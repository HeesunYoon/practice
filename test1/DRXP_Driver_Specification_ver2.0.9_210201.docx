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1C7C" w:rsidRDefault="00DF1C7C">
      <w:pPr>
        <w:snapToGrid w:val="0"/>
        <w:spacing w:line="0" w:lineRule="atLeast"/>
      </w:pPr>
    </w:p>
    <w:p w:rsidR="00DF1C7C" w:rsidRDefault="00DF1C7C">
      <w:pPr>
        <w:snapToGrid w:val="0"/>
        <w:spacing w:line="0" w:lineRule="atLeast"/>
      </w:pPr>
    </w:p>
    <w:p w:rsidR="00DF1C7C" w:rsidRDefault="00DF1C7C">
      <w:pPr>
        <w:snapToGrid w:val="0"/>
        <w:spacing w:line="0" w:lineRule="atLeast"/>
      </w:pPr>
    </w:p>
    <w:p w:rsidR="00DF1C7C" w:rsidRDefault="00DF1C7C">
      <w:pPr>
        <w:snapToGrid w:val="0"/>
        <w:spacing w:line="0" w:lineRule="atLeast"/>
      </w:pPr>
    </w:p>
    <w:p w:rsidR="00DF1C7C" w:rsidRDefault="00DF1C7C">
      <w:pPr>
        <w:snapToGrid w:val="0"/>
        <w:spacing w:line="0" w:lineRule="atLeast"/>
      </w:pPr>
    </w:p>
    <w:p w:rsidR="00DF1C7C" w:rsidRDefault="00DF1C7C">
      <w:pPr>
        <w:snapToGrid w:val="0"/>
        <w:spacing w:line="0" w:lineRule="atLeast"/>
      </w:pPr>
    </w:p>
    <w:p w:rsidR="00DF1C7C" w:rsidRDefault="00DF1C7C">
      <w:pPr>
        <w:snapToGrid w:val="0"/>
        <w:spacing w:line="0" w:lineRule="atLeast"/>
      </w:pPr>
    </w:p>
    <w:p w:rsidR="00DF1C7C" w:rsidRDefault="00DF1C7C">
      <w:pPr>
        <w:spacing w:line="0" w:lineRule="atLeast"/>
        <w:jc w:val="center"/>
        <w:rPr>
          <w:b/>
          <w:sz w:val="48"/>
          <w:szCs w:val="48"/>
        </w:rPr>
      </w:pPr>
      <w:r>
        <w:rPr>
          <w:rFonts w:hint="eastAsia"/>
          <w:b/>
          <w:sz w:val="48"/>
          <w:szCs w:val="48"/>
        </w:rPr>
        <w:t>DRXP</w:t>
      </w:r>
    </w:p>
    <w:p w:rsidR="00DF1C7C" w:rsidRDefault="00DF1C7C">
      <w:pPr>
        <w:spacing w:line="0" w:lineRule="atLeast"/>
        <w:jc w:val="center"/>
        <w:rPr>
          <w:b/>
          <w:sz w:val="48"/>
          <w:szCs w:val="48"/>
        </w:rPr>
      </w:pPr>
      <w:r>
        <w:rPr>
          <w:rFonts w:hint="eastAsia"/>
          <w:b/>
          <w:sz w:val="48"/>
          <w:szCs w:val="48"/>
        </w:rPr>
        <w:t>Driver</w:t>
      </w:r>
    </w:p>
    <w:p w:rsidR="00DF1C7C" w:rsidRDefault="00DF1C7C">
      <w:pPr>
        <w:spacing w:line="0" w:lineRule="atLeast"/>
        <w:jc w:val="center"/>
        <w:rPr>
          <w:b/>
          <w:sz w:val="48"/>
          <w:szCs w:val="48"/>
        </w:rPr>
      </w:pPr>
      <w:r>
        <w:rPr>
          <w:rFonts w:hint="eastAsia"/>
          <w:b/>
          <w:sz w:val="48"/>
          <w:szCs w:val="48"/>
        </w:rPr>
        <w:t>Specification</w:t>
      </w:r>
    </w:p>
    <w:p w:rsidR="00DF1C7C" w:rsidRDefault="00DF1C7C">
      <w:pPr>
        <w:snapToGrid w:val="0"/>
        <w:spacing w:line="0" w:lineRule="atLeast"/>
        <w:jc w:val="center"/>
        <w:rPr>
          <w:b/>
          <w:bCs/>
          <w:sz w:val="36"/>
          <w:szCs w:val="36"/>
        </w:rPr>
      </w:pPr>
    </w:p>
    <w:p w:rsidR="00DF1C7C" w:rsidRDefault="00DF1C7C">
      <w:pPr>
        <w:snapToGrid w:val="0"/>
        <w:spacing w:line="0" w:lineRule="atLeast"/>
        <w:jc w:val="center"/>
        <w:rPr>
          <w:b/>
          <w:bCs/>
          <w:sz w:val="36"/>
        </w:rPr>
      </w:pPr>
    </w:p>
    <w:p w:rsidR="00DF1C7C" w:rsidRDefault="00DF1C7C">
      <w:pPr>
        <w:snapToGrid w:val="0"/>
        <w:spacing w:line="0" w:lineRule="atLeast"/>
        <w:jc w:val="center"/>
        <w:rPr>
          <w:b/>
          <w:bCs/>
          <w:sz w:val="36"/>
        </w:rPr>
      </w:pPr>
    </w:p>
    <w:p w:rsidR="00DF1C7C" w:rsidRDefault="00DF1C7C">
      <w:pPr>
        <w:snapToGrid w:val="0"/>
        <w:spacing w:line="0" w:lineRule="atLeast"/>
        <w:jc w:val="center"/>
        <w:rPr>
          <w:b/>
          <w:bCs/>
          <w:sz w:val="36"/>
        </w:rPr>
      </w:pPr>
    </w:p>
    <w:p w:rsidR="00DF1C7C" w:rsidRDefault="00DF1C7C">
      <w:pPr>
        <w:snapToGrid w:val="0"/>
        <w:spacing w:line="0" w:lineRule="atLeast"/>
        <w:jc w:val="center"/>
        <w:rPr>
          <w:b/>
          <w:bCs/>
          <w:sz w:val="36"/>
        </w:rPr>
      </w:pPr>
    </w:p>
    <w:p w:rsidR="00DF1C7C" w:rsidRDefault="00DF1C7C">
      <w:pPr>
        <w:snapToGrid w:val="0"/>
        <w:spacing w:line="0" w:lineRule="atLeast"/>
        <w:jc w:val="center"/>
        <w:rPr>
          <w:b/>
          <w:bCs/>
          <w:sz w:val="32"/>
        </w:rPr>
      </w:pPr>
    </w:p>
    <w:p w:rsidR="00DF1C7C" w:rsidRDefault="00DF1C7C">
      <w:pPr>
        <w:snapToGrid w:val="0"/>
        <w:spacing w:line="0" w:lineRule="atLeast"/>
        <w:jc w:val="center"/>
      </w:pPr>
    </w:p>
    <w:p w:rsidR="00DF1C7C" w:rsidRDefault="00DF1C7C">
      <w:pPr>
        <w:snapToGrid w:val="0"/>
        <w:spacing w:line="0" w:lineRule="atLeast"/>
        <w:jc w:val="center"/>
      </w:pPr>
    </w:p>
    <w:p w:rsidR="00DF1C7C" w:rsidRDefault="00DF1C7C">
      <w:pPr>
        <w:snapToGrid w:val="0"/>
        <w:spacing w:line="0" w:lineRule="atLeast"/>
        <w:jc w:val="center"/>
      </w:pPr>
    </w:p>
    <w:p w:rsidR="00DF1C7C" w:rsidRDefault="00DF1C7C">
      <w:pPr>
        <w:snapToGrid w:val="0"/>
        <w:spacing w:line="0" w:lineRule="atLeast"/>
        <w:jc w:val="center"/>
      </w:pPr>
    </w:p>
    <w:p w:rsidR="00DF1C7C" w:rsidRDefault="00DF1C7C">
      <w:pPr>
        <w:snapToGrid w:val="0"/>
        <w:spacing w:line="0" w:lineRule="atLeast"/>
        <w:jc w:val="center"/>
      </w:pPr>
    </w:p>
    <w:p w:rsidR="00DF1C7C" w:rsidRDefault="00DF1C7C">
      <w:pPr>
        <w:snapToGrid w:val="0"/>
        <w:spacing w:line="0" w:lineRule="atLeast"/>
        <w:jc w:val="center"/>
      </w:pPr>
    </w:p>
    <w:p w:rsidR="00DF1C7C" w:rsidRDefault="00DF1C7C">
      <w:pPr>
        <w:snapToGrid w:val="0"/>
        <w:spacing w:line="0" w:lineRule="atLeast"/>
        <w:jc w:val="center"/>
      </w:pPr>
    </w:p>
    <w:p w:rsidR="00DF1C7C" w:rsidRDefault="00DF1C7C">
      <w:pPr>
        <w:snapToGrid w:val="0"/>
        <w:spacing w:line="0" w:lineRule="atLeast"/>
      </w:pPr>
    </w:p>
    <w:p w:rsidR="00DF1C7C" w:rsidRDefault="00DF1C7C">
      <w:pPr>
        <w:pStyle w:val="ab"/>
        <w:spacing w:line="0" w:lineRule="atLeast"/>
        <w:jc w:val="center"/>
      </w:pPr>
    </w:p>
    <w:p w:rsidR="00DF1C7C" w:rsidRDefault="00DF1C7C">
      <w:pPr>
        <w:snapToGrid w:val="0"/>
        <w:spacing w:line="0" w:lineRule="atLeast"/>
        <w:jc w:val="center"/>
      </w:pPr>
    </w:p>
    <w:p w:rsidR="00DF1C7C" w:rsidRDefault="00DF1C7C">
      <w:pPr>
        <w:snapToGrid w:val="0"/>
        <w:spacing w:line="0" w:lineRule="atLeast"/>
      </w:pPr>
    </w:p>
    <w:p w:rsidR="00DF1C7C" w:rsidRDefault="00DF1C7C">
      <w:pPr>
        <w:snapToGrid w:val="0"/>
        <w:spacing w:line="0" w:lineRule="atLeast"/>
        <w:jc w:val="center"/>
      </w:pPr>
    </w:p>
    <w:p w:rsidR="00DF1C7C" w:rsidRDefault="00DF1C7C">
      <w:pPr>
        <w:snapToGrid w:val="0"/>
        <w:spacing w:line="0" w:lineRule="atLeast"/>
        <w:jc w:val="center"/>
      </w:pPr>
    </w:p>
    <w:p w:rsidR="00DF1C7C" w:rsidRDefault="00DF1C7C">
      <w:pPr>
        <w:snapToGrid w:val="0"/>
        <w:spacing w:line="0" w:lineRule="atLeast"/>
        <w:jc w:val="center"/>
      </w:pPr>
    </w:p>
    <w:p w:rsidR="00DF1C7C" w:rsidRDefault="00DF1C7C">
      <w:pPr>
        <w:snapToGrid w:val="0"/>
        <w:spacing w:line="0" w:lineRule="atLeast"/>
        <w:jc w:val="center"/>
      </w:pPr>
    </w:p>
    <w:p w:rsidR="00DF1C7C" w:rsidRDefault="00DF1C7C">
      <w:pPr>
        <w:snapToGrid w:val="0"/>
        <w:spacing w:line="0" w:lineRule="atLeast"/>
        <w:jc w:val="center"/>
      </w:pPr>
    </w:p>
    <w:p w:rsidR="00DF1C7C" w:rsidRDefault="00DF1C7C">
      <w:pPr>
        <w:snapToGrid w:val="0"/>
        <w:spacing w:line="0" w:lineRule="atLeast"/>
        <w:jc w:val="center"/>
      </w:pPr>
    </w:p>
    <w:p w:rsidR="00DF1C7C" w:rsidRDefault="00DF1C7C">
      <w:pPr>
        <w:snapToGrid w:val="0"/>
        <w:spacing w:line="0" w:lineRule="atLeast"/>
        <w:jc w:val="center"/>
      </w:pPr>
    </w:p>
    <w:p w:rsidR="00DF1C7C" w:rsidRDefault="00DF1C7C">
      <w:pPr>
        <w:snapToGrid w:val="0"/>
        <w:spacing w:line="0" w:lineRule="atLeast"/>
        <w:jc w:val="center"/>
      </w:pPr>
    </w:p>
    <w:p w:rsidR="00DF1C7C" w:rsidRDefault="00DF1C7C">
      <w:pPr>
        <w:snapToGrid w:val="0"/>
        <w:spacing w:line="0" w:lineRule="atLeast"/>
        <w:jc w:val="center"/>
        <w:rPr>
          <w:sz w:val="36"/>
          <w:szCs w:val="36"/>
        </w:rPr>
      </w:pPr>
      <w:r>
        <w:rPr>
          <w:rFonts w:hint="eastAsia"/>
          <w:sz w:val="36"/>
          <w:szCs w:val="36"/>
        </w:rPr>
        <w:t>Elecs Industry Co.,Ltd</w:t>
      </w:r>
    </w:p>
    <w:p w:rsidR="00DF1C7C" w:rsidRDefault="00DF1C7C">
      <w:pPr>
        <w:snapToGrid w:val="0"/>
        <w:spacing w:line="0" w:lineRule="atLeast"/>
        <w:rPr>
          <w:sz w:val="28"/>
        </w:rPr>
      </w:pPr>
    </w:p>
    <w:p w:rsidR="00DF1C7C" w:rsidRDefault="00DF1C7C">
      <w:pPr>
        <w:snapToGrid w:val="0"/>
        <w:spacing w:line="0" w:lineRule="atLeast"/>
        <w:rPr>
          <w:sz w:val="28"/>
        </w:rPr>
      </w:pPr>
      <w:r>
        <w:rPr>
          <w:sz w:val="28"/>
        </w:rPr>
        <w:br w:type="page"/>
      </w:r>
    </w:p>
    <w:p w:rsidR="00DF1C7C" w:rsidRDefault="00DF1C7C">
      <w:pPr>
        <w:snapToGrid w:val="0"/>
        <w:spacing w:line="0" w:lineRule="atLeast"/>
        <w:jc w:val="center"/>
        <w:rPr>
          <w:b/>
          <w:sz w:val="36"/>
          <w:szCs w:val="36"/>
        </w:rPr>
      </w:pPr>
      <w:r>
        <w:rPr>
          <w:b/>
          <w:sz w:val="36"/>
          <w:szCs w:val="36"/>
          <w:lang w:val="en"/>
        </w:rPr>
        <w:t xml:space="preserve">Revision </w:t>
      </w:r>
      <w:r>
        <w:rPr>
          <w:rFonts w:hint="eastAsia"/>
          <w:b/>
          <w:sz w:val="36"/>
          <w:szCs w:val="36"/>
          <w:lang w:val="en"/>
        </w:rPr>
        <w:t>H</w:t>
      </w:r>
      <w:r>
        <w:rPr>
          <w:b/>
          <w:sz w:val="36"/>
          <w:szCs w:val="36"/>
          <w:lang w:val="en"/>
        </w:rPr>
        <w:t>istory</w:t>
      </w:r>
    </w:p>
    <w:tbl>
      <w:tblPr>
        <w:tblW w:w="0" w:type="auto"/>
        <w:tblInd w:w="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559"/>
        <w:gridCol w:w="1560"/>
        <w:gridCol w:w="5386"/>
      </w:tblGrid>
      <w:tr w:rsidR="00DF1C7C" w:rsidTr="005038B9">
        <w:tc>
          <w:tcPr>
            <w:tcW w:w="1134" w:type="dxa"/>
            <w:tcBorders>
              <w:top w:val="single" w:sz="12" w:space="0" w:color="auto"/>
              <w:left w:val="single" w:sz="12" w:space="0" w:color="auto"/>
              <w:bottom w:val="double" w:sz="4" w:space="0" w:color="auto"/>
              <w:right w:val="single" w:sz="4" w:space="0" w:color="auto"/>
            </w:tcBorders>
          </w:tcPr>
          <w:p w:rsidR="00DF1C7C" w:rsidRDefault="00DF1C7C">
            <w:pPr>
              <w:snapToGrid w:val="0"/>
              <w:spacing w:line="0" w:lineRule="atLeast"/>
              <w:jc w:val="center"/>
              <w:rPr>
                <w:sz w:val="22"/>
                <w:szCs w:val="22"/>
              </w:rPr>
            </w:pPr>
            <w:r>
              <w:rPr>
                <w:rFonts w:hint="eastAsia"/>
                <w:sz w:val="22"/>
                <w:szCs w:val="22"/>
              </w:rPr>
              <w:t>Version</w:t>
            </w:r>
          </w:p>
        </w:tc>
        <w:tc>
          <w:tcPr>
            <w:tcW w:w="1559" w:type="dxa"/>
            <w:tcBorders>
              <w:top w:val="single" w:sz="12" w:space="0" w:color="auto"/>
              <w:left w:val="single" w:sz="4" w:space="0" w:color="auto"/>
              <w:bottom w:val="double" w:sz="4" w:space="0" w:color="auto"/>
              <w:right w:val="single" w:sz="4" w:space="0" w:color="auto"/>
            </w:tcBorders>
          </w:tcPr>
          <w:p w:rsidR="00DF1C7C" w:rsidRDefault="00DF1C7C">
            <w:pPr>
              <w:snapToGrid w:val="0"/>
              <w:spacing w:line="0" w:lineRule="atLeast"/>
              <w:jc w:val="center"/>
              <w:rPr>
                <w:sz w:val="22"/>
                <w:szCs w:val="22"/>
              </w:rPr>
            </w:pPr>
            <w:r>
              <w:rPr>
                <w:rFonts w:hint="eastAsia"/>
                <w:sz w:val="22"/>
                <w:szCs w:val="22"/>
              </w:rPr>
              <w:t>date</w:t>
            </w:r>
          </w:p>
        </w:tc>
        <w:tc>
          <w:tcPr>
            <w:tcW w:w="1560" w:type="dxa"/>
            <w:tcBorders>
              <w:top w:val="single" w:sz="12" w:space="0" w:color="auto"/>
              <w:left w:val="single" w:sz="4" w:space="0" w:color="auto"/>
              <w:bottom w:val="double" w:sz="4" w:space="0" w:color="auto"/>
              <w:right w:val="single" w:sz="4" w:space="0" w:color="auto"/>
            </w:tcBorders>
          </w:tcPr>
          <w:p w:rsidR="00DF1C7C" w:rsidRDefault="00DF1C7C">
            <w:pPr>
              <w:snapToGrid w:val="0"/>
              <w:spacing w:line="0" w:lineRule="atLeast"/>
              <w:jc w:val="center"/>
              <w:rPr>
                <w:sz w:val="22"/>
                <w:szCs w:val="22"/>
              </w:rPr>
            </w:pPr>
            <w:r>
              <w:rPr>
                <w:rFonts w:hint="eastAsia"/>
                <w:sz w:val="22"/>
                <w:szCs w:val="22"/>
              </w:rPr>
              <w:t>Writer</w:t>
            </w:r>
          </w:p>
        </w:tc>
        <w:tc>
          <w:tcPr>
            <w:tcW w:w="5386" w:type="dxa"/>
            <w:tcBorders>
              <w:top w:val="single" w:sz="12" w:space="0" w:color="auto"/>
              <w:left w:val="single" w:sz="4" w:space="0" w:color="auto"/>
              <w:bottom w:val="double" w:sz="4" w:space="0" w:color="auto"/>
              <w:right w:val="single" w:sz="12" w:space="0" w:color="auto"/>
            </w:tcBorders>
          </w:tcPr>
          <w:p w:rsidR="00DF1C7C" w:rsidRDefault="00DF1C7C">
            <w:pPr>
              <w:snapToGrid w:val="0"/>
              <w:spacing w:line="0" w:lineRule="atLeast"/>
              <w:jc w:val="center"/>
              <w:rPr>
                <w:sz w:val="22"/>
                <w:szCs w:val="22"/>
              </w:rPr>
            </w:pPr>
            <w:r>
              <w:rPr>
                <w:sz w:val="22"/>
                <w:szCs w:val="22"/>
                <w:lang w:val="en"/>
              </w:rPr>
              <w:t>Content</w:t>
            </w:r>
          </w:p>
        </w:tc>
      </w:tr>
      <w:tr w:rsidR="00DF1C7C" w:rsidTr="005038B9">
        <w:tc>
          <w:tcPr>
            <w:tcW w:w="1134" w:type="dxa"/>
            <w:tcBorders>
              <w:top w:val="double" w:sz="4" w:space="0" w:color="auto"/>
              <w:left w:val="single" w:sz="12"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1.0.0</w:t>
            </w:r>
          </w:p>
        </w:tc>
        <w:tc>
          <w:tcPr>
            <w:tcW w:w="1559" w:type="dxa"/>
            <w:tcBorders>
              <w:top w:val="doub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sz w:val="22"/>
                <w:szCs w:val="22"/>
              </w:rPr>
              <w:t>20</w:t>
            </w:r>
            <w:r>
              <w:rPr>
                <w:rFonts w:hint="eastAsia"/>
                <w:sz w:val="22"/>
                <w:szCs w:val="22"/>
              </w:rPr>
              <w:t>16</w:t>
            </w:r>
            <w:r>
              <w:rPr>
                <w:sz w:val="22"/>
                <w:szCs w:val="22"/>
              </w:rPr>
              <w:t>/</w:t>
            </w:r>
            <w:r>
              <w:rPr>
                <w:rFonts w:hint="eastAsia"/>
                <w:sz w:val="22"/>
                <w:szCs w:val="22"/>
              </w:rPr>
              <w:t>07</w:t>
            </w:r>
            <w:r>
              <w:rPr>
                <w:sz w:val="22"/>
                <w:szCs w:val="22"/>
              </w:rPr>
              <w:t>/</w:t>
            </w:r>
            <w:r>
              <w:rPr>
                <w:rFonts w:hint="eastAsia"/>
                <w:sz w:val="22"/>
                <w:szCs w:val="22"/>
              </w:rPr>
              <w:t>05</w:t>
            </w:r>
          </w:p>
        </w:tc>
        <w:tc>
          <w:tcPr>
            <w:tcW w:w="1560" w:type="dxa"/>
            <w:tcBorders>
              <w:top w:val="doub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rPr>
                <w:sz w:val="22"/>
                <w:szCs w:val="22"/>
              </w:rPr>
            </w:pPr>
            <w:r>
              <w:rPr>
                <w:rFonts w:hint="eastAsia"/>
                <w:sz w:val="22"/>
                <w:szCs w:val="22"/>
              </w:rPr>
              <w:t>K.Shimoyama</w:t>
            </w:r>
          </w:p>
        </w:tc>
        <w:tc>
          <w:tcPr>
            <w:tcW w:w="5386" w:type="dxa"/>
            <w:tcBorders>
              <w:top w:val="double" w:sz="4" w:space="0" w:color="auto"/>
              <w:left w:val="single" w:sz="4" w:space="0" w:color="auto"/>
              <w:bottom w:val="single" w:sz="4" w:space="0" w:color="auto"/>
              <w:right w:val="single" w:sz="12" w:space="0" w:color="auto"/>
            </w:tcBorders>
            <w:vAlign w:val="center"/>
          </w:tcPr>
          <w:p w:rsidR="00DF1C7C" w:rsidRDefault="00DF1C7C">
            <w:pPr>
              <w:pStyle w:val="ae"/>
              <w:widowControl w:val="0"/>
              <w:tabs>
                <w:tab w:val="clear" w:pos="4252"/>
                <w:tab w:val="clear" w:pos="8504"/>
              </w:tabs>
              <w:spacing w:line="0" w:lineRule="atLeast"/>
              <w:jc w:val="both"/>
              <w:rPr>
                <w:rFonts w:cs="Times New Roman"/>
                <w:kern w:val="2"/>
                <w:sz w:val="22"/>
                <w:szCs w:val="22"/>
              </w:rPr>
            </w:pPr>
            <w:r>
              <w:rPr>
                <w:rFonts w:cs="Times New Roman"/>
                <w:kern w:val="2"/>
                <w:sz w:val="22"/>
                <w:szCs w:val="22"/>
                <w:lang w:val="en"/>
              </w:rPr>
              <w:t>First edition</w:t>
            </w:r>
            <w:r>
              <w:rPr>
                <w:rFonts w:cs="Times New Roman" w:hint="eastAsia"/>
                <w:kern w:val="2"/>
                <w:sz w:val="22"/>
                <w:szCs w:val="22"/>
                <w:lang w:val="en"/>
              </w:rPr>
              <w:t>.</w:t>
            </w:r>
          </w:p>
        </w:tc>
      </w:tr>
      <w:tr w:rsidR="00DF1C7C" w:rsidTr="005038B9">
        <w:tc>
          <w:tcPr>
            <w:tcW w:w="1134" w:type="dxa"/>
            <w:tcBorders>
              <w:top w:val="single" w:sz="4" w:space="0" w:color="auto"/>
              <w:left w:val="single" w:sz="12"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1.0.1</w:t>
            </w:r>
          </w:p>
        </w:tc>
        <w:tc>
          <w:tcPr>
            <w:tcW w:w="1559"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2016/07/14</w:t>
            </w:r>
          </w:p>
        </w:tc>
        <w:tc>
          <w:tcPr>
            <w:tcW w:w="1560"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rPr>
                <w:sz w:val="22"/>
                <w:szCs w:val="22"/>
              </w:rPr>
            </w:pPr>
            <w:r>
              <w:rPr>
                <w:rFonts w:hint="eastAsia"/>
                <w:sz w:val="22"/>
                <w:szCs w:val="22"/>
              </w:rPr>
              <w:t>K.Shimoyama</w:t>
            </w:r>
          </w:p>
        </w:tc>
        <w:tc>
          <w:tcPr>
            <w:tcW w:w="5386" w:type="dxa"/>
            <w:tcBorders>
              <w:top w:val="single" w:sz="4" w:space="0" w:color="auto"/>
              <w:left w:val="single" w:sz="4" w:space="0" w:color="auto"/>
              <w:bottom w:val="single" w:sz="4" w:space="0" w:color="auto"/>
              <w:right w:val="single" w:sz="12" w:space="0" w:color="auto"/>
            </w:tcBorders>
            <w:vAlign w:val="center"/>
          </w:tcPr>
          <w:p w:rsidR="00DF1C7C" w:rsidRPr="005038B9" w:rsidRDefault="00DF1C7C">
            <w:pPr>
              <w:pStyle w:val="HTML0"/>
              <w:spacing w:line="0" w:lineRule="atLeast"/>
              <w:rPr>
                <w:rFonts w:ascii="ＭＳ Ｐゴシック" w:eastAsia="ＭＳ Ｐゴシック" w:hAnsi="ＭＳ Ｐゴシック"/>
                <w:sz w:val="22"/>
                <w:szCs w:val="22"/>
                <w:lang w:val="en"/>
              </w:rPr>
            </w:pPr>
            <w:r w:rsidRPr="005038B9">
              <w:rPr>
                <w:rFonts w:ascii="ＭＳ Ｐゴシック" w:eastAsia="ＭＳ Ｐゴシック" w:hAnsi="ＭＳ Ｐゴシック" w:hint="eastAsia"/>
                <w:sz w:val="22"/>
                <w:szCs w:val="22"/>
              </w:rPr>
              <w:t xml:space="preserve">Figure.1.1 </w:t>
            </w:r>
            <w:r w:rsidRPr="005038B9">
              <w:rPr>
                <w:rFonts w:ascii="ＭＳ Ｐゴシック" w:eastAsia="ＭＳ Ｐゴシック" w:hAnsi="ＭＳ Ｐゴシック"/>
                <w:sz w:val="22"/>
                <w:szCs w:val="22"/>
                <w:lang w:val="en"/>
              </w:rPr>
              <w:t>Overview of the reception</w:t>
            </w:r>
            <w:r w:rsidR="00BB5B4A" w:rsidRPr="005038B9">
              <w:rPr>
                <w:rFonts w:ascii="ＭＳ Ｐゴシック" w:eastAsia="ＭＳ Ｐゴシック" w:hAnsi="ＭＳ Ｐゴシック" w:hint="eastAsia"/>
                <w:sz w:val="22"/>
                <w:szCs w:val="22"/>
                <w:lang w:val="en"/>
              </w:rPr>
              <w:t xml:space="preserve"> </w:t>
            </w:r>
            <w:r w:rsidR="00A36F44" w:rsidRPr="005038B9">
              <w:rPr>
                <w:rFonts w:ascii="ＭＳ Ｐゴシック" w:eastAsia="ＭＳ Ｐゴシック" w:hAnsi="ＭＳ Ｐゴシック" w:hint="eastAsia"/>
                <w:sz w:val="22"/>
                <w:szCs w:val="22"/>
                <w:lang w:val="en"/>
              </w:rPr>
              <w:t>s</w:t>
            </w:r>
            <w:r w:rsidR="00BB5B4A" w:rsidRPr="005038B9">
              <w:rPr>
                <w:rFonts w:ascii="ＭＳ Ｐゴシック" w:eastAsia="ＭＳ Ｐゴシック" w:hAnsi="ＭＳ Ｐゴシック" w:hint="eastAsia"/>
                <w:sz w:val="22"/>
                <w:szCs w:val="22"/>
                <w:lang w:val="en"/>
              </w:rPr>
              <w:t>e</w:t>
            </w:r>
            <w:r w:rsidR="00A36F44" w:rsidRPr="005038B9">
              <w:rPr>
                <w:rFonts w:ascii="ＭＳ Ｐゴシック" w:eastAsia="ＭＳ Ｐゴシック" w:hAnsi="ＭＳ Ｐゴシック" w:hint="eastAsia"/>
                <w:sz w:val="22"/>
                <w:szCs w:val="22"/>
                <w:lang w:val="en"/>
              </w:rPr>
              <w:t>quence</w:t>
            </w:r>
          </w:p>
          <w:p w:rsidR="00DF1C7C" w:rsidRDefault="00DF1C7C">
            <w:pPr>
              <w:snapToGrid w:val="0"/>
              <w:spacing w:line="0" w:lineRule="atLeast"/>
              <w:ind w:firstLineChars="50" w:firstLine="110"/>
              <w:rPr>
                <w:sz w:val="22"/>
                <w:szCs w:val="22"/>
                <w:lang w:val="en"/>
              </w:rPr>
            </w:pPr>
            <w:r>
              <w:rPr>
                <w:rFonts w:hint="eastAsia"/>
                <w:sz w:val="22"/>
                <w:szCs w:val="22"/>
                <w:lang w:val="en"/>
              </w:rPr>
              <w:t>Data Buffer is changed.(4Group -&gt;16</w:t>
            </w:r>
            <w:r w:rsidR="008C0BAE">
              <w:rPr>
                <w:rFonts w:hint="eastAsia"/>
                <w:sz w:val="22"/>
                <w:szCs w:val="22"/>
                <w:lang w:val="en"/>
              </w:rPr>
              <w:t>,</w:t>
            </w:r>
            <w:r>
              <w:rPr>
                <w:rFonts w:hint="eastAsia"/>
                <w:sz w:val="22"/>
                <w:szCs w:val="22"/>
                <w:lang w:val="en"/>
              </w:rPr>
              <w:t xml:space="preserve"> 32 or 64</w:t>
            </w:r>
          </w:p>
          <w:p w:rsidR="00DF1C7C" w:rsidRDefault="00DF1C7C">
            <w:pPr>
              <w:snapToGrid w:val="0"/>
              <w:spacing w:line="0" w:lineRule="atLeast"/>
              <w:ind w:firstLineChars="50" w:firstLine="110"/>
              <w:rPr>
                <w:sz w:val="22"/>
                <w:szCs w:val="22"/>
                <w:lang w:val="en"/>
              </w:rPr>
            </w:pPr>
            <w:r>
              <w:rPr>
                <w:rFonts w:hint="eastAsia"/>
                <w:sz w:val="22"/>
                <w:szCs w:val="22"/>
                <w:lang w:val="en"/>
              </w:rPr>
              <w:t>Group[default:16Group])</w:t>
            </w:r>
          </w:p>
          <w:p w:rsidR="00DF1C7C" w:rsidRPr="00351C95" w:rsidRDefault="00DF1C7C">
            <w:pPr>
              <w:pStyle w:val="HTML0"/>
              <w:spacing w:line="0" w:lineRule="atLeast"/>
              <w:rPr>
                <w:rFonts w:eastAsia="ＭＳ Ｐゴシック"/>
                <w:sz w:val="22"/>
                <w:szCs w:val="22"/>
              </w:rPr>
            </w:pPr>
            <w:r w:rsidRPr="005038B9">
              <w:rPr>
                <w:rFonts w:ascii="ＭＳ Ｐゴシック" w:eastAsia="ＭＳ Ｐゴシック" w:hAnsi="ＭＳ Ｐゴシック" w:hint="eastAsia"/>
                <w:sz w:val="22"/>
                <w:szCs w:val="22"/>
              </w:rPr>
              <w:t xml:space="preserve">Figure.1.2　</w:t>
            </w:r>
            <w:r w:rsidRPr="005038B9">
              <w:rPr>
                <w:rFonts w:ascii="ＭＳ Ｐゴシック" w:eastAsia="ＭＳ Ｐゴシック" w:hAnsi="ＭＳ Ｐゴシック"/>
                <w:sz w:val="22"/>
                <w:szCs w:val="22"/>
                <w:lang w:val="en"/>
              </w:rPr>
              <w:t>Overview of the</w:t>
            </w:r>
            <w:r w:rsidRPr="005038B9">
              <w:rPr>
                <w:rFonts w:ascii="ＭＳ Ｐゴシック" w:eastAsia="ＭＳ Ｐゴシック" w:hAnsi="ＭＳ Ｐゴシック" w:hint="eastAsia"/>
                <w:sz w:val="22"/>
                <w:szCs w:val="22"/>
                <w:lang w:val="en"/>
              </w:rPr>
              <w:t xml:space="preserve"> </w:t>
            </w:r>
            <w:r w:rsidRPr="005038B9">
              <w:rPr>
                <w:rFonts w:ascii="ＭＳ Ｐゴシック" w:eastAsia="ＭＳ Ｐゴシック" w:hAnsi="ＭＳ Ｐゴシック"/>
                <w:sz w:val="22"/>
                <w:szCs w:val="22"/>
                <w:lang w:val="en"/>
              </w:rPr>
              <w:t>transmission</w:t>
            </w:r>
            <w:r w:rsidR="00C002ED" w:rsidRPr="005038B9">
              <w:rPr>
                <w:rFonts w:ascii="ＭＳ Ｐゴシック" w:eastAsia="ＭＳ Ｐゴシック" w:hAnsi="ＭＳ Ｐゴシック" w:hint="eastAsia"/>
                <w:sz w:val="22"/>
                <w:szCs w:val="22"/>
                <w:lang w:val="en"/>
              </w:rPr>
              <w:t xml:space="preserve"> sequence</w:t>
            </w:r>
          </w:p>
          <w:p w:rsidR="00DF1C7C" w:rsidRPr="00170C94" w:rsidRDefault="00DF1C7C">
            <w:pPr>
              <w:pStyle w:val="HTML0"/>
              <w:ind w:leftChars="50" w:left="120"/>
              <w:rPr>
                <w:rFonts w:ascii="ＭＳ Ｐゴシック" w:eastAsia="ＭＳ Ｐゴシック" w:hAnsi="ＭＳ Ｐゴシック"/>
                <w:sz w:val="22"/>
                <w:szCs w:val="22"/>
              </w:rPr>
            </w:pPr>
            <w:r w:rsidRPr="00170C94">
              <w:rPr>
                <w:rFonts w:ascii="ＭＳ Ｐゴシック" w:eastAsia="ＭＳ Ｐゴシック" w:hAnsi="ＭＳ Ｐゴシック" w:hint="eastAsia"/>
                <w:sz w:val="22"/>
                <w:szCs w:val="22"/>
                <w:lang w:val="en"/>
              </w:rPr>
              <w:t>Data Buffer is changed.(</w:t>
            </w:r>
            <w:r w:rsidRPr="00170C94">
              <w:rPr>
                <w:rFonts w:ascii="ＭＳ Ｐゴシック" w:eastAsia="ＭＳ Ｐゴシック" w:hAnsi="ＭＳ Ｐゴシック"/>
                <w:sz w:val="22"/>
                <w:szCs w:val="22"/>
                <w:lang w:val="en"/>
              </w:rPr>
              <w:t>Delete unnecessary</w:t>
            </w:r>
            <w:r w:rsidRPr="00170C94">
              <w:rPr>
                <w:rFonts w:ascii="ＭＳ Ｐゴシック" w:eastAsia="ＭＳ Ｐゴシック" w:hAnsi="ＭＳ Ｐゴシック" w:hint="eastAsia"/>
                <w:sz w:val="22"/>
                <w:szCs w:val="22"/>
                <w:lang w:val="en"/>
              </w:rPr>
              <w:t xml:space="preserve">　</w:t>
            </w:r>
            <w:r w:rsidRPr="00170C94">
              <w:rPr>
                <w:rFonts w:ascii="ＭＳ Ｐゴシック" w:eastAsia="ＭＳ Ｐゴシック" w:hAnsi="ＭＳ Ｐゴシック"/>
                <w:sz w:val="22"/>
                <w:szCs w:val="22"/>
                <w:lang w:val="en"/>
              </w:rPr>
              <w:t>memory area</w:t>
            </w:r>
            <w:r w:rsidRPr="00170C94">
              <w:rPr>
                <w:rFonts w:ascii="ＭＳ Ｐゴシック" w:eastAsia="ＭＳ Ｐゴシック" w:hAnsi="ＭＳ Ｐゴシック" w:hint="eastAsia"/>
                <w:sz w:val="22"/>
                <w:szCs w:val="22"/>
                <w:lang w:val="en"/>
              </w:rPr>
              <w:t>)</w:t>
            </w:r>
          </w:p>
          <w:p w:rsidR="00DF1C7C" w:rsidRDefault="00DF1C7C">
            <w:pPr>
              <w:rPr>
                <w:sz w:val="22"/>
                <w:szCs w:val="22"/>
              </w:rPr>
            </w:pPr>
            <w:r>
              <w:rPr>
                <w:rFonts w:hint="eastAsia"/>
                <w:sz w:val="22"/>
                <w:szCs w:val="22"/>
              </w:rPr>
              <w:t>2.1.</w:t>
            </w:r>
            <w:r>
              <w:rPr>
                <w:sz w:val="22"/>
                <w:szCs w:val="22"/>
                <w:lang w:val="en"/>
              </w:rPr>
              <w:t xml:space="preserve"> Structure of</w:t>
            </w:r>
            <w:r>
              <w:rPr>
                <w:rFonts w:hint="eastAsia"/>
                <w:sz w:val="22"/>
                <w:szCs w:val="22"/>
                <w:lang w:val="en"/>
              </w:rPr>
              <w:t xml:space="preserve"> Receive Ring </w:t>
            </w:r>
            <w:r>
              <w:rPr>
                <w:rFonts w:hint="eastAsia"/>
                <w:sz w:val="22"/>
                <w:szCs w:val="22"/>
              </w:rPr>
              <w:t>Buffer Mode</w:t>
            </w:r>
          </w:p>
          <w:p w:rsidR="00DF1C7C" w:rsidRDefault="00DF1C7C">
            <w:pPr>
              <w:snapToGrid w:val="0"/>
              <w:spacing w:line="0" w:lineRule="atLeast"/>
              <w:ind w:firstLineChars="50" w:firstLine="110"/>
              <w:rPr>
                <w:sz w:val="22"/>
                <w:szCs w:val="22"/>
                <w:lang w:val="en"/>
              </w:rPr>
            </w:pPr>
            <w:r>
              <w:rPr>
                <w:rFonts w:hint="eastAsia"/>
                <w:sz w:val="22"/>
                <w:szCs w:val="22"/>
                <w:lang w:val="en"/>
              </w:rPr>
              <w:t>Data Buffer is changed.(4Group -&gt;16</w:t>
            </w:r>
            <w:r w:rsidR="008C0BAE">
              <w:rPr>
                <w:rFonts w:hint="eastAsia"/>
                <w:sz w:val="22"/>
                <w:szCs w:val="22"/>
                <w:lang w:val="en"/>
              </w:rPr>
              <w:t>,</w:t>
            </w:r>
            <w:r>
              <w:rPr>
                <w:rFonts w:hint="eastAsia"/>
                <w:sz w:val="22"/>
                <w:szCs w:val="22"/>
                <w:lang w:val="en"/>
              </w:rPr>
              <w:t xml:space="preserve"> 32 or 64</w:t>
            </w:r>
          </w:p>
          <w:p w:rsidR="00DF1C7C" w:rsidRDefault="00DF1C7C">
            <w:pPr>
              <w:snapToGrid w:val="0"/>
              <w:spacing w:line="0" w:lineRule="atLeast"/>
              <w:ind w:firstLineChars="50" w:firstLine="110"/>
              <w:rPr>
                <w:sz w:val="22"/>
                <w:szCs w:val="22"/>
                <w:lang w:val="en"/>
              </w:rPr>
            </w:pPr>
            <w:r>
              <w:rPr>
                <w:rFonts w:hint="eastAsia"/>
                <w:sz w:val="22"/>
                <w:szCs w:val="22"/>
                <w:lang w:val="en"/>
              </w:rPr>
              <w:t>Group[default:16Group])</w:t>
            </w:r>
          </w:p>
          <w:p w:rsidR="00DF1C7C" w:rsidRDefault="00DF1C7C">
            <w:pPr>
              <w:rPr>
                <w:sz w:val="22"/>
                <w:szCs w:val="22"/>
                <w:lang w:val="en"/>
              </w:rPr>
            </w:pPr>
            <w:r>
              <w:rPr>
                <w:rFonts w:hint="eastAsia"/>
                <w:sz w:val="22"/>
                <w:szCs w:val="22"/>
              </w:rPr>
              <w:t>2.2.</w:t>
            </w:r>
            <w:r>
              <w:rPr>
                <w:sz w:val="22"/>
                <w:szCs w:val="22"/>
                <w:lang w:val="en"/>
              </w:rPr>
              <w:t xml:space="preserve"> Structure of</w:t>
            </w:r>
            <w:r>
              <w:rPr>
                <w:rFonts w:hint="eastAsia"/>
                <w:sz w:val="22"/>
                <w:szCs w:val="22"/>
                <w:lang w:val="en"/>
              </w:rPr>
              <w:t xml:space="preserve"> Transmission Buffer</w:t>
            </w:r>
          </w:p>
          <w:p w:rsidR="00DF1C7C" w:rsidRPr="00170C94" w:rsidRDefault="00DF1C7C">
            <w:pPr>
              <w:pStyle w:val="HTML0"/>
              <w:ind w:leftChars="100" w:left="240"/>
              <w:rPr>
                <w:rFonts w:ascii="ＭＳ Ｐゴシック" w:eastAsia="ＭＳ Ｐゴシック" w:hAnsi="ＭＳ Ｐゴシック"/>
                <w:sz w:val="22"/>
                <w:szCs w:val="22"/>
              </w:rPr>
            </w:pPr>
            <w:r w:rsidRPr="00170C94">
              <w:rPr>
                <w:rFonts w:ascii="ＭＳ Ｐゴシック" w:eastAsia="ＭＳ Ｐゴシック" w:hAnsi="ＭＳ Ｐゴシック" w:hint="eastAsia"/>
                <w:sz w:val="22"/>
                <w:szCs w:val="22"/>
                <w:lang w:val="en"/>
              </w:rPr>
              <w:t>Data Buffer is changed.(</w:t>
            </w:r>
            <w:r w:rsidRPr="00170C94">
              <w:rPr>
                <w:rFonts w:ascii="ＭＳ Ｐゴシック" w:eastAsia="ＭＳ Ｐゴシック" w:hAnsi="ＭＳ Ｐゴシック"/>
                <w:sz w:val="22"/>
                <w:szCs w:val="22"/>
                <w:lang w:val="en"/>
              </w:rPr>
              <w:t>Delete unnecessary</w:t>
            </w:r>
            <w:r w:rsidRPr="00170C94">
              <w:rPr>
                <w:rFonts w:ascii="ＭＳ Ｐゴシック" w:eastAsia="ＭＳ Ｐゴシック" w:hAnsi="ＭＳ Ｐゴシック" w:hint="eastAsia"/>
                <w:sz w:val="22"/>
                <w:szCs w:val="22"/>
                <w:lang w:val="en"/>
              </w:rPr>
              <w:t xml:space="preserve">　</w:t>
            </w:r>
            <w:r w:rsidRPr="00170C94">
              <w:rPr>
                <w:rFonts w:ascii="ＭＳ Ｐゴシック" w:eastAsia="ＭＳ Ｐゴシック" w:hAnsi="ＭＳ Ｐゴシック"/>
                <w:sz w:val="22"/>
                <w:szCs w:val="22"/>
                <w:lang w:val="en"/>
              </w:rPr>
              <w:t>memory area</w:t>
            </w:r>
            <w:r w:rsidRPr="00170C94">
              <w:rPr>
                <w:rFonts w:ascii="ＭＳ Ｐゴシック" w:eastAsia="ＭＳ Ｐゴシック" w:hAnsi="ＭＳ Ｐゴシック" w:hint="eastAsia"/>
                <w:sz w:val="22"/>
                <w:szCs w:val="22"/>
                <w:lang w:val="en"/>
              </w:rPr>
              <w:t>)</w:t>
            </w:r>
          </w:p>
          <w:p w:rsidR="00DF1C7C" w:rsidRDefault="00DF1C7C">
            <w:pPr>
              <w:snapToGrid w:val="0"/>
              <w:spacing w:line="0" w:lineRule="atLeast"/>
              <w:rPr>
                <w:sz w:val="22"/>
                <w:szCs w:val="22"/>
              </w:rPr>
            </w:pPr>
            <w:r>
              <w:rPr>
                <w:rFonts w:hint="eastAsia"/>
                <w:sz w:val="22"/>
                <w:szCs w:val="22"/>
              </w:rPr>
              <w:t>3.2.Time Frame</w:t>
            </w:r>
          </w:p>
          <w:p w:rsidR="00DF1C7C" w:rsidRDefault="00DF1C7C">
            <w:pPr>
              <w:snapToGrid w:val="0"/>
              <w:spacing w:line="0" w:lineRule="atLeast"/>
              <w:rPr>
                <w:sz w:val="22"/>
                <w:szCs w:val="22"/>
                <w:lang w:val="en"/>
              </w:rPr>
            </w:pPr>
            <w:r>
              <w:rPr>
                <w:rFonts w:hint="eastAsia"/>
                <w:sz w:val="22"/>
                <w:szCs w:val="22"/>
              </w:rPr>
              <w:t xml:space="preserve">  Name is </w:t>
            </w:r>
            <w:r>
              <w:rPr>
                <w:rFonts w:hint="eastAsia"/>
                <w:sz w:val="22"/>
                <w:szCs w:val="22"/>
                <w:lang w:val="en"/>
              </w:rPr>
              <w:t>c</w:t>
            </w:r>
            <w:r>
              <w:rPr>
                <w:sz w:val="22"/>
                <w:szCs w:val="22"/>
                <w:lang w:val="en"/>
              </w:rPr>
              <w:t xml:space="preserve">hanged to”Information Frame”. </w:t>
            </w:r>
          </w:p>
          <w:p w:rsidR="00DF1C7C" w:rsidRDefault="00DF1C7C">
            <w:pPr>
              <w:snapToGrid w:val="0"/>
              <w:spacing w:line="0" w:lineRule="atLeast"/>
              <w:ind w:firstLineChars="100" w:firstLine="220"/>
              <w:rPr>
                <w:sz w:val="22"/>
                <w:szCs w:val="22"/>
                <w:lang w:val="en"/>
              </w:rPr>
            </w:pPr>
            <w:r>
              <w:rPr>
                <w:sz w:val="22"/>
                <w:szCs w:val="22"/>
                <w:lang w:val="en"/>
              </w:rPr>
              <w:t>The contents also change.</w:t>
            </w:r>
          </w:p>
          <w:p w:rsidR="00DF1C7C" w:rsidRDefault="00DF1C7C">
            <w:pPr>
              <w:rPr>
                <w:sz w:val="22"/>
                <w:szCs w:val="22"/>
              </w:rPr>
            </w:pPr>
            <w:r>
              <w:rPr>
                <w:rFonts w:hint="eastAsia"/>
                <w:sz w:val="22"/>
                <w:szCs w:val="22"/>
              </w:rPr>
              <w:t>4.4. Example of Reception</w:t>
            </w:r>
          </w:p>
          <w:p w:rsidR="00DF1C7C" w:rsidRDefault="00DF1C7C">
            <w:pPr>
              <w:snapToGrid w:val="0"/>
              <w:spacing w:line="0" w:lineRule="atLeast"/>
              <w:rPr>
                <w:sz w:val="22"/>
                <w:szCs w:val="22"/>
                <w:lang w:val="en"/>
              </w:rPr>
            </w:pPr>
            <w:r>
              <w:rPr>
                <w:rFonts w:hint="eastAsia"/>
                <w:sz w:val="22"/>
                <w:szCs w:val="22"/>
                <w:lang w:val="en"/>
              </w:rPr>
              <w:t xml:space="preserve">  </w:t>
            </w:r>
            <w:r>
              <w:rPr>
                <w:sz w:val="22"/>
                <w:szCs w:val="22"/>
                <w:lang w:val="en"/>
              </w:rPr>
              <w:t>“</w:t>
            </w:r>
            <w:r>
              <w:rPr>
                <w:rFonts w:hint="eastAsia"/>
                <w:sz w:val="22"/>
                <w:szCs w:val="22"/>
                <w:lang w:val="en"/>
              </w:rPr>
              <w:t>ioctl(</w:t>
            </w:r>
            <w:r>
              <w:rPr>
                <w:rFonts w:hint="eastAsia"/>
                <w:sz w:val="22"/>
                <w:szCs w:val="22"/>
              </w:rPr>
              <w:t>DRXPD_RCVGROUPS</w:t>
            </w:r>
            <w:r>
              <w:rPr>
                <w:rFonts w:hint="eastAsia"/>
                <w:sz w:val="22"/>
                <w:szCs w:val="22"/>
                <w:lang w:val="en"/>
              </w:rPr>
              <w:t>)</w:t>
            </w:r>
            <w:r>
              <w:rPr>
                <w:sz w:val="22"/>
                <w:szCs w:val="22"/>
                <w:lang w:val="en"/>
              </w:rPr>
              <w:t>”</w:t>
            </w:r>
            <w:r>
              <w:rPr>
                <w:rFonts w:hint="eastAsia"/>
                <w:sz w:val="22"/>
                <w:szCs w:val="22"/>
                <w:lang w:val="en"/>
              </w:rPr>
              <w:t xml:space="preserve"> is added.</w:t>
            </w:r>
          </w:p>
          <w:p w:rsidR="00DF1C7C" w:rsidRDefault="00DF1C7C">
            <w:pPr>
              <w:rPr>
                <w:sz w:val="22"/>
                <w:szCs w:val="22"/>
              </w:rPr>
            </w:pPr>
            <w:r>
              <w:rPr>
                <w:rFonts w:hint="eastAsia"/>
                <w:sz w:val="22"/>
                <w:szCs w:val="22"/>
              </w:rPr>
              <w:t>5.5.7. Command :DRXPD_GET_RCVSTS</w:t>
            </w:r>
          </w:p>
          <w:p w:rsidR="00DF1C7C" w:rsidRDefault="00DF1C7C">
            <w:pPr>
              <w:snapToGrid w:val="0"/>
              <w:spacing w:line="0" w:lineRule="atLeast"/>
              <w:rPr>
                <w:sz w:val="22"/>
                <w:szCs w:val="22"/>
              </w:rPr>
            </w:pPr>
            <w:r>
              <w:rPr>
                <w:rFonts w:hint="eastAsia"/>
                <w:sz w:val="22"/>
                <w:szCs w:val="22"/>
              </w:rPr>
              <w:t xml:space="preserve">　　</w:t>
            </w:r>
            <w:r>
              <w:rPr>
                <w:sz w:val="22"/>
                <w:szCs w:val="22"/>
              </w:rPr>
              <w:t>S</w:t>
            </w:r>
            <w:r>
              <w:rPr>
                <w:rFonts w:hint="eastAsia"/>
                <w:sz w:val="22"/>
                <w:szCs w:val="22"/>
              </w:rPr>
              <w:t xml:space="preserve">tructure of </w:t>
            </w:r>
            <w:r>
              <w:rPr>
                <w:sz w:val="22"/>
                <w:szCs w:val="22"/>
                <w:lang w:val="en"/>
              </w:rPr>
              <w:t>ST_DRXPD_RCVSTS</w:t>
            </w:r>
            <w:r>
              <w:rPr>
                <w:rFonts w:hint="eastAsia"/>
                <w:sz w:val="22"/>
                <w:szCs w:val="22"/>
                <w:lang w:val="en"/>
              </w:rPr>
              <w:t xml:space="preserve"> is changed.</w:t>
            </w:r>
          </w:p>
          <w:p w:rsidR="00DF1C7C" w:rsidRDefault="00DF1C7C">
            <w:pPr>
              <w:snapToGrid w:val="0"/>
              <w:spacing w:line="0" w:lineRule="atLeast"/>
              <w:ind w:firstLineChars="100" w:firstLine="220"/>
              <w:rPr>
                <w:sz w:val="22"/>
                <w:szCs w:val="22"/>
              </w:rPr>
            </w:pPr>
            <w:r>
              <w:rPr>
                <w:sz w:val="22"/>
                <w:szCs w:val="22"/>
              </w:rPr>
              <w:t>“</w:t>
            </w:r>
            <w:r>
              <w:rPr>
                <w:rFonts w:hint="eastAsia"/>
                <w:sz w:val="22"/>
                <w:szCs w:val="22"/>
              </w:rPr>
              <w:t>GroupNum</w:t>
            </w:r>
            <w:r>
              <w:rPr>
                <w:sz w:val="22"/>
                <w:szCs w:val="22"/>
              </w:rPr>
              <w:t>”</w:t>
            </w:r>
            <w:r>
              <w:rPr>
                <w:rFonts w:hint="eastAsia"/>
                <w:sz w:val="22"/>
                <w:szCs w:val="22"/>
              </w:rPr>
              <w:t xml:space="preserve"> is added.</w:t>
            </w:r>
          </w:p>
          <w:p w:rsidR="00DF1C7C" w:rsidRDefault="00DF1C7C">
            <w:pPr>
              <w:rPr>
                <w:sz w:val="22"/>
                <w:szCs w:val="22"/>
              </w:rPr>
            </w:pPr>
            <w:r>
              <w:rPr>
                <w:rFonts w:hint="eastAsia"/>
                <w:sz w:val="22"/>
                <w:szCs w:val="22"/>
              </w:rPr>
              <w:t>5.5.17. Command :DRXPD_RCVGROUPS</w:t>
            </w:r>
          </w:p>
          <w:p w:rsidR="00DF1C7C" w:rsidRDefault="00DF1C7C">
            <w:pPr>
              <w:snapToGrid w:val="0"/>
              <w:spacing w:line="0" w:lineRule="atLeast"/>
              <w:ind w:firstLineChars="100" w:firstLine="220"/>
              <w:rPr>
                <w:sz w:val="22"/>
                <w:szCs w:val="22"/>
              </w:rPr>
            </w:pPr>
            <w:r w:rsidRPr="00351C95">
              <w:rPr>
                <w:sz w:val="22"/>
                <w:szCs w:val="22"/>
              </w:rPr>
              <w:t>A</w:t>
            </w:r>
            <w:r w:rsidRPr="00944CA8">
              <w:rPr>
                <w:rFonts w:hint="eastAsia"/>
                <w:sz w:val="22"/>
                <w:szCs w:val="22"/>
              </w:rPr>
              <w:t>dd</w:t>
            </w:r>
            <w:r w:rsidR="00A423AC" w:rsidRPr="00B968F3">
              <w:rPr>
                <w:rFonts w:hint="eastAsia"/>
                <w:sz w:val="22"/>
                <w:szCs w:val="22"/>
              </w:rPr>
              <w:t>ed</w:t>
            </w:r>
            <w:r w:rsidRPr="00B968F3">
              <w:rPr>
                <w:rFonts w:hint="eastAsia"/>
                <w:sz w:val="22"/>
                <w:szCs w:val="22"/>
              </w:rPr>
              <w:t xml:space="preserve"> n</w:t>
            </w:r>
            <w:r>
              <w:rPr>
                <w:rFonts w:hint="eastAsia"/>
                <w:sz w:val="22"/>
                <w:szCs w:val="22"/>
              </w:rPr>
              <w:t>ew.</w:t>
            </w:r>
          </w:p>
          <w:p w:rsidR="00DF1C7C" w:rsidRDefault="00DF1C7C">
            <w:pPr>
              <w:rPr>
                <w:sz w:val="22"/>
                <w:szCs w:val="22"/>
              </w:rPr>
            </w:pPr>
            <w:r>
              <w:rPr>
                <w:rFonts w:hint="eastAsia"/>
                <w:sz w:val="22"/>
                <w:szCs w:val="22"/>
              </w:rPr>
              <w:t>6.1.11.</w:t>
            </w:r>
            <w:r>
              <w:rPr>
                <w:sz w:val="22"/>
                <w:szCs w:val="22"/>
                <w:lang w:val="en"/>
              </w:rPr>
              <w:t xml:space="preserve"> </w:t>
            </w:r>
            <w:r>
              <w:rPr>
                <w:sz w:val="22"/>
                <w:szCs w:val="22"/>
              </w:rPr>
              <w:t>GET_</w:t>
            </w:r>
            <w:r>
              <w:rPr>
                <w:rFonts w:hint="eastAsia"/>
                <w:sz w:val="22"/>
                <w:szCs w:val="22"/>
              </w:rPr>
              <w:t>DFR_SN</w:t>
            </w:r>
          </w:p>
          <w:p w:rsidR="00DF1C7C" w:rsidRDefault="00DF1C7C">
            <w:pPr>
              <w:snapToGrid w:val="0"/>
              <w:spacing w:line="0" w:lineRule="atLeast"/>
              <w:ind w:firstLineChars="100" w:firstLine="220"/>
              <w:rPr>
                <w:sz w:val="22"/>
                <w:szCs w:val="22"/>
              </w:rPr>
            </w:pPr>
            <w:r>
              <w:rPr>
                <w:rFonts w:hint="eastAsia"/>
                <w:sz w:val="22"/>
                <w:szCs w:val="22"/>
              </w:rPr>
              <w:t>Data is changed.</w:t>
            </w:r>
          </w:p>
          <w:p w:rsidR="00DF1C7C" w:rsidRDefault="00DF1C7C">
            <w:pPr>
              <w:rPr>
                <w:sz w:val="22"/>
                <w:szCs w:val="22"/>
              </w:rPr>
            </w:pPr>
            <w:r>
              <w:rPr>
                <w:rFonts w:hint="eastAsia"/>
                <w:sz w:val="22"/>
                <w:szCs w:val="22"/>
              </w:rPr>
              <w:t>6.1.12.</w:t>
            </w:r>
            <w:r>
              <w:rPr>
                <w:sz w:val="22"/>
                <w:szCs w:val="22"/>
                <w:lang w:val="en"/>
              </w:rPr>
              <w:t xml:space="preserve"> </w:t>
            </w:r>
            <w:r>
              <w:rPr>
                <w:sz w:val="22"/>
                <w:szCs w:val="22"/>
              </w:rPr>
              <w:t>GET_</w:t>
            </w:r>
            <w:r>
              <w:rPr>
                <w:rFonts w:hint="eastAsia"/>
                <w:sz w:val="22"/>
                <w:szCs w:val="22"/>
              </w:rPr>
              <w:t>DFR_VER</w:t>
            </w:r>
          </w:p>
          <w:p w:rsidR="00DF1C7C" w:rsidRDefault="00DF1C7C" w:rsidP="00351C95">
            <w:pPr>
              <w:snapToGrid w:val="0"/>
              <w:spacing w:line="0" w:lineRule="atLeast"/>
              <w:ind w:firstLineChars="100" w:firstLine="220"/>
              <w:rPr>
                <w:sz w:val="22"/>
                <w:szCs w:val="22"/>
              </w:rPr>
            </w:pPr>
            <w:r w:rsidRPr="00351C95">
              <w:rPr>
                <w:sz w:val="22"/>
                <w:szCs w:val="22"/>
              </w:rPr>
              <w:t>A</w:t>
            </w:r>
            <w:r w:rsidRPr="00944CA8">
              <w:rPr>
                <w:rFonts w:hint="eastAsia"/>
                <w:sz w:val="22"/>
                <w:szCs w:val="22"/>
              </w:rPr>
              <w:t>dd</w:t>
            </w:r>
            <w:r w:rsidR="00A423AC" w:rsidRPr="00B968F3">
              <w:rPr>
                <w:rFonts w:hint="eastAsia"/>
                <w:sz w:val="22"/>
                <w:szCs w:val="22"/>
              </w:rPr>
              <w:t>ed</w:t>
            </w:r>
            <w:r>
              <w:rPr>
                <w:rFonts w:hint="eastAsia"/>
                <w:sz w:val="22"/>
                <w:szCs w:val="22"/>
              </w:rPr>
              <w:t xml:space="preserve"> new.</w:t>
            </w:r>
          </w:p>
          <w:p w:rsidR="00DF1C7C" w:rsidRDefault="00DF1C7C">
            <w:pPr>
              <w:snapToGrid w:val="0"/>
              <w:spacing w:line="0" w:lineRule="atLeast"/>
              <w:rPr>
                <w:sz w:val="22"/>
                <w:szCs w:val="22"/>
              </w:rPr>
            </w:pPr>
          </w:p>
          <w:p w:rsidR="00DF1C7C" w:rsidRDefault="00DF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rFonts w:hint="eastAsia"/>
                <w:sz w:val="22"/>
                <w:szCs w:val="22"/>
              </w:rPr>
              <w:t>Other</w:t>
            </w:r>
          </w:p>
          <w:p w:rsidR="00DF1C7C" w:rsidRDefault="00DF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ＭＳ ゴシック" w:eastAsia="ＭＳ ゴシック" w:hAnsi="ＭＳ ゴシック" w:cs="ＭＳ ゴシック"/>
                <w:lang w:val="en"/>
              </w:rPr>
            </w:pPr>
            <w:r>
              <w:rPr>
                <w:rFonts w:cs="ＭＳ ゴシック"/>
                <w:sz w:val="22"/>
                <w:szCs w:val="22"/>
                <w:lang w:val="en"/>
              </w:rPr>
              <w:t>Reception completion notification is affected by the usage of the PCIe bus and system bus,</w:t>
            </w:r>
            <w:r>
              <w:rPr>
                <w:rFonts w:cs="ＭＳ ゴシック" w:hint="eastAsia"/>
                <w:sz w:val="22"/>
                <w:szCs w:val="22"/>
                <w:lang w:val="en"/>
              </w:rPr>
              <w:t xml:space="preserve"> </w:t>
            </w:r>
            <w:r w:rsidRPr="00BB5B4A">
              <w:rPr>
                <w:rFonts w:cs="ＭＳ ゴシック"/>
                <w:sz w:val="22"/>
                <w:szCs w:val="22"/>
                <w:lang w:val="en"/>
              </w:rPr>
              <w:t xml:space="preserve">there is a possibility that fluctuate </w:t>
            </w:r>
            <w:r>
              <w:rPr>
                <w:rFonts w:cs="ＭＳ ゴシック"/>
                <w:sz w:val="22"/>
                <w:szCs w:val="22"/>
                <w:lang w:val="en"/>
              </w:rPr>
              <w:t>with respect to "the meta- frame timing of 48ms". So, "</w:t>
            </w:r>
            <w:r>
              <w:rPr>
                <w:rFonts w:cs="ＭＳ ゴシック" w:hint="eastAsia"/>
                <w:sz w:val="22"/>
                <w:szCs w:val="22"/>
                <w:lang w:val="en"/>
              </w:rPr>
              <w:t>I</w:t>
            </w:r>
            <w:r>
              <w:rPr>
                <w:rFonts w:cs="ＭＳ ゴシック"/>
                <w:sz w:val="22"/>
                <w:szCs w:val="22"/>
                <w:lang w:val="en"/>
              </w:rPr>
              <w:t xml:space="preserve">t </w:t>
            </w:r>
            <w:r>
              <w:rPr>
                <w:rFonts w:cs="ＭＳ ゴシック" w:hint="eastAsia"/>
                <w:sz w:val="22"/>
                <w:szCs w:val="22"/>
                <w:lang w:val="en"/>
              </w:rPr>
              <w:t>is</w:t>
            </w:r>
            <w:r>
              <w:rPr>
                <w:rFonts w:cs="ＭＳ ゴシック"/>
                <w:sz w:val="22"/>
                <w:szCs w:val="22"/>
                <w:lang w:val="en"/>
              </w:rPr>
              <w:t xml:space="preserve"> synchronized to the meta- frame timing of 48ms" </w:t>
            </w:r>
            <w:r>
              <w:rPr>
                <w:rFonts w:cs="ＭＳ ゴシック" w:hint="eastAsia"/>
                <w:sz w:val="22"/>
                <w:szCs w:val="22"/>
                <w:lang w:val="en"/>
              </w:rPr>
              <w:t xml:space="preserve">was </w:t>
            </w:r>
            <w:r>
              <w:rPr>
                <w:rFonts w:cs="ＭＳ ゴシック"/>
                <w:sz w:val="22"/>
                <w:szCs w:val="22"/>
                <w:lang w:val="en"/>
              </w:rPr>
              <w:t>deleted.</w:t>
            </w:r>
          </w:p>
        </w:tc>
      </w:tr>
      <w:tr w:rsidR="00DF1C7C" w:rsidTr="005038B9">
        <w:tc>
          <w:tcPr>
            <w:tcW w:w="1134" w:type="dxa"/>
            <w:tcBorders>
              <w:top w:val="single" w:sz="4" w:space="0" w:color="auto"/>
              <w:left w:val="single" w:sz="12" w:space="0" w:color="auto"/>
              <w:bottom w:val="single" w:sz="12"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1.0.2</w:t>
            </w:r>
          </w:p>
        </w:tc>
        <w:tc>
          <w:tcPr>
            <w:tcW w:w="1559" w:type="dxa"/>
            <w:tcBorders>
              <w:top w:val="single" w:sz="4" w:space="0" w:color="auto"/>
              <w:left w:val="single" w:sz="4" w:space="0" w:color="auto"/>
              <w:bottom w:val="single" w:sz="12"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2016/08/15</w:t>
            </w:r>
          </w:p>
        </w:tc>
        <w:tc>
          <w:tcPr>
            <w:tcW w:w="1560" w:type="dxa"/>
            <w:tcBorders>
              <w:top w:val="single" w:sz="4" w:space="0" w:color="auto"/>
              <w:left w:val="single" w:sz="4" w:space="0" w:color="auto"/>
              <w:bottom w:val="single" w:sz="12" w:space="0" w:color="auto"/>
              <w:right w:val="single" w:sz="4" w:space="0" w:color="auto"/>
            </w:tcBorders>
            <w:vAlign w:val="center"/>
          </w:tcPr>
          <w:p w:rsidR="00DF1C7C" w:rsidRDefault="00DF1C7C">
            <w:pPr>
              <w:snapToGrid w:val="0"/>
              <w:spacing w:line="0" w:lineRule="atLeast"/>
              <w:rPr>
                <w:sz w:val="22"/>
                <w:szCs w:val="22"/>
              </w:rPr>
            </w:pPr>
            <w:r>
              <w:rPr>
                <w:rFonts w:hint="eastAsia"/>
                <w:sz w:val="22"/>
                <w:szCs w:val="22"/>
              </w:rPr>
              <w:t>K.Shimoyama</w:t>
            </w:r>
          </w:p>
        </w:tc>
        <w:tc>
          <w:tcPr>
            <w:tcW w:w="5386" w:type="dxa"/>
            <w:tcBorders>
              <w:top w:val="single" w:sz="4" w:space="0" w:color="auto"/>
              <w:left w:val="single" w:sz="4" w:space="0" w:color="auto"/>
              <w:bottom w:val="single" w:sz="12" w:space="0" w:color="auto"/>
              <w:right w:val="single" w:sz="12" w:space="0" w:color="auto"/>
            </w:tcBorders>
            <w:vAlign w:val="center"/>
          </w:tcPr>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3.2.Information　Frame</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UTC</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 xml:space="preserve"> is changed to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TAI</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w:t>
            </w:r>
          </w:p>
        </w:tc>
      </w:tr>
    </w:tbl>
    <w:p w:rsidR="00DF1C7C" w:rsidRDefault="00DF1C7C">
      <w:pPr>
        <w:jc w:val="right"/>
      </w:pPr>
      <w:r>
        <w:rPr>
          <w:rFonts w:hint="eastAsia"/>
        </w:rPr>
        <w:t xml:space="preserve">　(Continued to the next page.)</w:t>
      </w:r>
      <w:r>
        <w:br w:type="page"/>
      </w:r>
      <w:r>
        <w:rPr>
          <w:rFonts w:hint="eastAsia"/>
        </w:rPr>
        <w:lastRenderedPageBreak/>
        <w:t xml:space="preserve">(Continued from the </w:t>
      </w:r>
      <w:r>
        <w:t>previous</w:t>
      </w:r>
      <w:r>
        <w:rPr>
          <w:rFonts w:hint="eastAsia"/>
        </w:rPr>
        <w:t xml:space="preserve"> page.)</w:t>
      </w:r>
    </w:p>
    <w:tbl>
      <w:tblPr>
        <w:tblW w:w="0" w:type="auto"/>
        <w:tblInd w:w="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559"/>
        <w:gridCol w:w="1701"/>
        <w:gridCol w:w="5245"/>
      </w:tblGrid>
      <w:tr w:rsidR="00DF1C7C">
        <w:tc>
          <w:tcPr>
            <w:tcW w:w="1134" w:type="dxa"/>
            <w:tcBorders>
              <w:top w:val="single" w:sz="4" w:space="0" w:color="auto"/>
              <w:left w:val="single" w:sz="12" w:space="0" w:color="auto"/>
              <w:bottom w:val="single" w:sz="4" w:space="0" w:color="auto"/>
              <w:right w:val="single" w:sz="4" w:space="0" w:color="auto"/>
            </w:tcBorders>
            <w:vAlign w:val="center"/>
          </w:tcPr>
          <w:p w:rsidR="00DF1C7C" w:rsidRPr="003342FD" w:rsidRDefault="00DF1C7C">
            <w:pPr>
              <w:snapToGrid w:val="0"/>
              <w:spacing w:line="0" w:lineRule="atLeast"/>
              <w:jc w:val="center"/>
              <w:rPr>
                <w:sz w:val="22"/>
                <w:szCs w:val="22"/>
              </w:rPr>
            </w:pPr>
            <w:r w:rsidRPr="003342FD">
              <w:rPr>
                <w:rFonts w:hint="eastAsia"/>
                <w:sz w:val="22"/>
                <w:szCs w:val="22"/>
              </w:rPr>
              <w:t>1.0.</w:t>
            </w:r>
            <w:r w:rsidR="003342FD">
              <w:rPr>
                <w:rFonts w:hint="eastAsia"/>
                <w:sz w:val="22"/>
                <w:szCs w:val="22"/>
              </w:rPr>
              <w:t>3</w:t>
            </w:r>
          </w:p>
        </w:tc>
        <w:tc>
          <w:tcPr>
            <w:tcW w:w="1559"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2016/08/24</w:t>
            </w:r>
          </w:p>
        </w:tc>
        <w:tc>
          <w:tcPr>
            <w:tcW w:w="1701"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rPr>
                <w:sz w:val="22"/>
                <w:szCs w:val="22"/>
              </w:rPr>
            </w:pPr>
            <w:r>
              <w:rPr>
                <w:rFonts w:hint="eastAsia"/>
                <w:sz w:val="22"/>
                <w:szCs w:val="22"/>
              </w:rPr>
              <w:t>K.Shimoyama</w:t>
            </w:r>
          </w:p>
        </w:tc>
        <w:tc>
          <w:tcPr>
            <w:tcW w:w="5245" w:type="dxa"/>
            <w:tcBorders>
              <w:top w:val="single" w:sz="4" w:space="0" w:color="auto"/>
              <w:left w:val="single" w:sz="4" w:space="0" w:color="auto"/>
              <w:bottom w:val="single" w:sz="4" w:space="0" w:color="auto"/>
              <w:right w:val="single" w:sz="12" w:space="0" w:color="auto"/>
            </w:tcBorders>
            <w:vAlign w:val="center"/>
          </w:tcPr>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3.2.Information Fram</w:t>
            </w:r>
            <w:r w:rsidRPr="005038B9">
              <w:rPr>
                <w:rFonts w:ascii="ＭＳ Ｐゴシック" w:eastAsia="ＭＳ Ｐゴシック" w:hAnsi="ＭＳ Ｐゴシック" w:hint="eastAsia"/>
                <w:sz w:val="22"/>
                <w:szCs w:val="22"/>
              </w:rPr>
              <w:t>e</w:t>
            </w:r>
          </w:p>
          <w:p w:rsidR="00DF1C7C" w:rsidRPr="005038B9" w:rsidRDefault="00DF1C7C" w:rsidP="00B00E40">
            <w:pPr>
              <w:pStyle w:val="HTML0"/>
              <w:spacing w:line="0" w:lineRule="atLeast"/>
              <w:ind w:firstLineChars="100" w:firstLine="220"/>
              <w:rPr>
                <w:rFonts w:ascii="ＭＳ Ｐゴシック" w:eastAsia="ＭＳ Ｐゴシック" w:hAnsi="ＭＳ Ｐゴシック"/>
                <w:sz w:val="22"/>
                <w:szCs w:val="22"/>
                <w:lang w:val="en"/>
              </w:rPr>
            </w:pPr>
            <w:r w:rsidRPr="005038B9">
              <w:rPr>
                <w:rFonts w:ascii="ＭＳ Ｐゴシック" w:eastAsia="ＭＳ Ｐゴシック" w:hAnsi="ＭＳ Ｐゴシック" w:hint="eastAsia"/>
                <w:sz w:val="22"/>
                <w:szCs w:val="22"/>
                <w:lang w:val="en"/>
              </w:rPr>
              <w:t xml:space="preserve">unused area size is changed to </w:t>
            </w:r>
            <w:r w:rsidR="005A2E74" w:rsidRPr="005038B9">
              <w:rPr>
                <w:rFonts w:ascii="ＭＳ Ｐゴシック" w:eastAsia="ＭＳ Ｐゴシック" w:hAnsi="ＭＳ Ｐゴシック"/>
                <w:sz w:val="22"/>
                <w:szCs w:val="22"/>
                <w:lang w:val="en"/>
              </w:rPr>
              <w:t>‘</w:t>
            </w:r>
            <w:r w:rsidRPr="005038B9">
              <w:rPr>
                <w:rFonts w:ascii="ＭＳ Ｐゴシック" w:eastAsia="ＭＳ Ｐゴシック" w:hAnsi="ＭＳ Ｐゴシック" w:hint="eastAsia"/>
                <w:sz w:val="22"/>
                <w:szCs w:val="22"/>
                <w:lang w:val="en"/>
              </w:rPr>
              <w:t>20byte</w:t>
            </w:r>
            <w:r w:rsidR="005A2E74" w:rsidRPr="005038B9">
              <w:rPr>
                <w:rFonts w:ascii="ＭＳ Ｐゴシック" w:eastAsia="ＭＳ Ｐゴシック" w:hAnsi="ＭＳ Ｐゴシック"/>
                <w:sz w:val="22"/>
                <w:szCs w:val="22"/>
                <w:lang w:val="en"/>
              </w:rPr>
              <w:t>’</w:t>
            </w:r>
            <w:r w:rsidRPr="005038B9">
              <w:rPr>
                <w:rFonts w:ascii="ＭＳ Ｐゴシック" w:eastAsia="ＭＳ Ｐゴシック" w:hAnsi="ＭＳ Ｐゴシック" w:hint="eastAsia"/>
                <w:sz w:val="22"/>
                <w:szCs w:val="22"/>
                <w:lang w:val="en"/>
              </w:rPr>
              <w:t>from</w:t>
            </w:r>
          </w:p>
          <w:p w:rsidR="00DF1C7C" w:rsidRPr="005038B9" w:rsidRDefault="00DF1C7C" w:rsidP="005038B9">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lang w:val="en"/>
              </w:rPr>
              <w:t>‘</w:t>
            </w:r>
            <w:r w:rsidRPr="005038B9">
              <w:rPr>
                <w:rFonts w:ascii="ＭＳ Ｐゴシック" w:eastAsia="ＭＳ Ｐゴシック" w:hAnsi="ＭＳ Ｐゴシック" w:hint="eastAsia"/>
                <w:sz w:val="22"/>
                <w:szCs w:val="22"/>
                <w:lang w:val="en"/>
              </w:rPr>
              <w:t>10byte</w:t>
            </w:r>
            <w:r w:rsidR="005A2E74" w:rsidRPr="005038B9">
              <w:rPr>
                <w:rFonts w:ascii="ＭＳ Ｐゴシック" w:eastAsia="ＭＳ Ｐゴシック" w:hAnsi="ＭＳ Ｐゴシック"/>
                <w:sz w:val="22"/>
                <w:szCs w:val="22"/>
                <w:lang w:val="en"/>
              </w:rPr>
              <w:t>’</w:t>
            </w:r>
            <w:r w:rsidRPr="005038B9">
              <w:rPr>
                <w:rFonts w:ascii="ＭＳ Ｐゴシック" w:eastAsia="ＭＳ Ｐゴシック" w:hAnsi="ＭＳ Ｐゴシック" w:hint="eastAsia"/>
                <w:sz w:val="22"/>
                <w:szCs w:val="22"/>
                <w:lang w:val="en"/>
              </w:rPr>
              <w:t>.</w:t>
            </w:r>
          </w:p>
          <w:p w:rsidR="00DF1C7C" w:rsidRDefault="00DF1C7C">
            <w:pPr>
              <w:pStyle w:val="HTML0"/>
              <w:spacing w:line="0" w:lineRule="atLeast"/>
              <w:rPr>
                <w:rFonts w:eastAsia="ＭＳ Ｐゴシック"/>
                <w:sz w:val="22"/>
                <w:szCs w:val="22"/>
              </w:rPr>
            </w:pP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6</w:t>
            </w:r>
            <w:r w:rsidR="00C03FD6" w:rsidRPr="005038B9">
              <w:rPr>
                <w:rFonts w:ascii="ＭＳ Ｐゴシック" w:eastAsia="ＭＳ Ｐゴシック" w:hAnsi="ＭＳ Ｐゴシック" w:hint="eastAsia"/>
                <w:sz w:val="22"/>
                <w:szCs w:val="22"/>
              </w:rPr>
              <w:t>.1.1.</w:t>
            </w:r>
            <w:r w:rsidRPr="005038B9">
              <w:rPr>
                <w:rFonts w:ascii="ＭＳ Ｐゴシック" w:eastAsia="ＭＳ Ｐゴシック" w:hAnsi="ＭＳ Ｐゴシック"/>
                <w:sz w:val="22"/>
                <w:szCs w:val="22"/>
              </w:rPr>
              <w:t xml:space="preserve"> GET_ALARM_STATUS_REG</w:t>
            </w:r>
          </w:p>
          <w:p w:rsidR="00DF1C7C" w:rsidRPr="00E408B5" w:rsidRDefault="00DF1C7C">
            <w:pPr>
              <w:snapToGrid w:val="0"/>
              <w:spacing w:line="0" w:lineRule="atLeast"/>
              <w:ind w:firstLineChars="50" w:firstLine="110"/>
              <w:rPr>
                <w:sz w:val="22"/>
                <w:szCs w:val="22"/>
                <w:lang w:val="en"/>
              </w:rPr>
            </w:pPr>
            <w:r w:rsidRPr="00E408B5">
              <w:rPr>
                <w:rFonts w:hint="eastAsia"/>
                <w:sz w:val="22"/>
                <w:szCs w:val="22"/>
              </w:rPr>
              <w:t xml:space="preserve">　</w:t>
            </w:r>
            <w:r w:rsidRPr="00E408B5">
              <w:rPr>
                <w:sz w:val="22"/>
                <w:szCs w:val="22"/>
              </w:rPr>
              <w:t>“Electrical OR”</w:t>
            </w:r>
            <w:r w:rsidRPr="00E408B5">
              <w:rPr>
                <w:rFonts w:hint="eastAsia"/>
                <w:sz w:val="22"/>
                <w:szCs w:val="22"/>
              </w:rPr>
              <w:t xml:space="preserve">　is </w:t>
            </w:r>
            <w:r w:rsidRPr="00E408B5">
              <w:rPr>
                <w:rFonts w:hint="eastAsia"/>
                <w:sz w:val="22"/>
                <w:szCs w:val="22"/>
                <w:lang w:val="en"/>
              </w:rPr>
              <w:t xml:space="preserve">changed to </w:t>
            </w:r>
            <w:r w:rsidRPr="00E408B5">
              <w:rPr>
                <w:sz w:val="22"/>
                <w:szCs w:val="22"/>
                <w:lang w:val="en"/>
              </w:rPr>
              <w:t>“</w:t>
            </w:r>
            <w:r w:rsidRPr="00E408B5">
              <w:rPr>
                <w:rFonts w:hint="eastAsia"/>
                <w:sz w:val="22"/>
                <w:szCs w:val="22"/>
                <w:lang w:val="en"/>
              </w:rPr>
              <w:t>L</w:t>
            </w:r>
            <w:r w:rsidRPr="00E408B5">
              <w:rPr>
                <w:sz w:val="22"/>
                <w:szCs w:val="22"/>
                <w:lang w:val="en"/>
              </w:rPr>
              <w:t>ogical add”</w:t>
            </w:r>
            <w:r w:rsidRPr="00E408B5">
              <w:rPr>
                <w:rFonts w:hint="eastAsia"/>
                <w:sz w:val="22"/>
                <w:szCs w:val="22"/>
                <w:lang w:val="en"/>
              </w:rPr>
              <w:t>.</w:t>
            </w:r>
          </w:p>
          <w:p w:rsidR="00DF1C7C" w:rsidRPr="00E408B5" w:rsidRDefault="00DF1C7C">
            <w:pPr>
              <w:snapToGrid w:val="0"/>
              <w:spacing w:line="0" w:lineRule="atLeast"/>
              <w:ind w:firstLineChars="100" w:firstLine="220"/>
              <w:rPr>
                <w:sz w:val="22"/>
                <w:szCs w:val="22"/>
                <w:lang w:val="en"/>
              </w:rPr>
            </w:pPr>
            <w:r w:rsidRPr="00E408B5">
              <w:rPr>
                <w:sz w:val="22"/>
                <w:szCs w:val="22"/>
                <w:lang w:val="en"/>
              </w:rPr>
              <w:t>Add the remarks column</w:t>
            </w:r>
            <w:r w:rsidRPr="00E408B5">
              <w:rPr>
                <w:rFonts w:hint="eastAsia"/>
                <w:sz w:val="22"/>
                <w:szCs w:val="22"/>
                <w:lang w:val="en"/>
              </w:rPr>
              <w:t>.</w:t>
            </w:r>
          </w:p>
          <w:p w:rsidR="00DF1C7C" w:rsidRDefault="00DF1C7C">
            <w:pPr>
              <w:snapToGrid w:val="0"/>
              <w:spacing w:line="0" w:lineRule="atLeast"/>
              <w:ind w:firstLineChars="100" w:firstLine="220"/>
              <w:rPr>
                <w:sz w:val="22"/>
                <w:szCs w:val="22"/>
                <w:lang w:val="en"/>
              </w:rPr>
            </w:pPr>
          </w:p>
          <w:p w:rsidR="00DF1C7C" w:rsidRDefault="00DF1C7C">
            <w:pPr>
              <w:snapToGrid w:val="0"/>
              <w:spacing w:line="0" w:lineRule="atLeast"/>
              <w:rPr>
                <w:sz w:val="22"/>
                <w:szCs w:val="22"/>
              </w:rPr>
            </w:pPr>
            <w:r>
              <w:rPr>
                <w:sz w:val="22"/>
                <w:szCs w:val="22"/>
              </w:rPr>
              <w:t>6.1.2. GET_POWER_ALARM_REG</w:t>
            </w:r>
          </w:p>
          <w:p w:rsidR="00DF1C7C" w:rsidRDefault="00DF1C7C">
            <w:pPr>
              <w:snapToGrid w:val="0"/>
              <w:spacing w:line="0" w:lineRule="atLeast"/>
              <w:ind w:firstLineChars="50" w:firstLine="110"/>
              <w:rPr>
                <w:sz w:val="22"/>
                <w:szCs w:val="22"/>
                <w:lang w:val="en"/>
              </w:rPr>
            </w:pPr>
            <w:r>
              <w:rPr>
                <w:rFonts w:hint="eastAsia"/>
                <w:sz w:val="22"/>
                <w:szCs w:val="22"/>
              </w:rPr>
              <w:t xml:space="preserve">　</w:t>
            </w:r>
            <w:r>
              <w:rPr>
                <w:sz w:val="22"/>
                <w:szCs w:val="22"/>
              </w:rPr>
              <w:t>“Electrical OR”</w:t>
            </w:r>
            <w:r>
              <w:rPr>
                <w:rFonts w:hint="eastAsia"/>
                <w:sz w:val="22"/>
                <w:szCs w:val="22"/>
              </w:rPr>
              <w:t xml:space="preserve">　is </w:t>
            </w:r>
            <w:r>
              <w:rPr>
                <w:rFonts w:hint="eastAsia"/>
                <w:sz w:val="22"/>
                <w:szCs w:val="22"/>
                <w:lang w:val="en"/>
              </w:rPr>
              <w:t xml:space="preserve">changed to </w:t>
            </w:r>
            <w:r>
              <w:rPr>
                <w:sz w:val="22"/>
                <w:szCs w:val="22"/>
                <w:lang w:val="en"/>
              </w:rPr>
              <w:t>“</w:t>
            </w:r>
            <w:r>
              <w:rPr>
                <w:rFonts w:hint="eastAsia"/>
                <w:sz w:val="22"/>
                <w:szCs w:val="22"/>
                <w:lang w:val="en"/>
              </w:rPr>
              <w:t>L</w:t>
            </w:r>
            <w:r>
              <w:rPr>
                <w:sz w:val="22"/>
                <w:szCs w:val="22"/>
                <w:lang w:val="en"/>
              </w:rPr>
              <w:t>ogical add”</w:t>
            </w:r>
            <w:r>
              <w:rPr>
                <w:rFonts w:hint="eastAsia"/>
                <w:sz w:val="22"/>
                <w:szCs w:val="22"/>
                <w:lang w:val="en"/>
              </w:rPr>
              <w:t>.</w:t>
            </w:r>
          </w:p>
          <w:p w:rsidR="00DF1C7C" w:rsidRDefault="00DF1C7C">
            <w:pPr>
              <w:snapToGrid w:val="0"/>
              <w:spacing w:line="0" w:lineRule="atLeast"/>
              <w:ind w:firstLineChars="100" w:firstLine="220"/>
              <w:rPr>
                <w:sz w:val="22"/>
                <w:szCs w:val="22"/>
                <w:lang w:val="en"/>
              </w:rPr>
            </w:pPr>
            <w:r>
              <w:rPr>
                <w:sz w:val="22"/>
                <w:szCs w:val="22"/>
                <w:lang w:val="en"/>
              </w:rPr>
              <w:t>Add the remarks column</w:t>
            </w:r>
            <w:r>
              <w:rPr>
                <w:rFonts w:hint="eastAsia"/>
                <w:sz w:val="22"/>
                <w:szCs w:val="22"/>
                <w:lang w:val="en"/>
              </w:rPr>
              <w:t>.</w:t>
            </w:r>
          </w:p>
          <w:p w:rsidR="00DF1C7C" w:rsidRDefault="00DF1C7C">
            <w:pPr>
              <w:snapToGrid w:val="0"/>
              <w:spacing w:line="0" w:lineRule="atLeast"/>
              <w:rPr>
                <w:sz w:val="22"/>
                <w:szCs w:val="22"/>
                <w:lang w:val="en"/>
              </w:rPr>
            </w:pPr>
          </w:p>
          <w:p w:rsidR="00DF1C7C" w:rsidRDefault="00DF1C7C">
            <w:pPr>
              <w:snapToGrid w:val="0"/>
              <w:spacing w:line="0" w:lineRule="atLeast"/>
              <w:rPr>
                <w:sz w:val="22"/>
                <w:szCs w:val="22"/>
                <w:lang w:val="en"/>
              </w:rPr>
            </w:pPr>
            <w:r>
              <w:rPr>
                <w:sz w:val="22"/>
                <w:szCs w:val="22"/>
                <w:lang w:val="en"/>
              </w:rPr>
              <w:t>6.1.5. GET_DFR_VOLTAGE_STATUS</w:t>
            </w:r>
          </w:p>
          <w:p w:rsidR="00DF1C7C" w:rsidRDefault="00DF1C7C">
            <w:pPr>
              <w:snapToGrid w:val="0"/>
              <w:spacing w:line="0" w:lineRule="atLeast"/>
              <w:ind w:firstLineChars="50" w:firstLine="110"/>
              <w:rPr>
                <w:sz w:val="22"/>
                <w:szCs w:val="22"/>
                <w:lang w:val="en"/>
              </w:rPr>
            </w:pPr>
            <w:r>
              <w:rPr>
                <w:rFonts w:hint="eastAsia"/>
                <w:sz w:val="22"/>
                <w:szCs w:val="22"/>
                <w:lang w:val="en"/>
              </w:rPr>
              <w:t xml:space="preserve">  </w:t>
            </w:r>
            <w:r>
              <w:rPr>
                <w:sz w:val="22"/>
                <w:szCs w:val="22"/>
              </w:rPr>
              <w:t>“+VDDR(for DDR)”</w:t>
            </w:r>
            <w:r>
              <w:rPr>
                <w:rFonts w:hint="eastAsia"/>
                <w:sz w:val="22"/>
                <w:szCs w:val="22"/>
              </w:rPr>
              <w:t xml:space="preserve">　is </w:t>
            </w:r>
            <w:r>
              <w:rPr>
                <w:rFonts w:hint="eastAsia"/>
                <w:sz w:val="22"/>
                <w:szCs w:val="22"/>
                <w:lang w:val="en"/>
              </w:rPr>
              <w:t xml:space="preserve">changed to </w:t>
            </w:r>
          </w:p>
          <w:p w:rsidR="00DF1C7C" w:rsidRDefault="00DF1C7C">
            <w:pPr>
              <w:snapToGrid w:val="0"/>
              <w:spacing w:line="0" w:lineRule="atLeast"/>
              <w:ind w:firstLineChars="150" w:firstLine="330"/>
              <w:rPr>
                <w:sz w:val="22"/>
                <w:szCs w:val="22"/>
                <w:lang w:val="en"/>
              </w:rPr>
            </w:pPr>
            <w:r>
              <w:rPr>
                <w:sz w:val="22"/>
                <w:szCs w:val="22"/>
                <w:lang w:val="en"/>
              </w:rPr>
              <w:t>“+(TBD)VDDR(for DDR)”</w:t>
            </w:r>
            <w:r>
              <w:rPr>
                <w:rFonts w:hint="eastAsia"/>
                <w:sz w:val="22"/>
                <w:szCs w:val="22"/>
                <w:lang w:val="en"/>
              </w:rPr>
              <w:t>.</w:t>
            </w:r>
          </w:p>
          <w:p w:rsidR="00DF1C7C" w:rsidRDefault="00DF1C7C">
            <w:pPr>
              <w:snapToGrid w:val="0"/>
              <w:spacing w:line="0" w:lineRule="atLeast"/>
              <w:ind w:firstLineChars="150" w:firstLine="330"/>
              <w:rPr>
                <w:sz w:val="22"/>
                <w:szCs w:val="22"/>
                <w:lang w:val="en"/>
              </w:rPr>
            </w:pPr>
          </w:p>
          <w:p w:rsidR="00DF1C7C" w:rsidRDefault="00DF1C7C">
            <w:pPr>
              <w:snapToGrid w:val="0"/>
              <w:spacing w:line="0" w:lineRule="atLeast"/>
              <w:rPr>
                <w:sz w:val="22"/>
                <w:szCs w:val="22"/>
                <w:lang w:val="en"/>
              </w:rPr>
            </w:pPr>
            <w:r>
              <w:rPr>
                <w:sz w:val="22"/>
                <w:szCs w:val="22"/>
                <w:lang w:val="en"/>
              </w:rPr>
              <w:t>6.2.4. DFR_TEST_DATA</w:t>
            </w:r>
          </w:p>
          <w:p w:rsidR="00DF1C7C" w:rsidRDefault="00DF1C7C">
            <w:pPr>
              <w:snapToGrid w:val="0"/>
              <w:spacing w:line="0" w:lineRule="atLeast"/>
              <w:ind w:leftChars="100" w:left="240"/>
              <w:rPr>
                <w:sz w:val="22"/>
                <w:szCs w:val="22"/>
                <w:lang w:val="en"/>
              </w:rPr>
            </w:pPr>
            <w:r w:rsidRPr="003342FD">
              <w:rPr>
                <w:sz w:val="22"/>
                <w:szCs w:val="22"/>
                <w:lang w:val="en"/>
              </w:rPr>
              <w:t>Append</w:t>
            </w:r>
            <w:r w:rsidRPr="003342FD">
              <w:rPr>
                <w:rFonts w:hint="eastAsia"/>
                <w:sz w:val="22"/>
                <w:szCs w:val="22"/>
              </w:rPr>
              <w:t>ed</w:t>
            </w:r>
            <w:r w:rsidRPr="003342FD">
              <w:rPr>
                <w:sz w:val="22"/>
                <w:szCs w:val="22"/>
                <w:lang w:val="en"/>
              </w:rPr>
              <w:t xml:space="preserve"> </w:t>
            </w:r>
            <w:r>
              <w:rPr>
                <w:sz w:val="22"/>
                <w:szCs w:val="22"/>
                <w:lang w:val="en"/>
              </w:rPr>
              <w:t>the details of Random number generatoron and Counting data.</w:t>
            </w:r>
          </w:p>
          <w:p w:rsidR="00DF1C7C" w:rsidRDefault="00DF1C7C">
            <w:pPr>
              <w:snapToGrid w:val="0"/>
              <w:spacing w:line="0" w:lineRule="atLeast"/>
              <w:rPr>
                <w:sz w:val="22"/>
                <w:szCs w:val="22"/>
                <w:lang w:val="en"/>
              </w:rPr>
            </w:pPr>
          </w:p>
          <w:p w:rsidR="00DF1C7C" w:rsidRDefault="00DF1C7C">
            <w:pPr>
              <w:snapToGrid w:val="0"/>
              <w:spacing w:line="0" w:lineRule="atLeast"/>
              <w:rPr>
                <w:sz w:val="22"/>
                <w:szCs w:val="22"/>
                <w:lang w:val="en"/>
              </w:rPr>
            </w:pPr>
            <w:r>
              <w:rPr>
                <w:sz w:val="22"/>
                <w:szCs w:val="22"/>
                <w:lang w:val="en"/>
              </w:rPr>
              <w:t>6.2.5.INSERT_SYNCPTN_ERR</w:t>
            </w:r>
          </w:p>
          <w:p w:rsidR="00DF1C7C" w:rsidRPr="00AC06FB" w:rsidRDefault="00DF1C7C">
            <w:pPr>
              <w:snapToGrid w:val="0"/>
              <w:spacing w:line="0" w:lineRule="atLeast"/>
              <w:rPr>
                <w:sz w:val="22"/>
                <w:szCs w:val="22"/>
                <w:lang w:val="en"/>
              </w:rPr>
            </w:pPr>
            <w:r>
              <w:rPr>
                <w:rFonts w:hint="eastAsia"/>
                <w:sz w:val="22"/>
                <w:szCs w:val="22"/>
                <w:lang w:val="en"/>
              </w:rPr>
              <w:t xml:space="preserve">  </w:t>
            </w:r>
            <w:r w:rsidRPr="00AC06FB">
              <w:rPr>
                <w:rFonts w:hint="eastAsia"/>
                <w:sz w:val="22"/>
                <w:szCs w:val="22"/>
                <w:lang w:val="en"/>
              </w:rPr>
              <w:t>Add</w:t>
            </w:r>
            <w:r w:rsidRPr="00AC06FB">
              <w:rPr>
                <w:rFonts w:hint="eastAsia"/>
                <w:sz w:val="22"/>
                <w:szCs w:val="22"/>
              </w:rPr>
              <w:t>ed</w:t>
            </w:r>
            <w:r w:rsidRPr="00AC06FB">
              <w:rPr>
                <w:rFonts w:hint="eastAsia"/>
                <w:sz w:val="22"/>
                <w:szCs w:val="22"/>
                <w:lang w:val="en"/>
              </w:rPr>
              <w:t xml:space="preserve"> new.</w:t>
            </w:r>
          </w:p>
          <w:p w:rsidR="00DF1C7C" w:rsidRDefault="00DF1C7C">
            <w:pPr>
              <w:snapToGrid w:val="0"/>
              <w:spacing w:line="0" w:lineRule="atLeast"/>
              <w:rPr>
                <w:sz w:val="22"/>
                <w:szCs w:val="22"/>
                <w:lang w:val="en"/>
              </w:rPr>
            </w:pPr>
            <w:r>
              <w:rPr>
                <w:sz w:val="22"/>
                <w:szCs w:val="22"/>
                <w:lang w:val="en"/>
              </w:rPr>
              <w:t>6.2.6.SET_CHKSUM_ERR</w:t>
            </w:r>
          </w:p>
          <w:p w:rsidR="00DF1C7C" w:rsidRPr="00BC7629" w:rsidRDefault="00DF1C7C">
            <w:pPr>
              <w:snapToGrid w:val="0"/>
              <w:spacing w:line="0" w:lineRule="atLeast"/>
              <w:rPr>
                <w:sz w:val="22"/>
                <w:szCs w:val="22"/>
                <w:lang w:val="en"/>
              </w:rPr>
            </w:pPr>
            <w:r>
              <w:rPr>
                <w:rFonts w:hint="eastAsia"/>
                <w:sz w:val="22"/>
                <w:szCs w:val="22"/>
                <w:lang w:val="en"/>
              </w:rPr>
              <w:t xml:space="preserve">  </w:t>
            </w:r>
            <w:r w:rsidRPr="00BC7629">
              <w:rPr>
                <w:rFonts w:hint="eastAsia"/>
                <w:sz w:val="22"/>
                <w:szCs w:val="22"/>
                <w:lang w:val="en"/>
              </w:rPr>
              <w:t>Add</w:t>
            </w:r>
            <w:r w:rsidRPr="00BC7629">
              <w:rPr>
                <w:rFonts w:hint="eastAsia"/>
                <w:sz w:val="22"/>
                <w:szCs w:val="22"/>
              </w:rPr>
              <w:t>ed</w:t>
            </w:r>
            <w:r w:rsidRPr="00BC7629">
              <w:rPr>
                <w:rFonts w:hint="eastAsia"/>
                <w:sz w:val="22"/>
                <w:szCs w:val="22"/>
                <w:lang w:val="en"/>
              </w:rPr>
              <w:t xml:space="preserve"> new.</w:t>
            </w:r>
          </w:p>
          <w:p w:rsidR="00DF1C7C" w:rsidRDefault="00DF1C7C">
            <w:pPr>
              <w:snapToGrid w:val="0"/>
              <w:spacing w:line="0" w:lineRule="atLeast"/>
              <w:rPr>
                <w:sz w:val="22"/>
                <w:szCs w:val="22"/>
                <w:lang w:val="en"/>
              </w:rPr>
            </w:pPr>
            <w:r>
              <w:rPr>
                <w:sz w:val="22"/>
                <w:szCs w:val="22"/>
                <w:lang w:val="en"/>
              </w:rPr>
              <w:t>6.2.7.SET_SEQCNT_ERR</w:t>
            </w:r>
          </w:p>
          <w:p w:rsidR="00DF1C7C" w:rsidRDefault="00DF1C7C" w:rsidP="005038B9">
            <w:pPr>
              <w:snapToGrid w:val="0"/>
              <w:spacing w:line="0" w:lineRule="atLeast"/>
              <w:ind w:leftChars="100" w:left="240"/>
              <w:rPr>
                <w:sz w:val="22"/>
                <w:szCs w:val="22"/>
                <w:lang w:val="en"/>
              </w:rPr>
            </w:pPr>
            <w:r w:rsidRPr="00BC7629">
              <w:rPr>
                <w:rFonts w:hint="eastAsia"/>
                <w:sz w:val="22"/>
                <w:szCs w:val="22"/>
                <w:lang w:val="en"/>
              </w:rPr>
              <w:t>Add</w:t>
            </w:r>
            <w:r w:rsidRPr="00BC7629">
              <w:rPr>
                <w:rFonts w:hint="eastAsia"/>
                <w:sz w:val="22"/>
                <w:szCs w:val="22"/>
              </w:rPr>
              <w:t>ed</w:t>
            </w:r>
            <w:r w:rsidRPr="00BC7629">
              <w:rPr>
                <w:rFonts w:hint="eastAsia"/>
                <w:sz w:val="22"/>
                <w:szCs w:val="22"/>
                <w:lang w:val="en"/>
              </w:rPr>
              <w:t xml:space="preserve"> new.</w:t>
            </w:r>
          </w:p>
          <w:p w:rsidR="00DF1C7C" w:rsidRDefault="00DF1C7C">
            <w:pPr>
              <w:rPr>
                <w:sz w:val="22"/>
                <w:szCs w:val="22"/>
              </w:rPr>
            </w:pPr>
            <w:r>
              <w:rPr>
                <w:rFonts w:hint="eastAsia"/>
                <w:sz w:val="22"/>
                <w:szCs w:val="22"/>
              </w:rPr>
              <w:t>7.1.</w:t>
            </w:r>
            <w:r>
              <w:rPr>
                <w:sz w:val="22"/>
                <w:szCs w:val="22"/>
                <w:lang w:val="en"/>
              </w:rPr>
              <w:t xml:space="preserve"> </w:t>
            </w:r>
            <w:r>
              <w:rPr>
                <w:rFonts w:hint="eastAsia"/>
                <w:sz w:val="22"/>
                <w:szCs w:val="22"/>
                <w:lang w:val="en"/>
              </w:rPr>
              <w:t>SFP module alarm threshold</w:t>
            </w:r>
          </w:p>
          <w:p w:rsidR="00DF1C7C" w:rsidRPr="00BC7629" w:rsidRDefault="00DF1C7C">
            <w:pPr>
              <w:snapToGrid w:val="0"/>
              <w:spacing w:line="0" w:lineRule="atLeast"/>
              <w:rPr>
                <w:sz w:val="22"/>
                <w:szCs w:val="22"/>
                <w:lang w:val="en"/>
              </w:rPr>
            </w:pPr>
            <w:r>
              <w:rPr>
                <w:rFonts w:hint="eastAsia"/>
                <w:sz w:val="22"/>
                <w:szCs w:val="22"/>
                <w:lang w:val="en"/>
              </w:rPr>
              <w:t xml:space="preserve"> </w:t>
            </w:r>
            <w:r w:rsidRPr="00BC7629">
              <w:rPr>
                <w:rFonts w:hint="eastAsia"/>
                <w:sz w:val="22"/>
                <w:szCs w:val="22"/>
                <w:lang w:val="en"/>
              </w:rPr>
              <w:t xml:space="preserve"> Add</w:t>
            </w:r>
            <w:r w:rsidRPr="00BC7629">
              <w:rPr>
                <w:rFonts w:hint="eastAsia"/>
                <w:sz w:val="22"/>
                <w:szCs w:val="22"/>
              </w:rPr>
              <w:t>ed</w:t>
            </w:r>
            <w:r w:rsidRPr="00BC7629">
              <w:rPr>
                <w:rFonts w:hint="eastAsia"/>
                <w:sz w:val="22"/>
                <w:szCs w:val="22"/>
                <w:lang w:val="en"/>
              </w:rPr>
              <w:t xml:space="preserve"> new.</w:t>
            </w:r>
          </w:p>
        </w:tc>
      </w:tr>
      <w:tr w:rsidR="00DF1C7C">
        <w:tc>
          <w:tcPr>
            <w:tcW w:w="1134" w:type="dxa"/>
            <w:tcBorders>
              <w:top w:val="single" w:sz="4" w:space="0" w:color="auto"/>
              <w:left w:val="single" w:sz="12"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1.0.4</w:t>
            </w:r>
          </w:p>
        </w:tc>
        <w:tc>
          <w:tcPr>
            <w:tcW w:w="1559"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2016/08/30</w:t>
            </w:r>
          </w:p>
        </w:tc>
        <w:tc>
          <w:tcPr>
            <w:tcW w:w="1701"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rPr>
                <w:sz w:val="22"/>
                <w:szCs w:val="22"/>
              </w:rPr>
            </w:pPr>
            <w:r>
              <w:rPr>
                <w:rFonts w:hint="eastAsia"/>
                <w:sz w:val="22"/>
                <w:szCs w:val="22"/>
              </w:rPr>
              <w:t>K.Shimoyama</w:t>
            </w:r>
          </w:p>
        </w:tc>
        <w:tc>
          <w:tcPr>
            <w:tcW w:w="5245" w:type="dxa"/>
            <w:tcBorders>
              <w:top w:val="single" w:sz="4" w:space="0" w:color="auto"/>
              <w:left w:val="single" w:sz="4" w:space="0" w:color="auto"/>
              <w:bottom w:val="single" w:sz="4" w:space="0" w:color="auto"/>
              <w:right w:val="single" w:sz="12" w:space="0" w:color="auto"/>
            </w:tcBorders>
            <w:vAlign w:val="center"/>
          </w:tcPr>
          <w:p w:rsidR="00BC7629" w:rsidRPr="00170C94" w:rsidRDefault="00DF1C7C">
            <w:pPr>
              <w:pStyle w:val="HTML0"/>
              <w:spacing w:line="0" w:lineRule="atLeast"/>
              <w:rPr>
                <w:rFonts w:ascii="ＭＳ Ｐゴシック" w:eastAsia="ＭＳ Ｐゴシック" w:hAnsi="ＭＳ Ｐゴシック"/>
                <w:sz w:val="22"/>
                <w:szCs w:val="22"/>
              </w:rPr>
            </w:pPr>
            <w:r w:rsidRPr="00170C94">
              <w:rPr>
                <w:rFonts w:ascii="ＭＳ Ｐゴシック" w:eastAsia="ＭＳ Ｐゴシック" w:hAnsi="ＭＳ Ｐゴシック"/>
                <w:sz w:val="22"/>
                <w:szCs w:val="22"/>
              </w:rPr>
              <w:t>2.1. Structure of Receive Ring Buffer Mode</w:t>
            </w:r>
          </w:p>
          <w:p w:rsidR="00BC7629" w:rsidRPr="00170C94" w:rsidRDefault="00DF1C7C" w:rsidP="005038B9">
            <w:pPr>
              <w:pStyle w:val="HTML0"/>
              <w:spacing w:line="0" w:lineRule="atLeast"/>
              <w:ind w:firstLineChars="100" w:firstLine="220"/>
              <w:rPr>
                <w:rFonts w:ascii="ＭＳ Ｐゴシック" w:eastAsia="ＭＳ Ｐゴシック" w:hAnsi="ＭＳ Ｐゴシック"/>
                <w:sz w:val="22"/>
                <w:szCs w:val="22"/>
                <w:lang w:val="en"/>
              </w:rPr>
            </w:pPr>
            <w:r w:rsidRPr="00170C94">
              <w:rPr>
                <w:rFonts w:ascii="ＭＳ Ｐゴシック" w:eastAsia="ＭＳ Ｐゴシック" w:hAnsi="ＭＳ Ｐゴシック" w:hint="eastAsia"/>
                <w:sz w:val="22"/>
                <w:szCs w:val="22"/>
              </w:rPr>
              <w:t xml:space="preserve">Added the comment about </w:t>
            </w:r>
            <w:r w:rsidRPr="00170C94">
              <w:rPr>
                <w:rFonts w:ascii="ＭＳ Ｐゴシック" w:eastAsia="ＭＳ Ｐゴシック" w:hAnsi="ＭＳ Ｐゴシック"/>
                <w:sz w:val="22"/>
                <w:szCs w:val="22"/>
                <w:lang w:val="en"/>
              </w:rPr>
              <w:t>Linux memory</w:t>
            </w:r>
          </w:p>
          <w:p w:rsidR="00DF1C7C" w:rsidRPr="00170C94" w:rsidRDefault="00DF1C7C" w:rsidP="005038B9">
            <w:pPr>
              <w:pStyle w:val="HTML0"/>
              <w:spacing w:line="0" w:lineRule="atLeast"/>
              <w:ind w:firstLineChars="100" w:firstLine="220"/>
              <w:rPr>
                <w:rFonts w:ascii="ＭＳ Ｐゴシック" w:eastAsia="ＭＳ Ｐゴシック" w:hAnsi="ＭＳ Ｐゴシック"/>
                <w:sz w:val="22"/>
                <w:szCs w:val="22"/>
                <w:lang w:val="en"/>
              </w:rPr>
            </w:pPr>
            <w:r w:rsidRPr="00170C94">
              <w:rPr>
                <w:rFonts w:ascii="ＭＳ Ｐゴシック" w:eastAsia="ＭＳ Ｐゴシック" w:hAnsi="ＭＳ Ｐゴシック"/>
                <w:sz w:val="22"/>
                <w:szCs w:val="22"/>
                <w:lang w:val="en"/>
              </w:rPr>
              <w:t>management</w:t>
            </w:r>
            <w:r w:rsidRPr="00170C94">
              <w:rPr>
                <w:rFonts w:ascii="ＭＳ Ｐゴシック" w:eastAsia="ＭＳ Ｐゴシック" w:hAnsi="ＭＳ Ｐゴシック" w:hint="eastAsia"/>
                <w:sz w:val="22"/>
                <w:szCs w:val="22"/>
                <w:lang w:val="en"/>
              </w:rPr>
              <w:t>.</w:t>
            </w:r>
          </w:p>
          <w:p w:rsidR="00DF1C7C" w:rsidRPr="00BC7629" w:rsidRDefault="00DF1C7C">
            <w:pPr>
              <w:pStyle w:val="HTML0"/>
              <w:spacing w:line="0" w:lineRule="atLeast"/>
              <w:rPr>
                <w:rFonts w:eastAsia="ＭＳ Ｐゴシック"/>
                <w:sz w:val="22"/>
                <w:szCs w:val="22"/>
                <w:lang w:val="en"/>
              </w:rPr>
            </w:pPr>
          </w:p>
          <w:p w:rsidR="00DF1C7C" w:rsidRPr="005F02A7" w:rsidRDefault="00DF1C7C">
            <w:pPr>
              <w:pStyle w:val="HTML0"/>
              <w:spacing w:line="0" w:lineRule="atLeast"/>
              <w:rPr>
                <w:rFonts w:ascii="ＭＳ Ｐゴシック" w:eastAsia="ＭＳ Ｐゴシック" w:hAnsi="ＭＳ Ｐゴシック"/>
                <w:sz w:val="22"/>
                <w:szCs w:val="22"/>
              </w:rPr>
            </w:pPr>
            <w:r w:rsidRPr="005F02A7">
              <w:rPr>
                <w:rFonts w:ascii="ＭＳ Ｐゴシック" w:eastAsia="ＭＳ Ｐゴシック" w:hAnsi="ＭＳ Ｐゴシック"/>
                <w:sz w:val="22"/>
                <w:szCs w:val="22"/>
              </w:rPr>
              <w:t>3.2.Information Fram</w:t>
            </w:r>
            <w:r w:rsidRPr="005F02A7">
              <w:rPr>
                <w:rFonts w:ascii="ＭＳ Ｐゴシック" w:eastAsia="ＭＳ Ｐゴシック" w:hAnsi="ＭＳ Ｐゴシック" w:hint="eastAsia"/>
                <w:sz w:val="22"/>
                <w:szCs w:val="22"/>
              </w:rPr>
              <w:t>e</w:t>
            </w:r>
          </w:p>
          <w:p w:rsidR="00DF1C7C" w:rsidRPr="005F02A7" w:rsidRDefault="00DF1C7C">
            <w:pPr>
              <w:pStyle w:val="HTML0"/>
              <w:spacing w:line="0" w:lineRule="atLeast"/>
              <w:ind w:leftChars="100" w:left="240"/>
              <w:rPr>
                <w:rFonts w:ascii="ＭＳ Ｐゴシック" w:eastAsia="ＭＳ Ｐゴシック" w:hAnsi="ＭＳ Ｐゴシック"/>
                <w:sz w:val="22"/>
                <w:szCs w:val="22"/>
              </w:rPr>
            </w:pPr>
            <w:r w:rsidRPr="005F02A7">
              <w:rPr>
                <w:rFonts w:ascii="ＭＳ Ｐゴシック" w:eastAsia="ＭＳ Ｐゴシック" w:hAnsi="ＭＳ Ｐゴシック" w:hint="eastAsia"/>
                <w:sz w:val="22"/>
                <w:szCs w:val="22"/>
              </w:rPr>
              <w:t>Sequence Count Error bits are added into Frame　status.</w:t>
            </w:r>
          </w:p>
          <w:p w:rsidR="00DF1C7C" w:rsidRDefault="00DF1C7C">
            <w:pPr>
              <w:pStyle w:val="HTML0"/>
              <w:spacing w:line="0" w:lineRule="atLeast"/>
              <w:ind w:leftChars="100" w:left="240"/>
              <w:rPr>
                <w:sz w:val="22"/>
                <w:szCs w:val="22"/>
              </w:rPr>
            </w:pP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6.1.Monitoring  Item</w:t>
            </w:r>
            <w:r w:rsidRPr="00DF1013">
              <w:rPr>
                <w:rFonts w:ascii="ＭＳ Ｐゴシック" w:eastAsia="ＭＳ Ｐゴシック" w:hAnsi="ＭＳ Ｐゴシック" w:hint="eastAsia"/>
                <w:sz w:val="22"/>
                <w:szCs w:val="22"/>
              </w:rPr>
              <w:t>s(</w:t>
            </w:r>
            <w:r w:rsidRPr="00DF1013">
              <w:rPr>
                <w:rFonts w:ascii="ＭＳ Ｐゴシック" w:eastAsia="ＭＳ Ｐゴシック" w:hAnsi="ＭＳ Ｐゴシック"/>
                <w:sz w:val="22"/>
                <w:szCs w:val="22"/>
                <w:lang w:val="en"/>
              </w:rPr>
              <w:t>The overall change</w:t>
            </w:r>
            <w:r w:rsidRPr="00DF1013">
              <w:rPr>
                <w:rFonts w:ascii="ＭＳ Ｐゴシック" w:eastAsia="ＭＳ Ｐゴシック" w:hAnsi="ＭＳ Ｐゴシック" w:hint="eastAsia"/>
                <w:sz w:val="22"/>
                <w:szCs w:val="22"/>
              </w:rPr>
              <w:t>)</w:t>
            </w:r>
          </w:p>
          <w:p w:rsidR="0077670E" w:rsidRPr="005038B9" w:rsidRDefault="00DF1C7C" w:rsidP="007364A8">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 xml:space="preserve">0 of bit value is normal, and 1 of bit value is alarm </w:t>
            </w:r>
          </w:p>
          <w:p w:rsidR="00DF1C7C" w:rsidRPr="005038B9" w:rsidRDefault="00DF1C7C" w:rsidP="005038B9">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w:t>
            </w:r>
            <w:r w:rsidR="00DF3F17">
              <w:rPr>
                <w:rFonts w:ascii="ＭＳ Ｐゴシック" w:eastAsia="ＭＳ Ｐゴシック" w:hAnsi="ＭＳ Ｐゴシック" w:hint="eastAsia"/>
                <w:sz w:val="22"/>
                <w:szCs w:val="22"/>
              </w:rPr>
              <w:t xml:space="preserve">or </w:t>
            </w:r>
            <w:r w:rsidRPr="005038B9">
              <w:rPr>
                <w:rFonts w:ascii="ＭＳ Ｐゴシック" w:eastAsia="ＭＳ Ｐゴシック" w:hAnsi="ＭＳ Ｐゴシック"/>
                <w:sz w:val="22"/>
                <w:szCs w:val="22"/>
              </w:rPr>
              <w:t>failures).</w:t>
            </w:r>
          </w:p>
          <w:p w:rsidR="00DF1C7C" w:rsidRDefault="00DF1C7C">
            <w:pPr>
              <w:pStyle w:val="HTML0"/>
              <w:spacing w:line="0" w:lineRule="atLeast"/>
              <w:ind w:firstLineChars="100" w:firstLine="220"/>
              <w:rPr>
                <w:sz w:val="22"/>
                <w:szCs w:val="22"/>
              </w:rPr>
            </w:pPr>
          </w:p>
          <w:p w:rsidR="00DF1C7C" w:rsidRPr="00FB719A" w:rsidRDefault="00DF1C7C">
            <w:pPr>
              <w:rPr>
                <w:sz w:val="22"/>
                <w:szCs w:val="22"/>
              </w:rPr>
            </w:pPr>
            <w:r w:rsidRPr="00FB719A">
              <w:rPr>
                <w:rFonts w:hint="eastAsia"/>
                <w:sz w:val="22"/>
                <w:szCs w:val="22"/>
              </w:rPr>
              <w:t>6.1.1.</w:t>
            </w:r>
            <w:r w:rsidRPr="00FB719A">
              <w:rPr>
                <w:sz w:val="22"/>
                <w:szCs w:val="22"/>
              </w:rPr>
              <w:t>GET_ALARM_STATUS_REG</w:t>
            </w:r>
          </w:p>
          <w:p w:rsidR="00DF1C7C" w:rsidRPr="005038B9" w:rsidRDefault="00DF1C7C">
            <w:pPr>
              <w:pStyle w:val="HTML0"/>
              <w:spacing w:line="0" w:lineRule="atLeast"/>
              <w:rPr>
                <w:rFonts w:ascii="ＭＳ Ｐゴシック" w:eastAsia="ＭＳ Ｐゴシック" w:hAnsi="ＭＳ Ｐゴシック" w:cs="Times New Roman"/>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cs="Times New Roman"/>
                <w:sz w:val="22"/>
                <w:szCs w:val="22"/>
              </w:rPr>
              <w:t>bit 0</w:t>
            </w:r>
            <w:r w:rsidRPr="005038B9">
              <w:rPr>
                <w:rFonts w:ascii="ＭＳ Ｐゴシック" w:eastAsia="ＭＳ Ｐゴシック" w:hAnsi="ＭＳ Ｐゴシック" w:cs="Times New Roman" w:hint="eastAsia"/>
                <w:sz w:val="22"/>
                <w:szCs w:val="22"/>
              </w:rPr>
              <w:t xml:space="preserve">: </w:t>
            </w:r>
            <w:r w:rsidRPr="005038B9">
              <w:rPr>
                <w:rFonts w:ascii="ＭＳ Ｐゴシック" w:eastAsia="ＭＳ Ｐゴシック" w:hAnsi="ＭＳ Ｐゴシック" w:cs="Times New Roman"/>
                <w:sz w:val="22"/>
                <w:szCs w:val="22"/>
              </w:rPr>
              <w:t>ALMINT’</w:t>
            </w:r>
            <w:r w:rsidRPr="005038B9">
              <w:rPr>
                <w:rFonts w:ascii="ＭＳ Ｐゴシック" w:eastAsia="ＭＳ Ｐゴシック" w:hAnsi="ＭＳ Ｐゴシック" w:cs="Times New Roman" w:hint="eastAsia"/>
                <w:sz w:val="22"/>
                <w:szCs w:val="22"/>
              </w:rPr>
              <w:t xml:space="preserve"> is deleted.</w:t>
            </w:r>
          </w:p>
          <w:p w:rsidR="00DF1C7C" w:rsidRDefault="00DF1C7C" w:rsidP="005038B9">
            <w:pPr>
              <w:pStyle w:val="HTML0"/>
              <w:spacing w:line="0" w:lineRule="atLeast"/>
            </w:pPr>
            <w:r w:rsidRPr="005038B9">
              <w:rPr>
                <w:rFonts w:ascii="ＭＳ Ｐゴシック" w:eastAsia="ＭＳ Ｐゴシック" w:hAnsi="ＭＳ Ｐゴシック" w:cs="Times New Roman" w:hint="eastAsia"/>
                <w:sz w:val="22"/>
                <w:szCs w:val="22"/>
              </w:rPr>
              <w:t xml:space="preserve">　Warning bits is added.</w:t>
            </w:r>
          </w:p>
          <w:p w:rsidR="00DF1C7C" w:rsidRPr="001D2717" w:rsidRDefault="00DF1C7C">
            <w:pPr>
              <w:snapToGrid w:val="0"/>
              <w:spacing w:line="0" w:lineRule="atLeast"/>
              <w:rPr>
                <w:sz w:val="22"/>
                <w:szCs w:val="22"/>
              </w:rPr>
            </w:pPr>
          </w:p>
        </w:tc>
      </w:tr>
    </w:tbl>
    <w:p w:rsidR="00DF1C7C" w:rsidRDefault="00DF1C7C">
      <w:pPr>
        <w:jc w:val="right"/>
      </w:pPr>
      <w:r>
        <w:rPr>
          <w:rFonts w:hint="eastAsia"/>
        </w:rPr>
        <w:t>(Continued to the next page.)</w:t>
      </w:r>
      <w:r>
        <w:br w:type="page"/>
      </w:r>
      <w:r>
        <w:rPr>
          <w:rFonts w:hint="eastAsia"/>
        </w:rPr>
        <w:lastRenderedPageBreak/>
        <w:t xml:space="preserve">(Continued from the </w:t>
      </w:r>
      <w:r>
        <w:t>previous</w:t>
      </w:r>
      <w:r>
        <w:rPr>
          <w:rFonts w:hint="eastAsia"/>
        </w:rPr>
        <w:t xml:space="preserve"> page.)</w:t>
      </w:r>
    </w:p>
    <w:tbl>
      <w:tblPr>
        <w:tblW w:w="0" w:type="auto"/>
        <w:tblInd w:w="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559"/>
        <w:gridCol w:w="1701"/>
        <w:gridCol w:w="5245"/>
      </w:tblGrid>
      <w:tr w:rsidR="00DF1C7C">
        <w:tc>
          <w:tcPr>
            <w:tcW w:w="1134" w:type="dxa"/>
            <w:tcBorders>
              <w:top w:val="single" w:sz="4" w:space="0" w:color="auto"/>
              <w:left w:val="single" w:sz="12"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1.0.4</w:t>
            </w:r>
          </w:p>
        </w:tc>
        <w:tc>
          <w:tcPr>
            <w:tcW w:w="1559"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2016/08/30</w:t>
            </w:r>
          </w:p>
        </w:tc>
        <w:tc>
          <w:tcPr>
            <w:tcW w:w="1701"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rPr>
                <w:sz w:val="22"/>
                <w:szCs w:val="22"/>
              </w:rPr>
            </w:pPr>
            <w:r>
              <w:rPr>
                <w:rFonts w:hint="eastAsia"/>
                <w:sz w:val="22"/>
                <w:szCs w:val="22"/>
              </w:rPr>
              <w:t>K.Shimoyama</w:t>
            </w:r>
          </w:p>
        </w:tc>
        <w:tc>
          <w:tcPr>
            <w:tcW w:w="5245" w:type="dxa"/>
            <w:tcBorders>
              <w:top w:val="single" w:sz="4" w:space="0" w:color="auto"/>
              <w:left w:val="single" w:sz="4" w:space="0" w:color="auto"/>
              <w:bottom w:val="single" w:sz="4" w:space="0" w:color="auto"/>
              <w:right w:val="single" w:sz="12" w:space="0" w:color="auto"/>
            </w:tcBorders>
            <w:vAlign w:val="center"/>
          </w:tcPr>
          <w:p w:rsidR="00DF1C7C" w:rsidRPr="004A6F76" w:rsidRDefault="00DF1C7C">
            <w:pPr>
              <w:rPr>
                <w:sz w:val="22"/>
                <w:szCs w:val="22"/>
              </w:rPr>
            </w:pPr>
            <w:r w:rsidRPr="004A6F76">
              <w:rPr>
                <w:rFonts w:hint="eastAsia"/>
                <w:sz w:val="22"/>
                <w:szCs w:val="22"/>
              </w:rPr>
              <w:t>6.1.2.</w:t>
            </w:r>
            <w:r w:rsidRPr="004A6F76">
              <w:rPr>
                <w:sz w:val="22"/>
                <w:szCs w:val="22"/>
              </w:rPr>
              <w:t>GET_</w:t>
            </w:r>
            <w:r w:rsidRPr="004A6F76">
              <w:rPr>
                <w:rFonts w:hint="eastAsia"/>
                <w:sz w:val="22"/>
                <w:szCs w:val="22"/>
              </w:rPr>
              <w:t>POWER_</w:t>
            </w:r>
            <w:r w:rsidRPr="004A6F76">
              <w:rPr>
                <w:sz w:val="22"/>
                <w:szCs w:val="22"/>
              </w:rPr>
              <w:t>ALARM_REG</w:t>
            </w:r>
          </w:p>
          <w:p w:rsidR="00DF1C7C" w:rsidRPr="005038B9" w:rsidRDefault="00DF1C7C">
            <w:pPr>
              <w:pStyle w:val="HTML0"/>
              <w:spacing w:line="0" w:lineRule="atLeast"/>
              <w:rPr>
                <w:rFonts w:ascii="ＭＳ Ｐゴシック" w:eastAsia="ＭＳ Ｐゴシック" w:hAnsi="ＭＳ Ｐゴシック" w:cs="Times New Roman"/>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cs="Times New Roman"/>
                <w:sz w:val="22"/>
                <w:szCs w:val="22"/>
              </w:rPr>
              <w:t>bit 0</w:t>
            </w:r>
            <w:r w:rsidRPr="005038B9">
              <w:rPr>
                <w:rFonts w:ascii="ＭＳ Ｐゴシック" w:eastAsia="ＭＳ Ｐゴシック" w:hAnsi="ＭＳ Ｐゴシック" w:cs="Times New Roman" w:hint="eastAsia"/>
                <w:sz w:val="22"/>
                <w:szCs w:val="22"/>
              </w:rPr>
              <w:t xml:space="preserve">: </w:t>
            </w:r>
            <w:r w:rsidRPr="005038B9">
              <w:rPr>
                <w:rFonts w:ascii="ＭＳ Ｐゴシック" w:eastAsia="ＭＳ Ｐゴシック" w:hAnsi="ＭＳ Ｐゴシック" w:cs="Times New Roman"/>
                <w:sz w:val="22"/>
                <w:szCs w:val="22"/>
              </w:rPr>
              <w:t>Power summary alarm’</w:t>
            </w:r>
            <w:r w:rsidRPr="005038B9">
              <w:rPr>
                <w:rFonts w:ascii="ＭＳ Ｐゴシック" w:eastAsia="ＭＳ Ｐゴシック" w:hAnsi="ＭＳ Ｐゴシック" w:cs="Times New Roman" w:hint="eastAsia"/>
                <w:sz w:val="22"/>
                <w:szCs w:val="22"/>
              </w:rPr>
              <w:t xml:space="preserve"> is deleted.</w:t>
            </w:r>
          </w:p>
          <w:p w:rsidR="00DF1C7C" w:rsidRPr="005038B9" w:rsidRDefault="00DF1C7C">
            <w:pPr>
              <w:pStyle w:val="HTML0"/>
              <w:spacing w:line="0" w:lineRule="atLeast"/>
              <w:ind w:firstLineChars="50" w:firstLine="110"/>
              <w:rPr>
                <w:rFonts w:ascii="ＭＳ Ｐゴシック" w:eastAsia="ＭＳ Ｐゴシック" w:hAnsi="ＭＳ Ｐゴシック" w:cs="Times New Roman"/>
                <w:sz w:val="22"/>
                <w:szCs w:val="22"/>
              </w:rPr>
            </w:pPr>
            <w:r w:rsidRPr="005038B9">
              <w:rPr>
                <w:rFonts w:ascii="ＭＳ Ｐゴシック" w:eastAsia="ＭＳ Ｐゴシック" w:hAnsi="ＭＳ Ｐゴシック" w:cs="Times New Roman" w:hint="eastAsia"/>
                <w:sz w:val="22"/>
                <w:szCs w:val="22"/>
              </w:rPr>
              <w:t xml:space="preserve"> Warning bits is added.</w:t>
            </w:r>
          </w:p>
          <w:p w:rsidR="00DF1C7C" w:rsidRDefault="00DF1C7C">
            <w:pPr>
              <w:snapToGrid w:val="0"/>
              <w:spacing w:line="0" w:lineRule="atLeast"/>
              <w:rPr>
                <w:sz w:val="22"/>
                <w:szCs w:val="22"/>
                <w:lang w:val="en"/>
              </w:rPr>
            </w:pPr>
          </w:p>
          <w:p w:rsidR="00DF1C7C" w:rsidRDefault="00DF1C7C">
            <w:pPr>
              <w:snapToGrid w:val="0"/>
              <w:spacing w:line="0" w:lineRule="atLeast"/>
              <w:rPr>
                <w:sz w:val="22"/>
                <w:szCs w:val="22"/>
                <w:lang w:val="en"/>
              </w:rPr>
            </w:pPr>
            <w:r>
              <w:rPr>
                <w:sz w:val="22"/>
                <w:szCs w:val="22"/>
                <w:lang w:val="en"/>
              </w:rPr>
              <w:t>6.1.5. GET_DFR_VOLTAGE_STATUS</w:t>
            </w:r>
          </w:p>
          <w:p w:rsidR="00DF1C7C" w:rsidRPr="00AC1ED4" w:rsidRDefault="00DF1C7C">
            <w:pPr>
              <w:snapToGrid w:val="0"/>
              <w:spacing w:line="0" w:lineRule="atLeast"/>
              <w:ind w:firstLineChars="100" w:firstLine="220"/>
              <w:rPr>
                <w:sz w:val="22"/>
                <w:szCs w:val="22"/>
                <w:lang w:val="en"/>
              </w:rPr>
            </w:pPr>
            <w:r w:rsidRPr="00AC1ED4">
              <w:rPr>
                <w:rFonts w:hint="eastAsia"/>
                <w:sz w:val="22"/>
                <w:szCs w:val="22"/>
                <w:lang w:val="en"/>
              </w:rPr>
              <w:t xml:space="preserve"> </w:t>
            </w:r>
            <w:r w:rsidRPr="00AC1ED4">
              <w:rPr>
                <w:sz w:val="22"/>
                <w:szCs w:val="22"/>
                <w:lang w:val="en"/>
              </w:rPr>
              <w:t>Add</w:t>
            </w:r>
            <w:r w:rsidRPr="00AC1ED4">
              <w:rPr>
                <w:rFonts w:hint="eastAsia"/>
                <w:sz w:val="22"/>
                <w:szCs w:val="22"/>
              </w:rPr>
              <w:t>ed</w:t>
            </w:r>
            <w:r w:rsidRPr="00AC1ED4">
              <w:rPr>
                <w:sz w:val="22"/>
                <w:szCs w:val="22"/>
                <w:lang w:val="en"/>
              </w:rPr>
              <w:t xml:space="preserve"> the remarks column</w:t>
            </w:r>
            <w:r w:rsidRPr="00AC1ED4">
              <w:rPr>
                <w:rFonts w:hint="eastAsia"/>
                <w:sz w:val="22"/>
                <w:szCs w:val="22"/>
                <w:lang w:val="en"/>
              </w:rPr>
              <w:t>.</w:t>
            </w:r>
          </w:p>
          <w:p w:rsidR="00DF1C7C" w:rsidRDefault="00DF1C7C">
            <w:pPr>
              <w:snapToGrid w:val="0"/>
              <w:spacing w:line="0" w:lineRule="atLeast"/>
              <w:rPr>
                <w:sz w:val="22"/>
                <w:szCs w:val="22"/>
                <w:lang w:val="en"/>
              </w:rPr>
            </w:pPr>
          </w:p>
          <w:p w:rsidR="00DF1C7C" w:rsidRPr="005E3D04" w:rsidRDefault="00DF1C7C">
            <w:pPr>
              <w:rPr>
                <w:sz w:val="22"/>
                <w:szCs w:val="22"/>
              </w:rPr>
            </w:pPr>
            <w:r w:rsidRPr="005E3D04">
              <w:rPr>
                <w:rFonts w:hint="eastAsia"/>
                <w:sz w:val="22"/>
                <w:szCs w:val="22"/>
              </w:rPr>
              <w:t>6.1.10.</w:t>
            </w:r>
            <w:r w:rsidRPr="005E3D04">
              <w:rPr>
                <w:sz w:val="22"/>
                <w:szCs w:val="22"/>
                <w:lang w:val="en"/>
              </w:rPr>
              <w:t xml:space="preserve"> </w:t>
            </w:r>
            <w:r w:rsidRPr="005E3D04">
              <w:rPr>
                <w:sz w:val="22"/>
                <w:szCs w:val="22"/>
              </w:rPr>
              <w:t>GET_</w:t>
            </w:r>
            <w:r w:rsidRPr="005E3D04">
              <w:rPr>
                <w:rFonts w:hint="eastAsia"/>
                <w:sz w:val="22"/>
                <w:szCs w:val="22"/>
              </w:rPr>
              <w:t>DFR_METAFRAME_DELAY</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C</w:t>
            </w:r>
            <w:r w:rsidRPr="005038B9">
              <w:rPr>
                <w:rFonts w:ascii="ＭＳ Ｐゴシック" w:eastAsia="ＭＳ Ｐゴシック" w:hAnsi="ＭＳ Ｐゴシック" w:hint="eastAsia"/>
                <w:sz w:val="22"/>
                <w:szCs w:val="22"/>
              </w:rPr>
              <w:t>lock is changed to 200MHz from 125MHz.</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Value of Data is changed to 32bit-value from </w:t>
            </w:r>
          </w:p>
          <w:p w:rsidR="00DF1C7C" w:rsidRPr="005038B9" w:rsidRDefault="00DF1C7C">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24bit-value.</w:t>
            </w:r>
          </w:p>
          <w:p w:rsidR="00DF1C7C" w:rsidRPr="005E3D04" w:rsidRDefault="00DF1C7C">
            <w:pPr>
              <w:snapToGrid w:val="0"/>
              <w:spacing w:line="0" w:lineRule="atLeast"/>
              <w:ind w:firstLineChars="50" w:firstLine="110"/>
              <w:rPr>
                <w:sz w:val="22"/>
                <w:szCs w:val="22"/>
                <w:lang w:val="en"/>
              </w:rPr>
            </w:pPr>
            <w:r w:rsidRPr="005E3D04">
              <w:rPr>
                <w:sz w:val="22"/>
                <w:szCs w:val="22"/>
                <w:lang w:val="en"/>
              </w:rPr>
              <w:t>Add</w:t>
            </w:r>
            <w:r w:rsidRPr="005E3D04">
              <w:rPr>
                <w:rFonts w:hint="eastAsia"/>
                <w:sz w:val="22"/>
                <w:szCs w:val="22"/>
              </w:rPr>
              <w:t>ed</w:t>
            </w:r>
            <w:r w:rsidRPr="005E3D04">
              <w:rPr>
                <w:sz w:val="22"/>
                <w:szCs w:val="22"/>
                <w:lang w:val="en"/>
              </w:rPr>
              <w:t xml:space="preserve"> the remarks column</w:t>
            </w:r>
            <w:r w:rsidRPr="005E3D04">
              <w:rPr>
                <w:rFonts w:hint="eastAsia"/>
                <w:sz w:val="22"/>
                <w:szCs w:val="22"/>
                <w:lang w:val="en"/>
              </w:rPr>
              <w:t>.</w:t>
            </w:r>
          </w:p>
          <w:p w:rsidR="00DF1C7C" w:rsidRDefault="00DF1C7C">
            <w:pPr>
              <w:snapToGrid w:val="0"/>
              <w:spacing w:line="0" w:lineRule="atLeast"/>
              <w:rPr>
                <w:sz w:val="22"/>
                <w:szCs w:val="22"/>
                <w:lang w:val="en"/>
              </w:rPr>
            </w:pPr>
          </w:p>
          <w:p w:rsidR="00DF1C7C" w:rsidRDefault="00DF1C7C">
            <w:pPr>
              <w:rPr>
                <w:sz w:val="22"/>
                <w:szCs w:val="22"/>
              </w:rPr>
            </w:pPr>
            <w:r>
              <w:rPr>
                <w:rFonts w:hint="eastAsia"/>
                <w:sz w:val="22"/>
                <w:szCs w:val="22"/>
              </w:rPr>
              <w:t>6.1.12.</w:t>
            </w:r>
            <w:r>
              <w:rPr>
                <w:sz w:val="22"/>
                <w:szCs w:val="22"/>
                <w:lang w:val="en"/>
              </w:rPr>
              <w:t xml:space="preserve"> </w:t>
            </w:r>
            <w:r>
              <w:rPr>
                <w:sz w:val="22"/>
                <w:szCs w:val="22"/>
              </w:rPr>
              <w:t>GET_</w:t>
            </w:r>
            <w:r>
              <w:rPr>
                <w:rFonts w:hint="eastAsia"/>
                <w:sz w:val="22"/>
                <w:szCs w:val="22"/>
              </w:rPr>
              <w:t>DFR_VER</w:t>
            </w:r>
          </w:p>
          <w:p w:rsidR="00DF1C7C" w:rsidRPr="005038B9" w:rsidRDefault="00DF1C7C">
            <w:pPr>
              <w:snapToGrid w:val="0"/>
              <w:spacing w:line="0" w:lineRule="atLeast"/>
              <w:rPr>
                <w:sz w:val="22"/>
                <w:szCs w:val="22"/>
                <w:lang w:val="en"/>
              </w:rPr>
            </w:pPr>
            <w:r>
              <w:rPr>
                <w:rFonts w:hint="eastAsia"/>
                <w:sz w:val="22"/>
                <w:szCs w:val="22"/>
                <w:lang w:val="en"/>
              </w:rPr>
              <w:t xml:space="preserve"> </w:t>
            </w:r>
            <w:r w:rsidRPr="00347A7D">
              <w:rPr>
                <w:rFonts w:hint="eastAsia"/>
                <w:sz w:val="22"/>
                <w:szCs w:val="22"/>
                <w:lang w:val="en"/>
              </w:rPr>
              <w:t>ItemID is changed b</w:t>
            </w:r>
            <w:r w:rsidRPr="005038B9">
              <w:rPr>
                <w:sz w:val="22"/>
                <w:szCs w:val="22"/>
                <w:lang w:val="en"/>
              </w:rPr>
              <w:t xml:space="preserve">ecause </w:t>
            </w:r>
            <w:r w:rsidRPr="005038B9">
              <w:rPr>
                <w:rFonts w:hint="eastAsia"/>
                <w:sz w:val="22"/>
                <w:szCs w:val="22"/>
                <w:lang w:val="en"/>
              </w:rPr>
              <w:t>ID</w:t>
            </w:r>
            <w:r w:rsidRPr="005038B9">
              <w:rPr>
                <w:sz w:val="22"/>
                <w:szCs w:val="22"/>
                <w:lang w:val="en"/>
              </w:rPr>
              <w:t xml:space="preserve"> is duplicate</w:t>
            </w:r>
            <w:r w:rsidRPr="005038B9">
              <w:rPr>
                <w:rFonts w:hint="eastAsia"/>
                <w:sz w:val="22"/>
                <w:szCs w:val="22"/>
                <w:lang w:val="en"/>
              </w:rPr>
              <w:t>.</w:t>
            </w:r>
          </w:p>
          <w:p w:rsidR="00DF1C7C" w:rsidRDefault="00DF1C7C">
            <w:pPr>
              <w:snapToGrid w:val="0"/>
              <w:spacing w:line="0" w:lineRule="atLeast"/>
              <w:rPr>
                <w:sz w:val="22"/>
                <w:szCs w:val="22"/>
                <w:lang w:val="en"/>
              </w:rPr>
            </w:pPr>
          </w:p>
          <w:p w:rsidR="00DF1C7C" w:rsidRPr="00E27797" w:rsidRDefault="00DF1C7C">
            <w:pPr>
              <w:rPr>
                <w:sz w:val="22"/>
                <w:szCs w:val="22"/>
              </w:rPr>
            </w:pPr>
            <w:r w:rsidRPr="00E27797">
              <w:rPr>
                <w:rFonts w:hint="eastAsia"/>
                <w:sz w:val="22"/>
                <w:szCs w:val="22"/>
              </w:rPr>
              <w:t>7.1.</w:t>
            </w:r>
            <w:r w:rsidRPr="00E27797">
              <w:rPr>
                <w:sz w:val="22"/>
                <w:szCs w:val="22"/>
                <w:lang w:val="en"/>
              </w:rPr>
              <w:t xml:space="preserve"> </w:t>
            </w:r>
            <w:r w:rsidRPr="00E27797">
              <w:rPr>
                <w:rFonts w:hint="eastAsia"/>
                <w:sz w:val="22"/>
                <w:szCs w:val="22"/>
                <w:lang w:val="en"/>
              </w:rPr>
              <w:t>SFP module warning and alarm threshold</w:t>
            </w:r>
          </w:p>
          <w:p w:rsidR="00DF1C7C" w:rsidRPr="005038B9" w:rsidRDefault="00DF1C7C">
            <w:pPr>
              <w:pStyle w:val="HTML0"/>
              <w:spacing w:line="0" w:lineRule="atLeast"/>
              <w:rPr>
                <w:rFonts w:ascii="ＭＳ Ｐゴシック" w:eastAsia="ＭＳ Ｐゴシック" w:hAnsi="ＭＳ Ｐゴシック"/>
                <w:sz w:val="22"/>
                <w:szCs w:val="22"/>
                <w:lang w:val="en"/>
              </w:rPr>
            </w:pPr>
            <w:r w:rsidRPr="005038B9">
              <w:rPr>
                <w:rFonts w:ascii="ＭＳ Ｐゴシック" w:eastAsia="ＭＳ Ｐゴシック" w:hAnsi="ＭＳ Ｐゴシック" w:hint="eastAsia"/>
                <w:sz w:val="22"/>
                <w:szCs w:val="22"/>
                <w:lang w:val="en"/>
              </w:rPr>
              <w:t xml:space="preserve"> Changed from </w:t>
            </w:r>
            <w:r w:rsidRPr="005038B9">
              <w:rPr>
                <w:rFonts w:ascii="ＭＳ Ｐゴシック" w:eastAsia="ＭＳ Ｐゴシック" w:hAnsi="ＭＳ Ｐゴシック"/>
                <w:sz w:val="22"/>
                <w:szCs w:val="22"/>
                <w:lang w:val="en"/>
              </w:rPr>
              <w:t>“</w:t>
            </w:r>
            <w:r w:rsidRPr="005038B9">
              <w:rPr>
                <w:rFonts w:ascii="ＭＳ Ｐゴシック" w:eastAsia="ＭＳ Ｐゴシック" w:hAnsi="ＭＳ Ｐゴシック" w:hint="eastAsia"/>
                <w:sz w:val="22"/>
                <w:szCs w:val="22"/>
              </w:rPr>
              <w:t>7.1.</w:t>
            </w:r>
            <w:r w:rsidRPr="005038B9">
              <w:rPr>
                <w:rFonts w:ascii="ＭＳ Ｐゴシック" w:eastAsia="ＭＳ Ｐゴシック" w:hAnsi="ＭＳ Ｐゴシック"/>
                <w:sz w:val="22"/>
                <w:szCs w:val="22"/>
                <w:lang w:val="en"/>
              </w:rPr>
              <w:t xml:space="preserve"> </w:t>
            </w:r>
            <w:r w:rsidRPr="005038B9">
              <w:rPr>
                <w:rFonts w:ascii="ＭＳ Ｐゴシック" w:eastAsia="ＭＳ Ｐゴシック" w:hAnsi="ＭＳ Ｐゴシック" w:hint="eastAsia"/>
                <w:sz w:val="22"/>
                <w:szCs w:val="22"/>
                <w:lang w:val="en"/>
              </w:rPr>
              <w:t>SFP module alarm threshold</w:t>
            </w:r>
            <w:r w:rsidRPr="005038B9">
              <w:rPr>
                <w:rFonts w:ascii="ＭＳ Ｐゴシック" w:eastAsia="ＭＳ Ｐゴシック" w:hAnsi="ＭＳ Ｐゴシック"/>
                <w:sz w:val="22"/>
                <w:szCs w:val="22"/>
                <w:lang w:val="en"/>
              </w:rPr>
              <w:t>”</w:t>
            </w:r>
            <w:r w:rsidRPr="005038B9">
              <w:rPr>
                <w:rFonts w:ascii="ＭＳ Ｐゴシック" w:eastAsia="ＭＳ Ｐゴシック" w:hAnsi="ＭＳ Ｐゴシック" w:hint="eastAsia"/>
                <w:sz w:val="22"/>
                <w:szCs w:val="22"/>
                <w:lang w:val="en"/>
              </w:rPr>
              <w:t>.</w:t>
            </w:r>
          </w:p>
          <w:p w:rsidR="00E27797" w:rsidRDefault="00E27797" w:rsidP="005038B9">
            <w:pPr>
              <w:pStyle w:val="HTML0"/>
              <w:spacing w:line="0" w:lineRule="atLeast"/>
              <w:ind w:firstLineChars="50" w:firstLine="110"/>
              <w:rPr>
                <w:sz w:val="22"/>
                <w:szCs w:val="22"/>
              </w:rPr>
            </w:pPr>
            <w:r w:rsidRPr="00E27797">
              <w:rPr>
                <w:rFonts w:ascii="ＭＳ Ｐゴシック" w:eastAsia="ＭＳ Ｐゴシック" w:hAnsi="ＭＳ Ｐゴシック"/>
                <w:sz w:val="22"/>
                <w:szCs w:val="22"/>
              </w:rPr>
              <w:t>A</w:t>
            </w:r>
            <w:r w:rsidRPr="00E27797">
              <w:rPr>
                <w:rFonts w:ascii="ＭＳ Ｐゴシック" w:eastAsia="ＭＳ Ｐゴシック" w:hAnsi="ＭＳ Ｐゴシック" w:hint="eastAsia"/>
                <w:sz w:val="22"/>
                <w:szCs w:val="22"/>
              </w:rPr>
              <w:t>dded referenced product type and comment.</w:t>
            </w:r>
          </w:p>
        </w:tc>
      </w:tr>
      <w:tr w:rsidR="00DF1C7C">
        <w:tc>
          <w:tcPr>
            <w:tcW w:w="1134" w:type="dxa"/>
            <w:tcBorders>
              <w:top w:val="single" w:sz="4" w:space="0" w:color="auto"/>
              <w:left w:val="single" w:sz="12"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1.0.5</w:t>
            </w:r>
          </w:p>
        </w:tc>
        <w:tc>
          <w:tcPr>
            <w:tcW w:w="1559"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2016/09/06</w:t>
            </w:r>
          </w:p>
        </w:tc>
        <w:tc>
          <w:tcPr>
            <w:tcW w:w="1701"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rPr>
                <w:sz w:val="22"/>
                <w:szCs w:val="22"/>
              </w:rPr>
            </w:pPr>
            <w:r>
              <w:rPr>
                <w:rFonts w:hint="eastAsia"/>
                <w:sz w:val="22"/>
                <w:szCs w:val="22"/>
              </w:rPr>
              <w:t>K.Shimoyama</w:t>
            </w:r>
          </w:p>
        </w:tc>
        <w:tc>
          <w:tcPr>
            <w:tcW w:w="5245" w:type="dxa"/>
            <w:tcBorders>
              <w:top w:val="single" w:sz="4" w:space="0" w:color="auto"/>
              <w:left w:val="single" w:sz="4" w:space="0" w:color="auto"/>
              <w:bottom w:val="single" w:sz="4" w:space="0" w:color="auto"/>
              <w:right w:val="single" w:sz="12" w:space="0" w:color="auto"/>
            </w:tcBorders>
            <w:vAlign w:val="center"/>
          </w:tcPr>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6.1.Monitoring  Items(</w:t>
            </w:r>
            <w:r w:rsidRPr="005038B9">
              <w:rPr>
                <w:rFonts w:ascii="ＭＳ Ｐゴシック" w:eastAsia="ＭＳ Ｐゴシック" w:hAnsi="ＭＳ Ｐゴシック"/>
                <w:sz w:val="22"/>
                <w:szCs w:val="22"/>
                <w:lang w:val="en"/>
              </w:rPr>
              <w:t>The overall change</w:t>
            </w:r>
            <w:r w:rsidRPr="005038B9">
              <w:rPr>
                <w:rFonts w:ascii="ＭＳ Ｐゴシック" w:eastAsia="ＭＳ Ｐゴシック" w:hAnsi="ＭＳ Ｐゴシック" w:hint="eastAsia"/>
                <w:sz w:val="22"/>
                <w:szCs w:val="22"/>
              </w:rPr>
              <w:t>)</w:t>
            </w:r>
          </w:p>
          <w:p w:rsidR="007E53D0" w:rsidRPr="005038B9" w:rsidRDefault="00DF1C7C">
            <w:pPr>
              <w:pStyle w:val="HTML0"/>
              <w:spacing w:line="0" w:lineRule="atLeast"/>
              <w:rPr>
                <w:rFonts w:ascii="ＭＳ Ｐゴシック" w:eastAsia="ＭＳ Ｐゴシック" w:hAnsi="ＭＳ Ｐゴシック" w:cs="Times New Roman"/>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cs="Times New Roman"/>
                <w:sz w:val="22"/>
                <w:szCs w:val="22"/>
              </w:rPr>
              <w:t xml:space="preserve">Reserved </w:t>
            </w:r>
            <w:r w:rsidRPr="005038B9">
              <w:rPr>
                <w:rFonts w:ascii="ＭＳ Ｐゴシック" w:eastAsia="ＭＳ Ｐゴシック" w:hAnsi="ＭＳ Ｐゴシック" w:cs="Times New Roman" w:hint="eastAsia"/>
                <w:sz w:val="22"/>
                <w:szCs w:val="22"/>
              </w:rPr>
              <w:t>bit is changed</w:t>
            </w:r>
            <w:r w:rsidR="007E53D0">
              <w:rPr>
                <w:rFonts w:ascii="ＭＳ Ｐゴシック" w:eastAsia="ＭＳ Ｐゴシック" w:hAnsi="ＭＳ Ｐゴシック" w:cs="Times New Roman" w:hint="eastAsia"/>
                <w:sz w:val="22"/>
                <w:szCs w:val="22"/>
              </w:rPr>
              <w:t xml:space="preserve"> </w:t>
            </w:r>
            <w:r w:rsidRPr="005038B9">
              <w:rPr>
                <w:rFonts w:ascii="ＭＳ Ｐゴシック" w:eastAsia="ＭＳ Ｐゴシック" w:hAnsi="ＭＳ Ｐゴシック" w:cs="Times New Roman" w:hint="eastAsia"/>
                <w:sz w:val="22"/>
                <w:szCs w:val="22"/>
              </w:rPr>
              <w:t xml:space="preserve">to </w:t>
            </w:r>
            <w:r w:rsidRPr="005038B9">
              <w:rPr>
                <w:rFonts w:ascii="ＭＳ Ｐゴシック" w:eastAsia="ＭＳ Ｐゴシック" w:hAnsi="ＭＳ Ｐゴシック" w:cs="Times New Roman"/>
                <w:sz w:val="22"/>
                <w:szCs w:val="22"/>
              </w:rPr>
              <w:t xml:space="preserve">“always </w:t>
            </w:r>
            <w:r w:rsidRPr="005038B9">
              <w:rPr>
                <w:rFonts w:ascii="ＭＳ Ｐゴシック" w:eastAsia="ＭＳ Ｐゴシック" w:hAnsi="ＭＳ Ｐゴシック" w:cs="Times New Roman" w:hint="eastAsia"/>
                <w:sz w:val="22"/>
                <w:szCs w:val="22"/>
              </w:rPr>
              <w:t>0</w:t>
            </w:r>
            <w:r w:rsidRPr="005038B9">
              <w:rPr>
                <w:rFonts w:ascii="ＭＳ Ｐゴシック" w:eastAsia="ＭＳ Ｐゴシック" w:hAnsi="ＭＳ Ｐゴシック" w:cs="Times New Roman"/>
                <w:sz w:val="22"/>
                <w:szCs w:val="22"/>
              </w:rPr>
              <w:t>”</w:t>
            </w:r>
            <w:r w:rsidRPr="005038B9">
              <w:rPr>
                <w:rFonts w:ascii="ＭＳ Ｐゴシック" w:eastAsia="ＭＳ Ｐゴシック" w:hAnsi="ＭＳ Ｐゴシック" w:cs="Times New Roman" w:hint="eastAsia"/>
                <w:sz w:val="22"/>
                <w:szCs w:val="22"/>
              </w:rPr>
              <w:t xml:space="preserve"> from </w:t>
            </w:r>
          </w:p>
          <w:p w:rsidR="00DF1C7C" w:rsidRDefault="00DF1C7C" w:rsidP="005038B9">
            <w:pPr>
              <w:pStyle w:val="HTML0"/>
              <w:spacing w:line="0" w:lineRule="atLeast"/>
              <w:ind w:firstLineChars="50" w:firstLine="110"/>
              <w:rPr>
                <w:rFonts w:cs="Times New Roman"/>
                <w:sz w:val="22"/>
                <w:szCs w:val="22"/>
              </w:rPr>
            </w:pPr>
            <w:r w:rsidRPr="005038B9">
              <w:rPr>
                <w:rFonts w:ascii="ＭＳ Ｐゴシック" w:eastAsia="ＭＳ Ｐゴシック" w:hAnsi="ＭＳ Ｐゴシック" w:cs="Times New Roman"/>
                <w:sz w:val="22"/>
                <w:szCs w:val="22"/>
              </w:rPr>
              <w:t xml:space="preserve">“always </w:t>
            </w:r>
            <w:r w:rsidRPr="005038B9">
              <w:rPr>
                <w:rFonts w:ascii="ＭＳ Ｐゴシック" w:eastAsia="ＭＳ Ｐゴシック" w:hAnsi="ＭＳ Ｐゴシック" w:cs="Times New Roman" w:hint="eastAsia"/>
                <w:sz w:val="22"/>
                <w:szCs w:val="22"/>
              </w:rPr>
              <w:t>1</w:t>
            </w:r>
            <w:r w:rsidRPr="005038B9">
              <w:rPr>
                <w:rFonts w:ascii="ＭＳ Ｐゴシック" w:eastAsia="ＭＳ Ｐゴシック" w:hAnsi="ＭＳ Ｐゴシック" w:cs="Times New Roman"/>
                <w:sz w:val="22"/>
                <w:szCs w:val="22"/>
              </w:rPr>
              <w:t>”</w:t>
            </w:r>
            <w:r w:rsidRPr="005038B9">
              <w:rPr>
                <w:rFonts w:ascii="ＭＳ Ｐゴシック" w:eastAsia="ＭＳ Ｐゴシック" w:hAnsi="ＭＳ Ｐゴシック" w:cs="Times New Roman" w:hint="eastAsia"/>
                <w:sz w:val="22"/>
                <w:szCs w:val="22"/>
              </w:rPr>
              <w:t>.</w:t>
            </w:r>
          </w:p>
          <w:p w:rsidR="00DF1C7C" w:rsidRDefault="00DF1C7C">
            <w:pPr>
              <w:pStyle w:val="HTML0"/>
              <w:spacing w:line="0" w:lineRule="atLeast"/>
              <w:ind w:firstLineChars="100" w:firstLine="220"/>
              <w:rPr>
                <w:rFonts w:cs="Times New Roman"/>
                <w:sz w:val="22"/>
                <w:szCs w:val="22"/>
              </w:rPr>
            </w:pPr>
          </w:p>
          <w:p w:rsidR="00DF1C7C" w:rsidRPr="007E53D0" w:rsidRDefault="00DF1C7C">
            <w:pPr>
              <w:rPr>
                <w:sz w:val="22"/>
                <w:szCs w:val="22"/>
              </w:rPr>
            </w:pPr>
            <w:r w:rsidRPr="007E53D0">
              <w:rPr>
                <w:rFonts w:hint="eastAsia"/>
                <w:sz w:val="22"/>
                <w:szCs w:val="22"/>
              </w:rPr>
              <w:t>6.2.</w:t>
            </w:r>
            <w:r w:rsidRPr="007E53D0">
              <w:rPr>
                <w:sz w:val="22"/>
                <w:szCs w:val="22"/>
                <w:lang w:val="en"/>
              </w:rPr>
              <w:t xml:space="preserve"> </w:t>
            </w:r>
            <w:r w:rsidRPr="007E53D0">
              <w:rPr>
                <w:rFonts w:hint="eastAsia"/>
                <w:sz w:val="22"/>
                <w:szCs w:val="22"/>
                <w:lang w:val="en"/>
              </w:rPr>
              <w:t>Control Items</w:t>
            </w:r>
            <w:r w:rsidRPr="007E53D0">
              <w:rPr>
                <w:rFonts w:hint="eastAsia"/>
                <w:sz w:val="22"/>
                <w:szCs w:val="22"/>
              </w:rPr>
              <w:t>(</w:t>
            </w:r>
            <w:r w:rsidRPr="005038B9">
              <w:rPr>
                <w:sz w:val="22"/>
                <w:szCs w:val="22"/>
                <w:lang w:val="en"/>
              </w:rPr>
              <w:t>The overall change</w:t>
            </w:r>
            <w:r w:rsidRPr="007E53D0">
              <w:rPr>
                <w:rFonts w:hint="eastAsia"/>
                <w:sz w:val="22"/>
                <w:szCs w:val="22"/>
              </w:rPr>
              <w:t>)</w:t>
            </w:r>
          </w:p>
          <w:p w:rsidR="00DF1C7C" w:rsidRPr="005038B9" w:rsidRDefault="00DF1C7C">
            <w:pPr>
              <w:pStyle w:val="HTML0"/>
              <w:spacing w:line="0" w:lineRule="atLeast"/>
              <w:rPr>
                <w:rFonts w:ascii="ＭＳ Ｐゴシック" w:eastAsia="ＭＳ Ｐゴシック" w:hAnsi="ＭＳ Ｐゴシック" w:cs="Times New Roman"/>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cs="Times New Roman"/>
                <w:sz w:val="22"/>
                <w:szCs w:val="22"/>
              </w:rPr>
              <w:t xml:space="preserve">Reserved </w:t>
            </w:r>
            <w:r w:rsidRPr="005038B9">
              <w:rPr>
                <w:rFonts w:ascii="ＭＳ Ｐゴシック" w:eastAsia="ＭＳ Ｐゴシック" w:hAnsi="ＭＳ Ｐゴシック" w:cs="Times New Roman" w:hint="eastAsia"/>
                <w:sz w:val="22"/>
                <w:szCs w:val="22"/>
              </w:rPr>
              <w:t xml:space="preserve">bit is changed  to </w:t>
            </w:r>
            <w:r w:rsidRPr="005038B9">
              <w:rPr>
                <w:rFonts w:ascii="ＭＳ Ｐゴシック" w:eastAsia="ＭＳ Ｐゴシック" w:hAnsi="ＭＳ Ｐゴシック" w:cs="Times New Roman"/>
                <w:sz w:val="22"/>
                <w:szCs w:val="22"/>
              </w:rPr>
              <w:t xml:space="preserve">“always </w:t>
            </w:r>
            <w:r w:rsidRPr="005038B9">
              <w:rPr>
                <w:rFonts w:ascii="ＭＳ Ｐゴシック" w:eastAsia="ＭＳ Ｐゴシック" w:hAnsi="ＭＳ Ｐゴシック" w:cs="Times New Roman" w:hint="eastAsia"/>
                <w:sz w:val="22"/>
                <w:szCs w:val="22"/>
              </w:rPr>
              <w:t>0</w:t>
            </w:r>
            <w:r w:rsidRPr="005038B9">
              <w:rPr>
                <w:rFonts w:ascii="ＭＳ Ｐゴシック" w:eastAsia="ＭＳ Ｐゴシック" w:hAnsi="ＭＳ Ｐゴシック" w:cs="Times New Roman"/>
                <w:sz w:val="22"/>
                <w:szCs w:val="22"/>
              </w:rPr>
              <w:t>”</w:t>
            </w:r>
            <w:r w:rsidRPr="005038B9">
              <w:rPr>
                <w:rFonts w:ascii="ＭＳ Ｐゴシック" w:eastAsia="ＭＳ Ｐゴシック" w:hAnsi="ＭＳ Ｐゴシック" w:cs="Times New Roman" w:hint="eastAsia"/>
                <w:sz w:val="22"/>
                <w:szCs w:val="22"/>
              </w:rPr>
              <w:t xml:space="preserve"> from </w:t>
            </w:r>
          </w:p>
          <w:p w:rsidR="00DF1C7C" w:rsidRPr="005038B9" w:rsidRDefault="00DF1C7C" w:rsidP="005038B9">
            <w:pPr>
              <w:pStyle w:val="HTML0"/>
              <w:spacing w:line="0" w:lineRule="atLeast"/>
              <w:ind w:firstLineChars="50" w:firstLine="110"/>
              <w:rPr>
                <w:rFonts w:ascii="ＭＳ Ｐゴシック" w:eastAsia="ＭＳ Ｐゴシック" w:hAnsi="ＭＳ Ｐゴシック" w:cs="Times New Roman"/>
                <w:sz w:val="22"/>
                <w:szCs w:val="22"/>
              </w:rPr>
            </w:pPr>
            <w:r w:rsidRPr="005038B9">
              <w:rPr>
                <w:rFonts w:ascii="ＭＳ Ｐゴシック" w:eastAsia="ＭＳ Ｐゴシック" w:hAnsi="ＭＳ Ｐゴシック" w:cs="Times New Roman"/>
                <w:sz w:val="22"/>
                <w:szCs w:val="22"/>
              </w:rPr>
              <w:t xml:space="preserve">“always </w:t>
            </w:r>
            <w:r w:rsidRPr="005038B9">
              <w:rPr>
                <w:rFonts w:ascii="ＭＳ Ｐゴシック" w:eastAsia="ＭＳ Ｐゴシック" w:hAnsi="ＭＳ Ｐゴシック" w:cs="Times New Roman" w:hint="eastAsia"/>
                <w:sz w:val="22"/>
                <w:szCs w:val="22"/>
              </w:rPr>
              <w:t>1</w:t>
            </w:r>
            <w:r w:rsidRPr="005038B9">
              <w:rPr>
                <w:rFonts w:ascii="ＭＳ Ｐゴシック" w:eastAsia="ＭＳ Ｐゴシック" w:hAnsi="ＭＳ Ｐゴシック" w:cs="Times New Roman"/>
                <w:sz w:val="22"/>
                <w:szCs w:val="22"/>
              </w:rPr>
              <w:t>”</w:t>
            </w:r>
            <w:r w:rsidRPr="005038B9">
              <w:rPr>
                <w:rFonts w:ascii="ＭＳ Ｐゴシック" w:eastAsia="ＭＳ Ｐゴシック" w:hAnsi="ＭＳ Ｐゴシック" w:cs="Times New Roman" w:hint="eastAsia"/>
                <w:sz w:val="22"/>
                <w:szCs w:val="22"/>
              </w:rPr>
              <w:t>.</w:t>
            </w:r>
          </w:p>
          <w:p w:rsidR="00DF1C7C" w:rsidRDefault="00DF1C7C">
            <w:pPr>
              <w:pStyle w:val="HTML0"/>
              <w:spacing w:line="0" w:lineRule="atLeast"/>
              <w:ind w:firstLineChars="100" w:firstLine="220"/>
              <w:rPr>
                <w:sz w:val="22"/>
                <w:szCs w:val="22"/>
              </w:rPr>
            </w:pPr>
          </w:p>
        </w:tc>
      </w:tr>
      <w:tr w:rsidR="00DF1C7C">
        <w:tc>
          <w:tcPr>
            <w:tcW w:w="1134" w:type="dxa"/>
            <w:tcBorders>
              <w:top w:val="single" w:sz="4" w:space="0" w:color="auto"/>
              <w:left w:val="single" w:sz="12"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1.0.6</w:t>
            </w:r>
          </w:p>
        </w:tc>
        <w:tc>
          <w:tcPr>
            <w:tcW w:w="1559"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2016/10/06</w:t>
            </w:r>
          </w:p>
        </w:tc>
        <w:tc>
          <w:tcPr>
            <w:tcW w:w="1701"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rPr>
                <w:sz w:val="22"/>
                <w:szCs w:val="22"/>
              </w:rPr>
            </w:pPr>
            <w:r>
              <w:rPr>
                <w:rFonts w:hint="eastAsia"/>
                <w:sz w:val="22"/>
                <w:szCs w:val="22"/>
              </w:rPr>
              <w:t>K.Shimoyama</w:t>
            </w:r>
          </w:p>
        </w:tc>
        <w:tc>
          <w:tcPr>
            <w:tcW w:w="5245" w:type="dxa"/>
            <w:tcBorders>
              <w:top w:val="single" w:sz="4" w:space="0" w:color="auto"/>
              <w:left w:val="single" w:sz="4" w:space="0" w:color="auto"/>
              <w:bottom w:val="single" w:sz="4" w:space="0" w:color="auto"/>
              <w:right w:val="single" w:sz="12" w:space="0" w:color="auto"/>
            </w:tcBorders>
            <w:vAlign w:val="center"/>
          </w:tcPr>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3.2.Information　Frame</w:t>
            </w:r>
          </w:p>
          <w:p w:rsidR="00DF1C7C" w:rsidRPr="005038B9" w:rsidRDefault="00DF1C7C">
            <w:pPr>
              <w:pStyle w:val="HTML0"/>
              <w:spacing w:line="0" w:lineRule="atLeast"/>
              <w:rPr>
                <w:rFonts w:ascii="ＭＳ Ｐゴシック" w:eastAsia="ＭＳ Ｐゴシック" w:hAnsi="ＭＳ Ｐゴシック"/>
                <w:sz w:val="22"/>
                <w:szCs w:val="22"/>
                <w:lang w:val="en"/>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lang w:val="en"/>
              </w:rPr>
              <w:t>Add a "</w:t>
            </w:r>
            <w:r w:rsidRPr="005038B9">
              <w:rPr>
                <w:rFonts w:ascii="ＭＳ Ｐゴシック" w:eastAsia="ＭＳ Ｐゴシック" w:hAnsi="ＭＳ Ｐゴシック" w:hint="eastAsia"/>
                <w:sz w:val="22"/>
                <w:szCs w:val="22"/>
                <w:lang w:val="en"/>
              </w:rPr>
              <w:t>D</w:t>
            </w:r>
            <w:r w:rsidRPr="005038B9">
              <w:rPr>
                <w:rFonts w:ascii="ＭＳ Ｐゴシック" w:eastAsia="ＭＳ Ｐゴシック" w:hAnsi="ＭＳ Ｐゴシック"/>
                <w:sz w:val="22"/>
                <w:szCs w:val="22"/>
                <w:lang w:val="en"/>
              </w:rPr>
              <w:t>ummy data flag" to bit1 of Frame</w:t>
            </w:r>
            <w:r w:rsidRPr="005038B9">
              <w:rPr>
                <w:rFonts w:ascii="ＭＳ Ｐゴシック" w:eastAsia="ＭＳ Ｐゴシック" w:hAnsi="ＭＳ Ｐゴシック" w:hint="eastAsia"/>
                <w:sz w:val="22"/>
                <w:szCs w:val="22"/>
                <w:lang w:val="en"/>
              </w:rPr>
              <w:t xml:space="preserve"> s</w:t>
            </w:r>
            <w:r w:rsidRPr="005038B9">
              <w:rPr>
                <w:rFonts w:ascii="ＭＳ Ｐゴシック" w:eastAsia="ＭＳ Ｐゴシック" w:hAnsi="ＭＳ Ｐゴシック"/>
                <w:sz w:val="22"/>
                <w:szCs w:val="22"/>
                <w:lang w:val="en"/>
              </w:rPr>
              <w:t>tatus</w:t>
            </w:r>
            <w:r w:rsidRPr="005038B9">
              <w:rPr>
                <w:rFonts w:ascii="ＭＳ Ｐゴシック" w:eastAsia="ＭＳ Ｐゴシック" w:hAnsi="ＭＳ Ｐゴシック" w:hint="eastAsia"/>
                <w:sz w:val="22"/>
                <w:szCs w:val="22"/>
                <w:lang w:val="en"/>
              </w:rPr>
              <w:t>.</w:t>
            </w:r>
          </w:p>
          <w:p w:rsidR="00DF1C7C" w:rsidRDefault="00DF1C7C">
            <w:pPr>
              <w:pStyle w:val="HTML0"/>
              <w:spacing w:line="0" w:lineRule="atLeast"/>
              <w:rPr>
                <w:sz w:val="22"/>
                <w:szCs w:val="22"/>
                <w:lang w:val="en"/>
              </w:rPr>
            </w:pP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5.5.15.Command:DRXPD_GET_I2C_DATA</w:t>
            </w:r>
          </w:p>
          <w:p w:rsidR="00DF1C7C" w:rsidRPr="005038B9" w:rsidRDefault="00DF1C7C" w:rsidP="005038B9">
            <w:pPr>
              <w:pStyle w:val="HTML0"/>
              <w:spacing w:line="0" w:lineRule="atLeast"/>
              <w:ind w:leftChars="50" w:left="120"/>
              <w:rPr>
                <w:rFonts w:ascii="ＭＳ Ｐゴシック" w:eastAsia="ＭＳ Ｐゴシック" w:hAnsi="ＭＳ Ｐゴシック"/>
                <w:sz w:val="22"/>
                <w:szCs w:val="22"/>
              </w:rPr>
            </w:pPr>
            <w:r w:rsidRPr="005038B9">
              <w:rPr>
                <w:rFonts w:ascii="ＭＳ Ｐゴシック" w:eastAsia="ＭＳ Ｐゴシック" w:hAnsi="ＭＳ Ｐゴシック" w:cs="Times New Roman"/>
                <w:sz w:val="22"/>
                <w:szCs w:val="22"/>
              </w:rPr>
              <w:t>“</w:t>
            </w:r>
            <w:r w:rsidRPr="005038B9">
              <w:rPr>
                <w:rFonts w:ascii="ＭＳ Ｐゴシック" w:eastAsia="ＭＳ Ｐゴシック" w:hAnsi="ＭＳ Ｐゴシック"/>
                <w:sz w:val="22"/>
                <w:szCs w:val="22"/>
              </w:rPr>
              <w:t>result</w:t>
            </w:r>
            <w:r w:rsidRPr="005038B9">
              <w:rPr>
                <w:rFonts w:ascii="ＭＳ Ｐゴシック" w:eastAsia="ＭＳ Ｐゴシック" w:hAnsi="ＭＳ Ｐゴシック" w:cs="Times New Roman"/>
                <w:sz w:val="22"/>
                <w:szCs w:val="22"/>
              </w:rPr>
              <w:t>”</w:t>
            </w:r>
            <w:r w:rsidRPr="005038B9">
              <w:rPr>
                <w:rFonts w:ascii="ＭＳ Ｐゴシック" w:eastAsia="ＭＳ Ｐゴシック" w:hAnsi="ＭＳ Ｐゴシック"/>
                <w:sz w:val="22"/>
                <w:szCs w:val="22"/>
              </w:rPr>
              <w:t xml:space="preserve"> member type of ST_DRXPD_I2CRD struct is changed to “char” from “unsigned char”.</w:t>
            </w:r>
          </w:p>
          <w:p w:rsidR="00DF1C7C" w:rsidRDefault="00DF1C7C">
            <w:pPr>
              <w:pStyle w:val="HTML0"/>
              <w:spacing w:line="0" w:lineRule="atLeast"/>
              <w:rPr>
                <w:rFonts w:eastAsia="ＭＳ Ｐゴシック"/>
                <w:sz w:val="22"/>
                <w:szCs w:val="22"/>
              </w:rPr>
            </w:pP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5.5.16.Command:DRXPD_SET_I2C_CMD</w:t>
            </w:r>
          </w:p>
          <w:p w:rsidR="00DF1C7C" w:rsidRPr="005038B9" w:rsidRDefault="00DF1C7C" w:rsidP="005038B9">
            <w:pPr>
              <w:pStyle w:val="HTML0"/>
              <w:spacing w:line="0" w:lineRule="atLeast"/>
              <w:ind w:leftChars="50" w:left="120"/>
              <w:rPr>
                <w:rFonts w:ascii="ＭＳ Ｐゴシック" w:eastAsia="ＭＳ Ｐゴシック" w:hAnsi="ＭＳ Ｐゴシック"/>
                <w:sz w:val="22"/>
                <w:szCs w:val="22"/>
              </w:rPr>
            </w:pPr>
            <w:r w:rsidRPr="005038B9">
              <w:rPr>
                <w:rFonts w:ascii="ＭＳ Ｐゴシック" w:eastAsia="ＭＳ Ｐゴシック" w:hAnsi="ＭＳ Ｐゴシック" w:cs="Times New Roman"/>
                <w:sz w:val="22"/>
                <w:szCs w:val="22"/>
              </w:rPr>
              <w:t>“</w:t>
            </w:r>
            <w:r w:rsidRPr="005038B9">
              <w:rPr>
                <w:rFonts w:ascii="ＭＳ Ｐゴシック" w:eastAsia="ＭＳ Ｐゴシック" w:hAnsi="ＭＳ Ｐゴシック"/>
                <w:sz w:val="22"/>
                <w:szCs w:val="22"/>
              </w:rPr>
              <w:t>result</w:t>
            </w:r>
            <w:r w:rsidRPr="005038B9">
              <w:rPr>
                <w:rFonts w:ascii="ＭＳ Ｐゴシック" w:eastAsia="ＭＳ Ｐゴシック" w:hAnsi="ＭＳ Ｐゴシック" w:cs="Times New Roman"/>
                <w:sz w:val="22"/>
                <w:szCs w:val="22"/>
              </w:rPr>
              <w:t>”</w:t>
            </w:r>
            <w:r w:rsidRPr="005038B9">
              <w:rPr>
                <w:rFonts w:ascii="ＭＳ Ｐゴシック" w:eastAsia="ＭＳ Ｐゴシック" w:hAnsi="ＭＳ Ｐゴシック"/>
                <w:sz w:val="22"/>
                <w:szCs w:val="22"/>
              </w:rPr>
              <w:t xml:space="preserve"> member type of ST_DRXPD_I2C</w:t>
            </w:r>
            <w:r w:rsidRPr="005038B9">
              <w:rPr>
                <w:rFonts w:ascii="ＭＳ Ｐゴシック" w:eastAsia="ＭＳ Ｐゴシック" w:hAnsi="ＭＳ Ｐゴシック" w:hint="eastAsia"/>
                <w:sz w:val="22"/>
                <w:szCs w:val="22"/>
              </w:rPr>
              <w:t>CMD</w:t>
            </w:r>
            <w:r w:rsidRPr="005038B9">
              <w:rPr>
                <w:rFonts w:ascii="ＭＳ Ｐゴシック" w:eastAsia="ＭＳ Ｐゴシック" w:hAnsi="ＭＳ Ｐゴシック"/>
                <w:sz w:val="22"/>
                <w:szCs w:val="22"/>
              </w:rPr>
              <w:t xml:space="preserve"> struct is changed to “char” from “unsigned char”.</w:t>
            </w:r>
          </w:p>
          <w:p w:rsidR="00DF1C7C" w:rsidRPr="005038B9" w:rsidRDefault="00DF1C7C" w:rsidP="005038B9">
            <w:pPr>
              <w:pStyle w:val="HTML0"/>
              <w:spacing w:line="0" w:lineRule="atLeast"/>
              <w:ind w:firstLineChars="50" w:firstLine="110"/>
              <w:rPr>
                <w:rFonts w:ascii="ＭＳ Ｐゴシック" w:eastAsia="ＭＳ Ｐゴシック" w:hAnsi="ＭＳ Ｐゴシック" w:cs="Times New Roman"/>
                <w:sz w:val="22"/>
                <w:szCs w:val="22"/>
              </w:rPr>
            </w:pPr>
            <w:r w:rsidRPr="005038B9">
              <w:rPr>
                <w:rFonts w:ascii="ＭＳ Ｐゴシック" w:eastAsia="ＭＳ Ｐゴシック" w:hAnsi="ＭＳ Ｐゴシック" w:cs="Times New Roman" w:hint="eastAsia"/>
                <w:sz w:val="22"/>
                <w:szCs w:val="22"/>
              </w:rPr>
              <w:t>Remark is changed.</w:t>
            </w:r>
          </w:p>
          <w:p w:rsidR="00DF1C7C" w:rsidRDefault="00DF1C7C">
            <w:pPr>
              <w:pStyle w:val="HTML0"/>
              <w:spacing w:line="0" w:lineRule="atLeast"/>
              <w:rPr>
                <w:rFonts w:cs="Times New Roman"/>
                <w:sz w:val="22"/>
                <w:szCs w:val="22"/>
              </w:rPr>
            </w:pPr>
          </w:p>
          <w:p w:rsidR="00DF1C7C" w:rsidRPr="005038B9" w:rsidRDefault="00DF1C7C">
            <w:pPr>
              <w:pStyle w:val="HTML0"/>
              <w:spacing w:line="0" w:lineRule="atLeast"/>
              <w:rPr>
                <w:rFonts w:ascii="ＭＳ Ｐゴシック" w:eastAsia="ＭＳ Ｐゴシック" w:hAnsi="ＭＳ Ｐゴシック" w:cs="Times New Roman"/>
                <w:sz w:val="22"/>
                <w:szCs w:val="22"/>
              </w:rPr>
            </w:pPr>
            <w:r w:rsidRPr="005038B9">
              <w:rPr>
                <w:rFonts w:ascii="ＭＳ Ｐゴシック" w:eastAsia="ＭＳ Ｐゴシック" w:hAnsi="ＭＳ Ｐゴシック" w:cs="Times New Roman" w:hint="eastAsia"/>
                <w:sz w:val="22"/>
                <w:szCs w:val="22"/>
              </w:rPr>
              <w:t>6.1.1.GET_ALARM_STATUS_REG</w:t>
            </w:r>
          </w:p>
          <w:p w:rsidR="00DF1C7C" w:rsidRPr="005038B9" w:rsidRDefault="00DF1C7C">
            <w:pPr>
              <w:pStyle w:val="HTML0"/>
              <w:spacing w:line="0" w:lineRule="atLeast"/>
              <w:rPr>
                <w:rFonts w:ascii="ＭＳ Ｐゴシック" w:eastAsia="ＭＳ Ｐゴシック" w:hAnsi="ＭＳ Ｐゴシック" w:cs="Times New Roman"/>
                <w:sz w:val="22"/>
                <w:szCs w:val="22"/>
              </w:rPr>
            </w:pPr>
            <w:r w:rsidRPr="005038B9">
              <w:rPr>
                <w:rFonts w:ascii="ＭＳ Ｐゴシック" w:eastAsia="ＭＳ Ｐゴシック" w:hAnsi="ＭＳ Ｐゴシック" w:cs="Times New Roman" w:hint="eastAsia"/>
                <w:sz w:val="22"/>
                <w:szCs w:val="22"/>
              </w:rPr>
              <w:t xml:space="preserve"> Added I2C Access Error bit.</w:t>
            </w:r>
          </w:p>
          <w:p w:rsidR="00DF1C7C" w:rsidRPr="005038B9" w:rsidRDefault="00DF1C7C">
            <w:pPr>
              <w:pStyle w:val="HTML0"/>
              <w:spacing w:line="0" w:lineRule="atLeast"/>
              <w:ind w:leftChars="50" w:left="120"/>
              <w:rPr>
                <w:rFonts w:ascii="ＭＳ Ｐゴシック" w:eastAsia="ＭＳ Ｐゴシック" w:hAnsi="ＭＳ Ｐゴシック" w:cs="Times New Roman"/>
                <w:sz w:val="22"/>
                <w:szCs w:val="22"/>
              </w:rPr>
            </w:pPr>
            <w:r w:rsidRPr="005038B9">
              <w:rPr>
                <w:rFonts w:ascii="ＭＳ Ｐゴシック" w:eastAsia="ＭＳ Ｐゴシック" w:hAnsi="ＭＳ Ｐゴシック" w:cs="Times New Roman"/>
                <w:sz w:val="22"/>
                <w:szCs w:val="22"/>
              </w:rPr>
              <w:t>“</w:t>
            </w:r>
            <w:r w:rsidRPr="005038B9">
              <w:rPr>
                <w:rFonts w:ascii="ＭＳ Ｐゴシック" w:eastAsia="ＭＳ Ｐゴシック" w:hAnsi="ＭＳ Ｐゴシック"/>
                <w:sz w:val="22"/>
                <w:szCs w:val="22"/>
              </w:rPr>
              <w:t>CLR_ALARM_STATUS_REG</w:t>
            </w:r>
            <w:r w:rsidRPr="005038B9">
              <w:rPr>
                <w:rFonts w:ascii="ＭＳ Ｐゴシック" w:eastAsia="ＭＳ Ｐゴシック" w:hAnsi="ＭＳ Ｐゴシック" w:cs="Times New Roman"/>
                <w:sz w:val="22"/>
                <w:szCs w:val="22"/>
              </w:rPr>
              <w:t>”</w:t>
            </w:r>
            <w:r w:rsidRPr="005038B9">
              <w:rPr>
                <w:rFonts w:ascii="ＭＳ Ｐゴシック" w:eastAsia="ＭＳ Ｐゴシック" w:hAnsi="ＭＳ Ｐゴシック" w:cs="Times New Roman" w:hint="eastAsia"/>
                <w:sz w:val="22"/>
                <w:szCs w:val="22"/>
              </w:rPr>
              <w:t xml:space="preserve"> is changed to </w:t>
            </w:r>
            <w:r w:rsidRPr="005038B9">
              <w:rPr>
                <w:rFonts w:ascii="ＭＳ Ｐゴシック" w:eastAsia="ＭＳ Ｐゴシック" w:hAnsi="ＭＳ Ｐゴシック" w:cs="Times New Roman"/>
                <w:sz w:val="22"/>
                <w:szCs w:val="22"/>
              </w:rPr>
              <w:t>“DFR_RESET”</w:t>
            </w:r>
            <w:r w:rsidRPr="005038B9">
              <w:rPr>
                <w:rFonts w:ascii="ＭＳ Ｐゴシック" w:eastAsia="ＭＳ Ｐゴシック" w:hAnsi="ＭＳ Ｐゴシック" w:cs="Times New Roman" w:hint="eastAsia"/>
                <w:sz w:val="22"/>
                <w:szCs w:val="22"/>
              </w:rPr>
              <w:t>.</w:t>
            </w:r>
          </w:p>
          <w:p w:rsidR="00DF1C7C" w:rsidRDefault="00DF1C7C">
            <w:pPr>
              <w:pStyle w:val="HTML0"/>
              <w:spacing w:line="0" w:lineRule="atLeast"/>
              <w:rPr>
                <w:rFonts w:eastAsia="ＭＳ Ｐゴシック"/>
                <w:sz w:val="22"/>
                <w:szCs w:val="22"/>
              </w:rPr>
            </w:pPr>
          </w:p>
        </w:tc>
      </w:tr>
    </w:tbl>
    <w:p w:rsidR="00DF1C7C" w:rsidRDefault="00DF1C7C">
      <w:pPr>
        <w:jc w:val="right"/>
      </w:pPr>
      <w:r>
        <w:rPr>
          <w:rFonts w:hint="eastAsia"/>
        </w:rPr>
        <w:t>(Continued to the next page.)</w:t>
      </w:r>
      <w:r>
        <w:br w:type="page"/>
      </w:r>
      <w:r>
        <w:rPr>
          <w:rFonts w:hint="eastAsia"/>
        </w:rPr>
        <w:lastRenderedPageBreak/>
        <w:t xml:space="preserve">(Continued from the </w:t>
      </w:r>
      <w:r>
        <w:t>previous</w:t>
      </w:r>
      <w:r>
        <w:rPr>
          <w:rFonts w:hint="eastAsia"/>
        </w:rPr>
        <w:t xml:space="preserve"> page.)</w:t>
      </w:r>
    </w:p>
    <w:tbl>
      <w:tblPr>
        <w:tblW w:w="0" w:type="auto"/>
        <w:tblInd w:w="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559"/>
        <w:gridCol w:w="1701"/>
        <w:gridCol w:w="5245"/>
      </w:tblGrid>
      <w:tr w:rsidR="00DF1C7C">
        <w:tc>
          <w:tcPr>
            <w:tcW w:w="1134" w:type="dxa"/>
            <w:tcBorders>
              <w:top w:val="single" w:sz="4" w:space="0" w:color="auto"/>
              <w:left w:val="single" w:sz="12"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1.0.6</w:t>
            </w:r>
          </w:p>
        </w:tc>
        <w:tc>
          <w:tcPr>
            <w:tcW w:w="1559"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jc w:val="center"/>
              <w:rPr>
                <w:sz w:val="22"/>
                <w:szCs w:val="22"/>
              </w:rPr>
            </w:pPr>
            <w:r>
              <w:rPr>
                <w:rFonts w:hint="eastAsia"/>
                <w:sz w:val="22"/>
                <w:szCs w:val="22"/>
              </w:rPr>
              <w:t>2016/10/06</w:t>
            </w:r>
          </w:p>
        </w:tc>
        <w:tc>
          <w:tcPr>
            <w:tcW w:w="1701" w:type="dxa"/>
            <w:tcBorders>
              <w:top w:val="single" w:sz="4" w:space="0" w:color="auto"/>
              <w:left w:val="single" w:sz="4" w:space="0" w:color="auto"/>
              <w:bottom w:val="single" w:sz="4" w:space="0" w:color="auto"/>
              <w:right w:val="single" w:sz="4" w:space="0" w:color="auto"/>
            </w:tcBorders>
            <w:vAlign w:val="center"/>
          </w:tcPr>
          <w:p w:rsidR="00DF1C7C" w:rsidRDefault="00DF1C7C">
            <w:pPr>
              <w:snapToGrid w:val="0"/>
              <w:spacing w:line="0" w:lineRule="atLeast"/>
              <w:rPr>
                <w:sz w:val="22"/>
                <w:szCs w:val="22"/>
              </w:rPr>
            </w:pPr>
            <w:r>
              <w:rPr>
                <w:rFonts w:hint="eastAsia"/>
                <w:sz w:val="22"/>
                <w:szCs w:val="22"/>
              </w:rPr>
              <w:t>K.Shimoyama</w:t>
            </w:r>
          </w:p>
        </w:tc>
        <w:tc>
          <w:tcPr>
            <w:tcW w:w="5245" w:type="dxa"/>
            <w:tcBorders>
              <w:top w:val="single" w:sz="4" w:space="0" w:color="auto"/>
              <w:left w:val="single" w:sz="4" w:space="0" w:color="auto"/>
              <w:bottom w:val="single" w:sz="4" w:space="0" w:color="auto"/>
              <w:right w:val="single" w:sz="12" w:space="0" w:color="auto"/>
            </w:tcBorders>
            <w:vAlign w:val="center"/>
          </w:tcPr>
          <w:p w:rsidR="00DF1C7C" w:rsidRPr="005038B9" w:rsidRDefault="00DF1C7C">
            <w:pPr>
              <w:pStyle w:val="HTML0"/>
              <w:spacing w:line="0" w:lineRule="atLeast"/>
              <w:rPr>
                <w:rFonts w:ascii="ＭＳ Ｐゴシック" w:eastAsia="ＭＳ Ｐゴシック" w:hAnsi="ＭＳ Ｐゴシック" w:cs="Times New Roman"/>
                <w:sz w:val="22"/>
                <w:szCs w:val="22"/>
              </w:rPr>
            </w:pPr>
            <w:r w:rsidRPr="005038B9">
              <w:rPr>
                <w:rFonts w:ascii="ＭＳ Ｐゴシック" w:eastAsia="ＭＳ Ｐゴシック" w:hAnsi="ＭＳ Ｐゴシック" w:cs="Times New Roman" w:hint="eastAsia"/>
                <w:sz w:val="22"/>
                <w:szCs w:val="22"/>
              </w:rPr>
              <w:t>6.1.2.GET_POWER_ALARM_REG</w:t>
            </w:r>
          </w:p>
          <w:p w:rsidR="00DF1C7C" w:rsidRPr="005038B9" w:rsidRDefault="00DF1C7C">
            <w:pPr>
              <w:pStyle w:val="HTML0"/>
              <w:spacing w:line="0" w:lineRule="atLeast"/>
              <w:rPr>
                <w:rFonts w:ascii="ＭＳ Ｐゴシック" w:eastAsia="ＭＳ Ｐゴシック" w:hAnsi="ＭＳ Ｐゴシック" w:cs="Times New Roman"/>
                <w:sz w:val="22"/>
                <w:szCs w:val="22"/>
              </w:rPr>
            </w:pPr>
            <w:r w:rsidRPr="005038B9">
              <w:rPr>
                <w:rFonts w:ascii="ＭＳ Ｐゴシック" w:eastAsia="ＭＳ Ｐゴシック" w:hAnsi="ＭＳ Ｐゴシック" w:hint="eastAsia"/>
                <w:sz w:val="22"/>
                <w:szCs w:val="22"/>
                <w:lang w:val="en"/>
              </w:rPr>
              <w:t xml:space="preserve"> </w:t>
            </w:r>
            <w:r w:rsidRPr="005038B9">
              <w:rPr>
                <w:rFonts w:ascii="ＭＳ Ｐゴシック" w:eastAsia="ＭＳ Ｐゴシック" w:hAnsi="ＭＳ Ｐゴシック" w:cs="Times New Roman" w:hint="eastAsia"/>
                <w:sz w:val="22"/>
                <w:szCs w:val="22"/>
              </w:rPr>
              <w:t>Added I2C Access Error bit.</w:t>
            </w:r>
          </w:p>
          <w:p w:rsidR="00DF1C7C" w:rsidRDefault="00DF1C7C">
            <w:pPr>
              <w:pStyle w:val="HTML0"/>
              <w:spacing w:line="0" w:lineRule="atLeast"/>
              <w:ind w:leftChars="50" w:left="120"/>
              <w:rPr>
                <w:rFonts w:cs="Times New Roman"/>
                <w:sz w:val="22"/>
                <w:szCs w:val="22"/>
              </w:rPr>
            </w:pPr>
            <w:r w:rsidRPr="005038B9">
              <w:rPr>
                <w:rFonts w:ascii="ＭＳ Ｐゴシック" w:eastAsia="ＭＳ Ｐゴシック" w:hAnsi="ＭＳ Ｐゴシック" w:cs="Times New Roman"/>
                <w:sz w:val="22"/>
                <w:szCs w:val="22"/>
              </w:rPr>
              <w:t>“</w:t>
            </w:r>
            <w:r w:rsidRPr="005038B9">
              <w:rPr>
                <w:rFonts w:ascii="ＭＳ Ｐゴシック" w:eastAsia="ＭＳ Ｐゴシック" w:hAnsi="ＭＳ Ｐゴシック"/>
                <w:sz w:val="22"/>
                <w:szCs w:val="22"/>
              </w:rPr>
              <w:t>CLR_ALARM_STATUS_REG</w:t>
            </w:r>
            <w:r w:rsidRPr="005038B9">
              <w:rPr>
                <w:rFonts w:ascii="ＭＳ Ｐゴシック" w:eastAsia="ＭＳ Ｐゴシック" w:hAnsi="ＭＳ Ｐゴシック" w:cs="Times New Roman"/>
                <w:sz w:val="22"/>
                <w:szCs w:val="22"/>
              </w:rPr>
              <w:t>”</w:t>
            </w:r>
            <w:r w:rsidRPr="005038B9">
              <w:rPr>
                <w:rFonts w:ascii="ＭＳ Ｐゴシック" w:eastAsia="ＭＳ Ｐゴシック" w:hAnsi="ＭＳ Ｐゴシック" w:cs="Times New Roman" w:hint="eastAsia"/>
                <w:sz w:val="22"/>
                <w:szCs w:val="22"/>
              </w:rPr>
              <w:t xml:space="preserve"> is changed to </w:t>
            </w:r>
            <w:r w:rsidRPr="005038B9">
              <w:rPr>
                <w:rFonts w:ascii="ＭＳ Ｐゴシック" w:eastAsia="ＭＳ Ｐゴシック" w:hAnsi="ＭＳ Ｐゴシック" w:cs="Times New Roman"/>
                <w:sz w:val="22"/>
                <w:szCs w:val="22"/>
              </w:rPr>
              <w:t>“DFR_RESET”</w:t>
            </w:r>
            <w:r w:rsidRPr="005038B9">
              <w:rPr>
                <w:rFonts w:ascii="ＭＳ Ｐゴシック" w:eastAsia="ＭＳ Ｐゴシック" w:hAnsi="ＭＳ Ｐゴシック" w:cs="Times New Roman" w:hint="eastAsia"/>
                <w:sz w:val="22"/>
                <w:szCs w:val="22"/>
              </w:rPr>
              <w:t>.</w:t>
            </w:r>
          </w:p>
          <w:p w:rsidR="00DF1C7C" w:rsidRDefault="00DF1C7C">
            <w:pPr>
              <w:pStyle w:val="HTML0"/>
              <w:spacing w:line="0" w:lineRule="atLeast"/>
              <w:rPr>
                <w:rFonts w:eastAsia="ＭＳ Ｐゴシック"/>
                <w:sz w:val="22"/>
                <w:szCs w:val="22"/>
              </w:rPr>
            </w:pP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6.1.3.GET_SIGNAL_AVG_nW</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cs="Times New Roman" w:hint="eastAsia"/>
                <w:sz w:val="22"/>
                <w:szCs w:val="22"/>
              </w:rPr>
              <w:t>Added I2C Access Error bit.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cs="ＭＳＰゴシック"/>
                <w:sz w:val="22"/>
                <w:szCs w:val="22"/>
              </w:rPr>
              <w:t>two</w:t>
            </w:r>
            <w:r w:rsidRPr="005038B9">
              <w:rPr>
                <w:rFonts w:ascii="ＭＳ Ｐゴシック" w:eastAsia="ＭＳ Ｐゴシック" w:hAnsi="ＭＳ Ｐゴシック" w:cs="ＭＳＰゴシック" w:hint="eastAsia"/>
                <w:sz w:val="22"/>
                <w:szCs w:val="22"/>
              </w:rPr>
              <w:t>’</w:t>
            </w:r>
            <w:r w:rsidRPr="005038B9">
              <w:rPr>
                <w:rFonts w:ascii="ＭＳ Ｐゴシック" w:eastAsia="ＭＳ Ｐゴシック" w:hAnsi="ＭＳ Ｐゴシック" w:cs="ＭＳＰゴシック"/>
                <w:sz w:val="22"/>
                <w:szCs w:val="22"/>
              </w:rPr>
              <w:t>s complement</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 xml:space="preserve"> is removed from </w:t>
            </w:r>
            <w:r w:rsidRPr="005038B9">
              <w:rPr>
                <w:rFonts w:ascii="ＭＳ Ｐゴシック" w:eastAsia="ＭＳ Ｐゴシック" w:hAnsi="ＭＳ Ｐゴシック"/>
                <w:sz w:val="22"/>
                <w:szCs w:val="22"/>
              </w:rPr>
              <w:t>Byte0-2</w:t>
            </w:r>
            <w:r w:rsidRPr="005038B9">
              <w:rPr>
                <w:rFonts w:ascii="ＭＳ Ｐゴシック" w:eastAsia="ＭＳ Ｐゴシック" w:hAnsi="ＭＳ Ｐゴシック" w:hint="eastAsia"/>
                <w:sz w:val="22"/>
                <w:szCs w:val="22"/>
              </w:rPr>
              <w:t>.</w:t>
            </w:r>
          </w:p>
          <w:p w:rsidR="00DF1C7C" w:rsidRPr="005038B9" w:rsidRDefault="00DF1C7C">
            <w:pPr>
              <w:pStyle w:val="HTML0"/>
              <w:spacing w:line="0" w:lineRule="atLeast"/>
              <w:rPr>
                <w:rFonts w:ascii="ＭＳ Ｐゴシック" w:eastAsia="ＭＳ Ｐゴシック" w:hAnsi="ＭＳ Ｐゴシック"/>
                <w:sz w:val="22"/>
                <w:szCs w:val="22"/>
                <w:lang w:val="en"/>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T</w:t>
            </w:r>
            <w:r w:rsidRPr="005038B9">
              <w:rPr>
                <w:rFonts w:ascii="ＭＳ Ｐゴシック" w:eastAsia="ＭＳ Ｐゴシック" w:hAnsi="ＭＳ Ｐゴシック" w:hint="eastAsia"/>
                <w:sz w:val="22"/>
                <w:szCs w:val="22"/>
              </w:rPr>
              <w:t xml:space="preserve">he </w:t>
            </w:r>
            <w:r w:rsidRPr="005038B9">
              <w:rPr>
                <w:rFonts w:ascii="ＭＳ Ｐゴシック" w:eastAsia="ＭＳ Ｐゴシック" w:hAnsi="ＭＳ Ｐゴシック"/>
                <w:sz w:val="22"/>
                <w:szCs w:val="22"/>
                <w:lang w:val="en"/>
              </w:rPr>
              <w:t>range of values</w:t>
            </w:r>
            <w:r w:rsidRPr="005038B9">
              <w:rPr>
                <w:rFonts w:ascii="ＭＳ Ｐゴシック" w:eastAsia="ＭＳ Ｐゴシック" w:hAnsi="ＭＳ Ｐゴシック" w:hint="eastAsia"/>
                <w:sz w:val="22"/>
                <w:szCs w:val="22"/>
                <w:lang w:val="en"/>
              </w:rPr>
              <w:t xml:space="preserve"> is changed.</w:t>
            </w:r>
          </w:p>
          <w:p w:rsidR="00DF1C7C" w:rsidRDefault="00DF1C7C">
            <w:pPr>
              <w:pStyle w:val="HTML0"/>
              <w:spacing w:line="0" w:lineRule="atLeast"/>
              <w:rPr>
                <w:rFonts w:eastAsia="ＭＳ Ｐゴシック"/>
                <w:sz w:val="22"/>
                <w:szCs w:val="22"/>
                <w:lang w:val="en"/>
              </w:rPr>
            </w:pPr>
            <w:r>
              <w:rPr>
                <w:rFonts w:eastAsia="ＭＳ Ｐゴシック" w:hint="eastAsia"/>
                <w:sz w:val="22"/>
                <w:szCs w:val="22"/>
                <w:lang w:val="en"/>
              </w:rPr>
              <w:t xml:space="preserve">  </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6.1.5.GET_DFR_VOLTAGE_STATUS</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0 of bit value is normal, and 1 of bit value is alarm</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leakage of modify</w:t>
            </w:r>
            <w:r w:rsidRPr="005038B9">
              <w:rPr>
                <w:rFonts w:ascii="ＭＳ Ｐゴシック" w:eastAsia="ＭＳ Ｐゴシック" w:hAnsi="ＭＳ Ｐゴシック" w:hint="eastAsia"/>
                <w:sz w:val="22"/>
                <w:szCs w:val="22"/>
              </w:rPr>
              <w:t>).</w:t>
            </w:r>
          </w:p>
          <w:p w:rsidR="00DF1C7C" w:rsidRDefault="00DF1C7C">
            <w:pPr>
              <w:pStyle w:val="HTML0"/>
              <w:spacing w:line="0" w:lineRule="atLeast"/>
              <w:rPr>
                <w:sz w:val="22"/>
                <w:szCs w:val="22"/>
              </w:rPr>
            </w:pP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6.1.4.GET_DFR_STATUS</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0 of bit value is normal, and 1 of bit value is alarm</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leakage of modify</w:t>
            </w:r>
            <w:r w:rsidRPr="005038B9">
              <w:rPr>
                <w:rFonts w:ascii="ＭＳ Ｐゴシック" w:eastAsia="ＭＳ Ｐゴシック" w:hAnsi="ＭＳ Ｐゴシック" w:hint="eastAsia"/>
                <w:sz w:val="22"/>
                <w:szCs w:val="22"/>
              </w:rPr>
              <w: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Byte2 is changed to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cs="ＭＳＰゴシック"/>
                <w:sz w:val="22"/>
                <w:szCs w:val="22"/>
              </w:rPr>
              <w:t xml:space="preserve">Sync </w:t>
            </w:r>
            <w:r w:rsidRPr="005038B9">
              <w:rPr>
                <w:rFonts w:ascii="ＭＳ Ｐゴシック" w:eastAsia="ＭＳ Ｐゴシック" w:hAnsi="ＭＳ Ｐゴシック" w:cs="ＭＳＰゴシック" w:hint="eastAsia"/>
                <w:sz w:val="22"/>
                <w:szCs w:val="22"/>
              </w:rPr>
              <w:t>error</w:t>
            </w:r>
            <w:r w:rsidRPr="005038B9">
              <w:rPr>
                <w:rFonts w:ascii="ＭＳ Ｐゴシック" w:eastAsia="ＭＳ Ｐゴシック" w:hAnsi="ＭＳ Ｐゴシック" w:cs="ＭＳＰゴシック"/>
                <w:sz w:val="22"/>
                <w:szCs w:val="22"/>
              </w:rPr>
              <w:t xml:space="preserve"> detected”</w:t>
            </w:r>
            <w:r w:rsidRPr="005038B9">
              <w:rPr>
                <w:rFonts w:ascii="ＭＳ Ｐゴシック" w:eastAsia="ＭＳ Ｐゴシック" w:hAnsi="ＭＳ Ｐゴシック" w:cs="ＭＳＰゴシック" w:hint="eastAsia"/>
                <w:sz w:val="22"/>
                <w:szCs w:val="22"/>
              </w:rPr>
              <w:t xml:space="preserve"> from </w:t>
            </w:r>
          </w:p>
          <w:p w:rsidR="00DF1C7C" w:rsidRPr="005038B9" w:rsidRDefault="00DF1C7C">
            <w:pPr>
              <w:pStyle w:val="HTML0"/>
              <w:spacing w:line="0" w:lineRule="atLeast"/>
              <w:rPr>
                <w:rFonts w:ascii="ＭＳ Ｐゴシック" w:eastAsia="ＭＳ Ｐゴシック" w:hAnsi="ＭＳ Ｐゴシック" w:cs="ＭＳ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cs="ＭＳＰゴシック"/>
                <w:sz w:val="22"/>
                <w:szCs w:val="22"/>
              </w:rPr>
              <w:t>Sync pattern detected”</w:t>
            </w:r>
            <w:r w:rsidRPr="005038B9">
              <w:rPr>
                <w:rFonts w:ascii="ＭＳ Ｐゴシック" w:eastAsia="ＭＳ Ｐゴシック" w:hAnsi="ＭＳ Ｐゴシック" w:cs="ＭＳＰゴシック" w:hint="eastAsia"/>
                <w:sz w:val="22"/>
                <w:szCs w:val="22"/>
              </w:rPr>
              <w:t>.</w:t>
            </w:r>
          </w:p>
          <w:p w:rsidR="00DF1C7C" w:rsidRPr="00D05B4D" w:rsidRDefault="00DF1C7C">
            <w:pPr>
              <w:snapToGrid w:val="0"/>
              <w:spacing w:line="0" w:lineRule="atLeast"/>
              <w:ind w:firstLineChars="100" w:firstLine="220"/>
              <w:rPr>
                <w:sz w:val="22"/>
                <w:szCs w:val="22"/>
                <w:lang w:val="en"/>
              </w:rPr>
            </w:pPr>
            <w:r w:rsidRPr="00D05B4D">
              <w:rPr>
                <w:sz w:val="22"/>
                <w:szCs w:val="22"/>
                <w:lang w:val="en"/>
              </w:rPr>
              <w:t>Add</w:t>
            </w:r>
            <w:r w:rsidRPr="00D05B4D">
              <w:rPr>
                <w:rFonts w:hint="eastAsia"/>
                <w:sz w:val="22"/>
                <w:szCs w:val="22"/>
              </w:rPr>
              <w:t>ed</w:t>
            </w:r>
            <w:r w:rsidRPr="00D05B4D">
              <w:rPr>
                <w:sz w:val="22"/>
                <w:szCs w:val="22"/>
                <w:lang w:val="en"/>
              </w:rPr>
              <w:t xml:space="preserve"> the remarks column</w:t>
            </w:r>
            <w:r w:rsidRPr="00D05B4D">
              <w:rPr>
                <w:rFonts w:hint="eastAsia"/>
                <w:sz w:val="22"/>
                <w:szCs w:val="22"/>
                <w:lang w:val="en"/>
              </w:rPr>
              <w:t>.</w:t>
            </w:r>
          </w:p>
          <w:p w:rsidR="00DF1C7C" w:rsidRDefault="00DF1C7C">
            <w:pPr>
              <w:snapToGrid w:val="0"/>
              <w:spacing w:line="0" w:lineRule="atLeast"/>
              <w:rPr>
                <w:sz w:val="22"/>
                <w:szCs w:val="22"/>
                <w:lang w:val="en"/>
              </w:rPr>
            </w:pPr>
          </w:p>
          <w:p w:rsidR="00DF1C7C" w:rsidRDefault="00DF1C7C">
            <w:pPr>
              <w:snapToGrid w:val="0"/>
              <w:spacing w:line="0" w:lineRule="atLeast"/>
              <w:rPr>
                <w:sz w:val="22"/>
                <w:szCs w:val="22"/>
                <w:lang w:val="en"/>
              </w:rPr>
            </w:pPr>
            <w:r>
              <w:rPr>
                <w:rFonts w:hint="eastAsia"/>
                <w:sz w:val="22"/>
                <w:szCs w:val="22"/>
                <w:lang w:val="en"/>
              </w:rPr>
              <w:t>6.1.5.GET_DFR_VOLTAGE_STATUS</w:t>
            </w:r>
          </w:p>
          <w:p w:rsidR="00DF1C7C" w:rsidRDefault="00DF1C7C">
            <w:pPr>
              <w:snapToGrid w:val="0"/>
              <w:spacing w:line="0" w:lineRule="atLeast"/>
              <w:rPr>
                <w:sz w:val="22"/>
                <w:szCs w:val="22"/>
                <w:lang w:val="en"/>
              </w:rPr>
            </w:pPr>
            <w:r>
              <w:rPr>
                <w:rFonts w:hint="eastAsia"/>
                <w:sz w:val="22"/>
                <w:szCs w:val="22"/>
                <w:lang w:val="en"/>
              </w:rPr>
              <w:t xml:space="preserve">  </w:t>
            </w:r>
            <w:r>
              <w:rPr>
                <w:sz w:val="22"/>
                <w:szCs w:val="22"/>
                <w:lang w:val="en"/>
              </w:rPr>
              <w:t>“</w:t>
            </w:r>
            <w:r>
              <w:rPr>
                <w:rFonts w:hint="eastAsia"/>
                <w:sz w:val="22"/>
                <w:szCs w:val="22"/>
                <w:lang w:val="en"/>
              </w:rPr>
              <w:t>+(TBD)VDDR</w:t>
            </w:r>
            <w:r>
              <w:rPr>
                <w:sz w:val="22"/>
                <w:szCs w:val="22"/>
                <w:lang w:val="en"/>
              </w:rPr>
              <w:t>”</w:t>
            </w:r>
            <w:r>
              <w:rPr>
                <w:rFonts w:hint="eastAsia"/>
                <w:sz w:val="22"/>
                <w:szCs w:val="22"/>
                <w:lang w:val="en"/>
              </w:rPr>
              <w:t xml:space="preserve"> is changed to </w:t>
            </w:r>
            <w:r>
              <w:rPr>
                <w:sz w:val="22"/>
                <w:szCs w:val="22"/>
                <w:lang w:val="en"/>
              </w:rPr>
              <w:t>“</w:t>
            </w:r>
            <w:r>
              <w:rPr>
                <w:rFonts w:hint="eastAsia"/>
                <w:sz w:val="22"/>
                <w:szCs w:val="22"/>
                <w:lang w:val="en"/>
              </w:rPr>
              <w:t>+1.35VDDR</w:t>
            </w:r>
            <w:r>
              <w:rPr>
                <w:sz w:val="22"/>
                <w:szCs w:val="22"/>
                <w:lang w:val="en"/>
              </w:rPr>
              <w:t>”</w:t>
            </w:r>
            <w:r>
              <w:rPr>
                <w:rFonts w:hint="eastAsia"/>
                <w:sz w:val="22"/>
                <w:szCs w:val="22"/>
                <w:lang w:val="en"/>
              </w:rPr>
              <w:t>.</w:t>
            </w:r>
          </w:p>
          <w:p w:rsidR="00DF1C7C" w:rsidRDefault="00DF1C7C">
            <w:pPr>
              <w:snapToGrid w:val="0"/>
              <w:spacing w:line="0" w:lineRule="atLeast"/>
              <w:rPr>
                <w:sz w:val="22"/>
                <w:szCs w:val="22"/>
                <w:lang w:val="en"/>
              </w:rPr>
            </w:pP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6.1.7.GET_DFR_SYNC_ERR_CNT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Add</w:t>
            </w:r>
            <w:r w:rsidRPr="005038B9">
              <w:rPr>
                <w:rFonts w:ascii="ＭＳ Ｐゴシック" w:eastAsia="ＭＳ Ｐゴシック" w:hAnsi="ＭＳ Ｐゴシック" w:hint="eastAsia"/>
                <w:sz w:val="22"/>
                <w:szCs w:val="22"/>
              </w:rPr>
              <w:t>ed</w:t>
            </w:r>
            <w:r w:rsidRPr="005038B9">
              <w:rPr>
                <w:rFonts w:ascii="ＭＳ Ｐゴシック" w:eastAsia="ＭＳ Ｐゴシック" w:hAnsi="ＭＳ Ｐゴシック"/>
                <w:sz w:val="22"/>
                <w:szCs w:val="22"/>
              </w:rPr>
              <w:t xml:space="preserve"> DFR_RESET to factors of reset.</w:t>
            </w:r>
          </w:p>
          <w:p w:rsidR="00DF1C7C" w:rsidRDefault="00DF1C7C">
            <w:pPr>
              <w:pStyle w:val="HTML0"/>
              <w:spacing w:line="0" w:lineRule="atLeast"/>
              <w:rPr>
                <w:sz w:val="22"/>
                <w:szCs w:val="22"/>
              </w:rPr>
            </w:pP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6.1.9.GET_DFR_TEST_DATA</w:t>
            </w:r>
          </w:p>
          <w:p w:rsidR="00DF1C7C" w:rsidRPr="00D7684D" w:rsidRDefault="00DF1C7C">
            <w:pPr>
              <w:spacing w:line="0" w:lineRule="atLeast"/>
              <w:rPr>
                <w:rFonts w:cs="Times New Roman"/>
                <w:sz w:val="22"/>
                <w:szCs w:val="22"/>
              </w:rPr>
            </w:pPr>
            <w:r w:rsidRPr="00D7684D">
              <w:rPr>
                <w:rFonts w:hint="eastAsia"/>
                <w:sz w:val="22"/>
                <w:szCs w:val="22"/>
              </w:rPr>
              <w:t xml:space="preserve">  </w:t>
            </w:r>
            <w:r w:rsidRPr="00D7684D">
              <w:rPr>
                <w:sz w:val="22"/>
                <w:szCs w:val="22"/>
              </w:rPr>
              <w:t>“</w:t>
            </w:r>
            <w:r w:rsidRPr="00D7684D">
              <w:rPr>
                <w:rFonts w:cs="Times New Roman"/>
                <w:sz w:val="22"/>
                <w:szCs w:val="22"/>
              </w:rPr>
              <w:t>Refer to SET_DFR_TEST_DATA”</w:t>
            </w:r>
            <w:r w:rsidRPr="00D7684D">
              <w:rPr>
                <w:rFonts w:cs="Times New Roman" w:hint="eastAsia"/>
                <w:sz w:val="22"/>
                <w:szCs w:val="22"/>
              </w:rPr>
              <w:t xml:space="preserve"> is changed to</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cs="Times New Roman"/>
                <w:sz w:val="22"/>
                <w:szCs w:val="22"/>
              </w:rPr>
              <w:t>Refer to DFR_TEST_DATA</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w:t>
            </w:r>
          </w:p>
          <w:p w:rsidR="00DF1C7C" w:rsidRPr="005038B9" w:rsidRDefault="00DF1C7C">
            <w:pPr>
              <w:pStyle w:val="HTML0"/>
              <w:spacing w:line="0" w:lineRule="atLeast"/>
              <w:rPr>
                <w:rFonts w:ascii="ＭＳ Ｐゴシック" w:eastAsia="ＭＳ Ｐゴシック" w:hAnsi="ＭＳ Ｐゴシック"/>
                <w:sz w:val="22"/>
                <w:szCs w:val="22"/>
              </w:rPr>
            </w:pP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6.1.10.GET_DFR_METAFRAME_DELAY</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cs="ＭＳＰゴシック"/>
                <w:sz w:val="22"/>
                <w:szCs w:val="22"/>
              </w:rPr>
              <w:t>two</w:t>
            </w:r>
            <w:r w:rsidRPr="005038B9">
              <w:rPr>
                <w:rFonts w:ascii="ＭＳ Ｐゴシック" w:eastAsia="ＭＳ Ｐゴシック" w:hAnsi="ＭＳ Ｐゴシック" w:cs="ＭＳＰゴシック" w:hint="eastAsia"/>
                <w:sz w:val="22"/>
                <w:szCs w:val="22"/>
              </w:rPr>
              <w:t>’</w:t>
            </w:r>
            <w:r w:rsidRPr="005038B9">
              <w:rPr>
                <w:rFonts w:ascii="ＭＳ Ｐゴシック" w:eastAsia="ＭＳ Ｐゴシック" w:hAnsi="ＭＳ Ｐゴシック" w:cs="ＭＳＰゴシック"/>
                <w:sz w:val="22"/>
                <w:szCs w:val="22"/>
              </w:rPr>
              <w:t>s complement</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 xml:space="preserve"> is removed from </w:t>
            </w:r>
            <w:r w:rsidRPr="005038B9">
              <w:rPr>
                <w:rFonts w:ascii="ＭＳ Ｐゴシック" w:eastAsia="ＭＳ Ｐゴシック" w:hAnsi="ＭＳ Ｐゴシック"/>
                <w:sz w:val="22"/>
                <w:szCs w:val="22"/>
              </w:rPr>
              <w:t>Byte0-</w:t>
            </w:r>
            <w:r w:rsidRPr="005038B9">
              <w:rPr>
                <w:rFonts w:ascii="ＭＳ Ｐゴシック" w:eastAsia="ＭＳ Ｐゴシック" w:hAnsi="ＭＳ Ｐゴシック" w:hint="eastAsia"/>
                <w:sz w:val="22"/>
                <w:szCs w:val="22"/>
              </w:rPr>
              <w:t>3.</w:t>
            </w:r>
          </w:p>
          <w:p w:rsidR="00DF1C7C" w:rsidRPr="005038B9" w:rsidRDefault="00DF1C7C">
            <w:pPr>
              <w:pStyle w:val="HTML0"/>
              <w:spacing w:line="0" w:lineRule="atLeast"/>
              <w:rPr>
                <w:rFonts w:ascii="ＭＳ Ｐゴシック" w:eastAsia="ＭＳ Ｐゴシック" w:hAnsi="ＭＳ Ｐゴシック" w:cs="Times New Roman"/>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cs="Times New Roman" w:hint="eastAsia"/>
                <w:sz w:val="22"/>
                <w:szCs w:val="22"/>
              </w:rPr>
              <w:t>Remark is changed.</w:t>
            </w:r>
          </w:p>
          <w:p w:rsidR="00DF1C7C" w:rsidRPr="005038B9" w:rsidRDefault="00DF1C7C">
            <w:pPr>
              <w:pStyle w:val="HTML0"/>
              <w:spacing w:line="0" w:lineRule="atLeast"/>
              <w:rPr>
                <w:rFonts w:ascii="ＭＳ Ｐゴシック" w:eastAsia="ＭＳ Ｐゴシック" w:hAnsi="ＭＳ Ｐゴシック"/>
                <w:sz w:val="22"/>
                <w:szCs w:val="22"/>
              </w:rPr>
            </w:pP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6.2.4.DFR_TEST_DATA</w:t>
            </w:r>
          </w:p>
          <w:p w:rsidR="00DF1C7C" w:rsidRPr="005038B9" w:rsidRDefault="00DF1C7C">
            <w:pPr>
              <w:pStyle w:val="HTML0"/>
              <w:spacing w:line="0" w:lineRule="atLeast"/>
              <w:ind w:firstLineChars="100" w:firstLine="220"/>
              <w:rPr>
                <w:rFonts w:ascii="ＭＳ Ｐゴシック" w:eastAsia="ＭＳ Ｐゴシック" w:hAnsi="ＭＳ Ｐゴシック"/>
                <w:sz w:val="22"/>
                <w:szCs w:val="22"/>
                <w:lang w:val="en"/>
              </w:rPr>
            </w:pPr>
            <w:r w:rsidRPr="005038B9">
              <w:rPr>
                <w:rFonts w:ascii="ＭＳ Ｐゴシック" w:eastAsia="ＭＳ Ｐゴシック" w:hAnsi="ＭＳ Ｐゴシック" w:cs="Times New Roman"/>
                <w:sz w:val="22"/>
                <w:szCs w:val="22"/>
              </w:rPr>
              <w:t>Description</w:t>
            </w:r>
            <w:r w:rsidRPr="005038B9">
              <w:rPr>
                <w:rFonts w:ascii="ＭＳ Ｐゴシック" w:eastAsia="ＭＳ Ｐゴシック" w:hAnsi="ＭＳ Ｐゴシック" w:hint="eastAsia"/>
                <w:sz w:val="22"/>
                <w:szCs w:val="22"/>
                <w:lang w:val="en"/>
              </w:rPr>
              <w:t xml:space="preserve"> is changed.</w:t>
            </w:r>
          </w:p>
          <w:p w:rsidR="00DF1C7C" w:rsidRPr="005038B9" w:rsidRDefault="00DF1C7C">
            <w:pPr>
              <w:pStyle w:val="HTML0"/>
              <w:spacing w:line="0" w:lineRule="atLeast"/>
              <w:rPr>
                <w:rFonts w:ascii="ＭＳ Ｐゴシック" w:eastAsia="ＭＳ Ｐゴシック" w:hAnsi="ＭＳ Ｐゴシック"/>
                <w:sz w:val="22"/>
                <w:szCs w:val="22"/>
                <w:lang w:val="en"/>
              </w:rPr>
            </w:pP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6.2.7.SET_SQCNT_ERR</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hint="eastAsia"/>
                <w:sz w:val="22"/>
                <w:szCs w:val="22"/>
                <w:lang w:val="en"/>
              </w:rPr>
              <w:t>ItemID is changed b</w:t>
            </w:r>
            <w:r w:rsidRPr="005038B9">
              <w:rPr>
                <w:rFonts w:ascii="ＭＳ Ｐゴシック" w:eastAsia="ＭＳ Ｐゴシック" w:hAnsi="ＭＳ Ｐゴシック"/>
                <w:sz w:val="22"/>
                <w:szCs w:val="22"/>
                <w:lang w:val="en"/>
              </w:rPr>
              <w:t xml:space="preserve">ecause </w:t>
            </w:r>
            <w:r w:rsidRPr="005038B9">
              <w:rPr>
                <w:rFonts w:ascii="ＭＳ Ｐゴシック" w:eastAsia="ＭＳ Ｐゴシック" w:hAnsi="ＭＳ Ｐゴシック" w:hint="eastAsia"/>
                <w:sz w:val="22"/>
                <w:szCs w:val="22"/>
                <w:lang w:val="en"/>
              </w:rPr>
              <w:t>ID</w:t>
            </w:r>
            <w:r w:rsidRPr="005038B9">
              <w:rPr>
                <w:rFonts w:ascii="ＭＳ Ｐゴシック" w:eastAsia="ＭＳ Ｐゴシック" w:hAnsi="ＭＳ Ｐゴシック"/>
                <w:sz w:val="22"/>
                <w:szCs w:val="22"/>
                <w:lang w:val="en"/>
              </w:rPr>
              <w:t xml:space="preserve"> is duplicate</w:t>
            </w:r>
            <w:r w:rsidRPr="005038B9">
              <w:rPr>
                <w:rFonts w:ascii="ＭＳ Ｐゴシック" w:eastAsia="ＭＳ Ｐゴシック" w:hAnsi="ＭＳ Ｐゴシック" w:hint="eastAsia"/>
                <w:sz w:val="22"/>
                <w:szCs w:val="22"/>
                <w:lang w:val="en"/>
              </w:rPr>
              <w: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6.1.11.GET_DFR_SN</w:t>
            </w:r>
          </w:p>
          <w:p w:rsidR="00A91465"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Data is changed.</w:t>
            </w:r>
          </w:p>
          <w:p w:rsidR="00DF1C7C" w:rsidRPr="00A91465" w:rsidRDefault="00DF1C7C">
            <w:pPr>
              <w:rPr>
                <w:sz w:val="22"/>
                <w:szCs w:val="22"/>
              </w:rPr>
            </w:pPr>
            <w:r w:rsidRPr="00A91465">
              <w:rPr>
                <w:rFonts w:hint="eastAsia"/>
                <w:sz w:val="22"/>
                <w:szCs w:val="22"/>
              </w:rPr>
              <w:t>7.1.</w:t>
            </w:r>
            <w:r w:rsidRPr="00A91465">
              <w:rPr>
                <w:sz w:val="22"/>
                <w:szCs w:val="22"/>
                <w:lang w:val="en"/>
              </w:rPr>
              <w:t xml:space="preserve"> </w:t>
            </w:r>
            <w:r w:rsidRPr="00A91465">
              <w:rPr>
                <w:rFonts w:hint="eastAsia"/>
                <w:sz w:val="22"/>
                <w:szCs w:val="22"/>
                <w:lang w:val="en"/>
              </w:rPr>
              <w:t>SFP module warning and alarm threshold</w:t>
            </w:r>
          </w:p>
          <w:p w:rsidR="00DF1C7C" w:rsidRDefault="00DF1C7C">
            <w:pPr>
              <w:pStyle w:val="HTML0"/>
              <w:tabs>
                <w:tab w:val="clear" w:pos="916"/>
              </w:tabs>
              <w:ind w:left="43"/>
              <w:rPr>
                <w:rFonts w:eastAsia="ＭＳ Ｐゴシック"/>
                <w:sz w:val="22"/>
                <w:szCs w:val="22"/>
              </w:rPr>
            </w:pPr>
            <w:r w:rsidRPr="005038B9">
              <w:rPr>
                <w:rFonts w:ascii="ＭＳ Ｐゴシック" w:eastAsia="ＭＳ Ｐゴシック" w:hAnsi="ＭＳ Ｐゴシック" w:hint="eastAsia"/>
                <w:sz w:val="22"/>
                <w:szCs w:val="22"/>
              </w:rPr>
              <w:t xml:space="preserve"> T</w:t>
            </w:r>
            <w:r w:rsidRPr="005038B9">
              <w:rPr>
                <w:rFonts w:ascii="ＭＳ Ｐゴシック" w:eastAsia="ＭＳ Ｐゴシック" w:hAnsi="ＭＳ Ｐゴシック"/>
                <w:sz w:val="22"/>
                <w:szCs w:val="22"/>
                <w:lang w:val="en"/>
              </w:rPr>
              <w:t xml:space="preserve">he description of the </w:t>
            </w:r>
            <w:r w:rsidRPr="005038B9">
              <w:rPr>
                <w:rFonts w:ascii="ＭＳ Ｐゴシック" w:eastAsia="ＭＳ Ｐゴシック" w:hAnsi="ＭＳ Ｐゴシック" w:hint="eastAsia"/>
                <w:sz w:val="22"/>
                <w:szCs w:val="22"/>
                <w:lang w:val="en"/>
              </w:rPr>
              <w:t>t</w:t>
            </w:r>
            <w:r w:rsidRPr="005038B9">
              <w:rPr>
                <w:rFonts w:ascii="ＭＳ Ｐゴシック" w:eastAsia="ＭＳ Ｐゴシック" w:hAnsi="ＭＳ Ｐゴシック"/>
                <w:sz w:val="22"/>
                <w:szCs w:val="22"/>
                <w:lang w:val="en"/>
              </w:rPr>
              <w:t>hreshold value column</w:t>
            </w:r>
            <w:r w:rsidRPr="005038B9">
              <w:rPr>
                <w:rFonts w:ascii="ＭＳ Ｐゴシック" w:eastAsia="ＭＳ Ｐゴシック" w:hAnsi="ＭＳ Ｐゴシック" w:hint="eastAsia"/>
                <w:sz w:val="22"/>
                <w:szCs w:val="22"/>
              </w:rPr>
              <w:t xml:space="preserve"> is modified</w:t>
            </w:r>
            <w:r w:rsidRPr="005038B9">
              <w:rPr>
                <w:rFonts w:ascii="ＭＳ Ｐゴシック" w:eastAsia="ＭＳ Ｐゴシック" w:hAnsi="ＭＳ Ｐゴシック"/>
                <w:sz w:val="22"/>
                <w:szCs w:val="22"/>
                <w:lang w:val="en"/>
              </w:rPr>
              <w:t>.</w:t>
            </w:r>
          </w:p>
        </w:tc>
      </w:tr>
    </w:tbl>
    <w:p w:rsidR="00DF1C7C" w:rsidRDefault="00DF1C7C">
      <w:pPr>
        <w:ind w:right="120"/>
        <w:jc w:val="right"/>
      </w:pPr>
      <w:r>
        <w:rPr>
          <w:rFonts w:hint="eastAsia"/>
        </w:rPr>
        <w:t>(Continued to the next page.)</w:t>
      </w:r>
    </w:p>
    <w:p w:rsidR="00DF1C7C" w:rsidRDefault="00DF1C7C">
      <w:pPr>
        <w:jc w:val="right"/>
      </w:pPr>
      <w:r>
        <w:rPr>
          <w:rFonts w:hint="eastAsia"/>
        </w:rPr>
        <w:lastRenderedPageBreak/>
        <w:t xml:space="preserve">(Continued from the </w:t>
      </w:r>
      <w:r>
        <w:t>previous</w:t>
      </w:r>
      <w:r>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559"/>
        <w:gridCol w:w="1701"/>
        <w:gridCol w:w="5245"/>
      </w:tblGrid>
      <w:tr w:rsidR="00DF1C7C">
        <w:tc>
          <w:tcPr>
            <w:tcW w:w="1134" w:type="dxa"/>
            <w:vAlign w:val="center"/>
          </w:tcPr>
          <w:p w:rsidR="00DF1C7C" w:rsidRDefault="00DF1C7C">
            <w:pPr>
              <w:snapToGrid w:val="0"/>
              <w:spacing w:line="0" w:lineRule="atLeast"/>
              <w:jc w:val="center"/>
              <w:rPr>
                <w:sz w:val="22"/>
                <w:szCs w:val="22"/>
              </w:rPr>
            </w:pPr>
            <w:r>
              <w:rPr>
                <w:rFonts w:hint="eastAsia"/>
                <w:sz w:val="22"/>
                <w:szCs w:val="22"/>
              </w:rPr>
              <w:t>1.0.7</w:t>
            </w:r>
          </w:p>
        </w:tc>
        <w:tc>
          <w:tcPr>
            <w:tcW w:w="1559" w:type="dxa"/>
            <w:vAlign w:val="center"/>
          </w:tcPr>
          <w:p w:rsidR="00DF1C7C" w:rsidRDefault="00DF1C7C">
            <w:pPr>
              <w:snapToGrid w:val="0"/>
              <w:spacing w:line="0" w:lineRule="atLeast"/>
              <w:jc w:val="center"/>
              <w:rPr>
                <w:sz w:val="22"/>
                <w:szCs w:val="22"/>
              </w:rPr>
            </w:pPr>
            <w:r>
              <w:rPr>
                <w:rFonts w:hint="eastAsia"/>
                <w:sz w:val="22"/>
                <w:szCs w:val="22"/>
              </w:rPr>
              <w:t>2016/10/14</w:t>
            </w:r>
          </w:p>
        </w:tc>
        <w:tc>
          <w:tcPr>
            <w:tcW w:w="1701" w:type="dxa"/>
            <w:vAlign w:val="center"/>
          </w:tcPr>
          <w:p w:rsidR="00DF1C7C" w:rsidRDefault="00DF1C7C">
            <w:pPr>
              <w:snapToGrid w:val="0"/>
              <w:spacing w:line="0" w:lineRule="atLeast"/>
              <w:rPr>
                <w:sz w:val="22"/>
                <w:szCs w:val="22"/>
              </w:rPr>
            </w:pPr>
            <w:r>
              <w:rPr>
                <w:rFonts w:hint="eastAsia"/>
                <w:sz w:val="22"/>
                <w:szCs w:val="22"/>
              </w:rPr>
              <w:t>K.Shimoyama</w:t>
            </w:r>
          </w:p>
        </w:tc>
        <w:tc>
          <w:tcPr>
            <w:tcW w:w="5245" w:type="dxa"/>
            <w:vAlign w:val="center"/>
          </w:tcPr>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4.4.Example of Reception</w:t>
            </w:r>
          </w:p>
          <w:p w:rsidR="00DF1C7C" w:rsidRPr="005038B9" w:rsidRDefault="00DF1C7C">
            <w:pPr>
              <w:pStyle w:val="HTML0"/>
              <w:spacing w:line="0" w:lineRule="atLeast"/>
              <w:ind w:left="110" w:hangingChars="50" w:hanging="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Also add</w:t>
            </w:r>
            <w:r w:rsidRPr="005038B9">
              <w:rPr>
                <w:rFonts w:ascii="ＭＳ Ｐゴシック" w:eastAsia="ＭＳ Ｐゴシック" w:hAnsi="ＭＳ Ｐゴシック" w:hint="eastAsia"/>
                <w:sz w:val="22"/>
                <w:szCs w:val="22"/>
              </w:rPr>
              <w:t>ed</w:t>
            </w:r>
            <w:r w:rsidRPr="005038B9">
              <w:rPr>
                <w:rFonts w:ascii="ＭＳ Ｐゴシック" w:eastAsia="ＭＳ Ｐゴシック" w:hAnsi="ＭＳ Ｐゴシック"/>
                <w:sz w:val="22"/>
                <w:szCs w:val="22"/>
              </w:rPr>
              <w:t xml:space="preserve"> </w:t>
            </w:r>
            <w:r w:rsidRPr="005038B9">
              <w:rPr>
                <w:rFonts w:ascii="ＭＳ Ｐゴシック" w:eastAsia="ＭＳ Ｐゴシック" w:hAnsi="ＭＳ Ｐゴシック" w:hint="eastAsia"/>
                <w:sz w:val="22"/>
                <w:szCs w:val="22"/>
              </w:rPr>
              <w:t xml:space="preserve">the </w:t>
            </w:r>
            <w:r w:rsidRPr="005038B9">
              <w:rPr>
                <w:rFonts w:ascii="ＭＳ Ｐゴシック" w:eastAsia="ＭＳ Ｐゴシック" w:hAnsi="ＭＳ Ｐゴシック"/>
                <w:sz w:val="22"/>
                <w:szCs w:val="22"/>
              </w:rPr>
              <w:t>procedure when you want to use to continue without “close”.</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4.5.Example of Transmission</w:t>
            </w:r>
          </w:p>
          <w:p w:rsidR="00DF1C7C" w:rsidRPr="005038B9" w:rsidRDefault="00DF1C7C">
            <w:pPr>
              <w:pStyle w:val="HTML0"/>
              <w:spacing w:line="0" w:lineRule="atLeast"/>
              <w:ind w:leftChars="50" w:left="120"/>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Also add</w:t>
            </w:r>
            <w:r w:rsidRPr="005038B9">
              <w:rPr>
                <w:rFonts w:ascii="ＭＳ Ｐゴシック" w:eastAsia="ＭＳ Ｐゴシック" w:hAnsi="ＭＳ Ｐゴシック" w:hint="eastAsia"/>
                <w:sz w:val="22"/>
                <w:szCs w:val="22"/>
              </w:rPr>
              <w:t>ed</w:t>
            </w:r>
            <w:r w:rsidRPr="005038B9">
              <w:rPr>
                <w:rFonts w:ascii="ＭＳ Ｐゴシック" w:eastAsia="ＭＳ Ｐゴシック" w:hAnsi="ＭＳ Ｐゴシック"/>
                <w:sz w:val="22"/>
                <w:szCs w:val="22"/>
              </w:rPr>
              <w:t xml:space="preserve"> </w:t>
            </w:r>
            <w:r w:rsidRPr="005038B9">
              <w:rPr>
                <w:rFonts w:ascii="ＭＳ Ｐゴシック" w:eastAsia="ＭＳ Ｐゴシック" w:hAnsi="ＭＳ Ｐゴシック" w:hint="eastAsia"/>
                <w:sz w:val="22"/>
                <w:szCs w:val="22"/>
              </w:rPr>
              <w:t xml:space="preserve">the </w:t>
            </w:r>
            <w:r w:rsidRPr="005038B9">
              <w:rPr>
                <w:rFonts w:ascii="ＭＳ Ｐゴシック" w:eastAsia="ＭＳ Ｐゴシック" w:hAnsi="ＭＳ Ｐゴシック"/>
                <w:sz w:val="22"/>
                <w:szCs w:val="22"/>
              </w:rPr>
              <w:t>procedure when you want to use to continue without “close”.</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O_WRONLY</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 xml:space="preserve"> is changed to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O_RDWR</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5.1.open</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O_WRONLY</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 xml:space="preserve">is changed to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O_RDWR</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5.3.mmap</w:t>
            </w:r>
          </w:p>
          <w:p w:rsidR="00DF1C7C" w:rsidRPr="007942FF" w:rsidRDefault="00DF1C7C">
            <w:pPr>
              <w:spacing w:line="0" w:lineRule="atLeast"/>
              <w:ind w:right="43" w:firstLineChars="50" w:firstLine="110"/>
              <w:rPr>
                <w:iCs/>
                <w:sz w:val="22"/>
                <w:szCs w:val="22"/>
              </w:rPr>
            </w:pPr>
            <w:r w:rsidRPr="007942FF">
              <w:rPr>
                <w:rFonts w:hint="eastAsia"/>
                <w:iCs/>
                <w:sz w:val="22"/>
                <w:szCs w:val="22"/>
              </w:rPr>
              <w:t xml:space="preserve">When　using　reception, </w:t>
            </w:r>
            <w:r w:rsidRPr="007942FF">
              <w:rPr>
                <w:rFonts w:hint="eastAsia"/>
                <w:bCs/>
                <w:sz w:val="22"/>
                <w:szCs w:val="22"/>
              </w:rPr>
              <w:t xml:space="preserve">Specify </w:t>
            </w:r>
            <w:r w:rsidRPr="007942FF">
              <w:rPr>
                <w:bCs/>
                <w:sz w:val="22"/>
                <w:szCs w:val="22"/>
              </w:rPr>
              <w:t>PROT_READ</w:t>
            </w:r>
            <w:r w:rsidRPr="007942FF">
              <w:rPr>
                <w:rFonts w:hint="eastAsia"/>
                <w:iCs/>
                <w:sz w:val="22"/>
                <w:szCs w:val="22"/>
              </w:rPr>
              <w: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5.5.8.Command:DRXPD_CLR_RCV</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Range of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clr_group</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 xml:space="preserve"> is corrected.</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6.1.1.GET_ALARM_STATUS_REG</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6.1.2.GET_POWER_ALARM_REG</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6.1.3.GET_SIGNAL_AVG_nW</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6.1.4.GET_DFR_STATUS</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6.1.5.GET_VOLTAGE_STATUS</w:t>
            </w:r>
          </w:p>
          <w:p w:rsidR="00DF1C7C" w:rsidRPr="008C0BAE" w:rsidRDefault="00DF1C7C">
            <w:pPr>
              <w:pStyle w:val="HTML0"/>
              <w:spacing w:line="0" w:lineRule="atLeast"/>
              <w:ind w:firstLineChars="50" w:firstLine="110"/>
              <w:rPr>
                <w:rFonts w:ascii="ＭＳ Ｐゴシック" w:eastAsia="ＭＳ Ｐゴシック" w:hAnsi="ＭＳ Ｐゴシック"/>
                <w:sz w:val="22"/>
                <w:szCs w:val="22"/>
              </w:rPr>
            </w:pPr>
            <w:r w:rsidRPr="008C0BAE">
              <w:rPr>
                <w:rFonts w:ascii="ＭＳ Ｐゴシック" w:eastAsia="ＭＳ Ｐゴシック" w:hAnsi="ＭＳ Ｐゴシック"/>
                <w:sz w:val="22"/>
                <w:szCs w:val="22"/>
              </w:rPr>
              <w:t>A</w:t>
            </w:r>
            <w:r w:rsidRPr="008C0BAE">
              <w:rPr>
                <w:rFonts w:ascii="ＭＳ Ｐゴシック" w:eastAsia="ＭＳ Ｐゴシック" w:hAnsi="ＭＳ Ｐゴシック" w:hint="eastAsia"/>
                <w:sz w:val="22"/>
                <w:szCs w:val="22"/>
              </w:rPr>
              <w:t xml:space="preserve">dded the following comment to </w:t>
            </w:r>
            <w:r w:rsidRPr="008C0BAE">
              <w:rPr>
                <w:rFonts w:ascii="ＭＳ Ｐゴシック" w:eastAsia="ＭＳ Ｐゴシック" w:hAnsi="ＭＳ Ｐゴシック" w:cs="Times New Roman" w:hint="eastAsia"/>
                <w:sz w:val="22"/>
                <w:szCs w:val="22"/>
              </w:rPr>
              <w:t>d</w:t>
            </w:r>
            <w:r w:rsidRPr="008C0BAE">
              <w:rPr>
                <w:rFonts w:ascii="ＭＳ Ｐゴシック" w:eastAsia="ＭＳ Ｐゴシック" w:hAnsi="ＭＳ Ｐゴシック" w:cs="Times New Roman"/>
                <w:sz w:val="22"/>
                <w:szCs w:val="22"/>
              </w:rPr>
              <w:t>escription</w:t>
            </w:r>
            <w:r w:rsidRPr="008C0BAE">
              <w:rPr>
                <w:rFonts w:ascii="ＭＳ Ｐゴシック" w:eastAsia="ＭＳ Ｐゴシック" w:hAnsi="ＭＳ Ｐゴシック" w:hint="eastAsia"/>
                <w:sz w:val="22"/>
                <w:szCs w:val="22"/>
              </w:rPr>
              <w:t>.</w:t>
            </w:r>
          </w:p>
          <w:p w:rsidR="00DF1C7C" w:rsidRPr="005038B9" w:rsidRDefault="00DF1C7C">
            <w:pPr>
              <w:pStyle w:val="HTML0"/>
              <w:spacing w:line="0" w:lineRule="atLeast"/>
              <w:ind w:leftChars="50" w:left="120"/>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“A</w:t>
            </w:r>
            <w:r w:rsidRPr="005038B9">
              <w:rPr>
                <w:rFonts w:ascii="ＭＳ Ｐゴシック" w:eastAsia="ＭＳ Ｐゴシック" w:hAnsi="ＭＳ Ｐゴシック" w:hint="eastAsia"/>
                <w:sz w:val="22"/>
                <w:szCs w:val="22"/>
              </w:rPr>
              <w:t xml:space="preserve">lso when driver is opened, </w:t>
            </w:r>
            <w:r w:rsidRPr="005038B9">
              <w:rPr>
                <w:rFonts w:ascii="ＭＳ Ｐゴシック" w:eastAsia="ＭＳ Ｐゴシック" w:hAnsi="ＭＳ Ｐゴシック"/>
                <w:sz w:val="22"/>
                <w:szCs w:val="22"/>
              </w:rPr>
              <w:t xml:space="preserve">resets </w:t>
            </w:r>
            <w:r w:rsidRPr="005038B9">
              <w:rPr>
                <w:rFonts w:ascii="ＭＳ Ｐゴシック" w:eastAsia="ＭＳ Ｐゴシック" w:hAnsi="ＭＳ Ｐゴシック" w:hint="eastAsia"/>
                <w:sz w:val="22"/>
                <w:szCs w:val="22"/>
              </w:rPr>
              <w:t xml:space="preserve">alarm/warn bit </w:t>
            </w:r>
            <w:r w:rsidRPr="005038B9">
              <w:rPr>
                <w:rFonts w:ascii="ＭＳ Ｐゴシック" w:eastAsia="ＭＳ Ｐゴシック" w:hAnsi="ＭＳ Ｐゴシック"/>
                <w:sz w:val="22"/>
                <w:szCs w:val="22"/>
              </w:rPr>
              <w:t xml:space="preserve">to </w:t>
            </w:r>
            <w:r w:rsidRPr="005038B9">
              <w:rPr>
                <w:rFonts w:ascii="ＭＳ Ｐゴシック" w:eastAsia="ＭＳ Ｐゴシック" w:hAnsi="ＭＳ Ｐゴシック" w:hint="eastAsia"/>
                <w:sz w:val="22"/>
                <w:szCs w:val="22"/>
              </w:rPr>
              <w:t>0.</w:t>
            </w:r>
            <w:r w:rsidRPr="005038B9">
              <w:rPr>
                <w:rFonts w:ascii="ＭＳ Ｐゴシック" w:eastAsia="ＭＳ Ｐゴシック" w:hAnsi="ＭＳ Ｐゴシック"/>
                <w:sz w:val="22"/>
                <w:szCs w:val="22"/>
              </w:rPr>
              <w:t>”</w:t>
            </w:r>
          </w:p>
          <w:p w:rsidR="00DF1C7C" w:rsidRDefault="00DF1C7C">
            <w:pPr>
              <w:pStyle w:val="HTML0"/>
              <w:spacing w:line="0" w:lineRule="atLeast"/>
              <w:ind w:leftChars="50" w:left="120"/>
              <w:rPr>
                <w:sz w:val="22"/>
                <w:szCs w:val="22"/>
              </w:rPr>
            </w:pP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6.1.6.GET_DFR_CHKSUM_COUNTER</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6.1.7.GET_DFR_SYNC_ERR_CNT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6.1.8.GET_DFR_SYNC_STATUS</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6.1.9.GET_DFR_TEST_DATA</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6.2.4.DFR_TEST_DATA</w:t>
            </w:r>
          </w:p>
          <w:p w:rsidR="00DF1C7C" w:rsidRPr="005038B9" w:rsidRDefault="00DF1C7C">
            <w:pPr>
              <w:pStyle w:val="HTML0"/>
              <w:spacing w:line="0" w:lineRule="atLeast"/>
              <w:rPr>
                <w:rFonts w:ascii="ＭＳ Ｐゴシック" w:eastAsia="ＭＳ Ｐゴシック" w:hAnsi="ＭＳ Ｐゴシック"/>
                <w:sz w:val="22"/>
                <w:szCs w:val="22"/>
              </w:rPr>
            </w:pPr>
            <w:r>
              <w:rPr>
                <w:rFonts w:hint="eastAsia"/>
                <w:sz w:val="22"/>
                <w:szCs w:val="22"/>
              </w:rPr>
              <w:t xml:space="preserve"> </w:t>
            </w:r>
            <w:r w:rsidRPr="005038B9">
              <w:rPr>
                <w:rFonts w:ascii="ＭＳ Ｐゴシック" w:eastAsia="ＭＳ Ｐゴシック" w:hAnsi="ＭＳ Ｐゴシック"/>
                <w:sz w:val="22"/>
                <w:szCs w:val="22"/>
              </w:rPr>
              <w:t>A</w:t>
            </w:r>
            <w:r w:rsidRPr="005038B9">
              <w:rPr>
                <w:rFonts w:ascii="ＭＳ Ｐゴシック" w:eastAsia="ＭＳ Ｐゴシック" w:hAnsi="ＭＳ Ｐゴシック" w:hint="eastAsia"/>
                <w:sz w:val="22"/>
                <w:szCs w:val="22"/>
              </w:rPr>
              <w:t xml:space="preserve">dded the following comment to </w:t>
            </w:r>
            <w:r w:rsidRPr="005038B9">
              <w:rPr>
                <w:rFonts w:ascii="ＭＳ Ｐゴシック" w:eastAsia="ＭＳ Ｐゴシック" w:hAnsi="ＭＳ Ｐゴシック" w:cs="Times New Roman" w:hint="eastAsia"/>
                <w:sz w:val="22"/>
                <w:szCs w:val="22"/>
              </w:rPr>
              <w:t>d</w:t>
            </w:r>
            <w:r w:rsidRPr="005038B9">
              <w:rPr>
                <w:rFonts w:ascii="ＭＳ Ｐゴシック" w:eastAsia="ＭＳ Ｐゴシック" w:hAnsi="ＭＳ Ｐゴシック" w:cs="Times New Roman"/>
                <w:sz w:val="22"/>
                <w:szCs w:val="22"/>
              </w:rPr>
              <w:t>escription</w:t>
            </w:r>
            <w:r w:rsidRPr="005038B9">
              <w:rPr>
                <w:rFonts w:ascii="ＭＳ Ｐゴシック" w:eastAsia="ＭＳ Ｐゴシック" w:hAnsi="ＭＳ Ｐゴシック" w:hint="eastAsia"/>
                <w:sz w:val="22"/>
                <w:szCs w:val="22"/>
              </w:rPr>
              <w: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“A</w:t>
            </w:r>
            <w:r w:rsidRPr="005038B9">
              <w:rPr>
                <w:rFonts w:ascii="ＭＳ Ｐゴシック" w:eastAsia="ＭＳ Ｐゴシック" w:hAnsi="ＭＳ Ｐゴシック" w:hint="eastAsia"/>
                <w:sz w:val="22"/>
                <w:szCs w:val="22"/>
              </w:rPr>
              <w:t xml:space="preserve">lso when driver is opened, </w:t>
            </w:r>
            <w:r w:rsidRPr="005038B9">
              <w:rPr>
                <w:rFonts w:ascii="ＭＳ Ｐゴシック" w:eastAsia="ＭＳ Ｐゴシック" w:hAnsi="ＭＳ Ｐゴシック"/>
                <w:sz w:val="22"/>
                <w:szCs w:val="22"/>
              </w:rPr>
              <w:t>resets</w:t>
            </w:r>
            <w:r w:rsidRPr="005038B9">
              <w:rPr>
                <w:rFonts w:ascii="ＭＳ Ｐゴシック" w:eastAsia="ＭＳ Ｐゴシック" w:hAnsi="ＭＳ Ｐゴシック" w:hint="eastAsia"/>
                <w:sz w:val="22"/>
                <w:szCs w:val="22"/>
              </w:rPr>
              <w:t xml:space="preserve"> to 0.</w:t>
            </w:r>
            <w:r w:rsidRPr="005038B9">
              <w:rPr>
                <w:rFonts w:ascii="ＭＳ Ｐゴシック" w:eastAsia="ＭＳ Ｐゴシック" w:hAnsi="ＭＳ Ｐゴシック"/>
                <w:sz w:val="22"/>
                <w:szCs w:val="22"/>
              </w:rPr>
              <w:t>”</w:t>
            </w:r>
          </w:p>
          <w:p w:rsidR="00DF1C7C" w:rsidRPr="005038B9" w:rsidRDefault="00DF1C7C">
            <w:pPr>
              <w:pStyle w:val="HTML0"/>
              <w:spacing w:line="0" w:lineRule="atLeast"/>
              <w:rPr>
                <w:rFonts w:ascii="ＭＳ Ｐゴシック" w:eastAsia="ＭＳ Ｐゴシック" w:hAnsi="ＭＳ Ｐゴシック"/>
                <w:sz w:val="22"/>
                <w:szCs w:val="22"/>
              </w:rPr>
            </w:pP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6.1.11.GET_DFR_VER</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Data is changed.</w:t>
            </w:r>
          </w:p>
          <w:p w:rsidR="00DF1C7C" w:rsidRDefault="00DF1C7C">
            <w:pPr>
              <w:pStyle w:val="HTML0"/>
              <w:spacing w:line="0" w:lineRule="atLeast"/>
              <w:rPr>
                <w:sz w:val="22"/>
                <w:szCs w:val="22"/>
              </w:rPr>
            </w:pPr>
          </w:p>
        </w:tc>
      </w:tr>
      <w:tr w:rsidR="00DF1C7C">
        <w:tc>
          <w:tcPr>
            <w:tcW w:w="1134" w:type="dxa"/>
            <w:vAlign w:val="center"/>
          </w:tcPr>
          <w:p w:rsidR="00DF1C7C" w:rsidRDefault="00DF1C7C">
            <w:pPr>
              <w:snapToGrid w:val="0"/>
              <w:spacing w:line="0" w:lineRule="atLeast"/>
              <w:jc w:val="center"/>
              <w:rPr>
                <w:sz w:val="22"/>
                <w:szCs w:val="22"/>
              </w:rPr>
            </w:pPr>
            <w:r>
              <w:rPr>
                <w:rFonts w:hint="eastAsia"/>
                <w:sz w:val="22"/>
                <w:szCs w:val="22"/>
              </w:rPr>
              <w:t>1.0.8</w:t>
            </w:r>
          </w:p>
        </w:tc>
        <w:tc>
          <w:tcPr>
            <w:tcW w:w="1559" w:type="dxa"/>
            <w:vAlign w:val="center"/>
          </w:tcPr>
          <w:p w:rsidR="00DF1C7C" w:rsidRDefault="00DF1C7C">
            <w:pPr>
              <w:snapToGrid w:val="0"/>
              <w:spacing w:line="0" w:lineRule="atLeast"/>
              <w:jc w:val="center"/>
              <w:rPr>
                <w:sz w:val="22"/>
                <w:szCs w:val="22"/>
              </w:rPr>
            </w:pPr>
            <w:r>
              <w:rPr>
                <w:rFonts w:hint="eastAsia"/>
                <w:sz w:val="22"/>
                <w:szCs w:val="22"/>
              </w:rPr>
              <w:t>2016/11/8</w:t>
            </w:r>
          </w:p>
        </w:tc>
        <w:tc>
          <w:tcPr>
            <w:tcW w:w="1701" w:type="dxa"/>
            <w:vAlign w:val="center"/>
          </w:tcPr>
          <w:p w:rsidR="00DF1C7C" w:rsidRDefault="00DF1C7C">
            <w:pPr>
              <w:snapToGrid w:val="0"/>
              <w:spacing w:line="0" w:lineRule="atLeast"/>
              <w:rPr>
                <w:sz w:val="22"/>
                <w:szCs w:val="22"/>
              </w:rPr>
            </w:pPr>
            <w:r>
              <w:rPr>
                <w:rFonts w:hint="eastAsia"/>
                <w:sz w:val="22"/>
                <w:szCs w:val="22"/>
              </w:rPr>
              <w:t>Y.Hayashi</w:t>
            </w:r>
          </w:p>
        </w:tc>
        <w:tc>
          <w:tcPr>
            <w:tcW w:w="5245" w:type="dxa"/>
            <w:vAlign w:val="center"/>
          </w:tcPr>
          <w:p w:rsidR="00DF1C7C" w:rsidRPr="008C0BAE" w:rsidRDefault="00DF1C7C">
            <w:pPr>
              <w:pStyle w:val="HTML0"/>
              <w:spacing w:line="0" w:lineRule="atLeast"/>
              <w:rPr>
                <w:rFonts w:ascii="ＭＳ Ｐゴシック" w:eastAsia="ＭＳ Ｐゴシック" w:hAnsi="ＭＳ Ｐゴシック"/>
                <w:sz w:val="22"/>
                <w:szCs w:val="22"/>
              </w:rPr>
            </w:pPr>
            <w:r w:rsidRPr="008C0BAE">
              <w:rPr>
                <w:rFonts w:ascii="ＭＳ Ｐゴシック" w:eastAsia="ＭＳ Ｐゴシック" w:hAnsi="ＭＳ Ｐゴシック"/>
                <w:sz w:val="22"/>
                <w:szCs w:val="22"/>
              </w:rPr>
              <w:t>3.1.Normal Frame</w:t>
            </w:r>
          </w:p>
          <w:p w:rsidR="00DF1C7C" w:rsidRPr="008C0BAE" w:rsidRDefault="00DF1C7C">
            <w:pPr>
              <w:pStyle w:val="HTML0"/>
              <w:spacing w:line="0" w:lineRule="atLeast"/>
              <w:rPr>
                <w:rFonts w:ascii="ＭＳ Ｐゴシック" w:eastAsia="ＭＳ Ｐゴシック" w:hAnsi="ＭＳ Ｐゴシック"/>
                <w:sz w:val="22"/>
                <w:szCs w:val="22"/>
              </w:rPr>
            </w:pPr>
            <w:r w:rsidRPr="008C0BAE">
              <w:rPr>
                <w:rFonts w:ascii="ＭＳ Ｐゴシック" w:eastAsia="ＭＳ Ｐゴシック" w:hAnsi="ＭＳ Ｐゴシック" w:hint="eastAsia"/>
                <w:sz w:val="22"/>
                <w:szCs w:val="22"/>
              </w:rPr>
              <w:t xml:space="preserve"> Added the comment.</w:t>
            </w:r>
          </w:p>
          <w:p w:rsidR="00DF1C7C" w:rsidRPr="008C0BAE" w:rsidRDefault="00DF1C7C">
            <w:pPr>
              <w:pStyle w:val="HTML0"/>
              <w:spacing w:line="0" w:lineRule="atLeast"/>
              <w:rPr>
                <w:rFonts w:ascii="ＭＳ Ｐゴシック" w:eastAsia="ＭＳ Ｐゴシック" w:hAnsi="ＭＳ Ｐゴシック"/>
                <w:sz w:val="22"/>
                <w:szCs w:val="22"/>
              </w:rPr>
            </w:pPr>
            <w:r w:rsidRPr="008C0BAE">
              <w:rPr>
                <w:rFonts w:ascii="ＭＳ Ｐゴシック" w:eastAsia="ＭＳ Ｐゴシック" w:hAnsi="ＭＳ Ｐゴシック"/>
                <w:sz w:val="22"/>
                <w:szCs w:val="22"/>
              </w:rPr>
              <w:t>3.2.Information Frame</w:t>
            </w:r>
          </w:p>
          <w:p w:rsidR="00DF1C7C" w:rsidRPr="008C0BAE" w:rsidRDefault="00DF1C7C">
            <w:pPr>
              <w:pStyle w:val="HTML0"/>
              <w:spacing w:line="0" w:lineRule="atLeast"/>
              <w:rPr>
                <w:rFonts w:ascii="ＭＳ Ｐゴシック" w:eastAsia="ＭＳ Ｐゴシック" w:hAnsi="ＭＳ Ｐゴシック"/>
                <w:sz w:val="22"/>
                <w:szCs w:val="22"/>
              </w:rPr>
            </w:pPr>
            <w:r w:rsidRPr="008C0BAE">
              <w:rPr>
                <w:rFonts w:ascii="ＭＳ Ｐゴシック" w:eastAsia="ＭＳ Ｐゴシック" w:hAnsi="ＭＳ Ｐゴシック" w:hint="eastAsia"/>
                <w:sz w:val="22"/>
                <w:szCs w:val="22"/>
              </w:rPr>
              <w:t xml:space="preserve"> Updated the comment.</w:t>
            </w:r>
          </w:p>
          <w:p w:rsidR="00DF1C7C" w:rsidRPr="008C0BAE" w:rsidRDefault="00DF1C7C">
            <w:pPr>
              <w:pStyle w:val="HTML0"/>
              <w:spacing w:line="0" w:lineRule="atLeast"/>
              <w:rPr>
                <w:rFonts w:ascii="ＭＳ Ｐゴシック" w:eastAsia="ＭＳ Ｐゴシック" w:hAnsi="ＭＳ Ｐゴシック"/>
                <w:sz w:val="22"/>
                <w:szCs w:val="22"/>
              </w:rPr>
            </w:pPr>
            <w:r w:rsidRPr="008C0BAE">
              <w:rPr>
                <w:rFonts w:ascii="ＭＳ Ｐゴシック" w:eastAsia="ＭＳ Ｐゴシック" w:hAnsi="ＭＳ Ｐゴシック"/>
                <w:sz w:val="22"/>
                <w:szCs w:val="22"/>
              </w:rPr>
              <w:t>4.1. Note on the driver use</w:t>
            </w:r>
          </w:p>
          <w:p w:rsidR="00DF1C7C" w:rsidRPr="008C0BAE" w:rsidRDefault="00DF1C7C">
            <w:pPr>
              <w:pStyle w:val="HTML0"/>
              <w:spacing w:line="0" w:lineRule="atLeast"/>
              <w:rPr>
                <w:rFonts w:ascii="ＭＳ Ｐゴシック" w:eastAsia="ＭＳ Ｐゴシック" w:hAnsi="ＭＳ Ｐゴシック"/>
                <w:sz w:val="22"/>
                <w:szCs w:val="22"/>
              </w:rPr>
            </w:pPr>
            <w:r w:rsidRPr="008C0BAE">
              <w:rPr>
                <w:rFonts w:ascii="ＭＳ Ｐゴシック" w:eastAsia="ＭＳ Ｐゴシック" w:hAnsi="ＭＳ Ｐゴシック"/>
                <w:sz w:val="22"/>
                <w:szCs w:val="22"/>
              </w:rPr>
              <w:t>4.2. Installing Driver</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Added the comment.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4.5. Example of Transmission</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Corrected,</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DRXPD_SNDSIZ</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w:t>
            </w:r>
            <w:r w:rsidRPr="005038B9">
              <w:rPr>
                <w:rFonts w:ascii="ＭＳ Ｐゴシック" w:eastAsia="ＭＳ Ｐゴシック" w:hAnsi="ＭＳ Ｐゴシック"/>
                <w:sz w:val="22"/>
                <w:szCs w:val="22"/>
              </w:rPr>
              <w:t>DRXPD_SET_SNDSIZ”</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5.3. mmap</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Updated the comment.</w:t>
            </w:r>
          </w:p>
          <w:p w:rsidR="00DF1C7C" w:rsidRDefault="00DF1C7C">
            <w:pPr>
              <w:pStyle w:val="HTML0"/>
              <w:spacing w:line="0" w:lineRule="atLeast"/>
              <w:rPr>
                <w:sz w:val="22"/>
                <w:szCs w:val="22"/>
              </w:rPr>
            </w:pPr>
          </w:p>
        </w:tc>
      </w:tr>
    </w:tbl>
    <w:p w:rsidR="00DF1C7C" w:rsidRDefault="00DF1C7C">
      <w:pPr>
        <w:spacing w:line="0" w:lineRule="atLeast"/>
        <w:jc w:val="right"/>
      </w:pPr>
      <w:r>
        <w:rPr>
          <w:rFonts w:hint="eastAsia"/>
        </w:rPr>
        <w:t>(Continued to the next page.)</w:t>
      </w:r>
      <w:r>
        <w:br w:type="page"/>
      </w:r>
      <w:r>
        <w:rPr>
          <w:rFonts w:hint="eastAsia"/>
        </w:rPr>
        <w:lastRenderedPageBreak/>
        <w:t xml:space="preserve">(Continued from the </w:t>
      </w:r>
      <w:r>
        <w:t>previous</w:t>
      </w:r>
      <w:r>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559"/>
        <w:gridCol w:w="1701"/>
        <w:gridCol w:w="5245"/>
      </w:tblGrid>
      <w:tr w:rsidR="00DF1C7C">
        <w:tc>
          <w:tcPr>
            <w:tcW w:w="1134" w:type="dxa"/>
            <w:vAlign w:val="center"/>
          </w:tcPr>
          <w:p w:rsidR="00DF1C7C" w:rsidRDefault="00DF1C7C">
            <w:pPr>
              <w:snapToGrid w:val="0"/>
              <w:spacing w:line="0" w:lineRule="atLeast"/>
              <w:jc w:val="center"/>
              <w:rPr>
                <w:sz w:val="22"/>
                <w:szCs w:val="22"/>
              </w:rPr>
            </w:pPr>
            <w:r>
              <w:rPr>
                <w:rFonts w:hint="eastAsia"/>
                <w:sz w:val="22"/>
                <w:szCs w:val="22"/>
              </w:rPr>
              <w:t>1.0.8</w:t>
            </w:r>
          </w:p>
        </w:tc>
        <w:tc>
          <w:tcPr>
            <w:tcW w:w="1559" w:type="dxa"/>
            <w:vAlign w:val="center"/>
          </w:tcPr>
          <w:p w:rsidR="00DF1C7C" w:rsidRDefault="00DF1C7C">
            <w:pPr>
              <w:snapToGrid w:val="0"/>
              <w:spacing w:line="0" w:lineRule="atLeast"/>
              <w:jc w:val="center"/>
              <w:rPr>
                <w:sz w:val="22"/>
                <w:szCs w:val="22"/>
              </w:rPr>
            </w:pPr>
            <w:r>
              <w:rPr>
                <w:rFonts w:hint="eastAsia"/>
                <w:sz w:val="22"/>
                <w:szCs w:val="22"/>
              </w:rPr>
              <w:t>2016/11/8</w:t>
            </w:r>
          </w:p>
        </w:tc>
        <w:tc>
          <w:tcPr>
            <w:tcW w:w="1701" w:type="dxa"/>
            <w:vAlign w:val="center"/>
          </w:tcPr>
          <w:p w:rsidR="00DF1C7C" w:rsidRDefault="00DF1C7C">
            <w:pPr>
              <w:snapToGrid w:val="0"/>
              <w:spacing w:line="0" w:lineRule="atLeast"/>
              <w:rPr>
                <w:sz w:val="22"/>
                <w:szCs w:val="22"/>
              </w:rPr>
            </w:pPr>
            <w:r>
              <w:rPr>
                <w:rFonts w:hint="eastAsia"/>
                <w:sz w:val="22"/>
                <w:szCs w:val="22"/>
              </w:rPr>
              <w:t>Y.Hayashi</w:t>
            </w:r>
          </w:p>
        </w:tc>
        <w:tc>
          <w:tcPr>
            <w:tcW w:w="5245" w:type="dxa"/>
            <w:vAlign w:val="center"/>
          </w:tcPr>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5.5.12. Command :DRXPD_SET SNDSIZ</w:t>
            </w:r>
          </w:p>
          <w:p w:rsidR="00DF1C7C" w:rsidRPr="005038B9" w:rsidRDefault="00DF1C7C">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Added the comment.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6. Monitoring and Control Items</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Added the ItemID name.</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6.1.1.GET_ALARM_STATUS_REG</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6.1.2.GET_POWER_ALARM_REG</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6.1.3.GET_SIGNAL_AVG_nW</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6.1.4.GET_DFR_STATUS</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6.1.5.GET_VOLTAGE_STATUS</w:t>
            </w:r>
          </w:p>
          <w:p w:rsidR="00DF1C7C" w:rsidRPr="005038B9" w:rsidRDefault="00DF1C7C">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Removed the following comment from </w:t>
            </w:r>
            <w:r w:rsidRPr="005038B9">
              <w:rPr>
                <w:rFonts w:ascii="ＭＳ Ｐゴシック" w:eastAsia="ＭＳ Ｐゴシック" w:hAnsi="ＭＳ Ｐゴシック" w:cs="Times New Roman" w:hint="eastAsia"/>
                <w:sz w:val="22"/>
                <w:szCs w:val="22"/>
              </w:rPr>
              <w:t>d</w:t>
            </w:r>
            <w:r w:rsidRPr="005038B9">
              <w:rPr>
                <w:rFonts w:ascii="ＭＳ Ｐゴシック" w:eastAsia="ＭＳ Ｐゴシック" w:hAnsi="ＭＳ Ｐゴシック" w:cs="Times New Roman"/>
                <w:sz w:val="22"/>
                <w:szCs w:val="22"/>
              </w:rPr>
              <w:t>escription</w:t>
            </w:r>
            <w:r w:rsidRPr="005038B9">
              <w:rPr>
                <w:rFonts w:ascii="ＭＳ Ｐゴシック" w:eastAsia="ＭＳ Ｐゴシック" w:hAnsi="ＭＳ Ｐゴシック" w:hint="eastAsia"/>
                <w:sz w:val="22"/>
                <w:szCs w:val="22"/>
              </w:rPr>
              <w:t>.</w:t>
            </w:r>
          </w:p>
          <w:p w:rsidR="00DF1C7C" w:rsidRPr="005038B9" w:rsidRDefault="00DF1C7C">
            <w:pPr>
              <w:pStyle w:val="HTML0"/>
              <w:spacing w:line="0" w:lineRule="atLeast"/>
              <w:ind w:leftChars="50" w:left="120"/>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“A</w:t>
            </w:r>
            <w:r w:rsidRPr="005038B9">
              <w:rPr>
                <w:rFonts w:ascii="ＭＳ Ｐゴシック" w:eastAsia="ＭＳ Ｐゴシック" w:hAnsi="ＭＳ Ｐゴシック" w:hint="eastAsia"/>
                <w:sz w:val="22"/>
                <w:szCs w:val="22"/>
              </w:rPr>
              <w:t xml:space="preserve">lso when driver is opened, </w:t>
            </w:r>
            <w:r w:rsidRPr="005038B9">
              <w:rPr>
                <w:rFonts w:ascii="ＭＳ Ｐゴシック" w:eastAsia="ＭＳ Ｐゴシック" w:hAnsi="ＭＳ Ｐゴシック"/>
                <w:sz w:val="22"/>
                <w:szCs w:val="22"/>
              </w:rPr>
              <w:t xml:space="preserve">resets </w:t>
            </w:r>
            <w:r w:rsidRPr="005038B9">
              <w:rPr>
                <w:rFonts w:ascii="ＭＳ Ｐゴシック" w:eastAsia="ＭＳ Ｐゴシック" w:hAnsi="ＭＳ Ｐゴシック" w:hint="eastAsia"/>
                <w:sz w:val="22"/>
                <w:szCs w:val="22"/>
              </w:rPr>
              <w:t xml:space="preserve">alarm/warn bit </w:t>
            </w:r>
            <w:r w:rsidRPr="005038B9">
              <w:rPr>
                <w:rFonts w:ascii="ＭＳ Ｐゴシック" w:eastAsia="ＭＳ Ｐゴシック" w:hAnsi="ＭＳ Ｐゴシック"/>
                <w:sz w:val="22"/>
                <w:szCs w:val="22"/>
              </w:rPr>
              <w:t xml:space="preserve">to </w:t>
            </w:r>
            <w:r w:rsidRPr="005038B9">
              <w:rPr>
                <w:rFonts w:ascii="ＭＳ Ｐゴシック" w:eastAsia="ＭＳ Ｐゴシック" w:hAnsi="ＭＳ Ｐゴシック" w:hint="eastAsia"/>
                <w:sz w:val="22"/>
                <w:szCs w:val="22"/>
              </w:rPr>
              <w:t>0.</w:t>
            </w:r>
            <w:r w:rsidRPr="005038B9">
              <w:rPr>
                <w:rFonts w:ascii="ＭＳ Ｐゴシック" w:eastAsia="ＭＳ Ｐゴシック" w:hAnsi="ＭＳ Ｐゴシック"/>
                <w:sz w:val="22"/>
                <w:szCs w:val="22"/>
              </w:rPr>
              <w:t>”</w:t>
            </w:r>
          </w:p>
          <w:p w:rsidR="00DF1C7C" w:rsidRPr="005038B9" w:rsidRDefault="00DF1C7C">
            <w:pPr>
              <w:pStyle w:val="HTML0"/>
              <w:spacing w:line="0" w:lineRule="atLeast"/>
              <w:ind w:leftChars="50" w:left="12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Added the remarks.</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6.1.6.GET_DFR_CHKSUM_COUNTER</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6.1.7.GET_DFR_SYNC_ERR_CNT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Removed the following comment from </w:t>
            </w:r>
            <w:r w:rsidRPr="005038B9">
              <w:rPr>
                <w:rFonts w:ascii="ＭＳ Ｐゴシック" w:eastAsia="ＭＳ Ｐゴシック" w:hAnsi="ＭＳ Ｐゴシック" w:cs="Times New Roman" w:hint="eastAsia"/>
                <w:sz w:val="22"/>
                <w:szCs w:val="22"/>
              </w:rPr>
              <w:t>d</w:t>
            </w:r>
            <w:r w:rsidRPr="005038B9">
              <w:rPr>
                <w:rFonts w:ascii="ＭＳ Ｐゴシック" w:eastAsia="ＭＳ Ｐゴシック" w:hAnsi="ＭＳ Ｐゴシック" w:cs="Times New Roman"/>
                <w:sz w:val="22"/>
                <w:szCs w:val="22"/>
              </w:rPr>
              <w:t>escription</w:t>
            </w:r>
            <w:r w:rsidRPr="005038B9">
              <w:rPr>
                <w:rFonts w:ascii="ＭＳ Ｐゴシック" w:eastAsia="ＭＳ Ｐゴシック" w:hAnsi="ＭＳ Ｐゴシック" w:hint="eastAsia"/>
                <w:sz w:val="22"/>
                <w:szCs w:val="22"/>
              </w:rPr>
              <w: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sz w:val="22"/>
                <w:szCs w:val="22"/>
              </w:rPr>
              <w:t>“A</w:t>
            </w:r>
            <w:r w:rsidRPr="005038B9">
              <w:rPr>
                <w:rFonts w:ascii="ＭＳ Ｐゴシック" w:eastAsia="ＭＳ Ｐゴシック" w:hAnsi="ＭＳ Ｐゴシック" w:hint="eastAsia"/>
                <w:sz w:val="22"/>
                <w:szCs w:val="22"/>
              </w:rPr>
              <w:t xml:space="preserve">lso when driver is opened, </w:t>
            </w:r>
            <w:r w:rsidRPr="005038B9">
              <w:rPr>
                <w:rFonts w:ascii="ＭＳ Ｐゴシック" w:eastAsia="ＭＳ Ｐゴシック" w:hAnsi="ＭＳ Ｐゴシック"/>
                <w:sz w:val="22"/>
                <w:szCs w:val="22"/>
              </w:rPr>
              <w:t>resets</w:t>
            </w:r>
            <w:r w:rsidRPr="005038B9">
              <w:rPr>
                <w:rFonts w:ascii="ＭＳ Ｐゴシック" w:eastAsia="ＭＳ Ｐゴシック" w:hAnsi="ＭＳ Ｐゴシック" w:hint="eastAsia"/>
                <w:sz w:val="22"/>
                <w:szCs w:val="22"/>
              </w:rPr>
              <w:t xml:space="preserve"> to 0.</w:t>
            </w:r>
            <w:r w:rsidRPr="005038B9">
              <w:rPr>
                <w:rFonts w:ascii="ＭＳ Ｐゴシック" w:eastAsia="ＭＳ Ｐゴシック" w:hAnsi="ＭＳ Ｐゴシック"/>
                <w:sz w:val="22"/>
                <w:szCs w:val="22"/>
              </w:rPr>
              <w:t>”</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Added the remarks.</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6.1.8. GET_DFR_SYNC_STATUS</w:t>
            </w:r>
          </w:p>
          <w:p w:rsidR="00DF1C7C" w:rsidRPr="005038B9" w:rsidRDefault="00DF1C7C">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Updated the description.</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6.1.10. GET_DFR_METAFRAME_DELAY</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 Corrected  </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TE related</w:t>
            </w:r>
            <w:r w:rsidRPr="005038B9">
              <w:rPr>
                <w:rFonts w:ascii="ＭＳ Ｐゴシック" w:eastAsia="ＭＳ Ｐゴシック" w:hAnsi="ＭＳ Ｐゴシック"/>
                <w:sz w:val="22"/>
                <w:szCs w:val="22"/>
              </w:rPr>
              <w:t>”</w:t>
            </w:r>
            <w:r w:rsidRPr="005038B9">
              <w:rPr>
                <w:rFonts w:ascii="ＭＳ Ｐゴシック" w:eastAsia="ＭＳ Ｐゴシック" w:hAnsi="ＭＳ Ｐゴシック" w:hint="eastAsia"/>
                <w:sz w:val="22"/>
                <w:szCs w:val="22"/>
              </w:rPr>
              <w:t xml:space="preserve"> , NO→YES</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6.2.1. DFR_RESET</w:t>
            </w:r>
          </w:p>
          <w:p w:rsidR="00DF1C7C" w:rsidRPr="005038B9" w:rsidRDefault="00DF1C7C">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Updated the description.</w:t>
            </w:r>
          </w:p>
          <w:p w:rsidR="00DF1C7C" w:rsidRPr="005038B9" w:rsidRDefault="00DF1C7C">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sz w:val="22"/>
                <w:szCs w:val="22"/>
              </w:rPr>
              <w:t>7.1. SFP module warning and alarm threshold</w:t>
            </w:r>
          </w:p>
          <w:p w:rsidR="00DF1C7C" w:rsidRDefault="00DF1C7C">
            <w:pPr>
              <w:pStyle w:val="HTML0"/>
              <w:spacing w:line="0" w:lineRule="atLeast"/>
              <w:rPr>
                <w:sz w:val="22"/>
                <w:szCs w:val="22"/>
              </w:rPr>
            </w:pPr>
            <w:r w:rsidRPr="005038B9">
              <w:rPr>
                <w:rFonts w:ascii="ＭＳ Ｐゴシック" w:eastAsia="ＭＳ Ｐゴシック" w:hAnsi="ＭＳ Ｐゴシック" w:hint="eastAsia"/>
                <w:sz w:val="22"/>
                <w:szCs w:val="22"/>
              </w:rPr>
              <w:t xml:space="preserve"> Added the module type and comment.</w:t>
            </w:r>
          </w:p>
        </w:tc>
      </w:tr>
      <w:tr w:rsidR="00193EFF">
        <w:tc>
          <w:tcPr>
            <w:tcW w:w="1134" w:type="dxa"/>
            <w:vAlign w:val="center"/>
          </w:tcPr>
          <w:p w:rsidR="00193EFF" w:rsidRDefault="00193EFF">
            <w:pPr>
              <w:snapToGrid w:val="0"/>
              <w:spacing w:line="0" w:lineRule="atLeast"/>
              <w:jc w:val="center"/>
              <w:rPr>
                <w:sz w:val="22"/>
                <w:szCs w:val="22"/>
              </w:rPr>
            </w:pPr>
            <w:r>
              <w:rPr>
                <w:rFonts w:hint="eastAsia"/>
                <w:sz w:val="22"/>
                <w:szCs w:val="22"/>
              </w:rPr>
              <w:t>1.0.9</w:t>
            </w:r>
          </w:p>
        </w:tc>
        <w:tc>
          <w:tcPr>
            <w:tcW w:w="1559" w:type="dxa"/>
            <w:vAlign w:val="center"/>
          </w:tcPr>
          <w:p w:rsidR="00193EFF" w:rsidRDefault="00193EFF">
            <w:pPr>
              <w:snapToGrid w:val="0"/>
              <w:spacing w:line="0" w:lineRule="atLeast"/>
              <w:jc w:val="center"/>
              <w:rPr>
                <w:sz w:val="22"/>
                <w:szCs w:val="22"/>
              </w:rPr>
            </w:pPr>
            <w:r>
              <w:rPr>
                <w:rFonts w:hint="eastAsia"/>
                <w:sz w:val="22"/>
                <w:szCs w:val="22"/>
              </w:rPr>
              <w:t>2017/08/11</w:t>
            </w:r>
          </w:p>
        </w:tc>
        <w:tc>
          <w:tcPr>
            <w:tcW w:w="1701" w:type="dxa"/>
            <w:vAlign w:val="center"/>
          </w:tcPr>
          <w:p w:rsidR="00193EFF" w:rsidRDefault="00193EFF">
            <w:pPr>
              <w:snapToGrid w:val="0"/>
              <w:spacing w:line="0" w:lineRule="atLeast"/>
              <w:rPr>
                <w:sz w:val="22"/>
                <w:szCs w:val="22"/>
              </w:rPr>
            </w:pPr>
            <w:r>
              <w:rPr>
                <w:rFonts w:hint="eastAsia"/>
                <w:sz w:val="22"/>
                <w:szCs w:val="22"/>
              </w:rPr>
              <w:t>K.Shimoyama</w:t>
            </w:r>
          </w:p>
        </w:tc>
        <w:tc>
          <w:tcPr>
            <w:tcW w:w="5245" w:type="dxa"/>
            <w:vAlign w:val="center"/>
          </w:tcPr>
          <w:p w:rsidR="00193EFF" w:rsidRPr="005038B9" w:rsidRDefault="00BB01D8" w:rsidP="005038B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P</w:t>
            </w:r>
            <w:r w:rsidR="0010677D" w:rsidRPr="005038B9">
              <w:rPr>
                <w:rFonts w:ascii="ＭＳ Ｐゴシック" w:eastAsia="ＭＳ Ｐゴシック" w:hAnsi="ＭＳ Ｐゴシック"/>
                <w:color w:val="212121"/>
                <w:sz w:val="22"/>
                <w:szCs w:val="22"/>
                <w:lang w:val="en"/>
              </w:rPr>
              <w:t>roofreading version</w:t>
            </w:r>
          </w:p>
        </w:tc>
      </w:tr>
      <w:tr w:rsidR="00727B82">
        <w:tc>
          <w:tcPr>
            <w:tcW w:w="1134" w:type="dxa"/>
            <w:vAlign w:val="center"/>
          </w:tcPr>
          <w:p w:rsidR="00727B82" w:rsidRDefault="00727B82">
            <w:pPr>
              <w:snapToGrid w:val="0"/>
              <w:spacing w:line="0" w:lineRule="atLeast"/>
              <w:jc w:val="center"/>
              <w:rPr>
                <w:sz w:val="22"/>
                <w:szCs w:val="22"/>
              </w:rPr>
            </w:pPr>
            <w:r>
              <w:rPr>
                <w:rFonts w:hint="eastAsia"/>
                <w:sz w:val="22"/>
                <w:szCs w:val="22"/>
              </w:rPr>
              <w:t>1.0.10</w:t>
            </w:r>
          </w:p>
        </w:tc>
        <w:tc>
          <w:tcPr>
            <w:tcW w:w="1559" w:type="dxa"/>
            <w:vAlign w:val="center"/>
          </w:tcPr>
          <w:p w:rsidR="00727B82" w:rsidRDefault="00727B82">
            <w:pPr>
              <w:snapToGrid w:val="0"/>
              <w:spacing w:line="0" w:lineRule="atLeast"/>
              <w:jc w:val="center"/>
              <w:rPr>
                <w:sz w:val="22"/>
                <w:szCs w:val="22"/>
              </w:rPr>
            </w:pPr>
            <w:r>
              <w:rPr>
                <w:rFonts w:hint="eastAsia"/>
                <w:sz w:val="22"/>
                <w:szCs w:val="22"/>
              </w:rPr>
              <w:t>2017/09/20</w:t>
            </w:r>
          </w:p>
        </w:tc>
        <w:tc>
          <w:tcPr>
            <w:tcW w:w="1701" w:type="dxa"/>
            <w:vAlign w:val="center"/>
          </w:tcPr>
          <w:p w:rsidR="00727B82" w:rsidRDefault="00727B82">
            <w:pPr>
              <w:snapToGrid w:val="0"/>
              <w:spacing w:line="0" w:lineRule="atLeast"/>
              <w:rPr>
                <w:sz w:val="22"/>
                <w:szCs w:val="22"/>
              </w:rPr>
            </w:pPr>
            <w:r>
              <w:rPr>
                <w:rFonts w:hint="eastAsia"/>
                <w:sz w:val="22"/>
                <w:szCs w:val="22"/>
              </w:rPr>
              <w:t>K.Takezawa</w:t>
            </w:r>
          </w:p>
        </w:tc>
        <w:tc>
          <w:tcPr>
            <w:tcW w:w="5245" w:type="dxa"/>
            <w:vAlign w:val="center"/>
          </w:tcPr>
          <w:p w:rsidR="00727B82" w:rsidRDefault="00727B82" w:rsidP="0010677D">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3.2 Information Frame</w:t>
            </w:r>
          </w:p>
          <w:p w:rsidR="00727B82" w:rsidRDefault="00F3536C" w:rsidP="005038B9">
            <w:pPr>
              <w:pStyle w:val="HTML0"/>
              <w:shd w:val="clear" w:color="auto" w:fill="FFFFFF"/>
              <w:ind w:left="220" w:hangingChars="100" w:hanging="22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Modified</w:t>
            </w:r>
            <w:r w:rsidR="00727B82">
              <w:rPr>
                <w:rFonts w:ascii="ＭＳ Ｐゴシック" w:eastAsia="ＭＳ Ｐゴシック" w:hAnsi="ＭＳ Ｐゴシック" w:hint="eastAsia"/>
                <w:color w:val="212121"/>
                <w:sz w:val="22"/>
                <w:szCs w:val="22"/>
                <w:lang w:val="en"/>
              </w:rPr>
              <w:t xml:space="preserve"> the </w:t>
            </w:r>
            <w:r w:rsidR="009E2D4A">
              <w:rPr>
                <w:rFonts w:ascii="ＭＳ Ｐゴシック" w:eastAsia="ＭＳ Ｐゴシック" w:hAnsi="ＭＳ Ｐゴシック" w:hint="eastAsia"/>
                <w:color w:val="212121"/>
                <w:sz w:val="22"/>
                <w:szCs w:val="22"/>
                <w:lang w:val="en"/>
              </w:rPr>
              <w:t>type</w:t>
            </w:r>
            <w:r w:rsidR="00727B82">
              <w:rPr>
                <w:rFonts w:ascii="ＭＳ Ｐゴシック" w:eastAsia="ＭＳ Ｐゴシック" w:hAnsi="ＭＳ Ｐゴシック" w:hint="eastAsia"/>
                <w:color w:val="212121"/>
                <w:sz w:val="22"/>
                <w:szCs w:val="22"/>
                <w:lang w:val="en"/>
              </w:rPr>
              <w:t xml:space="preserve"> of software timestamp field</w:t>
            </w:r>
            <w:r w:rsidR="009E2D4A">
              <w:rPr>
                <w:rFonts w:ascii="ＭＳ Ｐゴシック" w:eastAsia="ＭＳ Ｐゴシック" w:hAnsi="ＭＳ Ｐゴシック" w:hint="eastAsia"/>
                <w:color w:val="212121"/>
                <w:sz w:val="22"/>
                <w:szCs w:val="22"/>
                <w:lang w:val="en"/>
              </w:rPr>
              <w:t xml:space="preserve"> (TAI-&gt;UTC)</w:t>
            </w:r>
            <w:r w:rsidR="00727B82">
              <w:rPr>
                <w:rFonts w:ascii="ＭＳ Ｐゴシック" w:eastAsia="ＭＳ Ｐゴシック" w:hAnsi="ＭＳ Ｐゴシック" w:hint="eastAsia"/>
                <w:color w:val="212121"/>
                <w:sz w:val="22"/>
                <w:szCs w:val="22"/>
                <w:lang w:val="en"/>
              </w:rPr>
              <w:t xml:space="preserve">. </w:t>
            </w:r>
          </w:p>
          <w:p w:rsidR="009E2D4A" w:rsidRDefault="009E2D4A" w:rsidP="005038B9">
            <w:pPr>
              <w:pStyle w:val="HTML0"/>
              <w:shd w:val="clear" w:color="auto" w:fill="FFFFFF"/>
              <w:ind w:left="110" w:hangingChars="50" w:hanging="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w:t>
            </w:r>
            <w:r w:rsidR="00F3536C">
              <w:rPr>
                <w:rFonts w:ascii="ＭＳ Ｐゴシック" w:eastAsia="ＭＳ Ｐゴシック" w:hAnsi="ＭＳ Ｐゴシック" w:hint="eastAsia"/>
                <w:color w:val="212121"/>
                <w:sz w:val="22"/>
                <w:szCs w:val="22"/>
                <w:lang w:val="en"/>
              </w:rPr>
              <w:t xml:space="preserve">Modified </w:t>
            </w:r>
            <w:r>
              <w:rPr>
                <w:rFonts w:ascii="ＭＳ Ｐゴシック" w:eastAsia="ＭＳ Ｐゴシック" w:hAnsi="ＭＳ Ｐゴシック" w:hint="eastAsia"/>
                <w:color w:val="212121"/>
                <w:sz w:val="22"/>
                <w:szCs w:val="22"/>
                <w:lang w:val="en"/>
              </w:rPr>
              <w:t xml:space="preserve">the </w:t>
            </w:r>
            <w:r w:rsidR="00F3536C">
              <w:rPr>
                <w:rFonts w:ascii="ＭＳ Ｐゴシック" w:eastAsia="ＭＳ Ｐゴシック" w:hAnsi="ＭＳ Ｐゴシック" w:hint="eastAsia"/>
                <w:color w:val="212121"/>
                <w:sz w:val="22"/>
                <w:szCs w:val="22"/>
                <w:lang w:val="en"/>
              </w:rPr>
              <w:t xml:space="preserve">definition of </w:t>
            </w:r>
            <w:r w:rsidR="00B40185">
              <w:rPr>
                <w:rFonts w:ascii="ＭＳ Ｐゴシック" w:eastAsia="ＭＳ Ｐゴシック" w:hAnsi="ＭＳ Ｐゴシック" w:hint="eastAsia"/>
                <w:color w:val="212121"/>
                <w:sz w:val="22"/>
                <w:szCs w:val="22"/>
                <w:lang w:val="en"/>
              </w:rPr>
              <w:t xml:space="preserve">unused area and unused bit </w:t>
            </w:r>
            <w:r w:rsidR="00F3536C">
              <w:rPr>
                <w:rFonts w:ascii="ＭＳ Ｐゴシック" w:eastAsia="ＭＳ Ｐゴシック" w:hAnsi="ＭＳ Ｐゴシック" w:hint="eastAsia"/>
                <w:color w:val="212121"/>
                <w:sz w:val="22"/>
                <w:szCs w:val="22"/>
                <w:lang w:val="en"/>
              </w:rPr>
              <w:t xml:space="preserve">value in </w:t>
            </w:r>
            <w:r>
              <w:rPr>
                <w:rFonts w:ascii="ＭＳ Ｐゴシック" w:eastAsia="ＭＳ Ｐゴシック" w:hAnsi="ＭＳ Ｐゴシック" w:hint="eastAsia"/>
                <w:color w:val="212121"/>
                <w:sz w:val="22"/>
                <w:szCs w:val="22"/>
                <w:lang w:val="en"/>
              </w:rPr>
              <w:t>information frame.</w:t>
            </w:r>
          </w:p>
          <w:p w:rsidR="00F3536C" w:rsidRPr="009E2D4A" w:rsidRDefault="00F3536C" w:rsidP="005038B9">
            <w:pPr>
              <w:pStyle w:val="HTML0"/>
              <w:shd w:val="clear" w:color="auto" w:fill="FFFFFF"/>
              <w:ind w:left="110" w:hangingChars="50" w:hanging="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(always0 -&gt; undefined )</w:t>
            </w:r>
          </w:p>
          <w:p w:rsidR="00A54080" w:rsidRDefault="00A54080" w:rsidP="0010677D">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4.2 Installing Driver</w:t>
            </w:r>
          </w:p>
          <w:p w:rsidR="00A54080" w:rsidRPr="00A54080" w:rsidRDefault="00A54080" w:rsidP="0010677D">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w:t>
            </w:r>
            <w:r w:rsidR="00F3536C">
              <w:rPr>
                <w:rFonts w:ascii="ＭＳ Ｐゴシック" w:eastAsia="ＭＳ Ｐゴシック" w:hAnsi="ＭＳ Ｐゴシック" w:hint="eastAsia"/>
                <w:color w:val="212121"/>
                <w:sz w:val="22"/>
                <w:szCs w:val="22"/>
                <w:lang w:val="en"/>
              </w:rPr>
              <w:t xml:space="preserve">Modified </w:t>
            </w:r>
            <w:r>
              <w:rPr>
                <w:rFonts w:ascii="ＭＳ Ｐゴシック" w:eastAsia="ＭＳ Ｐゴシック" w:hAnsi="ＭＳ Ｐゴシック" w:hint="eastAsia"/>
                <w:color w:val="212121"/>
                <w:sz w:val="22"/>
                <w:szCs w:val="22"/>
                <w:lang w:val="en"/>
              </w:rPr>
              <w:t>the maximum board number</w:t>
            </w:r>
            <w:r w:rsidR="009E2D4A">
              <w:rPr>
                <w:rFonts w:ascii="ＭＳ Ｐゴシック" w:eastAsia="ＭＳ Ｐゴシック" w:hAnsi="ＭＳ Ｐゴシック" w:hint="eastAsia"/>
                <w:color w:val="212121"/>
                <w:sz w:val="22"/>
                <w:szCs w:val="22"/>
                <w:lang w:val="en"/>
              </w:rPr>
              <w:t xml:space="preserve"> (2-&gt;4)</w:t>
            </w:r>
            <w:r>
              <w:rPr>
                <w:rFonts w:ascii="ＭＳ Ｐゴシック" w:eastAsia="ＭＳ Ｐゴシック" w:hAnsi="ＭＳ Ｐゴシック" w:hint="eastAsia"/>
                <w:color w:val="212121"/>
                <w:sz w:val="22"/>
                <w:szCs w:val="22"/>
                <w:lang w:val="en"/>
              </w:rPr>
              <w:t>.</w:t>
            </w:r>
            <w:r w:rsidR="009E2D4A">
              <w:rPr>
                <w:rFonts w:ascii="ＭＳ Ｐゴシック" w:eastAsia="ＭＳ Ｐゴシック" w:hAnsi="ＭＳ Ｐゴシック" w:hint="eastAsia"/>
                <w:color w:val="212121"/>
                <w:sz w:val="22"/>
                <w:szCs w:val="22"/>
                <w:lang w:val="en"/>
              </w:rPr>
              <w:t xml:space="preserve"> </w:t>
            </w:r>
          </w:p>
          <w:p w:rsidR="00727B82" w:rsidRDefault="00727B82" w:rsidP="0010677D">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5.1 open</w:t>
            </w:r>
          </w:p>
          <w:p w:rsidR="00727B82" w:rsidRDefault="00727B82" w:rsidP="0010677D">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w:t>
            </w:r>
            <w:r w:rsidR="00F3536C">
              <w:rPr>
                <w:rFonts w:ascii="ＭＳ Ｐゴシック" w:eastAsia="ＭＳ Ｐゴシック" w:hAnsi="ＭＳ Ｐゴシック" w:hint="eastAsia"/>
                <w:color w:val="212121"/>
                <w:sz w:val="22"/>
                <w:szCs w:val="22"/>
                <w:lang w:val="en"/>
              </w:rPr>
              <w:t>ed</w:t>
            </w:r>
            <w:r>
              <w:rPr>
                <w:rFonts w:ascii="ＭＳ Ｐゴシック" w:eastAsia="ＭＳ Ｐゴシック" w:hAnsi="ＭＳ Ｐゴシック" w:hint="eastAsia"/>
                <w:color w:val="212121"/>
                <w:sz w:val="22"/>
                <w:szCs w:val="22"/>
                <w:lang w:val="en"/>
              </w:rPr>
              <w:t xml:space="preserve"> acceptable arguments to first parameter</w:t>
            </w:r>
            <w:r w:rsidR="009E2D4A">
              <w:rPr>
                <w:rFonts w:ascii="ＭＳ Ｐゴシック" w:eastAsia="ＭＳ Ｐゴシック" w:hAnsi="ＭＳ Ｐゴシック" w:hint="eastAsia"/>
                <w:color w:val="212121"/>
                <w:sz w:val="22"/>
                <w:szCs w:val="22"/>
                <w:lang w:val="en"/>
              </w:rPr>
              <w:t>.</w:t>
            </w:r>
          </w:p>
          <w:p w:rsidR="009E2D4A" w:rsidRDefault="00F3536C" w:rsidP="0010677D">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w:t>
            </w:r>
            <w:r w:rsidR="009E2D4A">
              <w:rPr>
                <w:rFonts w:ascii="ＭＳ Ｐゴシック" w:eastAsia="ＭＳ Ｐゴシック" w:hAnsi="ＭＳ Ｐゴシック"/>
                <w:color w:val="212121"/>
                <w:sz w:val="22"/>
                <w:szCs w:val="22"/>
                <w:lang w:val="en"/>
              </w:rPr>
              <w:t>“</w:t>
            </w:r>
            <w:r w:rsidR="009E2D4A">
              <w:rPr>
                <w:rFonts w:ascii="ＭＳ Ｐゴシック" w:eastAsia="ＭＳ Ｐゴシック" w:hAnsi="ＭＳ Ｐゴシック" w:hint="eastAsia"/>
                <w:color w:val="212121"/>
                <w:sz w:val="22"/>
                <w:szCs w:val="22"/>
                <w:lang w:val="en"/>
              </w:rPr>
              <w:t>/dev/drxp2</w:t>
            </w:r>
            <w:r w:rsidR="009E2D4A">
              <w:rPr>
                <w:rFonts w:ascii="ＭＳ Ｐゴシック" w:eastAsia="ＭＳ Ｐゴシック" w:hAnsi="ＭＳ Ｐゴシック"/>
                <w:color w:val="212121"/>
                <w:sz w:val="22"/>
                <w:szCs w:val="22"/>
                <w:lang w:val="en"/>
              </w:rPr>
              <w:t>”</w:t>
            </w:r>
            <w:r w:rsidR="009E2D4A">
              <w:rPr>
                <w:rFonts w:ascii="ＭＳ Ｐゴシック" w:eastAsia="ＭＳ Ｐゴシック" w:hAnsi="ＭＳ Ｐゴシック" w:hint="eastAsia"/>
                <w:color w:val="212121"/>
                <w:sz w:val="22"/>
                <w:szCs w:val="22"/>
                <w:lang w:val="en"/>
              </w:rPr>
              <w:t xml:space="preserve"> and </w:t>
            </w:r>
            <w:r w:rsidR="009E2D4A">
              <w:rPr>
                <w:rFonts w:ascii="ＭＳ Ｐゴシック" w:eastAsia="ＭＳ Ｐゴシック" w:hAnsi="ＭＳ Ｐゴシック"/>
                <w:color w:val="212121"/>
                <w:sz w:val="22"/>
                <w:szCs w:val="22"/>
                <w:lang w:val="en"/>
              </w:rPr>
              <w:t>“</w:t>
            </w:r>
            <w:r w:rsidR="009E2D4A">
              <w:rPr>
                <w:rFonts w:ascii="ＭＳ Ｐゴシック" w:eastAsia="ＭＳ Ｐゴシック" w:hAnsi="ＭＳ Ｐゴシック" w:hint="eastAsia"/>
                <w:color w:val="212121"/>
                <w:sz w:val="22"/>
                <w:szCs w:val="22"/>
                <w:lang w:val="en"/>
              </w:rPr>
              <w:t>/dev/drxp3</w:t>
            </w:r>
            <w:r w:rsidR="009E2D4A">
              <w:rPr>
                <w:rFonts w:ascii="ＭＳ Ｐゴシック" w:eastAsia="ＭＳ Ｐゴシック" w:hAnsi="ＭＳ Ｐゴシック"/>
                <w:color w:val="212121"/>
                <w:sz w:val="22"/>
                <w:szCs w:val="22"/>
                <w:lang w:val="en"/>
              </w:rPr>
              <w:t>”</w:t>
            </w:r>
            <w:r w:rsidR="009E2D4A">
              <w:rPr>
                <w:rFonts w:ascii="ＭＳ Ｐゴシック" w:eastAsia="ＭＳ Ｐゴシック" w:hAnsi="ＭＳ Ｐゴシック" w:hint="eastAsia"/>
                <w:color w:val="212121"/>
                <w:sz w:val="22"/>
                <w:szCs w:val="22"/>
                <w:lang w:val="en"/>
              </w:rPr>
              <w:t xml:space="preserve"> )</w:t>
            </w:r>
          </w:p>
          <w:p w:rsidR="00A54080" w:rsidRPr="009E2D4A" w:rsidRDefault="00A54080" w:rsidP="0010677D">
            <w:pPr>
              <w:pStyle w:val="HTML0"/>
              <w:shd w:val="clear" w:color="auto" w:fill="FFFFFF"/>
              <w:rPr>
                <w:rFonts w:ascii="ＭＳ Ｐゴシック" w:eastAsia="ＭＳ Ｐゴシック" w:hAnsi="ＭＳ Ｐゴシック"/>
                <w:color w:val="212121"/>
                <w:sz w:val="22"/>
                <w:szCs w:val="22"/>
                <w:lang w:val="en"/>
              </w:rPr>
            </w:pPr>
          </w:p>
        </w:tc>
      </w:tr>
    </w:tbl>
    <w:p w:rsidR="009E2D4A" w:rsidRDefault="009E2D4A" w:rsidP="005038B9">
      <w:pPr>
        <w:spacing w:line="0" w:lineRule="atLeast"/>
        <w:jc w:val="right"/>
      </w:pPr>
      <w:r w:rsidRPr="009E2D4A">
        <w:rPr>
          <w:rFonts w:hint="eastAsia"/>
        </w:rPr>
        <w:t>(Continued to the next page.)</w:t>
      </w:r>
    </w:p>
    <w:p w:rsidR="009E2D4A" w:rsidRPr="009E2D4A" w:rsidRDefault="009E2D4A" w:rsidP="009E2D4A">
      <w:pPr>
        <w:jc w:val="right"/>
      </w:pPr>
      <w:r>
        <w:br w:type="page"/>
      </w:r>
      <w:r w:rsidRPr="009E2D4A">
        <w:rPr>
          <w:rFonts w:hint="eastAsia"/>
        </w:rPr>
        <w:lastRenderedPageBreak/>
        <w:t xml:space="preserve">(Continued from the </w:t>
      </w:r>
      <w:r w:rsidRPr="009E2D4A">
        <w:t>previous</w:t>
      </w:r>
      <w:r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559"/>
        <w:gridCol w:w="1701"/>
        <w:gridCol w:w="5245"/>
      </w:tblGrid>
      <w:tr w:rsidR="009E2D4A" w:rsidRPr="009E2D4A" w:rsidTr="00F82C70">
        <w:tc>
          <w:tcPr>
            <w:tcW w:w="1134" w:type="dxa"/>
            <w:vAlign w:val="center"/>
          </w:tcPr>
          <w:p w:rsidR="009E2D4A" w:rsidRPr="009E2D4A" w:rsidRDefault="009E2D4A" w:rsidP="009E2D4A">
            <w:pPr>
              <w:snapToGrid w:val="0"/>
              <w:spacing w:line="0" w:lineRule="atLeast"/>
              <w:jc w:val="center"/>
              <w:rPr>
                <w:sz w:val="22"/>
                <w:szCs w:val="22"/>
              </w:rPr>
            </w:pPr>
            <w:r>
              <w:rPr>
                <w:rFonts w:hint="eastAsia"/>
                <w:sz w:val="22"/>
                <w:szCs w:val="22"/>
              </w:rPr>
              <w:t>1.0.10</w:t>
            </w:r>
          </w:p>
        </w:tc>
        <w:tc>
          <w:tcPr>
            <w:tcW w:w="1559" w:type="dxa"/>
            <w:vAlign w:val="center"/>
          </w:tcPr>
          <w:p w:rsidR="009E2D4A" w:rsidRPr="009E2D4A" w:rsidRDefault="009E2D4A" w:rsidP="009E2D4A">
            <w:pPr>
              <w:snapToGrid w:val="0"/>
              <w:spacing w:line="0" w:lineRule="atLeast"/>
              <w:jc w:val="center"/>
              <w:rPr>
                <w:sz w:val="22"/>
                <w:szCs w:val="22"/>
              </w:rPr>
            </w:pPr>
            <w:r>
              <w:rPr>
                <w:rFonts w:hint="eastAsia"/>
                <w:sz w:val="22"/>
                <w:szCs w:val="22"/>
              </w:rPr>
              <w:t>2017/09/20</w:t>
            </w:r>
          </w:p>
        </w:tc>
        <w:tc>
          <w:tcPr>
            <w:tcW w:w="1701" w:type="dxa"/>
            <w:vAlign w:val="center"/>
          </w:tcPr>
          <w:p w:rsidR="009E2D4A" w:rsidRPr="009E2D4A" w:rsidRDefault="009E2D4A" w:rsidP="009E2D4A">
            <w:pPr>
              <w:snapToGrid w:val="0"/>
              <w:spacing w:line="0" w:lineRule="atLeast"/>
              <w:rPr>
                <w:sz w:val="22"/>
                <w:szCs w:val="22"/>
              </w:rPr>
            </w:pPr>
            <w:r>
              <w:rPr>
                <w:rFonts w:hint="eastAsia"/>
                <w:sz w:val="22"/>
                <w:szCs w:val="22"/>
              </w:rPr>
              <w:t>K.Takezawa</w:t>
            </w:r>
          </w:p>
        </w:tc>
        <w:tc>
          <w:tcPr>
            <w:tcW w:w="5245" w:type="dxa"/>
            <w:vAlign w:val="center"/>
          </w:tcPr>
          <w:p w:rsidR="00B40185" w:rsidRDefault="00B40185" w:rsidP="00B40185">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 GET_ALARM_STATUS_REG</w:t>
            </w:r>
          </w:p>
          <w:p w:rsidR="00B40185" w:rsidRDefault="00B40185" w:rsidP="00B40185">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6.1.2 GET_POWER_ALARM_REG</w:t>
            </w:r>
          </w:p>
          <w:p w:rsidR="004C1FAD" w:rsidRDefault="004C1FAD" w:rsidP="005038B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6.1.3 GET_SIGNAL_AVG_nW</w:t>
            </w:r>
          </w:p>
          <w:p w:rsidR="00B40185" w:rsidRDefault="00B40185" w:rsidP="00B40185">
            <w:pPr>
              <w:pStyle w:val="HTML0"/>
              <w:shd w:val="clear" w:color="auto" w:fill="FFFFFF"/>
              <w:ind w:left="110" w:hangingChars="50" w:hanging="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Modified the definition of </w:t>
            </w:r>
            <w:r w:rsidR="00E37887">
              <w:rPr>
                <w:rFonts w:ascii="ＭＳ Ｐゴシック" w:eastAsia="ＭＳ Ｐゴシック" w:hAnsi="ＭＳ Ｐゴシック" w:hint="eastAsia"/>
                <w:color w:val="212121"/>
                <w:sz w:val="22"/>
                <w:szCs w:val="22"/>
                <w:lang w:val="en"/>
              </w:rPr>
              <w:t>Reserved b</w:t>
            </w:r>
            <w:r>
              <w:rPr>
                <w:rFonts w:ascii="ＭＳ Ｐゴシック" w:eastAsia="ＭＳ Ｐゴシック" w:hAnsi="ＭＳ Ｐゴシック" w:hint="eastAsia"/>
                <w:color w:val="212121"/>
                <w:sz w:val="22"/>
                <w:szCs w:val="22"/>
                <w:lang w:val="en"/>
              </w:rPr>
              <w:t>it</w:t>
            </w:r>
            <w:r w:rsidR="00E37887">
              <w:rPr>
                <w:rFonts w:ascii="ＭＳ Ｐゴシック" w:eastAsia="ＭＳ Ｐゴシック" w:hAnsi="ＭＳ Ｐゴシック" w:hint="eastAsia"/>
                <w:color w:val="212121"/>
                <w:sz w:val="22"/>
                <w:szCs w:val="22"/>
                <w:lang w:val="en"/>
              </w:rPr>
              <w:t xml:space="preserve"> (byte)</w:t>
            </w:r>
            <w:r>
              <w:rPr>
                <w:rFonts w:ascii="ＭＳ Ｐゴシック" w:eastAsia="ＭＳ Ｐゴシック" w:hAnsi="ＭＳ Ｐゴシック" w:hint="eastAsia"/>
                <w:color w:val="212121"/>
                <w:sz w:val="22"/>
                <w:szCs w:val="22"/>
                <w:lang w:val="en"/>
              </w:rPr>
              <w:t xml:space="preserve"> value in Data field.</w:t>
            </w:r>
            <w:r w:rsidR="004C1FAD">
              <w:rPr>
                <w:rFonts w:ascii="ＭＳ Ｐゴシック" w:eastAsia="ＭＳ Ｐゴシック" w:hAnsi="ＭＳ Ｐゴシック" w:hint="eastAsia"/>
                <w:color w:val="212121"/>
                <w:sz w:val="22"/>
                <w:szCs w:val="22"/>
                <w:lang w:val="en"/>
              </w:rPr>
              <w:t xml:space="preserve"> (always0 -&gt;undefined). </w:t>
            </w:r>
          </w:p>
          <w:p w:rsidR="00B40185" w:rsidRPr="00D765FC" w:rsidRDefault="004C1FAD" w:rsidP="005038B9">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Modified the behavior when device is closed..</w:t>
            </w:r>
          </w:p>
          <w:p w:rsidR="009E2D4A" w:rsidRDefault="009E2D4A" w:rsidP="009E2D4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6.1.4 GET_DFR_STATUS</w:t>
            </w:r>
          </w:p>
          <w:p w:rsidR="009E2D4A" w:rsidRDefault="009E2D4A" w:rsidP="009E2D4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6.1.5 GET_DFR_VOLTAGE_STATUS</w:t>
            </w:r>
          </w:p>
          <w:p w:rsidR="009E2D4A" w:rsidRDefault="009E2D4A" w:rsidP="005038B9">
            <w:pPr>
              <w:pStyle w:val="HTML0"/>
              <w:shd w:val="clear" w:color="auto" w:fill="FFFFFF"/>
              <w:ind w:left="110" w:hangingChars="50" w:hanging="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w:t>
            </w:r>
            <w:r w:rsidR="004C1FAD">
              <w:rPr>
                <w:rFonts w:ascii="ＭＳ Ｐゴシック" w:eastAsia="ＭＳ Ｐゴシック" w:hAnsi="ＭＳ Ｐゴシック" w:hint="eastAsia"/>
                <w:color w:val="212121"/>
                <w:sz w:val="22"/>
                <w:szCs w:val="22"/>
                <w:lang w:val="en"/>
              </w:rPr>
              <w:t xml:space="preserve">Modified the definition of </w:t>
            </w:r>
            <w:r w:rsidR="00E37887">
              <w:rPr>
                <w:rFonts w:ascii="ＭＳ Ｐゴシック" w:eastAsia="ＭＳ Ｐゴシック" w:hAnsi="ＭＳ Ｐゴシック" w:hint="eastAsia"/>
                <w:color w:val="212121"/>
                <w:sz w:val="22"/>
                <w:szCs w:val="22"/>
                <w:lang w:val="en"/>
              </w:rPr>
              <w:t>Not used b</w:t>
            </w:r>
            <w:r w:rsidR="004C1FAD">
              <w:rPr>
                <w:rFonts w:ascii="ＭＳ Ｐゴシック" w:eastAsia="ＭＳ Ｐゴシック" w:hAnsi="ＭＳ Ｐゴシック" w:hint="eastAsia"/>
                <w:color w:val="212121"/>
                <w:sz w:val="22"/>
                <w:szCs w:val="22"/>
                <w:lang w:val="en"/>
              </w:rPr>
              <w:t>it value in Data field. (always0 -&gt;undefined).</w:t>
            </w:r>
          </w:p>
          <w:p w:rsidR="009E2D4A" w:rsidRDefault="009E2D4A" w:rsidP="009E2D4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6.1.6 GET_DFR_CHKSUM_COUNTER</w:t>
            </w:r>
          </w:p>
          <w:p w:rsidR="00E37887" w:rsidRPr="00E37887" w:rsidRDefault="00E37887" w:rsidP="005038B9">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Modified the behavior when open(2) is called.</w:t>
            </w:r>
          </w:p>
          <w:p w:rsidR="009E2D4A" w:rsidRDefault="009E2D4A" w:rsidP="009E2D4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6.1.7 GET_DFR_SYNC_ERR_CNT</w:t>
            </w:r>
          </w:p>
          <w:p w:rsidR="00E37887" w:rsidRDefault="00E37887" w:rsidP="005038B9">
            <w:pPr>
              <w:pStyle w:val="HTML0"/>
              <w:shd w:val="clear" w:color="auto" w:fill="FFFFFF"/>
              <w:ind w:leftChars="50" w:left="12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Modified the definition of Reserved Byte value in Data field. (always0 -&gt;undefined).</w:t>
            </w:r>
          </w:p>
          <w:p w:rsidR="009E2D4A" w:rsidRDefault="00E37887" w:rsidP="00D765FC">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Modified the behavior when open(2) is called.</w:t>
            </w:r>
          </w:p>
          <w:p w:rsidR="009E2D4A" w:rsidRDefault="009E2D4A" w:rsidP="009E2D4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6.1.8 GET_DFR_SYNC_STATUS</w:t>
            </w:r>
          </w:p>
          <w:p w:rsidR="009E2D4A" w:rsidRDefault="009E2D4A" w:rsidP="009E2D4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6.1.9 GET_DFR_TEST_DATA</w:t>
            </w:r>
          </w:p>
          <w:p w:rsidR="009E2D4A" w:rsidRDefault="009E2D4A" w:rsidP="009E2D4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6.1.10 GET_DFR_METAFRAME_DELAY</w:t>
            </w:r>
          </w:p>
          <w:p w:rsidR="002F115A" w:rsidRDefault="002F115A" w:rsidP="005038B9">
            <w:pPr>
              <w:pStyle w:val="HTML0"/>
              <w:shd w:val="clear" w:color="auto" w:fill="FFFFFF"/>
              <w:ind w:leftChars="50" w:left="12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Modified the definition of Reserved and Not used bit (byte) value in Data field. (always0 -&gt;undefined).</w:t>
            </w:r>
          </w:p>
          <w:p w:rsidR="009E2D4A" w:rsidRDefault="009E2D4A" w:rsidP="009E2D4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6.1.11 GET_DFR_SN</w:t>
            </w:r>
          </w:p>
          <w:p w:rsidR="002F115A" w:rsidRDefault="002F115A" w:rsidP="002F115A">
            <w:pPr>
              <w:pStyle w:val="HTML0"/>
              <w:shd w:val="clear" w:color="auto" w:fill="FFFFFF"/>
              <w:ind w:leftChars="50" w:left="12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Modified the definition of Reserved and Not used bit (byte) value in Data field. (always0 -&gt;undefined).</w:t>
            </w:r>
          </w:p>
          <w:p w:rsidR="002F115A" w:rsidRPr="00D765FC" w:rsidRDefault="002F115A" w:rsidP="005038B9">
            <w:pPr>
              <w:pStyle w:val="HTML0"/>
              <w:shd w:val="clear" w:color="auto" w:fill="FFFFFF"/>
              <w:ind w:left="110" w:hangingChars="50" w:hanging="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Delete the specific value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131763</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or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131764</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from Byte0-2 (Serial number) in Data field.</w:t>
            </w:r>
          </w:p>
          <w:p w:rsidR="009E2D4A" w:rsidRDefault="009E2D4A" w:rsidP="009E2D4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6.1.12 GET_DFR_VER</w:t>
            </w:r>
          </w:p>
          <w:p w:rsidR="009E2D4A" w:rsidRDefault="002F115A" w:rsidP="005038B9">
            <w:pPr>
              <w:pStyle w:val="HTML0"/>
              <w:shd w:val="clear" w:color="auto" w:fill="FFFFFF"/>
              <w:ind w:leftChars="50" w:left="12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Modified the definition of Reserved and Not used bit (byte) value in Data field. (always0 -&gt;undefined).</w:t>
            </w:r>
          </w:p>
          <w:p w:rsidR="009E2D4A" w:rsidRDefault="009E2D4A" w:rsidP="009E2D4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6.1.13. GET_FPGA_TEMP</w:t>
            </w:r>
          </w:p>
          <w:p w:rsidR="009E2D4A" w:rsidRPr="005038B9" w:rsidRDefault="009E2D4A" w:rsidP="005038B9">
            <w:pPr>
              <w:pStyle w:val="HTML0"/>
              <w:shd w:val="clear" w:color="auto" w:fill="FFFFFF"/>
              <w:rPr>
                <w:sz w:val="22"/>
                <w:szCs w:val="22"/>
                <w:lang w:val="en"/>
              </w:rPr>
            </w:pPr>
            <w:r>
              <w:rPr>
                <w:rFonts w:ascii="ＭＳ Ｐゴシック" w:eastAsia="ＭＳ Ｐゴシック" w:hAnsi="ＭＳ Ｐゴシック" w:hint="eastAsia"/>
                <w:color w:val="212121"/>
                <w:sz w:val="22"/>
                <w:szCs w:val="22"/>
                <w:lang w:val="en"/>
              </w:rPr>
              <w:t xml:space="preserve"> Add</w:t>
            </w:r>
            <w:r w:rsidR="002F115A">
              <w:rPr>
                <w:rFonts w:ascii="ＭＳ Ｐゴシック" w:eastAsia="ＭＳ Ｐゴシック" w:hAnsi="ＭＳ Ｐゴシック" w:hint="eastAsia"/>
                <w:color w:val="212121"/>
                <w:sz w:val="22"/>
                <w:szCs w:val="22"/>
                <w:lang w:val="en"/>
              </w:rPr>
              <w:t>ed</w:t>
            </w:r>
            <w:r>
              <w:rPr>
                <w:rFonts w:ascii="ＭＳ Ｐゴシック" w:eastAsia="ＭＳ Ｐゴシック" w:hAnsi="ＭＳ Ｐゴシック" w:hint="eastAsia"/>
                <w:color w:val="212121"/>
                <w:sz w:val="22"/>
                <w:szCs w:val="22"/>
                <w:lang w:val="en"/>
              </w:rPr>
              <w:t xml:space="preserve"> new monitoring function.</w:t>
            </w:r>
          </w:p>
        </w:tc>
      </w:tr>
      <w:tr w:rsidR="0079617D" w:rsidRPr="009E2D4A" w:rsidTr="00F82C70">
        <w:tc>
          <w:tcPr>
            <w:tcW w:w="1134" w:type="dxa"/>
            <w:vAlign w:val="center"/>
          </w:tcPr>
          <w:p w:rsidR="0079617D" w:rsidRDefault="0079617D" w:rsidP="009E2D4A">
            <w:pPr>
              <w:snapToGrid w:val="0"/>
              <w:spacing w:line="0" w:lineRule="atLeast"/>
              <w:jc w:val="center"/>
              <w:rPr>
                <w:sz w:val="22"/>
                <w:szCs w:val="22"/>
              </w:rPr>
            </w:pPr>
            <w:r>
              <w:rPr>
                <w:rFonts w:hint="eastAsia"/>
                <w:sz w:val="22"/>
                <w:szCs w:val="22"/>
              </w:rPr>
              <w:t>1.0.11</w:t>
            </w:r>
          </w:p>
        </w:tc>
        <w:tc>
          <w:tcPr>
            <w:tcW w:w="1559" w:type="dxa"/>
            <w:vAlign w:val="center"/>
          </w:tcPr>
          <w:p w:rsidR="0079617D" w:rsidRDefault="0079617D" w:rsidP="00954B2F">
            <w:pPr>
              <w:snapToGrid w:val="0"/>
              <w:spacing w:line="0" w:lineRule="atLeast"/>
              <w:jc w:val="center"/>
              <w:rPr>
                <w:sz w:val="22"/>
                <w:szCs w:val="22"/>
              </w:rPr>
            </w:pPr>
            <w:r>
              <w:rPr>
                <w:rFonts w:hint="eastAsia"/>
                <w:sz w:val="22"/>
                <w:szCs w:val="22"/>
              </w:rPr>
              <w:t>201</w:t>
            </w:r>
            <w:r w:rsidR="00A40AB5">
              <w:rPr>
                <w:rFonts w:hint="eastAsia"/>
                <w:sz w:val="22"/>
                <w:szCs w:val="22"/>
              </w:rPr>
              <w:t>8/01</w:t>
            </w:r>
            <w:r>
              <w:rPr>
                <w:rFonts w:hint="eastAsia"/>
                <w:sz w:val="22"/>
                <w:szCs w:val="22"/>
              </w:rPr>
              <w:t>/</w:t>
            </w:r>
            <w:r w:rsidR="00A40AB5">
              <w:rPr>
                <w:rFonts w:hint="eastAsia"/>
                <w:sz w:val="22"/>
                <w:szCs w:val="22"/>
              </w:rPr>
              <w:t>10</w:t>
            </w:r>
          </w:p>
        </w:tc>
        <w:tc>
          <w:tcPr>
            <w:tcW w:w="1701" w:type="dxa"/>
            <w:vAlign w:val="center"/>
          </w:tcPr>
          <w:p w:rsidR="0079617D" w:rsidRDefault="0079617D" w:rsidP="009E2D4A">
            <w:pPr>
              <w:snapToGrid w:val="0"/>
              <w:spacing w:line="0" w:lineRule="atLeast"/>
              <w:rPr>
                <w:sz w:val="22"/>
                <w:szCs w:val="22"/>
              </w:rPr>
            </w:pPr>
            <w:r>
              <w:rPr>
                <w:rFonts w:hint="eastAsia"/>
                <w:sz w:val="22"/>
                <w:szCs w:val="22"/>
              </w:rPr>
              <w:t>K.Takezawa</w:t>
            </w:r>
          </w:p>
        </w:tc>
        <w:tc>
          <w:tcPr>
            <w:tcW w:w="5245" w:type="dxa"/>
            <w:vAlign w:val="center"/>
          </w:tcPr>
          <w:p w:rsidR="009D5376" w:rsidRDefault="00E57F7F" w:rsidP="00E82429">
            <w:pPr>
              <w:pStyle w:val="HTML0"/>
              <w:shd w:val="clear" w:color="auto" w:fill="FFFFFF"/>
              <w:ind w:left="110" w:hangingChars="50" w:hanging="110"/>
              <w:rPr>
                <w:rFonts w:ascii="ＭＳ Ｐゴシック" w:eastAsia="ＭＳ Ｐゴシック" w:hAnsi="ＭＳ Ｐゴシック"/>
                <w:sz w:val="22"/>
                <w:szCs w:val="22"/>
                <w:lang w:val="en"/>
              </w:rPr>
            </w:pPr>
            <w:r>
              <w:rPr>
                <w:rFonts w:ascii="ＭＳ Ｐゴシック" w:eastAsia="ＭＳ Ｐゴシック" w:hAnsi="ＭＳ Ｐゴシック" w:hint="eastAsia"/>
                <w:sz w:val="22"/>
                <w:szCs w:val="22"/>
                <w:lang w:val="en"/>
              </w:rPr>
              <w:t>1.1 Scope of this document</w:t>
            </w:r>
          </w:p>
          <w:p w:rsidR="00E57F7F" w:rsidRDefault="00E57F7F" w:rsidP="00E82429">
            <w:pPr>
              <w:pStyle w:val="HTML0"/>
              <w:shd w:val="clear" w:color="auto" w:fill="FFFFFF"/>
              <w:ind w:left="110" w:hangingChars="50" w:hanging="110"/>
              <w:rPr>
                <w:rFonts w:ascii="ＭＳ Ｐゴシック" w:eastAsia="ＭＳ Ｐゴシック" w:hAnsi="ＭＳ Ｐゴシック"/>
                <w:sz w:val="22"/>
                <w:szCs w:val="22"/>
                <w:lang w:val="en"/>
              </w:rPr>
            </w:pPr>
            <w:r>
              <w:rPr>
                <w:rFonts w:ascii="ＭＳ Ｐゴシック" w:eastAsia="ＭＳ Ｐゴシック" w:hAnsi="ＭＳ Ｐゴシック" w:hint="eastAsia"/>
                <w:sz w:val="22"/>
                <w:szCs w:val="22"/>
                <w:lang w:val="en"/>
              </w:rPr>
              <w:t xml:space="preserve"> Added new subsection.</w:t>
            </w:r>
          </w:p>
          <w:p w:rsidR="00E57F7F" w:rsidRPr="00A85EDE" w:rsidRDefault="00E57F7F" w:rsidP="00E82429">
            <w:pPr>
              <w:pStyle w:val="HTML0"/>
              <w:shd w:val="clear" w:color="auto" w:fill="FFFFFF"/>
              <w:ind w:left="110" w:hangingChars="50" w:hanging="110"/>
              <w:rPr>
                <w:rFonts w:ascii="ＭＳ Ｐゴシック" w:eastAsia="ＭＳ Ｐゴシック" w:hAnsi="ＭＳ Ｐゴシック"/>
                <w:sz w:val="22"/>
                <w:szCs w:val="22"/>
                <w:lang w:val="en"/>
              </w:rPr>
            </w:pPr>
            <w:r>
              <w:rPr>
                <w:rFonts w:ascii="ＭＳ Ｐゴシック" w:eastAsia="ＭＳ Ｐゴシック" w:hAnsi="ＭＳ Ｐゴシック" w:hint="eastAsia"/>
                <w:sz w:val="22"/>
                <w:szCs w:val="22"/>
                <w:lang w:val="en"/>
              </w:rPr>
              <w:t xml:space="preserve"> This subsection describes the scope of this document and </w:t>
            </w:r>
            <w:r w:rsidR="005D67E1">
              <w:rPr>
                <w:rFonts w:ascii="ＭＳ Ｐゴシック" w:eastAsia="ＭＳ Ｐゴシック" w:hAnsi="ＭＳ Ｐゴシック" w:hint="eastAsia"/>
                <w:sz w:val="22"/>
                <w:szCs w:val="22"/>
                <w:lang w:val="en"/>
              </w:rPr>
              <w:t>correspondence table between driver and FPGA.</w:t>
            </w:r>
          </w:p>
          <w:p w:rsidR="00E57F7F" w:rsidRPr="00E82429" w:rsidRDefault="00E57F7F" w:rsidP="00E82429">
            <w:pPr>
              <w:pStyle w:val="HTML0"/>
              <w:shd w:val="clear" w:color="auto" w:fill="FFFFFF"/>
              <w:ind w:left="110" w:hangingChars="50" w:hanging="110"/>
              <w:rPr>
                <w:rFonts w:ascii="ＭＳ Ｐゴシック" w:eastAsia="ＭＳ Ｐゴシック" w:hAnsi="ＭＳ Ｐゴシック"/>
                <w:sz w:val="22"/>
                <w:szCs w:val="22"/>
                <w:lang w:val="en"/>
              </w:rPr>
            </w:pPr>
          </w:p>
        </w:tc>
      </w:tr>
    </w:tbl>
    <w:p w:rsidR="009D5376" w:rsidRDefault="009D5376" w:rsidP="00E82429">
      <w:pPr>
        <w:spacing w:line="0" w:lineRule="atLeast"/>
        <w:jc w:val="right"/>
      </w:pPr>
      <w:r w:rsidRPr="009E2D4A">
        <w:rPr>
          <w:rFonts w:hint="eastAsia"/>
        </w:rPr>
        <w:t>(Continued to the next page.)</w:t>
      </w:r>
    </w:p>
    <w:p w:rsidR="009D5376" w:rsidRDefault="009D5376" w:rsidP="00E82429">
      <w:pPr>
        <w:spacing w:line="0" w:lineRule="atLeast"/>
        <w:jc w:val="right"/>
      </w:pPr>
      <w:r w:rsidRPr="009E2D4A">
        <w:rPr>
          <w:rFonts w:hint="eastAsia"/>
        </w:rPr>
        <w:lastRenderedPageBreak/>
        <w:t xml:space="preserve">(Continued from the </w:t>
      </w:r>
      <w:r w:rsidRPr="009E2D4A">
        <w:t>previous</w:t>
      </w:r>
      <w:r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559"/>
        <w:gridCol w:w="1701"/>
        <w:gridCol w:w="5245"/>
      </w:tblGrid>
      <w:tr w:rsidR="009D5376" w:rsidRPr="009E2D4A" w:rsidTr="009D5376">
        <w:tc>
          <w:tcPr>
            <w:tcW w:w="1134" w:type="dxa"/>
            <w:vAlign w:val="center"/>
          </w:tcPr>
          <w:p w:rsidR="009D5376" w:rsidRPr="009E2D4A" w:rsidRDefault="009D5376" w:rsidP="009D5376">
            <w:pPr>
              <w:snapToGrid w:val="0"/>
              <w:spacing w:line="0" w:lineRule="atLeast"/>
              <w:jc w:val="center"/>
              <w:rPr>
                <w:sz w:val="22"/>
                <w:szCs w:val="22"/>
              </w:rPr>
            </w:pPr>
            <w:r>
              <w:rPr>
                <w:rFonts w:hint="eastAsia"/>
                <w:sz w:val="22"/>
                <w:szCs w:val="22"/>
              </w:rPr>
              <w:t>1.0.11</w:t>
            </w:r>
          </w:p>
        </w:tc>
        <w:tc>
          <w:tcPr>
            <w:tcW w:w="1559" w:type="dxa"/>
            <w:vAlign w:val="center"/>
          </w:tcPr>
          <w:p w:rsidR="009D5376" w:rsidRPr="009E2D4A" w:rsidRDefault="009D5376" w:rsidP="005F6B96">
            <w:pPr>
              <w:snapToGrid w:val="0"/>
              <w:spacing w:line="0" w:lineRule="atLeast"/>
              <w:jc w:val="center"/>
              <w:rPr>
                <w:sz w:val="22"/>
                <w:szCs w:val="22"/>
              </w:rPr>
            </w:pPr>
            <w:r>
              <w:rPr>
                <w:rFonts w:hint="eastAsia"/>
                <w:sz w:val="22"/>
                <w:szCs w:val="22"/>
              </w:rPr>
              <w:t>201</w:t>
            </w:r>
            <w:r w:rsidR="009B22C1">
              <w:rPr>
                <w:rFonts w:hint="eastAsia"/>
                <w:sz w:val="22"/>
                <w:szCs w:val="22"/>
              </w:rPr>
              <w:t>8</w:t>
            </w:r>
            <w:r>
              <w:rPr>
                <w:rFonts w:hint="eastAsia"/>
                <w:sz w:val="22"/>
                <w:szCs w:val="22"/>
              </w:rPr>
              <w:t>/0</w:t>
            </w:r>
            <w:r w:rsidR="009B22C1">
              <w:rPr>
                <w:rFonts w:hint="eastAsia"/>
                <w:sz w:val="22"/>
                <w:szCs w:val="22"/>
              </w:rPr>
              <w:t>1</w:t>
            </w:r>
            <w:r>
              <w:rPr>
                <w:rFonts w:hint="eastAsia"/>
                <w:sz w:val="22"/>
                <w:szCs w:val="22"/>
              </w:rPr>
              <w:t>/</w:t>
            </w:r>
            <w:r w:rsidR="009B22C1">
              <w:rPr>
                <w:rFonts w:hint="eastAsia"/>
                <w:sz w:val="22"/>
                <w:szCs w:val="22"/>
              </w:rPr>
              <w:t>10</w:t>
            </w:r>
          </w:p>
        </w:tc>
        <w:tc>
          <w:tcPr>
            <w:tcW w:w="1701" w:type="dxa"/>
            <w:vAlign w:val="center"/>
          </w:tcPr>
          <w:p w:rsidR="009D5376" w:rsidRPr="009E2D4A" w:rsidRDefault="009D5376" w:rsidP="009D5376">
            <w:pPr>
              <w:snapToGrid w:val="0"/>
              <w:spacing w:line="0" w:lineRule="atLeast"/>
              <w:rPr>
                <w:sz w:val="22"/>
                <w:szCs w:val="22"/>
              </w:rPr>
            </w:pPr>
            <w:r>
              <w:rPr>
                <w:rFonts w:hint="eastAsia"/>
                <w:sz w:val="22"/>
                <w:szCs w:val="22"/>
              </w:rPr>
              <w:t>K.Takezawa</w:t>
            </w:r>
          </w:p>
        </w:tc>
        <w:tc>
          <w:tcPr>
            <w:tcW w:w="5245" w:type="dxa"/>
            <w:vAlign w:val="center"/>
          </w:tcPr>
          <w:p w:rsidR="00E57F7F" w:rsidRDefault="00E57F7F" w:rsidP="00E57F7F">
            <w:pPr>
              <w:pStyle w:val="HTML0"/>
              <w:shd w:val="clear" w:color="auto" w:fill="FFFFFF"/>
              <w:rPr>
                <w:rFonts w:ascii="ＭＳ Ｐゴシック" w:eastAsia="ＭＳ Ｐゴシック" w:hAnsi="ＭＳ Ｐゴシック"/>
                <w:sz w:val="22"/>
                <w:szCs w:val="22"/>
                <w:lang w:val="en"/>
              </w:rPr>
            </w:pPr>
            <w:r>
              <w:rPr>
                <w:rFonts w:ascii="ＭＳ Ｐゴシック" w:eastAsia="ＭＳ Ｐゴシック" w:hAnsi="ＭＳ Ｐゴシック" w:hint="eastAsia"/>
                <w:sz w:val="22"/>
                <w:szCs w:val="22"/>
                <w:lang w:val="en"/>
              </w:rPr>
              <w:t>3.2 Information Frame</w:t>
            </w:r>
          </w:p>
          <w:p w:rsidR="00E57F7F" w:rsidRPr="00A85EDE" w:rsidRDefault="00E57F7F" w:rsidP="009D537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sz w:val="22"/>
                <w:szCs w:val="22"/>
                <w:lang w:val="en"/>
              </w:rPr>
              <w:t xml:space="preserve"> Corrected description. Before 1.0.10 describes the information frame is correspond to last frame in the group. We corrected the relation between information frame and normal frame (last frame -&gt; first frame).</w:t>
            </w:r>
          </w:p>
          <w:p w:rsidR="009D5376" w:rsidRDefault="009D5376" w:rsidP="009D537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5.5.19. Command :DRXPD_SET_SEUEVT</w:t>
            </w:r>
          </w:p>
          <w:p w:rsidR="009D5376" w:rsidRDefault="009D5376" w:rsidP="009D537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 comamnd.</w:t>
            </w:r>
          </w:p>
          <w:p w:rsidR="009D5376" w:rsidRDefault="009D5376" w:rsidP="009D537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5.5.20. Command :DRXPD_CLR_SEUEVT</w:t>
            </w:r>
          </w:p>
          <w:p w:rsidR="00EE5990" w:rsidRDefault="009D5376" w:rsidP="009D537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 command.</w:t>
            </w:r>
          </w:p>
          <w:p w:rsidR="00166458" w:rsidRDefault="00166458" w:rsidP="0016645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 Monitoring and Control Items</w:t>
            </w:r>
          </w:p>
          <w:p w:rsidR="00166458" w:rsidRDefault="00166458" w:rsidP="00E82429">
            <w:pPr>
              <w:pStyle w:val="HTML0"/>
              <w:shd w:val="clear" w:color="auto" w:fill="FFFFFF"/>
              <w:ind w:leftChars="50" w:left="230" w:hangingChars="50" w:hanging="110"/>
              <w:rPr>
                <w:sz w:val="22"/>
                <w:szCs w:val="22"/>
                <w:lang w:val="en"/>
              </w:rPr>
            </w:pPr>
            <w:r>
              <w:rPr>
                <w:rFonts w:hint="eastAsia"/>
                <w:sz w:val="22"/>
                <w:szCs w:val="22"/>
                <w:lang w:val="en"/>
              </w:rPr>
              <w:t xml:space="preserve"> </w:t>
            </w:r>
            <w:r>
              <w:rPr>
                <w:rFonts w:ascii="ＭＳ Ｐゴシック" w:eastAsia="ＭＳ Ｐゴシック" w:hAnsi="ＭＳ Ｐゴシック" w:hint="eastAsia"/>
                <w:color w:val="212121"/>
                <w:sz w:val="22"/>
                <w:szCs w:val="22"/>
                <w:lang w:val="en"/>
              </w:rPr>
              <w:t xml:space="preserve">Deleted the item of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suggested interval</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from each monitoring/control function subsection. </w:t>
            </w:r>
          </w:p>
          <w:p w:rsidR="00166458" w:rsidRDefault="00166458" w:rsidP="0016645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6.1.4. GET_DFR_STATUS</w:t>
            </w:r>
          </w:p>
          <w:p w:rsidR="00166458" w:rsidRDefault="00166458" w:rsidP="00166458">
            <w:pPr>
              <w:pStyle w:val="HTML0"/>
              <w:shd w:val="clear" w:color="auto" w:fill="FFFFFF"/>
              <w:rPr>
                <w:sz w:val="22"/>
                <w:szCs w:val="22"/>
                <w:lang w:val="en"/>
              </w:rPr>
            </w:pPr>
            <w:r>
              <w:rPr>
                <w:rFonts w:hint="eastAsia"/>
                <w:sz w:val="22"/>
                <w:szCs w:val="22"/>
                <w:lang w:val="en"/>
              </w:rPr>
              <w:t xml:space="preserve"> </w:t>
            </w:r>
            <w:r w:rsidRPr="00822330">
              <w:rPr>
                <w:rFonts w:ascii="ＭＳ Ｐゴシック" w:eastAsia="ＭＳ Ｐゴシック" w:hAnsi="ＭＳ Ｐゴシック" w:hint="eastAsia"/>
                <w:sz w:val="22"/>
                <w:szCs w:val="22"/>
                <w:lang w:val="en"/>
              </w:rPr>
              <w:t xml:space="preserve">Added </w:t>
            </w:r>
            <w:r>
              <w:rPr>
                <w:rFonts w:ascii="ＭＳ Ｐゴシック" w:eastAsia="ＭＳ Ｐゴシック" w:hAnsi="ＭＳ Ｐゴシック" w:hint="eastAsia"/>
                <w:sz w:val="22"/>
                <w:szCs w:val="22"/>
                <w:lang w:val="en"/>
              </w:rPr>
              <w:t xml:space="preserve">description to the item of </w:t>
            </w:r>
            <w:r>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Update Rate</w:t>
            </w:r>
            <w:r>
              <w:rPr>
                <w:rFonts w:ascii="ＭＳ Ｐゴシック" w:eastAsia="ＭＳ Ｐゴシック" w:hAnsi="ＭＳ Ｐゴシック"/>
                <w:sz w:val="22"/>
                <w:szCs w:val="22"/>
                <w:lang w:val="en"/>
              </w:rPr>
              <w:t>”</w:t>
            </w:r>
          </w:p>
          <w:p w:rsidR="00166458" w:rsidRDefault="00166458" w:rsidP="0016645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6.1.5. GET_DFR_VOLTAGE_STATUS</w:t>
            </w:r>
          </w:p>
          <w:p w:rsidR="00166458" w:rsidRDefault="00166458" w:rsidP="00166458">
            <w:pPr>
              <w:pStyle w:val="HTML0"/>
              <w:shd w:val="clear" w:color="auto" w:fill="FFFFFF"/>
              <w:rPr>
                <w:sz w:val="22"/>
                <w:szCs w:val="22"/>
                <w:lang w:val="en"/>
              </w:rPr>
            </w:pPr>
            <w:r>
              <w:rPr>
                <w:rFonts w:hint="eastAsia"/>
                <w:sz w:val="22"/>
                <w:szCs w:val="22"/>
                <w:lang w:val="en"/>
              </w:rPr>
              <w:t xml:space="preserve"> </w:t>
            </w:r>
            <w:r w:rsidRPr="00822330">
              <w:rPr>
                <w:rFonts w:ascii="ＭＳ Ｐゴシック" w:eastAsia="ＭＳ Ｐゴシック" w:hAnsi="ＭＳ Ｐゴシック" w:hint="eastAsia"/>
                <w:sz w:val="22"/>
                <w:szCs w:val="22"/>
                <w:lang w:val="en"/>
              </w:rPr>
              <w:t xml:space="preserve">Added </w:t>
            </w:r>
            <w:r>
              <w:rPr>
                <w:rFonts w:ascii="ＭＳ Ｐゴシック" w:eastAsia="ＭＳ Ｐゴシック" w:hAnsi="ＭＳ Ｐゴシック" w:hint="eastAsia"/>
                <w:sz w:val="22"/>
                <w:szCs w:val="22"/>
                <w:lang w:val="en"/>
              </w:rPr>
              <w:t xml:space="preserve">description to the item of </w:t>
            </w:r>
            <w:r>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Update Rate</w:t>
            </w:r>
            <w:r>
              <w:rPr>
                <w:rFonts w:ascii="ＭＳ Ｐゴシック" w:eastAsia="ＭＳ Ｐゴシック" w:hAnsi="ＭＳ Ｐゴシック"/>
                <w:sz w:val="22"/>
                <w:szCs w:val="22"/>
                <w:lang w:val="en"/>
              </w:rPr>
              <w:t>”</w:t>
            </w:r>
          </w:p>
          <w:p w:rsidR="00166458" w:rsidRDefault="00166458" w:rsidP="0016645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6.1.6. GET_DFR_CHKSUM_COUNTER</w:t>
            </w:r>
          </w:p>
          <w:p w:rsidR="00166458" w:rsidRDefault="00166458" w:rsidP="00166458">
            <w:pPr>
              <w:pStyle w:val="HTML0"/>
              <w:shd w:val="clear" w:color="auto" w:fill="FFFFFF"/>
              <w:rPr>
                <w:sz w:val="22"/>
                <w:szCs w:val="22"/>
                <w:lang w:val="en"/>
              </w:rPr>
            </w:pPr>
            <w:r>
              <w:rPr>
                <w:rFonts w:hint="eastAsia"/>
                <w:sz w:val="22"/>
                <w:szCs w:val="22"/>
                <w:lang w:val="en"/>
              </w:rPr>
              <w:t xml:space="preserve"> </w:t>
            </w:r>
            <w:r w:rsidRPr="00822330">
              <w:rPr>
                <w:rFonts w:ascii="ＭＳ Ｐゴシック" w:eastAsia="ＭＳ Ｐゴシック" w:hAnsi="ＭＳ Ｐゴシック" w:hint="eastAsia"/>
                <w:sz w:val="22"/>
                <w:szCs w:val="22"/>
                <w:lang w:val="en"/>
              </w:rPr>
              <w:t xml:space="preserve">Added </w:t>
            </w:r>
            <w:r>
              <w:rPr>
                <w:rFonts w:ascii="ＭＳ Ｐゴシック" w:eastAsia="ＭＳ Ｐゴシック" w:hAnsi="ＭＳ Ｐゴシック" w:hint="eastAsia"/>
                <w:sz w:val="22"/>
                <w:szCs w:val="22"/>
                <w:lang w:val="en"/>
              </w:rPr>
              <w:t xml:space="preserve">description to the item of </w:t>
            </w:r>
            <w:r>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Update Rate</w:t>
            </w:r>
            <w:r>
              <w:rPr>
                <w:rFonts w:ascii="ＭＳ Ｐゴシック" w:eastAsia="ＭＳ Ｐゴシック" w:hAnsi="ＭＳ Ｐゴシック"/>
                <w:sz w:val="22"/>
                <w:szCs w:val="22"/>
                <w:lang w:val="en"/>
              </w:rPr>
              <w:t>”</w:t>
            </w:r>
          </w:p>
          <w:p w:rsidR="00166458" w:rsidRDefault="00166458" w:rsidP="0016645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6.1.7. GET_DFR_SYNC_ERR_CNT</w:t>
            </w:r>
          </w:p>
          <w:p w:rsidR="00166458" w:rsidRDefault="00166458" w:rsidP="00166458">
            <w:pPr>
              <w:pStyle w:val="HTML0"/>
              <w:shd w:val="clear" w:color="auto" w:fill="FFFFFF"/>
              <w:rPr>
                <w:sz w:val="22"/>
                <w:szCs w:val="22"/>
                <w:lang w:val="en"/>
              </w:rPr>
            </w:pPr>
            <w:r>
              <w:rPr>
                <w:rFonts w:hint="eastAsia"/>
                <w:sz w:val="22"/>
                <w:szCs w:val="22"/>
                <w:lang w:val="en"/>
              </w:rPr>
              <w:t xml:space="preserve"> </w:t>
            </w:r>
            <w:r w:rsidRPr="00822330">
              <w:rPr>
                <w:rFonts w:ascii="ＭＳ Ｐゴシック" w:eastAsia="ＭＳ Ｐゴシック" w:hAnsi="ＭＳ Ｐゴシック" w:hint="eastAsia"/>
                <w:sz w:val="22"/>
                <w:szCs w:val="22"/>
                <w:lang w:val="en"/>
              </w:rPr>
              <w:t xml:space="preserve">Added </w:t>
            </w:r>
            <w:r>
              <w:rPr>
                <w:rFonts w:ascii="ＭＳ Ｐゴシック" w:eastAsia="ＭＳ Ｐゴシック" w:hAnsi="ＭＳ Ｐゴシック" w:hint="eastAsia"/>
                <w:sz w:val="22"/>
                <w:szCs w:val="22"/>
                <w:lang w:val="en"/>
              </w:rPr>
              <w:t xml:space="preserve">description to the item of </w:t>
            </w:r>
            <w:r>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Update Rate</w:t>
            </w:r>
            <w:r>
              <w:rPr>
                <w:rFonts w:ascii="ＭＳ Ｐゴシック" w:eastAsia="ＭＳ Ｐゴシック" w:hAnsi="ＭＳ Ｐゴシック"/>
                <w:sz w:val="22"/>
                <w:szCs w:val="22"/>
                <w:lang w:val="en"/>
              </w:rPr>
              <w:t>”</w:t>
            </w:r>
          </w:p>
          <w:p w:rsidR="00166458" w:rsidRDefault="00166458" w:rsidP="0016645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6.1.8. GET_DFR_SYNC_STATUS</w:t>
            </w:r>
          </w:p>
          <w:p w:rsidR="00166458" w:rsidRDefault="00166458" w:rsidP="00166458">
            <w:pPr>
              <w:pStyle w:val="HTML0"/>
              <w:shd w:val="clear" w:color="auto" w:fill="FFFFFF"/>
              <w:rPr>
                <w:rFonts w:ascii="ＭＳ Ｐゴシック" w:eastAsia="ＭＳ Ｐゴシック" w:hAnsi="ＭＳ Ｐゴシック"/>
                <w:sz w:val="22"/>
                <w:szCs w:val="22"/>
                <w:lang w:val="en"/>
              </w:rPr>
            </w:pPr>
            <w:r>
              <w:rPr>
                <w:rFonts w:hint="eastAsia"/>
                <w:sz w:val="22"/>
                <w:szCs w:val="22"/>
                <w:lang w:val="en"/>
              </w:rPr>
              <w:t xml:space="preserve"> </w:t>
            </w:r>
            <w:r w:rsidRPr="00822330">
              <w:rPr>
                <w:rFonts w:ascii="ＭＳ Ｐゴシック" w:eastAsia="ＭＳ Ｐゴシック" w:hAnsi="ＭＳ Ｐゴシック" w:hint="eastAsia"/>
                <w:sz w:val="22"/>
                <w:szCs w:val="22"/>
                <w:lang w:val="en"/>
              </w:rPr>
              <w:t xml:space="preserve">Added </w:t>
            </w:r>
            <w:r>
              <w:rPr>
                <w:rFonts w:ascii="ＭＳ Ｐゴシック" w:eastAsia="ＭＳ Ｐゴシック" w:hAnsi="ＭＳ Ｐゴシック" w:hint="eastAsia"/>
                <w:sz w:val="22"/>
                <w:szCs w:val="22"/>
                <w:lang w:val="en"/>
              </w:rPr>
              <w:t xml:space="preserve">description to the item of </w:t>
            </w:r>
            <w:r>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Update Rate</w:t>
            </w:r>
            <w:r>
              <w:rPr>
                <w:rFonts w:ascii="ＭＳ Ｐゴシック" w:eastAsia="ＭＳ Ｐゴシック" w:hAnsi="ＭＳ Ｐゴシック"/>
                <w:sz w:val="22"/>
                <w:szCs w:val="22"/>
                <w:lang w:val="en"/>
              </w:rPr>
              <w:t>”</w:t>
            </w:r>
          </w:p>
          <w:p w:rsidR="00166458" w:rsidRDefault="00166458" w:rsidP="0016645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6.1.9. GET_DFR_TEST_DATA</w:t>
            </w:r>
          </w:p>
          <w:p w:rsidR="00166458" w:rsidRDefault="00166458" w:rsidP="00166458">
            <w:pPr>
              <w:pStyle w:val="HTML0"/>
              <w:shd w:val="clear" w:color="auto" w:fill="FFFFFF"/>
              <w:rPr>
                <w:rFonts w:ascii="ＭＳ Ｐゴシック" w:eastAsia="ＭＳ Ｐゴシック" w:hAnsi="ＭＳ Ｐゴシック"/>
                <w:sz w:val="22"/>
                <w:szCs w:val="22"/>
                <w:lang w:val="en"/>
              </w:rPr>
            </w:pPr>
            <w:r>
              <w:rPr>
                <w:rFonts w:hint="eastAsia"/>
                <w:sz w:val="22"/>
                <w:szCs w:val="22"/>
                <w:lang w:val="en"/>
              </w:rPr>
              <w:t xml:space="preserve"> </w:t>
            </w:r>
            <w:r w:rsidRPr="00822330">
              <w:rPr>
                <w:rFonts w:ascii="ＭＳ Ｐゴシック" w:eastAsia="ＭＳ Ｐゴシック" w:hAnsi="ＭＳ Ｐゴシック" w:hint="eastAsia"/>
                <w:sz w:val="22"/>
                <w:szCs w:val="22"/>
                <w:lang w:val="en"/>
              </w:rPr>
              <w:t xml:space="preserve">Added </w:t>
            </w:r>
            <w:r>
              <w:rPr>
                <w:rFonts w:ascii="ＭＳ Ｐゴシック" w:eastAsia="ＭＳ Ｐゴシック" w:hAnsi="ＭＳ Ｐゴシック" w:hint="eastAsia"/>
                <w:sz w:val="22"/>
                <w:szCs w:val="22"/>
                <w:lang w:val="en"/>
              </w:rPr>
              <w:t xml:space="preserve">description to the item of </w:t>
            </w:r>
            <w:r>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Update Rate</w:t>
            </w:r>
            <w:r>
              <w:rPr>
                <w:rFonts w:ascii="ＭＳ Ｐゴシック" w:eastAsia="ＭＳ Ｐゴシック" w:hAnsi="ＭＳ Ｐゴシック"/>
                <w:sz w:val="22"/>
                <w:szCs w:val="22"/>
                <w:lang w:val="en"/>
              </w:rPr>
              <w:t>”</w:t>
            </w:r>
          </w:p>
          <w:p w:rsidR="00166458" w:rsidRDefault="00166458" w:rsidP="0016645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6.1.10. GET_DFR_METAFRAME_DELAY</w:t>
            </w:r>
          </w:p>
          <w:p w:rsidR="00166458" w:rsidRDefault="00166458" w:rsidP="00166458">
            <w:pPr>
              <w:pStyle w:val="HTML0"/>
              <w:shd w:val="clear" w:color="auto" w:fill="FFFFFF"/>
              <w:rPr>
                <w:rFonts w:ascii="ＭＳ Ｐゴシック" w:eastAsia="ＭＳ Ｐゴシック" w:hAnsi="ＭＳ Ｐゴシック"/>
                <w:sz w:val="22"/>
                <w:szCs w:val="22"/>
                <w:lang w:val="en"/>
              </w:rPr>
            </w:pPr>
            <w:r>
              <w:rPr>
                <w:rFonts w:hint="eastAsia"/>
                <w:sz w:val="22"/>
                <w:szCs w:val="22"/>
                <w:lang w:val="en"/>
              </w:rPr>
              <w:t xml:space="preserve"> </w:t>
            </w:r>
            <w:r w:rsidRPr="00822330">
              <w:rPr>
                <w:rFonts w:ascii="ＭＳ Ｐゴシック" w:eastAsia="ＭＳ Ｐゴシック" w:hAnsi="ＭＳ Ｐゴシック" w:hint="eastAsia"/>
                <w:sz w:val="22"/>
                <w:szCs w:val="22"/>
                <w:lang w:val="en"/>
              </w:rPr>
              <w:t xml:space="preserve">Added </w:t>
            </w:r>
            <w:r>
              <w:rPr>
                <w:rFonts w:ascii="ＭＳ Ｐゴシック" w:eastAsia="ＭＳ Ｐゴシック" w:hAnsi="ＭＳ Ｐゴシック" w:hint="eastAsia"/>
                <w:sz w:val="22"/>
                <w:szCs w:val="22"/>
                <w:lang w:val="en"/>
              </w:rPr>
              <w:t xml:space="preserve">description to the item of </w:t>
            </w:r>
            <w:r>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Update Rate</w:t>
            </w:r>
            <w:r>
              <w:rPr>
                <w:rFonts w:ascii="ＭＳ Ｐゴシック" w:eastAsia="ＭＳ Ｐゴシック" w:hAnsi="ＭＳ Ｐゴシック"/>
                <w:sz w:val="22"/>
                <w:szCs w:val="22"/>
                <w:lang w:val="en"/>
              </w:rPr>
              <w:t>”</w:t>
            </w:r>
          </w:p>
          <w:p w:rsidR="00166458" w:rsidRDefault="00166458" w:rsidP="0016645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6.1.11. GET_DFR_SN</w:t>
            </w:r>
          </w:p>
          <w:p w:rsidR="00166458" w:rsidRDefault="00166458" w:rsidP="00166458">
            <w:pPr>
              <w:pStyle w:val="HTML0"/>
              <w:shd w:val="clear" w:color="auto" w:fill="FFFFFF"/>
              <w:ind w:firstLineChars="50" w:firstLine="110"/>
              <w:rPr>
                <w:rFonts w:ascii="ＭＳ Ｐゴシック" w:eastAsia="ＭＳ Ｐゴシック" w:hAnsi="ＭＳ Ｐゴシック"/>
                <w:sz w:val="22"/>
                <w:szCs w:val="22"/>
                <w:lang w:val="en"/>
              </w:rPr>
            </w:pPr>
            <w:r w:rsidRPr="00822330">
              <w:rPr>
                <w:rFonts w:ascii="ＭＳ Ｐゴシック" w:eastAsia="ＭＳ Ｐゴシック" w:hAnsi="ＭＳ Ｐゴシック" w:hint="eastAsia"/>
                <w:sz w:val="22"/>
                <w:szCs w:val="22"/>
                <w:lang w:val="en"/>
              </w:rPr>
              <w:t xml:space="preserve">Added </w:t>
            </w:r>
            <w:r>
              <w:rPr>
                <w:rFonts w:ascii="ＭＳ Ｐゴシック" w:eastAsia="ＭＳ Ｐゴシック" w:hAnsi="ＭＳ Ｐゴシック" w:hint="eastAsia"/>
                <w:sz w:val="22"/>
                <w:szCs w:val="22"/>
                <w:lang w:val="en"/>
              </w:rPr>
              <w:t xml:space="preserve">description to the item of </w:t>
            </w:r>
            <w:r>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Update Rate</w:t>
            </w:r>
            <w:r>
              <w:rPr>
                <w:rFonts w:ascii="ＭＳ Ｐゴシック" w:eastAsia="ＭＳ Ｐゴシック" w:hAnsi="ＭＳ Ｐゴシック"/>
                <w:sz w:val="22"/>
                <w:szCs w:val="22"/>
                <w:lang w:val="en"/>
              </w:rPr>
              <w:t>”</w:t>
            </w:r>
          </w:p>
          <w:p w:rsidR="00166458" w:rsidRDefault="00166458" w:rsidP="0016645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6.1.12. GET_DFR_VER</w:t>
            </w:r>
          </w:p>
          <w:p w:rsidR="00166458" w:rsidRPr="00E82429" w:rsidRDefault="00166458" w:rsidP="00E82429">
            <w:pPr>
              <w:pStyle w:val="HTML0"/>
              <w:shd w:val="clear" w:color="auto" w:fill="FFFFFF"/>
              <w:ind w:firstLineChars="50" w:firstLine="110"/>
              <w:rPr>
                <w:rFonts w:ascii="ＭＳ Ｐゴシック" w:eastAsia="ＭＳ Ｐゴシック" w:hAnsi="ＭＳ Ｐゴシック"/>
                <w:sz w:val="22"/>
                <w:szCs w:val="22"/>
                <w:lang w:val="en"/>
              </w:rPr>
            </w:pPr>
            <w:r w:rsidRPr="00822330">
              <w:rPr>
                <w:rFonts w:ascii="ＭＳ Ｐゴシック" w:eastAsia="ＭＳ Ｐゴシック" w:hAnsi="ＭＳ Ｐゴシック" w:hint="eastAsia"/>
                <w:sz w:val="22"/>
                <w:szCs w:val="22"/>
                <w:lang w:val="en"/>
              </w:rPr>
              <w:t xml:space="preserve">Added </w:t>
            </w:r>
            <w:r>
              <w:rPr>
                <w:rFonts w:ascii="ＭＳ Ｐゴシック" w:eastAsia="ＭＳ Ｐゴシック" w:hAnsi="ＭＳ Ｐゴシック" w:hint="eastAsia"/>
                <w:sz w:val="22"/>
                <w:szCs w:val="22"/>
                <w:lang w:val="en"/>
              </w:rPr>
              <w:t xml:space="preserve">description to the item of </w:t>
            </w:r>
            <w:r>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Update Rate</w:t>
            </w:r>
            <w:r>
              <w:rPr>
                <w:rFonts w:ascii="ＭＳ Ｐゴシック" w:eastAsia="ＭＳ Ｐゴシック" w:hAnsi="ＭＳ Ｐゴシック"/>
                <w:sz w:val="22"/>
                <w:szCs w:val="22"/>
                <w:lang w:val="en"/>
              </w:rPr>
              <w:t>”</w:t>
            </w:r>
          </w:p>
          <w:p w:rsidR="00166458" w:rsidRDefault="00166458" w:rsidP="0016645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6.1.13. GET_FPGA_TEMP</w:t>
            </w:r>
          </w:p>
          <w:p w:rsidR="00166458" w:rsidRDefault="00166458" w:rsidP="00166458">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Deleted space from subsection title.</w:t>
            </w:r>
          </w:p>
          <w:p w:rsidR="00166458" w:rsidRDefault="00166458" w:rsidP="00166458">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Deleted space from the item of ItemID.</w:t>
            </w:r>
          </w:p>
          <w:p w:rsidR="00166458" w:rsidRDefault="00166458" w:rsidP="00166458">
            <w:pPr>
              <w:pStyle w:val="HTML0"/>
              <w:shd w:val="clear" w:color="auto" w:fill="FFFFFF"/>
              <w:ind w:firstLineChars="50" w:firstLine="110"/>
              <w:rPr>
                <w:rFonts w:ascii="ＭＳ Ｐゴシック" w:eastAsia="ＭＳ Ｐゴシック" w:hAnsi="ＭＳ Ｐゴシック"/>
                <w:color w:val="212121"/>
                <w:sz w:val="22"/>
                <w:szCs w:val="22"/>
                <w:lang w:val="en"/>
              </w:rPr>
            </w:pPr>
            <w:r w:rsidRPr="00822330">
              <w:rPr>
                <w:rFonts w:ascii="ＭＳ Ｐゴシック" w:eastAsia="ＭＳ Ｐゴシック" w:hAnsi="ＭＳ Ｐゴシック" w:hint="eastAsia"/>
                <w:sz w:val="22"/>
                <w:szCs w:val="22"/>
                <w:lang w:val="en"/>
              </w:rPr>
              <w:t>Added sample code</w:t>
            </w:r>
            <w:r w:rsidRPr="00822330">
              <w:rPr>
                <w:rFonts w:ascii="ＭＳ Ｐゴシック" w:eastAsia="ＭＳ Ｐゴシック" w:hAnsi="ＭＳ Ｐゴシック" w:hint="eastAsia"/>
                <w:color w:val="212121"/>
                <w:sz w:val="22"/>
                <w:szCs w:val="22"/>
                <w:lang w:val="en"/>
              </w:rPr>
              <w:t>.</w:t>
            </w:r>
          </w:p>
          <w:p w:rsidR="00166458" w:rsidRPr="00E82429" w:rsidRDefault="00166458" w:rsidP="00E82429">
            <w:pPr>
              <w:pStyle w:val="HTML0"/>
              <w:shd w:val="clear" w:color="auto" w:fill="FFFFFF"/>
              <w:ind w:firstLineChars="50" w:firstLine="110"/>
              <w:rPr>
                <w:rFonts w:ascii="ＭＳ Ｐゴシック" w:eastAsia="ＭＳ Ｐゴシック" w:hAnsi="ＭＳ Ｐゴシック"/>
                <w:sz w:val="22"/>
                <w:szCs w:val="22"/>
                <w:lang w:val="en"/>
              </w:rPr>
            </w:pPr>
            <w:r w:rsidRPr="00822330">
              <w:rPr>
                <w:rFonts w:ascii="ＭＳ Ｐゴシック" w:eastAsia="ＭＳ Ｐゴシック" w:hAnsi="ＭＳ Ｐゴシック" w:hint="eastAsia"/>
                <w:sz w:val="22"/>
                <w:szCs w:val="22"/>
                <w:lang w:val="en"/>
              </w:rPr>
              <w:t xml:space="preserve">Added </w:t>
            </w:r>
            <w:r>
              <w:rPr>
                <w:rFonts w:ascii="ＭＳ Ｐゴシック" w:eastAsia="ＭＳ Ｐゴシック" w:hAnsi="ＭＳ Ｐゴシック" w:hint="eastAsia"/>
                <w:sz w:val="22"/>
                <w:szCs w:val="22"/>
                <w:lang w:val="en"/>
              </w:rPr>
              <w:t xml:space="preserve">description to the item of </w:t>
            </w:r>
            <w:r>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Update Rate</w:t>
            </w:r>
            <w:r>
              <w:rPr>
                <w:rFonts w:ascii="ＭＳ Ｐゴシック" w:eastAsia="ＭＳ Ｐゴシック" w:hAnsi="ＭＳ Ｐゴシック"/>
                <w:sz w:val="22"/>
                <w:szCs w:val="22"/>
                <w:lang w:val="en"/>
              </w:rPr>
              <w:t>”</w:t>
            </w:r>
          </w:p>
          <w:p w:rsidR="00653D50" w:rsidRPr="00E82429" w:rsidRDefault="00653D50" w:rsidP="005F6B96">
            <w:pPr>
              <w:pStyle w:val="HTML0"/>
              <w:shd w:val="clear" w:color="auto" w:fill="FFFFFF"/>
              <w:rPr>
                <w:rFonts w:ascii="ＭＳ Ｐゴシック" w:eastAsia="ＭＳ Ｐゴシック" w:hAnsi="ＭＳ Ｐゴシック"/>
                <w:color w:val="212121"/>
                <w:sz w:val="22"/>
                <w:szCs w:val="22"/>
                <w:lang w:val="en"/>
              </w:rPr>
            </w:pPr>
          </w:p>
        </w:tc>
      </w:tr>
    </w:tbl>
    <w:p w:rsidR="00423021" w:rsidRDefault="00423021" w:rsidP="00423021">
      <w:pPr>
        <w:spacing w:line="0" w:lineRule="atLeast"/>
        <w:jc w:val="right"/>
      </w:pPr>
      <w:r w:rsidRPr="009E2D4A">
        <w:rPr>
          <w:rFonts w:hint="eastAsia"/>
        </w:rPr>
        <w:t>(Continued to the next page.)</w:t>
      </w:r>
    </w:p>
    <w:p w:rsidR="00423021" w:rsidRDefault="00423021" w:rsidP="00423021">
      <w:pPr>
        <w:spacing w:line="0" w:lineRule="atLeast"/>
        <w:jc w:val="right"/>
      </w:pPr>
    </w:p>
    <w:p w:rsidR="009B22C1" w:rsidRDefault="009B22C1" w:rsidP="009B22C1">
      <w:pPr>
        <w:spacing w:line="0" w:lineRule="atLeast"/>
        <w:jc w:val="right"/>
      </w:pPr>
      <w:r w:rsidRPr="009E2D4A">
        <w:rPr>
          <w:rFonts w:hint="eastAsia"/>
        </w:rPr>
        <w:lastRenderedPageBreak/>
        <w:t xml:space="preserve">(Continued from the </w:t>
      </w:r>
      <w:r w:rsidRPr="009E2D4A">
        <w:t>previous</w:t>
      </w:r>
      <w:r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9B22C1" w:rsidRPr="009E2D4A" w:rsidTr="008D3CAE">
        <w:trPr>
          <w:trHeight w:val="6298"/>
        </w:trPr>
        <w:tc>
          <w:tcPr>
            <w:tcW w:w="1138" w:type="dxa"/>
            <w:vAlign w:val="center"/>
          </w:tcPr>
          <w:p w:rsidR="009B22C1" w:rsidRPr="009E2D4A" w:rsidRDefault="009B22C1" w:rsidP="00063D0B">
            <w:pPr>
              <w:snapToGrid w:val="0"/>
              <w:spacing w:line="0" w:lineRule="atLeast"/>
              <w:jc w:val="center"/>
              <w:rPr>
                <w:sz w:val="22"/>
                <w:szCs w:val="22"/>
              </w:rPr>
            </w:pPr>
            <w:r>
              <w:rPr>
                <w:rFonts w:hint="eastAsia"/>
                <w:sz w:val="22"/>
                <w:szCs w:val="22"/>
              </w:rPr>
              <w:t>1.0.11</w:t>
            </w:r>
          </w:p>
        </w:tc>
        <w:tc>
          <w:tcPr>
            <w:tcW w:w="1564" w:type="dxa"/>
            <w:vAlign w:val="center"/>
          </w:tcPr>
          <w:p w:rsidR="009B22C1" w:rsidRPr="009E2D4A" w:rsidRDefault="009B22C1" w:rsidP="005F6B96">
            <w:pPr>
              <w:snapToGrid w:val="0"/>
              <w:spacing w:line="0" w:lineRule="atLeast"/>
              <w:jc w:val="center"/>
              <w:rPr>
                <w:sz w:val="22"/>
                <w:szCs w:val="22"/>
              </w:rPr>
            </w:pPr>
            <w:r>
              <w:rPr>
                <w:rFonts w:hint="eastAsia"/>
                <w:sz w:val="22"/>
                <w:szCs w:val="22"/>
              </w:rPr>
              <w:t>2018/01/10</w:t>
            </w:r>
          </w:p>
        </w:tc>
        <w:tc>
          <w:tcPr>
            <w:tcW w:w="1706" w:type="dxa"/>
            <w:vAlign w:val="center"/>
          </w:tcPr>
          <w:p w:rsidR="009B22C1" w:rsidRPr="009E2D4A" w:rsidRDefault="009B22C1" w:rsidP="00063D0B">
            <w:pPr>
              <w:snapToGrid w:val="0"/>
              <w:spacing w:line="0" w:lineRule="atLeast"/>
              <w:rPr>
                <w:sz w:val="22"/>
                <w:szCs w:val="22"/>
              </w:rPr>
            </w:pPr>
            <w:r>
              <w:rPr>
                <w:rFonts w:hint="eastAsia"/>
                <w:sz w:val="22"/>
                <w:szCs w:val="22"/>
              </w:rPr>
              <w:t>K.Takezawa</w:t>
            </w:r>
          </w:p>
        </w:tc>
        <w:tc>
          <w:tcPr>
            <w:tcW w:w="5261" w:type="dxa"/>
            <w:vAlign w:val="center"/>
          </w:tcPr>
          <w:p w:rsidR="000F1F68" w:rsidRDefault="000F1F68" w:rsidP="000F1F6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6.1.14. GET_SEU_STATUS</w:t>
            </w:r>
          </w:p>
          <w:p w:rsidR="000F1F68" w:rsidRDefault="000F1F68" w:rsidP="000F1F6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 monitoring function.</w:t>
            </w:r>
          </w:p>
          <w:p w:rsidR="00E57F7F" w:rsidRDefault="00E57F7F" w:rsidP="00E57F7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6.1.15. GET_SEU_ERRCNT</w:t>
            </w:r>
          </w:p>
          <w:p w:rsidR="00E57F7F" w:rsidRPr="005F6B96" w:rsidRDefault="00E57F7F" w:rsidP="00E57F7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 monitoring function.</w:t>
            </w:r>
          </w:p>
          <w:p w:rsidR="00E57F7F" w:rsidRDefault="00E57F7F" w:rsidP="00E57F7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6.1.16. GET_SEU_ELAPSED</w:t>
            </w:r>
          </w:p>
          <w:p w:rsidR="00E57F7F" w:rsidRDefault="00E57F7F" w:rsidP="00AB48F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 monitoring function.</w:t>
            </w:r>
          </w:p>
          <w:p w:rsidR="00AB48F1" w:rsidRDefault="00AB48F1" w:rsidP="00AB48F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6.2.1. DFR_RESET</w:t>
            </w:r>
          </w:p>
          <w:p w:rsidR="00AB48F1" w:rsidRDefault="00AB48F1" w:rsidP="00E82429">
            <w:pPr>
              <w:pStyle w:val="HTML0"/>
              <w:shd w:val="clear" w:color="auto" w:fill="FFFFFF"/>
              <w:ind w:left="110" w:hangingChars="50" w:hanging="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comment about the target register, when DRR_RESET with status/voltage clear bit called.</w:t>
            </w:r>
          </w:p>
          <w:p w:rsidR="00EE5990" w:rsidRDefault="00EE5990" w:rsidP="00EE5990">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6.2.8. SET_SEU_STATUS</w:t>
            </w:r>
          </w:p>
          <w:p w:rsidR="00EE5990" w:rsidRPr="00822330" w:rsidRDefault="00EE5990" w:rsidP="00EE5990">
            <w:pPr>
              <w:pStyle w:val="HTML0"/>
              <w:shd w:val="clear" w:color="auto" w:fill="FFFFFF"/>
              <w:ind w:firstLineChars="50" w:firstLine="110"/>
              <w:rPr>
                <w:sz w:val="22"/>
                <w:szCs w:val="22"/>
                <w:lang w:val="en"/>
              </w:rPr>
            </w:pPr>
            <w:r>
              <w:rPr>
                <w:rFonts w:ascii="ＭＳ Ｐゴシック" w:eastAsia="ＭＳ Ｐゴシック" w:hAnsi="ＭＳ Ｐゴシック" w:hint="eastAsia"/>
                <w:color w:val="212121"/>
                <w:sz w:val="22"/>
                <w:szCs w:val="22"/>
                <w:lang w:val="en"/>
              </w:rPr>
              <w:t>Added new control function.</w:t>
            </w:r>
          </w:p>
          <w:p w:rsidR="00EE5990" w:rsidRDefault="00EE5990" w:rsidP="00EE5990">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6.2.9. SET_SEU_INJERR</w:t>
            </w:r>
          </w:p>
          <w:p w:rsidR="00EE5990" w:rsidRPr="00822330" w:rsidRDefault="00EE5990" w:rsidP="00EE5990">
            <w:pPr>
              <w:pStyle w:val="HTML0"/>
              <w:shd w:val="clear" w:color="auto" w:fill="FFFFFF"/>
              <w:ind w:firstLineChars="50" w:firstLine="110"/>
              <w:rPr>
                <w:sz w:val="22"/>
                <w:szCs w:val="22"/>
                <w:lang w:val="en"/>
              </w:rPr>
            </w:pPr>
            <w:r>
              <w:rPr>
                <w:rFonts w:ascii="ＭＳ Ｐゴシック" w:eastAsia="ＭＳ Ｐゴシック" w:hAnsi="ＭＳ Ｐゴシック" w:hint="eastAsia"/>
                <w:color w:val="212121"/>
                <w:sz w:val="22"/>
                <w:szCs w:val="22"/>
                <w:lang w:val="en"/>
              </w:rPr>
              <w:t>Added new control function.</w:t>
            </w:r>
          </w:p>
          <w:p w:rsidR="00EE5990" w:rsidRDefault="00EE5990" w:rsidP="00EE5990">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6.2.10. SET_SEU_RSTERR</w:t>
            </w:r>
          </w:p>
          <w:p w:rsidR="00EE5990" w:rsidRDefault="00EE5990" w:rsidP="00E82429">
            <w:pPr>
              <w:pStyle w:val="HTML0"/>
              <w:shd w:val="clear" w:color="auto" w:fill="FFFFFF"/>
              <w:ind w:firstLineChars="50" w:firstLine="110"/>
              <w:rPr>
                <w:sz w:val="22"/>
                <w:szCs w:val="22"/>
                <w:lang w:val="en"/>
              </w:rPr>
            </w:pPr>
            <w:r>
              <w:rPr>
                <w:rFonts w:ascii="ＭＳ Ｐゴシック" w:eastAsia="ＭＳ Ｐゴシック" w:hAnsi="ＭＳ Ｐゴシック" w:hint="eastAsia"/>
                <w:color w:val="212121"/>
                <w:sz w:val="22"/>
                <w:szCs w:val="22"/>
                <w:lang w:val="en"/>
              </w:rPr>
              <w:t>Added new control function.</w:t>
            </w:r>
          </w:p>
          <w:p w:rsidR="00EE5990" w:rsidRDefault="00EE5990" w:rsidP="00EE5990">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7.3 SEU Mitigation</w:t>
            </w:r>
          </w:p>
          <w:p w:rsidR="00EE5990" w:rsidRPr="00822330" w:rsidRDefault="00EE5990" w:rsidP="000F1F68">
            <w:pPr>
              <w:pStyle w:val="HTML0"/>
              <w:shd w:val="clear" w:color="auto" w:fill="FFFFFF"/>
              <w:ind w:left="110" w:hangingChars="50" w:hanging="110"/>
              <w:rPr>
                <w:sz w:val="22"/>
                <w:szCs w:val="22"/>
                <w:lang w:val="en"/>
              </w:rPr>
            </w:pPr>
            <w:r>
              <w:rPr>
                <w:rFonts w:ascii="ＭＳ Ｐゴシック" w:eastAsia="ＭＳ Ｐゴシック" w:hAnsi="ＭＳ Ｐゴシック" w:hint="eastAsia"/>
                <w:color w:val="212121"/>
                <w:sz w:val="22"/>
                <w:szCs w:val="22"/>
                <w:lang w:val="en"/>
              </w:rPr>
              <w:t xml:space="preserve"> Added new subsection for FPGA SEU Mitigation f unction.</w:t>
            </w:r>
          </w:p>
        </w:tc>
      </w:tr>
      <w:tr w:rsidR="008D3CAE" w:rsidRPr="00A51C95" w:rsidTr="008D3CAE">
        <w:trPr>
          <w:trHeight w:val="4908"/>
        </w:trPr>
        <w:tc>
          <w:tcPr>
            <w:tcW w:w="1138" w:type="dxa"/>
            <w:vAlign w:val="center"/>
          </w:tcPr>
          <w:p w:rsidR="008D3CAE" w:rsidRDefault="008D3CAE" w:rsidP="008D3CAE">
            <w:pPr>
              <w:snapToGrid w:val="0"/>
              <w:spacing w:line="0" w:lineRule="atLeast"/>
              <w:jc w:val="center"/>
              <w:rPr>
                <w:sz w:val="22"/>
                <w:szCs w:val="22"/>
              </w:rPr>
            </w:pPr>
            <w:r>
              <w:rPr>
                <w:rFonts w:hint="eastAsia"/>
                <w:sz w:val="22"/>
                <w:szCs w:val="22"/>
              </w:rPr>
              <w:t>2.0.0</w:t>
            </w:r>
          </w:p>
        </w:tc>
        <w:tc>
          <w:tcPr>
            <w:tcW w:w="1564" w:type="dxa"/>
            <w:vAlign w:val="center"/>
          </w:tcPr>
          <w:p w:rsidR="008D3CAE" w:rsidRDefault="008D3CAE" w:rsidP="005F6B96">
            <w:pPr>
              <w:snapToGrid w:val="0"/>
              <w:spacing w:line="0" w:lineRule="atLeast"/>
              <w:jc w:val="center"/>
              <w:rPr>
                <w:sz w:val="22"/>
                <w:szCs w:val="22"/>
              </w:rPr>
            </w:pPr>
            <w:r>
              <w:rPr>
                <w:rFonts w:hint="eastAsia"/>
                <w:sz w:val="22"/>
                <w:szCs w:val="22"/>
              </w:rPr>
              <w:t>2019/01/29,</w:t>
            </w:r>
          </w:p>
          <w:p w:rsidR="008D3CAE" w:rsidRDefault="008D3CAE" w:rsidP="005F6B96">
            <w:pPr>
              <w:snapToGrid w:val="0"/>
              <w:spacing w:line="0" w:lineRule="atLeast"/>
              <w:jc w:val="center"/>
              <w:rPr>
                <w:sz w:val="22"/>
                <w:szCs w:val="22"/>
              </w:rPr>
            </w:pPr>
            <w:r>
              <w:rPr>
                <w:rFonts w:hint="eastAsia"/>
                <w:sz w:val="22"/>
                <w:szCs w:val="22"/>
              </w:rPr>
              <w:t>2019/04/02</w:t>
            </w:r>
          </w:p>
        </w:tc>
        <w:tc>
          <w:tcPr>
            <w:tcW w:w="1706" w:type="dxa"/>
            <w:vAlign w:val="center"/>
          </w:tcPr>
          <w:p w:rsidR="008D3CAE" w:rsidRDefault="008D3CAE" w:rsidP="00063D0B">
            <w:pPr>
              <w:snapToGrid w:val="0"/>
              <w:spacing w:line="0" w:lineRule="atLeast"/>
              <w:rPr>
                <w:sz w:val="22"/>
                <w:szCs w:val="22"/>
              </w:rPr>
            </w:pPr>
            <w:r>
              <w:rPr>
                <w:rFonts w:hint="eastAsia"/>
                <w:sz w:val="22"/>
                <w:szCs w:val="22"/>
              </w:rPr>
              <w:t>H.Sano,</w:t>
            </w:r>
          </w:p>
          <w:p w:rsidR="008D3CAE" w:rsidRDefault="008D3CAE" w:rsidP="00063D0B">
            <w:pPr>
              <w:snapToGrid w:val="0"/>
              <w:spacing w:line="0" w:lineRule="atLeast"/>
              <w:rPr>
                <w:sz w:val="22"/>
                <w:szCs w:val="22"/>
              </w:rPr>
            </w:pPr>
            <w:r>
              <w:rPr>
                <w:rFonts w:hint="eastAsia"/>
                <w:sz w:val="22"/>
                <w:szCs w:val="22"/>
              </w:rPr>
              <w:t>K.Takezawa</w:t>
            </w:r>
          </w:p>
        </w:tc>
        <w:tc>
          <w:tcPr>
            <w:tcW w:w="5261" w:type="dxa"/>
            <w:vAlign w:val="center"/>
          </w:tcPr>
          <w:p w:rsidR="008D3CAE" w:rsidRDefault="008D3CAE" w:rsidP="007F00BD">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6.1.17. GET_CONSUMPTION</w:t>
            </w:r>
          </w:p>
          <w:p w:rsidR="008D3CAE" w:rsidRPr="00822330" w:rsidRDefault="008D3CAE" w:rsidP="007F00BD">
            <w:pPr>
              <w:pStyle w:val="HTML0"/>
              <w:shd w:val="clear" w:color="auto" w:fill="FFFFFF"/>
              <w:ind w:firstLineChars="50" w:firstLine="110"/>
              <w:rPr>
                <w:sz w:val="22"/>
                <w:szCs w:val="22"/>
                <w:lang w:val="en"/>
              </w:rPr>
            </w:pPr>
            <w:r>
              <w:rPr>
                <w:rFonts w:ascii="ＭＳ Ｐゴシック" w:eastAsia="ＭＳ Ｐゴシック" w:hAnsi="ＭＳ Ｐゴシック" w:hint="eastAsia"/>
                <w:color w:val="212121"/>
                <w:sz w:val="22"/>
                <w:szCs w:val="22"/>
                <w:lang w:val="en"/>
              </w:rPr>
              <w:t>Added new monitoring function.</w:t>
            </w:r>
          </w:p>
          <w:p w:rsidR="008D3CAE" w:rsidRDefault="008D3CAE" w:rsidP="007F00BD">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6.1.18. GET_METAFRAME_ERROR</w:t>
            </w:r>
          </w:p>
          <w:p w:rsidR="008D3CAE" w:rsidRPr="00822330" w:rsidRDefault="008D3CAE" w:rsidP="007F00BD">
            <w:pPr>
              <w:pStyle w:val="HTML0"/>
              <w:shd w:val="clear" w:color="auto" w:fill="FFFFFF"/>
              <w:ind w:firstLineChars="50" w:firstLine="110"/>
              <w:rPr>
                <w:sz w:val="22"/>
                <w:szCs w:val="22"/>
                <w:lang w:val="en"/>
              </w:rPr>
            </w:pPr>
            <w:r>
              <w:rPr>
                <w:rFonts w:ascii="ＭＳ Ｐゴシック" w:eastAsia="ＭＳ Ｐゴシック" w:hAnsi="ＭＳ Ｐゴシック" w:hint="eastAsia"/>
                <w:color w:val="212121"/>
                <w:sz w:val="22"/>
                <w:szCs w:val="22"/>
                <w:lang w:val="en"/>
              </w:rPr>
              <w:t>Added new monitoring function.</w:t>
            </w:r>
          </w:p>
          <w:p w:rsidR="00A828D6" w:rsidRDefault="00A828D6" w:rsidP="00A828D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w:t>
            </w:r>
            <w:r w:rsidR="008D3CAE">
              <w:rPr>
                <w:rFonts w:ascii="ＭＳ Ｐゴシック" w:eastAsia="ＭＳ Ｐゴシック" w:hAnsi="ＭＳ Ｐゴシック" w:hint="eastAsia"/>
                <w:color w:val="212121"/>
                <w:sz w:val="22"/>
                <w:szCs w:val="22"/>
                <w:lang w:val="en"/>
              </w:rPr>
              <w:t xml:space="preserve">1 </w:t>
            </w:r>
            <w:r w:rsidR="008D3CAE">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6.2</w:t>
            </w:r>
            <w:r w:rsidR="008D3CAE">
              <w:rPr>
                <w:rFonts w:ascii="ＭＳ Ｐゴシック" w:eastAsia="ＭＳ Ｐゴシック" w:hAnsi="ＭＳ Ｐゴシック" w:hint="eastAsia"/>
                <w:color w:val="212121"/>
                <w:sz w:val="22"/>
                <w:szCs w:val="22"/>
                <w:lang w:val="en"/>
              </w:rPr>
              <w:t xml:space="preserve"> All items</w:t>
            </w:r>
            <w:r>
              <w:rPr>
                <w:rFonts w:ascii="ＭＳ Ｐゴシック" w:eastAsia="ＭＳ Ｐゴシック" w:hAnsi="ＭＳ Ｐゴシック" w:hint="eastAsia"/>
                <w:color w:val="212121"/>
                <w:sz w:val="22"/>
                <w:szCs w:val="22"/>
                <w:lang w:val="en"/>
              </w:rPr>
              <w:t xml:space="preserve">, </w:t>
            </w:r>
          </w:p>
          <w:p w:rsidR="008D3CAE" w:rsidRPr="007F00BD" w:rsidRDefault="008D3CAE" w:rsidP="00A51C95">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errors</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filed</w:t>
            </w:r>
          </w:p>
          <w:p w:rsidR="008D3CAE" w:rsidRDefault="008D3CAE" w:rsidP="008D3CAE">
            <w:pPr>
              <w:pStyle w:val="HTML0"/>
              <w:shd w:val="clear" w:color="auto" w:fill="FFFFFF"/>
              <w:rPr>
                <w:rFonts w:ascii="ＭＳ Ｐゴシック" w:eastAsia="ＭＳ Ｐゴシック" w:hAnsi="ＭＳ Ｐゴシック"/>
                <w:color w:val="212121"/>
                <w:sz w:val="22"/>
                <w:szCs w:val="22"/>
                <w:lang w:val="en"/>
              </w:rPr>
            </w:pPr>
            <w:r w:rsidRPr="000F1F68">
              <w:rPr>
                <w:rFonts w:ascii="ＭＳ Ｐゴシック" w:eastAsia="ＭＳ Ｐゴシック" w:hAnsi="ＭＳ Ｐゴシック"/>
                <w:color w:val="212121"/>
                <w:sz w:val="22"/>
                <w:szCs w:val="22"/>
                <w:lang w:val="en"/>
              </w:rPr>
              <w:t>1.Overview</w:t>
            </w:r>
          </w:p>
          <w:p w:rsidR="008D3CAE" w:rsidRDefault="008D3CAE" w:rsidP="008D3CA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block diagram and description.</w:t>
            </w:r>
          </w:p>
          <w:p w:rsidR="008D3CAE" w:rsidRDefault="008D3CAE" w:rsidP="008D3CAE">
            <w:pPr>
              <w:pStyle w:val="HTML0"/>
              <w:shd w:val="clear" w:color="auto" w:fill="FFFFFF"/>
              <w:rPr>
                <w:rFonts w:ascii="ＭＳ Ｐゴシック" w:eastAsia="ＭＳ Ｐゴシック" w:hAnsi="ＭＳ Ｐゴシック"/>
                <w:color w:val="212121"/>
                <w:sz w:val="22"/>
                <w:szCs w:val="22"/>
                <w:lang w:val="en"/>
              </w:rPr>
            </w:pPr>
            <w:r w:rsidRPr="000F1F68">
              <w:rPr>
                <w:rFonts w:ascii="ＭＳ Ｐゴシック" w:eastAsia="ＭＳ Ｐゴシック" w:hAnsi="ＭＳ Ｐゴシック"/>
                <w:color w:val="212121"/>
                <w:sz w:val="22"/>
                <w:szCs w:val="22"/>
                <w:lang w:val="en"/>
              </w:rPr>
              <w:t>5.5.1. Command :DRXPD INIT</w:t>
            </w:r>
          </w:p>
          <w:p w:rsidR="008D3CAE" w:rsidRDefault="008D3CAE" w:rsidP="008D3CAE">
            <w:pPr>
              <w:pStyle w:val="HTML0"/>
              <w:shd w:val="clear" w:color="auto" w:fill="FFFFFF"/>
              <w:ind w:leftChars="50" w:left="230" w:hangingChars="50" w:hanging="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Added the description when </w:t>
            </w:r>
            <w:r>
              <w:rPr>
                <w:rFonts w:ascii="ＭＳ Ｐゴシック" w:eastAsia="ＭＳ Ｐゴシック" w:hAnsi="ＭＳ Ｐゴシック"/>
                <w:color w:val="212121"/>
                <w:sz w:val="22"/>
                <w:szCs w:val="22"/>
                <w:lang w:val="en"/>
              </w:rPr>
              <w:t>it called during</w:t>
            </w:r>
            <w:r>
              <w:rPr>
                <w:rFonts w:ascii="ＭＳ Ｐゴシック" w:eastAsia="ＭＳ Ｐゴシック" w:hAnsi="ＭＳ Ｐゴシック" w:hint="eastAsia"/>
                <w:color w:val="212121"/>
                <w:sz w:val="22"/>
                <w:szCs w:val="22"/>
                <w:lang w:val="en"/>
              </w:rPr>
              <w:t xml:space="preserve"> </w:t>
            </w:r>
            <w:r>
              <w:rPr>
                <w:rFonts w:ascii="ＭＳ Ｐゴシック" w:eastAsia="ＭＳ Ｐゴシック" w:hAnsi="ＭＳ Ｐゴシック"/>
                <w:color w:val="212121"/>
                <w:sz w:val="22"/>
                <w:szCs w:val="22"/>
                <w:lang w:val="en"/>
              </w:rPr>
              <w:t>overheating state.</w:t>
            </w:r>
          </w:p>
          <w:p w:rsidR="008D3CAE" w:rsidRDefault="008D3CAE" w:rsidP="008D3CAE">
            <w:pPr>
              <w:pStyle w:val="HTML0"/>
              <w:shd w:val="clear" w:color="auto" w:fill="FFFFFF"/>
              <w:rPr>
                <w:rFonts w:ascii="ＭＳ Ｐゴシック" w:eastAsia="ＭＳ Ｐゴシック" w:hAnsi="ＭＳ Ｐゴシック"/>
                <w:color w:val="212121"/>
                <w:sz w:val="22"/>
                <w:szCs w:val="22"/>
                <w:lang w:val="en"/>
              </w:rPr>
            </w:pPr>
            <w:r w:rsidRPr="001824AA">
              <w:rPr>
                <w:rFonts w:ascii="ＭＳ Ｐゴシック" w:eastAsia="ＭＳ Ｐゴシック" w:hAnsi="ＭＳ Ｐゴシック"/>
                <w:color w:val="212121"/>
                <w:sz w:val="22"/>
                <w:szCs w:val="22"/>
                <w:lang w:val="en"/>
              </w:rPr>
              <w:t>5.5.2. Command :DRXPD_SET_RCVEVT</w:t>
            </w:r>
          </w:p>
          <w:p w:rsidR="008D3CAE" w:rsidRPr="000F1F68" w:rsidRDefault="008D3CAE" w:rsidP="008D3CAE">
            <w:pPr>
              <w:pStyle w:val="HTML0"/>
              <w:shd w:val="clear" w:color="auto" w:fill="FFFFFF"/>
              <w:ind w:leftChars="50" w:left="230" w:hangingChars="50" w:hanging="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Added the description when </w:t>
            </w:r>
            <w:r>
              <w:rPr>
                <w:rFonts w:ascii="ＭＳ Ｐゴシック" w:eastAsia="ＭＳ Ｐゴシック" w:hAnsi="ＭＳ Ｐゴシック"/>
                <w:color w:val="212121"/>
                <w:sz w:val="22"/>
                <w:szCs w:val="22"/>
                <w:lang w:val="en"/>
              </w:rPr>
              <w:t>it called during</w:t>
            </w:r>
            <w:r>
              <w:rPr>
                <w:rFonts w:ascii="ＭＳ Ｐゴシック" w:eastAsia="ＭＳ Ｐゴシック" w:hAnsi="ＭＳ Ｐゴシック" w:hint="eastAsia"/>
                <w:color w:val="212121"/>
                <w:sz w:val="22"/>
                <w:szCs w:val="22"/>
                <w:lang w:val="en"/>
              </w:rPr>
              <w:t xml:space="preserve"> </w:t>
            </w:r>
            <w:r>
              <w:rPr>
                <w:rFonts w:ascii="ＭＳ Ｐゴシック" w:eastAsia="ＭＳ Ｐゴシック" w:hAnsi="ＭＳ Ｐゴシック"/>
                <w:color w:val="212121"/>
                <w:sz w:val="22"/>
                <w:szCs w:val="22"/>
                <w:lang w:val="en"/>
              </w:rPr>
              <w:t>overheating state.</w:t>
            </w:r>
          </w:p>
          <w:p w:rsidR="008D3CAE" w:rsidRDefault="008D3CAE" w:rsidP="008D3CAE">
            <w:pPr>
              <w:pStyle w:val="HTML0"/>
              <w:shd w:val="clear" w:color="auto" w:fill="FFFFFF"/>
              <w:rPr>
                <w:rFonts w:ascii="ＭＳ Ｐゴシック" w:eastAsia="ＭＳ Ｐゴシック" w:hAnsi="ＭＳ Ｐゴシック"/>
                <w:color w:val="212121"/>
                <w:sz w:val="22"/>
                <w:szCs w:val="22"/>
                <w:lang w:val="en"/>
              </w:rPr>
            </w:pPr>
            <w:r w:rsidRPr="00D65133">
              <w:rPr>
                <w:rFonts w:ascii="ＭＳ Ｐゴシック" w:eastAsia="ＭＳ Ｐゴシック" w:hAnsi="ＭＳ Ｐゴシック"/>
                <w:color w:val="212121"/>
                <w:sz w:val="22"/>
                <w:szCs w:val="22"/>
                <w:lang w:val="en"/>
              </w:rPr>
              <w:t>6.1.5. GET_DFR_VOLTAGE_STATUS</w:t>
            </w:r>
          </w:p>
          <w:p w:rsidR="008D3CAE" w:rsidRDefault="008D3CAE" w:rsidP="008D3CA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for production DRXP board.</w:t>
            </w:r>
          </w:p>
          <w:p w:rsidR="008D3CAE" w:rsidRDefault="008D3CAE" w:rsidP="008D3CA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color w:val="212121"/>
                <w:sz w:val="22"/>
                <w:szCs w:val="22"/>
                <w:lang w:val="en"/>
              </w:rPr>
              <w:t>6.1.18. GET_OVH_THRESHOLD</w:t>
            </w:r>
          </w:p>
          <w:p w:rsidR="008D3CAE" w:rsidRPr="007F00BD" w:rsidRDefault="008D3CAE" w:rsidP="00D65133">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new function.</w:t>
            </w:r>
          </w:p>
        </w:tc>
      </w:tr>
    </w:tbl>
    <w:p w:rsidR="009D5376" w:rsidRPr="00A51C95" w:rsidRDefault="000F1F68" w:rsidP="00E82429">
      <w:pPr>
        <w:spacing w:line="0" w:lineRule="atLeast"/>
        <w:jc w:val="right"/>
      </w:pPr>
      <w:r w:rsidRPr="009E2D4A">
        <w:rPr>
          <w:rFonts w:hint="eastAsia"/>
        </w:rPr>
        <w:t>(Continued to the next page.)</w:t>
      </w:r>
    </w:p>
    <w:p w:rsidR="000F1F68" w:rsidRPr="000F1F68" w:rsidRDefault="000F1F68" w:rsidP="000F1F68">
      <w:pPr>
        <w:spacing w:line="0" w:lineRule="atLeast"/>
        <w:jc w:val="right"/>
      </w:pPr>
      <w:r>
        <w:br w:type="page"/>
      </w:r>
      <w:r w:rsidRPr="000F1F68">
        <w:rPr>
          <w:rFonts w:hint="eastAsia"/>
        </w:rPr>
        <w:lastRenderedPageBreak/>
        <w:t xml:space="preserve">(Continued from the </w:t>
      </w:r>
      <w:r w:rsidRPr="000F1F68">
        <w:t>previous</w:t>
      </w:r>
      <w:r w:rsidRPr="000F1F68">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559"/>
        <w:gridCol w:w="1701"/>
        <w:gridCol w:w="5245"/>
      </w:tblGrid>
      <w:tr w:rsidR="008D3CAE" w:rsidRPr="000F1F68" w:rsidTr="00712D44">
        <w:tc>
          <w:tcPr>
            <w:tcW w:w="1134" w:type="dxa"/>
            <w:vAlign w:val="center"/>
          </w:tcPr>
          <w:p w:rsidR="008D3CAE" w:rsidRDefault="008D3CAE" w:rsidP="00712D44">
            <w:pPr>
              <w:snapToGrid w:val="0"/>
              <w:spacing w:line="0" w:lineRule="atLeast"/>
              <w:jc w:val="center"/>
              <w:rPr>
                <w:sz w:val="22"/>
                <w:szCs w:val="22"/>
              </w:rPr>
            </w:pPr>
            <w:r>
              <w:rPr>
                <w:rFonts w:hint="eastAsia"/>
                <w:sz w:val="22"/>
                <w:szCs w:val="22"/>
              </w:rPr>
              <w:t>2.0.0</w:t>
            </w:r>
          </w:p>
        </w:tc>
        <w:tc>
          <w:tcPr>
            <w:tcW w:w="1559" w:type="dxa"/>
            <w:vAlign w:val="center"/>
          </w:tcPr>
          <w:p w:rsidR="008D3CAE" w:rsidRDefault="008D3CAE" w:rsidP="00712D44">
            <w:pPr>
              <w:snapToGrid w:val="0"/>
              <w:spacing w:line="0" w:lineRule="atLeast"/>
              <w:jc w:val="center"/>
              <w:rPr>
                <w:sz w:val="22"/>
                <w:szCs w:val="22"/>
              </w:rPr>
            </w:pPr>
            <w:r>
              <w:rPr>
                <w:rFonts w:hint="eastAsia"/>
                <w:sz w:val="22"/>
                <w:szCs w:val="22"/>
              </w:rPr>
              <w:t>2019/01/29,</w:t>
            </w:r>
          </w:p>
          <w:p w:rsidR="008D3CAE" w:rsidRDefault="008D3CAE" w:rsidP="00712D44">
            <w:pPr>
              <w:snapToGrid w:val="0"/>
              <w:spacing w:line="0" w:lineRule="atLeast"/>
              <w:jc w:val="center"/>
              <w:rPr>
                <w:sz w:val="22"/>
                <w:szCs w:val="22"/>
              </w:rPr>
            </w:pPr>
            <w:r>
              <w:rPr>
                <w:rFonts w:hint="eastAsia"/>
                <w:sz w:val="22"/>
                <w:szCs w:val="22"/>
              </w:rPr>
              <w:t>2019/04/02</w:t>
            </w:r>
          </w:p>
        </w:tc>
        <w:tc>
          <w:tcPr>
            <w:tcW w:w="1701" w:type="dxa"/>
            <w:vAlign w:val="center"/>
          </w:tcPr>
          <w:p w:rsidR="008D3CAE" w:rsidRDefault="008D3CAE" w:rsidP="00712D44">
            <w:pPr>
              <w:snapToGrid w:val="0"/>
              <w:spacing w:line="0" w:lineRule="atLeast"/>
              <w:rPr>
                <w:sz w:val="22"/>
                <w:szCs w:val="22"/>
              </w:rPr>
            </w:pPr>
            <w:r>
              <w:rPr>
                <w:rFonts w:hint="eastAsia"/>
                <w:sz w:val="22"/>
                <w:szCs w:val="22"/>
              </w:rPr>
              <w:t>H.Sano,</w:t>
            </w:r>
          </w:p>
          <w:p w:rsidR="008D3CAE" w:rsidRDefault="008D3CAE" w:rsidP="00712D44">
            <w:pPr>
              <w:snapToGrid w:val="0"/>
              <w:spacing w:line="0" w:lineRule="atLeast"/>
              <w:rPr>
                <w:sz w:val="22"/>
                <w:szCs w:val="22"/>
              </w:rPr>
            </w:pPr>
            <w:r>
              <w:rPr>
                <w:rFonts w:hint="eastAsia"/>
                <w:sz w:val="22"/>
                <w:szCs w:val="22"/>
              </w:rPr>
              <w:t>K.Takezawa</w:t>
            </w:r>
          </w:p>
        </w:tc>
        <w:tc>
          <w:tcPr>
            <w:tcW w:w="5245" w:type="dxa"/>
            <w:vAlign w:val="center"/>
          </w:tcPr>
          <w:p w:rsidR="008D3CAE" w:rsidRDefault="008D3CAE" w:rsidP="003C7582">
            <w:pPr>
              <w:pStyle w:val="HTML0"/>
              <w:shd w:val="clear" w:color="auto" w:fill="FFFFFF"/>
              <w:rPr>
                <w:rFonts w:ascii="ＭＳ Ｐゴシック" w:eastAsia="ＭＳ Ｐゴシック" w:hAnsi="ＭＳ Ｐゴシック"/>
                <w:color w:val="212121"/>
                <w:sz w:val="22"/>
                <w:szCs w:val="22"/>
                <w:lang w:val="en"/>
              </w:rPr>
            </w:pPr>
            <w:r w:rsidRPr="003C7582">
              <w:rPr>
                <w:rFonts w:ascii="ＭＳ Ｐゴシック" w:eastAsia="ＭＳ Ｐゴシック" w:hAnsi="ＭＳ Ｐゴシック"/>
                <w:color w:val="212121"/>
                <w:sz w:val="22"/>
                <w:szCs w:val="22"/>
                <w:lang w:val="en"/>
              </w:rPr>
              <w:t>6.1.19. GET_OVH_FLG</w:t>
            </w:r>
          </w:p>
          <w:p w:rsidR="008D3CAE" w:rsidRDefault="008D3CAE" w:rsidP="000F1F68">
            <w:pPr>
              <w:pStyle w:val="HTML0"/>
              <w:shd w:val="clear" w:color="auto" w:fill="FFFFFF"/>
              <w:rPr>
                <w:rFonts w:ascii="ＭＳ Ｐゴシック" w:eastAsia="ＭＳ Ｐゴシック" w:hAnsi="ＭＳ Ｐゴシック"/>
                <w:color w:val="212121"/>
                <w:sz w:val="22"/>
                <w:szCs w:val="22"/>
                <w:lang w:val="en"/>
              </w:rPr>
            </w:pPr>
            <w:r w:rsidRPr="003C7582">
              <w:rPr>
                <w:rFonts w:ascii="ＭＳ Ｐゴシック" w:eastAsia="ＭＳ Ｐゴシック" w:hAnsi="ＭＳ Ｐゴシック"/>
                <w:color w:val="212121"/>
                <w:sz w:val="22"/>
                <w:szCs w:val="22"/>
                <w:lang w:val="en"/>
              </w:rPr>
              <w:t>6.2.11. SET_OVH_THRESHOLD</w:t>
            </w:r>
          </w:p>
          <w:p w:rsidR="008D3CAE" w:rsidRDefault="008D3CAE" w:rsidP="000F1F6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 function.</w:t>
            </w:r>
          </w:p>
          <w:p w:rsidR="008D3CAE" w:rsidRDefault="008D3CAE" w:rsidP="000F1F68">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7</w:t>
            </w:r>
            <w:r w:rsidRPr="00D65133">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4</w:t>
            </w:r>
            <w:r w:rsidRPr="00D65133">
              <w:rPr>
                <w:rFonts w:ascii="ＭＳ Ｐゴシック" w:eastAsia="ＭＳ Ｐゴシック" w:hAnsi="ＭＳ Ｐゴシック"/>
                <w:color w:val="212121"/>
                <w:sz w:val="22"/>
                <w:szCs w:val="22"/>
                <w:lang w:val="en"/>
              </w:rPr>
              <w:t xml:space="preserve">. </w:t>
            </w:r>
            <w:r>
              <w:rPr>
                <w:rFonts w:ascii="ＭＳ Ｐゴシック" w:eastAsia="ＭＳ Ｐゴシック" w:hAnsi="ＭＳ Ｐゴシック"/>
                <w:color w:val="212121"/>
                <w:sz w:val="22"/>
                <w:szCs w:val="22"/>
                <w:lang w:val="en"/>
              </w:rPr>
              <w:t>The</w:t>
            </w:r>
            <w:r>
              <w:rPr>
                <w:rFonts w:ascii="ＭＳ Ｐゴシック" w:eastAsia="ＭＳ Ｐゴシック" w:hAnsi="ＭＳ Ｐゴシック" w:hint="eastAsia"/>
                <w:color w:val="212121"/>
                <w:sz w:val="22"/>
                <w:szCs w:val="22"/>
                <w:lang w:val="en"/>
              </w:rPr>
              <w:t xml:space="preserve"> overheating protection</w:t>
            </w:r>
          </w:p>
          <w:p w:rsidR="008D3CAE" w:rsidRPr="000F1F68" w:rsidRDefault="008D3CAE" w:rsidP="008D3CA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 section.</w:t>
            </w:r>
          </w:p>
        </w:tc>
      </w:tr>
      <w:tr w:rsidR="00764332" w:rsidRPr="000F1F68" w:rsidTr="00712D44">
        <w:tc>
          <w:tcPr>
            <w:tcW w:w="1134" w:type="dxa"/>
            <w:vAlign w:val="center"/>
          </w:tcPr>
          <w:p w:rsidR="00764332" w:rsidRDefault="00764332" w:rsidP="00712D44">
            <w:pPr>
              <w:snapToGrid w:val="0"/>
              <w:spacing w:line="0" w:lineRule="atLeast"/>
              <w:jc w:val="center"/>
              <w:rPr>
                <w:sz w:val="22"/>
                <w:szCs w:val="22"/>
              </w:rPr>
            </w:pPr>
            <w:r>
              <w:rPr>
                <w:rFonts w:hint="eastAsia"/>
                <w:sz w:val="22"/>
                <w:szCs w:val="22"/>
              </w:rPr>
              <w:t>2.0.1</w:t>
            </w:r>
          </w:p>
        </w:tc>
        <w:tc>
          <w:tcPr>
            <w:tcW w:w="1559" w:type="dxa"/>
            <w:vAlign w:val="center"/>
          </w:tcPr>
          <w:p w:rsidR="00764332" w:rsidRDefault="00764332" w:rsidP="00712D44">
            <w:pPr>
              <w:snapToGrid w:val="0"/>
              <w:spacing w:line="0" w:lineRule="atLeast"/>
              <w:jc w:val="center"/>
              <w:rPr>
                <w:sz w:val="22"/>
                <w:szCs w:val="22"/>
              </w:rPr>
            </w:pPr>
            <w:r>
              <w:rPr>
                <w:rFonts w:hint="eastAsia"/>
                <w:sz w:val="22"/>
                <w:szCs w:val="22"/>
              </w:rPr>
              <w:t>2019/05/30</w:t>
            </w:r>
          </w:p>
        </w:tc>
        <w:tc>
          <w:tcPr>
            <w:tcW w:w="1701" w:type="dxa"/>
            <w:vAlign w:val="center"/>
          </w:tcPr>
          <w:p w:rsidR="00764332" w:rsidRDefault="00764332" w:rsidP="00712D44">
            <w:pPr>
              <w:snapToGrid w:val="0"/>
              <w:spacing w:line="0" w:lineRule="atLeast"/>
              <w:rPr>
                <w:sz w:val="22"/>
                <w:szCs w:val="22"/>
              </w:rPr>
            </w:pPr>
            <w:r>
              <w:rPr>
                <w:rFonts w:hint="eastAsia"/>
                <w:sz w:val="22"/>
                <w:szCs w:val="22"/>
              </w:rPr>
              <w:t>K.Takezawa</w:t>
            </w:r>
          </w:p>
        </w:tc>
        <w:tc>
          <w:tcPr>
            <w:tcW w:w="5245" w:type="dxa"/>
            <w:vAlign w:val="center"/>
          </w:tcPr>
          <w:p w:rsidR="00355AFF" w:rsidRDefault="00355AFF" w:rsidP="003C758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5.5.18 Command :DRXPD_SET_SEUEVT</w:t>
            </w:r>
          </w:p>
          <w:p w:rsidR="00355AFF" w:rsidRDefault="00355AFF" w:rsidP="003C758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description of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Function</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w:t>
            </w:r>
            <w:r>
              <w:rPr>
                <w:rFonts w:ascii="ＭＳ Ｐゴシック" w:eastAsia="ＭＳ Ｐゴシック" w:hAnsi="ＭＳ Ｐゴシック"/>
                <w:color w:val="212121"/>
                <w:sz w:val="22"/>
                <w:szCs w:val="22"/>
                <w:lang w:val="en"/>
              </w:rPr>
              <w:t>I</w:t>
            </w:r>
            <w:r>
              <w:rPr>
                <w:rFonts w:ascii="ＭＳ Ｐゴシック" w:eastAsia="ＭＳ Ｐゴシック" w:hAnsi="ＭＳ Ｐゴシック" w:hint="eastAsia"/>
                <w:color w:val="212121"/>
                <w:sz w:val="22"/>
                <w:szCs w:val="22"/>
                <w:lang w:val="en"/>
              </w:rPr>
              <w:t>t didn</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t take into account of production DRXP boards. And added description about the handling of evnetfd.</w:t>
            </w:r>
          </w:p>
          <w:p w:rsidR="00355AFF" w:rsidRPr="000A1959" w:rsidRDefault="00355AFF" w:rsidP="003C758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Changed status of EVENT LIST. In the case of driver version 2.0.2 or later, correctable error and uncorrectable error can be detected. </w:t>
            </w:r>
          </w:p>
          <w:p w:rsidR="00355AFF" w:rsidRDefault="00355AFF" w:rsidP="00355AF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5.5.1</w:t>
            </w:r>
            <w:r w:rsidR="00DF2AE1">
              <w:rPr>
                <w:rFonts w:ascii="ＭＳ Ｐゴシック" w:eastAsia="ＭＳ Ｐゴシック" w:hAnsi="ＭＳ Ｐゴシック" w:hint="eastAsia"/>
                <w:color w:val="212121"/>
                <w:sz w:val="22"/>
                <w:szCs w:val="22"/>
                <w:lang w:val="en"/>
              </w:rPr>
              <w:t>9 Command :DRXPD_CLR</w:t>
            </w:r>
            <w:r>
              <w:rPr>
                <w:rFonts w:ascii="ＭＳ Ｐゴシック" w:eastAsia="ＭＳ Ｐゴシック" w:hAnsi="ＭＳ Ｐゴシック" w:hint="eastAsia"/>
                <w:color w:val="212121"/>
                <w:sz w:val="22"/>
                <w:szCs w:val="22"/>
                <w:lang w:val="en"/>
              </w:rPr>
              <w:t>_SEUEVT</w:t>
            </w:r>
          </w:p>
          <w:p w:rsidR="00355AFF" w:rsidRPr="00355AFF" w:rsidRDefault="00355AFF" w:rsidP="003C758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description of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Function</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w:t>
            </w:r>
            <w:r>
              <w:rPr>
                <w:rFonts w:ascii="ＭＳ Ｐゴシック" w:eastAsia="ＭＳ Ｐゴシック" w:hAnsi="ＭＳ Ｐゴシック"/>
                <w:color w:val="212121"/>
                <w:sz w:val="22"/>
                <w:szCs w:val="22"/>
                <w:lang w:val="en"/>
              </w:rPr>
              <w:t>I</w:t>
            </w:r>
            <w:r>
              <w:rPr>
                <w:rFonts w:ascii="ＭＳ Ｐゴシック" w:eastAsia="ＭＳ Ｐゴシック" w:hAnsi="ＭＳ Ｐゴシック" w:hint="eastAsia"/>
                <w:color w:val="212121"/>
                <w:sz w:val="22"/>
                <w:szCs w:val="22"/>
                <w:lang w:val="en"/>
              </w:rPr>
              <w:t>t didn</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t take into</w:t>
            </w:r>
            <w:r w:rsidR="00DF2AE1">
              <w:rPr>
                <w:rFonts w:ascii="ＭＳ Ｐゴシック" w:eastAsia="ＭＳ Ｐゴシック" w:hAnsi="ＭＳ Ｐゴシック" w:hint="eastAsia"/>
                <w:color w:val="212121"/>
                <w:sz w:val="22"/>
                <w:szCs w:val="22"/>
                <w:lang w:val="en"/>
              </w:rPr>
              <w:t xml:space="preserve"> account of production DRXP boards.</w:t>
            </w:r>
          </w:p>
          <w:p w:rsidR="00764332" w:rsidRDefault="00764332" w:rsidP="003C758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6.1.13 GET_FPGA_TEMP</w:t>
            </w:r>
          </w:p>
          <w:p w:rsidR="00764332" w:rsidRDefault="00764332" w:rsidP="003C758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7</w:t>
            </w:r>
            <w:r w:rsidRPr="00D65133">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4</w:t>
            </w:r>
            <w:r w:rsidRPr="00D65133">
              <w:rPr>
                <w:rFonts w:ascii="ＭＳ Ｐゴシック" w:eastAsia="ＭＳ Ｐゴシック" w:hAnsi="ＭＳ Ｐゴシック"/>
                <w:color w:val="212121"/>
                <w:sz w:val="22"/>
                <w:szCs w:val="22"/>
                <w:lang w:val="en"/>
              </w:rPr>
              <w:t xml:space="preserve">. </w:t>
            </w:r>
            <w:r>
              <w:rPr>
                <w:rFonts w:ascii="ＭＳ Ｐゴシック" w:eastAsia="ＭＳ Ｐゴシック" w:hAnsi="ＭＳ Ｐゴシック"/>
                <w:color w:val="212121"/>
                <w:sz w:val="22"/>
                <w:szCs w:val="22"/>
                <w:lang w:val="en"/>
              </w:rPr>
              <w:t>The</w:t>
            </w:r>
            <w:r>
              <w:rPr>
                <w:rFonts w:ascii="ＭＳ Ｐゴシック" w:eastAsia="ＭＳ Ｐゴシック" w:hAnsi="ＭＳ Ｐゴシック" w:hint="eastAsia"/>
                <w:color w:val="212121"/>
                <w:sz w:val="22"/>
                <w:szCs w:val="22"/>
                <w:lang w:val="en"/>
              </w:rPr>
              <w:t xml:space="preserve"> overheating protection</w:t>
            </w:r>
          </w:p>
          <w:p w:rsidR="004A2EAB" w:rsidRDefault="00764332" w:rsidP="003C758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orthographic variants about the FPGA junction temperature.</w:t>
            </w:r>
          </w:p>
          <w:p w:rsidR="004A2EAB" w:rsidRPr="004A2EAB" w:rsidRDefault="004A2EAB" w:rsidP="004A2EAB">
            <w:pPr>
              <w:pStyle w:val="HTML0"/>
              <w:spacing w:line="0" w:lineRule="atLeast"/>
              <w:rPr>
                <w:rFonts w:ascii="ＭＳ Ｐゴシック" w:eastAsia="ＭＳ Ｐゴシック" w:hAnsi="ＭＳ Ｐゴシック"/>
                <w:sz w:val="22"/>
                <w:szCs w:val="22"/>
              </w:rPr>
            </w:pPr>
            <w:r>
              <w:rPr>
                <w:rFonts w:ascii="ＭＳ Ｐゴシック" w:eastAsia="ＭＳ Ｐゴシック" w:hAnsi="ＭＳ Ｐゴシック" w:hint="eastAsia"/>
                <w:sz w:val="22"/>
                <w:szCs w:val="22"/>
              </w:rPr>
              <w:t>6.1.1 GET_ALARM_STATUS_REG</w:t>
            </w:r>
          </w:p>
          <w:p w:rsidR="004A2EAB" w:rsidRPr="005038B9" w:rsidRDefault="004A2EAB" w:rsidP="004A2EAB">
            <w:pPr>
              <w:pStyle w:val="HTML0"/>
              <w:spacing w:line="0" w:lineRule="atLeast"/>
              <w:rPr>
                <w:rFonts w:ascii="ＭＳ Ｐゴシック" w:eastAsia="ＭＳ Ｐゴシック" w:hAnsi="ＭＳ Ｐゴシック"/>
                <w:sz w:val="22"/>
                <w:szCs w:val="22"/>
              </w:rPr>
            </w:pPr>
            <w:r>
              <w:rPr>
                <w:rFonts w:ascii="ＭＳ Ｐゴシック" w:eastAsia="ＭＳ Ｐゴシック" w:hAnsi="ＭＳ Ｐゴシック" w:hint="eastAsia"/>
                <w:sz w:val="22"/>
                <w:szCs w:val="22"/>
              </w:rPr>
              <w:t xml:space="preserve">6.1.2 </w:t>
            </w:r>
            <w:r w:rsidRPr="005038B9">
              <w:rPr>
                <w:rFonts w:ascii="ＭＳ Ｐゴシック" w:eastAsia="ＭＳ Ｐゴシック" w:hAnsi="ＭＳ Ｐゴシック" w:hint="eastAsia"/>
                <w:sz w:val="22"/>
                <w:szCs w:val="22"/>
              </w:rPr>
              <w:t>GET_</w:t>
            </w:r>
            <w:r>
              <w:rPr>
                <w:rFonts w:ascii="ＭＳ Ｐゴシック" w:eastAsia="ＭＳ Ｐゴシック" w:hAnsi="ＭＳ Ｐゴシック" w:hint="eastAsia"/>
                <w:sz w:val="22"/>
                <w:szCs w:val="22"/>
              </w:rPr>
              <w:t>POWER_ALARM_REG</w:t>
            </w:r>
          </w:p>
          <w:p w:rsidR="004A2EAB" w:rsidRDefault="004A2EAB" w:rsidP="004A2EAB">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Fixed description in the remarks. </w:t>
            </w:r>
            <w:r>
              <w:rPr>
                <w:rFonts w:ascii="ＭＳ Ｐゴシック" w:eastAsia="ＭＳ Ｐゴシック" w:hAnsi="ＭＳ Ｐゴシック"/>
                <w:color w:val="212121"/>
                <w:sz w:val="22"/>
                <w:szCs w:val="22"/>
                <w:lang w:val="en"/>
              </w:rPr>
              <w:t>I</w:t>
            </w:r>
            <w:r>
              <w:rPr>
                <w:rFonts w:ascii="ＭＳ Ｐゴシック" w:eastAsia="ＭＳ Ｐゴシック" w:hAnsi="ＭＳ Ｐゴシック" w:hint="eastAsia"/>
                <w:color w:val="212121"/>
                <w:sz w:val="22"/>
                <w:szCs w:val="22"/>
                <w:lang w:val="en"/>
              </w:rPr>
              <w:t>t didn</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t take into account of production DRXP boards.</w:t>
            </w:r>
          </w:p>
          <w:p w:rsidR="004A2EAB" w:rsidRPr="000A1959" w:rsidRDefault="004A2EAB" w:rsidP="000A1959">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the description about source of data.</w:t>
            </w:r>
          </w:p>
          <w:p w:rsidR="00C73CCE" w:rsidRPr="005038B9" w:rsidRDefault="00C73CCE" w:rsidP="00C73CCE">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6.1.3.GET_SIGNAL_AVG_nW</w:t>
            </w:r>
          </w:p>
          <w:p w:rsidR="00C73CCE" w:rsidRPr="00335C5A" w:rsidRDefault="00C73CCE" w:rsidP="003C758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description in the remarks. </w:t>
            </w:r>
            <w:r>
              <w:rPr>
                <w:rFonts w:ascii="ＭＳ Ｐゴシック" w:eastAsia="ＭＳ Ｐゴシック" w:hAnsi="ＭＳ Ｐゴシック"/>
                <w:color w:val="212121"/>
                <w:sz w:val="22"/>
                <w:szCs w:val="22"/>
                <w:lang w:val="en"/>
              </w:rPr>
              <w:t>I</w:t>
            </w:r>
            <w:r>
              <w:rPr>
                <w:rFonts w:ascii="ＭＳ Ｐゴシック" w:eastAsia="ＭＳ Ｐゴシック" w:hAnsi="ＭＳ Ｐゴシック" w:hint="eastAsia"/>
                <w:color w:val="212121"/>
                <w:sz w:val="22"/>
                <w:szCs w:val="22"/>
                <w:lang w:val="en"/>
              </w:rPr>
              <w:t>t didn</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t take into account of production DRXP boards.</w:t>
            </w:r>
          </w:p>
          <w:p w:rsidR="00B65F07" w:rsidRDefault="00B65F07" w:rsidP="00B65F07">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6.1.10 GET_DFR_METAFRAME_DELAY</w:t>
            </w:r>
          </w:p>
          <w:p w:rsidR="00335C5A" w:rsidRDefault="00B65F07" w:rsidP="00B65F07">
            <w:pPr>
              <w:pStyle w:val="HTML0"/>
              <w:shd w:val="clear" w:color="auto" w:fill="FFFFFF"/>
              <w:rPr>
                <w:rFonts w:ascii="ＭＳ Ｐゴシック" w:eastAsia="ＭＳ Ｐゴシック" w:hAnsi="ＭＳ Ｐゴシック"/>
                <w:color w:val="212121"/>
                <w:sz w:val="22"/>
                <w:szCs w:val="22"/>
                <w:lang w:val="en"/>
              </w:rPr>
            </w:pPr>
            <w:r>
              <w:rPr>
                <w:rFonts w:hint="eastAsia"/>
                <w:lang w:val="en"/>
              </w:rPr>
              <w:t xml:space="preserve"> </w:t>
            </w:r>
            <w:r>
              <w:rPr>
                <w:rFonts w:ascii="ＭＳ Ｐゴシック" w:eastAsia="ＭＳ Ｐゴシック" w:hAnsi="ＭＳ Ｐゴシック" w:hint="eastAsia"/>
                <w:color w:val="212121"/>
                <w:sz w:val="22"/>
                <w:szCs w:val="22"/>
                <w:lang w:val="en"/>
              </w:rPr>
              <w:t>Fixed description.</w:t>
            </w:r>
          </w:p>
          <w:p w:rsidR="00773BB0" w:rsidRDefault="00773BB0" w:rsidP="00B65F07">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6.1.17 GET_CONSUMPTION</w:t>
            </w:r>
          </w:p>
          <w:p w:rsidR="00773BB0" w:rsidRDefault="00773BB0" w:rsidP="00B65F07">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w:t>
            </w:r>
            <w:r w:rsidR="003714BE">
              <w:rPr>
                <w:rFonts w:ascii="ＭＳ Ｐゴシック" w:eastAsia="ＭＳ Ｐゴシック" w:hAnsi="ＭＳ Ｐゴシック" w:hint="eastAsia"/>
                <w:color w:val="212121"/>
                <w:sz w:val="22"/>
                <w:szCs w:val="22"/>
                <w:lang w:val="en"/>
              </w:rPr>
              <w:t xml:space="preserve">Fixed sample code. </w:t>
            </w:r>
          </w:p>
          <w:p w:rsidR="00773BB0" w:rsidRDefault="003714BE" w:rsidP="00B65F07">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Rephrased the content of remarks.</w:t>
            </w:r>
          </w:p>
          <w:p w:rsidR="00773BB0" w:rsidRPr="00335C5A" w:rsidRDefault="003714BE" w:rsidP="00B65F07">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description about the behavior that this function is used with prototype DRXP boards. </w:t>
            </w:r>
          </w:p>
          <w:p w:rsidR="008B552A" w:rsidRDefault="008B552A" w:rsidP="00B65F07">
            <w:pPr>
              <w:pStyle w:val="HTML0"/>
              <w:shd w:val="clear" w:color="auto" w:fill="FFFFFF"/>
              <w:rPr>
                <w:rFonts w:ascii="ＭＳ Ｐゴシック" w:eastAsia="ＭＳ Ｐゴシック" w:hAnsi="ＭＳ Ｐゴシック"/>
                <w:color w:val="212121"/>
                <w:sz w:val="22"/>
                <w:szCs w:val="22"/>
                <w:lang w:val="en"/>
              </w:rPr>
            </w:pPr>
          </w:p>
          <w:p w:rsidR="00764332" w:rsidRDefault="00764332" w:rsidP="000A1959">
            <w:pPr>
              <w:pStyle w:val="HTML0"/>
              <w:shd w:val="clear" w:color="auto" w:fill="FFFFFF"/>
              <w:rPr>
                <w:rFonts w:ascii="ＭＳ Ｐゴシック" w:eastAsia="ＭＳ Ｐゴシック" w:hAnsi="ＭＳ Ｐゴシック"/>
                <w:color w:val="212121"/>
                <w:sz w:val="22"/>
                <w:szCs w:val="22"/>
                <w:lang w:val="en"/>
              </w:rPr>
            </w:pPr>
          </w:p>
          <w:p w:rsidR="000A1959" w:rsidRPr="003C7582" w:rsidRDefault="000A1959" w:rsidP="000A1959">
            <w:pPr>
              <w:pStyle w:val="HTML0"/>
              <w:shd w:val="clear" w:color="auto" w:fill="FFFFFF"/>
              <w:rPr>
                <w:rFonts w:ascii="ＭＳ Ｐゴシック" w:eastAsia="ＭＳ Ｐゴシック" w:hAnsi="ＭＳ Ｐゴシック"/>
                <w:color w:val="212121"/>
                <w:sz w:val="22"/>
                <w:szCs w:val="22"/>
                <w:lang w:val="en"/>
              </w:rPr>
            </w:pPr>
          </w:p>
        </w:tc>
      </w:tr>
    </w:tbl>
    <w:p w:rsidR="000A1959" w:rsidRPr="000A1959" w:rsidRDefault="000A1959" w:rsidP="000A1959">
      <w:pPr>
        <w:spacing w:line="0" w:lineRule="atLeast"/>
        <w:jc w:val="right"/>
      </w:pPr>
      <w:r w:rsidRPr="009E2D4A">
        <w:rPr>
          <w:rFonts w:hint="eastAsia"/>
        </w:rPr>
        <w:t>(Continued to the next page.)</w:t>
      </w:r>
    </w:p>
    <w:p w:rsidR="000A1959" w:rsidRPr="000A1959" w:rsidRDefault="000A1959" w:rsidP="000F1F68">
      <w:pPr>
        <w:spacing w:line="0" w:lineRule="atLeast"/>
        <w:ind w:right="840"/>
      </w:pPr>
      <w:r>
        <w:br w:type="page"/>
      </w:r>
    </w:p>
    <w:p w:rsidR="000A1959" w:rsidRDefault="000A1959" w:rsidP="000A1959">
      <w:pPr>
        <w:spacing w:line="0" w:lineRule="atLeast"/>
        <w:jc w:val="right"/>
      </w:pPr>
      <w:r w:rsidRPr="009E2D4A">
        <w:rPr>
          <w:rFonts w:hint="eastAsia"/>
        </w:rPr>
        <w:t xml:space="preserve">(Continued from the </w:t>
      </w:r>
      <w:r w:rsidRPr="009E2D4A">
        <w:t>previous</w:t>
      </w:r>
      <w:r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0A1959" w:rsidRPr="009E2D4A" w:rsidTr="00A924D3">
        <w:trPr>
          <w:trHeight w:val="6298"/>
        </w:trPr>
        <w:tc>
          <w:tcPr>
            <w:tcW w:w="1138" w:type="dxa"/>
            <w:vAlign w:val="center"/>
          </w:tcPr>
          <w:p w:rsidR="000A1959" w:rsidRDefault="000A1959" w:rsidP="00A924D3">
            <w:pPr>
              <w:snapToGrid w:val="0"/>
              <w:spacing w:line="0" w:lineRule="atLeast"/>
              <w:jc w:val="center"/>
              <w:rPr>
                <w:sz w:val="22"/>
                <w:szCs w:val="22"/>
              </w:rPr>
            </w:pPr>
            <w:r>
              <w:rPr>
                <w:rFonts w:hint="eastAsia"/>
                <w:sz w:val="22"/>
                <w:szCs w:val="22"/>
              </w:rPr>
              <w:t>2.0.1</w:t>
            </w:r>
          </w:p>
        </w:tc>
        <w:tc>
          <w:tcPr>
            <w:tcW w:w="1564" w:type="dxa"/>
            <w:vAlign w:val="center"/>
          </w:tcPr>
          <w:p w:rsidR="000A1959" w:rsidRDefault="000A1959" w:rsidP="00A924D3">
            <w:pPr>
              <w:snapToGrid w:val="0"/>
              <w:spacing w:line="0" w:lineRule="atLeast"/>
              <w:jc w:val="center"/>
              <w:rPr>
                <w:sz w:val="22"/>
                <w:szCs w:val="22"/>
              </w:rPr>
            </w:pPr>
            <w:r>
              <w:rPr>
                <w:rFonts w:hint="eastAsia"/>
                <w:sz w:val="22"/>
                <w:szCs w:val="22"/>
              </w:rPr>
              <w:t>2019/05/30</w:t>
            </w:r>
          </w:p>
        </w:tc>
        <w:tc>
          <w:tcPr>
            <w:tcW w:w="1706" w:type="dxa"/>
            <w:vAlign w:val="center"/>
          </w:tcPr>
          <w:p w:rsidR="000A1959" w:rsidRDefault="000A1959" w:rsidP="00A924D3">
            <w:pPr>
              <w:snapToGrid w:val="0"/>
              <w:spacing w:line="0" w:lineRule="atLeast"/>
              <w:rPr>
                <w:sz w:val="22"/>
                <w:szCs w:val="22"/>
              </w:rPr>
            </w:pPr>
            <w:r>
              <w:rPr>
                <w:rFonts w:hint="eastAsia"/>
                <w:sz w:val="22"/>
                <w:szCs w:val="22"/>
              </w:rPr>
              <w:t>K.Takezawa</w:t>
            </w:r>
          </w:p>
        </w:tc>
        <w:tc>
          <w:tcPr>
            <w:tcW w:w="5261" w:type="dxa"/>
            <w:vAlign w:val="center"/>
          </w:tcPr>
          <w:p w:rsidR="000A1959" w:rsidRDefault="000A1959" w:rsidP="000A195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6.1.18 GET_OVH_THRESHOLD</w:t>
            </w:r>
          </w:p>
          <w:p w:rsidR="000A1959" w:rsidRDefault="000A1959" w:rsidP="000A1959">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Rephrased the content of remarks.</w:t>
            </w:r>
          </w:p>
          <w:p w:rsidR="000A1959" w:rsidRDefault="000A1959" w:rsidP="000A1959">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Fixed description about the behavior of resetting threshold value.</w:t>
            </w:r>
          </w:p>
          <w:p w:rsidR="000A1959" w:rsidRDefault="000A1959" w:rsidP="000A195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description about the behavior that this function is used with prototype DRXP boards. </w:t>
            </w:r>
          </w:p>
          <w:p w:rsidR="000A1959" w:rsidRDefault="000A1959" w:rsidP="000A195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6.1.19 GET_OVH_FLG</w:t>
            </w:r>
          </w:p>
          <w:p w:rsidR="000A1959" w:rsidRDefault="000A1959" w:rsidP="000A195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Rephrased the content of remarks.</w:t>
            </w:r>
          </w:p>
          <w:p w:rsidR="000A1959" w:rsidRDefault="000A1959" w:rsidP="000A195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description about the behavior that this function is used with prototype DRXP boards. </w:t>
            </w:r>
          </w:p>
          <w:p w:rsidR="000A1959" w:rsidRDefault="000A1959" w:rsidP="000A195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6.2.1 DFR_RESET</w:t>
            </w:r>
          </w:p>
          <w:p w:rsidR="000A1959" w:rsidRPr="00335C5A" w:rsidRDefault="000A1959" w:rsidP="000A1959">
            <w:pPr>
              <w:pStyle w:val="HTML0"/>
              <w:shd w:val="clear" w:color="auto" w:fill="FFFFFF"/>
              <w:rPr>
                <w:rFonts w:ascii="ＭＳ Ｐゴシック" w:eastAsia="ＭＳ Ｐゴシック" w:hAnsi="ＭＳ Ｐゴシック"/>
                <w:color w:val="212121"/>
                <w:sz w:val="22"/>
                <w:szCs w:val="22"/>
                <w:lang w:val="en"/>
              </w:rPr>
            </w:pPr>
            <w:r>
              <w:rPr>
                <w:rFonts w:hint="eastAsia"/>
                <w:lang w:val="en"/>
              </w:rPr>
              <w:t xml:space="preserve"> </w:t>
            </w:r>
            <w:r>
              <w:rPr>
                <w:rFonts w:ascii="ＭＳ Ｐゴシック" w:eastAsia="ＭＳ Ｐゴシック" w:hAnsi="ＭＳ Ｐゴシック" w:hint="eastAsia"/>
                <w:color w:val="212121"/>
                <w:sz w:val="22"/>
                <w:szCs w:val="22"/>
                <w:lang w:val="en"/>
              </w:rPr>
              <w:t xml:space="preserve">Added the explanation that it called with bit0 in byte0 and bit7 in byte0 are equal to zero. </w:t>
            </w:r>
          </w:p>
          <w:p w:rsidR="000A1959" w:rsidRDefault="000A1959" w:rsidP="000A195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6.2.2 RESET_DFR_CHKSUM</w:t>
            </w:r>
          </w:p>
          <w:p w:rsidR="000A1959" w:rsidRPr="001A678C" w:rsidRDefault="000A1959" w:rsidP="000A195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description.</w:t>
            </w:r>
          </w:p>
          <w:p w:rsidR="000A1959" w:rsidRDefault="000A1959" w:rsidP="000A195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6.2.11 SET_OVH_THRESHOLD</w:t>
            </w:r>
          </w:p>
          <w:p w:rsidR="000A1959" w:rsidRDefault="000A1959" w:rsidP="000A195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Rephrased the content of remarks.</w:t>
            </w:r>
          </w:p>
          <w:p w:rsidR="000A1959" w:rsidRPr="008B552A" w:rsidRDefault="000A1959" w:rsidP="000A195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description about the behavior that this function is used with prototype DRXP boards.</w:t>
            </w:r>
          </w:p>
          <w:p w:rsidR="000E05BB" w:rsidRDefault="000E05BB" w:rsidP="000E05B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7.3 SEU Mitigation</w:t>
            </w:r>
          </w:p>
          <w:p w:rsidR="000A1959" w:rsidRDefault="000E05BB" w:rsidP="0055174F">
            <w:pPr>
              <w:pStyle w:val="HTML0"/>
              <w:shd w:val="clear" w:color="auto" w:fill="FFFFFF"/>
              <w:rPr>
                <w:sz w:val="22"/>
                <w:szCs w:val="22"/>
                <w:lang w:val="en"/>
              </w:rPr>
            </w:pPr>
            <w:r>
              <w:rPr>
                <w:rFonts w:hint="eastAsia"/>
                <w:sz w:val="22"/>
                <w:szCs w:val="22"/>
                <w:lang w:val="en"/>
              </w:rPr>
              <w:t xml:space="preserve"> </w:t>
            </w:r>
            <w:r>
              <w:rPr>
                <w:rFonts w:ascii="ＭＳ Ｐゴシック" w:eastAsia="ＭＳ Ｐゴシック" w:hAnsi="ＭＳ Ｐゴシック" w:hint="eastAsia"/>
                <w:color w:val="212121"/>
                <w:sz w:val="22"/>
                <w:szCs w:val="22"/>
                <w:lang w:val="en"/>
              </w:rPr>
              <w:t>Added description about production DRXP board.</w:t>
            </w:r>
          </w:p>
          <w:p w:rsidR="004244EC" w:rsidRDefault="004244EC" w:rsidP="004244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7.3.1.1.6 Diagnostic Scan</w:t>
            </w:r>
          </w:p>
          <w:p w:rsidR="008D5FA7" w:rsidRPr="006840BF" w:rsidRDefault="004244EC" w:rsidP="0055174F">
            <w:pPr>
              <w:pStyle w:val="HTML0"/>
              <w:shd w:val="clear" w:color="auto" w:fill="FFFFFF"/>
              <w:rPr>
                <w:sz w:val="22"/>
                <w:szCs w:val="22"/>
                <w:lang w:val="en"/>
              </w:rPr>
            </w:pPr>
            <w:r>
              <w:rPr>
                <w:rFonts w:hint="eastAsia"/>
                <w:sz w:val="22"/>
                <w:szCs w:val="22"/>
                <w:lang w:val="en"/>
              </w:rPr>
              <w:t xml:space="preserve"> </w:t>
            </w:r>
            <w:r>
              <w:rPr>
                <w:rFonts w:ascii="ＭＳ Ｐゴシック" w:eastAsia="ＭＳ Ｐゴシック" w:hAnsi="ＭＳ Ｐゴシック" w:hint="eastAsia"/>
                <w:color w:val="212121"/>
                <w:sz w:val="22"/>
                <w:szCs w:val="22"/>
                <w:lang w:val="en"/>
              </w:rPr>
              <w:t xml:space="preserve">Renew description. GET_SEU_DIAERRCNT_ID is implemented to driver version 2.0.2 or later. </w:t>
            </w:r>
          </w:p>
        </w:tc>
      </w:tr>
    </w:tbl>
    <w:p w:rsidR="000A1959" w:rsidRDefault="000A1959" w:rsidP="00F33349">
      <w:pPr>
        <w:spacing w:line="0" w:lineRule="atLeast"/>
        <w:jc w:val="right"/>
      </w:pPr>
      <w:r w:rsidRPr="009E2D4A">
        <w:rPr>
          <w:rFonts w:hint="eastAsia"/>
        </w:rPr>
        <w:t>(Continued to the next page.)</w:t>
      </w:r>
    </w:p>
    <w:p w:rsidR="000F1F68" w:rsidRDefault="000F1F68" w:rsidP="000F1F68">
      <w:pPr>
        <w:spacing w:line="0" w:lineRule="atLeast"/>
        <w:ind w:right="840"/>
      </w:pPr>
    </w:p>
    <w:p w:rsidR="009627F9" w:rsidRDefault="009627F9" w:rsidP="000F1F68">
      <w:pPr>
        <w:spacing w:line="0" w:lineRule="atLeast"/>
        <w:ind w:right="840"/>
      </w:pPr>
    </w:p>
    <w:p w:rsidR="009627F9" w:rsidRDefault="006840BF" w:rsidP="000F1F68">
      <w:pPr>
        <w:spacing w:line="0" w:lineRule="atLeast"/>
        <w:ind w:right="840"/>
      </w:pPr>
      <w:r>
        <w:br w:type="page"/>
      </w:r>
    </w:p>
    <w:p w:rsidR="009627F9" w:rsidRDefault="009627F9" w:rsidP="009627F9">
      <w:pPr>
        <w:spacing w:line="0" w:lineRule="atLeast"/>
        <w:jc w:val="right"/>
      </w:pPr>
      <w:r w:rsidRPr="009E2D4A">
        <w:rPr>
          <w:rFonts w:hint="eastAsia"/>
        </w:rPr>
        <w:t xml:space="preserve">(Continued from the </w:t>
      </w:r>
      <w:r w:rsidRPr="009E2D4A">
        <w:t>previous</w:t>
      </w:r>
      <w:r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9627F9" w:rsidRPr="00A51C95" w:rsidTr="009241CD">
        <w:trPr>
          <w:trHeight w:val="4908"/>
        </w:trPr>
        <w:tc>
          <w:tcPr>
            <w:tcW w:w="1138" w:type="dxa"/>
            <w:vAlign w:val="center"/>
          </w:tcPr>
          <w:p w:rsidR="009627F9" w:rsidRDefault="009627F9" w:rsidP="009241CD">
            <w:pPr>
              <w:snapToGrid w:val="0"/>
              <w:spacing w:line="0" w:lineRule="atLeast"/>
              <w:jc w:val="center"/>
              <w:rPr>
                <w:sz w:val="22"/>
                <w:szCs w:val="22"/>
              </w:rPr>
            </w:pPr>
            <w:r>
              <w:rPr>
                <w:rFonts w:hint="eastAsia"/>
                <w:sz w:val="22"/>
                <w:szCs w:val="22"/>
              </w:rPr>
              <w:t>2.0.2</w:t>
            </w:r>
          </w:p>
        </w:tc>
        <w:tc>
          <w:tcPr>
            <w:tcW w:w="1564" w:type="dxa"/>
            <w:vAlign w:val="center"/>
          </w:tcPr>
          <w:p w:rsidR="009627F9" w:rsidRDefault="009627F9" w:rsidP="009241CD">
            <w:pPr>
              <w:snapToGrid w:val="0"/>
              <w:spacing w:line="0" w:lineRule="atLeast"/>
              <w:jc w:val="center"/>
              <w:rPr>
                <w:sz w:val="22"/>
                <w:szCs w:val="22"/>
              </w:rPr>
            </w:pPr>
            <w:r>
              <w:rPr>
                <w:rFonts w:hint="eastAsia"/>
                <w:sz w:val="22"/>
                <w:szCs w:val="22"/>
              </w:rPr>
              <w:t>2019/06/18</w:t>
            </w:r>
          </w:p>
        </w:tc>
        <w:tc>
          <w:tcPr>
            <w:tcW w:w="1706" w:type="dxa"/>
            <w:vAlign w:val="center"/>
          </w:tcPr>
          <w:p w:rsidR="009627F9" w:rsidRDefault="009627F9" w:rsidP="009241CD">
            <w:pPr>
              <w:snapToGrid w:val="0"/>
              <w:spacing w:line="0" w:lineRule="atLeast"/>
              <w:rPr>
                <w:sz w:val="22"/>
                <w:szCs w:val="22"/>
              </w:rPr>
            </w:pPr>
            <w:r>
              <w:rPr>
                <w:rFonts w:hint="eastAsia"/>
                <w:sz w:val="22"/>
                <w:szCs w:val="22"/>
              </w:rPr>
              <w:t>K.Takezawa</w:t>
            </w:r>
          </w:p>
        </w:tc>
        <w:tc>
          <w:tcPr>
            <w:tcW w:w="5261" w:type="dxa"/>
            <w:vAlign w:val="center"/>
          </w:tcPr>
          <w:p w:rsidR="00B07E6F" w:rsidRDefault="00B07E6F"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Document header</w:t>
            </w:r>
          </w:p>
          <w:p w:rsidR="00B07E6F" w:rsidRDefault="00B07E6F"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document header.</w:t>
            </w:r>
          </w:p>
          <w:p w:rsidR="009627F9"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2.1</w:t>
            </w:r>
            <w:r w:rsidRPr="00B17DDC">
              <w:rPr>
                <w:rFonts w:ascii="ＭＳ Ｐゴシック" w:eastAsia="ＭＳ Ｐゴシック" w:hAnsi="ＭＳ Ｐゴシック" w:hint="eastAsia"/>
                <w:color w:val="212121"/>
                <w:sz w:val="22"/>
                <w:szCs w:val="22"/>
                <w:lang w:val="en"/>
              </w:rPr>
              <w:t xml:space="preserve"> </w:t>
            </w:r>
            <w:r>
              <w:rPr>
                <w:rFonts w:ascii="ＭＳ Ｐゴシック" w:eastAsia="ＭＳ Ｐゴシック" w:hAnsi="ＭＳ Ｐゴシック" w:hint="eastAsia"/>
                <w:color w:val="212121"/>
                <w:sz w:val="22"/>
                <w:szCs w:val="22"/>
                <w:lang w:val="en"/>
              </w:rPr>
              <w:t>Structure of Receive Ring Buffer Mode</w:t>
            </w:r>
          </w:p>
          <w:p w:rsidR="009627F9"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w:t>
            </w:r>
          </w:p>
          <w:p w:rsidR="009627F9" w:rsidRDefault="009627F9" w:rsidP="00847CFB">
            <w:pPr>
              <w:spacing w:line="0" w:lineRule="atLeast"/>
              <w:ind w:firstLineChars="100" w:firstLine="220"/>
              <w:rPr>
                <w:sz w:val="22"/>
                <w:szCs w:val="22"/>
                <w:lang w:val="en"/>
              </w:rPr>
            </w:pPr>
            <w:r>
              <w:rPr>
                <w:rFonts w:hint="eastAsia"/>
                <w:sz w:val="22"/>
                <w:szCs w:val="22"/>
                <w:lang w:val="en"/>
              </w:rPr>
              <w:t xml:space="preserve">(before) </w:t>
            </w:r>
            <w:r>
              <w:rPr>
                <w:sz w:val="22"/>
                <w:szCs w:val="22"/>
                <w:lang w:val="en"/>
              </w:rPr>
              <w:t>“</w:t>
            </w:r>
            <w:r>
              <w:rPr>
                <w:rFonts w:hint="eastAsia"/>
                <w:sz w:val="22"/>
                <w:szCs w:val="22"/>
                <w:lang w:val="en"/>
              </w:rPr>
              <w:t xml:space="preserve">The last 2800592-Bytes data in </w:t>
            </w:r>
            <w:r w:rsidRPr="00E443B7">
              <w:rPr>
                <w:rFonts w:hint="eastAsia"/>
                <w:b/>
                <w:sz w:val="22"/>
                <w:szCs w:val="22"/>
                <w:u w:val="single"/>
                <w:lang w:val="en"/>
              </w:rPr>
              <w:t>each</w:t>
            </w:r>
            <w:r>
              <w:rPr>
                <w:rFonts w:hint="eastAsia"/>
                <w:sz w:val="22"/>
                <w:szCs w:val="22"/>
                <w:lang w:val="en"/>
              </w:rPr>
              <w:t xml:space="preserve"> block shall be thrown away because it is meaningless.</w:t>
            </w:r>
            <w:r>
              <w:rPr>
                <w:sz w:val="22"/>
                <w:szCs w:val="22"/>
                <w:lang w:val="en"/>
              </w:rPr>
              <w:t>”</w:t>
            </w:r>
            <w:r>
              <w:rPr>
                <w:rFonts w:hint="eastAsia"/>
                <w:sz w:val="22"/>
                <w:szCs w:val="22"/>
                <w:lang w:val="en"/>
              </w:rPr>
              <w:t xml:space="preserve"> </w:t>
            </w:r>
          </w:p>
          <w:p w:rsidR="009627F9" w:rsidRPr="00E443B7" w:rsidRDefault="009627F9" w:rsidP="009627F9">
            <w:pPr>
              <w:pStyle w:val="HTML0"/>
              <w:shd w:val="clear" w:color="auto" w:fill="FFFFFF"/>
              <w:rPr>
                <w:rFonts w:ascii="ＭＳ Ｐゴシック" w:eastAsia="ＭＳ Ｐゴシック" w:hAnsi="ＭＳ Ｐゴシック"/>
                <w:color w:val="212121"/>
                <w:sz w:val="22"/>
                <w:szCs w:val="22"/>
                <w:lang w:val="en"/>
              </w:rPr>
            </w:pPr>
            <w:r w:rsidRPr="00E443B7">
              <w:rPr>
                <w:rFonts w:ascii="ＭＳ Ｐゴシック" w:eastAsia="ＭＳ Ｐゴシック" w:hAnsi="ＭＳ Ｐゴシック" w:hint="eastAsia"/>
                <w:color w:val="212121"/>
                <w:sz w:val="22"/>
                <w:szCs w:val="22"/>
                <w:lang w:val="en"/>
              </w:rPr>
              <w:t xml:space="preserve"> </w:t>
            </w:r>
            <w:r w:rsidR="00847CFB">
              <w:rPr>
                <w:rFonts w:ascii="ＭＳ Ｐゴシック" w:eastAsia="ＭＳ Ｐゴシック" w:hAnsi="ＭＳ Ｐゴシック" w:hint="eastAsia"/>
                <w:color w:val="212121"/>
                <w:sz w:val="22"/>
                <w:szCs w:val="22"/>
                <w:lang w:val="en"/>
              </w:rPr>
              <w:t xml:space="preserve"> </w:t>
            </w:r>
            <w:r w:rsidRPr="00E443B7">
              <w:rPr>
                <w:rFonts w:ascii="ＭＳ Ｐゴシック" w:eastAsia="ＭＳ Ｐゴシック" w:hAnsi="ＭＳ Ｐゴシック" w:hint="eastAsia"/>
                <w:color w:val="212121"/>
                <w:sz w:val="22"/>
                <w:szCs w:val="22"/>
                <w:lang w:val="en"/>
              </w:rPr>
              <w:t xml:space="preserve">(after) </w:t>
            </w:r>
            <w:r w:rsidRPr="00E443B7">
              <w:rPr>
                <w:rFonts w:ascii="ＭＳ Ｐゴシック" w:eastAsia="ＭＳ Ｐゴシック" w:hAnsi="ＭＳ Ｐゴシック"/>
                <w:sz w:val="22"/>
                <w:szCs w:val="22"/>
                <w:lang w:val="en"/>
              </w:rPr>
              <w:t>“</w:t>
            </w:r>
            <w:r w:rsidRPr="00E443B7">
              <w:rPr>
                <w:rFonts w:ascii="ＭＳ Ｐゴシック" w:eastAsia="ＭＳ Ｐゴシック" w:hAnsi="ＭＳ Ｐゴシック" w:hint="eastAsia"/>
                <w:sz w:val="22"/>
                <w:szCs w:val="22"/>
                <w:lang w:val="en"/>
              </w:rPr>
              <w:t xml:space="preserve">The last 2800592-Bytes data in </w:t>
            </w:r>
            <w:r>
              <w:rPr>
                <w:rFonts w:ascii="ＭＳ Ｐゴシック" w:eastAsia="ＭＳ Ｐゴシック" w:hAnsi="ＭＳ Ｐゴシック" w:hint="eastAsia"/>
                <w:b/>
                <w:sz w:val="22"/>
                <w:szCs w:val="22"/>
                <w:u w:val="single"/>
                <w:lang w:val="en"/>
              </w:rPr>
              <w:t xml:space="preserve">last </w:t>
            </w:r>
            <w:r w:rsidRPr="00E443B7">
              <w:rPr>
                <w:rFonts w:ascii="ＭＳ Ｐゴシック" w:eastAsia="ＭＳ Ｐゴシック" w:hAnsi="ＭＳ Ｐゴシック" w:hint="eastAsia"/>
                <w:sz w:val="22"/>
                <w:szCs w:val="22"/>
                <w:lang w:val="en"/>
              </w:rPr>
              <w:t>block shall be thrown away because it is meaningless.</w:t>
            </w:r>
            <w:r w:rsidRPr="00E443B7">
              <w:rPr>
                <w:rFonts w:ascii="ＭＳ Ｐゴシック" w:eastAsia="ＭＳ Ｐゴシック" w:hAnsi="ＭＳ Ｐゴシック"/>
                <w:sz w:val="22"/>
                <w:szCs w:val="22"/>
                <w:lang w:val="en"/>
              </w:rPr>
              <w:t>”</w:t>
            </w:r>
          </w:p>
          <w:p w:rsidR="009627F9"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figure of buffer structure. The description of the Group2 in this figure was wrong. </w:t>
            </w:r>
          </w:p>
          <w:p w:rsidR="009627F9" w:rsidRPr="00E443B7" w:rsidRDefault="009627F9" w:rsidP="00847CFB">
            <w:pPr>
              <w:pStyle w:val="HTML0"/>
              <w:shd w:val="clear" w:color="auto" w:fill="FFFFFF"/>
              <w:ind w:firstLineChars="100" w:firstLine="22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(before) 4MBx35block </w:t>
            </w:r>
          </w:p>
          <w:p w:rsidR="009627F9"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w:t>
            </w:r>
            <w:r w:rsidR="00847CFB">
              <w:rPr>
                <w:rFonts w:ascii="ＭＳ Ｐゴシック" w:eastAsia="ＭＳ Ｐゴシック" w:hAnsi="ＭＳ Ｐゴシック" w:hint="eastAsia"/>
                <w:color w:val="212121"/>
                <w:sz w:val="22"/>
                <w:szCs w:val="22"/>
                <w:lang w:val="en"/>
              </w:rPr>
              <w:t xml:space="preserve"> </w:t>
            </w:r>
            <w:r>
              <w:rPr>
                <w:rFonts w:ascii="ＭＳ Ｐゴシック" w:eastAsia="ＭＳ Ｐゴシック" w:hAnsi="ＭＳ Ｐゴシック" w:hint="eastAsia"/>
                <w:color w:val="212121"/>
                <w:sz w:val="22"/>
                <w:szCs w:val="22"/>
                <w:lang w:val="en"/>
              </w:rPr>
              <w:t>(after) 4M</w:t>
            </w:r>
            <w:r w:rsidRPr="003833C6">
              <w:rPr>
                <w:rFonts w:ascii="ＭＳ Ｐゴシック" w:eastAsia="ＭＳ Ｐゴシック" w:hAnsi="ＭＳ Ｐゴシック" w:hint="eastAsia"/>
                <w:b/>
                <w:color w:val="212121"/>
                <w:sz w:val="22"/>
                <w:szCs w:val="22"/>
                <w:u w:val="single"/>
                <w:lang w:val="en"/>
              </w:rPr>
              <w:t>i</w:t>
            </w:r>
            <w:r>
              <w:rPr>
                <w:rFonts w:ascii="ＭＳ Ｐゴシック" w:eastAsia="ＭＳ Ｐゴシック" w:hAnsi="ＭＳ Ｐゴシック" w:hint="eastAsia"/>
                <w:color w:val="212121"/>
                <w:sz w:val="22"/>
                <w:szCs w:val="22"/>
                <w:lang w:val="en"/>
              </w:rPr>
              <w:t>Bx35block</w:t>
            </w:r>
          </w:p>
          <w:p w:rsidR="009627F9"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w:t>
            </w:r>
          </w:p>
          <w:p w:rsidR="009627F9" w:rsidRDefault="009627F9" w:rsidP="00847CFB">
            <w:pPr>
              <w:spacing w:line="0" w:lineRule="atLeast"/>
              <w:ind w:firstLineChars="100" w:firstLine="220"/>
              <w:rPr>
                <w:sz w:val="22"/>
                <w:szCs w:val="22"/>
                <w:lang w:val="en"/>
              </w:rPr>
            </w:pPr>
            <w:r>
              <w:rPr>
                <w:rFonts w:hint="eastAsia"/>
                <w:sz w:val="22"/>
                <w:szCs w:val="22"/>
                <w:lang w:val="en"/>
              </w:rPr>
              <w:t xml:space="preserve">(before)The group 0 to </w:t>
            </w:r>
            <w:r w:rsidRPr="003833C6">
              <w:rPr>
                <w:rFonts w:hint="eastAsia"/>
                <w:b/>
                <w:sz w:val="22"/>
                <w:szCs w:val="22"/>
                <w:u w:val="single"/>
                <w:lang w:val="en"/>
              </w:rPr>
              <w:t>16</w:t>
            </w:r>
            <w:r>
              <w:rPr>
                <w:rFonts w:hint="eastAsia"/>
                <w:sz w:val="22"/>
                <w:szCs w:val="22"/>
                <w:lang w:val="en"/>
              </w:rPr>
              <w:t xml:space="preserve"> is repeated time sequentially and barrel-rolled. </w:t>
            </w:r>
          </w:p>
          <w:p w:rsidR="009627F9" w:rsidRDefault="009627F9" w:rsidP="00B5333B">
            <w:pPr>
              <w:pStyle w:val="HTML0"/>
              <w:shd w:val="clear" w:color="auto" w:fill="FFFFFF"/>
              <w:ind w:firstLineChars="100" w:firstLine="220"/>
              <w:rPr>
                <w:rFonts w:ascii="ＭＳ Ｐゴシック" w:eastAsia="ＭＳ Ｐゴシック" w:hAnsi="ＭＳ Ｐゴシック"/>
                <w:color w:val="212121"/>
                <w:sz w:val="22"/>
                <w:szCs w:val="22"/>
                <w:lang w:val="en"/>
              </w:rPr>
            </w:pPr>
            <w:r w:rsidRPr="003833C6">
              <w:rPr>
                <w:rFonts w:ascii="ＭＳ Ｐゴシック" w:eastAsia="ＭＳ Ｐゴシック" w:hAnsi="ＭＳ Ｐゴシック" w:hint="eastAsia"/>
                <w:sz w:val="22"/>
                <w:szCs w:val="22"/>
                <w:lang w:val="en"/>
              </w:rPr>
              <w:t>(</w:t>
            </w:r>
            <w:r>
              <w:rPr>
                <w:rFonts w:ascii="ＭＳ Ｐゴシック" w:eastAsia="ＭＳ Ｐゴシック" w:hAnsi="ＭＳ Ｐゴシック" w:hint="eastAsia"/>
                <w:sz w:val="22"/>
                <w:szCs w:val="22"/>
                <w:lang w:val="en"/>
              </w:rPr>
              <w:t>after</w:t>
            </w:r>
            <w:r w:rsidRPr="003833C6">
              <w:rPr>
                <w:rFonts w:ascii="ＭＳ Ｐゴシック" w:eastAsia="ＭＳ Ｐゴシック" w:hAnsi="ＭＳ Ｐゴシック" w:hint="eastAsia"/>
                <w:sz w:val="22"/>
                <w:szCs w:val="22"/>
                <w:lang w:val="en"/>
              </w:rPr>
              <w:t xml:space="preserve">)The group 0 to </w:t>
            </w:r>
            <w:r w:rsidRPr="003833C6">
              <w:rPr>
                <w:rFonts w:ascii="ＭＳ Ｐゴシック" w:eastAsia="ＭＳ Ｐゴシック" w:hAnsi="ＭＳ Ｐゴシック" w:hint="eastAsia"/>
                <w:b/>
                <w:sz w:val="22"/>
                <w:szCs w:val="22"/>
                <w:u w:val="single"/>
                <w:lang w:val="en"/>
              </w:rPr>
              <w:t>1</w:t>
            </w:r>
            <w:r>
              <w:rPr>
                <w:rFonts w:ascii="ＭＳ Ｐゴシック" w:eastAsia="ＭＳ Ｐゴシック" w:hAnsi="ＭＳ Ｐゴシック" w:hint="eastAsia"/>
                <w:b/>
                <w:sz w:val="22"/>
                <w:szCs w:val="22"/>
                <w:u w:val="single"/>
                <w:lang w:val="en"/>
              </w:rPr>
              <w:t>5</w:t>
            </w:r>
            <w:r w:rsidRPr="003833C6">
              <w:rPr>
                <w:rFonts w:ascii="ＭＳ Ｐゴシック" w:eastAsia="ＭＳ Ｐゴシック" w:hAnsi="ＭＳ Ｐゴシック" w:hint="eastAsia"/>
                <w:sz w:val="22"/>
                <w:szCs w:val="22"/>
                <w:lang w:val="en"/>
              </w:rPr>
              <w:t xml:space="preserve"> is repeated time sequentially and barrel-rolled.</w:t>
            </w:r>
          </w:p>
          <w:p w:rsidR="009627F9"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3.2</w:t>
            </w:r>
            <w:r w:rsidRPr="00B17DDC">
              <w:rPr>
                <w:rFonts w:ascii="ＭＳ Ｐゴシック" w:eastAsia="ＭＳ Ｐゴシック" w:hAnsi="ＭＳ Ｐゴシック" w:hint="eastAsia"/>
                <w:color w:val="212121"/>
                <w:sz w:val="22"/>
                <w:szCs w:val="22"/>
                <w:lang w:val="en"/>
              </w:rPr>
              <w:t xml:space="preserve"> </w:t>
            </w:r>
            <w:r>
              <w:rPr>
                <w:rFonts w:ascii="ＭＳ Ｐゴシック" w:eastAsia="ＭＳ Ｐゴシック" w:hAnsi="ＭＳ Ｐゴシック" w:hint="eastAsia"/>
                <w:color w:val="212121"/>
                <w:sz w:val="22"/>
                <w:szCs w:val="22"/>
                <w:lang w:val="en"/>
              </w:rPr>
              <w:t>Information Frame</w:t>
            </w:r>
          </w:p>
          <w:p w:rsidR="00B07E6F" w:rsidRPr="00B07E6F"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about the software timestamp field</w:t>
            </w:r>
            <w:r w:rsidR="00B07E6F">
              <w:rPr>
                <w:rFonts w:ascii="ＭＳ Ｐゴシック" w:eastAsia="ＭＳ Ｐゴシック" w:hAnsi="ＭＳ Ｐゴシック" w:hint="eastAsia"/>
                <w:color w:val="212121"/>
                <w:sz w:val="22"/>
                <w:szCs w:val="22"/>
                <w:lang w:val="en"/>
              </w:rPr>
              <w:t xml:space="preserve"> (UTC(struc timespec))</w:t>
            </w:r>
            <w:r>
              <w:rPr>
                <w:rFonts w:ascii="ＭＳ Ｐゴシック" w:eastAsia="ＭＳ Ｐゴシック" w:hAnsi="ＭＳ Ｐゴシック" w:hint="eastAsia"/>
                <w:color w:val="212121"/>
                <w:sz w:val="22"/>
                <w:szCs w:val="22"/>
                <w:lang w:val="en"/>
              </w:rPr>
              <w:t xml:space="preserve"> in the information frame.</w:t>
            </w:r>
            <w:r w:rsidR="00B07E6F">
              <w:rPr>
                <w:rFonts w:ascii="ＭＳ Ｐゴシック" w:eastAsia="ＭＳ Ｐゴシック" w:hAnsi="ＭＳ Ｐゴシック" w:hint="eastAsia"/>
                <w:color w:val="212121"/>
                <w:sz w:val="22"/>
                <w:szCs w:val="22"/>
                <w:lang w:val="en"/>
              </w:rPr>
              <w:t xml:space="preserve"> </w:t>
            </w:r>
          </w:p>
          <w:p w:rsidR="009627F9"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about the frame status field in the information frame. The definition of bit0 in the frame status was wrong. </w:t>
            </w:r>
          </w:p>
          <w:p w:rsidR="009627F9" w:rsidRPr="00847CFB"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about the abstract.</w:t>
            </w:r>
          </w:p>
          <w:p w:rsidR="009627F9" w:rsidRDefault="009627F9" w:rsidP="009627F9">
            <w:pPr>
              <w:pStyle w:val="HTML0"/>
              <w:shd w:val="clear" w:color="auto" w:fill="FFFFFF"/>
              <w:rPr>
                <w:rFonts w:ascii="ＭＳ Ｐゴシック" w:eastAsia="ＭＳ Ｐゴシック" w:hAnsi="ＭＳ Ｐゴシック"/>
                <w:color w:val="212121"/>
                <w:sz w:val="22"/>
                <w:szCs w:val="22"/>
                <w:lang w:val="en"/>
              </w:rPr>
            </w:pPr>
            <w:r w:rsidRPr="00B17DDC">
              <w:rPr>
                <w:rFonts w:ascii="ＭＳ Ｐゴシック" w:eastAsia="ＭＳ Ｐゴシック" w:hAnsi="ＭＳ Ｐゴシック" w:hint="eastAsia"/>
                <w:color w:val="212121"/>
                <w:sz w:val="22"/>
                <w:szCs w:val="22"/>
                <w:lang w:val="en"/>
              </w:rPr>
              <w:t>4.1 Note on the driver use</w:t>
            </w:r>
          </w:p>
          <w:p w:rsidR="009627F9" w:rsidRPr="00B17DDC"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Deleted the below sentence.</w:t>
            </w:r>
          </w:p>
          <w:p w:rsidR="009627F9" w:rsidRPr="00B17DDC" w:rsidRDefault="009627F9" w:rsidP="009627F9">
            <w:pPr>
              <w:pStyle w:val="HTML0"/>
              <w:shd w:val="clear" w:color="auto" w:fill="FFFFFF"/>
              <w:ind w:leftChars="50" w:left="120"/>
              <w:rPr>
                <w:rFonts w:ascii="ＭＳ Ｐゴシック" w:eastAsia="ＭＳ Ｐゴシック" w:hAnsi="ＭＳ Ｐゴシック"/>
                <w:sz w:val="22"/>
                <w:szCs w:val="22"/>
                <w:lang w:val="en"/>
              </w:rPr>
            </w:pPr>
            <w:r>
              <w:rPr>
                <w:rFonts w:ascii="ＭＳ Ｐゴシック" w:eastAsia="ＭＳ Ｐゴシック" w:hAnsi="ＭＳ Ｐゴシック"/>
                <w:sz w:val="22"/>
                <w:szCs w:val="22"/>
                <w:lang w:val="en"/>
              </w:rPr>
              <w:t>“</w:t>
            </w:r>
            <w:r w:rsidRPr="00B17DDC">
              <w:rPr>
                <w:rFonts w:ascii="ＭＳ Ｐゴシック" w:eastAsia="ＭＳ Ｐゴシック" w:hAnsi="ＭＳ Ｐゴシック" w:hint="eastAsia"/>
                <w:sz w:val="22"/>
                <w:szCs w:val="22"/>
                <w:lang w:val="en"/>
              </w:rPr>
              <w:t>While this driver is working, interruption by another driver access is inhibited.</w:t>
            </w:r>
            <w:r>
              <w:rPr>
                <w:rFonts w:ascii="ＭＳ Ｐゴシック" w:eastAsia="ＭＳ Ｐゴシック" w:hAnsi="ＭＳ Ｐゴシック"/>
                <w:sz w:val="22"/>
                <w:szCs w:val="22"/>
                <w:lang w:val="en"/>
              </w:rPr>
              <w:t>”</w:t>
            </w:r>
          </w:p>
          <w:p w:rsidR="00313B76" w:rsidRDefault="00433187" w:rsidP="009241CD">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about the architecture this driver supports</w:t>
            </w:r>
            <w:r w:rsidR="006840BF">
              <w:rPr>
                <w:rFonts w:ascii="ＭＳ Ｐゴシック" w:eastAsia="ＭＳ Ｐゴシック" w:hAnsi="ＭＳ Ｐゴシック" w:hint="eastAsia"/>
                <w:color w:val="212121"/>
                <w:sz w:val="22"/>
                <w:szCs w:val="22"/>
                <w:lang w:val="en"/>
              </w:rPr>
              <w:t>.</w:t>
            </w:r>
          </w:p>
          <w:p w:rsidR="006840BF" w:rsidRDefault="006840BF" w:rsidP="006840B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4.2 Installing Driver</w:t>
            </w:r>
          </w:p>
          <w:p w:rsidR="006840BF" w:rsidRDefault="006840BF" w:rsidP="006840B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Deleted the instruction. Added the reference instated of it. </w:t>
            </w:r>
          </w:p>
          <w:p w:rsidR="006840BF" w:rsidRDefault="006840BF" w:rsidP="006840B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4.2 Uninstalling Driver</w:t>
            </w:r>
          </w:p>
          <w:p w:rsidR="006840BF" w:rsidRPr="006840BF" w:rsidRDefault="006840BF" w:rsidP="009241CD">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Deleted the instruction. Added the reference instated of it.</w:t>
            </w:r>
          </w:p>
        </w:tc>
      </w:tr>
    </w:tbl>
    <w:p w:rsidR="009627F9" w:rsidRPr="00A51C95" w:rsidRDefault="009627F9" w:rsidP="00E82429">
      <w:pPr>
        <w:spacing w:line="0" w:lineRule="atLeast"/>
        <w:jc w:val="right"/>
      </w:pPr>
      <w:r w:rsidRPr="009E2D4A">
        <w:rPr>
          <w:rFonts w:hint="eastAsia"/>
        </w:rPr>
        <w:t>(Continued to the next page.)</w:t>
      </w:r>
    </w:p>
    <w:p w:rsidR="009627F9" w:rsidRPr="009627F9" w:rsidRDefault="009627F9" w:rsidP="009627F9">
      <w:pPr>
        <w:spacing w:line="0" w:lineRule="atLeast"/>
        <w:ind w:right="840"/>
      </w:pPr>
    </w:p>
    <w:p w:rsidR="00B07E6F" w:rsidRDefault="00B07E6F" w:rsidP="009627F9">
      <w:pPr>
        <w:spacing w:line="0" w:lineRule="atLeast"/>
        <w:ind w:right="840"/>
      </w:pPr>
      <w:r>
        <w:br w:type="page"/>
      </w:r>
    </w:p>
    <w:p w:rsidR="009627F9" w:rsidRDefault="009627F9" w:rsidP="009627F9">
      <w:pPr>
        <w:spacing w:line="0" w:lineRule="atLeast"/>
        <w:jc w:val="right"/>
      </w:pPr>
      <w:r w:rsidRPr="009E2D4A">
        <w:rPr>
          <w:rFonts w:hint="eastAsia"/>
        </w:rPr>
        <w:t xml:space="preserve">(Continued from the </w:t>
      </w:r>
      <w:r w:rsidRPr="009E2D4A">
        <w:t>previous</w:t>
      </w:r>
      <w:r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9627F9" w:rsidRPr="00A51C95" w:rsidTr="009241CD">
        <w:trPr>
          <w:trHeight w:val="4908"/>
        </w:trPr>
        <w:tc>
          <w:tcPr>
            <w:tcW w:w="1138" w:type="dxa"/>
            <w:vAlign w:val="center"/>
          </w:tcPr>
          <w:p w:rsidR="009627F9" w:rsidRDefault="009627F9" w:rsidP="009241CD">
            <w:pPr>
              <w:snapToGrid w:val="0"/>
              <w:spacing w:line="0" w:lineRule="atLeast"/>
              <w:jc w:val="center"/>
              <w:rPr>
                <w:sz w:val="22"/>
                <w:szCs w:val="22"/>
              </w:rPr>
            </w:pPr>
            <w:r>
              <w:rPr>
                <w:rFonts w:hint="eastAsia"/>
                <w:sz w:val="22"/>
                <w:szCs w:val="22"/>
              </w:rPr>
              <w:t>2.0.2</w:t>
            </w:r>
          </w:p>
        </w:tc>
        <w:tc>
          <w:tcPr>
            <w:tcW w:w="1564" w:type="dxa"/>
            <w:vAlign w:val="center"/>
          </w:tcPr>
          <w:p w:rsidR="009627F9" w:rsidRDefault="009627F9" w:rsidP="009241CD">
            <w:pPr>
              <w:snapToGrid w:val="0"/>
              <w:spacing w:line="0" w:lineRule="atLeast"/>
              <w:jc w:val="center"/>
              <w:rPr>
                <w:sz w:val="22"/>
                <w:szCs w:val="22"/>
              </w:rPr>
            </w:pPr>
            <w:r>
              <w:rPr>
                <w:rFonts w:hint="eastAsia"/>
                <w:sz w:val="22"/>
                <w:szCs w:val="22"/>
              </w:rPr>
              <w:t>2019/06/18</w:t>
            </w:r>
          </w:p>
        </w:tc>
        <w:tc>
          <w:tcPr>
            <w:tcW w:w="1706" w:type="dxa"/>
            <w:vAlign w:val="center"/>
          </w:tcPr>
          <w:p w:rsidR="009627F9" w:rsidRDefault="009627F9" w:rsidP="009241CD">
            <w:pPr>
              <w:snapToGrid w:val="0"/>
              <w:spacing w:line="0" w:lineRule="atLeast"/>
              <w:rPr>
                <w:sz w:val="22"/>
                <w:szCs w:val="22"/>
              </w:rPr>
            </w:pPr>
            <w:r>
              <w:rPr>
                <w:rFonts w:hint="eastAsia"/>
                <w:sz w:val="22"/>
                <w:szCs w:val="22"/>
              </w:rPr>
              <w:t>K.Takezawa</w:t>
            </w:r>
          </w:p>
        </w:tc>
        <w:tc>
          <w:tcPr>
            <w:tcW w:w="5261" w:type="dxa"/>
            <w:vAlign w:val="center"/>
          </w:tcPr>
          <w:p w:rsidR="00DF3E6F" w:rsidRDefault="00DF3E6F" w:rsidP="00DF3E6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4.4 Example of Reception</w:t>
            </w:r>
          </w:p>
          <w:p w:rsidR="00DF3E6F" w:rsidRDefault="00DF3E6F" w:rsidP="00DF3E6F">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Added new path related to overheat protection to the flow chart. </w:t>
            </w:r>
          </w:p>
          <w:p w:rsidR="00DF3E6F" w:rsidRDefault="00DF3E6F" w:rsidP="00DF3E6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4.6 How to see the device driver logs</w:t>
            </w:r>
          </w:p>
          <w:p w:rsidR="00DF3E6F" w:rsidRDefault="00DF3E6F" w:rsidP="00DF3E6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w:t>
            </w:r>
          </w:p>
          <w:p w:rsidR="009627F9"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5.1 open</w:t>
            </w:r>
          </w:p>
          <w:p w:rsidR="009627F9" w:rsidRDefault="009627F9" w:rsidP="009627F9">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new errno (ECANCELED) to represent the hardware error.</w:t>
            </w:r>
          </w:p>
          <w:p w:rsidR="009627F9" w:rsidRPr="00161434" w:rsidRDefault="009627F9" w:rsidP="00B5333B">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the description how to identify the interface number.</w:t>
            </w:r>
          </w:p>
          <w:p w:rsidR="009627F9"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5.5.3 DRXPD_RCVEVTSTART</w:t>
            </w:r>
          </w:p>
          <w:p w:rsidR="009627F9"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of errno(EBUSY).</w:t>
            </w:r>
          </w:p>
          <w:p w:rsidR="005B11BA" w:rsidRDefault="005B11BA" w:rsidP="005B11BA">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Fixed the description of errno(EFAULT).</w:t>
            </w:r>
          </w:p>
          <w:p w:rsidR="009627F9"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5.5.4 DRXPD_RCVEVTSTOP</w:t>
            </w:r>
          </w:p>
          <w:p w:rsidR="00847CFB" w:rsidRDefault="009627F9"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of errno(EFAULT).</w:t>
            </w:r>
          </w:p>
          <w:p w:rsidR="005B11BA" w:rsidRDefault="005B11BA"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5.5.5 DRXPD_RCVSTART</w:t>
            </w:r>
          </w:p>
          <w:p w:rsidR="005B11BA" w:rsidRDefault="005B11BA" w:rsidP="005B11BA">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Fixed the description of errno(EFAULT).</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5.5.6 DRXPD_RCVSTOP</w:t>
            </w:r>
          </w:p>
          <w:p w:rsidR="005B11BA" w:rsidRDefault="005B11BA" w:rsidP="005B11BA">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Fixed the description of errno(EFAULT).</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5.5.7 DRXPD_GET_RCVSTS</w:t>
            </w:r>
          </w:p>
          <w:p w:rsidR="005B11BA" w:rsidRPr="005B11BA" w:rsidRDefault="005B11BA" w:rsidP="005B11BA">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Fixed the description of errno(EFAULT).</w:t>
            </w:r>
          </w:p>
          <w:p w:rsidR="00D74EA6" w:rsidRDefault="00D74EA6"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5.5.8 DRXPD_CLR_RCV</w:t>
            </w:r>
          </w:p>
          <w:p w:rsidR="00D74EA6" w:rsidRDefault="00D74EA6" w:rsidP="009627F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of EINVAL.</w:t>
            </w:r>
          </w:p>
          <w:p w:rsidR="00D74EA6" w:rsidRDefault="00D74EA6" w:rsidP="00D74EA6">
            <w:pPr>
              <w:spacing w:line="0" w:lineRule="atLeast"/>
              <w:ind w:right="1020" w:firstLineChars="100" w:firstLine="220"/>
              <w:rPr>
                <w:bCs/>
                <w:sz w:val="22"/>
                <w:szCs w:val="22"/>
              </w:rPr>
            </w:pPr>
            <w:r>
              <w:rPr>
                <w:rFonts w:hint="eastAsia"/>
                <w:bCs/>
                <w:sz w:val="22"/>
                <w:szCs w:val="22"/>
                <w:lang w:val="en"/>
              </w:rPr>
              <w:t xml:space="preserve">(before) </w:t>
            </w:r>
            <w:r>
              <w:rPr>
                <w:bCs/>
                <w:sz w:val="22"/>
                <w:szCs w:val="22"/>
              </w:rPr>
              <w:t>…</w:t>
            </w:r>
            <w:r>
              <w:rPr>
                <w:rFonts w:hint="eastAsia"/>
                <w:bCs/>
                <w:sz w:val="22"/>
                <w:szCs w:val="22"/>
              </w:rPr>
              <w:t xml:space="preserve"> argument is out of range (0- </w:t>
            </w:r>
            <w:r w:rsidRPr="00F25949">
              <w:rPr>
                <w:rFonts w:hint="eastAsia"/>
                <w:b/>
                <w:bCs/>
                <w:sz w:val="22"/>
                <w:szCs w:val="22"/>
                <w:u w:val="single"/>
              </w:rPr>
              <w:t>64</w:t>
            </w:r>
            <w:r>
              <w:rPr>
                <w:rFonts w:hint="eastAsia"/>
                <w:bCs/>
                <w:sz w:val="22"/>
                <w:szCs w:val="22"/>
              </w:rPr>
              <w:t>).</w:t>
            </w:r>
          </w:p>
          <w:p w:rsidR="00D74EA6" w:rsidRDefault="00D74EA6" w:rsidP="00D74EA6">
            <w:pPr>
              <w:spacing w:line="0" w:lineRule="atLeast"/>
              <w:ind w:right="1020" w:firstLineChars="100" w:firstLine="220"/>
              <w:rPr>
                <w:bCs/>
                <w:sz w:val="22"/>
                <w:szCs w:val="22"/>
              </w:rPr>
            </w:pPr>
            <w:r>
              <w:rPr>
                <w:rFonts w:hint="eastAsia"/>
                <w:bCs/>
                <w:sz w:val="22"/>
                <w:szCs w:val="22"/>
              </w:rPr>
              <w:t xml:space="preserve">(after) </w:t>
            </w:r>
            <w:r>
              <w:rPr>
                <w:bCs/>
                <w:sz w:val="22"/>
                <w:szCs w:val="22"/>
              </w:rPr>
              <w:t>…</w:t>
            </w:r>
            <w:r>
              <w:rPr>
                <w:rFonts w:hint="eastAsia"/>
                <w:bCs/>
                <w:sz w:val="22"/>
                <w:szCs w:val="22"/>
              </w:rPr>
              <w:t xml:space="preserve"> argument is out of range (0- </w:t>
            </w:r>
            <w:r w:rsidRPr="00F25949">
              <w:rPr>
                <w:rFonts w:hint="eastAsia"/>
                <w:b/>
                <w:bCs/>
                <w:sz w:val="22"/>
                <w:szCs w:val="22"/>
                <w:u w:val="single"/>
              </w:rPr>
              <w:t>63</w:t>
            </w:r>
            <w:r>
              <w:rPr>
                <w:rFonts w:hint="eastAsia"/>
                <w:bCs/>
                <w:sz w:val="22"/>
                <w:szCs w:val="22"/>
              </w:rPr>
              <w:t>).</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5.5.9 DRXPD_SNDSTART</w:t>
            </w:r>
          </w:p>
          <w:p w:rsidR="005B11BA" w:rsidRPr="005B11BA" w:rsidRDefault="005B11BA" w:rsidP="005B11BA">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Fixed the description of errno(EFAULT).</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5.5.10 DRXPD_SNDSTOP</w:t>
            </w:r>
          </w:p>
          <w:p w:rsidR="005B11BA" w:rsidRPr="005B11BA" w:rsidRDefault="005B11BA" w:rsidP="005B11BA">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Fixed the description of errno(EFAULT).</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5.5.11 DRXPD_GET_SNDSTS</w:t>
            </w:r>
          </w:p>
          <w:p w:rsidR="005B11BA" w:rsidRDefault="005B11BA" w:rsidP="005B11BA">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Fixed the description of errno(EFAULT).</w:t>
            </w:r>
          </w:p>
          <w:p w:rsidR="006840BF" w:rsidRDefault="006840BF" w:rsidP="006840B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5.5.15 DRXPD_GET_I2C_DATA(for Debug)</w:t>
            </w:r>
          </w:p>
          <w:p w:rsidR="006840BF" w:rsidRPr="006840BF" w:rsidRDefault="006840BF" w:rsidP="006840BF">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Fixed the description of errno(EFAULT).</w:t>
            </w:r>
          </w:p>
        </w:tc>
      </w:tr>
    </w:tbl>
    <w:p w:rsidR="009627F9" w:rsidRPr="00A51C95" w:rsidRDefault="009627F9" w:rsidP="00E82429">
      <w:pPr>
        <w:spacing w:line="0" w:lineRule="atLeast"/>
        <w:jc w:val="right"/>
      </w:pPr>
      <w:r w:rsidRPr="009E2D4A">
        <w:rPr>
          <w:rFonts w:hint="eastAsia"/>
        </w:rPr>
        <w:t>(Continued to the next page.)</w:t>
      </w:r>
    </w:p>
    <w:p w:rsidR="009627F9" w:rsidRDefault="009627F9" w:rsidP="000F1F68">
      <w:pPr>
        <w:spacing w:line="0" w:lineRule="atLeast"/>
        <w:ind w:right="840"/>
      </w:pPr>
      <w:r>
        <w:br w:type="page"/>
      </w:r>
    </w:p>
    <w:p w:rsidR="009627F9" w:rsidRPr="009627F9" w:rsidRDefault="009627F9" w:rsidP="00E82429">
      <w:pPr>
        <w:spacing w:line="0" w:lineRule="atLeast"/>
        <w:jc w:val="right"/>
      </w:pPr>
      <w:r w:rsidRPr="009E2D4A">
        <w:rPr>
          <w:rFonts w:hint="eastAsia"/>
        </w:rPr>
        <w:t xml:space="preserve">(Continued from the </w:t>
      </w:r>
      <w:r w:rsidRPr="009E2D4A">
        <w:t>previous</w:t>
      </w:r>
      <w:r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559"/>
        <w:gridCol w:w="1701"/>
        <w:gridCol w:w="5245"/>
      </w:tblGrid>
      <w:tr w:rsidR="009627F9" w:rsidRPr="000F1F68" w:rsidTr="009241CD">
        <w:tc>
          <w:tcPr>
            <w:tcW w:w="1134" w:type="dxa"/>
            <w:vAlign w:val="center"/>
          </w:tcPr>
          <w:p w:rsidR="009627F9" w:rsidRDefault="009627F9" w:rsidP="009241CD">
            <w:pPr>
              <w:snapToGrid w:val="0"/>
              <w:spacing w:line="0" w:lineRule="atLeast"/>
              <w:jc w:val="center"/>
              <w:rPr>
                <w:sz w:val="22"/>
                <w:szCs w:val="22"/>
              </w:rPr>
            </w:pPr>
            <w:r>
              <w:rPr>
                <w:rFonts w:hint="eastAsia"/>
                <w:sz w:val="22"/>
                <w:szCs w:val="22"/>
              </w:rPr>
              <w:t>2.0.2</w:t>
            </w:r>
          </w:p>
        </w:tc>
        <w:tc>
          <w:tcPr>
            <w:tcW w:w="1559" w:type="dxa"/>
            <w:vAlign w:val="center"/>
          </w:tcPr>
          <w:p w:rsidR="009627F9" w:rsidRDefault="009627F9" w:rsidP="009241CD">
            <w:pPr>
              <w:snapToGrid w:val="0"/>
              <w:spacing w:line="0" w:lineRule="atLeast"/>
              <w:jc w:val="center"/>
              <w:rPr>
                <w:sz w:val="22"/>
                <w:szCs w:val="22"/>
              </w:rPr>
            </w:pPr>
            <w:r>
              <w:rPr>
                <w:rFonts w:hint="eastAsia"/>
                <w:sz w:val="22"/>
                <w:szCs w:val="22"/>
              </w:rPr>
              <w:t>2019/06/18</w:t>
            </w:r>
          </w:p>
        </w:tc>
        <w:tc>
          <w:tcPr>
            <w:tcW w:w="1701" w:type="dxa"/>
            <w:vAlign w:val="center"/>
          </w:tcPr>
          <w:p w:rsidR="009627F9" w:rsidRDefault="009627F9" w:rsidP="009241CD">
            <w:pPr>
              <w:snapToGrid w:val="0"/>
              <w:spacing w:line="0" w:lineRule="atLeast"/>
              <w:rPr>
                <w:sz w:val="22"/>
                <w:szCs w:val="22"/>
              </w:rPr>
            </w:pPr>
            <w:r>
              <w:rPr>
                <w:rFonts w:hint="eastAsia"/>
                <w:sz w:val="22"/>
                <w:szCs w:val="22"/>
              </w:rPr>
              <w:t>K.Takezawa</w:t>
            </w:r>
          </w:p>
        </w:tc>
        <w:tc>
          <w:tcPr>
            <w:tcW w:w="5245" w:type="dxa"/>
            <w:vAlign w:val="center"/>
          </w:tcPr>
          <w:p w:rsidR="00037B8E" w:rsidRDefault="00037B8E"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5.5.21 DRXPD_SEL_EQ</w:t>
            </w:r>
          </w:p>
          <w:p w:rsidR="00037B8E" w:rsidRDefault="00037B8E"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5.5.22 DRXPD_GET_EQ</w:t>
            </w:r>
          </w:p>
          <w:p w:rsidR="00037B8E" w:rsidRDefault="00037B8E"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 GET_ALARM_STATUS_REG</w:t>
            </w:r>
          </w:p>
          <w:p w:rsidR="005B11BA" w:rsidRP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about the monitoring timing.</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6.1.2 GET_POWER_ALARM_REG</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Delete the description below</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color w:val="212121"/>
                <w:sz w:val="22"/>
                <w:szCs w:val="22"/>
                <w:lang w:val="en"/>
              </w:rPr>
              <w:t>“</w:t>
            </w:r>
            <w:r w:rsidRPr="00E341D7">
              <w:rPr>
                <w:rFonts w:ascii="ＭＳ Ｐゴシック" w:eastAsia="ＭＳ Ｐゴシック" w:hAnsi="ＭＳ Ｐゴシック"/>
                <w:color w:val="212121"/>
                <w:sz w:val="22"/>
                <w:szCs w:val="22"/>
                <w:lang w:val="en"/>
              </w:rPr>
              <w:t>This status should be cleared after power-up by using DFR_RESET.</w:t>
            </w:r>
            <w:r>
              <w:rPr>
                <w:rFonts w:ascii="ＭＳ Ｐゴシック" w:eastAsia="ＭＳ Ｐゴシック" w:hAnsi="ＭＳ Ｐゴシック"/>
                <w:color w:val="212121"/>
                <w:sz w:val="22"/>
                <w:szCs w:val="22"/>
                <w:lang w:val="en"/>
              </w:rPr>
              <w:t>”</w:t>
            </w:r>
          </w:p>
          <w:p w:rsidR="005B11BA" w:rsidRP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desction of the method to reset the alarm bits.</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6.1.4 GET_DFR_STATUS</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Changed bit status definition.</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Bit2, 1 and 0 in byte1:</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(before) Data input clock PLL alarm (CHx-Bitx)</w:t>
            </w:r>
          </w:p>
          <w:p w:rsidR="005B11BA" w:rsidRPr="005B11BA" w:rsidRDefault="005B11BA" w:rsidP="00DF3E6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(after) </w:t>
            </w:r>
            <w:r w:rsidRPr="004D6089">
              <w:rPr>
                <w:rFonts w:ascii="ＭＳ Ｐゴシック" w:eastAsia="ＭＳ Ｐゴシック" w:hAnsi="ＭＳ Ｐゴシック" w:hint="eastAsia"/>
                <w:b/>
                <w:color w:val="212121"/>
                <w:sz w:val="22"/>
                <w:szCs w:val="22"/>
                <w:u w:val="single"/>
                <w:lang w:val="en"/>
              </w:rPr>
              <w:t>Internal</w:t>
            </w:r>
            <w:r>
              <w:rPr>
                <w:rFonts w:ascii="ＭＳ Ｐゴシック" w:eastAsia="ＭＳ Ｐゴシック" w:hAnsi="ＭＳ Ｐゴシック" w:hint="eastAsia"/>
                <w:color w:val="212121"/>
                <w:sz w:val="22"/>
                <w:szCs w:val="22"/>
                <w:lang w:val="en"/>
              </w:rPr>
              <w:t xml:space="preserve"> input clock PLL alarm (CHx-Bitx)</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6.1.5 GET_DFR_VOLTAGE_STATUS</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about the usage of this register.</w:t>
            </w:r>
          </w:p>
          <w:p w:rsidR="005B11BA" w:rsidRPr="005B11BA" w:rsidRDefault="005B11BA" w:rsidP="00DF3E6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about the usage of this register with driver version 2.0.2 or older.</w:t>
            </w:r>
          </w:p>
          <w:p w:rsidR="00DF3E6F" w:rsidRDefault="00DF3E6F" w:rsidP="00DF3E6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6.1.6 GET_DFR_CHKSUM_COUNTER</w:t>
            </w:r>
          </w:p>
          <w:p w:rsidR="00DF3E6F" w:rsidRPr="00DF3E6F" w:rsidRDefault="00DF3E6F" w:rsidP="00DF3E6F">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Fixed the description about the monitoring timing in the remarks.</w:t>
            </w:r>
          </w:p>
          <w:p w:rsidR="009627F9" w:rsidRDefault="009627F9" w:rsidP="009241CD">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6.1.7 GET_DFR_SYNC_ERR_CNT</w:t>
            </w:r>
          </w:p>
          <w:p w:rsidR="009627F9" w:rsidRDefault="009627F9" w:rsidP="009241CD">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about the monitoring timing in the remarks.</w:t>
            </w:r>
          </w:p>
          <w:p w:rsidR="00847CFB" w:rsidRDefault="00847CFB" w:rsidP="00847CF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6.1.8 GET_DFR_SYNC_STATUS</w:t>
            </w:r>
          </w:p>
          <w:p w:rsidR="00847CFB" w:rsidRPr="00847CFB" w:rsidRDefault="00847CFB" w:rsidP="00847CF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for explaining the function behavior.</w:t>
            </w:r>
          </w:p>
          <w:p w:rsidR="00847CFB" w:rsidRDefault="00847CFB" w:rsidP="00847CF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6.1.11 GET_DFR_SN</w:t>
            </w:r>
          </w:p>
          <w:p w:rsidR="004D6089" w:rsidRDefault="00847CFB" w:rsidP="009241CD">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new description of Data. (Added bit0 in the byte4 for indicating the index of interface.)</w:t>
            </w:r>
          </w:p>
          <w:p w:rsidR="006840BF" w:rsidRPr="006840BF" w:rsidRDefault="006840BF" w:rsidP="00037B8E">
            <w:pPr>
              <w:pStyle w:val="HTML0"/>
              <w:shd w:val="clear" w:color="auto" w:fill="FFFFFF"/>
              <w:ind w:firstLineChars="50" w:firstLine="110"/>
              <w:rPr>
                <w:rFonts w:ascii="ＭＳ Ｐゴシック" w:eastAsia="ＭＳ Ｐゴシック" w:hAnsi="ＭＳ Ｐゴシック"/>
                <w:color w:val="212121"/>
                <w:sz w:val="22"/>
                <w:szCs w:val="22"/>
                <w:lang w:val="en"/>
              </w:rPr>
            </w:pPr>
          </w:p>
        </w:tc>
      </w:tr>
    </w:tbl>
    <w:p w:rsidR="00B5333B" w:rsidRPr="00A51C95" w:rsidRDefault="00B5333B" w:rsidP="00E82429">
      <w:pPr>
        <w:spacing w:line="0" w:lineRule="atLeast"/>
        <w:jc w:val="right"/>
      </w:pPr>
      <w:r w:rsidRPr="009E2D4A">
        <w:rPr>
          <w:rFonts w:hint="eastAsia"/>
        </w:rPr>
        <w:t>(Continued to the next page.)</w:t>
      </w:r>
    </w:p>
    <w:p w:rsidR="00B5333B" w:rsidRPr="00B5333B" w:rsidRDefault="00B5333B" w:rsidP="000F1F68">
      <w:pPr>
        <w:spacing w:line="0" w:lineRule="atLeast"/>
        <w:ind w:right="840"/>
      </w:pPr>
    </w:p>
    <w:p w:rsidR="00B5333B" w:rsidRDefault="00B07E6F" w:rsidP="00B5333B">
      <w:pPr>
        <w:spacing w:line="0" w:lineRule="atLeast"/>
        <w:ind w:right="840"/>
      </w:pPr>
      <w:r>
        <w:br w:type="page"/>
      </w:r>
    </w:p>
    <w:p w:rsidR="00B5333B" w:rsidRDefault="00B5333B" w:rsidP="00B5333B">
      <w:pPr>
        <w:spacing w:line="0" w:lineRule="atLeast"/>
        <w:jc w:val="right"/>
      </w:pPr>
      <w:r w:rsidRPr="009E2D4A">
        <w:rPr>
          <w:rFonts w:hint="eastAsia"/>
        </w:rPr>
        <w:t xml:space="preserve">(Continued from the </w:t>
      </w:r>
      <w:r w:rsidRPr="009E2D4A">
        <w:t>previous</w:t>
      </w:r>
      <w:r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B5333B" w:rsidRPr="00A51C95" w:rsidTr="001F50C9">
        <w:trPr>
          <w:trHeight w:val="4908"/>
        </w:trPr>
        <w:tc>
          <w:tcPr>
            <w:tcW w:w="1138" w:type="dxa"/>
            <w:vAlign w:val="center"/>
          </w:tcPr>
          <w:p w:rsidR="00B5333B" w:rsidRDefault="00B5333B" w:rsidP="001F50C9">
            <w:pPr>
              <w:snapToGrid w:val="0"/>
              <w:spacing w:line="0" w:lineRule="atLeast"/>
              <w:jc w:val="center"/>
              <w:rPr>
                <w:sz w:val="22"/>
                <w:szCs w:val="22"/>
              </w:rPr>
            </w:pPr>
            <w:r>
              <w:rPr>
                <w:rFonts w:hint="eastAsia"/>
                <w:sz w:val="22"/>
                <w:szCs w:val="22"/>
              </w:rPr>
              <w:t>2.0.2</w:t>
            </w:r>
          </w:p>
        </w:tc>
        <w:tc>
          <w:tcPr>
            <w:tcW w:w="1564" w:type="dxa"/>
            <w:vAlign w:val="center"/>
          </w:tcPr>
          <w:p w:rsidR="00B5333B" w:rsidRDefault="00B5333B" w:rsidP="001F50C9">
            <w:pPr>
              <w:snapToGrid w:val="0"/>
              <w:spacing w:line="0" w:lineRule="atLeast"/>
              <w:jc w:val="center"/>
              <w:rPr>
                <w:sz w:val="22"/>
                <w:szCs w:val="22"/>
              </w:rPr>
            </w:pPr>
            <w:r>
              <w:rPr>
                <w:rFonts w:hint="eastAsia"/>
                <w:sz w:val="22"/>
                <w:szCs w:val="22"/>
              </w:rPr>
              <w:t>2019/06/18</w:t>
            </w:r>
          </w:p>
        </w:tc>
        <w:tc>
          <w:tcPr>
            <w:tcW w:w="1706" w:type="dxa"/>
            <w:vAlign w:val="center"/>
          </w:tcPr>
          <w:p w:rsidR="00B5333B" w:rsidRDefault="00B5333B" w:rsidP="001F50C9">
            <w:pPr>
              <w:snapToGrid w:val="0"/>
              <w:spacing w:line="0" w:lineRule="atLeast"/>
              <w:rPr>
                <w:sz w:val="22"/>
                <w:szCs w:val="22"/>
              </w:rPr>
            </w:pPr>
            <w:r>
              <w:rPr>
                <w:rFonts w:hint="eastAsia"/>
                <w:sz w:val="22"/>
                <w:szCs w:val="22"/>
              </w:rPr>
              <w:t>K.Takezawa</w:t>
            </w:r>
          </w:p>
        </w:tc>
        <w:tc>
          <w:tcPr>
            <w:tcW w:w="5261" w:type="dxa"/>
            <w:vAlign w:val="center"/>
          </w:tcPr>
          <w:p w:rsidR="00037B8E" w:rsidRDefault="00037B8E" w:rsidP="00037B8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6.1.13 GET_FPGA_TEMP</w:t>
            </w:r>
          </w:p>
          <w:p w:rsidR="00037B8E" w:rsidRDefault="00037B8E" w:rsidP="00037B8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data endian information.</w:t>
            </w:r>
          </w:p>
          <w:p w:rsidR="00037B8E" w:rsidRDefault="00037B8E" w:rsidP="00037B8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6.1.17 GET_CONSUMPTION</w:t>
            </w:r>
          </w:p>
          <w:p w:rsidR="00037B8E" w:rsidRDefault="00037B8E" w:rsidP="00037B8E">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data endian information.</w:t>
            </w:r>
          </w:p>
          <w:p w:rsidR="00037B8E" w:rsidRDefault="00037B8E" w:rsidP="00037B8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6.1.18 GET_OVH_THRESHOLD</w:t>
            </w:r>
          </w:p>
          <w:p w:rsidR="00037B8E" w:rsidRPr="00037B8E" w:rsidRDefault="00037B8E" w:rsidP="00037B8E">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data endian information.</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6.1.19 GET_DFR_FORCETX</w:t>
            </w:r>
          </w:p>
          <w:p w:rsidR="005B11BA" w:rsidRDefault="005B11BA" w:rsidP="00B5333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6.2.5 INSERT_SYNCPTN_ERR</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of what data pattern is written to the sync pattern field of ALMA frame.</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6.2.11 SET_OVH_THRESHOLD</w:t>
            </w:r>
          </w:p>
          <w:p w:rsidR="005B11BA" w:rsidRDefault="005B11BA" w:rsidP="005B11BA">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valid data range for setting the user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defined threshold.</w:t>
            </w:r>
          </w:p>
          <w:p w:rsidR="005B11BA" w:rsidRPr="005B11BA" w:rsidRDefault="005B11BA" w:rsidP="00B5333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Changed the description of initial threshold value.</w:t>
            </w:r>
          </w:p>
          <w:p w:rsidR="00B5333B" w:rsidRDefault="00B5333B" w:rsidP="00B5333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6.2.12 SET_DFR_FORCETX_ID</w:t>
            </w:r>
          </w:p>
          <w:p w:rsidR="00B5333B" w:rsidRDefault="00B5333B" w:rsidP="00B5333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w:t>
            </w:r>
          </w:p>
          <w:p w:rsidR="00B5333B" w:rsidRDefault="00B5333B" w:rsidP="00B5333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7.4.1 Log</w:t>
            </w:r>
          </w:p>
          <w:p w:rsidR="00B5333B" w:rsidRDefault="00B5333B" w:rsidP="00B5333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Changed the description of the timing </w:t>
            </w:r>
            <w:r>
              <w:rPr>
                <w:rFonts w:ascii="ＭＳ Ｐゴシック" w:eastAsia="ＭＳ Ｐゴシック" w:hAnsi="ＭＳ Ｐゴシック"/>
                <w:color w:val="212121"/>
                <w:sz w:val="22"/>
                <w:szCs w:val="22"/>
                <w:lang w:val="en"/>
              </w:rPr>
              <w:t>that</w:t>
            </w:r>
            <w:r>
              <w:rPr>
                <w:rFonts w:ascii="ＭＳ Ｐゴシック" w:eastAsia="ＭＳ Ｐゴシック" w:hAnsi="ＭＳ Ｐゴシック" w:hint="eastAsia"/>
                <w:color w:val="212121"/>
                <w:sz w:val="22"/>
                <w:szCs w:val="22"/>
                <w:lang w:val="en"/>
              </w:rPr>
              <w:t xml:space="preserve"> device driver dumps the overheat logs to syslog.</w:t>
            </w:r>
          </w:p>
          <w:p w:rsidR="00B5333B" w:rsidRDefault="00BC5B79" w:rsidP="00B5333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log examples.</w:t>
            </w:r>
          </w:p>
          <w:p w:rsidR="00B5333B" w:rsidRDefault="00BC5B79" w:rsidP="00B5333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of the maximum number of log entry. </w:t>
            </w:r>
          </w:p>
          <w:p w:rsidR="00B07E6F" w:rsidRPr="00B07E6F" w:rsidRDefault="00B07E6F" w:rsidP="00B5333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about the condition of hardeare protection is enabled.</w:t>
            </w:r>
          </w:p>
          <w:p w:rsidR="00B5333B" w:rsidRDefault="00B5333B" w:rsidP="00B5333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7.4.2 Overheat flag</w:t>
            </w:r>
          </w:p>
          <w:p w:rsidR="00B5333B" w:rsidRPr="007F00BD" w:rsidRDefault="005B11BA" w:rsidP="00B5333B">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w:t>
            </w:r>
          </w:p>
        </w:tc>
      </w:tr>
    </w:tbl>
    <w:p w:rsidR="00B5333B" w:rsidRPr="00A51C95" w:rsidRDefault="00B5333B" w:rsidP="00E82429">
      <w:pPr>
        <w:spacing w:line="0" w:lineRule="atLeast"/>
        <w:jc w:val="right"/>
      </w:pPr>
      <w:r w:rsidRPr="009E2D4A">
        <w:rPr>
          <w:rFonts w:hint="eastAsia"/>
        </w:rPr>
        <w:t>(Continued to the next page.)</w:t>
      </w:r>
    </w:p>
    <w:p w:rsidR="00B5333B" w:rsidRPr="00B5333B" w:rsidRDefault="00B5333B" w:rsidP="000F1F68">
      <w:pPr>
        <w:spacing w:line="0" w:lineRule="atLeast"/>
        <w:ind w:right="840"/>
      </w:pPr>
    </w:p>
    <w:p w:rsidR="00B5333B" w:rsidRDefault="00B5333B" w:rsidP="000F1F68">
      <w:pPr>
        <w:spacing w:line="0" w:lineRule="atLeast"/>
        <w:ind w:right="840"/>
      </w:pPr>
    </w:p>
    <w:p w:rsidR="00B5333B" w:rsidRDefault="00B5333B" w:rsidP="000F1F68">
      <w:pPr>
        <w:spacing w:line="0" w:lineRule="atLeast"/>
        <w:ind w:right="840"/>
      </w:pPr>
    </w:p>
    <w:p w:rsidR="00B5333B" w:rsidRDefault="00B5333B" w:rsidP="000F1F68">
      <w:pPr>
        <w:spacing w:line="0" w:lineRule="atLeast"/>
        <w:ind w:right="840"/>
      </w:pPr>
    </w:p>
    <w:p w:rsidR="008C7FDC" w:rsidRDefault="008C7FDC" w:rsidP="000F1F68">
      <w:pPr>
        <w:spacing w:line="0" w:lineRule="atLeast"/>
        <w:ind w:right="840"/>
      </w:pPr>
    </w:p>
    <w:p w:rsidR="008C7FDC" w:rsidRDefault="008C7FDC" w:rsidP="000F1F68">
      <w:pPr>
        <w:spacing w:line="0" w:lineRule="atLeast"/>
        <w:ind w:right="840"/>
      </w:pPr>
    </w:p>
    <w:p w:rsidR="008C7FDC" w:rsidRDefault="008C7FDC" w:rsidP="000F1F68">
      <w:pPr>
        <w:spacing w:line="0" w:lineRule="atLeast"/>
        <w:ind w:right="840"/>
      </w:pPr>
    </w:p>
    <w:p w:rsidR="008C7FDC" w:rsidRDefault="008C7FDC" w:rsidP="008C7FDC">
      <w:pPr>
        <w:spacing w:line="0" w:lineRule="atLeast"/>
        <w:ind w:right="840"/>
      </w:pPr>
    </w:p>
    <w:p w:rsidR="008C7FDC" w:rsidRDefault="00261A2C" w:rsidP="008C7FDC">
      <w:pPr>
        <w:spacing w:line="0" w:lineRule="atLeast"/>
        <w:jc w:val="right"/>
      </w:pPr>
      <w:r>
        <w:br w:type="page"/>
      </w:r>
      <w:r w:rsidR="008C7FDC" w:rsidRPr="009E2D4A">
        <w:rPr>
          <w:rFonts w:hint="eastAsia"/>
        </w:rPr>
        <w:lastRenderedPageBreak/>
        <w:t xml:space="preserve">(Continued from the </w:t>
      </w:r>
      <w:r w:rsidR="008C7FDC" w:rsidRPr="009E2D4A">
        <w:t>previous</w:t>
      </w:r>
      <w:r w:rsidR="008C7FDC"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8C7FDC" w:rsidRPr="00A51C95" w:rsidTr="008F5241">
        <w:trPr>
          <w:trHeight w:val="4908"/>
        </w:trPr>
        <w:tc>
          <w:tcPr>
            <w:tcW w:w="1138" w:type="dxa"/>
            <w:vAlign w:val="center"/>
          </w:tcPr>
          <w:p w:rsidR="008C7FDC" w:rsidRDefault="008C7FDC" w:rsidP="008F5241">
            <w:pPr>
              <w:snapToGrid w:val="0"/>
              <w:spacing w:line="0" w:lineRule="atLeast"/>
              <w:jc w:val="center"/>
              <w:rPr>
                <w:sz w:val="22"/>
                <w:szCs w:val="22"/>
              </w:rPr>
            </w:pPr>
            <w:r>
              <w:rPr>
                <w:rFonts w:hint="eastAsia"/>
                <w:sz w:val="22"/>
                <w:szCs w:val="22"/>
              </w:rPr>
              <w:t>2.0.</w:t>
            </w:r>
            <w:r w:rsidR="00E36779">
              <w:rPr>
                <w:rFonts w:hint="eastAsia"/>
                <w:sz w:val="22"/>
                <w:szCs w:val="22"/>
              </w:rPr>
              <w:t>3</w:t>
            </w:r>
          </w:p>
        </w:tc>
        <w:tc>
          <w:tcPr>
            <w:tcW w:w="1564" w:type="dxa"/>
            <w:vAlign w:val="center"/>
          </w:tcPr>
          <w:p w:rsidR="008C7FDC" w:rsidRDefault="008C7FDC" w:rsidP="008C7FDC">
            <w:pPr>
              <w:snapToGrid w:val="0"/>
              <w:spacing w:line="0" w:lineRule="atLeast"/>
              <w:jc w:val="center"/>
              <w:rPr>
                <w:sz w:val="22"/>
                <w:szCs w:val="22"/>
              </w:rPr>
            </w:pPr>
            <w:r>
              <w:rPr>
                <w:rFonts w:hint="eastAsia"/>
                <w:sz w:val="22"/>
                <w:szCs w:val="22"/>
              </w:rPr>
              <w:t>2019/06/28</w:t>
            </w:r>
          </w:p>
        </w:tc>
        <w:tc>
          <w:tcPr>
            <w:tcW w:w="1706" w:type="dxa"/>
            <w:vAlign w:val="center"/>
          </w:tcPr>
          <w:p w:rsidR="008C7FDC" w:rsidRDefault="008C7FDC" w:rsidP="008F5241">
            <w:pPr>
              <w:snapToGrid w:val="0"/>
              <w:spacing w:line="0" w:lineRule="atLeast"/>
              <w:rPr>
                <w:sz w:val="22"/>
                <w:szCs w:val="22"/>
              </w:rPr>
            </w:pPr>
            <w:r>
              <w:rPr>
                <w:rFonts w:hint="eastAsia"/>
                <w:sz w:val="22"/>
                <w:szCs w:val="22"/>
              </w:rPr>
              <w:t>K.Takezawa</w:t>
            </w:r>
          </w:p>
        </w:tc>
        <w:tc>
          <w:tcPr>
            <w:tcW w:w="5261" w:type="dxa"/>
            <w:vAlign w:val="center"/>
          </w:tcPr>
          <w:p w:rsidR="00FE72AC" w:rsidRPr="00261A2C" w:rsidRDefault="00FE72AC" w:rsidP="008F524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The index of figure</w:t>
            </w:r>
            <w:r w:rsidR="00683DCE">
              <w:rPr>
                <w:rFonts w:ascii="ＭＳ Ｐゴシック" w:eastAsia="ＭＳ Ｐゴシック" w:hAnsi="ＭＳ Ｐゴシック" w:hint="eastAsia"/>
                <w:color w:val="212121"/>
                <w:sz w:val="22"/>
                <w:szCs w:val="22"/>
                <w:lang w:val="en"/>
              </w:rPr>
              <w:t xml:space="preserve"> and table</w:t>
            </w:r>
          </w:p>
          <w:p w:rsidR="008C7FDC" w:rsidRDefault="008C7FDC" w:rsidP="008F524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1. Overview</w:t>
            </w:r>
          </w:p>
          <w:p w:rsidR="008C7FDC" w:rsidRDefault="008C7FDC" w:rsidP="008F524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Moved a summery to the head of the Overview chapter.</w:t>
            </w:r>
          </w:p>
          <w:p w:rsidR="008C7FDC" w:rsidRDefault="006571C3" w:rsidP="008F524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description of the JTAG block in the figure1-1.</w:t>
            </w:r>
          </w:p>
          <w:p w:rsidR="006571C3" w:rsidRDefault="006571C3" w:rsidP="008F524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(Before) JTAG connector </w:t>
            </w:r>
            <w:r w:rsidRPr="006571C3">
              <w:rPr>
                <w:rFonts w:ascii="ＭＳ Ｐゴシック" w:eastAsia="ＭＳ Ｐゴシック" w:hAnsi="ＭＳ Ｐゴシック" w:hint="eastAsia"/>
                <w:b/>
                <w:color w:val="212121"/>
                <w:sz w:val="22"/>
                <w:szCs w:val="22"/>
                <w:u w:val="single"/>
                <w:lang w:val="en"/>
              </w:rPr>
              <w:t>(for debug)</w:t>
            </w:r>
          </w:p>
          <w:p w:rsidR="006571C3" w:rsidRDefault="006571C3" w:rsidP="008F524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(After) JTAG connector</w:t>
            </w:r>
          </w:p>
          <w:p w:rsidR="008C7FDC" w:rsidRDefault="00FE72AC" w:rsidP="008F524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1.1 Scope of this document</w:t>
            </w:r>
          </w:p>
          <w:p w:rsidR="00FE72AC" w:rsidRDefault="00FE72AC" w:rsidP="008F524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Updated the document scope.  </w:t>
            </w:r>
          </w:p>
          <w:p w:rsidR="006571C3" w:rsidRDefault="00FE72AC" w:rsidP="008F524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(from 1.0.0 to 2.0.0 -&gt; 2.0.3 )</w:t>
            </w:r>
          </w:p>
          <w:p w:rsidR="008A0DC0" w:rsidRDefault="008A0DC0" w:rsidP="008A0DC0">
            <w:pPr>
              <w:rPr>
                <w:lang w:val="en"/>
              </w:rPr>
            </w:pPr>
            <w:r>
              <w:rPr>
                <w:rFonts w:hint="eastAsia"/>
                <w:color w:val="212121"/>
                <w:sz w:val="22"/>
                <w:szCs w:val="22"/>
                <w:lang w:val="en"/>
              </w:rPr>
              <w:t xml:space="preserve">1.1.1 </w:t>
            </w:r>
            <w:r w:rsidRPr="008A0DC0">
              <w:rPr>
                <w:rFonts w:hint="eastAsia"/>
                <w:lang w:val="en"/>
              </w:rPr>
              <w:t>Correspondence table between driver version and FPGA (prototype)</w:t>
            </w:r>
          </w:p>
          <w:p w:rsidR="00FE72AC" w:rsidRPr="00683DCE" w:rsidRDefault="008A0DC0" w:rsidP="00683DCE">
            <w:pPr>
              <w:rPr>
                <w:lang w:val="en"/>
              </w:rPr>
            </w:pPr>
            <w:r>
              <w:rPr>
                <w:rFonts w:hint="eastAsia"/>
                <w:lang w:val="en"/>
              </w:rPr>
              <w:t xml:space="preserve"> Added information about the driver version 1.0.5, 1.0.6, 1.0.7, 2.0.1, 2.0.2 and 2.0.3.</w:t>
            </w:r>
          </w:p>
          <w:p w:rsidR="008A0DC0" w:rsidRDefault="008A0DC0" w:rsidP="008A0DC0">
            <w:pPr>
              <w:rPr>
                <w:lang w:val="en"/>
              </w:rPr>
            </w:pPr>
            <w:r>
              <w:rPr>
                <w:rFonts w:hint="eastAsia"/>
                <w:lang w:val="en"/>
              </w:rPr>
              <w:t>1.1.2 Correspondence table between driver version and FPGA (production)</w:t>
            </w:r>
          </w:p>
          <w:p w:rsidR="007D1FA4" w:rsidRPr="00683DCE" w:rsidRDefault="008A0DC0" w:rsidP="00683DCE">
            <w:pPr>
              <w:ind w:firstLineChars="50" w:firstLine="120"/>
              <w:rPr>
                <w:lang w:val="en"/>
              </w:rPr>
            </w:pPr>
            <w:r>
              <w:rPr>
                <w:rFonts w:hint="eastAsia"/>
                <w:lang w:val="en"/>
              </w:rPr>
              <w:t>Added information about the driver version 2.0.1, 2.0.2 and 2.0.3.</w:t>
            </w:r>
          </w:p>
          <w:p w:rsidR="008C7FDC" w:rsidRDefault="007D1FA4" w:rsidP="008F524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2.2 Structure of transmission Buffer</w:t>
            </w:r>
          </w:p>
          <w:p w:rsidR="008C7FDC" w:rsidRDefault="007D1FA4" w:rsidP="008F524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figure 2-2. (MB -&gt; M</w:t>
            </w:r>
            <w:r w:rsidRPr="007D1FA4">
              <w:rPr>
                <w:rFonts w:ascii="ＭＳ Ｐゴシック" w:eastAsia="ＭＳ Ｐゴシック" w:hAnsi="ＭＳ Ｐゴシック" w:hint="eastAsia"/>
                <w:b/>
                <w:color w:val="212121"/>
                <w:sz w:val="22"/>
                <w:szCs w:val="22"/>
                <w:u w:val="single"/>
                <w:lang w:val="en"/>
              </w:rPr>
              <w:t>i</w:t>
            </w:r>
            <w:r>
              <w:rPr>
                <w:rFonts w:ascii="ＭＳ Ｐゴシック" w:eastAsia="ＭＳ Ｐゴシック" w:hAnsi="ＭＳ Ｐゴシック" w:hint="eastAsia"/>
                <w:color w:val="212121"/>
                <w:sz w:val="22"/>
                <w:szCs w:val="22"/>
                <w:lang w:val="en"/>
              </w:rPr>
              <w:t>B).</w:t>
            </w:r>
          </w:p>
          <w:p w:rsidR="00026E1B" w:rsidRDefault="00026E1B" w:rsidP="008F524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about the ring buffer allocation when DRXP board is installed to NUMA architecture server.</w:t>
            </w:r>
          </w:p>
          <w:p w:rsidR="001D3D4C" w:rsidRDefault="001D3D4C" w:rsidP="008F5241">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3.1 Normal frame</w:t>
            </w:r>
          </w:p>
          <w:p w:rsidR="001046B5" w:rsidRDefault="001D3D4C" w:rsidP="00C932F6">
            <w:pPr>
              <w:pStyle w:val="HTML0"/>
              <w:shd w:val="clear" w:color="auto" w:fill="FFFFFF"/>
              <w:rPr>
                <w:rFonts w:ascii="ＭＳ Ｐゴシック" w:eastAsia="ＭＳ Ｐゴシック" w:hAnsi="ＭＳ Ｐゴシック"/>
                <w:sz w:val="22"/>
                <w:szCs w:val="22"/>
              </w:rPr>
            </w:pPr>
            <w:r>
              <w:rPr>
                <w:rFonts w:ascii="ＭＳ Ｐゴシック" w:eastAsia="ＭＳ Ｐゴシック" w:hAnsi="ＭＳ Ｐゴシック" w:hint="eastAsia"/>
                <w:color w:val="212121"/>
                <w:sz w:val="22"/>
                <w:szCs w:val="22"/>
                <w:lang w:val="en"/>
              </w:rPr>
              <w:t xml:space="preserve"> Added the description about the assuming condition of production DRXP board. Added following sentence. </w:t>
            </w:r>
            <w:r>
              <w:rPr>
                <w:rFonts w:ascii="ＭＳ Ｐゴシック" w:eastAsia="ＭＳ Ｐゴシック" w:hAnsi="ＭＳ Ｐゴシック"/>
                <w:color w:val="212121"/>
                <w:sz w:val="22"/>
                <w:szCs w:val="22"/>
                <w:lang w:val="en"/>
              </w:rPr>
              <w:t>“</w:t>
            </w:r>
            <w:r w:rsidRPr="001D3D4C">
              <w:rPr>
                <w:rFonts w:ascii="ＭＳ Ｐゴシック" w:eastAsia="ＭＳ Ｐゴシック" w:hAnsi="ＭＳ Ｐゴシック" w:hint="eastAsia"/>
                <w:sz w:val="22"/>
                <w:szCs w:val="22"/>
              </w:rPr>
              <w:t>DRXP board assumes that host machine is little endian machine.</w:t>
            </w:r>
            <w:r>
              <w:rPr>
                <w:rFonts w:ascii="ＭＳ Ｐゴシック" w:eastAsia="ＭＳ Ｐゴシック" w:hAnsi="ＭＳ Ｐゴシック"/>
                <w:sz w:val="22"/>
                <w:szCs w:val="22"/>
              </w:rPr>
              <w:t>”</w:t>
            </w:r>
          </w:p>
          <w:p w:rsidR="00E303F6" w:rsidRDefault="00E303F6" w:rsidP="00C932F6">
            <w:pPr>
              <w:pStyle w:val="HTML0"/>
              <w:shd w:val="clear" w:color="auto" w:fill="FFFFFF"/>
              <w:rPr>
                <w:rFonts w:ascii="ＭＳ Ｐゴシック" w:eastAsia="ＭＳ Ｐゴシック" w:hAnsi="ＭＳ Ｐゴシック"/>
                <w:sz w:val="22"/>
                <w:szCs w:val="22"/>
              </w:rPr>
            </w:pPr>
            <w:r>
              <w:rPr>
                <w:rFonts w:ascii="ＭＳ Ｐゴシック" w:eastAsia="ＭＳ Ｐゴシック" w:hAnsi="ＭＳ Ｐゴシック" w:hint="eastAsia"/>
                <w:sz w:val="22"/>
                <w:szCs w:val="22"/>
              </w:rPr>
              <w:t xml:space="preserve"> Added the description about the old normal frame format and the new normal frame format. The old one is named DRXP F1 format, the new one is named DRXP F2 format.</w:t>
            </w:r>
          </w:p>
          <w:p w:rsidR="00E303F6" w:rsidRDefault="00E303F6" w:rsidP="00C932F6">
            <w:pPr>
              <w:pStyle w:val="HTML0"/>
              <w:shd w:val="clear" w:color="auto" w:fill="FFFFFF"/>
              <w:rPr>
                <w:rFonts w:ascii="ＭＳ Ｐゴシック" w:eastAsia="ＭＳ Ｐゴシック" w:hAnsi="ＭＳ Ｐゴシック"/>
                <w:sz w:val="22"/>
                <w:szCs w:val="22"/>
              </w:rPr>
            </w:pPr>
            <w:r>
              <w:rPr>
                <w:rFonts w:ascii="ＭＳ Ｐゴシック" w:eastAsia="ＭＳ Ｐゴシック" w:hAnsi="ＭＳ Ｐゴシック" w:hint="eastAsia"/>
                <w:sz w:val="22"/>
                <w:szCs w:val="22"/>
              </w:rPr>
              <w:t>3.1.1 T</w:t>
            </w:r>
            <w:r>
              <w:rPr>
                <w:rFonts w:ascii="ＭＳ Ｐゴシック" w:eastAsia="ＭＳ Ｐゴシック" w:hAnsi="ＭＳ Ｐゴシック"/>
                <w:sz w:val="22"/>
                <w:szCs w:val="22"/>
              </w:rPr>
              <w:t>h</w:t>
            </w:r>
            <w:r>
              <w:rPr>
                <w:rFonts w:ascii="ＭＳ Ｐゴシック" w:eastAsia="ＭＳ Ｐゴシック" w:hAnsi="ＭＳ Ｐゴシック" w:hint="eastAsia"/>
                <w:sz w:val="22"/>
                <w:szCs w:val="22"/>
              </w:rPr>
              <w:t>e kinds of normal frame</w:t>
            </w:r>
          </w:p>
          <w:p w:rsidR="00C932F6" w:rsidRPr="00E303F6" w:rsidRDefault="00E303F6" w:rsidP="00E303F6">
            <w:pPr>
              <w:pStyle w:val="HTML0"/>
              <w:shd w:val="clear" w:color="auto" w:fill="FFFFFF"/>
              <w:rPr>
                <w:rFonts w:ascii="ＭＳ Ｐゴシック" w:eastAsia="ＭＳ Ｐゴシック" w:hAnsi="ＭＳ Ｐゴシック"/>
                <w:sz w:val="22"/>
                <w:szCs w:val="22"/>
              </w:rPr>
            </w:pPr>
            <w:r>
              <w:rPr>
                <w:rFonts w:ascii="ＭＳ Ｐゴシック" w:eastAsia="ＭＳ Ｐゴシック" w:hAnsi="ＭＳ Ｐゴシック" w:hint="eastAsia"/>
                <w:sz w:val="22"/>
                <w:szCs w:val="22"/>
              </w:rPr>
              <w:t xml:space="preserve"> Added new.</w:t>
            </w:r>
          </w:p>
        </w:tc>
      </w:tr>
    </w:tbl>
    <w:p w:rsidR="008C7FDC" w:rsidRPr="00A51C95" w:rsidRDefault="008C7FDC" w:rsidP="00E82429">
      <w:pPr>
        <w:spacing w:line="0" w:lineRule="atLeast"/>
        <w:jc w:val="right"/>
      </w:pPr>
      <w:r w:rsidRPr="009E2D4A">
        <w:rPr>
          <w:rFonts w:hint="eastAsia"/>
        </w:rPr>
        <w:t>(Continued to the next page.)</w:t>
      </w:r>
    </w:p>
    <w:p w:rsidR="008C7FDC" w:rsidRPr="00B5333B" w:rsidRDefault="008C7FDC" w:rsidP="008C7FDC">
      <w:pPr>
        <w:spacing w:line="0" w:lineRule="atLeast"/>
        <w:ind w:right="840"/>
      </w:pPr>
    </w:p>
    <w:p w:rsidR="00261A2C" w:rsidRDefault="00261A2C" w:rsidP="00261A2C">
      <w:pPr>
        <w:spacing w:line="0" w:lineRule="atLeast"/>
        <w:jc w:val="right"/>
      </w:pPr>
      <w:r>
        <w:br w:type="page"/>
      </w:r>
      <w:r w:rsidRPr="009E2D4A">
        <w:rPr>
          <w:rFonts w:hint="eastAsia"/>
        </w:rPr>
        <w:lastRenderedPageBreak/>
        <w:t xml:space="preserve">(Continued from the </w:t>
      </w:r>
      <w:r w:rsidRPr="009E2D4A">
        <w:t>previous</w:t>
      </w:r>
      <w:r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261A2C" w:rsidRPr="00A80D22" w:rsidTr="00321FA5">
        <w:trPr>
          <w:trHeight w:val="4908"/>
        </w:trPr>
        <w:tc>
          <w:tcPr>
            <w:tcW w:w="1138" w:type="dxa"/>
            <w:vAlign w:val="center"/>
          </w:tcPr>
          <w:p w:rsidR="00E36779" w:rsidRDefault="00261A2C" w:rsidP="00E36779">
            <w:pPr>
              <w:snapToGrid w:val="0"/>
              <w:spacing w:line="0" w:lineRule="atLeast"/>
              <w:jc w:val="center"/>
              <w:rPr>
                <w:sz w:val="22"/>
                <w:szCs w:val="22"/>
              </w:rPr>
            </w:pPr>
            <w:r>
              <w:rPr>
                <w:rFonts w:hint="eastAsia"/>
                <w:sz w:val="22"/>
                <w:szCs w:val="22"/>
              </w:rPr>
              <w:t>2.0.</w:t>
            </w:r>
            <w:r w:rsidR="00E36779">
              <w:rPr>
                <w:rFonts w:hint="eastAsia"/>
                <w:sz w:val="22"/>
                <w:szCs w:val="22"/>
              </w:rPr>
              <w:t>3</w:t>
            </w:r>
          </w:p>
        </w:tc>
        <w:tc>
          <w:tcPr>
            <w:tcW w:w="1564" w:type="dxa"/>
            <w:vAlign w:val="center"/>
          </w:tcPr>
          <w:p w:rsidR="00261A2C" w:rsidRDefault="00261A2C" w:rsidP="00321FA5">
            <w:pPr>
              <w:snapToGrid w:val="0"/>
              <w:spacing w:line="0" w:lineRule="atLeast"/>
              <w:jc w:val="center"/>
              <w:rPr>
                <w:sz w:val="22"/>
                <w:szCs w:val="22"/>
              </w:rPr>
            </w:pPr>
            <w:r>
              <w:rPr>
                <w:rFonts w:hint="eastAsia"/>
                <w:sz w:val="22"/>
                <w:szCs w:val="22"/>
              </w:rPr>
              <w:t>2019/06/28</w:t>
            </w:r>
          </w:p>
        </w:tc>
        <w:tc>
          <w:tcPr>
            <w:tcW w:w="1706" w:type="dxa"/>
            <w:vAlign w:val="center"/>
          </w:tcPr>
          <w:p w:rsidR="00261A2C" w:rsidRDefault="00261A2C" w:rsidP="00321FA5">
            <w:pPr>
              <w:snapToGrid w:val="0"/>
              <w:spacing w:line="0" w:lineRule="atLeast"/>
              <w:rPr>
                <w:sz w:val="22"/>
                <w:szCs w:val="22"/>
              </w:rPr>
            </w:pPr>
            <w:r>
              <w:rPr>
                <w:rFonts w:hint="eastAsia"/>
                <w:sz w:val="22"/>
                <w:szCs w:val="22"/>
              </w:rPr>
              <w:t>K.Takezawa</w:t>
            </w:r>
          </w:p>
        </w:tc>
        <w:tc>
          <w:tcPr>
            <w:tcW w:w="5261" w:type="dxa"/>
            <w:vAlign w:val="center"/>
          </w:tcPr>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3.2 Information frame</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about the frame synchronization bit in the Frame status bit. </w:t>
            </w:r>
          </w:p>
          <w:p w:rsidR="00E303F6" w:rsidRPr="00E303F6" w:rsidRDefault="00E303F6"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about the Hardware 48ms tick count. Added the value range and the condition of resetting this counter.</w:t>
            </w:r>
          </w:p>
          <w:p w:rsidR="00C932F6" w:rsidRDefault="00C932F6" w:rsidP="00C932F6">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Fixed the description about the UTC field in the Frame status. (Added the description about the nano second and value range of tv_nsec. ) </w:t>
            </w:r>
          </w:p>
          <w:p w:rsidR="00705436" w:rsidRDefault="00705436" w:rsidP="0070543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4.4 Example of reception</w:t>
            </w:r>
          </w:p>
          <w:p w:rsidR="00705436" w:rsidRDefault="00705436" w:rsidP="0070543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4.5 Example of transmission</w:t>
            </w:r>
          </w:p>
          <w:p w:rsidR="00705436" w:rsidRPr="00C932F6" w:rsidRDefault="00705436" w:rsidP="0070543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flow chart graph.</w:t>
            </w:r>
          </w:p>
          <w:p w:rsidR="00C932F6" w:rsidRDefault="00C932F6"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5.3 mmap</w:t>
            </w:r>
          </w:p>
          <w:p w:rsidR="00C932F6" w:rsidRDefault="00C932F6"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of return value. The return value is changed from -1 to MAP_FAILED when it encounters the error.</w:t>
            </w:r>
          </w:p>
          <w:p w:rsidR="00C932F6" w:rsidRDefault="00C932F6"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5.5.1 Command :DRXPD_INIT</w:t>
            </w:r>
          </w:p>
          <w:p w:rsidR="00C932F6" w:rsidRDefault="00C932F6"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of Function field. Added the instruction for production DRXP board.</w:t>
            </w:r>
          </w:p>
          <w:p w:rsidR="008B68DF" w:rsidRDefault="008B68DF"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5.5.2 Command: DRXPD_SET_RCVEVT</w:t>
            </w:r>
          </w:p>
          <w:p w:rsidR="008B68DF" w:rsidRDefault="008B68DF"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about the return value of eventfd. (To be able to determine which threshold (user-defined or hardware ) causes overheating state.)</w:t>
            </w:r>
          </w:p>
          <w:p w:rsidR="00C932F6" w:rsidRDefault="00C932F6"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5.5.16 </w:t>
            </w:r>
            <w:r w:rsidRPr="00DE1EC8">
              <w:rPr>
                <w:rFonts w:ascii="ＭＳ Ｐゴシック" w:eastAsia="ＭＳ Ｐゴシック" w:hAnsi="ＭＳ Ｐゴシック"/>
                <w:color w:val="212121"/>
                <w:sz w:val="22"/>
                <w:szCs w:val="22"/>
                <w:lang w:val="en"/>
              </w:rPr>
              <w:t>Command :DRXPD_SET_I2C_CMD (for Debug)</w:t>
            </w:r>
          </w:p>
          <w:p w:rsidR="00C932F6" w:rsidRDefault="00C932F6"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of caution in the remarks. Added a specific model name of SFP+ module.</w:t>
            </w:r>
          </w:p>
          <w:p w:rsidR="00554A8C" w:rsidRDefault="00554A8C" w:rsidP="00554A8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5.5.19 </w:t>
            </w:r>
            <w:r w:rsidRPr="0083070F">
              <w:rPr>
                <w:rFonts w:ascii="ＭＳ Ｐゴシック" w:eastAsia="ＭＳ Ｐゴシック" w:hAnsi="ＭＳ Ｐゴシック"/>
                <w:color w:val="212121"/>
                <w:sz w:val="22"/>
                <w:szCs w:val="22"/>
                <w:lang w:val="en"/>
              </w:rPr>
              <w:t>Command :DRXPD FLASH_OVHLOG</w:t>
            </w:r>
          </w:p>
          <w:p w:rsidR="00554A8C" w:rsidRDefault="00554A8C" w:rsidP="00554A8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subsection number.</w:t>
            </w:r>
          </w:p>
          <w:p w:rsidR="00554A8C" w:rsidRDefault="00554A8C" w:rsidP="00554A8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(before) 5.5.</w:t>
            </w:r>
            <w:r w:rsidRPr="0083070F">
              <w:rPr>
                <w:rFonts w:ascii="ＭＳ Ｐゴシック" w:eastAsia="ＭＳ Ｐゴシック" w:hAnsi="ＭＳ Ｐゴシック" w:hint="eastAsia"/>
                <w:b/>
                <w:color w:val="212121"/>
                <w:sz w:val="22"/>
                <w:szCs w:val="22"/>
                <w:u w:val="single"/>
                <w:lang w:val="en"/>
              </w:rPr>
              <w:t>19</w:t>
            </w:r>
          </w:p>
          <w:p w:rsidR="00554A8C" w:rsidRDefault="00554A8C" w:rsidP="001046B5">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(after) 5.5.</w:t>
            </w:r>
            <w:r w:rsidRPr="0083070F">
              <w:rPr>
                <w:rFonts w:ascii="ＭＳ Ｐゴシック" w:eastAsia="ＭＳ Ｐゴシック" w:hAnsi="ＭＳ Ｐゴシック" w:hint="eastAsia"/>
                <w:b/>
                <w:color w:val="212121"/>
                <w:sz w:val="22"/>
                <w:szCs w:val="22"/>
                <w:u w:val="single"/>
                <w:lang w:val="en"/>
              </w:rPr>
              <w:t>20</w:t>
            </w:r>
          </w:p>
          <w:p w:rsidR="00683932" w:rsidRDefault="00683932" w:rsidP="001046B5">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 GET_ALARM_STATUS_REG</w:t>
            </w:r>
          </w:p>
          <w:p w:rsidR="00FE1996" w:rsidRPr="00FE1996" w:rsidRDefault="00683932" w:rsidP="00D278C2">
            <w:pPr>
              <w:pStyle w:val="HTML0"/>
              <w:shd w:val="clear" w:color="auto" w:fill="FFFFFF"/>
              <w:rPr>
                <w:rFonts w:ascii="ＭＳ Ｐゴシック" w:eastAsia="ＭＳ Ｐゴシック" w:hAnsi="ＭＳ Ｐゴシック"/>
                <w:lang w:val="en"/>
              </w:rPr>
            </w:pPr>
            <w:r>
              <w:rPr>
                <w:rFonts w:ascii="ＭＳ Ｐゴシック" w:eastAsia="ＭＳ Ｐゴシック" w:hAnsi="ＭＳ Ｐゴシック" w:hint="eastAsia"/>
                <w:color w:val="212121"/>
                <w:sz w:val="22"/>
                <w:szCs w:val="22"/>
                <w:lang w:val="en"/>
              </w:rPr>
              <w:t xml:space="preserve"> </w:t>
            </w:r>
            <w:r w:rsidR="00D278C2">
              <w:rPr>
                <w:rFonts w:ascii="ＭＳ Ｐゴシック" w:eastAsia="ＭＳ Ｐゴシック" w:hAnsi="ＭＳ Ｐゴシック" w:hint="eastAsia"/>
                <w:color w:val="212121"/>
                <w:sz w:val="22"/>
                <w:szCs w:val="22"/>
                <w:lang w:val="en"/>
              </w:rPr>
              <w:t xml:space="preserve">Deleted the masking rule of Data  </w:t>
            </w:r>
          </w:p>
          <w:p w:rsidR="003C709E" w:rsidRDefault="003C709E" w:rsidP="001046B5">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6.1.6 GET_DFR_CHKSUM_COUNTER</w:t>
            </w:r>
          </w:p>
          <w:p w:rsidR="003C709E" w:rsidRDefault="003C709E" w:rsidP="003C709E">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about the monitoring timing in the remarks.</w:t>
            </w:r>
          </w:p>
          <w:p w:rsidR="00A80D22" w:rsidRPr="003C709E" w:rsidRDefault="00A80D22" w:rsidP="00EB6B72">
            <w:pPr>
              <w:pStyle w:val="HTML0"/>
              <w:shd w:val="clear" w:color="auto" w:fill="FFFFFF"/>
              <w:ind w:firstLineChars="50" w:firstLine="110"/>
              <w:rPr>
                <w:rFonts w:ascii="ＭＳ Ｐゴシック" w:eastAsia="ＭＳ Ｐゴシック" w:hAnsi="ＭＳ Ｐゴシック"/>
                <w:color w:val="212121"/>
                <w:sz w:val="22"/>
                <w:szCs w:val="22"/>
                <w:lang w:val="en"/>
              </w:rPr>
            </w:pPr>
          </w:p>
        </w:tc>
      </w:tr>
    </w:tbl>
    <w:p w:rsidR="00261A2C" w:rsidRPr="00A51C95" w:rsidRDefault="00261A2C" w:rsidP="00E82429">
      <w:pPr>
        <w:spacing w:line="0" w:lineRule="atLeast"/>
        <w:jc w:val="right"/>
      </w:pPr>
      <w:r w:rsidRPr="009E2D4A">
        <w:rPr>
          <w:rFonts w:hint="eastAsia"/>
        </w:rPr>
        <w:t>(Continued to the next page.)</w:t>
      </w:r>
    </w:p>
    <w:p w:rsidR="008C7FDC" w:rsidRDefault="008C7FDC" w:rsidP="000F1F68">
      <w:pPr>
        <w:spacing w:line="0" w:lineRule="atLeast"/>
        <w:ind w:right="840"/>
      </w:pPr>
    </w:p>
    <w:p w:rsidR="008C7FDC" w:rsidRDefault="00403C3D" w:rsidP="000F1F68">
      <w:pPr>
        <w:spacing w:line="0" w:lineRule="atLeast"/>
        <w:ind w:right="840"/>
      </w:pPr>
      <w:r>
        <w:br w:type="page"/>
      </w:r>
    </w:p>
    <w:p w:rsidR="00403C3D" w:rsidRDefault="00403C3D" w:rsidP="00403C3D">
      <w:pPr>
        <w:spacing w:line="0" w:lineRule="atLeast"/>
        <w:jc w:val="right"/>
      </w:pPr>
      <w:r w:rsidRPr="009E2D4A">
        <w:rPr>
          <w:rFonts w:hint="eastAsia"/>
        </w:rPr>
        <w:t xml:space="preserve">(Continued from the </w:t>
      </w:r>
      <w:r w:rsidRPr="009E2D4A">
        <w:t>previous</w:t>
      </w:r>
      <w:r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403C3D" w:rsidRPr="00A51C95" w:rsidTr="00403C3D">
        <w:trPr>
          <w:trHeight w:val="4908"/>
        </w:trPr>
        <w:tc>
          <w:tcPr>
            <w:tcW w:w="1138" w:type="dxa"/>
            <w:vAlign w:val="center"/>
          </w:tcPr>
          <w:p w:rsidR="00403C3D" w:rsidRDefault="00403C3D" w:rsidP="00403C3D">
            <w:pPr>
              <w:snapToGrid w:val="0"/>
              <w:spacing w:line="0" w:lineRule="atLeast"/>
              <w:jc w:val="center"/>
              <w:rPr>
                <w:sz w:val="22"/>
                <w:szCs w:val="22"/>
              </w:rPr>
            </w:pPr>
            <w:r>
              <w:rPr>
                <w:rFonts w:hint="eastAsia"/>
                <w:sz w:val="22"/>
                <w:szCs w:val="22"/>
              </w:rPr>
              <w:t>2.0.3</w:t>
            </w:r>
          </w:p>
        </w:tc>
        <w:tc>
          <w:tcPr>
            <w:tcW w:w="1564" w:type="dxa"/>
            <w:vAlign w:val="center"/>
          </w:tcPr>
          <w:p w:rsidR="00403C3D" w:rsidRDefault="00403C3D" w:rsidP="00403C3D">
            <w:pPr>
              <w:snapToGrid w:val="0"/>
              <w:spacing w:line="0" w:lineRule="atLeast"/>
              <w:jc w:val="center"/>
              <w:rPr>
                <w:sz w:val="22"/>
                <w:szCs w:val="22"/>
              </w:rPr>
            </w:pPr>
            <w:r>
              <w:rPr>
                <w:rFonts w:hint="eastAsia"/>
                <w:sz w:val="22"/>
                <w:szCs w:val="22"/>
              </w:rPr>
              <w:t>2019/06/28</w:t>
            </w:r>
          </w:p>
        </w:tc>
        <w:tc>
          <w:tcPr>
            <w:tcW w:w="1706" w:type="dxa"/>
            <w:vAlign w:val="center"/>
          </w:tcPr>
          <w:p w:rsidR="00403C3D" w:rsidRDefault="00403C3D" w:rsidP="00403C3D">
            <w:pPr>
              <w:snapToGrid w:val="0"/>
              <w:spacing w:line="0" w:lineRule="atLeast"/>
              <w:rPr>
                <w:sz w:val="22"/>
                <w:szCs w:val="22"/>
              </w:rPr>
            </w:pPr>
            <w:r>
              <w:rPr>
                <w:rFonts w:hint="eastAsia"/>
                <w:sz w:val="22"/>
                <w:szCs w:val="22"/>
              </w:rPr>
              <w:t>K.Takezawa</w:t>
            </w:r>
          </w:p>
        </w:tc>
        <w:tc>
          <w:tcPr>
            <w:tcW w:w="5261" w:type="dxa"/>
            <w:vAlign w:val="center"/>
          </w:tcPr>
          <w:p w:rsidR="00EB6B72" w:rsidRDefault="00EB6B72" w:rsidP="00EB6B7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6.1.7 GET_DFR_SYNC_ERR_CNT</w:t>
            </w:r>
          </w:p>
          <w:p w:rsidR="00EB6B72" w:rsidRPr="00EB6B72" w:rsidRDefault="00EB6B72" w:rsidP="00EB6B72">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Fixed the description about the monitoring timing in the remarks.</w:t>
            </w:r>
          </w:p>
          <w:p w:rsidR="00EB6B72" w:rsidRDefault="00EB6B72" w:rsidP="00EB6B7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6.1.8 GET_DFR_SYNC_STATUS</w:t>
            </w:r>
          </w:p>
          <w:p w:rsidR="00EB6B72" w:rsidRDefault="00EB6B72" w:rsidP="00EB6B7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of bit6 in the Byte0 in the Data field.</w:t>
            </w:r>
          </w:p>
          <w:p w:rsidR="00EB6B72" w:rsidRDefault="00EB6B72" w:rsidP="00EB6B7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(before) There is no description about the bit6.</w:t>
            </w:r>
          </w:p>
          <w:p w:rsidR="00EB6B72" w:rsidRDefault="00EB6B72" w:rsidP="00EB6B7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(after) bit</w:t>
            </w:r>
            <w:r w:rsidRPr="0083336B">
              <w:rPr>
                <w:rFonts w:ascii="ＭＳ Ｐゴシック" w:eastAsia="ＭＳ Ｐゴシック" w:hAnsi="ＭＳ Ｐゴシック" w:hint="eastAsia"/>
                <w:b/>
                <w:color w:val="212121"/>
                <w:sz w:val="22"/>
                <w:szCs w:val="22"/>
                <w:u w:val="single"/>
                <w:lang w:val="en"/>
              </w:rPr>
              <w:t>6</w:t>
            </w:r>
            <w:r>
              <w:rPr>
                <w:rFonts w:ascii="ＭＳ Ｐゴシック" w:eastAsia="ＭＳ Ｐゴシック" w:hAnsi="ＭＳ Ｐゴシック" w:hint="eastAsia"/>
                <w:color w:val="212121"/>
                <w:sz w:val="22"/>
                <w:szCs w:val="22"/>
                <w:lang w:val="en"/>
              </w:rPr>
              <w:t>-1: Not used(undefined)</w:t>
            </w:r>
          </w:p>
          <w:p w:rsidR="00EB6B72" w:rsidRPr="00EB6B72" w:rsidRDefault="00EB6B72"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about sync lock bit in the Description field.</w:t>
            </w:r>
          </w:p>
          <w:p w:rsidR="003C709E" w:rsidRDefault="003C709E" w:rsidP="003C709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6.1.9 GET_DFR_TEST_DATA</w:t>
            </w:r>
          </w:p>
          <w:p w:rsidR="003C709E" w:rsidRDefault="003C709E" w:rsidP="003C709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errors field.</w:t>
            </w:r>
          </w:p>
          <w:p w:rsidR="003C709E" w:rsidRDefault="003C709E" w:rsidP="003C709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6.1.11 GET_DFR_SN</w:t>
            </w:r>
          </w:p>
          <w:p w:rsidR="003C709E" w:rsidRDefault="003C709E" w:rsidP="003C709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6.1.12 GET_DFR_VER</w:t>
            </w:r>
          </w:p>
          <w:p w:rsidR="003C709E" w:rsidRDefault="003C709E" w:rsidP="003C709E">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the description about the behavior when this function is used both production DRXP board IFs.</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6.1.13 GET_FPGA_TEMP</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6.1.14 GET_SEU_STATUS</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6.1.15 GET_SEU_ERRCNT</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6.1.16 GET_SEU_ELAPSED</w:t>
            </w:r>
          </w:p>
          <w:p w:rsidR="00E303F6" w:rsidRPr="00E303F6" w:rsidRDefault="00E303F6" w:rsidP="00E303F6">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the description about the behavior when this function is used both production DRXP board IFs.</w:t>
            </w:r>
          </w:p>
          <w:p w:rsidR="00C932F6" w:rsidRDefault="00C932F6"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6.1.17 GET_CONSUMPTION</w:t>
            </w:r>
          </w:p>
          <w:p w:rsidR="00C932F6" w:rsidRDefault="00C932F6"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6.1.18 GET_OVH_THRESHOLD</w:t>
            </w:r>
          </w:p>
          <w:p w:rsidR="00C932F6" w:rsidRDefault="00C932F6" w:rsidP="00C932F6">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the description about the behavior when this function is used both production DRXP board IFs.</w:t>
            </w:r>
          </w:p>
          <w:p w:rsidR="008B68DF" w:rsidRDefault="008B68DF" w:rsidP="008B68DF">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6.1.19 GET_OVH_FLG</w:t>
            </w:r>
          </w:p>
          <w:p w:rsidR="008B68DF" w:rsidRDefault="008B68DF" w:rsidP="008B68DF">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the description about the behavior when this function is used both production DRXP board IFs.</w:t>
            </w:r>
          </w:p>
          <w:p w:rsidR="008B68DF" w:rsidRPr="008B68DF" w:rsidRDefault="008B68DF"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w:t>
            </w:r>
            <w:r w:rsidR="0021046F">
              <w:rPr>
                <w:rFonts w:ascii="ＭＳ Ｐゴシック" w:eastAsia="ＭＳ Ｐゴシック" w:hAnsi="ＭＳ Ｐゴシック" w:hint="eastAsia"/>
                <w:color w:val="212121"/>
                <w:sz w:val="22"/>
                <w:szCs w:val="22"/>
                <w:lang w:val="en"/>
              </w:rPr>
              <w:t>Added the description about the bit0 and bit1 in Byte0 of Data field. (To be able to determine which threshold (user-defined or hardware ) causes overheating state.)</w:t>
            </w:r>
          </w:p>
          <w:p w:rsidR="00C932F6" w:rsidRDefault="00C932F6"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6.1.20 GET_DFR_FORCETX</w:t>
            </w:r>
          </w:p>
          <w:p w:rsidR="00C932F6" w:rsidRPr="00C932F6" w:rsidRDefault="00C932F6"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of Byte4 in the Data field. </w:t>
            </w:r>
          </w:p>
          <w:p w:rsidR="00B31BC1" w:rsidRPr="001046B5" w:rsidRDefault="00B31BC1" w:rsidP="00EB6B72">
            <w:pPr>
              <w:pStyle w:val="HTML0"/>
              <w:shd w:val="clear" w:color="auto" w:fill="FFFFFF"/>
              <w:rPr>
                <w:rFonts w:ascii="ＭＳ Ｐゴシック" w:eastAsia="ＭＳ Ｐゴシック" w:hAnsi="ＭＳ Ｐゴシック"/>
                <w:color w:val="212121"/>
                <w:sz w:val="22"/>
                <w:szCs w:val="22"/>
                <w:lang w:val="en"/>
              </w:rPr>
            </w:pPr>
          </w:p>
        </w:tc>
      </w:tr>
    </w:tbl>
    <w:p w:rsidR="00403C3D" w:rsidRPr="00A51C95" w:rsidRDefault="00403C3D" w:rsidP="00E82429">
      <w:pPr>
        <w:spacing w:line="0" w:lineRule="atLeast"/>
        <w:jc w:val="right"/>
      </w:pPr>
      <w:r w:rsidRPr="009E2D4A">
        <w:rPr>
          <w:rFonts w:hint="eastAsia"/>
        </w:rPr>
        <w:t>(Continued to the next page.)</w:t>
      </w:r>
    </w:p>
    <w:p w:rsidR="00403C3D" w:rsidRDefault="00403C3D" w:rsidP="000F1F68">
      <w:pPr>
        <w:spacing w:line="0" w:lineRule="atLeast"/>
        <w:ind w:right="840"/>
      </w:pPr>
    </w:p>
    <w:p w:rsidR="00C932F6" w:rsidRDefault="00C932F6" w:rsidP="00C932F6">
      <w:pPr>
        <w:spacing w:line="0" w:lineRule="atLeast"/>
        <w:ind w:right="840"/>
      </w:pPr>
      <w:r>
        <w:br w:type="page"/>
      </w:r>
    </w:p>
    <w:p w:rsidR="00C932F6" w:rsidRDefault="00C932F6" w:rsidP="00C932F6">
      <w:pPr>
        <w:spacing w:line="0" w:lineRule="atLeast"/>
        <w:jc w:val="right"/>
      </w:pPr>
      <w:r w:rsidRPr="009E2D4A">
        <w:rPr>
          <w:rFonts w:hint="eastAsia"/>
        </w:rPr>
        <w:t xml:space="preserve">(Continued from the </w:t>
      </w:r>
      <w:r w:rsidRPr="009E2D4A">
        <w:t>previous</w:t>
      </w:r>
      <w:r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C932F6" w:rsidRPr="00A51C95" w:rsidTr="00DB11A4">
        <w:trPr>
          <w:trHeight w:val="12217"/>
        </w:trPr>
        <w:tc>
          <w:tcPr>
            <w:tcW w:w="1138" w:type="dxa"/>
            <w:vAlign w:val="center"/>
          </w:tcPr>
          <w:p w:rsidR="00C932F6" w:rsidRDefault="00C932F6" w:rsidP="00311974">
            <w:pPr>
              <w:snapToGrid w:val="0"/>
              <w:spacing w:line="0" w:lineRule="atLeast"/>
              <w:jc w:val="center"/>
              <w:rPr>
                <w:sz w:val="22"/>
                <w:szCs w:val="22"/>
              </w:rPr>
            </w:pPr>
            <w:r>
              <w:rPr>
                <w:rFonts w:hint="eastAsia"/>
                <w:sz w:val="22"/>
                <w:szCs w:val="22"/>
              </w:rPr>
              <w:t>2.0.3</w:t>
            </w:r>
          </w:p>
        </w:tc>
        <w:tc>
          <w:tcPr>
            <w:tcW w:w="1564" w:type="dxa"/>
            <w:vAlign w:val="center"/>
          </w:tcPr>
          <w:p w:rsidR="00C932F6" w:rsidRDefault="00C932F6" w:rsidP="00311974">
            <w:pPr>
              <w:snapToGrid w:val="0"/>
              <w:spacing w:line="0" w:lineRule="atLeast"/>
              <w:jc w:val="center"/>
              <w:rPr>
                <w:sz w:val="22"/>
                <w:szCs w:val="22"/>
              </w:rPr>
            </w:pPr>
            <w:r>
              <w:rPr>
                <w:rFonts w:hint="eastAsia"/>
                <w:sz w:val="22"/>
                <w:szCs w:val="22"/>
              </w:rPr>
              <w:t>2019/06/28</w:t>
            </w:r>
          </w:p>
        </w:tc>
        <w:tc>
          <w:tcPr>
            <w:tcW w:w="1706" w:type="dxa"/>
            <w:vAlign w:val="center"/>
          </w:tcPr>
          <w:p w:rsidR="00C932F6" w:rsidRDefault="00C932F6" w:rsidP="00311974">
            <w:pPr>
              <w:snapToGrid w:val="0"/>
              <w:spacing w:line="0" w:lineRule="atLeast"/>
              <w:rPr>
                <w:sz w:val="22"/>
                <w:szCs w:val="22"/>
              </w:rPr>
            </w:pPr>
            <w:r>
              <w:rPr>
                <w:rFonts w:hint="eastAsia"/>
                <w:sz w:val="22"/>
                <w:szCs w:val="22"/>
              </w:rPr>
              <w:t>K.Takezawa</w:t>
            </w:r>
          </w:p>
        </w:tc>
        <w:tc>
          <w:tcPr>
            <w:tcW w:w="5261" w:type="dxa"/>
            <w:vAlign w:val="center"/>
          </w:tcPr>
          <w:p w:rsidR="00EB6B72" w:rsidRDefault="00EB6B72" w:rsidP="00EB6B7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6.2.1 DFR_RESET</w:t>
            </w:r>
          </w:p>
          <w:p w:rsidR="00EB6B72" w:rsidRDefault="00EB6B72" w:rsidP="00EB6B7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note of condition for resetting DFR_STATUS register and DFR_VOLTAGE_STATUS.</w:t>
            </w:r>
          </w:p>
          <w:p w:rsidR="00EB6B72" w:rsidRDefault="00EB6B72" w:rsidP="00EB6B7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about </w:t>
            </w:r>
            <w:r>
              <w:rPr>
                <w:rFonts w:ascii="ＭＳ Ｐゴシック" w:eastAsia="ＭＳ Ｐゴシック" w:hAnsi="ＭＳ Ｐゴシック"/>
                <w:color w:val="212121"/>
                <w:sz w:val="22"/>
                <w:szCs w:val="22"/>
                <w:lang w:val="en"/>
              </w:rPr>
              <w:t>the</w:t>
            </w:r>
            <w:r>
              <w:rPr>
                <w:rFonts w:ascii="ＭＳ Ｐゴシック" w:eastAsia="ＭＳ Ｐゴシック" w:hAnsi="ＭＳ Ｐゴシック" w:hint="eastAsia"/>
                <w:color w:val="212121"/>
                <w:sz w:val="22"/>
                <w:szCs w:val="22"/>
                <w:lang w:val="en"/>
              </w:rPr>
              <w:t xml:space="preserve"> behavior when this function is used both production DRXP board IFs.</w:t>
            </w:r>
          </w:p>
          <w:p w:rsidR="00EB6B72" w:rsidRDefault="00EB6B72" w:rsidP="00EB6B7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instruction when user calls DRR_RESET with master reset flag during transmission/reception.</w:t>
            </w:r>
          </w:p>
          <w:p w:rsidR="00EB6B72" w:rsidRDefault="00EB6B72" w:rsidP="00EB6B7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6.2.9 SET_SEU_STATUS</w:t>
            </w:r>
          </w:p>
          <w:p w:rsidR="00EB6B72" w:rsidRDefault="00EB6B72" w:rsidP="00EB6B7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6.2.9 SET_SEU_INJERR</w:t>
            </w:r>
          </w:p>
          <w:p w:rsidR="00EB6B72" w:rsidRDefault="00EB6B72" w:rsidP="00EB6B72">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6.2.10 SET_SEU_RSTERR</w:t>
            </w:r>
          </w:p>
          <w:p w:rsidR="00EB6B72" w:rsidRPr="00EB6B72" w:rsidRDefault="00EB6B72" w:rsidP="003C709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about the behavior when this function is used both production DRXP board IFs.</w:t>
            </w:r>
          </w:p>
          <w:p w:rsidR="003C709E" w:rsidRDefault="003C709E" w:rsidP="003C709E">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6.2.11 SET_OVH_THRESHOLD</w:t>
            </w:r>
          </w:p>
          <w:p w:rsidR="003C709E" w:rsidRDefault="003C709E" w:rsidP="003C709E">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the description of a behavior when this function is used both production DRXP board IFs.</w:t>
            </w:r>
          </w:p>
          <w:p w:rsidR="003C709E" w:rsidRDefault="003C709E" w:rsidP="003C709E">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the description about the value range of Byte0-3 in the Data field.</w:t>
            </w:r>
          </w:p>
          <w:p w:rsidR="003C709E" w:rsidRDefault="003C709E" w:rsidP="003C709E">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data endian information.</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6.2.12 SET_DFR_FIRCETX_ID</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this subsection title.</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(before) SET_DFR_FIRCETX</w:t>
            </w:r>
            <w:r w:rsidRPr="00C24D6B">
              <w:rPr>
                <w:rFonts w:ascii="ＭＳ Ｐゴシック" w:eastAsia="ＭＳ Ｐゴシック" w:hAnsi="ＭＳ Ｐゴシック" w:hint="eastAsia"/>
                <w:b/>
                <w:color w:val="212121"/>
                <w:sz w:val="22"/>
                <w:szCs w:val="22"/>
                <w:u w:val="single"/>
                <w:lang w:val="en"/>
              </w:rPr>
              <w:t>_ID</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(after) SET_DFR_FIRCETX</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Deleted the whilte space from ItemID field.</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(before) </w:t>
            </w:r>
            <w:r w:rsidRPr="00B84D2F">
              <w:rPr>
                <w:rFonts w:ascii="ＭＳ Ｐゴシック" w:eastAsia="ＭＳ Ｐゴシック" w:hAnsi="ＭＳ Ｐゴシック" w:hint="eastAsia"/>
                <w:sz w:val="22"/>
                <w:szCs w:val="22"/>
              </w:rPr>
              <w:t>SET</w:t>
            </w:r>
            <w:r w:rsidRPr="00B84D2F">
              <w:rPr>
                <w:rFonts w:ascii="ＭＳ Ｐゴシック" w:eastAsia="ＭＳ Ｐゴシック" w:hAnsi="ＭＳ Ｐゴシック"/>
                <w:sz w:val="22"/>
                <w:szCs w:val="22"/>
              </w:rPr>
              <w:t>_</w:t>
            </w:r>
            <w:r w:rsidRPr="00B84D2F">
              <w:rPr>
                <w:rFonts w:ascii="ＭＳ Ｐゴシック" w:eastAsia="ＭＳ Ｐゴシック" w:hAnsi="ＭＳ Ｐゴシック" w:hint="eastAsia"/>
                <w:sz w:val="22"/>
                <w:szCs w:val="22"/>
              </w:rPr>
              <w:t>OVH_THRESHOLD_</w:t>
            </w:r>
            <w:r w:rsidRPr="00930F33">
              <w:rPr>
                <w:rFonts w:ascii="ＭＳ Ｐゴシック" w:eastAsia="ＭＳ Ｐゴシック" w:hAnsi="ＭＳ Ｐゴシック" w:hint="eastAsia"/>
                <w:sz w:val="22"/>
                <w:szCs w:val="22"/>
                <w:shd w:val="pct15" w:color="auto" w:fill="FFFFFF"/>
              </w:rPr>
              <w:t xml:space="preserve"> </w:t>
            </w:r>
            <w:r w:rsidRPr="00B84D2F">
              <w:rPr>
                <w:rFonts w:ascii="ＭＳ Ｐゴシック" w:eastAsia="ＭＳ Ｐゴシック" w:hAnsi="ＭＳ Ｐゴシック" w:hint="eastAsia"/>
                <w:sz w:val="22"/>
                <w:szCs w:val="22"/>
              </w:rPr>
              <w:t>ID</w:t>
            </w:r>
          </w:p>
          <w:p w:rsidR="00E303F6" w:rsidRDefault="00E303F6" w:rsidP="00E303F6">
            <w:pPr>
              <w:pStyle w:val="HTML0"/>
              <w:shd w:val="clear" w:color="auto" w:fill="FFFFFF"/>
              <w:rPr>
                <w:rFonts w:ascii="ＭＳ Ｐゴシック" w:eastAsia="ＭＳ Ｐゴシック" w:hAnsi="ＭＳ Ｐゴシック"/>
                <w:sz w:val="22"/>
                <w:szCs w:val="22"/>
              </w:rPr>
            </w:pPr>
            <w:r>
              <w:rPr>
                <w:rFonts w:ascii="ＭＳ Ｐゴシック" w:eastAsia="ＭＳ Ｐゴシック" w:hAnsi="ＭＳ Ｐゴシック" w:hint="eastAsia"/>
                <w:color w:val="212121"/>
                <w:sz w:val="22"/>
                <w:szCs w:val="22"/>
                <w:lang w:val="en"/>
              </w:rPr>
              <w:t xml:space="preserve">  (after)</w:t>
            </w:r>
            <w:r w:rsidRPr="00B84D2F">
              <w:rPr>
                <w:rFonts w:ascii="ＭＳ Ｐゴシック" w:eastAsia="ＭＳ Ｐゴシック" w:hAnsi="ＭＳ Ｐゴシック" w:hint="eastAsia"/>
                <w:sz w:val="22"/>
                <w:szCs w:val="22"/>
              </w:rPr>
              <w:t xml:space="preserve"> </w:t>
            </w:r>
            <w:r>
              <w:rPr>
                <w:rFonts w:ascii="ＭＳ Ｐゴシック" w:eastAsia="ＭＳ Ｐゴシック" w:hAnsi="ＭＳ Ｐゴシック" w:hint="eastAsia"/>
                <w:sz w:val="22"/>
                <w:szCs w:val="22"/>
              </w:rPr>
              <w:t xml:space="preserve"> </w:t>
            </w:r>
            <w:r w:rsidRPr="00B84D2F">
              <w:rPr>
                <w:rFonts w:ascii="ＭＳ Ｐゴシック" w:eastAsia="ＭＳ Ｐゴシック" w:hAnsi="ＭＳ Ｐゴシック" w:hint="eastAsia"/>
                <w:sz w:val="22"/>
                <w:szCs w:val="22"/>
              </w:rPr>
              <w:t>SET</w:t>
            </w:r>
            <w:r w:rsidRPr="00B84D2F">
              <w:rPr>
                <w:rFonts w:ascii="ＭＳ Ｐゴシック" w:eastAsia="ＭＳ Ｐゴシック" w:hAnsi="ＭＳ Ｐゴシック"/>
                <w:sz w:val="22"/>
                <w:szCs w:val="22"/>
              </w:rPr>
              <w:t>_</w:t>
            </w:r>
            <w:r w:rsidRPr="00B84D2F">
              <w:rPr>
                <w:rFonts w:ascii="ＭＳ Ｐゴシック" w:eastAsia="ＭＳ Ｐゴシック" w:hAnsi="ＭＳ Ｐゴシック" w:hint="eastAsia"/>
                <w:sz w:val="22"/>
                <w:szCs w:val="22"/>
              </w:rPr>
              <w:t>OVH_THRESHOLD_ID</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sz w:val="22"/>
                <w:szCs w:val="22"/>
              </w:rPr>
              <w:t xml:space="preserve"> Added the description about the call timing.</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7.2 Acronym and meanings of abbreviation</w:t>
            </w:r>
          </w:p>
          <w:p w:rsidR="00E303F6" w:rsidRDefault="00E303F6"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 acronyms. (DFR and SEU). </w:t>
            </w:r>
          </w:p>
          <w:p w:rsidR="0021046F" w:rsidRDefault="0021046F"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7.4 The overheating protection</w:t>
            </w:r>
          </w:p>
          <w:p w:rsidR="0021046F" w:rsidRDefault="0021046F" w:rsidP="00E303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Changed the description about the return value of eventfd when overheat event is </w:t>
            </w:r>
            <w:r>
              <w:rPr>
                <w:rFonts w:ascii="ＭＳ Ｐゴシック" w:eastAsia="ＭＳ Ｐゴシック" w:hAnsi="ＭＳ Ｐゴシック"/>
                <w:color w:val="212121"/>
                <w:sz w:val="22"/>
                <w:szCs w:val="22"/>
                <w:lang w:val="en"/>
              </w:rPr>
              <w:t>occurred</w:t>
            </w:r>
            <w:r>
              <w:rPr>
                <w:rFonts w:ascii="ＭＳ Ｐゴシック" w:eastAsia="ＭＳ Ｐゴシック" w:hAnsi="ＭＳ Ｐゴシック" w:hint="eastAsia"/>
                <w:color w:val="212121"/>
                <w:sz w:val="22"/>
                <w:szCs w:val="22"/>
                <w:lang w:val="en"/>
              </w:rPr>
              <w:t>.</w:t>
            </w:r>
          </w:p>
          <w:p w:rsidR="00C932F6" w:rsidRDefault="00B31BC1"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7.4.2 Oveahea flag</w:t>
            </w:r>
          </w:p>
          <w:p w:rsidR="00EB6B72" w:rsidRDefault="00B31BC1" w:rsidP="00C932F6">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new.</w:t>
            </w:r>
          </w:p>
          <w:p w:rsidR="002770EC" w:rsidRPr="001046B5" w:rsidRDefault="002770EC" w:rsidP="00C932F6">
            <w:pPr>
              <w:pStyle w:val="HTML0"/>
              <w:shd w:val="clear" w:color="auto" w:fill="FFFFFF"/>
              <w:rPr>
                <w:rFonts w:ascii="ＭＳ Ｐゴシック" w:eastAsia="ＭＳ Ｐゴシック" w:hAnsi="ＭＳ Ｐゴシック"/>
                <w:color w:val="212121"/>
                <w:sz w:val="22"/>
                <w:szCs w:val="22"/>
                <w:lang w:val="en"/>
              </w:rPr>
            </w:pPr>
          </w:p>
        </w:tc>
      </w:tr>
    </w:tbl>
    <w:p w:rsidR="00C932F6" w:rsidRPr="00A51C95" w:rsidRDefault="00C932F6" w:rsidP="00E82429">
      <w:pPr>
        <w:spacing w:line="0" w:lineRule="atLeast"/>
        <w:jc w:val="right"/>
      </w:pPr>
      <w:r w:rsidRPr="009E2D4A">
        <w:rPr>
          <w:rFonts w:hint="eastAsia"/>
        </w:rPr>
        <w:t>(Continued to the next page.)</w:t>
      </w:r>
    </w:p>
    <w:p w:rsidR="00C932F6" w:rsidRDefault="00C932F6" w:rsidP="000F1F68">
      <w:pPr>
        <w:spacing w:line="0" w:lineRule="atLeast"/>
        <w:ind w:right="840"/>
      </w:pPr>
    </w:p>
    <w:p w:rsidR="002770EC" w:rsidRDefault="002770EC" w:rsidP="002770EC">
      <w:pPr>
        <w:spacing w:line="0" w:lineRule="atLeast"/>
        <w:jc w:val="right"/>
      </w:pPr>
      <w:r>
        <w:br w:type="page"/>
      </w:r>
      <w:r w:rsidRPr="009E2D4A">
        <w:rPr>
          <w:rFonts w:hint="eastAsia"/>
        </w:rPr>
        <w:lastRenderedPageBreak/>
        <w:t xml:space="preserve">(Continued from the </w:t>
      </w:r>
      <w:r w:rsidRPr="009E2D4A">
        <w:t>previous</w:t>
      </w:r>
      <w:r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2770EC" w:rsidRPr="00A80D22" w:rsidTr="006E450F">
        <w:trPr>
          <w:trHeight w:val="4908"/>
        </w:trPr>
        <w:tc>
          <w:tcPr>
            <w:tcW w:w="1138" w:type="dxa"/>
            <w:vAlign w:val="center"/>
          </w:tcPr>
          <w:p w:rsidR="002770EC" w:rsidRDefault="002770EC" w:rsidP="006E450F">
            <w:pPr>
              <w:snapToGrid w:val="0"/>
              <w:spacing w:line="0" w:lineRule="atLeast"/>
              <w:jc w:val="center"/>
              <w:rPr>
                <w:sz w:val="22"/>
                <w:szCs w:val="22"/>
              </w:rPr>
            </w:pPr>
            <w:r>
              <w:rPr>
                <w:rFonts w:hint="eastAsia"/>
                <w:sz w:val="22"/>
                <w:szCs w:val="22"/>
              </w:rPr>
              <w:t>2.0.4</w:t>
            </w:r>
          </w:p>
        </w:tc>
        <w:tc>
          <w:tcPr>
            <w:tcW w:w="1564" w:type="dxa"/>
            <w:vAlign w:val="center"/>
          </w:tcPr>
          <w:p w:rsidR="002770EC" w:rsidRDefault="002770EC" w:rsidP="006E450F">
            <w:pPr>
              <w:snapToGrid w:val="0"/>
              <w:spacing w:line="0" w:lineRule="atLeast"/>
              <w:jc w:val="center"/>
              <w:rPr>
                <w:sz w:val="22"/>
                <w:szCs w:val="22"/>
              </w:rPr>
            </w:pPr>
            <w:r>
              <w:rPr>
                <w:rFonts w:hint="eastAsia"/>
                <w:sz w:val="22"/>
                <w:szCs w:val="22"/>
              </w:rPr>
              <w:t>2019/07/12</w:t>
            </w:r>
          </w:p>
        </w:tc>
        <w:tc>
          <w:tcPr>
            <w:tcW w:w="1706" w:type="dxa"/>
            <w:vAlign w:val="center"/>
          </w:tcPr>
          <w:p w:rsidR="002770EC" w:rsidRDefault="002770EC" w:rsidP="002770EC">
            <w:pPr>
              <w:snapToGrid w:val="0"/>
              <w:spacing w:line="0" w:lineRule="atLeast"/>
              <w:rPr>
                <w:sz w:val="22"/>
                <w:szCs w:val="22"/>
              </w:rPr>
            </w:pPr>
            <w:r>
              <w:rPr>
                <w:rFonts w:hint="eastAsia"/>
                <w:sz w:val="22"/>
                <w:szCs w:val="22"/>
              </w:rPr>
              <w:t>H.Sano,</w:t>
            </w:r>
          </w:p>
          <w:p w:rsidR="002770EC" w:rsidRDefault="002770EC" w:rsidP="002770EC">
            <w:pPr>
              <w:snapToGrid w:val="0"/>
              <w:spacing w:line="0" w:lineRule="atLeast"/>
              <w:rPr>
                <w:sz w:val="22"/>
                <w:szCs w:val="22"/>
              </w:rPr>
            </w:pPr>
            <w:r>
              <w:rPr>
                <w:rFonts w:hint="eastAsia"/>
                <w:sz w:val="22"/>
                <w:szCs w:val="22"/>
              </w:rPr>
              <w:t>K.Takezawa</w:t>
            </w:r>
          </w:p>
        </w:tc>
        <w:tc>
          <w:tcPr>
            <w:tcW w:w="5261" w:type="dxa"/>
            <w:vAlign w:val="center"/>
          </w:tcPr>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1.1 Introduction</w:t>
            </w:r>
          </w:p>
          <w:p w:rsidR="002770EC" w:rsidRDefault="002770EC" w:rsidP="002770EC">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about h</w:t>
            </w:r>
            <w:r w:rsidRPr="00D27512">
              <w:rPr>
                <w:rFonts w:ascii="ＭＳ Ｐゴシック" w:eastAsia="ＭＳ Ｐゴシック" w:hAnsi="ＭＳ Ｐゴシック"/>
                <w:color w:val="212121"/>
                <w:sz w:val="22"/>
                <w:szCs w:val="22"/>
                <w:lang w:val="en"/>
              </w:rPr>
              <w:t xml:space="preserve">ow </w:t>
            </w:r>
            <w:r>
              <w:rPr>
                <w:rFonts w:ascii="ＭＳ Ｐゴシック" w:eastAsia="ＭＳ Ｐゴシック" w:hAnsi="ＭＳ Ｐゴシック" w:hint="eastAsia"/>
                <w:color w:val="212121"/>
                <w:sz w:val="22"/>
                <w:szCs w:val="22"/>
                <w:lang w:val="en"/>
              </w:rPr>
              <w:t xml:space="preserve">to determine </w:t>
            </w:r>
            <w:r w:rsidRPr="00D27512">
              <w:rPr>
                <w:rFonts w:ascii="ＭＳ Ｐゴシック" w:eastAsia="ＭＳ Ｐゴシック" w:hAnsi="ＭＳ Ｐゴシック"/>
                <w:color w:val="212121"/>
                <w:sz w:val="22"/>
                <w:szCs w:val="22"/>
                <w:lang w:val="en"/>
              </w:rPr>
              <w:t>the number at the end of the device files</w:t>
            </w:r>
            <w:r>
              <w:rPr>
                <w:rFonts w:ascii="ＭＳ Ｐゴシック" w:eastAsia="ＭＳ Ｐゴシック" w:hAnsi="ＭＳ Ｐゴシック" w:hint="eastAsia"/>
                <w:color w:val="212121"/>
                <w:sz w:val="22"/>
                <w:szCs w:val="22"/>
                <w:lang w:val="en"/>
              </w:rPr>
              <w:t>.</w:t>
            </w:r>
          </w:p>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1.3.2 </w:t>
            </w:r>
            <w:r w:rsidRPr="002770EC">
              <w:rPr>
                <w:rFonts w:ascii="ＭＳ Ｐゴシック" w:eastAsia="ＭＳ Ｐゴシック" w:hAnsi="ＭＳ Ｐゴシック"/>
                <w:color w:val="212121"/>
                <w:sz w:val="22"/>
                <w:szCs w:val="22"/>
                <w:lang w:val="en"/>
              </w:rPr>
              <w:t>Correspondence table between driver version and FPGA (production)</w:t>
            </w:r>
          </w:p>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of footnote (*2).</w:t>
            </w:r>
          </w:p>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(before)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has no </w:t>
            </w:r>
            <w:r w:rsidRPr="002770EC">
              <w:rPr>
                <w:rFonts w:ascii="ＭＳ Ｐゴシック" w:eastAsia="ＭＳ Ｐゴシック" w:hAnsi="ＭＳ Ｐゴシック" w:hint="eastAsia"/>
                <w:b/>
                <w:color w:val="212121"/>
                <w:sz w:val="22"/>
                <w:szCs w:val="22"/>
                <w:u w:val="single"/>
                <w:lang w:val="en"/>
              </w:rPr>
              <w:t>timestamp</w:t>
            </w:r>
            <w:r>
              <w:rPr>
                <w:rFonts w:ascii="ＭＳ Ｐゴシック" w:eastAsia="ＭＳ Ｐゴシック" w:hAnsi="ＭＳ Ｐゴシック" w:hint="eastAsia"/>
                <w:color w:val="212121"/>
                <w:sz w:val="22"/>
                <w:szCs w:val="22"/>
                <w:lang w:val="en"/>
              </w:rPr>
              <w:t xml:space="preserve"> by </w:t>
            </w:r>
            <w:r>
              <w:rPr>
                <w:rFonts w:ascii="ＭＳ Ｐゴシック" w:eastAsia="ＭＳ Ｐゴシック" w:hAnsi="ＭＳ Ｐゴシック"/>
                <w:color w:val="212121"/>
                <w:sz w:val="22"/>
                <w:szCs w:val="22"/>
                <w:lang w:val="en"/>
              </w:rPr>
              <w:t>…</w:t>
            </w:r>
          </w:p>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(after)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has no </w:t>
            </w:r>
            <w:r>
              <w:rPr>
                <w:rFonts w:ascii="ＭＳ Ｐゴシック" w:eastAsia="ＭＳ Ｐゴシック" w:hAnsi="ＭＳ Ｐゴシック" w:hint="eastAsia"/>
                <w:b/>
                <w:color w:val="212121"/>
                <w:sz w:val="22"/>
                <w:szCs w:val="22"/>
                <w:u w:val="single"/>
                <w:lang w:val="en"/>
              </w:rPr>
              <w:t>version</w:t>
            </w:r>
            <w:r>
              <w:rPr>
                <w:rFonts w:ascii="ＭＳ Ｐゴシック" w:eastAsia="ＭＳ Ｐゴシック" w:hAnsi="ＭＳ Ｐゴシック" w:hint="eastAsia"/>
                <w:color w:val="212121"/>
                <w:sz w:val="22"/>
                <w:szCs w:val="22"/>
                <w:lang w:val="en"/>
              </w:rPr>
              <w:t xml:space="preserve"> by </w:t>
            </w:r>
            <w:r>
              <w:rPr>
                <w:rFonts w:ascii="ＭＳ Ｐゴシック" w:eastAsia="ＭＳ Ｐゴシック" w:hAnsi="ＭＳ Ｐゴシック"/>
                <w:color w:val="212121"/>
                <w:sz w:val="22"/>
                <w:szCs w:val="22"/>
                <w:lang w:val="en"/>
              </w:rPr>
              <w:t>…</w:t>
            </w:r>
          </w:p>
          <w:p w:rsidR="0081677B" w:rsidRDefault="0081677B"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3.2 Information frame</w:t>
            </w:r>
          </w:p>
          <w:p w:rsidR="0081677B" w:rsidRPr="00ED29D4" w:rsidRDefault="0081677B"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the description to the explanation of Frame status.</w:t>
            </w:r>
          </w:p>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4.1 Note on the driver use</w:t>
            </w:r>
          </w:p>
          <w:p w:rsidR="002770EC" w:rsidRPr="00ED29D4" w:rsidRDefault="002770EC" w:rsidP="002770EC">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Added </w:t>
            </w:r>
            <w:r w:rsidRPr="00D03FF6">
              <w:rPr>
                <w:rFonts w:ascii="ＭＳ Ｐゴシック" w:eastAsia="ＭＳ Ｐゴシック" w:hAnsi="ＭＳ Ｐゴシック"/>
                <w:color w:val="212121"/>
                <w:sz w:val="22"/>
                <w:szCs w:val="22"/>
                <w:lang w:val="en"/>
              </w:rPr>
              <w:t>header file to include for errno</w:t>
            </w:r>
            <w:r>
              <w:rPr>
                <w:rFonts w:ascii="ＭＳ Ｐゴシック" w:eastAsia="ＭＳ Ｐゴシック" w:hAnsi="ＭＳ Ｐゴシック" w:hint="eastAsia"/>
                <w:color w:val="212121"/>
                <w:sz w:val="22"/>
                <w:szCs w:val="22"/>
                <w:lang w:val="en"/>
              </w:rPr>
              <w:t>.</w:t>
            </w:r>
          </w:p>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5.1 open</w:t>
            </w:r>
          </w:p>
          <w:p w:rsidR="002770EC" w:rsidRDefault="002770EC" w:rsidP="002770EC">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error code (EBUSY).</w:t>
            </w:r>
          </w:p>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5.4 munmap</w:t>
            </w:r>
          </w:p>
          <w:p w:rsidR="002770EC" w:rsidRDefault="002770EC" w:rsidP="002770EC">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Added labels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Remarks</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w:t>
            </w:r>
          </w:p>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 ioctl</w:t>
            </w:r>
          </w:p>
          <w:p w:rsidR="00A55636" w:rsidRDefault="002770EC" w:rsidP="005C59C1">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Added labels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Synchronization</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w:t>
            </w:r>
          </w:p>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5.5.4 DRXPD_RCVEVTSTOP</w:t>
            </w:r>
          </w:p>
          <w:p w:rsidR="002770EC" w:rsidRPr="00FA3E01" w:rsidRDefault="002770EC" w:rsidP="002770EC">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error code (EAGAIN).</w:t>
            </w:r>
          </w:p>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5.5.5 DRXPD_RCVSTART</w:t>
            </w:r>
          </w:p>
          <w:p w:rsidR="002770EC" w:rsidRDefault="002770EC" w:rsidP="00DC7FC8">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more describe about EAGAIN.</w:t>
            </w:r>
          </w:p>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sidRPr="0071467B">
              <w:rPr>
                <w:rFonts w:ascii="ＭＳ Ｐゴシック" w:eastAsia="ＭＳ Ｐゴシック" w:hAnsi="ＭＳ Ｐゴシック"/>
                <w:color w:val="212121"/>
                <w:sz w:val="22"/>
                <w:szCs w:val="22"/>
                <w:lang w:val="en"/>
              </w:rPr>
              <w:t>5.5.20. Command :DRXPD FLASH_OVHLOG</w:t>
            </w:r>
          </w:p>
          <w:p w:rsidR="002770EC" w:rsidRPr="00ED29D4"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more describe about this command.</w:t>
            </w:r>
          </w:p>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6.5 Monitoring and Control Items</w:t>
            </w:r>
          </w:p>
          <w:p w:rsidR="002770EC" w:rsidRPr="00ED29D4" w:rsidRDefault="002770EC" w:rsidP="002770EC">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labels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Synchronization</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w:t>
            </w:r>
          </w:p>
          <w:p w:rsidR="002770EC" w:rsidRDefault="002770EC" w:rsidP="002770E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 Monitoring Items</w:t>
            </w:r>
          </w:p>
          <w:p w:rsidR="007D309C" w:rsidRDefault="002770EC" w:rsidP="00A55636">
            <w:pPr>
              <w:pStyle w:val="HTML0"/>
              <w:shd w:val="clear" w:color="auto" w:fill="FFFFFF"/>
              <w:ind w:firstLineChars="50" w:firstLine="110"/>
              <w:rPr>
                <w:rFonts w:ascii="ＭＳ Ｐゴシック" w:eastAsia="ＭＳ Ｐゴシック" w:hAnsi="ＭＳ Ｐゴシック"/>
                <w:sz w:val="22"/>
                <w:szCs w:val="22"/>
                <w:lang w:val="en"/>
              </w:rPr>
            </w:pPr>
            <w:r>
              <w:rPr>
                <w:rFonts w:ascii="ＭＳ Ｐゴシック" w:eastAsia="ＭＳ Ｐゴシック" w:hAnsi="ＭＳ Ｐゴシック" w:hint="eastAsia"/>
                <w:sz w:val="22"/>
                <w:szCs w:val="22"/>
                <w:lang w:val="en"/>
              </w:rPr>
              <w:t>In</w:t>
            </w:r>
            <w:r w:rsidRPr="0016557B">
              <w:rPr>
                <w:rFonts w:ascii="ＭＳ Ｐゴシック" w:eastAsia="ＭＳ Ｐゴシック" w:hAnsi="ＭＳ Ｐゴシック"/>
                <w:sz w:val="22"/>
                <w:szCs w:val="22"/>
                <w:lang w:val="en"/>
              </w:rPr>
              <w:t xml:space="preserve"> the section outline, stated that each item is cleared at the time of probe</w:t>
            </w:r>
            <w:r>
              <w:rPr>
                <w:rFonts w:ascii="ＭＳ Ｐゴシック" w:eastAsia="ＭＳ Ｐゴシック" w:hAnsi="ＭＳ Ｐゴシック" w:hint="eastAsia"/>
                <w:sz w:val="22"/>
                <w:szCs w:val="22"/>
                <w:lang w:val="en"/>
              </w:rPr>
              <w:t xml:space="preserve"> and added labels item of </w:t>
            </w:r>
            <w:r>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Data</w:t>
            </w:r>
            <w:r>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w:t>
            </w:r>
          </w:p>
          <w:p w:rsidR="00E80409" w:rsidRDefault="00E80409" w:rsidP="00E80409">
            <w:pPr>
              <w:pStyle w:val="HTML0"/>
              <w:shd w:val="clear" w:color="auto" w:fill="FFFFFF"/>
              <w:rPr>
                <w:rFonts w:ascii="ＭＳ Ｐゴシック" w:eastAsia="ＭＳ Ｐゴシック" w:hAnsi="ＭＳ Ｐゴシック"/>
                <w:sz w:val="22"/>
                <w:szCs w:val="22"/>
                <w:lang w:val="en"/>
              </w:rPr>
            </w:pPr>
            <w:r>
              <w:rPr>
                <w:rFonts w:ascii="ＭＳ Ｐゴシック" w:eastAsia="ＭＳ Ｐゴシック" w:hAnsi="ＭＳ Ｐゴシック" w:hint="eastAsia"/>
                <w:sz w:val="22"/>
                <w:szCs w:val="22"/>
                <w:lang w:val="en"/>
              </w:rPr>
              <w:t>6.1.3 GET_SIGNAL_AVG_nW</w:t>
            </w:r>
          </w:p>
          <w:p w:rsidR="00E80409" w:rsidRDefault="00E80409" w:rsidP="00E80409">
            <w:pPr>
              <w:pStyle w:val="HTML0"/>
              <w:shd w:val="clear" w:color="auto" w:fill="FFFFFF"/>
              <w:rPr>
                <w:rFonts w:ascii="ＭＳ Ｐゴシック" w:eastAsia="ＭＳ Ｐゴシック" w:hAnsi="ＭＳ Ｐゴシック"/>
                <w:sz w:val="22"/>
                <w:szCs w:val="22"/>
                <w:lang w:val="en"/>
              </w:rPr>
            </w:pPr>
            <w:r>
              <w:rPr>
                <w:rFonts w:ascii="ＭＳ Ｐゴシック" w:eastAsia="ＭＳ Ｐゴシック" w:hAnsi="ＭＳ Ｐゴシック" w:hint="eastAsia"/>
                <w:sz w:val="22"/>
                <w:szCs w:val="22"/>
                <w:lang w:val="en"/>
              </w:rPr>
              <w:t xml:space="preserve"> Fixed the description of the Description field.</w:t>
            </w:r>
          </w:p>
          <w:p w:rsidR="00E80409" w:rsidRDefault="00E80409" w:rsidP="00E80409">
            <w:pPr>
              <w:pStyle w:val="HTML0"/>
              <w:shd w:val="clear" w:color="auto" w:fill="FFFFFF"/>
              <w:rPr>
                <w:rFonts w:ascii="ＭＳ Ｐゴシック" w:eastAsia="ＭＳ Ｐゴシック" w:hAnsi="ＭＳ Ｐゴシック"/>
                <w:sz w:val="22"/>
                <w:szCs w:val="22"/>
                <w:lang w:val="en"/>
              </w:rPr>
            </w:pPr>
            <w:r>
              <w:rPr>
                <w:rFonts w:ascii="ＭＳ Ｐゴシック" w:eastAsia="ＭＳ Ｐゴシック" w:hAnsi="ＭＳ Ｐゴシック" w:hint="eastAsia"/>
                <w:sz w:val="22"/>
                <w:szCs w:val="22"/>
                <w:lang w:val="en"/>
              </w:rPr>
              <w:t xml:space="preserve"> (before)</w:t>
            </w:r>
            <w:r w:rsidRPr="00B45B5C">
              <w:rPr>
                <w:rFonts w:ascii="ＭＳ Ｐゴシック" w:eastAsia="ＭＳ Ｐゴシック" w:hAnsi="ＭＳ Ｐゴシック" w:hint="eastAsia"/>
                <w:sz w:val="22"/>
                <w:szCs w:val="22"/>
                <w:lang w:val="en"/>
              </w:rPr>
              <w:t xml:space="preserve"> </w:t>
            </w:r>
            <w:r>
              <w:rPr>
                <w:rFonts w:ascii="ＭＳ Ｐゴシック" w:eastAsia="ＭＳ Ｐゴシック" w:hAnsi="ＭＳ Ｐゴシック"/>
                <w:sz w:val="22"/>
                <w:szCs w:val="22"/>
                <w:lang w:val="en"/>
              </w:rPr>
              <w:t>…</w:t>
            </w:r>
            <w:r w:rsidRPr="00B45B5C">
              <w:rPr>
                <w:rFonts w:ascii="ＭＳ Ｐゴシック" w:eastAsia="ＭＳ Ｐゴシック" w:hAnsi="ＭＳ Ｐゴシック" w:cs="Times New Roman"/>
                <w:sz w:val="22"/>
                <w:szCs w:val="22"/>
              </w:rPr>
              <w:t>Optical Power</w:t>
            </w:r>
            <w:r>
              <w:rPr>
                <w:rFonts w:ascii="ＭＳ Ｐゴシック" w:eastAsia="ＭＳ Ｐゴシック" w:hAnsi="ＭＳ Ｐゴシック" w:cs="Times New Roman" w:hint="eastAsia"/>
                <w:sz w:val="22"/>
                <w:szCs w:val="22"/>
              </w:rPr>
              <w:t xml:space="preserve">. This returns </w:t>
            </w:r>
            <w:r>
              <w:rPr>
                <w:rFonts w:ascii="ＭＳ Ｐゴシック" w:eastAsia="ＭＳ Ｐゴシック" w:hAnsi="ＭＳ Ｐゴシック" w:cs="Times New Roman"/>
                <w:sz w:val="22"/>
                <w:szCs w:val="22"/>
              </w:rPr>
              <w:t>…</w:t>
            </w:r>
          </w:p>
          <w:p w:rsidR="00E80409" w:rsidRDefault="00E80409" w:rsidP="00E8040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sz w:val="22"/>
                <w:szCs w:val="22"/>
                <w:lang w:val="en"/>
              </w:rPr>
              <w:t xml:space="preserve"> (after) </w:t>
            </w:r>
            <w:r>
              <w:rPr>
                <w:rFonts w:ascii="ＭＳ Ｐゴシック" w:eastAsia="ＭＳ Ｐゴシック" w:hAnsi="ＭＳ Ｐゴシック"/>
                <w:sz w:val="22"/>
                <w:szCs w:val="22"/>
                <w:lang w:val="en"/>
              </w:rPr>
              <w:t>…</w:t>
            </w:r>
            <w:r w:rsidRPr="00B45B5C">
              <w:rPr>
                <w:rFonts w:ascii="ＭＳ Ｐゴシック" w:eastAsia="ＭＳ Ｐゴシック" w:hAnsi="ＭＳ Ｐゴシック" w:cs="Times New Roman"/>
                <w:sz w:val="22"/>
                <w:szCs w:val="22"/>
              </w:rPr>
              <w:t>Optical Power</w:t>
            </w:r>
            <w:r>
              <w:rPr>
                <w:rFonts w:ascii="ＭＳ Ｐゴシック" w:eastAsia="ＭＳ Ｐゴシック" w:hAnsi="ＭＳ Ｐゴシック" w:cs="Times New Roman" w:hint="eastAsia"/>
                <w:sz w:val="22"/>
                <w:szCs w:val="22"/>
              </w:rPr>
              <w:t xml:space="preserve"> </w:t>
            </w:r>
            <w:r w:rsidRPr="004E2910">
              <w:rPr>
                <w:rFonts w:ascii="ＭＳ Ｐゴシック" w:eastAsia="ＭＳ Ｐゴシック" w:hAnsi="ＭＳ Ｐゴシック" w:cs="Times New Roman" w:hint="eastAsia"/>
                <w:b/>
                <w:sz w:val="22"/>
                <w:szCs w:val="22"/>
                <w:u w:val="single"/>
              </w:rPr>
              <w:t>from SFP+ module</w:t>
            </w:r>
            <w:r>
              <w:rPr>
                <w:rFonts w:ascii="ＭＳ Ｐゴシック" w:eastAsia="ＭＳ Ｐゴシック" w:hAnsi="ＭＳ Ｐゴシック" w:cs="Times New Roman" w:hint="eastAsia"/>
                <w:sz w:val="22"/>
                <w:szCs w:val="22"/>
              </w:rPr>
              <w:t xml:space="preserve"> </w:t>
            </w:r>
            <w:r>
              <w:rPr>
                <w:rFonts w:ascii="ＭＳ Ｐゴシック" w:eastAsia="ＭＳ Ｐゴシック" w:hAnsi="ＭＳ Ｐゴシック" w:cs="Times New Roman"/>
                <w:sz w:val="22"/>
                <w:szCs w:val="22"/>
              </w:rPr>
              <w:t>…</w:t>
            </w:r>
          </w:p>
          <w:p w:rsidR="00E80409" w:rsidRPr="00E80409" w:rsidRDefault="00E80409" w:rsidP="00A55636">
            <w:pPr>
              <w:pStyle w:val="HTML0"/>
              <w:shd w:val="clear" w:color="auto" w:fill="FFFFFF"/>
              <w:ind w:firstLineChars="50" w:firstLine="110"/>
              <w:rPr>
                <w:rFonts w:ascii="ＭＳ Ｐゴシック" w:eastAsia="ＭＳ Ｐゴシック" w:hAnsi="ＭＳ Ｐゴシック"/>
                <w:sz w:val="22"/>
                <w:szCs w:val="22"/>
                <w:lang w:val="en"/>
              </w:rPr>
            </w:pPr>
          </w:p>
        </w:tc>
      </w:tr>
    </w:tbl>
    <w:p w:rsidR="002770EC" w:rsidRPr="00A51C95" w:rsidRDefault="002770EC" w:rsidP="00E82429">
      <w:pPr>
        <w:spacing w:line="0" w:lineRule="atLeast"/>
        <w:jc w:val="right"/>
      </w:pPr>
      <w:r w:rsidRPr="009E2D4A">
        <w:rPr>
          <w:rFonts w:hint="eastAsia"/>
        </w:rPr>
        <w:t>(Continued to the next page.)</w:t>
      </w:r>
    </w:p>
    <w:p w:rsidR="002770EC" w:rsidRDefault="002770EC" w:rsidP="002770EC">
      <w:pPr>
        <w:spacing w:line="0" w:lineRule="atLeast"/>
        <w:ind w:right="840"/>
      </w:pPr>
    </w:p>
    <w:p w:rsidR="007D309C" w:rsidRDefault="007D309C" w:rsidP="007D309C">
      <w:pPr>
        <w:spacing w:line="0" w:lineRule="atLeast"/>
        <w:ind w:right="840"/>
      </w:pPr>
    </w:p>
    <w:p w:rsidR="007D309C" w:rsidRDefault="007D309C" w:rsidP="007D309C">
      <w:pPr>
        <w:spacing w:line="0" w:lineRule="atLeast"/>
        <w:jc w:val="right"/>
      </w:pPr>
      <w:r w:rsidRPr="009E2D4A">
        <w:rPr>
          <w:rFonts w:hint="eastAsia"/>
        </w:rPr>
        <w:lastRenderedPageBreak/>
        <w:t xml:space="preserve">(Continued from the </w:t>
      </w:r>
      <w:r w:rsidRPr="009E2D4A">
        <w:t>previous</w:t>
      </w:r>
      <w:r w:rsidRPr="009E2D4A">
        <w:rPr>
          <w:rFonts w:hint="eastAsia"/>
        </w:rPr>
        <w:t xml:space="preserve"> page.)</w:t>
      </w:r>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7D309C" w:rsidRPr="00DC7FC8" w:rsidTr="007D309C">
        <w:trPr>
          <w:trHeight w:val="3169"/>
        </w:trPr>
        <w:tc>
          <w:tcPr>
            <w:tcW w:w="1138" w:type="dxa"/>
            <w:vAlign w:val="center"/>
          </w:tcPr>
          <w:p w:rsidR="007D309C" w:rsidRDefault="007D309C" w:rsidP="0033716D">
            <w:pPr>
              <w:snapToGrid w:val="0"/>
              <w:spacing w:line="0" w:lineRule="atLeast"/>
              <w:jc w:val="center"/>
              <w:rPr>
                <w:sz w:val="22"/>
                <w:szCs w:val="22"/>
              </w:rPr>
            </w:pPr>
            <w:r>
              <w:rPr>
                <w:rFonts w:hint="eastAsia"/>
                <w:sz w:val="22"/>
                <w:szCs w:val="22"/>
              </w:rPr>
              <w:t>2.0.4</w:t>
            </w:r>
          </w:p>
        </w:tc>
        <w:tc>
          <w:tcPr>
            <w:tcW w:w="1564" w:type="dxa"/>
            <w:vAlign w:val="center"/>
          </w:tcPr>
          <w:p w:rsidR="007D309C" w:rsidRDefault="007D309C" w:rsidP="0033716D">
            <w:pPr>
              <w:snapToGrid w:val="0"/>
              <w:spacing w:line="0" w:lineRule="atLeast"/>
              <w:jc w:val="center"/>
              <w:rPr>
                <w:sz w:val="22"/>
                <w:szCs w:val="22"/>
              </w:rPr>
            </w:pPr>
            <w:r>
              <w:rPr>
                <w:rFonts w:hint="eastAsia"/>
                <w:sz w:val="22"/>
                <w:szCs w:val="22"/>
              </w:rPr>
              <w:t>2019/07/12</w:t>
            </w:r>
          </w:p>
        </w:tc>
        <w:tc>
          <w:tcPr>
            <w:tcW w:w="1706" w:type="dxa"/>
            <w:vAlign w:val="center"/>
          </w:tcPr>
          <w:p w:rsidR="007D309C" w:rsidRDefault="007D309C" w:rsidP="007D309C">
            <w:pPr>
              <w:snapToGrid w:val="0"/>
              <w:spacing w:line="0" w:lineRule="atLeast"/>
              <w:rPr>
                <w:sz w:val="22"/>
                <w:szCs w:val="22"/>
              </w:rPr>
            </w:pPr>
            <w:r>
              <w:rPr>
                <w:rFonts w:hint="eastAsia"/>
                <w:sz w:val="22"/>
                <w:szCs w:val="22"/>
              </w:rPr>
              <w:t>H.Sano,</w:t>
            </w:r>
          </w:p>
          <w:p w:rsidR="007D309C" w:rsidRDefault="007D309C" w:rsidP="007D309C">
            <w:pPr>
              <w:snapToGrid w:val="0"/>
              <w:spacing w:line="0" w:lineRule="atLeast"/>
              <w:rPr>
                <w:sz w:val="22"/>
                <w:szCs w:val="22"/>
              </w:rPr>
            </w:pPr>
            <w:r>
              <w:rPr>
                <w:rFonts w:hint="eastAsia"/>
                <w:sz w:val="22"/>
                <w:szCs w:val="22"/>
              </w:rPr>
              <w:t>K.Takezawa</w:t>
            </w:r>
          </w:p>
        </w:tc>
        <w:tc>
          <w:tcPr>
            <w:tcW w:w="5261" w:type="dxa"/>
            <w:vAlign w:val="center"/>
          </w:tcPr>
          <w:p w:rsidR="007D309C" w:rsidRDefault="007D309C" w:rsidP="007D309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6.1.20 GET_DFR_FORCETX</w:t>
            </w:r>
          </w:p>
          <w:p w:rsidR="007D309C" w:rsidRDefault="007D309C" w:rsidP="007D309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Deleted white space form ItemID.</w:t>
            </w:r>
          </w:p>
          <w:p w:rsidR="007D309C" w:rsidRDefault="007D309C" w:rsidP="007D309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Fixed the description about Byte4 in the data field.</w:t>
            </w:r>
          </w:p>
          <w:p w:rsidR="007D309C" w:rsidRDefault="007D309C" w:rsidP="007D309C">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7.4.1 Log</w:t>
            </w:r>
          </w:p>
          <w:p w:rsidR="00E001E2" w:rsidRDefault="00E001E2" w:rsidP="00E001E2">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Added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no log entry</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description.</w:t>
            </w:r>
          </w:p>
          <w:p w:rsidR="00DC7FC8" w:rsidRPr="001046B5" w:rsidRDefault="00E001E2" w:rsidP="00E001E2">
            <w:pPr>
              <w:pStyle w:val="HTML0"/>
              <w:shd w:val="clear" w:color="auto" w:fill="FFFFFF"/>
              <w:ind w:firstLineChars="50" w:firstLine="110"/>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Added the log output example when there is no log message in the entry.</w:t>
            </w:r>
          </w:p>
        </w:tc>
      </w:tr>
      <w:tr w:rsidR="000A7829" w:rsidRPr="00DC7FC8" w:rsidTr="007D309C">
        <w:trPr>
          <w:trHeight w:val="3169"/>
        </w:trPr>
        <w:tc>
          <w:tcPr>
            <w:tcW w:w="1138" w:type="dxa"/>
            <w:vAlign w:val="center"/>
          </w:tcPr>
          <w:p w:rsidR="000A7829" w:rsidRDefault="000A7829" w:rsidP="00A054F8">
            <w:pPr>
              <w:snapToGrid w:val="0"/>
              <w:spacing w:line="0" w:lineRule="atLeast"/>
              <w:jc w:val="center"/>
              <w:rPr>
                <w:sz w:val="22"/>
                <w:szCs w:val="22"/>
              </w:rPr>
            </w:pPr>
            <w:r>
              <w:rPr>
                <w:rFonts w:hint="eastAsia"/>
                <w:sz w:val="22"/>
                <w:szCs w:val="22"/>
              </w:rPr>
              <w:t>2.0.5</w:t>
            </w:r>
          </w:p>
        </w:tc>
        <w:tc>
          <w:tcPr>
            <w:tcW w:w="1564" w:type="dxa"/>
            <w:vAlign w:val="center"/>
          </w:tcPr>
          <w:p w:rsidR="000A7829" w:rsidRDefault="000A7829" w:rsidP="000A7829">
            <w:pPr>
              <w:snapToGrid w:val="0"/>
              <w:spacing w:line="0" w:lineRule="atLeast"/>
              <w:jc w:val="center"/>
              <w:rPr>
                <w:ins w:id="0" w:author="t_竹沢 公佑" w:date="2019-09-19T16:41:00Z"/>
                <w:sz w:val="22"/>
                <w:szCs w:val="22"/>
              </w:rPr>
            </w:pPr>
            <w:r>
              <w:rPr>
                <w:rFonts w:hint="eastAsia"/>
                <w:sz w:val="22"/>
                <w:szCs w:val="22"/>
              </w:rPr>
              <w:t>2019/08/16</w:t>
            </w:r>
          </w:p>
          <w:p w:rsidR="006705E2" w:rsidRDefault="006705E2" w:rsidP="000A7829">
            <w:pPr>
              <w:snapToGrid w:val="0"/>
              <w:spacing w:line="0" w:lineRule="atLeast"/>
              <w:jc w:val="center"/>
              <w:rPr>
                <w:ins w:id="1" w:author="t_竹沢 公佑" w:date="2019-09-19T16:41:00Z"/>
                <w:sz w:val="22"/>
                <w:szCs w:val="22"/>
              </w:rPr>
            </w:pPr>
            <w:ins w:id="2" w:author="t_竹沢 公佑" w:date="2019-09-19T16:41:00Z">
              <w:r>
                <w:rPr>
                  <w:rFonts w:hint="eastAsia"/>
                  <w:sz w:val="22"/>
                  <w:szCs w:val="22"/>
                </w:rPr>
                <w:t>-</w:t>
              </w:r>
            </w:ins>
          </w:p>
          <w:p w:rsidR="006705E2" w:rsidRDefault="006705E2" w:rsidP="000A7829">
            <w:pPr>
              <w:snapToGrid w:val="0"/>
              <w:spacing w:line="0" w:lineRule="atLeast"/>
              <w:jc w:val="center"/>
              <w:rPr>
                <w:sz w:val="22"/>
                <w:szCs w:val="22"/>
              </w:rPr>
            </w:pPr>
            <w:ins w:id="3" w:author="t_竹沢 公佑" w:date="2019-09-19T16:41:00Z">
              <w:r>
                <w:rPr>
                  <w:rFonts w:hint="eastAsia"/>
                  <w:sz w:val="22"/>
                  <w:szCs w:val="22"/>
                </w:rPr>
                <w:t>2019/09/19</w:t>
              </w:r>
            </w:ins>
          </w:p>
        </w:tc>
        <w:tc>
          <w:tcPr>
            <w:tcW w:w="1706" w:type="dxa"/>
            <w:vAlign w:val="center"/>
          </w:tcPr>
          <w:p w:rsidR="000A7829" w:rsidRDefault="000A7829" w:rsidP="00A054F8">
            <w:pPr>
              <w:snapToGrid w:val="0"/>
              <w:spacing w:line="0" w:lineRule="atLeast"/>
              <w:rPr>
                <w:sz w:val="22"/>
                <w:szCs w:val="22"/>
              </w:rPr>
            </w:pPr>
            <w:r>
              <w:rPr>
                <w:rFonts w:hint="eastAsia"/>
                <w:sz w:val="22"/>
                <w:szCs w:val="22"/>
              </w:rPr>
              <w:t>H.Sano,</w:t>
            </w:r>
          </w:p>
          <w:p w:rsidR="000A7829" w:rsidRDefault="000A7829" w:rsidP="00A054F8">
            <w:pPr>
              <w:snapToGrid w:val="0"/>
              <w:spacing w:line="0" w:lineRule="atLeast"/>
              <w:rPr>
                <w:sz w:val="22"/>
                <w:szCs w:val="22"/>
              </w:rPr>
            </w:pPr>
            <w:r>
              <w:rPr>
                <w:rFonts w:hint="eastAsia"/>
                <w:sz w:val="22"/>
                <w:szCs w:val="22"/>
              </w:rPr>
              <w:t>K.Takezawa</w:t>
            </w:r>
          </w:p>
        </w:tc>
        <w:tc>
          <w:tcPr>
            <w:tcW w:w="5261" w:type="dxa"/>
            <w:vAlign w:val="center"/>
          </w:tcPr>
          <w:p w:rsidR="00E32E3B" w:rsidRDefault="00E32E3B" w:rsidP="00BE73D9">
            <w:pPr>
              <w:pStyle w:val="HTML0"/>
              <w:shd w:val="clear" w:color="auto" w:fill="FFFFFF"/>
              <w:rPr>
                <w:ins w:id="4" w:author="t_竹沢 公佑" w:date="2019-08-22T14:02:00Z"/>
                <w:rFonts w:ascii="ＭＳ Ｐゴシック" w:eastAsia="ＭＳ Ｐゴシック" w:hAnsi="ＭＳ Ｐゴシック"/>
                <w:color w:val="212121"/>
                <w:sz w:val="22"/>
                <w:szCs w:val="22"/>
                <w:lang w:val="en"/>
              </w:rPr>
            </w:pPr>
            <w:ins w:id="5" w:author="t_竹沢 公佑" w:date="2019-08-22T14:03:00Z">
              <w:r>
                <w:rPr>
                  <w:rFonts w:ascii="ＭＳ Ｐゴシック" w:eastAsia="ＭＳ Ｐゴシック" w:hAnsi="ＭＳ Ｐゴシック" w:hint="eastAsia"/>
                  <w:color w:val="212121"/>
                  <w:sz w:val="22"/>
                  <w:szCs w:val="22"/>
                  <w:lang w:val="en"/>
                </w:rPr>
                <w:t>1.1 Introduction</w:t>
              </w:r>
            </w:ins>
          </w:p>
          <w:p w:rsidR="00E32E3B" w:rsidRDefault="00E32E3B">
            <w:pPr>
              <w:pStyle w:val="HTML0"/>
              <w:shd w:val="clear" w:color="auto" w:fill="FFFFFF"/>
              <w:ind w:firstLineChars="50" w:firstLine="110"/>
              <w:rPr>
                <w:ins w:id="6" w:author="t_竹沢 公佑" w:date="2019-08-22T14:10:00Z"/>
                <w:rFonts w:ascii="ＭＳ Ｐゴシック" w:eastAsia="ＭＳ Ｐゴシック" w:hAnsi="ＭＳ Ｐゴシック"/>
                <w:sz w:val="22"/>
                <w:szCs w:val="22"/>
              </w:rPr>
              <w:pPrChange w:id="7" w:author="t_竹沢 公佑" w:date="2019-08-22T14:02:00Z">
                <w:pPr>
                  <w:pStyle w:val="HTML0"/>
                  <w:shd w:val="clear" w:color="auto" w:fill="FFFFFF"/>
                </w:pPr>
              </w:pPrChange>
            </w:pPr>
            <w:ins w:id="8" w:author="t_竹沢 公佑" w:date="2019-08-22T14:10:00Z">
              <w:r>
                <w:rPr>
                  <w:rFonts w:ascii="ＭＳ Ｐゴシック" w:eastAsia="ＭＳ Ｐゴシック" w:hAnsi="ＭＳ Ｐゴシック" w:hint="eastAsia"/>
                  <w:sz w:val="22"/>
                  <w:szCs w:val="22"/>
                </w:rPr>
                <w:t>Fixed the terminology error</w:t>
              </w:r>
            </w:ins>
            <w:ins w:id="9" w:author="t_竹沢 公佑" w:date="2019-08-22T14:11:00Z">
              <w:r w:rsidR="008022A9">
                <w:rPr>
                  <w:rFonts w:ascii="ＭＳ Ｐゴシック" w:eastAsia="ＭＳ Ｐゴシック" w:hAnsi="ＭＳ Ｐゴシック" w:hint="eastAsia"/>
                  <w:sz w:val="22"/>
                  <w:szCs w:val="22"/>
                </w:rPr>
                <w:t>. (interface -&gt; IF).</w:t>
              </w:r>
            </w:ins>
          </w:p>
          <w:p w:rsidR="00E32E3B" w:rsidRPr="008022A9" w:rsidRDefault="00E32E3B">
            <w:pPr>
              <w:pStyle w:val="HTML0"/>
              <w:shd w:val="clear" w:color="auto" w:fill="FFFFFF"/>
              <w:ind w:firstLineChars="100" w:firstLine="220"/>
              <w:rPr>
                <w:ins w:id="10" w:author="t_竹沢 公佑" w:date="2019-08-22T14:02:00Z"/>
                <w:rFonts w:ascii="ＭＳ Ｐゴシック" w:eastAsia="ＭＳ Ｐゴシック" w:hAnsi="ＭＳ Ｐゴシック"/>
                <w:sz w:val="22"/>
                <w:szCs w:val="22"/>
                <w:rPrChange w:id="11" w:author="t_竹沢 公佑" w:date="2019-08-22T14:15:00Z">
                  <w:rPr>
                    <w:ins w:id="12" w:author="t_竹沢 公佑" w:date="2019-08-22T14:02:00Z"/>
                    <w:rFonts w:ascii="ＭＳ Ｐゴシック" w:eastAsia="ＭＳ Ｐゴシック" w:hAnsi="ＭＳ Ｐゴシック"/>
                    <w:color w:val="212121"/>
                    <w:sz w:val="22"/>
                    <w:szCs w:val="22"/>
                    <w:lang w:val="en"/>
                  </w:rPr>
                </w:rPrChange>
              </w:rPr>
              <w:pPrChange w:id="13" w:author="t_竹沢 公佑" w:date="2019-08-22T14:16:00Z">
                <w:pPr>
                  <w:pStyle w:val="HTML0"/>
                  <w:shd w:val="clear" w:color="auto" w:fill="FFFFFF"/>
                </w:pPr>
              </w:pPrChange>
            </w:pPr>
            <w:ins w:id="14" w:author="t_竹沢 公佑" w:date="2019-08-22T14:02:00Z">
              <w:r w:rsidRPr="00E32E3B">
                <w:rPr>
                  <w:rFonts w:ascii="ＭＳ Ｐゴシック" w:eastAsia="ＭＳ Ｐゴシック" w:hAnsi="ＭＳ Ｐゴシック"/>
                  <w:sz w:val="22"/>
                  <w:szCs w:val="22"/>
                  <w:rPrChange w:id="15" w:author="t_竹沢 公佑" w:date="2019-08-22T14:02:00Z">
                    <w:rPr>
                      <w:sz w:val="22"/>
                      <w:szCs w:val="22"/>
                    </w:rPr>
                  </w:rPrChange>
                </w:rPr>
                <w:t xml:space="preserve">(before) </w:t>
              </w:r>
            </w:ins>
            <w:ins w:id="16" w:author="t_竹沢 公佑" w:date="2019-08-22T14:03:00Z">
              <w:r>
                <w:rPr>
                  <w:rFonts w:ascii="ＭＳ Ｐゴシック" w:eastAsia="ＭＳ Ｐゴシック" w:hAnsi="ＭＳ Ｐゴシック"/>
                  <w:sz w:val="22"/>
                  <w:szCs w:val="22"/>
                </w:rPr>
                <w:t>…</w:t>
              </w:r>
            </w:ins>
            <w:ins w:id="17" w:author="t_竹沢 公佑" w:date="2019-08-22T14:02:00Z">
              <w:r w:rsidRPr="00E32E3B">
                <w:rPr>
                  <w:rFonts w:ascii="ＭＳ Ｐゴシック" w:eastAsia="ＭＳ Ｐゴシック" w:hAnsi="ＭＳ Ｐゴシック"/>
                  <w:sz w:val="22"/>
                  <w:szCs w:val="22"/>
                  <w:rPrChange w:id="18" w:author="t_竹沢 公佑" w:date="2019-08-22T14:02:00Z">
                    <w:rPr>
                      <w:sz w:val="22"/>
                      <w:szCs w:val="22"/>
                    </w:rPr>
                  </w:rPrChange>
                </w:rPr>
                <w:t xml:space="preserve">number of X is imparted </w:t>
              </w:r>
              <w:r w:rsidRPr="00E32E3B">
                <w:rPr>
                  <w:rFonts w:ascii="ＭＳ Ｐゴシック" w:eastAsia="ＭＳ Ｐゴシック" w:hAnsi="ＭＳ Ｐゴシック"/>
                  <w:b/>
                  <w:sz w:val="22"/>
                  <w:szCs w:val="22"/>
                  <w:u w:val="single"/>
                  <w:rPrChange w:id="19" w:author="t_竹沢 公佑" w:date="2019-08-22T14:03:00Z">
                    <w:rPr>
                      <w:sz w:val="22"/>
                      <w:szCs w:val="22"/>
                    </w:rPr>
                  </w:rPrChange>
                </w:rPr>
                <w:t>interface1</w:t>
              </w:r>
              <w:r>
                <w:rPr>
                  <w:rFonts w:hint="eastAsia"/>
                  <w:sz w:val="22"/>
                  <w:szCs w:val="22"/>
                </w:rPr>
                <w:t>.</w:t>
              </w:r>
            </w:ins>
          </w:p>
          <w:p w:rsidR="00E32E3B" w:rsidRPr="00E32E3B" w:rsidRDefault="00E32E3B" w:rsidP="00BE73D9">
            <w:pPr>
              <w:pStyle w:val="HTML0"/>
              <w:shd w:val="clear" w:color="auto" w:fill="FFFFFF"/>
              <w:rPr>
                <w:ins w:id="20" w:author="t_竹沢 公佑" w:date="2019-08-22T14:09:00Z"/>
                <w:sz w:val="22"/>
                <w:szCs w:val="22"/>
                <w:rPrChange w:id="21" w:author="t_竹沢 公佑" w:date="2019-08-22T14:10:00Z">
                  <w:rPr>
                    <w:ins w:id="22" w:author="t_竹沢 公佑" w:date="2019-08-22T14:09:00Z"/>
                    <w:rFonts w:ascii="ＭＳ Ｐゴシック" w:eastAsia="ＭＳ Ｐゴシック" w:hAnsi="ＭＳ Ｐゴシック"/>
                    <w:sz w:val="22"/>
                    <w:szCs w:val="22"/>
                  </w:rPr>
                </w:rPrChange>
              </w:rPr>
            </w:pPr>
            <w:ins w:id="23" w:author="t_竹沢 公佑" w:date="2019-08-22T14:03:00Z">
              <w:r>
                <w:rPr>
                  <w:rFonts w:ascii="ＭＳ Ｐゴシック" w:eastAsia="ＭＳ Ｐゴシック" w:hAnsi="ＭＳ Ｐゴシック" w:hint="eastAsia"/>
                  <w:color w:val="212121"/>
                  <w:sz w:val="22"/>
                  <w:szCs w:val="22"/>
                  <w:lang w:val="en"/>
                </w:rPr>
                <w:t xml:space="preserve"> </w:t>
              </w:r>
            </w:ins>
            <w:ins w:id="24" w:author="t_竹沢 公佑" w:date="2019-08-22T14:15:00Z">
              <w:r w:rsidR="008022A9">
                <w:rPr>
                  <w:rFonts w:ascii="ＭＳ Ｐゴシック" w:eastAsia="ＭＳ Ｐゴシック" w:hAnsi="ＭＳ Ｐゴシック" w:hint="eastAsia"/>
                  <w:color w:val="212121"/>
                  <w:sz w:val="22"/>
                  <w:szCs w:val="22"/>
                  <w:lang w:val="en"/>
                </w:rPr>
                <w:t xml:space="preserve"> </w:t>
              </w:r>
            </w:ins>
            <w:ins w:id="25" w:author="t_竹沢 公佑" w:date="2019-08-22T14:03:00Z">
              <w:r>
                <w:rPr>
                  <w:rFonts w:ascii="ＭＳ Ｐゴシック" w:eastAsia="ＭＳ Ｐゴシック" w:hAnsi="ＭＳ Ｐゴシック" w:hint="eastAsia"/>
                  <w:color w:val="212121"/>
                  <w:sz w:val="22"/>
                  <w:szCs w:val="22"/>
                  <w:lang w:val="en"/>
                </w:rPr>
                <w:t xml:space="preserve">(after) </w:t>
              </w:r>
              <w:r>
                <w:rPr>
                  <w:rFonts w:ascii="ＭＳ Ｐゴシック" w:eastAsia="ＭＳ Ｐゴシック" w:hAnsi="ＭＳ Ｐゴシック"/>
                  <w:sz w:val="22"/>
                  <w:szCs w:val="22"/>
                </w:rPr>
                <w:t>…</w:t>
              </w:r>
              <w:r w:rsidRPr="00A665BF">
                <w:rPr>
                  <w:rFonts w:ascii="ＭＳ Ｐゴシック" w:eastAsia="ＭＳ Ｐゴシック" w:hAnsi="ＭＳ Ｐゴシック" w:hint="eastAsia"/>
                  <w:sz w:val="22"/>
                  <w:szCs w:val="22"/>
                </w:rPr>
                <w:t xml:space="preserve">number of X is imparted </w:t>
              </w:r>
              <w:r w:rsidRPr="00E32E3B">
                <w:rPr>
                  <w:rFonts w:ascii="ＭＳ Ｐゴシック" w:eastAsia="ＭＳ Ｐゴシック" w:hAnsi="ＭＳ Ｐゴシック"/>
                  <w:b/>
                  <w:sz w:val="22"/>
                  <w:szCs w:val="22"/>
                  <w:u w:val="single"/>
                  <w:rPrChange w:id="26" w:author="t_竹沢 公佑" w:date="2019-08-22T14:03:00Z">
                    <w:rPr>
                      <w:rFonts w:ascii="ＭＳ Ｐゴシック" w:eastAsia="ＭＳ Ｐゴシック" w:hAnsi="ＭＳ Ｐゴシック"/>
                      <w:sz w:val="22"/>
                      <w:szCs w:val="22"/>
                    </w:rPr>
                  </w:rPrChange>
                </w:rPr>
                <w:t>IF1</w:t>
              </w:r>
              <w:r>
                <w:rPr>
                  <w:rFonts w:hint="eastAsia"/>
                  <w:sz w:val="22"/>
                  <w:szCs w:val="22"/>
                </w:rPr>
                <w:t>.</w:t>
              </w:r>
            </w:ins>
          </w:p>
          <w:p w:rsidR="00E32E3B" w:rsidRPr="00E32E3B" w:rsidRDefault="00E32E3B">
            <w:pPr>
              <w:pStyle w:val="HTML0"/>
              <w:shd w:val="clear" w:color="auto" w:fill="FFFFFF"/>
              <w:ind w:firstLineChars="100" w:firstLine="220"/>
              <w:rPr>
                <w:ins w:id="27" w:author="t_竹沢 公佑" w:date="2019-08-22T14:09:00Z"/>
                <w:rFonts w:ascii="ＭＳ Ｐゴシック" w:eastAsia="ＭＳ Ｐゴシック" w:hAnsi="ＭＳ Ｐゴシック"/>
                <w:sz w:val="22"/>
                <w:szCs w:val="22"/>
                <w:rPrChange w:id="28" w:author="t_竹沢 公佑" w:date="2019-08-22T14:09:00Z">
                  <w:rPr>
                    <w:ins w:id="29" w:author="t_竹沢 公佑" w:date="2019-08-22T14:09:00Z"/>
                    <w:sz w:val="22"/>
                    <w:szCs w:val="22"/>
                  </w:rPr>
                </w:rPrChange>
              </w:rPr>
              <w:pPrChange w:id="30" w:author="t_竹沢 公佑" w:date="2019-08-22T14:16:00Z">
                <w:pPr>
                  <w:pStyle w:val="HTML0"/>
                  <w:shd w:val="clear" w:color="auto" w:fill="FFFFFF"/>
                </w:pPr>
              </w:pPrChange>
            </w:pPr>
            <w:ins w:id="31" w:author="t_竹沢 公佑" w:date="2019-08-22T14:09:00Z">
              <w:r>
                <w:rPr>
                  <w:rFonts w:ascii="ＭＳ Ｐゴシック" w:eastAsia="ＭＳ Ｐゴシック" w:hAnsi="ＭＳ Ｐゴシック" w:hint="eastAsia"/>
                  <w:sz w:val="22"/>
                  <w:szCs w:val="22"/>
                </w:rPr>
                <w:t>(before)</w:t>
              </w:r>
              <w:r>
                <w:rPr>
                  <w:rFonts w:ascii="ＭＳ Ｐゴシック" w:eastAsia="ＭＳ Ｐゴシック" w:hAnsi="ＭＳ Ｐゴシック"/>
                  <w:sz w:val="22"/>
                  <w:szCs w:val="22"/>
                </w:rPr>
                <w:t>…</w:t>
              </w:r>
              <w:r w:rsidRPr="00E32E3B">
                <w:rPr>
                  <w:rFonts w:ascii="ＭＳ Ｐゴシック" w:eastAsia="ＭＳ Ｐゴシック" w:hAnsi="ＭＳ Ｐゴシック"/>
                  <w:sz w:val="22"/>
                  <w:szCs w:val="22"/>
                  <w:rPrChange w:id="32" w:author="t_竹沢 公佑" w:date="2019-08-22T14:09:00Z">
                    <w:rPr>
                      <w:sz w:val="22"/>
                      <w:szCs w:val="22"/>
                    </w:rPr>
                  </w:rPrChange>
                </w:rPr>
                <w:t xml:space="preserve">device file, </w:t>
              </w:r>
              <w:r w:rsidRPr="00E32E3B">
                <w:rPr>
                  <w:rFonts w:ascii="ＭＳ Ｐゴシック" w:eastAsia="ＭＳ Ｐゴシック" w:hAnsi="ＭＳ Ｐゴシック"/>
                  <w:b/>
                  <w:sz w:val="22"/>
                  <w:szCs w:val="22"/>
                  <w:u w:val="single"/>
                  <w:rPrChange w:id="33" w:author="t_竹沢 公佑" w:date="2019-08-22T14:09:00Z">
                    <w:rPr>
                      <w:sz w:val="22"/>
                      <w:szCs w:val="22"/>
                    </w:rPr>
                  </w:rPrChange>
                </w:rPr>
                <w:t>interface</w:t>
              </w:r>
              <w:r w:rsidRPr="00E32E3B">
                <w:rPr>
                  <w:rFonts w:ascii="ＭＳ Ｐゴシック" w:eastAsia="ＭＳ Ｐゴシック" w:hAnsi="ＭＳ Ｐゴシック"/>
                  <w:sz w:val="22"/>
                  <w:szCs w:val="22"/>
                  <w:rPrChange w:id="34" w:author="t_竹沢 公佑" w:date="2019-08-22T14:09:00Z">
                    <w:rPr>
                      <w:sz w:val="22"/>
                      <w:szCs w:val="22"/>
                    </w:rPr>
                  </w:rPrChange>
                </w:rPr>
                <w:t>, and</w:t>
              </w:r>
              <w:r>
                <w:rPr>
                  <w:rFonts w:ascii="ＭＳ Ｐゴシック" w:eastAsia="ＭＳ Ｐゴシック" w:hAnsi="ＭＳ Ｐゴシック"/>
                  <w:sz w:val="22"/>
                  <w:szCs w:val="22"/>
                </w:rPr>
                <w:t>…</w:t>
              </w:r>
            </w:ins>
          </w:p>
          <w:p w:rsidR="00E32E3B" w:rsidRDefault="00E32E3B" w:rsidP="00BE73D9">
            <w:pPr>
              <w:pStyle w:val="HTML0"/>
              <w:shd w:val="clear" w:color="auto" w:fill="FFFFFF"/>
              <w:rPr>
                <w:ins w:id="35" w:author="t_竹沢 公佑" w:date="2019-08-22T14:15:00Z"/>
                <w:rFonts w:ascii="ＭＳ Ｐゴシック" w:eastAsia="ＭＳ Ｐゴシック" w:hAnsi="ＭＳ Ｐゴシック"/>
                <w:sz w:val="22"/>
                <w:szCs w:val="22"/>
              </w:rPr>
            </w:pPr>
            <w:ins w:id="36" w:author="t_竹沢 公佑" w:date="2019-08-22T14:09:00Z">
              <w:r>
                <w:rPr>
                  <w:rFonts w:ascii="ＭＳ Ｐゴシック" w:eastAsia="ＭＳ Ｐゴシック" w:hAnsi="ＭＳ Ｐゴシック" w:hint="eastAsia"/>
                  <w:color w:val="212121"/>
                  <w:sz w:val="22"/>
                  <w:szCs w:val="22"/>
                </w:rPr>
                <w:t xml:space="preserve"> </w:t>
              </w:r>
            </w:ins>
            <w:ins w:id="37" w:author="t_竹沢 公佑" w:date="2019-08-22T14:16:00Z">
              <w:r w:rsidR="008022A9">
                <w:rPr>
                  <w:rFonts w:ascii="ＭＳ Ｐゴシック" w:eastAsia="ＭＳ Ｐゴシック" w:hAnsi="ＭＳ Ｐゴシック" w:hint="eastAsia"/>
                  <w:color w:val="212121"/>
                  <w:sz w:val="22"/>
                  <w:szCs w:val="22"/>
                </w:rPr>
                <w:t xml:space="preserve"> </w:t>
              </w:r>
            </w:ins>
            <w:ins w:id="38" w:author="t_竹沢 公佑" w:date="2019-08-22T14:09:00Z">
              <w:r>
                <w:rPr>
                  <w:rFonts w:ascii="ＭＳ Ｐゴシック" w:eastAsia="ＭＳ Ｐゴシック" w:hAnsi="ＭＳ Ｐゴシック" w:hint="eastAsia"/>
                  <w:color w:val="212121"/>
                  <w:sz w:val="22"/>
                  <w:szCs w:val="22"/>
                </w:rPr>
                <w:t>(after)</w:t>
              </w:r>
              <w:r>
                <w:rPr>
                  <w:rFonts w:ascii="ＭＳ Ｐゴシック" w:eastAsia="ＭＳ Ｐゴシック" w:hAnsi="ＭＳ Ｐゴシック"/>
                  <w:color w:val="212121"/>
                  <w:sz w:val="22"/>
                  <w:szCs w:val="22"/>
                </w:rPr>
                <w:t>…</w:t>
              </w:r>
              <w:r>
                <w:rPr>
                  <w:rFonts w:ascii="ＭＳ Ｐゴシック" w:eastAsia="ＭＳ Ｐゴシック" w:hAnsi="ＭＳ Ｐゴシック" w:hint="eastAsia"/>
                  <w:sz w:val="22"/>
                  <w:szCs w:val="22"/>
                </w:rPr>
                <w:t xml:space="preserve">device file, </w:t>
              </w:r>
              <w:r w:rsidRPr="00E32E3B">
                <w:rPr>
                  <w:rFonts w:ascii="ＭＳ Ｐゴシック" w:eastAsia="ＭＳ Ｐゴシック" w:hAnsi="ＭＳ Ｐゴシック"/>
                  <w:b/>
                  <w:sz w:val="22"/>
                  <w:szCs w:val="22"/>
                  <w:u w:val="single"/>
                  <w:rPrChange w:id="39" w:author="t_竹沢 公佑" w:date="2019-08-22T14:09:00Z">
                    <w:rPr>
                      <w:rFonts w:ascii="ＭＳ Ｐゴシック" w:eastAsia="ＭＳ Ｐゴシック" w:hAnsi="ＭＳ Ｐゴシック"/>
                      <w:sz w:val="22"/>
                      <w:szCs w:val="22"/>
                    </w:rPr>
                  </w:rPrChange>
                </w:rPr>
                <w:t>IF</w:t>
              </w:r>
              <w:r w:rsidRPr="00A665BF">
                <w:rPr>
                  <w:rFonts w:ascii="ＭＳ Ｐゴシック" w:eastAsia="ＭＳ Ｐゴシック" w:hAnsi="ＭＳ Ｐゴシック" w:hint="eastAsia"/>
                  <w:sz w:val="22"/>
                  <w:szCs w:val="22"/>
                </w:rPr>
                <w:t>, and</w:t>
              </w:r>
              <w:r>
                <w:rPr>
                  <w:rFonts w:ascii="ＭＳ Ｐゴシック" w:eastAsia="ＭＳ Ｐゴシック" w:hAnsi="ＭＳ Ｐゴシック"/>
                  <w:sz w:val="22"/>
                  <w:szCs w:val="22"/>
                </w:rPr>
                <w:t>…</w:t>
              </w:r>
            </w:ins>
          </w:p>
          <w:p w:rsidR="008022A9" w:rsidRDefault="008022A9" w:rsidP="00BE73D9">
            <w:pPr>
              <w:pStyle w:val="HTML0"/>
              <w:shd w:val="clear" w:color="auto" w:fill="FFFFFF"/>
              <w:rPr>
                <w:ins w:id="40" w:author="t_竹沢 公佑" w:date="2019-08-22T14:16:00Z"/>
                <w:rFonts w:ascii="ＭＳ Ｐゴシック" w:eastAsia="ＭＳ Ｐゴシック" w:hAnsi="ＭＳ Ｐゴシック"/>
                <w:b/>
                <w:color w:val="212121"/>
                <w:sz w:val="22"/>
                <w:szCs w:val="22"/>
                <w:u w:val="single"/>
              </w:rPr>
            </w:pPr>
            <w:ins w:id="41" w:author="t_竹沢 公佑" w:date="2019-08-22T14:16:00Z">
              <w:r>
                <w:rPr>
                  <w:rFonts w:ascii="ＭＳ Ｐゴシック" w:eastAsia="ＭＳ Ｐゴシック" w:hAnsi="ＭＳ Ｐゴシック" w:hint="eastAsia"/>
                  <w:color w:val="212121"/>
                  <w:sz w:val="22"/>
                  <w:szCs w:val="22"/>
                </w:rPr>
                <w:t xml:space="preserve">  (before)</w:t>
              </w:r>
              <w:r>
                <w:rPr>
                  <w:rFonts w:ascii="ＭＳ Ｐゴシック" w:eastAsia="ＭＳ Ｐゴシック" w:hAnsi="ＭＳ Ｐゴシック"/>
                  <w:color w:val="212121"/>
                  <w:sz w:val="22"/>
                  <w:szCs w:val="22"/>
                </w:rPr>
                <w:t>…</w:t>
              </w:r>
              <w:r>
                <w:rPr>
                  <w:rFonts w:ascii="ＭＳ Ｐゴシック" w:eastAsia="ＭＳ Ｐゴシック" w:hAnsi="ＭＳ Ｐゴシック" w:hint="eastAsia"/>
                  <w:color w:val="212121"/>
                  <w:sz w:val="22"/>
                  <w:szCs w:val="22"/>
                </w:rPr>
                <w:t>explanation of data flow for one</w:t>
              </w:r>
              <w:r w:rsidRPr="008022A9">
                <w:rPr>
                  <w:rFonts w:ascii="ＭＳ Ｐゴシック" w:eastAsia="ＭＳ Ｐゴシック" w:hAnsi="ＭＳ Ｐゴシック"/>
                  <w:b/>
                  <w:color w:val="212121"/>
                  <w:sz w:val="22"/>
                  <w:szCs w:val="22"/>
                  <w:u w:val="single"/>
                  <w:rPrChange w:id="42" w:author="t_竹沢 公佑" w:date="2019-08-22T14:16:00Z">
                    <w:rPr>
                      <w:rFonts w:ascii="ＭＳ Ｐゴシック" w:eastAsia="ＭＳ Ｐゴシック" w:hAnsi="ＭＳ Ｐゴシック"/>
                      <w:color w:val="212121"/>
                      <w:sz w:val="22"/>
                      <w:szCs w:val="22"/>
                    </w:rPr>
                  </w:rPrChange>
                </w:rPr>
                <w:t xml:space="preserve"> interface</w:t>
              </w:r>
            </w:ins>
          </w:p>
          <w:p w:rsidR="008022A9" w:rsidRDefault="008022A9" w:rsidP="00BE73D9">
            <w:pPr>
              <w:pStyle w:val="HTML0"/>
              <w:shd w:val="clear" w:color="auto" w:fill="FFFFFF"/>
              <w:rPr>
                <w:ins w:id="43" w:author="t_竹沢 公佑" w:date="2019-08-22T14:18:00Z"/>
                <w:rFonts w:ascii="ＭＳ Ｐゴシック" w:eastAsia="ＭＳ Ｐゴシック" w:hAnsi="ＭＳ Ｐゴシック"/>
                <w:color w:val="212121"/>
                <w:sz w:val="22"/>
                <w:szCs w:val="22"/>
              </w:rPr>
            </w:pPr>
            <w:ins w:id="44" w:author="t_竹沢 公佑" w:date="2019-08-22T14:16:00Z">
              <w:r w:rsidRPr="008022A9">
                <w:rPr>
                  <w:rFonts w:ascii="ＭＳ Ｐゴシック" w:eastAsia="ＭＳ Ｐゴシック" w:hAnsi="ＭＳ Ｐゴシック"/>
                  <w:color w:val="212121"/>
                  <w:sz w:val="22"/>
                  <w:szCs w:val="22"/>
                  <w:rPrChange w:id="45" w:author="t_竹沢 公佑" w:date="2019-08-22T14:16:00Z">
                    <w:rPr>
                      <w:rFonts w:ascii="ＭＳ Ｐゴシック" w:eastAsia="ＭＳ Ｐゴシック" w:hAnsi="ＭＳ Ｐゴシック"/>
                      <w:b/>
                      <w:color w:val="212121"/>
                      <w:sz w:val="22"/>
                      <w:szCs w:val="22"/>
                      <w:u w:val="single"/>
                    </w:rPr>
                  </w:rPrChange>
                </w:rPr>
                <w:t xml:space="preserve">  </w:t>
              </w:r>
              <w:r>
                <w:rPr>
                  <w:rFonts w:ascii="ＭＳ Ｐゴシック" w:eastAsia="ＭＳ Ｐゴシック" w:hAnsi="ＭＳ Ｐゴシック" w:hint="eastAsia"/>
                  <w:color w:val="212121"/>
                  <w:sz w:val="22"/>
                  <w:szCs w:val="22"/>
                </w:rPr>
                <w:t>(after)</w:t>
              </w:r>
            </w:ins>
            <w:ins w:id="46" w:author="t_竹沢 公佑" w:date="2019-08-22T14:17:00Z">
              <w:r>
                <w:rPr>
                  <w:rFonts w:ascii="ＭＳ Ｐゴシック" w:eastAsia="ＭＳ Ｐゴシック" w:hAnsi="ＭＳ Ｐゴシック"/>
                  <w:color w:val="212121"/>
                  <w:sz w:val="22"/>
                  <w:szCs w:val="22"/>
                </w:rPr>
                <w:t>…</w:t>
              </w:r>
              <w:r>
                <w:rPr>
                  <w:rFonts w:ascii="ＭＳ Ｐゴシック" w:eastAsia="ＭＳ Ｐゴシック" w:hAnsi="ＭＳ Ｐゴシック" w:hint="eastAsia"/>
                  <w:color w:val="212121"/>
                  <w:sz w:val="22"/>
                  <w:szCs w:val="22"/>
                </w:rPr>
                <w:t>explanation of data flow for one IF</w:t>
              </w:r>
            </w:ins>
          </w:p>
          <w:p w:rsidR="008022A9" w:rsidRDefault="008022A9" w:rsidP="00BE73D9">
            <w:pPr>
              <w:pStyle w:val="HTML0"/>
              <w:shd w:val="clear" w:color="auto" w:fill="FFFFFF"/>
              <w:rPr>
                <w:ins w:id="47" w:author="t_竹沢 公佑" w:date="2019-08-22T14:25:00Z"/>
                <w:rFonts w:ascii="ＭＳ Ｐゴシック" w:eastAsia="ＭＳ Ｐゴシック" w:hAnsi="ＭＳ Ｐゴシック"/>
                <w:color w:val="212121"/>
                <w:sz w:val="22"/>
                <w:szCs w:val="22"/>
              </w:rPr>
            </w:pPr>
            <w:ins w:id="48" w:author="t_竹沢 公佑" w:date="2019-08-22T14:18:00Z">
              <w:r>
                <w:rPr>
                  <w:rFonts w:ascii="ＭＳ Ｐゴシック" w:eastAsia="ＭＳ Ｐゴシック" w:hAnsi="ＭＳ Ｐゴシック" w:hint="eastAsia"/>
                  <w:color w:val="212121"/>
                  <w:sz w:val="22"/>
                  <w:szCs w:val="22"/>
                </w:rPr>
                <w:t xml:space="preserve"> Changed the name of ring buffer on the server</w:t>
              </w:r>
            </w:ins>
            <w:ins w:id="49" w:author="t_竹沢 公佑" w:date="2019-08-22T14:19:00Z">
              <w:r>
                <w:rPr>
                  <w:rFonts w:ascii="ＭＳ Ｐゴシック" w:eastAsia="ＭＳ Ｐゴシック" w:hAnsi="ＭＳ Ｐゴシック" w:hint="eastAsia"/>
                  <w:color w:val="212121"/>
                  <w:sz w:val="22"/>
                  <w:szCs w:val="22"/>
                </w:rPr>
                <w:t xml:space="preserve"> in the Figure 1-1</w:t>
              </w:r>
            </w:ins>
            <w:ins w:id="50" w:author="t_竹沢 公佑" w:date="2019-08-22T14:23:00Z">
              <w:r w:rsidR="00646E55">
                <w:rPr>
                  <w:rFonts w:ascii="ＭＳ Ｐゴシック" w:eastAsia="ＭＳ Ｐゴシック" w:hAnsi="ＭＳ Ｐゴシック" w:hint="eastAsia"/>
                  <w:color w:val="212121"/>
                  <w:sz w:val="22"/>
                  <w:szCs w:val="22"/>
                </w:rPr>
                <w:t>, 1-2</w:t>
              </w:r>
            </w:ins>
            <w:ins w:id="51" w:author="t_竹沢 公佑" w:date="2019-08-22T14:19:00Z">
              <w:r>
                <w:rPr>
                  <w:rFonts w:ascii="ＭＳ Ｐゴシック" w:eastAsia="ＭＳ Ｐゴシック" w:hAnsi="ＭＳ Ｐゴシック" w:hint="eastAsia"/>
                  <w:color w:val="212121"/>
                  <w:sz w:val="22"/>
                  <w:szCs w:val="22"/>
                </w:rPr>
                <w:t xml:space="preserve">. (Data Buffer -&gt; Host </w:t>
              </w:r>
            </w:ins>
            <w:ins w:id="52" w:author="t_竹沢 公佑" w:date="2019-08-22T15:01:00Z">
              <w:r w:rsidR="00F53508">
                <w:rPr>
                  <w:rFonts w:ascii="ＭＳ Ｐゴシック" w:eastAsia="ＭＳ Ｐゴシック" w:hAnsi="ＭＳ Ｐゴシック" w:hint="eastAsia"/>
                  <w:color w:val="212121"/>
                  <w:sz w:val="22"/>
                  <w:szCs w:val="22"/>
                </w:rPr>
                <w:t>Data B</w:t>
              </w:r>
            </w:ins>
            <w:ins w:id="53" w:author="t_竹沢 公佑" w:date="2019-08-22T14:19:00Z">
              <w:r>
                <w:rPr>
                  <w:rFonts w:ascii="ＭＳ Ｐゴシック" w:eastAsia="ＭＳ Ｐゴシック" w:hAnsi="ＭＳ Ｐゴシック" w:hint="eastAsia"/>
                  <w:color w:val="212121"/>
                  <w:sz w:val="22"/>
                  <w:szCs w:val="22"/>
                </w:rPr>
                <w:t xml:space="preserve">uffer ). </w:t>
              </w:r>
            </w:ins>
          </w:p>
          <w:p w:rsidR="00646E55" w:rsidRDefault="00646E55" w:rsidP="00BE73D9">
            <w:pPr>
              <w:pStyle w:val="HTML0"/>
              <w:shd w:val="clear" w:color="auto" w:fill="FFFFFF"/>
              <w:rPr>
                <w:ins w:id="54" w:author="t_竹沢 公佑" w:date="2019-08-22T14:25:00Z"/>
                <w:rFonts w:ascii="ＭＳ Ｐゴシック" w:eastAsia="ＭＳ Ｐゴシック" w:hAnsi="ＭＳ Ｐゴシック"/>
                <w:color w:val="212121"/>
                <w:sz w:val="22"/>
                <w:szCs w:val="22"/>
                <w:lang w:val="en"/>
              </w:rPr>
            </w:pPr>
            <w:ins w:id="55" w:author="t_竹沢 公佑" w:date="2019-08-22T14:25:00Z">
              <w:r>
                <w:rPr>
                  <w:rFonts w:ascii="ＭＳ Ｐゴシック" w:eastAsia="ＭＳ Ｐゴシック" w:hAnsi="ＭＳ Ｐゴシック" w:hint="eastAsia"/>
                  <w:color w:val="212121"/>
                  <w:sz w:val="22"/>
                  <w:szCs w:val="22"/>
                  <w:lang w:val="en"/>
                </w:rPr>
                <w:t>1.2 The kinds of DRXP board</w:t>
              </w:r>
            </w:ins>
          </w:p>
          <w:p w:rsidR="00646E55" w:rsidRDefault="00646E55" w:rsidP="00BE73D9">
            <w:pPr>
              <w:pStyle w:val="HTML0"/>
              <w:shd w:val="clear" w:color="auto" w:fill="FFFFFF"/>
              <w:rPr>
                <w:ins w:id="56" w:author="t_竹沢 公佑" w:date="2019-08-22T14:25:00Z"/>
                <w:rFonts w:ascii="ＭＳ Ｐゴシック" w:eastAsia="ＭＳ Ｐゴシック" w:hAnsi="ＭＳ Ｐゴシック"/>
                <w:color w:val="212121"/>
                <w:sz w:val="22"/>
                <w:szCs w:val="22"/>
              </w:rPr>
            </w:pPr>
            <w:ins w:id="57" w:author="t_竹沢 公佑" w:date="2019-08-22T14:25:00Z">
              <w:r>
                <w:rPr>
                  <w:rFonts w:ascii="ＭＳ Ｐゴシック" w:eastAsia="ＭＳ Ｐゴシック" w:hAnsi="ＭＳ Ｐゴシック" w:hint="eastAsia"/>
                  <w:color w:val="212121"/>
                  <w:sz w:val="22"/>
                  <w:szCs w:val="22"/>
                  <w:lang w:val="en"/>
                </w:rPr>
                <w:t xml:space="preserve"> Fixed the terminology error</w:t>
              </w:r>
            </w:ins>
            <w:ins w:id="58" w:author="t_竹沢 公佑" w:date="2019-08-22T14:26:00Z">
              <w:r>
                <w:rPr>
                  <w:rFonts w:ascii="ＭＳ Ｐゴシック" w:eastAsia="ＭＳ Ｐゴシック" w:hAnsi="ＭＳ Ｐゴシック" w:hint="eastAsia"/>
                  <w:color w:val="212121"/>
                  <w:sz w:val="22"/>
                  <w:szCs w:val="22"/>
                  <w:lang w:val="en"/>
                </w:rPr>
                <w:t xml:space="preserve"> in the Figure 1-3</w:t>
              </w:r>
            </w:ins>
            <w:ins w:id="59" w:author="t_竹沢 公佑" w:date="2019-08-22T14:25:00Z">
              <w:r>
                <w:rPr>
                  <w:rFonts w:ascii="ＭＳ Ｐゴシック" w:eastAsia="ＭＳ Ｐゴシック" w:hAnsi="ＭＳ Ｐゴシック" w:hint="eastAsia"/>
                  <w:color w:val="212121"/>
                  <w:sz w:val="22"/>
                  <w:szCs w:val="22"/>
                  <w:lang w:val="en"/>
                </w:rPr>
                <w:t xml:space="preserve">. </w:t>
              </w:r>
            </w:ins>
            <w:ins w:id="60" w:author="t_竹沢 公佑" w:date="2019-08-22T14:26:00Z">
              <w:r>
                <w:rPr>
                  <w:rFonts w:ascii="ＭＳ Ｐゴシック" w:eastAsia="ＭＳ Ｐゴシック" w:hAnsi="ＭＳ Ｐゴシック" w:hint="eastAsia"/>
                  <w:sz w:val="22"/>
                  <w:szCs w:val="22"/>
                </w:rPr>
                <w:t>(interface -&gt; IF).</w:t>
              </w:r>
            </w:ins>
          </w:p>
          <w:p w:rsidR="00646E55" w:rsidRDefault="00F53508" w:rsidP="00BE73D9">
            <w:pPr>
              <w:pStyle w:val="HTML0"/>
              <w:shd w:val="clear" w:color="auto" w:fill="FFFFFF"/>
              <w:rPr>
                <w:ins w:id="61" w:author="t_竹沢 公佑" w:date="2019-08-22T15:07:00Z"/>
                <w:rFonts w:ascii="ＭＳ Ｐゴシック" w:eastAsia="ＭＳ Ｐゴシック" w:hAnsi="ＭＳ Ｐゴシック"/>
                <w:color w:val="212121"/>
                <w:sz w:val="22"/>
                <w:szCs w:val="22"/>
              </w:rPr>
            </w:pPr>
            <w:ins w:id="62" w:author="t_竹沢 公佑" w:date="2019-08-22T15:07:00Z">
              <w:r>
                <w:rPr>
                  <w:rFonts w:ascii="ＭＳ Ｐゴシック" w:eastAsia="ＭＳ Ｐゴシック" w:hAnsi="ＭＳ Ｐゴシック" w:hint="eastAsia"/>
                  <w:color w:val="212121"/>
                  <w:sz w:val="22"/>
                  <w:szCs w:val="22"/>
                </w:rPr>
                <w:t>3 Format of Frame in Data Buffer</w:t>
              </w:r>
            </w:ins>
          </w:p>
          <w:p w:rsidR="00646E55" w:rsidRPr="00F53508" w:rsidRDefault="00F53508" w:rsidP="00BE73D9">
            <w:pPr>
              <w:pStyle w:val="HTML0"/>
              <w:shd w:val="clear" w:color="auto" w:fill="FFFFFF"/>
              <w:rPr>
                <w:ins w:id="63" w:author="t_竹沢 公佑" w:date="2019-08-22T14:09:00Z"/>
                <w:rFonts w:ascii="ＭＳ Ｐゴシック" w:eastAsia="ＭＳ Ｐゴシック" w:hAnsi="ＭＳ Ｐゴシック"/>
                <w:color w:val="212121"/>
                <w:sz w:val="22"/>
                <w:szCs w:val="22"/>
                <w:rPrChange w:id="64" w:author="t_竹沢 公佑" w:date="2019-08-22T15:08:00Z">
                  <w:rPr>
                    <w:ins w:id="65" w:author="t_竹沢 公佑" w:date="2019-08-22T14:09:00Z"/>
                    <w:rFonts w:ascii="ＭＳ Ｐゴシック" w:eastAsia="ＭＳ Ｐゴシック" w:hAnsi="ＭＳ Ｐゴシック"/>
                    <w:color w:val="212121"/>
                    <w:sz w:val="22"/>
                    <w:szCs w:val="22"/>
                    <w:lang w:val="en"/>
                  </w:rPr>
                </w:rPrChange>
              </w:rPr>
            </w:pPr>
            <w:ins w:id="66" w:author="t_竹沢 公佑" w:date="2019-08-22T15:07:00Z">
              <w:r>
                <w:rPr>
                  <w:rFonts w:ascii="ＭＳ Ｐゴシック" w:eastAsia="ＭＳ Ｐゴシック" w:hAnsi="ＭＳ Ｐゴシック" w:hint="eastAsia"/>
                  <w:color w:val="212121"/>
                  <w:sz w:val="22"/>
                  <w:szCs w:val="22"/>
                </w:rPr>
                <w:t xml:space="preserve"> Changed the title. (Data Buffer -&gt; Host Data Buffer).</w:t>
              </w:r>
            </w:ins>
          </w:p>
          <w:p w:rsidR="00BE73D9" w:rsidRDefault="00BE73D9" w:rsidP="00BE73D9">
            <w:pPr>
              <w:pStyle w:val="HTML0"/>
              <w:shd w:val="clear" w:color="auto" w:fill="FFFFFF"/>
              <w:rPr>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3.1 Normal frame(DRXP F2 format)</w:t>
            </w:r>
          </w:p>
          <w:p w:rsidR="00F53508" w:rsidRDefault="00BE73D9" w:rsidP="001C7605">
            <w:pPr>
              <w:pStyle w:val="HTML0"/>
              <w:shd w:val="clear" w:color="auto" w:fill="FFFFFF"/>
              <w:rPr>
                <w:ins w:id="67" w:author="t_竹沢 公佑" w:date="2019-08-22T15:08:00Z"/>
                <w:rFonts w:ascii="ＭＳ Ｐゴシック" w:eastAsia="ＭＳ Ｐゴシック" w:hAnsi="ＭＳ Ｐゴシック"/>
                <w:color w:val="212121"/>
                <w:sz w:val="22"/>
                <w:szCs w:val="22"/>
                <w:lang w:val="en"/>
              </w:rPr>
            </w:pPr>
            <w:r>
              <w:rPr>
                <w:rFonts w:ascii="ＭＳ Ｐゴシック" w:eastAsia="ＭＳ Ｐゴシック" w:hAnsi="ＭＳ Ｐゴシック" w:hint="eastAsia"/>
                <w:color w:val="212121"/>
                <w:sz w:val="22"/>
                <w:szCs w:val="22"/>
                <w:lang w:val="en"/>
              </w:rPr>
              <w:t xml:space="preserve"> Added production DRXP board bit assign to the table</w:t>
            </w:r>
          </w:p>
          <w:p w:rsidR="00BE73D9" w:rsidRDefault="00F53508">
            <w:pPr>
              <w:pStyle w:val="HTML0"/>
              <w:shd w:val="clear" w:color="auto" w:fill="FFFFFF"/>
              <w:ind w:firstLineChars="50" w:firstLine="110"/>
              <w:rPr>
                <w:ins w:id="68" w:author="t_竹沢 公佑" w:date="2019-08-22T15:09:00Z"/>
                <w:rFonts w:ascii="ＭＳ Ｐゴシック" w:eastAsia="ＭＳ Ｐゴシック" w:hAnsi="ＭＳ Ｐゴシック"/>
                <w:color w:val="212121"/>
                <w:sz w:val="22"/>
                <w:szCs w:val="22"/>
                <w:lang w:val="en"/>
              </w:rPr>
              <w:pPrChange w:id="69" w:author="t_竹沢 公佑" w:date="2019-08-22T15:09:00Z">
                <w:pPr>
                  <w:pStyle w:val="HTML0"/>
                  <w:shd w:val="clear" w:color="auto" w:fill="FFFFFF"/>
                </w:pPr>
              </w:pPrChange>
            </w:pPr>
            <w:ins w:id="70" w:author="t_竹沢 公佑" w:date="2019-08-22T15:08:00Z">
              <w:r>
                <w:rPr>
                  <w:rFonts w:ascii="ＭＳ Ｐゴシック" w:eastAsia="ＭＳ Ｐゴシック" w:hAnsi="ＭＳ Ｐゴシック" w:hint="eastAsia"/>
                  <w:color w:val="212121"/>
                  <w:sz w:val="22"/>
                  <w:szCs w:val="22"/>
                  <w:lang w:val="en"/>
                </w:rPr>
                <w:t>Fixed the index number of each bit ALMA frame</w:t>
              </w:r>
            </w:ins>
            <w:r w:rsidR="00BE73D9">
              <w:rPr>
                <w:rFonts w:ascii="ＭＳ Ｐゴシック" w:eastAsia="ＭＳ Ｐゴシック" w:hAnsi="ＭＳ Ｐゴシック" w:hint="eastAsia"/>
                <w:color w:val="212121"/>
                <w:sz w:val="22"/>
                <w:szCs w:val="22"/>
                <w:lang w:val="en"/>
              </w:rPr>
              <w:t>.</w:t>
            </w:r>
          </w:p>
          <w:p w:rsidR="00F53508" w:rsidRDefault="00F53508">
            <w:pPr>
              <w:pStyle w:val="HTML0"/>
              <w:shd w:val="clear" w:color="auto" w:fill="FFFFFF"/>
              <w:ind w:firstLineChars="50" w:firstLine="110"/>
              <w:rPr>
                <w:ins w:id="71" w:author="t_竹沢 公佑" w:date="2019-08-22T15:09:00Z"/>
                <w:rFonts w:ascii="ＭＳ Ｐゴシック" w:eastAsia="ＭＳ Ｐゴシック" w:hAnsi="ＭＳ Ｐゴシック"/>
                <w:color w:val="212121"/>
                <w:sz w:val="22"/>
                <w:szCs w:val="22"/>
                <w:lang w:val="en"/>
              </w:rPr>
              <w:pPrChange w:id="72" w:author="t_竹沢 公佑" w:date="2019-08-22T15:09:00Z">
                <w:pPr>
                  <w:pStyle w:val="HTML0"/>
                  <w:shd w:val="clear" w:color="auto" w:fill="FFFFFF"/>
                </w:pPr>
              </w:pPrChange>
            </w:pPr>
            <w:ins w:id="73" w:author="t_竹沢 公佑" w:date="2019-08-22T15:09:00Z">
              <w:r>
                <w:rPr>
                  <w:rFonts w:ascii="ＭＳ Ｐゴシック" w:eastAsia="ＭＳ Ｐゴシック" w:hAnsi="ＭＳ Ｐゴシック" w:hint="eastAsia"/>
                  <w:color w:val="212121"/>
                  <w:sz w:val="22"/>
                  <w:szCs w:val="22"/>
                  <w:lang w:val="en"/>
                </w:rPr>
                <w:t>(M17, M18, M19 -&gt;M16, M17, M18 )</w:t>
              </w:r>
            </w:ins>
          </w:p>
          <w:p w:rsidR="00F53508" w:rsidRDefault="00F53508">
            <w:pPr>
              <w:pStyle w:val="HTML0"/>
              <w:shd w:val="clear" w:color="auto" w:fill="FFFFFF"/>
              <w:ind w:firstLineChars="50" w:firstLine="110"/>
              <w:rPr>
                <w:ins w:id="74" w:author="t_竹沢 公佑" w:date="2019-08-24T10:00:00Z"/>
                <w:rFonts w:ascii="ＭＳ Ｐゴシック" w:eastAsia="ＭＳ Ｐゴシック" w:hAnsi="ＭＳ Ｐゴシック"/>
                <w:color w:val="212121"/>
                <w:sz w:val="22"/>
                <w:szCs w:val="22"/>
                <w:lang w:val="en"/>
              </w:rPr>
              <w:pPrChange w:id="75" w:author="t_竹沢 公佑" w:date="2019-08-22T16:47:00Z">
                <w:pPr>
                  <w:pStyle w:val="HTML0"/>
                  <w:shd w:val="clear" w:color="auto" w:fill="FFFFFF"/>
                </w:pPr>
              </w:pPrChange>
            </w:pPr>
            <w:ins w:id="76" w:author="t_竹沢 公佑" w:date="2019-08-22T15:10:00Z">
              <w:r>
                <w:rPr>
                  <w:rFonts w:ascii="ＭＳ Ｐゴシック" w:eastAsia="ＭＳ Ｐゴシック" w:hAnsi="ＭＳ Ｐゴシック" w:hint="eastAsia"/>
                  <w:color w:val="212121"/>
                  <w:sz w:val="22"/>
                  <w:szCs w:val="22"/>
                  <w:lang w:val="en"/>
                </w:rPr>
                <w:t>(L17, L18, L19 -&gt;L16, L17, L18 )</w:t>
              </w:r>
            </w:ins>
          </w:p>
          <w:p w:rsidR="00911E35" w:rsidRDefault="00911E35" w:rsidP="00911E35">
            <w:pPr>
              <w:pStyle w:val="HTML0"/>
              <w:shd w:val="clear" w:color="auto" w:fill="FFFFFF"/>
              <w:rPr>
                <w:ins w:id="77" w:author="t_竹沢 公佑" w:date="2019-08-24T10:01:00Z"/>
                <w:rFonts w:ascii="ＭＳ Ｐゴシック" w:eastAsia="ＭＳ Ｐゴシック" w:hAnsi="ＭＳ Ｐゴシック"/>
                <w:color w:val="212121"/>
                <w:sz w:val="22"/>
                <w:szCs w:val="22"/>
                <w:lang w:val="en"/>
              </w:rPr>
            </w:pPr>
            <w:ins w:id="78" w:author="t_竹沢 公佑" w:date="2019-08-24T10:00:00Z">
              <w:r>
                <w:rPr>
                  <w:rFonts w:ascii="ＭＳ Ｐゴシック" w:eastAsia="ＭＳ Ｐゴシック" w:hAnsi="ＭＳ Ｐゴシック" w:hint="eastAsia"/>
                  <w:color w:val="212121"/>
                  <w:sz w:val="22"/>
                  <w:szCs w:val="22"/>
                  <w:lang w:val="en"/>
                </w:rPr>
                <w:t>3.2</w:t>
              </w:r>
            </w:ins>
            <w:ins w:id="79" w:author="t_竹沢 公佑" w:date="2019-08-24T10:01:00Z">
              <w:r>
                <w:rPr>
                  <w:rFonts w:ascii="ＭＳ Ｐゴシック" w:eastAsia="ＭＳ Ｐゴシック" w:hAnsi="ＭＳ Ｐゴシック" w:hint="eastAsia"/>
                  <w:color w:val="212121"/>
                  <w:sz w:val="22"/>
                  <w:szCs w:val="22"/>
                  <w:lang w:val="en"/>
                </w:rPr>
                <w:t xml:space="preserve"> Information frame</w:t>
              </w:r>
            </w:ins>
          </w:p>
          <w:p w:rsidR="00911E35" w:rsidRDefault="00911E35" w:rsidP="00F411DC">
            <w:pPr>
              <w:pStyle w:val="HTML0"/>
              <w:shd w:val="clear" w:color="auto" w:fill="FFFFFF"/>
              <w:rPr>
                <w:ins w:id="80" w:author="t_竹沢 公佑" w:date="2019-08-22T15:16:00Z"/>
                <w:rFonts w:ascii="ＭＳ Ｐゴシック" w:eastAsia="ＭＳ Ｐゴシック" w:hAnsi="ＭＳ Ｐゴシック"/>
                <w:color w:val="212121"/>
                <w:sz w:val="22"/>
                <w:szCs w:val="22"/>
                <w:lang w:val="en"/>
              </w:rPr>
            </w:pPr>
            <w:ins w:id="81" w:author="t_竹沢 公佑" w:date="2019-08-24T10:01:00Z">
              <w:r>
                <w:rPr>
                  <w:rFonts w:ascii="ＭＳ Ｐゴシック" w:eastAsia="ＭＳ Ｐゴシック" w:hAnsi="ＭＳ Ｐゴシック" w:hint="eastAsia"/>
                  <w:color w:val="212121"/>
                  <w:sz w:val="22"/>
                  <w:szCs w:val="22"/>
                  <w:lang w:val="en"/>
                </w:rPr>
                <w:t xml:space="preserve"> Added the Parity field to the information frame.</w:t>
              </w:r>
            </w:ins>
          </w:p>
          <w:p w:rsidR="00ED47F5" w:rsidRDefault="00ED47F5" w:rsidP="00AE4678">
            <w:pPr>
              <w:pStyle w:val="HTML0"/>
              <w:shd w:val="clear" w:color="auto" w:fill="FFFFFF"/>
              <w:rPr>
                <w:ins w:id="82" w:author="t_竹沢 公佑" w:date="2019-08-22T15:17:00Z"/>
                <w:rFonts w:ascii="ＭＳ Ｐゴシック" w:eastAsia="ＭＳ Ｐゴシック" w:hAnsi="ＭＳ Ｐゴシック"/>
                <w:color w:val="212121"/>
                <w:sz w:val="22"/>
                <w:szCs w:val="22"/>
                <w:lang w:val="en"/>
              </w:rPr>
            </w:pPr>
            <w:ins w:id="83" w:author="t_竹沢 公佑" w:date="2019-08-22T15:16:00Z">
              <w:r>
                <w:rPr>
                  <w:rFonts w:ascii="ＭＳ Ｐゴシック" w:eastAsia="ＭＳ Ｐゴシック" w:hAnsi="ＭＳ Ｐゴシック" w:hint="eastAsia"/>
                  <w:color w:val="212121"/>
                  <w:sz w:val="22"/>
                  <w:szCs w:val="22"/>
                  <w:lang w:val="en"/>
                </w:rPr>
                <w:t>4.6.1 Log format</w:t>
              </w:r>
            </w:ins>
          </w:p>
          <w:p w:rsidR="00F30BAD" w:rsidRDefault="00ED47F5" w:rsidP="00AE4678">
            <w:pPr>
              <w:pStyle w:val="HTML0"/>
              <w:shd w:val="clear" w:color="auto" w:fill="FFFFFF"/>
              <w:rPr>
                <w:ins w:id="84" w:author="t_竹沢 公佑" w:date="2019-09-19T16:46:00Z"/>
                <w:rFonts w:ascii="ＭＳ Ｐゴシック" w:eastAsia="ＭＳ Ｐゴシック" w:hAnsi="ＭＳ Ｐゴシック"/>
                <w:color w:val="212121"/>
                <w:sz w:val="22"/>
                <w:szCs w:val="22"/>
                <w:lang w:val="en"/>
              </w:rPr>
            </w:pPr>
            <w:ins w:id="85" w:author="t_竹沢 公佑" w:date="2019-08-22T15:17:00Z">
              <w:r>
                <w:rPr>
                  <w:rFonts w:ascii="ＭＳ Ｐゴシック" w:eastAsia="ＭＳ Ｐゴシック" w:hAnsi="ＭＳ Ｐゴシック" w:hint="eastAsia"/>
                  <w:color w:val="212121"/>
                  <w:sz w:val="22"/>
                  <w:szCs w:val="22"/>
                  <w:lang w:val="en"/>
                </w:rPr>
                <w:t xml:space="preserve"> Fixed the terminology error. (interface -&gt; IF ).</w:t>
              </w:r>
            </w:ins>
          </w:p>
          <w:p w:rsidR="006705E2" w:rsidRDefault="006705E2" w:rsidP="006705E2">
            <w:pPr>
              <w:pStyle w:val="HTML0"/>
              <w:shd w:val="clear" w:color="auto" w:fill="FFFFFF"/>
              <w:rPr>
                <w:ins w:id="86" w:author="t_竹沢 公佑" w:date="2019-09-19T16:50:00Z"/>
                <w:rFonts w:ascii="ＭＳ Ｐゴシック" w:eastAsia="ＭＳ Ｐゴシック" w:hAnsi="ＭＳ Ｐゴシック"/>
                <w:color w:val="212121"/>
                <w:sz w:val="22"/>
                <w:szCs w:val="22"/>
                <w:lang w:val="en"/>
              </w:rPr>
            </w:pPr>
            <w:ins w:id="87" w:author="t_竹沢 公佑" w:date="2019-09-19T16:50:00Z">
              <w:r>
                <w:rPr>
                  <w:rFonts w:ascii="ＭＳ Ｐゴシック" w:eastAsia="ＭＳ Ｐゴシック" w:hAnsi="ＭＳ Ｐゴシック" w:hint="eastAsia"/>
                  <w:color w:val="212121"/>
                  <w:sz w:val="22"/>
                  <w:szCs w:val="22"/>
                  <w:lang w:val="en"/>
                </w:rPr>
                <w:t>5.1 open</w:t>
              </w:r>
            </w:ins>
          </w:p>
          <w:p w:rsidR="006705E2" w:rsidRDefault="006705E2" w:rsidP="006705E2">
            <w:pPr>
              <w:pStyle w:val="HTML0"/>
              <w:shd w:val="clear" w:color="auto" w:fill="FFFFFF"/>
              <w:rPr>
                <w:ins w:id="88" w:author="t_竹沢 公佑" w:date="2019-09-19T16:50:00Z"/>
                <w:rFonts w:ascii="ＭＳ Ｐゴシック" w:eastAsia="ＭＳ Ｐゴシック" w:hAnsi="ＭＳ Ｐゴシック"/>
                <w:color w:val="212121"/>
                <w:sz w:val="22"/>
                <w:szCs w:val="22"/>
                <w:lang w:val="en"/>
              </w:rPr>
            </w:pPr>
            <w:ins w:id="89" w:author="t_竹沢 公佑" w:date="2019-09-19T16:50:00Z">
              <w:r>
                <w:rPr>
                  <w:rFonts w:ascii="ＭＳ Ｐゴシック" w:eastAsia="ＭＳ Ｐゴシック" w:hAnsi="ＭＳ Ｐゴシック" w:hint="eastAsia"/>
                  <w:color w:val="212121"/>
                  <w:sz w:val="22"/>
                  <w:szCs w:val="22"/>
                  <w:lang w:val="en"/>
                </w:rPr>
                <w:t xml:space="preserve"> Fixed the terminology error. (interface-&gt;IF).</w:t>
              </w:r>
            </w:ins>
          </w:p>
          <w:p w:rsidR="006705E2" w:rsidRDefault="006705E2" w:rsidP="006705E2">
            <w:pPr>
              <w:pStyle w:val="HTML0"/>
              <w:shd w:val="clear" w:color="auto" w:fill="FFFFFF"/>
              <w:rPr>
                <w:ins w:id="90" w:author="t_竹沢 公佑" w:date="2019-09-19T16:50:00Z"/>
                <w:rFonts w:ascii="ＭＳ Ｐゴシック" w:eastAsia="ＭＳ Ｐゴシック" w:hAnsi="ＭＳ Ｐゴシック"/>
                <w:color w:val="212121"/>
                <w:sz w:val="22"/>
                <w:szCs w:val="22"/>
                <w:lang w:val="en"/>
              </w:rPr>
            </w:pPr>
            <w:ins w:id="91" w:author="t_竹沢 公佑" w:date="2019-09-19T16:50:00Z">
              <w:r>
                <w:rPr>
                  <w:rFonts w:ascii="ＭＳ Ｐゴシック" w:eastAsia="ＭＳ Ｐゴシック" w:hAnsi="ＭＳ Ｐゴシック" w:hint="eastAsia"/>
                  <w:color w:val="212121"/>
                  <w:sz w:val="22"/>
                  <w:szCs w:val="22"/>
                  <w:lang w:val="en"/>
                </w:rPr>
                <w:t xml:space="preserve"> Added the errno. ( EBUSY and ENOMEM).</w:t>
              </w:r>
            </w:ins>
          </w:p>
          <w:p w:rsidR="00A25024" w:rsidRPr="00AE4678" w:rsidDel="006705E2" w:rsidRDefault="00A25024">
            <w:pPr>
              <w:pStyle w:val="HTML0"/>
              <w:shd w:val="clear" w:color="auto" w:fill="FFFFFF"/>
              <w:ind w:leftChars="50" w:left="230" w:hangingChars="50" w:hanging="110"/>
              <w:rPr>
                <w:del w:id="92" w:author="t_竹沢 公佑" w:date="2019-09-19T16:49:00Z"/>
                <w:rFonts w:ascii="ＭＳ Ｐゴシック" w:eastAsia="ＭＳ Ｐゴシック" w:hAnsi="ＭＳ Ｐゴシック"/>
                <w:color w:val="212121"/>
                <w:sz w:val="22"/>
                <w:szCs w:val="22"/>
                <w:lang w:val="en"/>
              </w:rPr>
              <w:pPrChange w:id="93" w:author="t_竹沢 公佑" w:date="2019-09-09T14:31:00Z">
                <w:pPr>
                  <w:pStyle w:val="HTML0"/>
                  <w:shd w:val="clear" w:color="auto" w:fill="FFFFFF"/>
                </w:pPr>
              </w:pPrChange>
            </w:pPr>
          </w:p>
          <w:p w:rsidR="001C7605" w:rsidDel="006705E2" w:rsidRDefault="001C7605" w:rsidP="001C7605">
            <w:pPr>
              <w:pStyle w:val="HTML0"/>
              <w:shd w:val="clear" w:color="auto" w:fill="FFFFFF"/>
              <w:rPr>
                <w:del w:id="94" w:author="t_竹沢 公佑" w:date="2019-09-19T16:49:00Z"/>
                <w:rFonts w:ascii="ＭＳ Ｐゴシック" w:eastAsia="ＭＳ Ｐゴシック" w:hAnsi="ＭＳ Ｐゴシック"/>
                <w:color w:val="212121"/>
                <w:sz w:val="22"/>
                <w:szCs w:val="22"/>
                <w:lang w:val="en"/>
              </w:rPr>
            </w:pPr>
            <w:del w:id="95" w:author="t_竹沢 公佑" w:date="2019-09-19T16:49:00Z">
              <w:r w:rsidDel="006705E2">
                <w:rPr>
                  <w:rFonts w:ascii="ＭＳ Ｐゴシック" w:eastAsia="ＭＳ Ｐゴシック" w:hAnsi="ＭＳ Ｐゴシック" w:hint="eastAsia"/>
                  <w:color w:val="212121"/>
                  <w:sz w:val="22"/>
                  <w:szCs w:val="22"/>
                  <w:lang w:val="en"/>
                </w:rPr>
                <w:delText>5.5.2 DRXPD_SET_RCVEVT</w:delText>
              </w:r>
            </w:del>
          </w:p>
          <w:p w:rsidR="00A25024" w:rsidRPr="001C7605" w:rsidDel="00A25024" w:rsidRDefault="001C7605">
            <w:pPr>
              <w:pStyle w:val="HTML0"/>
              <w:shd w:val="clear" w:color="auto" w:fill="FFFFFF"/>
              <w:ind w:leftChars="50" w:left="230" w:hangingChars="50" w:hanging="110"/>
              <w:rPr>
                <w:del w:id="96" w:author="t_竹沢 公佑" w:date="2019-09-09T14:32:00Z"/>
                <w:rFonts w:ascii="ＭＳ Ｐゴシック" w:eastAsia="ＭＳ Ｐゴシック" w:hAnsi="ＭＳ Ｐゴシック"/>
                <w:color w:val="212121"/>
                <w:sz w:val="22"/>
                <w:szCs w:val="22"/>
                <w:lang w:val="en"/>
              </w:rPr>
              <w:pPrChange w:id="97" w:author="t_竹沢 公佑" w:date="2019-09-09T14:32:00Z">
                <w:pPr>
                  <w:pStyle w:val="HTML0"/>
                  <w:shd w:val="clear" w:color="auto" w:fill="FFFFFF"/>
                  <w:ind w:firstLineChars="50" w:firstLine="110"/>
                </w:pPr>
              </w:pPrChange>
            </w:pPr>
            <w:del w:id="98" w:author="t_竹沢 公佑" w:date="2019-09-19T16:49:00Z">
              <w:r w:rsidDel="006705E2">
                <w:rPr>
                  <w:rFonts w:ascii="ＭＳ Ｐゴシック" w:eastAsia="ＭＳ Ｐゴシック" w:hAnsi="ＭＳ Ｐゴシック" w:hint="eastAsia"/>
                  <w:color w:val="212121"/>
                  <w:sz w:val="22"/>
                  <w:szCs w:val="22"/>
                  <w:lang w:val="en"/>
                </w:rPr>
                <w:delText>Added error code(EBUSY).This is insufficient contents from driver version 2.0.0.</w:delText>
              </w:r>
            </w:del>
          </w:p>
          <w:p w:rsidR="000A7829" w:rsidDel="006705E2" w:rsidRDefault="000A7829" w:rsidP="00DC7FC8">
            <w:pPr>
              <w:pStyle w:val="HTML0"/>
              <w:shd w:val="clear" w:color="auto" w:fill="FFFFFF"/>
              <w:rPr>
                <w:del w:id="99" w:author="t_竹沢 公佑" w:date="2019-09-19T16:49:00Z"/>
                <w:rFonts w:ascii="ＭＳ Ｐゴシック" w:eastAsia="ＭＳ Ｐゴシック" w:hAnsi="ＭＳ Ｐゴシック"/>
                <w:color w:val="212121"/>
                <w:sz w:val="22"/>
                <w:szCs w:val="22"/>
                <w:lang w:val="en"/>
              </w:rPr>
            </w:pPr>
            <w:del w:id="100" w:author="t_竹沢 公佑" w:date="2019-09-19T16:49:00Z">
              <w:r w:rsidDel="006705E2">
                <w:rPr>
                  <w:rFonts w:ascii="ＭＳ Ｐゴシック" w:eastAsia="ＭＳ Ｐゴシック" w:hAnsi="ＭＳ Ｐゴシック" w:hint="eastAsia"/>
                  <w:color w:val="212121"/>
                  <w:sz w:val="22"/>
                  <w:szCs w:val="22"/>
                  <w:lang w:val="en"/>
                </w:rPr>
                <w:delText>5.5.3 DRXPD_RCVEVTSTART</w:delText>
              </w:r>
            </w:del>
          </w:p>
          <w:p w:rsidR="000A7829" w:rsidDel="006705E2" w:rsidRDefault="000A7829" w:rsidP="00DC7FC8">
            <w:pPr>
              <w:pStyle w:val="HTML0"/>
              <w:shd w:val="clear" w:color="auto" w:fill="FFFFFF"/>
              <w:rPr>
                <w:del w:id="101" w:author="t_竹沢 公佑" w:date="2019-09-19T16:49:00Z"/>
                <w:rFonts w:ascii="ＭＳ Ｐゴシック" w:eastAsia="ＭＳ Ｐゴシック" w:hAnsi="ＭＳ Ｐゴシック"/>
                <w:color w:val="212121"/>
                <w:sz w:val="22"/>
                <w:szCs w:val="22"/>
                <w:lang w:val="en"/>
              </w:rPr>
            </w:pPr>
            <w:del w:id="102" w:author="t_竹沢 公佑" w:date="2019-09-19T16:49:00Z">
              <w:r w:rsidDel="006705E2">
                <w:rPr>
                  <w:rFonts w:ascii="ＭＳ Ｐゴシック" w:eastAsia="ＭＳ Ｐゴシック" w:hAnsi="ＭＳ Ｐゴシック" w:hint="eastAsia"/>
                  <w:color w:val="212121"/>
                  <w:sz w:val="22"/>
                  <w:szCs w:val="22"/>
                  <w:lang w:val="en"/>
                </w:rPr>
                <w:delText xml:space="preserve"> Added error code(EAGAIN).This is insufficient contents from driver version 2.0.0.</w:delText>
              </w:r>
            </w:del>
          </w:p>
          <w:p w:rsidR="000A7829" w:rsidDel="006705E2" w:rsidRDefault="000A7829" w:rsidP="00DC7FC8">
            <w:pPr>
              <w:pStyle w:val="HTML0"/>
              <w:shd w:val="clear" w:color="auto" w:fill="FFFFFF"/>
              <w:rPr>
                <w:del w:id="103" w:author="t_竹沢 公佑" w:date="2019-09-19T16:49:00Z"/>
                <w:rFonts w:ascii="ＭＳ Ｐゴシック" w:eastAsia="ＭＳ Ｐゴシック" w:hAnsi="ＭＳ Ｐゴシック"/>
                <w:color w:val="212121"/>
                <w:sz w:val="22"/>
                <w:szCs w:val="22"/>
                <w:lang w:val="en"/>
              </w:rPr>
            </w:pPr>
            <w:del w:id="104" w:author="t_竹沢 公佑" w:date="2019-09-19T16:49:00Z">
              <w:r w:rsidDel="006705E2">
                <w:rPr>
                  <w:rFonts w:ascii="ＭＳ Ｐゴシック" w:eastAsia="ＭＳ Ｐゴシック" w:hAnsi="ＭＳ Ｐゴシック" w:hint="eastAsia"/>
                  <w:color w:val="212121"/>
                  <w:sz w:val="22"/>
                  <w:szCs w:val="22"/>
                  <w:lang w:val="en"/>
                </w:rPr>
                <w:delText>5.5.5 DRXPD_RCVSTART</w:delText>
              </w:r>
            </w:del>
          </w:p>
          <w:p w:rsidR="008257D7" w:rsidRPr="00F411DC" w:rsidDel="006705E2" w:rsidRDefault="000A7829">
            <w:pPr>
              <w:pStyle w:val="HTML0"/>
              <w:shd w:val="clear" w:color="auto" w:fill="FFFFFF"/>
              <w:ind w:firstLineChars="50" w:firstLine="110"/>
              <w:rPr>
                <w:del w:id="105" w:author="t_竹沢 公佑" w:date="2019-09-19T16:48:00Z"/>
                <w:rFonts w:ascii="ＭＳ Ｐゴシック" w:eastAsia="ＭＳ Ｐゴシック" w:hAnsi="ＭＳ Ｐゴシック"/>
                <w:color w:val="212121"/>
                <w:sz w:val="22"/>
                <w:szCs w:val="22"/>
                <w:lang w:val="en"/>
              </w:rPr>
              <w:pPrChange w:id="106" w:author="t_竹沢 公佑" w:date="2019-08-22T21:49:00Z">
                <w:pPr>
                  <w:pStyle w:val="HTML0"/>
                  <w:shd w:val="clear" w:color="auto" w:fill="FFFFFF"/>
                </w:pPr>
              </w:pPrChange>
            </w:pPr>
            <w:del w:id="107" w:author="t_竹沢 公佑" w:date="2019-09-19T16:49:00Z">
              <w:r w:rsidDel="006705E2">
                <w:rPr>
                  <w:rFonts w:ascii="ＭＳ Ｐゴシック" w:eastAsia="ＭＳ Ｐゴシック" w:hAnsi="ＭＳ Ｐゴシック" w:hint="eastAsia"/>
                  <w:color w:val="212121"/>
                  <w:sz w:val="22"/>
                  <w:szCs w:val="22"/>
                  <w:lang w:val="en"/>
                </w:rPr>
                <w:delText xml:space="preserve"> Changed describe about DRXPD_NG_INIT.</w:delText>
              </w:r>
            </w:del>
          </w:p>
          <w:p w:rsidR="0056794C" w:rsidDel="006705E2" w:rsidRDefault="0056794C" w:rsidP="0056794C">
            <w:pPr>
              <w:pStyle w:val="HTML0"/>
              <w:shd w:val="clear" w:color="auto" w:fill="FFFFFF"/>
              <w:rPr>
                <w:del w:id="108" w:author="t_竹沢 公佑" w:date="2019-09-19T16:48:00Z"/>
                <w:rFonts w:ascii="ＭＳ Ｐゴシック" w:eastAsia="ＭＳ Ｐゴシック" w:hAnsi="ＭＳ Ｐゴシック"/>
                <w:sz w:val="22"/>
                <w:szCs w:val="22"/>
                <w:lang w:val="en"/>
              </w:rPr>
            </w:pPr>
            <w:del w:id="109" w:author="t_竹沢 公佑" w:date="2019-09-19T16:48:00Z">
              <w:r w:rsidDel="006705E2">
                <w:rPr>
                  <w:rFonts w:ascii="ＭＳ Ｐゴシック" w:eastAsia="ＭＳ Ｐゴシック" w:hAnsi="ＭＳ Ｐゴシック" w:hint="eastAsia"/>
                  <w:sz w:val="22"/>
                  <w:szCs w:val="22"/>
                  <w:lang w:val="en"/>
                </w:rPr>
                <w:delText>2.1 Structure of Receive Ring Buffer</w:delText>
              </w:r>
            </w:del>
          </w:p>
          <w:p w:rsidR="0056794C" w:rsidDel="006705E2" w:rsidRDefault="0056794C" w:rsidP="0056794C">
            <w:pPr>
              <w:pStyle w:val="HTML0"/>
              <w:shd w:val="clear" w:color="auto" w:fill="FFFFFF"/>
              <w:rPr>
                <w:del w:id="110" w:author="t_竹沢 公佑" w:date="2019-09-19T16:48:00Z"/>
                <w:rFonts w:ascii="ＭＳ Ｐゴシック" w:eastAsia="ＭＳ Ｐゴシック" w:hAnsi="ＭＳ Ｐゴシック"/>
                <w:sz w:val="22"/>
                <w:szCs w:val="22"/>
                <w:lang w:val="en"/>
              </w:rPr>
            </w:pPr>
            <w:del w:id="111" w:author="t_竹沢 公佑" w:date="2019-09-19T16:48:00Z">
              <w:r w:rsidDel="006705E2">
                <w:rPr>
                  <w:rFonts w:ascii="ＭＳ Ｐゴシック" w:eastAsia="ＭＳ Ｐゴシック" w:hAnsi="ＭＳ Ｐゴシック" w:hint="eastAsia"/>
                  <w:sz w:val="22"/>
                  <w:szCs w:val="22"/>
                  <w:lang w:val="en"/>
                </w:rPr>
                <w:delText>5.3 mmap</w:delText>
              </w:r>
            </w:del>
          </w:p>
          <w:p w:rsidR="000A7829" w:rsidDel="006705E2" w:rsidRDefault="0056794C" w:rsidP="00DC7FC8">
            <w:pPr>
              <w:pStyle w:val="HTML0"/>
              <w:shd w:val="clear" w:color="auto" w:fill="FFFFFF"/>
              <w:rPr>
                <w:del w:id="112" w:author="t_竹沢 公佑" w:date="2019-09-19T16:48:00Z"/>
                <w:rFonts w:ascii="ＭＳ Ｐゴシック" w:eastAsia="ＭＳ Ｐゴシック" w:hAnsi="ＭＳ Ｐゴシック"/>
                <w:sz w:val="22"/>
                <w:szCs w:val="22"/>
                <w:lang w:val="en"/>
              </w:rPr>
            </w:pPr>
            <w:del w:id="113" w:author="t_竹沢 公佑" w:date="2019-09-19T16:48:00Z">
              <w:r w:rsidDel="006705E2">
                <w:rPr>
                  <w:rFonts w:ascii="ＭＳ Ｐゴシック" w:eastAsia="ＭＳ Ｐゴシック" w:hAnsi="ＭＳ Ｐゴシック" w:hint="eastAsia"/>
                  <w:sz w:val="22"/>
                  <w:szCs w:val="22"/>
                  <w:lang w:val="en"/>
                </w:rPr>
                <w:delText>5.5.17 DRXPD_RCVGROUPS</w:delText>
              </w:r>
            </w:del>
          </w:p>
          <w:p w:rsidR="0056794C" w:rsidDel="006705E2" w:rsidRDefault="0056794C" w:rsidP="00DC7FC8">
            <w:pPr>
              <w:pStyle w:val="HTML0"/>
              <w:shd w:val="clear" w:color="auto" w:fill="FFFFFF"/>
              <w:rPr>
                <w:del w:id="114" w:author="t_竹沢 公佑" w:date="2019-09-19T16:48:00Z"/>
                <w:rFonts w:ascii="ＭＳ Ｐゴシック" w:eastAsia="ＭＳ Ｐゴシック" w:hAnsi="ＭＳ Ｐゴシック"/>
                <w:sz w:val="22"/>
                <w:szCs w:val="22"/>
                <w:lang w:val="en"/>
              </w:rPr>
            </w:pPr>
            <w:del w:id="115" w:author="t_竹沢 公佑" w:date="2019-09-19T16:48:00Z">
              <w:r w:rsidDel="006705E2">
                <w:rPr>
                  <w:rFonts w:ascii="ＭＳ Ｐゴシック" w:eastAsia="ＭＳ Ｐゴシック" w:hAnsi="ＭＳ Ｐゴシック" w:hint="eastAsia"/>
                  <w:sz w:val="22"/>
                  <w:szCs w:val="22"/>
                  <w:lang w:val="en"/>
                </w:rPr>
                <w:delText xml:space="preserve"> Changed command name.</w:delText>
              </w:r>
              <w:r w:rsidR="00B33801" w:rsidDel="006705E2">
                <w:rPr>
                  <w:rFonts w:ascii="ＭＳ Ｐゴシック" w:eastAsia="ＭＳ Ｐゴシック" w:hAnsi="ＭＳ Ｐゴシック" w:hint="eastAsia"/>
                  <w:sz w:val="22"/>
                  <w:szCs w:val="22"/>
                  <w:lang w:val="en"/>
                </w:rPr>
                <w:delText xml:space="preserve"> (</w:delText>
              </w:r>
              <w:r w:rsidR="006633A1" w:rsidDel="006705E2">
                <w:rPr>
                  <w:rFonts w:ascii="ＭＳ Ｐゴシック" w:eastAsia="ＭＳ Ｐゴシック" w:hAnsi="ＭＳ Ｐゴシック" w:hint="eastAsia"/>
                  <w:sz w:val="22"/>
                  <w:szCs w:val="22"/>
                  <w:lang w:val="en"/>
                </w:rPr>
                <w:delText>Maintains</w:delText>
              </w:r>
              <w:r w:rsidR="00B33801" w:rsidDel="006705E2">
                <w:rPr>
                  <w:rFonts w:ascii="ＭＳ Ｐゴシック" w:eastAsia="ＭＳ Ｐゴシック" w:hAnsi="ＭＳ Ｐゴシック" w:hint="eastAsia"/>
                  <w:sz w:val="22"/>
                  <w:szCs w:val="22"/>
                  <w:lang w:val="en"/>
                </w:rPr>
                <w:delText xml:space="preserve"> compatibility </w:delText>
              </w:r>
              <w:r w:rsidR="006633A1" w:rsidDel="006705E2">
                <w:rPr>
                  <w:rFonts w:ascii="ＭＳ Ｐゴシック" w:eastAsia="ＭＳ Ｐゴシック" w:hAnsi="ＭＳ Ｐゴシック" w:hint="eastAsia"/>
                  <w:sz w:val="22"/>
                  <w:szCs w:val="22"/>
                  <w:lang w:val="en"/>
                </w:rPr>
                <w:delText xml:space="preserve">with </w:delText>
              </w:r>
              <w:r w:rsidR="00B33801" w:rsidDel="006705E2">
                <w:rPr>
                  <w:rFonts w:ascii="ＭＳ Ｐゴシック" w:eastAsia="ＭＳ Ｐゴシック" w:hAnsi="ＭＳ Ｐゴシック" w:hint="eastAsia"/>
                  <w:sz w:val="22"/>
                  <w:szCs w:val="22"/>
                  <w:lang w:val="en"/>
                </w:rPr>
                <w:delText>previous implementations for prototype DRXP.)</w:delText>
              </w:r>
            </w:del>
          </w:p>
          <w:p w:rsidR="0056794C" w:rsidDel="006705E2" w:rsidRDefault="0056794C" w:rsidP="0056794C">
            <w:pPr>
              <w:pStyle w:val="HTML0"/>
              <w:shd w:val="clear" w:color="auto" w:fill="FFFFFF"/>
              <w:rPr>
                <w:del w:id="116" w:author="t_竹沢 公佑" w:date="2019-09-19T16:48:00Z"/>
                <w:rFonts w:ascii="ＭＳ Ｐゴシック" w:eastAsia="ＭＳ Ｐゴシック" w:hAnsi="ＭＳ Ｐゴシック"/>
                <w:color w:val="212121"/>
                <w:sz w:val="22"/>
                <w:szCs w:val="22"/>
                <w:lang w:val="en"/>
              </w:rPr>
            </w:pPr>
            <w:del w:id="117" w:author="t_竹沢 公佑" w:date="2019-09-19T16:48:00Z">
              <w:r w:rsidDel="006705E2">
                <w:rPr>
                  <w:rFonts w:ascii="ＭＳ Ｐゴシック" w:eastAsia="ＭＳ Ｐゴシック" w:hAnsi="ＭＳ Ｐゴシック" w:hint="eastAsia"/>
                  <w:color w:val="212121"/>
                  <w:sz w:val="22"/>
                  <w:szCs w:val="22"/>
                  <w:lang w:val="en"/>
                </w:rPr>
                <w:delText xml:space="preserve">  (before) </w:delText>
              </w:r>
              <w:r w:rsidDel="006705E2">
                <w:rPr>
                  <w:rFonts w:ascii="ＭＳ Ｐゴシック" w:eastAsia="ＭＳ Ｐゴシック" w:hAnsi="ＭＳ Ｐゴシック" w:hint="eastAsia"/>
                  <w:sz w:val="22"/>
                  <w:szCs w:val="22"/>
                  <w:lang w:val="en"/>
                </w:rPr>
                <w:delText>DRXPD_RCVGROUPS</w:delText>
              </w:r>
            </w:del>
          </w:p>
          <w:p w:rsidR="00B33801" w:rsidDel="006705E2" w:rsidRDefault="0056794C" w:rsidP="0056794C">
            <w:pPr>
              <w:pStyle w:val="HTML0"/>
              <w:shd w:val="clear" w:color="auto" w:fill="FFFFFF"/>
              <w:rPr>
                <w:del w:id="118" w:author="t_竹沢 公佑" w:date="2019-09-19T16:48:00Z"/>
                <w:rFonts w:ascii="ＭＳ Ｐゴシック" w:eastAsia="ＭＳ Ｐゴシック" w:hAnsi="ＭＳ Ｐゴシック"/>
                <w:sz w:val="22"/>
                <w:szCs w:val="22"/>
                <w:lang w:val="en"/>
              </w:rPr>
            </w:pPr>
            <w:del w:id="119" w:author="t_竹沢 公佑" w:date="2019-09-19T16:48:00Z">
              <w:r w:rsidDel="006705E2">
                <w:rPr>
                  <w:rFonts w:ascii="ＭＳ Ｐゴシック" w:eastAsia="ＭＳ Ｐゴシック" w:hAnsi="ＭＳ Ｐゴシック" w:hint="eastAsia"/>
                  <w:color w:val="212121"/>
                  <w:sz w:val="22"/>
                  <w:szCs w:val="22"/>
                  <w:lang w:val="en"/>
                </w:rPr>
                <w:delText xml:space="preserve">  (after) </w:delText>
              </w:r>
              <w:r w:rsidDel="006705E2">
                <w:rPr>
                  <w:rFonts w:ascii="ＭＳ Ｐゴシック" w:eastAsia="ＭＳ Ｐゴシック" w:hAnsi="ＭＳ Ｐゴシック" w:hint="eastAsia"/>
                  <w:sz w:val="22"/>
                  <w:szCs w:val="22"/>
                  <w:lang w:val="en"/>
                </w:rPr>
                <w:delText>DRXPD_</w:delText>
              </w:r>
              <w:r w:rsidRPr="0056794C" w:rsidDel="006705E2">
                <w:rPr>
                  <w:rFonts w:ascii="ＭＳ Ｐゴシック" w:eastAsia="ＭＳ Ｐゴシック" w:hAnsi="ＭＳ Ｐゴシック" w:hint="eastAsia"/>
                  <w:b/>
                  <w:sz w:val="22"/>
                  <w:szCs w:val="22"/>
                  <w:lang w:val="en"/>
                </w:rPr>
                <w:delText>SET_</w:delText>
              </w:r>
              <w:r w:rsidDel="006705E2">
                <w:rPr>
                  <w:rFonts w:ascii="ＭＳ Ｐゴシック" w:eastAsia="ＭＳ Ｐゴシック" w:hAnsi="ＭＳ Ｐゴシック" w:hint="eastAsia"/>
                  <w:sz w:val="22"/>
                  <w:szCs w:val="22"/>
                  <w:lang w:val="en"/>
                </w:rPr>
                <w:delText>RCVGROUPS</w:delText>
              </w:r>
            </w:del>
          </w:p>
          <w:p w:rsidR="00FD7F5E" w:rsidDel="006705E2" w:rsidRDefault="009B14BD" w:rsidP="0056794C">
            <w:pPr>
              <w:pStyle w:val="HTML0"/>
              <w:shd w:val="clear" w:color="auto" w:fill="FFFFFF"/>
              <w:rPr>
                <w:del w:id="120" w:author="t_竹沢 公佑" w:date="2019-09-19T16:48:00Z"/>
                <w:rFonts w:ascii="ＭＳ Ｐゴシック" w:eastAsia="ＭＳ Ｐゴシック" w:hAnsi="ＭＳ Ｐゴシック"/>
                <w:sz w:val="22"/>
                <w:szCs w:val="22"/>
                <w:lang w:val="en"/>
              </w:rPr>
            </w:pPr>
            <w:del w:id="121" w:author="t_竹沢 公佑" w:date="2019-09-19T16:48:00Z">
              <w:r w:rsidDel="006705E2">
                <w:rPr>
                  <w:rFonts w:ascii="ＭＳ Ｐゴシック" w:eastAsia="ＭＳ Ｐゴシック" w:hAnsi="ＭＳ Ｐゴシック" w:hint="eastAsia"/>
                  <w:sz w:val="22"/>
                  <w:szCs w:val="22"/>
                  <w:lang w:val="en"/>
                </w:rPr>
                <w:delText>W</w:delText>
              </w:r>
              <w:r w:rsidR="009160C6" w:rsidDel="006705E2">
                <w:rPr>
                  <w:rFonts w:ascii="ＭＳ Ｐゴシック" w:eastAsia="ＭＳ Ｐゴシック" w:hAnsi="ＭＳ Ｐゴシック" w:hint="eastAsia"/>
                  <w:sz w:val="22"/>
                  <w:szCs w:val="22"/>
                  <w:lang w:val="en"/>
                </w:rPr>
                <w:delText>hole document.</w:delText>
              </w:r>
            </w:del>
          </w:p>
          <w:p w:rsidR="00FD7F5E" w:rsidDel="006705E2" w:rsidRDefault="00FD7F5E" w:rsidP="00FD7F5E">
            <w:pPr>
              <w:pStyle w:val="HTML0"/>
              <w:shd w:val="clear" w:color="auto" w:fill="FFFFFF"/>
              <w:ind w:firstLineChars="50" w:firstLine="110"/>
              <w:rPr>
                <w:del w:id="122" w:author="t_竹沢 公佑" w:date="2019-09-19T16:48:00Z"/>
                <w:rFonts w:ascii="ＭＳ Ｐゴシック" w:eastAsia="ＭＳ Ｐゴシック" w:hAnsi="ＭＳ Ｐゴシック"/>
                <w:sz w:val="22"/>
                <w:szCs w:val="22"/>
                <w:lang w:val="en"/>
              </w:rPr>
            </w:pPr>
            <w:del w:id="123" w:author="t_竹沢 公佑" w:date="2019-09-19T16:48:00Z">
              <w:r w:rsidDel="006705E2">
                <w:rPr>
                  <w:rFonts w:ascii="ＭＳ Ｐゴシック" w:eastAsia="ＭＳ Ｐゴシック" w:hAnsi="ＭＳ Ｐゴシック" w:hint="eastAsia"/>
                  <w:sz w:val="22"/>
                  <w:szCs w:val="22"/>
                  <w:lang w:val="en"/>
                </w:rPr>
                <w:delText>Changed command name.</w:delText>
              </w:r>
              <w:r w:rsidR="00B33801" w:rsidDel="006705E2">
                <w:rPr>
                  <w:rFonts w:ascii="ＭＳ Ｐゴシック" w:eastAsia="ＭＳ Ｐゴシック" w:hAnsi="ＭＳ Ｐゴシック" w:hint="eastAsia"/>
                  <w:sz w:val="22"/>
                  <w:szCs w:val="22"/>
                  <w:lang w:val="en"/>
                </w:rPr>
                <w:delText xml:space="preserve"> (</w:delText>
              </w:r>
              <w:r w:rsidR="006633A1" w:rsidDel="006705E2">
                <w:rPr>
                  <w:rFonts w:ascii="ＭＳ Ｐゴシック" w:eastAsia="ＭＳ Ｐゴシック" w:hAnsi="ＭＳ Ｐゴシック" w:hint="eastAsia"/>
                  <w:sz w:val="22"/>
                  <w:szCs w:val="22"/>
                  <w:lang w:val="en"/>
                </w:rPr>
                <w:delText>Maintains compatibility with previous implementations for prototype DRXP.</w:delText>
              </w:r>
              <w:r w:rsidR="00B33801" w:rsidDel="006705E2">
                <w:rPr>
                  <w:rFonts w:ascii="ＭＳ Ｐゴシック" w:eastAsia="ＭＳ Ｐゴシック" w:hAnsi="ＭＳ Ｐゴシック" w:hint="eastAsia"/>
                  <w:sz w:val="22"/>
                  <w:szCs w:val="22"/>
                  <w:lang w:val="en"/>
                </w:rPr>
                <w:delText>)</w:delText>
              </w:r>
            </w:del>
          </w:p>
          <w:p w:rsidR="00FD7F5E" w:rsidDel="006705E2" w:rsidRDefault="00FD7F5E" w:rsidP="00FD7F5E">
            <w:pPr>
              <w:pStyle w:val="HTML0"/>
              <w:shd w:val="clear" w:color="auto" w:fill="FFFFFF"/>
              <w:rPr>
                <w:del w:id="124" w:author="t_竹沢 公佑" w:date="2019-09-19T16:48:00Z"/>
                <w:rFonts w:ascii="ＭＳ Ｐゴシック" w:eastAsia="ＭＳ Ｐゴシック" w:hAnsi="ＭＳ Ｐゴシック"/>
                <w:color w:val="212121"/>
                <w:sz w:val="22"/>
                <w:szCs w:val="22"/>
                <w:lang w:val="en"/>
              </w:rPr>
            </w:pPr>
            <w:del w:id="125" w:author="t_竹沢 公佑" w:date="2019-09-19T16:48:00Z">
              <w:r w:rsidDel="006705E2">
                <w:rPr>
                  <w:rFonts w:ascii="ＭＳ Ｐゴシック" w:eastAsia="ＭＳ Ｐゴシック" w:hAnsi="ＭＳ Ｐゴシック" w:hint="eastAsia"/>
                  <w:color w:val="212121"/>
                  <w:sz w:val="22"/>
                  <w:szCs w:val="22"/>
                  <w:lang w:val="en"/>
                </w:rPr>
                <w:delText xml:space="preserve">  (before) </w:delText>
              </w:r>
              <w:r w:rsidDel="006705E2">
                <w:rPr>
                  <w:rFonts w:ascii="ＭＳ Ｐゴシック" w:eastAsia="ＭＳ Ｐゴシック" w:hAnsi="ＭＳ Ｐゴシック" w:hint="eastAsia"/>
                  <w:sz w:val="22"/>
                  <w:szCs w:val="22"/>
                  <w:lang w:val="en"/>
                </w:rPr>
                <w:delText>DFR_RESET/DFR_RST_xxx</w:delText>
              </w:r>
            </w:del>
          </w:p>
          <w:p w:rsidR="003210AF" w:rsidDel="006705E2" w:rsidRDefault="00FD7F5E" w:rsidP="00FD7F5E">
            <w:pPr>
              <w:pStyle w:val="HTML0"/>
              <w:shd w:val="clear" w:color="auto" w:fill="FFFFFF"/>
              <w:rPr>
                <w:del w:id="126" w:author="t_竹沢 公佑" w:date="2019-09-19T16:48:00Z"/>
                <w:rFonts w:ascii="ＭＳ Ｐゴシック" w:eastAsia="ＭＳ Ｐゴシック" w:hAnsi="ＭＳ Ｐゴシック"/>
                <w:sz w:val="22"/>
                <w:szCs w:val="22"/>
                <w:lang w:val="en"/>
              </w:rPr>
            </w:pPr>
            <w:del w:id="127" w:author="t_竹沢 公佑" w:date="2019-09-19T16:48:00Z">
              <w:r w:rsidDel="006705E2">
                <w:rPr>
                  <w:rFonts w:ascii="ＭＳ Ｐゴシック" w:eastAsia="ＭＳ Ｐゴシック" w:hAnsi="ＭＳ Ｐゴシック" w:hint="eastAsia"/>
                  <w:color w:val="212121"/>
                  <w:sz w:val="22"/>
                  <w:szCs w:val="22"/>
                  <w:lang w:val="en"/>
                </w:rPr>
                <w:delText xml:space="preserve">  (after) RESET_DFR</w:delText>
              </w:r>
              <w:r w:rsidDel="006705E2">
                <w:rPr>
                  <w:rFonts w:ascii="ＭＳ Ｐゴシック" w:eastAsia="ＭＳ Ｐゴシック" w:hAnsi="ＭＳ Ｐゴシック" w:hint="eastAsia"/>
                  <w:sz w:val="22"/>
                  <w:szCs w:val="22"/>
                  <w:lang w:val="en"/>
                </w:rPr>
                <w:delText>/RST_DFR _xxx</w:delText>
              </w:r>
            </w:del>
          </w:p>
          <w:p w:rsidR="00011FE4" w:rsidDel="006705E2" w:rsidRDefault="00011FE4" w:rsidP="00011FE4">
            <w:pPr>
              <w:pStyle w:val="HTML0"/>
              <w:shd w:val="clear" w:color="auto" w:fill="FFFFFF"/>
              <w:rPr>
                <w:del w:id="128" w:author="t_竹沢 公佑" w:date="2019-09-19T16:48:00Z"/>
                <w:rFonts w:ascii="ＭＳ Ｐゴシック" w:eastAsia="ＭＳ Ｐゴシック" w:hAnsi="ＭＳ Ｐゴシック"/>
                <w:sz w:val="22"/>
                <w:szCs w:val="22"/>
                <w:lang w:val="en"/>
              </w:rPr>
            </w:pPr>
            <w:del w:id="129" w:author="t_竹沢 公佑" w:date="2019-09-19T16:48:00Z">
              <w:r w:rsidDel="006705E2">
                <w:rPr>
                  <w:rFonts w:ascii="ＭＳ Ｐゴシック" w:eastAsia="ＭＳ Ｐゴシック" w:hAnsi="ＭＳ Ｐゴシック" w:hint="eastAsia"/>
                  <w:sz w:val="22"/>
                  <w:szCs w:val="22"/>
                  <w:lang w:val="en"/>
                </w:rPr>
                <w:delText>6.2.4 DFR_TEST_DATA</w:delText>
              </w:r>
            </w:del>
          </w:p>
          <w:p w:rsidR="00911E35" w:rsidRPr="008257D7" w:rsidDel="006705E2" w:rsidRDefault="00011FE4" w:rsidP="00871026">
            <w:pPr>
              <w:pStyle w:val="HTML0"/>
              <w:shd w:val="clear" w:color="auto" w:fill="FFFFFF"/>
              <w:rPr>
                <w:del w:id="130" w:author="t_竹沢 公佑" w:date="2019-09-19T16:48:00Z"/>
                <w:rFonts w:ascii="ＭＳ Ｐゴシック" w:eastAsia="ＭＳ Ｐゴシック" w:hAnsi="ＭＳ Ｐゴシック"/>
                <w:color w:val="212121"/>
                <w:sz w:val="22"/>
                <w:szCs w:val="22"/>
                <w:lang w:val="en"/>
                <w:rPrChange w:id="131" w:author="t_竹沢 公佑" w:date="2019-08-22T21:58:00Z">
                  <w:rPr>
                    <w:del w:id="132" w:author="t_竹沢 公佑" w:date="2019-09-19T16:48:00Z"/>
                    <w:rFonts w:ascii="ＭＳ Ｐゴシック" w:eastAsia="ＭＳ Ｐゴシック" w:hAnsi="ＭＳ Ｐゴシック"/>
                    <w:sz w:val="22"/>
                    <w:szCs w:val="22"/>
                    <w:lang w:val="en"/>
                  </w:rPr>
                </w:rPrChange>
              </w:rPr>
            </w:pPr>
            <w:del w:id="133" w:author="t_竹沢 公佑" w:date="2019-09-19T16:48:00Z">
              <w:r w:rsidDel="006705E2">
                <w:rPr>
                  <w:rFonts w:ascii="ＭＳ Ｐゴシック" w:eastAsia="ＭＳ Ｐゴシック" w:hAnsi="ＭＳ Ｐゴシック" w:hint="eastAsia"/>
                  <w:sz w:val="22"/>
                  <w:szCs w:val="22"/>
                  <w:lang w:val="en"/>
                </w:rPr>
                <w:delText xml:space="preserve"> Changed command name. (Maintains compatibility with previous implementations for prototype DRXP.)</w:delText>
              </w:r>
            </w:del>
          </w:p>
          <w:p w:rsidR="004C4514" w:rsidDel="006705E2" w:rsidRDefault="004C4514" w:rsidP="00FD7F5E">
            <w:pPr>
              <w:pStyle w:val="HTML0"/>
              <w:shd w:val="clear" w:color="auto" w:fill="FFFFFF"/>
              <w:rPr>
                <w:del w:id="134" w:author="t_竹沢 公佑" w:date="2019-09-19T16:48:00Z"/>
                <w:rFonts w:ascii="ＭＳ Ｐゴシック" w:eastAsia="ＭＳ Ｐゴシック" w:hAnsi="ＭＳ Ｐゴシック"/>
                <w:sz w:val="22"/>
                <w:szCs w:val="22"/>
                <w:lang w:val="en"/>
              </w:rPr>
            </w:pPr>
            <w:del w:id="135" w:author="t_竹沢 公佑" w:date="2019-09-19T16:48:00Z">
              <w:r w:rsidDel="006705E2">
                <w:rPr>
                  <w:rFonts w:ascii="ＭＳ Ｐゴシック" w:eastAsia="ＭＳ Ｐゴシック" w:hAnsi="ＭＳ Ｐゴシック" w:hint="eastAsia"/>
                  <w:sz w:val="22"/>
                  <w:szCs w:val="22"/>
                  <w:lang w:val="en"/>
                </w:rPr>
                <w:delText>5.5.1</w:delText>
              </w:r>
              <w:r w:rsidDel="006705E2">
                <w:delText xml:space="preserve"> </w:delText>
              </w:r>
              <w:r w:rsidRPr="004C4514" w:rsidDel="006705E2">
                <w:rPr>
                  <w:rFonts w:ascii="ＭＳ Ｐゴシック" w:eastAsia="ＭＳ Ｐゴシック" w:hAnsi="ＭＳ Ｐゴシック"/>
                  <w:sz w:val="22"/>
                  <w:szCs w:val="22"/>
                  <w:lang w:val="en"/>
                </w:rPr>
                <w:delText>DRXPD INIT</w:delText>
              </w:r>
            </w:del>
          </w:p>
          <w:p w:rsidR="004C4514" w:rsidDel="006705E2" w:rsidRDefault="004C4514" w:rsidP="004C4514">
            <w:pPr>
              <w:pStyle w:val="HTML0"/>
              <w:shd w:val="clear" w:color="auto" w:fill="FFFFFF"/>
              <w:ind w:firstLineChars="50" w:firstLine="110"/>
              <w:rPr>
                <w:del w:id="136" w:author="t_竹沢 公佑" w:date="2019-09-19T16:48:00Z"/>
                <w:rFonts w:ascii="ＭＳ Ｐゴシック" w:eastAsia="ＭＳ Ｐゴシック" w:hAnsi="ＭＳ Ｐゴシック"/>
                <w:color w:val="212121"/>
                <w:sz w:val="22"/>
                <w:szCs w:val="22"/>
                <w:lang w:val="en"/>
              </w:rPr>
            </w:pPr>
            <w:del w:id="137" w:author="t_竹沢 公佑" w:date="2019-09-19T16:48:00Z">
              <w:r w:rsidDel="006705E2">
                <w:rPr>
                  <w:rFonts w:ascii="ＭＳ Ｐゴシック" w:eastAsia="ＭＳ Ｐゴシック" w:hAnsi="ＭＳ Ｐゴシック" w:hint="eastAsia"/>
                  <w:color w:val="212121"/>
                  <w:sz w:val="22"/>
                  <w:szCs w:val="22"/>
                  <w:lang w:val="en"/>
                </w:rPr>
                <w:delText>Added the description about the beha</w:delText>
              </w:r>
              <w:r w:rsidR="005219C1" w:rsidDel="006705E2">
                <w:rPr>
                  <w:rFonts w:ascii="ＭＳ Ｐゴシック" w:eastAsia="ＭＳ Ｐゴシック" w:hAnsi="ＭＳ Ｐゴシック" w:hint="eastAsia"/>
                  <w:color w:val="212121"/>
                  <w:sz w:val="22"/>
                  <w:szCs w:val="22"/>
                  <w:lang w:val="en"/>
                </w:rPr>
                <w:delText xml:space="preserve">vior when this </w:delText>
              </w:r>
              <w:r w:rsidR="006B70E7" w:rsidDel="006705E2">
                <w:rPr>
                  <w:rFonts w:ascii="ＭＳ Ｐゴシック" w:eastAsia="ＭＳ Ｐゴシック" w:hAnsi="ＭＳ Ｐゴシック" w:hint="eastAsia"/>
                  <w:color w:val="212121"/>
                  <w:sz w:val="22"/>
                  <w:szCs w:val="22"/>
                  <w:lang w:val="en"/>
                </w:rPr>
                <w:delText>command</w:delText>
              </w:r>
              <w:r w:rsidR="005219C1" w:rsidDel="006705E2">
                <w:rPr>
                  <w:rFonts w:ascii="ＭＳ Ｐゴシック" w:eastAsia="ＭＳ Ｐゴシック" w:hAnsi="ＭＳ Ｐゴシック" w:hint="eastAsia"/>
                  <w:color w:val="212121"/>
                  <w:sz w:val="22"/>
                  <w:szCs w:val="22"/>
                  <w:lang w:val="en"/>
                </w:rPr>
                <w:delText xml:space="preserve"> is used.</w:delText>
              </w:r>
            </w:del>
          </w:p>
          <w:p w:rsidR="008B62DD" w:rsidDel="006705E2" w:rsidRDefault="008B62DD" w:rsidP="008B62DD">
            <w:pPr>
              <w:pStyle w:val="HTML0"/>
              <w:shd w:val="clear" w:color="auto" w:fill="FFFFFF"/>
              <w:rPr>
                <w:del w:id="138" w:author="t_竹沢 公佑" w:date="2019-09-19T16:47:00Z"/>
                <w:rFonts w:ascii="ＭＳ Ｐゴシック" w:eastAsia="ＭＳ Ｐゴシック" w:hAnsi="ＭＳ Ｐゴシック"/>
                <w:color w:val="212121"/>
                <w:sz w:val="22"/>
                <w:szCs w:val="22"/>
                <w:lang w:val="en"/>
              </w:rPr>
            </w:pPr>
            <w:del w:id="139" w:author="t_竹沢 公佑" w:date="2019-09-19T16:47:00Z">
              <w:r w:rsidDel="006705E2">
                <w:rPr>
                  <w:rFonts w:ascii="ＭＳ Ｐゴシック" w:eastAsia="ＭＳ Ｐゴシック" w:hAnsi="ＭＳ Ｐゴシック" w:hint="eastAsia"/>
                  <w:color w:val="212121"/>
                  <w:sz w:val="22"/>
                  <w:szCs w:val="22"/>
                  <w:lang w:val="en"/>
                </w:rPr>
                <w:delText>4.1 Note on the driver use</w:delText>
              </w:r>
            </w:del>
          </w:p>
          <w:p w:rsidR="008B62DD" w:rsidRPr="00ED29D4" w:rsidDel="006705E2" w:rsidRDefault="008B62DD" w:rsidP="008B62DD">
            <w:pPr>
              <w:pStyle w:val="HTML0"/>
              <w:shd w:val="clear" w:color="auto" w:fill="FFFFFF"/>
              <w:ind w:firstLineChars="50" w:firstLine="110"/>
              <w:rPr>
                <w:del w:id="140" w:author="t_竹沢 公佑" w:date="2019-09-19T16:47:00Z"/>
                <w:rFonts w:ascii="ＭＳ Ｐゴシック" w:eastAsia="ＭＳ Ｐゴシック" w:hAnsi="ＭＳ Ｐゴシック"/>
                <w:color w:val="212121"/>
                <w:sz w:val="22"/>
                <w:szCs w:val="22"/>
                <w:lang w:val="en"/>
              </w:rPr>
            </w:pPr>
            <w:del w:id="141" w:author="t_竹沢 公佑" w:date="2019-09-19T16:47:00Z">
              <w:r w:rsidDel="006705E2">
                <w:rPr>
                  <w:rFonts w:ascii="ＭＳ Ｐゴシック" w:eastAsia="ＭＳ Ｐゴシック" w:hAnsi="ＭＳ Ｐゴシック" w:hint="eastAsia"/>
                  <w:color w:val="212121"/>
                  <w:sz w:val="22"/>
                  <w:szCs w:val="22"/>
                  <w:lang w:val="en"/>
                </w:rPr>
                <w:delText xml:space="preserve">Fixed </w:delText>
              </w:r>
              <w:r w:rsidDel="006705E2">
                <w:rPr>
                  <w:rFonts w:ascii="ＭＳ Ｐゴシック" w:eastAsia="ＭＳ Ｐゴシック" w:hAnsi="ＭＳ Ｐゴシック"/>
                  <w:color w:val="212121"/>
                  <w:sz w:val="22"/>
                  <w:szCs w:val="22"/>
                  <w:lang w:val="en"/>
                </w:rPr>
                <w:delText>grammer of sentence</w:delText>
              </w:r>
              <w:r w:rsidDel="006705E2">
                <w:rPr>
                  <w:rFonts w:ascii="ＭＳ Ｐゴシック" w:eastAsia="ＭＳ Ｐゴシック" w:hAnsi="ＭＳ Ｐゴシック" w:hint="eastAsia"/>
                  <w:color w:val="212121"/>
                  <w:sz w:val="22"/>
                  <w:szCs w:val="22"/>
                  <w:lang w:val="en"/>
                </w:rPr>
                <w:delText xml:space="preserve"> about</w:delText>
              </w:r>
              <w:r w:rsidRPr="00D03FF6" w:rsidDel="006705E2">
                <w:rPr>
                  <w:rFonts w:ascii="ＭＳ Ｐゴシック" w:eastAsia="ＭＳ Ｐゴシック" w:hAnsi="ＭＳ Ｐゴシック"/>
                  <w:color w:val="212121"/>
                  <w:sz w:val="22"/>
                  <w:szCs w:val="22"/>
                  <w:lang w:val="en"/>
                </w:rPr>
                <w:delText xml:space="preserve"> errno</w:delText>
              </w:r>
              <w:r w:rsidDel="006705E2">
                <w:rPr>
                  <w:rFonts w:ascii="ＭＳ Ｐゴシック" w:eastAsia="ＭＳ Ｐゴシック" w:hAnsi="ＭＳ Ｐゴシック" w:hint="eastAsia"/>
                  <w:color w:val="212121"/>
                  <w:sz w:val="22"/>
                  <w:szCs w:val="22"/>
                  <w:lang w:val="en"/>
                </w:rPr>
                <w:delText>.</w:delText>
              </w:r>
            </w:del>
          </w:p>
          <w:p w:rsidR="00FD7F5E" w:rsidDel="006705E2" w:rsidRDefault="00731EF4" w:rsidP="00731EF4">
            <w:pPr>
              <w:pStyle w:val="HTML0"/>
              <w:shd w:val="clear" w:color="auto" w:fill="FFFFFF"/>
              <w:rPr>
                <w:del w:id="142" w:author="t_竹沢 公佑" w:date="2019-09-19T16:47:00Z"/>
                <w:rFonts w:ascii="ＭＳ Ｐゴシック" w:eastAsia="ＭＳ Ｐゴシック" w:hAnsi="ＭＳ Ｐゴシック"/>
                <w:sz w:val="22"/>
                <w:szCs w:val="22"/>
                <w:lang w:val="en"/>
              </w:rPr>
            </w:pPr>
            <w:del w:id="143" w:author="t_竹沢 公佑" w:date="2019-09-19T16:47:00Z">
              <w:r w:rsidDel="006705E2">
                <w:rPr>
                  <w:rFonts w:ascii="ＭＳ Ｐゴシック" w:eastAsia="ＭＳ Ｐゴシック" w:hAnsi="ＭＳ Ｐゴシック"/>
                  <w:sz w:val="22"/>
                  <w:szCs w:val="22"/>
                  <w:lang w:val="en"/>
                </w:rPr>
                <w:delText>3.2</w:delText>
              </w:r>
              <w:r w:rsidDel="006705E2">
                <w:rPr>
                  <w:rFonts w:ascii="ＭＳ Ｐゴシック" w:eastAsia="ＭＳ Ｐゴシック" w:hAnsi="ＭＳ Ｐゴシック" w:hint="eastAsia"/>
                  <w:sz w:val="22"/>
                  <w:szCs w:val="22"/>
                  <w:lang w:val="en"/>
                </w:rPr>
                <w:delText xml:space="preserve"> </w:delText>
              </w:r>
              <w:r w:rsidRPr="00731EF4" w:rsidDel="006705E2">
                <w:rPr>
                  <w:rFonts w:ascii="ＭＳ Ｐゴシック" w:eastAsia="ＭＳ Ｐゴシック" w:hAnsi="ＭＳ Ｐゴシック"/>
                  <w:sz w:val="22"/>
                  <w:szCs w:val="22"/>
                  <w:lang w:val="en"/>
                </w:rPr>
                <w:delText>Information frame</w:delText>
              </w:r>
            </w:del>
          </w:p>
          <w:p w:rsidR="00731EF4" w:rsidDel="006705E2" w:rsidRDefault="00731EF4" w:rsidP="00731EF4">
            <w:pPr>
              <w:pStyle w:val="HTML0"/>
              <w:shd w:val="clear" w:color="auto" w:fill="FFFFFF"/>
              <w:rPr>
                <w:del w:id="144" w:author="t_竹沢 公佑" w:date="2019-09-19T16:47:00Z"/>
                <w:rFonts w:ascii="ＭＳ Ｐゴシック" w:eastAsia="ＭＳ Ｐゴシック" w:hAnsi="ＭＳ Ｐゴシック"/>
                <w:color w:val="212121"/>
                <w:sz w:val="22"/>
                <w:szCs w:val="22"/>
                <w:lang w:val="en"/>
              </w:rPr>
            </w:pPr>
            <w:del w:id="145" w:author="t_竹沢 公佑" w:date="2019-09-19T16:47:00Z">
              <w:r w:rsidDel="006705E2">
                <w:rPr>
                  <w:rFonts w:ascii="ＭＳ Ｐゴシック" w:eastAsia="ＭＳ Ｐゴシック" w:hAnsi="ＭＳ Ｐゴシック" w:hint="eastAsia"/>
                  <w:sz w:val="22"/>
                  <w:szCs w:val="22"/>
                  <w:lang w:val="en"/>
                </w:rPr>
                <w:delText xml:space="preserve"> </w:delText>
              </w:r>
              <w:r w:rsidDel="006705E2">
                <w:rPr>
                  <w:rFonts w:ascii="ＭＳ Ｐゴシック" w:eastAsia="ＭＳ Ｐゴシック" w:hAnsi="ＭＳ Ｐゴシック" w:hint="eastAsia"/>
                  <w:color w:val="212121"/>
                  <w:sz w:val="22"/>
                  <w:szCs w:val="22"/>
                  <w:lang w:val="en"/>
                </w:rPr>
                <w:delText>Added more describe about Frame status.</w:delText>
              </w:r>
            </w:del>
          </w:p>
          <w:p w:rsidR="00973BD0" w:rsidDel="006705E2" w:rsidRDefault="00973BD0" w:rsidP="00973BD0">
            <w:pPr>
              <w:pStyle w:val="HTML0"/>
              <w:shd w:val="clear" w:color="auto" w:fill="FFFFFF"/>
              <w:rPr>
                <w:del w:id="146" w:author="t_竹沢 公佑" w:date="2019-09-19T16:47:00Z"/>
                <w:rFonts w:ascii="ＭＳ Ｐゴシック" w:eastAsia="ＭＳ Ｐゴシック" w:hAnsi="ＭＳ Ｐゴシック"/>
                <w:sz w:val="22"/>
                <w:szCs w:val="22"/>
                <w:lang w:val="en"/>
              </w:rPr>
            </w:pPr>
            <w:del w:id="147" w:author="t_竹沢 公佑" w:date="2019-09-19T16:47:00Z">
              <w:r w:rsidDel="006705E2">
                <w:rPr>
                  <w:rFonts w:ascii="ＭＳ Ｐゴシック" w:eastAsia="ＭＳ Ｐゴシック" w:hAnsi="ＭＳ Ｐゴシック" w:hint="eastAsia"/>
                  <w:sz w:val="22"/>
                  <w:szCs w:val="22"/>
                  <w:lang w:val="en"/>
                </w:rPr>
                <w:delText>7</w:delText>
              </w:r>
              <w:r w:rsidDel="006705E2">
                <w:rPr>
                  <w:rFonts w:ascii="ＭＳ Ｐゴシック" w:eastAsia="ＭＳ Ｐゴシック" w:hAnsi="ＭＳ Ｐゴシック"/>
                  <w:sz w:val="22"/>
                  <w:szCs w:val="22"/>
                  <w:lang w:val="en"/>
                </w:rPr>
                <w:delText>.</w:delText>
              </w:r>
              <w:r w:rsidDel="006705E2">
                <w:rPr>
                  <w:rFonts w:ascii="ＭＳ Ｐゴシック" w:eastAsia="ＭＳ Ｐゴシック" w:hAnsi="ＭＳ Ｐゴシック" w:hint="eastAsia"/>
                  <w:sz w:val="22"/>
                  <w:szCs w:val="22"/>
                  <w:lang w:val="en"/>
                </w:rPr>
                <w:delText>4.1 Log</w:delText>
              </w:r>
            </w:del>
          </w:p>
          <w:p w:rsidR="00973BD0" w:rsidDel="006705E2" w:rsidRDefault="00973BD0" w:rsidP="00492290">
            <w:pPr>
              <w:pStyle w:val="HTML0"/>
              <w:shd w:val="clear" w:color="auto" w:fill="FFFFFF"/>
              <w:rPr>
                <w:ins w:id="148" w:author="s_佐野 光" w:date="2019-08-21T12:07:00Z"/>
                <w:del w:id="149" w:author="t_竹沢 公佑" w:date="2019-09-19T16:47:00Z"/>
                <w:rFonts w:ascii="ＭＳ Ｐゴシック" w:eastAsia="ＭＳ Ｐゴシック" w:hAnsi="ＭＳ Ｐゴシック"/>
                <w:color w:val="212121"/>
                <w:sz w:val="22"/>
                <w:szCs w:val="22"/>
                <w:lang w:val="en"/>
              </w:rPr>
            </w:pPr>
            <w:del w:id="150" w:author="t_竹沢 公佑" w:date="2019-09-19T16:47:00Z">
              <w:r w:rsidDel="006705E2">
                <w:rPr>
                  <w:rFonts w:ascii="ＭＳ Ｐゴシック" w:eastAsia="ＭＳ Ｐゴシック" w:hAnsi="ＭＳ Ｐゴシック" w:hint="eastAsia"/>
                  <w:sz w:val="22"/>
                  <w:szCs w:val="22"/>
                  <w:lang w:val="en"/>
                </w:rPr>
                <w:delText xml:space="preserve"> </w:delText>
              </w:r>
              <w:r w:rsidDel="006705E2">
                <w:rPr>
                  <w:rFonts w:ascii="ＭＳ Ｐゴシック" w:eastAsia="ＭＳ Ｐゴシック" w:hAnsi="ＭＳ Ｐゴシック" w:hint="eastAsia"/>
                  <w:color w:val="212121"/>
                  <w:sz w:val="22"/>
                  <w:szCs w:val="22"/>
                  <w:lang w:val="en"/>
                </w:rPr>
                <w:delText xml:space="preserve">Changed </w:delText>
              </w:r>
              <w:r w:rsidR="00492290" w:rsidDel="006705E2">
                <w:rPr>
                  <w:rFonts w:ascii="ＭＳ Ｐゴシック" w:eastAsia="ＭＳ Ｐゴシック" w:hAnsi="ＭＳ Ｐゴシック" w:hint="eastAsia"/>
                  <w:color w:val="212121"/>
                  <w:sz w:val="22"/>
                  <w:szCs w:val="22"/>
                  <w:lang w:val="en"/>
                </w:rPr>
                <w:delText>overheat log</w:delText>
              </w:r>
              <w:r w:rsidDel="006705E2">
                <w:rPr>
                  <w:rFonts w:ascii="ＭＳ Ｐゴシック" w:eastAsia="ＭＳ Ｐゴシック" w:hAnsi="ＭＳ Ｐゴシック" w:hint="eastAsia"/>
                  <w:color w:val="212121"/>
                  <w:sz w:val="22"/>
                  <w:szCs w:val="22"/>
                  <w:lang w:val="en"/>
                </w:rPr>
                <w:delText xml:space="preserve"> message.</w:delText>
              </w:r>
            </w:del>
          </w:p>
          <w:p w:rsidR="00830592" w:rsidDel="006705E2" w:rsidRDefault="00830592" w:rsidP="00830592">
            <w:pPr>
              <w:pStyle w:val="HTML0"/>
              <w:shd w:val="clear" w:color="auto" w:fill="FFFFFF"/>
              <w:rPr>
                <w:ins w:id="151" w:author="s_佐野 光" w:date="2019-08-21T12:07:00Z"/>
                <w:del w:id="152" w:author="t_竹沢 公佑" w:date="2019-09-19T16:47:00Z"/>
                <w:rFonts w:ascii="ＭＳ Ｐゴシック" w:eastAsia="ＭＳ Ｐゴシック" w:hAnsi="ＭＳ Ｐゴシック"/>
                <w:sz w:val="22"/>
                <w:szCs w:val="22"/>
                <w:lang w:val="en"/>
              </w:rPr>
            </w:pPr>
            <w:ins w:id="153" w:author="s_佐野 光" w:date="2019-08-21T12:07:00Z">
              <w:del w:id="154" w:author="t_竹沢 公佑" w:date="2019-09-19T16:47:00Z">
                <w:r w:rsidDel="006705E2">
                  <w:rPr>
                    <w:rFonts w:ascii="ＭＳ Ｐゴシック" w:eastAsia="ＭＳ Ｐゴシック" w:hAnsi="ＭＳ Ｐゴシック" w:hint="eastAsia"/>
                    <w:sz w:val="22"/>
                    <w:szCs w:val="22"/>
                    <w:lang w:val="en"/>
                  </w:rPr>
                  <w:delText>6.1.17 GET_SEU_DIAERRCNT</w:delText>
                </w:r>
              </w:del>
            </w:ins>
          </w:p>
          <w:p w:rsidR="00830592" w:rsidDel="006705E2" w:rsidRDefault="00830592" w:rsidP="00830592">
            <w:pPr>
              <w:pStyle w:val="HTML0"/>
              <w:shd w:val="clear" w:color="auto" w:fill="FFFFFF"/>
              <w:rPr>
                <w:ins w:id="155" w:author="s_佐野 光" w:date="2019-08-20T21:01:00Z"/>
                <w:del w:id="156" w:author="t_竹沢 公佑" w:date="2019-09-19T16:47:00Z"/>
                <w:rFonts w:ascii="ＭＳ Ｐゴシック" w:eastAsia="ＭＳ Ｐゴシック" w:hAnsi="ＭＳ Ｐゴシック"/>
                <w:color w:val="212121"/>
                <w:sz w:val="22"/>
                <w:szCs w:val="22"/>
                <w:lang w:val="en"/>
              </w:rPr>
            </w:pPr>
            <w:ins w:id="157" w:author="s_佐野 光" w:date="2019-08-21T12:07:00Z">
              <w:del w:id="158" w:author="t_竹沢 公佑" w:date="2019-09-19T16:47:00Z">
                <w:r w:rsidDel="006705E2">
                  <w:rPr>
                    <w:rFonts w:ascii="ＭＳ Ｐゴシック" w:eastAsia="ＭＳ Ｐゴシック" w:hAnsi="ＭＳ Ｐゴシック" w:hint="eastAsia"/>
                    <w:sz w:val="22"/>
                    <w:szCs w:val="22"/>
                    <w:lang w:val="en"/>
                  </w:rPr>
                  <w:delText xml:space="preserve"> Added command (subsequent monitoring items have different item numbers)</w:delText>
                </w:r>
              </w:del>
            </w:ins>
          </w:p>
          <w:p w:rsidR="00736AD3" w:rsidDel="006705E2" w:rsidRDefault="00BF7D34" w:rsidP="00736AD3">
            <w:pPr>
              <w:pStyle w:val="HTML0"/>
              <w:shd w:val="clear" w:color="auto" w:fill="FFFFFF"/>
              <w:rPr>
                <w:ins w:id="159" w:author="s_佐野 光" w:date="2019-08-20T21:03:00Z"/>
                <w:del w:id="160" w:author="t_竹沢 公佑" w:date="2019-09-19T16:47:00Z"/>
                <w:rFonts w:ascii="ＭＳ Ｐゴシック" w:eastAsia="ＭＳ Ｐゴシック" w:hAnsi="ＭＳ Ｐゴシック"/>
                <w:color w:val="212121"/>
                <w:sz w:val="22"/>
                <w:szCs w:val="22"/>
                <w:lang w:val="en"/>
              </w:rPr>
            </w:pPr>
            <w:ins w:id="161" w:author="s_佐野 光" w:date="2019-08-20T21:05:00Z">
              <w:del w:id="162" w:author="t_竹沢 公佑" w:date="2019-09-19T16:47:00Z">
                <w:r w:rsidDel="006705E2">
                  <w:rPr>
                    <w:rFonts w:ascii="ＭＳ Ｐゴシック" w:eastAsia="ＭＳ Ｐゴシック" w:hAnsi="ＭＳ Ｐゴシック" w:hint="eastAsia"/>
                    <w:color w:val="212121"/>
                    <w:sz w:val="22"/>
                    <w:szCs w:val="22"/>
                    <w:lang w:val="en"/>
                  </w:rPr>
                  <w:delText>5</w:delText>
                </w:r>
              </w:del>
            </w:ins>
            <w:ins w:id="163" w:author="s_佐野 光" w:date="2019-08-20T21:03:00Z">
              <w:del w:id="164" w:author="t_竹沢 公佑" w:date="2019-09-19T16:47:00Z">
                <w:r w:rsidR="00736AD3" w:rsidDel="006705E2">
                  <w:rPr>
                    <w:rFonts w:ascii="ＭＳ Ｐゴシック" w:eastAsia="ＭＳ Ｐゴシック" w:hAnsi="ＭＳ Ｐゴシック"/>
                    <w:color w:val="212121"/>
                    <w:sz w:val="22"/>
                    <w:szCs w:val="22"/>
                    <w:lang w:val="en"/>
                  </w:rPr>
                  <w:delText>.</w:delText>
                </w:r>
              </w:del>
            </w:ins>
            <w:ins w:id="165" w:author="s_佐野 光" w:date="2019-08-20T21:05:00Z">
              <w:del w:id="166" w:author="t_竹沢 公佑" w:date="2019-09-19T16:47:00Z">
                <w:r w:rsidDel="006705E2">
                  <w:rPr>
                    <w:rFonts w:ascii="ＭＳ Ｐゴシック" w:eastAsia="ＭＳ Ｐゴシック" w:hAnsi="ＭＳ Ｐゴシック" w:hint="eastAsia"/>
                    <w:color w:val="212121"/>
                    <w:sz w:val="22"/>
                    <w:szCs w:val="22"/>
                    <w:lang w:val="en"/>
                  </w:rPr>
                  <w:delText>5</w:delText>
                </w:r>
              </w:del>
            </w:ins>
            <w:ins w:id="167" w:author="s_佐野 光" w:date="2019-08-20T21:03:00Z">
              <w:del w:id="168" w:author="t_竹沢 公佑" w:date="2019-09-19T16:47:00Z">
                <w:r w:rsidR="00736AD3" w:rsidRPr="007D15DF" w:rsidDel="006705E2">
                  <w:rPr>
                    <w:rFonts w:ascii="ＭＳ Ｐゴシック" w:eastAsia="ＭＳ Ｐゴシック" w:hAnsi="ＭＳ Ｐゴシック"/>
                    <w:color w:val="212121"/>
                    <w:sz w:val="22"/>
                    <w:szCs w:val="22"/>
                    <w:lang w:val="en"/>
                  </w:rPr>
                  <w:delText>.</w:delText>
                </w:r>
              </w:del>
            </w:ins>
            <w:ins w:id="169" w:author="s_佐野 光" w:date="2019-08-20T21:05:00Z">
              <w:del w:id="170" w:author="t_竹沢 公佑" w:date="2019-09-19T16:47:00Z">
                <w:r w:rsidDel="006705E2">
                  <w:rPr>
                    <w:rFonts w:ascii="ＭＳ Ｐゴシック" w:eastAsia="ＭＳ Ｐゴシック" w:hAnsi="ＭＳ Ｐゴシック" w:hint="eastAsia"/>
                    <w:color w:val="212121"/>
                    <w:sz w:val="22"/>
                    <w:szCs w:val="22"/>
                    <w:lang w:val="en"/>
                  </w:rPr>
                  <w:delText>20</w:delText>
                </w:r>
              </w:del>
            </w:ins>
            <w:ins w:id="171" w:author="s_佐野 光" w:date="2019-08-20T21:03:00Z">
              <w:del w:id="172" w:author="t_竹沢 公佑" w:date="2019-09-19T16:47:00Z">
                <w:r w:rsidR="00736AD3" w:rsidRPr="007D15DF" w:rsidDel="006705E2">
                  <w:rPr>
                    <w:rFonts w:ascii="ＭＳ Ｐゴシック" w:eastAsia="ＭＳ Ｐゴシック" w:hAnsi="ＭＳ Ｐゴシック"/>
                    <w:color w:val="212121"/>
                    <w:sz w:val="22"/>
                    <w:szCs w:val="22"/>
                    <w:lang w:val="en"/>
                  </w:rPr>
                  <w:delText xml:space="preserve">. </w:delText>
                </w:r>
              </w:del>
            </w:ins>
            <w:ins w:id="173" w:author="s_佐野 光" w:date="2019-08-20T21:05:00Z">
              <w:del w:id="174" w:author="t_竹沢 公佑" w:date="2019-09-19T16:47:00Z">
                <w:r w:rsidDel="006705E2">
                  <w:rPr>
                    <w:rFonts w:ascii="ＭＳ Ｐゴシック" w:eastAsia="ＭＳ Ｐゴシック" w:hAnsi="ＭＳ Ｐゴシック" w:hint="eastAsia"/>
                    <w:color w:val="212121"/>
                    <w:sz w:val="22"/>
                    <w:szCs w:val="22"/>
                    <w:lang w:val="en"/>
                  </w:rPr>
                  <w:delText>FLASH_OVHLOG</w:delText>
                </w:r>
              </w:del>
            </w:ins>
          </w:p>
          <w:p w:rsidR="00736AD3" w:rsidRPr="00736AD3" w:rsidDel="006705E2" w:rsidRDefault="00736AD3" w:rsidP="007D15DF">
            <w:pPr>
              <w:pStyle w:val="HTML0"/>
              <w:shd w:val="clear" w:color="auto" w:fill="FFFFFF"/>
              <w:rPr>
                <w:ins w:id="175" w:author="s_佐野 光" w:date="2019-08-20T21:03:00Z"/>
                <w:del w:id="176" w:author="t_竹沢 公佑" w:date="2019-09-19T16:47:00Z"/>
                <w:rFonts w:ascii="ＭＳ Ｐゴシック" w:eastAsia="ＭＳ Ｐゴシック" w:hAnsi="ＭＳ Ｐゴシック"/>
                <w:color w:val="212121"/>
                <w:sz w:val="22"/>
                <w:szCs w:val="22"/>
                <w:lang w:val="en"/>
              </w:rPr>
            </w:pPr>
            <w:ins w:id="177" w:author="s_佐野 光" w:date="2019-08-20T21:03:00Z">
              <w:del w:id="178" w:author="t_竹沢 公佑" w:date="2019-09-19T16:47:00Z">
                <w:r w:rsidDel="006705E2">
                  <w:rPr>
                    <w:rFonts w:ascii="ＭＳ Ｐゴシック" w:eastAsia="ＭＳ Ｐゴシック" w:hAnsi="ＭＳ Ｐゴシック" w:hint="eastAsia"/>
                    <w:color w:val="212121"/>
                    <w:sz w:val="22"/>
                    <w:szCs w:val="22"/>
                    <w:lang w:val="en"/>
                  </w:rPr>
                  <w:delText xml:space="preserve"> </w:delText>
                </w:r>
              </w:del>
            </w:ins>
            <w:ins w:id="179" w:author="s_佐野 光" w:date="2019-08-20T21:07:00Z">
              <w:del w:id="180" w:author="t_竹沢 公佑" w:date="2019-09-19T16:47:00Z">
                <w:r w:rsidR="00BF7D34" w:rsidDel="006705E2">
                  <w:rPr>
                    <w:rFonts w:ascii="ＭＳ Ｐゴシック" w:eastAsia="ＭＳ Ｐゴシック" w:hAnsi="ＭＳ Ｐゴシック" w:hint="eastAsia"/>
                    <w:color w:val="212121"/>
                    <w:sz w:val="22"/>
                    <w:szCs w:val="22"/>
                    <w:lang w:val="en"/>
                  </w:rPr>
                  <w:delText>Fixed</w:delText>
                </w:r>
              </w:del>
            </w:ins>
            <w:ins w:id="181" w:author="s_佐野 光" w:date="2019-08-20T21:03:00Z">
              <w:del w:id="182" w:author="t_竹沢 公佑" w:date="2019-09-19T16:47:00Z">
                <w:r w:rsidR="00BF7D34" w:rsidDel="006705E2">
                  <w:rPr>
                    <w:rFonts w:ascii="ＭＳ Ｐゴシック" w:eastAsia="ＭＳ Ｐゴシック" w:hAnsi="ＭＳ Ｐゴシック" w:hint="eastAsia"/>
                    <w:color w:val="212121"/>
                    <w:sz w:val="22"/>
                    <w:szCs w:val="22"/>
                    <w:lang w:val="en"/>
                  </w:rPr>
                  <w:delText xml:space="preserve"> error code</w:delText>
                </w:r>
              </w:del>
            </w:ins>
            <w:ins w:id="183" w:author="s_佐野 光" w:date="2019-08-20T21:06:00Z">
              <w:del w:id="184" w:author="t_竹沢 公佑" w:date="2019-09-19T16:47:00Z">
                <w:r w:rsidR="00BF7D34" w:rsidDel="006705E2">
                  <w:rPr>
                    <w:rFonts w:ascii="ＭＳ Ｐゴシック" w:eastAsia="ＭＳ Ｐゴシック" w:hAnsi="ＭＳ Ｐゴシック" w:hint="eastAsia"/>
                    <w:color w:val="212121"/>
                    <w:sz w:val="22"/>
                    <w:szCs w:val="22"/>
                    <w:lang w:val="en"/>
                  </w:rPr>
                  <w:delText xml:space="preserve"> </w:delText>
                </w:r>
              </w:del>
            </w:ins>
            <w:ins w:id="185" w:author="s_佐野 光" w:date="2019-08-20T21:03:00Z">
              <w:del w:id="186" w:author="t_竹沢 公佑" w:date="2019-09-19T16:47:00Z">
                <w:r w:rsidDel="006705E2">
                  <w:rPr>
                    <w:rFonts w:ascii="ＭＳ Ｐゴシック" w:eastAsia="ＭＳ Ｐゴシック" w:hAnsi="ＭＳ Ｐゴシック" w:hint="eastAsia"/>
                    <w:color w:val="212121"/>
                    <w:sz w:val="22"/>
                    <w:szCs w:val="22"/>
                    <w:lang w:val="en"/>
                  </w:rPr>
                  <w:delText>E</w:delText>
                </w:r>
                <w:r w:rsidR="00BF7D34" w:rsidDel="006705E2">
                  <w:rPr>
                    <w:rFonts w:ascii="ＭＳ Ｐゴシック" w:eastAsia="ＭＳ Ｐゴシック" w:hAnsi="ＭＳ Ｐゴシック" w:hint="eastAsia"/>
                    <w:color w:val="212121"/>
                    <w:sz w:val="22"/>
                    <w:szCs w:val="22"/>
                    <w:lang w:val="en"/>
                  </w:rPr>
                  <w:delText>I</w:delText>
                </w:r>
              </w:del>
            </w:ins>
            <w:ins w:id="187" w:author="s_佐野 光" w:date="2019-08-20T21:06:00Z">
              <w:del w:id="188" w:author="t_竹沢 公佑" w:date="2019-09-19T16:47:00Z">
                <w:r w:rsidR="00BF7D34" w:rsidDel="006705E2">
                  <w:rPr>
                    <w:rFonts w:ascii="ＭＳ Ｐゴシック" w:eastAsia="ＭＳ Ｐゴシック" w:hAnsi="ＭＳ Ｐゴシック" w:hint="eastAsia"/>
                    <w:color w:val="212121"/>
                    <w:sz w:val="22"/>
                    <w:szCs w:val="22"/>
                    <w:lang w:val="en"/>
                  </w:rPr>
                  <w:delText>NVAL to ENOSYS</w:delText>
                </w:r>
              </w:del>
            </w:ins>
            <w:ins w:id="189" w:author="s_佐野 光" w:date="2019-08-20T21:03:00Z">
              <w:del w:id="190" w:author="t_竹沢 公佑" w:date="2019-09-19T16:47:00Z">
                <w:r w:rsidDel="006705E2">
                  <w:rPr>
                    <w:rFonts w:ascii="ＭＳ Ｐゴシック" w:eastAsia="ＭＳ Ｐゴシック" w:hAnsi="ＭＳ Ｐゴシック" w:hint="eastAsia"/>
                    <w:color w:val="212121"/>
                    <w:sz w:val="22"/>
                    <w:szCs w:val="22"/>
                    <w:lang w:val="en"/>
                  </w:rPr>
                  <w:delText>.</w:delText>
                </w:r>
              </w:del>
            </w:ins>
          </w:p>
          <w:p w:rsidR="007D15DF" w:rsidDel="006705E2" w:rsidRDefault="007D15DF" w:rsidP="007D15DF">
            <w:pPr>
              <w:pStyle w:val="HTML0"/>
              <w:shd w:val="clear" w:color="auto" w:fill="FFFFFF"/>
              <w:rPr>
                <w:ins w:id="191" w:author="s_佐野 光" w:date="2019-08-20T21:01:00Z"/>
                <w:del w:id="192" w:author="t_竹沢 公佑" w:date="2019-09-19T16:47:00Z"/>
                <w:rFonts w:ascii="ＭＳ Ｐゴシック" w:eastAsia="ＭＳ Ｐゴシック" w:hAnsi="ＭＳ Ｐゴシック"/>
                <w:color w:val="212121"/>
                <w:sz w:val="22"/>
                <w:szCs w:val="22"/>
                <w:lang w:val="en"/>
              </w:rPr>
            </w:pPr>
            <w:ins w:id="193" w:author="s_佐野 光" w:date="2019-08-20T21:02:00Z">
              <w:del w:id="194" w:author="t_竹沢 公佑" w:date="2019-09-19T16:47:00Z">
                <w:r w:rsidRPr="007D15DF" w:rsidDel="006705E2">
                  <w:rPr>
                    <w:rFonts w:ascii="ＭＳ Ｐゴシック" w:eastAsia="ＭＳ Ｐゴシック" w:hAnsi="ＭＳ Ｐゴシック"/>
                    <w:color w:val="212121"/>
                    <w:sz w:val="22"/>
                    <w:szCs w:val="22"/>
                    <w:lang w:val="en"/>
                  </w:rPr>
                  <w:delText>6.2.8. SET_SEU_STATUS</w:delText>
                </w:r>
              </w:del>
            </w:ins>
          </w:p>
          <w:p w:rsidR="007D15DF" w:rsidDel="006705E2" w:rsidRDefault="007D15DF" w:rsidP="007D15DF">
            <w:pPr>
              <w:pStyle w:val="HTML0"/>
              <w:shd w:val="clear" w:color="auto" w:fill="FFFFFF"/>
              <w:rPr>
                <w:ins w:id="195" w:author="s_佐野 光" w:date="2019-08-20T21:01:00Z"/>
                <w:del w:id="196" w:author="t_竹沢 公佑" w:date="2019-09-19T16:47:00Z"/>
                <w:rFonts w:ascii="ＭＳ Ｐゴシック" w:eastAsia="ＭＳ Ｐゴシック" w:hAnsi="ＭＳ Ｐゴシック"/>
                <w:color w:val="212121"/>
                <w:sz w:val="22"/>
                <w:szCs w:val="22"/>
                <w:lang w:val="en"/>
              </w:rPr>
            </w:pPr>
            <w:ins w:id="197" w:author="s_佐野 光" w:date="2019-08-20T21:01:00Z">
              <w:del w:id="198" w:author="t_竹沢 公佑" w:date="2019-09-19T16:47:00Z">
                <w:r w:rsidDel="006705E2">
                  <w:rPr>
                    <w:rFonts w:ascii="ＭＳ Ｐゴシック" w:eastAsia="ＭＳ Ｐゴシック" w:hAnsi="ＭＳ Ｐゴシック" w:hint="eastAsia"/>
                    <w:color w:val="212121"/>
                    <w:sz w:val="22"/>
                    <w:szCs w:val="22"/>
                    <w:lang w:val="en"/>
                  </w:rPr>
                  <w:delText xml:space="preserve"> Added error code(</w:delText>
                </w:r>
              </w:del>
            </w:ins>
            <w:ins w:id="199" w:author="s_佐野 光" w:date="2019-08-20T21:02:00Z">
              <w:del w:id="200" w:author="t_竹沢 公佑" w:date="2019-09-19T16:47:00Z">
                <w:r w:rsidDel="006705E2">
                  <w:rPr>
                    <w:rFonts w:ascii="ＭＳ Ｐゴシック" w:eastAsia="ＭＳ Ｐゴシック" w:hAnsi="ＭＳ Ｐゴシック" w:hint="eastAsia"/>
                    <w:color w:val="212121"/>
                    <w:sz w:val="22"/>
                    <w:szCs w:val="22"/>
                    <w:lang w:val="en"/>
                  </w:rPr>
                  <w:delText xml:space="preserve">EIO and </w:delText>
                </w:r>
              </w:del>
            </w:ins>
            <w:ins w:id="201" w:author="s_佐野 光" w:date="2019-08-20T21:03:00Z">
              <w:del w:id="202" w:author="t_竹沢 公佑" w:date="2019-09-19T16:47:00Z">
                <w:r w:rsidDel="006705E2">
                  <w:rPr>
                    <w:rFonts w:ascii="ＭＳ Ｐゴシック" w:eastAsia="ＭＳ Ｐゴシック" w:hAnsi="ＭＳ Ｐゴシック" w:hint="eastAsia"/>
                    <w:color w:val="212121"/>
                    <w:sz w:val="22"/>
                    <w:szCs w:val="22"/>
                    <w:lang w:val="en"/>
                  </w:rPr>
                  <w:delText>ECANCELED</w:delText>
                </w:r>
              </w:del>
            </w:ins>
            <w:ins w:id="203" w:author="s_佐野 光" w:date="2019-08-20T21:01:00Z">
              <w:del w:id="204" w:author="t_竹沢 公佑" w:date="2019-09-19T16:47:00Z">
                <w:r w:rsidDel="006705E2">
                  <w:rPr>
                    <w:rFonts w:ascii="ＭＳ Ｐゴシック" w:eastAsia="ＭＳ Ｐゴシック" w:hAnsi="ＭＳ Ｐゴシック" w:hint="eastAsia"/>
                    <w:color w:val="212121"/>
                    <w:sz w:val="22"/>
                    <w:szCs w:val="22"/>
                    <w:lang w:val="en"/>
                  </w:rPr>
                  <w:delText>).</w:delText>
                </w:r>
              </w:del>
            </w:ins>
            <w:ins w:id="205" w:author="s_佐野 光" w:date="2019-08-20T21:03:00Z">
              <w:del w:id="206" w:author="t_竹沢 公佑" w:date="2019-09-19T16:47:00Z">
                <w:r w:rsidDel="006705E2">
                  <w:rPr>
                    <w:rFonts w:ascii="ＭＳ Ｐゴシック" w:eastAsia="ＭＳ Ｐゴシック" w:hAnsi="ＭＳ Ｐゴシック" w:hint="eastAsia"/>
                    <w:color w:val="212121"/>
                    <w:sz w:val="22"/>
                    <w:szCs w:val="22"/>
                    <w:lang w:val="en"/>
                  </w:rPr>
                  <w:delText xml:space="preserve"> </w:delText>
                </w:r>
              </w:del>
            </w:ins>
            <w:ins w:id="207" w:author="s_佐野 光" w:date="2019-08-20T21:01:00Z">
              <w:del w:id="208" w:author="t_竹沢 公佑" w:date="2019-09-19T16:47:00Z">
                <w:r w:rsidDel="006705E2">
                  <w:rPr>
                    <w:rFonts w:ascii="ＭＳ Ｐゴシック" w:eastAsia="ＭＳ Ｐゴシック" w:hAnsi="ＭＳ Ｐゴシック" w:hint="eastAsia"/>
                    <w:color w:val="212121"/>
                    <w:sz w:val="22"/>
                    <w:szCs w:val="22"/>
                    <w:lang w:val="en"/>
                  </w:rPr>
                  <w:delText xml:space="preserve">This is insufficient contents from driver version </w:delText>
                </w:r>
              </w:del>
            </w:ins>
            <w:ins w:id="209" w:author="s_佐野 光" w:date="2019-08-20T21:02:00Z">
              <w:del w:id="210" w:author="t_竹沢 公佑" w:date="2019-09-19T16:47:00Z">
                <w:r w:rsidDel="006705E2">
                  <w:rPr>
                    <w:rFonts w:ascii="ＭＳ Ｐゴシック" w:eastAsia="ＭＳ Ｐゴシック" w:hAnsi="ＭＳ Ｐゴシック" w:hint="eastAsia"/>
                    <w:color w:val="212121"/>
                    <w:sz w:val="22"/>
                    <w:szCs w:val="22"/>
                    <w:lang w:val="en"/>
                  </w:rPr>
                  <w:delText>2</w:delText>
                </w:r>
              </w:del>
            </w:ins>
            <w:ins w:id="211" w:author="s_佐野 光" w:date="2019-08-20T21:01:00Z">
              <w:del w:id="212" w:author="t_竹沢 公佑" w:date="2019-09-19T16:47:00Z">
                <w:r w:rsidDel="006705E2">
                  <w:rPr>
                    <w:rFonts w:ascii="ＭＳ Ｐゴシック" w:eastAsia="ＭＳ Ｐゴシック" w:hAnsi="ＭＳ Ｐゴシック" w:hint="eastAsia"/>
                    <w:color w:val="212121"/>
                    <w:sz w:val="22"/>
                    <w:szCs w:val="22"/>
                    <w:lang w:val="en"/>
                  </w:rPr>
                  <w:delText>.0.0.</w:delText>
                </w:r>
              </w:del>
            </w:ins>
          </w:p>
          <w:p w:rsidR="00925D99" w:rsidDel="006705E2" w:rsidRDefault="00925D99" w:rsidP="00925D99">
            <w:pPr>
              <w:pStyle w:val="HTML0"/>
              <w:shd w:val="clear" w:color="auto" w:fill="FFFFFF"/>
              <w:rPr>
                <w:ins w:id="213" w:author="s_佐野 光" w:date="2019-08-21T09:22:00Z"/>
                <w:del w:id="214" w:author="t_竹沢 公佑" w:date="2019-09-19T16:47:00Z"/>
                <w:rFonts w:ascii="ＭＳ Ｐゴシック" w:eastAsia="ＭＳ Ｐゴシック" w:hAnsi="ＭＳ Ｐゴシック"/>
                <w:color w:val="212121"/>
                <w:sz w:val="22"/>
                <w:szCs w:val="22"/>
                <w:lang w:val="en"/>
              </w:rPr>
            </w:pPr>
            <w:ins w:id="215" w:author="s_佐野 光" w:date="2019-08-21T09:22:00Z">
              <w:del w:id="216" w:author="t_竹沢 公佑" w:date="2019-09-19T16:47:00Z">
                <w:r w:rsidDel="006705E2">
                  <w:rPr>
                    <w:rFonts w:ascii="ＭＳ Ｐゴシック" w:eastAsia="ＭＳ Ｐゴシック" w:hAnsi="ＭＳ Ｐゴシック" w:hint="eastAsia"/>
                    <w:color w:val="212121"/>
                    <w:sz w:val="22"/>
                    <w:szCs w:val="22"/>
                    <w:lang w:val="en"/>
                  </w:rPr>
                  <w:delText>5</w:delText>
                </w:r>
                <w:r w:rsidRPr="007D15DF" w:rsidDel="006705E2">
                  <w:rPr>
                    <w:rFonts w:ascii="ＭＳ Ｐゴシック" w:eastAsia="ＭＳ Ｐゴシック" w:hAnsi="ＭＳ Ｐゴシック"/>
                    <w:color w:val="212121"/>
                    <w:sz w:val="22"/>
                    <w:szCs w:val="22"/>
                    <w:lang w:val="en"/>
                  </w:rPr>
                  <w:delText>.</w:delText>
                </w:r>
                <w:r w:rsidDel="006705E2">
                  <w:rPr>
                    <w:rFonts w:ascii="ＭＳ Ｐゴシック" w:eastAsia="ＭＳ Ｐゴシック" w:hAnsi="ＭＳ Ｐゴシック" w:hint="eastAsia"/>
                    <w:color w:val="212121"/>
                    <w:sz w:val="22"/>
                    <w:szCs w:val="22"/>
                    <w:lang w:val="en"/>
                  </w:rPr>
                  <w:delText>5</w:delText>
                </w:r>
                <w:r w:rsidDel="006705E2">
                  <w:rPr>
                    <w:rFonts w:ascii="ＭＳ Ｐゴシック" w:eastAsia="ＭＳ Ｐゴシック" w:hAnsi="ＭＳ Ｐゴシック"/>
                    <w:color w:val="212121"/>
                    <w:sz w:val="22"/>
                    <w:szCs w:val="22"/>
                    <w:lang w:val="en"/>
                  </w:rPr>
                  <w:delText>.</w:delText>
                </w:r>
                <w:r w:rsidDel="006705E2">
                  <w:rPr>
                    <w:rFonts w:ascii="ＭＳ Ｐゴシック" w:eastAsia="ＭＳ Ｐゴシック" w:hAnsi="ＭＳ Ｐゴシック" w:hint="eastAsia"/>
                    <w:color w:val="212121"/>
                    <w:sz w:val="22"/>
                    <w:szCs w:val="22"/>
                    <w:lang w:val="en"/>
                  </w:rPr>
                  <w:delText>1</w:delText>
                </w:r>
                <w:r w:rsidRPr="007D15DF" w:rsidDel="006705E2">
                  <w:rPr>
                    <w:rFonts w:ascii="ＭＳ Ｐゴシック" w:eastAsia="ＭＳ Ｐゴシック" w:hAnsi="ＭＳ Ｐゴシック"/>
                    <w:color w:val="212121"/>
                    <w:sz w:val="22"/>
                    <w:szCs w:val="22"/>
                    <w:lang w:val="en"/>
                  </w:rPr>
                  <w:delText xml:space="preserve">. </w:delText>
                </w:r>
                <w:r w:rsidDel="006705E2">
                  <w:rPr>
                    <w:rFonts w:ascii="ＭＳ Ｐゴシック" w:eastAsia="ＭＳ Ｐゴシック" w:hAnsi="ＭＳ Ｐゴシック" w:hint="eastAsia"/>
                    <w:color w:val="212121"/>
                    <w:sz w:val="22"/>
                    <w:szCs w:val="22"/>
                    <w:lang w:val="en"/>
                  </w:rPr>
                  <w:delText>DRXPD_INIT</w:delText>
                </w:r>
              </w:del>
            </w:ins>
          </w:p>
          <w:p w:rsidR="007D15DF" w:rsidDel="006705E2" w:rsidRDefault="00C47692" w:rsidP="00492290">
            <w:pPr>
              <w:pStyle w:val="HTML0"/>
              <w:shd w:val="clear" w:color="auto" w:fill="FFFFFF"/>
              <w:rPr>
                <w:ins w:id="217" w:author="s_佐野 光" w:date="2019-08-21T09:36:00Z"/>
                <w:del w:id="218" w:author="t_竹沢 公佑" w:date="2019-09-19T16:47:00Z"/>
                <w:rFonts w:ascii="ＭＳ Ｐゴシック" w:eastAsia="ＭＳ Ｐゴシック" w:hAnsi="ＭＳ Ｐゴシック"/>
                <w:sz w:val="22"/>
                <w:szCs w:val="22"/>
                <w:lang w:val="en"/>
              </w:rPr>
            </w:pPr>
            <w:ins w:id="219" w:author="s_佐野 光" w:date="2019-08-21T09:36:00Z">
              <w:del w:id="220" w:author="t_竹沢 公佑" w:date="2019-09-19T16:47:00Z">
                <w:r w:rsidDel="006705E2">
                  <w:rPr>
                    <w:rFonts w:ascii="ＭＳ Ｐゴシック" w:eastAsia="ＭＳ Ｐゴシック" w:hAnsi="ＭＳ Ｐゴシック" w:hint="eastAsia"/>
                    <w:sz w:val="22"/>
                    <w:szCs w:val="22"/>
                    <w:lang w:val="en"/>
                  </w:rPr>
                  <w:delText>5.5.3 RCVEVTSTART</w:delText>
                </w:r>
              </w:del>
            </w:ins>
          </w:p>
          <w:p w:rsidR="00C47692" w:rsidDel="006705E2" w:rsidRDefault="00C47692" w:rsidP="00C47692">
            <w:pPr>
              <w:pStyle w:val="HTML0"/>
              <w:shd w:val="clear" w:color="auto" w:fill="FFFFFF"/>
              <w:rPr>
                <w:ins w:id="221" w:author="s_佐野 光" w:date="2019-08-21T09:37:00Z"/>
                <w:del w:id="222" w:author="t_竹沢 公佑" w:date="2019-09-19T16:47:00Z"/>
                <w:rFonts w:ascii="ＭＳ Ｐゴシック" w:eastAsia="ＭＳ Ｐゴシック" w:hAnsi="ＭＳ Ｐゴシック"/>
                <w:sz w:val="22"/>
                <w:szCs w:val="22"/>
                <w:lang w:val="en"/>
              </w:rPr>
            </w:pPr>
            <w:ins w:id="223" w:author="s_佐野 光" w:date="2019-08-21T09:37:00Z">
              <w:del w:id="224" w:author="t_竹沢 公佑" w:date="2019-09-19T16:47:00Z">
                <w:r w:rsidDel="006705E2">
                  <w:rPr>
                    <w:rFonts w:ascii="ＭＳ Ｐゴシック" w:eastAsia="ＭＳ Ｐゴシック" w:hAnsi="ＭＳ Ｐゴシック" w:hint="eastAsia"/>
                    <w:sz w:val="22"/>
                    <w:szCs w:val="22"/>
                    <w:lang w:val="en"/>
                  </w:rPr>
                  <w:delText>5.5.4 RCVEVTSTOP</w:delText>
                </w:r>
              </w:del>
            </w:ins>
          </w:p>
          <w:p w:rsidR="00C47692" w:rsidDel="006705E2" w:rsidRDefault="00C47692" w:rsidP="00C47692">
            <w:pPr>
              <w:pStyle w:val="HTML0"/>
              <w:shd w:val="clear" w:color="auto" w:fill="FFFFFF"/>
              <w:rPr>
                <w:ins w:id="225" w:author="s_佐野 光" w:date="2019-08-21T09:37:00Z"/>
                <w:del w:id="226" w:author="t_竹沢 公佑" w:date="2019-09-19T16:47:00Z"/>
                <w:rFonts w:ascii="ＭＳ Ｐゴシック" w:eastAsia="ＭＳ Ｐゴシック" w:hAnsi="ＭＳ Ｐゴシック"/>
                <w:sz w:val="22"/>
                <w:szCs w:val="22"/>
                <w:lang w:val="en"/>
              </w:rPr>
            </w:pPr>
            <w:ins w:id="227" w:author="s_佐野 光" w:date="2019-08-21T09:37:00Z">
              <w:del w:id="228" w:author="t_竹沢 公佑" w:date="2019-09-19T16:47:00Z">
                <w:r w:rsidDel="006705E2">
                  <w:rPr>
                    <w:rFonts w:ascii="ＭＳ Ｐゴシック" w:eastAsia="ＭＳ Ｐゴシック" w:hAnsi="ＭＳ Ｐゴシック" w:hint="eastAsia"/>
                    <w:sz w:val="22"/>
                    <w:szCs w:val="22"/>
                    <w:lang w:val="en"/>
                  </w:rPr>
                  <w:delText>5.5.5 RCVSTART</w:delText>
                </w:r>
              </w:del>
            </w:ins>
          </w:p>
          <w:p w:rsidR="00C47692" w:rsidDel="006705E2" w:rsidRDefault="00C47692" w:rsidP="00C47692">
            <w:pPr>
              <w:pStyle w:val="HTML0"/>
              <w:shd w:val="clear" w:color="auto" w:fill="FFFFFF"/>
              <w:rPr>
                <w:ins w:id="229" w:author="s_佐野 光" w:date="2019-08-21T09:37:00Z"/>
                <w:del w:id="230" w:author="t_竹沢 公佑" w:date="2019-09-19T16:47:00Z"/>
                <w:rFonts w:ascii="ＭＳ Ｐゴシック" w:eastAsia="ＭＳ Ｐゴシック" w:hAnsi="ＭＳ Ｐゴシック"/>
                <w:sz w:val="22"/>
                <w:szCs w:val="22"/>
                <w:lang w:val="en"/>
              </w:rPr>
            </w:pPr>
            <w:ins w:id="231" w:author="s_佐野 光" w:date="2019-08-21T09:37:00Z">
              <w:del w:id="232" w:author="t_竹沢 公佑" w:date="2019-09-19T16:47:00Z">
                <w:r w:rsidDel="006705E2">
                  <w:rPr>
                    <w:rFonts w:ascii="ＭＳ Ｐゴシック" w:eastAsia="ＭＳ Ｐゴシック" w:hAnsi="ＭＳ Ｐゴシック" w:hint="eastAsia"/>
                    <w:sz w:val="22"/>
                    <w:szCs w:val="22"/>
                    <w:lang w:val="en"/>
                  </w:rPr>
                  <w:delText>5.5.</w:delText>
                </w:r>
              </w:del>
            </w:ins>
            <w:ins w:id="233" w:author="s_佐野 光" w:date="2019-08-21T09:38:00Z">
              <w:del w:id="234" w:author="t_竹沢 公佑" w:date="2019-09-19T16:47:00Z">
                <w:r w:rsidDel="006705E2">
                  <w:rPr>
                    <w:rFonts w:ascii="ＭＳ Ｐゴシック" w:eastAsia="ＭＳ Ｐゴシック" w:hAnsi="ＭＳ Ｐゴシック" w:hint="eastAsia"/>
                    <w:sz w:val="22"/>
                    <w:szCs w:val="22"/>
                    <w:lang w:val="en"/>
                  </w:rPr>
                  <w:delText>6</w:delText>
                </w:r>
              </w:del>
            </w:ins>
            <w:ins w:id="235" w:author="s_佐野 光" w:date="2019-08-21T09:37:00Z">
              <w:del w:id="236" w:author="t_竹沢 公佑" w:date="2019-09-19T16:47:00Z">
                <w:r w:rsidDel="006705E2">
                  <w:rPr>
                    <w:rFonts w:ascii="ＭＳ Ｐゴシック" w:eastAsia="ＭＳ Ｐゴシック" w:hAnsi="ＭＳ Ｐゴシック" w:hint="eastAsia"/>
                    <w:sz w:val="22"/>
                    <w:szCs w:val="22"/>
                    <w:lang w:val="en"/>
                  </w:rPr>
                  <w:delText xml:space="preserve"> RCVST</w:delText>
                </w:r>
              </w:del>
            </w:ins>
            <w:ins w:id="237" w:author="s_佐野 光" w:date="2019-08-21T09:38:00Z">
              <w:del w:id="238" w:author="t_竹沢 公佑" w:date="2019-09-19T16:47:00Z">
                <w:r w:rsidDel="006705E2">
                  <w:rPr>
                    <w:rFonts w:ascii="ＭＳ Ｐゴシック" w:eastAsia="ＭＳ Ｐゴシック" w:hAnsi="ＭＳ Ｐゴシック" w:hint="eastAsia"/>
                    <w:sz w:val="22"/>
                    <w:szCs w:val="22"/>
                    <w:lang w:val="en"/>
                  </w:rPr>
                  <w:delText>OP</w:delText>
                </w:r>
              </w:del>
            </w:ins>
          </w:p>
          <w:p w:rsidR="00C47692" w:rsidDel="006705E2" w:rsidRDefault="00C47692" w:rsidP="00C47692">
            <w:pPr>
              <w:pStyle w:val="HTML0"/>
              <w:shd w:val="clear" w:color="auto" w:fill="FFFFFF"/>
              <w:rPr>
                <w:ins w:id="239" w:author="s_佐野 光" w:date="2019-08-21T09:38:00Z"/>
                <w:del w:id="240" w:author="t_竹沢 公佑" w:date="2019-09-19T16:47:00Z"/>
                <w:rFonts w:ascii="ＭＳ Ｐゴシック" w:eastAsia="ＭＳ Ｐゴシック" w:hAnsi="ＭＳ Ｐゴシック"/>
                <w:sz w:val="22"/>
                <w:szCs w:val="22"/>
                <w:lang w:val="en"/>
              </w:rPr>
            </w:pPr>
            <w:ins w:id="241" w:author="s_佐野 光" w:date="2019-08-21T09:38:00Z">
              <w:del w:id="242" w:author="t_竹沢 公佑" w:date="2019-09-19T16:47:00Z">
                <w:r w:rsidDel="006705E2">
                  <w:rPr>
                    <w:rFonts w:ascii="ＭＳ Ｐゴシック" w:eastAsia="ＭＳ Ｐゴシック" w:hAnsi="ＭＳ Ｐゴシック" w:hint="eastAsia"/>
                    <w:sz w:val="22"/>
                    <w:szCs w:val="22"/>
                    <w:lang w:val="en"/>
                  </w:rPr>
                  <w:delText>5.5.9 SNDSTART</w:delText>
                </w:r>
              </w:del>
            </w:ins>
          </w:p>
          <w:p w:rsidR="00C47692" w:rsidDel="006705E2" w:rsidRDefault="00C47692" w:rsidP="00C47692">
            <w:pPr>
              <w:pStyle w:val="HTML0"/>
              <w:shd w:val="clear" w:color="auto" w:fill="FFFFFF"/>
              <w:rPr>
                <w:ins w:id="243" w:author="s_佐野 光" w:date="2019-08-21T09:38:00Z"/>
                <w:del w:id="244" w:author="t_竹沢 公佑" w:date="2019-09-19T16:47:00Z"/>
                <w:rFonts w:ascii="ＭＳ Ｐゴシック" w:eastAsia="ＭＳ Ｐゴシック" w:hAnsi="ＭＳ Ｐゴシック"/>
                <w:sz w:val="22"/>
                <w:szCs w:val="22"/>
                <w:lang w:val="en"/>
              </w:rPr>
            </w:pPr>
            <w:ins w:id="245" w:author="s_佐野 光" w:date="2019-08-21T09:38:00Z">
              <w:del w:id="246" w:author="t_竹沢 公佑" w:date="2019-09-19T16:47:00Z">
                <w:r w:rsidDel="006705E2">
                  <w:rPr>
                    <w:rFonts w:ascii="ＭＳ Ｐゴシック" w:eastAsia="ＭＳ Ｐゴシック" w:hAnsi="ＭＳ Ｐゴシック" w:hint="eastAsia"/>
                    <w:sz w:val="22"/>
                    <w:szCs w:val="22"/>
                    <w:lang w:val="en"/>
                  </w:rPr>
                  <w:delText>5.5.10 SNDSTOP</w:delText>
                </w:r>
              </w:del>
            </w:ins>
          </w:p>
          <w:p w:rsidR="00C47692" w:rsidDel="006705E2" w:rsidRDefault="00C47692" w:rsidP="00C47692">
            <w:pPr>
              <w:pStyle w:val="HTML0"/>
              <w:shd w:val="clear" w:color="auto" w:fill="FFFFFF"/>
              <w:rPr>
                <w:ins w:id="247" w:author="s_佐野 光" w:date="2019-08-21T09:39:00Z"/>
                <w:del w:id="248" w:author="t_竹沢 公佑" w:date="2019-09-19T16:47:00Z"/>
                <w:rFonts w:ascii="ＭＳ Ｐゴシック" w:eastAsia="ＭＳ Ｐゴシック" w:hAnsi="ＭＳ Ｐゴシック"/>
                <w:sz w:val="22"/>
                <w:szCs w:val="22"/>
                <w:lang w:val="en"/>
              </w:rPr>
            </w:pPr>
            <w:ins w:id="249" w:author="s_佐野 光" w:date="2019-08-21T09:39:00Z">
              <w:del w:id="250" w:author="t_竹沢 公佑" w:date="2019-09-19T16:47:00Z">
                <w:r w:rsidDel="006705E2">
                  <w:rPr>
                    <w:rFonts w:ascii="ＭＳ Ｐゴシック" w:eastAsia="ＭＳ Ｐゴシック" w:hAnsi="ＭＳ Ｐゴシック" w:hint="eastAsia"/>
                    <w:sz w:val="22"/>
                    <w:szCs w:val="22"/>
                    <w:lang w:val="en"/>
                  </w:rPr>
                  <w:delText>5.5.21 SEL_EQ</w:delText>
                </w:r>
              </w:del>
            </w:ins>
          </w:p>
          <w:p w:rsidR="00C47692" w:rsidDel="006705E2" w:rsidRDefault="00C47692" w:rsidP="00C47692">
            <w:pPr>
              <w:pStyle w:val="HTML0"/>
              <w:shd w:val="clear" w:color="auto" w:fill="FFFFFF"/>
              <w:rPr>
                <w:ins w:id="251" w:author="s_佐野 光" w:date="2019-08-21T09:42:00Z"/>
                <w:del w:id="252" w:author="t_竹沢 公佑" w:date="2019-09-19T16:47:00Z"/>
                <w:rFonts w:ascii="ＭＳ Ｐゴシック" w:eastAsia="ＭＳ Ｐゴシック" w:hAnsi="ＭＳ Ｐゴシック"/>
                <w:sz w:val="22"/>
                <w:szCs w:val="22"/>
                <w:lang w:val="en"/>
              </w:rPr>
            </w:pPr>
            <w:ins w:id="253" w:author="s_佐野 光" w:date="2019-08-21T09:42:00Z">
              <w:del w:id="254" w:author="t_竹沢 公佑" w:date="2019-09-19T16:47:00Z">
                <w:r w:rsidDel="006705E2">
                  <w:rPr>
                    <w:rFonts w:ascii="ＭＳ Ｐゴシック" w:eastAsia="ＭＳ Ｐゴシック" w:hAnsi="ＭＳ Ｐゴシック" w:hint="eastAsia"/>
                    <w:sz w:val="22"/>
                    <w:szCs w:val="22"/>
                    <w:lang w:val="en"/>
                  </w:rPr>
                  <w:delText>6.1.4 GET_DFR_STATUS</w:delText>
                </w:r>
              </w:del>
            </w:ins>
          </w:p>
          <w:p w:rsidR="00C47692" w:rsidDel="006705E2" w:rsidRDefault="00C47692" w:rsidP="00C47692">
            <w:pPr>
              <w:pStyle w:val="HTML0"/>
              <w:shd w:val="clear" w:color="auto" w:fill="FFFFFF"/>
              <w:rPr>
                <w:ins w:id="255" w:author="s_佐野 光" w:date="2019-08-21T09:42:00Z"/>
                <w:del w:id="256" w:author="t_竹沢 公佑" w:date="2019-09-19T16:47:00Z"/>
                <w:rFonts w:ascii="ＭＳ Ｐゴシック" w:eastAsia="ＭＳ Ｐゴシック" w:hAnsi="ＭＳ Ｐゴシック"/>
                <w:sz w:val="22"/>
                <w:szCs w:val="22"/>
                <w:lang w:val="en"/>
              </w:rPr>
            </w:pPr>
            <w:ins w:id="257" w:author="s_佐野 光" w:date="2019-08-21T09:42:00Z">
              <w:del w:id="258" w:author="t_竹沢 公佑" w:date="2019-09-19T16:47:00Z">
                <w:r w:rsidDel="006705E2">
                  <w:rPr>
                    <w:rFonts w:ascii="ＭＳ Ｐゴシック" w:eastAsia="ＭＳ Ｐゴシック" w:hAnsi="ＭＳ Ｐゴシック" w:hint="eastAsia"/>
                    <w:sz w:val="22"/>
                    <w:szCs w:val="22"/>
                    <w:lang w:val="en"/>
                  </w:rPr>
                  <w:delText>6.1.5 GET_DFR_</w:delText>
                </w:r>
              </w:del>
            </w:ins>
            <w:ins w:id="259" w:author="s_佐野 光" w:date="2019-08-21T09:43:00Z">
              <w:del w:id="260" w:author="t_竹沢 公佑" w:date="2019-09-19T16:47:00Z">
                <w:r w:rsidDel="006705E2">
                  <w:rPr>
                    <w:rFonts w:ascii="ＭＳ Ｐゴシック" w:eastAsia="ＭＳ Ｐゴシック" w:hAnsi="ＭＳ Ｐゴシック" w:hint="eastAsia"/>
                    <w:sz w:val="22"/>
                    <w:szCs w:val="22"/>
                    <w:lang w:val="en"/>
                  </w:rPr>
                  <w:delText>VOLTAGE_STATUS</w:delText>
                </w:r>
              </w:del>
            </w:ins>
          </w:p>
          <w:p w:rsidR="00B038C3" w:rsidDel="006705E2" w:rsidRDefault="00B038C3" w:rsidP="00B038C3">
            <w:pPr>
              <w:pStyle w:val="HTML0"/>
              <w:shd w:val="clear" w:color="auto" w:fill="FFFFFF"/>
              <w:rPr>
                <w:ins w:id="261" w:author="s_佐野 光" w:date="2019-08-21T09:44:00Z"/>
                <w:del w:id="262" w:author="t_竹沢 公佑" w:date="2019-09-19T16:47:00Z"/>
                <w:rFonts w:ascii="ＭＳ Ｐゴシック" w:eastAsia="ＭＳ Ｐゴシック" w:hAnsi="ＭＳ Ｐゴシック"/>
                <w:sz w:val="22"/>
                <w:szCs w:val="22"/>
                <w:lang w:val="en"/>
              </w:rPr>
            </w:pPr>
            <w:ins w:id="263" w:author="s_佐野 光" w:date="2019-08-21T09:44:00Z">
              <w:del w:id="264" w:author="t_竹沢 公佑" w:date="2019-09-19T16:47:00Z">
                <w:r w:rsidDel="006705E2">
                  <w:rPr>
                    <w:rFonts w:ascii="ＭＳ Ｐゴシック" w:eastAsia="ＭＳ Ｐゴシック" w:hAnsi="ＭＳ Ｐゴシック" w:hint="eastAsia"/>
                    <w:sz w:val="22"/>
                    <w:szCs w:val="22"/>
                    <w:lang w:val="en"/>
                  </w:rPr>
                  <w:delText>6.1.</w:delText>
                </w:r>
              </w:del>
            </w:ins>
            <w:ins w:id="265" w:author="s_佐野 光" w:date="2019-08-21T09:45:00Z">
              <w:del w:id="266" w:author="t_竹沢 公佑" w:date="2019-09-19T16:47:00Z">
                <w:r w:rsidR="009E4713" w:rsidDel="006705E2">
                  <w:rPr>
                    <w:rFonts w:ascii="ＭＳ Ｐゴシック" w:eastAsia="ＭＳ Ｐゴシック" w:hAnsi="ＭＳ Ｐゴシック" w:hint="eastAsia"/>
                    <w:sz w:val="22"/>
                    <w:szCs w:val="22"/>
                    <w:lang w:val="en"/>
                  </w:rPr>
                  <w:delText>1</w:delText>
                </w:r>
              </w:del>
            </w:ins>
            <w:ins w:id="267" w:author="s_佐野 光" w:date="2019-08-21T12:04:00Z">
              <w:del w:id="268" w:author="t_竹沢 公佑" w:date="2019-09-19T16:47:00Z">
                <w:r w:rsidR="00830592" w:rsidDel="006705E2">
                  <w:rPr>
                    <w:rFonts w:ascii="ＭＳ Ｐゴシック" w:eastAsia="ＭＳ Ｐゴシック" w:hAnsi="ＭＳ Ｐゴシック" w:hint="eastAsia"/>
                    <w:sz w:val="22"/>
                    <w:szCs w:val="22"/>
                    <w:lang w:val="en"/>
                  </w:rPr>
                  <w:delText>9</w:delText>
                </w:r>
              </w:del>
            </w:ins>
            <w:ins w:id="269" w:author="s_佐野 光" w:date="2019-08-21T09:44:00Z">
              <w:del w:id="270" w:author="t_竹沢 公佑" w:date="2019-09-19T16:47:00Z">
                <w:r w:rsidDel="006705E2">
                  <w:rPr>
                    <w:rFonts w:ascii="ＭＳ Ｐゴシック" w:eastAsia="ＭＳ Ｐゴシック" w:hAnsi="ＭＳ Ｐゴシック" w:hint="eastAsia"/>
                    <w:sz w:val="22"/>
                    <w:szCs w:val="22"/>
                    <w:lang w:val="en"/>
                  </w:rPr>
                  <w:delText xml:space="preserve"> GET_</w:delText>
                </w:r>
              </w:del>
            </w:ins>
            <w:ins w:id="271" w:author="s_佐野 光" w:date="2019-08-21T09:45:00Z">
              <w:del w:id="272" w:author="t_竹沢 公佑" w:date="2019-09-19T16:47:00Z">
                <w:r w:rsidDel="006705E2">
                  <w:rPr>
                    <w:rFonts w:ascii="ＭＳ Ｐゴシック" w:eastAsia="ＭＳ Ｐゴシック" w:hAnsi="ＭＳ Ｐゴシック" w:hint="eastAsia"/>
                    <w:sz w:val="22"/>
                    <w:szCs w:val="22"/>
                    <w:lang w:val="en"/>
                  </w:rPr>
                  <w:delText>OVH_THRESHOLD</w:delText>
                </w:r>
              </w:del>
            </w:ins>
          </w:p>
          <w:p w:rsidR="009E4713" w:rsidDel="006705E2" w:rsidRDefault="00830592" w:rsidP="009E4713">
            <w:pPr>
              <w:pStyle w:val="HTML0"/>
              <w:shd w:val="clear" w:color="auto" w:fill="FFFFFF"/>
              <w:rPr>
                <w:ins w:id="273" w:author="s_佐野 光" w:date="2019-08-21T09:45:00Z"/>
                <w:del w:id="274" w:author="t_竹沢 公佑" w:date="2019-09-19T16:47:00Z"/>
                <w:rFonts w:ascii="ＭＳ Ｐゴシック" w:eastAsia="ＭＳ Ｐゴシック" w:hAnsi="ＭＳ Ｐゴシック"/>
                <w:sz w:val="22"/>
                <w:szCs w:val="22"/>
                <w:lang w:val="en"/>
              </w:rPr>
            </w:pPr>
            <w:ins w:id="275" w:author="s_佐野 光" w:date="2019-08-21T09:45:00Z">
              <w:del w:id="276" w:author="t_竹沢 公佑" w:date="2019-09-19T16:47:00Z">
                <w:r w:rsidDel="006705E2">
                  <w:rPr>
                    <w:rFonts w:ascii="ＭＳ Ｐゴシック" w:eastAsia="ＭＳ Ｐゴシック" w:hAnsi="ＭＳ Ｐゴシック" w:hint="eastAsia"/>
                    <w:sz w:val="22"/>
                    <w:szCs w:val="22"/>
                    <w:lang w:val="en"/>
                  </w:rPr>
                  <w:delText>6.1.</w:delText>
                </w:r>
              </w:del>
            </w:ins>
            <w:ins w:id="277" w:author="s_佐野 光" w:date="2019-08-21T12:04:00Z">
              <w:del w:id="278" w:author="t_竹沢 公佑" w:date="2019-09-19T16:47:00Z">
                <w:r w:rsidDel="006705E2">
                  <w:rPr>
                    <w:rFonts w:ascii="ＭＳ Ｐゴシック" w:eastAsia="ＭＳ Ｐゴシック" w:hAnsi="ＭＳ Ｐゴシック" w:hint="eastAsia"/>
                    <w:sz w:val="22"/>
                    <w:szCs w:val="22"/>
                    <w:lang w:val="en"/>
                  </w:rPr>
                  <w:delText>20</w:delText>
                </w:r>
              </w:del>
            </w:ins>
            <w:ins w:id="279" w:author="s_佐野 光" w:date="2019-08-21T09:45:00Z">
              <w:del w:id="280" w:author="t_竹沢 公佑" w:date="2019-09-19T16:47:00Z">
                <w:r w:rsidR="009E4713" w:rsidDel="006705E2">
                  <w:rPr>
                    <w:rFonts w:ascii="ＭＳ Ｐゴシック" w:eastAsia="ＭＳ Ｐゴシック" w:hAnsi="ＭＳ Ｐゴシック" w:hint="eastAsia"/>
                    <w:sz w:val="22"/>
                    <w:szCs w:val="22"/>
                    <w:lang w:val="en"/>
                  </w:rPr>
                  <w:delText xml:space="preserve"> GET_OVH_FLG</w:delText>
                </w:r>
              </w:del>
            </w:ins>
          </w:p>
          <w:p w:rsidR="009E4713" w:rsidDel="006705E2" w:rsidRDefault="009E4713" w:rsidP="009E4713">
            <w:pPr>
              <w:pStyle w:val="HTML0"/>
              <w:shd w:val="clear" w:color="auto" w:fill="FFFFFF"/>
              <w:rPr>
                <w:ins w:id="281" w:author="s_佐野 光" w:date="2019-08-21T09:45:00Z"/>
                <w:del w:id="282" w:author="t_竹沢 公佑" w:date="2019-09-19T16:47:00Z"/>
                <w:rFonts w:ascii="ＭＳ Ｐゴシック" w:eastAsia="ＭＳ Ｐゴシック" w:hAnsi="ＭＳ Ｐゴシック"/>
                <w:sz w:val="22"/>
                <w:szCs w:val="22"/>
                <w:lang w:val="en"/>
              </w:rPr>
            </w:pPr>
            <w:ins w:id="283" w:author="s_佐野 光" w:date="2019-08-21T09:45:00Z">
              <w:del w:id="284" w:author="t_竹沢 公佑" w:date="2019-09-19T16:47:00Z">
                <w:r w:rsidDel="006705E2">
                  <w:rPr>
                    <w:rFonts w:ascii="ＭＳ Ｐゴシック" w:eastAsia="ＭＳ Ｐゴシック" w:hAnsi="ＭＳ Ｐゴシック" w:hint="eastAsia"/>
                    <w:sz w:val="22"/>
                    <w:szCs w:val="22"/>
                    <w:lang w:val="en"/>
                  </w:rPr>
                  <w:delText>6.</w:delText>
                </w:r>
              </w:del>
            </w:ins>
            <w:ins w:id="285" w:author="s_佐野 光" w:date="2019-08-21T09:46:00Z">
              <w:del w:id="286" w:author="t_竹沢 公佑" w:date="2019-09-19T16:47:00Z">
                <w:r w:rsidDel="006705E2">
                  <w:rPr>
                    <w:rFonts w:ascii="ＭＳ Ｐゴシック" w:eastAsia="ＭＳ Ｐゴシック" w:hAnsi="ＭＳ Ｐゴシック" w:hint="eastAsia"/>
                    <w:sz w:val="22"/>
                    <w:szCs w:val="22"/>
                    <w:lang w:val="en"/>
                  </w:rPr>
                  <w:delText>2</w:delText>
                </w:r>
              </w:del>
            </w:ins>
            <w:ins w:id="287" w:author="s_佐野 光" w:date="2019-08-21T09:45:00Z">
              <w:del w:id="288" w:author="t_竹沢 公佑" w:date="2019-09-19T16:47:00Z">
                <w:r w:rsidDel="006705E2">
                  <w:rPr>
                    <w:rFonts w:ascii="ＭＳ Ｐゴシック" w:eastAsia="ＭＳ Ｐゴシック" w:hAnsi="ＭＳ Ｐゴシック" w:hint="eastAsia"/>
                    <w:sz w:val="22"/>
                    <w:szCs w:val="22"/>
                    <w:lang w:val="en"/>
                  </w:rPr>
                  <w:delText>.</w:delText>
                </w:r>
              </w:del>
            </w:ins>
            <w:ins w:id="289" w:author="s_佐野 光" w:date="2019-08-21T09:46:00Z">
              <w:del w:id="290" w:author="t_竹沢 公佑" w:date="2019-09-19T16:47:00Z">
                <w:r w:rsidDel="006705E2">
                  <w:rPr>
                    <w:rFonts w:ascii="ＭＳ Ｐゴシック" w:eastAsia="ＭＳ Ｐゴシック" w:hAnsi="ＭＳ Ｐゴシック" w:hint="eastAsia"/>
                    <w:sz w:val="22"/>
                    <w:szCs w:val="22"/>
                    <w:lang w:val="en"/>
                  </w:rPr>
                  <w:delText>2</w:delText>
                </w:r>
              </w:del>
            </w:ins>
            <w:ins w:id="291" w:author="s_佐野 光" w:date="2019-08-21T09:45:00Z">
              <w:del w:id="292" w:author="t_竹沢 公佑" w:date="2019-09-19T16:47:00Z">
                <w:r w:rsidDel="006705E2">
                  <w:rPr>
                    <w:rFonts w:ascii="ＭＳ Ｐゴシック" w:eastAsia="ＭＳ Ｐゴシック" w:hAnsi="ＭＳ Ｐゴシック" w:hint="eastAsia"/>
                    <w:sz w:val="22"/>
                    <w:szCs w:val="22"/>
                    <w:lang w:val="en"/>
                  </w:rPr>
                  <w:delText xml:space="preserve"> </w:delText>
                </w:r>
              </w:del>
            </w:ins>
            <w:ins w:id="293" w:author="s_佐野 光" w:date="2019-08-21T09:46:00Z">
              <w:del w:id="294" w:author="t_竹沢 公佑" w:date="2019-09-19T16:47:00Z">
                <w:r w:rsidDel="006705E2">
                  <w:rPr>
                    <w:rFonts w:ascii="ＭＳ Ｐゴシック" w:eastAsia="ＭＳ Ｐゴシック" w:hAnsi="ＭＳ Ｐゴシック" w:hint="eastAsia"/>
                    <w:sz w:val="22"/>
                    <w:szCs w:val="22"/>
                    <w:lang w:val="en"/>
                  </w:rPr>
                  <w:delText>RESET_DFR_CHKSUM</w:delText>
                </w:r>
              </w:del>
            </w:ins>
          </w:p>
          <w:p w:rsidR="009E4713" w:rsidDel="006705E2" w:rsidRDefault="009E4713" w:rsidP="009E4713">
            <w:pPr>
              <w:pStyle w:val="HTML0"/>
              <w:shd w:val="clear" w:color="auto" w:fill="FFFFFF"/>
              <w:rPr>
                <w:ins w:id="295" w:author="s_佐野 光" w:date="2019-08-21T09:46:00Z"/>
                <w:del w:id="296" w:author="t_竹沢 公佑" w:date="2019-09-19T16:47:00Z"/>
                <w:rFonts w:ascii="ＭＳ Ｐゴシック" w:eastAsia="ＭＳ Ｐゴシック" w:hAnsi="ＭＳ Ｐゴシック"/>
                <w:sz w:val="22"/>
                <w:szCs w:val="22"/>
                <w:lang w:val="en"/>
              </w:rPr>
            </w:pPr>
            <w:ins w:id="297" w:author="s_佐野 光" w:date="2019-08-21T09:46:00Z">
              <w:del w:id="298" w:author="t_竹沢 公佑" w:date="2019-09-19T16:47:00Z">
                <w:r w:rsidDel="006705E2">
                  <w:rPr>
                    <w:rFonts w:ascii="ＭＳ Ｐゴシック" w:eastAsia="ＭＳ Ｐゴシック" w:hAnsi="ＭＳ Ｐゴシック" w:hint="eastAsia"/>
                    <w:sz w:val="22"/>
                    <w:szCs w:val="22"/>
                    <w:lang w:val="en"/>
                  </w:rPr>
                  <w:delText>6.2.3 RESET_DFR_SYNC</w:delText>
                </w:r>
              </w:del>
            </w:ins>
          </w:p>
          <w:p w:rsidR="00C47692" w:rsidDel="006705E2" w:rsidRDefault="00C47692" w:rsidP="00C47692">
            <w:pPr>
              <w:pStyle w:val="HTML0"/>
              <w:shd w:val="clear" w:color="auto" w:fill="FFFFFF"/>
              <w:ind w:firstLineChars="50" w:firstLine="110"/>
              <w:rPr>
                <w:ins w:id="299" w:author="s_佐野 光" w:date="2019-08-21T09:42:00Z"/>
                <w:del w:id="300" w:author="t_竹沢 公佑" w:date="2019-09-19T16:47:00Z"/>
                <w:rFonts w:ascii="ＭＳ Ｐゴシック" w:eastAsia="ＭＳ Ｐゴシック" w:hAnsi="ＭＳ Ｐゴシック"/>
                <w:color w:val="212121"/>
                <w:sz w:val="22"/>
                <w:szCs w:val="22"/>
                <w:lang w:val="en"/>
              </w:rPr>
            </w:pPr>
            <w:ins w:id="301" w:author="s_佐野 光" w:date="2019-08-21T09:42:00Z">
              <w:del w:id="302" w:author="t_竹沢 公佑" w:date="2019-09-19T16:47:00Z">
                <w:r w:rsidDel="006705E2">
                  <w:rPr>
                    <w:rFonts w:ascii="ＭＳ Ｐゴシック" w:eastAsia="ＭＳ Ｐゴシック" w:hAnsi="ＭＳ Ｐゴシック" w:hint="eastAsia"/>
                    <w:color w:val="212121"/>
                    <w:sz w:val="22"/>
                    <w:szCs w:val="22"/>
                    <w:lang w:val="en"/>
                  </w:rPr>
                  <w:delText>Fixed synchronization asynchronous to synchronous</w:delText>
                </w:r>
              </w:del>
            </w:ins>
          </w:p>
          <w:p w:rsidR="00C47692" w:rsidDel="006705E2" w:rsidRDefault="00C47692" w:rsidP="00C47692">
            <w:pPr>
              <w:pStyle w:val="HTML0"/>
              <w:shd w:val="clear" w:color="auto" w:fill="FFFFFF"/>
              <w:rPr>
                <w:ins w:id="303" w:author="s_佐野 光" w:date="2019-08-21T09:43:00Z"/>
                <w:del w:id="304" w:author="t_竹沢 公佑" w:date="2019-09-19T16:47:00Z"/>
                <w:rFonts w:ascii="ＭＳ Ｐゴシック" w:eastAsia="ＭＳ Ｐゴシック" w:hAnsi="ＭＳ Ｐゴシック"/>
                <w:sz w:val="22"/>
                <w:szCs w:val="22"/>
                <w:lang w:val="en"/>
              </w:rPr>
            </w:pPr>
            <w:ins w:id="305" w:author="s_佐野 光" w:date="2019-08-21T09:43:00Z">
              <w:del w:id="306" w:author="t_竹沢 公佑" w:date="2019-09-19T16:47:00Z">
                <w:r w:rsidDel="006705E2">
                  <w:rPr>
                    <w:rFonts w:ascii="ＭＳ Ｐゴシック" w:eastAsia="ＭＳ Ｐゴシック" w:hAnsi="ＭＳ Ｐゴシック" w:hint="eastAsia"/>
                    <w:sz w:val="22"/>
                    <w:szCs w:val="22"/>
                    <w:lang w:val="en"/>
                  </w:rPr>
                  <w:delText>5.5.22 GET_EQ</w:delText>
                </w:r>
              </w:del>
            </w:ins>
          </w:p>
          <w:p w:rsidR="00C47692" w:rsidDel="006705E2" w:rsidRDefault="00C47692" w:rsidP="00C47692">
            <w:pPr>
              <w:pStyle w:val="HTML0"/>
              <w:shd w:val="clear" w:color="auto" w:fill="FFFFFF"/>
              <w:rPr>
                <w:ins w:id="307" w:author="s_佐野 光" w:date="2019-08-21T09:43:00Z"/>
                <w:del w:id="308" w:author="t_竹沢 公佑" w:date="2019-09-19T16:47:00Z"/>
                <w:rFonts w:ascii="ＭＳ Ｐゴシック" w:eastAsia="ＭＳ Ｐゴシック" w:hAnsi="ＭＳ Ｐゴシック"/>
                <w:color w:val="212121"/>
                <w:sz w:val="22"/>
                <w:szCs w:val="22"/>
                <w:lang w:val="en"/>
              </w:rPr>
            </w:pPr>
            <w:ins w:id="309" w:author="s_佐野 光" w:date="2019-08-21T09:43:00Z">
              <w:del w:id="310" w:author="t_竹沢 公佑" w:date="2019-09-19T16:47:00Z">
                <w:r w:rsidDel="006705E2">
                  <w:rPr>
                    <w:rFonts w:ascii="ＭＳ Ｐゴシック" w:eastAsia="ＭＳ Ｐゴシック" w:hAnsi="ＭＳ Ｐゴシック" w:hint="eastAsia"/>
                    <w:sz w:val="22"/>
                    <w:szCs w:val="22"/>
                    <w:lang w:val="en"/>
                  </w:rPr>
                  <w:delText xml:space="preserve"> </w:delText>
                </w:r>
                <w:r w:rsidDel="006705E2">
                  <w:rPr>
                    <w:rFonts w:ascii="ＭＳ Ｐゴシック" w:eastAsia="ＭＳ Ｐゴシック" w:hAnsi="ＭＳ Ｐゴシック" w:hint="eastAsia"/>
                    <w:color w:val="212121"/>
                    <w:sz w:val="22"/>
                    <w:szCs w:val="22"/>
                    <w:lang w:val="en"/>
                  </w:rPr>
                  <w:delText xml:space="preserve">Corrected </w:delText>
                </w:r>
              </w:del>
            </w:ins>
            <w:ins w:id="311" w:author="s_佐野 光" w:date="2019-08-21T10:05:00Z">
              <w:del w:id="312" w:author="t_竹沢 公佑" w:date="2019-09-19T16:47:00Z">
                <w:r w:rsidR="00863FE4" w:rsidDel="006705E2">
                  <w:rPr>
                    <w:rFonts w:ascii="ＭＳ Ｐゴシック" w:eastAsia="ＭＳ Ｐゴシック" w:hAnsi="ＭＳ Ｐゴシック" w:hint="eastAsia"/>
                    <w:color w:val="212121"/>
                    <w:sz w:val="22"/>
                    <w:szCs w:val="22"/>
                    <w:lang w:val="en"/>
                  </w:rPr>
                  <w:delText xml:space="preserve">misspelling </w:delText>
                </w:r>
              </w:del>
            </w:ins>
            <w:ins w:id="313" w:author="s_佐野 光" w:date="2019-08-21T09:43:00Z">
              <w:del w:id="314" w:author="t_竹沢 公佑" w:date="2019-09-19T16:47:00Z">
                <w:r w:rsidDel="006705E2">
                  <w:rPr>
                    <w:rFonts w:ascii="ＭＳ Ｐゴシック" w:eastAsia="ＭＳ Ｐゴシック" w:hAnsi="ＭＳ Ｐゴシック" w:hint="eastAsia"/>
                    <w:color w:val="212121"/>
                    <w:sz w:val="22"/>
                    <w:szCs w:val="22"/>
                    <w:lang w:val="en"/>
                  </w:rPr>
                  <w:delText>in Errors.(EAGAIN)</w:delText>
                </w:r>
              </w:del>
            </w:ins>
          </w:p>
          <w:p w:rsidR="0081551C" w:rsidRPr="00863FE4" w:rsidRDefault="0081551C" w:rsidP="00F411DC">
            <w:pPr>
              <w:pStyle w:val="HTML0"/>
              <w:shd w:val="clear" w:color="auto" w:fill="FFFFFF"/>
              <w:rPr>
                <w:rFonts w:ascii="ＭＳ Ｐゴシック" w:eastAsia="ＭＳ Ｐゴシック" w:hAnsi="ＭＳ Ｐゴシック"/>
                <w:sz w:val="22"/>
                <w:szCs w:val="22"/>
                <w:lang w:val="en"/>
              </w:rPr>
            </w:pPr>
          </w:p>
        </w:tc>
      </w:tr>
    </w:tbl>
    <w:p w:rsidR="007D309C" w:rsidRPr="00A51C95" w:rsidDel="006705E2" w:rsidRDefault="007D309C" w:rsidP="00E82429">
      <w:pPr>
        <w:spacing w:line="0" w:lineRule="atLeast"/>
        <w:jc w:val="right"/>
        <w:rPr>
          <w:del w:id="315" w:author="t_竹沢 公佑" w:date="2019-09-19T16:50:00Z"/>
        </w:rPr>
      </w:pPr>
      <w:r w:rsidRPr="009E2D4A">
        <w:rPr>
          <w:rFonts w:hint="eastAsia"/>
        </w:rPr>
        <w:t>(Continued to the next page.)</w:t>
      </w:r>
    </w:p>
    <w:p w:rsidR="007D309C" w:rsidDel="006705E2" w:rsidRDefault="007D309C" w:rsidP="007D309C">
      <w:pPr>
        <w:spacing w:line="0" w:lineRule="atLeast"/>
        <w:ind w:right="840"/>
        <w:rPr>
          <w:del w:id="316" w:author="t_竹沢 公佑" w:date="2019-09-19T16:50:00Z"/>
        </w:rPr>
      </w:pPr>
    </w:p>
    <w:p w:rsidR="006705E2" w:rsidRDefault="006705E2">
      <w:pPr>
        <w:spacing w:line="0" w:lineRule="atLeast"/>
        <w:jc w:val="right"/>
        <w:rPr>
          <w:ins w:id="317" w:author="t_竹沢 公佑" w:date="2019-09-19T16:49:00Z"/>
        </w:rPr>
        <w:pPrChange w:id="318" w:author="t_竹沢 公佑" w:date="2019-09-19T16:50:00Z">
          <w:pPr>
            <w:spacing w:line="0" w:lineRule="atLeast"/>
            <w:ind w:right="840"/>
          </w:pPr>
        </w:pPrChange>
      </w:pPr>
    </w:p>
    <w:p w:rsidR="006705E2" w:rsidRDefault="006705E2" w:rsidP="006705E2">
      <w:pPr>
        <w:spacing w:line="0" w:lineRule="atLeast"/>
        <w:jc w:val="right"/>
        <w:rPr>
          <w:ins w:id="319" w:author="t_竹沢 公佑" w:date="2019-09-19T16:49:00Z"/>
        </w:rPr>
      </w:pPr>
      <w:ins w:id="320" w:author="t_竹沢 公佑" w:date="2019-09-19T16:49:00Z">
        <w:r>
          <w:br w:type="page"/>
        </w:r>
        <w:r w:rsidRPr="009E2D4A">
          <w:rPr>
            <w:rFonts w:hint="eastAsia"/>
          </w:rPr>
          <w:lastRenderedPageBreak/>
          <w:t xml:space="preserve">(Continued from the </w:t>
        </w:r>
        <w:r w:rsidRPr="009E2D4A">
          <w:t>previous</w:t>
        </w:r>
        <w:r w:rsidRPr="009E2D4A">
          <w:rPr>
            <w:rFonts w:hint="eastAsia"/>
          </w:rPr>
          <w:t xml:space="preserve"> page.)</w:t>
        </w:r>
      </w:ins>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6705E2" w:rsidRPr="00A80D22" w:rsidTr="00E72E4F">
        <w:trPr>
          <w:trHeight w:val="4908"/>
          <w:ins w:id="321" w:author="t_竹沢 公佑" w:date="2019-09-19T16:49:00Z"/>
        </w:trPr>
        <w:tc>
          <w:tcPr>
            <w:tcW w:w="1138" w:type="dxa"/>
            <w:vAlign w:val="center"/>
          </w:tcPr>
          <w:p w:rsidR="006705E2" w:rsidRDefault="006705E2" w:rsidP="00E72E4F">
            <w:pPr>
              <w:snapToGrid w:val="0"/>
              <w:spacing w:line="0" w:lineRule="atLeast"/>
              <w:jc w:val="center"/>
              <w:rPr>
                <w:ins w:id="322" w:author="t_竹沢 公佑" w:date="2019-09-19T16:49:00Z"/>
                <w:sz w:val="22"/>
                <w:szCs w:val="22"/>
              </w:rPr>
            </w:pPr>
            <w:ins w:id="323" w:author="t_竹沢 公佑" w:date="2019-09-19T16:49:00Z">
              <w:r>
                <w:rPr>
                  <w:rFonts w:hint="eastAsia"/>
                  <w:sz w:val="22"/>
                  <w:szCs w:val="22"/>
                </w:rPr>
                <w:t>2.0.5</w:t>
              </w:r>
            </w:ins>
          </w:p>
        </w:tc>
        <w:tc>
          <w:tcPr>
            <w:tcW w:w="1564" w:type="dxa"/>
            <w:vAlign w:val="center"/>
          </w:tcPr>
          <w:p w:rsidR="006705E2" w:rsidRDefault="006705E2" w:rsidP="00E72E4F">
            <w:pPr>
              <w:snapToGrid w:val="0"/>
              <w:spacing w:line="0" w:lineRule="atLeast"/>
              <w:jc w:val="center"/>
              <w:rPr>
                <w:ins w:id="324" w:author="t_竹沢 公佑" w:date="2019-09-19T16:49:00Z"/>
                <w:sz w:val="22"/>
                <w:szCs w:val="22"/>
              </w:rPr>
            </w:pPr>
            <w:ins w:id="325" w:author="t_竹沢 公佑" w:date="2019-09-19T16:49:00Z">
              <w:r>
                <w:rPr>
                  <w:rFonts w:hint="eastAsia"/>
                  <w:sz w:val="22"/>
                  <w:szCs w:val="22"/>
                </w:rPr>
                <w:t>2019/08/16</w:t>
              </w:r>
            </w:ins>
          </w:p>
          <w:p w:rsidR="006705E2" w:rsidRDefault="006705E2" w:rsidP="00E72E4F">
            <w:pPr>
              <w:snapToGrid w:val="0"/>
              <w:spacing w:line="0" w:lineRule="atLeast"/>
              <w:jc w:val="center"/>
              <w:rPr>
                <w:ins w:id="326" w:author="t_竹沢 公佑" w:date="2019-09-19T16:49:00Z"/>
                <w:sz w:val="22"/>
                <w:szCs w:val="22"/>
              </w:rPr>
            </w:pPr>
            <w:ins w:id="327" w:author="t_竹沢 公佑" w:date="2019-09-19T16:49:00Z">
              <w:r>
                <w:rPr>
                  <w:rFonts w:hint="eastAsia"/>
                  <w:sz w:val="22"/>
                  <w:szCs w:val="22"/>
                </w:rPr>
                <w:t>-</w:t>
              </w:r>
            </w:ins>
          </w:p>
          <w:p w:rsidR="006705E2" w:rsidRDefault="006705E2" w:rsidP="00E72E4F">
            <w:pPr>
              <w:snapToGrid w:val="0"/>
              <w:spacing w:line="0" w:lineRule="atLeast"/>
              <w:jc w:val="center"/>
              <w:rPr>
                <w:ins w:id="328" w:author="t_竹沢 公佑" w:date="2019-09-19T16:49:00Z"/>
                <w:sz w:val="22"/>
                <w:szCs w:val="22"/>
              </w:rPr>
            </w:pPr>
            <w:ins w:id="329" w:author="t_竹沢 公佑" w:date="2019-09-19T16:49:00Z">
              <w:r>
                <w:rPr>
                  <w:rFonts w:hint="eastAsia"/>
                  <w:sz w:val="22"/>
                  <w:szCs w:val="22"/>
                </w:rPr>
                <w:t>2019/09/19</w:t>
              </w:r>
            </w:ins>
          </w:p>
        </w:tc>
        <w:tc>
          <w:tcPr>
            <w:tcW w:w="1706" w:type="dxa"/>
            <w:vAlign w:val="center"/>
          </w:tcPr>
          <w:p w:rsidR="006705E2" w:rsidRDefault="006705E2" w:rsidP="00E72E4F">
            <w:pPr>
              <w:snapToGrid w:val="0"/>
              <w:spacing w:line="0" w:lineRule="atLeast"/>
              <w:rPr>
                <w:ins w:id="330" w:author="t_竹沢 公佑" w:date="2019-09-19T16:49:00Z"/>
                <w:sz w:val="22"/>
                <w:szCs w:val="22"/>
              </w:rPr>
            </w:pPr>
            <w:ins w:id="331" w:author="t_竹沢 公佑" w:date="2019-09-19T16:49:00Z">
              <w:r>
                <w:rPr>
                  <w:rFonts w:hint="eastAsia"/>
                  <w:sz w:val="22"/>
                  <w:szCs w:val="22"/>
                </w:rPr>
                <w:t>H.Sano,</w:t>
              </w:r>
            </w:ins>
          </w:p>
          <w:p w:rsidR="006705E2" w:rsidRDefault="006705E2" w:rsidP="00E72E4F">
            <w:pPr>
              <w:snapToGrid w:val="0"/>
              <w:spacing w:line="0" w:lineRule="atLeast"/>
              <w:rPr>
                <w:ins w:id="332" w:author="t_竹沢 公佑" w:date="2019-09-19T16:49:00Z"/>
                <w:sz w:val="22"/>
                <w:szCs w:val="22"/>
              </w:rPr>
            </w:pPr>
            <w:ins w:id="333" w:author="t_竹沢 公佑" w:date="2019-09-19T16:49:00Z">
              <w:r>
                <w:rPr>
                  <w:rFonts w:hint="eastAsia"/>
                  <w:sz w:val="22"/>
                  <w:szCs w:val="22"/>
                </w:rPr>
                <w:t>K.Takezawa</w:t>
              </w:r>
            </w:ins>
          </w:p>
        </w:tc>
        <w:tc>
          <w:tcPr>
            <w:tcW w:w="5261" w:type="dxa"/>
            <w:vAlign w:val="center"/>
          </w:tcPr>
          <w:p w:rsidR="006705E2" w:rsidRDefault="006705E2" w:rsidP="006705E2">
            <w:pPr>
              <w:pStyle w:val="HTML0"/>
              <w:shd w:val="clear" w:color="auto" w:fill="FFFFFF"/>
              <w:rPr>
                <w:ins w:id="334" w:author="t_竹沢 公佑" w:date="2019-09-19T16:50:00Z"/>
                <w:rFonts w:ascii="ＭＳ Ｐゴシック" w:eastAsia="ＭＳ Ｐゴシック" w:hAnsi="ＭＳ Ｐゴシック"/>
                <w:color w:val="212121"/>
                <w:sz w:val="22"/>
                <w:szCs w:val="22"/>
                <w:lang w:val="en"/>
              </w:rPr>
            </w:pPr>
            <w:ins w:id="335" w:author="t_竹沢 公佑" w:date="2019-09-19T16:50:00Z">
              <w:r>
                <w:rPr>
                  <w:rFonts w:ascii="ＭＳ Ｐゴシック" w:eastAsia="ＭＳ Ｐゴシック" w:hAnsi="ＭＳ Ｐゴシック" w:hint="eastAsia"/>
                  <w:color w:val="212121"/>
                  <w:sz w:val="22"/>
                  <w:szCs w:val="22"/>
                  <w:lang w:val="en"/>
                </w:rPr>
                <w:t>5.2 close</w:t>
              </w:r>
            </w:ins>
          </w:p>
          <w:p w:rsidR="006705E2" w:rsidRPr="00F411DC" w:rsidRDefault="006705E2" w:rsidP="006705E2">
            <w:pPr>
              <w:pStyle w:val="HTML0"/>
              <w:shd w:val="clear" w:color="auto" w:fill="FFFFFF"/>
              <w:rPr>
                <w:ins w:id="336" w:author="t_竹沢 公佑" w:date="2019-09-19T16:50:00Z"/>
                <w:rFonts w:ascii="ＭＳ Ｐゴシック" w:eastAsia="ＭＳ Ｐゴシック" w:hAnsi="ＭＳ Ｐゴシック"/>
                <w:color w:val="212121"/>
                <w:sz w:val="22"/>
                <w:szCs w:val="22"/>
                <w:lang w:val="en"/>
              </w:rPr>
            </w:pPr>
            <w:ins w:id="337" w:author="t_竹沢 公佑" w:date="2019-09-19T16:50:00Z">
              <w:r>
                <w:rPr>
                  <w:rFonts w:ascii="ＭＳ Ｐゴシック" w:eastAsia="ＭＳ Ｐゴシック" w:hAnsi="ＭＳ Ｐゴシック" w:hint="eastAsia"/>
                  <w:color w:val="212121"/>
                  <w:sz w:val="22"/>
                  <w:szCs w:val="22"/>
                  <w:lang w:val="en"/>
                </w:rPr>
                <w:t xml:space="preserve"> Changed the behavior when an error is </w:t>
              </w:r>
              <w:r>
                <w:rPr>
                  <w:rFonts w:ascii="ＭＳ Ｐゴシック" w:eastAsia="ＭＳ Ｐゴシック" w:hAnsi="ＭＳ Ｐゴシック"/>
                  <w:color w:val="212121"/>
                  <w:sz w:val="22"/>
                  <w:szCs w:val="22"/>
                  <w:lang w:val="en"/>
                </w:rPr>
                <w:t>occurred</w:t>
              </w:r>
              <w:r>
                <w:rPr>
                  <w:rFonts w:ascii="ＭＳ Ｐゴシック" w:eastAsia="ＭＳ Ｐゴシック" w:hAnsi="ＭＳ Ｐゴシック" w:hint="eastAsia"/>
                  <w:color w:val="212121"/>
                  <w:sz w:val="22"/>
                  <w:szCs w:val="22"/>
                  <w:lang w:val="en"/>
                </w:rPr>
                <w:t>.</w:t>
              </w:r>
            </w:ins>
          </w:p>
          <w:p w:rsidR="006705E2" w:rsidRDefault="006705E2" w:rsidP="006705E2">
            <w:pPr>
              <w:pStyle w:val="HTML0"/>
              <w:shd w:val="clear" w:color="auto" w:fill="FFFFFF"/>
              <w:rPr>
                <w:ins w:id="338" w:author="t_竹沢 公佑" w:date="2019-09-19T16:49:00Z"/>
                <w:rFonts w:ascii="ＭＳ Ｐゴシック" w:eastAsia="ＭＳ Ｐゴシック" w:hAnsi="ＭＳ Ｐゴシック"/>
                <w:color w:val="212121"/>
                <w:sz w:val="22"/>
                <w:szCs w:val="22"/>
                <w:lang w:val="en"/>
              </w:rPr>
            </w:pPr>
            <w:ins w:id="339" w:author="t_竹沢 公佑" w:date="2019-09-19T16:49:00Z">
              <w:r>
                <w:rPr>
                  <w:rFonts w:ascii="ＭＳ Ｐゴシック" w:eastAsia="ＭＳ Ｐゴシック" w:hAnsi="ＭＳ Ｐゴシック" w:hint="eastAsia"/>
                  <w:color w:val="212121"/>
                  <w:sz w:val="22"/>
                  <w:szCs w:val="22"/>
                  <w:lang w:val="en"/>
                </w:rPr>
                <w:t>5.3 mmap</w:t>
              </w:r>
            </w:ins>
          </w:p>
          <w:p w:rsidR="006705E2" w:rsidRDefault="006705E2" w:rsidP="006705E2">
            <w:pPr>
              <w:pStyle w:val="HTML0"/>
              <w:shd w:val="clear" w:color="auto" w:fill="FFFFFF"/>
              <w:rPr>
                <w:ins w:id="340" w:author="t_竹沢 公佑" w:date="2019-09-19T16:49:00Z"/>
                <w:rFonts w:ascii="ＭＳ Ｐゴシック" w:eastAsia="ＭＳ Ｐゴシック" w:hAnsi="ＭＳ Ｐゴシック"/>
                <w:color w:val="212121"/>
                <w:sz w:val="22"/>
                <w:szCs w:val="22"/>
                <w:lang w:val="en"/>
              </w:rPr>
            </w:pPr>
            <w:ins w:id="341" w:author="t_竹沢 公佑" w:date="2019-09-19T16:49:00Z">
              <w:r>
                <w:rPr>
                  <w:rFonts w:ascii="ＭＳ Ｐゴシック" w:eastAsia="ＭＳ Ｐゴシック" w:hAnsi="ＭＳ Ｐゴシック" w:hint="eastAsia"/>
                  <w:color w:val="212121"/>
                  <w:sz w:val="22"/>
                  <w:szCs w:val="22"/>
                  <w:lang w:val="en"/>
                </w:rPr>
                <w:t xml:space="preserve"> Changed the data buffer name. ( the data buffer -&gt; the host data buffer ).</w:t>
              </w:r>
            </w:ins>
          </w:p>
          <w:p w:rsidR="006705E2" w:rsidRDefault="006705E2" w:rsidP="006705E2">
            <w:pPr>
              <w:pStyle w:val="HTML0"/>
              <w:shd w:val="clear" w:color="auto" w:fill="FFFFFF"/>
              <w:rPr>
                <w:ins w:id="342" w:author="t_竹沢 公佑" w:date="2019-09-19T16:49:00Z"/>
                <w:rFonts w:ascii="ＭＳ Ｐゴシック" w:eastAsia="ＭＳ Ｐゴシック" w:hAnsi="ＭＳ Ｐゴシック"/>
                <w:color w:val="212121"/>
                <w:sz w:val="22"/>
                <w:szCs w:val="22"/>
                <w:lang w:val="en"/>
              </w:rPr>
            </w:pPr>
            <w:ins w:id="343" w:author="t_竹沢 公佑" w:date="2019-09-19T16:49:00Z">
              <w:r>
                <w:rPr>
                  <w:rFonts w:ascii="ＭＳ Ｐゴシック" w:eastAsia="ＭＳ Ｐゴシック" w:hAnsi="ＭＳ Ｐゴシック" w:hint="eastAsia"/>
                  <w:color w:val="212121"/>
                  <w:sz w:val="22"/>
                  <w:szCs w:val="22"/>
                  <w:lang w:val="en"/>
                </w:rPr>
                <w:t xml:space="preserve"> Deleted error code (EIO).</w:t>
              </w:r>
            </w:ins>
          </w:p>
          <w:p w:rsidR="006705E2" w:rsidRPr="00AE4678" w:rsidRDefault="006705E2" w:rsidP="006705E2">
            <w:pPr>
              <w:pStyle w:val="HTML0"/>
              <w:shd w:val="clear" w:color="auto" w:fill="FFFFFF"/>
              <w:rPr>
                <w:ins w:id="344" w:author="t_竹沢 公佑" w:date="2019-09-19T16:49:00Z"/>
                <w:rFonts w:ascii="ＭＳ Ｐゴシック" w:eastAsia="ＭＳ Ｐゴシック" w:hAnsi="ＭＳ Ｐゴシック"/>
                <w:color w:val="212121"/>
                <w:sz w:val="22"/>
                <w:szCs w:val="22"/>
                <w:lang w:val="en"/>
              </w:rPr>
            </w:pPr>
            <w:ins w:id="345" w:author="t_竹沢 公佑" w:date="2019-09-19T16:49:00Z">
              <w:r>
                <w:rPr>
                  <w:rFonts w:ascii="ＭＳ Ｐゴシック" w:eastAsia="ＭＳ Ｐゴシック" w:hAnsi="ＭＳ Ｐゴシック" w:hint="eastAsia"/>
                  <w:color w:val="212121"/>
                  <w:sz w:val="22"/>
                  <w:szCs w:val="22"/>
                  <w:lang w:val="en"/>
                </w:rPr>
                <w:t xml:space="preserve"> Added error code(ENOMEM).</w:t>
              </w:r>
            </w:ins>
          </w:p>
          <w:p w:rsidR="006705E2" w:rsidRDefault="006705E2" w:rsidP="006705E2">
            <w:pPr>
              <w:pStyle w:val="HTML0"/>
              <w:shd w:val="clear" w:color="auto" w:fill="FFFFFF"/>
              <w:rPr>
                <w:ins w:id="346" w:author="t_竹沢 公佑" w:date="2019-09-19T16:49:00Z"/>
                <w:rFonts w:ascii="ＭＳ Ｐゴシック" w:eastAsia="ＭＳ Ｐゴシック" w:hAnsi="ＭＳ Ｐゴシック"/>
                <w:color w:val="212121"/>
                <w:sz w:val="22"/>
                <w:szCs w:val="22"/>
                <w:lang w:val="en"/>
              </w:rPr>
            </w:pPr>
            <w:ins w:id="347" w:author="t_竹沢 公佑" w:date="2019-09-19T16:49:00Z">
              <w:r>
                <w:rPr>
                  <w:rFonts w:ascii="ＭＳ Ｐゴシック" w:eastAsia="ＭＳ Ｐゴシック" w:hAnsi="ＭＳ Ｐゴシック" w:hint="eastAsia"/>
                  <w:color w:val="212121"/>
                  <w:sz w:val="22"/>
                  <w:szCs w:val="22"/>
                  <w:lang w:val="en"/>
                </w:rPr>
                <w:t>5.5.1 Command : DRXPD_INIT</w:t>
              </w:r>
            </w:ins>
          </w:p>
          <w:p w:rsidR="006705E2" w:rsidRDefault="006705E2" w:rsidP="006705E2">
            <w:pPr>
              <w:pStyle w:val="HTML0"/>
              <w:shd w:val="clear" w:color="auto" w:fill="FFFFFF"/>
              <w:rPr>
                <w:ins w:id="348" w:author="t_竹沢 公佑" w:date="2019-09-19T16:49:00Z"/>
                <w:rFonts w:ascii="ＭＳ Ｐゴシック" w:eastAsia="ＭＳ Ｐゴシック" w:hAnsi="ＭＳ Ｐゴシック"/>
                <w:color w:val="212121"/>
                <w:sz w:val="22"/>
                <w:szCs w:val="22"/>
                <w:lang w:val="en"/>
              </w:rPr>
            </w:pPr>
            <w:ins w:id="349" w:author="t_竹沢 公佑" w:date="2019-09-19T16:49:00Z">
              <w:r>
                <w:rPr>
                  <w:rFonts w:ascii="ＭＳ Ｐゴシック" w:eastAsia="ＭＳ Ｐゴシック" w:hAnsi="ＭＳ Ｐゴシック" w:hint="eastAsia"/>
                  <w:color w:val="212121"/>
                  <w:sz w:val="22"/>
                  <w:szCs w:val="22"/>
                  <w:lang w:val="en"/>
                </w:rPr>
                <w:t xml:space="preserve"> Fixed the terminology error. (interface -&gt; IF ).</w:t>
              </w:r>
            </w:ins>
          </w:p>
          <w:p w:rsidR="006705E2" w:rsidRDefault="006705E2" w:rsidP="006705E2">
            <w:pPr>
              <w:pStyle w:val="HTML0"/>
              <w:shd w:val="clear" w:color="auto" w:fill="FFFFFF"/>
              <w:ind w:left="220" w:hangingChars="100" w:hanging="220"/>
              <w:rPr>
                <w:ins w:id="350" w:author="t_竹沢 公佑" w:date="2019-09-19T16:49:00Z"/>
                <w:rFonts w:ascii="ＭＳ Ｐゴシック" w:eastAsia="ＭＳ Ｐゴシック" w:hAnsi="ＭＳ Ｐゴシック"/>
                <w:color w:val="212121"/>
                <w:sz w:val="22"/>
                <w:szCs w:val="22"/>
                <w:lang w:val="en"/>
              </w:rPr>
            </w:pPr>
            <w:ins w:id="351" w:author="t_竹沢 公佑" w:date="2019-09-19T16:49:00Z">
              <w:r>
                <w:rPr>
                  <w:rFonts w:ascii="ＭＳ Ｐゴシック" w:eastAsia="ＭＳ Ｐゴシック" w:hAnsi="ＭＳ Ｐゴシック" w:hint="eastAsia"/>
                  <w:color w:val="212121"/>
                  <w:sz w:val="22"/>
                  <w:szCs w:val="22"/>
                  <w:lang w:val="en"/>
                </w:rPr>
                <w:t xml:space="preserve"> Changed the behaivior of the secound argument (*p_result) in Parameter field. And also changed the description of return field.</w:t>
              </w:r>
            </w:ins>
          </w:p>
          <w:p w:rsidR="006705E2" w:rsidRPr="00AE4678" w:rsidRDefault="006705E2" w:rsidP="006705E2">
            <w:pPr>
              <w:pStyle w:val="HTML0"/>
              <w:shd w:val="clear" w:color="auto" w:fill="FFFFFF"/>
              <w:ind w:leftChars="50" w:left="230" w:hangingChars="50" w:hanging="110"/>
              <w:rPr>
                <w:ins w:id="352" w:author="t_竹沢 公佑" w:date="2019-09-19T16:49:00Z"/>
                <w:rFonts w:ascii="ＭＳ Ｐゴシック" w:eastAsia="ＭＳ Ｐゴシック" w:hAnsi="ＭＳ Ｐゴシック"/>
                <w:color w:val="212121"/>
                <w:sz w:val="22"/>
                <w:szCs w:val="22"/>
                <w:lang w:val="en"/>
              </w:rPr>
            </w:pPr>
            <w:ins w:id="353" w:author="t_竹沢 公佑" w:date="2019-09-19T16:49:00Z">
              <w:r>
                <w:rPr>
                  <w:rFonts w:ascii="ＭＳ Ｐゴシック" w:eastAsia="ＭＳ Ｐゴシック" w:hAnsi="ＭＳ Ｐゴシック" w:hint="eastAsia"/>
                  <w:color w:val="212121"/>
                  <w:sz w:val="22"/>
                  <w:szCs w:val="22"/>
                  <w:lang w:val="en"/>
                </w:rPr>
                <w:t>Added new the error codes for errno.</w:t>
              </w:r>
            </w:ins>
          </w:p>
          <w:p w:rsidR="006705E2" w:rsidRDefault="006705E2" w:rsidP="006705E2">
            <w:pPr>
              <w:pStyle w:val="HTML0"/>
              <w:shd w:val="clear" w:color="auto" w:fill="FFFFFF"/>
              <w:rPr>
                <w:ins w:id="354" w:author="t_竹沢 公佑" w:date="2019-09-19T16:49:00Z"/>
                <w:rFonts w:ascii="ＭＳ Ｐゴシック" w:eastAsia="ＭＳ Ｐゴシック" w:hAnsi="ＭＳ Ｐゴシック"/>
                <w:color w:val="212121"/>
                <w:sz w:val="22"/>
                <w:szCs w:val="22"/>
                <w:lang w:val="en"/>
              </w:rPr>
            </w:pPr>
            <w:ins w:id="355" w:author="t_竹沢 公佑" w:date="2019-09-19T16:49:00Z">
              <w:r>
                <w:rPr>
                  <w:rFonts w:ascii="ＭＳ Ｐゴシック" w:eastAsia="ＭＳ Ｐゴシック" w:hAnsi="ＭＳ Ｐゴシック" w:hint="eastAsia"/>
                  <w:color w:val="212121"/>
                  <w:sz w:val="22"/>
                  <w:szCs w:val="22"/>
                  <w:lang w:val="en"/>
                </w:rPr>
                <w:t>5.5.2 DRXPD_SET_RCVEVT</w:t>
              </w:r>
            </w:ins>
          </w:p>
          <w:p w:rsidR="006705E2" w:rsidRDefault="006705E2" w:rsidP="006705E2">
            <w:pPr>
              <w:pStyle w:val="HTML0"/>
              <w:shd w:val="clear" w:color="auto" w:fill="FFFFFF"/>
              <w:ind w:firstLineChars="50" w:firstLine="110"/>
              <w:rPr>
                <w:ins w:id="356" w:author="t_竹沢 公佑" w:date="2019-09-19T16:49:00Z"/>
                <w:rFonts w:ascii="ＭＳ Ｐゴシック" w:eastAsia="ＭＳ Ｐゴシック" w:hAnsi="ＭＳ Ｐゴシック"/>
                <w:color w:val="212121"/>
                <w:sz w:val="22"/>
                <w:szCs w:val="22"/>
                <w:lang w:val="en"/>
              </w:rPr>
            </w:pPr>
            <w:ins w:id="357" w:author="t_竹沢 公佑" w:date="2019-09-19T16:49:00Z">
              <w:r>
                <w:rPr>
                  <w:rFonts w:ascii="ＭＳ Ｐゴシック" w:eastAsia="ＭＳ Ｐゴシック" w:hAnsi="ＭＳ Ｐゴシック" w:hint="eastAsia"/>
                  <w:color w:val="212121"/>
                  <w:sz w:val="22"/>
                  <w:szCs w:val="22"/>
                  <w:lang w:val="en"/>
                </w:rPr>
                <w:t>Added error code(EBUSY).This is insufficient contents from driver version 2.0.0.</w:t>
              </w:r>
            </w:ins>
          </w:p>
          <w:p w:rsidR="006705E2" w:rsidRPr="00714FF5" w:rsidRDefault="006705E2" w:rsidP="006705E2">
            <w:pPr>
              <w:pStyle w:val="HTML0"/>
              <w:shd w:val="clear" w:color="auto" w:fill="FFFFFF"/>
              <w:ind w:firstLineChars="50" w:firstLine="110"/>
              <w:rPr>
                <w:ins w:id="358" w:author="t_竹沢 公佑" w:date="2019-09-19T16:49:00Z"/>
                <w:rFonts w:ascii="ＭＳ Ｐゴシック" w:eastAsia="ＭＳ Ｐゴシック" w:hAnsi="ＭＳ Ｐゴシック"/>
                <w:color w:val="212121"/>
                <w:sz w:val="22"/>
                <w:szCs w:val="22"/>
                <w:lang w:val="en"/>
              </w:rPr>
            </w:pPr>
            <w:ins w:id="359" w:author="t_竹沢 公佑" w:date="2019-09-19T16:49:00Z">
              <w:r>
                <w:rPr>
                  <w:rFonts w:ascii="ＭＳ Ｐゴシック" w:eastAsia="ＭＳ Ｐゴシック" w:hAnsi="ＭＳ Ｐゴシック" w:hint="eastAsia"/>
                  <w:color w:val="212121"/>
                  <w:sz w:val="22"/>
                  <w:szCs w:val="22"/>
                  <w:lang w:val="en"/>
                </w:rPr>
                <w:t xml:space="preserve">Fixed the description about the error codes (EBADFD and EINVAL). </w:t>
              </w:r>
            </w:ins>
          </w:p>
          <w:p w:rsidR="006705E2" w:rsidRDefault="006705E2" w:rsidP="006705E2">
            <w:pPr>
              <w:pStyle w:val="HTML0"/>
              <w:shd w:val="clear" w:color="auto" w:fill="FFFFFF"/>
              <w:rPr>
                <w:ins w:id="360" w:author="t_竹沢 公佑" w:date="2019-09-19T16:49:00Z"/>
                <w:rFonts w:ascii="ＭＳ Ｐゴシック" w:eastAsia="ＭＳ Ｐゴシック" w:hAnsi="ＭＳ Ｐゴシック"/>
                <w:color w:val="212121"/>
                <w:sz w:val="22"/>
                <w:szCs w:val="22"/>
                <w:lang w:val="en"/>
              </w:rPr>
            </w:pPr>
            <w:ins w:id="361" w:author="t_竹沢 公佑" w:date="2019-09-19T16:49:00Z">
              <w:r>
                <w:rPr>
                  <w:rFonts w:ascii="ＭＳ Ｐゴシック" w:eastAsia="ＭＳ Ｐゴシック" w:hAnsi="ＭＳ Ｐゴシック" w:hint="eastAsia"/>
                  <w:color w:val="212121"/>
                  <w:sz w:val="22"/>
                  <w:szCs w:val="22"/>
                  <w:lang w:val="en"/>
                </w:rPr>
                <w:t>5.5.3 DRXPD_RCVEVTSTART</w:t>
              </w:r>
            </w:ins>
          </w:p>
          <w:p w:rsidR="006705E2" w:rsidRDefault="006705E2" w:rsidP="006705E2">
            <w:pPr>
              <w:pStyle w:val="HTML0"/>
              <w:shd w:val="clear" w:color="auto" w:fill="FFFFFF"/>
              <w:rPr>
                <w:ins w:id="362" w:author="t_竹沢 公佑" w:date="2019-09-19T16:49:00Z"/>
                <w:rFonts w:ascii="ＭＳ Ｐゴシック" w:eastAsia="ＭＳ Ｐゴシック" w:hAnsi="ＭＳ Ｐゴシック"/>
                <w:color w:val="212121"/>
                <w:sz w:val="22"/>
                <w:szCs w:val="22"/>
                <w:lang w:val="en"/>
              </w:rPr>
            </w:pPr>
            <w:ins w:id="363" w:author="t_竹沢 公佑" w:date="2019-09-19T16:49:00Z">
              <w:r>
                <w:rPr>
                  <w:rFonts w:ascii="ＭＳ Ｐゴシック" w:eastAsia="ＭＳ Ｐゴシック" w:hAnsi="ＭＳ Ｐゴシック" w:hint="eastAsia"/>
                  <w:color w:val="212121"/>
                  <w:sz w:val="22"/>
                  <w:szCs w:val="22"/>
                  <w:lang w:val="en"/>
                </w:rPr>
                <w:t xml:space="preserve"> Added error code(EAGAIN).This is insufficient contents from driver version 2.0.0.</w:t>
              </w:r>
            </w:ins>
          </w:p>
          <w:p w:rsidR="006705E2" w:rsidRDefault="006705E2" w:rsidP="006705E2">
            <w:pPr>
              <w:pStyle w:val="HTML0"/>
              <w:shd w:val="clear" w:color="auto" w:fill="FFFFFF"/>
              <w:ind w:leftChars="50" w:left="230" w:hangingChars="50" w:hanging="110"/>
              <w:rPr>
                <w:ins w:id="364" w:author="t_竹沢 公佑" w:date="2019-09-19T16:49:00Z"/>
                <w:rFonts w:ascii="ＭＳ Ｐゴシック" w:eastAsia="ＭＳ Ｐゴシック" w:hAnsi="ＭＳ Ｐゴシック"/>
                <w:color w:val="212121"/>
                <w:sz w:val="22"/>
                <w:szCs w:val="22"/>
                <w:lang w:val="en"/>
              </w:rPr>
            </w:pPr>
            <w:ins w:id="365" w:author="t_竹沢 公佑" w:date="2019-09-19T16:49:00Z">
              <w:r>
                <w:rPr>
                  <w:rFonts w:ascii="ＭＳ Ｐゴシック" w:eastAsia="ＭＳ Ｐゴシック" w:hAnsi="ＭＳ Ｐゴシック" w:hint="eastAsia"/>
                  <w:color w:val="212121"/>
                  <w:sz w:val="22"/>
                  <w:szCs w:val="22"/>
                  <w:lang w:val="en"/>
                </w:rPr>
                <w:t>Changed the behaivior of the secound argument (*p_result) in Parameter field. And also changed the description of return field.</w:t>
              </w:r>
            </w:ins>
          </w:p>
          <w:p w:rsidR="006705E2" w:rsidRDefault="006705E2" w:rsidP="006705E2">
            <w:pPr>
              <w:pStyle w:val="HTML0"/>
              <w:shd w:val="clear" w:color="auto" w:fill="FFFFFF"/>
              <w:rPr>
                <w:ins w:id="366" w:author="t_竹沢 公佑" w:date="2019-09-19T16:49:00Z"/>
                <w:rFonts w:ascii="ＭＳ Ｐゴシック" w:eastAsia="ＭＳ Ｐゴシック" w:hAnsi="ＭＳ Ｐゴシック"/>
                <w:color w:val="212121"/>
                <w:sz w:val="22"/>
                <w:szCs w:val="22"/>
                <w:lang w:val="en"/>
              </w:rPr>
            </w:pPr>
            <w:ins w:id="367" w:author="t_竹沢 公佑" w:date="2019-09-19T16:49:00Z">
              <w:r>
                <w:rPr>
                  <w:rFonts w:ascii="ＭＳ Ｐゴシック" w:eastAsia="ＭＳ Ｐゴシック" w:hAnsi="ＭＳ Ｐゴシック" w:hint="eastAsia"/>
                  <w:color w:val="212121"/>
                  <w:sz w:val="22"/>
                  <w:szCs w:val="22"/>
                  <w:lang w:val="en"/>
                </w:rPr>
                <w:t>5.5.4 DRXPD_RCVEVTSTOP</w:t>
              </w:r>
            </w:ins>
          </w:p>
          <w:p w:rsidR="006705E2" w:rsidRDefault="006705E2" w:rsidP="006705E2">
            <w:pPr>
              <w:pStyle w:val="HTML0"/>
              <w:shd w:val="clear" w:color="auto" w:fill="FFFFFF"/>
              <w:ind w:leftChars="50" w:left="230" w:hangingChars="50" w:hanging="110"/>
              <w:rPr>
                <w:ins w:id="368" w:author="t_竹沢 公佑" w:date="2019-09-19T16:49:00Z"/>
                <w:rFonts w:ascii="ＭＳ Ｐゴシック" w:eastAsia="ＭＳ Ｐゴシック" w:hAnsi="ＭＳ Ｐゴシック"/>
                <w:color w:val="212121"/>
                <w:sz w:val="22"/>
                <w:szCs w:val="22"/>
                <w:lang w:val="en"/>
              </w:rPr>
            </w:pPr>
            <w:ins w:id="369" w:author="t_竹沢 公佑" w:date="2019-09-19T16:49:00Z">
              <w:r>
                <w:rPr>
                  <w:rFonts w:ascii="ＭＳ Ｐゴシック" w:eastAsia="ＭＳ Ｐゴシック" w:hAnsi="ＭＳ Ｐゴシック" w:hint="eastAsia"/>
                  <w:color w:val="212121"/>
                  <w:sz w:val="22"/>
                  <w:szCs w:val="22"/>
                  <w:lang w:val="en"/>
                </w:rPr>
                <w:t>Changed the behaivior of the secound argument (*p_result) in Parameter field. And also changed the description of return field.</w:t>
              </w:r>
            </w:ins>
          </w:p>
          <w:p w:rsidR="006705E2" w:rsidRDefault="006705E2" w:rsidP="006705E2">
            <w:pPr>
              <w:pStyle w:val="HTML0"/>
              <w:shd w:val="clear" w:color="auto" w:fill="FFFFFF"/>
              <w:rPr>
                <w:ins w:id="370" w:author="t_竹沢 公佑" w:date="2019-09-19T16:49:00Z"/>
                <w:rFonts w:ascii="ＭＳ Ｐゴシック" w:eastAsia="ＭＳ Ｐゴシック" w:hAnsi="ＭＳ Ｐゴシック"/>
                <w:color w:val="212121"/>
                <w:sz w:val="22"/>
                <w:szCs w:val="22"/>
                <w:lang w:val="en"/>
              </w:rPr>
            </w:pPr>
            <w:ins w:id="371" w:author="t_竹沢 公佑" w:date="2019-09-19T16:49:00Z">
              <w:r>
                <w:rPr>
                  <w:rFonts w:ascii="ＭＳ Ｐゴシック" w:eastAsia="ＭＳ Ｐゴシック" w:hAnsi="ＭＳ Ｐゴシック" w:hint="eastAsia"/>
                  <w:color w:val="212121"/>
                  <w:sz w:val="22"/>
                  <w:szCs w:val="22"/>
                  <w:lang w:val="en"/>
                </w:rPr>
                <w:t>5.5.5 DRXPD_RCVSTART</w:t>
              </w:r>
            </w:ins>
          </w:p>
          <w:p w:rsidR="006705E2" w:rsidRDefault="006705E2" w:rsidP="006705E2">
            <w:pPr>
              <w:pStyle w:val="HTML0"/>
              <w:shd w:val="clear" w:color="auto" w:fill="FFFFFF"/>
              <w:rPr>
                <w:ins w:id="372" w:author="t_竹沢 公佑" w:date="2019-09-19T16:49:00Z"/>
                <w:rFonts w:ascii="ＭＳ Ｐゴシック" w:eastAsia="ＭＳ Ｐゴシック" w:hAnsi="ＭＳ Ｐゴシック"/>
                <w:color w:val="212121"/>
                <w:sz w:val="22"/>
                <w:szCs w:val="22"/>
                <w:lang w:val="en"/>
              </w:rPr>
            </w:pPr>
            <w:ins w:id="373" w:author="t_竹沢 公佑" w:date="2019-09-19T16:49:00Z">
              <w:r>
                <w:rPr>
                  <w:rFonts w:ascii="ＭＳ Ｐゴシック" w:eastAsia="ＭＳ Ｐゴシック" w:hAnsi="ＭＳ Ｐゴシック" w:hint="eastAsia"/>
                  <w:color w:val="212121"/>
                  <w:sz w:val="22"/>
                  <w:szCs w:val="22"/>
                  <w:lang w:val="en"/>
                </w:rPr>
                <w:t xml:space="preserve"> Changed describe about DRXPD_NG_INIT.</w:t>
              </w:r>
            </w:ins>
          </w:p>
          <w:p w:rsidR="006705E2" w:rsidRDefault="006705E2" w:rsidP="006705E2">
            <w:pPr>
              <w:pStyle w:val="HTML0"/>
              <w:shd w:val="clear" w:color="auto" w:fill="FFFFFF"/>
              <w:ind w:leftChars="50" w:left="230" w:hangingChars="50" w:hanging="110"/>
              <w:rPr>
                <w:ins w:id="374" w:author="t_竹沢 公佑" w:date="2019-09-19T16:49:00Z"/>
                <w:rFonts w:ascii="ＭＳ Ｐゴシック" w:eastAsia="ＭＳ Ｐゴシック" w:hAnsi="ＭＳ Ｐゴシック"/>
                <w:color w:val="212121"/>
                <w:sz w:val="22"/>
                <w:szCs w:val="22"/>
                <w:lang w:val="en"/>
              </w:rPr>
            </w:pPr>
            <w:ins w:id="375" w:author="t_竹沢 公佑" w:date="2019-09-19T16:49:00Z">
              <w:r>
                <w:rPr>
                  <w:rFonts w:ascii="ＭＳ Ｐゴシック" w:eastAsia="ＭＳ Ｐゴシック" w:hAnsi="ＭＳ Ｐゴシック" w:hint="eastAsia"/>
                  <w:color w:val="212121"/>
                  <w:sz w:val="22"/>
                  <w:szCs w:val="22"/>
                  <w:lang w:val="en"/>
                </w:rPr>
                <w:t>Changed the behaivior of the secound argument (*p_result) in Parameter field. And also changed the description of return field.</w:t>
              </w:r>
            </w:ins>
          </w:p>
          <w:p w:rsidR="006705E2" w:rsidRPr="0056709F" w:rsidRDefault="006705E2">
            <w:pPr>
              <w:pStyle w:val="HTML0"/>
              <w:shd w:val="clear" w:color="auto" w:fill="FFFFFF"/>
              <w:rPr>
                <w:ins w:id="376" w:author="t_竹沢 公佑" w:date="2019-09-19T16:49:00Z"/>
                <w:rFonts w:ascii="ＭＳ Ｐゴシック" w:eastAsia="ＭＳ Ｐゴシック" w:hAnsi="ＭＳ Ｐゴシック"/>
                <w:color w:val="212121"/>
                <w:sz w:val="22"/>
                <w:szCs w:val="22"/>
                <w:lang w:val="en"/>
              </w:rPr>
              <w:pPrChange w:id="377" w:author="t_竹沢 公佑" w:date="2019-09-19T16:50:00Z">
                <w:pPr>
                  <w:pStyle w:val="HTML0"/>
                  <w:shd w:val="clear" w:color="auto" w:fill="FFFFFF"/>
                  <w:ind w:firstLineChars="50" w:firstLine="110"/>
                </w:pPr>
              </w:pPrChange>
            </w:pPr>
          </w:p>
        </w:tc>
      </w:tr>
    </w:tbl>
    <w:p w:rsidR="006705E2" w:rsidRDefault="006705E2">
      <w:pPr>
        <w:spacing w:line="0" w:lineRule="atLeast"/>
        <w:jc w:val="right"/>
        <w:rPr>
          <w:ins w:id="378" w:author="t_竹沢 公佑" w:date="2019-09-19T16:49:00Z"/>
        </w:rPr>
        <w:pPrChange w:id="379" w:author="t_竹沢 公佑" w:date="2019-09-19T16:51:00Z">
          <w:pPr>
            <w:spacing w:line="0" w:lineRule="atLeast"/>
            <w:ind w:right="840"/>
          </w:pPr>
        </w:pPrChange>
      </w:pPr>
      <w:ins w:id="380" w:author="t_竹沢 公佑" w:date="2019-09-19T16:49:00Z">
        <w:r w:rsidRPr="009E2D4A">
          <w:rPr>
            <w:rFonts w:hint="eastAsia"/>
          </w:rPr>
          <w:t>(Continued to the next page.)</w:t>
        </w:r>
      </w:ins>
    </w:p>
    <w:p w:rsidR="006705E2" w:rsidRPr="00F411DC" w:rsidRDefault="006705E2" w:rsidP="000F1F68">
      <w:pPr>
        <w:spacing w:line="0" w:lineRule="atLeast"/>
        <w:ind w:right="840"/>
        <w:rPr>
          <w:ins w:id="381" w:author="t_竹沢 公佑" w:date="2019-09-19T16:49:00Z"/>
        </w:rPr>
      </w:pPr>
    </w:p>
    <w:p w:rsidR="006705E2" w:rsidRDefault="006705E2" w:rsidP="000F1F68">
      <w:pPr>
        <w:spacing w:line="0" w:lineRule="atLeast"/>
        <w:ind w:right="840"/>
        <w:rPr>
          <w:ins w:id="382" w:author="t_竹沢 公佑" w:date="2019-09-19T16:49:00Z"/>
        </w:rPr>
      </w:pPr>
    </w:p>
    <w:p w:rsidR="006705E2" w:rsidRPr="007D309C" w:rsidDel="006705E2" w:rsidRDefault="006705E2" w:rsidP="000F1F68">
      <w:pPr>
        <w:spacing w:line="0" w:lineRule="atLeast"/>
        <w:ind w:right="840"/>
        <w:rPr>
          <w:del w:id="383" w:author="t_竹沢 公佑" w:date="2019-09-19T16:50:00Z"/>
        </w:rPr>
      </w:pPr>
    </w:p>
    <w:p w:rsidR="002770EC" w:rsidRDefault="002770EC" w:rsidP="000F1F68">
      <w:pPr>
        <w:spacing w:line="0" w:lineRule="atLeast"/>
        <w:ind w:right="840"/>
        <w:rPr>
          <w:ins w:id="384" w:author="t_竹沢 公佑" w:date="2019-09-19T16:48:00Z"/>
        </w:rPr>
      </w:pPr>
    </w:p>
    <w:p w:rsidR="006705E2" w:rsidRDefault="006705E2" w:rsidP="006705E2">
      <w:pPr>
        <w:spacing w:line="0" w:lineRule="atLeast"/>
        <w:jc w:val="right"/>
        <w:rPr>
          <w:ins w:id="385" w:author="t_竹沢 公佑" w:date="2019-09-19T16:48:00Z"/>
        </w:rPr>
      </w:pPr>
      <w:ins w:id="386" w:author="t_竹沢 公佑" w:date="2019-09-19T16:48:00Z">
        <w:r>
          <w:br w:type="page"/>
        </w:r>
        <w:r w:rsidRPr="009E2D4A">
          <w:rPr>
            <w:rFonts w:hint="eastAsia"/>
          </w:rPr>
          <w:lastRenderedPageBreak/>
          <w:t xml:space="preserve">(Continued from the </w:t>
        </w:r>
        <w:r w:rsidRPr="009E2D4A">
          <w:t>previous</w:t>
        </w:r>
        <w:r w:rsidRPr="009E2D4A">
          <w:rPr>
            <w:rFonts w:hint="eastAsia"/>
          </w:rPr>
          <w:t xml:space="preserve"> page.)</w:t>
        </w:r>
      </w:ins>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6705E2" w:rsidRPr="00A80D22" w:rsidTr="00E72E4F">
        <w:trPr>
          <w:trHeight w:val="4908"/>
          <w:ins w:id="387" w:author="t_竹沢 公佑" w:date="2019-09-19T16:48:00Z"/>
        </w:trPr>
        <w:tc>
          <w:tcPr>
            <w:tcW w:w="1138" w:type="dxa"/>
            <w:vAlign w:val="center"/>
          </w:tcPr>
          <w:p w:rsidR="006705E2" w:rsidRDefault="006705E2" w:rsidP="00E72E4F">
            <w:pPr>
              <w:snapToGrid w:val="0"/>
              <w:spacing w:line="0" w:lineRule="atLeast"/>
              <w:jc w:val="center"/>
              <w:rPr>
                <w:ins w:id="388" w:author="t_竹沢 公佑" w:date="2019-09-19T16:48:00Z"/>
                <w:sz w:val="22"/>
                <w:szCs w:val="22"/>
              </w:rPr>
            </w:pPr>
            <w:ins w:id="389" w:author="t_竹沢 公佑" w:date="2019-09-19T16:48:00Z">
              <w:r>
                <w:rPr>
                  <w:rFonts w:hint="eastAsia"/>
                  <w:sz w:val="22"/>
                  <w:szCs w:val="22"/>
                </w:rPr>
                <w:t>2.0.5</w:t>
              </w:r>
            </w:ins>
          </w:p>
        </w:tc>
        <w:tc>
          <w:tcPr>
            <w:tcW w:w="1564" w:type="dxa"/>
            <w:vAlign w:val="center"/>
          </w:tcPr>
          <w:p w:rsidR="006705E2" w:rsidRDefault="006705E2" w:rsidP="00E72E4F">
            <w:pPr>
              <w:snapToGrid w:val="0"/>
              <w:spacing w:line="0" w:lineRule="atLeast"/>
              <w:jc w:val="center"/>
              <w:rPr>
                <w:ins w:id="390" w:author="t_竹沢 公佑" w:date="2019-09-19T16:48:00Z"/>
                <w:sz w:val="22"/>
                <w:szCs w:val="22"/>
              </w:rPr>
            </w:pPr>
            <w:ins w:id="391" w:author="t_竹沢 公佑" w:date="2019-09-19T16:48:00Z">
              <w:r>
                <w:rPr>
                  <w:rFonts w:hint="eastAsia"/>
                  <w:sz w:val="22"/>
                  <w:szCs w:val="22"/>
                </w:rPr>
                <w:t>2019/08/16</w:t>
              </w:r>
            </w:ins>
          </w:p>
          <w:p w:rsidR="006705E2" w:rsidRDefault="006705E2" w:rsidP="00E72E4F">
            <w:pPr>
              <w:snapToGrid w:val="0"/>
              <w:spacing w:line="0" w:lineRule="atLeast"/>
              <w:jc w:val="center"/>
              <w:rPr>
                <w:ins w:id="392" w:author="t_竹沢 公佑" w:date="2019-09-19T16:48:00Z"/>
                <w:sz w:val="22"/>
                <w:szCs w:val="22"/>
              </w:rPr>
            </w:pPr>
            <w:ins w:id="393" w:author="t_竹沢 公佑" w:date="2019-09-19T16:48:00Z">
              <w:r>
                <w:rPr>
                  <w:rFonts w:hint="eastAsia"/>
                  <w:sz w:val="22"/>
                  <w:szCs w:val="22"/>
                </w:rPr>
                <w:t>-</w:t>
              </w:r>
            </w:ins>
          </w:p>
          <w:p w:rsidR="006705E2" w:rsidRDefault="006705E2" w:rsidP="00E72E4F">
            <w:pPr>
              <w:snapToGrid w:val="0"/>
              <w:spacing w:line="0" w:lineRule="atLeast"/>
              <w:jc w:val="center"/>
              <w:rPr>
                <w:ins w:id="394" w:author="t_竹沢 公佑" w:date="2019-09-19T16:48:00Z"/>
                <w:sz w:val="22"/>
                <w:szCs w:val="22"/>
              </w:rPr>
            </w:pPr>
            <w:ins w:id="395" w:author="t_竹沢 公佑" w:date="2019-09-19T16:48:00Z">
              <w:r>
                <w:rPr>
                  <w:rFonts w:hint="eastAsia"/>
                  <w:sz w:val="22"/>
                  <w:szCs w:val="22"/>
                </w:rPr>
                <w:t>2019/09/19</w:t>
              </w:r>
            </w:ins>
          </w:p>
        </w:tc>
        <w:tc>
          <w:tcPr>
            <w:tcW w:w="1706" w:type="dxa"/>
            <w:vAlign w:val="center"/>
          </w:tcPr>
          <w:p w:rsidR="006705E2" w:rsidRDefault="006705E2" w:rsidP="00E72E4F">
            <w:pPr>
              <w:snapToGrid w:val="0"/>
              <w:spacing w:line="0" w:lineRule="atLeast"/>
              <w:rPr>
                <w:ins w:id="396" w:author="t_竹沢 公佑" w:date="2019-09-19T16:48:00Z"/>
                <w:sz w:val="22"/>
                <w:szCs w:val="22"/>
              </w:rPr>
            </w:pPr>
            <w:ins w:id="397" w:author="t_竹沢 公佑" w:date="2019-09-19T16:48:00Z">
              <w:r>
                <w:rPr>
                  <w:rFonts w:hint="eastAsia"/>
                  <w:sz w:val="22"/>
                  <w:szCs w:val="22"/>
                </w:rPr>
                <w:t>H.Sano,</w:t>
              </w:r>
            </w:ins>
          </w:p>
          <w:p w:rsidR="006705E2" w:rsidRDefault="006705E2" w:rsidP="00E72E4F">
            <w:pPr>
              <w:snapToGrid w:val="0"/>
              <w:spacing w:line="0" w:lineRule="atLeast"/>
              <w:rPr>
                <w:ins w:id="398" w:author="t_竹沢 公佑" w:date="2019-09-19T16:48:00Z"/>
                <w:sz w:val="22"/>
                <w:szCs w:val="22"/>
              </w:rPr>
            </w:pPr>
            <w:ins w:id="399" w:author="t_竹沢 公佑" w:date="2019-09-19T16:48:00Z">
              <w:r>
                <w:rPr>
                  <w:rFonts w:hint="eastAsia"/>
                  <w:sz w:val="22"/>
                  <w:szCs w:val="22"/>
                </w:rPr>
                <w:t>K.Takezawa</w:t>
              </w:r>
            </w:ins>
          </w:p>
        </w:tc>
        <w:tc>
          <w:tcPr>
            <w:tcW w:w="5261" w:type="dxa"/>
            <w:vAlign w:val="center"/>
          </w:tcPr>
          <w:p w:rsidR="006705E2" w:rsidRDefault="006705E2" w:rsidP="006705E2">
            <w:pPr>
              <w:pStyle w:val="HTML0"/>
              <w:shd w:val="clear" w:color="auto" w:fill="FFFFFF"/>
              <w:rPr>
                <w:ins w:id="400" w:author="t_竹沢 公佑" w:date="2019-09-19T16:50:00Z"/>
                <w:rFonts w:ascii="ＭＳ Ｐゴシック" w:eastAsia="ＭＳ Ｐゴシック" w:hAnsi="ＭＳ Ｐゴシック"/>
                <w:color w:val="212121"/>
                <w:sz w:val="22"/>
                <w:szCs w:val="22"/>
                <w:lang w:val="en"/>
              </w:rPr>
            </w:pPr>
            <w:ins w:id="401" w:author="t_竹沢 公佑" w:date="2019-09-19T16:50:00Z">
              <w:r>
                <w:rPr>
                  <w:rFonts w:ascii="ＭＳ Ｐゴシック" w:eastAsia="ＭＳ Ｐゴシック" w:hAnsi="ＭＳ Ｐゴシック" w:hint="eastAsia"/>
                  <w:color w:val="212121"/>
                  <w:sz w:val="22"/>
                  <w:szCs w:val="22"/>
                  <w:lang w:val="en"/>
                </w:rPr>
                <w:t>5.5.6 DRXPD_RCVSTOP</w:t>
              </w:r>
            </w:ins>
          </w:p>
          <w:p w:rsidR="006705E2" w:rsidRDefault="006705E2" w:rsidP="006705E2">
            <w:pPr>
              <w:pStyle w:val="HTML0"/>
              <w:shd w:val="clear" w:color="auto" w:fill="FFFFFF"/>
              <w:ind w:leftChars="50" w:left="230" w:hangingChars="50" w:hanging="110"/>
              <w:rPr>
                <w:ins w:id="402" w:author="t_竹沢 公佑" w:date="2019-09-19T16:50:00Z"/>
                <w:rFonts w:ascii="ＭＳ Ｐゴシック" w:eastAsia="ＭＳ Ｐゴシック" w:hAnsi="ＭＳ Ｐゴシック"/>
                <w:color w:val="212121"/>
                <w:sz w:val="22"/>
                <w:szCs w:val="22"/>
                <w:lang w:val="en"/>
              </w:rPr>
            </w:pPr>
            <w:ins w:id="403" w:author="t_竹沢 公佑" w:date="2019-09-19T16:50:00Z">
              <w:r>
                <w:rPr>
                  <w:rFonts w:ascii="ＭＳ Ｐゴシック" w:eastAsia="ＭＳ Ｐゴシック" w:hAnsi="ＭＳ Ｐゴシック" w:hint="eastAsia"/>
                  <w:color w:val="212121"/>
                  <w:sz w:val="22"/>
                  <w:szCs w:val="22"/>
                  <w:lang w:val="en"/>
                </w:rPr>
                <w:t>Changed the behaivior of the secound argument (*p_result) in Parameter field. And also changed the description of return field.</w:t>
              </w:r>
            </w:ins>
          </w:p>
          <w:p w:rsidR="006705E2" w:rsidRDefault="006705E2" w:rsidP="006705E2">
            <w:pPr>
              <w:pStyle w:val="HTML0"/>
              <w:shd w:val="clear" w:color="auto" w:fill="FFFFFF"/>
              <w:rPr>
                <w:ins w:id="404" w:author="t_竹沢 公佑" w:date="2019-09-19T16:50:00Z"/>
                <w:rFonts w:ascii="ＭＳ Ｐゴシック" w:eastAsia="ＭＳ Ｐゴシック" w:hAnsi="ＭＳ Ｐゴシック"/>
                <w:color w:val="212121"/>
                <w:sz w:val="22"/>
                <w:szCs w:val="22"/>
                <w:lang w:val="en"/>
              </w:rPr>
            </w:pPr>
            <w:ins w:id="405" w:author="t_竹沢 公佑" w:date="2019-09-19T16:50:00Z">
              <w:r>
                <w:rPr>
                  <w:rFonts w:ascii="ＭＳ Ｐゴシック" w:eastAsia="ＭＳ Ｐゴシック" w:hAnsi="ＭＳ Ｐゴシック" w:hint="eastAsia"/>
                  <w:color w:val="212121"/>
                  <w:sz w:val="22"/>
                  <w:szCs w:val="22"/>
                  <w:lang w:val="en"/>
                </w:rPr>
                <w:t>5.5.8 DRXPD_CLR_RCV</w:t>
              </w:r>
            </w:ins>
          </w:p>
          <w:p w:rsidR="006705E2" w:rsidRDefault="006705E2" w:rsidP="006705E2">
            <w:pPr>
              <w:pStyle w:val="HTML0"/>
              <w:shd w:val="clear" w:color="auto" w:fill="FFFFFF"/>
              <w:rPr>
                <w:ins w:id="406" w:author="t_竹沢 公佑" w:date="2019-09-19T16:50:00Z"/>
                <w:rFonts w:ascii="ＭＳ Ｐゴシック" w:eastAsia="ＭＳ Ｐゴシック" w:hAnsi="ＭＳ Ｐゴシック"/>
                <w:color w:val="212121"/>
                <w:sz w:val="22"/>
                <w:szCs w:val="22"/>
                <w:lang w:val="en"/>
              </w:rPr>
            </w:pPr>
            <w:ins w:id="407" w:author="t_竹沢 公佑" w:date="2019-09-19T16:50:00Z">
              <w:r>
                <w:rPr>
                  <w:rFonts w:ascii="ＭＳ Ｐゴシック" w:eastAsia="ＭＳ Ｐゴシック" w:hAnsi="ＭＳ Ｐゴシック" w:hint="eastAsia"/>
                  <w:color w:val="212121"/>
                  <w:sz w:val="22"/>
                  <w:szCs w:val="22"/>
                  <w:lang w:val="en"/>
                </w:rPr>
                <w:t xml:space="preserve"> Deleted the remarks field. </w:t>
              </w:r>
            </w:ins>
          </w:p>
          <w:p w:rsidR="006705E2" w:rsidRDefault="006705E2" w:rsidP="006705E2">
            <w:pPr>
              <w:pStyle w:val="HTML0"/>
              <w:shd w:val="clear" w:color="auto" w:fill="FFFFFF"/>
              <w:rPr>
                <w:ins w:id="408" w:author="t_竹沢 公佑" w:date="2019-09-19T16:48:00Z"/>
                <w:rFonts w:ascii="ＭＳ Ｐゴシック" w:eastAsia="ＭＳ Ｐゴシック" w:hAnsi="ＭＳ Ｐゴシック"/>
                <w:color w:val="212121"/>
                <w:sz w:val="22"/>
                <w:szCs w:val="22"/>
                <w:lang w:val="en"/>
              </w:rPr>
            </w:pPr>
            <w:ins w:id="409" w:author="t_竹沢 公佑" w:date="2019-09-19T16:48:00Z">
              <w:r>
                <w:rPr>
                  <w:rFonts w:ascii="ＭＳ Ｐゴシック" w:eastAsia="ＭＳ Ｐゴシック" w:hAnsi="ＭＳ Ｐゴシック" w:hint="eastAsia"/>
                  <w:color w:val="212121"/>
                  <w:sz w:val="22"/>
                  <w:szCs w:val="22"/>
                  <w:lang w:val="en"/>
                </w:rPr>
                <w:t>5.5.9 DRXPD_SNDSTART</w:t>
              </w:r>
            </w:ins>
          </w:p>
          <w:p w:rsidR="006705E2" w:rsidRDefault="006705E2" w:rsidP="006705E2">
            <w:pPr>
              <w:pStyle w:val="HTML0"/>
              <w:shd w:val="clear" w:color="auto" w:fill="FFFFFF"/>
              <w:ind w:leftChars="50" w:left="230" w:hangingChars="50" w:hanging="110"/>
              <w:rPr>
                <w:ins w:id="410" w:author="t_竹沢 公佑" w:date="2019-09-19T16:48:00Z"/>
                <w:rFonts w:ascii="ＭＳ Ｐゴシック" w:eastAsia="ＭＳ Ｐゴシック" w:hAnsi="ＭＳ Ｐゴシック"/>
                <w:color w:val="212121"/>
                <w:sz w:val="22"/>
                <w:szCs w:val="22"/>
                <w:lang w:val="en"/>
              </w:rPr>
            </w:pPr>
            <w:ins w:id="411" w:author="t_竹沢 公佑" w:date="2019-09-19T16:48:00Z">
              <w:r>
                <w:rPr>
                  <w:rFonts w:ascii="ＭＳ Ｐゴシック" w:eastAsia="ＭＳ Ｐゴシック" w:hAnsi="ＭＳ Ｐゴシック" w:hint="eastAsia"/>
                  <w:color w:val="212121"/>
                  <w:sz w:val="22"/>
                  <w:szCs w:val="22"/>
                  <w:lang w:val="en"/>
                </w:rPr>
                <w:t>Changed the behaivior of the secound argument (*p_result) in Parameter field. And also changed the description of return field.</w:t>
              </w:r>
            </w:ins>
          </w:p>
          <w:p w:rsidR="006705E2" w:rsidRDefault="006705E2" w:rsidP="006705E2">
            <w:pPr>
              <w:pStyle w:val="HTML0"/>
              <w:shd w:val="clear" w:color="auto" w:fill="FFFFFF"/>
              <w:rPr>
                <w:ins w:id="412" w:author="t_竹沢 公佑" w:date="2019-09-19T16:48:00Z"/>
                <w:rFonts w:ascii="ＭＳ Ｐゴシック" w:eastAsia="ＭＳ Ｐゴシック" w:hAnsi="ＭＳ Ｐゴシック"/>
                <w:color w:val="212121"/>
                <w:sz w:val="22"/>
                <w:szCs w:val="22"/>
                <w:lang w:val="en"/>
              </w:rPr>
            </w:pPr>
            <w:ins w:id="413" w:author="t_竹沢 公佑" w:date="2019-09-19T16:48:00Z">
              <w:r>
                <w:rPr>
                  <w:rFonts w:ascii="ＭＳ Ｐゴシック" w:eastAsia="ＭＳ Ｐゴシック" w:hAnsi="ＭＳ Ｐゴシック" w:hint="eastAsia"/>
                  <w:color w:val="212121"/>
                  <w:sz w:val="22"/>
                  <w:szCs w:val="22"/>
                  <w:lang w:val="en"/>
                </w:rPr>
                <w:t>5.5.10 DRXPD_SNDSTOP</w:t>
              </w:r>
            </w:ins>
          </w:p>
          <w:p w:rsidR="006705E2" w:rsidRDefault="006705E2" w:rsidP="006705E2">
            <w:pPr>
              <w:pStyle w:val="HTML0"/>
              <w:shd w:val="clear" w:color="auto" w:fill="FFFFFF"/>
              <w:ind w:leftChars="50" w:left="230" w:hangingChars="50" w:hanging="110"/>
              <w:rPr>
                <w:ins w:id="414" w:author="t_竹沢 公佑" w:date="2019-09-19T16:48:00Z"/>
                <w:rFonts w:ascii="ＭＳ Ｐゴシック" w:eastAsia="ＭＳ Ｐゴシック" w:hAnsi="ＭＳ Ｐゴシック"/>
                <w:color w:val="212121"/>
                <w:sz w:val="22"/>
                <w:szCs w:val="22"/>
                <w:lang w:val="en"/>
              </w:rPr>
            </w:pPr>
            <w:ins w:id="415" w:author="t_竹沢 公佑" w:date="2019-09-19T16:48:00Z">
              <w:r>
                <w:rPr>
                  <w:rFonts w:ascii="ＭＳ Ｐゴシック" w:eastAsia="ＭＳ Ｐゴシック" w:hAnsi="ＭＳ Ｐゴシック" w:hint="eastAsia"/>
                  <w:color w:val="212121"/>
                  <w:sz w:val="22"/>
                  <w:szCs w:val="22"/>
                  <w:lang w:val="en"/>
                </w:rPr>
                <w:t>Changed the behaivior of the secound argument (*p_result) in Parameter field. And also changed the description of return field.</w:t>
              </w:r>
            </w:ins>
          </w:p>
          <w:p w:rsidR="006705E2" w:rsidRDefault="006705E2" w:rsidP="006705E2">
            <w:pPr>
              <w:pStyle w:val="HTML0"/>
              <w:shd w:val="clear" w:color="auto" w:fill="FFFFFF"/>
              <w:rPr>
                <w:ins w:id="416" w:author="t_竹沢 公佑" w:date="2019-09-19T16:48:00Z"/>
                <w:rFonts w:ascii="ＭＳ Ｐゴシック" w:eastAsia="ＭＳ Ｐゴシック" w:hAnsi="ＭＳ Ｐゴシック"/>
                <w:color w:val="212121"/>
                <w:sz w:val="22"/>
                <w:szCs w:val="22"/>
                <w:lang w:val="en"/>
              </w:rPr>
            </w:pPr>
            <w:ins w:id="417" w:author="t_竹沢 公佑" w:date="2019-09-19T16:48:00Z">
              <w:r>
                <w:rPr>
                  <w:rFonts w:ascii="ＭＳ Ｐゴシック" w:eastAsia="ＭＳ Ｐゴシック" w:hAnsi="ＭＳ Ｐゴシック" w:hint="eastAsia"/>
                  <w:color w:val="212121"/>
                  <w:sz w:val="22"/>
                  <w:szCs w:val="22"/>
                  <w:lang w:val="en"/>
                </w:rPr>
                <w:t>5.5.12 DRXPD_SET_SNDSIZ</w:t>
              </w:r>
            </w:ins>
          </w:p>
          <w:p w:rsidR="006705E2" w:rsidRDefault="006705E2" w:rsidP="006705E2">
            <w:pPr>
              <w:pStyle w:val="HTML0"/>
              <w:shd w:val="clear" w:color="auto" w:fill="FFFFFF"/>
              <w:rPr>
                <w:ins w:id="418" w:author="t_竹沢 公佑" w:date="2019-09-19T16:48:00Z"/>
                <w:rFonts w:ascii="ＭＳ Ｐゴシック" w:eastAsia="ＭＳ Ｐゴシック" w:hAnsi="ＭＳ Ｐゴシック"/>
                <w:color w:val="212121"/>
                <w:sz w:val="22"/>
                <w:szCs w:val="22"/>
                <w:lang w:val="en"/>
              </w:rPr>
            </w:pPr>
            <w:ins w:id="419" w:author="t_竹沢 公佑" w:date="2019-09-19T16:48:00Z">
              <w:r>
                <w:rPr>
                  <w:rFonts w:ascii="ＭＳ Ｐゴシック" w:eastAsia="ＭＳ Ｐゴシック" w:hAnsi="ＭＳ Ｐゴシック" w:hint="eastAsia"/>
                  <w:color w:val="212121"/>
                  <w:sz w:val="22"/>
                  <w:szCs w:val="22"/>
                  <w:lang w:val="en"/>
                </w:rPr>
                <w:t xml:space="preserve"> Added the error code ( EINVAL, EAGAIN, and EBUSY).</w:t>
              </w:r>
            </w:ins>
          </w:p>
          <w:p w:rsidR="006705E2" w:rsidRDefault="006705E2" w:rsidP="006705E2">
            <w:pPr>
              <w:pStyle w:val="HTML0"/>
              <w:shd w:val="clear" w:color="auto" w:fill="FFFFFF"/>
              <w:rPr>
                <w:ins w:id="420" w:author="t_竹沢 公佑" w:date="2019-09-19T16:48:00Z"/>
                <w:rFonts w:ascii="ＭＳ Ｐゴシック" w:eastAsia="ＭＳ Ｐゴシック" w:hAnsi="ＭＳ Ｐゴシック"/>
                <w:color w:val="212121"/>
                <w:sz w:val="22"/>
                <w:szCs w:val="22"/>
                <w:lang w:val="en"/>
              </w:rPr>
            </w:pPr>
            <w:ins w:id="421" w:author="t_竹沢 公佑" w:date="2019-09-19T16:48:00Z">
              <w:r>
                <w:rPr>
                  <w:rFonts w:ascii="ＭＳ Ｐゴシック" w:eastAsia="ＭＳ Ｐゴシック" w:hAnsi="ＭＳ Ｐゴシック" w:hint="eastAsia"/>
                  <w:color w:val="212121"/>
                  <w:sz w:val="22"/>
                  <w:szCs w:val="22"/>
                  <w:lang w:val="en"/>
                </w:rPr>
                <w:t xml:space="preserve"> Deleted the error code (EIO).</w:t>
              </w:r>
            </w:ins>
          </w:p>
          <w:p w:rsidR="006705E2" w:rsidRDefault="006705E2" w:rsidP="006705E2">
            <w:pPr>
              <w:pStyle w:val="HTML0"/>
              <w:shd w:val="clear" w:color="auto" w:fill="FFFFFF"/>
              <w:rPr>
                <w:ins w:id="422" w:author="t_竹沢 公佑" w:date="2019-09-19T16:48:00Z"/>
                <w:rFonts w:ascii="ＭＳ Ｐゴシック" w:eastAsia="ＭＳ Ｐゴシック" w:hAnsi="ＭＳ Ｐゴシック"/>
                <w:color w:val="212121"/>
                <w:sz w:val="22"/>
                <w:szCs w:val="22"/>
                <w:lang w:val="en"/>
              </w:rPr>
            </w:pPr>
            <w:ins w:id="423" w:author="t_竹沢 公佑" w:date="2019-09-19T16:48:00Z">
              <w:r>
                <w:rPr>
                  <w:rFonts w:ascii="ＭＳ Ｐゴシック" w:eastAsia="ＭＳ Ｐゴシック" w:hAnsi="ＭＳ Ｐゴシック" w:hint="eastAsia"/>
                  <w:color w:val="212121"/>
                  <w:sz w:val="22"/>
                  <w:szCs w:val="22"/>
                  <w:lang w:val="en"/>
                </w:rPr>
                <w:t>5.5.13 DRXPD_GET_MONSTS</w:t>
              </w:r>
            </w:ins>
          </w:p>
          <w:p w:rsidR="006705E2" w:rsidRDefault="006705E2" w:rsidP="006705E2">
            <w:pPr>
              <w:pStyle w:val="HTML0"/>
              <w:shd w:val="clear" w:color="auto" w:fill="FFFFFF"/>
              <w:rPr>
                <w:ins w:id="424" w:author="t_竹沢 公佑" w:date="2019-09-19T16:48:00Z"/>
                <w:rFonts w:ascii="ＭＳ Ｐゴシック" w:eastAsia="ＭＳ Ｐゴシック" w:hAnsi="ＭＳ Ｐゴシック"/>
                <w:color w:val="212121"/>
                <w:sz w:val="22"/>
                <w:szCs w:val="22"/>
                <w:lang w:val="en"/>
              </w:rPr>
            </w:pPr>
            <w:ins w:id="425" w:author="t_竹沢 公佑" w:date="2019-09-19T16:48:00Z">
              <w:r>
                <w:rPr>
                  <w:rFonts w:ascii="ＭＳ Ｐゴシック" w:eastAsia="ＭＳ Ｐゴシック" w:hAnsi="ＭＳ Ｐゴシック" w:hint="eastAsia"/>
                  <w:color w:val="212121"/>
                  <w:sz w:val="22"/>
                  <w:szCs w:val="22"/>
                  <w:lang w:val="en"/>
                </w:rPr>
                <w:t xml:space="preserve"> Fixed the description of errors item.</w:t>
              </w:r>
            </w:ins>
          </w:p>
          <w:p w:rsidR="006705E2" w:rsidRDefault="006705E2" w:rsidP="006705E2">
            <w:pPr>
              <w:pStyle w:val="HTML0"/>
              <w:shd w:val="clear" w:color="auto" w:fill="FFFFFF"/>
              <w:rPr>
                <w:ins w:id="426" w:author="t_竹沢 公佑" w:date="2019-09-19T16:48:00Z"/>
                <w:rFonts w:ascii="ＭＳ Ｐゴシック" w:eastAsia="ＭＳ Ｐゴシック" w:hAnsi="ＭＳ Ｐゴシック"/>
                <w:color w:val="212121"/>
                <w:sz w:val="22"/>
                <w:szCs w:val="22"/>
                <w:lang w:val="en"/>
              </w:rPr>
            </w:pPr>
            <w:ins w:id="427" w:author="t_竹沢 公佑" w:date="2019-09-19T16:48:00Z">
              <w:r>
                <w:rPr>
                  <w:rFonts w:ascii="ＭＳ Ｐゴシック" w:eastAsia="ＭＳ Ｐゴシック" w:hAnsi="ＭＳ Ｐゴシック" w:hint="eastAsia"/>
                  <w:color w:val="212121"/>
                  <w:sz w:val="22"/>
                  <w:szCs w:val="22"/>
                  <w:lang w:val="en"/>
                </w:rPr>
                <w:t>5.5.14 DRXPD_SET_CONTROL</w:t>
              </w:r>
            </w:ins>
          </w:p>
          <w:p w:rsidR="006705E2" w:rsidRPr="0056709F" w:rsidRDefault="006705E2" w:rsidP="006705E2">
            <w:pPr>
              <w:pStyle w:val="HTML0"/>
              <w:shd w:val="clear" w:color="auto" w:fill="FFFFFF"/>
              <w:ind w:firstLineChars="50" w:firstLine="110"/>
              <w:rPr>
                <w:ins w:id="428" w:author="t_竹沢 公佑" w:date="2019-09-19T16:48:00Z"/>
                <w:rFonts w:ascii="ＭＳ Ｐゴシック" w:eastAsia="ＭＳ Ｐゴシック" w:hAnsi="ＭＳ Ｐゴシック"/>
                <w:color w:val="212121"/>
                <w:sz w:val="22"/>
                <w:szCs w:val="22"/>
                <w:lang w:val="en"/>
              </w:rPr>
            </w:pPr>
            <w:ins w:id="429" w:author="t_竹沢 公佑" w:date="2019-09-19T16:48:00Z">
              <w:r>
                <w:rPr>
                  <w:rFonts w:ascii="ＭＳ Ｐゴシック" w:eastAsia="ＭＳ Ｐゴシック" w:hAnsi="ＭＳ Ｐゴシック" w:hint="eastAsia"/>
                  <w:color w:val="212121"/>
                  <w:sz w:val="22"/>
                  <w:szCs w:val="22"/>
                  <w:lang w:val="en"/>
                </w:rPr>
                <w:t>Fixed the description of errors item.</w:t>
              </w:r>
            </w:ins>
          </w:p>
          <w:p w:rsidR="006705E2" w:rsidRDefault="006705E2" w:rsidP="006705E2">
            <w:pPr>
              <w:pStyle w:val="HTML0"/>
              <w:shd w:val="clear" w:color="auto" w:fill="FFFFFF"/>
              <w:rPr>
                <w:ins w:id="430" w:author="t_竹沢 公佑" w:date="2019-09-19T16:48:00Z"/>
                <w:rFonts w:ascii="ＭＳ Ｐゴシック" w:eastAsia="ＭＳ Ｐゴシック" w:hAnsi="ＭＳ Ｐゴシック"/>
                <w:color w:val="212121"/>
                <w:sz w:val="22"/>
                <w:szCs w:val="22"/>
                <w:lang w:val="en"/>
              </w:rPr>
            </w:pPr>
            <w:ins w:id="431" w:author="t_竹沢 公佑" w:date="2019-09-19T16:48:00Z">
              <w:r>
                <w:rPr>
                  <w:rFonts w:ascii="ＭＳ Ｐゴシック" w:eastAsia="ＭＳ Ｐゴシック" w:hAnsi="ＭＳ Ｐゴシック" w:hint="eastAsia"/>
                  <w:color w:val="212121"/>
                  <w:sz w:val="22"/>
                  <w:szCs w:val="22"/>
                  <w:lang w:val="en"/>
                </w:rPr>
                <w:t>5.5.16 DRXPD_SET_I2C_CMD(for Debug)</w:t>
              </w:r>
            </w:ins>
          </w:p>
          <w:p w:rsidR="006705E2" w:rsidRDefault="006705E2" w:rsidP="006705E2">
            <w:pPr>
              <w:pStyle w:val="HTML0"/>
              <w:shd w:val="clear" w:color="auto" w:fill="FFFFFF"/>
              <w:rPr>
                <w:ins w:id="432" w:author="t_竹沢 公佑" w:date="2019-09-19T16:48:00Z"/>
                <w:rFonts w:ascii="ＭＳ Ｐゴシック" w:eastAsia="ＭＳ Ｐゴシック" w:hAnsi="ＭＳ Ｐゴシック"/>
                <w:color w:val="212121"/>
                <w:sz w:val="22"/>
                <w:szCs w:val="22"/>
                <w:lang w:val="en"/>
              </w:rPr>
            </w:pPr>
            <w:ins w:id="433" w:author="t_竹沢 公佑" w:date="2019-09-19T16:48:00Z">
              <w:r>
                <w:rPr>
                  <w:rFonts w:ascii="ＭＳ Ｐゴシック" w:eastAsia="ＭＳ Ｐゴシック" w:hAnsi="ＭＳ Ｐゴシック" w:hint="eastAsia"/>
                  <w:color w:val="212121"/>
                  <w:sz w:val="22"/>
                  <w:szCs w:val="22"/>
                  <w:lang w:val="en"/>
                </w:rPr>
                <w:t xml:space="preserve"> Fixed the description of EFAULT.</w:t>
              </w:r>
            </w:ins>
          </w:p>
          <w:p w:rsidR="006705E2" w:rsidRDefault="006705E2" w:rsidP="006705E2">
            <w:pPr>
              <w:pStyle w:val="HTML0"/>
              <w:shd w:val="clear" w:color="auto" w:fill="FFFFFF"/>
              <w:rPr>
                <w:ins w:id="434" w:author="t_竹沢 公佑" w:date="2019-09-19T16:48:00Z"/>
                <w:rFonts w:ascii="ＭＳ Ｐゴシック" w:eastAsia="ＭＳ Ｐゴシック" w:hAnsi="ＭＳ Ｐゴシック"/>
                <w:color w:val="212121"/>
                <w:sz w:val="22"/>
                <w:szCs w:val="22"/>
                <w:lang w:val="en"/>
              </w:rPr>
            </w:pPr>
            <w:ins w:id="435" w:author="t_竹沢 公佑" w:date="2019-09-19T16:48:00Z">
              <w:r>
                <w:rPr>
                  <w:rFonts w:ascii="ＭＳ Ｐゴシック" w:eastAsia="ＭＳ Ｐゴシック" w:hAnsi="ＭＳ Ｐゴシック" w:hint="eastAsia"/>
                  <w:color w:val="212121"/>
                  <w:sz w:val="22"/>
                  <w:szCs w:val="22"/>
                  <w:lang w:val="en"/>
                </w:rPr>
                <w:t>5.5.18 DRXPD_SET_SEUEVT</w:t>
              </w:r>
            </w:ins>
          </w:p>
          <w:p w:rsidR="006705E2" w:rsidRDefault="006705E2" w:rsidP="006705E2">
            <w:pPr>
              <w:pStyle w:val="HTML0"/>
              <w:shd w:val="clear" w:color="auto" w:fill="FFFFFF"/>
              <w:rPr>
                <w:ins w:id="436" w:author="t_竹沢 公佑" w:date="2019-09-19T16:48:00Z"/>
                <w:rFonts w:ascii="ＭＳ Ｐゴシック" w:eastAsia="ＭＳ Ｐゴシック" w:hAnsi="ＭＳ Ｐゴシック"/>
                <w:color w:val="212121"/>
                <w:sz w:val="22"/>
                <w:szCs w:val="22"/>
                <w:lang w:val="en"/>
              </w:rPr>
            </w:pPr>
            <w:ins w:id="437" w:author="t_竹沢 公佑" w:date="2019-09-19T16:48:00Z">
              <w:r>
                <w:rPr>
                  <w:rFonts w:ascii="ＭＳ Ｐゴシック" w:eastAsia="ＭＳ Ｐゴシック" w:hAnsi="ＭＳ Ｐゴシック" w:hint="eastAsia"/>
                  <w:color w:val="212121"/>
                  <w:sz w:val="22"/>
                  <w:szCs w:val="22"/>
                  <w:lang w:val="en"/>
                </w:rPr>
                <w:t xml:space="preserve"> Added the description for explaining what SEU means.</w:t>
              </w:r>
            </w:ins>
          </w:p>
          <w:p w:rsidR="006705E2" w:rsidRDefault="006705E2" w:rsidP="006705E2">
            <w:pPr>
              <w:pStyle w:val="HTML0"/>
              <w:shd w:val="clear" w:color="auto" w:fill="FFFFFF"/>
              <w:rPr>
                <w:ins w:id="438" w:author="t_竹沢 公佑" w:date="2019-09-19T16:48:00Z"/>
                <w:rFonts w:ascii="ＭＳ Ｐゴシック" w:eastAsia="ＭＳ Ｐゴシック" w:hAnsi="ＭＳ Ｐゴシック"/>
                <w:color w:val="212121"/>
                <w:sz w:val="22"/>
                <w:szCs w:val="22"/>
                <w:lang w:val="en"/>
              </w:rPr>
            </w:pPr>
            <w:ins w:id="439" w:author="t_竹沢 公佑" w:date="2019-09-19T16:48:00Z">
              <w:r>
                <w:rPr>
                  <w:rFonts w:ascii="ＭＳ Ｐゴシック" w:eastAsia="ＭＳ Ｐゴシック" w:hAnsi="ＭＳ Ｐゴシック" w:hint="eastAsia"/>
                  <w:color w:val="212121"/>
                  <w:sz w:val="22"/>
                  <w:szCs w:val="22"/>
                  <w:lang w:val="en"/>
                </w:rPr>
                <w:t xml:space="preserve"> Added cross-reference to the section 7.3 SEU Mitigation. </w:t>
              </w:r>
            </w:ins>
          </w:p>
          <w:p w:rsidR="006705E2" w:rsidRDefault="006705E2" w:rsidP="006705E2">
            <w:pPr>
              <w:pStyle w:val="HTML0"/>
              <w:shd w:val="clear" w:color="auto" w:fill="FFFFFF"/>
              <w:rPr>
                <w:ins w:id="440" w:author="t_竹沢 公佑" w:date="2019-09-19T16:48:00Z"/>
                <w:rFonts w:ascii="ＭＳ Ｐゴシック" w:eastAsia="ＭＳ Ｐゴシック" w:hAnsi="ＭＳ Ｐゴシック"/>
                <w:color w:val="212121"/>
                <w:sz w:val="22"/>
                <w:szCs w:val="22"/>
                <w:lang w:val="en"/>
              </w:rPr>
            </w:pPr>
            <w:ins w:id="441" w:author="t_竹沢 公佑" w:date="2019-09-19T16:48:00Z">
              <w:r>
                <w:rPr>
                  <w:rFonts w:ascii="ＭＳ Ｐゴシック" w:eastAsia="ＭＳ Ｐゴシック" w:hAnsi="ＭＳ Ｐゴシック" w:hint="eastAsia"/>
                  <w:color w:val="212121"/>
                  <w:sz w:val="22"/>
                  <w:szCs w:val="22"/>
                  <w:lang w:val="en"/>
                </w:rPr>
                <w:t>5.5.19 DRXPD_CLR_SEUEVT</w:t>
              </w:r>
            </w:ins>
          </w:p>
          <w:p w:rsidR="006705E2" w:rsidRPr="00AE4678" w:rsidRDefault="006705E2" w:rsidP="006705E2">
            <w:pPr>
              <w:pStyle w:val="HTML0"/>
              <w:shd w:val="clear" w:color="auto" w:fill="FFFFFF"/>
              <w:ind w:firstLineChars="50" w:firstLine="110"/>
              <w:rPr>
                <w:ins w:id="442" w:author="t_竹沢 公佑" w:date="2019-09-19T16:48:00Z"/>
                <w:rFonts w:ascii="ＭＳ Ｐゴシック" w:eastAsia="ＭＳ Ｐゴシック" w:hAnsi="ＭＳ Ｐゴシック"/>
                <w:color w:val="212121"/>
                <w:sz w:val="22"/>
                <w:szCs w:val="22"/>
                <w:lang w:val="en"/>
              </w:rPr>
            </w:pPr>
            <w:ins w:id="443" w:author="t_竹沢 公佑" w:date="2019-09-19T16:48:00Z">
              <w:r>
                <w:rPr>
                  <w:rFonts w:ascii="ＭＳ Ｐゴシック" w:eastAsia="ＭＳ Ｐゴシック" w:hAnsi="ＭＳ Ｐゴシック" w:hint="eastAsia"/>
                  <w:color w:val="212121"/>
                  <w:sz w:val="22"/>
                  <w:szCs w:val="22"/>
                  <w:lang w:val="en"/>
                </w:rPr>
                <w:t>Added cross-reference to the section 7.3 SEU Mitigation.</w:t>
              </w:r>
            </w:ins>
          </w:p>
          <w:p w:rsidR="00E72E4F" w:rsidRPr="00F411DC" w:rsidRDefault="00E72E4F">
            <w:pPr>
              <w:pStyle w:val="HTML0"/>
              <w:shd w:val="clear" w:color="auto" w:fill="FFFFFF"/>
              <w:rPr>
                <w:ins w:id="444" w:author="t_竹沢 公佑" w:date="2019-09-19T16:48:00Z"/>
                <w:rFonts w:ascii="ＭＳ Ｐゴシック" w:eastAsia="ＭＳ Ｐゴシック" w:hAnsi="ＭＳ Ｐゴシック"/>
                <w:color w:val="212121"/>
                <w:sz w:val="22"/>
                <w:szCs w:val="22"/>
                <w:lang w:val="en"/>
              </w:rPr>
              <w:pPrChange w:id="445" w:author="t_竹沢 公佑" w:date="2019-09-19T16:52:00Z">
                <w:pPr>
                  <w:pStyle w:val="HTML0"/>
                  <w:shd w:val="clear" w:color="auto" w:fill="FFFFFF"/>
                  <w:ind w:firstLineChars="50" w:firstLine="110"/>
                </w:pPr>
              </w:pPrChange>
            </w:pPr>
          </w:p>
        </w:tc>
      </w:tr>
    </w:tbl>
    <w:p w:rsidR="006705E2" w:rsidRDefault="006705E2">
      <w:pPr>
        <w:spacing w:line="0" w:lineRule="atLeast"/>
        <w:jc w:val="right"/>
        <w:rPr>
          <w:ins w:id="446" w:author="t_竹沢 公佑" w:date="2019-09-19T16:48:00Z"/>
        </w:rPr>
        <w:pPrChange w:id="447" w:author="t_竹沢 公佑" w:date="2019-09-19T16:53:00Z">
          <w:pPr>
            <w:spacing w:line="0" w:lineRule="atLeast"/>
            <w:ind w:right="840"/>
          </w:pPr>
        </w:pPrChange>
      </w:pPr>
      <w:ins w:id="448" w:author="t_竹沢 公佑" w:date="2019-09-19T16:48:00Z">
        <w:r w:rsidRPr="009E2D4A">
          <w:rPr>
            <w:rFonts w:hint="eastAsia"/>
          </w:rPr>
          <w:t>(Continued to the next page.)</w:t>
        </w:r>
      </w:ins>
    </w:p>
    <w:p w:rsidR="006705E2" w:rsidRPr="00F411DC" w:rsidRDefault="006705E2" w:rsidP="000F1F68">
      <w:pPr>
        <w:spacing w:line="0" w:lineRule="atLeast"/>
        <w:ind w:right="840"/>
        <w:rPr>
          <w:ins w:id="449" w:author="t_竹沢 公佑" w:date="2019-09-19T16:48:00Z"/>
        </w:rPr>
      </w:pPr>
    </w:p>
    <w:p w:rsidR="006705E2" w:rsidRDefault="006705E2" w:rsidP="000F1F68">
      <w:pPr>
        <w:spacing w:line="0" w:lineRule="atLeast"/>
        <w:ind w:right="840"/>
        <w:rPr>
          <w:ins w:id="450" w:author="t_竹沢 公佑" w:date="2019-09-19T16:46:00Z"/>
        </w:rPr>
      </w:pPr>
    </w:p>
    <w:p w:rsidR="006705E2" w:rsidRDefault="006705E2" w:rsidP="000F1F68">
      <w:pPr>
        <w:spacing w:line="0" w:lineRule="atLeast"/>
        <w:ind w:right="840"/>
        <w:rPr>
          <w:ins w:id="451" w:author="t_竹沢 公佑" w:date="2019-09-19T16:46:00Z"/>
        </w:rPr>
      </w:pPr>
    </w:p>
    <w:p w:rsidR="006705E2" w:rsidRDefault="006705E2" w:rsidP="006705E2">
      <w:pPr>
        <w:spacing w:line="0" w:lineRule="atLeast"/>
        <w:jc w:val="right"/>
        <w:rPr>
          <w:ins w:id="452" w:author="t_竹沢 公佑" w:date="2019-09-19T16:47:00Z"/>
        </w:rPr>
      </w:pPr>
      <w:ins w:id="453" w:author="t_竹沢 公佑" w:date="2019-09-19T16:46:00Z">
        <w:r>
          <w:br w:type="page"/>
        </w:r>
      </w:ins>
      <w:ins w:id="454" w:author="t_竹沢 公佑" w:date="2019-09-19T16:47:00Z">
        <w:r w:rsidRPr="009E2D4A">
          <w:rPr>
            <w:rFonts w:hint="eastAsia"/>
          </w:rPr>
          <w:lastRenderedPageBreak/>
          <w:t xml:space="preserve">(Continued from the </w:t>
        </w:r>
        <w:r w:rsidRPr="009E2D4A">
          <w:t>previous</w:t>
        </w:r>
        <w:r w:rsidRPr="009E2D4A">
          <w:rPr>
            <w:rFonts w:hint="eastAsia"/>
          </w:rPr>
          <w:t xml:space="preserve"> page.)</w:t>
        </w:r>
      </w:ins>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6705E2" w:rsidRPr="00A80D22" w:rsidTr="00E72E4F">
        <w:trPr>
          <w:trHeight w:val="4908"/>
          <w:ins w:id="455" w:author="t_竹沢 公佑" w:date="2019-09-19T16:47:00Z"/>
        </w:trPr>
        <w:tc>
          <w:tcPr>
            <w:tcW w:w="1138" w:type="dxa"/>
            <w:vAlign w:val="center"/>
          </w:tcPr>
          <w:p w:rsidR="006705E2" w:rsidRDefault="006705E2" w:rsidP="00E72E4F">
            <w:pPr>
              <w:snapToGrid w:val="0"/>
              <w:spacing w:line="0" w:lineRule="atLeast"/>
              <w:jc w:val="center"/>
              <w:rPr>
                <w:ins w:id="456" w:author="t_竹沢 公佑" w:date="2019-09-19T16:47:00Z"/>
                <w:sz w:val="22"/>
                <w:szCs w:val="22"/>
              </w:rPr>
            </w:pPr>
            <w:ins w:id="457" w:author="t_竹沢 公佑" w:date="2019-09-19T16:47:00Z">
              <w:r>
                <w:rPr>
                  <w:rFonts w:hint="eastAsia"/>
                  <w:sz w:val="22"/>
                  <w:szCs w:val="22"/>
                </w:rPr>
                <w:t>2.0.5</w:t>
              </w:r>
            </w:ins>
          </w:p>
        </w:tc>
        <w:tc>
          <w:tcPr>
            <w:tcW w:w="1564" w:type="dxa"/>
            <w:vAlign w:val="center"/>
          </w:tcPr>
          <w:p w:rsidR="006705E2" w:rsidRDefault="006705E2" w:rsidP="00E72E4F">
            <w:pPr>
              <w:snapToGrid w:val="0"/>
              <w:spacing w:line="0" w:lineRule="atLeast"/>
              <w:jc w:val="center"/>
              <w:rPr>
                <w:ins w:id="458" w:author="t_竹沢 公佑" w:date="2019-09-19T16:47:00Z"/>
                <w:sz w:val="22"/>
                <w:szCs w:val="22"/>
              </w:rPr>
            </w:pPr>
            <w:ins w:id="459" w:author="t_竹沢 公佑" w:date="2019-09-19T16:47:00Z">
              <w:r>
                <w:rPr>
                  <w:rFonts w:hint="eastAsia"/>
                  <w:sz w:val="22"/>
                  <w:szCs w:val="22"/>
                </w:rPr>
                <w:t>2019/08/16</w:t>
              </w:r>
            </w:ins>
          </w:p>
          <w:p w:rsidR="006705E2" w:rsidRDefault="006705E2" w:rsidP="00E72E4F">
            <w:pPr>
              <w:snapToGrid w:val="0"/>
              <w:spacing w:line="0" w:lineRule="atLeast"/>
              <w:jc w:val="center"/>
              <w:rPr>
                <w:ins w:id="460" w:author="t_竹沢 公佑" w:date="2019-09-19T16:47:00Z"/>
                <w:sz w:val="22"/>
                <w:szCs w:val="22"/>
              </w:rPr>
            </w:pPr>
            <w:ins w:id="461" w:author="t_竹沢 公佑" w:date="2019-09-19T16:47:00Z">
              <w:r>
                <w:rPr>
                  <w:rFonts w:hint="eastAsia"/>
                  <w:sz w:val="22"/>
                  <w:szCs w:val="22"/>
                </w:rPr>
                <w:t>-</w:t>
              </w:r>
            </w:ins>
          </w:p>
          <w:p w:rsidR="006705E2" w:rsidRDefault="006705E2" w:rsidP="00E72E4F">
            <w:pPr>
              <w:snapToGrid w:val="0"/>
              <w:spacing w:line="0" w:lineRule="atLeast"/>
              <w:jc w:val="center"/>
              <w:rPr>
                <w:ins w:id="462" w:author="t_竹沢 公佑" w:date="2019-09-19T16:47:00Z"/>
                <w:sz w:val="22"/>
                <w:szCs w:val="22"/>
              </w:rPr>
            </w:pPr>
            <w:ins w:id="463" w:author="t_竹沢 公佑" w:date="2019-09-19T16:47:00Z">
              <w:r>
                <w:rPr>
                  <w:rFonts w:hint="eastAsia"/>
                  <w:sz w:val="22"/>
                  <w:szCs w:val="22"/>
                </w:rPr>
                <w:t>2019/09/19</w:t>
              </w:r>
            </w:ins>
          </w:p>
        </w:tc>
        <w:tc>
          <w:tcPr>
            <w:tcW w:w="1706" w:type="dxa"/>
            <w:vAlign w:val="center"/>
          </w:tcPr>
          <w:p w:rsidR="006705E2" w:rsidRDefault="006705E2" w:rsidP="00E72E4F">
            <w:pPr>
              <w:snapToGrid w:val="0"/>
              <w:spacing w:line="0" w:lineRule="atLeast"/>
              <w:rPr>
                <w:ins w:id="464" w:author="t_竹沢 公佑" w:date="2019-09-19T16:47:00Z"/>
                <w:sz w:val="22"/>
                <w:szCs w:val="22"/>
              </w:rPr>
            </w:pPr>
            <w:ins w:id="465" w:author="t_竹沢 公佑" w:date="2019-09-19T16:47:00Z">
              <w:r>
                <w:rPr>
                  <w:rFonts w:hint="eastAsia"/>
                  <w:sz w:val="22"/>
                  <w:szCs w:val="22"/>
                </w:rPr>
                <w:t>H.Sano,</w:t>
              </w:r>
            </w:ins>
          </w:p>
          <w:p w:rsidR="006705E2" w:rsidRDefault="006705E2" w:rsidP="00E72E4F">
            <w:pPr>
              <w:snapToGrid w:val="0"/>
              <w:spacing w:line="0" w:lineRule="atLeast"/>
              <w:rPr>
                <w:ins w:id="466" w:author="t_竹沢 公佑" w:date="2019-09-19T16:47:00Z"/>
                <w:sz w:val="22"/>
                <w:szCs w:val="22"/>
              </w:rPr>
            </w:pPr>
            <w:ins w:id="467" w:author="t_竹沢 公佑" w:date="2019-09-19T16:47:00Z">
              <w:r>
                <w:rPr>
                  <w:rFonts w:hint="eastAsia"/>
                  <w:sz w:val="22"/>
                  <w:szCs w:val="22"/>
                </w:rPr>
                <w:t>K.Takezawa</w:t>
              </w:r>
            </w:ins>
          </w:p>
        </w:tc>
        <w:tc>
          <w:tcPr>
            <w:tcW w:w="5261" w:type="dxa"/>
            <w:vAlign w:val="center"/>
          </w:tcPr>
          <w:p w:rsidR="00E72E4F" w:rsidRDefault="00E72E4F" w:rsidP="00E72E4F">
            <w:pPr>
              <w:pStyle w:val="HTML0"/>
              <w:shd w:val="clear" w:color="auto" w:fill="FFFFFF"/>
              <w:rPr>
                <w:ins w:id="468" w:author="t_竹沢 公佑" w:date="2019-09-19T16:52:00Z"/>
                <w:rFonts w:ascii="ＭＳ Ｐゴシック" w:eastAsia="ＭＳ Ｐゴシック" w:hAnsi="ＭＳ Ｐゴシック"/>
                <w:sz w:val="22"/>
                <w:szCs w:val="22"/>
                <w:lang w:val="en"/>
              </w:rPr>
            </w:pPr>
            <w:ins w:id="469" w:author="t_竹沢 公佑" w:date="2019-09-19T16:52:00Z">
              <w:r>
                <w:rPr>
                  <w:rFonts w:ascii="ＭＳ Ｐゴシック" w:eastAsia="ＭＳ Ｐゴシック" w:hAnsi="ＭＳ Ｐゴシック" w:hint="eastAsia"/>
                  <w:sz w:val="22"/>
                  <w:szCs w:val="22"/>
                  <w:lang w:val="en"/>
                </w:rPr>
                <w:t>2.1 Structure of Receive Ring Buffer</w:t>
              </w:r>
            </w:ins>
          </w:p>
          <w:p w:rsidR="00E72E4F" w:rsidRDefault="00E72E4F" w:rsidP="00E72E4F">
            <w:pPr>
              <w:pStyle w:val="HTML0"/>
              <w:shd w:val="clear" w:color="auto" w:fill="FFFFFF"/>
              <w:rPr>
                <w:ins w:id="470" w:author="t_竹沢 公佑" w:date="2019-09-19T16:52:00Z"/>
                <w:rFonts w:ascii="ＭＳ Ｐゴシック" w:eastAsia="ＭＳ Ｐゴシック" w:hAnsi="ＭＳ Ｐゴシック"/>
                <w:sz w:val="22"/>
                <w:szCs w:val="22"/>
                <w:lang w:val="en"/>
              </w:rPr>
            </w:pPr>
            <w:ins w:id="471" w:author="t_竹沢 公佑" w:date="2019-09-19T16:52:00Z">
              <w:r>
                <w:rPr>
                  <w:rFonts w:ascii="ＭＳ Ｐゴシック" w:eastAsia="ＭＳ Ｐゴシック" w:hAnsi="ＭＳ Ｐゴシック" w:hint="eastAsia"/>
                  <w:sz w:val="22"/>
                  <w:szCs w:val="22"/>
                  <w:lang w:val="en"/>
                </w:rPr>
                <w:t>5.3 mmap</w:t>
              </w:r>
            </w:ins>
          </w:p>
          <w:p w:rsidR="00E72E4F" w:rsidRDefault="00E72E4F" w:rsidP="00E72E4F">
            <w:pPr>
              <w:pStyle w:val="HTML0"/>
              <w:shd w:val="clear" w:color="auto" w:fill="FFFFFF"/>
              <w:rPr>
                <w:ins w:id="472" w:author="t_竹沢 公佑" w:date="2019-09-19T16:52:00Z"/>
                <w:rFonts w:ascii="ＭＳ Ｐゴシック" w:eastAsia="ＭＳ Ｐゴシック" w:hAnsi="ＭＳ Ｐゴシック"/>
                <w:sz w:val="22"/>
                <w:szCs w:val="22"/>
                <w:lang w:val="en"/>
              </w:rPr>
            </w:pPr>
            <w:ins w:id="473" w:author="t_竹沢 公佑" w:date="2019-09-19T16:52:00Z">
              <w:r>
                <w:rPr>
                  <w:rFonts w:ascii="ＭＳ Ｐゴシック" w:eastAsia="ＭＳ Ｐゴシック" w:hAnsi="ＭＳ Ｐゴシック" w:hint="eastAsia"/>
                  <w:sz w:val="22"/>
                  <w:szCs w:val="22"/>
                  <w:lang w:val="en"/>
                </w:rPr>
                <w:t>5.5.17 DRXPD_RCVGROUPS</w:t>
              </w:r>
            </w:ins>
          </w:p>
          <w:p w:rsidR="00E72E4F" w:rsidRDefault="00E72E4F" w:rsidP="00E72E4F">
            <w:pPr>
              <w:pStyle w:val="HTML0"/>
              <w:shd w:val="clear" w:color="auto" w:fill="FFFFFF"/>
              <w:rPr>
                <w:ins w:id="474" w:author="t_竹沢 公佑" w:date="2019-09-19T16:52:00Z"/>
                <w:rFonts w:ascii="ＭＳ Ｐゴシック" w:eastAsia="ＭＳ Ｐゴシック" w:hAnsi="ＭＳ Ｐゴシック"/>
                <w:sz w:val="22"/>
                <w:szCs w:val="22"/>
                <w:lang w:val="en"/>
              </w:rPr>
            </w:pPr>
            <w:ins w:id="475" w:author="t_竹沢 公佑" w:date="2019-09-19T16:52:00Z">
              <w:r>
                <w:rPr>
                  <w:rFonts w:ascii="ＭＳ Ｐゴシック" w:eastAsia="ＭＳ Ｐゴシック" w:hAnsi="ＭＳ Ｐゴシック" w:hint="eastAsia"/>
                  <w:sz w:val="22"/>
                  <w:szCs w:val="22"/>
                  <w:lang w:val="en"/>
                </w:rPr>
                <w:t xml:space="preserve"> Changed command name. (Maintains compatibility with previous implementations for prototype DRXP.)</w:t>
              </w:r>
            </w:ins>
          </w:p>
          <w:p w:rsidR="00E72E4F" w:rsidRDefault="00E72E4F" w:rsidP="00E72E4F">
            <w:pPr>
              <w:pStyle w:val="HTML0"/>
              <w:shd w:val="clear" w:color="auto" w:fill="FFFFFF"/>
              <w:rPr>
                <w:ins w:id="476" w:author="t_竹沢 公佑" w:date="2019-09-19T16:52:00Z"/>
                <w:rFonts w:ascii="ＭＳ Ｐゴシック" w:eastAsia="ＭＳ Ｐゴシック" w:hAnsi="ＭＳ Ｐゴシック"/>
                <w:color w:val="212121"/>
                <w:sz w:val="22"/>
                <w:szCs w:val="22"/>
                <w:lang w:val="en"/>
              </w:rPr>
            </w:pPr>
            <w:ins w:id="477" w:author="t_竹沢 公佑" w:date="2019-09-19T16:52:00Z">
              <w:r>
                <w:rPr>
                  <w:rFonts w:ascii="ＭＳ Ｐゴシック" w:eastAsia="ＭＳ Ｐゴシック" w:hAnsi="ＭＳ Ｐゴシック" w:hint="eastAsia"/>
                  <w:color w:val="212121"/>
                  <w:sz w:val="22"/>
                  <w:szCs w:val="22"/>
                  <w:lang w:val="en"/>
                </w:rPr>
                <w:t xml:space="preserve">  (before) </w:t>
              </w:r>
              <w:r>
                <w:rPr>
                  <w:rFonts w:ascii="ＭＳ Ｐゴシック" w:eastAsia="ＭＳ Ｐゴシック" w:hAnsi="ＭＳ Ｐゴシック" w:hint="eastAsia"/>
                  <w:sz w:val="22"/>
                  <w:szCs w:val="22"/>
                  <w:lang w:val="en"/>
                </w:rPr>
                <w:t>DRXPD_RCVGROUPS</w:t>
              </w:r>
            </w:ins>
          </w:p>
          <w:p w:rsidR="00E72E4F" w:rsidRDefault="00E72E4F" w:rsidP="00E72E4F">
            <w:pPr>
              <w:pStyle w:val="HTML0"/>
              <w:shd w:val="clear" w:color="auto" w:fill="FFFFFF"/>
              <w:rPr>
                <w:ins w:id="478" w:author="t_竹沢 公佑" w:date="2019-09-19T16:52:00Z"/>
                <w:rFonts w:ascii="ＭＳ Ｐゴシック" w:eastAsia="ＭＳ Ｐゴシック" w:hAnsi="ＭＳ Ｐゴシック"/>
                <w:sz w:val="22"/>
                <w:szCs w:val="22"/>
                <w:lang w:val="en"/>
              </w:rPr>
            </w:pPr>
            <w:ins w:id="479" w:author="t_竹沢 公佑" w:date="2019-09-19T16:52:00Z">
              <w:r>
                <w:rPr>
                  <w:rFonts w:ascii="ＭＳ Ｐゴシック" w:eastAsia="ＭＳ Ｐゴシック" w:hAnsi="ＭＳ Ｐゴシック" w:hint="eastAsia"/>
                  <w:color w:val="212121"/>
                  <w:sz w:val="22"/>
                  <w:szCs w:val="22"/>
                  <w:lang w:val="en"/>
                </w:rPr>
                <w:t xml:space="preserve">  (after) </w:t>
              </w:r>
              <w:r>
                <w:rPr>
                  <w:rFonts w:ascii="ＭＳ Ｐゴシック" w:eastAsia="ＭＳ Ｐゴシック" w:hAnsi="ＭＳ Ｐゴシック" w:hint="eastAsia"/>
                  <w:sz w:val="22"/>
                  <w:szCs w:val="22"/>
                  <w:lang w:val="en"/>
                </w:rPr>
                <w:t>DRXPD_</w:t>
              </w:r>
              <w:r w:rsidRPr="0056794C">
                <w:rPr>
                  <w:rFonts w:ascii="ＭＳ Ｐゴシック" w:eastAsia="ＭＳ Ｐゴシック" w:hAnsi="ＭＳ Ｐゴシック" w:hint="eastAsia"/>
                  <w:b/>
                  <w:sz w:val="22"/>
                  <w:szCs w:val="22"/>
                  <w:lang w:val="en"/>
                </w:rPr>
                <w:t>SET_</w:t>
              </w:r>
              <w:r>
                <w:rPr>
                  <w:rFonts w:ascii="ＭＳ Ｐゴシック" w:eastAsia="ＭＳ Ｐゴシック" w:hAnsi="ＭＳ Ｐゴシック" w:hint="eastAsia"/>
                  <w:sz w:val="22"/>
                  <w:szCs w:val="22"/>
                  <w:lang w:val="en"/>
                </w:rPr>
                <w:t>RCVGROUPS</w:t>
              </w:r>
            </w:ins>
          </w:p>
          <w:p w:rsidR="00E72E4F" w:rsidRDefault="00E72E4F" w:rsidP="00E72E4F">
            <w:pPr>
              <w:pStyle w:val="HTML0"/>
              <w:shd w:val="clear" w:color="auto" w:fill="FFFFFF"/>
              <w:rPr>
                <w:ins w:id="480" w:author="t_竹沢 公佑" w:date="2019-09-19T16:52:00Z"/>
                <w:rFonts w:ascii="ＭＳ Ｐゴシック" w:eastAsia="ＭＳ Ｐゴシック" w:hAnsi="ＭＳ Ｐゴシック"/>
                <w:sz w:val="22"/>
                <w:szCs w:val="22"/>
                <w:lang w:val="en"/>
              </w:rPr>
            </w:pPr>
            <w:ins w:id="481" w:author="t_竹沢 公佑" w:date="2019-09-19T16:52:00Z">
              <w:r>
                <w:rPr>
                  <w:rFonts w:ascii="ＭＳ Ｐゴシック" w:eastAsia="ＭＳ Ｐゴシック" w:hAnsi="ＭＳ Ｐゴシック" w:hint="eastAsia"/>
                  <w:sz w:val="22"/>
                  <w:szCs w:val="22"/>
                  <w:lang w:val="en"/>
                </w:rPr>
                <w:t>Whole document.</w:t>
              </w:r>
            </w:ins>
          </w:p>
          <w:p w:rsidR="00E72E4F" w:rsidRDefault="00E72E4F" w:rsidP="00E72E4F">
            <w:pPr>
              <w:pStyle w:val="HTML0"/>
              <w:shd w:val="clear" w:color="auto" w:fill="FFFFFF"/>
              <w:ind w:firstLineChars="50" w:firstLine="110"/>
              <w:rPr>
                <w:ins w:id="482" w:author="t_竹沢 公佑" w:date="2019-09-19T16:52:00Z"/>
                <w:rFonts w:ascii="ＭＳ Ｐゴシック" w:eastAsia="ＭＳ Ｐゴシック" w:hAnsi="ＭＳ Ｐゴシック"/>
                <w:sz w:val="22"/>
                <w:szCs w:val="22"/>
                <w:lang w:val="en"/>
              </w:rPr>
            </w:pPr>
            <w:ins w:id="483" w:author="t_竹沢 公佑" w:date="2019-09-19T16:52:00Z">
              <w:r>
                <w:rPr>
                  <w:rFonts w:ascii="ＭＳ Ｐゴシック" w:eastAsia="ＭＳ Ｐゴシック" w:hAnsi="ＭＳ Ｐゴシック" w:hint="eastAsia"/>
                  <w:sz w:val="22"/>
                  <w:szCs w:val="22"/>
                  <w:lang w:val="en"/>
                </w:rPr>
                <w:t>Changed command name. (Maintains compatibility with previous implementations for prototype DRXP.)</w:t>
              </w:r>
            </w:ins>
          </w:p>
          <w:p w:rsidR="00E72E4F" w:rsidRDefault="00E72E4F" w:rsidP="00E72E4F">
            <w:pPr>
              <w:pStyle w:val="HTML0"/>
              <w:shd w:val="clear" w:color="auto" w:fill="FFFFFF"/>
              <w:rPr>
                <w:ins w:id="484" w:author="t_竹沢 公佑" w:date="2019-09-19T16:52:00Z"/>
                <w:rFonts w:ascii="ＭＳ Ｐゴシック" w:eastAsia="ＭＳ Ｐゴシック" w:hAnsi="ＭＳ Ｐゴシック"/>
                <w:color w:val="212121"/>
                <w:sz w:val="22"/>
                <w:szCs w:val="22"/>
                <w:lang w:val="en"/>
              </w:rPr>
            </w:pPr>
            <w:ins w:id="485" w:author="t_竹沢 公佑" w:date="2019-09-19T16:52:00Z">
              <w:r>
                <w:rPr>
                  <w:rFonts w:ascii="ＭＳ Ｐゴシック" w:eastAsia="ＭＳ Ｐゴシック" w:hAnsi="ＭＳ Ｐゴシック" w:hint="eastAsia"/>
                  <w:color w:val="212121"/>
                  <w:sz w:val="22"/>
                  <w:szCs w:val="22"/>
                  <w:lang w:val="en"/>
                </w:rPr>
                <w:t xml:space="preserve">  (before) </w:t>
              </w:r>
              <w:r>
                <w:rPr>
                  <w:rFonts w:ascii="ＭＳ Ｐゴシック" w:eastAsia="ＭＳ Ｐゴシック" w:hAnsi="ＭＳ Ｐゴシック" w:hint="eastAsia"/>
                  <w:sz w:val="22"/>
                  <w:szCs w:val="22"/>
                  <w:lang w:val="en"/>
                </w:rPr>
                <w:t>DFR_RESET/DFR_RST_xxx</w:t>
              </w:r>
            </w:ins>
          </w:p>
          <w:p w:rsidR="00E72E4F" w:rsidRPr="00F411DC" w:rsidRDefault="00E72E4F" w:rsidP="006705E2">
            <w:pPr>
              <w:pStyle w:val="HTML0"/>
              <w:shd w:val="clear" w:color="auto" w:fill="FFFFFF"/>
              <w:rPr>
                <w:ins w:id="486" w:author="t_竹沢 公佑" w:date="2019-09-19T16:52:00Z"/>
                <w:rFonts w:ascii="ＭＳ Ｐゴシック" w:eastAsia="ＭＳ Ｐゴシック" w:hAnsi="ＭＳ Ｐゴシック"/>
                <w:sz w:val="22"/>
                <w:szCs w:val="22"/>
                <w:lang w:val="en"/>
              </w:rPr>
            </w:pPr>
            <w:ins w:id="487" w:author="t_竹沢 公佑" w:date="2019-09-19T16:52:00Z">
              <w:r>
                <w:rPr>
                  <w:rFonts w:ascii="ＭＳ Ｐゴシック" w:eastAsia="ＭＳ Ｐゴシック" w:hAnsi="ＭＳ Ｐゴシック" w:hint="eastAsia"/>
                  <w:color w:val="212121"/>
                  <w:sz w:val="22"/>
                  <w:szCs w:val="22"/>
                  <w:lang w:val="en"/>
                </w:rPr>
                <w:t xml:space="preserve">  (after) RESET_DFR</w:t>
              </w:r>
              <w:r>
                <w:rPr>
                  <w:rFonts w:ascii="ＭＳ Ｐゴシック" w:eastAsia="ＭＳ Ｐゴシック" w:hAnsi="ＭＳ Ｐゴシック" w:hint="eastAsia"/>
                  <w:sz w:val="22"/>
                  <w:szCs w:val="22"/>
                  <w:lang w:val="en"/>
                </w:rPr>
                <w:t>/RST_DFR _xxx</w:t>
              </w:r>
            </w:ins>
          </w:p>
          <w:p w:rsidR="006705E2" w:rsidRDefault="006705E2" w:rsidP="006705E2">
            <w:pPr>
              <w:pStyle w:val="HTML0"/>
              <w:shd w:val="clear" w:color="auto" w:fill="FFFFFF"/>
              <w:rPr>
                <w:ins w:id="488" w:author="t_竹沢 公佑" w:date="2019-09-19T16:48:00Z"/>
                <w:rFonts w:ascii="ＭＳ Ｐゴシック" w:eastAsia="ＭＳ Ｐゴシック" w:hAnsi="ＭＳ Ｐゴシック"/>
                <w:sz w:val="22"/>
                <w:szCs w:val="22"/>
                <w:lang w:val="en"/>
              </w:rPr>
            </w:pPr>
            <w:ins w:id="489" w:author="t_竹沢 公佑" w:date="2019-09-19T16:48:00Z">
              <w:r>
                <w:rPr>
                  <w:rFonts w:ascii="ＭＳ Ｐゴシック" w:eastAsia="ＭＳ Ｐゴシック" w:hAnsi="ＭＳ Ｐゴシック" w:hint="eastAsia"/>
                  <w:sz w:val="22"/>
                  <w:szCs w:val="22"/>
                  <w:lang w:val="en"/>
                </w:rPr>
                <w:t>5.5.18 DRXPD_SET_SEUEVT</w:t>
              </w:r>
            </w:ins>
          </w:p>
          <w:p w:rsidR="006705E2" w:rsidRPr="0056709F" w:rsidRDefault="006705E2" w:rsidP="006705E2">
            <w:pPr>
              <w:pStyle w:val="HTML0"/>
              <w:shd w:val="clear" w:color="auto" w:fill="FFFFFF"/>
              <w:ind w:firstLineChars="50" w:firstLine="110"/>
              <w:rPr>
                <w:ins w:id="490" w:author="t_竹沢 公佑" w:date="2019-09-19T16:48:00Z"/>
                <w:rFonts w:ascii="ＭＳ Ｐゴシック" w:eastAsia="ＭＳ Ｐゴシック" w:hAnsi="ＭＳ Ｐゴシック"/>
                <w:color w:val="212121"/>
                <w:sz w:val="22"/>
                <w:szCs w:val="22"/>
                <w:lang w:val="en"/>
              </w:rPr>
            </w:pPr>
            <w:ins w:id="491" w:author="t_竹沢 公佑" w:date="2019-09-19T16:48:00Z">
              <w:r>
                <w:rPr>
                  <w:rFonts w:ascii="ＭＳ Ｐゴシック" w:eastAsia="ＭＳ Ｐゴシック" w:hAnsi="ＭＳ Ｐゴシック" w:hint="eastAsia"/>
                  <w:color w:val="212121"/>
                  <w:sz w:val="22"/>
                  <w:szCs w:val="22"/>
                  <w:lang w:val="en"/>
                </w:rPr>
                <w:t xml:space="preserve">Fixed the description about the error codes (EBADFD and EINVAL). </w:t>
              </w:r>
            </w:ins>
          </w:p>
          <w:p w:rsidR="006705E2" w:rsidRDefault="006705E2" w:rsidP="006705E2">
            <w:pPr>
              <w:pStyle w:val="HTML0"/>
              <w:shd w:val="clear" w:color="auto" w:fill="FFFFFF"/>
              <w:rPr>
                <w:ins w:id="492" w:author="t_竹沢 公佑" w:date="2019-09-19T16:48:00Z"/>
                <w:rFonts w:ascii="ＭＳ Ｐゴシック" w:eastAsia="ＭＳ Ｐゴシック" w:hAnsi="ＭＳ Ｐゴシック"/>
                <w:sz w:val="22"/>
                <w:szCs w:val="22"/>
                <w:lang w:val="en"/>
              </w:rPr>
            </w:pPr>
            <w:ins w:id="493" w:author="t_竹沢 公佑" w:date="2019-09-19T16:48:00Z">
              <w:r>
                <w:rPr>
                  <w:rFonts w:ascii="ＭＳ Ｐゴシック" w:eastAsia="ＭＳ Ｐゴシック" w:hAnsi="ＭＳ Ｐゴシック" w:hint="eastAsia"/>
                  <w:sz w:val="22"/>
                  <w:szCs w:val="22"/>
                  <w:lang w:val="en"/>
                </w:rPr>
                <w:t>6.1 Monitoring Items</w:t>
              </w:r>
            </w:ins>
          </w:p>
          <w:p w:rsidR="006705E2" w:rsidRPr="00AE4678" w:rsidRDefault="006705E2" w:rsidP="006705E2">
            <w:pPr>
              <w:pStyle w:val="HTML0"/>
              <w:shd w:val="clear" w:color="auto" w:fill="FFFFFF"/>
              <w:rPr>
                <w:ins w:id="494" w:author="t_竹沢 公佑" w:date="2019-09-19T16:48:00Z"/>
                <w:rFonts w:ascii="ＭＳ Ｐゴシック" w:eastAsia="ＭＳ Ｐゴシック" w:hAnsi="ＭＳ Ｐゴシック"/>
                <w:sz w:val="22"/>
                <w:szCs w:val="22"/>
                <w:lang w:val="en"/>
              </w:rPr>
            </w:pPr>
            <w:ins w:id="495" w:author="t_竹沢 公佑" w:date="2019-09-19T16:48:00Z">
              <w:r>
                <w:rPr>
                  <w:rFonts w:ascii="ＭＳ Ｐゴシック" w:eastAsia="ＭＳ Ｐゴシック" w:hAnsi="ＭＳ Ｐゴシック" w:hint="eastAsia"/>
                  <w:sz w:val="22"/>
                  <w:szCs w:val="22"/>
                  <w:lang w:val="en"/>
                </w:rPr>
                <w:t xml:space="preserve"> Added the description about monitoring item. </w:t>
              </w:r>
            </w:ins>
          </w:p>
          <w:p w:rsidR="006705E2" w:rsidRDefault="006705E2" w:rsidP="006705E2">
            <w:pPr>
              <w:pStyle w:val="HTML0"/>
              <w:shd w:val="clear" w:color="auto" w:fill="FFFFFF"/>
              <w:rPr>
                <w:ins w:id="496" w:author="t_竹沢 公佑" w:date="2019-09-19T16:48:00Z"/>
                <w:rFonts w:ascii="ＭＳ Ｐゴシック" w:eastAsia="ＭＳ Ｐゴシック" w:hAnsi="ＭＳ Ｐゴシック"/>
                <w:sz w:val="22"/>
                <w:szCs w:val="22"/>
                <w:lang w:val="en"/>
              </w:rPr>
            </w:pPr>
            <w:ins w:id="497" w:author="t_竹沢 公佑" w:date="2019-09-19T16:48:00Z">
              <w:r>
                <w:rPr>
                  <w:rFonts w:ascii="ＭＳ Ｐゴシック" w:eastAsia="ＭＳ Ｐゴシック" w:hAnsi="ＭＳ Ｐゴシック" w:hint="eastAsia"/>
                  <w:sz w:val="22"/>
                  <w:szCs w:val="22"/>
                  <w:lang w:val="en"/>
                </w:rPr>
                <w:t>6.1.3 GET_SIGNAL_AVG_nW</w:t>
              </w:r>
            </w:ins>
          </w:p>
          <w:p w:rsidR="006705E2" w:rsidRDefault="006705E2" w:rsidP="006705E2">
            <w:pPr>
              <w:pStyle w:val="HTML0"/>
              <w:shd w:val="clear" w:color="auto" w:fill="FFFFFF"/>
              <w:rPr>
                <w:ins w:id="498" w:author="t_竹沢 公佑" w:date="2019-09-19T16:48:00Z"/>
                <w:rFonts w:ascii="ＭＳ Ｐゴシック" w:eastAsia="ＭＳ Ｐゴシック" w:hAnsi="ＭＳ Ｐゴシック"/>
                <w:sz w:val="22"/>
                <w:szCs w:val="22"/>
                <w:lang w:val="en"/>
              </w:rPr>
            </w:pPr>
            <w:ins w:id="499" w:author="t_竹沢 公佑" w:date="2019-09-19T16:48:00Z">
              <w:r>
                <w:rPr>
                  <w:rFonts w:ascii="ＭＳ Ｐゴシック" w:eastAsia="ＭＳ Ｐゴシック" w:hAnsi="ＭＳ Ｐゴシック" w:hint="eastAsia"/>
                  <w:sz w:val="22"/>
                  <w:szCs w:val="22"/>
                  <w:lang w:val="en"/>
                </w:rPr>
                <w:t xml:space="preserve"> Fixed the description of the Latched field. Added following description.</w:t>
              </w:r>
              <w:r w:rsidRPr="00AE4678">
                <w:rPr>
                  <w:rFonts w:ascii="ＭＳ Ｐゴシック" w:eastAsia="ＭＳ Ｐゴシック" w:hAnsi="ＭＳ Ｐゴシック" w:hint="eastAsia"/>
                  <w:sz w:val="22"/>
                  <w:szCs w:val="22"/>
                  <w:lang w:val="en"/>
                </w:rPr>
                <w:t xml:space="preserve"> </w:t>
              </w:r>
              <w:r w:rsidRPr="00AE4678">
                <w:rPr>
                  <w:rFonts w:ascii="ＭＳ Ｐゴシック" w:eastAsia="ＭＳ Ｐゴシック" w:hAnsi="ＭＳ Ｐゴシック"/>
                  <w:sz w:val="22"/>
                  <w:szCs w:val="22"/>
                  <w:lang w:val="en"/>
                </w:rPr>
                <w:t>“</w:t>
              </w:r>
              <w:r w:rsidRPr="0056709F">
                <w:rPr>
                  <w:rFonts w:ascii="ＭＳ Ｐゴシック" w:eastAsia="ＭＳ Ｐゴシック" w:hAnsi="ＭＳ Ｐゴシック" w:hint="eastAsia"/>
                  <w:sz w:val="22"/>
                  <w:szCs w:val="22"/>
                </w:rPr>
                <w:t>These are latched value.</w:t>
              </w:r>
              <w:r w:rsidRPr="00AE4678">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 xml:space="preserve">. </w:t>
              </w:r>
            </w:ins>
          </w:p>
          <w:p w:rsidR="006705E2" w:rsidRDefault="006705E2" w:rsidP="006705E2">
            <w:pPr>
              <w:pStyle w:val="HTML0"/>
              <w:shd w:val="clear" w:color="auto" w:fill="FFFFFF"/>
              <w:rPr>
                <w:ins w:id="500" w:author="t_竹沢 公佑" w:date="2019-09-19T16:48:00Z"/>
                <w:rFonts w:ascii="ＭＳ Ｐゴシック" w:eastAsia="ＭＳ Ｐゴシック" w:hAnsi="ＭＳ Ｐゴシック"/>
                <w:sz w:val="22"/>
                <w:szCs w:val="22"/>
                <w:lang w:val="en"/>
              </w:rPr>
            </w:pPr>
            <w:ins w:id="501" w:author="t_竹沢 公佑" w:date="2019-09-19T16:48:00Z">
              <w:r>
                <w:rPr>
                  <w:rFonts w:ascii="ＭＳ Ｐゴシック" w:eastAsia="ＭＳ Ｐゴシック" w:hAnsi="ＭＳ Ｐゴシック" w:hint="eastAsia"/>
                  <w:sz w:val="22"/>
                  <w:szCs w:val="22"/>
                  <w:lang w:val="en"/>
                </w:rPr>
                <w:t>6.1.11 GET_DFR_SN</w:t>
              </w:r>
            </w:ins>
          </w:p>
          <w:p w:rsidR="006705E2" w:rsidRDefault="006705E2" w:rsidP="006705E2">
            <w:pPr>
              <w:pStyle w:val="HTML0"/>
              <w:shd w:val="clear" w:color="auto" w:fill="FFFFFF"/>
              <w:rPr>
                <w:ins w:id="502" w:author="t_竹沢 公佑" w:date="2019-09-19T16:48:00Z"/>
                <w:rFonts w:ascii="ＭＳ Ｐゴシック" w:eastAsia="ＭＳ Ｐゴシック" w:hAnsi="ＭＳ Ｐゴシック"/>
                <w:sz w:val="22"/>
                <w:szCs w:val="22"/>
                <w:lang w:val="en"/>
              </w:rPr>
            </w:pPr>
            <w:ins w:id="503" w:author="t_竹沢 公佑" w:date="2019-09-19T16:48:00Z">
              <w:r>
                <w:rPr>
                  <w:rFonts w:ascii="ＭＳ Ｐゴシック" w:eastAsia="ＭＳ Ｐゴシック" w:hAnsi="ＭＳ Ｐゴシック" w:hint="eastAsia"/>
                  <w:sz w:val="22"/>
                  <w:szCs w:val="22"/>
                  <w:lang w:val="en"/>
                </w:rPr>
                <w:t xml:space="preserve"> Fixed the terminology error. (interface -&gt; IF ).</w:t>
              </w:r>
            </w:ins>
          </w:p>
          <w:p w:rsidR="006705E2" w:rsidRDefault="006705E2" w:rsidP="006705E2">
            <w:pPr>
              <w:pStyle w:val="HTML0"/>
              <w:shd w:val="clear" w:color="auto" w:fill="FFFFFF"/>
              <w:rPr>
                <w:ins w:id="504" w:author="t_竹沢 公佑" w:date="2019-09-19T16:48:00Z"/>
                <w:rFonts w:ascii="ＭＳ Ｐゴシック" w:eastAsia="ＭＳ Ｐゴシック" w:hAnsi="ＭＳ Ｐゴシック"/>
                <w:sz w:val="22"/>
                <w:szCs w:val="22"/>
                <w:lang w:val="en"/>
              </w:rPr>
            </w:pPr>
            <w:ins w:id="505" w:author="t_竹沢 公佑" w:date="2019-09-19T16:48:00Z">
              <w:r>
                <w:rPr>
                  <w:rFonts w:ascii="ＭＳ Ｐゴシック" w:eastAsia="ＭＳ Ｐゴシック" w:hAnsi="ＭＳ Ｐゴシック" w:hint="eastAsia"/>
                  <w:sz w:val="22"/>
                  <w:szCs w:val="22"/>
                  <w:lang w:val="en"/>
                </w:rPr>
                <w:t>6.1.14 GET_SEU_STATUS</w:t>
              </w:r>
            </w:ins>
          </w:p>
          <w:p w:rsidR="006705E2" w:rsidRDefault="006705E2" w:rsidP="006705E2">
            <w:pPr>
              <w:pStyle w:val="HTML0"/>
              <w:shd w:val="clear" w:color="auto" w:fill="FFFFFF"/>
              <w:rPr>
                <w:ins w:id="506" w:author="t_竹沢 公佑" w:date="2019-09-19T16:48:00Z"/>
                <w:rFonts w:ascii="ＭＳ Ｐゴシック" w:eastAsia="ＭＳ Ｐゴシック" w:hAnsi="ＭＳ Ｐゴシック"/>
                <w:sz w:val="22"/>
                <w:szCs w:val="22"/>
                <w:lang w:val="en"/>
              </w:rPr>
            </w:pPr>
            <w:ins w:id="507" w:author="t_竹沢 公佑" w:date="2019-09-19T16:48:00Z">
              <w:r>
                <w:rPr>
                  <w:rFonts w:ascii="ＭＳ Ｐゴシック" w:eastAsia="ＭＳ Ｐゴシック" w:hAnsi="ＭＳ Ｐゴシック" w:hint="eastAsia"/>
                  <w:sz w:val="22"/>
                  <w:szCs w:val="22"/>
                  <w:lang w:val="en"/>
                </w:rPr>
                <w:t>6.1.15 GET_SEU_ERRCNT</w:t>
              </w:r>
            </w:ins>
          </w:p>
          <w:p w:rsidR="006705E2" w:rsidRDefault="006705E2" w:rsidP="006705E2">
            <w:pPr>
              <w:pStyle w:val="HTML0"/>
              <w:shd w:val="clear" w:color="auto" w:fill="FFFFFF"/>
              <w:rPr>
                <w:ins w:id="508" w:author="t_竹沢 公佑" w:date="2019-09-19T16:48:00Z"/>
                <w:rFonts w:ascii="ＭＳ Ｐゴシック" w:eastAsia="ＭＳ Ｐゴシック" w:hAnsi="ＭＳ Ｐゴシック"/>
                <w:sz w:val="22"/>
                <w:szCs w:val="22"/>
                <w:lang w:val="en"/>
              </w:rPr>
            </w:pPr>
            <w:ins w:id="509" w:author="t_竹沢 公佑" w:date="2019-09-19T16:48:00Z">
              <w:r>
                <w:rPr>
                  <w:rFonts w:ascii="ＭＳ Ｐゴシック" w:eastAsia="ＭＳ Ｐゴシック" w:hAnsi="ＭＳ Ｐゴシック" w:hint="eastAsia"/>
                  <w:sz w:val="22"/>
                  <w:szCs w:val="22"/>
                  <w:lang w:val="en"/>
                </w:rPr>
                <w:t>6.1.16 GET_SEU_ELAPSED</w:t>
              </w:r>
            </w:ins>
          </w:p>
          <w:p w:rsidR="006705E2" w:rsidRPr="00A665BF" w:rsidRDefault="006705E2" w:rsidP="006705E2">
            <w:pPr>
              <w:pStyle w:val="HTML0"/>
              <w:shd w:val="clear" w:color="auto" w:fill="FFFFFF"/>
              <w:ind w:firstLineChars="50" w:firstLine="110"/>
              <w:rPr>
                <w:ins w:id="510" w:author="t_竹沢 公佑" w:date="2019-09-19T16:48:00Z"/>
                <w:rFonts w:ascii="ＭＳ Ｐゴシック" w:eastAsia="ＭＳ Ｐゴシック" w:hAnsi="ＭＳ Ｐゴシック"/>
                <w:color w:val="212121"/>
                <w:sz w:val="22"/>
                <w:szCs w:val="22"/>
                <w:lang w:val="en"/>
              </w:rPr>
            </w:pPr>
            <w:ins w:id="511" w:author="t_竹沢 公佑" w:date="2019-09-19T16:48:00Z">
              <w:r>
                <w:rPr>
                  <w:rFonts w:ascii="ＭＳ Ｐゴシック" w:eastAsia="ＭＳ Ｐゴシック" w:hAnsi="ＭＳ Ｐゴシック" w:hint="eastAsia"/>
                  <w:color w:val="212121"/>
                  <w:sz w:val="22"/>
                  <w:szCs w:val="22"/>
                  <w:lang w:val="en"/>
                </w:rPr>
                <w:t>Added cross-reference to the section 7.3 SEU Mitigation.</w:t>
              </w:r>
            </w:ins>
          </w:p>
          <w:p w:rsidR="006705E2" w:rsidRDefault="006705E2" w:rsidP="006705E2">
            <w:pPr>
              <w:pStyle w:val="HTML0"/>
              <w:shd w:val="clear" w:color="auto" w:fill="FFFFFF"/>
              <w:rPr>
                <w:ins w:id="512" w:author="t_竹沢 公佑" w:date="2019-09-19T16:48:00Z"/>
                <w:rFonts w:ascii="ＭＳ Ｐゴシック" w:eastAsia="ＭＳ Ｐゴシック" w:hAnsi="ＭＳ Ｐゴシック"/>
                <w:sz w:val="22"/>
                <w:szCs w:val="22"/>
                <w:lang w:val="en"/>
              </w:rPr>
            </w:pPr>
            <w:ins w:id="513" w:author="t_竹沢 公佑" w:date="2019-09-19T16:48:00Z">
              <w:r>
                <w:rPr>
                  <w:rFonts w:ascii="ＭＳ Ｐゴシック" w:eastAsia="ＭＳ Ｐゴシック" w:hAnsi="ＭＳ Ｐゴシック" w:hint="eastAsia"/>
                  <w:sz w:val="22"/>
                  <w:szCs w:val="22"/>
                  <w:lang w:val="en"/>
                </w:rPr>
                <w:t>6.1.22 GET_PARITY_RANGE</w:t>
              </w:r>
            </w:ins>
          </w:p>
          <w:p w:rsidR="006705E2" w:rsidRPr="00AE4678" w:rsidRDefault="006705E2" w:rsidP="006705E2">
            <w:pPr>
              <w:pStyle w:val="HTML0"/>
              <w:shd w:val="clear" w:color="auto" w:fill="FFFFFF"/>
              <w:rPr>
                <w:ins w:id="514" w:author="t_竹沢 公佑" w:date="2019-09-19T16:48:00Z"/>
                <w:rFonts w:ascii="ＭＳ Ｐゴシック" w:eastAsia="ＭＳ Ｐゴシック" w:hAnsi="ＭＳ Ｐゴシック"/>
                <w:sz w:val="22"/>
                <w:szCs w:val="22"/>
                <w:lang w:val="en"/>
              </w:rPr>
            </w:pPr>
            <w:ins w:id="515" w:author="t_竹沢 公佑" w:date="2019-09-19T16:48:00Z">
              <w:r>
                <w:rPr>
                  <w:rFonts w:ascii="ＭＳ Ｐゴシック" w:eastAsia="ＭＳ Ｐゴシック" w:hAnsi="ＭＳ Ｐゴシック" w:hint="eastAsia"/>
                  <w:sz w:val="22"/>
                  <w:szCs w:val="22"/>
                  <w:lang w:val="en"/>
                </w:rPr>
                <w:t xml:space="preserve"> Added new.</w:t>
              </w:r>
            </w:ins>
          </w:p>
          <w:p w:rsidR="006705E2" w:rsidRDefault="006705E2" w:rsidP="006705E2">
            <w:pPr>
              <w:pStyle w:val="HTML0"/>
              <w:shd w:val="clear" w:color="auto" w:fill="FFFFFF"/>
              <w:rPr>
                <w:ins w:id="516" w:author="t_竹沢 公佑" w:date="2019-09-19T16:48:00Z"/>
                <w:rFonts w:ascii="ＭＳ Ｐゴシック" w:eastAsia="ＭＳ Ｐゴシック" w:hAnsi="ＭＳ Ｐゴシック"/>
                <w:sz w:val="22"/>
                <w:szCs w:val="22"/>
                <w:lang w:val="en"/>
              </w:rPr>
            </w:pPr>
            <w:ins w:id="517" w:author="t_竹沢 公佑" w:date="2019-09-19T16:48:00Z">
              <w:r>
                <w:rPr>
                  <w:rFonts w:ascii="ＭＳ Ｐゴシック" w:eastAsia="ＭＳ Ｐゴシック" w:hAnsi="ＭＳ Ｐゴシック" w:hint="eastAsia"/>
                  <w:sz w:val="22"/>
                  <w:szCs w:val="22"/>
                  <w:lang w:val="en"/>
                </w:rPr>
                <w:t>6.2.1 RESET_DFR</w:t>
              </w:r>
            </w:ins>
          </w:p>
          <w:p w:rsidR="006705E2" w:rsidRDefault="006705E2" w:rsidP="006705E2">
            <w:pPr>
              <w:pStyle w:val="HTML0"/>
              <w:shd w:val="clear" w:color="auto" w:fill="FFFFFF"/>
              <w:rPr>
                <w:ins w:id="518" w:author="t_竹沢 公佑" w:date="2019-09-19T16:48:00Z"/>
                <w:rFonts w:ascii="ＭＳ Ｐゴシック" w:eastAsia="ＭＳ Ｐゴシック" w:hAnsi="ＭＳ Ｐゴシック"/>
                <w:sz w:val="22"/>
                <w:szCs w:val="22"/>
                <w:lang w:val="en"/>
              </w:rPr>
            </w:pPr>
            <w:ins w:id="519" w:author="t_竹沢 公佑" w:date="2019-09-19T16:48:00Z">
              <w:r>
                <w:rPr>
                  <w:rFonts w:ascii="ＭＳ Ｐゴシック" w:eastAsia="ＭＳ Ｐゴシック" w:hAnsi="ＭＳ Ｐゴシック" w:hint="eastAsia"/>
                  <w:sz w:val="22"/>
                  <w:szCs w:val="22"/>
                  <w:lang w:val="en"/>
                </w:rPr>
                <w:t xml:space="preserve"> Fixed the terminology error. (interface-&gt;IF).</w:t>
              </w:r>
            </w:ins>
          </w:p>
          <w:p w:rsidR="006705E2" w:rsidRDefault="006705E2" w:rsidP="006705E2">
            <w:pPr>
              <w:pStyle w:val="HTML0"/>
              <w:shd w:val="clear" w:color="auto" w:fill="FFFFFF"/>
              <w:rPr>
                <w:ins w:id="520" w:author="t_竹沢 公佑" w:date="2019-09-19T16:48:00Z"/>
                <w:rFonts w:ascii="ＭＳ Ｐゴシック" w:eastAsia="ＭＳ Ｐゴシック" w:hAnsi="ＭＳ Ｐゴシック"/>
                <w:sz w:val="22"/>
                <w:szCs w:val="22"/>
                <w:lang w:val="en"/>
              </w:rPr>
            </w:pPr>
            <w:ins w:id="521" w:author="t_竹沢 公佑" w:date="2019-09-19T16:48:00Z">
              <w:r>
                <w:rPr>
                  <w:rFonts w:ascii="ＭＳ Ｐゴシック" w:eastAsia="ＭＳ Ｐゴシック" w:hAnsi="ＭＳ Ｐゴシック" w:hint="eastAsia"/>
                  <w:sz w:val="22"/>
                  <w:szCs w:val="22"/>
                  <w:lang w:val="en"/>
                </w:rPr>
                <w:t>6.2.4 DFR_TEST_DATA</w:t>
              </w:r>
            </w:ins>
          </w:p>
          <w:p w:rsidR="006705E2" w:rsidRPr="0056709F" w:rsidRDefault="006705E2" w:rsidP="006705E2">
            <w:pPr>
              <w:pStyle w:val="HTML0"/>
              <w:shd w:val="clear" w:color="auto" w:fill="FFFFFF"/>
              <w:rPr>
                <w:ins w:id="522" w:author="t_竹沢 公佑" w:date="2019-09-19T16:48:00Z"/>
                <w:rFonts w:ascii="ＭＳ Ｐゴシック" w:eastAsia="ＭＳ Ｐゴシック" w:hAnsi="ＭＳ Ｐゴシック"/>
                <w:sz w:val="22"/>
                <w:szCs w:val="22"/>
                <w:lang w:val="en"/>
              </w:rPr>
            </w:pPr>
            <w:ins w:id="523" w:author="t_竹沢 公佑" w:date="2019-09-19T16:48:00Z">
              <w:r>
                <w:rPr>
                  <w:rFonts w:ascii="ＭＳ Ｐゴシック" w:eastAsia="ＭＳ Ｐゴシック" w:hAnsi="ＭＳ Ｐゴシック" w:hint="eastAsia"/>
                  <w:sz w:val="22"/>
                  <w:szCs w:val="22"/>
                  <w:lang w:val="en"/>
                </w:rPr>
                <w:t xml:space="preserve"> Changed command name. (Maintains compatibility with previous implementations for prototype DRXP.)</w:t>
              </w:r>
            </w:ins>
          </w:p>
          <w:p w:rsidR="006705E2" w:rsidRDefault="006705E2" w:rsidP="006705E2">
            <w:pPr>
              <w:pStyle w:val="HTML0"/>
              <w:shd w:val="clear" w:color="auto" w:fill="FFFFFF"/>
              <w:rPr>
                <w:ins w:id="524" w:author="t_竹沢 公佑" w:date="2019-09-19T16:48:00Z"/>
                <w:rFonts w:ascii="ＭＳ Ｐゴシック" w:eastAsia="ＭＳ Ｐゴシック" w:hAnsi="ＭＳ Ｐゴシック"/>
                <w:sz w:val="22"/>
                <w:szCs w:val="22"/>
                <w:lang w:val="en"/>
              </w:rPr>
            </w:pPr>
            <w:ins w:id="525" w:author="t_竹沢 公佑" w:date="2019-09-19T16:48:00Z">
              <w:r>
                <w:rPr>
                  <w:rFonts w:ascii="ＭＳ Ｐゴシック" w:eastAsia="ＭＳ Ｐゴシック" w:hAnsi="ＭＳ Ｐゴシック" w:hint="eastAsia"/>
                  <w:sz w:val="22"/>
                  <w:szCs w:val="22"/>
                  <w:lang w:val="en"/>
                </w:rPr>
                <w:t>6.2.6 SET_CHKSUM_ERR</w:t>
              </w:r>
            </w:ins>
          </w:p>
          <w:p w:rsidR="006705E2" w:rsidRPr="00F411DC" w:rsidRDefault="006705E2" w:rsidP="00F411DC">
            <w:pPr>
              <w:pStyle w:val="HTML0"/>
              <w:shd w:val="clear" w:color="auto" w:fill="FFFFFF"/>
              <w:rPr>
                <w:ins w:id="526" w:author="t_竹沢 公佑" w:date="2019-09-19T16:47:00Z"/>
                <w:rFonts w:ascii="ＭＳ Ｐゴシック" w:eastAsia="ＭＳ Ｐゴシック" w:hAnsi="ＭＳ Ｐゴシック"/>
                <w:sz w:val="22"/>
                <w:szCs w:val="22"/>
                <w:lang w:val="en"/>
              </w:rPr>
            </w:pPr>
            <w:ins w:id="527" w:author="t_竹沢 公佑" w:date="2019-09-19T16:48:00Z">
              <w:r>
                <w:rPr>
                  <w:rFonts w:ascii="ＭＳ Ｐゴシック" w:eastAsia="ＭＳ Ｐゴシック" w:hAnsi="ＭＳ Ｐゴシック" w:hint="eastAsia"/>
                  <w:sz w:val="22"/>
                  <w:szCs w:val="22"/>
                  <w:lang w:val="en"/>
                </w:rPr>
                <w:t xml:space="preserve"> Deleted the error code(EINVAL).</w:t>
              </w:r>
            </w:ins>
          </w:p>
        </w:tc>
      </w:tr>
    </w:tbl>
    <w:p w:rsidR="00E72E4F" w:rsidRDefault="00E72E4F">
      <w:pPr>
        <w:spacing w:line="0" w:lineRule="atLeast"/>
        <w:jc w:val="right"/>
        <w:rPr>
          <w:ins w:id="528" w:author="t_竹沢 公佑" w:date="2019-09-19T16:52:00Z"/>
        </w:rPr>
        <w:pPrChange w:id="529" w:author="t_竹沢 公佑" w:date="2019-09-19T16:53:00Z">
          <w:pPr>
            <w:spacing w:line="0" w:lineRule="atLeast"/>
            <w:ind w:right="840"/>
          </w:pPr>
        </w:pPrChange>
      </w:pPr>
      <w:ins w:id="530" w:author="t_竹沢 公佑" w:date="2019-09-19T16:54:00Z">
        <w:r>
          <w:rPr>
            <w:rFonts w:hint="eastAsia"/>
          </w:rPr>
          <w:t>(</w:t>
        </w:r>
      </w:ins>
      <w:ins w:id="531" w:author="t_竹沢 公佑" w:date="2019-09-19T16:47:00Z">
        <w:r w:rsidR="006705E2" w:rsidRPr="009E2D4A">
          <w:rPr>
            <w:rFonts w:hint="eastAsia"/>
          </w:rPr>
          <w:t>Continued to the next page.)</w:t>
        </w:r>
      </w:ins>
    </w:p>
    <w:p w:rsidR="00E72E4F" w:rsidRDefault="00E72E4F" w:rsidP="00E72E4F">
      <w:pPr>
        <w:spacing w:line="0" w:lineRule="atLeast"/>
        <w:jc w:val="right"/>
        <w:rPr>
          <w:ins w:id="532" w:author="t_竹沢 公佑" w:date="2019-09-19T16:52:00Z"/>
        </w:rPr>
      </w:pPr>
      <w:ins w:id="533" w:author="t_竹沢 公佑" w:date="2019-09-19T16:53:00Z">
        <w:r>
          <w:br w:type="page"/>
        </w:r>
      </w:ins>
      <w:ins w:id="534" w:author="t_竹沢 公佑" w:date="2019-09-19T16:52:00Z">
        <w:r w:rsidRPr="009E2D4A">
          <w:rPr>
            <w:rFonts w:hint="eastAsia"/>
          </w:rPr>
          <w:lastRenderedPageBreak/>
          <w:t xml:space="preserve">(Continued from the </w:t>
        </w:r>
        <w:r w:rsidRPr="009E2D4A">
          <w:t>previous</w:t>
        </w:r>
        <w:r w:rsidRPr="009E2D4A">
          <w:rPr>
            <w:rFonts w:hint="eastAsia"/>
          </w:rPr>
          <w:t xml:space="preserve"> page.)</w:t>
        </w:r>
      </w:ins>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E72E4F" w:rsidRPr="00A80D22" w:rsidTr="00E72E4F">
        <w:trPr>
          <w:trHeight w:val="4908"/>
          <w:ins w:id="535" w:author="t_竹沢 公佑" w:date="2019-09-19T16:52:00Z"/>
        </w:trPr>
        <w:tc>
          <w:tcPr>
            <w:tcW w:w="1138" w:type="dxa"/>
            <w:vAlign w:val="center"/>
          </w:tcPr>
          <w:p w:rsidR="00E72E4F" w:rsidRDefault="00E72E4F" w:rsidP="00E72E4F">
            <w:pPr>
              <w:snapToGrid w:val="0"/>
              <w:spacing w:line="0" w:lineRule="atLeast"/>
              <w:jc w:val="center"/>
              <w:rPr>
                <w:ins w:id="536" w:author="t_竹沢 公佑" w:date="2019-09-19T16:52:00Z"/>
                <w:sz w:val="22"/>
                <w:szCs w:val="22"/>
              </w:rPr>
            </w:pPr>
            <w:ins w:id="537" w:author="t_竹沢 公佑" w:date="2019-09-19T16:52:00Z">
              <w:r>
                <w:rPr>
                  <w:rFonts w:hint="eastAsia"/>
                  <w:sz w:val="22"/>
                  <w:szCs w:val="22"/>
                </w:rPr>
                <w:t>2.0.5</w:t>
              </w:r>
            </w:ins>
          </w:p>
        </w:tc>
        <w:tc>
          <w:tcPr>
            <w:tcW w:w="1564" w:type="dxa"/>
            <w:vAlign w:val="center"/>
          </w:tcPr>
          <w:p w:rsidR="00E72E4F" w:rsidRDefault="00E72E4F" w:rsidP="00E72E4F">
            <w:pPr>
              <w:snapToGrid w:val="0"/>
              <w:spacing w:line="0" w:lineRule="atLeast"/>
              <w:jc w:val="center"/>
              <w:rPr>
                <w:ins w:id="538" w:author="t_竹沢 公佑" w:date="2019-09-19T16:52:00Z"/>
                <w:sz w:val="22"/>
                <w:szCs w:val="22"/>
              </w:rPr>
            </w:pPr>
            <w:ins w:id="539" w:author="t_竹沢 公佑" w:date="2019-09-19T16:52:00Z">
              <w:r>
                <w:rPr>
                  <w:rFonts w:hint="eastAsia"/>
                  <w:sz w:val="22"/>
                  <w:szCs w:val="22"/>
                </w:rPr>
                <w:t>2019/08/16</w:t>
              </w:r>
            </w:ins>
          </w:p>
          <w:p w:rsidR="00E72E4F" w:rsidRDefault="00E72E4F" w:rsidP="00E72E4F">
            <w:pPr>
              <w:snapToGrid w:val="0"/>
              <w:spacing w:line="0" w:lineRule="atLeast"/>
              <w:jc w:val="center"/>
              <w:rPr>
                <w:ins w:id="540" w:author="t_竹沢 公佑" w:date="2019-09-19T16:52:00Z"/>
                <w:sz w:val="22"/>
                <w:szCs w:val="22"/>
              </w:rPr>
            </w:pPr>
            <w:ins w:id="541" w:author="t_竹沢 公佑" w:date="2019-09-19T16:52:00Z">
              <w:r>
                <w:rPr>
                  <w:rFonts w:hint="eastAsia"/>
                  <w:sz w:val="22"/>
                  <w:szCs w:val="22"/>
                </w:rPr>
                <w:t>-</w:t>
              </w:r>
            </w:ins>
          </w:p>
          <w:p w:rsidR="00E72E4F" w:rsidRDefault="00E72E4F" w:rsidP="00E72E4F">
            <w:pPr>
              <w:snapToGrid w:val="0"/>
              <w:spacing w:line="0" w:lineRule="atLeast"/>
              <w:jc w:val="center"/>
              <w:rPr>
                <w:ins w:id="542" w:author="t_竹沢 公佑" w:date="2019-09-19T16:52:00Z"/>
                <w:sz w:val="22"/>
                <w:szCs w:val="22"/>
              </w:rPr>
            </w:pPr>
            <w:ins w:id="543" w:author="t_竹沢 公佑" w:date="2019-09-19T16:52:00Z">
              <w:r>
                <w:rPr>
                  <w:rFonts w:hint="eastAsia"/>
                  <w:sz w:val="22"/>
                  <w:szCs w:val="22"/>
                </w:rPr>
                <w:t>2019/09/19</w:t>
              </w:r>
            </w:ins>
          </w:p>
        </w:tc>
        <w:tc>
          <w:tcPr>
            <w:tcW w:w="1706" w:type="dxa"/>
            <w:vAlign w:val="center"/>
          </w:tcPr>
          <w:p w:rsidR="00E72E4F" w:rsidRDefault="00E72E4F" w:rsidP="00E72E4F">
            <w:pPr>
              <w:snapToGrid w:val="0"/>
              <w:spacing w:line="0" w:lineRule="atLeast"/>
              <w:rPr>
                <w:ins w:id="544" w:author="t_竹沢 公佑" w:date="2019-09-19T16:52:00Z"/>
                <w:sz w:val="22"/>
                <w:szCs w:val="22"/>
              </w:rPr>
            </w:pPr>
            <w:ins w:id="545" w:author="t_竹沢 公佑" w:date="2019-09-19T16:52:00Z">
              <w:r>
                <w:rPr>
                  <w:rFonts w:hint="eastAsia"/>
                  <w:sz w:val="22"/>
                  <w:szCs w:val="22"/>
                </w:rPr>
                <w:t>H.Sano,</w:t>
              </w:r>
            </w:ins>
          </w:p>
          <w:p w:rsidR="00E72E4F" w:rsidRDefault="00E72E4F" w:rsidP="00E72E4F">
            <w:pPr>
              <w:snapToGrid w:val="0"/>
              <w:spacing w:line="0" w:lineRule="atLeast"/>
              <w:rPr>
                <w:ins w:id="546" w:author="t_竹沢 公佑" w:date="2019-09-19T16:52:00Z"/>
                <w:sz w:val="22"/>
                <w:szCs w:val="22"/>
              </w:rPr>
            </w:pPr>
            <w:ins w:id="547" w:author="t_竹沢 公佑" w:date="2019-09-19T16:52:00Z">
              <w:r>
                <w:rPr>
                  <w:rFonts w:hint="eastAsia"/>
                  <w:sz w:val="22"/>
                  <w:szCs w:val="22"/>
                </w:rPr>
                <w:t>K.Takezawa</w:t>
              </w:r>
            </w:ins>
          </w:p>
        </w:tc>
        <w:tc>
          <w:tcPr>
            <w:tcW w:w="5261" w:type="dxa"/>
            <w:vAlign w:val="center"/>
          </w:tcPr>
          <w:p w:rsidR="00E72E4F" w:rsidRDefault="00E72E4F" w:rsidP="00E72E4F">
            <w:pPr>
              <w:pStyle w:val="HTML0"/>
              <w:shd w:val="clear" w:color="auto" w:fill="FFFFFF"/>
              <w:rPr>
                <w:ins w:id="548" w:author="t_竹沢 公佑" w:date="2019-09-19T16:53:00Z"/>
                <w:rFonts w:ascii="ＭＳ Ｐゴシック" w:eastAsia="ＭＳ Ｐゴシック" w:hAnsi="ＭＳ Ｐゴシック"/>
                <w:sz w:val="22"/>
                <w:szCs w:val="22"/>
                <w:lang w:val="en"/>
              </w:rPr>
            </w:pPr>
            <w:ins w:id="549" w:author="t_竹沢 公佑" w:date="2019-09-19T16:53:00Z">
              <w:r>
                <w:rPr>
                  <w:rFonts w:ascii="ＭＳ Ｐゴシック" w:eastAsia="ＭＳ Ｐゴシック" w:hAnsi="ＭＳ Ｐゴシック" w:hint="eastAsia"/>
                  <w:sz w:val="22"/>
                  <w:szCs w:val="22"/>
                  <w:lang w:val="en"/>
                </w:rPr>
                <w:t>6.2.7 SET_SQCNT_ERR</w:t>
              </w:r>
            </w:ins>
          </w:p>
          <w:p w:rsidR="00E72E4F" w:rsidRPr="0056709F" w:rsidRDefault="00E72E4F" w:rsidP="00E72E4F">
            <w:pPr>
              <w:pStyle w:val="HTML0"/>
              <w:shd w:val="clear" w:color="auto" w:fill="FFFFFF"/>
              <w:ind w:firstLineChars="50" w:firstLine="110"/>
              <w:rPr>
                <w:ins w:id="550" w:author="t_竹沢 公佑" w:date="2019-09-19T16:53:00Z"/>
                <w:rFonts w:ascii="ＭＳ Ｐゴシック" w:eastAsia="ＭＳ Ｐゴシック" w:hAnsi="ＭＳ Ｐゴシック"/>
                <w:sz w:val="22"/>
                <w:szCs w:val="22"/>
                <w:lang w:val="en"/>
              </w:rPr>
            </w:pPr>
            <w:ins w:id="551" w:author="t_竹沢 公佑" w:date="2019-09-19T16:53:00Z">
              <w:r>
                <w:rPr>
                  <w:rFonts w:ascii="ＭＳ Ｐゴシック" w:eastAsia="ＭＳ Ｐゴシック" w:hAnsi="ＭＳ Ｐゴシック" w:hint="eastAsia"/>
                  <w:sz w:val="22"/>
                  <w:szCs w:val="22"/>
                  <w:lang w:val="en"/>
                </w:rPr>
                <w:t>Deleted the error code(EINVAL).</w:t>
              </w:r>
            </w:ins>
          </w:p>
          <w:p w:rsidR="00E72E4F" w:rsidRDefault="00E72E4F" w:rsidP="00E72E4F">
            <w:pPr>
              <w:pStyle w:val="HTML0"/>
              <w:shd w:val="clear" w:color="auto" w:fill="FFFFFF"/>
              <w:rPr>
                <w:ins w:id="552" w:author="t_竹沢 公佑" w:date="2019-09-19T16:53:00Z"/>
                <w:rFonts w:ascii="ＭＳ Ｐゴシック" w:eastAsia="ＭＳ Ｐゴシック" w:hAnsi="ＭＳ Ｐゴシック"/>
                <w:sz w:val="22"/>
                <w:szCs w:val="22"/>
                <w:lang w:val="en"/>
              </w:rPr>
            </w:pPr>
            <w:ins w:id="553" w:author="t_竹沢 公佑" w:date="2019-09-19T16:53:00Z">
              <w:r>
                <w:rPr>
                  <w:rFonts w:ascii="ＭＳ Ｐゴシック" w:eastAsia="ＭＳ Ｐゴシック" w:hAnsi="ＭＳ Ｐゴシック" w:hint="eastAsia"/>
                  <w:sz w:val="22"/>
                  <w:szCs w:val="22"/>
                  <w:lang w:val="en"/>
                </w:rPr>
                <w:t>6.2.8 SET_SEU_STATUS</w:t>
              </w:r>
            </w:ins>
          </w:p>
          <w:p w:rsidR="00E72E4F" w:rsidRDefault="00E72E4F" w:rsidP="00E72E4F">
            <w:pPr>
              <w:pStyle w:val="HTML0"/>
              <w:shd w:val="clear" w:color="auto" w:fill="FFFFFF"/>
              <w:rPr>
                <w:ins w:id="554" w:author="t_竹沢 公佑" w:date="2019-09-19T16:53:00Z"/>
                <w:rFonts w:ascii="ＭＳ Ｐゴシック" w:eastAsia="ＭＳ Ｐゴシック" w:hAnsi="ＭＳ Ｐゴシック"/>
                <w:sz w:val="22"/>
                <w:szCs w:val="22"/>
                <w:lang w:val="en"/>
              </w:rPr>
            </w:pPr>
            <w:ins w:id="555" w:author="t_竹沢 公佑" w:date="2019-09-19T16:53:00Z">
              <w:r>
                <w:rPr>
                  <w:rFonts w:ascii="ＭＳ Ｐゴシック" w:eastAsia="ＭＳ Ｐゴシック" w:hAnsi="ＭＳ Ｐゴシック" w:hint="eastAsia"/>
                  <w:sz w:val="22"/>
                  <w:szCs w:val="22"/>
                  <w:lang w:val="en"/>
                </w:rPr>
                <w:t>6.2.9 SET_SEU_INJERR</w:t>
              </w:r>
            </w:ins>
          </w:p>
          <w:p w:rsidR="00E72E4F" w:rsidRDefault="00E72E4F" w:rsidP="00E72E4F">
            <w:pPr>
              <w:pStyle w:val="HTML0"/>
              <w:shd w:val="clear" w:color="auto" w:fill="FFFFFF"/>
              <w:rPr>
                <w:ins w:id="556" w:author="t_竹沢 公佑" w:date="2019-09-19T16:53:00Z"/>
                <w:rFonts w:ascii="ＭＳ Ｐゴシック" w:eastAsia="ＭＳ Ｐゴシック" w:hAnsi="ＭＳ Ｐゴシック"/>
                <w:sz w:val="22"/>
                <w:szCs w:val="22"/>
                <w:lang w:val="en"/>
              </w:rPr>
            </w:pPr>
            <w:ins w:id="557" w:author="t_竹沢 公佑" w:date="2019-09-19T16:53:00Z">
              <w:r>
                <w:rPr>
                  <w:rFonts w:ascii="ＭＳ Ｐゴシック" w:eastAsia="ＭＳ Ｐゴシック" w:hAnsi="ＭＳ Ｐゴシック" w:hint="eastAsia"/>
                  <w:sz w:val="22"/>
                  <w:szCs w:val="22"/>
                  <w:lang w:val="en"/>
                </w:rPr>
                <w:t>6.2.10 SET_SEU_RSTERR</w:t>
              </w:r>
            </w:ins>
          </w:p>
          <w:p w:rsidR="00E72E4F" w:rsidRDefault="00E72E4F" w:rsidP="00E72E4F">
            <w:pPr>
              <w:pStyle w:val="HTML0"/>
              <w:shd w:val="clear" w:color="auto" w:fill="FFFFFF"/>
              <w:ind w:firstLineChars="50" w:firstLine="110"/>
              <w:rPr>
                <w:ins w:id="558" w:author="t_竹沢 公佑" w:date="2019-09-19T16:53:00Z"/>
                <w:rFonts w:ascii="ＭＳ Ｐゴシック" w:eastAsia="ＭＳ Ｐゴシック" w:hAnsi="ＭＳ Ｐゴシック"/>
                <w:color w:val="212121"/>
                <w:sz w:val="22"/>
                <w:szCs w:val="22"/>
                <w:lang w:val="en"/>
              </w:rPr>
            </w:pPr>
            <w:ins w:id="559" w:author="t_竹沢 公佑" w:date="2019-09-19T16:53:00Z">
              <w:r>
                <w:rPr>
                  <w:rFonts w:ascii="ＭＳ Ｐゴシック" w:eastAsia="ＭＳ Ｐゴシック" w:hAnsi="ＭＳ Ｐゴシック" w:hint="eastAsia"/>
                  <w:color w:val="212121"/>
                  <w:sz w:val="22"/>
                  <w:szCs w:val="22"/>
                  <w:lang w:val="en"/>
                </w:rPr>
                <w:t>Added cross-reference to the section 7.3 SEU Mitigation.</w:t>
              </w:r>
            </w:ins>
          </w:p>
          <w:p w:rsidR="00E72E4F" w:rsidRDefault="00E72E4F" w:rsidP="00E72E4F">
            <w:pPr>
              <w:pStyle w:val="HTML0"/>
              <w:shd w:val="clear" w:color="auto" w:fill="FFFFFF"/>
              <w:rPr>
                <w:ins w:id="560" w:author="t_竹沢 公佑" w:date="2019-09-19T16:53:00Z"/>
                <w:rFonts w:ascii="ＭＳ Ｐゴシック" w:eastAsia="ＭＳ Ｐゴシック" w:hAnsi="ＭＳ Ｐゴシック"/>
                <w:color w:val="212121"/>
                <w:sz w:val="22"/>
                <w:szCs w:val="22"/>
                <w:lang w:val="en"/>
              </w:rPr>
            </w:pPr>
            <w:ins w:id="561" w:author="t_竹沢 公佑" w:date="2019-09-19T16:53:00Z">
              <w:r>
                <w:rPr>
                  <w:rFonts w:ascii="ＭＳ Ｐゴシック" w:eastAsia="ＭＳ Ｐゴシック" w:hAnsi="ＭＳ Ｐゴシック" w:hint="eastAsia"/>
                  <w:color w:val="212121"/>
                  <w:sz w:val="22"/>
                  <w:szCs w:val="22"/>
                  <w:lang w:val="en"/>
                </w:rPr>
                <w:t>6.2.13 SET_PARITY_RANGE</w:t>
              </w:r>
            </w:ins>
          </w:p>
          <w:p w:rsidR="00E72E4F" w:rsidRPr="0056709F" w:rsidRDefault="00E72E4F" w:rsidP="00E72E4F">
            <w:pPr>
              <w:pStyle w:val="HTML0"/>
              <w:shd w:val="clear" w:color="auto" w:fill="FFFFFF"/>
              <w:rPr>
                <w:ins w:id="562" w:author="t_竹沢 公佑" w:date="2019-09-19T16:53:00Z"/>
                <w:rFonts w:ascii="ＭＳ Ｐゴシック" w:eastAsia="ＭＳ Ｐゴシック" w:hAnsi="ＭＳ Ｐゴシック"/>
                <w:color w:val="212121"/>
                <w:sz w:val="22"/>
                <w:szCs w:val="22"/>
                <w:lang w:val="en"/>
              </w:rPr>
            </w:pPr>
            <w:ins w:id="563" w:author="t_竹沢 公佑" w:date="2019-09-19T16:53:00Z">
              <w:r>
                <w:rPr>
                  <w:rFonts w:ascii="ＭＳ Ｐゴシック" w:eastAsia="ＭＳ Ｐゴシック" w:hAnsi="ＭＳ Ｐゴシック" w:hint="eastAsia"/>
                  <w:color w:val="212121"/>
                  <w:sz w:val="22"/>
                  <w:szCs w:val="22"/>
                  <w:lang w:val="en"/>
                </w:rPr>
                <w:t xml:space="preserve"> Added new.</w:t>
              </w:r>
            </w:ins>
          </w:p>
          <w:p w:rsidR="00E72E4F" w:rsidRDefault="00E72E4F" w:rsidP="00E72E4F">
            <w:pPr>
              <w:pStyle w:val="HTML0"/>
              <w:shd w:val="clear" w:color="auto" w:fill="FFFFFF"/>
              <w:rPr>
                <w:ins w:id="564" w:author="t_竹沢 公佑" w:date="2019-09-19T16:53:00Z"/>
                <w:rFonts w:ascii="ＭＳ Ｐゴシック" w:eastAsia="ＭＳ Ｐゴシック" w:hAnsi="ＭＳ Ｐゴシック"/>
                <w:sz w:val="22"/>
                <w:szCs w:val="22"/>
                <w:lang w:val="en"/>
              </w:rPr>
            </w:pPr>
            <w:ins w:id="565" w:author="t_竹沢 公佑" w:date="2019-09-19T16:53:00Z">
              <w:r>
                <w:rPr>
                  <w:rFonts w:ascii="ＭＳ Ｐゴシック" w:eastAsia="ＭＳ Ｐゴシック" w:hAnsi="ＭＳ Ｐゴシック" w:hint="eastAsia"/>
                  <w:sz w:val="22"/>
                  <w:szCs w:val="22"/>
                  <w:lang w:val="en"/>
                </w:rPr>
                <w:t>5.5.1</w:t>
              </w:r>
              <w:r>
                <w:t xml:space="preserve"> </w:t>
              </w:r>
              <w:r w:rsidRPr="004C4514">
                <w:rPr>
                  <w:rFonts w:ascii="ＭＳ Ｐゴシック" w:eastAsia="ＭＳ Ｐゴシック" w:hAnsi="ＭＳ Ｐゴシック"/>
                  <w:sz w:val="22"/>
                  <w:szCs w:val="22"/>
                  <w:lang w:val="en"/>
                </w:rPr>
                <w:t>DRXPD INIT</w:t>
              </w:r>
            </w:ins>
          </w:p>
          <w:p w:rsidR="00E72E4F" w:rsidRDefault="00E72E4F">
            <w:pPr>
              <w:pStyle w:val="HTML0"/>
              <w:shd w:val="clear" w:color="auto" w:fill="FFFFFF"/>
              <w:ind w:firstLineChars="50" w:firstLine="110"/>
              <w:rPr>
                <w:ins w:id="566" w:author="t_竹沢 公佑" w:date="2019-09-19T16:54:00Z"/>
                <w:rFonts w:ascii="ＭＳ Ｐゴシック" w:eastAsia="ＭＳ Ｐゴシック" w:hAnsi="ＭＳ Ｐゴシック"/>
                <w:color w:val="212121"/>
                <w:sz w:val="22"/>
                <w:szCs w:val="22"/>
                <w:lang w:val="en"/>
              </w:rPr>
              <w:pPrChange w:id="567" w:author="t_竹沢 公佑" w:date="2019-09-19T16:53:00Z">
                <w:pPr>
                  <w:pStyle w:val="HTML0"/>
                  <w:shd w:val="clear" w:color="auto" w:fill="FFFFFF"/>
                </w:pPr>
              </w:pPrChange>
            </w:pPr>
            <w:ins w:id="568" w:author="t_竹沢 公佑" w:date="2019-09-19T16:53:00Z">
              <w:r>
                <w:rPr>
                  <w:rFonts w:ascii="ＭＳ Ｐゴシック" w:eastAsia="ＭＳ Ｐゴシック" w:hAnsi="ＭＳ Ｐゴシック" w:hint="eastAsia"/>
                  <w:color w:val="212121"/>
                  <w:sz w:val="22"/>
                  <w:szCs w:val="22"/>
                  <w:lang w:val="en"/>
                </w:rPr>
                <w:t>Added the description about the behavior when this command is used.</w:t>
              </w:r>
            </w:ins>
          </w:p>
          <w:p w:rsidR="00E72E4F" w:rsidRDefault="00E72E4F" w:rsidP="00E72E4F">
            <w:pPr>
              <w:pStyle w:val="HTML0"/>
              <w:shd w:val="clear" w:color="auto" w:fill="FFFFFF"/>
              <w:rPr>
                <w:ins w:id="569" w:author="t_竹沢 公佑" w:date="2019-09-19T16:54:00Z"/>
                <w:rFonts w:ascii="ＭＳ Ｐゴシック" w:eastAsia="ＭＳ Ｐゴシック" w:hAnsi="ＭＳ Ｐゴシック"/>
                <w:color w:val="212121"/>
                <w:sz w:val="22"/>
                <w:szCs w:val="22"/>
                <w:lang w:val="en"/>
              </w:rPr>
            </w:pPr>
            <w:ins w:id="570" w:author="t_竹沢 公佑" w:date="2019-09-19T16:54:00Z">
              <w:r>
                <w:rPr>
                  <w:rFonts w:ascii="ＭＳ Ｐゴシック" w:eastAsia="ＭＳ Ｐゴシック" w:hAnsi="ＭＳ Ｐゴシック" w:hint="eastAsia"/>
                  <w:color w:val="212121"/>
                  <w:sz w:val="22"/>
                  <w:szCs w:val="22"/>
                  <w:lang w:val="en"/>
                </w:rPr>
                <w:t>4.1 Note on the driver use</w:t>
              </w:r>
            </w:ins>
          </w:p>
          <w:p w:rsidR="00E72E4F" w:rsidRPr="00ED29D4" w:rsidRDefault="00E72E4F" w:rsidP="00E72E4F">
            <w:pPr>
              <w:pStyle w:val="HTML0"/>
              <w:shd w:val="clear" w:color="auto" w:fill="FFFFFF"/>
              <w:ind w:firstLineChars="50" w:firstLine="110"/>
              <w:rPr>
                <w:ins w:id="571" w:author="t_竹沢 公佑" w:date="2019-09-19T16:54:00Z"/>
                <w:rFonts w:ascii="ＭＳ Ｐゴシック" w:eastAsia="ＭＳ Ｐゴシック" w:hAnsi="ＭＳ Ｐゴシック"/>
                <w:color w:val="212121"/>
                <w:sz w:val="22"/>
                <w:szCs w:val="22"/>
                <w:lang w:val="en"/>
              </w:rPr>
            </w:pPr>
            <w:ins w:id="572" w:author="t_竹沢 公佑" w:date="2019-09-19T16:54:00Z">
              <w:r>
                <w:rPr>
                  <w:rFonts w:ascii="ＭＳ Ｐゴシック" w:eastAsia="ＭＳ Ｐゴシック" w:hAnsi="ＭＳ Ｐゴシック" w:hint="eastAsia"/>
                  <w:color w:val="212121"/>
                  <w:sz w:val="22"/>
                  <w:szCs w:val="22"/>
                  <w:lang w:val="en"/>
                </w:rPr>
                <w:t xml:space="preserve">Fixed </w:t>
              </w:r>
              <w:r>
                <w:rPr>
                  <w:rFonts w:ascii="ＭＳ Ｐゴシック" w:eastAsia="ＭＳ Ｐゴシック" w:hAnsi="ＭＳ Ｐゴシック"/>
                  <w:color w:val="212121"/>
                  <w:sz w:val="22"/>
                  <w:szCs w:val="22"/>
                  <w:lang w:val="en"/>
                </w:rPr>
                <w:t>grammer of sentence</w:t>
              </w:r>
              <w:r>
                <w:rPr>
                  <w:rFonts w:ascii="ＭＳ Ｐゴシック" w:eastAsia="ＭＳ Ｐゴシック" w:hAnsi="ＭＳ Ｐゴシック" w:hint="eastAsia"/>
                  <w:color w:val="212121"/>
                  <w:sz w:val="22"/>
                  <w:szCs w:val="22"/>
                  <w:lang w:val="en"/>
                </w:rPr>
                <w:t xml:space="preserve"> about</w:t>
              </w:r>
              <w:r w:rsidRPr="00D03FF6">
                <w:rPr>
                  <w:rFonts w:ascii="ＭＳ Ｐゴシック" w:eastAsia="ＭＳ Ｐゴシック" w:hAnsi="ＭＳ Ｐゴシック"/>
                  <w:color w:val="212121"/>
                  <w:sz w:val="22"/>
                  <w:szCs w:val="22"/>
                  <w:lang w:val="en"/>
                </w:rPr>
                <w:t xml:space="preserve"> errno</w:t>
              </w:r>
              <w:r>
                <w:rPr>
                  <w:rFonts w:ascii="ＭＳ Ｐゴシック" w:eastAsia="ＭＳ Ｐゴシック" w:hAnsi="ＭＳ Ｐゴシック" w:hint="eastAsia"/>
                  <w:color w:val="212121"/>
                  <w:sz w:val="22"/>
                  <w:szCs w:val="22"/>
                  <w:lang w:val="en"/>
                </w:rPr>
                <w:t>.</w:t>
              </w:r>
            </w:ins>
          </w:p>
          <w:p w:rsidR="00E72E4F" w:rsidRDefault="00E72E4F" w:rsidP="00E72E4F">
            <w:pPr>
              <w:pStyle w:val="HTML0"/>
              <w:shd w:val="clear" w:color="auto" w:fill="FFFFFF"/>
              <w:rPr>
                <w:ins w:id="573" w:author="t_竹沢 公佑" w:date="2019-09-19T16:54:00Z"/>
                <w:rFonts w:ascii="ＭＳ Ｐゴシック" w:eastAsia="ＭＳ Ｐゴシック" w:hAnsi="ＭＳ Ｐゴシック"/>
                <w:sz w:val="22"/>
                <w:szCs w:val="22"/>
                <w:lang w:val="en"/>
              </w:rPr>
            </w:pPr>
            <w:ins w:id="574" w:author="t_竹沢 公佑" w:date="2019-09-19T16:54:00Z">
              <w:r>
                <w:rPr>
                  <w:rFonts w:ascii="ＭＳ Ｐゴシック" w:eastAsia="ＭＳ Ｐゴシック" w:hAnsi="ＭＳ Ｐゴシック"/>
                  <w:sz w:val="22"/>
                  <w:szCs w:val="22"/>
                  <w:lang w:val="en"/>
                </w:rPr>
                <w:t>3.2</w:t>
              </w:r>
              <w:r>
                <w:rPr>
                  <w:rFonts w:ascii="ＭＳ Ｐゴシック" w:eastAsia="ＭＳ Ｐゴシック" w:hAnsi="ＭＳ Ｐゴシック" w:hint="eastAsia"/>
                  <w:sz w:val="22"/>
                  <w:szCs w:val="22"/>
                  <w:lang w:val="en"/>
                </w:rPr>
                <w:t xml:space="preserve"> </w:t>
              </w:r>
              <w:r w:rsidRPr="00731EF4">
                <w:rPr>
                  <w:rFonts w:ascii="ＭＳ Ｐゴシック" w:eastAsia="ＭＳ Ｐゴシック" w:hAnsi="ＭＳ Ｐゴシック"/>
                  <w:sz w:val="22"/>
                  <w:szCs w:val="22"/>
                  <w:lang w:val="en"/>
                </w:rPr>
                <w:t>Information frame</w:t>
              </w:r>
            </w:ins>
          </w:p>
          <w:p w:rsidR="00E72E4F" w:rsidRDefault="00E72E4F" w:rsidP="00E72E4F">
            <w:pPr>
              <w:pStyle w:val="HTML0"/>
              <w:shd w:val="clear" w:color="auto" w:fill="FFFFFF"/>
              <w:rPr>
                <w:ins w:id="575" w:author="t_竹沢 公佑" w:date="2019-09-19T16:54:00Z"/>
                <w:rFonts w:ascii="ＭＳ Ｐゴシック" w:eastAsia="ＭＳ Ｐゴシック" w:hAnsi="ＭＳ Ｐゴシック"/>
                <w:color w:val="212121"/>
                <w:sz w:val="22"/>
                <w:szCs w:val="22"/>
                <w:lang w:val="en"/>
              </w:rPr>
            </w:pPr>
            <w:ins w:id="576" w:author="t_竹沢 公佑" w:date="2019-09-19T16:54:00Z">
              <w:r>
                <w:rPr>
                  <w:rFonts w:ascii="ＭＳ Ｐゴシック" w:eastAsia="ＭＳ Ｐゴシック" w:hAnsi="ＭＳ Ｐゴシック" w:hint="eastAsia"/>
                  <w:sz w:val="22"/>
                  <w:szCs w:val="22"/>
                  <w:lang w:val="en"/>
                </w:rPr>
                <w:t xml:space="preserve"> </w:t>
              </w:r>
              <w:r>
                <w:rPr>
                  <w:rFonts w:ascii="ＭＳ Ｐゴシック" w:eastAsia="ＭＳ Ｐゴシック" w:hAnsi="ＭＳ Ｐゴシック" w:hint="eastAsia"/>
                  <w:color w:val="212121"/>
                  <w:sz w:val="22"/>
                  <w:szCs w:val="22"/>
                  <w:lang w:val="en"/>
                </w:rPr>
                <w:t>Added more describe about Frame status.</w:t>
              </w:r>
            </w:ins>
          </w:p>
          <w:p w:rsidR="00E72E4F" w:rsidRDefault="00E72E4F" w:rsidP="00E72E4F">
            <w:pPr>
              <w:pStyle w:val="HTML0"/>
              <w:shd w:val="clear" w:color="auto" w:fill="FFFFFF"/>
              <w:rPr>
                <w:ins w:id="577" w:author="t_竹沢 公佑" w:date="2019-09-19T16:54:00Z"/>
                <w:rFonts w:ascii="ＭＳ Ｐゴシック" w:eastAsia="ＭＳ Ｐゴシック" w:hAnsi="ＭＳ Ｐゴシック"/>
                <w:sz w:val="22"/>
                <w:szCs w:val="22"/>
                <w:lang w:val="en"/>
              </w:rPr>
            </w:pPr>
            <w:ins w:id="578" w:author="t_竹沢 公佑" w:date="2019-09-19T16:54:00Z">
              <w:r>
                <w:rPr>
                  <w:rFonts w:ascii="ＭＳ Ｐゴシック" w:eastAsia="ＭＳ Ｐゴシック" w:hAnsi="ＭＳ Ｐゴシック" w:hint="eastAsia"/>
                  <w:sz w:val="22"/>
                  <w:szCs w:val="22"/>
                  <w:lang w:val="en"/>
                </w:rPr>
                <w:t>7</w:t>
              </w:r>
              <w:r>
                <w:rPr>
                  <w:rFonts w:ascii="ＭＳ Ｐゴシック" w:eastAsia="ＭＳ Ｐゴシック" w:hAnsi="ＭＳ Ｐゴシック"/>
                  <w:sz w:val="22"/>
                  <w:szCs w:val="22"/>
                  <w:lang w:val="en"/>
                </w:rPr>
                <w:t>.</w:t>
              </w:r>
              <w:r>
                <w:rPr>
                  <w:rFonts w:ascii="ＭＳ Ｐゴシック" w:eastAsia="ＭＳ Ｐゴシック" w:hAnsi="ＭＳ Ｐゴシック" w:hint="eastAsia"/>
                  <w:sz w:val="22"/>
                  <w:szCs w:val="22"/>
                  <w:lang w:val="en"/>
                </w:rPr>
                <w:t>4.1 Log</w:t>
              </w:r>
            </w:ins>
          </w:p>
          <w:p w:rsidR="00E72E4F" w:rsidRDefault="00E72E4F" w:rsidP="00E72E4F">
            <w:pPr>
              <w:pStyle w:val="HTML0"/>
              <w:shd w:val="clear" w:color="auto" w:fill="FFFFFF"/>
              <w:rPr>
                <w:ins w:id="579" w:author="t_竹沢 公佑" w:date="2019-09-19T16:54:00Z"/>
                <w:rFonts w:ascii="ＭＳ Ｐゴシック" w:eastAsia="ＭＳ Ｐゴシック" w:hAnsi="ＭＳ Ｐゴシック"/>
                <w:color w:val="212121"/>
                <w:sz w:val="22"/>
                <w:szCs w:val="22"/>
                <w:lang w:val="en"/>
              </w:rPr>
            </w:pPr>
            <w:ins w:id="580" w:author="t_竹沢 公佑" w:date="2019-09-19T16:54:00Z">
              <w:r>
                <w:rPr>
                  <w:rFonts w:ascii="ＭＳ Ｐゴシック" w:eastAsia="ＭＳ Ｐゴシック" w:hAnsi="ＭＳ Ｐゴシック" w:hint="eastAsia"/>
                  <w:sz w:val="22"/>
                  <w:szCs w:val="22"/>
                  <w:lang w:val="en"/>
                </w:rPr>
                <w:t xml:space="preserve"> </w:t>
              </w:r>
              <w:r>
                <w:rPr>
                  <w:rFonts w:ascii="ＭＳ Ｐゴシック" w:eastAsia="ＭＳ Ｐゴシック" w:hAnsi="ＭＳ Ｐゴシック" w:hint="eastAsia"/>
                  <w:color w:val="212121"/>
                  <w:sz w:val="22"/>
                  <w:szCs w:val="22"/>
                  <w:lang w:val="en"/>
                </w:rPr>
                <w:t>Changed overheat log message.</w:t>
              </w:r>
            </w:ins>
          </w:p>
          <w:p w:rsidR="00E72E4F" w:rsidRDefault="00E72E4F" w:rsidP="00E72E4F">
            <w:pPr>
              <w:pStyle w:val="HTML0"/>
              <w:shd w:val="clear" w:color="auto" w:fill="FFFFFF"/>
              <w:rPr>
                <w:ins w:id="581" w:author="t_竹沢 公佑" w:date="2019-09-19T16:54:00Z"/>
                <w:rFonts w:ascii="ＭＳ Ｐゴシック" w:eastAsia="ＭＳ Ｐゴシック" w:hAnsi="ＭＳ Ｐゴシック"/>
                <w:sz w:val="22"/>
                <w:szCs w:val="22"/>
                <w:lang w:val="en"/>
              </w:rPr>
            </w:pPr>
            <w:ins w:id="582" w:author="t_竹沢 公佑" w:date="2019-09-19T16:54:00Z">
              <w:r>
                <w:rPr>
                  <w:rFonts w:ascii="ＭＳ Ｐゴシック" w:eastAsia="ＭＳ Ｐゴシック" w:hAnsi="ＭＳ Ｐゴシック" w:hint="eastAsia"/>
                  <w:sz w:val="22"/>
                  <w:szCs w:val="22"/>
                  <w:lang w:val="en"/>
                </w:rPr>
                <w:t>6.1.17 GET_SEU_DIAERRCNT</w:t>
              </w:r>
            </w:ins>
          </w:p>
          <w:p w:rsidR="00E72E4F" w:rsidRDefault="00E72E4F" w:rsidP="00E72E4F">
            <w:pPr>
              <w:pStyle w:val="HTML0"/>
              <w:shd w:val="clear" w:color="auto" w:fill="FFFFFF"/>
              <w:rPr>
                <w:ins w:id="583" w:author="t_竹沢 公佑" w:date="2019-09-19T16:54:00Z"/>
                <w:rFonts w:ascii="ＭＳ Ｐゴシック" w:eastAsia="ＭＳ Ｐゴシック" w:hAnsi="ＭＳ Ｐゴシック"/>
                <w:color w:val="212121"/>
                <w:sz w:val="22"/>
                <w:szCs w:val="22"/>
                <w:lang w:val="en"/>
              </w:rPr>
            </w:pPr>
            <w:ins w:id="584" w:author="t_竹沢 公佑" w:date="2019-09-19T16:54:00Z">
              <w:r>
                <w:rPr>
                  <w:rFonts w:ascii="ＭＳ Ｐゴシック" w:eastAsia="ＭＳ Ｐゴシック" w:hAnsi="ＭＳ Ｐゴシック" w:hint="eastAsia"/>
                  <w:sz w:val="22"/>
                  <w:szCs w:val="22"/>
                  <w:lang w:val="en"/>
                </w:rPr>
                <w:t xml:space="preserve"> Added command (subsequent monitoring items have different item numbers)</w:t>
              </w:r>
            </w:ins>
          </w:p>
          <w:p w:rsidR="00E72E4F" w:rsidRDefault="00E72E4F" w:rsidP="00E72E4F">
            <w:pPr>
              <w:pStyle w:val="HTML0"/>
              <w:shd w:val="clear" w:color="auto" w:fill="FFFFFF"/>
              <w:rPr>
                <w:ins w:id="585" w:author="t_竹沢 公佑" w:date="2019-09-19T16:54:00Z"/>
                <w:rFonts w:ascii="ＭＳ Ｐゴシック" w:eastAsia="ＭＳ Ｐゴシック" w:hAnsi="ＭＳ Ｐゴシック"/>
                <w:color w:val="212121"/>
                <w:sz w:val="22"/>
                <w:szCs w:val="22"/>
                <w:lang w:val="en"/>
              </w:rPr>
            </w:pPr>
            <w:ins w:id="586" w:author="t_竹沢 公佑" w:date="2019-09-19T16:54:00Z">
              <w:r>
                <w:rPr>
                  <w:rFonts w:ascii="ＭＳ Ｐゴシック" w:eastAsia="ＭＳ Ｐゴシック" w:hAnsi="ＭＳ Ｐゴシック" w:hint="eastAsia"/>
                  <w:color w:val="212121"/>
                  <w:sz w:val="22"/>
                  <w:szCs w:val="22"/>
                  <w:lang w:val="en"/>
                </w:rPr>
                <w:t>5</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5</w:t>
              </w:r>
              <w:r w:rsidRPr="007D15DF">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20</w:t>
              </w:r>
              <w:r w:rsidRPr="007D15DF">
                <w:rPr>
                  <w:rFonts w:ascii="ＭＳ Ｐゴシック" w:eastAsia="ＭＳ Ｐゴシック" w:hAnsi="ＭＳ Ｐゴシック"/>
                  <w:color w:val="212121"/>
                  <w:sz w:val="22"/>
                  <w:szCs w:val="22"/>
                  <w:lang w:val="en"/>
                </w:rPr>
                <w:t xml:space="preserve">. </w:t>
              </w:r>
              <w:r>
                <w:rPr>
                  <w:rFonts w:ascii="ＭＳ Ｐゴシック" w:eastAsia="ＭＳ Ｐゴシック" w:hAnsi="ＭＳ Ｐゴシック" w:hint="eastAsia"/>
                  <w:color w:val="212121"/>
                  <w:sz w:val="22"/>
                  <w:szCs w:val="22"/>
                  <w:lang w:val="en"/>
                </w:rPr>
                <w:t>FLASH_OVHLOG</w:t>
              </w:r>
            </w:ins>
          </w:p>
          <w:p w:rsidR="00E72E4F" w:rsidRPr="00736AD3" w:rsidRDefault="00E72E4F" w:rsidP="00E72E4F">
            <w:pPr>
              <w:pStyle w:val="HTML0"/>
              <w:shd w:val="clear" w:color="auto" w:fill="FFFFFF"/>
              <w:rPr>
                <w:ins w:id="587" w:author="t_竹沢 公佑" w:date="2019-09-19T16:54:00Z"/>
                <w:rFonts w:ascii="ＭＳ Ｐゴシック" w:eastAsia="ＭＳ Ｐゴシック" w:hAnsi="ＭＳ Ｐゴシック"/>
                <w:color w:val="212121"/>
                <w:sz w:val="22"/>
                <w:szCs w:val="22"/>
                <w:lang w:val="en"/>
              </w:rPr>
            </w:pPr>
            <w:ins w:id="588" w:author="t_竹沢 公佑" w:date="2019-09-19T16:54:00Z">
              <w:r>
                <w:rPr>
                  <w:rFonts w:ascii="ＭＳ Ｐゴシック" w:eastAsia="ＭＳ Ｐゴシック" w:hAnsi="ＭＳ Ｐゴシック" w:hint="eastAsia"/>
                  <w:color w:val="212121"/>
                  <w:sz w:val="22"/>
                  <w:szCs w:val="22"/>
                  <w:lang w:val="en"/>
                </w:rPr>
                <w:t xml:space="preserve"> Fixed error code EINVAL to ENOSYS.</w:t>
              </w:r>
            </w:ins>
          </w:p>
          <w:p w:rsidR="00E72E4F" w:rsidRDefault="00E72E4F" w:rsidP="00E72E4F">
            <w:pPr>
              <w:pStyle w:val="HTML0"/>
              <w:shd w:val="clear" w:color="auto" w:fill="FFFFFF"/>
              <w:rPr>
                <w:ins w:id="589" w:author="t_竹沢 公佑" w:date="2019-09-19T16:54:00Z"/>
                <w:rFonts w:ascii="ＭＳ Ｐゴシック" w:eastAsia="ＭＳ Ｐゴシック" w:hAnsi="ＭＳ Ｐゴシック"/>
                <w:color w:val="212121"/>
                <w:sz w:val="22"/>
                <w:szCs w:val="22"/>
                <w:lang w:val="en"/>
              </w:rPr>
            </w:pPr>
            <w:ins w:id="590" w:author="t_竹沢 公佑" w:date="2019-09-19T16:54:00Z">
              <w:r w:rsidRPr="007D15DF">
                <w:rPr>
                  <w:rFonts w:ascii="ＭＳ Ｐゴシック" w:eastAsia="ＭＳ Ｐゴシック" w:hAnsi="ＭＳ Ｐゴシック"/>
                  <w:color w:val="212121"/>
                  <w:sz w:val="22"/>
                  <w:szCs w:val="22"/>
                  <w:lang w:val="en"/>
                </w:rPr>
                <w:t>6.2.8. SET_SEU_STATUS</w:t>
              </w:r>
            </w:ins>
          </w:p>
          <w:p w:rsidR="00E72E4F" w:rsidRDefault="00E72E4F" w:rsidP="00E72E4F">
            <w:pPr>
              <w:pStyle w:val="HTML0"/>
              <w:shd w:val="clear" w:color="auto" w:fill="FFFFFF"/>
              <w:rPr>
                <w:ins w:id="591" w:author="t_竹沢 公佑" w:date="2019-09-19T16:54:00Z"/>
                <w:rFonts w:ascii="ＭＳ Ｐゴシック" w:eastAsia="ＭＳ Ｐゴシック" w:hAnsi="ＭＳ Ｐゴシック"/>
                <w:color w:val="212121"/>
                <w:sz w:val="22"/>
                <w:szCs w:val="22"/>
                <w:lang w:val="en"/>
              </w:rPr>
            </w:pPr>
            <w:ins w:id="592" w:author="t_竹沢 公佑" w:date="2019-09-19T16:54:00Z">
              <w:r>
                <w:rPr>
                  <w:rFonts w:ascii="ＭＳ Ｐゴシック" w:eastAsia="ＭＳ Ｐゴシック" w:hAnsi="ＭＳ Ｐゴシック" w:hint="eastAsia"/>
                  <w:color w:val="212121"/>
                  <w:sz w:val="22"/>
                  <w:szCs w:val="22"/>
                  <w:lang w:val="en"/>
                </w:rPr>
                <w:t xml:space="preserve"> Added error code(EIO and ECANCELED). This is insufficient contents from driver version 2.0.0.</w:t>
              </w:r>
            </w:ins>
          </w:p>
          <w:p w:rsidR="00E72E4F" w:rsidRDefault="00E72E4F" w:rsidP="00E72E4F">
            <w:pPr>
              <w:pStyle w:val="HTML0"/>
              <w:shd w:val="clear" w:color="auto" w:fill="FFFFFF"/>
              <w:rPr>
                <w:ins w:id="593" w:author="t_竹沢 公佑" w:date="2019-09-19T16:54:00Z"/>
                <w:rFonts w:ascii="ＭＳ Ｐゴシック" w:eastAsia="ＭＳ Ｐゴシック" w:hAnsi="ＭＳ Ｐゴシック"/>
                <w:color w:val="212121"/>
                <w:sz w:val="22"/>
                <w:szCs w:val="22"/>
                <w:lang w:val="en"/>
              </w:rPr>
            </w:pPr>
            <w:ins w:id="594" w:author="t_竹沢 公佑" w:date="2019-09-19T16:54:00Z">
              <w:r>
                <w:rPr>
                  <w:rFonts w:ascii="ＭＳ Ｐゴシック" w:eastAsia="ＭＳ Ｐゴシック" w:hAnsi="ＭＳ Ｐゴシック" w:hint="eastAsia"/>
                  <w:color w:val="212121"/>
                  <w:sz w:val="22"/>
                  <w:szCs w:val="22"/>
                  <w:lang w:val="en"/>
                </w:rPr>
                <w:t>5</w:t>
              </w:r>
              <w:r w:rsidRPr="007D15DF">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5</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1</w:t>
              </w:r>
              <w:r w:rsidRPr="007D15DF">
                <w:rPr>
                  <w:rFonts w:ascii="ＭＳ Ｐゴシック" w:eastAsia="ＭＳ Ｐゴシック" w:hAnsi="ＭＳ Ｐゴシック"/>
                  <w:color w:val="212121"/>
                  <w:sz w:val="22"/>
                  <w:szCs w:val="22"/>
                  <w:lang w:val="en"/>
                </w:rPr>
                <w:t xml:space="preserve">. </w:t>
              </w:r>
              <w:r>
                <w:rPr>
                  <w:rFonts w:ascii="ＭＳ Ｐゴシック" w:eastAsia="ＭＳ Ｐゴシック" w:hAnsi="ＭＳ Ｐゴシック" w:hint="eastAsia"/>
                  <w:color w:val="212121"/>
                  <w:sz w:val="22"/>
                  <w:szCs w:val="22"/>
                  <w:lang w:val="en"/>
                </w:rPr>
                <w:t>DRXPD_INIT</w:t>
              </w:r>
            </w:ins>
          </w:p>
          <w:p w:rsidR="00E72E4F" w:rsidRDefault="00E72E4F" w:rsidP="00E72E4F">
            <w:pPr>
              <w:pStyle w:val="HTML0"/>
              <w:shd w:val="clear" w:color="auto" w:fill="FFFFFF"/>
              <w:rPr>
                <w:ins w:id="595" w:author="t_竹沢 公佑" w:date="2019-09-19T16:54:00Z"/>
                <w:rFonts w:ascii="ＭＳ Ｐゴシック" w:eastAsia="ＭＳ Ｐゴシック" w:hAnsi="ＭＳ Ｐゴシック"/>
                <w:sz w:val="22"/>
                <w:szCs w:val="22"/>
                <w:lang w:val="en"/>
              </w:rPr>
            </w:pPr>
            <w:ins w:id="596" w:author="t_竹沢 公佑" w:date="2019-09-19T16:54:00Z">
              <w:r>
                <w:rPr>
                  <w:rFonts w:ascii="ＭＳ Ｐゴシック" w:eastAsia="ＭＳ Ｐゴシック" w:hAnsi="ＭＳ Ｐゴシック" w:hint="eastAsia"/>
                  <w:sz w:val="22"/>
                  <w:szCs w:val="22"/>
                  <w:lang w:val="en"/>
                </w:rPr>
                <w:t>5.5.3 RCVEVTSTART</w:t>
              </w:r>
            </w:ins>
          </w:p>
          <w:p w:rsidR="00E72E4F" w:rsidRDefault="00E72E4F" w:rsidP="00E72E4F">
            <w:pPr>
              <w:pStyle w:val="HTML0"/>
              <w:shd w:val="clear" w:color="auto" w:fill="FFFFFF"/>
              <w:rPr>
                <w:ins w:id="597" w:author="t_竹沢 公佑" w:date="2019-09-19T16:54:00Z"/>
                <w:rFonts w:ascii="ＭＳ Ｐゴシック" w:eastAsia="ＭＳ Ｐゴシック" w:hAnsi="ＭＳ Ｐゴシック"/>
                <w:sz w:val="22"/>
                <w:szCs w:val="22"/>
                <w:lang w:val="en"/>
              </w:rPr>
            </w:pPr>
            <w:ins w:id="598" w:author="t_竹沢 公佑" w:date="2019-09-19T16:54:00Z">
              <w:r>
                <w:rPr>
                  <w:rFonts w:ascii="ＭＳ Ｐゴシック" w:eastAsia="ＭＳ Ｐゴシック" w:hAnsi="ＭＳ Ｐゴシック" w:hint="eastAsia"/>
                  <w:sz w:val="22"/>
                  <w:szCs w:val="22"/>
                  <w:lang w:val="en"/>
                </w:rPr>
                <w:t>5.5.4 RCVEVTSTOP</w:t>
              </w:r>
            </w:ins>
          </w:p>
          <w:p w:rsidR="00E72E4F" w:rsidRDefault="00E72E4F" w:rsidP="00E72E4F">
            <w:pPr>
              <w:pStyle w:val="HTML0"/>
              <w:shd w:val="clear" w:color="auto" w:fill="FFFFFF"/>
              <w:rPr>
                <w:ins w:id="599" w:author="t_竹沢 公佑" w:date="2019-09-19T16:54:00Z"/>
                <w:rFonts w:ascii="ＭＳ Ｐゴシック" w:eastAsia="ＭＳ Ｐゴシック" w:hAnsi="ＭＳ Ｐゴシック"/>
                <w:sz w:val="22"/>
                <w:szCs w:val="22"/>
                <w:lang w:val="en"/>
              </w:rPr>
            </w:pPr>
            <w:ins w:id="600" w:author="t_竹沢 公佑" w:date="2019-09-19T16:54:00Z">
              <w:r>
                <w:rPr>
                  <w:rFonts w:ascii="ＭＳ Ｐゴシック" w:eastAsia="ＭＳ Ｐゴシック" w:hAnsi="ＭＳ Ｐゴシック" w:hint="eastAsia"/>
                  <w:sz w:val="22"/>
                  <w:szCs w:val="22"/>
                  <w:lang w:val="en"/>
                </w:rPr>
                <w:t>5.5.5 RCVSTART</w:t>
              </w:r>
            </w:ins>
          </w:p>
          <w:p w:rsidR="00E72E4F" w:rsidRDefault="00E72E4F" w:rsidP="00E72E4F">
            <w:pPr>
              <w:pStyle w:val="HTML0"/>
              <w:shd w:val="clear" w:color="auto" w:fill="FFFFFF"/>
              <w:rPr>
                <w:ins w:id="601" w:author="t_竹沢 公佑" w:date="2019-09-19T16:55:00Z"/>
                <w:rFonts w:ascii="ＭＳ Ｐゴシック" w:eastAsia="ＭＳ Ｐゴシック" w:hAnsi="ＭＳ Ｐゴシック"/>
                <w:sz w:val="22"/>
                <w:szCs w:val="22"/>
                <w:lang w:val="en"/>
              </w:rPr>
            </w:pPr>
            <w:ins w:id="602" w:author="t_竹沢 公佑" w:date="2019-09-19T16:55:00Z">
              <w:r>
                <w:rPr>
                  <w:rFonts w:ascii="ＭＳ Ｐゴシック" w:eastAsia="ＭＳ Ｐゴシック" w:hAnsi="ＭＳ Ｐゴシック" w:hint="eastAsia"/>
                  <w:sz w:val="22"/>
                  <w:szCs w:val="22"/>
                  <w:lang w:val="en"/>
                </w:rPr>
                <w:t>5.5.6 RCVSTOP</w:t>
              </w:r>
            </w:ins>
          </w:p>
          <w:p w:rsidR="00E72E4F" w:rsidRDefault="00E72E4F" w:rsidP="00E72E4F">
            <w:pPr>
              <w:pStyle w:val="HTML0"/>
              <w:shd w:val="clear" w:color="auto" w:fill="FFFFFF"/>
              <w:rPr>
                <w:ins w:id="603" w:author="t_竹沢 公佑" w:date="2019-09-19T16:55:00Z"/>
                <w:rFonts w:ascii="ＭＳ Ｐゴシック" w:eastAsia="ＭＳ Ｐゴシック" w:hAnsi="ＭＳ Ｐゴシック"/>
                <w:sz w:val="22"/>
                <w:szCs w:val="22"/>
                <w:lang w:val="en"/>
              </w:rPr>
            </w:pPr>
            <w:ins w:id="604" w:author="t_竹沢 公佑" w:date="2019-09-19T16:55:00Z">
              <w:r>
                <w:rPr>
                  <w:rFonts w:ascii="ＭＳ Ｐゴシック" w:eastAsia="ＭＳ Ｐゴシック" w:hAnsi="ＭＳ Ｐゴシック" w:hint="eastAsia"/>
                  <w:sz w:val="22"/>
                  <w:szCs w:val="22"/>
                  <w:lang w:val="en"/>
                </w:rPr>
                <w:t>5.5.9 SNDSTART</w:t>
              </w:r>
            </w:ins>
          </w:p>
          <w:p w:rsidR="00E72E4F" w:rsidRDefault="00E72E4F" w:rsidP="00E72E4F">
            <w:pPr>
              <w:pStyle w:val="HTML0"/>
              <w:shd w:val="clear" w:color="auto" w:fill="FFFFFF"/>
              <w:rPr>
                <w:ins w:id="605" w:author="t_竹沢 公佑" w:date="2019-09-19T16:55:00Z"/>
                <w:rFonts w:ascii="ＭＳ Ｐゴシック" w:eastAsia="ＭＳ Ｐゴシック" w:hAnsi="ＭＳ Ｐゴシック"/>
                <w:sz w:val="22"/>
                <w:szCs w:val="22"/>
                <w:lang w:val="en"/>
              </w:rPr>
            </w:pPr>
            <w:ins w:id="606" w:author="t_竹沢 公佑" w:date="2019-09-19T16:55:00Z">
              <w:r>
                <w:rPr>
                  <w:rFonts w:ascii="ＭＳ Ｐゴシック" w:eastAsia="ＭＳ Ｐゴシック" w:hAnsi="ＭＳ Ｐゴシック" w:hint="eastAsia"/>
                  <w:sz w:val="22"/>
                  <w:szCs w:val="22"/>
                  <w:lang w:val="en"/>
                </w:rPr>
                <w:t>5.5.10 SNDSTOP</w:t>
              </w:r>
            </w:ins>
          </w:p>
          <w:p w:rsidR="00E72E4F" w:rsidRDefault="00E72E4F" w:rsidP="00E72E4F">
            <w:pPr>
              <w:pStyle w:val="HTML0"/>
              <w:shd w:val="clear" w:color="auto" w:fill="FFFFFF"/>
              <w:rPr>
                <w:ins w:id="607" w:author="t_竹沢 公佑" w:date="2019-09-19T16:55:00Z"/>
                <w:rFonts w:ascii="ＭＳ Ｐゴシック" w:eastAsia="ＭＳ Ｐゴシック" w:hAnsi="ＭＳ Ｐゴシック"/>
                <w:sz w:val="22"/>
                <w:szCs w:val="22"/>
                <w:lang w:val="en"/>
              </w:rPr>
            </w:pPr>
            <w:ins w:id="608" w:author="t_竹沢 公佑" w:date="2019-09-19T16:55:00Z">
              <w:r>
                <w:rPr>
                  <w:rFonts w:ascii="ＭＳ Ｐゴシック" w:eastAsia="ＭＳ Ｐゴシック" w:hAnsi="ＭＳ Ｐゴシック" w:hint="eastAsia"/>
                  <w:sz w:val="22"/>
                  <w:szCs w:val="22"/>
                  <w:lang w:val="en"/>
                </w:rPr>
                <w:t>5.5.21 SEL_EQ</w:t>
              </w:r>
            </w:ins>
          </w:p>
          <w:p w:rsidR="00E72E4F" w:rsidRPr="00F411DC" w:rsidRDefault="00E72E4F" w:rsidP="00F411DC">
            <w:pPr>
              <w:pStyle w:val="HTML0"/>
              <w:shd w:val="clear" w:color="auto" w:fill="FFFFFF"/>
              <w:rPr>
                <w:ins w:id="609" w:author="t_竹沢 公佑" w:date="2019-09-19T16:54:00Z"/>
                <w:rFonts w:ascii="ＭＳ Ｐゴシック" w:eastAsia="ＭＳ Ｐゴシック" w:hAnsi="ＭＳ Ｐゴシック"/>
                <w:color w:val="212121"/>
                <w:sz w:val="22"/>
                <w:szCs w:val="22"/>
                <w:lang w:val="en"/>
              </w:rPr>
            </w:pPr>
            <w:ins w:id="610" w:author="t_竹沢 公佑" w:date="2019-09-19T16:55:00Z">
              <w:r>
                <w:rPr>
                  <w:rFonts w:ascii="ＭＳ Ｐゴシック" w:eastAsia="ＭＳ Ｐゴシック" w:hAnsi="ＭＳ Ｐゴシック" w:hint="eastAsia"/>
                  <w:sz w:val="22"/>
                  <w:szCs w:val="22"/>
                  <w:lang w:val="en"/>
                </w:rPr>
                <w:t>6.1.4 GET_DFR_STATUS</w:t>
              </w:r>
            </w:ins>
          </w:p>
          <w:p w:rsidR="00E72E4F" w:rsidRPr="00F411DC" w:rsidRDefault="00E72E4F">
            <w:pPr>
              <w:pStyle w:val="HTML0"/>
              <w:shd w:val="clear" w:color="auto" w:fill="FFFFFF"/>
              <w:ind w:firstLineChars="50" w:firstLine="110"/>
              <w:rPr>
                <w:ins w:id="611" w:author="t_竹沢 公佑" w:date="2019-09-19T16:52:00Z"/>
                <w:rFonts w:ascii="ＭＳ Ｐゴシック" w:eastAsia="ＭＳ Ｐゴシック" w:hAnsi="ＭＳ Ｐゴシック"/>
                <w:color w:val="212121"/>
                <w:sz w:val="22"/>
                <w:szCs w:val="22"/>
                <w:lang w:val="en"/>
              </w:rPr>
              <w:pPrChange w:id="612" w:author="t_竹沢 公佑" w:date="2019-09-19T16:55:00Z">
                <w:pPr>
                  <w:pStyle w:val="HTML0"/>
                  <w:shd w:val="clear" w:color="auto" w:fill="FFFFFF"/>
                </w:pPr>
              </w:pPrChange>
            </w:pPr>
            <w:ins w:id="613" w:author="t_竹沢 公佑" w:date="2019-09-19T16:55:00Z">
              <w:r>
                <w:rPr>
                  <w:rFonts w:ascii="ＭＳ Ｐゴシック" w:eastAsia="ＭＳ Ｐゴシック" w:hAnsi="ＭＳ Ｐゴシック" w:hint="eastAsia"/>
                  <w:color w:val="212121"/>
                  <w:sz w:val="22"/>
                  <w:szCs w:val="22"/>
                  <w:lang w:val="en"/>
                </w:rPr>
                <w:t>Fixed synchronization asynchronous to synchronous</w:t>
              </w:r>
            </w:ins>
          </w:p>
        </w:tc>
      </w:tr>
    </w:tbl>
    <w:p w:rsidR="006705E2" w:rsidRDefault="00E72E4F">
      <w:pPr>
        <w:spacing w:line="0" w:lineRule="atLeast"/>
        <w:jc w:val="right"/>
        <w:rPr>
          <w:ins w:id="614" w:author="t_竹沢 公佑" w:date="2019-09-19T16:46:00Z"/>
        </w:rPr>
        <w:pPrChange w:id="615" w:author="t_竹沢 公佑" w:date="2019-09-19T16:55:00Z">
          <w:pPr>
            <w:spacing w:line="0" w:lineRule="atLeast"/>
            <w:ind w:right="840"/>
          </w:pPr>
        </w:pPrChange>
      </w:pPr>
      <w:ins w:id="616" w:author="t_竹沢 公佑" w:date="2019-09-19T16:54:00Z">
        <w:r>
          <w:rPr>
            <w:rFonts w:hint="eastAsia"/>
          </w:rPr>
          <w:t>(</w:t>
        </w:r>
        <w:r w:rsidRPr="009E2D4A">
          <w:rPr>
            <w:rFonts w:hint="eastAsia"/>
          </w:rPr>
          <w:t>Continued to the next page.)</w:t>
        </w:r>
      </w:ins>
    </w:p>
    <w:p w:rsidR="006705E2" w:rsidRDefault="00E72E4F" w:rsidP="00F411DC">
      <w:pPr>
        <w:spacing w:line="0" w:lineRule="atLeast"/>
        <w:jc w:val="right"/>
        <w:rPr>
          <w:ins w:id="617" w:author="t_竹沢 公佑" w:date="2019-09-19T16:46:00Z"/>
        </w:rPr>
      </w:pPr>
      <w:ins w:id="618" w:author="t_竹沢 公佑" w:date="2019-09-19T16:55:00Z">
        <w:r>
          <w:br w:type="page"/>
        </w:r>
      </w:ins>
      <w:ins w:id="619" w:author="t_竹沢 公佑" w:date="2019-09-19T16:46:00Z">
        <w:r w:rsidR="006705E2" w:rsidRPr="009E2D4A">
          <w:rPr>
            <w:rFonts w:hint="eastAsia"/>
          </w:rPr>
          <w:lastRenderedPageBreak/>
          <w:t xml:space="preserve">(Continued from the </w:t>
        </w:r>
        <w:r w:rsidR="006705E2" w:rsidRPr="009E2D4A">
          <w:t>previous</w:t>
        </w:r>
        <w:r w:rsidR="006705E2" w:rsidRPr="009E2D4A">
          <w:rPr>
            <w:rFonts w:hint="eastAsia"/>
          </w:rPr>
          <w:t xml:space="preserve"> page.)</w:t>
        </w:r>
      </w:ins>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6705E2" w:rsidRPr="00A80D22" w:rsidTr="00E72E4F">
        <w:trPr>
          <w:trHeight w:val="4908"/>
          <w:ins w:id="620" w:author="t_竹沢 公佑" w:date="2019-09-19T16:46:00Z"/>
        </w:trPr>
        <w:tc>
          <w:tcPr>
            <w:tcW w:w="1138" w:type="dxa"/>
            <w:vAlign w:val="center"/>
          </w:tcPr>
          <w:p w:rsidR="006705E2" w:rsidRDefault="006705E2" w:rsidP="00E72E4F">
            <w:pPr>
              <w:snapToGrid w:val="0"/>
              <w:spacing w:line="0" w:lineRule="atLeast"/>
              <w:jc w:val="center"/>
              <w:rPr>
                <w:ins w:id="621" w:author="t_竹沢 公佑" w:date="2019-09-19T16:46:00Z"/>
                <w:sz w:val="22"/>
                <w:szCs w:val="22"/>
              </w:rPr>
            </w:pPr>
            <w:ins w:id="622" w:author="t_竹沢 公佑" w:date="2019-09-19T16:47:00Z">
              <w:r>
                <w:rPr>
                  <w:rFonts w:hint="eastAsia"/>
                  <w:sz w:val="22"/>
                  <w:szCs w:val="22"/>
                </w:rPr>
                <w:t>2.0.5</w:t>
              </w:r>
            </w:ins>
          </w:p>
        </w:tc>
        <w:tc>
          <w:tcPr>
            <w:tcW w:w="1564" w:type="dxa"/>
            <w:vAlign w:val="center"/>
          </w:tcPr>
          <w:p w:rsidR="006705E2" w:rsidRDefault="006705E2" w:rsidP="00E72E4F">
            <w:pPr>
              <w:snapToGrid w:val="0"/>
              <w:spacing w:line="0" w:lineRule="atLeast"/>
              <w:jc w:val="center"/>
              <w:rPr>
                <w:ins w:id="623" w:author="t_竹沢 公佑" w:date="2019-09-19T16:47:00Z"/>
                <w:sz w:val="22"/>
                <w:szCs w:val="22"/>
              </w:rPr>
            </w:pPr>
            <w:ins w:id="624" w:author="t_竹沢 公佑" w:date="2019-09-19T16:47:00Z">
              <w:r>
                <w:rPr>
                  <w:rFonts w:hint="eastAsia"/>
                  <w:sz w:val="22"/>
                  <w:szCs w:val="22"/>
                </w:rPr>
                <w:t>2019/08/16</w:t>
              </w:r>
            </w:ins>
          </w:p>
          <w:p w:rsidR="006705E2" w:rsidRDefault="006705E2" w:rsidP="00E72E4F">
            <w:pPr>
              <w:snapToGrid w:val="0"/>
              <w:spacing w:line="0" w:lineRule="atLeast"/>
              <w:jc w:val="center"/>
              <w:rPr>
                <w:ins w:id="625" w:author="t_竹沢 公佑" w:date="2019-09-19T16:47:00Z"/>
                <w:sz w:val="22"/>
                <w:szCs w:val="22"/>
              </w:rPr>
            </w:pPr>
            <w:ins w:id="626" w:author="t_竹沢 公佑" w:date="2019-09-19T16:47:00Z">
              <w:r>
                <w:rPr>
                  <w:rFonts w:hint="eastAsia"/>
                  <w:sz w:val="22"/>
                  <w:szCs w:val="22"/>
                </w:rPr>
                <w:t>-</w:t>
              </w:r>
            </w:ins>
          </w:p>
          <w:p w:rsidR="006705E2" w:rsidRDefault="006705E2" w:rsidP="00E72E4F">
            <w:pPr>
              <w:snapToGrid w:val="0"/>
              <w:spacing w:line="0" w:lineRule="atLeast"/>
              <w:jc w:val="center"/>
              <w:rPr>
                <w:ins w:id="627" w:author="t_竹沢 公佑" w:date="2019-09-19T16:46:00Z"/>
                <w:sz w:val="22"/>
                <w:szCs w:val="22"/>
              </w:rPr>
            </w:pPr>
            <w:ins w:id="628" w:author="t_竹沢 公佑" w:date="2019-09-19T16:47:00Z">
              <w:r>
                <w:rPr>
                  <w:rFonts w:hint="eastAsia"/>
                  <w:sz w:val="22"/>
                  <w:szCs w:val="22"/>
                </w:rPr>
                <w:t>2019/09/19</w:t>
              </w:r>
            </w:ins>
          </w:p>
        </w:tc>
        <w:tc>
          <w:tcPr>
            <w:tcW w:w="1706" w:type="dxa"/>
            <w:vAlign w:val="center"/>
          </w:tcPr>
          <w:p w:rsidR="006705E2" w:rsidRDefault="006705E2" w:rsidP="00E72E4F">
            <w:pPr>
              <w:snapToGrid w:val="0"/>
              <w:spacing w:line="0" w:lineRule="atLeast"/>
              <w:rPr>
                <w:ins w:id="629" w:author="t_竹沢 公佑" w:date="2019-09-19T16:47:00Z"/>
                <w:sz w:val="22"/>
                <w:szCs w:val="22"/>
              </w:rPr>
            </w:pPr>
            <w:ins w:id="630" w:author="t_竹沢 公佑" w:date="2019-09-19T16:47:00Z">
              <w:r>
                <w:rPr>
                  <w:rFonts w:hint="eastAsia"/>
                  <w:sz w:val="22"/>
                  <w:szCs w:val="22"/>
                </w:rPr>
                <w:t>H.Sano,</w:t>
              </w:r>
            </w:ins>
          </w:p>
          <w:p w:rsidR="006705E2" w:rsidRDefault="006705E2" w:rsidP="00E72E4F">
            <w:pPr>
              <w:snapToGrid w:val="0"/>
              <w:spacing w:line="0" w:lineRule="atLeast"/>
              <w:rPr>
                <w:ins w:id="631" w:author="t_竹沢 公佑" w:date="2019-09-19T16:46:00Z"/>
                <w:sz w:val="22"/>
                <w:szCs w:val="22"/>
              </w:rPr>
            </w:pPr>
            <w:ins w:id="632" w:author="t_竹沢 公佑" w:date="2019-09-19T16:47:00Z">
              <w:r>
                <w:rPr>
                  <w:rFonts w:hint="eastAsia"/>
                  <w:sz w:val="22"/>
                  <w:szCs w:val="22"/>
                </w:rPr>
                <w:t>K.Takezawa</w:t>
              </w:r>
            </w:ins>
          </w:p>
        </w:tc>
        <w:tc>
          <w:tcPr>
            <w:tcW w:w="5261" w:type="dxa"/>
            <w:vAlign w:val="center"/>
          </w:tcPr>
          <w:p w:rsidR="006705E2" w:rsidRDefault="006705E2" w:rsidP="006705E2">
            <w:pPr>
              <w:pStyle w:val="HTML0"/>
              <w:shd w:val="clear" w:color="auto" w:fill="FFFFFF"/>
              <w:rPr>
                <w:ins w:id="633" w:author="t_竹沢 公佑" w:date="2019-09-19T16:47:00Z"/>
                <w:rFonts w:ascii="ＭＳ Ｐゴシック" w:eastAsia="ＭＳ Ｐゴシック" w:hAnsi="ＭＳ Ｐゴシック"/>
                <w:sz w:val="22"/>
                <w:szCs w:val="22"/>
                <w:lang w:val="en"/>
              </w:rPr>
            </w:pPr>
            <w:ins w:id="634" w:author="t_竹沢 公佑" w:date="2019-09-19T16:47:00Z">
              <w:r>
                <w:rPr>
                  <w:rFonts w:ascii="ＭＳ Ｐゴシック" w:eastAsia="ＭＳ Ｐゴシック" w:hAnsi="ＭＳ Ｐゴシック" w:hint="eastAsia"/>
                  <w:sz w:val="22"/>
                  <w:szCs w:val="22"/>
                  <w:lang w:val="en"/>
                </w:rPr>
                <w:t>6.1.5 GET_DFR_VOLTAGE_STATUS</w:t>
              </w:r>
            </w:ins>
          </w:p>
          <w:p w:rsidR="006705E2" w:rsidRDefault="006705E2" w:rsidP="006705E2">
            <w:pPr>
              <w:pStyle w:val="HTML0"/>
              <w:shd w:val="clear" w:color="auto" w:fill="FFFFFF"/>
              <w:rPr>
                <w:ins w:id="635" w:author="t_竹沢 公佑" w:date="2019-09-19T16:47:00Z"/>
                <w:rFonts w:ascii="ＭＳ Ｐゴシック" w:eastAsia="ＭＳ Ｐゴシック" w:hAnsi="ＭＳ Ｐゴシック"/>
                <w:sz w:val="22"/>
                <w:szCs w:val="22"/>
                <w:lang w:val="en"/>
              </w:rPr>
            </w:pPr>
            <w:ins w:id="636" w:author="t_竹沢 公佑" w:date="2019-09-19T16:47:00Z">
              <w:r>
                <w:rPr>
                  <w:rFonts w:ascii="ＭＳ Ｐゴシック" w:eastAsia="ＭＳ Ｐゴシック" w:hAnsi="ＭＳ Ｐゴシック" w:hint="eastAsia"/>
                  <w:sz w:val="22"/>
                  <w:szCs w:val="22"/>
                  <w:lang w:val="en"/>
                </w:rPr>
                <w:t>6.1.19 GET_OVH_THRESHOLD</w:t>
              </w:r>
            </w:ins>
          </w:p>
          <w:p w:rsidR="006705E2" w:rsidRDefault="006705E2" w:rsidP="006705E2">
            <w:pPr>
              <w:pStyle w:val="HTML0"/>
              <w:shd w:val="clear" w:color="auto" w:fill="FFFFFF"/>
              <w:rPr>
                <w:ins w:id="637" w:author="t_竹沢 公佑" w:date="2019-09-19T16:47:00Z"/>
                <w:rFonts w:ascii="ＭＳ Ｐゴシック" w:eastAsia="ＭＳ Ｐゴシック" w:hAnsi="ＭＳ Ｐゴシック"/>
                <w:sz w:val="22"/>
                <w:szCs w:val="22"/>
                <w:lang w:val="en"/>
              </w:rPr>
            </w:pPr>
            <w:ins w:id="638" w:author="t_竹沢 公佑" w:date="2019-09-19T16:47:00Z">
              <w:r>
                <w:rPr>
                  <w:rFonts w:ascii="ＭＳ Ｐゴシック" w:eastAsia="ＭＳ Ｐゴシック" w:hAnsi="ＭＳ Ｐゴシック" w:hint="eastAsia"/>
                  <w:sz w:val="22"/>
                  <w:szCs w:val="22"/>
                  <w:lang w:val="en"/>
                </w:rPr>
                <w:t>6.1.20 GET_OVH_FLG</w:t>
              </w:r>
            </w:ins>
          </w:p>
          <w:p w:rsidR="006705E2" w:rsidRDefault="006705E2" w:rsidP="006705E2">
            <w:pPr>
              <w:pStyle w:val="HTML0"/>
              <w:shd w:val="clear" w:color="auto" w:fill="FFFFFF"/>
              <w:rPr>
                <w:ins w:id="639" w:author="t_竹沢 公佑" w:date="2019-09-19T16:47:00Z"/>
                <w:rFonts w:ascii="ＭＳ Ｐゴシック" w:eastAsia="ＭＳ Ｐゴシック" w:hAnsi="ＭＳ Ｐゴシック"/>
                <w:sz w:val="22"/>
                <w:szCs w:val="22"/>
                <w:lang w:val="en"/>
              </w:rPr>
            </w:pPr>
            <w:ins w:id="640" w:author="t_竹沢 公佑" w:date="2019-09-19T16:47:00Z">
              <w:r>
                <w:rPr>
                  <w:rFonts w:ascii="ＭＳ Ｐゴシック" w:eastAsia="ＭＳ Ｐゴシック" w:hAnsi="ＭＳ Ｐゴシック" w:hint="eastAsia"/>
                  <w:sz w:val="22"/>
                  <w:szCs w:val="22"/>
                  <w:lang w:val="en"/>
                </w:rPr>
                <w:t>6.2.2 RESET_DFR_CHKSUM</w:t>
              </w:r>
            </w:ins>
          </w:p>
          <w:p w:rsidR="006705E2" w:rsidRDefault="006705E2" w:rsidP="006705E2">
            <w:pPr>
              <w:pStyle w:val="HTML0"/>
              <w:shd w:val="clear" w:color="auto" w:fill="FFFFFF"/>
              <w:rPr>
                <w:ins w:id="641" w:author="t_竹沢 公佑" w:date="2019-09-19T16:47:00Z"/>
                <w:rFonts w:ascii="ＭＳ Ｐゴシック" w:eastAsia="ＭＳ Ｐゴシック" w:hAnsi="ＭＳ Ｐゴシック"/>
                <w:sz w:val="22"/>
                <w:szCs w:val="22"/>
                <w:lang w:val="en"/>
              </w:rPr>
            </w:pPr>
            <w:ins w:id="642" w:author="t_竹沢 公佑" w:date="2019-09-19T16:47:00Z">
              <w:r>
                <w:rPr>
                  <w:rFonts w:ascii="ＭＳ Ｐゴシック" w:eastAsia="ＭＳ Ｐゴシック" w:hAnsi="ＭＳ Ｐゴシック" w:hint="eastAsia"/>
                  <w:sz w:val="22"/>
                  <w:szCs w:val="22"/>
                  <w:lang w:val="en"/>
                </w:rPr>
                <w:t>6.2.3 RESET_DFR_SYNC</w:t>
              </w:r>
            </w:ins>
          </w:p>
          <w:p w:rsidR="006705E2" w:rsidRDefault="006705E2" w:rsidP="006705E2">
            <w:pPr>
              <w:pStyle w:val="HTML0"/>
              <w:shd w:val="clear" w:color="auto" w:fill="FFFFFF"/>
              <w:ind w:firstLineChars="50" w:firstLine="110"/>
              <w:rPr>
                <w:ins w:id="643" w:author="t_竹沢 公佑" w:date="2019-09-19T16:47:00Z"/>
                <w:rFonts w:ascii="ＭＳ Ｐゴシック" w:eastAsia="ＭＳ Ｐゴシック" w:hAnsi="ＭＳ Ｐゴシック"/>
                <w:color w:val="212121"/>
                <w:sz w:val="22"/>
                <w:szCs w:val="22"/>
                <w:lang w:val="en"/>
              </w:rPr>
            </w:pPr>
            <w:ins w:id="644" w:author="t_竹沢 公佑" w:date="2019-09-19T16:47:00Z">
              <w:r>
                <w:rPr>
                  <w:rFonts w:ascii="ＭＳ Ｐゴシック" w:eastAsia="ＭＳ Ｐゴシック" w:hAnsi="ＭＳ Ｐゴシック" w:hint="eastAsia"/>
                  <w:color w:val="212121"/>
                  <w:sz w:val="22"/>
                  <w:szCs w:val="22"/>
                  <w:lang w:val="en"/>
                </w:rPr>
                <w:t>Fixed synchronization asynchronous to synchronous</w:t>
              </w:r>
            </w:ins>
          </w:p>
          <w:p w:rsidR="006705E2" w:rsidRDefault="006705E2" w:rsidP="006705E2">
            <w:pPr>
              <w:pStyle w:val="HTML0"/>
              <w:shd w:val="clear" w:color="auto" w:fill="FFFFFF"/>
              <w:rPr>
                <w:ins w:id="645" w:author="t_竹沢 公佑" w:date="2019-09-19T16:47:00Z"/>
                <w:rFonts w:ascii="ＭＳ Ｐゴシック" w:eastAsia="ＭＳ Ｐゴシック" w:hAnsi="ＭＳ Ｐゴシック"/>
                <w:sz w:val="22"/>
                <w:szCs w:val="22"/>
                <w:lang w:val="en"/>
              </w:rPr>
            </w:pPr>
            <w:ins w:id="646" w:author="t_竹沢 公佑" w:date="2019-09-19T16:47:00Z">
              <w:r>
                <w:rPr>
                  <w:rFonts w:ascii="ＭＳ Ｐゴシック" w:eastAsia="ＭＳ Ｐゴシック" w:hAnsi="ＭＳ Ｐゴシック" w:hint="eastAsia"/>
                  <w:sz w:val="22"/>
                  <w:szCs w:val="22"/>
                  <w:lang w:val="en"/>
                </w:rPr>
                <w:t>5.5.22 GET_EQ</w:t>
              </w:r>
            </w:ins>
          </w:p>
          <w:p w:rsidR="006705E2" w:rsidRDefault="006705E2" w:rsidP="006705E2">
            <w:pPr>
              <w:pStyle w:val="HTML0"/>
              <w:shd w:val="clear" w:color="auto" w:fill="FFFFFF"/>
              <w:rPr>
                <w:ins w:id="647" w:author="t_竹沢 公佑" w:date="2019-09-19T16:47:00Z"/>
                <w:rFonts w:ascii="ＭＳ Ｐゴシック" w:eastAsia="ＭＳ Ｐゴシック" w:hAnsi="ＭＳ Ｐゴシック"/>
                <w:color w:val="212121"/>
                <w:sz w:val="22"/>
                <w:szCs w:val="22"/>
                <w:lang w:val="en"/>
              </w:rPr>
            </w:pPr>
            <w:ins w:id="648" w:author="t_竹沢 公佑" w:date="2019-09-19T16:47:00Z">
              <w:r>
                <w:rPr>
                  <w:rFonts w:ascii="ＭＳ Ｐゴシック" w:eastAsia="ＭＳ Ｐゴシック" w:hAnsi="ＭＳ Ｐゴシック" w:hint="eastAsia"/>
                  <w:sz w:val="22"/>
                  <w:szCs w:val="22"/>
                  <w:lang w:val="en"/>
                </w:rPr>
                <w:t xml:space="preserve"> </w:t>
              </w:r>
              <w:r>
                <w:rPr>
                  <w:rFonts w:ascii="ＭＳ Ｐゴシック" w:eastAsia="ＭＳ Ｐゴシック" w:hAnsi="ＭＳ Ｐゴシック" w:hint="eastAsia"/>
                  <w:color w:val="212121"/>
                  <w:sz w:val="22"/>
                  <w:szCs w:val="22"/>
                  <w:lang w:val="en"/>
                </w:rPr>
                <w:t>Corrected misspelling in Errors.(EAGAIN)</w:t>
              </w:r>
            </w:ins>
          </w:p>
          <w:p w:rsidR="006705E2" w:rsidRDefault="006705E2" w:rsidP="006705E2">
            <w:pPr>
              <w:pStyle w:val="HTML0"/>
              <w:shd w:val="clear" w:color="auto" w:fill="FFFFFF"/>
              <w:rPr>
                <w:ins w:id="649" w:author="t_竹沢 公佑" w:date="2019-09-19T16:47:00Z"/>
                <w:rFonts w:ascii="ＭＳ Ｐゴシック" w:eastAsia="ＭＳ Ｐゴシック" w:hAnsi="ＭＳ Ｐゴシック"/>
                <w:sz w:val="22"/>
                <w:szCs w:val="22"/>
                <w:lang w:val="en"/>
              </w:rPr>
            </w:pPr>
            <w:ins w:id="650" w:author="t_竹沢 公佑" w:date="2019-09-19T16:47:00Z">
              <w:r>
                <w:rPr>
                  <w:rFonts w:ascii="ＭＳ Ｐゴシック" w:eastAsia="ＭＳ Ｐゴシック" w:hAnsi="ＭＳ Ｐゴシック" w:hint="eastAsia"/>
                  <w:sz w:val="22"/>
                  <w:szCs w:val="22"/>
                  <w:lang w:val="en"/>
                </w:rPr>
                <w:t>7.4 The overheating protection</w:t>
              </w:r>
            </w:ins>
          </w:p>
          <w:p w:rsidR="006705E2" w:rsidRDefault="006705E2" w:rsidP="006705E2">
            <w:pPr>
              <w:pStyle w:val="HTML0"/>
              <w:shd w:val="clear" w:color="auto" w:fill="FFFFFF"/>
              <w:rPr>
                <w:ins w:id="651" w:author="t_竹沢 公佑" w:date="2019-09-19T16:47:00Z"/>
                <w:rFonts w:ascii="ＭＳ Ｐゴシック" w:eastAsia="ＭＳ Ｐゴシック" w:hAnsi="ＭＳ Ｐゴシック"/>
                <w:sz w:val="22"/>
                <w:szCs w:val="22"/>
                <w:lang w:val="en"/>
              </w:rPr>
            </w:pPr>
            <w:ins w:id="652" w:author="t_竹沢 公佑" w:date="2019-09-19T16:47:00Z">
              <w:r>
                <w:rPr>
                  <w:rFonts w:ascii="ＭＳ Ｐゴシック" w:eastAsia="ＭＳ Ｐゴシック" w:hAnsi="ＭＳ Ｐゴシック" w:hint="eastAsia"/>
                  <w:sz w:val="22"/>
                  <w:szCs w:val="22"/>
                  <w:lang w:val="en"/>
                </w:rPr>
                <w:t xml:space="preserve"> Fixed the terminology error. (interface -&gt; IF ).</w:t>
              </w:r>
            </w:ins>
          </w:p>
          <w:p w:rsidR="006705E2" w:rsidRDefault="006705E2" w:rsidP="006705E2">
            <w:pPr>
              <w:pStyle w:val="HTML0"/>
              <w:shd w:val="clear" w:color="auto" w:fill="FFFFFF"/>
              <w:rPr>
                <w:ins w:id="653" w:author="t_竹沢 公佑" w:date="2019-09-19T16:47:00Z"/>
                <w:rFonts w:ascii="ＭＳ Ｐゴシック" w:eastAsia="ＭＳ Ｐゴシック" w:hAnsi="ＭＳ Ｐゴシック"/>
                <w:sz w:val="22"/>
                <w:szCs w:val="22"/>
                <w:lang w:val="en"/>
              </w:rPr>
            </w:pPr>
            <w:ins w:id="654" w:author="t_竹沢 公佑" w:date="2019-09-19T16:47:00Z">
              <w:r>
                <w:rPr>
                  <w:rFonts w:ascii="ＭＳ Ｐゴシック" w:eastAsia="ＭＳ Ｐゴシック" w:hAnsi="ＭＳ Ｐゴシック" w:hint="eastAsia"/>
                  <w:sz w:val="22"/>
                  <w:szCs w:val="22"/>
                  <w:lang w:val="en"/>
                </w:rPr>
                <w:t>7.5 The parity for checking FPGA data integrity</w:t>
              </w:r>
            </w:ins>
          </w:p>
          <w:p w:rsidR="006705E2" w:rsidRPr="00E80409" w:rsidRDefault="006705E2">
            <w:pPr>
              <w:pStyle w:val="HTML0"/>
              <w:shd w:val="clear" w:color="auto" w:fill="FFFFFF"/>
              <w:rPr>
                <w:ins w:id="655" w:author="t_竹沢 公佑" w:date="2019-09-19T16:46:00Z"/>
                <w:rFonts w:ascii="ＭＳ Ｐゴシック" w:eastAsia="ＭＳ Ｐゴシック" w:hAnsi="ＭＳ Ｐゴシック"/>
                <w:sz w:val="22"/>
                <w:szCs w:val="22"/>
                <w:lang w:val="en"/>
              </w:rPr>
              <w:pPrChange w:id="656" w:author="t_竹沢 公佑" w:date="2019-09-19T16:47:00Z">
                <w:pPr>
                  <w:pStyle w:val="HTML0"/>
                  <w:shd w:val="clear" w:color="auto" w:fill="FFFFFF"/>
                  <w:ind w:firstLineChars="50" w:firstLine="110"/>
                </w:pPr>
              </w:pPrChange>
            </w:pPr>
            <w:ins w:id="657" w:author="t_竹沢 公佑" w:date="2019-09-19T16:47:00Z">
              <w:r>
                <w:rPr>
                  <w:rFonts w:ascii="ＭＳ Ｐゴシック" w:eastAsia="ＭＳ Ｐゴシック" w:hAnsi="ＭＳ Ｐゴシック" w:hint="eastAsia"/>
                  <w:sz w:val="22"/>
                  <w:szCs w:val="22"/>
                  <w:lang w:val="en"/>
                </w:rPr>
                <w:t xml:space="preserve"> Added new.</w:t>
              </w:r>
            </w:ins>
          </w:p>
        </w:tc>
      </w:tr>
    </w:tbl>
    <w:p w:rsidR="001D5074" w:rsidRDefault="001D5074" w:rsidP="001D5074">
      <w:pPr>
        <w:spacing w:line="0" w:lineRule="atLeast"/>
        <w:jc w:val="right"/>
        <w:rPr>
          <w:ins w:id="658" w:author="t_竹沢 公佑" w:date="2019-10-07T06:42:00Z"/>
        </w:rPr>
      </w:pPr>
      <w:ins w:id="659" w:author="t_竹沢 公佑" w:date="2019-10-07T06:42:00Z">
        <w:r>
          <w:rPr>
            <w:rFonts w:hint="eastAsia"/>
          </w:rPr>
          <w:t>(</w:t>
        </w:r>
        <w:r w:rsidRPr="009E2D4A">
          <w:rPr>
            <w:rFonts w:hint="eastAsia"/>
          </w:rPr>
          <w:t>Continued to the next page.)</w:t>
        </w:r>
      </w:ins>
    </w:p>
    <w:p w:rsidR="006705E2" w:rsidRPr="001D5074" w:rsidDel="00E72E4F" w:rsidRDefault="006705E2" w:rsidP="000F1F68">
      <w:pPr>
        <w:spacing w:line="0" w:lineRule="atLeast"/>
        <w:ind w:right="840"/>
        <w:rPr>
          <w:del w:id="660" w:author="t_竹沢 公佑" w:date="2019-09-19T16:59:00Z"/>
        </w:rPr>
      </w:pPr>
    </w:p>
    <w:p w:rsidR="002770EC" w:rsidDel="00E72E4F" w:rsidRDefault="002770EC" w:rsidP="000F1F68">
      <w:pPr>
        <w:spacing w:line="0" w:lineRule="atLeast"/>
        <w:ind w:right="840"/>
        <w:rPr>
          <w:del w:id="661" w:author="t_竹沢 公佑" w:date="2019-09-19T16:59:00Z"/>
        </w:rPr>
      </w:pPr>
    </w:p>
    <w:p w:rsidR="002770EC" w:rsidDel="00F411DC" w:rsidRDefault="002770EC" w:rsidP="000F1F68">
      <w:pPr>
        <w:spacing w:line="0" w:lineRule="atLeast"/>
        <w:ind w:right="840"/>
        <w:rPr>
          <w:del w:id="662" w:author="t_竹沢 公佑" w:date="2019-09-19T16:59:00Z"/>
        </w:rPr>
      </w:pPr>
    </w:p>
    <w:p w:rsidR="00F411DC" w:rsidRDefault="00F411DC" w:rsidP="000F1F68">
      <w:pPr>
        <w:spacing w:line="0" w:lineRule="atLeast"/>
        <w:ind w:right="840"/>
        <w:rPr>
          <w:ins w:id="663" w:author="t_竹沢 公佑" w:date="2019-09-20T09:20:00Z"/>
        </w:rPr>
      </w:pPr>
    </w:p>
    <w:p w:rsidR="00F411DC" w:rsidRDefault="00F411DC">
      <w:pPr>
        <w:spacing w:line="0" w:lineRule="atLeast"/>
        <w:ind w:right="840"/>
        <w:jc w:val="right"/>
        <w:rPr>
          <w:ins w:id="664" w:author="t_竹沢 公佑" w:date="2019-09-20T09:20:00Z"/>
        </w:rPr>
        <w:pPrChange w:id="665" w:author="t_竹沢 公佑" w:date="2019-09-20T09:22:00Z">
          <w:pPr>
            <w:spacing w:line="0" w:lineRule="atLeast"/>
            <w:jc w:val="right"/>
          </w:pPr>
        </w:pPrChange>
      </w:pPr>
      <w:ins w:id="666" w:author="t_竹沢 公佑" w:date="2019-09-20T09:21:00Z">
        <w:r>
          <w:br w:type="page"/>
        </w:r>
      </w:ins>
      <w:ins w:id="667" w:author="t_竹沢 公佑" w:date="2019-09-20T09:20:00Z">
        <w:r w:rsidRPr="009E2D4A">
          <w:rPr>
            <w:rFonts w:hint="eastAsia"/>
          </w:rPr>
          <w:lastRenderedPageBreak/>
          <w:t xml:space="preserve">(Continued from the </w:t>
        </w:r>
        <w:r w:rsidRPr="009E2D4A">
          <w:t>previous</w:t>
        </w:r>
        <w:r w:rsidRPr="009E2D4A">
          <w:rPr>
            <w:rFonts w:hint="eastAsia"/>
          </w:rPr>
          <w:t xml:space="preserve"> page.)</w:t>
        </w:r>
      </w:ins>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F411DC" w:rsidRPr="00A80D22" w:rsidTr="00AF3555">
        <w:trPr>
          <w:trHeight w:val="4908"/>
          <w:ins w:id="668" w:author="t_竹沢 公佑" w:date="2019-09-20T09:20:00Z"/>
        </w:trPr>
        <w:tc>
          <w:tcPr>
            <w:tcW w:w="1138" w:type="dxa"/>
            <w:vAlign w:val="center"/>
          </w:tcPr>
          <w:p w:rsidR="00F411DC" w:rsidRDefault="00F411DC" w:rsidP="00AF3555">
            <w:pPr>
              <w:snapToGrid w:val="0"/>
              <w:spacing w:line="0" w:lineRule="atLeast"/>
              <w:jc w:val="center"/>
              <w:rPr>
                <w:ins w:id="669" w:author="t_竹沢 公佑" w:date="2019-09-20T09:20:00Z"/>
                <w:sz w:val="22"/>
                <w:szCs w:val="22"/>
              </w:rPr>
            </w:pPr>
            <w:ins w:id="670" w:author="t_竹沢 公佑" w:date="2019-09-20T09:20:00Z">
              <w:r>
                <w:rPr>
                  <w:rFonts w:hint="eastAsia"/>
                  <w:sz w:val="22"/>
                  <w:szCs w:val="22"/>
                </w:rPr>
                <w:t>2.0.6</w:t>
              </w:r>
            </w:ins>
          </w:p>
        </w:tc>
        <w:tc>
          <w:tcPr>
            <w:tcW w:w="1564" w:type="dxa"/>
            <w:vAlign w:val="center"/>
          </w:tcPr>
          <w:p w:rsidR="00F411DC" w:rsidRDefault="001D5074" w:rsidP="00AF3555">
            <w:pPr>
              <w:snapToGrid w:val="0"/>
              <w:spacing w:line="0" w:lineRule="atLeast"/>
              <w:jc w:val="center"/>
              <w:rPr>
                <w:ins w:id="671" w:author="t_竹沢 公佑" w:date="2019-09-20T09:20:00Z"/>
                <w:sz w:val="22"/>
                <w:szCs w:val="22"/>
              </w:rPr>
            </w:pPr>
            <w:ins w:id="672" w:author="t_竹沢 公佑" w:date="2019-10-07T06:42:00Z">
              <w:r>
                <w:rPr>
                  <w:rFonts w:hint="eastAsia"/>
                  <w:sz w:val="22"/>
                  <w:szCs w:val="22"/>
                </w:rPr>
                <w:t>2019/10/06</w:t>
              </w:r>
            </w:ins>
          </w:p>
        </w:tc>
        <w:tc>
          <w:tcPr>
            <w:tcW w:w="1706" w:type="dxa"/>
            <w:vAlign w:val="center"/>
          </w:tcPr>
          <w:p w:rsidR="00F411DC" w:rsidRDefault="00F411DC" w:rsidP="00AF3555">
            <w:pPr>
              <w:snapToGrid w:val="0"/>
              <w:spacing w:line="0" w:lineRule="atLeast"/>
              <w:rPr>
                <w:ins w:id="673" w:author="t_竹沢 公佑" w:date="2019-09-20T09:20:00Z"/>
                <w:sz w:val="22"/>
                <w:szCs w:val="22"/>
              </w:rPr>
            </w:pPr>
            <w:ins w:id="674" w:author="t_竹沢 公佑" w:date="2019-09-20T09:20:00Z">
              <w:r>
                <w:rPr>
                  <w:rFonts w:hint="eastAsia"/>
                  <w:sz w:val="22"/>
                  <w:szCs w:val="22"/>
                </w:rPr>
                <w:t>K.Takezawa</w:t>
              </w:r>
            </w:ins>
          </w:p>
        </w:tc>
        <w:tc>
          <w:tcPr>
            <w:tcW w:w="5261" w:type="dxa"/>
            <w:vAlign w:val="center"/>
          </w:tcPr>
          <w:p w:rsidR="00ED7CFF" w:rsidRDefault="00ED7CFF">
            <w:pPr>
              <w:pStyle w:val="HTML0"/>
              <w:shd w:val="clear" w:color="auto" w:fill="FFFFFF"/>
              <w:rPr>
                <w:ins w:id="675" w:author="t_竹沢 公佑" w:date="2019-10-06T13:53:00Z"/>
                <w:rFonts w:ascii="ＭＳ Ｐゴシック" w:eastAsia="ＭＳ Ｐゴシック" w:hAnsi="ＭＳ Ｐゴシック"/>
                <w:color w:val="212121"/>
                <w:sz w:val="22"/>
                <w:szCs w:val="22"/>
                <w:lang w:val="en"/>
              </w:rPr>
              <w:pPrChange w:id="676" w:author="t_竹沢 公佑" w:date="2019-09-20T09:21:00Z">
                <w:pPr>
                  <w:pStyle w:val="HTML0"/>
                  <w:shd w:val="clear" w:color="auto" w:fill="FFFFFF"/>
                  <w:ind w:firstLineChars="50" w:firstLine="110"/>
                </w:pPr>
              </w:pPrChange>
            </w:pPr>
            <w:ins w:id="677" w:author="t_竹沢 公佑" w:date="2019-10-06T13:54:00Z">
              <w:r>
                <w:rPr>
                  <w:rFonts w:ascii="ＭＳ Ｐゴシック" w:eastAsia="ＭＳ Ｐゴシック" w:hAnsi="ＭＳ Ｐゴシック" w:hint="eastAsia"/>
                  <w:color w:val="212121"/>
                  <w:sz w:val="22"/>
                  <w:szCs w:val="22"/>
                  <w:lang w:val="en"/>
                </w:rPr>
                <w:t>Entire this document</w:t>
              </w:r>
            </w:ins>
          </w:p>
          <w:p w:rsidR="00ED7CFF" w:rsidRDefault="00ED7CFF">
            <w:pPr>
              <w:pStyle w:val="HTML0"/>
              <w:shd w:val="clear" w:color="auto" w:fill="FFFFFF"/>
              <w:rPr>
                <w:ins w:id="678" w:author="t_竹沢 公佑" w:date="2019-10-06T13:53:00Z"/>
                <w:rFonts w:ascii="ＭＳ Ｐゴシック" w:eastAsia="ＭＳ Ｐゴシック" w:hAnsi="ＭＳ Ｐゴシック"/>
                <w:color w:val="212121"/>
                <w:sz w:val="22"/>
                <w:szCs w:val="22"/>
                <w:lang w:val="en"/>
              </w:rPr>
              <w:pPrChange w:id="679" w:author="t_竹沢 公佑" w:date="2019-09-20T09:21:00Z">
                <w:pPr>
                  <w:pStyle w:val="HTML0"/>
                  <w:shd w:val="clear" w:color="auto" w:fill="FFFFFF"/>
                  <w:ind w:firstLineChars="50" w:firstLine="110"/>
                </w:pPr>
              </w:pPrChange>
            </w:pPr>
            <w:ins w:id="680" w:author="t_竹沢 公佑" w:date="2019-10-06T13:54:00Z">
              <w:r>
                <w:rPr>
                  <w:rFonts w:ascii="ＭＳ Ｐゴシック" w:eastAsia="ＭＳ Ｐゴシック" w:hAnsi="ＭＳ Ｐゴシック" w:hint="eastAsia"/>
                  <w:color w:val="212121"/>
                  <w:sz w:val="22"/>
                  <w:szCs w:val="22"/>
                  <w:lang w:val="en"/>
                </w:rPr>
                <w:t xml:space="preserve"> Corrected the description error</w:t>
              </w:r>
            </w:ins>
            <w:ins w:id="681" w:author="t_竹沢 公佑" w:date="2019-10-06T13:55:00Z">
              <w:r>
                <w:rPr>
                  <w:rFonts w:ascii="ＭＳ Ｐゴシック" w:eastAsia="ＭＳ Ｐゴシック" w:hAnsi="ＭＳ Ｐゴシック" w:hint="eastAsia"/>
                  <w:color w:val="212121"/>
                  <w:sz w:val="22"/>
                  <w:szCs w:val="22"/>
                  <w:lang w:val="en"/>
                </w:rPr>
                <w:t>s</w:t>
              </w:r>
            </w:ins>
            <w:ins w:id="682" w:author="t_竹沢 公佑" w:date="2019-10-06T13:54:00Z">
              <w:r>
                <w:rPr>
                  <w:rFonts w:ascii="ＭＳ Ｐゴシック" w:eastAsia="ＭＳ Ｐゴシック" w:hAnsi="ＭＳ Ｐゴシック" w:hint="eastAsia"/>
                  <w:color w:val="212121"/>
                  <w:sz w:val="22"/>
                  <w:szCs w:val="22"/>
                  <w:lang w:val="en"/>
                </w:rPr>
                <w:t>, grammatical error</w:t>
              </w:r>
            </w:ins>
            <w:ins w:id="683" w:author="t_竹沢 公佑" w:date="2019-10-06T13:55:00Z">
              <w:r>
                <w:rPr>
                  <w:rFonts w:ascii="ＭＳ Ｐゴシック" w:eastAsia="ＭＳ Ｐゴシック" w:hAnsi="ＭＳ Ｐゴシック" w:hint="eastAsia"/>
                  <w:color w:val="212121"/>
                  <w:sz w:val="22"/>
                  <w:szCs w:val="22"/>
                  <w:lang w:val="en"/>
                </w:rPr>
                <w:t>s</w:t>
              </w:r>
            </w:ins>
            <w:ins w:id="684" w:author="t_竹沢 公佑" w:date="2019-10-06T13:54:00Z">
              <w:r>
                <w:rPr>
                  <w:rFonts w:ascii="ＭＳ Ｐゴシック" w:eastAsia="ＭＳ Ｐゴシック" w:hAnsi="ＭＳ Ｐゴシック" w:hint="eastAsia"/>
                  <w:color w:val="212121"/>
                  <w:sz w:val="22"/>
                  <w:szCs w:val="22"/>
                  <w:lang w:val="en"/>
                </w:rPr>
                <w:t>.</w:t>
              </w:r>
            </w:ins>
          </w:p>
          <w:p w:rsidR="00F411DC" w:rsidRDefault="00AC085E">
            <w:pPr>
              <w:pStyle w:val="HTML0"/>
              <w:shd w:val="clear" w:color="auto" w:fill="FFFFFF"/>
              <w:rPr>
                <w:ins w:id="685" w:author="t_竹沢 公佑" w:date="2019-09-20T14:32:00Z"/>
                <w:rFonts w:ascii="ＭＳ Ｐゴシック" w:eastAsia="ＭＳ Ｐゴシック" w:hAnsi="ＭＳ Ｐゴシック"/>
                <w:color w:val="212121"/>
                <w:sz w:val="22"/>
                <w:szCs w:val="22"/>
                <w:lang w:val="en"/>
              </w:rPr>
              <w:pPrChange w:id="686" w:author="t_竹沢 公佑" w:date="2019-09-20T09:21:00Z">
                <w:pPr>
                  <w:pStyle w:val="HTML0"/>
                  <w:shd w:val="clear" w:color="auto" w:fill="FFFFFF"/>
                  <w:ind w:firstLineChars="50" w:firstLine="110"/>
                </w:pPr>
              </w:pPrChange>
            </w:pPr>
            <w:ins w:id="687" w:author="t_竹沢 公佑" w:date="2019-09-20T14:32:00Z">
              <w:r>
                <w:rPr>
                  <w:rFonts w:ascii="ＭＳ Ｐゴシック" w:eastAsia="ＭＳ Ｐゴシック" w:hAnsi="ＭＳ Ｐゴシック" w:hint="eastAsia"/>
                  <w:color w:val="212121"/>
                  <w:sz w:val="22"/>
                  <w:szCs w:val="22"/>
                  <w:lang w:val="en"/>
                </w:rPr>
                <w:t>1.1 Introduction</w:t>
              </w:r>
            </w:ins>
          </w:p>
          <w:p w:rsidR="00AC085E" w:rsidRPr="000E5E14" w:rsidRDefault="00AC085E">
            <w:pPr>
              <w:pStyle w:val="HTML0"/>
              <w:shd w:val="clear" w:color="auto" w:fill="FFFFFF"/>
              <w:rPr>
                <w:ins w:id="688" w:author="t_竹沢 公佑" w:date="2019-09-20T14:32:00Z"/>
                <w:rFonts w:ascii="ＭＳ Ｐゴシック" w:eastAsia="ＭＳ Ｐゴシック" w:hAnsi="ＭＳ Ｐゴシック"/>
                <w:color w:val="212121"/>
                <w:sz w:val="22"/>
                <w:szCs w:val="22"/>
                <w:lang w:val="en"/>
              </w:rPr>
              <w:pPrChange w:id="689" w:author="t_竹沢 公佑" w:date="2019-09-20T09:21:00Z">
                <w:pPr>
                  <w:pStyle w:val="HTML0"/>
                  <w:shd w:val="clear" w:color="auto" w:fill="FFFFFF"/>
                  <w:ind w:firstLineChars="50" w:firstLine="110"/>
                </w:pPr>
              </w:pPrChange>
            </w:pPr>
            <w:ins w:id="690" w:author="t_竹沢 公佑" w:date="2019-09-20T14:32:00Z">
              <w:r w:rsidRPr="000E5E14">
                <w:rPr>
                  <w:rFonts w:ascii="ＭＳ Ｐゴシック" w:eastAsia="ＭＳ Ｐゴシック" w:hAnsi="ＭＳ Ｐゴシック" w:hint="eastAsia"/>
                  <w:color w:val="212121"/>
                  <w:sz w:val="22"/>
                  <w:szCs w:val="22"/>
                  <w:lang w:val="en"/>
                </w:rPr>
                <w:t xml:space="preserve"> Fixed the terminology mistake.</w:t>
              </w:r>
            </w:ins>
          </w:p>
          <w:p w:rsidR="00AC085E" w:rsidRPr="000E5E14" w:rsidRDefault="00AC085E">
            <w:pPr>
              <w:pStyle w:val="HTML0"/>
              <w:shd w:val="clear" w:color="auto" w:fill="FFFFFF"/>
              <w:rPr>
                <w:ins w:id="691" w:author="t_竹沢 公佑" w:date="2019-09-20T14:32:00Z"/>
                <w:rFonts w:ascii="ＭＳ Ｐゴシック" w:eastAsia="ＭＳ Ｐゴシック" w:hAnsi="ＭＳ Ｐゴシック"/>
                <w:color w:val="212121"/>
                <w:sz w:val="22"/>
                <w:szCs w:val="22"/>
                <w:lang w:val="en"/>
              </w:rPr>
              <w:pPrChange w:id="692" w:author="t_竹沢 公佑" w:date="2019-09-20T09:21:00Z">
                <w:pPr>
                  <w:pStyle w:val="HTML0"/>
                  <w:shd w:val="clear" w:color="auto" w:fill="FFFFFF"/>
                  <w:ind w:firstLineChars="50" w:firstLine="110"/>
                </w:pPr>
              </w:pPrChange>
            </w:pPr>
            <w:ins w:id="693" w:author="t_竹沢 公佑" w:date="2019-09-20T14:32:00Z">
              <w:r w:rsidRPr="000E5E14">
                <w:rPr>
                  <w:rFonts w:ascii="ＭＳ Ｐゴシック" w:eastAsia="ＭＳ Ｐゴシック" w:hAnsi="ＭＳ Ｐゴシック" w:hint="eastAsia"/>
                  <w:color w:val="212121"/>
                  <w:sz w:val="22"/>
                  <w:szCs w:val="22"/>
                  <w:lang w:val="en"/>
                </w:rPr>
                <w:t xml:space="preserve"> </w:t>
              </w:r>
            </w:ins>
            <w:ins w:id="694" w:author="t_竹沢 公佑" w:date="2019-09-20T14:33:00Z">
              <w:r w:rsidRPr="000E5E14">
                <w:rPr>
                  <w:rFonts w:ascii="ＭＳ Ｐゴシック" w:eastAsia="ＭＳ Ｐゴシック" w:hAnsi="ＭＳ Ｐゴシック" w:hint="eastAsia"/>
                  <w:color w:val="212121"/>
                  <w:sz w:val="22"/>
                  <w:szCs w:val="22"/>
                  <w:lang w:val="en"/>
                </w:rPr>
                <w:t xml:space="preserve"> </w:t>
              </w:r>
            </w:ins>
            <w:ins w:id="695" w:author="t_竹沢 公佑" w:date="2019-09-20T14:32:00Z">
              <w:r w:rsidRPr="00522899">
                <w:rPr>
                  <w:rFonts w:ascii="ＭＳ Ｐゴシック" w:eastAsia="ＭＳ Ｐゴシック" w:hAnsi="ＭＳ Ｐゴシック" w:hint="eastAsia"/>
                  <w:color w:val="212121"/>
                  <w:sz w:val="22"/>
                  <w:szCs w:val="22"/>
                  <w:lang w:val="en"/>
                </w:rPr>
                <w:t>(before)</w:t>
              </w:r>
            </w:ins>
            <w:ins w:id="696" w:author="t_竹沢 公佑" w:date="2019-09-20T14:33:00Z">
              <w:r w:rsidRPr="00144EA8">
                <w:rPr>
                  <w:rFonts w:ascii="ＭＳ Ｐゴシック" w:eastAsia="ＭＳ Ｐゴシック" w:hAnsi="ＭＳ Ｐゴシック" w:hint="eastAsia"/>
                  <w:color w:val="212121"/>
                  <w:sz w:val="22"/>
                  <w:szCs w:val="22"/>
                  <w:lang w:val="en"/>
                </w:rPr>
                <w:t xml:space="preserve"> </w:t>
              </w:r>
              <w:r w:rsidRPr="00642D2C">
                <w:rPr>
                  <w:rFonts w:ascii="ＭＳ Ｐゴシック" w:eastAsia="ＭＳ Ｐゴシック" w:hAnsi="ＭＳ Ｐゴシック"/>
                  <w:color w:val="212121"/>
                  <w:sz w:val="22"/>
                  <w:szCs w:val="22"/>
                  <w:lang w:val="en"/>
                </w:rPr>
                <w:t>…</w:t>
              </w:r>
              <w:r w:rsidRPr="0046679B">
                <w:rPr>
                  <w:rFonts w:ascii="ＭＳ Ｐゴシック" w:eastAsia="ＭＳ Ｐゴシック" w:hAnsi="ＭＳ Ｐゴシック"/>
                  <w:sz w:val="22"/>
                  <w:szCs w:val="22"/>
                  <w:rPrChange w:id="697" w:author="t_竹沢 公佑" w:date="2019-09-20T14:34:00Z">
                    <w:rPr>
                      <w:sz w:val="22"/>
                      <w:szCs w:val="22"/>
                    </w:rPr>
                  </w:rPrChange>
                </w:rPr>
                <w:t>of X is imparted interface1. If…</w:t>
              </w:r>
            </w:ins>
          </w:p>
          <w:p w:rsidR="00AC085E" w:rsidRDefault="00AC085E">
            <w:pPr>
              <w:pStyle w:val="HTML0"/>
              <w:shd w:val="clear" w:color="auto" w:fill="FFFFFF"/>
              <w:rPr>
                <w:ins w:id="698" w:author="t_竹沢 公佑" w:date="2019-10-06T13:50:00Z"/>
                <w:rFonts w:ascii="ＭＳ Ｐゴシック" w:eastAsia="ＭＳ Ｐゴシック" w:hAnsi="ＭＳ Ｐゴシック"/>
                <w:sz w:val="22"/>
                <w:szCs w:val="22"/>
              </w:rPr>
              <w:pPrChange w:id="699" w:author="t_竹沢 公佑" w:date="2019-09-20T09:21:00Z">
                <w:pPr>
                  <w:pStyle w:val="HTML0"/>
                  <w:shd w:val="clear" w:color="auto" w:fill="FFFFFF"/>
                  <w:ind w:firstLineChars="50" w:firstLine="110"/>
                </w:pPr>
              </w:pPrChange>
            </w:pPr>
            <w:ins w:id="700" w:author="t_竹沢 公佑" w:date="2019-09-20T14:33:00Z">
              <w:r w:rsidRPr="000E5E14">
                <w:rPr>
                  <w:rFonts w:ascii="ＭＳ Ｐゴシック" w:eastAsia="ＭＳ Ｐゴシック" w:hAnsi="ＭＳ Ｐゴシック" w:hint="eastAsia"/>
                  <w:color w:val="212121"/>
                  <w:sz w:val="22"/>
                  <w:szCs w:val="22"/>
                  <w:lang w:val="en"/>
                </w:rPr>
                <w:t xml:space="preserve">  (after) </w:t>
              </w:r>
              <w:r w:rsidRPr="000E5E14">
                <w:rPr>
                  <w:rFonts w:ascii="ＭＳ Ｐゴシック" w:eastAsia="ＭＳ Ｐゴシック" w:hAnsi="ＭＳ Ｐゴシック"/>
                  <w:color w:val="212121"/>
                  <w:sz w:val="22"/>
                  <w:szCs w:val="22"/>
                  <w:lang w:val="en"/>
                </w:rPr>
                <w:t>…</w:t>
              </w:r>
              <w:r w:rsidRPr="0046679B">
                <w:rPr>
                  <w:rFonts w:ascii="ＭＳ Ｐゴシック" w:eastAsia="ＭＳ Ｐゴシック" w:hAnsi="ＭＳ Ｐゴシック"/>
                  <w:sz w:val="22"/>
                  <w:szCs w:val="22"/>
                  <w:rPrChange w:id="701" w:author="t_竹沢 公佑" w:date="2019-09-20T14:34:00Z">
                    <w:rPr>
                      <w:sz w:val="22"/>
                      <w:szCs w:val="22"/>
                    </w:rPr>
                  </w:rPrChange>
                </w:rPr>
                <w:t>of X is imparted IF1. If…</w:t>
              </w:r>
            </w:ins>
          </w:p>
          <w:p w:rsidR="00ED7CFF" w:rsidRDefault="00ED7CFF">
            <w:pPr>
              <w:pStyle w:val="HTML0"/>
              <w:shd w:val="clear" w:color="auto" w:fill="FFFFFF"/>
              <w:rPr>
                <w:ins w:id="702" w:author="t_竹沢 公佑" w:date="2019-10-06T13:50:00Z"/>
                <w:rFonts w:ascii="ＭＳ Ｐゴシック" w:eastAsia="ＭＳ Ｐゴシック" w:hAnsi="ＭＳ Ｐゴシック"/>
                <w:sz w:val="22"/>
                <w:szCs w:val="22"/>
              </w:rPr>
              <w:pPrChange w:id="703" w:author="t_竹沢 公佑" w:date="2019-09-20T09:21:00Z">
                <w:pPr>
                  <w:pStyle w:val="HTML0"/>
                  <w:shd w:val="clear" w:color="auto" w:fill="FFFFFF"/>
                  <w:ind w:firstLineChars="50" w:firstLine="110"/>
                </w:pPr>
              </w:pPrChange>
            </w:pPr>
            <w:ins w:id="704" w:author="t_竹沢 公佑" w:date="2019-10-06T13:50:00Z">
              <w:r>
                <w:rPr>
                  <w:rFonts w:ascii="ＭＳ Ｐゴシック" w:eastAsia="ＭＳ Ｐゴシック" w:hAnsi="ＭＳ Ｐゴシック" w:hint="eastAsia"/>
                  <w:sz w:val="22"/>
                  <w:szCs w:val="22"/>
                </w:rPr>
                <w:t>1.4 Notation for command instructions</w:t>
              </w:r>
            </w:ins>
          </w:p>
          <w:p w:rsidR="00ED7CFF" w:rsidRDefault="00ED7CFF">
            <w:pPr>
              <w:pStyle w:val="HTML0"/>
              <w:shd w:val="clear" w:color="auto" w:fill="FFFFFF"/>
              <w:rPr>
                <w:ins w:id="705" w:author="t_竹沢 公佑" w:date="2019-10-07T07:36:00Z"/>
                <w:rFonts w:ascii="ＭＳ Ｐゴシック" w:eastAsia="ＭＳ Ｐゴシック" w:hAnsi="ＭＳ Ｐゴシック"/>
                <w:sz w:val="22"/>
                <w:szCs w:val="22"/>
              </w:rPr>
              <w:pPrChange w:id="706" w:author="t_竹沢 公佑" w:date="2019-09-20T09:21:00Z">
                <w:pPr>
                  <w:pStyle w:val="HTML0"/>
                  <w:shd w:val="clear" w:color="auto" w:fill="FFFFFF"/>
                  <w:ind w:firstLineChars="50" w:firstLine="110"/>
                </w:pPr>
              </w:pPrChange>
            </w:pPr>
            <w:ins w:id="707" w:author="t_竹沢 公佑" w:date="2019-10-06T13:50:00Z">
              <w:r>
                <w:rPr>
                  <w:rFonts w:ascii="ＭＳ Ｐゴシック" w:eastAsia="ＭＳ Ｐゴシック" w:hAnsi="ＭＳ Ｐゴシック" w:hint="eastAsia"/>
                  <w:sz w:val="22"/>
                  <w:szCs w:val="22"/>
                </w:rPr>
                <w:t xml:space="preserve"> Added new.</w:t>
              </w:r>
            </w:ins>
          </w:p>
          <w:p w:rsidR="00B318C4" w:rsidRDefault="00B318C4">
            <w:pPr>
              <w:pStyle w:val="HTML0"/>
              <w:shd w:val="clear" w:color="auto" w:fill="FFFFFF"/>
              <w:rPr>
                <w:ins w:id="708" w:author="t_竹沢 公佑" w:date="2019-10-07T07:36:00Z"/>
                <w:rFonts w:ascii="ＭＳ Ｐゴシック" w:eastAsia="ＭＳ Ｐゴシック" w:hAnsi="ＭＳ Ｐゴシック"/>
                <w:sz w:val="22"/>
                <w:szCs w:val="22"/>
              </w:rPr>
              <w:pPrChange w:id="709" w:author="t_竹沢 公佑" w:date="2019-09-20T09:21:00Z">
                <w:pPr>
                  <w:pStyle w:val="HTML0"/>
                  <w:shd w:val="clear" w:color="auto" w:fill="FFFFFF"/>
                  <w:ind w:firstLineChars="50" w:firstLine="110"/>
                </w:pPr>
              </w:pPrChange>
            </w:pPr>
            <w:ins w:id="710" w:author="t_竹沢 公佑" w:date="2019-10-07T07:36:00Z">
              <w:r>
                <w:rPr>
                  <w:rFonts w:ascii="ＭＳ Ｐゴシック" w:eastAsia="ＭＳ Ｐゴシック" w:hAnsi="ＭＳ Ｐゴシック" w:hint="eastAsia"/>
                  <w:sz w:val="22"/>
                  <w:szCs w:val="22"/>
                </w:rPr>
                <w:t>4.1 The note on the driver use</w:t>
              </w:r>
            </w:ins>
          </w:p>
          <w:p w:rsidR="00B318C4" w:rsidRDefault="00B318C4">
            <w:pPr>
              <w:pStyle w:val="HTML0"/>
              <w:shd w:val="clear" w:color="auto" w:fill="FFFFFF"/>
              <w:rPr>
                <w:ins w:id="711" w:author="t_竹沢 公佑" w:date="2019-10-06T13:51:00Z"/>
                <w:rFonts w:ascii="ＭＳ Ｐゴシック" w:eastAsia="ＭＳ Ｐゴシック" w:hAnsi="ＭＳ Ｐゴシック"/>
                <w:sz w:val="22"/>
                <w:szCs w:val="22"/>
              </w:rPr>
              <w:pPrChange w:id="712" w:author="t_竹沢 公佑" w:date="2019-09-20T09:21:00Z">
                <w:pPr>
                  <w:pStyle w:val="HTML0"/>
                  <w:shd w:val="clear" w:color="auto" w:fill="FFFFFF"/>
                  <w:ind w:firstLineChars="50" w:firstLine="110"/>
                </w:pPr>
              </w:pPrChange>
            </w:pPr>
            <w:ins w:id="713" w:author="t_竹沢 公佑" w:date="2019-10-07T07:37:00Z">
              <w:r>
                <w:rPr>
                  <w:rFonts w:ascii="ＭＳ Ｐゴシック" w:eastAsia="ＭＳ Ｐゴシック" w:hAnsi="ＭＳ Ｐゴシック" w:hint="eastAsia"/>
                  <w:sz w:val="22"/>
                  <w:szCs w:val="22"/>
                </w:rPr>
                <w:t xml:space="preserve"> Added the description about the rule about creating device file.</w:t>
              </w:r>
            </w:ins>
          </w:p>
          <w:p w:rsidR="00ED7CFF" w:rsidRDefault="00ED7CFF">
            <w:pPr>
              <w:pStyle w:val="HTML0"/>
              <w:shd w:val="clear" w:color="auto" w:fill="FFFFFF"/>
              <w:rPr>
                <w:ins w:id="714" w:author="t_竹沢 公佑" w:date="2019-10-06T13:51:00Z"/>
                <w:rFonts w:ascii="ＭＳ Ｐゴシック" w:eastAsia="ＭＳ Ｐゴシック" w:hAnsi="ＭＳ Ｐゴシック"/>
                <w:sz w:val="22"/>
                <w:szCs w:val="22"/>
              </w:rPr>
              <w:pPrChange w:id="715" w:author="t_竹沢 公佑" w:date="2019-09-20T09:21:00Z">
                <w:pPr>
                  <w:pStyle w:val="HTML0"/>
                  <w:shd w:val="clear" w:color="auto" w:fill="FFFFFF"/>
                  <w:ind w:firstLineChars="50" w:firstLine="110"/>
                </w:pPr>
              </w:pPrChange>
            </w:pPr>
            <w:ins w:id="716" w:author="t_竹沢 公佑" w:date="2019-10-06T13:51:00Z">
              <w:r>
                <w:rPr>
                  <w:rFonts w:ascii="ＭＳ Ｐゴシック" w:eastAsia="ＭＳ Ｐゴシック" w:hAnsi="ＭＳ Ｐゴシック" w:hint="eastAsia"/>
                  <w:sz w:val="22"/>
                  <w:szCs w:val="22"/>
                </w:rPr>
                <w:t>4.6 How to see the device driver logs</w:t>
              </w:r>
            </w:ins>
          </w:p>
          <w:p w:rsidR="00ED7CFF" w:rsidRDefault="00ED7CFF">
            <w:pPr>
              <w:pStyle w:val="HTML0"/>
              <w:shd w:val="clear" w:color="auto" w:fill="FFFFFF"/>
              <w:rPr>
                <w:ins w:id="717" w:author="t_竹沢 公佑" w:date="2019-10-07T03:44:00Z"/>
                <w:rFonts w:ascii="ＭＳ Ｐゴシック" w:eastAsia="ＭＳ Ｐゴシック" w:hAnsi="ＭＳ Ｐゴシック"/>
                <w:sz w:val="22"/>
                <w:szCs w:val="22"/>
              </w:rPr>
              <w:pPrChange w:id="718" w:author="t_竹沢 公佑" w:date="2019-09-20T09:21:00Z">
                <w:pPr>
                  <w:pStyle w:val="HTML0"/>
                  <w:shd w:val="clear" w:color="auto" w:fill="FFFFFF"/>
                  <w:ind w:firstLineChars="50" w:firstLine="110"/>
                </w:pPr>
              </w:pPrChange>
            </w:pPr>
            <w:ins w:id="719" w:author="t_竹沢 公佑" w:date="2019-10-06T13:51:00Z">
              <w:r>
                <w:rPr>
                  <w:rFonts w:ascii="ＭＳ Ｐゴシック" w:eastAsia="ＭＳ Ｐゴシック" w:hAnsi="ＭＳ Ｐゴシック" w:hint="eastAsia"/>
                  <w:sz w:val="22"/>
                  <w:szCs w:val="22"/>
                </w:rPr>
                <w:t xml:space="preserve"> Deleted the description about a command authority level. </w:t>
              </w:r>
            </w:ins>
            <w:ins w:id="720" w:author="t_竹沢 公佑" w:date="2019-10-06T13:52:00Z">
              <w:r>
                <w:rPr>
                  <w:rFonts w:ascii="ＭＳ Ｐゴシック" w:eastAsia="ＭＳ Ｐゴシック" w:hAnsi="ＭＳ Ｐゴシック"/>
                  <w:sz w:val="22"/>
                  <w:szCs w:val="22"/>
                </w:rPr>
                <w:t>Instead</w:t>
              </w:r>
              <w:r>
                <w:rPr>
                  <w:rFonts w:ascii="ＭＳ Ｐゴシック" w:eastAsia="ＭＳ Ｐゴシック" w:hAnsi="ＭＳ Ｐゴシック" w:hint="eastAsia"/>
                  <w:sz w:val="22"/>
                  <w:szCs w:val="22"/>
                </w:rPr>
                <w:t xml:space="preserve"> of this, we added new section 1.4.</w:t>
              </w:r>
            </w:ins>
          </w:p>
          <w:p w:rsidR="00FE323F" w:rsidRDefault="00FE323F">
            <w:pPr>
              <w:pStyle w:val="HTML0"/>
              <w:shd w:val="clear" w:color="auto" w:fill="FFFFFF"/>
              <w:rPr>
                <w:ins w:id="721" w:author="t_竹沢 公佑" w:date="2019-10-07T05:07:00Z"/>
                <w:rFonts w:ascii="ＭＳ Ｐゴシック" w:eastAsia="ＭＳ Ｐゴシック" w:hAnsi="ＭＳ Ｐゴシック"/>
                <w:sz w:val="22"/>
                <w:szCs w:val="22"/>
              </w:rPr>
              <w:pPrChange w:id="722" w:author="t_竹沢 公佑" w:date="2019-09-20T09:21:00Z">
                <w:pPr>
                  <w:pStyle w:val="HTML0"/>
                  <w:shd w:val="clear" w:color="auto" w:fill="FFFFFF"/>
                  <w:ind w:firstLineChars="50" w:firstLine="110"/>
                </w:pPr>
              </w:pPrChange>
            </w:pPr>
            <w:ins w:id="723" w:author="t_竹沢 公佑" w:date="2019-10-07T05:07:00Z">
              <w:r>
                <w:rPr>
                  <w:rFonts w:ascii="ＭＳ Ｐゴシック" w:eastAsia="ＭＳ Ｐゴシック" w:hAnsi="ＭＳ Ｐゴシック" w:hint="eastAsia"/>
                  <w:sz w:val="22"/>
                  <w:szCs w:val="22"/>
                </w:rPr>
                <w:t>6.1.5 GET_DFR_VOLTAGE_STATUS</w:t>
              </w:r>
            </w:ins>
          </w:p>
          <w:p w:rsidR="00FE323F" w:rsidRDefault="00FE323F">
            <w:pPr>
              <w:pStyle w:val="HTML0"/>
              <w:shd w:val="clear" w:color="auto" w:fill="FFFFFF"/>
              <w:rPr>
                <w:ins w:id="724" w:author="t_竹沢 公佑" w:date="2019-10-07T05:07:00Z"/>
                <w:rFonts w:ascii="ＭＳ Ｐゴシック" w:eastAsia="ＭＳ Ｐゴシック" w:hAnsi="ＭＳ Ｐゴシック"/>
                <w:sz w:val="22"/>
                <w:szCs w:val="22"/>
              </w:rPr>
              <w:pPrChange w:id="725" w:author="t_竹沢 公佑" w:date="2019-09-20T09:21:00Z">
                <w:pPr>
                  <w:pStyle w:val="HTML0"/>
                  <w:shd w:val="clear" w:color="auto" w:fill="FFFFFF"/>
                  <w:ind w:firstLineChars="50" w:firstLine="110"/>
                </w:pPr>
              </w:pPrChange>
            </w:pPr>
            <w:ins w:id="726" w:author="t_竹沢 公佑" w:date="2019-10-07T05:07:00Z">
              <w:r>
                <w:rPr>
                  <w:rFonts w:ascii="ＭＳ Ｐゴシック" w:eastAsia="ＭＳ Ｐゴシック" w:hAnsi="ＭＳ Ｐゴシック" w:hint="eastAsia"/>
                  <w:sz w:val="22"/>
                  <w:szCs w:val="22"/>
                </w:rPr>
                <w:t xml:space="preserve"> Added the criteria of voltage alarm.</w:t>
              </w:r>
            </w:ins>
          </w:p>
          <w:p w:rsidR="00A90ADA" w:rsidRDefault="00A90ADA">
            <w:pPr>
              <w:pStyle w:val="HTML0"/>
              <w:shd w:val="clear" w:color="auto" w:fill="FFFFFF"/>
              <w:rPr>
                <w:ins w:id="727" w:author="t_竹沢 公佑" w:date="2019-10-07T03:44:00Z"/>
                <w:rFonts w:ascii="ＭＳ Ｐゴシック" w:eastAsia="ＭＳ Ｐゴシック" w:hAnsi="ＭＳ Ｐゴシック"/>
                <w:sz w:val="22"/>
                <w:szCs w:val="22"/>
              </w:rPr>
              <w:pPrChange w:id="728" w:author="t_竹沢 公佑" w:date="2019-09-20T09:21:00Z">
                <w:pPr>
                  <w:pStyle w:val="HTML0"/>
                  <w:shd w:val="clear" w:color="auto" w:fill="FFFFFF"/>
                  <w:ind w:firstLineChars="50" w:firstLine="110"/>
                </w:pPr>
              </w:pPrChange>
            </w:pPr>
            <w:ins w:id="729" w:author="t_竹沢 公佑" w:date="2019-10-07T03:44:00Z">
              <w:r>
                <w:rPr>
                  <w:rFonts w:ascii="ＭＳ Ｐゴシック" w:eastAsia="ＭＳ Ｐゴシック" w:hAnsi="ＭＳ Ｐゴシック" w:hint="eastAsia"/>
                  <w:sz w:val="22"/>
                  <w:szCs w:val="22"/>
                </w:rPr>
                <w:t>6.2.1 RESET_DFR</w:t>
              </w:r>
            </w:ins>
          </w:p>
          <w:p w:rsidR="00A90ADA" w:rsidRDefault="00A90ADA">
            <w:pPr>
              <w:pStyle w:val="HTML0"/>
              <w:shd w:val="clear" w:color="auto" w:fill="FFFFFF"/>
              <w:rPr>
                <w:ins w:id="730" w:author="t_竹沢 公佑" w:date="2019-10-07T03:45:00Z"/>
                <w:rFonts w:ascii="ＭＳ Ｐゴシック" w:eastAsia="ＭＳ Ｐゴシック" w:hAnsi="ＭＳ Ｐゴシック"/>
                <w:sz w:val="22"/>
                <w:szCs w:val="22"/>
              </w:rPr>
              <w:pPrChange w:id="731" w:author="t_竹沢 公佑" w:date="2019-09-20T09:21:00Z">
                <w:pPr>
                  <w:pStyle w:val="HTML0"/>
                  <w:shd w:val="clear" w:color="auto" w:fill="FFFFFF"/>
                  <w:ind w:firstLineChars="50" w:firstLine="110"/>
                </w:pPr>
              </w:pPrChange>
            </w:pPr>
            <w:ins w:id="732" w:author="t_竹沢 公佑" w:date="2019-10-07T03:44:00Z">
              <w:r>
                <w:rPr>
                  <w:rFonts w:ascii="ＭＳ Ｐゴシック" w:eastAsia="ＭＳ Ｐゴシック" w:hAnsi="ＭＳ Ｐゴシック" w:hint="eastAsia"/>
                  <w:sz w:val="22"/>
                  <w:szCs w:val="22"/>
                </w:rPr>
                <w:t xml:space="preserve"> Added the description about the IF reset. </w:t>
              </w:r>
            </w:ins>
            <w:ins w:id="733" w:author="t_竹沢 公佑" w:date="2019-10-07T03:45:00Z">
              <w:r>
                <w:rPr>
                  <w:rFonts w:ascii="ＭＳ Ｐゴシック" w:eastAsia="ＭＳ Ｐゴシック" w:hAnsi="ＭＳ Ｐゴシック" w:hint="eastAsia"/>
                  <w:sz w:val="22"/>
                  <w:szCs w:val="22"/>
                </w:rPr>
                <w:t>What logic is reset by RESET_DFR with master_reset bit.</w:t>
              </w:r>
            </w:ins>
          </w:p>
          <w:p w:rsidR="00A90ADA" w:rsidRPr="00A90ADA" w:rsidRDefault="00A90ADA">
            <w:pPr>
              <w:pStyle w:val="HTML0"/>
              <w:shd w:val="clear" w:color="auto" w:fill="FFFFFF"/>
              <w:rPr>
                <w:ins w:id="734" w:author="t_竹沢 公佑" w:date="2019-10-06T15:22:00Z"/>
                <w:rFonts w:ascii="ＭＳ Ｐゴシック" w:eastAsia="ＭＳ Ｐゴシック" w:hAnsi="ＭＳ Ｐゴシック"/>
                <w:sz w:val="22"/>
                <w:szCs w:val="22"/>
              </w:rPr>
              <w:pPrChange w:id="735" w:author="t_竹沢 公佑" w:date="2019-09-20T09:21:00Z">
                <w:pPr>
                  <w:pStyle w:val="HTML0"/>
                  <w:shd w:val="clear" w:color="auto" w:fill="FFFFFF"/>
                  <w:ind w:firstLineChars="50" w:firstLine="110"/>
                </w:pPr>
              </w:pPrChange>
            </w:pPr>
            <w:ins w:id="736" w:author="t_竹沢 公佑" w:date="2019-10-07T03:45:00Z">
              <w:r>
                <w:rPr>
                  <w:rFonts w:ascii="ＭＳ Ｐゴシック" w:eastAsia="ＭＳ Ｐゴシック" w:hAnsi="ＭＳ Ｐゴシック" w:hint="eastAsia"/>
                  <w:sz w:val="22"/>
                  <w:szCs w:val="22"/>
                </w:rPr>
                <w:t xml:space="preserve"> Added the common_logic_reset bit.</w:t>
              </w:r>
            </w:ins>
          </w:p>
          <w:p w:rsidR="0083419F" w:rsidRDefault="0083419F">
            <w:pPr>
              <w:pStyle w:val="HTML0"/>
              <w:shd w:val="clear" w:color="auto" w:fill="FFFFFF"/>
              <w:rPr>
                <w:ins w:id="737" w:author="t_竹沢 公佑" w:date="2019-10-06T15:22:00Z"/>
                <w:rFonts w:ascii="ＭＳ Ｐゴシック" w:eastAsia="ＭＳ Ｐゴシック" w:hAnsi="ＭＳ Ｐゴシック"/>
                <w:sz w:val="22"/>
                <w:szCs w:val="22"/>
              </w:rPr>
              <w:pPrChange w:id="738" w:author="t_竹沢 公佑" w:date="2019-09-20T09:21:00Z">
                <w:pPr>
                  <w:pStyle w:val="HTML0"/>
                  <w:shd w:val="clear" w:color="auto" w:fill="FFFFFF"/>
                  <w:ind w:firstLineChars="50" w:firstLine="110"/>
                </w:pPr>
              </w:pPrChange>
            </w:pPr>
            <w:ins w:id="739" w:author="t_竹沢 公佑" w:date="2019-10-06T15:22:00Z">
              <w:r>
                <w:rPr>
                  <w:rFonts w:ascii="ＭＳ Ｐゴシック" w:eastAsia="ＭＳ Ｐゴシック" w:hAnsi="ＭＳ Ｐゴシック" w:hint="eastAsia"/>
                  <w:sz w:val="22"/>
                  <w:szCs w:val="22"/>
                </w:rPr>
                <w:t>6.2.8 SET_SEU_STATUS</w:t>
              </w:r>
            </w:ins>
          </w:p>
          <w:p w:rsidR="0083419F" w:rsidRDefault="0083419F">
            <w:pPr>
              <w:pStyle w:val="HTML0"/>
              <w:shd w:val="clear" w:color="auto" w:fill="FFFFFF"/>
              <w:rPr>
                <w:ins w:id="740" w:author="t_竹沢 公佑" w:date="2019-10-06T16:24:00Z"/>
                <w:rFonts w:ascii="ＭＳ Ｐゴシック" w:eastAsia="ＭＳ Ｐゴシック" w:hAnsi="ＭＳ Ｐゴシック"/>
                <w:color w:val="212121"/>
                <w:sz w:val="22"/>
                <w:szCs w:val="22"/>
                <w:lang w:val="en"/>
              </w:rPr>
              <w:pPrChange w:id="741" w:author="t_竹沢 公佑" w:date="2019-09-20T09:21:00Z">
                <w:pPr>
                  <w:pStyle w:val="HTML0"/>
                  <w:shd w:val="clear" w:color="auto" w:fill="FFFFFF"/>
                  <w:ind w:firstLineChars="50" w:firstLine="110"/>
                </w:pPr>
              </w:pPrChange>
            </w:pPr>
            <w:ins w:id="742" w:author="t_竹沢 公佑" w:date="2019-10-06T15:22:00Z">
              <w:r>
                <w:rPr>
                  <w:rFonts w:ascii="ＭＳ Ｐゴシック" w:eastAsia="ＭＳ Ｐゴシック" w:hAnsi="ＭＳ Ｐゴシック" w:hint="eastAsia"/>
                  <w:color w:val="212121"/>
                  <w:sz w:val="22"/>
                  <w:szCs w:val="22"/>
                  <w:lang w:val="en"/>
                </w:rPr>
                <w:t xml:space="preserve"> Added description about the diagnostic scan mode to the remarks field.</w:t>
              </w:r>
            </w:ins>
          </w:p>
          <w:p w:rsidR="003C3522" w:rsidRDefault="003C3522">
            <w:pPr>
              <w:pStyle w:val="HTML0"/>
              <w:shd w:val="clear" w:color="auto" w:fill="FFFFFF"/>
              <w:rPr>
                <w:ins w:id="743" w:author="t_竹沢 公佑" w:date="2019-10-06T16:25:00Z"/>
                <w:rFonts w:ascii="ＭＳ Ｐゴシック" w:eastAsia="ＭＳ Ｐゴシック" w:hAnsi="ＭＳ Ｐゴシック"/>
                <w:color w:val="212121"/>
                <w:sz w:val="22"/>
                <w:szCs w:val="22"/>
                <w:lang w:val="en"/>
              </w:rPr>
              <w:pPrChange w:id="744" w:author="t_竹沢 公佑" w:date="2019-09-20T09:21:00Z">
                <w:pPr>
                  <w:pStyle w:val="HTML0"/>
                  <w:shd w:val="clear" w:color="auto" w:fill="FFFFFF"/>
                  <w:ind w:firstLineChars="50" w:firstLine="110"/>
                </w:pPr>
              </w:pPrChange>
            </w:pPr>
            <w:ins w:id="745" w:author="t_竹沢 公佑" w:date="2019-10-06T16:25:00Z">
              <w:r>
                <w:rPr>
                  <w:rFonts w:ascii="ＭＳ Ｐゴシック" w:eastAsia="ＭＳ Ｐゴシック" w:hAnsi="ＭＳ Ｐゴシック" w:hint="eastAsia"/>
                  <w:color w:val="212121"/>
                  <w:sz w:val="22"/>
                  <w:szCs w:val="22"/>
                  <w:lang w:val="en"/>
                </w:rPr>
                <w:t>6.2.9 SET_SEU_INJERR</w:t>
              </w:r>
            </w:ins>
          </w:p>
          <w:p w:rsidR="003C3522" w:rsidRDefault="003C3522">
            <w:pPr>
              <w:pStyle w:val="HTML0"/>
              <w:shd w:val="clear" w:color="auto" w:fill="FFFFFF"/>
              <w:rPr>
                <w:ins w:id="746" w:author="t_竹沢 公佑" w:date="2019-10-06T17:34:00Z"/>
                <w:rFonts w:ascii="ＭＳ Ｐゴシック" w:eastAsia="ＭＳ Ｐゴシック" w:hAnsi="ＭＳ Ｐゴシック"/>
                <w:color w:val="212121"/>
                <w:sz w:val="22"/>
                <w:szCs w:val="22"/>
                <w:lang w:val="en"/>
              </w:rPr>
              <w:pPrChange w:id="747" w:author="t_竹沢 公佑" w:date="2019-09-20T09:21:00Z">
                <w:pPr>
                  <w:pStyle w:val="HTML0"/>
                  <w:shd w:val="clear" w:color="auto" w:fill="FFFFFF"/>
                  <w:ind w:firstLineChars="50" w:firstLine="110"/>
                </w:pPr>
              </w:pPrChange>
            </w:pPr>
            <w:ins w:id="748" w:author="t_竹沢 公佑" w:date="2019-10-06T16:25:00Z">
              <w:r>
                <w:rPr>
                  <w:rFonts w:ascii="ＭＳ Ｐゴシック" w:eastAsia="ＭＳ Ｐゴシック" w:hAnsi="ＭＳ Ｐゴシック" w:hint="eastAsia"/>
                  <w:color w:val="212121"/>
                  <w:sz w:val="22"/>
                  <w:szCs w:val="22"/>
                  <w:lang w:val="en"/>
                </w:rPr>
                <w:t xml:space="preserve"> Added description about the error injection</w:t>
              </w:r>
            </w:ins>
            <w:ins w:id="749" w:author="t_竹沢 公佑" w:date="2019-10-06T16:26:00Z">
              <w:r>
                <w:rPr>
                  <w:rFonts w:ascii="ＭＳ Ｐゴシック" w:eastAsia="ＭＳ Ｐゴシック" w:hAnsi="ＭＳ Ｐゴシック" w:hint="eastAsia"/>
                  <w:color w:val="212121"/>
                  <w:sz w:val="22"/>
                  <w:szCs w:val="22"/>
                  <w:lang w:val="en"/>
                </w:rPr>
                <w:t xml:space="preserve"> about production DRXP board. </w:t>
              </w:r>
            </w:ins>
            <w:ins w:id="750" w:author="t_竹沢 公佑" w:date="2019-10-06T16:27:00Z">
              <w:r>
                <w:rPr>
                  <w:rFonts w:ascii="ＭＳ Ｐゴシック" w:eastAsia="ＭＳ Ｐゴシック" w:hAnsi="ＭＳ Ｐゴシック" w:hint="eastAsia"/>
                  <w:color w:val="212121"/>
                  <w:sz w:val="22"/>
                  <w:szCs w:val="22"/>
                  <w:lang w:val="en"/>
                </w:rPr>
                <w:t xml:space="preserve">And fixed the address for injection test. </w:t>
              </w:r>
            </w:ins>
          </w:p>
          <w:p w:rsidR="00132D22" w:rsidRDefault="00132D22">
            <w:pPr>
              <w:pStyle w:val="HTML0"/>
              <w:shd w:val="clear" w:color="auto" w:fill="FFFFFF"/>
              <w:rPr>
                <w:ins w:id="751" w:author="t_竹沢 公佑" w:date="2019-10-06T17:35:00Z"/>
                <w:rFonts w:ascii="ＭＳ Ｐゴシック" w:eastAsia="ＭＳ Ｐゴシック" w:hAnsi="ＭＳ Ｐゴシック"/>
                <w:color w:val="212121"/>
                <w:sz w:val="22"/>
                <w:szCs w:val="22"/>
                <w:lang w:val="en"/>
              </w:rPr>
              <w:pPrChange w:id="752" w:author="t_竹沢 公佑" w:date="2019-09-20T09:21:00Z">
                <w:pPr>
                  <w:pStyle w:val="HTML0"/>
                  <w:shd w:val="clear" w:color="auto" w:fill="FFFFFF"/>
                  <w:ind w:firstLineChars="50" w:firstLine="110"/>
                </w:pPr>
              </w:pPrChange>
            </w:pPr>
            <w:ins w:id="753" w:author="t_竹沢 公佑" w:date="2019-10-06T17:35:00Z">
              <w:r>
                <w:rPr>
                  <w:rFonts w:ascii="ＭＳ Ｐゴシック" w:eastAsia="ＭＳ Ｐゴシック" w:hAnsi="ＭＳ Ｐゴシック" w:hint="eastAsia"/>
                  <w:color w:val="212121"/>
                  <w:sz w:val="22"/>
                  <w:szCs w:val="22"/>
                  <w:lang w:val="en"/>
                </w:rPr>
                <w:t>6.2.8 SET_SEU_STATUS</w:t>
              </w:r>
            </w:ins>
          </w:p>
          <w:p w:rsidR="00132D22" w:rsidRPr="00132D22" w:rsidRDefault="00132D22">
            <w:pPr>
              <w:pStyle w:val="HTML0"/>
              <w:shd w:val="clear" w:color="auto" w:fill="FFFFFF"/>
              <w:ind w:firstLineChars="50" w:firstLine="110"/>
              <w:rPr>
                <w:ins w:id="754" w:author="t_竹沢 公佑" w:date="2019-10-06T17:35:00Z"/>
                <w:rFonts w:ascii="ＭＳ Ｐゴシック" w:eastAsia="ＭＳ Ｐゴシック" w:hAnsi="ＭＳ Ｐゴシック"/>
                <w:color w:val="212121"/>
                <w:sz w:val="22"/>
                <w:szCs w:val="22"/>
                <w:lang w:val="en"/>
              </w:rPr>
            </w:pPr>
            <w:ins w:id="755" w:author="t_竹沢 公佑" w:date="2019-10-06T17:36:00Z">
              <w:r>
                <w:rPr>
                  <w:rFonts w:ascii="ＭＳ Ｐゴシック" w:eastAsia="ＭＳ Ｐゴシック" w:hAnsi="ＭＳ Ｐゴシック" w:hint="eastAsia"/>
                  <w:color w:val="212121"/>
                  <w:sz w:val="22"/>
                  <w:szCs w:val="22"/>
                  <w:lang w:val="en"/>
                </w:rPr>
                <w:t xml:space="preserve">Added the description to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Synchronization</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field. </w:t>
              </w:r>
            </w:ins>
          </w:p>
          <w:p w:rsidR="00132D22" w:rsidRDefault="00132D22">
            <w:pPr>
              <w:pStyle w:val="HTML0"/>
              <w:shd w:val="clear" w:color="auto" w:fill="FFFFFF"/>
              <w:rPr>
                <w:ins w:id="756" w:author="t_竹沢 公佑" w:date="2019-10-06T17:34:00Z"/>
                <w:rFonts w:ascii="ＭＳ Ｐゴシック" w:eastAsia="ＭＳ Ｐゴシック" w:hAnsi="ＭＳ Ｐゴシック"/>
                <w:color w:val="212121"/>
                <w:sz w:val="22"/>
                <w:szCs w:val="22"/>
                <w:lang w:val="en"/>
              </w:rPr>
              <w:pPrChange w:id="757" w:author="t_竹沢 公佑" w:date="2019-09-20T09:21:00Z">
                <w:pPr>
                  <w:pStyle w:val="HTML0"/>
                  <w:shd w:val="clear" w:color="auto" w:fill="FFFFFF"/>
                  <w:ind w:firstLineChars="50" w:firstLine="110"/>
                </w:pPr>
              </w:pPrChange>
            </w:pPr>
            <w:ins w:id="758" w:author="t_竹沢 公佑" w:date="2019-10-06T17:35:00Z">
              <w:r>
                <w:rPr>
                  <w:rFonts w:ascii="ＭＳ Ｐゴシック" w:eastAsia="ＭＳ Ｐゴシック" w:hAnsi="ＭＳ Ｐゴシック" w:hint="eastAsia"/>
                  <w:color w:val="212121"/>
                  <w:sz w:val="22"/>
                  <w:szCs w:val="22"/>
                  <w:lang w:val="en"/>
                </w:rPr>
                <w:t>6.2.9 SET_SEU_INJERR</w:t>
              </w:r>
            </w:ins>
          </w:p>
          <w:p w:rsidR="00132D22" w:rsidRPr="000E5E14" w:rsidRDefault="00132D22">
            <w:pPr>
              <w:pStyle w:val="HTML0"/>
              <w:shd w:val="clear" w:color="auto" w:fill="FFFFFF"/>
              <w:rPr>
                <w:ins w:id="759" w:author="t_竹沢 公佑" w:date="2019-09-20T14:32:00Z"/>
                <w:rFonts w:ascii="ＭＳ Ｐゴシック" w:eastAsia="ＭＳ Ｐゴシック" w:hAnsi="ＭＳ Ｐゴシック"/>
                <w:color w:val="212121"/>
                <w:sz w:val="22"/>
                <w:szCs w:val="22"/>
                <w:lang w:val="en"/>
              </w:rPr>
              <w:pPrChange w:id="760" w:author="t_竹沢 公佑" w:date="2019-09-20T09:21:00Z">
                <w:pPr>
                  <w:pStyle w:val="HTML0"/>
                  <w:shd w:val="clear" w:color="auto" w:fill="FFFFFF"/>
                  <w:ind w:firstLineChars="50" w:firstLine="110"/>
                </w:pPr>
              </w:pPrChange>
            </w:pPr>
            <w:ins w:id="761" w:author="t_竹沢 公佑" w:date="2019-10-06T17:35:00Z">
              <w:r>
                <w:rPr>
                  <w:rFonts w:ascii="ＭＳ Ｐゴシック" w:eastAsia="ＭＳ Ｐゴシック" w:hAnsi="ＭＳ Ｐゴシック" w:hint="eastAsia"/>
                  <w:color w:val="212121"/>
                  <w:sz w:val="22"/>
                  <w:szCs w:val="22"/>
                  <w:lang w:val="en"/>
                </w:rPr>
                <w:t xml:space="preserve"> Added the description to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Synchronization</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field. </w:t>
              </w:r>
            </w:ins>
          </w:p>
          <w:p w:rsidR="00AC085E" w:rsidRDefault="00BA4938">
            <w:pPr>
              <w:pStyle w:val="HTML0"/>
              <w:shd w:val="clear" w:color="auto" w:fill="FFFFFF"/>
              <w:rPr>
                <w:ins w:id="762" w:author="t_竹沢 公佑" w:date="2019-09-20T15:28:00Z"/>
                <w:rFonts w:ascii="ＭＳ Ｐゴシック" w:eastAsia="ＭＳ Ｐゴシック" w:hAnsi="ＭＳ Ｐゴシック"/>
                <w:color w:val="212121"/>
                <w:sz w:val="22"/>
                <w:szCs w:val="22"/>
                <w:lang w:val="en"/>
              </w:rPr>
              <w:pPrChange w:id="763" w:author="t_竹沢 公佑" w:date="2019-09-20T09:21:00Z">
                <w:pPr>
                  <w:pStyle w:val="HTML0"/>
                  <w:shd w:val="clear" w:color="auto" w:fill="FFFFFF"/>
                  <w:ind w:firstLineChars="50" w:firstLine="110"/>
                </w:pPr>
              </w:pPrChange>
            </w:pPr>
            <w:ins w:id="764" w:author="t_竹沢 公佑" w:date="2019-09-20T15:28:00Z">
              <w:r>
                <w:rPr>
                  <w:rFonts w:ascii="ＭＳ Ｐゴシック" w:eastAsia="ＭＳ Ｐゴシック" w:hAnsi="ＭＳ Ｐゴシック" w:hint="eastAsia"/>
                  <w:color w:val="212121"/>
                  <w:sz w:val="22"/>
                  <w:szCs w:val="22"/>
                  <w:lang w:val="en"/>
                </w:rPr>
                <w:t>6.2.13 SET_PARITY_RANGE</w:t>
              </w:r>
            </w:ins>
          </w:p>
          <w:p w:rsidR="00BA4938" w:rsidRDefault="00BA4938">
            <w:pPr>
              <w:pStyle w:val="HTML0"/>
              <w:shd w:val="clear" w:color="auto" w:fill="FFFFFF"/>
              <w:rPr>
                <w:ins w:id="765" w:author="t_竹沢 公佑" w:date="2019-10-06T17:34:00Z"/>
                <w:rFonts w:ascii="ＭＳ Ｐゴシック" w:eastAsia="ＭＳ Ｐゴシック" w:hAnsi="ＭＳ Ｐゴシック"/>
                <w:color w:val="212121"/>
                <w:sz w:val="22"/>
                <w:szCs w:val="22"/>
                <w:lang w:val="en"/>
              </w:rPr>
              <w:pPrChange w:id="766" w:author="t_竹沢 公佑" w:date="2019-09-20T09:21:00Z">
                <w:pPr>
                  <w:pStyle w:val="HTML0"/>
                  <w:shd w:val="clear" w:color="auto" w:fill="FFFFFF"/>
                  <w:ind w:firstLineChars="50" w:firstLine="110"/>
                </w:pPr>
              </w:pPrChange>
            </w:pPr>
            <w:ins w:id="767" w:author="t_竹沢 公佑" w:date="2019-09-20T15:28:00Z">
              <w:r>
                <w:rPr>
                  <w:rFonts w:ascii="ＭＳ Ｐゴシック" w:eastAsia="ＭＳ Ｐゴシック" w:hAnsi="ＭＳ Ｐゴシック" w:hint="eastAsia"/>
                  <w:color w:val="212121"/>
                  <w:sz w:val="22"/>
                  <w:szCs w:val="22"/>
                  <w:lang w:val="en"/>
                </w:rPr>
                <w:t xml:space="preserve"> Added new errno(EBUSY).</w:t>
              </w:r>
            </w:ins>
          </w:p>
          <w:p w:rsidR="00132D22" w:rsidRDefault="00132D22">
            <w:pPr>
              <w:pStyle w:val="HTML0"/>
              <w:shd w:val="clear" w:color="auto" w:fill="FFFFFF"/>
              <w:rPr>
                <w:ins w:id="768" w:author="t_竹沢 公佑" w:date="2019-09-20T15:28:00Z"/>
                <w:rFonts w:ascii="ＭＳ Ｐゴシック" w:eastAsia="ＭＳ Ｐゴシック" w:hAnsi="ＭＳ Ｐゴシック"/>
                <w:color w:val="212121"/>
                <w:sz w:val="22"/>
                <w:szCs w:val="22"/>
                <w:lang w:val="en"/>
              </w:rPr>
              <w:pPrChange w:id="769" w:author="t_竹沢 公佑" w:date="2019-09-20T09:21:00Z">
                <w:pPr>
                  <w:pStyle w:val="HTML0"/>
                  <w:shd w:val="clear" w:color="auto" w:fill="FFFFFF"/>
                  <w:ind w:firstLineChars="50" w:firstLine="110"/>
                </w:pPr>
              </w:pPrChange>
            </w:pPr>
            <w:ins w:id="770" w:author="t_竹沢 公佑" w:date="2019-10-06T17:34:00Z">
              <w:r>
                <w:rPr>
                  <w:rFonts w:ascii="ＭＳ Ｐゴシック" w:eastAsia="ＭＳ Ｐゴシック" w:hAnsi="ＭＳ Ｐゴシック" w:hint="eastAsia"/>
                  <w:color w:val="212121"/>
                  <w:sz w:val="22"/>
                  <w:szCs w:val="22"/>
                  <w:lang w:val="en"/>
                </w:rPr>
                <w:t xml:space="preserve"> Added the description to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Synchronization</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field.</w:t>
              </w:r>
            </w:ins>
          </w:p>
          <w:p w:rsidR="003650DA" w:rsidRDefault="003650DA">
            <w:pPr>
              <w:pStyle w:val="HTML0"/>
              <w:shd w:val="clear" w:color="auto" w:fill="FFFFFF"/>
              <w:rPr>
                <w:ins w:id="771" w:author="t_竹沢 公佑" w:date="2019-10-06T15:30:00Z"/>
                <w:rFonts w:ascii="ＭＳ Ｐゴシック" w:eastAsia="ＭＳ Ｐゴシック" w:hAnsi="ＭＳ Ｐゴシック"/>
                <w:color w:val="212121"/>
                <w:sz w:val="22"/>
                <w:szCs w:val="22"/>
                <w:lang w:val="en"/>
              </w:rPr>
              <w:pPrChange w:id="772" w:author="t_竹沢 公佑" w:date="2019-09-20T09:21:00Z">
                <w:pPr>
                  <w:pStyle w:val="HTML0"/>
                  <w:shd w:val="clear" w:color="auto" w:fill="FFFFFF"/>
                  <w:ind w:firstLineChars="50" w:firstLine="110"/>
                </w:pPr>
              </w:pPrChange>
            </w:pPr>
            <w:ins w:id="773" w:author="t_竹沢 公佑" w:date="2019-10-06T15:30:00Z">
              <w:r>
                <w:rPr>
                  <w:rFonts w:ascii="ＭＳ Ｐゴシック" w:eastAsia="ＭＳ Ｐゴシック" w:hAnsi="ＭＳ Ｐゴシック" w:hint="eastAsia"/>
                  <w:color w:val="212121"/>
                  <w:sz w:val="22"/>
                  <w:szCs w:val="22"/>
                  <w:lang w:val="en"/>
                </w:rPr>
                <w:t>7.3.1.7 Diagnostic Scan</w:t>
              </w:r>
            </w:ins>
          </w:p>
          <w:p w:rsidR="004A6249" w:rsidRPr="001D5074" w:rsidRDefault="003650DA">
            <w:pPr>
              <w:pStyle w:val="HTML0"/>
              <w:shd w:val="clear" w:color="auto" w:fill="FFFFFF"/>
              <w:rPr>
                <w:ins w:id="774" w:author="t_竹沢 公佑" w:date="2019-09-20T09:20:00Z"/>
                <w:rFonts w:ascii="ＭＳ Ｐゴシック" w:eastAsia="ＭＳ Ｐゴシック" w:hAnsi="ＭＳ Ｐゴシック"/>
                <w:color w:val="212121"/>
                <w:sz w:val="22"/>
                <w:szCs w:val="22"/>
                <w:lang w:val="en"/>
              </w:rPr>
              <w:pPrChange w:id="775" w:author="t_竹沢 公佑" w:date="2019-10-07T07:38:00Z">
                <w:pPr>
                  <w:pStyle w:val="HTML0"/>
                  <w:shd w:val="clear" w:color="auto" w:fill="FFFFFF"/>
                  <w:ind w:firstLineChars="50" w:firstLine="110"/>
                </w:pPr>
              </w:pPrChange>
            </w:pPr>
            <w:ins w:id="776" w:author="t_竹沢 公佑" w:date="2019-10-06T15:30:00Z">
              <w:r>
                <w:rPr>
                  <w:rFonts w:ascii="ＭＳ Ｐゴシック" w:eastAsia="ＭＳ Ｐゴシック" w:hAnsi="ＭＳ Ｐゴシック" w:hint="eastAsia"/>
                  <w:color w:val="212121"/>
                  <w:sz w:val="22"/>
                  <w:szCs w:val="22"/>
                  <w:lang w:val="en"/>
                </w:rPr>
                <w:t xml:space="preserve"> Fixed the description of note.</w:t>
              </w:r>
            </w:ins>
          </w:p>
        </w:tc>
      </w:tr>
    </w:tbl>
    <w:p w:rsidR="00F411DC" w:rsidRDefault="00F411DC" w:rsidP="00F411DC">
      <w:pPr>
        <w:spacing w:line="0" w:lineRule="atLeast"/>
        <w:jc w:val="right"/>
        <w:rPr>
          <w:ins w:id="777" w:author="t_竹沢 公佑" w:date="2019-09-20T09:22:00Z"/>
        </w:rPr>
      </w:pPr>
      <w:ins w:id="778" w:author="t_竹沢 公佑" w:date="2019-09-20T09:20:00Z">
        <w:r>
          <w:rPr>
            <w:rFonts w:hint="eastAsia"/>
          </w:rPr>
          <w:t>(</w:t>
        </w:r>
        <w:r w:rsidRPr="009E2D4A">
          <w:rPr>
            <w:rFonts w:hint="eastAsia"/>
          </w:rPr>
          <w:t>Continued to the next page.)</w:t>
        </w:r>
      </w:ins>
    </w:p>
    <w:p w:rsidR="00F411DC" w:rsidRDefault="00F411DC" w:rsidP="00F411DC">
      <w:pPr>
        <w:spacing w:line="0" w:lineRule="atLeast"/>
        <w:jc w:val="right"/>
        <w:rPr>
          <w:ins w:id="779" w:author="t_竹沢 公佑" w:date="2019-09-20T09:22:00Z"/>
        </w:rPr>
      </w:pPr>
      <w:ins w:id="780" w:author="t_竹沢 公佑" w:date="2019-09-20T09:22:00Z">
        <w:r>
          <w:br w:type="page"/>
        </w:r>
        <w:r w:rsidRPr="009E2D4A">
          <w:rPr>
            <w:rFonts w:hint="eastAsia"/>
          </w:rPr>
          <w:lastRenderedPageBreak/>
          <w:t xml:space="preserve">(Continued from the </w:t>
        </w:r>
        <w:r w:rsidRPr="009E2D4A">
          <w:t>previous</w:t>
        </w:r>
        <w:r w:rsidRPr="009E2D4A">
          <w:rPr>
            <w:rFonts w:hint="eastAsia"/>
          </w:rPr>
          <w:t xml:space="preserve"> page.)</w:t>
        </w:r>
      </w:ins>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Change w:id="781" w:author="t_竹沢 公佑" w:date="2019-10-07T06:41:00Z">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PrChange>
      </w:tblPr>
      <w:tblGrid>
        <w:gridCol w:w="1138"/>
        <w:gridCol w:w="1564"/>
        <w:gridCol w:w="1706"/>
        <w:gridCol w:w="5261"/>
        <w:tblGridChange w:id="782">
          <w:tblGrid>
            <w:gridCol w:w="241"/>
            <w:gridCol w:w="897"/>
            <w:gridCol w:w="241"/>
            <w:gridCol w:w="1323"/>
            <w:gridCol w:w="241"/>
            <w:gridCol w:w="1465"/>
            <w:gridCol w:w="241"/>
            <w:gridCol w:w="5020"/>
            <w:gridCol w:w="241"/>
          </w:tblGrid>
        </w:tblGridChange>
      </w:tblGrid>
      <w:tr w:rsidR="00F411DC" w:rsidRPr="00A80D22" w:rsidTr="001D5074">
        <w:trPr>
          <w:trHeight w:val="1468"/>
          <w:ins w:id="783" w:author="t_竹沢 公佑" w:date="2019-09-20T09:22:00Z"/>
          <w:trPrChange w:id="784" w:author="t_竹沢 公佑" w:date="2019-10-07T06:41:00Z">
            <w:trPr>
              <w:gridAfter w:val="0"/>
              <w:trHeight w:val="4908"/>
            </w:trPr>
          </w:trPrChange>
        </w:trPr>
        <w:tc>
          <w:tcPr>
            <w:tcW w:w="1138" w:type="dxa"/>
            <w:vAlign w:val="center"/>
            <w:tcPrChange w:id="785" w:author="t_竹沢 公佑" w:date="2019-10-07T06:41:00Z">
              <w:tcPr>
                <w:tcW w:w="1138" w:type="dxa"/>
                <w:gridSpan w:val="2"/>
                <w:vAlign w:val="center"/>
              </w:tcPr>
            </w:tcPrChange>
          </w:tcPr>
          <w:p w:rsidR="00F411DC" w:rsidRDefault="00F411DC" w:rsidP="00AF3555">
            <w:pPr>
              <w:snapToGrid w:val="0"/>
              <w:spacing w:line="0" w:lineRule="atLeast"/>
              <w:jc w:val="center"/>
              <w:rPr>
                <w:ins w:id="786" w:author="t_竹沢 公佑" w:date="2019-09-20T09:22:00Z"/>
                <w:sz w:val="22"/>
                <w:szCs w:val="22"/>
              </w:rPr>
            </w:pPr>
            <w:ins w:id="787" w:author="t_竹沢 公佑" w:date="2019-09-20T09:22:00Z">
              <w:r>
                <w:rPr>
                  <w:rFonts w:hint="eastAsia"/>
                  <w:sz w:val="22"/>
                  <w:szCs w:val="22"/>
                </w:rPr>
                <w:t>2.0.6</w:t>
              </w:r>
            </w:ins>
          </w:p>
        </w:tc>
        <w:tc>
          <w:tcPr>
            <w:tcW w:w="1564" w:type="dxa"/>
            <w:vAlign w:val="center"/>
            <w:tcPrChange w:id="788" w:author="t_竹沢 公佑" w:date="2019-10-07T06:41:00Z">
              <w:tcPr>
                <w:tcW w:w="1564" w:type="dxa"/>
                <w:gridSpan w:val="2"/>
                <w:vAlign w:val="center"/>
              </w:tcPr>
            </w:tcPrChange>
          </w:tcPr>
          <w:p w:rsidR="00F411DC" w:rsidRDefault="00CF082D" w:rsidP="00AF3555">
            <w:pPr>
              <w:snapToGrid w:val="0"/>
              <w:spacing w:line="0" w:lineRule="atLeast"/>
              <w:jc w:val="center"/>
              <w:rPr>
                <w:ins w:id="789" w:author="t_竹沢 公佑" w:date="2019-09-20T09:22:00Z"/>
                <w:sz w:val="22"/>
                <w:szCs w:val="22"/>
              </w:rPr>
            </w:pPr>
            <w:ins w:id="790" w:author="t_竹沢 公佑" w:date="2019-10-07T06:43:00Z">
              <w:r>
                <w:rPr>
                  <w:rFonts w:hint="eastAsia"/>
                  <w:sz w:val="22"/>
                  <w:szCs w:val="22"/>
                </w:rPr>
                <w:t>2019/10/06</w:t>
              </w:r>
            </w:ins>
          </w:p>
        </w:tc>
        <w:tc>
          <w:tcPr>
            <w:tcW w:w="1706" w:type="dxa"/>
            <w:vAlign w:val="center"/>
            <w:tcPrChange w:id="791" w:author="t_竹沢 公佑" w:date="2019-10-07T06:41:00Z">
              <w:tcPr>
                <w:tcW w:w="1706" w:type="dxa"/>
                <w:gridSpan w:val="2"/>
                <w:vAlign w:val="center"/>
              </w:tcPr>
            </w:tcPrChange>
          </w:tcPr>
          <w:p w:rsidR="00F411DC" w:rsidRDefault="00F411DC" w:rsidP="00AF3555">
            <w:pPr>
              <w:snapToGrid w:val="0"/>
              <w:spacing w:line="0" w:lineRule="atLeast"/>
              <w:rPr>
                <w:ins w:id="792" w:author="t_竹沢 公佑" w:date="2019-09-20T09:22:00Z"/>
                <w:sz w:val="22"/>
                <w:szCs w:val="22"/>
              </w:rPr>
            </w:pPr>
            <w:ins w:id="793" w:author="t_竹沢 公佑" w:date="2019-09-20T09:22:00Z">
              <w:r>
                <w:rPr>
                  <w:rFonts w:hint="eastAsia"/>
                  <w:sz w:val="22"/>
                  <w:szCs w:val="22"/>
                </w:rPr>
                <w:t>K.Takezawa</w:t>
              </w:r>
            </w:ins>
          </w:p>
        </w:tc>
        <w:tc>
          <w:tcPr>
            <w:tcW w:w="5261" w:type="dxa"/>
            <w:vAlign w:val="center"/>
            <w:tcPrChange w:id="794" w:author="t_竹沢 公佑" w:date="2019-10-07T06:41:00Z">
              <w:tcPr>
                <w:tcW w:w="5261" w:type="dxa"/>
                <w:gridSpan w:val="2"/>
                <w:vAlign w:val="center"/>
              </w:tcPr>
            </w:tcPrChange>
          </w:tcPr>
          <w:p w:rsidR="00B318C4" w:rsidRDefault="00B318C4" w:rsidP="00B318C4">
            <w:pPr>
              <w:pStyle w:val="HTML0"/>
              <w:shd w:val="clear" w:color="auto" w:fill="FFFFFF"/>
              <w:rPr>
                <w:ins w:id="795" w:author="t_竹沢 公佑" w:date="2019-10-07T07:38:00Z"/>
                <w:rFonts w:ascii="ＭＳ Ｐゴシック" w:eastAsia="ＭＳ Ｐゴシック" w:hAnsi="ＭＳ Ｐゴシック"/>
                <w:color w:val="212121"/>
                <w:sz w:val="22"/>
                <w:szCs w:val="22"/>
                <w:lang w:val="en"/>
              </w:rPr>
            </w:pPr>
            <w:ins w:id="796" w:author="t_竹沢 公佑" w:date="2019-10-07T07:38:00Z">
              <w:r>
                <w:rPr>
                  <w:rFonts w:ascii="ＭＳ Ｐゴシック" w:eastAsia="ＭＳ Ｐゴシック" w:hAnsi="ＭＳ Ｐゴシック" w:hint="eastAsia"/>
                  <w:color w:val="212121"/>
                  <w:sz w:val="22"/>
                  <w:szCs w:val="22"/>
                  <w:lang w:val="en"/>
                </w:rPr>
                <w:t>7.5 The parity for checking FPGA data integrity</w:t>
              </w:r>
            </w:ins>
          </w:p>
          <w:p w:rsidR="00B318C4" w:rsidRPr="00B318C4" w:rsidRDefault="00B318C4" w:rsidP="001D5074">
            <w:pPr>
              <w:pStyle w:val="HTML0"/>
              <w:shd w:val="clear" w:color="auto" w:fill="FFFFFF"/>
              <w:rPr>
                <w:ins w:id="797" w:author="t_竹沢 公佑" w:date="2019-10-07T07:38:00Z"/>
                <w:rFonts w:ascii="ＭＳ Ｐゴシック" w:eastAsia="ＭＳ Ｐゴシック" w:hAnsi="ＭＳ Ｐゴシック"/>
                <w:color w:val="212121"/>
                <w:sz w:val="22"/>
                <w:szCs w:val="22"/>
                <w:lang w:val="en"/>
              </w:rPr>
            </w:pPr>
            <w:ins w:id="798" w:author="t_竹沢 公佑" w:date="2019-10-07T07:38:00Z">
              <w:r>
                <w:rPr>
                  <w:rFonts w:ascii="ＭＳ Ｐゴシック" w:eastAsia="ＭＳ Ｐゴシック" w:hAnsi="ＭＳ Ｐゴシック" w:hint="eastAsia"/>
                  <w:color w:val="212121"/>
                  <w:sz w:val="22"/>
                  <w:szCs w:val="22"/>
                  <w:lang w:val="en"/>
                </w:rPr>
                <w:t xml:space="preserve"> Added hyperlink to subsection SET_PARITY_RANGE.</w:t>
              </w:r>
            </w:ins>
          </w:p>
          <w:p w:rsidR="001D5074" w:rsidRDefault="001D5074" w:rsidP="001D5074">
            <w:pPr>
              <w:pStyle w:val="HTML0"/>
              <w:shd w:val="clear" w:color="auto" w:fill="FFFFFF"/>
              <w:rPr>
                <w:ins w:id="799" w:author="t_竹沢 公佑" w:date="2019-10-07T06:41:00Z"/>
                <w:rFonts w:ascii="ＭＳ Ｐゴシック" w:eastAsia="ＭＳ Ｐゴシック" w:hAnsi="ＭＳ Ｐゴシック"/>
                <w:color w:val="212121"/>
                <w:sz w:val="22"/>
                <w:szCs w:val="22"/>
                <w:lang w:val="en"/>
              </w:rPr>
            </w:pPr>
            <w:ins w:id="800" w:author="t_竹沢 公佑" w:date="2019-10-07T06:41:00Z">
              <w:r>
                <w:rPr>
                  <w:rFonts w:ascii="ＭＳ Ｐゴシック" w:eastAsia="ＭＳ Ｐゴシック" w:hAnsi="ＭＳ Ｐゴシック" w:hint="eastAsia"/>
                  <w:color w:val="212121"/>
                  <w:sz w:val="22"/>
                  <w:szCs w:val="22"/>
                  <w:lang w:val="en"/>
                </w:rPr>
                <w:t>7.4 The overheating protection</w:t>
              </w:r>
            </w:ins>
          </w:p>
          <w:p w:rsidR="00F411DC" w:rsidRPr="00F411DC" w:rsidRDefault="001D5074" w:rsidP="001D5074">
            <w:pPr>
              <w:pStyle w:val="HTML0"/>
              <w:shd w:val="clear" w:color="auto" w:fill="FFFFFF"/>
              <w:rPr>
                <w:ins w:id="801" w:author="t_竹沢 公佑" w:date="2019-09-20T09:22:00Z"/>
                <w:rFonts w:ascii="ＭＳ Ｐゴシック" w:eastAsia="ＭＳ Ｐゴシック" w:hAnsi="ＭＳ Ｐゴシック"/>
                <w:color w:val="212121"/>
                <w:sz w:val="22"/>
                <w:szCs w:val="22"/>
                <w:lang w:val="en"/>
              </w:rPr>
            </w:pPr>
            <w:ins w:id="802" w:author="t_竹沢 公佑" w:date="2019-10-07T06:41:00Z">
              <w:r>
                <w:rPr>
                  <w:rFonts w:ascii="ＭＳ Ｐゴシック" w:eastAsia="ＭＳ Ｐゴシック" w:hAnsi="ＭＳ Ｐゴシック" w:hint="eastAsia"/>
                  <w:color w:val="212121"/>
                  <w:sz w:val="22"/>
                  <w:szCs w:val="22"/>
                  <w:lang w:val="en"/>
                </w:rPr>
                <w:t xml:space="preserve"> Added a state transition diagram.</w:t>
              </w:r>
            </w:ins>
          </w:p>
        </w:tc>
      </w:tr>
      <w:tr w:rsidR="00454A91" w:rsidRPr="00A80D22" w:rsidTr="001D5074">
        <w:trPr>
          <w:trHeight w:val="1468"/>
          <w:ins w:id="803" w:author="t_竹沢 公佑" w:date="2020-04-06T11:18:00Z"/>
        </w:trPr>
        <w:tc>
          <w:tcPr>
            <w:tcW w:w="1138" w:type="dxa"/>
            <w:vAlign w:val="center"/>
          </w:tcPr>
          <w:p w:rsidR="00454A91" w:rsidRDefault="00454A91" w:rsidP="00AF3555">
            <w:pPr>
              <w:snapToGrid w:val="0"/>
              <w:spacing w:line="0" w:lineRule="atLeast"/>
              <w:jc w:val="center"/>
              <w:rPr>
                <w:ins w:id="804" w:author="t_竹沢 公佑" w:date="2020-04-06T11:18:00Z"/>
                <w:sz w:val="22"/>
                <w:szCs w:val="22"/>
              </w:rPr>
            </w:pPr>
            <w:ins w:id="805" w:author="t_竹沢 公佑" w:date="2020-04-06T11:18:00Z">
              <w:r>
                <w:rPr>
                  <w:rFonts w:hint="eastAsia"/>
                  <w:sz w:val="22"/>
                  <w:szCs w:val="22"/>
                </w:rPr>
                <w:t>2.0.7</w:t>
              </w:r>
            </w:ins>
          </w:p>
        </w:tc>
        <w:tc>
          <w:tcPr>
            <w:tcW w:w="1564" w:type="dxa"/>
            <w:vAlign w:val="center"/>
          </w:tcPr>
          <w:p w:rsidR="00454A91" w:rsidRDefault="00454A91" w:rsidP="00AF3555">
            <w:pPr>
              <w:snapToGrid w:val="0"/>
              <w:spacing w:line="0" w:lineRule="atLeast"/>
              <w:jc w:val="center"/>
              <w:rPr>
                <w:ins w:id="806" w:author="t_竹沢 公佑" w:date="2020-04-06T11:18:00Z"/>
                <w:sz w:val="22"/>
                <w:szCs w:val="22"/>
              </w:rPr>
            </w:pPr>
            <w:ins w:id="807" w:author="t_竹沢 公佑" w:date="2020-04-06T11:18:00Z">
              <w:r>
                <w:rPr>
                  <w:rFonts w:hint="eastAsia"/>
                  <w:sz w:val="22"/>
                  <w:szCs w:val="22"/>
                </w:rPr>
                <w:t>2020/04/03</w:t>
              </w:r>
            </w:ins>
          </w:p>
        </w:tc>
        <w:tc>
          <w:tcPr>
            <w:tcW w:w="1706" w:type="dxa"/>
            <w:vAlign w:val="center"/>
          </w:tcPr>
          <w:p w:rsidR="00454A91" w:rsidRDefault="00454A91" w:rsidP="00AF3555">
            <w:pPr>
              <w:snapToGrid w:val="0"/>
              <w:spacing w:line="0" w:lineRule="atLeast"/>
              <w:rPr>
                <w:ins w:id="808" w:author="t_竹沢 公佑" w:date="2020-04-06T11:18:00Z"/>
                <w:sz w:val="22"/>
                <w:szCs w:val="22"/>
              </w:rPr>
            </w:pPr>
            <w:ins w:id="809" w:author="t_竹沢 公佑" w:date="2020-04-06T11:18:00Z">
              <w:r>
                <w:rPr>
                  <w:rFonts w:hint="eastAsia"/>
                  <w:sz w:val="22"/>
                  <w:szCs w:val="22"/>
                </w:rPr>
                <w:t>K.Takezawa</w:t>
              </w:r>
            </w:ins>
          </w:p>
        </w:tc>
        <w:tc>
          <w:tcPr>
            <w:tcW w:w="5261" w:type="dxa"/>
            <w:vAlign w:val="center"/>
          </w:tcPr>
          <w:p w:rsidR="005252E6" w:rsidRDefault="005252E6" w:rsidP="005252E6">
            <w:pPr>
              <w:pStyle w:val="HTML0"/>
              <w:shd w:val="clear" w:color="auto" w:fill="FFFFFF"/>
              <w:rPr>
                <w:ins w:id="810" w:author="t_竹沢 公佑" w:date="2020-12-11T16:05:00Z"/>
                <w:rFonts w:ascii="ＭＳ Ｐゴシック" w:eastAsia="ＭＳ Ｐゴシック" w:hAnsi="ＭＳ Ｐゴシック"/>
                <w:color w:val="212121"/>
                <w:sz w:val="22"/>
                <w:szCs w:val="22"/>
                <w:lang w:val="en"/>
              </w:rPr>
            </w:pPr>
            <w:ins w:id="811" w:author="t_竹沢 公佑" w:date="2020-12-11T16:05:00Z">
              <w:r>
                <w:rPr>
                  <w:rFonts w:ascii="ＭＳ Ｐゴシック" w:eastAsia="ＭＳ Ｐゴシック" w:hAnsi="ＭＳ Ｐゴシック" w:hint="eastAsia"/>
                  <w:color w:val="212121"/>
                  <w:sz w:val="22"/>
                  <w:szCs w:val="22"/>
                  <w:lang w:val="en"/>
                </w:rPr>
                <w:t>2.1 Structure of Receive Ring Buffer</w:t>
              </w:r>
            </w:ins>
          </w:p>
          <w:p w:rsidR="005252E6" w:rsidRDefault="005252E6" w:rsidP="005252E6">
            <w:pPr>
              <w:pStyle w:val="HTML0"/>
              <w:shd w:val="clear" w:color="auto" w:fill="FFFFFF"/>
              <w:rPr>
                <w:ins w:id="812" w:author="t_竹沢 公佑" w:date="2020-12-11T16:05:00Z"/>
                <w:rFonts w:ascii="ＭＳ Ｐゴシック" w:eastAsia="ＭＳ Ｐゴシック" w:hAnsi="ＭＳ Ｐゴシック"/>
                <w:color w:val="212121"/>
                <w:sz w:val="22"/>
                <w:szCs w:val="22"/>
                <w:lang w:val="en"/>
              </w:rPr>
            </w:pPr>
            <w:ins w:id="813" w:author="t_竹沢 公佑" w:date="2020-12-11T16:05:00Z">
              <w:r>
                <w:rPr>
                  <w:rFonts w:ascii="ＭＳ Ｐゴシック" w:eastAsia="ＭＳ Ｐゴシック" w:hAnsi="ＭＳ Ｐゴシック" w:hint="eastAsia"/>
                  <w:color w:val="212121"/>
                  <w:sz w:val="22"/>
                  <w:szCs w:val="22"/>
                  <w:lang w:val="en"/>
                </w:rPr>
                <w:t xml:space="preserve"> Fixed the section title </w:t>
              </w:r>
            </w:ins>
          </w:p>
          <w:p w:rsidR="005252E6" w:rsidRDefault="005252E6" w:rsidP="005252E6">
            <w:pPr>
              <w:pStyle w:val="HTML0"/>
              <w:shd w:val="clear" w:color="auto" w:fill="FFFFFF"/>
              <w:rPr>
                <w:ins w:id="814" w:author="t_竹沢 公佑" w:date="2020-12-11T16:05:00Z"/>
                <w:rFonts w:ascii="ＭＳ Ｐゴシック" w:eastAsia="ＭＳ Ｐゴシック" w:hAnsi="ＭＳ Ｐゴシック"/>
                <w:color w:val="212121"/>
                <w:sz w:val="22"/>
                <w:szCs w:val="22"/>
                <w:lang w:val="en"/>
              </w:rPr>
            </w:pPr>
            <w:ins w:id="815" w:author="t_竹沢 公佑" w:date="2020-12-11T16:05:00Z">
              <w:r>
                <w:rPr>
                  <w:rFonts w:ascii="ＭＳ Ｐゴシック" w:eastAsia="ＭＳ Ｐゴシック" w:hAnsi="ＭＳ Ｐゴシック" w:hint="eastAsia"/>
                  <w:color w:val="212121"/>
                  <w:sz w:val="22"/>
                  <w:szCs w:val="22"/>
                  <w:lang w:val="en"/>
                </w:rPr>
                <w:t xml:space="preserve">  </w:t>
              </w:r>
              <w:r w:rsidRPr="004C3932">
                <w:rPr>
                  <w:rFonts w:ascii="ＭＳ Ｐゴシック" w:eastAsia="ＭＳ Ｐゴシック" w:hAnsi="ＭＳ Ｐゴシック" w:hint="eastAsia"/>
                  <w:color w:val="212121"/>
                  <w:sz w:val="22"/>
                  <w:szCs w:val="22"/>
                  <w:lang w:val="en"/>
                </w:rPr>
                <w:t>(before)</w:t>
              </w:r>
              <w:r>
                <w:rPr>
                  <w:rFonts w:ascii="ＭＳ Ｐゴシック" w:eastAsia="ＭＳ Ｐゴシック" w:hAnsi="ＭＳ Ｐゴシック" w:hint="eastAsia"/>
                  <w:color w:val="212121"/>
                  <w:sz w:val="22"/>
                  <w:szCs w:val="22"/>
                  <w:lang w:val="en"/>
                </w:rPr>
                <w:t xml:space="preserve"> Structure of Receive Ring Buffer</w:t>
              </w:r>
            </w:ins>
          </w:p>
          <w:p w:rsidR="005252E6" w:rsidRPr="008502BD" w:rsidRDefault="005252E6" w:rsidP="005252E6">
            <w:pPr>
              <w:pStyle w:val="HTML0"/>
              <w:shd w:val="clear" w:color="auto" w:fill="FFFFFF"/>
              <w:ind w:firstLineChars="100" w:firstLine="220"/>
              <w:rPr>
                <w:ins w:id="816" w:author="t_竹沢 公佑" w:date="2020-12-11T16:05:00Z"/>
                <w:rFonts w:ascii="ＭＳ Ｐゴシック" w:eastAsia="ＭＳ Ｐゴシック" w:hAnsi="ＭＳ Ｐゴシック"/>
                <w:color w:val="212121"/>
                <w:sz w:val="22"/>
                <w:szCs w:val="22"/>
                <w:lang w:val="en"/>
              </w:rPr>
            </w:pPr>
            <w:ins w:id="817" w:author="t_竹沢 公佑" w:date="2020-12-11T16:05:00Z">
              <w:r>
                <w:rPr>
                  <w:rFonts w:ascii="ＭＳ Ｐゴシック" w:eastAsia="ＭＳ Ｐゴシック" w:hAnsi="ＭＳ Ｐゴシック" w:hint="eastAsia"/>
                  <w:sz w:val="22"/>
                  <w:szCs w:val="22"/>
                </w:rPr>
                <w:t xml:space="preserve">(after) Structure of </w:t>
              </w:r>
              <w:r w:rsidRPr="00246867">
                <w:rPr>
                  <w:rFonts w:ascii="ＭＳ Ｐゴシック" w:eastAsia="ＭＳ Ｐゴシック" w:hAnsi="ＭＳ Ｐゴシック"/>
                  <w:b/>
                  <w:sz w:val="22"/>
                  <w:szCs w:val="22"/>
                  <w:u w:val="single"/>
                </w:rPr>
                <w:t>Host</w:t>
              </w:r>
              <w:r>
                <w:rPr>
                  <w:rFonts w:ascii="ＭＳ Ｐゴシック" w:eastAsia="ＭＳ Ｐゴシック" w:hAnsi="ＭＳ Ｐゴシック" w:hint="eastAsia"/>
                  <w:sz w:val="22"/>
                  <w:szCs w:val="22"/>
                </w:rPr>
                <w:t xml:space="preserve"> Receive R</w:t>
              </w:r>
              <w:r>
                <w:rPr>
                  <w:rFonts w:ascii="ＭＳ Ｐゴシック" w:eastAsia="ＭＳ Ｐゴシック" w:hAnsi="ＭＳ Ｐゴシック"/>
                  <w:sz w:val="22"/>
                  <w:szCs w:val="22"/>
                </w:rPr>
                <w:t>i</w:t>
              </w:r>
              <w:r>
                <w:rPr>
                  <w:rFonts w:ascii="ＭＳ Ｐゴシック" w:eastAsia="ＭＳ Ｐゴシック" w:hAnsi="ＭＳ Ｐゴシック" w:hint="eastAsia"/>
                  <w:sz w:val="22"/>
                  <w:szCs w:val="22"/>
                </w:rPr>
                <w:t>ng Buffer</w:t>
              </w:r>
            </w:ins>
          </w:p>
          <w:p w:rsidR="005252E6" w:rsidRDefault="005252E6" w:rsidP="005252E6">
            <w:pPr>
              <w:pStyle w:val="HTML0"/>
              <w:shd w:val="clear" w:color="auto" w:fill="FFFFFF"/>
              <w:ind w:firstLineChars="50" w:firstLine="110"/>
              <w:rPr>
                <w:ins w:id="818" w:author="t_竹沢 公佑" w:date="2020-12-11T16:05:00Z"/>
                <w:rFonts w:ascii="ＭＳ Ｐゴシック" w:eastAsia="ＭＳ Ｐゴシック" w:hAnsi="ＭＳ Ｐゴシック"/>
                <w:color w:val="212121"/>
                <w:sz w:val="22"/>
                <w:szCs w:val="22"/>
                <w:lang w:val="en"/>
              </w:rPr>
            </w:pPr>
            <w:ins w:id="819" w:author="t_竹沢 公佑" w:date="2020-12-11T16:05:00Z">
              <w:r>
                <w:rPr>
                  <w:rFonts w:ascii="ＭＳ Ｐゴシック" w:eastAsia="ＭＳ Ｐゴシック" w:hAnsi="ＭＳ Ｐゴシック" w:hint="eastAsia"/>
                  <w:color w:val="212121"/>
                  <w:sz w:val="22"/>
                  <w:szCs w:val="22"/>
                  <w:lang w:val="en"/>
                </w:rPr>
                <w:t>Fixed the name of ring buffer name.</w:t>
              </w:r>
            </w:ins>
          </w:p>
          <w:p w:rsidR="005252E6" w:rsidRPr="008502BD" w:rsidRDefault="005252E6" w:rsidP="005252E6">
            <w:pPr>
              <w:pStyle w:val="HTML0"/>
              <w:shd w:val="clear" w:color="auto" w:fill="FFFFFF"/>
              <w:rPr>
                <w:ins w:id="820" w:author="t_竹沢 公佑" w:date="2020-12-11T16:05:00Z"/>
                <w:rFonts w:ascii="ＭＳ Ｐゴシック" w:eastAsia="ＭＳ Ｐゴシック" w:hAnsi="ＭＳ Ｐゴシック"/>
                <w:color w:val="212121"/>
                <w:sz w:val="22"/>
                <w:szCs w:val="22"/>
                <w:lang w:val="en"/>
              </w:rPr>
            </w:pPr>
            <w:ins w:id="821" w:author="t_竹沢 公佑" w:date="2020-12-11T16:05:00Z">
              <w:r>
                <w:rPr>
                  <w:rFonts w:ascii="ＭＳ Ｐゴシック" w:eastAsia="ＭＳ Ｐゴシック" w:hAnsi="ＭＳ Ｐゴシック" w:hint="eastAsia"/>
                  <w:color w:val="212121"/>
                  <w:sz w:val="22"/>
                  <w:szCs w:val="22"/>
                  <w:lang w:val="en"/>
                </w:rPr>
                <w:t xml:space="preserve"> </w:t>
              </w:r>
              <w:r w:rsidRPr="008502BD">
                <w:rPr>
                  <w:rFonts w:ascii="ＭＳ Ｐゴシック" w:eastAsia="ＭＳ Ｐゴシック" w:hAnsi="ＭＳ Ｐゴシック"/>
                  <w:color w:val="212121"/>
                  <w:sz w:val="22"/>
                  <w:szCs w:val="22"/>
                  <w:lang w:val="en"/>
                </w:rPr>
                <w:t xml:space="preserve"> (before) Note: …</w:t>
              </w:r>
              <w:r w:rsidRPr="00246867">
                <w:rPr>
                  <w:rFonts w:ascii="ＭＳ Ｐゴシック" w:eastAsia="ＭＳ Ｐゴシック" w:hAnsi="ＭＳ Ｐゴシック"/>
                  <w:sz w:val="22"/>
                  <w:szCs w:val="22"/>
                  <w:lang w:val="en"/>
                </w:rPr>
                <w:t>this ring buffer is allocated</w:t>
              </w:r>
            </w:ins>
          </w:p>
          <w:p w:rsidR="005252E6" w:rsidRPr="004C3932" w:rsidRDefault="005252E6" w:rsidP="005252E6">
            <w:pPr>
              <w:pStyle w:val="HTML0"/>
              <w:shd w:val="clear" w:color="auto" w:fill="FFFFFF"/>
              <w:rPr>
                <w:ins w:id="822" w:author="t_竹沢 公佑" w:date="2020-12-11T16:05:00Z"/>
                <w:rFonts w:ascii="ＭＳ Ｐゴシック" w:eastAsia="ＭＳ Ｐゴシック" w:hAnsi="ＭＳ Ｐゴシック"/>
                <w:color w:val="212121"/>
                <w:sz w:val="22"/>
                <w:szCs w:val="22"/>
                <w:lang w:val="en"/>
              </w:rPr>
            </w:pPr>
            <w:ins w:id="823" w:author="t_竹沢 公佑" w:date="2020-12-11T16:05:00Z">
              <w:r>
                <w:rPr>
                  <w:rFonts w:ascii="ＭＳ Ｐゴシック" w:eastAsia="ＭＳ Ｐゴシック" w:hAnsi="ＭＳ Ｐゴシック" w:hint="eastAsia"/>
                  <w:color w:val="212121"/>
                  <w:sz w:val="22"/>
                  <w:szCs w:val="22"/>
                  <w:lang w:val="en"/>
                </w:rPr>
                <w:t xml:space="preserve">  (after) </w:t>
              </w:r>
              <w:r w:rsidRPr="004C3932">
                <w:rPr>
                  <w:rFonts w:ascii="ＭＳ Ｐゴシック" w:eastAsia="ＭＳ Ｐゴシック" w:hAnsi="ＭＳ Ｐゴシック" w:hint="eastAsia"/>
                  <w:color w:val="212121"/>
                  <w:sz w:val="22"/>
                  <w:szCs w:val="22"/>
                  <w:lang w:val="en"/>
                </w:rPr>
                <w:t xml:space="preserve">Note: </w:t>
              </w:r>
              <w:r w:rsidRPr="004C3932">
                <w:rPr>
                  <w:rFonts w:ascii="ＭＳ Ｐゴシック" w:eastAsia="ＭＳ Ｐゴシック" w:hAnsi="ＭＳ Ｐゴシック"/>
                  <w:color w:val="212121"/>
                  <w:sz w:val="22"/>
                  <w:szCs w:val="22"/>
                  <w:lang w:val="en"/>
                </w:rPr>
                <w:t>…</w:t>
              </w:r>
              <w:r w:rsidRPr="004C3932">
                <w:rPr>
                  <w:rFonts w:ascii="ＭＳ Ｐゴシック" w:eastAsia="ＭＳ Ｐゴシック" w:hAnsi="ＭＳ Ｐゴシック" w:hint="eastAsia"/>
                  <w:sz w:val="22"/>
                  <w:szCs w:val="22"/>
                  <w:lang w:val="en"/>
                </w:rPr>
                <w:t xml:space="preserve">this </w:t>
              </w:r>
              <w:r w:rsidRPr="00246867">
                <w:rPr>
                  <w:rFonts w:ascii="ＭＳ Ｐゴシック" w:eastAsia="ＭＳ Ｐゴシック" w:hAnsi="ＭＳ Ｐゴシック"/>
                  <w:b/>
                  <w:sz w:val="22"/>
                  <w:szCs w:val="22"/>
                  <w:u w:val="single"/>
                  <w:lang w:val="en"/>
                </w:rPr>
                <w:t>host</w:t>
              </w:r>
              <w:r w:rsidRPr="004C3932">
                <w:rPr>
                  <w:rFonts w:ascii="ＭＳ Ｐゴシック" w:eastAsia="ＭＳ Ｐゴシック" w:hAnsi="ＭＳ Ｐゴシック" w:hint="eastAsia"/>
                  <w:sz w:val="22"/>
                  <w:szCs w:val="22"/>
                  <w:lang w:val="en"/>
                </w:rPr>
                <w:t xml:space="preserve"> ring buffer is allocated</w:t>
              </w:r>
            </w:ins>
          </w:p>
          <w:p w:rsidR="005252E6" w:rsidRDefault="005252E6" w:rsidP="005252E6">
            <w:pPr>
              <w:pStyle w:val="HTML0"/>
              <w:shd w:val="clear" w:color="auto" w:fill="FFFFFF"/>
              <w:ind w:firstLineChars="100" w:firstLine="220"/>
              <w:rPr>
                <w:ins w:id="824" w:author="t_竹沢 公佑" w:date="2020-12-11T16:05:00Z"/>
                <w:rFonts w:ascii="ＭＳ Ｐゴシック" w:eastAsia="ＭＳ Ｐゴシック" w:hAnsi="ＭＳ Ｐゴシック"/>
                <w:color w:val="212121"/>
                <w:sz w:val="22"/>
                <w:szCs w:val="22"/>
                <w:lang w:val="en"/>
              </w:rPr>
            </w:pPr>
            <w:ins w:id="825" w:author="t_竹沢 公佑" w:date="2020-12-11T16:05:00Z">
              <w:r w:rsidRPr="004C3932">
                <w:rPr>
                  <w:rFonts w:ascii="ＭＳ Ｐゴシック" w:eastAsia="ＭＳ Ｐゴシック" w:hAnsi="ＭＳ Ｐゴシック" w:hint="eastAsia"/>
                  <w:color w:val="212121"/>
                  <w:sz w:val="22"/>
                  <w:szCs w:val="22"/>
                  <w:lang w:val="en"/>
                </w:rPr>
                <w:t>(before)</w:t>
              </w:r>
              <w:r>
                <w:rPr>
                  <w:rFonts w:ascii="ＭＳ Ｐゴシック" w:eastAsia="ＭＳ Ｐゴシック" w:hAnsi="ＭＳ Ｐゴシック" w:hint="eastAsia"/>
                  <w:color w:val="212121"/>
                  <w:sz w:val="22"/>
                  <w:szCs w:val="22"/>
                  <w:lang w:val="en"/>
                </w:rPr>
                <w:t xml:space="preserve"> Figure2-1: </w:t>
              </w:r>
              <w:r>
                <w:rPr>
                  <w:rFonts w:ascii="ＭＳ Ｐゴシック" w:eastAsia="ＭＳ Ｐゴシック" w:hAnsi="ＭＳ Ｐゴシック"/>
                  <w:color w:val="212121"/>
                  <w:sz w:val="22"/>
                  <w:szCs w:val="22"/>
                  <w:lang w:val="en"/>
                </w:rPr>
                <w:t>…</w:t>
              </w:r>
              <w:r w:rsidRPr="00246867">
                <w:rPr>
                  <w:rFonts w:ascii="ＭＳ Ｐゴシック" w:eastAsia="ＭＳ Ｐゴシック" w:hAnsi="ＭＳ Ｐゴシック"/>
                  <w:sz w:val="22"/>
                  <w:szCs w:val="22"/>
                </w:rPr>
                <w:t>receive ring buffer</w:t>
              </w:r>
            </w:ins>
          </w:p>
          <w:p w:rsidR="005252E6" w:rsidRDefault="005252E6" w:rsidP="005252E6">
            <w:pPr>
              <w:pStyle w:val="HTML0"/>
              <w:shd w:val="clear" w:color="auto" w:fill="FFFFFF"/>
              <w:ind w:firstLineChars="100" w:firstLine="220"/>
              <w:rPr>
                <w:ins w:id="826" w:author="t_竹沢 公佑" w:date="2020-12-11T16:05:00Z"/>
                <w:rFonts w:ascii="ＭＳ Ｐゴシック" w:eastAsia="ＭＳ Ｐゴシック" w:hAnsi="ＭＳ Ｐゴシック"/>
                <w:color w:val="212121"/>
                <w:sz w:val="22"/>
                <w:szCs w:val="22"/>
                <w:lang w:val="en"/>
              </w:rPr>
            </w:pPr>
            <w:ins w:id="827" w:author="t_竹沢 公佑" w:date="2020-12-11T16:05:00Z">
              <w:r w:rsidRPr="004C3932">
                <w:rPr>
                  <w:rFonts w:ascii="ＭＳ Ｐゴシック" w:eastAsia="ＭＳ Ｐゴシック" w:hAnsi="ＭＳ Ｐゴシック" w:hint="eastAsia"/>
                  <w:color w:val="212121"/>
                  <w:sz w:val="22"/>
                  <w:szCs w:val="22"/>
                  <w:lang w:val="en"/>
                </w:rPr>
                <w:t>(</w:t>
              </w:r>
              <w:r>
                <w:rPr>
                  <w:rFonts w:ascii="ＭＳ Ｐゴシック" w:eastAsia="ＭＳ Ｐゴシック" w:hAnsi="ＭＳ Ｐゴシック" w:hint="eastAsia"/>
                  <w:color w:val="212121"/>
                  <w:sz w:val="22"/>
                  <w:szCs w:val="22"/>
                  <w:lang w:val="en"/>
                </w:rPr>
                <w:t>after</w:t>
              </w:r>
              <w:r w:rsidRPr="004C3932">
                <w:rPr>
                  <w:rFonts w:ascii="ＭＳ Ｐゴシック" w:eastAsia="ＭＳ Ｐゴシック" w:hAnsi="ＭＳ Ｐゴシック" w:hint="eastAsia"/>
                  <w:color w:val="212121"/>
                  <w:sz w:val="22"/>
                  <w:szCs w:val="22"/>
                  <w:lang w:val="en"/>
                </w:rPr>
                <w:t>)</w:t>
              </w:r>
              <w:r>
                <w:rPr>
                  <w:rFonts w:ascii="ＭＳ Ｐゴシック" w:eastAsia="ＭＳ Ｐゴシック" w:hAnsi="ＭＳ Ｐゴシック" w:hint="eastAsia"/>
                  <w:color w:val="212121"/>
                  <w:sz w:val="22"/>
                  <w:szCs w:val="22"/>
                  <w:lang w:val="en"/>
                </w:rPr>
                <w:t xml:space="preserve"> Figure2-1: </w:t>
              </w:r>
              <w:r>
                <w:rPr>
                  <w:rFonts w:ascii="ＭＳ Ｐゴシック" w:eastAsia="ＭＳ Ｐゴシック" w:hAnsi="ＭＳ Ｐゴシック"/>
                  <w:color w:val="212121"/>
                  <w:sz w:val="22"/>
                  <w:szCs w:val="22"/>
                  <w:lang w:val="en"/>
                </w:rPr>
                <w:t>…</w:t>
              </w:r>
              <w:r w:rsidRPr="00246867">
                <w:rPr>
                  <w:rFonts w:ascii="ＭＳ Ｐゴシック" w:eastAsia="ＭＳ Ｐゴシック" w:hAnsi="ＭＳ Ｐゴシック"/>
                  <w:b/>
                  <w:color w:val="212121"/>
                  <w:sz w:val="22"/>
                  <w:szCs w:val="22"/>
                  <w:u w:val="single"/>
                  <w:lang w:val="en"/>
                </w:rPr>
                <w:t>host</w:t>
              </w:r>
              <w:r>
                <w:rPr>
                  <w:rFonts w:ascii="ＭＳ Ｐゴシック" w:eastAsia="ＭＳ Ｐゴシック" w:hAnsi="ＭＳ Ｐゴシック" w:hint="eastAsia"/>
                  <w:color w:val="212121"/>
                  <w:sz w:val="22"/>
                  <w:szCs w:val="22"/>
                  <w:lang w:val="en"/>
                </w:rPr>
                <w:t xml:space="preserve"> </w:t>
              </w:r>
              <w:r w:rsidRPr="004C3932">
                <w:rPr>
                  <w:rFonts w:ascii="ＭＳ Ｐゴシック" w:eastAsia="ＭＳ Ｐゴシック" w:hAnsi="ＭＳ Ｐゴシック" w:hint="eastAsia"/>
                  <w:sz w:val="22"/>
                  <w:szCs w:val="22"/>
                </w:rPr>
                <w:t>receive ring buffer</w:t>
              </w:r>
            </w:ins>
          </w:p>
          <w:p w:rsidR="005252E6" w:rsidRDefault="005252E6" w:rsidP="005252E6">
            <w:pPr>
              <w:pStyle w:val="HTML0"/>
              <w:shd w:val="clear" w:color="auto" w:fill="FFFFFF"/>
              <w:rPr>
                <w:ins w:id="828" w:author="t_竹沢 公佑" w:date="2020-12-11T16:05:00Z"/>
                <w:rFonts w:ascii="ＭＳ Ｐゴシック" w:eastAsia="ＭＳ Ｐゴシック" w:hAnsi="ＭＳ Ｐゴシック"/>
                <w:color w:val="212121"/>
                <w:sz w:val="22"/>
                <w:szCs w:val="22"/>
                <w:lang w:val="en"/>
              </w:rPr>
            </w:pPr>
            <w:ins w:id="829" w:author="t_竹沢 公佑" w:date="2020-12-11T16:05:00Z">
              <w:r>
                <w:rPr>
                  <w:rFonts w:ascii="ＭＳ Ｐゴシック" w:eastAsia="ＭＳ Ｐゴシック" w:hAnsi="ＭＳ Ｐゴシック" w:hint="eastAsia"/>
                  <w:color w:val="212121"/>
                  <w:sz w:val="22"/>
                  <w:szCs w:val="22"/>
                  <w:lang w:val="en"/>
                </w:rPr>
                <w:t>2.2 Structure of Transmission Buffer</w:t>
              </w:r>
            </w:ins>
          </w:p>
          <w:p w:rsidR="005252E6" w:rsidRDefault="005252E6" w:rsidP="005252E6">
            <w:pPr>
              <w:pStyle w:val="HTML0"/>
              <w:shd w:val="clear" w:color="auto" w:fill="FFFFFF"/>
              <w:rPr>
                <w:ins w:id="830" w:author="t_竹沢 公佑" w:date="2020-12-11T16:05:00Z"/>
                <w:rFonts w:ascii="ＭＳ Ｐゴシック" w:eastAsia="ＭＳ Ｐゴシック" w:hAnsi="ＭＳ Ｐゴシック"/>
                <w:color w:val="212121"/>
                <w:sz w:val="22"/>
                <w:szCs w:val="22"/>
                <w:lang w:val="en"/>
              </w:rPr>
            </w:pPr>
            <w:ins w:id="831" w:author="t_竹沢 公佑" w:date="2020-12-11T16:05:00Z">
              <w:r>
                <w:rPr>
                  <w:rFonts w:ascii="ＭＳ Ｐゴシック" w:eastAsia="ＭＳ Ｐゴシック" w:hAnsi="ＭＳ Ｐゴシック" w:hint="eastAsia"/>
                  <w:color w:val="212121"/>
                  <w:sz w:val="22"/>
                  <w:szCs w:val="22"/>
                  <w:lang w:val="en"/>
                </w:rPr>
                <w:t xml:space="preserve"> Fixed the section Title.</w:t>
              </w:r>
            </w:ins>
          </w:p>
          <w:p w:rsidR="005252E6" w:rsidRDefault="005252E6" w:rsidP="005252E6">
            <w:pPr>
              <w:pStyle w:val="HTML0"/>
              <w:shd w:val="clear" w:color="auto" w:fill="FFFFFF"/>
              <w:ind w:firstLineChars="100" w:firstLine="220"/>
              <w:rPr>
                <w:ins w:id="832" w:author="t_竹沢 公佑" w:date="2020-12-11T16:05:00Z"/>
                <w:rFonts w:ascii="ＭＳ Ｐゴシック" w:eastAsia="ＭＳ Ｐゴシック" w:hAnsi="ＭＳ Ｐゴシック"/>
                <w:color w:val="212121"/>
                <w:sz w:val="22"/>
                <w:szCs w:val="22"/>
                <w:lang w:val="en"/>
              </w:rPr>
            </w:pPr>
            <w:ins w:id="833" w:author="t_竹沢 公佑" w:date="2020-12-11T16:05:00Z">
              <w:r w:rsidRPr="004C3932">
                <w:rPr>
                  <w:rFonts w:ascii="ＭＳ Ｐゴシック" w:eastAsia="ＭＳ Ｐゴシック" w:hAnsi="ＭＳ Ｐゴシック" w:hint="eastAsia"/>
                  <w:color w:val="212121"/>
                  <w:sz w:val="22"/>
                  <w:szCs w:val="22"/>
                  <w:lang w:val="en"/>
                </w:rPr>
                <w:t>(before)</w:t>
              </w:r>
              <w:r>
                <w:rPr>
                  <w:rFonts w:ascii="ＭＳ Ｐゴシック" w:eastAsia="ＭＳ Ｐゴシック" w:hAnsi="ＭＳ Ｐゴシック" w:hint="eastAsia"/>
                  <w:color w:val="212121"/>
                  <w:sz w:val="22"/>
                  <w:szCs w:val="22"/>
                  <w:lang w:val="en"/>
                </w:rPr>
                <w:t xml:space="preserve"> Structure of Transmission Buffer</w:t>
              </w:r>
            </w:ins>
          </w:p>
          <w:p w:rsidR="005252E6" w:rsidRPr="008502BD" w:rsidRDefault="005252E6" w:rsidP="005252E6">
            <w:pPr>
              <w:pStyle w:val="HTML0"/>
              <w:shd w:val="clear" w:color="auto" w:fill="FFFFFF"/>
              <w:ind w:firstLineChars="100" w:firstLine="220"/>
              <w:rPr>
                <w:ins w:id="834" w:author="t_竹沢 公佑" w:date="2020-12-11T16:05:00Z"/>
                <w:rFonts w:ascii="ＭＳ Ｐゴシック" w:eastAsia="ＭＳ Ｐゴシック" w:hAnsi="ＭＳ Ｐゴシック"/>
                <w:color w:val="212121"/>
                <w:sz w:val="22"/>
                <w:szCs w:val="22"/>
                <w:lang w:val="en"/>
              </w:rPr>
            </w:pPr>
            <w:ins w:id="835" w:author="t_竹沢 公佑" w:date="2020-12-11T16:05:00Z">
              <w:r>
                <w:rPr>
                  <w:rFonts w:ascii="ＭＳ Ｐゴシック" w:eastAsia="ＭＳ Ｐゴシック" w:hAnsi="ＭＳ Ｐゴシック" w:hint="eastAsia"/>
                  <w:sz w:val="22"/>
                  <w:szCs w:val="22"/>
                </w:rPr>
                <w:t xml:space="preserve">(after) Structure of </w:t>
              </w:r>
              <w:r w:rsidRPr="004C3932">
                <w:rPr>
                  <w:rFonts w:ascii="ＭＳ Ｐゴシック" w:eastAsia="ＭＳ Ｐゴシック" w:hAnsi="ＭＳ Ｐゴシック" w:hint="eastAsia"/>
                  <w:b/>
                  <w:sz w:val="22"/>
                  <w:szCs w:val="22"/>
                  <w:u w:val="single"/>
                </w:rPr>
                <w:t>Host</w:t>
              </w:r>
              <w:r>
                <w:rPr>
                  <w:rFonts w:ascii="ＭＳ Ｐゴシック" w:eastAsia="ＭＳ Ｐゴシック" w:hAnsi="ＭＳ Ｐゴシック" w:hint="eastAsia"/>
                  <w:sz w:val="22"/>
                  <w:szCs w:val="22"/>
                </w:rPr>
                <w:t xml:space="preserve"> Transmission Buffer</w:t>
              </w:r>
            </w:ins>
          </w:p>
          <w:p w:rsidR="005252E6" w:rsidRDefault="005252E6" w:rsidP="005252E6">
            <w:pPr>
              <w:pStyle w:val="HTML0"/>
              <w:shd w:val="clear" w:color="auto" w:fill="FFFFFF"/>
              <w:ind w:firstLineChars="50" w:firstLine="110"/>
              <w:rPr>
                <w:ins w:id="836" w:author="t_竹沢 公佑" w:date="2020-12-11T16:05:00Z"/>
                <w:rFonts w:ascii="ＭＳ Ｐゴシック" w:eastAsia="ＭＳ Ｐゴシック" w:hAnsi="ＭＳ Ｐゴシック"/>
                <w:color w:val="212121"/>
                <w:sz w:val="22"/>
                <w:szCs w:val="22"/>
                <w:lang w:val="en"/>
              </w:rPr>
            </w:pPr>
            <w:ins w:id="837" w:author="t_竹沢 公佑" w:date="2020-12-11T16:05:00Z">
              <w:r>
                <w:rPr>
                  <w:rFonts w:ascii="ＭＳ Ｐゴシック" w:eastAsia="ＭＳ Ｐゴシック" w:hAnsi="ＭＳ Ｐゴシック" w:hint="eastAsia"/>
                  <w:color w:val="212121"/>
                  <w:sz w:val="22"/>
                  <w:szCs w:val="22"/>
                  <w:lang w:val="en"/>
                </w:rPr>
                <w:t>Fixed the name of ring buffer name.</w:t>
              </w:r>
            </w:ins>
          </w:p>
          <w:p w:rsidR="005252E6" w:rsidRPr="004C3932" w:rsidRDefault="005252E6" w:rsidP="005252E6">
            <w:pPr>
              <w:pStyle w:val="HTML0"/>
              <w:shd w:val="clear" w:color="auto" w:fill="FFFFFF"/>
              <w:rPr>
                <w:ins w:id="838" w:author="t_竹沢 公佑" w:date="2020-12-11T16:05:00Z"/>
                <w:rFonts w:ascii="ＭＳ Ｐゴシック" w:eastAsia="ＭＳ Ｐゴシック" w:hAnsi="ＭＳ Ｐゴシック"/>
                <w:color w:val="212121"/>
                <w:sz w:val="22"/>
                <w:szCs w:val="22"/>
                <w:lang w:val="en"/>
              </w:rPr>
            </w:pPr>
            <w:ins w:id="839" w:author="t_竹沢 公佑" w:date="2020-12-11T16:05:00Z">
              <w:r>
                <w:rPr>
                  <w:rFonts w:ascii="ＭＳ Ｐゴシック" w:eastAsia="ＭＳ Ｐゴシック" w:hAnsi="ＭＳ Ｐゴシック" w:hint="eastAsia"/>
                  <w:color w:val="212121"/>
                  <w:sz w:val="22"/>
                  <w:szCs w:val="22"/>
                  <w:lang w:val="en"/>
                </w:rPr>
                <w:t xml:space="preserve"> </w:t>
              </w:r>
              <w:r w:rsidRPr="004C3932">
                <w:rPr>
                  <w:rFonts w:ascii="ＭＳ Ｐゴシック" w:eastAsia="ＭＳ Ｐゴシック" w:hAnsi="ＭＳ Ｐゴシック" w:hint="eastAsia"/>
                  <w:color w:val="212121"/>
                  <w:sz w:val="22"/>
                  <w:szCs w:val="22"/>
                  <w:lang w:val="en"/>
                </w:rPr>
                <w:t xml:space="preserve"> (before) Note: </w:t>
              </w:r>
              <w:r w:rsidRPr="004C3932">
                <w:rPr>
                  <w:rFonts w:ascii="ＭＳ Ｐゴシック" w:eastAsia="ＭＳ Ｐゴシック" w:hAnsi="ＭＳ Ｐゴシック"/>
                  <w:color w:val="212121"/>
                  <w:sz w:val="22"/>
                  <w:szCs w:val="22"/>
                  <w:lang w:val="en"/>
                </w:rPr>
                <w:t>…</w:t>
              </w:r>
              <w:r w:rsidRPr="004C3932">
                <w:rPr>
                  <w:rFonts w:ascii="ＭＳ Ｐゴシック" w:eastAsia="ＭＳ Ｐゴシック" w:hAnsi="ＭＳ Ｐゴシック" w:hint="eastAsia"/>
                  <w:sz w:val="22"/>
                  <w:szCs w:val="22"/>
                  <w:lang w:val="en"/>
                </w:rPr>
                <w:t>this ring buffer is allocated</w:t>
              </w:r>
            </w:ins>
          </w:p>
          <w:p w:rsidR="005252E6" w:rsidRPr="004C3932" w:rsidRDefault="005252E6" w:rsidP="005252E6">
            <w:pPr>
              <w:pStyle w:val="HTML0"/>
              <w:shd w:val="clear" w:color="auto" w:fill="FFFFFF"/>
              <w:rPr>
                <w:ins w:id="840" w:author="t_竹沢 公佑" w:date="2020-12-11T16:05:00Z"/>
                <w:rFonts w:ascii="ＭＳ Ｐゴシック" w:eastAsia="ＭＳ Ｐゴシック" w:hAnsi="ＭＳ Ｐゴシック"/>
                <w:color w:val="212121"/>
                <w:sz w:val="22"/>
                <w:szCs w:val="22"/>
                <w:lang w:val="en"/>
              </w:rPr>
            </w:pPr>
            <w:ins w:id="841" w:author="t_竹沢 公佑" w:date="2020-12-11T16:05:00Z">
              <w:r>
                <w:rPr>
                  <w:rFonts w:ascii="ＭＳ Ｐゴシック" w:eastAsia="ＭＳ Ｐゴシック" w:hAnsi="ＭＳ Ｐゴシック" w:hint="eastAsia"/>
                  <w:color w:val="212121"/>
                  <w:sz w:val="22"/>
                  <w:szCs w:val="22"/>
                  <w:lang w:val="en"/>
                </w:rPr>
                <w:t xml:space="preserve">  (after) </w:t>
              </w:r>
              <w:r w:rsidRPr="004C3932">
                <w:rPr>
                  <w:rFonts w:ascii="ＭＳ Ｐゴシック" w:eastAsia="ＭＳ Ｐゴシック" w:hAnsi="ＭＳ Ｐゴシック" w:hint="eastAsia"/>
                  <w:color w:val="212121"/>
                  <w:sz w:val="22"/>
                  <w:szCs w:val="22"/>
                  <w:lang w:val="en"/>
                </w:rPr>
                <w:t xml:space="preserve">Note: </w:t>
              </w:r>
              <w:r w:rsidRPr="004C3932">
                <w:rPr>
                  <w:rFonts w:ascii="ＭＳ Ｐゴシック" w:eastAsia="ＭＳ Ｐゴシック" w:hAnsi="ＭＳ Ｐゴシック"/>
                  <w:color w:val="212121"/>
                  <w:sz w:val="22"/>
                  <w:szCs w:val="22"/>
                  <w:lang w:val="en"/>
                </w:rPr>
                <w:t>…</w:t>
              </w:r>
              <w:r w:rsidRPr="004C3932">
                <w:rPr>
                  <w:rFonts w:ascii="ＭＳ Ｐゴシック" w:eastAsia="ＭＳ Ｐゴシック" w:hAnsi="ＭＳ Ｐゴシック" w:hint="eastAsia"/>
                  <w:sz w:val="22"/>
                  <w:szCs w:val="22"/>
                  <w:lang w:val="en"/>
                </w:rPr>
                <w:t xml:space="preserve">this </w:t>
              </w:r>
              <w:r w:rsidRPr="004C3932">
                <w:rPr>
                  <w:rFonts w:ascii="ＭＳ Ｐゴシック" w:eastAsia="ＭＳ Ｐゴシック" w:hAnsi="ＭＳ Ｐゴシック" w:hint="eastAsia"/>
                  <w:b/>
                  <w:sz w:val="22"/>
                  <w:szCs w:val="22"/>
                  <w:u w:val="single"/>
                  <w:lang w:val="en"/>
                </w:rPr>
                <w:t>host</w:t>
              </w:r>
              <w:r w:rsidRPr="004C3932">
                <w:rPr>
                  <w:rFonts w:ascii="ＭＳ Ｐゴシック" w:eastAsia="ＭＳ Ｐゴシック" w:hAnsi="ＭＳ Ｐゴシック" w:hint="eastAsia"/>
                  <w:sz w:val="22"/>
                  <w:szCs w:val="22"/>
                  <w:lang w:val="en"/>
                </w:rPr>
                <w:t xml:space="preserve"> ring buffer is allocated</w:t>
              </w:r>
            </w:ins>
          </w:p>
          <w:p w:rsidR="005252E6" w:rsidRDefault="005252E6" w:rsidP="005252E6">
            <w:pPr>
              <w:pStyle w:val="HTML0"/>
              <w:shd w:val="clear" w:color="auto" w:fill="FFFFFF"/>
              <w:ind w:firstLineChars="100" w:firstLine="220"/>
              <w:rPr>
                <w:ins w:id="842" w:author="t_竹沢 公佑" w:date="2020-12-11T16:05:00Z"/>
                <w:rFonts w:ascii="ＭＳ Ｐゴシック" w:eastAsia="ＭＳ Ｐゴシック" w:hAnsi="ＭＳ Ｐゴシック"/>
                <w:color w:val="212121"/>
                <w:sz w:val="22"/>
                <w:szCs w:val="22"/>
                <w:lang w:val="en"/>
              </w:rPr>
            </w:pPr>
            <w:ins w:id="843" w:author="t_竹沢 公佑" w:date="2020-12-11T16:05:00Z">
              <w:r w:rsidRPr="004C3932">
                <w:rPr>
                  <w:rFonts w:ascii="ＭＳ Ｐゴシック" w:eastAsia="ＭＳ Ｐゴシック" w:hAnsi="ＭＳ Ｐゴシック" w:hint="eastAsia"/>
                  <w:color w:val="212121"/>
                  <w:sz w:val="22"/>
                  <w:szCs w:val="22"/>
                  <w:lang w:val="en"/>
                </w:rPr>
                <w:t>(before)</w:t>
              </w:r>
              <w:r>
                <w:rPr>
                  <w:rFonts w:ascii="ＭＳ Ｐゴシック" w:eastAsia="ＭＳ Ｐゴシック" w:hAnsi="ＭＳ Ｐゴシック" w:hint="eastAsia"/>
                  <w:color w:val="212121"/>
                  <w:sz w:val="22"/>
                  <w:szCs w:val="22"/>
                  <w:lang w:val="en"/>
                </w:rPr>
                <w:t xml:space="preserve"> Figure2-2: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transmission </w:t>
              </w:r>
              <w:r w:rsidRPr="004C3932">
                <w:rPr>
                  <w:rFonts w:ascii="ＭＳ Ｐゴシック" w:eastAsia="ＭＳ Ｐゴシック" w:hAnsi="ＭＳ Ｐゴシック" w:hint="eastAsia"/>
                  <w:sz w:val="22"/>
                  <w:szCs w:val="22"/>
                </w:rPr>
                <w:t>buffer</w:t>
              </w:r>
            </w:ins>
          </w:p>
          <w:p w:rsidR="005252E6" w:rsidRDefault="005252E6" w:rsidP="005252E6">
            <w:pPr>
              <w:pStyle w:val="HTML0"/>
              <w:shd w:val="clear" w:color="auto" w:fill="FFFFFF"/>
              <w:ind w:firstLineChars="100" w:firstLine="220"/>
              <w:rPr>
                <w:ins w:id="844" w:author="t_竹沢 公佑" w:date="2020-12-11T16:05:00Z"/>
                <w:rFonts w:ascii="ＭＳ Ｐゴシック" w:eastAsia="ＭＳ Ｐゴシック" w:hAnsi="ＭＳ Ｐゴシック"/>
                <w:color w:val="212121"/>
                <w:sz w:val="22"/>
                <w:szCs w:val="22"/>
                <w:lang w:val="en"/>
              </w:rPr>
            </w:pPr>
            <w:ins w:id="845" w:author="t_竹沢 公佑" w:date="2020-12-11T16:05:00Z">
              <w:r w:rsidRPr="004C3932">
                <w:rPr>
                  <w:rFonts w:ascii="ＭＳ Ｐゴシック" w:eastAsia="ＭＳ Ｐゴシック" w:hAnsi="ＭＳ Ｐゴシック" w:hint="eastAsia"/>
                  <w:color w:val="212121"/>
                  <w:sz w:val="22"/>
                  <w:szCs w:val="22"/>
                  <w:lang w:val="en"/>
                </w:rPr>
                <w:t>(</w:t>
              </w:r>
              <w:r>
                <w:rPr>
                  <w:rFonts w:ascii="ＭＳ Ｐゴシック" w:eastAsia="ＭＳ Ｐゴシック" w:hAnsi="ＭＳ Ｐゴシック" w:hint="eastAsia"/>
                  <w:color w:val="212121"/>
                  <w:sz w:val="22"/>
                  <w:szCs w:val="22"/>
                  <w:lang w:val="en"/>
                </w:rPr>
                <w:t>after</w:t>
              </w:r>
              <w:r w:rsidRPr="004C3932">
                <w:rPr>
                  <w:rFonts w:ascii="ＭＳ Ｐゴシック" w:eastAsia="ＭＳ Ｐゴシック" w:hAnsi="ＭＳ Ｐゴシック" w:hint="eastAsia"/>
                  <w:color w:val="212121"/>
                  <w:sz w:val="22"/>
                  <w:szCs w:val="22"/>
                  <w:lang w:val="en"/>
                </w:rPr>
                <w:t>)</w:t>
              </w:r>
              <w:r>
                <w:rPr>
                  <w:rFonts w:ascii="ＭＳ Ｐゴシック" w:eastAsia="ＭＳ Ｐゴシック" w:hAnsi="ＭＳ Ｐゴシック" w:hint="eastAsia"/>
                  <w:color w:val="212121"/>
                  <w:sz w:val="22"/>
                  <w:szCs w:val="22"/>
                  <w:lang w:val="en"/>
                </w:rPr>
                <w:t xml:space="preserve"> Figure2-2: </w:t>
              </w:r>
              <w:r>
                <w:rPr>
                  <w:rFonts w:ascii="ＭＳ Ｐゴシック" w:eastAsia="ＭＳ Ｐゴシック" w:hAnsi="ＭＳ Ｐゴシック"/>
                  <w:color w:val="212121"/>
                  <w:sz w:val="22"/>
                  <w:szCs w:val="22"/>
                  <w:lang w:val="en"/>
                </w:rPr>
                <w:t>…</w:t>
              </w:r>
              <w:r w:rsidRPr="004C3932">
                <w:rPr>
                  <w:rFonts w:ascii="ＭＳ Ｐゴシック" w:eastAsia="ＭＳ Ｐゴシック" w:hAnsi="ＭＳ Ｐゴシック" w:hint="eastAsia"/>
                  <w:b/>
                  <w:color w:val="212121"/>
                  <w:sz w:val="22"/>
                  <w:szCs w:val="22"/>
                  <w:u w:val="single"/>
                  <w:lang w:val="en"/>
                </w:rPr>
                <w:t>host</w:t>
              </w:r>
              <w:r>
                <w:rPr>
                  <w:rFonts w:ascii="ＭＳ Ｐゴシック" w:eastAsia="ＭＳ Ｐゴシック" w:hAnsi="ＭＳ Ｐゴシック" w:hint="eastAsia"/>
                  <w:color w:val="212121"/>
                  <w:sz w:val="22"/>
                  <w:szCs w:val="22"/>
                  <w:lang w:val="en"/>
                </w:rPr>
                <w:t xml:space="preserve"> </w:t>
              </w:r>
              <w:r>
                <w:rPr>
                  <w:rFonts w:ascii="ＭＳ Ｐゴシック" w:eastAsia="ＭＳ Ｐゴシック" w:hAnsi="ＭＳ Ｐゴシック" w:hint="eastAsia"/>
                  <w:sz w:val="22"/>
                  <w:szCs w:val="22"/>
                </w:rPr>
                <w:t xml:space="preserve">transmission </w:t>
              </w:r>
              <w:r w:rsidRPr="004C3932">
                <w:rPr>
                  <w:rFonts w:ascii="ＭＳ Ｐゴシック" w:eastAsia="ＭＳ Ｐゴシック" w:hAnsi="ＭＳ Ｐゴシック" w:hint="eastAsia"/>
                  <w:sz w:val="22"/>
                  <w:szCs w:val="22"/>
                </w:rPr>
                <w:t>buffer</w:t>
              </w:r>
            </w:ins>
          </w:p>
          <w:p w:rsidR="005252E6" w:rsidRDefault="005252E6" w:rsidP="005252E6">
            <w:pPr>
              <w:pStyle w:val="HTML0"/>
              <w:shd w:val="clear" w:color="auto" w:fill="FFFFFF"/>
              <w:rPr>
                <w:ins w:id="846" w:author="t_竹沢 公佑" w:date="2020-12-11T16:05:00Z"/>
                <w:rFonts w:ascii="ＭＳ Ｐゴシック" w:eastAsia="ＭＳ Ｐゴシック" w:hAnsi="ＭＳ Ｐゴシック"/>
                <w:color w:val="212121"/>
                <w:sz w:val="22"/>
                <w:szCs w:val="22"/>
                <w:lang w:val="en"/>
              </w:rPr>
            </w:pPr>
            <w:ins w:id="847" w:author="t_竹沢 公佑" w:date="2020-12-11T16:05:00Z">
              <w:r>
                <w:rPr>
                  <w:rFonts w:ascii="ＭＳ Ｐゴシック" w:eastAsia="ＭＳ Ｐゴシック" w:hAnsi="ＭＳ Ｐゴシック" w:hint="eastAsia"/>
                  <w:color w:val="212121"/>
                  <w:sz w:val="22"/>
                  <w:szCs w:val="22"/>
                  <w:lang w:val="en"/>
                </w:rPr>
                <w:t>3.2 Information frame</w:t>
              </w:r>
            </w:ins>
          </w:p>
          <w:p w:rsidR="005252E6" w:rsidRDefault="005252E6" w:rsidP="005252E6">
            <w:pPr>
              <w:pStyle w:val="HTML0"/>
              <w:shd w:val="clear" w:color="auto" w:fill="FFFFFF"/>
              <w:rPr>
                <w:ins w:id="848" w:author="t_竹沢 公佑" w:date="2020-12-11T16:05:00Z"/>
                <w:rFonts w:ascii="ＭＳ Ｐゴシック" w:eastAsia="ＭＳ Ｐゴシック" w:hAnsi="ＭＳ Ｐゴシック"/>
                <w:color w:val="212121"/>
                <w:sz w:val="22"/>
                <w:szCs w:val="22"/>
                <w:lang w:val="en"/>
              </w:rPr>
            </w:pPr>
            <w:ins w:id="849" w:author="t_竹沢 公佑" w:date="2020-12-11T16:05:00Z">
              <w:r>
                <w:rPr>
                  <w:rFonts w:ascii="ＭＳ Ｐゴシック" w:eastAsia="ＭＳ Ｐゴシック" w:hAnsi="ＭＳ Ｐゴシック" w:hint="eastAsia"/>
                  <w:color w:val="212121"/>
                  <w:sz w:val="22"/>
                  <w:szCs w:val="22"/>
                  <w:lang w:val="en"/>
                </w:rPr>
                <w:t xml:space="preserve"> Added reference information of ALMA frame de-formatter  to the note (*3), (*4) and (*5).</w:t>
              </w:r>
            </w:ins>
          </w:p>
          <w:p w:rsidR="005252E6" w:rsidRDefault="005252E6" w:rsidP="005252E6">
            <w:pPr>
              <w:pStyle w:val="HTML0"/>
              <w:shd w:val="clear" w:color="auto" w:fill="FFFFFF"/>
              <w:rPr>
                <w:ins w:id="850" w:author="t_竹沢 公佑" w:date="2020-12-11T16:05:00Z"/>
                <w:rFonts w:ascii="ＭＳ Ｐゴシック" w:eastAsia="ＭＳ Ｐゴシック" w:hAnsi="ＭＳ Ｐゴシック"/>
                <w:color w:val="212121"/>
                <w:sz w:val="22"/>
                <w:szCs w:val="22"/>
                <w:lang w:val="en"/>
              </w:rPr>
            </w:pPr>
            <w:ins w:id="851" w:author="t_竹沢 公佑" w:date="2020-12-11T16:05:00Z">
              <w:r>
                <w:rPr>
                  <w:rFonts w:ascii="ＭＳ Ｐゴシック" w:eastAsia="ＭＳ Ｐゴシック" w:hAnsi="ＭＳ Ｐゴシック" w:hint="eastAsia"/>
                  <w:color w:val="212121"/>
                  <w:sz w:val="22"/>
                  <w:szCs w:val="22"/>
                  <w:lang w:val="en"/>
                </w:rPr>
                <w:t xml:space="preserve"> Added incomplete bit.</w:t>
              </w:r>
            </w:ins>
          </w:p>
          <w:p w:rsidR="005252E6" w:rsidRDefault="005252E6" w:rsidP="005252E6">
            <w:pPr>
              <w:pStyle w:val="HTML0"/>
              <w:shd w:val="clear" w:color="auto" w:fill="FFFFFF"/>
              <w:rPr>
                <w:ins w:id="852" w:author="t_竹沢 公佑" w:date="2020-12-11T16:05:00Z"/>
                <w:rFonts w:ascii="ＭＳ Ｐゴシック" w:eastAsia="ＭＳ Ｐゴシック" w:hAnsi="ＭＳ Ｐゴシック"/>
                <w:color w:val="212121"/>
                <w:sz w:val="22"/>
                <w:szCs w:val="22"/>
                <w:lang w:val="en"/>
              </w:rPr>
            </w:pPr>
            <w:ins w:id="853" w:author="t_竹沢 公佑" w:date="2020-12-11T16:05:00Z">
              <w:r>
                <w:rPr>
                  <w:rFonts w:ascii="ＭＳ Ｐゴシック" w:eastAsia="ＭＳ Ｐゴシック" w:hAnsi="ＭＳ Ｐゴシック" w:hint="eastAsia"/>
                  <w:color w:val="212121"/>
                  <w:sz w:val="22"/>
                  <w:szCs w:val="22"/>
                  <w:lang w:val="en"/>
                </w:rPr>
                <w:t>4.4 Example of reception</w:t>
              </w:r>
            </w:ins>
          </w:p>
          <w:p w:rsidR="005252E6" w:rsidRDefault="005252E6" w:rsidP="005252E6">
            <w:pPr>
              <w:pStyle w:val="HTML0"/>
              <w:shd w:val="clear" w:color="auto" w:fill="FFFFFF"/>
              <w:rPr>
                <w:ins w:id="854" w:author="t_竹沢 公佑" w:date="2020-12-11T16:05:00Z"/>
                <w:rFonts w:ascii="ＭＳ Ｐゴシック" w:eastAsia="ＭＳ Ｐゴシック" w:hAnsi="ＭＳ Ｐゴシック"/>
                <w:color w:val="212121"/>
                <w:sz w:val="22"/>
                <w:szCs w:val="22"/>
                <w:lang w:val="en"/>
              </w:rPr>
            </w:pPr>
            <w:ins w:id="855" w:author="t_竹沢 公佑" w:date="2020-12-11T16:05:00Z">
              <w:r>
                <w:rPr>
                  <w:rFonts w:ascii="ＭＳ Ｐゴシック" w:eastAsia="ＭＳ Ｐゴシック" w:hAnsi="ＭＳ Ｐゴシック" w:hint="eastAsia"/>
                  <w:color w:val="212121"/>
                  <w:sz w:val="22"/>
                  <w:szCs w:val="22"/>
                  <w:lang w:val="en"/>
                </w:rPr>
                <w:t xml:space="preserve"> Fixed the name of ring buffer in the diagram.</w:t>
              </w:r>
            </w:ins>
          </w:p>
          <w:p w:rsidR="005252E6" w:rsidRPr="008E75E7" w:rsidRDefault="005252E6" w:rsidP="005252E6">
            <w:pPr>
              <w:pStyle w:val="HTML0"/>
              <w:shd w:val="clear" w:color="auto" w:fill="FFFFFF"/>
              <w:rPr>
                <w:ins w:id="856" w:author="t_竹沢 公佑" w:date="2020-12-11T16:05:00Z"/>
                <w:rFonts w:ascii="ＭＳ Ｐゴシック" w:eastAsia="ＭＳ Ｐゴシック" w:hAnsi="ＭＳ Ｐゴシック"/>
                <w:color w:val="212121"/>
                <w:sz w:val="22"/>
                <w:szCs w:val="22"/>
                <w:lang w:val="en"/>
              </w:rPr>
            </w:pPr>
            <w:ins w:id="857" w:author="t_竹沢 公佑" w:date="2020-12-11T16:05:00Z">
              <w:r>
                <w:rPr>
                  <w:rFonts w:ascii="ＭＳ Ｐゴシック" w:eastAsia="ＭＳ Ｐゴシック" w:hAnsi="ＭＳ Ｐゴシック" w:hint="eastAsia"/>
                  <w:color w:val="212121"/>
                  <w:sz w:val="22"/>
                  <w:szCs w:val="22"/>
                  <w:lang w:val="en"/>
                </w:rPr>
                <w:t xml:space="preserve">  (before) </w:t>
              </w:r>
              <w:r w:rsidRPr="008E75E7">
                <w:rPr>
                  <w:rFonts w:ascii="ＭＳ Ｐゴシック" w:eastAsia="ＭＳ Ｐゴシック" w:hAnsi="ＭＳ Ｐゴシック"/>
                  <w:color w:val="212121"/>
                  <w:sz w:val="22"/>
                  <w:szCs w:val="22"/>
                  <w:lang w:val="en"/>
                </w:rPr>
                <w:t>Call "mmap" to get the address of the receive ring buffer.</w:t>
              </w:r>
            </w:ins>
          </w:p>
          <w:p w:rsidR="005252E6" w:rsidRPr="004C3932" w:rsidRDefault="005252E6" w:rsidP="005252E6">
            <w:pPr>
              <w:pStyle w:val="HTML0"/>
              <w:shd w:val="clear" w:color="auto" w:fill="FFFFFF"/>
              <w:rPr>
                <w:ins w:id="858" w:author="t_竹沢 公佑" w:date="2020-12-11T16:05:00Z"/>
                <w:rFonts w:ascii="ＭＳ Ｐゴシック" w:eastAsia="ＭＳ Ｐゴシック" w:hAnsi="ＭＳ Ｐゴシック"/>
                <w:color w:val="212121"/>
                <w:sz w:val="22"/>
                <w:szCs w:val="22"/>
                <w:lang w:val="en"/>
              </w:rPr>
            </w:pPr>
            <w:ins w:id="859" w:author="t_竹沢 公佑" w:date="2020-12-11T16:05:00Z">
              <w:r>
                <w:rPr>
                  <w:rFonts w:ascii="ＭＳ Ｐゴシック" w:eastAsia="ＭＳ Ｐゴシック" w:hAnsi="ＭＳ Ｐゴシック" w:hint="eastAsia"/>
                  <w:color w:val="212121"/>
                  <w:sz w:val="22"/>
                  <w:szCs w:val="22"/>
                  <w:lang w:val="en"/>
                </w:rPr>
                <w:t xml:space="preserve">  (after)</w:t>
              </w:r>
              <w:r w:rsidRPr="008E75E7">
                <w:rPr>
                  <w:rFonts w:ascii="ＭＳ Ｐゴシック" w:eastAsia="ＭＳ Ｐゴシック" w:hAnsi="ＭＳ Ｐゴシック"/>
                  <w:color w:val="212121"/>
                  <w:sz w:val="22"/>
                  <w:szCs w:val="22"/>
                  <w:lang w:val="en"/>
                </w:rPr>
                <w:t xml:space="preserve"> Call "mmap" to get the address of the </w:t>
              </w:r>
              <w:r w:rsidRPr="00FA13B6">
                <w:rPr>
                  <w:rFonts w:ascii="ＭＳ Ｐゴシック" w:eastAsia="ＭＳ Ｐゴシック" w:hAnsi="ＭＳ Ｐゴシック"/>
                  <w:b/>
                  <w:color w:val="212121"/>
                  <w:sz w:val="22"/>
                  <w:szCs w:val="22"/>
                  <w:u w:val="single"/>
                  <w:lang w:val="en"/>
                </w:rPr>
                <w:t>host</w:t>
              </w:r>
              <w:r>
                <w:rPr>
                  <w:rFonts w:ascii="ＭＳ Ｐゴシック" w:eastAsia="ＭＳ Ｐゴシック" w:hAnsi="ＭＳ Ｐゴシック" w:hint="eastAsia"/>
                  <w:color w:val="212121"/>
                  <w:sz w:val="22"/>
                  <w:szCs w:val="22"/>
                  <w:lang w:val="en"/>
                </w:rPr>
                <w:t xml:space="preserve"> </w:t>
              </w:r>
              <w:r w:rsidRPr="008E75E7">
                <w:rPr>
                  <w:rFonts w:ascii="ＭＳ Ｐゴシック" w:eastAsia="ＭＳ Ｐゴシック" w:hAnsi="ＭＳ Ｐゴシック"/>
                  <w:color w:val="212121"/>
                  <w:sz w:val="22"/>
                  <w:szCs w:val="22"/>
                  <w:lang w:val="en"/>
                </w:rPr>
                <w:t>receive ring buffer.</w:t>
              </w:r>
            </w:ins>
          </w:p>
          <w:p w:rsidR="005252E6" w:rsidRPr="00FA13B6" w:rsidRDefault="005252E6" w:rsidP="005252E6">
            <w:pPr>
              <w:pStyle w:val="HTML0"/>
              <w:shd w:val="clear" w:color="auto" w:fill="FFFFFF"/>
              <w:rPr>
                <w:ins w:id="860" w:author="t_竹沢 公佑" w:date="2020-12-11T16:05:00Z"/>
                <w:color w:val="212121"/>
                <w:sz w:val="22"/>
                <w:szCs w:val="22"/>
                <w:lang w:val="en"/>
              </w:rPr>
            </w:pPr>
            <w:ins w:id="861" w:author="t_竹沢 公佑" w:date="2020-12-11T16:05:00Z">
              <w:r>
                <w:rPr>
                  <w:rFonts w:ascii="ＭＳ Ｐゴシック" w:eastAsia="ＭＳ Ｐゴシック" w:hAnsi="ＭＳ Ｐゴシック" w:hint="eastAsia"/>
                  <w:color w:val="212121"/>
                  <w:sz w:val="22"/>
                  <w:szCs w:val="22"/>
                  <w:lang w:val="en"/>
                </w:rPr>
                <w:t xml:space="preserve">  (before) </w:t>
              </w:r>
              <w:r w:rsidRPr="00FA13B6">
                <w:rPr>
                  <w:rFonts w:ascii="ＭＳ Ｐゴシック" w:eastAsia="ＭＳ Ｐゴシック" w:hAnsi="ＭＳ Ｐゴシック"/>
                  <w:color w:val="222222"/>
                  <w:sz w:val="22"/>
                  <w:szCs w:val="22"/>
                  <w:lang w:val="en"/>
                </w:rPr>
                <w:t>Call "munmap" to free the address of the receiving ring buffer</w:t>
              </w:r>
            </w:ins>
          </w:p>
          <w:p w:rsidR="005252E6" w:rsidRPr="005252E6" w:rsidRDefault="005252E6" w:rsidP="00B318C4">
            <w:pPr>
              <w:pStyle w:val="HTML0"/>
              <w:shd w:val="clear" w:color="auto" w:fill="FFFFFF"/>
              <w:rPr>
                <w:ins w:id="862" w:author="t_竹沢 公佑" w:date="2020-04-06T11:18:00Z"/>
                <w:rFonts w:ascii="ＭＳ Ｐゴシック" w:eastAsia="ＭＳ Ｐゴシック" w:hAnsi="ＭＳ Ｐゴシック"/>
                <w:color w:val="212121"/>
                <w:sz w:val="22"/>
                <w:szCs w:val="22"/>
                <w:lang w:val="en"/>
              </w:rPr>
            </w:pPr>
          </w:p>
        </w:tc>
      </w:tr>
    </w:tbl>
    <w:p w:rsidR="005252E6" w:rsidRDefault="005252E6" w:rsidP="005252E6">
      <w:pPr>
        <w:spacing w:line="0" w:lineRule="atLeast"/>
        <w:jc w:val="right"/>
        <w:rPr>
          <w:ins w:id="863" w:author="t_竹沢 公佑" w:date="2020-12-11T16:09:00Z"/>
        </w:rPr>
      </w:pPr>
      <w:ins w:id="864" w:author="t_竹沢 公佑" w:date="2020-12-11T16:09:00Z">
        <w:r>
          <w:rPr>
            <w:rFonts w:hint="eastAsia"/>
          </w:rPr>
          <w:t>(</w:t>
        </w:r>
        <w:r w:rsidRPr="009E2D4A">
          <w:rPr>
            <w:rFonts w:hint="eastAsia"/>
          </w:rPr>
          <w:t>Continued to the next page.)</w:t>
        </w:r>
      </w:ins>
    </w:p>
    <w:p w:rsidR="005252E6" w:rsidRDefault="005252E6">
      <w:pPr>
        <w:rPr>
          <w:ins w:id="865" w:author="t_竹沢 公佑" w:date="2020-12-11T16:09:00Z"/>
        </w:rPr>
      </w:pPr>
    </w:p>
    <w:p w:rsidR="005252E6" w:rsidRPr="005252E6" w:rsidRDefault="005252E6">
      <w:pPr>
        <w:spacing w:line="0" w:lineRule="atLeast"/>
        <w:jc w:val="right"/>
        <w:rPr>
          <w:ins w:id="866" w:author="t_竹沢 公佑" w:date="2020-12-11T16:08:00Z"/>
        </w:rPr>
        <w:pPrChange w:id="867" w:author="t_竹沢 公佑" w:date="2020-12-11T16:09:00Z">
          <w:pPr/>
        </w:pPrChange>
      </w:pPr>
      <w:ins w:id="868" w:author="t_竹沢 公佑" w:date="2020-12-11T16:09:00Z">
        <w:r w:rsidRPr="009E2D4A">
          <w:rPr>
            <w:rFonts w:hint="eastAsia"/>
          </w:rPr>
          <w:lastRenderedPageBreak/>
          <w:t xml:space="preserve">(Continued from the </w:t>
        </w:r>
        <w:r w:rsidRPr="009E2D4A">
          <w:t>previous</w:t>
        </w:r>
        <w:r w:rsidRPr="009E2D4A">
          <w:rPr>
            <w:rFonts w:hint="eastAsia"/>
          </w:rPr>
          <w:t xml:space="preserve"> page.)</w:t>
        </w:r>
      </w:ins>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5252E6" w:rsidRPr="005252E6" w:rsidTr="001D5074">
        <w:trPr>
          <w:trHeight w:val="1468"/>
          <w:ins w:id="869" w:author="t_竹沢 公佑" w:date="2020-12-11T16:07:00Z"/>
        </w:trPr>
        <w:tc>
          <w:tcPr>
            <w:tcW w:w="1138" w:type="dxa"/>
            <w:vAlign w:val="center"/>
          </w:tcPr>
          <w:p w:rsidR="005252E6" w:rsidRDefault="005252E6">
            <w:pPr>
              <w:snapToGrid w:val="0"/>
              <w:spacing w:line="0" w:lineRule="atLeast"/>
              <w:jc w:val="center"/>
              <w:rPr>
                <w:ins w:id="870" w:author="t_竹沢 公佑" w:date="2020-12-11T16:07:00Z"/>
                <w:sz w:val="22"/>
                <w:szCs w:val="22"/>
              </w:rPr>
            </w:pPr>
            <w:ins w:id="871" w:author="t_竹沢 公佑" w:date="2020-12-11T16:07:00Z">
              <w:r>
                <w:rPr>
                  <w:rFonts w:hint="eastAsia"/>
                  <w:sz w:val="22"/>
                  <w:szCs w:val="22"/>
                </w:rPr>
                <w:t>2.0.7</w:t>
              </w:r>
            </w:ins>
          </w:p>
        </w:tc>
        <w:tc>
          <w:tcPr>
            <w:tcW w:w="1564" w:type="dxa"/>
            <w:vAlign w:val="center"/>
          </w:tcPr>
          <w:p w:rsidR="005252E6" w:rsidRDefault="005252E6">
            <w:pPr>
              <w:snapToGrid w:val="0"/>
              <w:spacing w:line="0" w:lineRule="atLeast"/>
              <w:jc w:val="center"/>
              <w:rPr>
                <w:ins w:id="872" w:author="t_竹沢 公佑" w:date="2020-12-11T16:07:00Z"/>
                <w:sz w:val="22"/>
                <w:szCs w:val="22"/>
              </w:rPr>
            </w:pPr>
            <w:ins w:id="873" w:author="t_竹沢 公佑" w:date="2020-12-11T16:07:00Z">
              <w:r>
                <w:rPr>
                  <w:rFonts w:hint="eastAsia"/>
                  <w:sz w:val="22"/>
                  <w:szCs w:val="22"/>
                </w:rPr>
                <w:t>2020/04/03</w:t>
              </w:r>
            </w:ins>
          </w:p>
        </w:tc>
        <w:tc>
          <w:tcPr>
            <w:tcW w:w="1706" w:type="dxa"/>
            <w:vAlign w:val="center"/>
          </w:tcPr>
          <w:p w:rsidR="005252E6" w:rsidRDefault="005252E6" w:rsidP="00AF3555">
            <w:pPr>
              <w:snapToGrid w:val="0"/>
              <w:spacing w:line="0" w:lineRule="atLeast"/>
              <w:rPr>
                <w:ins w:id="874" w:author="t_竹沢 公佑" w:date="2020-12-11T16:07:00Z"/>
                <w:sz w:val="22"/>
                <w:szCs w:val="22"/>
              </w:rPr>
            </w:pPr>
            <w:ins w:id="875" w:author="t_竹沢 公佑" w:date="2020-12-11T16:08:00Z">
              <w:r>
                <w:rPr>
                  <w:rFonts w:hint="eastAsia"/>
                  <w:sz w:val="22"/>
                  <w:szCs w:val="22"/>
                </w:rPr>
                <w:t>K.Takezawa</w:t>
              </w:r>
            </w:ins>
          </w:p>
        </w:tc>
        <w:tc>
          <w:tcPr>
            <w:tcW w:w="5261" w:type="dxa"/>
            <w:vAlign w:val="center"/>
          </w:tcPr>
          <w:p w:rsidR="005252E6" w:rsidRDefault="005252E6" w:rsidP="00454A91">
            <w:pPr>
              <w:pStyle w:val="HTML0"/>
              <w:shd w:val="clear" w:color="auto" w:fill="FFFFFF"/>
              <w:rPr>
                <w:ins w:id="876" w:author="t_竹沢 公佑" w:date="2020-12-11T16:08:00Z"/>
                <w:rFonts w:ascii="ＭＳ Ｐゴシック" w:eastAsia="ＭＳ Ｐゴシック" w:hAnsi="ＭＳ Ｐゴシック"/>
                <w:color w:val="212121"/>
                <w:sz w:val="22"/>
                <w:szCs w:val="22"/>
                <w:lang w:val="en"/>
              </w:rPr>
            </w:pPr>
            <w:ins w:id="877" w:author="t_竹沢 公佑" w:date="2020-12-11T16:08:00Z">
              <w:r>
                <w:rPr>
                  <w:rFonts w:ascii="ＭＳ Ｐゴシック" w:eastAsia="ＭＳ Ｐゴシック" w:hAnsi="ＭＳ Ｐゴシック" w:hint="eastAsia"/>
                  <w:color w:val="212121"/>
                  <w:sz w:val="22"/>
                  <w:szCs w:val="22"/>
                  <w:lang w:val="en"/>
                </w:rPr>
                <w:t>4.4 Example of reception</w:t>
              </w:r>
            </w:ins>
          </w:p>
          <w:p w:rsidR="005252E6" w:rsidRDefault="005252E6">
            <w:pPr>
              <w:pStyle w:val="HTML0"/>
              <w:shd w:val="clear" w:color="auto" w:fill="FFFFFF"/>
              <w:ind w:firstLineChars="50" w:firstLine="110"/>
              <w:rPr>
                <w:ins w:id="878" w:author="t_竹沢 公佑" w:date="2020-12-11T16:08:00Z"/>
                <w:rFonts w:ascii="ＭＳ Ｐゴシック" w:eastAsia="ＭＳ Ｐゴシック" w:hAnsi="ＭＳ Ｐゴシック"/>
                <w:color w:val="222222"/>
                <w:sz w:val="22"/>
                <w:szCs w:val="22"/>
                <w:lang w:val="en"/>
              </w:rPr>
              <w:pPrChange w:id="879" w:author="t_竹沢 公佑" w:date="2020-12-11T16:08:00Z">
                <w:pPr>
                  <w:pStyle w:val="HTML0"/>
                  <w:shd w:val="clear" w:color="auto" w:fill="FFFFFF"/>
                </w:pPr>
              </w:pPrChange>
            </w:pPr>
            <w:ins w:id="880" w:author="t_竹沢 公佑" w:date="2020-12-11T16:08:00Z">
              <w:r>
                <w:rPr>
                  <w:rFonts w:ascii="ＭＳ Ｐゴシック" w:eastAsia="ＭＳ Ｐゴシック" w:hAnsi="ＭＳ Ｐゴシック" w:hint="eastAsia"/>
                  <w:color w:val="212121"/>
                  <w:sz w:val="22"/>
                  <w:szCs w:val="22"/>
                  <w:lang w:val="en"/>
                </w:rPr>
                <w:t xml:space="preserve">(after) </w:t>
              </w:r>
              <w:r w:rsidRPr="004C3932">
                <w:rPr>
                  <w:rFonts w:ascii="ＭＳ Ｐゴシック" w:eastAsia="ＭＳ Ｐゴシック" w:hAnsi="ＭＳ Ｐゴシック"/>
                  <w:color w:val="222222"/>
                  <w:sz w:val="22"/>
                  <w:szCs w:val="22"/>
                  <w:lang w:val="en"/>
                </w:rPr>
                <w:t>Call "</w:t>
              </w:r>
              <w:r w:rsidRPr="004C3932">
                <w:rPr>
                  <w:rFonts w:ascii="ＭＳ Ｐゴシック" w:eastAsia="ＭＳ Ｐゴシック" w:hAnsi="ＭＳ Ｐゴシック" w:hint="eastAsia"/>
                  <w:color w:val="222222"/>
                  <w:sz w:val="22"/>
                  <w:szCs w:val="22"/>
                  <w:lang w:val="en"/>
                </w:rPr>
                <w:t>mun</w:t>
              </w:r>
              <w:r w:rsidRPr="004C3932">
                <w:rPr>
                  <w:rFonts w:ascii="ＭＳ Ｐゴシック" w:eastAsia="ＭＳ Ｐゴシック" w:hAnsi="ＭＳ Ｐゴシック"/>
                  <w:color w:val="222222"/>
                  <w:sz w:val="22"/>
                  <w:szCs w:val="22"/>
                  <w:lang w:val="en"/>
                </w:rPr>
                <w:t>map"</w:t>
              </w:r>
              <w:r w:rsidRPr="004C3932">
                <w:rPr>
                  <w:rFonts w:ascii="ＭＳ Ｐゴシック" w:eastAsia="ＭＳ Ｐゴシック" w:hAnsi="ＭＳ Ｐゴシック" w:hint="eastAsia"/>
                  <w:color w:val="222222"/>
                  <w:sz w:val="22"/>
                  <w:szCs w:val="22"/>
                  <w:lang w:val="en"/>
                </w:rPr>
                <w:t xml:space="preserve"> </w:t>
              </w:r>
              <w:r w:rsidRPr="004C3932">
                <w:rPr>
                  <w:rFonts w:ascii="ＭＳ Ｐゴシック" w:eastAsia="ＭＳ Ｐゴシック" w:hAnsi="ＭＳ Ｐゴシック"/>
                  <w:color w:val="222222"/>
                  <w:sz w:val="22"/>
                  <w:szCs w:val="22"/>
                  <w:lang w:val="en"/>
                </w:rPr>
                <w:t xml:space="preserve">to </w:t>
              </w:r>
              <w:r w:rsidRPr="004C3932">
                <w:rPr>
                  <w:rFonts w:ascii="ＭＳ Ｐゴシック" w:eastAsia="ＭＳ Ｐゴシック" w:hAnsi="ＭＳ Ｐゴシック" w:hint="eastAsia"/>
                  <w:color w:val="222222"/>
                  <w:sz w:val="22"/>
                  <w:szCs w:val="22"/>
                  <w:lang w:val="en"/>
                </w:rPr>
                <w:t>free</w:t>
              </w:r>
              <w:r w:rsidRPr="004C3932">
                <w:rPr>
                  <w:rFonts w:ascii="ＭＳ Ｐゴシック" w:eastAsia="ＭＳ Ｐゴシック" w:hAnsi="ＭＳ Ｐゴシック"/>
                  <w:color w:val="222222"/>
                  <w:sz w:val="22"/>
                  <w:szCs w:val="22"/>
                  <w:lang w:val="en"/>
                </w:rPr>
                <w:t xml:space="preserve"> the address of the</w:t>
              </w:r>
              <w:r>
                <w:rPr>
                  <w:rFonts w:ascii="ＭＳ Ｐゴシック" w:eastAsia="ＭＳ Ｐゴシック" w:hAnsi="ＭＳ Ｐゴシック" w:hint="eastAsia"/>
                  <w:color w:val="222222"/>
                  <w:sz w:val="22"/>
                  <w:szCs w:val="22"/>
                  <w:lang w:val="en"/>
                </w:rPr>
                <w:t xml:space="preserve"> </w:t>
              </w:r>
              <w:r w:rsidRPr="00FA13B6">
                <w:rPr>
                  <w:rFonts w:ascii="ＭＳ Ｐゴシック" w:eastAsia="ＭＳ Ｐゴシック" w:hAnsi="ＭＳ Ｐゴシック"/>
                  <w:b/>
                  <w:color w:val="222222"/>
                  <w:sz w:val="22"/>
                  <w:szCs w:val="22"/>
                  <w:u w:val="single"/>
                  <w:lang w:val="en"/>
                </w:rPr>
                <w:t>host</w:t>
              </w:r>
              <w:r w:rsidRPr="004C3932">
                <w:rPr>
                  <w:rFonts w:ascii="ＭＳ Ｐゴシック" w:eastAsia="ＭＳ Ｐゴシック" w:hAnsi="ＭＳ Ｐゴシック"/>
                  <w:color w:val="222222"/>
                  <w:sz w:val="22"/>
                  <w:szCs w:val="22"/>
                  <w:lang w:val="en"/>
                </w:rPr>
                <w:t xml:space="preserve"> receiving ring buffer</w:t>
              </w:r>
            </w:ins>
          </w:p>
          <w:p w:rsidR="005252E6" w:rsidRDefault="005252E6" w:rsidP="005252E6">
            <w:pPr>
              <w:pStyle w:val="HTML0"/>
              <w:shd w:val="clear" w:color="auto" w:fill="FFFFFF"/>
              <w:rPr>
                <w:ins w:id="881" w:author="t_竹沢 公佑" w:date="2020-12-11T16:09:00Z"/>
                <w:rFonts w:ascii="ＭＳ Ｐゴシック" w:eastAsia="ＭＳ Ｐゴシック" w:hAnsi="ＭＳ Ｐゴシック"/>
                <w:color w:val="212121"/>
                <w:sz w:val="22"/>
                <w:szCs w:val="22"/>
                <w:lang w:val="en"/>
              </w:rPr>
            </w:pPr>
            <w:ins w:id="882" w:author="t_竹沢 公佑" w:date="2020-12-11T16:09:00Z">
              <w:r>
                <w:rPr>
                  <w:rFonts w:ascii="ＭＳ Ｐゴシック" w:eastAsia="ＭＳ Ｐゴシック" w:hAnsi="ＭＳ Ｐゴシック" w:hint="eastAsia"/>
                  <w:color w:val="212121"/>
                  <w:sz w:val="22"/>
                  <w:szCs w:val="22"/>
                  <w:lang w:val="en"/>
                </w:rPr>
                <w:t>5.1 open</w:t>
              </w:r>
            </w:ins>
          </w:p>
          <w:p w:rsidR="005252E6" w:rsidRPr="00CC2AEC" w:rsidRDefault="005252E6" w:rsidP="005252E6">
            <w:pPr>
              <w:pStyle w:val="HTML0"/>
              <w:shd w:val="clear" w:color="auto" w:fill="FFFFFF"/>
              <w:rPr>
                <w:ins w:id="883" w:author="t_竹沢 公佑" w:date="2020-12-11T16:09:00Z"/>
                <w:rFonts w:ascii="ＭＳ Ｐゴシック" w:eastAsia="ＭＳ Ｐゴシック" w:hAnsi="ＭＳ Ｐゴシック"/>
                <w:color w:val="212121"/>
                <w:sz w:val="22"/>
                <w:szCs w:val="22"/>
                <w:lang w:val="en"/>
              </w:rPr>
            </w:pPr>
            <w:ins w:id="884" w:author="t_竹沢 公佑" w:date="2020-12-11T16:09:00Z">
              <w:r>
                <w:rPr>
                  <w:rFonts w:ascii="ＭＳ Ｐゴシック" w:eastAsia="ＭＳ Ｐゴシック" w:hAnsi="ＭＳ Ｐゴシック" w:hint="eastAsia"/>
                  <w:color w:val="212121"/>
                  <w:sz w:val="22"/>
                  <w:szCs w:val="22"/>
                  <w:lang w:val="en"/>
                </w:rPr>
                <w:t xml:space="preserve"> Fixed the description about the restrictions on sending and receiving functions. (Added the description about SET/GET_DFR_FORCETX.).</w:t>
              </w:r>
            </w:ins>
          </w:p>
          <w:p w:rsidR="005252E6" w:rsidRDefault="005252E6" w:rsidP="005252E6">
            <w:pPr>
              <w:pStyle w:val="HTML0"/>
              <w:shd w:val="clear" w:color="auto" w:fill="FFFFFF"/>
              <w:rPr>
                <w:ins w:id="885" w:author="t_竹沢 公佑" w:date="2020-12-11T16:09:00Z"/>
                <w:rFonts w:ascii="ＭＳ Ｐゴシック" w:eastAsia="ＭＳ Ｐゴシック" w:hAnsi="ＭＳ Ｐゴシック"/>
                <w:color w:val="212121"/>
                <w:sz w:val="22"/>
                <w:szCs w:val="22"/>
                <w:lang w:val="en"/>
              </w:rPr>
            </w:pPr>
            <w:ins w:id="886" w:author="t_竹沢 公佑" w:date="2020-12-11T16:09:00Z">
              <w:r>
                <w:rPr>
                  <w:rFonts w:ascii="ＭＳ Ｐゴシック" w:eastAsia="ＭＳ Ｐゴシック" w:hAnsi="ＭＳ Ｐゴシック" w:hint="eastAsia"/>
                  <w:color w:val="212121"/>
                  <w:sz w:val="22"/>
                  <w:szCs w:val="22"/>
                  <w:lang w:val="en"/>
                </w:rPr>
                <w:t>5.5.2 DRXPD_SET_RCVEVT</w:t>
              </w:r>
            </w:ins>
          </w:p>
          <w:p w:rsidR="005252E6" w:rsidRDefault="005252E6" w:rsidP="005252E6">
            <w:pPr>
              <w:pStyle w:val="HTML0"/>
              <w:shd w:val="clear" w:color="auto" w:fill="FFFFFF"/>
              <w:ind w:firstLineChars="50" w:firstLine="110"/>
              <w:rPr>
                <w:ins w:id="887" w:author="t_竹沢 公佑" w:date="2020-12-11T16:09:00Z"/>
                <w:rFonts w:ascii="ＭＳ Ｐゴシック" w:eastAsia="ＭＳ Ｐゴシック" w:hAnsi="ＭＳ Ｐゴシック"/>
                <w:color w:val="212121"/>
                <w:sz w:val="22"/>
                <w:szCs w:val="22"/>
                <w:lang w:val="en"/>
              </w:rPr>
            </w:pPr>
            <w:ins w:id="888" w:author="t_竹沢 公佑" w:date="2020-12-11T16:09:00Z">
              <w:r>
                <w:rPr>
                  <w:rFonts w:ascii="ＭＳ Ｐゴシック" w:eastAsia="ＭＳ Ｐゴシック" w:hAnsi="ＭＳ Ｐゴシック" w:hint="eastAsia"/>
                  <w:color w:val="212121"/>
                  <w:sz w:val="22"/>
                  <w:szCs w:val="22"/>
                  <w:lang w:val="en"/>
                </w:rPr>
                <w:t>Fixed the name of ring buffer name in the [description].</w:t>
              </w:r>
            </w:ins>
          </w:p>
          <w:p w:rsidR="005252E6" w:rsidRPr="00CC2AEC" w:rsidRDefault="005252E6" w:rsidP="005252E6">
            <w:pPr>
              <w:pStyle w:val="HTML0"/>
              <w:shd w:val="clear" w:color="auto" w:fill="FFFFFF"/>
              <w:rPr>
                <w:ins w:id="889" w:author="t_竹沢 公佑" w:date="2020-12-11T16:09:00Z"/>
                <w:rFonts w:ascii="ＭＳ Ｐゴシック" w:eastAsia="ＭＳ Ｐゴシック" w:hAnsi="ＭＳ Ｐゴシック"/>
                <w:color w:val="212121"/>
                <w:sz w:val="22"/>
                <w:szCs w:val="22"/>
                <w:lang w:val="en"/>
              </w:rPr>
            </w:pPr>
            <w:ins w:id="890" w:author="t_竹沢 公佑" w:date="2020-12-11T16:09:00Z">
              <w:r w:rsidRPr="00CC2AEC">
                <w:rPr>
                  <w:rFonts w:ascii="ＭＳ Ｐゴシック" w:eastAsia="ＭＳ Ｐゴシック" w:hAnsi="ＭＳ Ｐゴシック"/>
                  <w:color w:val="212121"/>
                  <w:sz w:val="22"/>
                  <w:szCs w:val="22"/>
                  <w:lang w:val="en"/>
                </w:rPr>
                <w:t xml:space="preserve">  (before)</w:t>
              </w:r>
              <w:r w:rsidRPr="00246867">
                <w:rPr>
                  <w:rFonts w:ascii="ＭＳ Ｐゴシック" w:eastAsia="ＭＳ Ｐゴシック" w:hAnsi="ＭＳ Ｐゴシック"/>
                  <w:sz w:val="22"/>
                  <w:szCs w:val="22"/>
                  <w:lang w:val="en"/>
                </w:rPr>
                <w:t xml:space="preserve"> group basis in</w:t>
              </w:r>
              <w:r w:rsidRPr="00CC2AEC">
                <w:rPr>
                  <w:rFonts w:ascii="ＭＳ Ｐゴシック" w:eastAsia="ＭＳ Ｐゴシック" w:hAnsi="ＭＳ Ｐゴシック"/>
                  <w:sz w:val="22"/>
                  <w:szCs w:val="22"/>
                  <w:lang w:val="en"/>
                </w:rPr>
                <w:t xml:space="preserve"> </w:t>
              </w:r>
              <w:r w:rsidRPr="00246867">
                <w:rPr>
                  <w:rFonts w:ascii="ＭＳ Ｐゴシック" w:eastAsia="ＭＳ Ｐゴシック" w:hAnsi="ＭＳ Ｐゴシック"/>
                  <w:sz w:val="22"/>
                  <w:szCs w:val="22"/>
                  <w:lang w:val="en"/>
                </w:rPr>
                <w:t>the Receive Ring Buffer</w:t>
              </w:r>
              <w:r>
                <w:rPr>
                  <w:rFonts w:ascii="ＭＳ Ｐゴシック" w:eastAsia="ＭＳ Ｐゴシック" w:hAnsi="ＭＳ Ｐゴシック" w:hint="eastAsia"/>
                  <w:sz w:val="22"/>
                  <w:szCs w:val="22"/>
                  <w:lang w:val="en"/>
                </w:rPr>
                <w:t xml:space="preserve"> </w:t>
              </w:r>
              <w:r>
                <w:rPr>
                  <w:rFonts w:ascii="ＭＳ Ｐゴシック" w:eastAsia="ＭＳ Ｐゴシック" w:hAnsi="ＭＳ Ｐゴシック"/>
                  <w:sz w:val="22"/>
                  <w:szCs w:val="22"/>
                  <w:lang w:val="en"/>
                </w:rPr>
                <w:t>…</w:t>
              </w:r>
            </w:ins>
          </w:p>
          <w:p w:rsidR="005252E6" w:rsidRPr="008502BD" w:rsidRDefault="005252E6" w:rsidP="005252E6">
            <w:pPr>
              <w:pStyle w:val="HTML0"/>
              <w:shd w:val="clear" w:color="auto" w:fill="FFFFFF"/>
              <w:rPr>
                <w:ins w:id="891" w:author="t_竹沢 公佑" w:date="2020-12-11T16:09:00Z"/>
                <w:rFonts w:ascii="ＭＳ Ｐゴシック" w:eastAsia="ＭＳ Ｐゴシック" w:hAnsi="ＭＳ Ｐゴシック"/>
                <w:color w:val="212121"/>
                <w:sz w:val="22"/>
                <w:szCs w:val="22"/>
                <w:lang w:val="en"/>
              </w:rPr>
            </w:pPr>
            <w:ins w:id="892" w:author="t_竹沢 公佑" w:date="2020-12-11T16:09:00Z">
              <w:r>
                <w:rPr>
                  <w:rFonts w:ascii="ＭＳ Ｐゴシック" w:eastAsia="ＭＳ Ｐゴシック" w:hAnsi="ＭＳ Ｐゴシック" w:hint="eastAsia"/>
                  <w:color w:val="212121"/>
                  <w:sz w:val="22"/>
                  <w:szCs w:val="22"/>
                  <w:lang w:val="en"/>
                </w:rPr>
                <w:t xml:space="preserve">  (after) </w:t>
              </w:r>
              <w:r w:rsidRPr="004C3932">
                <w:rPr>
                  <w:rFonts w:ascii="ＭＳ Ｐゴシック" w:eastAsia="ＭＳ Ｐゴシック" w:hAnsi="ＭＳ Ｐゴシック"/>
                  <w:sz w:val="22"/>
                  <w:szCs w:val="22"/>
                  <w:lang w:val="en"/>
                </w:rPr>
                <w:t>group</w:t>
              </w:r>
              <w:r w:rsidRPr="004C3932">
                <w:rPr>
                  <w:rFonts w:ascii="ＭＳ Ｐゴシック" w:eastAsia="ＭＳ Ｐゴシック" w:hAnsi="ＭＳ Ｐゴシック" w:hint="eastAsia"/>
                  <w:sz w:val="22"/>
                  <w:szCs w:val="22"/>
                  <w:lang w:val="en"/>
                </w:rPr>
                <w:t xml:space="preserve"> </w:t>
              </w:r>
              <w:r w:rsidRPr="004C3932">
                <w:rPr>
                  <w:rFonts w:ascii="ＭＳ Ｐゴシック" w:eastAsia="ＭＳ Ｐゴシック" w:hAnsi="ＭＳ Ｐゴシック"/>
                  <w:sz w:val="22"/>
                  <w:szCs w:val="22"/>
                  <w:lang w:val="en"/>
                </w:rPr>
                <w:t xml:space="preserve">basis in the </w:t>
              </w:r>
              <w:r w:rsidRPr="00246867">
                <w:rPr>
                  <w:rFonts w:ascii="ＭＳ Ｐゴシック" w:eastAsia="ＭＳ Ｐゴシック" w:hAnsi="ＭＳ Ｐゴシック"/>
                  <w:b/>
                  <w:sz w:val="22"/>
                  <w:szCs w:val="22"/>
                  <w:u w:val="single"/>
                  <w:lang w:val="en"/>
                </w:rPr>
                <w:t>Host</w:t>
              </w:r>
              <w:r>
                <w:rPr>
                  <w:rFonts w:ascii="ＭＳ Ｐゴシック" w:eastAsia="ＭＳ Ｐゴシック" w:hAnsi="ＭＳ Ｐゴシック" w:hint="eastAsia"/>
                  <w:sz w:val="22"/>
                  <w:szCs w:val="22"/>
                  <w:lang w:val="en"/>
                </w:rPr>
                <w:t xml:space="preserve"> </w:t>
              </w:r>
              <w:r w:rsidRPr="004C3932">
                <w:rPr>
                  <w:rFonts w:ascii="ＭＳ Ｐゴシック" w:eastAsia="ＭＳ Ｐゴシック" w:hAnsi="ＭＳ Ｐゴシック"/>
                  <w:sz w:val="22"/>
                  <w:szCs w:val="22"/>
                  <w:lang w:val="en"/>
                </w:rPr>
                <w:t>Receive Ring Buffer</w:t>
              </w:r>
              <w:r>
                <w:rPr>
                  <w:rFonts w:ascii="ＭＳ Ｐゴシック" w:eastAsia="ＭＳ Ｐゴシック" w:hAnsi="ＭＳ Ｐゴシック" w:hint="eastAsia"/>
                  <w:sz w:val="22"/>
                  <w:szCs w:val="22"/>
                  <w:lang w:val="en"/>
                </w:rPr>
                <w:t xml:space="preserve"> </w:t>
              </w:r>
              <w:r>
                <w:rPr>
                  <w:rFonts w:ascii="ＭＳ Ｐゴシック" w:eastAsia="ＭＳ Ｐゴシック" w:hAnsi="ＭＳ Ｐゴシック"/>
                  <w:sz w:val="22"/>
                  <w:szCs w:val="22"/>
                  <w:lang w:val="en"/>
                </w:rPr>
                <w:t>…</w:t>
              </w:r>
            </w:ins>
          </w:p>
          <w:p w:rsidR="005252E6" w:rsidRDefault="005252E6" w:rsidP="005252E6">
            <w:pPr>
              <w:pStyle w:val="HTML0"/>
              <w:shd w:val="clear" w:color="auto" w:fill="FFFFFF"/>
              <w:rPr>
                <w:ins w:id="893" w:author="t_竹沢 公佑" w:date="2020-12-11T16:09:00Z"/>
                <w:rFonts w:ascii="ＭＳ Ｐゴシック" w:eastAsia="ＭＳ Ｐゴシック" w:hAnsi="ＭＳ Ｐゴシック"/>
                <w:color w:val="212121"/>
                <w:sz w:val="22"/>
                <w:szCs w:val="22"/>
                <w:lang w:val="en"/>
              </w:rPr>
            </w:pPr>
            <w:ins w:id="894" w:author="t_竹沢 公佑" w:date="2020-12-11T16:09:00Z">
              <w:r>
                <w:rPr>
                  <w:rFonts w:ascii="ＭＳ Ｐゴシック" w:eastAsia="ＭＳ Ｐゴシック" w:hAnsi="ＭＳ Ｐゴシック" w:hint="eastAsia"/>
                  <w:color w:val="212121"/>
                  <w:sz w:val="22"/>
                  <w:szCs w:val="22"/>
                  <w:lang w:val="en"/>
                </w:rPr>
                <w:t xml:space="preserve"> Added the explanation about the eventfd resource.</w:t>
              </w:r>
            </w:ins>
          </w:p>
          <w:p w:rsidR="005252E6" w:rsidRDefault="005252E6" w:rsidP="005252E6">
            <w:pPr>
              <w:pStyle w:val="HTML0"/>
              <w:shd w:val="clear" w:color="auto" w:fill="FFFFFF"/>
              <w:rPr>
                <w:ins w:id="895" w:author="t_竹沢 公佑" w:date="2020-12-11T16:09:00Z"/>
                <w:rFonts w:ascii="ＭＳ Ｐゴシック" w:eastAsia="ＭＳ Ｐゴシック" w:hAnsi="ＭＳ Ｐゴシック"/>
                <w:color w:val="212121"/>
                <w:sz w:val="22"/>
                <w:szCs w:val="22"/>
                <w:lang w:val="en"/>
              </w:rPr>
            </w:pPr>
            <w:ins w:id="896" w:author="t_竹沢 公佑" w:date="2020-12-11T16:09:00Z">
              <w:r>
                <w:rPr>
                  <w:rFonts w:ascii="ＭＳ Ｐゴシック" w:eastAsia="ＭＳ Ｐゴシック" w:hAnsi="ＭＳ Ｐゴシック" w:hint="eastAsia"/>
                  <w:color w:val="212121"/>
                  <w:sz w:val="22"/>
                  <w:szCs w:val="22"/>
                  <w:lang w:val="en"/>
                </w:rPr>
                <w:t>5.5.3 DRXPD_RCVEVTSTART</w:t>
              </w:r>
            </w:ins>
          </w:p>
          <w:p w:rsidR="005252E6" w:rsidRDefault="005252E6" w:rsidP="005252E6">
            <w:pPr>
              <w:pStyle w:val="HTML0"/>
              <w:shd w:val="clear" w:color="auto" w:fill="FFFFFF"/>
              <w:rPr>
                <w:ins w:id="897" w:author="t_竹沢 公佑" w:date="2020-12-11T16:09:00Z"/>
                <w:rFonts w:ascii="ＭＳ Ｐゴシック" w:eastAsia="ＭＳ Ｐゴシック" w:hAnsi="ＭＳ Ｐゴシック"/>
                <w:color w:val="212121"/>
                <w:sz w:val="22"/>
                <w:szCs w:val="22"/>
                <w:lang w:val="en"/>
              </w:rPr>
            </w:pPr>
            <w:ins w:id="898" w:author="t_竹沢 公佑" w:date="2020-12-11T16:09:00Z">
              <w:r>
                <w:rPr>
                  <w:rFonts w:ascii="ＭＳ Ｐゴシック" w:eastAsia="ＭＳ Ｐゴシック" w:hAnsi="ＭＳ Ｐゴシック" w:hint="eastAsia"/>
                  <w:color w:val="212121"/>
                  <w:sz w:val="22"/>
                  <w:szCs w:val="22"/>
                  <w:lang w:val="en"/>
                </w:rPr>
                <w:t xml:space="preserve"> Fixed the terminology. </w:t>
              </w:r>
            </w:ins>
          </w:p>
          <w:p w:rsidR="005252E6" w:rsidRDefault="005252E6" w:rsidP="005252E6">
            <w:pPr>
              <w:pStyle w:val="HTML0"/>
              <w:shd w:val="clear" w:color="auto" w:fill="FFFFFF"/>
              <w:ind w:firstLineChars="50" w:firstLine="110"/>
              <w:rPr>
                <w:ins w:id="899" w:author="t_竹沢 公佑" w:date="2020-12-11T16:09:00Z"/>
                <w:rFonts w:ascii="ＭＳ Ｐゴシック" w:eastAsia="ＭＳ Ｐゴシック" w:hAnsi="ＭＳ Ｐゴシック"/>
                <w:color w:val="212121"/>
                <w:sz w:val="22"/>
                <w:szCs w:val="22"/>
                <w:lang w:val="en"/>
              </w:rPr>
            </w:pPr>
            <w:ins w:id="900" w:author="t_竹沢 公佑" w:date="2020-12-11T16:09:00Z">
              <w:r>
                <w:rPr>
                  <w:rFonts w:ascii="ＭＳ Ｐゴシック" w:eastAsia="ＭＳ Ｐゴシック" w:hAnsi="ＭＳ Ｐゴシック" w:hint="eastAsia"/>
                  <w:color w:val="212121"/>
                  <w:sz w:val="22"/>
                  <w:szCs w:val="22"/>
                  <w:lang w:val="en"/>
                </w:rPr>
                <w:t>(DFR_RESET -&gt; RESET_DFR in the timeout field)</w:t>
              </w:r>
            </w:ins>
          </w:p>
          <w:p w:rsidR="005252E6" w:rsidRDefault="005252E6" w:rsidP="005252E6">
            <w:pPr>
              <w:pStyle w:val="HTML0"/>
              <w:shd w:val="clear" w:color="auto" w:fill="FFFFFF"/>
              <w:rPr>
                <w:ins w:id="901" w:author="t_竹沢 公佑" w:date="2020-12-11T16:09:00Z"/>
                <w:rFonts w:ascii="ＭＳ Ｐゴシック" w:eastAsia="ＭＳ Ｐゴシック" w:hAnsi="ＭＳ Ｐゴシック"/>
                <w:color w:val="212121"/>
                <w:sz w:val="22"/>
                <w:szCs w:val="22"/>
                <w:lang w:val="en"/>
              </w:rPr>
            </w:pPr>
            <w:ins w:id="902" w:author="t_竹沢 公佑" w:date="2020-12-11T16:09:00Z">
              <w:r>
                <w:rPr>
                  <w:rFonts w:ascii="ＭＳ Ｐゴシック" w:eastAsia="ＭＳ Ｐゴシック" w:hAnsi="ＭＳ Ｐゴシック" w:hint="eastAsia"/>
                  <w:color w:val="212121"/>
                  <w:sz w:val="22"/>
                  <w:szCs w:val="22"/>
                  <w:lang w:val="en"/>
                </w:rPr>
                <w:t>5.5.4 DRXPD_RCVEVTSTOP</w:t>
              </w:r>
            </w:ins>
          </w:p>
          <w:p w:rsidR="005252E6" w:rsidRDefault="005252E6" w:rsidP="005252E6">
            <w:pPr>
              <w:pStyle w:val="HTML0"/>
              <w:shd w:val="clear" w:color="auto" w:fill="FFFFFF"/>
              <w:ind w:firstLineChars="50" w:firstLine="110"/>
              <w:rPr>
                <w:ins w:id="903" w:author="t_竹沢 公佑" w:date="2020-12-11T16:09:00Z"/>
                <w:rFonts w:ascii="ＭＳ Ｐゴシック" w:eastAsia="ＭＳ Ｐゴシック" w:hAnsi="ＭＳ Ｐゴシック"/>
                <w:color w:val="212121"/>
                <w:sz w:val="22"/>
                <w:szCs w:val="22"/>
                <w:lang w:val="en"/>
              </w:rPr>
            </w:pPr>
            <w:ins w:id="904" w:author="t_竹沢 公佑" w:date="2020-12-11T16:09:00Z">
              <w:r>
                <w:rPr>
                  <w:rFonts w:ascii="ＭＳ Ｐゴシック" w:eastAsia="ＭＳ Ｐゴシック" w:hAnsi="ＭＳ Ｐゴシック" w:hint="eastAsia"/>
                  <w:color w:val="212121"/>
                  <w:sz w:val="22"/>
                  <w:szCs w:val="22"/>
                  <w:lang w:val="en"/>
                </w:rPr>
                <w:t xml:space="preserve">Fixed the terminology. </w:t>
              </w:r>
            </w:ins>
          </w:p>
          <w:p w:rsidR="005252E6" w:rsidRDefault="005252E6" w:rsidP="005252E6">
            <w:pPr>
              <w:pStyle w:val="HTML0"/>
              <w:shd w:val="clear" w:color="auto" w:fill="FFFFFF"/>
              <w:ind w:firstLineChars="50" w:firstLine="110"/>
              <w:rPr>
                <w:ins w:id="905" w:author="t_竹沢 公佑" w:date="2020-12-11T16:09:00Z"/>
                <w:rFonts w:ascii="ＭＳ Ｐゴシック" w:eastAsia="ＭＳ Ｐゴシック" w:hAnsi="ＭＳ Ｐゴシック"/>
                <w:color w:val="212121"/>
                <w:sz w:val="22"/>
                <w:szCs w:val="22"/>
                <w:lang w:val="en"/>
              </w:rPr>
            </w:pPr>
            <w:ins w:id="906" w:author="t_竹沢 公佑" w:date="2020-12-11T16:09:00Z">
              <w:r>
                <w:rPr>
                  <w:rFonts w:ascii="ＭＳ Ｐゴシック" w:eastAsia="ＭＳ Ｐゴシック" w:hAnsi="ＭＳ Ｐゴシック" w:hint="eastAsia"/>
                  <w:color w:val="212121"/>
                  <w:sz w:val="22"/>
                  <w:szCs w:val="22"/>
                  <w:lang w:val="en"/>
                </w:rPr>
                <w:t>(DFR_RESET -&gt; RESET_DFR in the timeout field)</w:t>
              </w:r>
            </w:ins>
          </w:p>
          <w:p w:rsidR="005252E6" w:rsidRDefault="005252E6" w:rsidP="005252E6">
            <w:pPr>
              <w:pStyle w:val="HTML0"/>
              <w:shd w:val="clear" w:color="auto" w:fill="FFFFFF"/>
              <w:rPr>
                <w:ins w:id="907" w:author="t_竹沢 公佑" w:date="2020-12-11T16:09:00Z"/>
                <w:rFonts w:ascii="ＭＳ Ｐゴシック" w:eastAsia="ＭＳ Ｐゴシック" w:hAnsi="ＭＳ Ｐゴシック"/>
                <w:color w:val="212121"/>
                <w:sz w:val="22"/>
                <w:szCs w:val="22"/>
                <w:lang w:val="en"/>
              </w:rPr>
            </w:pPr>
            <w:ins w:id="908" w:author="t_竹沢 公佑" w:date="2020-12-11T16:09:00Z">
              <w:r>
                <w:rPr>
                  <w:rFonts w:ascii="ＭＳ Ｐゴシック" w:eastAsia="ＭＳ Ｐゴシック" w:hAnsi="ＭＳ Ｐゴシック" w:hint="eastAsia"/>
                  <w:color w:val="212121"/>
                  <w:sz w:val="22"/>
                  <w:szCs w:val="22"/>
                  <w:lang w:val="en"/>
                </w:rPr>
                <w:t>5.5.5 DRXPD_RCVSTART</w:t>
              </w:r>
            </w:ins>
          </w:p>
          <w:p w:rsidR="005252E6" w:rsidRDefault="005252E6" w:rsidP="005252E6">
            <w:pPr>
              <w:pStyle w:val="HTML0"/>
              <w:shd w:val="clear" w:color="auto" w:fill="FFFFFF"/>
              <w:ind w:firstLineChars="50" w:firstLine="110"/>
              <w:rPr>
                <w:ins w:id="909" w:author="t_竹沢 公佑" w:date="2020-12-11T16:09:00Z"/>
                <w:rFonts w:ascii="ＭＳ Ｐゴシック" w:eastAsia="ＭＳ Ｐゴシック" w:hAnsi="ＭＳ Ｐゴシック"/>
                <w:color w:val="212121"/>
                <w:sz w:val="22"/>
                <w:szCs w:val="22"/>
                <w:lang w:val="en"/>
              </w:rPr>
            </w:pPr>
            <w:ins w:id="910" w:author="t_竹沢 公佑" w:date="2020-12-11T16:09:00Z">
              <w:r>
                <w:rPr>
                  <w:rFonts w:ascii="ＭＳ Ｐゴシック" w:eastAsia="ＭＳ Ｐゴシック" w:hAnsi="ＭＳ Ｐゴシック" w:hint="eastAsia"/>
                  <w:color w:val="212121"/>
                  <w:sz w:val="22"/>
                  <w:szCs w:val="22"/>
                  <w:lang w:val="en"/>
                </w:rPr>
                <w:t xml:space="preserve">Fixed the terminology. </w:t>
              </w:r>
            </w:ins>
          </w:p>
          <w:p w:rsidR="005252E6" w:rsidRDefault="005252E6" w:rsidP="005252E6">
            <w:pPr>
              <w:pStyle w:val="HTML0"/>
              <w:shd w:val="clear" w:color="auto" w:fill="FFFFFF"/>
              <w:ind w:firstLineChars="50" w:firstLine="110"/>
              <w:rPr>
                <w:ins w:id="911" w:author="t_竹沢 公佑" w:date="2020-12-11T16:09:00Z"/>
                <w:rFonts w:ascii="ＭＳ Ｐゴシック" w:eastAsia="ＭＳ Ｐゴシック" w:hAnsi="ＭＳ Ｐゴシック"/>
                <w:color w:val="212121"/>
                <w:sz w:val="22"/>
                <w:szCs w:val="22"/>
                <w:lang w:val="en"/>
              </w:rPr>
            </w:pPr>
            <w:ins w:id="912" w:author="t_竹沢 公佑" w:date="2020-12-11T16:09:00Z">
              <w:r>
                <w:rPr>
                  <w:rFonts w:ascii="ＭＳ Ｐゴシック" w:eastAsia="ＭＳ Ｐゴシック" w:hAnsi="ＭＳ Ｐゴシック" w:hint="eastAsia"/>
                  <w:color w:val="212121"/>
                  <w:sz w:val="22"/>
                  <w:szCs w:val="22"/>
                  <w:lang w:val="en"/>
                </w:rPr>
                <w:t>(DFR_RESET -&gt; RESET_DFR in the timeout field)</w:t>
              </w:r>
            </w:ins>
          </w:p>
          <w:p w:rsidR="005252E6" w:rsidRDefault="005252E6" w:rsidP="005252E6">
            <w:pPr>
              <w:pStyle w:val="HTML0"/>
              <w:shd w:val="clear" w:color="auto" w:fill="FFFFFF"/>
              <w:rPr>
                <w:ins w:id="913" w:author="t_竹沢 公佑" w:date="2020-12-11T16:09:00Z"/>
                <w:rFonts w:ascii="ＭＳ Ｐゴシック" w:eastAsia="ＭＳ Ｐゴシック" w:hAnsi="ＭＳ Ｐゴシック"/>
                <w:color w:val="212121"/>
                <w:sz w:val="22"/>
                <w:szCs w:val="22"/>
                <w:lang w:val="en"/>
              </w:rPr>
            </w:pPr>
            <w:ins w:id="914" w:author="t_竹沢 公佑" w:date="2020-12-11T16:09:00Z">
              <w:r>
                <w:rPr>
                  <w:rFonts w:ascii="ＭＳ Ｐゴシック" w:eastAsia="ＭＳ Ｐゴシック" w:hAnsi="ＭＳ Ｐゴシック" w:hint="eastAsia"/>
                  <w:color w:val="212121"/>
                  <w:sz w:val="22"/>
                  <w:szCs w:val="22"/>
                  <w:lang w:val="en"/>
                </w:rPr>
                <w:t>5.5.6 DRXPD_RCVSTOP</w:t>
              </w:r>
            </w:ins>
          </w:p>
          <w:p w:rsidR="005252E6" w:rsidRDefault="005252E6" w:rsidP="005252E6">
            <w:pPr>
              <w:pStyle w:val="HTML0"/>
              <w:shd w:val="clear" w:color="auto" w:fill="FFFFFF"/>
              <w:ind w:firstLineChars="50" w:firstLine="110"/>
              <w:rPr>
                <w:ins w:id="915" w:author="t_竹沢 公佑" w:date="2020-12-11T16:09:00Z"/>
                <w:rFonts w:ascii="ＭＳ Ｐゴシック" w:eastAsia="ＭＳ Ｐゴシック" w:hAnsi="ＭＳ Ｐゴシック"/>
                <w:color w:val="212121"/>
                <w:sz w:val="22"/>
                <w:szCs w:val="22"/>
                <w:lang w:val="en"/>
              </w:rPr>
            </w:pPr>
            <w:ins w:id="916" w:author="t_竹沢 公佑" w:date="2020-12-11T16:09:00Z">
              <w:r>
                <w:rPr>
                  <w:rFonts w:ascii="ＭＳ Ｐゴシック" w:eastAsia="ＭＳ Ｐゴシック" w:hAnsi="ＭＳ Ｐゴシック" w:hint="eastAsia"/>
                  <w:color w:val="212121"/>
                  <w:sz w:val="22"/>
                  <w:szCs w:val="22"/>
                  <w:lang w:val="en"/>
                </w:rPr>
                <w:t xml:space="preserve">Fixed the terminology. </w:t>
              </w:r>
            </w:ins>
          </w:p>
          <w:p w:rsidR="005252E6" w:rsidRDefault="005252E6" w:rsidP="005252E6">
            <w:pPr>
              <w:pStyle w:val="HTML0"/>
              <w:shd w:val="clear" w:color="auto" w:fill="FFFFFF"/>
              <w:ind w:firstLineChars="50" w:firstLine="110"/>
              <w:rPr>
                <w:ins w:id="917" w:author="t_竹沢 公佑" w:date="2020-12-11T16:09:00Z"/>
                <w:rFonts w:ascii="ＭＳ Ｐゴシック" w:eastAsia="ＭＳ Ｐゴシック" w:hAnsi="ＭＳ Ｐゴシック"/>
                <w:color w:val="212121"/>
                <w:sz w:val="22"/>
                <w:szCs w:val="22"/>
                <w:lang w:val="en"/>
              </w:rPr>
            </w:pPr>
            <w:ins w:id="918" w:author="t_竹沢 公佑" w:date="2020-12-11T16:09:00Z">
              <w:r>
                <w:rPr>
                  <w:rFonts w:ascii="ＭＳ Ｐゴシック" w:eastAsia="ＭＳ Ｐゴシック" w:hAnsi="ＭＳ Ｐゴシック" w:hint="eastAsia"/>
                  <w:color w:val="212121"/>
                  <w:sz w:val="22"/>
                  <w:szCs w:val="22"/>
                  <w:lang w:val="en"/>
                </w:rPr>
                <w:t>(DFR_RESET -&gt; RESET_DFR in the timeout field)</w:t>
              </w:r>
            </w:ins>
          </w:p>
          <w:p w:rsidR="005252E6" w:rsidRDefault="005252E6" w:rsidP="005252E6">
            <w:pPr>
              <w:pStyle w:val="HTML0"/>
              <w:shd w:val="clear" w:color="auto" w:fill="FFFFFF"/>
              <w:rPr>
                <w:ins w:id="919" w:author="t_竹沢 公佑" w:date="2020-12-11T16:10:00Z"/>
                <w:rFonts w:ascii="ＭＳ Ｐゴシック" w:eastAsia="ＭＳ Ｐゴシック" w:hAnsi="ＭＳ Ｐゴシック"/>
                <w:color w:val="212121"/>
                <w:sz w:val="22"/>
                <w:szCs w:val="22"/>
                <w:lang w:val="en"/>
              </w:rPr>
            </w:pPr>
            <w:ins w:id="920" w:author="t_竹沢 公佑" w:date="2020-12-11T16:10:00Z">
              <w:r>
                <w:rPr>
                  <w:rFonts w:ascii="ＭＳ Ｐゴシック" w:eastAsia="ＭＳ Ｐゴシック" w:hAnsi="ＭＳ Ｐゴシック" w:hint="eastAsia"/>
                  <w:color w:val="212121"/>
                  <w:sz w:val="22"/>
                  <w:szCs w:val="22"/>
                  <w:lang w:val="en"/>
                </w:rPr>
                <w:t>5.5.7 DRXPD_GET_RCVSTS</w:t>
              </w:r>
            </w:ins>
          </w:p>
          <w:p w:rsidR="005252E6" w:rsidRDefault="005252E6" w:rsidP="005252E6">
            <w:pPr>
              <w:pStyle w:val="HTML0"/>
              <w:shd w:val="clear" w:color="auto" w:fill="FFFFFF"/>
              <w:rPr>
                <w:ins w:id="921" w:author="t_竹沢 公佑" w:date="2020-12-11T16:10:00Z"/>
                <w:rFonts w:ascii="ＭＳ Ｐゴシック" w:eastAsia="ＭＳ Ｐゴシック" w:hAnsi="ＭＳ Ｐゴシック"/>
                <w:color w:val="212121"/>
                <w:sz w:val="22"/>
                <w:szCs w:val="22"/>
                <w:lang w:val="en"/>
              </w:rPr>
            </w:pPr>
            <w:ins w:id="922" w:author="t_竹沢 公佑" w:date="2020-12-11T16:10:00Z">
              <w:r>
                <w:rPr>
                  <w:rFonts w:ascii="ＭＳ Ｐゴシック" w:eastAsia="ＭＳ Ｐゴシック" w:hAnsi="ＭＳ Ｐゴシック" w:hint="eastAsia"/>
                  <w:color w:val="212121"/>
                  <w:sz w:val="22"/>
                  <w:szCs w:val="22"/>
                  <w:lang w:val="en"/>
                </w:rPr>
                <w:t xml:space="preserve"> Fixed the name of ring buffer name in the [parameter].</w:t>
              </w:r>
            </w:ins>
          </w:p>
          <w:p w:rsidR="005252E6" w:rsidRPr="00CC2AEC" w:rsidRDefault="005252E6" w:rsidP="005252E6">
            <w:pPr>
              <w:pStyle w:val="HTML0"/>
              <w:shd w:val="clear" w:color="auto" w:fill="FFFFFF"/>
              <w:rPr>
                <w:ins w:id="923" w:author="t_竹沢 公佑" w:date="2020-12-11T16:10:00Z"/>
                <w:rFonts w:ascii="ＭＳ Ｐゴシック" w:eastAsia="ＭＳ Ｐゴシック" w:hAnsi="ＭＳ Ｐゴシック"/>
                <w:color w:val="212121"/>
                <w:sz w:val="22"/>
                <w:szCs w:val="22"/>
                <w:lang w:val="en"/>
              </w:rPr>
            </w:pPr>
            <w:ins w:id="924" w:author="t_竹沢 公佑" w:date="2020-12-11T16:10:00Z">
              <w:r>
                <w:rPr>
                  <w:rFonts w:ascii="ＭＳ Ｐゴシック" w:eastAsia="ＭＳ Ｐゴシック" w:hAnsi="ＭＳ Ｐゴシック" w:hint="eastAsia"/>
                  <w:color w:val="212121"/>
                  <w:sz w:val="22"/>
                  <w:szCs w:val="22"/>
                  <w:lang w:val="en"/>
                </w:rPr>
                <w:t xml:space="preserve">  (before)</w:t>
              </w:r>
              <w:r w:rsidRPr="00CC2AEC">
                <w:rPr>
                  <w:rFonts w:ascii="ＭＳ Ｐゴシック" w:eastAsia="ＭＳ Ｐゴシック" w:hAnsi="ＭＳ Ｐゴシック"/>
                  <w:color w:val="212121"/>
                  <w:sz w:val="22"/>
                  <w:szCs w:val="22"/>
                  <w:lang w:val="en"/>
                </w:rPr>
                <w:t xml:space="preserve"> </w:t>
              </w:r>
              <w:r w:rsidRPr="00246867">
                <w:rPr>
                  <w:rFonts w:ascii="ＭＳ Ｐゴシック" w:eastAsia="ＭＳ Ｐゴシック" w:hAnsi="ＭＳ Ｐゴシック"/>
                  <w:bCs/>
                  <w:sz w:val="22"/>
                  <w:szCs w:val="22"/>
                </w:rPr>
                <w:t>the receive ring buffer state(group</w:t>
              </w:r>
              <w:r>
                <w:rPr>
                  <w:rFonts w:ascii="ＭＳ Ｐゴシック" w:eastAsia="ＭＳ Ｐゴシック" w:hAnsi="ＭＳ Ｐゴシック"/>
                  <w:bCs/>
                  <w:sz w:val="22"/>
                  <w:szCs w:val="22"/>
                </w:rPr>
                <w:t>…</w:t>
              </w:r>
            </w:ins>
          </w:p>
          <w:p w:rsidR="005252E6" w:rsidRPr="008502BD" w:rsidRDefault="005252E6" w:rsidP="005252E6">
            <w:pPr>
              <w:pStyle w:val="HTML0"/>
              <w:shd w:val="clear" w:color="auto" w:fill="FFFFFF"/>
              <w:rPr>
                <w:ins w:id="925" w:author="t_竹沢 公佑" w:date="2020-12-11T16:10:00Z"/>
                <w:rFonts w:ascii="ＭＳ Ｐゴシック" w:eastAsia="ＭＳ Ｐゴシック" w:hAnsi="ＭＳ Ｐゴシック"/>
                <w:color w:val="212121"/>
                <w:sz w:val="22"/>
                <w:szCs w:val="22"/>
                <w:lang w:val="en"/>
              </w:rPr>
            </w:pPr>
            <w:ins w:id="926" w:author="t_竹沢 公佑" w:date="2020-12-11T16:10:00Z">
              <w:r>
                <w:rPr>
                  <w:rFonts w:ascii="ＭＳ Ｐゴシック" w:eastAsia="ＭＳ Ｐゴシック" w:hAnsi="ＭＳ Ｐゴシック" w:hint="eastAsia"/>
                  <w:color w:val="212121"/>
                  <w:sz w:val="22"/>
                  <w:szCs w:val="22"/>
                  <w:lang w:val="en"/>
                </w:rPr>
                <w:t xml:space="preserve">  (after)</w:t>
              </w:r>
              <w:r w:rsidRPr="004C3932">
                <w:rPr>
                  <w:rFonts w:ascii="ＭＳ Ｐゴシック" w:eastAsia="ＭＳ Ｐゴシック" w:hAnsi="ＭＳ Ｐゴシック"/>
                  <w:bCs/>
                  <w:sz w:val="22"/>
                  <w:szCs w:val="22"/>
                </w:rPr>
                <w:t xml:space="preserve"> the </w:t>
              </w:r>
              <w:r w:rsidRPr="00246867">
                <w:rPr>
                  <w:rFonts w:ascii="ＭＳ Ｐゴシック" w:eastAsia="ＭＳ Ｐゴシック" w:hAnsi="ＭＳ Ｐゴシック"/>
                  <w:b/>
                  <w:bCs/>
                  <w:sz w:val="22"/>
                  <w:szCs w:val="22"/>
                  <w:u w:val="single"/>
                </w:rPr>
                <w:t>host</w:t>
              </w:r>
              <w:r>
                <w:rPr>
                  <w:rFonts w:ascii="ＭＳ Ｐゴシック" w:eastAsia="ＭＳ Ｐゴシック" w:hAnsi="ＭＳ Ｐゴシック" w:hint="eastAsia"/>
                  <w:bCs/>
                  <w:sz w:val="22"/>
                  <w:szCs w:val="22"/>
                </w:rPr>
                <w:t xml:space="preserve"> </w:t>
              </w:r>
              <w:r w:rsidRPr="004C3932">
                <w:rPr>
                  <w:rFonts w:ascii="ＭＳ Ｐゴシック" w:eastAsia="ＭＳ Ｐゴシック" w:hAnsi="ＭＳ Ｐゴシック"/>
                  <w:bCs/>
                  <w:sz w:val="22"/>
                  <w:szCs w:val="22"/>
                </w:rPr>
                <w:t>receive</w:t>
              </w:r>
              <w:r w:rsidRPr="004C3932">
                <w:rPr>
                  <w:rFonts w:ascii="ＭＳ Ｐゴシック" w:eastAsia="ＭＳ Ｐゴシック" w:hAnsi="ＭＳ Ｐゴシック" w:hint="eastAsia"/>
                  <w:bCs/>
                  <w:sz w:val="22"/>
                  <w:szCs w:val="22"/>
                </w:rPr>
                <w:t xml:space="preserve"> </w:t>
              </w:r>
              <w:r w:rsidRPr="004C3932">
                <w:rPr>
                  <w:rFonts w:ascii="ＭＳ Ｐゴシック" w:eastAsia="ＭＳ Ｐゴシック" w:hAnsi="ＭＳ Ｐゴシック"/>
                  <w:bCs/>
                  <w:sz w:val="22"/>
                  <w:szCs w:val="22"/>
                </w:rPr>
                <w:t>ring buffer state(group</w:t>
              </w:r>
              <w:r>
                <w:rPr>
                  <w:rFonts w:ascii="ＭＳ Ｐゴシック" w:eastAsia="ＭＳ Ｐゴシック" w:hAnsi="ＭＳ Ｐゴシック"/>
                  <w:bCs/>
                  <w:sz w:val="22"/>
                  <w:szCs w:val="22"/>
                </w:rPr>
                <w:t>…</w:t>
              </w:r>
            </w:ins>
          </w:p>
          <w:p w:rsidR="005252E6" w:rsidRDefault="005252E6">
            <w:pPr>
              <w:pStyle w:val="HTML0"/>
              <w:shd w:val="clear" w:color="auto" w:fill="FFFFFF"/>
              <w:rPr>
                <w:ins w:id="927" w:author="t_竹沢 公佑" w:date="2020-12-11T16:07:00Z"/>
                <w:rFonts w:ascii="ＭＳ Ｐゴシック" w:eastAsia="ＭＳ Ｐゴシック" w:hAnsi="ＭＳ Ｐゴシック"/>
                <w:color w:val="212121"/>
                <w:sz w:val="22"/>
                <w:szCs w:val="22"/>
                <w:lang w:val="en"/>
              </w:rPr>
            </w:pPr>
          </w:p>
        </w:tc>
      </w:tr>
    </w:tbl>
    <w:p w:rsidR="00164292" w:rsidRDefault="00164292" w:rsidP="00164292">
      <w:pPr>
        <w:spacing w:line="0" w:lineRule="atLeast"/>
        <w:jc w:val="right"/>
        <w:rPr>
          <w:ins w:id="928" w:author="t_竹沢 公佑" w:date="2020-12-11T16:11:00Z"/>
        </w:rPr>
      </w:pPr>
      <w:ins w:id="929" w:author="t_竹沢 公佑" w:date="2020-12-11T16:11:00Z">
        <w:r>
          <w:rPr>
            <w:rFonts w:hint="eastAsia"/>
          </w:rPr>
          <w:t>(</w:t>
        </w:r>
        <w:r w:rsidRPr="009E2D4A">
          <w:rPr>
            <w:rFonts w:hint="eastAsia"/>
          </w:rPr>
          <w:t>Continued to the next page.)</w:t>
        </w:r>
      </w:ins>
    </w:p>
    <w:p w:rsidR="00164292" w:rsidRDefault="00164292">
      <w:pPr>
        <w:rPr>
          <w:ins w:id="930" w:author="t_竹沢 公佑" w:date="2020-12-11T16:11:00Z"/>
        </w:rPr>
      </w:pPr>
    </w:p>
    <w:p w:rsidR="00164292" w:rsidRDefault="00164292">
      <w:pPr>
        <w:rPr>
          <w:ins w:id="931" w:author="t_竹沢 公佑" w:date="2020-12-11T16:11:00Z"/>
        </w:rPr>
      </w:pPr>
      <w:ins w:id="932" w:author="t_竹沢 公佑" w:date="2020-12-11T16:11:00Z">
        <w:r>
          <w:br w:type="page"/>
        </w:r>
      </w:ins>
    </w:p>
    <w:p w:rsidR="00164292" w:rsidRPr="00164292" w:rsidRDefault="00164292">
      <w:pPr>
        <w:spacing w:line="0" w:lineRule="atLeast"/>
        <w:jc w:val="right"/>
        <w:rPr>
          <w:ins w:id="933" w:author="t_竹沢 公佑" w:date="2020-12-11T16:10:00Z"/>
        </w:rPr>
        <w:pPrChange w:id="934" w:author="t_竹沢 公佑" w:date="2020-12-11T16:11:00Z">
          <w:pPr/>
        </w:pPrChange>
      </w:pPr>
      <w:ins w:id="935" w:author="t_竹沢 公佑" w:date="2020-12-11T16:11:00Z">
        <w:r w:rsidRPr="009E2D4A">
          <w:rPr>
            <w:rFonts w:hint="eastAsia"/>
          </w:rPr>
          <w:t xml:space="preserve">(Continued from the </w:t>
        </w:r>
        <w:r w:rsidRPr="009E2D4A">
          <w:t>previous</w:t>
        </w:r>
        <w:r w:rsidRPr="009E2D4A">
          <w:rPr>
            <w:rFonts w:hint="eastAsia"/>
          </w:rPr>
          <w:t xml:space="preserve"> page.)</w:t>
        </w:r>
      </w:ins>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164292" w:rsidRPr="00A80D22" w:rsidTr="001D5074">
        <w:trPr>
          <w:trHeight w:val="1468"/>
          <w:ins w:id="936" w:author="t_竹沢 公佑" w:date="2020-12-11T16:10:00Z"/>
        </w:trPr>
        <w:tc>
          <w:tcPr>
            <w:tcW w:w="1138" w:type="dxa"/>
            <w:vAlign w:val="center"/>
          </w:tcPr>
          <w:p w:rsidR="00164292" w:rsidRDefault="00164292">
            <w:pPr>
              <w:snapToGrid w:val="0"/>
              <w:spacing w:line="0" w:lineRule="atLeast"/>
              <w:jc w:val="center"/>
              <w:rPr>
                <w:ins w:id="937" w:author="t_竹沢 公佑" w:date="2020-12-11T16:10:00Z"/>
                <w:sz w:val="22"/>
                <w:szCs w:val="22"/>
              </w:rPr>
            </w:pPr>
            <w:ins w:id="938" w:author="t_竹沢 公佑" w:date="2020-12-11T16:11:00Z">
              <w:r>
                <w:rPr>
                  <w:rFonts w:hint="eastAsia"/>
                  <w:sz w:val="22"/>
                  <w:szCs w:val="22"/>
                </w:rPr>
                <w:t>2.0.7</w:t>
              </w:r>
            </w:ins>
          </w:p>
        </w:tc>
        <w:tc>
          <w:tcPr>
            <w:tcW w:w="1564" w:type="dxa"/>
            <w:vAlign w:val="center"/>
          </w:tcPr>
          <w:p w:rsidR="00164292" w:rsidRDefault="00164292">
            <w:pPr>
              <w:snapToGrid w:val="0"/>
              <w:spacing w:line="0" w:lineRule="atLeast"/>
              <w:jc w:val="center"/>
              <w:rPr>
                <w:ins w:id="939" w:author="t_竹沢 公佑" w:date="2020-12-11T16:10:00Z"/>
                <w:sz w:val="22"/>
                <w:szCs w:val="22"/>
              </w:rPr>
            </w:pPr>
            <w:ins w:id="940" w:author="t_竹沢 公佑" w:date="2020-12-11T16:11:00Z">
              <w:r>
                <w:rPr>
                  <w:rFonts w:hint="eastAsia"/>
                  <w:sz w:val="22"/>
                  <w:szCs w:val="22"/>
                </w:rPr>
                <w:t>2020/04/03</w:t>
              </w:r>
            </w:ins>
          </w:p>
        </w:tc>
        <w:tc>
          <w:tcPr>
            <w:tcW w:w="1706" w:type="dxa"/>
            <w:vAlign w:val="center"/>
          </w:tcPr>
          <w:p w:rsidR="00164292" w:rsidRDefault="00164292" w:rsidP="00AF3555">
            <w:pPr>
              <w:snapToGrid w:val="0"/>
              <w:spacing w:line="0" w:lineRule="atLeast"/>
              <w:rPr>
                <w:ins w:id="941" w:author="t_竹沢 公佑" w:date="2020-12-11T16:10:00Z"/>
                <w:sz w:val="22"/>
                <w:szCs w:val="22"/>
              </w:rPr>
            </w:pPr>
            <w:ins w:id="942" w:author="t_竹沢 公佑" w:date="2020-12-11T16:11:00Z">
              <w:r>
                <w:rPr>
                  <w:rFonts w:hint="eastAsia"/>
                  <w:sz w:val="22"/>
                  <w:szCs w:val="22"/>
                </w:rPr>
                <w:t>K.Takezawa</w:t>
              </w:r>
            </w:ins>
          </w:p>
        </w:tc>
        <w:tc>
          <w:tcPr>
            <w:tcW w:w="5261" w:type="dxa"/>
            <w:vAlign w:val="center"/>
          </w:tcPr>
          <w:p w:rsidR="00164292" w:rsidRDefault="00164292" w:rsidP="00164292">
            <w:pPr>
              <w:pStyle w:val="HTML0"/>
              <w:shd w:val="clear" w:color="auto" w:fill="FFFFFF"/>
              <w:rPr>
                <w:ins w:id="943" w:author="t_竹沢 公佑" w:date="2020-12-11T16:11:00Z"/>
                <w:rFonts w:ascii="ＭＳ Ｐゴシック" w:eastAsia="ＭＳ Ｐゴシック" w:hAnsi="ＭＳ Ｐゴシック"/>
                <w:color w:val="212121"/>
                <w:sz w:val="22"/>
                <w:szCs w:val="22"/>
                <w:lang w:val="en"/>
              </w:rPr>
            </w:pPr>
            <w:ins w:id="944" w:author="t_竹沢 公佑" w:date="2020-12-11T16:11:00Z">
              <w:r>
                <w:rPr>
                  <w:rFonts w:ascii="ＭＳ Ｐゴシック" w:eastAsia="ＭＳ Ｐゴシック" w:hAnsi="ＭＳ Ｐゴシック" w:hint="eastAsia"/>
                  <w:color w:val="212121"/>
                  <w:sz w:val="22"/>
                  <w:szCs w:val="22"/>
                  <w:lang w:val="en"/>
                </w:rPr>
                <w:t>5.5.8 DRXPD_CLR_RCV</w:t>
              </w:r>
            </w:ins>
          </w:p>
          <w:p w:rsidR="00164292" w:rsidRDefault="00164292" w:rsidP="00164292">
            <w:pPr>
              <w:pStyle w:val="HTML0"/>
              <w:shd w:val="clear" w:color="auto" w:fill="FFFFFF"/>
              <w:rPr>
                <w:ins w:id="945" w:author="t_竹沢 公佑" w:date="2020-12-11T16:11:00Z"/>
                <w:rFonts w:ascii="ＭＳ Ｐゴシック" w:eastAsia="ＭＳ Ｐゴシック" w:hAnsi="ＭＳ Ｐゴシック"/>
                <w:color w:val="212121"/>
                <w:sz w:val="22"/>
                <w:szCs w:val="22"/>
                <w:lang w:val="en"/>
              </w:rPr>
            </w:pPr>
            <w:ins w:id="946" w:author="t_竹沢 公佑" w:date="2020-12-11T16:11:00Z">
              <w:r>
                <w:rPr>
                  <w:rFonts w:ascii="ＭＳ Ｐゴシック" w:eastAsia="ＭＳ Ｐゴシック" w:hAnsi="ＭＳ Ｐゴシック" w:hint="eastAsia"/>
                  <w:color w:val="212121"/>
                  <w:sz w:val="22"/>
                  <w:szCs w:val="22"/>
                  <w:lang w:val="en"/>
                </w:rPr>
                <w:t xml:space="preserve"> Fixed the name of ring buffer name in the [function], [paramter].</w:t>
              </w:r>
            </w:ins>
          </w:p>
          <w:p w:rsidR="00164292" w:rsidRDefault="00164292" w:rsidP="00164292">
            <w:pPr>
              <w:pStyle w:val="HTML0"/>
              <w:shd w:val="clear" w:color="auto" w:fill="FFFFFF"/>
              <w:rPr>
                <w:ins w:id="947" w:author="t_竹沢 公佑" w:date="2020-12-11T16:11:00Z"/>
                <w:rFonts w:ascii="ＭＳ Ｐゴシック" w:eastAsia="ＭＳ Ｐゴシック" w:hAnsi="ＭＳ Ｐゴシック"/>
                <w:color w:val="212121"/>
                <w:sz w:val="22"/>
                <w:szCs w:val="22"/>
                <w:lang w:val="en"/>
              </w:rPr>
            </w:pPr>
            <w:ins w:id="948" w:author="t_竹沢 公佑" w:date="2020-12-11T16:11:00Z">
              <w:r>
                <w:rPr>
                  <w:rFonts w:ascii="ＭＳ Ｐゴシック" w:eastAsia="ＭＳ Ｐゴシック" w:hAnsi="ＭＳ Ｐゴシック" w:hint="eastAsia"/>
                  <w:color w:val="212121"/>
                  <w:sz w:val="22"/>
                  <w:szCs w:val="22"/>
                  <w:lang w:val="en"/>
                </w:rPr>
                <w:t xml:space="preserve"> (before) </w:t>
              </w:r>
              <w:r w:rsidRPr="00CC2AEC">
                <w:rPr>
                  <w:rFonts w:ascii="ＭＳ Ｐゴシック" w:eastAsia="ＭＳ Ｐゴシック" w:hAnsi="ＭＳ Ｐゴシック"/>
                  <w:color w:val="212121"/>
                  <w:sz w:val="22"/>
                  <w:szCs w:val="22"/>
                  <w:lang w:val="en"/>
                </w:rPr>
                <w:t>This command sets the state of the receive ring buffer to DRXPD_IDLE.</w:t>
              </w:r>
            </w:ins>
          </w:p>
          <w:p w:rsidR="00164292" w:rsidRDefault="00164292" w:rsidP="00164292">
            <w:pPr>
              <w:pStyle w:val="HTML0"/>
              <w:shd w:val="clear" w:color="auto" w:fill="FFFFFF"/>
              <w:rPr>
                <w:ins w:id="949" w:author="t_竹沢 公佑" w:date="2020-12-11T16:11:00Z"/>
                <w:rFonts w:ascii="ＭＳ Ｐゴシック" w:eastAsia="ＭＳ Ｐゴシック" w:hAnsi="ＭＳ Ｐゴシック"/>
                <w:color w:val="212121"/>
                <w:sz w:val="22"/>
                <w:szCs w:val="22"/>
                <w:lang w:val="en"/>
              </w:rPr>
            </w:pPr>
            <w:ins w:id="950" w:author="t_竹沢 公佑" w:date="2020-12-11T16:11:00Z">
              <w:r>
                <w:rPr>
                  <w:rFonts w:ascii="ＭＳ Ｐゴシック" w:eastAsia="ＭＳ Ｐゴシック" w:hAnsi="ＭＳ Ｐゴシック" w:hint="eastAsia"/>
                  <w:color w:val="212121"/>
                  <w:sz w:val="22"/>
                  <w:szCs w:val="22"/>
                  <w:lang w:val="en"/>
                </w:rPr>
                <w:t xml:space="preserve"> (after) </w:t>
              </w:r>
              <w:r w:rsidRPr="00CC2AEC">
                <w:rPr>
                  <w:rFonts w:ascii="ＭＳ Ｐゴシック" w:eastAsia="ＭＳ Ｐゴシック" w:hAnsi="ＭＳ Ｐゴシック"/>
                  <w:color w:val="212121"/>
                  <w:sz w:val="22"/>
                  <w:szCs w:val="22"/>
                  <w:lang w:val="en"/>
                </w:rPr>
                <w:t xml:space="preserve">This command sets the state of the </w:t>
              </w:r>
              <w:r w:rsidRPr="00246867">
                <w:rPr>
                  <w:rFonts w:ascii="ＭＳ Ｐゴシック" w:eastAsia="ＭＳ Ｐゴシック" w:hAnsi="ＭＳ Ｐゴシック"/>
                  <w:b/>
                  <w:color w:val="212121"/>
                  <w:sz w:val="22"/>
                  <w:szCs w:val="22"/>
                  <w:u w:val="single"/>
                  <w:lang w:val="en"/>
                </w:rPr>
                <w:t>host</w:t>
              </w:r>
              <w:r>
                <w:rPr>
                  <w:rFonts w:ascii="ＭＳ Ｐゴシック" w:eastAsia="ＭＳ Ｐゴシック" w:hAnsi="ＭＳ Ｐゴシック" w:hint="eastAsia"/>
                  <w:color w:val="212121"/>
                  <w:sz w:val="22"/>
                  <w:szCs w:val="22"/>
                  <w:lang w:val="en"/>
                </w:rPr>
                <w:t xml:space="preserve"> </w:t>
              </w:r>
              <w:r w:rsidRPr="00CC2AEC">
                <w:rPr>
                  <w:rFonts w:ascii="ＭＳ Ｐゴシック" w:eastAsia="ＭＳ Ｐゴシック" w:hAnsi="ＭＳ Ｐゴシック"/>
                  <w:color w:val="212121"/>
                  <w:sz w:val="22"/>
                  <w:szCs w:val="22"/>
                  <w:lang w:val="en"/>
                </w:rPr>
                <w:t>receive ring buffer to DRXPD_IDLE.</w:t>
              </w:r>
            </w:ins>
          </w:p>
          <w:p w:rsidR="00164292" w:rsidRPr="00246867" w:rsidRDefault="00164292" w:rsidP="00164292">
            <w:pPr>
              <w:spacing w:line="0" w:lineRule="atLeast"/>
              <w:ind w:leftChars="50" w:left="890" w:right="1020" w:hangingChars="350" w:hanging="770"/>
              <w:rPr>
                <w:ins w:id="951" w:author="t_竹沢 公佑" w:date="2020-12-11T16:11:00Z"/>
                <w:sz w:val="22"/>
                <w:szCs w:val="22"/>
                <w:lang w:val="en"/>
              </w:rPr>
            </w:pPr>
            <w:ins w:id="952" w:author="t_竹沢 公佑" w:date="2020-12-11T16:11:00Z">
              <w:r>
                <w:rPr>
                  <w:rFonts w:hint="eastAsia"/>
                  <w:color w:val="212121"/>
                  <w:sz w:val="22"/>
                  <w:szCs w:val="22"/>
                  <w:lang w:val="en"/>
                </w:rPr>
                <w:t xml:space="preserve">(before) </w:t>
              </w:r>
              <w:r w:rsidRPr="00122B52">
                <w:rPr>
                  <w:sz w:val="22"/>
                  <w:szCs w:val="22"/>
                  <w:lang w:val="en"/>
                </w:rPr>
                <w:t>specifies a group of the receive r</w:t>
              </w:r>
              <w:r>
                <w:rPr>
                  <w:rFonts w:hint="eastAsia"/>
                  <w:sz w:val="22"/>
                  <w:szCs w:val="22"/>
                  <w:lang w:val="en"/>
                </w:rPr>
                <w:t xml:space="preserve"> </w:t>
              </w:r>
              <w:r w:rsidRPr="00122B52">
                <w:rPr>
                  <w:sz w:val="22"/>
                  <w:szCs w:val="22"/>
                  <w:lang w:val="en"/>
                </w:rPr>
                <w:t>ing buffer. The specified number of the ring buffer is set to the IDLE state.</w:t>
              </w:r>
            </w:ins>
          </w:p>
          <w:p w:rsidR="00164292" w:rsidRDefault="00164292" w:rsidP="00164292">
            <w:pPr>
              <w:pStyle w:val="HTML0"/>
              <w:shd w:val="clear" w:color="auto" w:fill="FFFFFF"/>
              <w:rPr>
                <w:ins w:id="953" w:author="t_竹沢 公佑" w:date="2020-12-11T16:11:00Z"/>
                <w:rFonts w:ascii="ＭＳ Ｐゴシック" w:eastAsia="ＭＳ Ｐゴシック" w:hAnsi="ＭＳ Ｐゴシック"/>
                <w:sz w:val="22"/>
                <w:szCs w:val="22"/>
                <w:lang w:val="en"/>
              </w:rPr>
            </w:pPr>
            <w:ins w:id="954" w:author="t_竹沢 公佑" w:date="2020-12-11T16:11:00Z">
              <w:r>
                <w:rPr>
                  <w:rFonts w:ascii="ＭＳ Ｐゴシック" w:eastAsia="ＭＳ Ｐゴシック" w:hAnsi="ＭＳ Ｐゴシック" w:hint="eastAsia"/>
                  <w:color w:val="212121"/>
                  <w:sz w:val="22"/>
                  <w:szCs w:val="22"/>
                  <w:lang w:val="en"/>
                </w:rPr>
                <w:t xml:space="preserve"> (after)  </w:t>
              </w:r>
              <w:r w:rsidRPr="004C3932">
                <w:rPr>
                  <w:rFonts w:ascii="ＭＳ Ｐゴシック" w:eastAsia="ＭＳ Ｐゴシック" w:hAnsi="ＭＳ Ｐゴシック"/>
                  <w:sz w:val="22"/>
                  <w:szCs w:val="22"/>
                  <w:lang w:val="en"/>
                </w:rPr>
                <w:t xml:space="preserve">specifies a group of </w:t>
              </w:r>
              <w:r w:rsidRPr="004C3932">
                <w:rPr>
                  <w:rFonts w:ascii="ＭＳ Ｐゴシック" w:eastAsia="ＭＳ Ｐゴシック" w:hAnsi="ＭＳ Ｐゴシック" w:hint="eastAsia"/>
                  <w:sz w:val="22"/>
                  <w:szCs w:val="22"/>
                  <w:lang w:val="en"/>
                </w:rPr>
                <w:t xml:space="preserve">the </w:t>
              </w:r>
              <w:r w:rsidRPr="00246867">
                <w:rPr>
                  <w:rFonts w:ascii="ＭＳ Ｐゴシック" w:eastAsia="ＭＳ Ｐゴシック" w:hAnsi="ＭＳ Ｐゴシック"/>
                  <w:b/>
                  <w:sz w:val="22"/>
                  <w:szCs w:val="22"/>
                  <w:u w:val="single"/>
                  <w:lang w:val="en"/>
                </w:rPr>
                <w:t>host</w:t>
              </w:r>
              <w:r>
                <w:rPr>
                  <w:rFonts w:ascii="ＭＳ Ｐゴシック" w:eastAsia="ＭＳ Ｐゴシック" w:hAnsi="ＭＳ Ｐゴシック" w:hint="eastAsia"/>
                  <w:sz w:val="22"/>
                  <w:szCs w:val="22"/>
                  <w:lang w:val="en"/>
                </w:rPr>
                <w:t xml:space="preserve"> </w:t>
              </w:r>
              <w:r w:rsidRPr="004C3932">
                <w:rPr>
                  <w:rFonts w:ascii="ＭＳ Ｐゴシック" w:eastAsia="ＭＳ Ｐゴシック" w:hAnsi="ＭＳ Ｐゴシック" w:hint="eastAsia"/>
                  <w:sz w:val="22"/>
                  <w:szCs w:val="22"/>
                  <w:lang w:val="en"/>
                </w:rPr>
                <w:t>receive</w:t>
              </w:r>
              <w:r w:rsidRPr="004C3932">
                <w:rPr>
                  <w:rFonts w:ascii="ＭＳ Ｐゴシック" w:eastAsia="ＭＳ Ｐゴシック" w:hAnsi="ＭＳ Ｐゴシック"/>
                  <w:sz w:val="22"/>
                  <w:szCs w:val="22"/>
                  <w:lang w:val="en"/>
                </w:rPr>
                <w:t xml:space="preserve"> </w:t>
              </w:r>
            </w:ins>
          </w:p>
          <w:p w:rsidR="00164292" w:rsidRDefault="00164292" w:rsidP="00164292">
            <w:pPr>
              <w:pStyle w:val="HTML0"/>
              <w:shd w:val="clear" w:color="auto" w:fill="FFFFFF"/>
              <w:ind w:leftChars="400" w:left="960"/>
              <w:rPr>
                <w:ins w:id="955" w:author="t_竹沢 公佑" w:date="2020-12-11T16:11:00Z"/>
                <w:rFonts w:ascii="ＭＳ Ｐゴシック" w:eastAsia="ＭＳ Ｐゴシック" w:hAnsi="ＭＳ Ｐゴシック"/>
                <w:color w:val="212121"/>
                <w:sz w:val="22"/>
                <w:szCs w:val="22"/>
                <w:lang w:val="en"/>
              </w:rPr>
            </w:pPr>
            <w:ins w:id="956" w:author="t_竹沢 公佑" w:date="2020-12-11T16:11:00Z">
              <w:r w:rsidRPr="004C3932">
                <w:rPr>
                  <w:rFonts w:ascii="ＭＳ Ｐゴシック" w:eastAsia="ＭＳ Ｐゴシック" w:hAnsi="ＭＳ Ｐゴシック"/>
                  <w:sz w:val="22"/>
                  <w:szCs w:val="22"/>
                  <w:lang w:val="en"/>
                </w:rPr>
                <w:t>ring buffer</w:t>
              </w:r>
              <w:r w:rsidRPr="004C3932">
                <w:rPr>
                  <w:rFonts w:ascii="ＭＳ Ｐゴシック" w:eastAsia="ＭＳ Ｐゴシック" w:hAnsi="ＭＳ Ｐゴシック" w:hint="eastAsia"/>
                  <w:sz w:val="22"/>
                  <w:szCs w:val="22"/>
                  <w:lang w:val="en"/>
                </w:rPr>
                <w:t xml:space="preserve">. The specified number of the </w:t>
              </w:r>
              <w:r w:rsidRPr="00246867">
                <w:rPr>
                  <w:rFonts w:ascii="ＭＳ Ｐゴシック" w:eastAsia="ＭＳ Ｐゴシック" w:hAnsi="ＭＳ Ｐゴシック"/>
                  <w:b/>
                  <w:sz w:val="22"/>
                  <w:szCs w:val="22"/>
                  <w:u w:val="single"/>
                  <w:lang w:val="en"/>
                </w:rPr>
                <w:t>host</w:t>
              </w:r>
              <w:r>
                <w:rPr>
                  <w:rFonts w:ascii="ＭＳ Ｐゴシック" w:eastAsia="ＭＳ Ｐゴシック" w:hAnsi="ＭＳ Ｐゴシック" w:hint="eastAsia"/>
                  <w:sz w:val="22"/>
                  <w:szCs w:val="22"/>
                  <w:lang w:val="en"/>
                </w:rPr>
                <w:t xml:space="preserve"> </w:t>
              </w:r>
              <w:r w:rsidRPr="004C3932">
                <w:rPr>
                  <w:rFonts w:ascii="ＭＳ Ｐゴシック" w:eastAsia="ＭＳ Ｐゴシック" w:hAnsi="ＭＳ Ｐゴシック" w:hint="eastAsia"/>
                  <w:sz w:val="22"/>
                  <w:szCs w:val="22"/>
                  <w:lang w:val="en"/>
                </w:rPr>
                <w:t>ring buffer is set to the IDLE state</w:t>
              </w:r>
              <w:r w:rsidRPr="004C3932">
                <w:rPr>
                  <w:rFonts w:ascii="ＭＳ Ｐゴシック" w:eastAsia="ＭＳ Ｐゴシック" w:hAnsi="ＭＳ Ｐゴシック"/>
                  <w:sz w:val="22"/>
                  <w:szCs w:val="22"/>
                  <w:lang w:val="en"/>
                </w:rPr>
                <w:t>.</w:t>
              </w:r>
            </w:ins>
          </w:p>
          <w:p w:rsidR="00164292" w:rsidRDefault="00164292" w:rsidP="00164292">
            <w:pPr>
              <w:pStyle w:val="HTML0"/>
              <w:shd w:val="clear" w:color="auto" w:fill="FFFFFF"/>
              <w:rPr>
                <w:ins w:id="957" w:author="t_竹沢 公佑" w:date="2020-12-11T16:12:00Z"/>
                <w:rFonts w:ascii="ＭＳ Ｐゴシック" w:eastAsia="ＭＳ Ｐゴシック" w:hAnsi="ＭＳ Ｐゴシック"/>
                <w:color w:val="212121"/>
                <w:sz w:val="22"/>
                <w:szCs w:val="22"/>
                <w:lang w:val="en"/>
              </w:rPr>
            </w:pPr>
            <w:ins w:id="958" w:author="t_竹沢 公佑" w:date="2020-12-11T16:12:00Z">
              <w:r>
                <w:rPr>
                  <w:rFonts w:ascii="ＭＳ Ｐゴシック" w:eastAsia="ＭＳ Ｐゴシック" w:hAnsi="ＭＳ Ｐゴシック" w:hint="eastAsia"/>
                  <w:color w:val="212121"/>
                  <w:sz w:val="22"/>
                  <w:szCs w:val="22"/>
                  <w:lang w:val="en"/>
                </w:rPr>
                <w:t>5.5.9 DRXPD_SNDSTART</w:t>
              </w:r>
            </w:ins>
          </w:p>
          <w:p w:rsidR="00164292" w:rsidRDefault="00164292" w:rsidP="00164292">
            <w:pPr>
              <w:pStyle w:val="HTML0"/>
              <w:shd w:val="clear" w:color="auto" w:fill="FFFFFF"/>
              <w:ind w:firstLineChars="50" w:firstLine="110"/>
              <w:rPr>
                <w:ins w:id="959" w:author="t_竹沢 公佑" w:date="2020-12-11T16:12:00Z"/>
                <w:rFonts w:ascii="ＭＳ Ｐゴシック" w:eastAsia="ＭＳ Ｐゴシック" w:hAnsi="ＭＳ Ｐゴシック"/>
                <w:color w:val="212121"/>
                <w:sz w:val="22"/>
                <w:szCs w:val="22"/>
                <w:lang w:val="en"/>
              </w:rPr>
            </w:pPr>
            <w:ins w:id="960" w:author="t_竹沢 公佑" w:date="2020-12-11T16:12:00Z">
              <w:r>
                <w:rPr>
                  <w:rFonts w:ascii="ＭＳ Ｐゴシック" w:eastAsia="ＭＳ Ｐゴシック" w:hAnsi="ＭＳ Ｐゴシック" w:hint="eastAsia"/>
                  <w:color w:val="212121"/>
                  <w:sz w:val="22"/>
                  <w:szCs w:val="22"/>
                  <w:lang w:val="en"/>
                </w:rPr>
                <w:t xml:space="preserve">Fixed the terminology. </w:t>
              </w:r>
            </w:ins>
          </w:p>
          <w:p w:rsidR="00164292" w:rsidRDefault="00164292" w:rsidP="00164292">
            <w:pPr>
              <w:pStyle w:val="HTML0"/>
              <w:shd w:val="clear" w:color="auto" w:fill="FFFFFF"/>
              <w:ind w:firstLineChars="50" w:firstLine="110"/>
              <w:rPr>
                <w:ins w:id="961" w:author="t_竹沢 公佑" w:date="2020-12-11T16:12:00Z"/>
                <w:rFonts w:ascii="ＭＳ Ｐゴシック" w:eastAsia="ＭＳ Ｐゴシック" w:hAnsi="ＭＳ Ｐゴシック"/>
                <w:color w:val="212121"/>
                <w:sz w:val="22"/>
                <w:szCs w:val="22"/>
                <w:lang w:val="en"/>
              </w:rPr>
            </w:pPr>
            <w:ins w:id="962" w:author="t_竹沢 公佑" w:date="2020-12-11T16:12:00Z">
              <w:r>
                <w:rPr>
                  <w:rFonts w:ascii="ＭＳ Ｐゴシック" w:eastAsia="ＭＳ Ｐゴシック" w:hAnsi="ＭＳ Ｐゴシック" w:hint="eastAsia"/>
                  <w:color w:val="212121"/>
                  <w:sz w:val="22"/>
                  <w:szCs w:val="22"/>
                  <w:lang w:val="en"/>
                </w:rPr>
                <w:t>(DFR_RESET -&gt; RESET_DFR in the timeout field)</w:t>
              </w:r>
            </w:ins>
          </w:p>
          <w:p w:rsidR="00164292" w:rsidRDefault="00164292" w:rsidP="00164292">
            <w:pPr>
              <w:pStyle w:val="HTML0"/>
              <w:shd w:val="clear" w:color="auto" w:fill="FFFFFF"/>
              <w:rPr>
                <w:ins w:id="963" w:author="t_竹沢 公佑" w:date="2020-12-11T16:12:00Z"/>
                <w:rFonts w:ascii="ＭＳ Ｐゴシック" w:eastAsia="ＭＳ Ｐゴシック" w:hAnsi="ＭＳ Ｐゴシック"/>
                <w:color w:val="212121"/>
                <w:sz w:val="22"/>
                <w:szCs w:val="22"/>
                <w:lang w:val="en"/>
              </w:rPr>
            </w:pPr>
            <w:ins w:id="964" w:author="t_竹沢 公佑" w:date="2020-12-11T16:12:00Z">
              <w:r>
                <w:rPr>
                  <w:rFonts w:ascii="ＭＳ Ｐゴシック" w:eastAsia="ＭＳ Ｐゴシック" w:hAnsi="ＭＳ Ｐゴシック" w:hint="eastAsia"/>
                  <w:color w:val="212121"/>
                  <w:sz w:val="22"/>
                  <w:szCs w:val="22"/>
                  <w:lang w:val="en"/>
                </w:rPr>
                <w:t>5.5.10 DRXPD_SNDSTOP</w:t>
              </w:r>
            </w:ins>
          </w:p>
          <w:p w:rsidR="00164292" w:rsidRDefault="00164292" w:rsidP="00164292">
            <w:pPr>
              <w:pStyle w:val="HTML0"/>
              <w:shd w:val="clear" w:color="auto" w:fill="FFFFFF"/>
              <w:ind w:firstLineChars="50" w:firstLine="110"/>
              <w:rPr>
                <w:ins w:id="965" w:author="t_竹沢 公佑" w:date="2020-12-11T16:12:00Z"/>
                <w:rFonts w:ascii="ＭＳ Ｐゴシック" w:eastAsia="ＭＳ Ｐゴシック" w:hAnsi="ＭＳ Ｐゴシック"/>
                <w:color w:val="212121"/>
                <w:sz w:val="22"/>
                <w:szCs w:val="22"/>
                <w:lang w:val="en"/>
              </w:rPr>
            </w:pPr>
            <w:ins w:id="966" w:author="t_竹沢 公佑" w:date="2020-12-11T16:12:00Z">
              <w:r>
                <w:rPr>
                  <w:rFonts w:ascii="ＭＳ Ｐゴシック" w:eastAsia="ＭＳ Ｐゴシック" w:hAnsi="ＭＳ Ｐゴシック" w:hint="eastAsia"/>
                  <w:color w:val="212121"/>
                  <w:sz w:val="22"/>
                  <w:szCs w:val="22"/>
                  <w:lang w:val="en"/>
                </w:rPr>
                <w:t xml:space="preserve">Fixed the terminology. </w:t>
              </w:r>
            </w:ins>
          </w:p>
          <w:p w:rsidR="00164292" w:rsidRDefault="00164292" w:rsidP="00164292">
            <w:pPr>
              <w:pStyle w:val="HTML0"/>
              <w:shd w:val="clear" w:color="auto" w:fill="FFFFFF"/>
              <w:ind w:firstLineChars="50" w:firstLine="110"/>
              <w:rPr>
                <w:ins w:id="967" w:author="t_竹沢 公佑" w:date="2020-12-11T16:12:00Z"/>
                <w:rFonts w:ascii="ＭＳ Ｐゴシック" w:eastAsia="ＭＳ Ｐゴシック" w:hAnsi="ＭＳ Ｐゴシック"/>
                <w:color w:val="212121"/>
                <w:sz w:val="22"/>
                <w:szCs w:val="22"/>
                <w:lang w:val="en"/>
              </w:rPr>
            </w:pPr>
            <w:ins w:id="968" w:author="t_竹沢 公佑" w:date="2020-12-11T16:12:00Z">
              <w:r>
                <w:rPr>
                  <w:rFonts w:ascii="ＭＳ Ｐゴシック" w:eastAsia="ＭＳ Ｐゴシック" w:hAnsi="ＭＳ Ｐゴシック" w:hint="eastAsia"/>
                  <w:color w:val="212121"/>
                  <w:sz w:val="22"/>
                  <w:szCs w:val="22"/>
                  <w:lang w:val="en"/>
                </w:rPr>
                <w:t>(DFR_RESET -&gt; RESET_DFR in the timeout field)</w:t>
              </w:r>
            </w:ins>
          </w:p>
          <w:p w:rsidR="00164292" w:rsidRDefault="00164292" w:rsidP="00164292">
            <w:pPr>
              <w:pStyle w:val="HTML0"/>
              <w:shd w:val="clear" w:color="auto" w:fill="FFFFFF"/>
              <w:rPr>
                <w:ins w:id="969" w:author="t_竹沢 公佑" w:date="2020-12-11T16:12:00Z"/>
                <w:rFonts w:ascii="ＭＳ Ｐゴシック" w:eastAsia="ＭＳ Ｐゴシック" w:hAnsi="ＭＳ Ｐゴシック"/>
                <w:color w:val="212121"/>
                <w:sz w:val="22"/>
                <w:szCs w:val="22"/>
                <w:lang w:val="en"/>
              </w:rPr>
            </w:pPr>
            <w:ins w:id="970" w:author="t_竹沢 公佑" w:date="2020-12-11T16:12:00Z">
              <w:r>
                <w:rPr>
                  <w:rFonts w:ascii="ＭＳ Ｐゴシック" w:eastAsia="ＭＳ Ｐゴシック" w:hAnsi="ＭＳ Ｐゴシック" w:hint="eastAsia"/>
                  <w:color w:val="212121"/>
                  <w:sz w:val="22"/>
                  <w:szCs w:val="22"/>
                  <w:lang w:val="en"/>
                </w:rPr>
                <w:t>5.5.18 DRXPD_SET_SEUEVT</w:t>
              </w:r>
            </w:ins>
          </w:p>
          <w:p w:rsidR="00164292" w:rsidRDefault="00164292" w:rsidP="00164292">
            <w:pPr>
              <w:pStyle w:val="HTML0"/>
              <w:shd w:val="clear" w:color="auto" w:fill="FFFFFF"/>
              <w:rPr>
                <w:ins w:id="971" w:author="t_竹沢 公佑" w:date="2020-12-11T16:12:00Z"/>
                <w:rFonts w:ascii="ＭＳ Ｐゴシック" w:eastAsia="ＭＳ Ｐゴシック" w:hAnsi="ＭＳ Ｐゴシック"/>
                <w:color w:val="212121"/>
                <w:sz w:val="22"/>
                <w:szCs w:val="22"/>
                <w:lang w:val="en"/>
              </w:rPr>
            </w:pPr>
            <w:ins w:id="972" w:author="t_竹沢 公佑" w:date="2020-12-11T16:12:00Z">
              <w:r>
                <w:rPr>
                  <w:rFonts w:ascii="ＭＳ Ｐゴシック" w:eastAsia="ＭＳ Ｐゴシック" w:hAnsi="ＭＳ Ｐゴシック" w:hint="eastAsia"/>
                  <w:color w:val="212121"/>
                  <w:sz w:val="22"/>
                  <w:szCs w:val="22"/>
                  <w:lang w:val="en"/>
                </w:rPr>
                <w:t xml:space="preserve"> Added the explanation about the eventfd resource.</w:t>
              </w:r>
            </w:ins>
          </w:p>
          <w:p w:rsidR="00164292" w:rsidRDefault="00164292" w:rsidP="00164292">
            <w:pPr>
              <w:pStyle w:val="HTML0"/>
              <w:shd w:val="clear" w:color="auto" w:fill="FFFFFF"/>
              <w:rPr>
                <w:ins w:id="973" w:author="t_竹沢 公佑" w:date="2020-12-11T16:12:00Z"/>
                <w:rFonts w:ascii="ＭＳ Ｐゴシック" w:eastAsia="ＭＳ Ｐゴシック" w:hAnsi="ＭＳ Ｐゴシック"/>
                <w:color w:val="212121"/>
                <w:sz w:val="22"/>
                <w:szCs w:val="22"/>
                <w:lang w:val="en"/>
              </w:rPr>
            </w:pPr>
            <w:ins w:id="974" w:author="t_竹沢 公佑" w:date="2020-12-11T16:12:00Z">
              <w:r>
                <w:rPr>
                  <w:rFonts w:ascii="ＭＳ Ｐゴシック" w:eastAsia="ＭＳ Ｐゴシック" w:hAnsi="ＭＳ Ｐゴシック" w:hint="eastAsia"/>
                  <w:color w:val="212121"/>
                  <w:sz w:val="22"/>
                  <w:szCs w:val="22"/>
                  <w:lang w:val="en"/>
                </w:rPr>
                <w:t xml:space="preserve"> Fixed typo.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Signal Event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-&gt;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Single Event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 xml:space="preserve"> in the Description field.</w:t>
              </w:r>
            </w:ins>
          </w:p>
          <w:p w:rsidR="00164292" w:rsidRDefault="00164292" w:rsidP="00164292">
            <w:pPr>
              <w:pStyle w:val="HTML0"/>
              <w:shd w:val="clear" w:color="auto" w:fill="FFFFFF"/>
              <w:rPr>
                <w:ins w:id="975" w:author="t_竹沢 公佑" w:date="2020-12-11T16:12:00Z"/>
                <w:rFonts w:ascii="ＭＳ Ｐゴシック" w:eastAsia="ＭＳ Ｐゴシック" w:hAnsi="ＭＳ Ｐゴシック"/>
                <w:color w:val="212121"/>
                <w:sz w:val="22"/>
                <w:szCs w:val="22"/>
                <w:lang w:val="en"/>
              </w:rPr>
            </w:pPr>
            <w:ins w:id="976" w:author="t_竹沢 公佑" w:date="2020-12-11T16:12:00Z">
              <w:r>
                <w:rPr>
                  <w:rFonts w:ascii="ＭＳ Ｐゴシック" w:eastAsia="ＭＳ Ｐゴシック" w:hAnsi="ＭＳ Ｐゴシック" w:hint="eastAsia"/>
                  <w:color w:val="212121"/>
                  <w:sz w:val="22"/>
                  <w:szCs w:val="22"/>
                  <w:lang w:val="en"/>
                </w:rPr>
                <w:t>5.5.20 DRXPD_FLASH_OVHLOG</w:t>
              </w:r>
            </w:ins>
          </w:p>
          <w:p w:rsidR="00164292" w:rsidRDefault="00164292" w:rsidP="00164292">
            <w:pPr>
              <w:pStyle w:val="HTML0"/>
              <w:shd w:val="clear" w:color="auto" w:fill="FFFFFF"/>
              <w:ind w:firstLineChars="50" w:firstLine="110"/>
              <w:rPr>
                <w:ins w:id="977" w:author="t_竹沢 公佑" w:date="2020-12-11T16:12:00Z"/>
                <w:rFonts w:ascii="ＭＳ Ｐゴシック" w:eastAsia="ＭＳ Ｐゴシック" w:hAnsi="ＭＳ Ｐゴシック"/>
                <w:color w:val="212121"/>
                <w:sz w:val="22"/>
                <w:szCs w:val="22"/>
                <w:lang w:val="en"/>
              </w:rPr>
            </w:pPr>
            <w:ins w:id="978" w:author="t_竹沢 公佑" w:date="2020-12-11T16:12:00Z">
              <w:r>
                <w:rPr>
                  <w:rFonts w:ascii="ＭＳ Ｐゴシック" w:eastAsia="ＭＳ Ｐゴシック" w:hAnsi="ＭＳ Ｐゴシック" w:hint="eastAsia"/>
                  <w:color w:val="212121"/>
                  <w:sz w:val="22"/>
                  <w:szCs w:val="22"/>
                  <w:lang w:val="en"/>
                </w:rPr>
                <w:t xml:space="preserve">Fixed the terminology. </w:t>
              </w:r>
            </w:ins>
          </w:p>
          <w:p w:rsidR="00164292" w:rsidRDefault="00164292" w:rsidP="00164292">
            <w:pPr>
              <w:pStyle w:val="HTML0"/>
              <w:shd w:val="clear" w:color="auto" w:fill="FFFFFF"/>
              <w:ind w:firstLineChars="50" w:firstLine="110"/>
              <w:rPr>
                <w:ins w:id="979" w:author="t_竹沢 公佑" w:date="2020-12-11T16:12:00Z"/>
                <w:rFonts w:ascii="ＭＳ Ｐゴシック" w:eastAsia="ＭＳ Ｐゴシック" w:hAnsi="ＭＳ Ｐゴシック"/>
                <w:color w:val="212121"/>
                <w:sz w:val="22"/>
                <w:szCs w:val="22"/>
                <w:lang w:val="en"/>
              </w:rPr>
            </w:pPr>
            <w:ins w:id="980" w:author="t_竹沢 公佑" w:date="2020-12-11T16:12:00Z">
              <w:r>
                <w:rPr>
                  <w:rFonts w:ascii="ＭＳ Ｐゴシック" w:eastAsia="ＭＳ Ｐゴシック" w:hAnsi="ＭＳ Ｐゴシック" w:hint="eastAsia"/>
                  <w:color w:val="212121"/>
                  <w:sz w:val="22"/>
                  <w:szCs w:val="22"/>
                  <w:lang w:val="en"/>
                </w:rPr>
                <w:t>(DFR_RESET -&gt; RESET_DFR in the timeout field)</w:t>
              </w:r>
            </w:ins>
          </w:p>
          <w:p w:rsidR="00164292" w:rsidRDefault="00164292" w:rsidP="00164292">
            <w:pPr>
              <w:pStyle w:val="HTML0"/>
              <w:shd w:val="clear" w:color="auto" w:fill="FFFFFF"/>
              <w:rPr>
                <w:ins w:id="981" w:author="t_竹沢 公佑" w:date="2020-12-11T16:12:00Z"/>
                <w:rFonts w:ascii="ＭＳ Ｐゴシック" w:eastAsia="ＭＳ Ｐゴシック" w:hAnsi="ＭＳ Ｐゴシック"/>
                <w:color w:val="212121"/>
                <w:sz w:val="22"/>
                <w:szCs w:val="22"/>
                <w:lang w:val="en"/>
              </w:rPr>
            </w:pPr>
            <w:ins w:id="982" w:author="t_竹沢 公佑" w:date="2020-12-11T16:12:00Z">
              <w:r>
                <w:rPr>
                  <w:rFonts w:ascii="ＭＳ Ｐゴシック" w:eastAsia="ＭＳ Ｐゴシック" w:hAnsi="ＭＳ Ｐゴシック" w:hint="eastAsia"/>
                  <w:color w:val="212121"/>
                  <w:sz w:val="22"/>
                  <w:szCs w:val="22"/>
                  <w:lang w:val="en"/>
                </w:rPr>
                <w:t>5.5.21 DRXPD_SEL_EQ</w:t>
              </w:r>
            </w:ins>
          </w:p>
          <w:p w:rsidR="00164292" w:rsidRDefault="00164292" w:rsidP="00164292">
            <w:pPr>
              <w:pStyle w:val="HTML0"/>
              <w:shd w:val="clear" w:color="auto" w:fill="FFFFFF"/>
              <w:ind w:firstLineChars="50" w:firstLine="110"/>
              <w:rPr>
                <w:ins w:id="983" w:author="t_竹沢 公佑" w:date="2020-12-11T16:12:00Z"/>
                <w:rFonts w:ascii="ＭＳ Ｐゴシック" w:eastAsia="ＭＳ Ｐゴシック" w:hAnsi="ＭＳ Ｐゴシック"/>
                <w:color w:val="212121"/>
                <w:sz w:val="22"/>
                <w:szCs w:val="22"/>
                <w:lang w:val="en"/>
              </w:rPr>
            </w:pPr>
            <w:ins w:id="984" w:author="t_竹沢 公佑" w:date="2020-12-11T16:12:00Z">
              <w:r>
                <w:rPr>
                  <w:rFonts w:ascii="ＭＳ Ｐゴシック" w:eastAsia="ＭＳ Ｐゴシック" w:hAnsi="ＭＳ Ｐゴシック" w:hint="eastAsia"/>
                  <w:color w:val="212121"/>
                  <w:sz w:val="22"/>
                  <w:szCs w:val="22"/>
                  <w:lang w:val="en"/>
                </w:rPr>
                <w:t xml:space="preserve">Fixed the terminology. </w:t>
              </w:r>
            </w:ins>
          </w:p>
          <w:p w:rsidR="00164292" w:rsidRDefault="00164292" w:rsidP="00164292">
            <w:pPr>
              <w:pStyle w:val="HTML0"/>
              <w:shd w:val="clear" w:color="auto" w:fill="FFFFFF"/>
              <w:ind w:firstLineChars="50" w:firstLine="110"/>
              <w:rPr>
                <w:ins w:id="985" w:author="t_竹沢 公佑" w:date="2020-12-11T16:12:00Z"/>
                <w:rFonts w:ascii="ＭＳ Ｐゴシック" w:eastAsia="ＭＳ Ｐゴシック" w:hAnsi="ＭＳ Ｐゴシック"/>
                <w:color w:val="212121"/>
                <w:sz w:val="22"/>
                <w:szCs w:val="22"/>
                <w:lang w:val="en"/>
              </w:rPr>
            </w:pPr>
            <w:ins w:id="986" w:author="t_竹沢 公佑" w:date="2020-12-11T16:12:00Z">
              <w:r>
                <w:rPr>
                  <w:rFonts w:ascii="ＭＳ Ｐゴシック" w:eastAsia="ＭＳ Ｐゴシック" w:hAnsi="ＭＳ Ｐゴシック" w:hint="eastAsia"/>
                  <w:color w:val="212121"/>
                  <w:sz w:val="22"/>
                  <w:szCs w:val="22"/>
                  <w:lang w:val="en"/>
                </w:rPr>
                <w:t>(DFR_RESET -&gt; RESET_DFR in the timeout field)</w:t>
              </w:r>
            </w:ins>
          </w:p>
          <w:p w:rsidR="00164292" w:rsidRDefault="00164292" w:rsidP="00164292">
            <w:pPr>
              <w:pStyle w:val="HTML0"/>
              <w:shd w:val="clear" w:color="auto" w:fill="FFFFFF"/>
              <w:rPr>
                <w:ins w:id="987" w:author="t_竹沢 公佑" w:date="2020-12-11T16:12:00Z"/>
                <w:rFonts w:ascii="ＭＳ Ｐゴシック" w:eastAsia="ＭＳ Ｐゴシック" w:hAnsi="ＭＳ Ｐゴシック"/>
                <w:color w:val="212121"/>
                <w:sz w:val="22"/>
                <w:szCs w:val="22"/>
                <w:lang w:val="en"/>
              </w:rPr>
            </w:pPr>
            <w:ins w:id="988" w:author="t_竹沢 公佑" w:date="2020-12-11T16:12:00Z">
              <w:r>
                <w:rPr>
                  <w:rFonts w:ascii="ＭＳ Ｐゴシック" w:eastAsia="ＭＳ Ｐゴシック" w:hAnsi="ＭＳ Ｐゴシック" w:hint="eastAsia"/>
                  <w:color w:val="212121"/>
                  <w:sz w:val="22"/>
                  <w:szCs w:val="22"/>
                  <w:lang w:val="en"/>
                </w:rPr>
                <w:t>5.5.21 DRXPD_SEL_EQ</w:t>
              </w:r>
            </w:ins>
          </w:p>
          <w:p w:rsidR="00164292" w:rsidRDefault="00164292" w:rsidP="00164292">
            <w:pPr>
              <w:pStyle w:val="HTML0"/>
              <w:shd w:val="clear" w:color="auto" w:fill="FFFFFF"/>
              <w:rPr>
                <w:ins w:id="989" w:author="t_竹沢 公佑" w:date="2020-12-11T16:12:00Z"/>
                <w:rFonts w:ascii="ＭＳ Ｐゴシック" w:eastAsia="ＭＳ Ｐゴシック" w:hAnsi="ＭＳ Ｐゴシック"/>
                <w:color w:val="212121"/>
                <w:sz w:val="22"/>
                <w:szCs w:val="22"/>
                <w:lang w:val="en"/>
              </w:rPr>
            </w:pPr>
            <w:ins w:id="990" w:author="t_竹沢 公佑" w:date="2020-12-11T16:12:00Z">
              <w:r>
                <w:rPr>
                  <w:rFonts w:ascii="ＭＳ Ｐゴシック" w:eastAsia="ＭＳ Ｐゴシック" w:hAnsi="ＭＳ Ｐゴシック" w:hint="eastAsia"/>
                  <w:color w:val="212121"/>
                  <w:sz w:val="22"/>
                  <w:szCs w:val="22"/>
                  <w:lang w:val="en"/>
                </w:rPr>
                <w:t xml:space="preserve"> Fixed description of remarks for production DRXP. </w:t>
              </w:r>
            </w:ins>
          </w:p>
          <w:p w:rsidR="00164292" w:rsidRDefault="00164292" w:rsidP="00164292">
            <w:pPr>
              <w:pStyle w:val="HTML0"/>
              <w:shd w:val="clear" w:color="auto" w:fill="FFFFFF"/>
              <w:rPr>
                <w:ins w:id="991" w:author="t_竹沢 公佑" w:date="2020-12-11T16:12:00Z"/>
                <w:rFonts w:ascii="ＭＳ Ｐゴシック" w:eastAsia="ＭＳ Ｐゴシック" w:hAnsi="ＭＳ Ｐゴシック"/>
                <w:color w:val="212121"/>
                <w:sz w:val="22"/>
                <w:szCs w:val="22"/>
                <w:lang w:val="en"/>
              </w:rPr>
            </w:pPr>
            <w:ins w:id="992" w:author="t_竹沢 公佑" w:date="2020-12-11T16:12:00Z">
              <w:r>
                <w:rPr>
                  <w:rFonts w:ascii="ＭＳ Ｐゴシック" w:eastAsia="ＭＳ Ｐゴシック" w:hAnsi="ＭＳ Ｐゴシック" w:hint="eastAsia"/>
                  <w:color w:val="212121"/>
                  <w:sz w:val="22"/>
                  <w:szCs w:val="22"/>
                  <w:lang w:val="en"/>
                </w:rPr>
                <w:t>5.5.22 DRXPD_GET_EQ</w:t>
              </w:r>
            </w:ins>
          </w:p>
          <w:p w:rsidR="00164292" w:rsidRDefault="00164292" w:rsidP="00164292">
            <w:pPr>
              <w:pStyle w:val="HTML0"/>
              <w:shd w:val="clear" w:color="auto" w:fill="FFFFFF"/>
              <w:ind w:firstLineChars="50" w:firstLine="110"/>
              <w:rPr>
                <w:ins w:id="993" w:author="t_竹沢 公佑" w:date="2020-12-11T16:12:00Z"/>
                <w:rFonts w:ascii="ＭＳ Ｐゴシック" w:eastAsia="ＭＳ Ｐゴシック" w:hAnsi="ＭＳ Ｐゴシック"/>
                <w:color w:val="212121"/>
                <w:sz w:val="22"/>
                <w:szCs w:val="22"/>
                <w:lang w:val="en"/>
              </w:rPr>
            </w:pPr>
            <w:ins w:id="994" w:author="t_竹沢 公佑" w:date="2020-12-11T16:12:00Z">
              <w:r>
                <w:rPr>
                  <w:rFonts w:ascii="ＭＳ Ｐゴシック" w:eastAsia="ＭＳ Ｐゴシック" w:hAnsi="ＭＳ Ｐゴシック" w:hint="eastAsia"/>
                  <w:color w:val="212121"/>
                  <w:sz w:val="22"/>
                  <w:szCs w:val="22"/>
                  <w:lang w:val="en"/>
                </w:rPr>
                <w:t>Fixed description of remarks for production DRXP.</w:t>
              </w:r>
            </w:ins>
          </w:p>
          <w:p w:rsidR="00164292" w:rsidRDefault="00164292" w:rsidP="00164292">
            <w:pPr>
              <w:pStyle w:val="HTML0"/>
              <w:shd w:val="clear" w:color="auto" w:fill="FFFFFF"/>
              <w:rPr>
                <w:ins w:id="995" w:author="t_竹沢 公佑" w:date="2020-12-11T16:12:00Z"/>
                <w:rFonts w:ascii="ＭＳ Ｐゴシック" w:eastAsia="ＭＳ Ｐゴシック" w:hAnsi="ＭＳ Ｐゴシック"/>
                <w:color w:val="212121"/>
                <w:sz w:val="22"/>
                <w:szCs w:val="22"/>
                <w:lang w:val="en"/>
              </w:rPr>
            </w:pPr>
            <w:ins w:id="996" w:author="t_竹沢 公佑" w:date="2020-12-11T16:12:00Z">
              <w:r>
                <w:rPr>
                  <w:rFonts w:ascii="ＭＳ Ｐゴシック" w:eastAsia="ＭＳ Ｐゴシック" w:hAnsi="ＭＳ Ｐゴシック" w:hint="eastAsia"/>
                  <w:color w:val="212121"/>
                  <w:sz w:val="22"/>
                  <w:szCs w:val="22"/>
                  <w:lang w:val="en"/>
                </w:rPr>
                <w:t>5.5.23 DRXPD_GET_OVRFLW</w:t>
              </w:r>
            </w:ins>
          </w:p>
          <w:p w:rsidR="00164292" w:rsidRPr="00164292" w:rsidRDefault="00164292">
            <w:pPr>
              <w:pStyle w:val="HTML0"/>
              <w:shd w:val="clear" w:color="auto" w:fill="FFFFFF"/>
              <w:ind w:firstLineChars="50" w:firstLine="110"/>
              <w:rPr>
                <w:ins w:id="997" w:author="t_竹沢 公佑" w:date="2020-12-11T16:10:00Z"/>
                <w:rFonts w:ascii="ＭＳ Ｐゴシック" w:eastAsia="ＭＳ Ｐゴシック" w:hAnsi="ＭＳ Ｐゴシック"/>
                <w:color w:val="212121"/>
                <w:sz w:val="22"/>
                <w:szCs w:val="22"/>
                <w:lang w:val="en"/>
              </w:rPr>
              <w:pPrChange w:id="998" w:author="t_竹沢 公佑" w:date="2020-12-11T16:12:00Z">
                <w:pPr>
                  <w:pStyle w:val="HTML0"/>
                  <w:shd w:val="clear" w:color="auto" w:fill="FFFFFF"/>
                </w:pPr>
              </w:pPrChange>
            </w:pPr>
            <w:ins w:id="999" w:author="t_竹沢 公佑" w:date="2020-12-11T16:12:00Z">
              <w:r>
                <w:rPr>
                  <w:rFonts w:ascii="ＭＳ Ｐゴシック" w:eastAsia="ＭＳ Ｐゴシック" w:hAnsi="ＭＳ Ｐゴシック" w:hint="eastAsia"/>
                  <w:color w:val="212121"/>
                  <w:sz w:val="22"/>
                  <w:szCs w:val="22"/>
                  <w:lang w:val="en"/>
                </w:rPr>
                <w:t>Added new.</w:t>
              </w:r>
            </w:ins>
          </w:p>
        </w:tc>
      </w:tr>
    </w:tbl>
    <w:p w:rsidR="00164292" w:rsidRDefault="00164292">
      <w:pPr>
        <w:spacing w:line="0" w:lineRule="atLeast"/>
        <w:jc w:val="right"/>
        <w:rPr>
          <w:ins w:id="1000" w:author="t_竹沢 公佑" w:date="2020-12-11T16:13:00Z"/>
        </w:rPr>
        <w:pPrChange w:id="1001" w:author="t_竹沢 公佑" w:date="2020-12-11T16:17:00Z">
          <w:pPr/>
        </w:pPrChange>
      </w:pPr>
      <w:ins w:id="1002" w:author="t_竹沢 公佑" w:date="2020-12-11T16:13:00Z">
        <w:r>
          <w:rPr>
            <w:rFonts w:hint="eastAsia"/>
          </w:rPr>
          <w:t>(</w:t>
        </w:r>
        <w:r w:rsidRPr="009E2D4A">
          <w:rPr>
            <w:rFonts w:hint="eastAsia"/>
          </w:rPr>
          <w:t>Continued to the next page.)</w:t>
        </w:r>
      </w:ins>
    </w:p>
    <w:p w:rsidR="00164292" w:rsidRPr="00164292" w:rsidRDefault="00164292">
      <w:pPr>
        <w:spacing w:line="0" w:lineRule="atLeast"/>
        <w:jc w:val="right"/>
        <w:rPr>
          <w:ins w:id="1003" w:author="t_竹沢 公佑" w:date="2020-12-11T16:12:00Z"/>
        </w:rPr>
        <w:pPrChange w:id="1004" w:author="t_竹沢 公佑" w:date="2020-12-11T16:13:00Z">
          <w:pPr/>
        </w:pPrChange>
      </w:pPr>
      <w:ins w:id="1005" w:author="t_竹沢 公佑" w:date="2020-12-11T16:13:00Z">
        <w:r w:rsidRPr="009E2D4A">
          <w:rPr>
            <w:rFonts w:hint="eastAsia"/>
          </w:rPr>
          <w:lastRenderedPageBreak/>
          <w:t xml:space="preserve">(Continued from the </w:t>
        </w:r>
        <w:r w:rsidRPr="009E2D4A">
          <w:t>previous</w:t>
        </w:r>
        <w:r w:rsidRPr="009E2D4A">
          <w:rPr>
            <w:rFonts w:hint="eastAsia"/>
          </w:rPr>
          <w:t xml:space="preserve"> page.)</w:t>
        </w:r>
      </w:ins>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164292" w:rsidRPr="00A80D22" w:rsidTr="001D5074">
        <w:trPr>
          <w:trHeight w:val="1468"/>
          <w:ins w:id="1006" w:author="t_竹沢 公佑" w:date="2020-12-11T16:12:00Z"/>
        </w:trPr>
        <w:tc>
          <w:tcPr>
            <w:tcW w:w="1138" w:type="dxa"/>
            <w:vAlign w:val="center"/>
          </w:tcPr>
          <w:p w:rsidR="00164292" w:rsidRDefault="00164292">
            <w:pPr>
              <w:snapToGrid w:val="0"/>
              <w:spacing w:line="0" w:lineRule="atLeast"/>
              <w:jc w:val="center"/>
              <w:rPr>
                <w:ins w:id="1007" w:author="t_竹沢 公佑" w:date="2020-12-11T16:12:00Z"/>
                <w:sz w:val="22"/>
                <w:szCs w:val="22"/>
              </w:rPr>
            </w:pPr>
            <w:ins w:id="1008" w:author="t_竹沢 公佑" w:date="2020-12-11T16:13:00Z">
              <w:r>
                <w:rPr>
                  <w:rFonts w:hint="eastAsia"/>
                  <w:sz w:val="22"/>
                  <w:szCs w:val="22"/>
                </w:rPr>
                <w:t>2.0.7</w:t>
              </w:r>
            </w:ins>
          </w:p>
        </w:tc>
        <w:tc>
          <w:tcPr>
            <w:tcW w:w="1564" w:type="dxa"/>
            <w:vAlign w:val="center"/>
          </w:tcPr>
          <w:p w:rsidR="00164292" w:rsidRDefault="00164292">
            <w:pPr>
              <w:snapToGrid w:val="0"/>
              <w:spacing w:line="0" w:lineRule="atLeast"/>
              <w:jc w:val="center"/>
              <w:rPr>
                <w:ins w:id="1009" w:author="t_竹沢 公佑" w:date="2020-12-11T16:12:00Z"/>
                <w:sz w:val="22"/>
                <w:szCs w:val="22"/>
              </w:rPr>
            </w:pPr>
            <w:ins w:id="1010" w:author="t_竹沢 公佑" w:date="2020-12-11T16:13:00Z">
              <w:r>
                <w:rPr>
                  <w:rFonts w:hint="eastAsia"/>
                  <w:sz w:val="22"/>
                  <w:szCs w:val="22"/>
                </w:rPr>
                <w:t>2020/04/03</w:t>
              </w:r>
            </w:ins>
          </w:p>
        </w:tc>
        <w:tc>
          <w:tcPr>
            <w:tcW w:w="1706" w:type="dxa"/>
            <w:vAlign w:val="center"/>
          </w:tcPr>
          <w:p w:rsidR="00164292" w:rsidRDefault="00164292" w:rsidP="00AF3555">
            <w:pPr>
              <w:snapToGrid w:val="0"/>
              <w:spacing w:line="0" w:lineRule="atLeast"/>
              <w:rPr>
                <w:ins w:id="1011" w:author="t_竹沢 公佑" w:date="2020-12-11T16:12:00Z"/>
                <w:sz w:val="22"/>
                <w:szCs w:val="22"/>
              </w:rPr>
            </w:pPr>
            <w:ins w:id="1012" w:author="t_竹沢 公佑" w:date="2020-12-11T16:13:00Z">
              <w:r>
                <w:rPr>
                  <w:rFonts w:hint="eastAsia"/>
                  <w:sz w:val="22"/>
                  <w:szCs w:val="22"/>
                </w:rPr>
                <w:t>K.Takezawa</w:t>
              </w:r>
            </w:ins>
          </w:p>
        </w:tc>
        <w:tc>
          <w:tcPr>
            <w:tcW w:w="5261" w:type="dxa"/>
            <w:vAlign w:val="center"/>
          </w:tcPr>
          <w:p w:rsidR="00164292" w:rsidRDefault="00164292" w:rsidP="00164292">
            <w:pPr>
              <w:pStyle w:val="HTML0"/>
              <w:shd w:val="clear" w:color="auto" w:fill="FFFFFF"/>
              <w:rPr>
                <w:ins w:id="1013" w:author="t_竹沢 公佑" w:date="2020-12-11T16:13:00Z"/>
                <w:rFonts w:ascii="ＭＳ Ｐゴシック" w:eastAsia="ＭＳ Ｐゴシック" w:hAnsi="ＭＳ Ｐゴシック"/>
                <w:color w:val="212121"/>
                <w:sz w:val="22"/>
                <w:szCs w:val="22"/>
                <w:lang w:val="en"/>
              </w:rPr>
            </w:pPr>
            <w:ins w:id="1014" w:author="t_竹沢 公佑" w:date="2020-12-11T16:13:00Z">
              <w:r>
                <w:rPr>
                  <w:rFonts w:ascii="ＭＳ Ｐゴシック" w:eastAsia="ＭＳ Ｐゴシック" w:hAnsi="ＭＳ Ｐゴシック" w:hint="eastAsia"/>
                  <w:color w:val="212121"/>
                  <w:sz w:val="22"/>
                  <w:szCs w:val="22"/>
                  <w:lang w:val="en"/>
                </w:rPr>
                <w:t>6.1 Monitoring Items</w:t>
              </w:r>
            </w:ins>
          </w:p>
          <w:p w:rsidR="00164292" w:rsidRDefault="00164292" w:rsidP="00164292">
            <w:pPr>
              <w:pStyle w:val="HTML0"/>
              <w:shd w:val="clear" w:color="auto" w:fill="FFFFFF"/>
              <w:rPr>
                <w:ins w:id="1015" w:author="t_竹沢 公佑" w:date="2020-12-11T16:13:00Z"/>
                <w:rFonts w:ascii="ＭＳ Ｐゴシック" w:eastAsia="ＭＳ Ｐゴシック" w:hAnsi="ＭＳ Ｐゴシック"/>
                <w:color w:val="212121"/>
                <w:sz w:val="22"/>
                <w:szCs w:val="22"/>
                <w:lang w:val="en"/>
              </w:rPr>
            </w:pPr>
            <w:ins w:id="1016" w:author="t_竹沢 公佑" w:date="2020-12-11T16:13:00Z">
              <w:r>
                <w:rPr>
                  <w:rFonts w:ascii="ＭＳ Ｐゴシック" w:eastAsia="ＭＳ Ｐゴシック" w:hAnsi="ＭＳ Ｐゴシック" w:hint="eastAsia"/>
                  <w:color w:val="212121"/>
                  <w:sz w:val="22"/>
                  <w:szCs w:val="22"/>
                  <w:lang w:val="en"/>
                </w:rPr>
                <w:t xml:space="preserve"> Added note for explaining the mean of latched value.</w:t>
              </w:r>
            </w:ins>
          </w:p>
          <w:p w:rsidR="00164292" w:rsidRDefault="00164292" w:rsidP="00164292">
            <w:pPr>
              <w:pStyle w:val="HTML0"/>
              <w:shd w:val="clear" w:color="auto" w:fill="FFFFFF"/>
              <w:rPr>
                <w:ins w:id="1017" w:author="t_竹沢 公佑" w:date="2020-12-11T16:13:00Z"/>
                <w:rFonts w:ascii="ＭＳ Ｐゴシック" w:eastAsia="ＭＳ Ｐゴシック" w:hAnsi="ＭＳ Ｐゴシック"/>
                <w:color w:val="212121"/>
                <w:sz w:val="22"/>
                <w:szCs w:val="22"/>
                <w:lang w:val="en"/>
              </w:rPr>
            </w:pPr>
            <w:ins w:id="1018" w:author="t_竹沢 公佑" w:date="2020-12-11T16:13:00Z">
              <w:r>
                <w:rPr>
                  <w:rFonts w:ascii="ＭＳ Ｐゴシック" w:eastAsia="ＭＳ Ｐゴシック" w:hAnsi="ＭＳ Ｐゴシック" w:hint="eastAsia"/>
                  <w:color w:val="212121"/>
                  <w:sz w:val="22"/>
                  <w:szCs w:val="22"/>
                  <w:lang w:val="en"/>
                </w:rPr>
                <w:t xml:space="preserve"> Added item</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s categories.</w:t>
              </w:r>
            </w:ins>
          </w:p>
          <w:p w:rsidR="00164292" w:rsidRDefault="00164292" w:rsidP="00164292">
            <w:pPr>
              <w:pStyle w:val="HTML0"/>
              <w:shd w:val="clear" w:color="auto" w:fill="FFFFFF"/>
              <w:rPr>
                <w:ins w:id="1019" w:author="t_竹沢 公佑" w:date="2020-12-11T16:13:00Z"/>
                <w:rFonts w:ascii="ＭＳ Ｐゴシック" w:eastAsia="ＭＳ Ｐゴシック" w:hAnsi="ＭＳ Ｐゴシック"/>
                <w:color w:val="212121"/>
                <w:sz w:val="22"/>
                <w:szCs w:val="22"/>
                <w:lang w:val="en"/>
              </w:rPr>
            </w:pPr>
            <w:ins w:id="1020" w:author="t_竹沢 公佑" w:date="2020-12-11T16:13:00Z">
              <w:r>
                <w:rPr>
                  <w:rFonts w:ascii="ＭＳ Ｐゴシック" w:eastAsia="ＭＳ Ｐゴシック" w:hAnsi="ＭＳ Ｐゴシック" w:hint="eastAsia"/>
                  <w:color w:val="212121"/>
                  <w:sz w:val="22"/>
                  <w:szCs w:val="22"/>
                  <w:lang w:val="en"/>
                </w:rPr>
                <w:t>6.1.2 GET_POWER_ALARM_REG</w:t>
              </w:r>
            </w:ins>
          </w:p>
          <w:p w:rsidR="00164292" w:rsidRPr="00A84F81" w:rsidRDefault="00164292" w:rsidP="00164292">
            <w:pPr>
              <w:pStyle w:val="HTML0"/>
              <w:shd w:val="clear" w:color="auto" w:fill="FFFFFF"/>
              <w:rPr>
                <w:ins w:id="1021" w:author="t_竹沢 公佑" w:date="2020-12-11T16:13:00Z"/>
                <w:rFonts w:ascii="ＭＳ Ｐゴシック" w:eastAsia="ＭＳ Ｐゴシック" w:hAnsi="ＭＳ Ｐゴシック"/>
                <w:color w:val="212121"/>
                <w:sz w:val="22"/>
                <w:szCs w:val="22"/>
                <w:lang w:val="en"/>
              </w:rPr>
            </w:pPr>
            <w:ins w:id="1022" w:author="t_竹沢 公佑" w:date="2020-12-11T16:13:00Z">
              <w:r>
                <w:rPr>
                  <w:rFonts w:ascii="ＭＳ Ｐゴシック" w:eastAsia="ＭＳ Ｐゴシック" w:hAnsi="ＭＳ Ｐゴシック" w:hint="eastAsia"/>
                  <w:color w:val="212121"/>
                  <w:sz w:val="22"/>
                  <w:szCs w:val="22"/>
                  <w:lang w:val="en"/>
                </w:rPr>
                <w:t xml:space="preserve"> Added explanation about bit0 in Byte1of date.</w:t>
              </w:r>
            </w:ins>
          </w:p>
          <w:p w:rsidR="00164292" w:rsidRDefault="00164292" w:rsidP="00164292">
            <w:pPr>
              <w:pStyle w:val="HTML0"/>
              <w:shd w:val="clear" w:color="auto" w:fill="FFFFFF"/>
              <w:rPr>
                <w:ins w:id="1023" w:author="t_竹沢 公佑" w:date="2020-12-11T16:13:00Z"/>
                <w:rFonts w:ascii="ＭＳ Ｐゴシック" w:eastAsia="ＭＳ Ｐゴシック" w:hAnsi="ＭＳ Ｐゴシック"/>
                <w:color w:val="212121"/>
                <w:sz w:val="22"/>
                <w:szCs w:val="22"/>
                <w:lang w:val="en"/>
              </w:rPr>
            </w:pPr>
            <w:ins w:id="1024" w:author="t_竹沢 公佑" w:date="2020-12-11T16:13:00Z">
              <w:r>
                <w:rPr>
                  <w:rFonts w:ascii="ＭＳ Ｐゴシック" w:eastAsia="ＭＳ Ｐゴシック" w:hAnsi="ＭＳ Ｐゴシック" w:hint="eastAsia"/>
                  <w:color w:val="212121"/>
                  <w:sz w:val="22"/>
                  <w:szCs w:val="22"/>
                  <w:lang w:val="en"/>
                </w:rPr>
                <w:t>6.1.3 GET_SIGNAL_AVG_nW</w:t>
              </w:r>
            </w:ins>
          </w:p>
          <w:p w:rsidR="00164292" w:rsidRPr="00454A91" w:rsidRDefault="00164292" w:rsidP="00164292">
            <w:pPr>
              <w:pStyle w:val="HTML0"/>
              <w:shd w:val="clear" w:color="auto" w:fill="FFFFFF"/>
              <w:rPr>
                <w:ins w:id="1025" w:author="t_竹沢 公佑" w:date="2020-12-11T16:13:00Z"/>
                <w:rFonts w:ascii="ＭＳ Ｐゴシック" w:eastAsia="ＭＳ Ｐゴシック" w:hAnsi="ＭＳ Ｐゴシック"/>
                <w:color w:val="212121"/>
                <w:sz w:val="22"/>
                <w:szCs w:val="22"/>
                <w:lang w:val="en"/>
              </w:rPr>
            </w:pPr>
            <w:ins w:id="1026" w:author="t_竹沢 公佑" w:date="2020-12-11T16:13:00Z">
              <w:r>
                <w:rPr>
                  <w:rFonts w:ascii="ＭＳ Ｐゴシック" w:eastAsia="ＭＳ Ｐゴシック" w:hAnsi="ＭＳ Ｐゴシック" w:hint="eastAsia"/>
                  <w:color w:val="212121"/>
                  <w:sz w:val="22"/>
                  <w:szCs w:val="22"/>
                  <w:lang w:val="en"/>
                </w:rPr>
                <w:t xml:space="preserve"> Delete below description from Latch field.</w:t>
              </w:r>
            </w:ins>
          </w:p>
          <w:p w:rsidR="00164292" w:rsidRDefault="00164292" w:rsidP="00164292">
            <w:pPr>
              <w:pStyle w:val="HTML0"/>
              <w:shd w:val="clear" w:color="auto" w:fill="FFFFFF"/>
              <w:rPr>
                <w:ins w:id="1027" w:author="t_竹沢 公佑" w:date="2020-12-11T16:13:00Z"/>
                <w:rFonts w:ascii="ＭＳ Ｐゴシック" w:eastAsia="ＭＳ Ｐゴシック" w:hAnsi="ＭＳ Ｐゴシック"/>
                <w:color w:val="212121"/>
                <w:sz w:val="22"/>
                <w:szCs w:val="22"/>
                <w:lang w:val="en"/>
              </w:rPr>
            </w:pPr>
            <w:ins w:id="1028" w:author="t_竹沢 公佑" w:date="2020-12-11T16:13:00Z">
              <w:r>
                <w:rPr>
                  <w:rFonts w:ascii="ＭＳ Ｐゴシック" w:eastAsia="ＭＳ Ｐゴシック" w:hAnsi="ＭＳ Ｐゴシック" w:hint="eastAsia"/>
                  <w:color w:val="212121"/>
                  <w:sz w:val="22"/>
                  <w:szCs w:val="22"/>
                  <w:lang w:val="en"/>
                </w:rPr>
                <w:t xml:space="preserve">  </w:t>
              </w:r>
              <w:r>
                <w:rPr>
                  <w:rFonts w:ascii="ＭＳ Ｐゴシック" w:eastAsia="ＭＳ Ｐゴシック" w:hAnsi="ＭＳ Ｐゴシック"/>
                  <w:color w:val="212121"/>
                  <w:sz w:val="22"/>
                  <w:szCs w:val="22"/>
                  <w:lang w:val="en"/>
                </w:rPr>
                <w:t>“</w:t>
              </w:r>
              <w:r>
                <w:rPr>
                  <w:rFonts w:ascii="ＭＳ Ｐゴシック" w:eastAsia="ＭＳ Ｐゴシック" w:hAnsi="ＭＳ Ｐゴシック" w:hint="eastAsia"/>
                  <w:color w:val="212121"/>
                  <w:sz w:val="22"/>
                  <w:szCs w:val="22"/>
                  <w:lang w:val="en"/>
                </w:rPr>
                <w:t>This value is latched value.</w:t>
              </w:r>
              <w:r>
                <w:rPr>
                  <w:rFonts w:ascii="ＭＳ Ｐゴシック" w:eastAsia="ＭＳ Ｐゴシック" w:hAnsi="ＭＳ Ｐゴシック"/>
                  <w:color w:val="212121"/>
                  <w:sz w:val="22"/>
                  <w:szCs w:val="22"/>
                  <w:lang w:val="en"/>
                </w:rPr>
                <w:t>”</w:t>
              </w:r>
            </w:ins>
          </w:p>
          <w:p w:rsidR="00164292" w:rsidRDefault="00164292" w:rsidP="00164292">
            <w:pPr>
              <w:pStyle w:val="HTML0"/>
              <w:shd w:val="clear" w:color="auto" w:fill="FFFFFF"/>
              <w:rPr>
                <w:ins w:id="1029" w:author="t_竹沢 公佑" w:date="2020-12-11T16:13:00Z"/>
                <w:rFonts w:ascii="ＭＳ Ｐゴシック" w:eastAsia="ＭＳ Ｐゴシック" w:hAnsi="ＭＳ Ｐゴシック"/>
                <w:color w:val="212121"/>
                <w:sz w:val="22"/>
                <w:szCs w:val="22"/>
                <w:lang w:val="en"/>
              </w:rPr>
            </w:pPr>
            <w:ins w:id="1030" w:author="t_竹沢 公佑" w:date="2020-12-11T16:13:00Z">
              <w:r>
                <w:rPr>
                  <w:rFonts w:ascii="ＭＳ Ｐゴシック" w:eastAsia="ＭＳ Ｐゴシック" w:hAnsi="ＭＳ Ｐゴシック" w:hint="eastAsia"/>
                  <w:color w:val="212121"/>
                  <w:sz w:val="22"/>
                  <w:szCs w:val="22"/>
                  <w:lang w:val="en"/>
                </w:rPr>
                <w:t>6.1.9 GET_DFR_TEST_DATA</w:t>
              </w:r>
            </w:ins>
          </w:p>
          <w:p w:rsidR="00164292" w:rsidRDefault="00164292" w:rsidP="00164292">
            <w:pPr>
              <w:pStyle w:val="HTML0"/>
              <w:shd w:val="clear" w:color="auto" w:fill="FFFFFF"/>
              <w:rPr>
                <w:ins w:id="1031" w:author="t_竹沢 公佑" w:date="2020-12-11T16:13:00Z"/>
                <w:rFonts w:ascii="ＭＳ Ｐゴシック" w:eastAsia="ＭＳ Ｐゴシック" w:hAnsi="ＭＳ Ｐゴシック"/>
                <w:color w:val="212121"/>
                <w:sz w:val="22"/>
                <w:szCs w:val="22"/>
                <w:lang w:val="en"/>
              </w:rPr>
            </w:pPr>
            <w:ins w:id="1032" w:author="t_竹沢 公佑" w:date="2020-12-11T16:13:00Z">
              <w:r>
                <w:rPr>
                  <w:rFonts w:ascii="ＭＳ Ｐゴシック" w:eastAsia="ＭＳ Ｐゴシック" w:hAnsi="ＭＳ Ｐゴシック" w:hint="eastAsia"/>
                  <w:color w:val="212121"/>
                  <w:sz w:val="22"/>
                  <w:szCs w:val="22"/>
                  <w:lang w:val="en"/>
                </w:rPr>
                <w:t xml:space="preserve"> Fixed typo. (DFR_TEST_DATA -&gt; SET_DFR_TEST_DATA) and added explanation about Byte0 in the value field.</w:t>
              </w:r>
            </w:ins>
          </w:p>
          <w:p w:rsidR="00164292" w:rsidRDefault="00164292" w:rsidP="00164292">
            <w:pPr>
              <w:pStyle w:val="HTML0"/>
              <w:shd w:val="clear" w:color="auto" w:fill="FFFFFF"/>
              <w:rPr>
                <w:ins w:id="1033" w:author="t_竹沢 公佑" w:date="2020-12-11T16:13:00Z"/>
                <w:rFonts w:ascii="ＭＳ Ｐゴシック" w:eastAsia="ＭＳ Ｐゴシック" w:hAnsi="ＭＳ Ｐゴシック"/>
                <w:color w:val="212121"/>
                <w:sz w:val="22"/>
                <w:szCs w:val="22"/>
                <w:lang w:val="en"/>
              </w:rPr>
            </w:pPr>
            <w:ins w:id="1034" w:author="t_竹沢 公佑" w:date="2020-12-11T16:13:00Z">
              <w:r>
                <w:rPr>
                  <w:rFonts w:ascii="ＭＳ Ｐゴシック" w:eastAsia="ＭＳ Ｐゴシック" w:hAnsi="ＭＳ Ｐゴシック" w:hint="eastAsia"/>
                  <w:color w:val="212121"/>
                  <w:sz w:val="22"/>
                  <w:szCs w:val="22"/>
                  <w:lang w:val="en"/>
                </w:rPr>
                <w:t>6.1.14 GET_SEU_STATUS</w:t>
              </w:r>
            </w:ins>
          </w:p>
          <w:p w:rsidR="00164292" w:rsidRDefault="00164292" w:rsidP="00164292">
            <w:pPr>
              <w:pStyle w:val="HTML0"/>
              <w:shd w:val="clear" w:color="auto" w:fill="FFFFFF"/>
              <w:ind w:firstLineChars="50" w:firstLine="110"/>
              <w:rPr>
                <w:ins w:id="1035" w:author="t_竹沢 公佑" w:date="2020-12-11T16:13:00Z"/>
                <w:rFonts w:ascii="ＭＳ Ｐゴシック" w:eastAsia="ＭＳ Ｐゴシック" w:hAnsi="ＭＳ Ｐゴシック"/>
                <w:color w:val="212121"/>
                <w:sz w:val="22"/>
                <w:szCs w:val="22"/>
                <w:lang w:val="en"/>
              </w:rPr>
            </w:pPr>
            <w:ins w:id="1036" w:author="t_竹沢 公佑" w:date="2020-12-11T16:13:00Z">
              <w:r>
                <w:rPr>
                  <w:rFonts w:ascii="ＭＳ Ｐゴシック" w:eastAsia="ＭＳ Ｐゴシック" w:hAnsi="ＭＳ Ｐゴシック" w:hint="eastAsia"/>
                  <w:color w:val="212121"/>
                  <w:sz w:val="22"/>
                  <w:szCs w:val="22"/>
                  <w:lang w:val="en"/>
                </w:rPr>
                <w:t xml:space="preserve">Fixed the terminology. </w:t>
              </w:r>
            </w:ins>
          </w:p>
          <w:p w:rsidR="00164292" w:rsidRDefault="00164292">
            <w:pPr>
              <w:pStyle w:val="HTML0"/>
              <w:shd w:val="clear" w:color="auto" w:fill="FFFFFF"/>
              <w:ind w:firstLineChars="50" w:firstLine="110"/>
              <w:rPr>
                <w:ins w:id="1037" w:author="t_竹沢 公佑" w:date="2020-12-11T16:13:00Z"/>
                <w:rFonts w:ascii="ＭＳ Ｐゴシック" w:eastAsia="ＭＳ Ｐゴシック" w:hAnsi="ＭＳ Ｐゴシック"/>
                <w:color w:val="212121"/>
                <w:sz w:val="22"/>
                <w:szCs w:val="22"/>
                <w:lang w:val="en"/>
              </w:rPr>
              <w:pPrChange w:id="1038" w:author="t_竹沢 公佑" w:date="2020-12-11T16:13:00Z">
                <w:pPr>
                  <w:pStyle w:val="HTML0"/>
                  <w:shd w:val="clear" w:color="auto" w:fill="FFFFFF"/>
                </w:pPr>
              </w:pPrChange>
            </w:pPr>
            <w:ins w:id="1039" w:author="t_竹沢 公佑" w:date="2020-12-11T16:13:00Z">
              <w:r>
                <w:rPr>
                  <w:rFonts w:ascii="ＭＳ Ｐゴシック" w:eastAsia="ＭＳ Ｐゴシック" w:hAnsi="ＭＳ Ｐゴシック" w:hint="eastAsia"/>
                  <w:color w:val="212121"/>
                  <w:sz w:val="22"/>
                  <w:szCs w:val="22"/>
                  <w:lang w:val="en"/>
                </w:rPr>
                <w:t>(DFR_RESET -&gt; RESET_DFR in the reset field)</w:t>
              </w:r>
            </w:ins>
          </w:p>
          <w:p w:rsidR="00164292" w:rsidRDefault="00164292" w:rsidP="00164292">
            <w:pPr>
              <w:pStyle w:val="HTML0"/>
              <w:shd w:val="clear" w:color="auto" w:fill="FFFFFF"/>
              <w:rPr>
                <w:ins w:id="1040" w:author="t_竹沢 公佑" w:date="2020-12-11T16:13:00Z"/>
                <w:rFonts w:ascii="ＭＳ Ｐゴシック" w:eastAsia="ＭＳ Ｐゴシック" w:hAnsi="ＭＳ Ｐゴシック"/>
                <w:color w:val="212121"/>
                <w:sz w:val="22"/>
                <w:szCs w:val="22"/>
                <w:lang w:val="en"/>
              </w:rPr>
            </w:pPr>
            <w:ins w:id="1041" w:author="t_竹沢 公佑" w:date="2020-12-11T16:13:00Z">
              <w:r>
                <w:rPr>
                  <w:rFonts w:ascii="ＭＳ Ｐゴシック" w:eastAsia="ＭＳ Ｐゴシック" w:hAnsi="ＭＳ Ｐゴシック" w:hint="eastAsia"/>
                  <w:color w:val="212121"/>
                  <w:sz w:val="22"/>
                  <w:szCs w:val="22"/>
                  <w:lang w:val="en"/>
                </w:rPr>
                <w:t>7.4 The overheating protection</w:t>
              </w:r>
            </w:ins>
          </w:p>
          <w:p w:rsidR="00164292" w:rsidRDefault="00164292" w:rsidP="00164292">
            <w:pPr>
              <w:pStyle w:val="HTML0"/>
              <w:shd w:val="clear" w:color="auto" w:fill="FFFFFF"/>
              <w:rPr>
                <w:ins w:id="1042" w:author="t_竹沢 公佑" w:date="2020-12-11T16:13:00Z"/>
                <w:rFonts w:ascii="ＭＳ Ｐゴシック" w:eastAsia="ＭＳ Ｐゴシック" w:hAnsi="ＭＳ Ｐゴシック"/>
                <w:color w:val="212121"/>
                <w:sz w:val="22"/>
                <w:szCs w:val="22"/>
                <w:lang w:val="en"/>
              </w:rPr>
            </w:pPr>
            <w:ins w:id="1043" w:author="t_竹沢 公佑" w:date="2020-12-11T16:13:00Z">
              <w:r>
                <w:rPr>
                  <w:rFonts w:ascii="ＭＳ Ｐゴシック" w:eastAsia="ＭＳ Ｐゴシック" w:hAnsi="ＭＳ Ｐゴシック" w:hint="eastAsia"/>
                  <w:color w:val="212121"/>
                  <w:sz w:val="22"/>
                  <w:szCs w:val="22"/>
                  <w:lang w:val="en"/>
                </w:rPr>
                <w:t xml:space="preserve"> Add detail description </w:t>
              </w:r>
              <w:r>
                <w:rPr>
                  <w:rFonts w:ascii="ＭＳ Ｐゴシック" w:eastAsia="ＭＳ Ｐゴシック" w:hAnsi="ＭＳ Ｐゴシック"/>
                  <w:color w:val="212121"/>
                  <w:sz w:val="22"/>
                  <w:szCs w:val="22"/>
                  <w:lang w:val="en"/>
                </w:rPr>
                <w:t>of the</w:t>
              </w:r>
              <w:r>
                <w:rPr>
                  <w:rFonts w:ascii="ＭＳ Ｐゴシック" w:eastAsia="ＭＳ Ｐゴシック" w:hAnsi="ＭＳ Ｐゴシック" w:hint="eastAsia"/>
                  <w:color w:val="212121"/>
                  <w:sz w:val="22"/>
                  <w:szCs w:val="22"/>
                  <w:lang w:val="en"/>
                </w:rPr>
                <w:t xml:space="preserve"> implementation of shutdown threshold.</w:t>
              </w:r>
            </w:ins>
          </w:p>
          <w:p w:rsidR="00164292" w:rsidRPr="00C46B28" w:rsidRDefault="00164292" w:rsidP="00164292">
            <w:pPr>
              <w:pStyle w:val="HTML0"/>
              <w:shd w:val="clear" w:color="auto" w:fill="FFFFFF"/>
              <w:rPr>
                <w:ins w:id="1044" w:author="t_竹沢 公佑" w:date="2020-12-11T16:13:00Z"/>
                <w:rFonts w:ascii="ＭＳ Ｐゴシック" w:eastAsia="ＭＳ Ｐゴシック" w:hAnsi="ＭＳ Ｐゴシック"/>
                <w:color w:val="212121"/>
                <w:sz w:val="22"/>
                <w:szCs w:val="22"/>
                <w:lang w:val="en"/>
              </w:rPr>
            </w:pPr>
            <w:ins w:id="1045" w:author="t_竹沢 公佑" w:date="2020-12-11T16:13:00Z">
              <w:r>
                <w:rPr>
                  <w:rFonts w:ascii="ＭＳ Ｐゴシック" w:eastAsia="ＭＳ Ｐゴシック" w:hAnsi="ＭＳ Ｐゴシック" w:hint="eastAsia"/>
                  <w:color w:val="212121"/>
                  <w:sz w:val="22"/>
                  <w:szCs w:val="22"/>
                  <w:lang w:val="en"/>
                </w:rPr>
                <w:t xml:space="preserve"> Add detail description of the log message.</w:t>
              </w:r>
            </w:ins>
          </w:p>
          <w:p w:rsidR="00164292" w:rsidRDefault="00164292" w:rsidP="00164292">
            <w:pPr>
              <w:pStyle w:val="HTML0"/>
              <w:shd w:val="clear" w:color="auto" w:fill="FFFFFF"/>
              <w:rPr>
                <w:ins w:id="1046" w:author="t_竹沢 公佑" w:date="2020-12-11T16:13:00Z"/>
                <w:rFonts w:ascii="ＭＳ Ｐゴシック" w:eastAsia="ＭＳ Ｐゴシック" w:hAnsi="ＭＳ Ｐゴシック"/>
                <w:color w:val="212121"/>
                <w:sz w:val="22"/>
                <w:szCs w:val="22"/>
                <w:lang w:val="en"/>
              </w:rPr>
            </w:pPr>
            <w:ins w:id="1047" w:author="t_竹沢 公佑" w:date="2020-12-11T16:13:00Z">
              <w:r>
                <w:rPr>
                  <w:rFonts w:ascii="ＭＳ Ｐゴシック" w:eastAsia="ＭＳ Ｐゴシック" w:hAnsi="ＭＳ Ｐゴシック" w:hint="eastAsia"/>
                  <w:color w:val="212121"/>
                  <w:sz w:val="22"/>
                  <w:szCs w:val="22"/>
                  <w:lang w:val="en"/>
                </w:rPr>
                <w:t>7.6 Device file attribution</w:t>
              </w:r>
            </w:ins>
          </w:p>
          <w:p w:rsidR="00164292" w:rsidRPr="008E75E7" w:rsidRDefault="00164292" w:rsidP="00164292">
            <w:pPr>
              <w:pStyle w:val="HTML0"/>
              <w:shd w:val="clear" w:color="auto" w:fill="FFFFFF"/>
              <w:rPr>
                <w:ins w:id="1048" w:author="t_竹沢 公佑" w:date="2020-12-11T16:13:00Z"/>
                <w:rFonts w:ascii="ＭＳ Ｐゴシック" w:eastAsia="ＭＳ Ｐゴシック" w:hAnsi="ＭＳ Ｐゴシック"/>
                <w:color w:val="212121"/>
                <w:sz w:val="22"/>
                <w:szCs w:val="22"/>
                <w:lang w:val="en"/>
              </w:rPr>
            </w:pPr>
            <w:ins w:id="1049" w:author="t_竹沢 公佑" w:date="2020-12-11T16:13:00Z">
              <w:r>
                <w:rPr>
                  <w:rFonts w:ascii="ＭＳ Ｐゴシック" w:eastAsia="ＭＳ Ｐゴシック" w:hAnsi="ＭＳ Ｐゴシック" w:hint="eastAsia"/>
                  <w:color w:val="212121"/>
                  <w:sz w:val="22"/>
                  <w:szCs w:val="22"/>
                  <w:lang w:val="en"/>
                </w:rPr>
                <w:t xml:space="preserve"> Added new.</w:t>
              </w:r>
            </w:ins>
          </w:p>
          <w:p w:rsidR="00164292" w:rsidRDefault="00164292" w:rsidP="00164292">
            <w:pPr>
              <w:pStyle w:val="HTML0"/>
              <w:shd w:val="clear" w:color="auto" w:fill="FFFFFF"/>
              <w:rPr>
                <w:ins w:id="1050" w:author="t_竹沢 公佑" w:date="2020-12-11T16:13:00Z"/>
                <w:rFonts w:ascii="ＭＳ Ｐゴシック" w:eastAsia="ＭＳ Ｐゴシック" w:hAnsi="ＭＳ Ｐゴシック"/>
                <w:color w:val="212121"/>
                <w:sz w:val="22"/>
                <w:szCs w:val="22"/>
                <w:lang w:val="en"/>
              </w:rPr>
            </w:pPr>
            <w:ins w:id="1051" w:author="t_竹沢 公佑" w:date="2020-12-11T16:13:00Z">
              <w:r>
                <w:rPr>
                  <w:rFonts w:ascii="ＭＳ Ｐゴシック" w:eastAsia="ＭＳ Ｐゴシック" w:hAnsi="ＭＳ Ｐゴシック" w:hint="eastAsia"/>
                  <w:color w:val="212121"/>
                  <w:sz w:val="22"/>
                  <w:szCs w:val="22"/>
                  <w:lang w:val="en"/>
                </w:rPr>
                <w:t>7.7 State transition table</w:t>
              </w:r>
            </w:ins>
          </w:p>
          <w:p w:rsidR="00164292" w:rsidRDefault="00164292" w:rsidP="00164292">
            <w:pPr>
              <w:pStyle w:val="HTML0"/>
              <w:shd w:val="clear" w:color="auto" w:fill="FFFFFF"/>
              <w:rPr>
                <w:ins w:id="1052" w:author="t_竹沢 公佑" w:date="2020-12-11T16:12:00Z"/>
                <w:rFonts w:ascii="ＭＳ Ｐゴシック" w:eastAsia="ＭＳ Ｐゴシック" w:hAnsi="ＭＳ Ｐゴシック"/>
                <w:color w:val="212121"/>
                <w:sz w:val="22"/>
                <w:szCs w:val="22"/>
                <w:lang w:val="en"/>
              </w:rPr>
            </w:pPr>
            <w:ins w:id="1053" w:author="t_竹沢 公佑" w:date="2020-12-11T16:13:00Z">
              <w:r>
                <w:rPr>
                  <w:rFonts w:ascii="ＭＳ Ｐゴシック" w:eastAsia="ＭＳ Ｐゴシック" w:hAnsi="ＭＳ Ｐゴシック" w:hint="eastAsia"/>
                  <w:color w:val="212121"/>
                  <w:sz w:val="22"/>
                  <w:szCs w:val="22"/>
                  <w:lang w:val="en"/>
                </w:rPr>
                <w:t xml:space="preserve"> Added new.</w:t>
              </w:r>
            </w:ins>
          </w:p>
        </w:tc>
      </w:tr>
      <w:tr w:rsidR="00AF5381" w:rsidRPr="00A80D22" w:rsidTr="001D5074">
        <w:trPr>
          <w:trHeight w:val="1468"/>
          <w:ins w:id="1054" w:author="t_竹沢 公佑" w:date="2020-11-23T17:39:00Z"/>
        </w:trPr>
        <w:tc>
          <w:tcPr>
            <w:tcW w:w="1138" w:type="dxa"/>
            <w:vAlign w:val="center"/>
          </w:tcPr>
          <w:p w:rsidR="00AF5381" w:rsidRDefault="00AF5381">
            <w:pPr>
              <w:snapToGrid w:val="0"/>
              <w:spacing w:line="0" w:lineRule="atLeast"/>
              <w:jc w:val="center"/>
              <w:rPr>
                <w:ins w:id="1055" w:author="t_竹沢 公佑" w:date="2020-11-23T17:39:00Z"/>
                <w:sz w:val="22"/>
                <w:szCs w:val="22"/>
              </w:rPr>
            </w:pPr>
            <w:ins w:id="1056" w:author="t_竹沢 公佑" w:date="2020-11-23T17:40:00Z">
              <w:r>
                <w:rPr>
                  <w:rFonts w:hint="eastAsia"/>
                  <w:sz w:val="22"/>
                  <w:szCs w:val="22"/>
                </w:rPr>
                <w:t>2.0.8</w:t>
              </w:r>
            </w:ins>
          </w:p>
        </w:tc>
        <w:tc>
          <w:tcPr>
            <w:tcW w:w="1564" w:type="dxa"/>
            <w:vAlign w:val="center"/>
          </w:tcPr>
          <w:p w:rsidR="00AF5381" w:rsidRDefault="00AE31E2">
            <w:pPr>
              <w:snapToGrid w:val="0"/>
              <w:spacing w:line="0" w:lineRule="atLeast"/>
              <w:jc w:val="center"/>
              <w:rPr>
                <w:ins w:id="1057" w:author="t_竹沢 公佑" w:date="2020-11-23T17:39:00Z"/>
                <w:sz w:val="22"/>
                <w:szCs w:val="22"/>
              </w:rPr>
            </w:pPr>
            <w:ins w:id="1058" w:author="t_竹沢 公佑" w:date="2020-11-23T17:40:00Z">
              <w:r>
                <w:rPr>
                  <w:rFonts w:hint="eastAsia"/>
                  <w:sz w:val="22"/>
                  <w:szCs w:val="22"/>
                </w:rPr>
                <w:t>2020/1</w:t>
              </w:r>
            </w:ins>
            <w:ins w:id="1059" w:author="t_竹沢 公佑" w:date="2020-12-11T15:50:00Z">
              <w:r>
                <w:rPr>
                  <w:rFonts w:hint="eastAsia"/>
                  <w:sz w:val="22"/>
                  <w:szCs w:val="22"/>
                </w:rPr>
                <w:t>2</w:t>
              </w:r>
            </w:ins>
            <w:ins w:id="1060" w:author="t_竹沢 公佑" w:date="2020-11-23T17:40:00Z">
              <w:r w:rsidR="00AF5381">
                <w:rPr>
                  <w:rFonts w:hint="eastAsia"/>
                  <w:sz w:val="22"/>
                  <w:szCs w:val="22"/>
                </w:rPr>
                <w:t>/</w:t>
              </w:r>
            </w:ins>
            <w:ins w:id="1061" w:author="t_竹沢 公佑" w:date="2020-12-11T15:50:00Z">
              <w:r>
                <w:rPr>
                  <w:rFonts w:hint="eastAsia"/>
                  <w:sz w:val="22"/>
                  <w:szCs w:val="22"/>
                </w:rPr>
                <w:t>01</w:t>
              </w:r>
            </w:ins>
          </w:p>
        </w:tc>
        <w:tc>
          <w:tcPr>
            <w:tcW w:w="1706" w:type="dxa"/>
            <w:vAlign w:val="center"/>
          </w:tcPr>
          <w:p w:rsidR="00AF5381" w:rsidRDefault="00AF5381" w:rsidP="00AF3555">
            <w:pPr>
              <w:snapToGrid w:val="0"/>
              <w:spacing w:line="0" w:lineRule="atLeast"/>
              <w:rPr>
                <w:ins w:id="1062" w:author="t_竹沢 公佑" w:date="2020-11-23T17:39:00Z"/>
                <w:sz w:val="22"/>
                <w:szCs w:val="22"/>
              </w:rPr>
            </w:pPr>
            <w:ins w:id="1063" w:author="t_竹沢 公佑" w:date="2020-11-23T17:40:00Z">
              <w:r>
                <w:rPr>
                  <w:rFonts w:hint="eastAsia"/>
                  <w:sz w:val="22"/>
                  <w:szCs w:val="22"/>
                </w:rPr>
                <w:t>K.Takezawa</w:t>
              </w:r>
            </w:ins>
          </w:p>
        </w:tc>
        <w:tc>
          <w:tcPr>
            <w:tcW w:w="5261" w:type="dxa"/>
            <w:vAlign w:val="center"/>
          </w:tcPr>
          <w:p w:rsidR="00164292" w:rsidRDefault="00164292" w:rsidP="00164292">
            <w:pPr>
              <w:pStyle w:val="HTML0"/>
              <w:shd w:val="clear" w:color="auto" w:fill="FFFFFF"/>
              <w:rPr>
                <w:ins w:id="1064" w:author="t_竹沢 公佑" w:date="2020-12-11T16:14:00Z"/>
                <w:rFonts w:ascii="ＭＳ Ｐゴシック" w:eastAsia="ＭＳ Ｐゴシック" w:hAnsi="ＭＳ Ｐゴシック"/>
                <w:color w:val="212121"/>
                <w:sz w:val="22"/>
                <w:szCs w:val="22"/>
                <w:lang w:val="en"/>
              </w:rPr>
            </w:pPr>
            <w:ins w:id="1065" w:author="t_竹沢 公佑" w:date="2020-12-11T16:14:00Z">
              <w:r>
                <w:rPr>
                  <w:rFonts w:ascii="ＭＳ Ｐゴシック" w:eastAsia="ＭＳ Ｐゴシック" w:hAnsi="ＭＳ Ｐゴシック"/>
                  <w:color w:val="212121"/>
                  <w:sz w:val="22"/>
                  <w:szCs w:val="22"/>
                  <w:lang w:val="en"/>
                </w:rPr>
                <w:t>1.</w:t>
              </w:r>
              <w:r>
                <w:rPr>
                  <w:rFonts w:ascii="ＭＳ Ｐゴシック" w:eastAsia="ＭＳ Ｐゴシック" w:hAnsi="ＭＳ Ｐゴシック" w:hint="eastAsia"/>
                  <w:color w:val="212121"/>
                  <w:sz w:val="22"/>
                  <w:szCs w:val="22"/>
                  <w:lang w:val="en"/>
                </w:rPr>
                <w:t>2</w:t>
              </w:r>
              <w:r w:rsidRPr="004D7B0A">
                <w:rPr>
                  <w:rFonts w:ascii="ＭＳ Ｐゴシック" w:eastAsia="ＭＳ Ｐゴシック" w:hAnsi="ＭＳ Ｐゴシック"/>
                  <w:color w:val="212121"/>
                  <w:sz w:val="22"/>
                  <w:szCs w:val="22"/>
                  <w:lang w:val="en"/>
                </w:rPr>
                <w:t>.1. Comparison table between prototype DRXP and production DRXP (hardware)</w:t>
              </w:r>
            </w:ins>
          </w:p>
          <w:p w:rsidR="00164292" w:rsidRDefault="00164292" w:rsidP="00164292">
            <w:pPr>
              <w:pStyle w:val="HTML0"/>
              <w:shd w:val="clear" w:color="auto" w:fill="FFFFFF"/>
              <w:rPr>
                <w:ins w:id="1066" w:author="t_竹沢 公佑" w:date="2020-12-11T16:14:00Z"/>
                <w:rFonts w:ascii="ＭＳ Ｐゴシック" w:eastAsia="ＭＳ Ｐゴシック" w:hAnsi="ＭＳ Ｐゴシック"/>
                <w:color w:val="212121"/>
                <w:sz w:val="22"/>
                <w:szCs w:val="22"/>
                <w:lang w:val="en"/>
              </w:rPr>
            </w:pPr>
            <w:ins w:id="1067" w:author="t_竹沢 公佑" w:date="2020-12-11T16:14:00Z">
              <w:r>
                <w:rPr>
                  <w:rFonts w:ascii="ＭＳ Ｐゴシック" w:eastAsia="ＭＳ Ｐゴシック" w:hAnsi="ＭＳ Ｐゴシック" w:hint="eastAsia"/>
                  <w:color w:val="212121"/>
                  <w:sz w:val="22"/>
                  <w:szCs w:val="22"/>
                  <w:lang w:val="en"/>
                </w:rPr>
                <w:t xml:space="preserve"> Fix table content. (Table 1-1)</w:t>
              </w:r>
            </w:ins>
          </w:p>
          <w:p w:rsidR="00164292" w:rsidRDefault="00164292" w:rsidP="00164292">
            <w:pPr>
              <w:pStyle w:val="HTML0"/>
              <w:shd w:val="clear" w:color="auto" w:fill="FFFFFF"/>
              <w:rPr>
                <w:ins w:id="1068" w:author="t_竹沢 公佑" w:date="2020-12-11T16:14:00Z"/>
                <w:rFonts w:ascii="ＭＳ Ｐゴシック" w:eastAsia="ＭＳ Ｐゴシック" w:hAnsi="ＭＳ Ｐゴシック"/>
                <w:color w:val="212121"/>
                <w:sz w:val="22"/>
                <w:szCs w:val="22"/>
                <w:lang w:val="en"/>
              </w:rPr>
            </w:pPr>
            <w:ins w:id="1069" w:author="t_竹沢 公佑" w:date="2020-12-11T16:14:00Z">
              <w:r>
                <w:rPr>
                  <w:rFonts w:ascii="ＭＳ Ｐゴシック" w:eastAsia="ＭＳ Ｐゴシック" w:hAnsi="ＭＳ Ｐゴシック"/>
                  <w:color w:val="212121"/>
                  <w:sz w:val="22"/>
                  <w:szCs w:val="22"/>
                  <w:lang w:val="en"/>
                </w:rPr>
                <w:t>1.</w:t>
              </w:r>
              <w:r>
                <w:rPr>
                  <w:rFonts w:ascii="ＭＳ Ｐゴシック" w:eastAsia="ＭＳ Ｐゴシック" w:hAnsi="ＭＳ Ｐゴシック" w:hint="eastAsia"/>
                  <w:color w:val="212121"/>
                  <w:sz w:val="22"/>
                  <w:szCs w:val="22"/>
                  <w:lang w:val="en"/>
                </w:rPr>
                <w:t>2</w:t>
              </w:r>
              <w:r w:rsidRPr="00A223EE">
                <w:rPr>
                  <w:rFonts w:ascii="ＭＳ Ｐゴシック" w:eastAsia="ＭＳ Ｐゴシック" w:hAnsi="ＭＳ Ｐゴシック"/>
                  <w:color w:val="212121"/>
                  <w:sz w:val="22"/>
                  <w:szCs w:val="22"/>
                  <w:lang w:val="en"/>
                </w:rPr>
                <w:t>.2. Comparison table between prototype DRXP and production DRXP (software)</w:t>
              </w:r>
            </w:ins>
          </w:p>
          <w:p w:rsidR="00164292" w:rsidRDefault="00164292" w:rsidP="00164292">
            <w:pPr>
              <w:pStyle w:val="HTML0"/>
              <w:shd w:val="clear" w:color="auto" w:fill="FFFFFF"/>
              <w:rPr>
                <w:ins w:id="1070" w:author="t_竹沢 公佑" w:date="2020-12-11T16:14:00Z"/>
                <w:rFonts w:ascii="ＭＳ Ｐゴシック" w:eastAsia="ＭＳ Ｐゴシック" w:hAnsi="ＭＳ Ｐゴシック"/>
                <w:color w:val="212121"/>
                <w:sz w:val="22"/>
                <w:szCs w:val="22"/>
                <w:lang w:val="en"/>
              </w:rPr>
            </w:pPr>
            <w:ins w:id="1071" w:author="t_竹沢 公佑" w:date="2020-12-11T16:14:00Z">
              <w:r>
                <w:rPr>
                  <w:rFonts w:ascii="ＭＳ Ｐゴシック" w:eastAsia="ＭＳ Ｐゴシック" w:hAnsi="ＭＳ Ｐゴシック" w:hint="eastAsia"/>
                  <w:color w:val="212121"/>
                  <w:sz w:val="22"/>
                  <w:szCs w:val="22"/>
                  <w:lang w:val="en"/>
                </w:rPr>
                <w:t xml:space="preserve"> Fixed table content. (Table 1-2)</w:t>
              </w:r>
            </w:ins>
          </w:p>
          <w:p w:rsidR="00164292" w:rsidRDefault="00164292" w:rsidP="00164292">
            <w:pPr>
              <w:pStyle w:val="HTML0"/>
              <w:shd w:val="clear" w:color="auto" w:fill="FFFFFF"/>
              <w:ind w:left="110" w:hangingChars="50" w:hanging="110"/>
              <w:rPr>
                <w:ins w:id="1072" w:author="t_竹沢 公佑" w:date="2020-12-11T16:14:00Z"/>
                <w:rFonts w:ascii="ＭＳ Ｐゴシック" w:eastAsia="ＭＳ Ｐゴシック" w:hAnsi="ＭＳ Ｐゴシック"/>
                <w:color w:val="212121"/>
                <w:sz w:val="22"/>
                <w:szCs w:val="22"/>
                <w:lang w:val="en"/>
              </w:rPr>
            </w:pPr>
            <w:ins w:id="1073" w:author="t_竹沢 公佑" w:date="2020-12-11T16:14:00Z">
              <w:r>
                <w:rPr>
                  <w:rFonts w:ascii="ＭＳ Ｐゴシック" w:eastAsia="ＭＳ Ｐゴシック" w:hAnsi="ＭＳ Ｐゴシック" w:hint="eastAsia"/>
                  <w:color w:val="212121"/>
                  <w:sz w:val="22"/>
                  <w:szCs w:val="22"/>
                  <w:lang w:val="en"/>
                </w:rPr>
                <w:t xml:space="preserve"> The prototype DRXP can use some features in devce driver version 2.0.8 or later.</w:t>
              </w:r>
            </w:ins>
          </w:p>
          <w:p w:rsidR="00164292" w:rsidRDefault="00164292" w:rsidP="00164292">
            <w:pPr>
              <w:pStyle w:val="HTML0"/>
              <w:shd w:val="clear" w:color="auto" w:fill="FFFFFF"/>
              <w:ind w:left="110" w:hangingChars="50" w:hanging="110"/>
              <w:rPr>
                <w:ins w:id="1074" w:author="t_竹沢 公佑" w:date="2020-12-11T16:14:00Z"/>
                <w:rFonts w:ascii="ＭＳ Ｐゴシック" w:eastAsia="ＭＳ Ｐゴシック" w:hAnsi="ＭＳ Ｐゴシック"/>
                <w:color w:val="212121"/>
                <w:sz w:val="22"/>
                <w:szCs w:val="22"/>
                <w:lang w:val="en"/>
              </w:rPr>
            </w:pPr>
            <w:ins w:id="1075" w:author="t_竹沢 公佑" w:date="2020-12-11T16:14:00Z">
              <w:r w:rsidRPr="00D00A50">
                <w:rPr>
                  <w:rFonts w:ascii="ＭＳ Ｐゴシック" w:eastAsia="ＭＳ Ｐゴシック" w:hAnsi="ＭＳ Ｐゴシック"/>
                  <w:color w:val="212121"/>
                  <w:sz w:val="22"/>
                  <w:szCs w:val="22"/>
                  <w:lang w:val="en"/>
                </w:rPr>
                <w:t>1.3.1. Correspondence table between driver version and FPGA (prototype)</w:t>
              </w:r>
            </w:ins>
          </w:p>
          <w:p w:rsidR="00164292" w:rsidRPr="00164292" w:rsidRDefault="00164292">
            <w:pPr>
              <w:pStyle w:val="HTML0"/>
              <w:shd w:val="clear" w:color="auto" w:fill="FFFFFF"/>
              <w:ind w:left="110" w:hangingChars="50" w:hanging="110"/>
              <w:rPr>
                <w:ins w:id="1076" w:author="t_竹沢 公佑" w:date="2020-11-23T17:39:00Z"/>
                <w:rFonts w:ascii="ＭＳ Ｐゴシック" w:eastAsia="ＭＳ Ｐゴシック" w:hAnsi="ＭＳ Ｐゴシック"/>
                <w:color w:val="212121"/>
                <w:sz w:val="22"/>
                <w:szCs w:val="22"/>
                <w:lang w:val="en"/>
              </w:rPr>
              <w:pPrChange w:id="1077" w:author="t_竹沢 公佑" w:date="2020-12-11T16:17:00Z">
                <w:pPr>
                  <w:pStyle w:val="HTML0"/>
                  <w:shd w:val="clear" w:color="auto" w:fill="FFFFFF"/>
                </w:pPr>
              </w:pPrChange>
            </w:pPr>
            <w:ins w:id="1078" w:author="t_竹沢 公佑" w:date="2020-12-11T16:14:00Z">
              <w:r>
                <w:rPr>
                  <w:rFonts w:ascii="ＭＳ Ｐゴシック" w:eastAsia="ＭＳ Ｐゴシック" w:hAnsi="ＭＳ Ｐゴシック" w:hint="eastAsia"/>
                  <w:color w:val="212121"/>
                  <w:sz w:val="22"/>
                  <w:szCs w:val="22"/>
                  <w:lang w:val="en"/>
                </w:rPr>
                <w:t xml:space="preserve"> Added new FPGA information.</w:t>
              </w:r>
            </w:ins>
          </w:p>
        </w:tc>
      </w:tr>
    </w:tbl>
    <w:p w:rsidR="00F411DC" w:rsidRDefault="00F411DC" w:rsidP="00F411DC">
      <w:pPr>
        <w:spacing w:line="0" w:lineRule="atLeast"/>
        <w:jc w:val="right"/>
        <w:rPr>
          <w:ins w:id="1079" w:author="t_竹沢 公佑" w:date="2019-09-20T09:22:00Z"/>
        </w:rPr>
      </w:pPr>
      <w:ins w:id="1080" w:author="t_竹沢 公佑" w:date="2019-09-20T09:22:00Z">
        <w:r>
          <w:rPr>
            <w:rFonts w:hint="eastAsia"/>
          </w:rPr>
          <w:t>(</w:t>
        </w:r>
        <w:r w:rsidRPr="009E2D4A">
          <w:rPr>
            <w:rFonts w:hint="eastAsia"/>
          </w:rPr>
          <w:t>Continued to the next page.)</w:t>
        </w:r>
      </w:ins>
    </w:p>
    <w:p w:rsidR="00F411DC" w:rsidRPr="00F411DC" w:rsidRDefault="00F411DC" w:rsidP="00F411DC">
      <w:pPr>
        <w:spacing w:line="0" w:lineRule="atLeast"/>
        <w:jc w:val="right"/>
        <w:rPr>
          <w:ins w:id="1081" w:author="t_竹沢 公佑" w:date="2019-09-20T09:22:00Z"/>
        </w:rPr>
      </w:pPr>
    </w:p>
    <w:p w:rsidR="002770EC" w:rsidRDefault="002770EC" w:rsidP="000F1F68">
      <w:pPr>
        <w:spacing w:line="0" w:lineRule="atLeast"/>
        <w:ind w:right="840"/>
        <w:rPr>
          <w:ins w:id="1082" w:author="t_竹沢 公佑" w:date="2020-12-11T16:17:00Z"/>
        </w:rPr>
      </w:pPr>
    </w:p>
    <w:p w:rsidR="00164292" w:rsidRDefault="00164292" w:rsidP="000F1F68">
      <w:pPr>
        <w:spacing w:line="0" w:lineRule="atLeast"/>
        <w:ind w:right="840"/>
        <w:rPr>
          <w:ins w:id="1083" w:author="t_竹沢 公佑" w:date="2020-12-11T16:03:00Z"/>
        </w:rPr>
      </w:pPr>
    </w:p>
    <w:p w:rsidR="00164292" w:rsidRPr="00246867" w:rsidRDefault="00164292" w:rsidP="00164292">
      <w:pPr>
        <w:spacing w:line="0" w:lineRule="atLeast"/>
        <w:jc w:val="right"/>
        <w:rPr>
          <w:ins w:id="1084" w:author="t_竹沢 公佑" w:date="2020-12-11T16:14:00Z"/>
        </w:rPr>
      </w:pPr>
      <w:ins w:id="1085" w:author="t_竹沢 公佑" w:date="2020-12-11T16:14:00Z">
        <w:r w:rsidRPr="009E2D4A">
          <w:rPr>
            <w:rFonts w:hint="eastAsia"/>
          </w:rPr>
          <w:lastRenderedPageBreak/>
          <w:t xml:space="preserve">(Continued from the </w:t>
        </w:r>
        <w:r w:rsidRPr="009E2D4A">
          <w:t>previous</w:t>
        </w:r>
        <w:r w:rsidRPr="009E2D4A">
          <w:rPr>
            <w:rFonts w:hint="eastAsia"/>
          </w:rPr>
          <w:t xml:space="preserve"> page.)</w:t>
        </w:r>
      </w:ins>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164292" w:rsidRPr="00A80D22" w:rsidTr="00F54D83">
        <w:trPr>
          <w:trHeight w:val="1468"/>
          <w:ins w:id="1086" w:author="t_竹沢 公佑" w:date="2020-12-11T16:14:00Z"/>
        </w:trPr>
        <w:tc>
          <w:tcPr>
            <w:tcW w:w="1138" w:type="dxa"/>
            <w:vAlign w:val="center"/>
          </w:tcPr>
          <w:p w:rsidR="00164292" w:rsidRDefault="00164292" w:rsidP="00F54D83">
            <w:pPr>
              <w:snapToGrid w:val="0"/>
              <w:spacing w:line="0" w:lineRule="atLeast"/>
              <w:jc w:val="center"/>
              <w:rPr>
                <w:ins w:id="1087" w:author="t_竹沢 公佑" w:date="2020-12-11T16:14:00Z"/>
                <w:sz w:val="22"/>
                <w:szCs w:val="22"/>
              </w:rPr>
            </w:pPr>
            <w:ins w:id="1088" w:author="t_竹沢 公佑" w:date="2020-12-11T16:14:00Z">
              <w:r>
                <w:rPr>
                  <w:rFonts w:hint="eastAsia"/>
                  <w:sz w:val="22"/>
                  <w:szCs w:val="22"/>
                </w:rPr>
                <w:t>2.0.8</w:t>
              </w:r>
            </w:ins>
          </w:p>
        </w:tc>
        <w:tc>
          <w:tcPr>
            <w:tcW w:w="1564" w:type="dxa"/>
            <w:vAlign w:val="center"/>
          </w:tcPr>
          <w:p w:rsidR="00164292" w:rsidRDefault="00164292" w:rsidP="00F54D83">
            <w:pPr>
              <w:snapToGrid w:val="0"/>
              <w:spacing w:line="0" w:lineRule="atLeast"/>
              <w:jc w:val="center"/>
              <w:rPr>
                <w:ins w:id="1089" w:author="t_竹沢 公佑" w:date="2020-12-11T16:14:00Z"/>
                <w:sz w:val="22"/>
                <w:szCs w:val="22"/>
              </w:rPr>
            </w:pPr>
            <w:ins w:id="1090" w:author="t_竹沢 公佑" w:date="2020-12-11T16:15:00Z">
              <w:r>
                <w:rPr>
                  <w:rFonts w:hint="eastAsia"/>
                  <w:sz w:val="22"/>
                  <w:szCs w:val="22"/>
                </w:rPr>
                <w:t>2020/12/01</w:t>
              </w:r>
            </w:ins>
          </w:p>
        </w:tc>
        <w:tc>
          <w:tcPr>
            <w:tcW w:w="1706" w:type="dxa"/>
            <w:vAlign w:val="center"/>
          </w:tcPr>
          <w:p w:rsidR="00164292" w:rsidRDefault="00164292" w:rsidP="00F54D83">
            <w:pPr>
              <w:snapToGrid w:val="0"/>
              <w:spacing w:line="0" w:lineRule="atLeast"/>
              <w:rPr>
                <w:ins w:id="1091" w:author="t_竹沢 公佑" w:date="2020-12-11T16:14:00Z"/>
                <w:sz w:val="22"/>
                <w:szCs w:val="22"/>
              </w:rPr>
            </w:pPr>
            <w:ins w:id="1092" w:author="t_竹沢 公佑" w:date="2020-12-11T16:15:00Z">
              <w:r>
                <w:rPr>
                  <w:rFonts w:hint="eastAsia"/>
                  <w:sz w:val="22"/>
                  <w:szCs w:val="22"/>
                </w:rPr>
                <w:t>K.Takezawa</w:t>
              </w:r>
            </w:ins>
          </w:p>
        </w:tc>
        <w:tc>
          <w:tcPr>
            <w:tcW w:w="5261" w:type="dxa"/>
            <w:vAlign w:val="center"/>
          </w:tcPr>
          <w:p w:rsidR="00164292" w:rsidRDefault="00164292" w:rsidP="00164292">
            <w:pPr>
              <w:pStyle w:val="HTML0"/>
              <w:shd w:val="clear" w:color="auto" w:fill="FFFFFF"/>
              <w:ind w:left="110" w:hangingChars="50" w:hanging="110"/>
              <w:rPr>
                <w:ins w:id="1093" w:author="t_竹沢 公佑" w:date="2020-12-11T16:15:00Z"/>
                <w:rFonts w:ascii="ＭＳ Ｐゴシック" w:eastAsia="ＭＳ Ｐゴシック" w:hAnsi="ＭＳ Ｐゴシック"/>
                <w:color w:val="212121"/>
                <w:sz w:val="22"/>
                <w:szCs w:val="22"/>
                <w:lang w:val="en"/>
              </w:rPr>
            </w:pPr>
            <w:ins w:id="1094" w:author="t_竹沢 公佑" w:date="2020-12-11T16:15:00Z">
              <w:r w:rsidRPr="00D00A50">
                <w:rPr>
                  <w:rFonts w:ascii="ＭＳ Ｐゴシック" w:eastAsia="ＭＳ Ｐゴシック" w:hAnsi="ＭＳ Ｐゴシック"/>
                  <w:color w:val="212121"/>
                  <w:sz w:val="22"/>
                  <w:szCs w:val="22"/>
                  <w:lang w:val="en"/>
                </w:rPr>
                <w:t>1.3.2. Correspondence table between driver version and FPGA (production)</w:t>
              </w:r>
            </w:ins>
          </w:p>
          <w:p w:rsidR="00164292" w:rsidRDefault="00164292" w:rsidP="00164292">
            <w:pPr>
              <w:pStyle w:val="HTML0"/>
              <w:shd w:val="clear" w:color="auto" w:fill="FFFFFF"/>
              <w:ind w:left="110" w:hangingChars="50" w:hanging="110"/>
              <w:rPr>
                <w:ins w:id="1095" w:author="t_竹沢 公佑" w:date="2020-12-11T16:15:00Z"/>
                <w:rFonts w:ascii="ＭＳ Ｐゴシック" w:eastAsia="ＭＳ Ｐゴシック" w:hAnsi="ＭＳ Ｐゴシック"/>
                <w:color w:val="212121"/>
                <w:sz w:val="22"/>
                <w:szCs w:val="22"/>
                <w:lang w:val="en"/>
              </w:rPr>
            </w:pPr>
            <w:ins w:id="1096" w:author="t_竹沢 公佑" w:date="2020-12-11T16:15:00Z">
              <w:r>
                <w:rPr>
                  <w:rFonts w:ascii="ＭＳ Ｐゴシック" w:eastAsia="ＭＳ Ｐゴシック" w:hAnsi="ＭＳ Ｐゴシック" w:hint="eastAsia"/>
                  <w:color w:val="212121"/>
                  <w:sz w:val="22"/>
                  <w:szCs w:val="22"/>
                  <w:lang w:val="en"/>
                </w:rPr>
                <w:t xml:space="preserve"> Added new FPGA information.</w:t>
              </w:r>
            </w:ins>
          </w:p>
          <w:p w:rsidR="00164292" w:rsidRDefault="00164292" w:rsidP="00164292">
            <w:pPr>
              <w:pStyle w:val="HTML0"/>
              <w:shd w:val="clear" w:color="auto" w:fill="FFFFFF"/>
              <w:ind w:left="110" w:hangingChars="50" w:hanging="110"/>
              <w:rPr>
                <w:ins w:id="1097" w:author="t_竹沢 公佑" w:date="2020-12-11T16:15:00Z"/>
                <w:rFonts w:ascii="ＭＳ Ｐゴシック" w:eastAsia="ＭＳ Ｐゴシック" w:hAnsi="ＭＳ Ｐゴシック"/>
                <w:color w:val="212121"/>
                <w:sz w:val="22"/>
                <w:szCs w:val="22"/>
                <w:lang w:val="en"/>
              </w:rPr>
            </w:pPr>
            <w:ins w:id="1098" w:author="t_竹沢 公佑" w:date="2020-12-11T16:15:00Z">
              <w:r w:rsidRPr="00AC5EA4">
                <w:rPr>
                  <w:rFonts w:ascii="ＭＳ Ｐゴシック" w:eastAsia="ＭＳ Ｐゴシック" w:hAnsi="ＭＳ Ｐゴシック"/>
                  <w:color w:val="212121"/>
                  <w:sz w:val="22"/>
                  <w:szCs w:val="22"/>
                  <w:lang w:val="en"/>
                </w:rPr>
                <w:t>3.1.1. The kinds of normal frame (DRXP F1 format)</w:t>
              </w:r>
            </w:ins>
          </w:p>
          <w:p w:rsidR="00164292" w:rsidRDefault="00164292" w:rsidP="00164292">
            <w:pPr>
              <w:pStyle w:val="HTML0"/>
              <w:shd w:val="clear" w:color="auto" w:fill="FFFFFF"/>
              <w:ind w:left="110" w:hangingChars="50" w:hanging="110"/>
              <w:rPr>
                <w:ins w:id="1099" w:author="t_竹沢 公佑" w:date="2020-12-11T16:15:00Z"/>
                <w:rFonts w:ascii="ＭＳ Ｐゴシック" w:eastAsia="ＭＳ Ｐゴシック" w:hAnsi="ＭＳ Ｐゴシック"/>
                <w:color w:val="212121"/>
                <w:sz w:val="22"/>
                <w:szCs w:val="22"/>
                <w:lang w:val="en"/>
              </w:rPr>
            </w:pPr>
            <w:ins w:id="1100" w:author="t_竹沢 公佑" w:date="2020-12-11T16:15:00Z">
              <w:r>
                <w:rPr>
                  <w:rFonts w:ascii="ＭＳ Ｐゴシック" w:eastAsia="ＭＳ Ｐゴシック" w:hAnsi="ＭＳ Ｐゴシック" w:hint="eastAsia"/>
                  <w:color w:val="212121"/>
                  <w:sz w:val="22"/>
                  <w:szCs w:val="22"/>
                  <w:lang w:val="en"/>
                </w:rPr>
                <w:t xml:space="preserve">　Changed description. </w:t>
              </w:r>
            </w:ins>
          </w:p>
          <w:p w:rsidR="00164292" w:rsidRDefault="00164292" w:rsidP="00164292">
            <w:pPr>
              <w:pStyle w:val="HTML0"/>
              <w:shd w:val="clear" w:color="auto" w:fill="FFFFFF"/>
              <w:ind w:left="110" w:hangingChars="50" w:hanging="110"/>
              <w:rPr>
                <w:ins w:id="1101" w:author="t_竹沢 公佑" w:date="2020-12-11T16:15:00Z"/>
                <w:rFonts w:ascii="ＭＳ Ｐゴシック" w:eastAsia="ＭＳ Ｐゴシック" w:hAnsi="ＭＳ Ｐゴシック"/>
                <w:color w:val="212121"/>
                <w:sz w:val="22"/>
                <w:szCs w:val="22"/>
                <w:lang w:val="en"/>
              </w:rPr>
            </w:pPr>
            <w:ins w:id="1102" w:author="t_竹沢 公佑" w:date="2020-12-11T16:15:00Z">
              <w:r>
                <w:rPr>
                  <w:rFonts w:ascii="ＭＳ Ｐゴシック" w:eastAsia="ＭＳ Ｐゴシック" w:hAnsi="ＭＳ Ｐゴシック" w:hint="eastAsia"/>
                  <w:color w:val="212121"/>
                  <w:sz w:val="22"/>
                  <w:szCs w:val="22"/>
                  <w:lang w:val="en"/>
                </w:rPr>
                <w:t>3.2 Information frame</w:t>
              </w:r>
            </w:ins>
          </w:p>
          <w:p w:rsidR="00164292" w:rsidRDefault="00164292" w:rsidP="00164292">
            <w:pPr>
              <w:pStyle w:val="HTML0"/>
              <w:shd w:val="clear" w:color="auto" w:fill="FFFFFF"/>
              <w:ind w:left="110" w:hangingChars="50" w:hanging="110"/>
              <w:rPr>
                <w:ins w:id="1103" w:author="t_竹沢 公佑" w:date="2020-12-11T16:15:00Z"/>
                <w:rFonts w:ascii="ＭＳ Ｐゴシック" w:eastAsia="ＭＳ Ｐゴシック" w:hAnsi="ＭＳ Ｐゴシック"/>
                <w:color w:val="212121"/>
                <w:sz w:val="22"/>
                <w:szCs w:val="22"/>
                <w:lang w:val="en"/>
              </w:rPr>
            </w:pPr>
            <w:ins w:id="1104" w:author="t_竹沢 公佑" w:date="2020-12-11T16:15:00Z">
              <w:r>
                <w:rPr>
                  <w:rFonts w:ascii="ＭＳ Ｐゴシック" w:eastAsia="ＭＳ Ｐゴシック" w:hAnsi="ＭＳ Ｐゴシック" w:hint="eastAsia"/>
                  <w:color w:val="212121"/>
                  <w:sz w:val="22"/>
                  <w:szCs w:val="22"/>
                  <w:lang w:val="en"/>
                </w:rPr>
                <w:t xml:space="preserve"> Added description to the note (*7) for explaing the checksum error bit and sequence error bit behavior when it detects meta-frame bit earlier than expected.</w:t>
              </w:r>
            </w:ins>
          </w:p>
          <w:p w:rsidR="00164292" w:rsidRDefault="00164292" w:rsidP="00164292">
            <w:pPr>
              <w:pStyle w:val="HTML0"/>
              <w:shd w:val="clear" w:color="auto" w:fill="FFFFFF"/>
              <w:ind w:left="110" w:hangingChars="50" w:hanging="110"/>
              <w:rPr>
                <w:ins w:id="1105" w:author="t_竹沢 公佑" w:date="2020-12-11T16:15:00Z"/>
                <w:rFonts w:ascii="ＭＳ Ｐゴシック" w:eastAsia="ＭＳ Ｐゴシック" w:hAnsi="ＭＳ Ｐゴシック"/>
                <w:color w:val="212121"/>
                <w:sz w:val="22"/>
                <w:szCs w:val="22"/>
                <w:lang w:val="en"/>
              </w:rPr>
            </w:pPr>
            <w:ins w:id="1106" w:author="t_竹沢 公佑" w:date="2020-12-11T16:15:00Z">
              <w:r w:rsidRPr="00197E53">
                <w:rPr>
                  <w:rFonts w:ascii="ＭＳ Ｐゴシック" w:eastAsia="ＭＳ Ｐゴシック" w:hAnsi="ＭＳ Ｐゴシック"/>
                  <w:color w:val="212121"/>
                  <w:sz w:val="22"/>
                  <w:szCs w:val="22"/>
                  <w:lang w:val="en"/>
                </w:rPr>
                <w:t>5.5.23. Command :DRXPD_GET_OVRFLW</w:t>
              </w:r>
            </w:ins>
          </w:p>
          <w:p w:rsidR="00164292" w:rsidRDefault="00164292" w:rsidP="00164292">
            <w:pPr>
              <w:pStyle w:val="HTML0"/>
              <w:shd w:val="clear" w:color="auto" w:fill="FFFFFF"/>
              <w:ind w:left="110" w:hangingChars="50" w:hanging="110"/>
              <w:rPr>
                <w:ins w:id="1107" w:author="t_竹沢 公佑" w:date="2020-12-11T16:15:00Z"/>
                <w:rFonts w:ascii="ＭＳ Ｐゴシック" w:eastAsia="ＭＳ Ｐゴシック" w:hAnsi="ＭＳ Ｐゴシック"/>
                <w:color w:val="212121"/>
                <w:sz w:val="22"/>
                <w:szCs w:val="22"/>
                <w:lang w:val="en"/>
              </w:rPr>
            </w:pPr>
            <w:ins w:id="1108" w:author="t_竹沢 公佑" w:date="2020-12-11T16:15:00Z">
              <w:r>
                <w:rPr>
                  <w:rFonts w:ascii="ＭＳ Ｐゴシック" w:eastAsia="ＭＳ Ｐゴシック" w:hAnsi="ＭＳ Ｐゴシック" w:hint="eastAsia"/>
                  <w:color w:val="212121"/>
                  <w:sz w:val="22"/>
                  <w:szCs w:val="22"/>
                  <w:lang w:val="en"/>
                </w:rPr>
                <w:t xml:space="preserve"> Fixed typo in the format field.</w:t>
              </w:r>
            </w:ins>
          </w:p>
          <w:p w:rsidR="00164292" w:rsidRDefault="00164292" w:rsidP="00164292">
            <w:pPr>
              <w:pStyle w:val="HTML0"/>
              <w:shd w:val="clear" w:color="auto" w:fill="FFFFFF"/>
              <w:ind w:left="110" w:hangingChars="50" w:hanging="110"/>
              <w:rPr>
                <w:ins w:id="1109" w:author="t_竹沢 公佑" w:date="2020-12-11T16:15:00Z"/>
                <w:rFonts w:ascii="ＭＳ Ｐゴシック" w:eastAsia="ＭＳ Ｐゴシック" w:hAnsi="ＭＳ Ｐゴシック"/>
                <w:color w:val="212121"/>
                <w:sz w:val="22"/>
                <w:szCs w:val="22"/>
                <w:lang w:val="en"/>
              </w:rPr>
            </w:pPr>
            <w:ins w:id="1110" w:author="t_竹沢 公佑" w:date="2020-12-11T16:15:00Z">
              <w:r>
                <w:rPr>
                  <w:rFonts w:ascii="ＭＳ Ｐゴシック" w:eastAsia="ＭＳ Ｐゴシック" w:hAnsi="ＭＳ Ｐゴシック" w:hint="eastAsia"/>
                  <w:color w:val="212121"/>
                  <w:sz w:val="22"/>
                  <w:szCs w:val="22"/>
                  <w:lang w:val="en"/>
                </w:rPr>
                <w:t xml:space="preserve"> (DRXPD_GET_EQ -&gt; DRXPD_GET_OVRFLW,</w:t>
              </w:r>
            </w:ins>
          </w:p>
          <w:p w:rsidR="00164292" w:rsidRDefault="00164292" w:rsidP="00164292">
            <w:pPr>
              <w:pStyle w:val="HTML0"/>
              <w:shd w:val="clear" w:color="auto" w:fill="FFFFFF"/>
              <w:ind w:leftChars="50" w:left="120"/>
              <w:rPr>
                <w:ins w:id="1111" w:author="t_竹沢 公佑" w:date="2020-12-11T16:15:00Z"/>
                <w:rFonts w:ascii="ＭＳ Ｐゴシック" w:eastAsia="ＭＳ Ｐゴシック" w:hAnsi="ＭＳ Ｐゴシック"/>
                <w:color w:val="212121"/>
                <w:sz w:val="22"/>
                <w:szCs w:val="22"/>
                <w:lang w:val="en"/>
              </w:rPr>
            </w:pPr>
            <w:ins w:id="1112" w:author="t_竹沢 公佑" w:date="2020-12-11T16:15:00Z">
              <w:r>
                <w:rPr>
                  <w:rFonts w:ascii="ＭＳ Ｐゴシック" w:eastAsia="ＭＳ Ｐゴシック" w:hAnsi="ＭＳ Ｐゴシック"/>
                  <w:color w:val="212121"/>
                  <w:sz w:val="22"/>
                  <w:szCs w:val="22"/>
                  <w:lang w:val="en"/>
                </w:rPr>
                <w:t>I</w:t>
              </w:r>
              <w:r>
                <w:rPr>
                  <w:rFonts w:ascii="ＭＳ Ｐゴシック" w:eastAsia="ＭＳ Ｐゴシック" w:hAnsi="ＭＳ Ｐゴシック" w:hint="eastAsia"/>
                  <w:color w:val="212121"/>
                  <w:sz w:val="22"/>
                  <w:szCs w:val="22"/>
                  <w:lang w:val="en"/>
                </w:rPr>
                <w:t>_eq_type -&gt; i_flag)</w:t>
              </w:r>
            </w:ins>
          </w:p>
          <w:p w:rsidR="00164292" w:rsidRDefault="00164292" w:rsidP="00164292">
            <w:pPr>
              <w:pStyle w:val="HTML0"/>
              <w:shd w:val="clear" w:color="auto" w:fill="FFFFFF"/>
              <w:ind w:leftChars="50" w:left="120"/>
              <w:rPr>
                <w:ins w:id="1113" w:author="t_竹沢 公佑" w:date="2020-12-11T16:15:00Z"/>
                <w:rFonts w:ascii="ＭＳ Ｐゴシック" w:eastAsia="ＭＳ Ｐゴシック" w:hAnsi="ＭＳ Ｐゴシック"/>
                <w:color w:val="212121"/>
                <w:sz w:val="22"/>
                <w:szCs w:val="22"/>
                <w:lang w:val="en"/>
              </w:rPr>
            </w:pPr>
            <w:ins w:id="1114" w:author="t_竹沢 公佑" w:date="2020-12-11T16:15:00Z">
              <w:r>
                <w:rPr>
                  <w:rFonts w:ascii="ＭＳ Ｐゴシック" w:eastAsia="ＭＳ Ｐゴシック" w:hAnsi="ＭＳ Ｐゴシック" w:hint="eastAsia"/>
                  <w:color w:val="212121"/>
                  <w:sz w:val="22"/>
                  <w:szCs w:val="22"/>
                  <w:lang w:val="en"/>
                </w:rPr>
                <w:t>Deleted version information from EFAULT.des</w:t>
              </w:r>
            </w:ins>
          </w:p>
          <w:p w:rsidR="00164292" w:rsidRDefault="00164292" w:rsidP="00164292">
            <w:pPr>
              <w:pStyle w:val="HTML0"/>
              <w:shd w:val="clear" w:color="auto" w:fill="FFFFFF"/>
              <w:ind w:leftChars="50" w:left="120"/>
              <w:rPr>
                <w:ins w:id="1115" w:author="t_竹沢 公佑" w:date="2020-12-11T16:15:00Z"/>
                <w:rFonts w:ascii="ＭＳ Ｐゴシック" w:eastAsia="ＭＳ Ｐゴシック" w:hAnsi="ＭＳ Ｐゴシック"/>
                <w:color w:val="212121"/>
                <w:sz w:val="22"/>
                <w:szCs w:val="22"/>
                <w:lang w:val="en"/>
              </w:rPr>
            </w:pPr>
            <w:ins w:id="1116" w:author="t_竹沢 公佑" w:date="2020-12-11T16:15:00Z">
              <w:r>
                <w:rPr>
                  <w:rFonts w:ascii="ＭＳ Ｐゴシック" w:eastAsia="ＭＳ Ｐゴシック" w:hAnsi="ＭＳ Ｐゴシック" w:hint="eastAsia"/>
                  <w:color w:val="212121"/>
                  <w:sz w:val="22"/>
                  <w:szCs w:val="22"/>
                  <w:lang w:val="en"/>
                </w:rPr>
                <w:t>Added description to the function field.</w:t>
              </w:r>
            </w:ins>
          </w:p>
          <w:p w:rsidR="00164292" w:rsidRDefault="00164292" w:rsidP="00164292">
            <w:pPr>
              <w:pStyle w:val="HTML0"/>
              <w:shd w:val="clear" w:color="auto" w:fill="FFFFFF"/>
              <w:rPr>
                <w:ins w:id="1117" w:author="t_竹沢 公佑" w:date="2020-12-11T16:15:00Z"/>
                <w:rFonts w:ascii="ＭＳ Ｐゴシック" w:eastAsia="ＭＳ Ｐゴシック" w:hAnsi="ＭＳ Ｐゴシック"/>
                <w:color w:val="212121"/>
                <w:sz w:val="22"/>
                <w:szCs w:val="22"/>
                <w:lang w:val="en"/>
              </w:rPr>
            </w:pPr>
            <w:ins w:id="1118" w:author="t_竹沢 公佑" w:date="2020-12-11T16:15:00Z">
              <w:r w:rsidRPr="00EC1725">
                <w:rPr>
                  <w:rFonts w:ascii="ＭＳ Ｐゴシック" w:eastAsia="ＭＳ Ｐゴシック" w:hAnsi="ＭＳ Ｐゴシック"/>
                  <w:color w:val="212121"/>
                  <w:sz w:val="22"/>
                  <w:szCs w:val="22"/>
                  <w:lang w:val="en"/>
                </w:rPr>
                <w:t>6.1.4. GET_DFR_STATUS</w:t>
              </w:r>
            </w:ins>
          </w:p>
          <w:p w:rsidR="00164292" w:rsidRDefault="00164292" w:rsidP="00164292">
            <w:pPr>
              <w:pStyle w:val="HTML0"/>
              <w:shd w:val="clear" w:color="auto" w:fill="FFFFFF"/>
              <w:rPr>
                <w:ins w:id="1119" w:author="t_竹沢 公佑" w:date="2020-12-11T16:15:00Z"/>
                <w:rFonts w:ascii="ＭＳ Ｐゴシック" w:eastAsia="ＭＳ Ｐゴシック" w:hAnsi="ＭＳ Ｐゴシック"/>
                <w:color w:val="212121"/>
                <w:sz w:val="22"/>
                <w:szCs w:val="22"/>
                <w:lang w:val="en"/>
              </w:rPr>
            </w:pPr>
            <w:ins w:id="1120" w:author="t_竹沢 公佑" w:date="2020-12-11T16:15:00Z">
              <w:r>
                <w:rPr>
                  <w:rFonts w:ascii="ＭＳ Ｐゴシック" w:eastAsia="ＭＳ Ｐゴシック" w:hAnsi="ＭＳ Ｐゴシック" w:hint="eastAsia"/>
                  <w:color w:val="212121"/>
                  <w:sz w:val="22"/>
                  <w:szCs w:val="22"/>
                  <w:lang w:val="en"/>
                </w:rPr>
                <w:t xml:space="preserve"> Added remarks. DDR clock PLL1/2 alarm sometimes meaning less.</w:t>
              </w:r>
            </w:ins>
          </w:p>
          <w:p w:rsidR="00164292" w:rsidRDefault="00164292" w:rsidP="00164292">
            <w:pPr>
              <w:pStyle w:val="HTML0"/>
              <w:shd w:val="clear" w:color="auto" w:fill="FFFFFF"/>
              <w:rPr>
                <w:ins w:id="1121" w:author="t_竹沢 公佑" w:date="2020-12-11T16:15:00Z"/>
                <w:rFonts w:ascii="ＭＳ Ｐゴシック" w:eastAsia="ＭＳ Ｐゴシック" w:hAnsi="ＭＳ Ｐゴシック"/>
                <w:color w:val="212121"/>
                <w:sz w:val="22"/>
                <w:szCs w:val="22"/>
                <w:lang w:val="en"/>
              </w:rPr>
            </w:pPr>
            <w:ins w:id="1122" w:author="t_竹沢 公佑" w:date="2020-12-11T16:15:00Z">
              <w:r w:rsidRPr="004537FB">
                <w:rPr>
                  <w:rFonts w:ascii="ＭＳ Ｐゴシック" w:eastAsia="ＭＳ Ｐゴシック" w:hAnsi="ＭＳ Ｐゴシック"/>
                  <w:color w:val="212121"/>
                  <w:sz w:val="22"/>
                  <w:szCs w:val="22"/>
                  <w:lang w:val="en"/>
                </w:rPr>
                <w:t>6.1.19. GET_OVH_THRESHOLD</w:t>
              </w:r>
            </w:ins>
          </w:p>
          <w:p w:rsidR="00164292" w:rsidRDefault="00164292" w:rsidP="00164292">
            <w:pPr>
              <w:pStyle w:val="HTML0"/>
              <w:shd w:val="clear" w:color="auto" w:fill="FFFFFF"/>
              <w:rPr>
                <w:ins w:id="1123" w:author="t_竹沢 公佑" w:date="2020-12-11T16:15:00Z"/>
                <w:rFonts w:ascii="ＭＳ Ｐゴシック" w:eastAsia="ＭＳ Ｐゴシック" w:hAnsi="ＭＳ Ｐゴシック"/>
                <w:color w:val="212121"/>
                <w:sz w:val="22"/>
                <w:szCs w:val="22"/>
                <w:lang w:val="en"/>
              </w:rPr>
            </w:pPr>
            <w:ins w:id="1124" w:author="t_竹沢 公佑" w:date="2020-12-11T16:15:00Z">
              <w:r>
                <w:rPr>
                  <w:rFonts w:ascii="ＭＳ Ｐゴシック" w:eastAsia="ＭＳ Ｐゴシック" w:hAnsi="ＭＳ Ｐゴシック" w:hint="eastAsia"/>
                  <w:color w:val="212121"/>
                  <w:sz w:val="22"/>
                  <w:szCs w:val="22"/>
                  <w:lang w:val="en"/>
                </w:rPr>
                <w:t xml:space="preserve"> Fixed the description of Remarks related to the prototype DRXP.</w:t>
              </w:r>
            </w:ins>
          </w:p>
          <w:p w:rsidR="00164292" w:rsidRDefault="00164292" w:rsidP="00164292">
            <w:pPr>
              <w:pStyle w:val="HTML0"/>
              <w:shd w:val="clear" w:color="auto" w:fill="FFFFFF"/>
              <w:rPr>
                <w:ins w:id="1125" w:author="t_竹沢 公佑" w:date="2020-12-11T16:15:00Z"/>
                <w:rFonts w:ascii="ＭＳ Ｐゴシック" w:eastAsia="ＭＳ Ｐゴシック" w:hAnsi="ＭＳ Ｐゴシック"/>
                <w:color w:val="212121"/>
                <w:sz w:val="22"/>
                <w:szCs w:val="22"/>
                <w:lang w:val="en"/>
              </w:rPr>
            </w:pPr>
            <w:ins w:id="1126" w:author="t_竹沢 公佑" w:date="2020-12-11T16:15:00Z">
              <w:r>
                <w:rPr>
                  <w:rFonts w:ascii="ＭＳ Ｐゴシック" w:eastAsia="ＭＳ Ｐゴシック" w:hAnsi="ＭＳ Ｐゴシック" w:hint="eastAsia"/>
                  <w:color w:val="212121"/>
                  <w:sz w:val="22"/>
                  <w:szCs w:val="22"/>
                  <w:lang w:val="en"/>
                </w:rPr>
                <w:t xml:space="preserve"> Fixed the description of Errors related to the prototype DRXP.</w:t>
              </w:r>
            </w:ins>
          </w:p>
          <w:p w:rsidR="00164292" w:rsidRDefault="00164292" w:rsidP="00164292">
            <w:pPr>
              <w:pStyle w:val="HTML0"/>
              <w:shd w:val="clear" w:color="auto" w:fill="FFFFFF"/>
              <w:rPr>
                <w:ins w:id="1127" w:author="t_竹沢 公佑" w:date="2020-12-11T16:15:00Z"/>
                <w:rFonts w:ascii="ＭＳ Ｐゴシック" w:eastAsia="ＭＳ Ｐゴシック" w:hAnsi="ＭＳ Ｐゴシック"/>
                <w:color w:val="212121"/>
                <w:sz w:val="22"/>
                <w:szCs w:val="22"/>
                <w:lang w:val="en"/>
              </w:rPr>
            </w:pPr>
            <w:ins w:id="1128" w:author="t_竹沢 公佑" w:date="2020-12-11T16:15:00Z">
              <w:r w:rsidRPr="004537FB">
                <w:rPr>
                  <w:rFonts w:ascii="ＭＳ Ｐゴシック" w:eastAsia="ＭＳ Ｐゴシック" w:hAnsi="ＭＳ Ｐゴシック"/>
                  <w:color w:val="212121"/>
                  <w:sz w:val="22"/>
                  <w:szCs w:val="22"/>
                  <w:lang w:val="en"/>
                </w:rPr>
                <w:t>6.1.20. GET_OVH_FLG</w:t>
              </w:r>
            </w:ins>
          </w:p>
          <w:p w:rsidR="00164292" w:rsidRDefault="00164292" w:rsidP="00164292">
            <w:pPr>
              <w:pStyle w:val="HTML0"/>
              <w:shd w:val="clear" w:color="auto" w:fill="FFFFFF"/>
              <w:ind w:firstLineChars="50" w:firstLine="110"/>
              <w:rPr>
                <w:ins w:id="1129" w:author="t_竹沢 公佑" w:date="2020-12-11T16:15:00Z"/>
                <w:rFonts w:ascii="ＭＳ Ｐゴシック" w:eastAsia="ＭＳ Ｐゴシック" w:hAnsi="ＭＳ Ｐゴシック"/>
                <w:color w:val="212121"/>
                <w:sz w:val="22"/>
                <w:szCs w:val="22"/>
                <w:lang w:val="en"/>
              </w:rPr>
            </w:pPr>
            <w:ins w:id="1130" w:author="t_竹沢 公佑" w:date="2020-12-11T16:15:00Z">
              <w:r>
                <w:rPr>
                  <w:rFonts w:ascii="ＭＳ Ｐゴシック" w:eastAsia="ＭＳ Ｐゴシック" w:hAnsi="ＭＳ Ｐゴシック" w:hint="eastAsia"/>
                  <w:color w:val="212121"/>
                  <w:sz w:val="22"/>
                  <w:szCs w:val="22"/>
                  <w:lang w:val="en"/>
                </w:rPr>
                <w:t>Fixed the description of Remarks related to the prototype DRXP.</w:t>
              </w:r>
            </w:ins>
          </w:p>
          <w:p w:rsidR="00164292" w:rsidRPr="004537FB" w:rsidRDefault="00164292" w:rsidP="00164292">
            <w:pPr>
              <w:pStyle w:val="HTML0"/>
              <w:shd w:val="clear" w:color="auto" w:fill="FFFFFF"/>
              <w:ind w:firstLineChars="50" w:firstLine="110"/>
              <w:rPr>
                <w:ins w:id="1131" w:author="t_竹沢 公佑" w:date="2020-12-11T16:15:00Z"/>
                <w:rFonts w:ascii="ＭＳ Ｐゴシック" w:eastAsia="ＭＳ Ｐゴシック" w:hAnsi="ＭＳ Ｐゴシック"/>
                <w:color w:val="212121"/>
                <w:sz w:val="22"/>
                <w:szCs w:val="22"/>
                <w:lang w:val="en"/>
              </w:rPr>
            </w:pPr>
            <w:ins w:id="1132" w:author="t_竹沢 公佑" w:date="2020-12-11T16:15:00Z">
              <w:r>
                <w:rPr>
                  <w:rFonts w:ascii="ＭＳ Ｐゴシック" w:eastAsia="ＭＳ Ｐゴシック" w:hAnsi="ＭＳ Ｐゴシック" w:hint="eastAsia"/>
                  <w:color w:val="212121"/>
                  <w:sz w:val="22"/>
                  <w:szCs w:val="22"/>
                  <w:lang w:val="en"/>
                </w:rPr>
                <w:t>Fixed the description of Errors related to the prototype DRXP.</w:t>
              </w:r>
            </w:ins>
          </w:p>
          <w:p w:rsidR="00164292" w:rsidRDefault="00164292" w:rsidP="00164292">
            <w:pPr>
              <w:pStyle w:val="HTML0"/>
              <w:shd w:val="clear" w:color="auto" w:fill="FFFFFF"/>
              <w:rPr>
                <w:ins w:id="1133" w:author="t_竹沢 公佑" w:date="2020-12-11T16:15:00Z"/>
                <w:rFonts w:ascii="ＭＳ Ｐゴシック" w:eastAsia="ＭＳ Ｐゴシック" w:hAnsi="ＭＳ Ｐゴシック"/>
                <w:color w:val="212121"/>
                <w:sz w:val="22"/>
                <w:szCs w:val="22"/>
                <w:lang w:val="en"/>
              </w:rPr>
            </w:pPr>
            <w:ins w:id="1134" w:author="t_竹沢 公佑" w:date="2020-12-11T16:15:00Z">
              <w:r w:rsidRPr="00970A66">
                <w:rPr>
                  <w:rFonts w:ascii="ＭＳ Ｐゴシック" w:eastAsia="ＭＳ Ｐゴシック" w:hAnsi="ＭＳ Ｐゴシック"/>
                  <w:color w:val="212121"/>
                  <w:sz w:val="22"/>
                  <w:szCs w:val="22"/>
                  <w:lang w:val="en"/>
                </w:rPr>
                <w:t>6.1.22. GET_PARITY_RANGE</w:t>
              </w:r>
            </w:ins>
          </w:p>
          <w:p w:rsidR="00164292" w:rsidRDefault="00164292" w:rsidP="00164292">
            <w:pPr>
              <w:pStyle w:val="HTML0"/>
              <w:shd w:val="clear" w:color="auto" w:fill="FFFFFF"/>
              <w:rPr>
                <w:ins w:id="1135" w:author="t_竹沢 公佑" w:date="2020-12-11T16:15:00Z"/>
                <w:rFonts w:ascii="ＭＳ Ｐゴシック" w:eastAsia="ＭＳ Ｐゴシック" w:hAnsi="ＭＳ Ｐゴシック"/>
                <w:color w:val="212121"/>
                <w:sz w:val="22"/>
                <w:szCs w:val="22"/>
                <w:lang w:val="en"/>
              </w:rPr>
            </w:pPr>
            <w:ins w:id="1136" w:author="t_竹沢 公佑" w:date="2020-12-11T16:15:00Z">
              <w:r>
                <w:rPr>
                  <w:rFonts w:ascii="ＭＳ Ｐゴシック" w:eastAsia="ＭＳ Ｐゴシック" w:hAnsi="ＭＳ Ｐゴシック" w:hint="eastAsia"/>
                  <w:color w:val="212121"/>
                  <w:sz w:val="22"/>
                  <w:szCs w:val="22"/>
                  <w:lang w:val="en"/>
                </w:rPr>
                <w:t xml:space="preserve"> Fixed the description of ENOSYS. </w:t>
              </w:r>
            </w:ins>
          </w:p>
          <w:p w:rsidR="00164292" w:rsidRDefault="00164292" w:rsidP="00164292">
            <w:pPr>
              <w:pStyle w:val="HTML0"/>
              <w:shd w:val="clear" w:color="auto" w:fill="FFFFFF"/>
              <w:rPr>
                <w:ins w:id="1137" w:author="t_竹沢 公佑" w:date="2020-12-11T16:15:00Z"/>
                <w:rFonts w:ascii="ＭＳ Ｐゴシック" w:eastAsia="ＭＳ Ｐゴシック" w:hAnsi="ＭＳ Ｐゴシック"/>
                <w:color w:val="212121"/>
                <w:sz w:val="22"/>
                <w:szCs w:val="22"/>
                <w:lang w:val="en"/>
              </w:rPr>
            </w:pPr>
            <w:ins w:id="1138" w:author="t_竹沢 公佑" w:date="2020-12-11T16:15:00Z">
              <w:r w:rsidRPr="00F04118">
                <w:rPr>
                  <w:rFonts w:ascii="ＭＳ Ｐゴシック" w:eastAsia="ＭＳ Ｐゴシック" w:hAnsi="ＭＳ Ｐゴシック"/>
                  <w:color w:val="212121"/>
                  <w:sz w:val="22"/>
                  <w:szCs w:val="22"/>
                  <w:lang w:val="en"/>
                </w:rPr>
                <w:t>6.2.1. RESET_DFR</w:t>
              </w:r>
            </w:ins>
          </w:p>
          <w:p w:rsidR="00164292" w:rsidRDefault="00164292" w:rsidP="00164292">
            <w:pPr>
              <w:pStyle w:val="HTML0"/>
              <w:shd w:val="clear" w:color="auto" w:fill="FFFFFF"/>
              <w:rPr>
                <w:ins w:id="1139" w:author="t_竹沢 公佑" w:date="2020-12-11T16:15:00Z"/>
                <w:rFonts w:ascii="ＭＳ Ｐゴシック" w:eastAsia="ＭＳ Ｐゴシック" w:hAnsi="ＭＳ Ｐゴシック"/>
                <w:color w:val="212121"/>
                <w:sz w:val="22"/>
                <w:szCs w:val="22"/>
                <w:lang w:val="en"/>
              </w:rPr>
            </w:pPr>
            <w:ins w:id="1140" w:author="t_竹沢 公佑" w:date="2020-12-11T16:15:00Z">
              <w:r>
                <w:rPr>
                  <w:rFonts w:ascii="ＭＳ Ｐゴシック" w:eastAsia="ＭＳ Ｐゴシック" w:hAnsi="ＭＳ Ｐゴシック"/>
                  <w:color w:val="212121"/>
                  <w:sz w:val="22"/>
                  <w:szCs w:val="22"/>
                  <w:lang w:val="en"/>
                </w:rPr>
                <w:t xml:space="preserve">　</w:t>
              </w:r>
              <w:r>
                <w:rPr>
                  <w:rFonts w:ascii="ＭＳ Ｐゴシック" w:eastAsia="ＭＳ Ｐゴシック" w:hAnsi="ＭＳ Ｐゴシック" w:hint="eastAsia"/>
                  <w:color w:val="212121"/>
                  <w:sz w:val="22"/>
                  <w:szCs w:val="22"/>
                  <w:lang w:val="en"/>
                </w:rPr>
                <w:t>Fixed typo in the note (*1). (DFR_RST_ID_ALL -&gt;RST_DFR_ID_ALL).</w:t>
              </w:r>
            </w:ins>
          </w:p>
          <w:p w:rsidR="00164292" w:rsidRPr="00164292" w:rsidRDefault="00164292">
            <w:pPr>
              <w:pStyle w:val="HTML0"/>
              <w:shd w:val="clear" w:color="auto" w:fill="FFFFFF"/>
              <w:rPr>
                <w:ins w:id="1141" w:author="t_竹沢 公佑" w:date="2020-12-11T16:14:00Z"/>
                <w:rFonts w:ascii="ＭＳ Ｐゴシック" w:eastAsia="ＭＳ Ｐゴシック" w:hAnsi="ＭＳ Ｐゴシック"/>
                <w:color w:val="212121"/>
                <w:sz w:val="22"/>
                <w:szCs w:val="22"/>
                <w:lang w:val="en"/>
              </w:rPr>
              <w:pPrChange w:id="1142" w:author="t_竹沢 公佑" w:date="2020-12-11T16:17:00Z">
                <w:pPr>
                  <w:pStyle w:val="HTML0"/>
                  <w:shd w:val="clear" w:color="auto" w:fill="FFFFFF"/>
                  <w:ind w:firstLineChars="50" w:firstLine="110"/>
                </w:pPr>
              </w:pPrChange>
            </w:pPr>
            <w:ins w:id="1143" w:author="t_竹沢 公佑" w:date="2020-12-11T16:15:00Z">
              <w:r>
                <w:rPr>
                  <w:rFonts w:ascii="ＭＳ Ｐゴシック" w:eastAsia="ＭＳ Ｐゴシック" w:hAnsi="ＭＳ Ｐゴシック" w:hint="eastAsia"/>
                  <w:color w:val="212121"/>
                  <w:sz w:val="22"/>
                  <w:szCs w:val="22"/>
                  <w:lang w:val="en"/>
                </w:rPr>
                <w:t xml:space="preserve"> Added note for bug behavior when using the device driver in the 2.0.7 or older and production DRXP.</w:t>
              </w:r>
            </w:ins>
          </w:p>
        </w:tc>
      </w:tr>
    </w:tbl>
    <w:p w:rsidR="00164292" w:rsidRDefault="00164292" w:rsidP="00164292">
      <w:pPr>
        <w:spacing w:line="0" w:lineRule="atLeast"/>
        <w:jc w:val="right"/>
        <w:rPr>
          <w:ins w:id="1144" w:author="t_竹沢 公佑" w:date="2020-12-11T16:14:00Z"/>
        </w:rPr>
      </w:pPr>
      <w:ins w:id="1145" w:author="t_竹沢 公佑" w:date="2020-12-11T16:14:00Z">
        <w:r>
          <w:rPr>
            <w:rFonts w:hint="eastAsia"/>
          </w:rPr>
          <w:t>(</w:t>
        </w:r>
        <w:r w:rsidRPr="009E2D4A">
          <w:rPr>
            <w:rFonts w:hint="eastAsia"/>
          </w:rPr>
          <w:t>Continued to the next page.)</w:t>
        </w:r>
      </w:ins>
    </w:p>
    <w:p w:rsidR="005252E6" w:rsidRDefault="005252E6" w:rsidP="000F1F68">
      <w:pPr>
        <w:spacing w:line="0" w:lineRule="atLeast"/>
        <w:ind w:right="840"/>
        <w:rPr>
          <w:ins w:id="1146" w:author="t_竹沢 公佑" w:date="2020-12-11T16:17:00Z"/>
        </w:rPr>
      </w:pPr>
    </w:p>
    <w:p w:rsidR="00164292" w:rsidRPr="00164292" w:rsidRDefault="00164292" w:rsidP="000F1F68">
      <w:pPr>
        <w:spacing w:line="0" w:lineRule="atLeast"/>
        <w:ind w:right="840"/>
        <w:rPr>
          <w:ins w:id="1147" w:author="t_竹沢 公佑" w:date="2020-12-11T16:03:00Z"/>
        </w:rPr>
      </w:pPr>
    </w:p>
    <w:p w:rsidR="00164292" w:rsidRPr="00246867" w:rsidRDefault="00164292" w:rsidP="00164292">
      <w:pPr>
        <w:spacing w:line="0" w:lineRule="atLeast"/>
        <w:jc w:val="right"/>
        <w:rPr>
          <w:ins w:id="1148" w:author="t_竹沢 公佑" w:date="2020-12-11T16:16:00Z"/>
        </w:rPr>
      </w:pPr>
      <w:ins w:id="1149" w:author="t_竹沢 公佑" w:date="2020-12-11T16:16:00Z">
        <w:r w:rsidRPr="009E2D4A">
          <w:rPr>
            <w:rFonts w:hint="eastAsia"/>
          </w:rPr>
          <w:lastRenderedPageBreak/>
          <w:t xml:space="preserve">(Continued from the </w:t>
        </w:r>
        <w:r w:rsidRPr="009E2D4A">
          <w:t>previous</w:t>
        </w:r>
        <w:r w:rsidRPr="009E2D4A">
          <w:rPr>
            <w:rFonts w:hint="eastAsia"/>
          </w:rPr>
          <w:t xml:space="preserve"> page.)</w:t>
        </w:r>
      </w:ins>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164292" w:rsidRPr="00A80D22" w:rsidTr="00F54D83">
        <w:trPr>
          <w:trHeight w:val="1468"/>
          <w:ins w:id="1150" w:author="t_竹沢 公佑" w:date="2020-12-11T16:16:00Z"/>
        </w:trPr>
        <w:tc>
          <w:tcPr>
            <w:tcW w:w="1138" w:type="dxa"/>
            <w:vAlign w:val="center"/>
          </w:tcPr>
          <w:p w:rsidR="00164292" w:rsidRDefault="00164292" w:rsidP="00F54D83">
            <w:pPr>
              <w:snapToGrid w:val="0"/>
              <w:spacing w:line="0" w:lineRule="atLeast"/>
              <w:jc w:val="center"/>
              <w:rPr>
                <w:ins w:id="1151" w:author="t_竹沢 公佑" w:date="2020-12-11T16:16:00Z"/>
                <w:sz w:val="22"/>
                <w:szCs w:val="22"/>
              </w:rPr>
            </w:pPr>
            <w:ins w:id="1152" w:author="t_竹沢 公佑" w:date="2020-12-11T16:16:00Z">
              <w:r>
                <w:rPr>
                  <w:rFonts w:hint="eastAsia"/>
                  <w:sz w:val="22"/>
                  <w:szCs w:val="22"/>
                </w:rPr>
                <w:t>2.0.8</w:t>
              </w:r>
            </w:ins>
          </w:p>
        </w:tc>
        <w:tc>
          <w:tcPr>
            <w:tcW w:w="1564" w:type="dxa"/>
            <w:vAlign w:val="center"/>
          </w:tcPr>
          <w:p w:rsidR="00164292" w:rsidRDefault="00164292" w:rsidP="00F54D83">
            <w:pPr>
              <w:snapToGrid w:val="0"/>
              <w:spacing w:line="0" w:lineRule="atLeast"/>
              <w:jc w:val="center"/>
              <w:rPr>
                <w:ins w:id="1153" w:author="t_竹沢 公佑" w:date="2020-12-11T16:16:00Z"/>
                <w:sz w:val="22"/>
                <w:szCs w:val="22"/>
              </w:rPr>
            </w:pPr>
            <w:ins w:id="1154" w:author="t_竹沢 公佑" w:date="2020-12-11T16:16:00Z">
              <w:r>
                <w:rPr>
                  <w:rFonts w:hint="eastAsia"/>
                  <w:sz w:val="22"/>
                  <w:szCs w:val="22"/>
                </w:rPr>
                <w:t>2020/12/01</w:t>
              </w:r>
            </w:ins>
          </w:p>
        </w:tc>
        <w:tc>
          <w:tcPr>
            <w:tcW w:w="1706" w:type="dxa"/>
            <w:vAlign w:val="center"/>
          </w:tcPr>
          <w:p w:rsidR="00164292" w:rsidRDefault="00164292" w:rsidP="00F54D83">
            <w:pPr>
              <w:snapToGrid w:val="0"/>
              <w:spacing w:line="0" w:lineRule="atLeast"/>
              <w:rPr>
                <w:ins w:id="1155" w:author="t_竹沢 公佑" w:date="2020-12-11T16:16:00Z"/>
                <w:sz w:val="22"/>
                <w:szCs w:val="22"/>
              </w:rPr>
            </w:pPr>
            <w:ins w:id="1156" w:author="t_竹沢 公佑" w:date="2020-12-11T16:16:00Z">
              <w:r>
                <w:rPr>
                  <w:rFonts w:hint="eastAsia"/>
                  <w:sz w:val="22"/>
                  <w:szCs w:val="22"/>
                </w:rPr>
                <w:t>K.Takezawa</w:t>
              </w:r>
            </w:ins>
          </w:p>
        </w:tc>
        <w:tc>
          <w:tcPr>
            <w:tcW w:w="5261" w:type="dxa"/>
            <w:vAlign w:val="center"/>
          </w:tcPr>
          <w:p w:rsidR="00164292" w:rsidRDefault="00164292" w:rsidP="00F54D83">
            <w:pPr>
              <w:pStyle w:val="HTML0"/>
              <w:shd w:val="clear" w:color="auto" w:fill="FFFFFF"/>
              <w:rPr>
                <w:ins w:id="1157" w:author="t_竹沢 公佑" w:date="2020-12-11T16:16:00Z"/>
                <w:rFonts w:ascii="ＭＳ Ｐゴシック" w:eastAsia="ＭＳ Ｐゴシック" w:hAnsi="ＭＳ Ｐゴシック"/>
                <w:color w:val="212121"/>
                <w:sz w:val="22"/>
                <w:szCs w:val="22"/>
                <w:lang w:val="en"/>
              </w:rPr>
            </w:pPr>
            <w:ins w:id="1158" w:author="t_竹沢 公佑" w:date="2020-12-11T16:16:00Z">
              <w:r w:rsidRPr="00F04118">
                <w:rPr>
                  <w:rFonts w:ascii="ＭＳ Ｐゴシック" w:eastAsia="ＭＳ Ｐゴシック" w:hAnsi="ＭＳ Ｐゴシック"/>
                  <w:color w:val="212121"/>
                  <w:sz w:val="22"/>
                  <w:szCs w:val="22"/>
                  <w:lang w:val="en"/>
                </w:rPr>
                <w:t>6.2.1. RESET_DFR</w:t>
              </w:r>
            </w:ins>
          </w:p>
          <w:p w:rsidR="00164292" w:rsidRDefault="00164292" w:rsidP="00164292">
            <w:pPr>
              <w:pStyle w:val="HTML0"/>
              <w:shd w:val="clear" w:color="auto" w:fill="FFFFFF"/>
              <w:ind w:firstLineChars="50" w:firstLine="110"/>
              <w:rPr>
                <w:ins w:id="1159" w:author="t_竹沢 公佑" w:date="2020-12-11T16:16:00Z"/>
                <w:rFonts w:ascii="ＭＳ Ｐゴシック" w:eastAsia="ＭＳ Ｐゴシック" w:hAnsi="ＭＳ Ｐゴシック"/>
                <w:color w:val="212121"/>
                <w:sz w:val="22"/>
                <w:szCs w:val="22"/>
                <w:lang w:val="en"/>
              </w:rPr>
            </w:pPr>
            <w:ins w:id="1160" w:author="t_竹沢 公佑" w:date="2020-12-11T16:16:00Z">
              <w:r w:rsidRPr="00DA1114">
                <w:rPr>
                  <w:rFonts w:ascii="ＭＳ Ｐゴシック" w:eastAsia="ＭＳ Ｐゴシック" w:hAnsi="ＭＳ Ｐゴシック"/>
                  <w:color w:val="212121"/>
                  <w:sz w:val="22"/>
                  <w:szCs w:val="22"/>
                  <w:lang w:val="en"/>
                </w:rPr>
                <w:t>Fixed the Remarks for the production DRXP boards. It moved DFR_STATUS from the shared register category to the independent register category.</w:t>
              </w:r>
            </w:ins>
          </w:p>
          <w:p w:rsidR="00164292" w:rsidRDefault="00164292" w:rsidP="00164292">
            <w:pPr>
              <w:pStyle w:val="HTML0"/>
              <w:shd w:val="clear" w:color="auto" w:fill="FFFFFF"/>
              <w:ind w:firstLineChars="50" w:firstLine="110"/>
              <w:rPr>
                <w:ins w:id="1161" w:author="t_竹沢 公佑" w:date="2020-12-11T16:16:00Z"/>
                <w:rFonts w:ascii="ＭＳ Ｐゴシック" w:eastAsia="ＭＳ Ｐゴシック" w:hAnsi="ＭＳ Ｐゴシック"/>
                <w:color w:val="212121"/>
                <w:sz w:val="22"/>
                <w:szCs w:val="22"/>
                <w:lang w:val="en"/>
              </w:rPr>
            </w:pPr>
            <w:ins w:id="1162" w:author="t_竹沢 公佑" w:date="2020-12-11T16:16:00Z">
              <w:r>
                <w:rPr>
                  <w:rFonts w:ascii="ＭＳ Ｐゴシック" w:eastAsia="ＭＳ Ｐゴシック" w:hAnsi="ＭＳ Ｐゴシック" w:hint="eastAsia"/>
                  <w:color w:val="212121"/>
                  <w:sz w:val="22"/>
                  <w:szCs w:val="22"/>
                  <w:lang w:val="en"/>
                </w:rPr>
                <w:t>Changed timeout value. (100ms -&gt; 800ms).</w:t>
              </w:r>
            </w:ins>
          </w:p>
          <w:p w:rsidR="00164292" w:rsidRDefault="00164292" w:rsidP="00164292">
            <w:pPr>
              <w:pStyle w:val="HTML0"/>
              <w:shd w:val="clear" w:color="auto" w:fill="FFFFFF"/>
              <w:rPr>
                <w:ins w:id="1163" w:author="t_竹沢 公佑" w:date="2020-12-11T16:17:00Z"/>
                <w:rFonts w:ascii="ＭＳ Ｐゴシック" w:eastAsia="ＭＳ Ｐゴシック" w:hAnsi="ＭＳ Ｐゴシック"/>
                <w:color w:val="212121"/>
                <w:sz w:val="22"/>
                <w:szCs w:val="22"/>
                <w:lang w:val="en"/>
              </w:rPr>
            </w:pPr>
            <w:ins w:id="1164" w:author="t_竹沢 公佑" w:date="2020-12-11T16:17:00Z">
              <w:r w:rsidRPr="00E378B2">
                <w:rPr>
                  <w:rFonts w:ascii="ＭＳ Ｐゴシック" w:eastAsia="ＭＳ Ｐゴシック" w:hAnsi="ＭＳ Ｐゴシック"/>
                  <w:color w:val="212121"/>
                  <w:sz w:val="22"/>
                  <w:szCs w:val="22"/>
                  <w:lang w:val="en"/>
                </w:rPr>
                <w:t>6.2.8. SET_SEU_STATUS</w:t>
              </w:r>
            </w:ins>
          </w:p>
          <w:p w:rsidR="00164292" w:rsidRDefault="00164292" w:rsidP="00164292">
            <w:pPr>
              <w:pStyle w:val="HTML0"/>
              <w:shd w:val="clear" w:color="auto" w:fill="FFFFFF"/>
              <w:rPr>
                <w:ins w:id="1165" w:author="t_竹沢 公佑" w:date="2020-12-11T16:17:00Z"/>
                <w:rFonts w:ascii="ＭＳ Ｐゴシック" w:eastAsia="ＭＳ Ｐゴシック" w:hAnsi="ＭＳ Ｐゴシック"/>
                <w:color w:val="212121"/>
                <w:sz w:val="22"/>
                <w:szCs w:val="22"/>
                <w:lang w:val="en"/>
              </w:rPr>
            </w:pPr>
            <w:ins w:id="1166" w:author="t_竹沢 公佑" w:date="2020-12-11T16:17:00Z">
              <w:r>
                <w:rPr>
                  <w:rFonts w:ascii="ＭＳ Ｐゴシック" w:eastAsia="ＭＳ Ｐゴシック" w:hAnsi="ＭＳ Ｐゴシック" w:hint="eastAsia"/>
                  <w:color w:val="212121"/>
                  <w:sz w:val="22"/>
                  <w:szCs w:val="22"/>
                  <w:lang w:val="en"/>
                </w:rPr>
                <w:t xml:space="preserve"> Fixed the description of remarks related to the prototype DRXP. </w:t>
              </w:r>
            </w:ins>
          </w:p>
          <w:p w:rsidR="00164292" w:rsidRDefault="00164292" w:rsidP="00164292">
            <w:pPr>
              <w:pStyle w:val="HTML0"/>
              <w:shd w:val="clear" w:color="auto" w:fill="FFFFFF"/>
              <w:rPr>
                <w:ins w:id="1167" w:author="t_竹沢 公佑" w:date="2020-12-11T16:17:00Z"/>
                <w:rFonts w:ascii="ＭＳ Ｐゴシック" w:eastAsia="ＭＳ Ｐゴシック" w:hAnsi="ＭＳ Ｐゴシック"/>
                <w:color w:val="212121"/>
                <w:sz w:val="22"/>
                <w:szCs w:val="22"/>
                <w:lang w:val="en"/>
              </w:rPr>
            </w:pPr>
            <w:ins w:id="1168" w:author="t_竹沢 公佑" w:date="2020-12-11T16:17:00Z">
              <w:r w:rsidRPr="00E22943">
                <w:rPr>
                  <w:rFonts w:ascii="ＭＳ Ｐゴシック" w:eastAsia="ＭＳ Ｐゴシック" w:hAnsi="ＭＳ Ｐゴシック"/>
                  <w:color w:val="212121"/>
                  <w:sz w:val="22"/>
                  <w:szCs w:val="22"/>
                  <w:lang w:val="en"/>
                </w:rPr>
                <w:t>6.2.10. SET_SEU_RSTERR</w:t>
              </w:r>
            </w:ins>
          </w:p>
          <w:p w:rsidR="00164292" w:rsidRDefault="00164292" w:rsidP="00164292">
            <w:pPr>
              <w:pStyle w:val="HTML0"/>
              <w:shd w:val="clear" w:color="auto" w:fill="FFFFFF"/>
              <w:rPr>
                <w:ins w:id="1169" w:author="t_竹沢 公佑" w:date="2020-12-11T16:17:00Z"/>
                <w:rFonts w:ascii="ＭＳ Ｐゴシック" w:eastAsia="ＭＳ Ｐゴシック" w:hAnsi="ＭＳ Ｐゴシック"/>
                <w:color w:val="212121"/>
                <w:sz w:val="22"/>
                <w:szCs w:val="22"/>
                <w:lang w:val="en"/>
              </w:rPr>
            </w:pPr>
            <w:ins w:id="1170" w:author="t_竹沢 公佑" w:date="2020-12-11T16:17:00Z">
              <w:r>
                <w:rPr>
                  <w:rFonts w:ascii="ＭＳ Ｐゴシック" w:eastAsia="ＭＳ Ｐゴシック" w:hAnsi="ＭＳ Ｐゴシック" w:hint="eastAsia"/>
                  <w:color w:val="212121"/>
                  <w:sz w:val="22"/>
                  <w:szCs w:val="22"/>
                  <w:lang w:val="en"/>
                </w:rPr>
                <w:t xml:space="preserve"> Fixed typo.</w:t>
              </w:r>
            </w:ins>
          </w:p>
          <w:p w:rsidR="00164292" w:rsidRDefault="00164292" w:rsidP="00164292">
            <w:pPr>
              <w:pStyle w:val="HTML0"/>
              <w:shd w:val="clear" w:color="auto" w:fill="FFFFFF"/>
              <w:rPr>
                <w:ins w:id="1171" w:author="t_竹沢 公佑" w:date="2020-12-11T16:17:00Z"/>
                <w:rFonts w:ascii="ＭＳ Ｐゴシック" w:eastAsia="ＭＳ Ｐゴシック" w:hAnsi="ＭＳ Ｐゴシック"/>
                <w:color w:val="212121"/>
                <w:sz w:val="22"/>
                <w:szCs w:val="22"/>
                <w:lang w:val="en"/>
              </w:rPr>
            </w:pPr>
            <w:ins w:id="1172" w:author="t_竹沢 公佑" w:date="2020-12-11T16:17:00Z">
              <w:r w:rsidRPr="00970A66">
                <w:rPr>
                  <w:rFonts w:ascii="ＭＳ Ｐゴシック" w:eastAsia="ＭＳ Ｐゴシック" w:hAnsi="ＭＳ Ｐゴシック"/>
                  <w:color w:val="212121"/>
                  <w:sz w:val="22"/>
                  <w:szCs w:val="22"/>
                  <w:lang w:val="en"/>
                </w:rPr>
                <w:t>6.2.11. SET_OVH_THRESHOLD</w:t>
              </w:r>
            </w:ins>
          </w:p>
          <w:p w:rsidR="00164292" w:rsidRDefault="00164292" w:rsidP="00164292">
            <w:pPr>
              <w:pStyle w:val="HTML0"/>
              <w:shd w:val="clear" w:color="auto" w:fill="FFFFFF"/>
              <w:rPr>
                <w:ins w:id="1173" w:author="t_竹沢 公佑" w:date="2020-12-11T16:17:00Z"/>
                <w:rFonts w:ascii="ＭＳ Ｐゴシック" w:eastAsia="ＭＳ Ｐゴシック" w:hAnsi="ＭＳ Ｐゴシック"/>
                <w:color w:val="212121"/>
                <w:sz w:val="22"/>
                <w:szCs w:val="22"/>
                <w:lang w:val="en"/>
              </w:rPr>
            </w:pPr>
            <w:ins w:id="1174" w:author="t_竹沢 公佑" w:date="2020-12-11T16:17:00Z">
              <w:r>
                <w:rPr>
                  <w:rFonts w:ascii="ＭＳ Ｐゴシック" w:eastAsia="ＭＳ Ｐゴシック" w:hAnsi="ＭＳ Ｐゴシック" w:hint="eastAsia"/>
                  <w:color w:val="212121"/>
                  <w:sz w:val="22"/>
                  <w:szCs w:val="22"/>
                  <w:lang w:val="en"/>
                </w:rPr>
                <w:t>Fixed the description of Remarks related to the prototype DRXP.</w:t>
              </w:r>
            </w:ins>
          </w:p>
          <w:p w:rsidR="00164292" w:rsidRDefault="00164292" w:rsidP="00164292">
            <w:pPr>
              <w:pStyle w:val="HTML0"/>
              <w:shd w:val="clear" w:color="auto" w:fill="FFFFFF"/>
              <w:rPr>
                <w:ins w:id="1175" w:author="t_竹沢 公佑" w:date="2020-12-11T16:17:00Z"/>
                <w:rFonts w:ascii="ＭＳ Ｐゴシック" w:eastAsia="ＭＳ Ｐゴシック" w:hAnsi="ＭＳ Ｐゴシック"/>
                <w:color w:val="212121"/>
                <w:sz w:val="22"/>
                <w:szCs w:val="22"/>
                <w:lang w:val="en"/>
              </w:rPr>
            </w:pPr>
            <w:ins w:id="1176" w:author="t_竹沢 公佑" w:date="2020-12-11T16:17:00Z">
              <w:r>
                <w:rPr>
                  <w:rFonts w:ascii="ＭＳ Ｐゴシック" w:eastAsia="ＭＳ Ｐゴシック" w:hAnsi="ＭＳ Ｐゴシック" w:hint="eastAsia"/>
                  <w:color w:val="212121"/>
                  <w:sz w:val="22"/>
                  <w:szCs w:val="22"/>
                  <w:lang w:val="en"/>
                </w:rPr>
                <w:t xml:space="preserve"> Fixed the description of Errors related to the prototype DRXP.</w:t>
              </w:r>
            </w:ins>
          </w:p>
          <w:p w:rsidR="00164292" w:rsidRDefault="00164292" w:rsidP="00164292">
            <w:pPr>
              <w:pStyle w:val="HTML0"/>
              <w:shd w:val="clear" w:color="auto" w:fill="FFFFFF"/>
              <w:rPr>
                <w:ins w:id="1177" w:author="t_竹沢 公佑" w:date="2020-12-11T16:17:00Z"/>
                <w:rFonts w:ascii="ＭＳ Ｐゴシック" w:eastAsia="ＭＳ Ｐゴシック" w:hAnsi="ＭＳ Ｐゴシック"/>
                <w:color w:val="212121"/>
                <w:sz w:val="22"/>
                <w:szCs w:val="22"/>
                <w:lang w:val="en"/>
              </w:rPr>
            </w:pPr>
            <w:ins w:id="1178" w:author="t_竹沢 公佑" w:date="2020-12-11T16:17:00Z">
              <w:r w:rsidRPr="00970A66">
                <w:rPr>
                  <w:rFonts w:ascii="ＭＳ Ｐゴシック" w:eastAsia="ＭＳ Ｐゴシック" w:hAnsi="ＭＳ Ｐゴシック"/>
                  <w:color w:val="212121"/>
                  <w:sz w:val="22"/>
                  <w:szCs w:val="22"/>
                  <w:lang w:val="en"/>
                </w:rPr>
                <w:t>6.2.12. SET_DFR_FORCETX</w:t>
              </w:r>
            </w:ins>
          </w:p>
          <w:p w:rsidR="00164292" w:rsidRDefault="00164292" w:rsidP="00164292">
            <w:pPr>
              <w:pStyle w:val="HTML0"/>
              <w:shd w:val="clear" w:color="auto" w:fill="FFFFFF"/>
              <w:rPr>
                <w:ins w:id="1179" w:author="t_竹沢 公佑" w:date="2020-12-14T20:07:00Z"/>
                <w:rFonts w:ascii="ＭＳ Ｐゴシック" w:eastAsia="ＭＳ Ｐゴシック" w:hAnsi="ＭＳ Ｐゴシック"/>
                <w:color w:val="212121"/>
                <w:sz w:val="22"/>
                <w:szCs w:val="22"/>
                <w:lang w:val="en"/>
              </w:rPr>
            </w:pPr>
            <w:ins w:id="1180" w:author="t_竹沢 公佑" w:date="2020-12-11T16:17:00Z">
              <w:r>
                <w:rPr>
                  <w:rFonts w:ascii="ＭＳ Ｐゴシック" w:eastAsia="ＭＳ Ｐゴシック" w:hAnsi="ＭＳ Ｐゴシック" w:hint="eastAsia"/>
                  <w:color w:val="212121"/>
                  <w:sz w:val="22"/>
                  <w:szCs w:val="22"/>
                  <w:lang w:val="en"/>
                </w:rPr>
                <w:t xml:space="preserve"> Fix</w:t>
              </w:r>
            </w:ins>
            <w:ins w:id="1181" w:author="t_竹沢 公佑" w:date="2020-12-14T20:07:00Z">
              <w:r w:rsidR="001046A6">
                <w:rPr>
                  <w:rFonts w:ascii="ＭＳ Ｐゴシック" w:eastAsia="ＭＳ Ｐゴシック" w:hAnsi="ＭＳ Ｐゴシック" w:hint="eastAsia"/>
                  <w:color w:val="212121"/>
                  <w:sz w:val="22"/>
                  <w:szCs w:val="22"/>
                  <w:lang w:val="en"/>
                </w:rPr>
                <w:t>ed</w:t>
              </w:r>
            </w:ins>
            <w:ins w:id="1182" w:author="t_竹沢 公佑" w:date="2020-12-11T16:17:00Z">
              <w:r>
                <w:rPr>
                  <w:rFonts w:ascii="ＭＳ Ｐゴシック" w:eastAsia="ＭＳ Ｐゴシック" w:hAnsi="ＭＳ Ｐゴシック" w:hint="eastAsia"/>
                  <w:color w:val="212121"/>
                  <w:sz w:val="22"/>
                  <w:szCs w:val="22"/>
                  <w:lang w:val="en"/>
                </w:rPr>
                <w:t xml:space="preserve"> the description of ENOSYS and remarks.</w:t>
              </w:r>
            </w:ins>
          </w:p>
          <w:p w:rsidR="001046A6" w:rsidRDefault="001046A6" w:rsidP="00164292">
            <w:pPr>
              <w:pStyle w:val="HTML0"/>
              <w:shd w:val="clear" w:color="auto" w:fill="FFFFFF"/>
              <w:rPr>
                <w:ins w:id="1183" w:author="t_竹沢 公佑" w:date="2020-12-11T16:17:00Z"/>
                <w:rFonts w:ascii="ＭＳ Ｐゴシック" w:eastAsia="ＭＳ Ｐゴシック" w:hAnsi="ＭＳ Ｐゴシック"/>
                <w:color w:val="212121"/>
                <w:sz w:val="22"/>
                <w:szCs w:val="22"/>
                <w:lang w:val="en"/>
              </w:rPr>
            </w:pPr>
            <w:ins w:id="1184" w:author="t_竹沢 公佑" w:date="2020-12-14T20:07:00Z">
              <w:r>
                <w:rPr>
                  <w:rFonts w:ascii="ＭＳ Ｐゴシック" w:eastAsia="ＭＳ Ｐゴシック" w:hAnsi="ＭＳ Ｐゴシック" w:hint="eastAsia"/>
                  <w:color w:val="212121"/>
                  <w:sz w:val="22"/>
                  <w:szCs w:val="22"/>
                  <w:lang w:val="en"/>
                </w:rPr>
                <w:t xml:space="preserve"> Fixed the typo in the </w:t>
              </w:r>
            </w:ins>
            <w:ins w:id="1185" w:author="t_竹沢 公佑" w:date="2020-12-14T20:08:00Z">
              <w:r>
                <w:rPr>
                  <w:rFonts w:ascii="ＭＳ Ｐゴシック" w:eastAsia="ＭＳ Ｐゴシック" w:hAnsi="ＭＳ Ｐゴシック" w:hint="eastAsia"/>
                  <w:color w:val="212121"/>
                  <w:sz w:val="22"/>
                  <w:szCs w:val="22"/>
                  <w:lang w:val="en"/>
                </w:rPr>
                <w:t>Data field.</w:t>
              </w:r>
              <w:r w:rsidR="009C0D85">
                <w:rPr>
                  <w:rFonts w:ascii="ＭＳ Ｐゴシック" w:eastAsia="ＭＳ Ｐゴシック" w:hAnsi="ＭＳ Ｐゴシック" w:hint="eastAsia"/>
                  <w:color w:val="212121"/>
                  <w:sz w:val="22"/>
                  <w:szCs w:val="22"/>
                  <w:lang w:val="en"/>
                </w:rPr>
                <w:t xml:space="preserve"> (Byte3-7 -&gt;Byte5-7)</w:t>
              </w:r>
            </w:ins>
          </w:p>
          <w:p w:rsidR="00164292" w:rsidRDefault="00164292" w:rsidP="00164292">
            <w:pPr>
              <w:pStyle w:val="HTML0"/>
              <w:shd w:val="clear" w:color="auto" w:fill="FFFFFF"/>
              <w:rPr>
                <w:ins w:id="1186" w:author="t_竹沢 公佑" w:date="2020-12-11T16:17:00Z"/>
                <w:rFonts w:ascii="ＭＳ Ｐゴシック" w:eastAsia="ＭＳ Ｐゴシック" w:hAnsi="ＭＳ Ｐゴシック"/>
                <w:color w:val="212121"/>
                <w:sz w:val="22"/>
                <w:szCs w:val="22"/>
                <w:lang w:val="en"/>
              </w:rPr>
            </w:pPr>
            <w:ins w:id="1187" w:author="t_竹沢 公佑" w:date="2020-12-11T16:17:00Z">
              <w:r w:rsidRPr="007C4D9C">
                <w:rPr>
                  <w:rFonts w:ascii="ＭＳ Ｐゴシック" w:eastAsia="ＭＳ Ｐゴシック" w:hAnsi="ＭＳ Ｐゴシック"/>
                  <w:color w:val="212121"/>
                  <w:sz w:val="22"/>
                  <w:szCs w:val="22"/>
                  <w:lang w:val="en"/>
                </w:rPr>
                <w:t>6.2.13. SET_PARITY_RANGE</w:t>
              </w:r>
            </w:ins>
          </w:p>
          <w:p w:rsidR="00164292" w:rsidRPr="007C4D9C" w:rsidRDefault="00164292">
            <w:pPr>
              <w:pStyle w:val="HTML0"/>
              <w:shd w:val="clear" w:color="auto" w:fill="FFFFFF"/>
              <w:ind w:firstLineChars="50" w:firstLine="110"/>
              <w:rPr>
                <w:ins w:id="1188" w:author="t_竹沢 公佑" w:date="2020-12-11T16:17:00Z"/>
                <w:rFonts w:ascii="ＭＳ Ｐゴシック" w:eastAsia="ＭＳ Ｐゴシック" w:hAnsi="ＭＳ Ｐゴシック"/>
                <w:color w:val="212121"/>
                <w:sz w:val="22"/>
                <w:szCs w:val="22"/>
                <w:lang w:val="en"/>
              </w:rPr>
              <w:pPrChange w:id="1189" w:author="t_竹沢 公佑" w:date="2020-12-14T20:07:00Z">
                <w:pPr>
                  <w:pStyle w:val="HTML0"/>
                  <w:shd w:val="clear" w:color="auto" w:fill="FFFFFF"/>
                </w:pPr>
              </w:pPrChange>
            </w:pPr>
            <w:ins w:id="1190" w:author="t_竹沢 公佑" w:date="2020-12-11T16:17:00Z">
              <w:r>
                <w:rPr>
                  <w:rFonts w:ascii="ＭＳ Ｐゴシック" w:eastAsia="ＭＳ Ｐゴシック" w:hAnsi="ＭＳ Ｐゴシック" w:hint="eastAsia"/>
                  <w:color w:val="212121"/>
                  <w:sz w:val="22"/>
                  <w:szCs w:val="22"/>
                  <w:lang w:val="en"/>
                </w:rPr>
                <w:t>Fix</w:t>
              </w:r>
            </w:ins>
            <w:ins w:id="1191" w:author="t_竹沢 公佑" w:date="2020-12-14T20:07:00Z">
              <w:r w:rsidR="001046A6">
                <w:rPr>
                  <w:rFonts w:ascii="ＭＳ Ｐゴシック" w:eastAsia="ＭＳ Ｐゴシック" w:hAnsi="ＭＳ Ｐゴシック" w:hint="eastAsia"/>
                  <w:color w:val="212121"/>
                  <w:sz w:val="22"/>
                  <w:szCs w:val="22"/>
                  <w:lang w:val="en"/>
                </w:rPr>
                <w:t>ed</w:t>
              </w:r>
            </w:ins>
            <w:ins w:id="1192" w:author="t_竹沢 公佑" w:date="2020-12-11T16:17:00Z">
              <w:r>
                <w:rPr>
                  <w:rFonts w:ascii="ＭＳ Ｐゴシック" w:eastAsia="ＭＳ Ｐゴシック" w:hAnsi="ＭＳ Ｐゴシック" w:hint="eastAsia"/>
                  <w:color w:val="212121"/>
                  <w:sz w:val="22"/>
                  <w:szCs w:val="22"/>
                  <w:lang w:val="en"/>
                </w:rPr>
                <w:t xml:space="preserve"> the description of ENOSYS and remarks.</w:t>
              </w:r>
            </w:ins>
          </w:p>
          <w:p w:rsidR="00164292" w:rsidRDefault="00164292" w:rsidP="00164292">
            <w:pPr>
              <w:pStyle w:val="HTML0"/>
              <w:shd w:val="clear" w:color="auto" w:fill="FFFFFF"/>
              <w:rPr>
                <w:ins w:id="1193" w:author="t_竹沢 公佑" w:date="2020-12-11T16:17:00Z"/>
                <w:rFonts w:ascii="ＭＳ Ｐゴシック" w:eastAsia="ＭＳ Ｐゴシック" w:hAnsi="ＭＳ Ｐゴシック"/>
                <w:color w:val="212121"/>
                <w:sz w:val="22"/>
                <w:szCs w:val="22"/>
                <w:lang w:val="en"/>
              </w:rPr>
            </w:pPr>
            <w:ins w:id="1194" w:author="t_竹沢 公佑" w:date="2020-12-11T16:17:00Z">
              <w:r w:rsidRPr="00AE02ED">
                <w:rPr>
                  <w:rFonts w:ascii="ＭＳ Ｐゴシック" w:eastAsia="ＭＳ Ｐゴシック" w:hAnsi="ＭＳ Ｐゴシック"/>
                  <w:color w:val="212121"/>
                  <w:sz w:val="22"/>
                  <w:szCs w:val="22"/>
                  <w:lang w:val="en"/>
                </w:rPr>
                <w:t>6.2.1. RESET_DFR</w:t>
              </w:r>
            </w:ins>
          </w:p>
          <w:p w:rsidR="00164292" w:rsidRDefault="00164292" w:rsidP="00164292">
            <w:pPr>
              <w:pStyle w:val="HTML0"/>
              <w:shd w:val="clear" w:color="auto" w:fill="FFFFFF"/>
              <w:rPr>
                <w:ins w:id="1195" w:author="t_竹沢 公佑" w:date="2020-12-11T16:17:00Z"/>
                <w:rFonts w:ascii="ＭＳ Ｐゴシック" w:eastAsia="ＭＳ Ｐゴシック" w:hAnsi="ＭＳ Ｐゴシック"/>
                <w:color w:val="212121"/>
                <w:sz w:val="22"/>
                <w:szCs w:val="22"/>
                <w:lang w:val="en"/>
              </w:rPr>
            </w:pPr>
            <w:ins w:id="1196" w:author="t_竹沢 公佑" w:date="2020-12-11T16:17:00Z">
              <w:r>
                <w:rPr>
                  <w:rFonts w:ascii="ＭＳ Ｐゴシック" w:eastAsia="ＭＳ Ｐゴシック" w:hAnsi="ＭＳ Ｐゴシック" w:hint="eastAsia"/>
                  <w:color w:val="212121"/>
                  <w:sz w:val="22"/>
                  <w:szCs w:val="22"/>
                  <w:lang w:val="en"/>
                </w:rPr>
                <w:t xml:space="preserve"> Fixed typo in Data field.</w:t>
              </w:r>
            </w:ins>
          </w:p>
          <w:p w:rsidR="00164292" w:rsidRDefault="00164292" w:rsidP="00164292">
            <w:pPr>
              <w:pStyle w:val="HTML0"/>
              <w:shd w:val="clear" w:color="auto" w:fill="FFFFFF"/>
              <w:rPr>
                <w:ins w:id="1197" w:author="t_竹沢 公佑" w:date="2020-12-11T16:17:00Z"/>
                <w:rFonts w:ascii="ＭＳ Ｐゴシック" w:eastAsia="ＭＳ Ｐゴシック" w:hAnsi="ＭＳ Ｐゴシック"/>
                <w:color w:val="212121"/>
                <w:sz w:val="22"/>
                <w:szCs w:val="22"/>
                <w:lang w:val="en"/>
              </w:rPr>
            </w:pPr>
            <w:ins w:id="1198" w:author="t_竹沢 公佑" w:date="2020-12-11T16:17:00Z">
              <w:r>
                <w:rPr>
                  <w:rFonts w:ascii="ＭＳ Ｐゴシック" w:eastAsia="ＭＳ Ｐゴシック" w:hAnsi="ＭＳ Ｐゴシック" w:hint="eastAsia"/>
                  <w:color w:val="212121"/>
                  <w:sz w:val="22"/>
                  <w:szCs w:val="22"/>
                  <w:lang w:val="en"/>
                </w:rPr>
                <w:t xml:space="preserve"> ((before)SEM logic -&gt; SEU logic)</w:t>
              </w:r>
            </w:ins>
          </w:p>
          <w:p w:rsidR="00164292" w:rsidRDefault="00164292" w:rsidP="00164292">
            <w:pPr>
              <w:pStyle w:val="HTML0"/>
              <w:shd w:val="clear" w:color="auto" w:fill="FFFFFF"/>
              <w:rPr>
                <w:ins w:id="1199" w:author="t_竹沢 公佑" w:date="2020-12-11T16:17:00Z"/>
                <w:rFonts w:ascii="ＭＳ Ｐゴシック" w:eastAsia="ＭＳ Ｐゴシック" w:hAnsi="ＭＳ Ｐゴシック"/>
                <w:color w:val="212121"/>
                <w:sz w:val="22"/>
                <w:szCs w:val="22"/>
                <w:lang w:val="en"/>
              </w:rPr>
            </w:pPr>
            <w:ins w:id="1200" w:author="t_竹沢 公佑" w:date="2020-12-11T16:17:00Z">
              <w:r w:rsidRPr="00E378B2">
                <w:rPr>
                  <w:rFonts w:ascii="ＭＳ Ｐゴシック" w:eastAsia="ＭＳ Ｐゴシック" w:hAnsi="ＭＳ Ｐゴシック"/>
                  <w:color w:val="212121"/>
                  <w:sz w:val="22"/>
                  <w:szCs w:val="22"/>
                  <w:lang w:val="en"/>
                </w:rPr>
                <w:t>7.3.1.7. Diagnostic Scan</w:t>
              </w:r>
            </w:ins>
          </w:p>
          <w:p w:rsidR="00164292" w:rsidRDefault="00164292" w:rsidP="00164292">
            <w:pPr>
              <w:pStyle w:val="HTML0"/>
              <w:shd w:val="clear" w:color="auto" w:fill="FFFFFF"/>
              <w:rPr>
                <w:ins w:id="1201" w:author="t_竹沢 公佑" w:date="2020-12-11T16:17:00Z"/>
              </w:rPr>
            </w:pPr>
            <w:ins w:id="1202" w:author="t_竹沢 公佑" w:date="2020-12-11T16:17:00Z">
              <w:r>
                <w:rPr>
                  <w:rFonts w:ascii="ＭＳ Ｐゴシック" w:eastAsia="ＭＳ Ｐゴシック" w:hAnsi="ＭＳ Ｐゴシック" w:hint="eastAsia"/>
                  <w:color w:val="212121"/>
                  <w:sz w:val="22"/>
                  <w:szCs w:val="22"/>
                  <w:lang w:val="en"/>
                </w:rPr>
                <w:t xml:space="preserve"> Fixed note for prototype DRXP.</w:t>
              </w:r>
              <w:r>
                <w:t xml:space="preserve"> </w:t>
              </w:r>
            </w:ins>
          </w:p>
          <w:p w:rsidR="00164292" w:rsidRDefault="00164292" w:rsidP="00164292">
            <w:pPr>
              <w:pStyle w:val="HTML0"/>
              <w:shd w:val="clear" w:color="auto" w:fill="FFFFFF"/>
              <w:rPr>
                <w:ins w:id="1203" w:author="t_竹沢 公佑" w:date="2020-12-11T16:17:00Z"/>
                <w:rFonts w:ascii="ＭＳ Ｐゴシック" w:eastAsia="ＭＳ Ｐゴシック" w:hAnsi="ＭＳ Ｐゴシック"/>
                <w:color w:val="212121"/>
                <w:sz w:val="22"/>
                <w:szCs w:val="22"/>
                <w:lang w:val="en"/>
              </w:rPr>
            </w:pPr>
            <w:ins w:id="1204" w:author="t_竹沢 公佑" w:date="2020-12-11T16:17:00Z">
              <w:r w:rsidRPr="00C97408">
                <w:rPr>
                  <w:rFonts w:ascii="ＭＳ Ｐゴシック" w:eastAsia="ＭＳ Ｐゴシック" w:hAnsi="ＭＳ Ｐゴシック"/>
                  <w:color w:val="212121"/>
                  <w:sz w:val="22"/>
                  <w:szCs w:val="22"/>
                  <w:lang w:val="en"/>
                </w:rPr>
                <w:t>7.3.2.3. Dignostic scan</w:t>
              </w:r>
            </w:ins>
          </w:p>
          <w:p w:rsidR="00164292" w:rsidRDefault="00164292" w:rsidP="00164292">
            <w:pPr>
              <w:pStyle w:val="HTML0"/>
              <w:shd w:val="clear" w:color="auto" w:fill="FFFFFF"/>
              <w:rPr>
                <w:ins w:id="1205" w:author="t_竹沢 公佑" w:date="2020-12-11T16:17:00Z"/>
                <w:rFonts w:ascii="ＭＳ Ｐゴシック" w:eastAsia="ＭＳ Ｐゴシック" w:hAnsi="ＭＳ Ｐゴシック"/>
                <w:color w:val="212121"/>
                <w:sz w:val="22"/>
                <w:szCs w:val="22"/>
                <w:lang w:val="en"/>
              </w:rPr>
            </w:pPr>
            <w:ins w:id="1206" w:author="t_竹沢 公佑" w:date="2020-12-11T16:17:00Z">
              <w:r>
                <w:rPr>
                  <w:rFonts w:ascii="ＭＳ Ｐゴシック" w:eastAsia="ＭＳ Ｐゴシック" w:hAnsi="ＭＳ Ｐゴシック" w:hint="eastAsia"/>
                  <w:color w:val="212121"/>
                  <w:sz w:val="22"/>
                  <w:szCs w:val="22"/>
                  <w:lang w:val="en"/>
                </w:rPr>
                <w:t xml:space="preserve"> Fixed note related to the driver version information.</w:t>
              </w:r>
            </w:ins>
          </w:p>
          <w:p w:rsidR="00164292" w:rsidRDefault="00164292" w:rsidP="00164292">
            <w:pPr>
              <w:pStyle w:val="HTML0"/>
              <w:shd w:val="clear" w:color="auto" w:fill="FFFFFF"/>
              <w:rPr>
                <w:ins w:id="1207" w:author="t_竹沢 公佑" w:date="2020-12-11T16:17:00Z"/>
                <w:rFonts w:ascii="ＭＳ Ｐゴシック" w:eastAsia="ＭＳ Ｐゴシック" w:hAnsi="ＭＳ Ｐゴシック"/>
                <w:color w:val="212121"/>
                <w:sz w:val="22"/>
                <w:szCs w:val="22"/>
                <w:lang w:val="en"/>
              </w:rPr>
            </w:pPr>
            <w:ins w:id="1208" w:author="t_竹沢 公佑" w:date="2020-12-11T16:17:00Z">
              <w:r w:rsidRPr="004D7497">
                <w:rPr>
                  <w:rFonts w:ascii="ＭＳ Ｐゴシック" w:eastAsia="ＭＳ Ｐゴシック" w:hAnsi="ＭＳ Ｐゴシック"/>
                  <w:color w:val="212121"/>
                  <w:sz w:val="22"/>
                  <w:szCs w:val="22"/>
                  <w:lang w:val="en"/>
                </w:rPr>
                <w:t>7.7.1. State table (reception mode)</w:t>
              </w:r>
            </w:ins>
          </w:p>
          <w:p w:rsidR="00164292" w:rsidRDefault="00164292" w:rsidP="00164292">
            <w:pPr>
              <w:pStyle w:val="HTML0"/>
              <w:shd w:val="clear" w:color="auto" w:fill="FFFFFF"/>
              <w:rPr>
                <w:ins w:id="1209" w:author="t_竹沢 公佑" w:date="2020-12-11T16:17:00Z"/>
                <w:rFonts w:ascii="ＭＳ Ｐゴシック" w:eastAsia="ＭＳ Ｐゴシック" w:hAnsi="ＭＳ Ｐゴシック"/>
                <w:color w:val="212121"/>
                <w:sz w:val="22"/>
                <w:szCs w:val="22"/>
                <w:lang w:val="en"/>
              </w:rPr>
            </w:pPr>
            <w:ins w:id="1210" w:author="t_竹沢 公佑" w:date="2020-12-11T16:17:00Z">
              <w:r w:rsidRPr="004D7497">
                <w:rPr>
                  <w:rFonts w:ascii="ＭＳ Ｐゴシック" w:eastAsia="ＭＳ Ｐゴシック" w:hAnsi="ＭＳ Ｐゴシック"/>
                  <w:color w:val="212121"/>
                  <w:sz w:val="22"/>
                  <w:szCs w:val="22"/>
                  <w:lang w:val="en"/>
                </w:rPr>
                <w:t>7.7.2. State table (transmission mode)</w:t>
              </w:r>
            </w:ins>
          </w:p>
          <w:p w:rsidR="00164292" w:rsidRPr="00164292" w:rsidRDefault="00164292">
            <w:pPr>
              <w:pStyle w:val="HTML0"/>
              <w:shd w:val="clear" w:color="auto" w:fill="FFFFFF"/>
              <w:rPr>
                <w:ins w:id="1211" w:author="t_竹沢 公佑" w:date="2020-12-11T16:16:00Z"/>
                <w:rFonts w:ascii="ＭＳ Ｐゴシック" w:eastAsia="ＭＳ Ｐゴシック" w:hAnsi="ＭＳ Ｐゴシック"/>
                <w:color w:val="212121"/>
                <w:sz w:val="22"/>
                <w:szCs w:val="22"/>
                <w:lang w:val="en"/>
              </w:rPr>
              <w:pPrChange w:id="1212" w:author="t_竹沢 公佑" w:date="2020-12-11T16:16:00Z">
                <w:pPr>
                  <w:pStyle w:val="HTML0"/>
                  <w:shd w:val="clear" w:color="auto" w:fill="FFFFFF"/>
                  <w:ind w:firstLineChars="50" w:firstLine="110"/>
                </w:pPr>
              </w:pPrChange>
            </w:pPr>
            <w:ins w:id="1213" w:author="t_竹沢 公佑" w:date="2020-12-11T16:17:00Z">
              <w:r>
                <w:rPr>
                  <w:rFonts w:ascii="ＭＳ Ｐゴシック" w:eastAsia="ＭＳ Ｐゴシック" w:hAnsi="ＭＳ Ｐゴシック" w:hint="eastAsia"/>
                  <w:color w:val="212121"/>
                  <w:sz w:val="22"/>
                  <w:szCs w:val="22"/>
                  <w:lang w:val="en"/>
                </w:rPr>
                <w:t xml:space="preserve"> Added information of DRXPD_GET_OVRFLW</w:t>
              </w:r>
            </w:ins>
          </w:p>
        </w:tc>
      </w:tr>
    </w:tbl>
    <w:p w:rsidR="00164292" w:rsidRDefault="00164292" w:rsidP="00164292">
      <w:pPr>
        <w:spacing w:line="0" w:lineRule="atLeast"/>
        <w:jc w:val="right"/>
        <w:rPr>
          <w:ins w:id="1214" w:author="t_竹沢 公佑" w:date="2020-12-11T16:16:00Z"/>
        </w:rPr>
      </w:pPr>
      <w:ins w:id="1215" w:author="t_竹沢 公佑" w:date="2020-12-11T16:16:00Z">
        <w:r>
          <w:rPr>
            <w:rFonts w:hint="eastAsia"/>
          </w:rPr>
          <w:t>(</w:t>
        </w:r>
        <w:r w:rsidRPr="009E2D4A">
          <w:rPr>
            <w:rFonts w:hint="eastAsia"/>
          </w:rPr>
          <w:t>Continued to the next page.)</w:t>
        </w:r>
      </w:ins>
    </w:p>
    <w:p w:rsidR="005252E6" w:rsidRDefault="005252E6" w:rsidP="000F1F68">
      <w:pPr>
        <w:spacing w:line="0" w:lineRule="atLeast"/>
        <w:ind w:right="840"/>
        <w:rPr>
          <w:ins w:id="1216" w:author="t_竹沢 公佑" w:date="2021-02-01T13:13:00Z"/>
        </w:rPr>
      </w:pPr>
    </w:p>
    <w:p w:rsidR="00556879" w:rsidRPr="00246867" w:rsidRDefault="00556879" w:rsidP="00556879">
      <w:pPr>
        <w:spacing w:line="0" w:lineRule="atLeast"/>
        <w:jc w:val="right"/>
        <w:rPr>
          <w:ins w:id="1217" w:author="t_竹沢 公佑" w:date="2021-02-01T13:13:00Z"/>
        </w:rPr>
      </w:pPr>
      <w:ins w:id="1218" w:author="t_竹沢 公佑" w:date="2021-02-01T13:13:00Z">
        <w:r>
          <w:br w:type="page"/>
        </w:r>
        <w:r w:rsidRPr="009E2D4A">
          <w:rPr>
            <w:rFonts w:hint="eastAsia"/>
          </w:rPr>
          <w:lastRenderedPageBreak/>
          <w:t xml:space="preserve">(Continued from the </w:t>
        </w:r>
        <w:r w:rsidRPr="009E2D4A">
          <w:t>previous</w:t>
        </w:r>
        <w:r w:rsidRPr="009E2D4A">
          <w:rPr>
            <w:rFonts w:hint="eastAsia"/>
          </w:rPr>
          <w:t xml:space="preserve"> page.)</w:t>
        </w:r>
      </w:ins>
    </w:p>
    <w:tbl>
      <w:tblPr>
        <w:tblW w:w="0" w:type="auto"/>
        <w:tblInd w:w="241" w:type="dxa"/>
        <w:tblBorders>
          <w:top w:val="single" w:sz="4"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8"/>
        <w:gridCol w:w="1564"/>
        <w:gridCol w:w="1706"/>
        <w:gridCol w:w="5261"/>
      </w:tblGrid>
      <w:tr w:rsidR="00556879" w:rsidRPr="00A80D22" w:rsidTr="009F268C">
        <w:trPr>
          <w:trHeight w:val="1468"/>
          <w:ins w:id="1219" w:author="t_竹沢 公佑" w:date="2021-02-01T13:13:00Z"/>
        </w:trPr>
        <w:tc>
          <w:tcPr>
            <w:tcW w:w="1138" w:type="dxa"/>
            <w:vAlign w:val="center"/>
          </w:tcPr>
          <w:p w:rsidR="00556879" w:rsidRDefault="00556879" w:rsidP="009F268C">
            <w:pPr>
              <w:snapToGrid w:val="0"/>
              <w:spacing w:line="0" w:lineRule="atLeast"/>
              <w:jc w:val="center"/>
              <w:rPr>
                <w:ins w:id="1220" w:author="t_竹沢 公佑" w:date="2021-02-01T13:13:00Z"/>
                <w:sz w:val="22"/>
                <w:szCs w:val="22"/>
              </w:rPr>
            </w:pPr>
            <w:ins w:id="1221" w:author="t_竹沢 公佑" w:date="2021-02-01T13:13:00Z">
              <w:r>
                <w:rPr>
                  <w:rFonts w:hint="eastAsia"/>
                  <w:sz w:val="22"/>
                  <w:szCs w:val="22"/>
                </w:rPr>
                <w:t>2.0.9</w:t>
              </w:r>
            </w:ins>
          </w:p>
        </w:tc>
        <w:tc>
          <w:tcPr>
            <w:tcW w:w="1564" w:type="dxa"/>
            <w:vAlign w:val="center"/>
          </w:tcPr>
          <w:p w:rsidR="00556879" w:rsidRDefault="00556879" w:rsidP="009F268C">
            <w:pPr>
              <w:snapToGrid w:val="0"/>
              <w:spacing w:line="0" w:lineRule="atLeast"/>
              <w:jc w:val="center"/>
              <w:rPr>
                <w:ins w:id="1222" w:author="t_竹沢 公佑" w:date="2021-02-01T13:13:00Z"/>
                <w:sz w:val="22"/>
                <w:szCs w:val="22"/>
              </w:rPr>
            </w:pPr>
            <w:ins w:id="1223" w:author="t_竹沢 公佑" w:date="2021-02-01T13:13:00Z">
              <w:r>
                <w:rPr>
                  <w:rFonts w:hint="eastAsia"/>
                  <w:sz w:val="22"/>
                  <w:szCs w:val="22"/>
                </w:rPr>
                <w:t>2021/02/01</w:t>
              </w:r>
            </w:ins>
          </w:p>
        </w:tc>
        <w:tc>
          <w:tcPr>
            <w:tcW w:w="1706" w:type="dxa"/>
            <w:vAlign w:val="center"/>
          </w:tcPr>
          <w:p w:rsidR="00556879" w:rsidRDefault="00556879" w:rsidP="009F268C">
            <w:pPr>
              <w:snapToGrid w:val="0"/>
              <w:spacing w:line="0" w:lineRule="atLeast"/>
              <w:rPr>
                <w:ins w:id="1224" w:author="t_竹沢 公佑" w:date="2021-02-01T13:13:00Z"/>
                <w:sz w:val="22"/>
                <w:szCs w:val="22"/>
              </w:rPr>
            </w:pPr>
            <w:ins w:id="1225" w:author="t_竹沢 公佑" w:date="2021-02-01T13:13:00Z">
              <w:r>
                <w:rPr>
                  <w:rFonts w:hint="eastAsia"/>
                  <w:sz w:val="22"/>
                  <w:szCs w:val="22"/>
                </w:rPr>
                <w:t>K.Takezawa</w:t>
              </w:r>
            </w:ins>
          </w:p>
        </w:tc>
        <w:tc>
          <w:tcPr>
            <w:tcW w:w="5261" w:type="dxa"/>
            <w:vAlign w:val="center"/>
          </w:tcPr>
          <w:p w:rsidR="00B948F0" w:rsidRDefault="00B948F0" w:rsidP="009F268C">
            <w:pPr>
              <w:pStyle w:val="HTML0"/>
              <w:shd w:val="clear" w:color="auto" w:fill="FFFFFF"/>
              <w:rPr>
                <w:ins w:id="1226" w:author="t_竹沢 公佑" w:date="2021-02-01T13:36:00Z"/>
                <w:rFonts w:ascii="ＭＳ Ｐゴシック" w:eastAsia="ＭＳ Ｐゴシック" w:hAnsi="ＭＳ Ｐゴシック"/>
                <w:color w:val="212121"/>
                <w:sz w:val="22"/>
                <w:szCs w:val="22"/>
                <w:lang w:val="en"/>
              </w:rPr>
            </w:pPr>
            <w:ins w:id="1227" w:author="t_竹沢 公佑" w:date="2021-02-01T13:36:00Z">
              <w:r>
                <w:rPr>
                  <w:rFonts w:ascii="ＭＳ Ｐゴシック" w:eastAsia="ＭＳ Ｐゴシック" w:hAnsi="ＭＳ Ｐゴシック" w:hint="eastAsia"/>
                  <w:color w:val="212121"/>
                  <w:sz w:val="22"/>
                  <w:szCs w:val="22"/>
                  <w:lang w:val="en"/>
                </w:rPr>
                <w:t>3.1.1 The kinds of normal frame (DRXP F1 format)</w:t>
              </w:r>
            </w:ins>
          </w:p>
          <w:p w:rsidR="00B948F0" w:rsidRDefault="00B948F0" w:rsidP="009F268C">
            <w:pPr>
              <w:pStyle w:val="HTML0"/>
              <w:shd w:val="clear" w:color="auto" w:fill="FFFFFF"/>
              <w:rPr>
                <w:ins w:id="1228" w:author="t_竹沢 公佑" w:date="2021-02-01T15:13:00Z"/>
                <w:rFonts w:ascii="ＭＳ Ｐゴシック" w:eastAsia="ＭＳ Ｐゴシック" w:hAnsi="ＭＳ Ｐゴシック"/>
                <w:color w:val="212121"/>
                <w:sz w:val="22"/>
                <w:szCs w:val="22"/>
                <w:lang w:val="en"/>
              </w:rPr>
            </w:pPr>
            <w:ins w:id="1229" w:author="t_竹沢 公佑" w:date="2021-02-01T13:36:00Z">
              <w:r>
                <w:rPr>
                  <w:rFonts w:ascii="ＭＳ Ｐゴシック" w:eastAsia="ＭＳ Ｐゴシック" w:hAnsi="ＭＳ Ｐゴシック" w:hint="eastAsia"/>
                  <w:color w:val="212121"/>
                  <w:sz w:val="22"/>
                  <w:szCs w:val="22"/>
                  <w:lang w:val="en"/>
                </w:rPr>
                <w:t xml:space="preserve"> Fixed the typo about the version information of prototype DRXP.</w:t>
              </w:r>
            </w:ins>
          </w:p>
          <w:p w:rsidR="00AD21DC" w:rsidRDefault="00AD21DC" w:rsidP="009F268C">
            <w:pPr>
              <w:pStyle w:val="HTML0"/>
              <w:shd w:val="clear" w:color="auto" w:fill="FFFFFF"/>
              <w:rPr>
                <w:ins w:id="1230" w:author="t_竹沢 公佑" w:date="2021-02-01T15:13:00Z"/>
                <w:rFonts w:ascii="ＭＳ Ｐゴシック" w:eastAsia="ＭＳ Ｐゴシック" w:hAnsi="ＭＳ Ｐゴシック"/>
                <w:color w:val="212121"/>
                <w:sz w:val="22"/>
                <w:szCs w:val="22"/>
                <w:lang w:val="en"/>
              </w:rPr>
            </w:pPr>
            <w:ins w:id="1231" w:author="t_竹沢 公佑" w:date="2021-02-01T15:13:00Z">
              <w:r>
                <w:rPr>
                  <w:rFonts w:ascii="ＭＳ Ｐゴシック" w:eastAsia="ＭＳ Ｐゴシック" w:hAnsi="ＭＳ Ｐゴシック" w:hint="eastAsia"/>
                  <w:color w:val="212121"/>
                  <w:sz w:val="22"/>
                  <w:szCs w:val="22"/>
                  <w:lang w:val="en"/>
                </w:rPr>
                <w:t>3.2 Information frame</w:t>
              </w:r>
            </w:ins>
          </w:p>
          <w:p w:rsidR="00AD21DC" w:rsidRDefault="00AD21DC" w:rsidP="009F268C">
            <w:pPr>
              <w:pStyle w:val="HTML0"/>
              <w:shd w:val="clear" w:color="auto" w:fill="FFFFFF"/>
              <w:rPr>
                <w:ins w:id="1232" w:author="t_竹沢 公佑" w:date="2021-02-01T13:35:00Z"/>
                <w:rFonts w:ascii="ＭＳ Ｐゴシック" w:eastAsia="ＭＳ Ｐゴシック" w:hAnsi="ＭＳ Ｐゴシック"/>
                <w:color w:val="212121"/>
                <w:sz w:val="22"/>
                <w:szCs w:val="22"/>
                <w:lang w:val="en"/>
              </w:rPr>
            </w:pPr>
            <w:ins w:id="1233" w:author="t_竹沢 公佑" w:date="2021-02-01T15:13:00Z">
              <w:r>
                <w:rPr>
                  <w:rFonts w:ascii="ＭＳ Ｐゴシック" w:eastAsia="ＭＳ Ｐゴシック" w:hAnsi="ＭＳ Ｐゴシック" w:hint="eastAsia"/>
                  <w:color w:val="212121"/>
                  <w:sz w:val="22"/>
                  <w:szCs w:val="22"/>
                  <w:lang w:val="en"/>
                </w:rPr>
                <w:t xml:space="preserve"> Added the expla</w:t>
              </w:r>
            </w:ins>
            <w:ins w:id="1234" w:author="t_竹沢 公佑" w:date="2021-02-01T15:14:00Z">
              <w:r>
                <w:rPr>
                  <w:rFonts w:ascii="ＭＳ Ｐゴシック" w:eastAsia="ＭＳ Ｐゴシック" w:hAnsi="ＭＳ Ｐゴシック" w:hint="eastAsia"/>
                  <w:color w:val="212121"/>
                  <w:sz w:val="22"/>
                  <w:szCs w:val="22"/>
                  <w:lang w:val="en"/>
                </w:rPr>
                <w:t>nation to the notes (*2) and (*7).</w:t>
              </w:r>
            </w:ins>
          </w:p>
          <w:p w:rsidR="00556879" w:rsidRDefault="00556879" w:rsidP="009F268C">
            <w:pPr>
              <w:pStyle w:val="HTML0"/>
              <w:shd w:val="clear" w:color="auto" w:fill="FFFFFF"/>
              <w:rPr>
                <w:ins w:id="1235" w:author="t_竹沢 公佑" w:date="2021-02-01T13:15:00Z"/>
                <w:rFonts w:ascii="ＭＳ Ｐゴシック" w:eastAsia="ＭＳ Ｐゴシック" w:hAnsi="ＭＳ Ｐゴシック"/>
                <w:color w:val="212121"/>
                <w:sz w:val="22"/>
                <w:szCs w:val="22"/>
                <w:lang w:val="en"/>
              </w:rPr>
            </w:pPr>
            <w:ins w:id="1236" w:author="t_竹沢 公佑" w:date="2021-02-01T13:15:00Z">
              <w:r>
                <w:rPr>
                  <w:rFonts w:ascii="ＭＳ Ｐゴシック" w:eastAsia="ＭＳ Ｐゴシック" w:hAnsi="ＭＳ Ｐゴシック" w:hint="eastAsia"/>
                  <w:color w:val="212121"/>
                  <w:sz w:val="22"/>
                  <w:szCs w:val="22"/>
                  <w:lang w:val="en"/>
                </w:rPr>
                <w:t>6.</w:t>
              </w:r>
            </w:ins>
            <w:ins w:id="1237" w:author="t_竹沢 公佑" w:date="2021-02-01T13:16:00Z">
              <w:r>
                <w:rPr>
                  <w:rFonts w:ascii="ＭＳ Ｐゴシック" w:eastAsia="ＭＳ Ｐゴシック" w:hAnsi="ＭＳ Ｐゴシック" w:hint="eastAsia"/>
                  <w:color w:val="212121"/>
                  <w:sz w:val="22"/>
                  <w:szCs w:val="22"/>
                  <w:lang w:val="en"/>
                </w:rPr>
                <w:t>1</w:t>
              </w:r>
            </w:ins>
            <w:ins w:id="1238" w:author="t_竹沢 公佑" w:date="2021-02-01T13:15:00Z">
              <w:r>
                <w:rPr>
                  <w:rFonts w:ascii="ＭＳ Ｐゴシック" w:eastAsia="ＭＳ Ｐゴシック" w:hAnsi="ＭＳ Ｐゴシック" w:hint="eastAsia"/>
                  <w:color w:val="212121"/>
                  <w:sz w:val="22"/>
                  <w:szCs w:val="22"/>
                  <w:lang w:val="en"/>
                </w:rPr>
                <w:t>.</w:t>
              </w:r>
            </w:ins>
            <w:ins w:id="1239" w:author="t_竹沢 公佑" w:date="2021-02-01T13:16:00Z">
              <w:r>
                <w:rPr>
                  <w:rFonts w:ascii="ＭＳ Ｐゴシック" w:eastAsia="ＭＳ Ｐゴシック" w:hAnsi="ＭＳ Ｐゴシック" w:hint="eastAsia"/>
                  <w:color w:val="212121"/>
                  <w:sz w:val="22"/>
                  <w:szCs w:val="22"/>
                  <w:lang w:val="en"/>
                </w:rPr>
                <w:t>21</w:t>
              </w:r>
            </w:ins>
            <w:ins w:id="1240" w:author="t_竹沢 公佑" w:date="2021-02-01T13:15:00Z">
              <w:r>
                <w:rPr>
                  <w:rFonts w:ascii="ＭＳ Ｐゴシック" w:eastAsia="ＭＳ Ｐゴシック" w:hAnsi="ＭＳ Ｐゴシック" w:hint="eastAsia"/>
                  <w:color w:val="212121"/>
                  <w:sz w:val="22"/>
                  <w:szCs w:val="22"/>
                  <w:lang w:val="en"/>
                </w:rPr>
                <w:t xml:space="preserve"> </w:t>
              </w:r>
            </w:ins>
            <w:ins w:id="1241" w:author="t_竹沢 公佑" w:date="2021-02-01T13:16:00Z">
              <w:r>
                <w:rPr>
                  <w:rFonts w:ascii="ＭＳ Ｐゴシック" w:eastAsia="ＭＳ Ｐゴシック" w:hAnsi="ＭＳ Ｐゴシック" w:hint="eastAsia"/>
                  <w:color w:val="212121"/>
                  <w:sz w:val="22"/>
                  <w:szCs w:val="22"/>
                  <w:lang w:val="en"/>
                </w:rPr>
                <w:t>GET</w:t>
              </w:r>
            </w:ins>
            <w:ins w:id="1242" w:author="t_竹沢 公佑" w:date="2021-02-01T13:15:00Z">
              <w:r>
                <w:rPr>
                  <w:rFonts w:ascii="ＭＳ Ｐゴシック" w:eastAsia="ＭＳ Ｐゴシック" w:hAnsi="ＭＳ Ｐゴシック" w:hint="eastAsia"/>
                  <w:color w:val="212121"/>
                  <w:sz w:val="22"/>
                  <w:szCs w:val="22"/>
                  <w:lang w:val="en"/>
                </w:rPr>
                <w:t>_DFR_FORCETX</w:t>
              </w:r>
            </w:ins>
          </w:p>
          <w:p w:rsidR="00556879" w:rsidRDefault="00556879" w:rsidP="009F268C">
            <w:pPr>
              <w:pStyle w:val="HTML0"/>
              <w:shd w:val="clear" w:color="auto" w:fill="FFFFFF"/>
              <w:rPr>
                <w:ins w:id="1243" w:author="t_竹沢 公佑" w:date="2021-02-01T13:14:00Z"/>
                <w:rFonts w:ascii="ＭＳ Ｐゴシック" w:eastAsia="ＭＳ Ｐゴシック" w:hAnsi="ＭＳ Ｐゴシック"/>
                <w:color w:val="212121"/>
                <w:sz w:val="22"/>
                <w:szCs w:val="22"/>
                <w:lang w:val="en"/>
              </w:rPr>
            </w:pPr>
            <w:ins w:id="1244" w:author="t_竹沢 公佑" w:date="2021-02-01T13:13:00Z">
              <w:r>
                <w:rPr>
                  <w:rFonts w:ascii="ＭＳ Ｐゴシック" w:eastAsia="ＭＳ Ｐゴシック" w:hAnsi="ＭＳ Ｐゴシック" w:hint="eastAsia"/>
                  <w:color w:val="212121"/>
                  <w:sz w:val="22"/>
                  <w:szCs w:val="22"/>
                  <w:lang w:val="en"/>
                </w:rPr>
                <w:t>6.2.</w:t>
              </w:r>
            </w:ins>
            <w:ins w:id="1245" w:author="t_竹沢 公佑" w:date="2021-02-01T13:14:00Z">
              <w:r>
                <w:rPr>
                  <w:rFonts w:ascii="ＭＳ Ｐゴシック" w:eastAsia="ＭＳ Ｐゴシック" w:hAnsi="ＭＳ Ｐゴシック" w:hint="eastAsia"/>
                  <w:color w:val="212121"/>
                  <w:sz w:val="22"/>
                  <w:szCs w:val="22"/>
                  <w:lang w:val="en"/>
                </w:rPr>
                <w:t>12 SET_DFR_FORCETX</w:t>
              </w:r>
            </w:ins>
          </w:p>
          <w:p w:rsidR="00556879" w:rsidRDefault="00556879" w:rsidP="009F268C">
            <w:pPr>
              <w:pStyle w:val="HTML0"/>
              <w:shd w:val="clear" w:color="auto" w:fill="FFFFFF"/>
              <w:rPr>
                <w:ins w:id="1246" w:author="t_竹沢 公佑" w:date="2021-02-01T13:14:00Z"/>
                <w:rFonts w:ascii="ＭＳ Ｐゴシック" w:eastAsia="ＭＳ Ｐゴシック" w:hAnsi="ＭＳ Ｐゴシック"/>
                <w:color w:val="212121"/>
                <w:sz w:val="22"/>
                <w:szCs w:val="22"/>
                <w:lang w:val="en"/>
              </w:rPr>
            </w:pPr>
            <w:ins w:id="1247" w:author="t_竹沢 公佑" w:date="2021-02-01T13:14:00Z">
              <w:r>
                <w:rPr>
                  <w:rFonts w:ascii="ＭＳ Ｐゴシック" w:eastAsia="ＭＳ Ｐゴシック" w:hAnsi="ＭＳ Ｐゴシック" w:hint="eastAsia"/>
                  <w:color w:val="212121"/>
                  <w:sz w:val="22"/>
                  <w:szCs w:val="22"/>
                  <w:lang w:val="en"/>
                </w:rPr>
                <w:t xml:space="preserve"> Add</w:t>
              </w:r>
            </w:ins>
            <w:ins w:id="1248" w:author="t_竹沢 公佑" w:date="2021-02-01T13:16:00Z">
              <w:r>
                <w:rPr>
                  <w:rFonts w:ascii="ＭＳ Ｐゴシック" w:eastAsia="ＭＳ Ｐゴシック" w:hAnsi="ＭＳ Ｐゴシック" w:hint="eastAsia"/>
                  <w:color w:val="212121"/>
                  <w:sz w:val="22"/>
                  <w:szCs w:val="22"/>
                  <w:lang w:val="en"/>
                </w:rPr>
                <w:t>ed</w:t>
              </w:r>
            </w:ins>
            <w:ins w:id="1249" w:author="t_竹沢 公佑" w:date="2021-02-01T13:14:00Z">
              <w:r>
                <w:rPr>
                  <w:rFonts w:ascii="ＭＳ Ｐゴシック" w:eastAsia="ＭＳ Ｐゴシック" w:hAnsi="ＭＳ Ｐゴシック" w:hint="eastAsia"/>
                  <w:color w:val="212121"/>
                  <w:sz w:val="22"/>
                  <w:szCs w:val="22"/>
                  <w:lang w:val="en"/>
                </w:rPr>
                <w:t xml:space="preserve"> new options.</w:t>
              </w:r>
            </w:ins>
          </w:p>
          <w:p w:rsidR="00556879" w:rsidRDefault="00556879" w:rsidP="009F268C">
            <w:pPr>
              <w:pStyle w:val="HTML0"/>
              <w:shd w:val="clear" w:color="auto" w:fill="FFFFFF"/>
              <w:rPr>
                <w:ins w:id="1250" w:author="t_竹沢 公佑" w:date="2021-02-01T13:14:00Z"/>
                <w:rFonts w:ascii="ＭＳ Ｐゴシック" w:eastAsia="ＭＳ Ｐゴシック" w:hAnsi="ＭＳ Ｐゴシック"/>
                <w:color w:val="212121"/>
                <w:sz w:val="22"/>
                <w:szCs w:val="22"/>
                <w:lang w:val="en"/>
              </w:rPr>
            </w:pPr>
            <w:ins w:id="1251" w:author="t_竹沢 公佑" w:date="2021-02-01T13:14:00Z">
              <w:r>
                <w:rPr>
                  <w:rFonts w:ascii="ＭＳ Ｐゴシック" w:eastAsia="ＭＳ Ｐゴシック" w:hAnsi="ＭＳ Ｐゴシック" w:hint="eastAsia"/>
                  <w:color w:val="212121"/>
                  <w:sz w:val="22"/>
                  <w:szCs w:val="22"/>
                  <w:lang w:val="en"/>
                </w:rPr>
                <w:t xml:space="preserve">  - DFRFORCE</w:t>
              </w:r>
            </w:ins>
            <w:ins w:id="1252" w:author="t_竹沢 公佑" w:date="2021-02-01T13:15:00Z">
              <w:r>
                <w:rPr>
                  <w:rFonts w:ascii="ＭＳ Ｐゴシック" w:eastAsia="ＭＳ Ｐゴシック" w:hAnsi="ＭＳ Ｐゴシック" w:hint="eastAsia"/>
                  <w:color w:val="212121"/>
                  <w:sz w:val="22"/>
                  <w:szCs w:val="22"/>
                  <w:lang w:val="en"/>
                </w:rPr>
                <w:t>TX</w:t>
              </w:r>
            </w:ins>
            <w:ins w:id="1253" w:author="t_竹沢 公佑" w:date="2021-02-01T13:14:00Z">
              <w:r>
                <w:rPr>
                  <w:rFonts w:ascii="ＭＳ Ｐゴシック" w:eastAsia="ＭＳ Ｐゴシック" w:hAnsi="ＭＳ Ｐゴシック" w:hint="eastAsia"/>
                  <w:color w:val="212121"/>
                  <w:sz w:val="22"/>
                  <w:szCs w:val="22"/>
                  <w:lang w:val="en"/>
                </w:rPr>
                <w:t>_PRBS31</w:t>
              </w:r>
            </w:ins>
          </w:p>
          <w:p w:rsidR="00556879" w:rsidRDefault="00556879" w:rsidP="00556879">
            <w:pPr>
              <w:pStyle w:val="HTML0"/>
              <w:shd w:val="clear" w:color="auto" w:fill="FFFFFF"/>
              <w:rPr>
                <w:ins w:id="1254" w:author="t_竹沢 公佑" w:date="2021-02-01T13:14:00Z"/>
                <w:rFonts w:ascii="ＭＳ Ｐゴシック" w:eastAsia="ＭＳ Ｐゴシック" w:hAnsi="ＭＳ Ｐゴシック"/>
                <w:color w:val="212121"/>
                <w:sz w:val="22"/>
                <w:szCs w:val="22"/>
                <w:lang w:val="en"/>
              </w:rPr>
            </w:pPr>
            <w:ins w:id="1255" w:author="t_竹沢 公佑" w:date="2021-02-01T13:14:00Z">
              <w:r>
                <w:rPr>
                  <w:rFonts w:ascii="ＭＳ Ｐゴシック" w:eastAsia="ＭＳ Ｐゴシック" w:hAnsi="ＭＳ Ｐゴシック" w:hint="eastAsia"/>
                  <w:color w:val="212121"/>
                  <w:sz w:val="22"/>
                  <w:szCs w:val="22"/>
                  <w:lang w:val="en"/>
                </w:rPr>
                <w:t xml:space="preserve">  - DFRFORCE</w:t>
              </w:r>
            </w:ins>
            <w:ins w:id="1256" w:author="t_竹沢 公佑" w:date="2021-02-01T13:15:00Z">
              <w:r>
                <w:rPr>
                  <w:rFonts w:ascii="ＭＳ Ｐゴシック" w:eastAsia="ＭＳ Ｐゴシック" w:hAnsi="ＭＳ Ｐゴシック" w:hint="eastAsia"/>
                  <w:color w:val="212121"/>
                  <w:sz w:val="22"/>
                  <w:szCs w:val="22"/>
                  <w:lang w:val="en"/>
                </w:rPr>
                <w:t>TX</w:t>
              </w:r>
            </w:ins>
            <w:ins w:id="1257" w:author="t_竹沢 公佑" w:date="2021-02-01T13:14:00Z">
              <w:r>
                <w:rPr>
                  <w:rFonts w:ascii="ＭＳ Ｐゴシック" w:eastAsia="ＭＳ Ｐゴシック" w:hAnsi="ＭＳ Ｐゴシック" w:hint="eastAsia"/>
                  <w:color w:val="212121"/>
                  <w:sz w:val="22"/>
                  <w:szCs w:val="22"/>
                  <w:lang w:val="en"/>
                </w:rPr>
                <w:t>_PRBS63</w:t>
              </w:r>
            </w:ins>
          </w:p>
          <w:p w:rsidR="00556879" w:rsidRDefault="00556879" w:rsidP="00556879">
            <w:pPr>
              <w:pStyle w:val="HTML0"/>
              <w:shd w:val="clear" w:color="auto" w:fill="FFFFFF"/>
              <w:rPr>
                <w:ins w:id="1258" w:author="t_竹沢 公佑" w:date="2021-02-01T13:14:00Z"/>
                <w:rFonts w:ascii="ＭＳ Ｐゴシック" w:eastAsia="ＭＳ Ｐゴシック" w:hAnsi="ＭＳ Ｐゴシック"/>
                <w:color w:val="212121"/>
                <w:sz w:val="22"/>
                <w:szCs w:val="22"/>
                <w:lang w:val="en"/>
              </w:rPr>
            </w:pPr>
            <w:ins w:id="1259" w:author="t_竹沢 公佑" w:date="2021-02-01T13:14:00Z">
              <w:r>
                <w:rPr>
                  <w:rFonts w:ascii="ＭＳ Ｐゴシック" w:eastAsia="ＭＳ Ｐゴシック" w:hAnsi="ＭＳ Ｐゴシック" w:hint="eastAsia"/>
                  <w:color w:val="212121"/>
                  <w:sz w:val="22"/>
                  <w:szCs w:val="22"/>
                  <w:lang w:val="en"/>
                </w:rPr>
                <w:t xml:space="preserve">  - DFRFORCE</w:t>
              </w:r>
            </w:ins>
            <w:ins w:id="1260" w:author="t_竹沢 公佑" w:date="2021-02-01T13:15:00Z">
              <w:r>
                <w:rPr>
                  <w:rFonts w:ascii="ＭＳ Ｐゴシック" w:eastAsia="ＭＳ Ｐゴシック" w:hAnsi="ＭＳ Ｐゴシック" w:hint="eastAsia"/>
                  <w:color w:val="212121"/>
                  <w:sz w:val="22"/>
                  <w:szCs w:val="22"/>
                  <w:lang w:val="en"/>
                </w:rPr>
                <w:t>TX_</w:t>
              </w:r>
            </w:ins>
            <w:ins w:id="1261" w:author="t_竹沢 公佑" w:date="2021-02-01T13:14:00Z">
              <w:r>
                <w:rPr>
                  <w:rFonts w:ascii="ＭＳ Ｐゴシック" w:eastAsia="ＭＳ Ｐゴシック" w:hAnsi="ＭＳ Ｐゴシック" w:hint="eastAsia"/>
                  <w:color w:val="212121"/>
                  <w:sz w:val="22"/>
                  <w:szCs w:val="22"/>
                  <w:lang w:val="en"/>
                </w:rPr>
                <w:t>PRBS31SR</w:t>
              </w:r>
            </w:ins>
          </w:p>
          <w:p w:rsidR="00556879" w:rsidRDefault="00556879" w:rsidP="00556879">
            <w:pPr>
              <w:pStyle w:val="HTML0"/>
              <w:shd w:val="clear" w:color="auto" w:fill="FFFFFF"/>
              <w:rPr>
                <w:ins w:id="1262" w:author="t_竹沢 公佑" w:date="2021-02-01T13:15:00Z"/>
                <w:rFonts w:ascii="ＭＳ Ｐゴシック" w:eastAsia="ＭＳ Ｐゴシック" w:hAnsi="ＭＳ Ｐゴシック"/>
                <w:color w:val="212121"/>
                <w:sz w:val="22"/>
                <w:szCs w:val="22"/>
                <w:lang w:val="en"/>
              </w:rPr>
            </w:pPr>
            <w:ins w:id="1263" w:author="t_竹沢 公佑" w:date="2021-02-01T13:14:00Z">
              <w:r>
                <w:rPr>
                  <w:rFonts w:ascii="ＭＳ Ｐゴシック" w:eastAsia="ＭＳ Ｐゴシック" w:hAnsi="ＭＳ Ｐゴシック" w:hint="eastAsia"/>
                  <w:color w:val="212121"/>
                  <w:sz w:val="22"/>
                  <w:szCs w:val="22"/>
                  <w:lang w:val="en"/>
                </w:rPr>
                <w:t xml:space="preserve">  - DFRFORCE</w:t>
              </w:r>
            </w:ins>
            <w:ins w:id="1264" w:author="t_竹沢 公佑" w:date="2021-02-01T13:15:00Z">
              <w:r>
                <w:rPr>
                  <w:rFonts w:ascii="ＭＳ Ｐゴシック" w:eastAsia="ＭＳ Ｐゴシック" w:hAnsi="ＭＳ Ｐゴシック" w:hint="eastAsia"/>
                  <w:color w:val="212121"/>
                  <w:sz w:val="22"/>
                  <w:szCs w:val="22"/>
                  <w:lang w:val="en"/>
                </w:rPr>
                <w:t>TX_PRBS31S</w:t>
              </w:r>
            </w:ins>
          </w:p>
          <w:p w:rsidR="00556879" w:rsidRDefault="00556879" w:rsidP="00556879">
            <w:pPr>
              <w:pStyle w:val="HTML0"/>
              <w:shd w:val="clear" w:color="auto" w:fill="FFFFFF"/>
              <w:rPr>
                <w:ins w:id="1265" w:author="t_竹沢 公佑" w:date="2021-02-01T13:15:00Z"/>
                <w:rFonts w:ascii="ＭＳ Ｐゴシック" w:eastAsia="ＭＳ Ｐゴシック" w:hAnsi="ＭＳ Ｐゴシック"/>
                <w:color w:val="212121"/>
                <w:sz w:val="22"/>
                <w:szCs w:val="22"/>
                <w:lang w:val="en"/>
              </w:rPr>
            </w:pPr>
            <w:ins w:id="1266" w:author="t_竹沢 公佑" w:date="2021-02-01T13:15:00Z">
              <w:r>
                <w:rPr>
                  <w:rFonts w:ascii="ＭＳ Ｐゴシック" w:eastAsia="ＭＳ Ｐゴシック" w:hAnsi="ＭＳ Ｐゴシック" w:hint="eastAsia"/>
                  <w:color w:val="212121"/>
                  <w:sz w:val="22"/>
                  <w:szCs w:val="22"/>
                  <w:lang w:val="en"/>
                </w:rPr>
                <w:t xml:space="preserve">  - DFRFORCETX_PRBS63S</w:t>
              </w:r>
            </w:ins>
          </w:p>
          <w:p w:rsidR="00556879" w:rsidRDefault="00556879" w:rsidP="00556879">
            <w:pPr>
              <w:pStyle w:val="HTML0"/>
              <w:shd w:val="clear" w:color="auto" w:fill="FFFFFF"/>
              <w:rPr>
                <w:ins w:id="1267" w:author="t_竹沢 公佑" w:date="2021-02-01T13:16:00Z"/>
                <w:rFonts w:ascii="ＭＳ Ｐゴシック" w:eastAsia="ＭＳ Ｐゴシック" w:hAnsi="ＭＳ Ｐゴシック"/>
                <w:color w:val="212121"/>
                <w:sz w:val="22"/>
                <w:szCs w:val="22"/>
                <w:lang w:val="en"/>
              </w:rPr>
            </w:pPr>
            <w:ins w:id="1268" w:author="t_竹沢 公佑" w:date="2021-02-01T13:16:00Z">
              <w:r>
                <w:rPr>
                  <w:rFonts w:ascii="ＭＳ Ｐゴシック" w:eastAsia="ＭＳ Ｐゴシック" w:hAnsi="ＭＳ Ｐゴシック" w:hint="eastAsia"/>
                  <w:color w:val="212121"/>
                  <w:sz w:val="22"/>
                  <w:szCs w:val="22"/>
                  <w:lang w:val="en"/>
                </w:rPr>
                <w:t>6.2.12.1 DFR_FORCETX data format</w:t>
              </w:r>
            </w:ins>
          </w:p>
          <w:p w:rsidR="00556879" w:rsidRPr="00164292" w:rsidRDefault="00556879" w:rsidP="009F268C">
            <w:pPr>
              <w:pStyle w:val="HTML0"/>
              <w:shd w:val="clear" w:color="auto" w:fill="FFFFFF"/>
              <w:rPr>
                <w:ins w:id="1269" w:author="t_竹沢 公佑" w:date="2021-02-01T13:13:00Z"/>
                <w:rFonts w:ascii="ＭＳ Ｐゴシック" w:eastAsia="ＭＳ Ｐゴシック" w:hAnsi="ＭＳ Ｐゴシック"/>
                <w:color w:val="212121"/>
                <w:sz w:val="22"/>
                <w:szCs w:val="22"/>
                <w:lang w:val="en"/>
              </w:rPr>
            </w:pPr>
            <w:ins w:id="1270" w:author="t_竹沢 公佑" w:date="2021-02-01T13:16:00Z">
              <w:r>
                <w:rPr>
                  <w:rFonts w:ascii="ＭＳ Ｐゴシック" w:eastAsia="ＭＳ Ｐゴシック" w:hAnsi="ＭＳ Ｐゴシック" w:hint="eastAsia"/>
                  <w:color w:val="212121"/>
                  <w:sz w:val="22"/>
                  <w:szCs w:val="22"/>
                  <w:lang w:val="en"/>
                </w:rPr>
                <w:t xml:space="preserve"> Added new</w:t>
              </w:r>
            </w:ins>
          </w:p>
        </w:tc>
      </w:tr>
    </w:tbl>
    <w:p w:rsidR="00556879" w:rsidRDefault="00556879" w:rsidP="00556879">
      <w:pPr>
        <w:spacing w:line="0" w:lineRule="atLeast"/>
        <w:jc w:val="right"/>
        <w:rPr>
          <w:ins w:id="1271" w:author="t_竹沢 公佑" w:date="2021-02-01T13:13:00Z"/>
        </w:rPr>
      </w:pPr>
      <w:ins w:id="1272" w:author="t_竹沢 公佑" w:date="2021-02-01T13:13:00Z">
        <w:r>
          <w:rPr>
            <w:rFonts w:hint="eastAsia"/>
          </w:rPr>
          <w:t>(</w:t>
        </w:r>
        <w:r w:rsidRPr="009E2D4A">
          <w:rPr>
            <w:rFonts w:hint="eastAsia"/>
          </w:rPr>
          <w:t>Continued to the next page.)</w:t>
        </w:r>
      </w:ins>
    </w:p>
    <w:p w:rsidR="00556879" w:rsidRDefault="00556879" w:rsidP="00556879">
      <w:pPr>
        <w:spacing w:line="0" w:lineRule="atLeast"/>
        <w:ind w:right="840"/>
        <w:rPr>
          <w:ins w:id="1273" w:author="t_竹沢 公佑" w:date="2021-02-01T13:13:00Z"/>
        </w:rPr>
      </w:pPr>
    </w:p>
    <w:p w:rsidR="00556879" w:rsidRPr="00556879" w:rsidRDefault="00556879" w:rsidP="000F1F68">
      <w:pPr>
        <w:spacing w:line="0" w:lineRule="atLeast"/>
        <w:ind w:right="840"/>
        <w:rPr>
          <w:ins w:id="1274" w:author="t_竹沢 公佑" w:date="2021-02-01T13:13:00Z"/>
        </w:rPr>
      </w:pPr>
    </w:p>
    <w:p w:rsidR="00556879" w:rsidRPr="000B4FA1" w:rsidRDefault="00556879" w:rsidP="000F1F68">
      <w:pPr>
        <w:spacing w:line="0" w:lineRule="atLeast"/>
        <w:ind w:right="840"/>
        <w:rPr>
          <w:ins w:id="1275" w:author="t_竹沢 公佑" w:date="2021-02-01T13:13:00Z"/>
        </w:rPr>
      </w:pPr>
    </w:p>
    <w:p w:rsidR="00556879" w:rsidRDefault="00556879" w:rsidP="000F1F68">
      <w:pPr>
        <w:spacing w:line="0" w:lineRule="atLeast"/>
        <w:ind w:right="840"/>
        <w:rPr>
          <w:ins w:id="1276" w:author="t_竹沢 公佑" w:date="2021-02-01T13:13:00Z"/>
        </w:rPr>
      </w:pPr>
    </w:p>
    <w:p w:rsidR="00556879" w:rsidRDefault="00556879" w:rsidP="000F1F68">
      <w:pPr>
        <w:spacing w:line="0" w:lineRule="atLeast"/>
        <w:ind w:right="840"/>
        <w:rPr>
          <w:ins w:id="1277" w:author="t_竹沢 公佑" w:date="2021-02-01T13:13:00Z"/>
        </w:rPr>
      </w:pPr>
    </w:p>
    <w:p w:rsidR="00556879" w:rsidRDefault="00556879" w:rsidP="000F1F68">
      <w:pPr>
        <w:spacing w:line="0" w:lineRule="atLeast"/>
        <w:ind w:right="840"/>
        <w:rPr>
          <w:ins w:id="1278" w:author="t_竹沢 公佑" w:date="2021-02-01T13:13:00Z"/>
        </w:rPr>
      </w:pPr>
    </w:p>
    <w:p w:rsidR="00556879" w:rsidRPr="00C932F6" w:rsidRDefault="00556879" w:rsidP="000F1F68">
      <w:pPr>
        <w:spacing w:line="0" w:lineRule="atLeast"/>
        <w:ind w:right="840"/>
      </w:pPr>
    </w:p>
    <w:p w:rsidR="00DF1C7C" w:rsidRPr="005038B9" w:rsidRDefault="00DF1C7C" w:rsidP="00E82429">
      <w:pPr>
        <w:spacing w:line="0" w:lineRule="atLeast"/>
        <w:ind w:right="840"/>
      </w:pPr>
      <w:r>
        <w:br w:type="page"/>
      </w:r>
      <w:r>
        <w:rPr>
          <w:b/>
          <w:sz w:val="36"/>
          <w:szCs w:val="36"/>
          <w:lang w:val="en"/>
        </w:rPr>
        <w:lastRenderedPageBreak/>
        <w:t>Table</w:t>
      </w:r>
      <w:r>
        <w:rPr>
          <w:rFonts w:hint="eastAsia"/>
          <w:b/>
          <w:sz w:val="36"/>
          <w:szCs w:val="36"/>
          <w:lang w:val="en"/>
        </w:rPr>
        <w:t xml:space="preserve">　</w:t>
      </w:r>
      <w:r>
        <w:rPr>
          <w:b/>
          <w:sz w:val="36"/>
          <w:szCs w:val="36"/>
          <w:lang w:val="en"/>
        </w:rPr>
        <w:t>of contents</w:t>
      </w:r>
      <w:bookmarkStart w:id="1279" w:name="Table_of_contents"/>
      <w:bookmarkEnd w:id="1279"/>
    </w:p>
    <w:p w:rsidR="00DF1C7C" w:rsidRDefault="00DF1C7C">
      <w:pPr>
        <w:spacing w:line="0" w:lineRule="atLeast"/>
      </w:pPr>
    </w:p>
    <w:p w:rsidR="000B4FA1" w:rsidRPr="00FC7530" w:rsidRDefault="00DF1C7C">
      <w:pPr>
        <w:pStyle w:val="10"/>
        <w:tabs>
          <w:tab w:val="left" w:pos="630"/>
          <w:tab w:val="right" w:leader="dot" w:pos="9913"/>
        </w:tabs>
        <w:rPr>
          <w:ins w:id="1280" w:author="t_竹沢 公佑" w:date="2021-02-02T17:29:00Z"/>
          <w:rFonts w:ascii="Century" w:eastAsia="ＭＳ 明朝" w:hAnsi="Century" w:cs="Times New Roman"/>
          <w:b w:val="0"/>
          <w:noProof/>
          <w:kern w:val="2"/>
          <w:sz w:val="21"/>
          <w:szCs w:val="22"/>
        </w:rPr>
      </w:pPr>
      <w:r w:rsidRPr="005038B9">
        <w:rPr>
          <w:b w:val="0"/>
          <w:sz w:val="22"/>
          <w:szCs w:val="22"/>
        </w:rPr>
        <w:fldChar w:fldCharType="begin"/>
      </w:r>
      <w:r w:rsidRPr="005038B9">
        <w:rPr>
          <w:b w:val="0"/>
          <w:sz w:val="22"/>
          <w:szCs w:val="22"/>
        </w:rPr>
        <w:instrText xml:space="preserve"> TOC \o "1-3" \h \z </w:instrText>
      </w:r>
      <w:r w:rsidRPr="005038B9">
        <w:rPr>
          <w:b w:val="0"/>
          <w:sz w:val="22"/>
          <w:szCs w:val="22"/>
        </w:rPr>
        <w:fldChar w:fldCharType="separate"/>
      </w:r>
      <w:ins w:id="1281" w:author="t_竹沢 公佑" w:date="2021-02-02T17:29:00Z">
        <w:r w:rsidR="000B4FA1" w:rsidRPr="00AE586E">
          <w:rPr>
            <w:rStyle w:val="a4"/>
            <w:noProof/>
          </w:rPr>
          <w:fldChar w:fldCharType="begin"/>
        </w:r>
        <w:r w:rsidR="000B4FA1" w:rsidRPr="00AE586E">
          <w:rPr>
            <w:rStyle w:val="a4"/>
            <w:noProof/>
          </w:rPr>
          <w:instrText xml:space="preserve"> </w:instrText>
        </w:r>
        <w:r w:rsidR="000B4FA1">
          <w:rPr>
            <w:noProof/>
          </w:rPr>
          <w:instrText>HYPERLINK \l "_Toc63179380"</w:instrText>
        </w:r>
        <w:r w:rsidR="000B4FA1" w:rsidRPr="00AE586E">
          <w:rPr>
            <w:rStyle w:val="a4"/>
            <w:noProof/>
          </w:rPr>
          <w:instrText xml:space="preserve"> </w:instrText>
        </w:r>
        <w:r w:rsidR="000B4FA1" w:rsidRPr="00AE586E">
          <w:rPr>
            <w:rStyle w:val="a4"/>
            <w:noProof/>
          </w:rPr>
          <w:fldChar w:fldCharType="separate"/>
        </w:r>
        <w:r w:rsidR="000B4FA1" w:rsidRPr="00AE586E">
          <w:rPr>
            <w:rStyle w:val="a4"/>
            <w:noProof/>
          </w:rPr>
          <w:t>1.</w:t>
        </w:r>
        <w:r w:rsidR="000B4FA1" w:rsidRPr="00FC7530">
          <w:rPr>
            <w:rFonts w:ascii="Century" w:eastAsia="ＭＳ 明朝" w:hAnsi="Century" w:cs="Times New Roman"/>
            <w:b w:val="0"/>
            <w:noProof/>
            <w:kern w:val="2"/>
            <w:sz w:val="21"/>
            <w:szCs w:val="22"/>
          </w:rPr>
          <w:tab/>
        </w:r>
        <w:r w:rsidR="000B4FA1" w:rsidRPr="00AE586E">
          <w:rPr>
            <w:rStyle w:val="a4"/>
            <w:noProof/>
          </w:rPr>
          <w:t>Overview</w:t>
        </w:r>
        <w:r w:rsidR="000B4FA1">
          <w:rPr>
            <w:noProof/>
            <w:webHidden/>
          </w:rPr>
          <w:tab/>
        </w:r>
        <w:r w:rsidR="000B4FA1">
          <w:rPr>
            <w:noProof/>
            <w:webHidden/>
          </w:rPr>
          <w:fldChar w:fldCharType="begin"/>
        </w:r>
        <w:r w:rsidR="000B4FA1">
          <w:rPr>
            <w:noProof/>
            <w:webHidden/>
          </w:rPr>
          <w:instrText xml:space="preserve"> PAGEREF _Toc63179380 \h </w:instrText>
        </w:r>
      </w:ins>
      <w:r w:rsidR="000B4FA1">
        <w:rPr>
          <w:noProof/>
          <w:webHidden/>
        </w:rPr>
      </w:r>
      <w:r w:rsidR="000B4FA1">
        <w:rPr>
          <w:noProof/>
          <w:webHidden/>
        </w:rPr>
        <w:fldChar w:fldCharType="separate"/>
      </w:r>
      <w:ins w:id="1282" w:author="t_竹沢 公佑" w:date="2021-02-02T17:29:00Z">
        <w:r w:rsidR="000B4FA1">
          <w:rPr>
            <w:noProof/>
            <w:webHidden/>
          </w:rPr>
          <w:t>39</w:t>
        </w:r>
        <w:r w:rsidR="000B4FA1">
          <w:rPr>
            <w:noProof/>
            <w:webHidden/>
          </w:rPr>
          <w:fldChar w:fldCharType="end"/>
        </w:r>
        <w:r w:rsidR="000B4FA1" w:rsidRPr="00AE586E">
          <w:rPr>
            <w:rStyle w:val="a4"/>
            <w:noProof/>
          </w:rPr>
          <w:fldChar w:fldCharType="end"/>
        </w:r>
      </w:ins>
    </w:p>
    <w:p w:rsidR="000B4FA1" w:rsidRPr="00FC7530" w:rsidRDefault="000B4FA1">
      <w:pPr>
        <w:pStyle w:val="23"/>
        <w:tabs>
          <w:tab w:val="left" w:pos="840"/>
          <w:tab w:val="right" w:leader="dot" w:pos="9913"/>
        </w:tabs>
        <w:ind w:left="240"/>
        <w:rPr>
          <w:ins w:id="1283" w:author="t_竹沢 公佑" w:date="2021-02-02T17:29:00Z"/>
          <w:rFonts w:ascii="Century" w:eastAsia="ＭＳ 明朝" w:hAnsi="Century" w:cs="Times New Roman"/>
          <w:noProof/>
          <w:kern w:val="2"/>
          <w:sz w:val="21"/>
          <w:szCs w:val="22"/>
        </w:rPr>
      </w:pPr>
      <w:ins w:id="1284"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"_Toc63179381"</w:instrText>
        </w:r>
        <w:r w:rsidRPr="00AE586E">
          <w:rPr>
            <w:rStyle w:val="a4"/>
            <w:noProof/>
          </w:rPr>
          <w:instrText xml:space="preserve"> </w:instrText>
        </w:r>
        <w:r w:rsidRPr="00AE586E">
          <w:rPr>
            <w:rStyle w:val="a4"/>
            <w:noProof/>
          </w:rPr>
          <w:fldChar w:fldCharType="separate"/>
        </w:r>
        <w:r w:rsidRPr="00AE586E">
          <w:rPr>
            <w:rStyle w:val="a4"/>
            <w:noProof/>
          </w:rPr>
          <w:t>1.1.</w:t>
        </w:r>
        <w:r w:rsidRPr="00FC7530">
          <w:rPr>
            <w:rFonts w:ascii="Century" w:eastAsia="ＭＳ 明朝" w:hAnsi="Century" w:cs="Times New Roman"/>
            <w:noProof/>
            <w:kern w:val="2"/>
            <w:sz w:val="21"/>
            <w:szCs w:val="22"/>
          </w:rPr>
          <w:tab/>
        </w:r>
        <w:r w:rsidRPr="00AE586E">
          <w:rPr>
            <w:rStyle w:val="a4"/>
            <w:noProof/>
            <w:lang w:val="en"/>
          </w:rPr>
          <w:t>Introduction</w:t>
        </w:r>
        <w:r>
          <w:rPr>
            <w:noProof/>
            <w:webHidden/>
          </w:rPr>
          <w:tab/>
        </w:r>
        <w:r>
          <w:rPr>
            <w:noProof/>
            <w:webHidden/>
          </w:rPr>
          <w:fldChar w:fldCharType="begin"/>
        </w:r>
        <w:r>
          <w:rPr>
            <w:noProof/>
            <w:webHidden/>
          </w:rPr>
          <w:instrText xml:space="preserve"> PAGEREF _Toc63179381 \h </w:instrText>
        </w:r>
      </w:ins>
      <w:r>
        <w:rPr>
          <w:noProof/>
          <w:webHidden/>
        </w:rPr>
      </w:r>
      <w:r>
        <w:rPr>
          <w:noProof/>
          <w:webHidden/>
        </w:rPr>
        <w:fldChar w:fldCharType="separate"/>
      </w:r>
      <w:ins w:id="1285" w:author="t_竹沢 公佑" w:date="2021-02-02T17:29:00Z">
        <w:r>
          <w:rPr>
            <w:noProof/>
            <w:webHidden/>
          </w:rPr>
          <w:t>39</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286" w:author="t_竹沢 公佑" w:date="2021-02-02T17:29:00Z"/>
          <w:rFonts w:ascii="Century" w:eastAsia="ＭＳ 明朝" w:hAnsi="Century" w:cs="Times New Roman"/>
          <w:noProof/>
          <w:kern w:val="2"/>
          <w:sz w:val="21"/>
          <w:szCs w:val="22"/>
        </w:rPr>
      </w:pPr>
      <w:ins w:id="1287"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"_Toc63179382"</w:instrText>
        </w:r>
        <w:r w:rsidRPr="00AE586E">
          <w:rPr>
            <w:rStyle w:val="a4"/>
            <w:noProof/>
          </w:rPr>
          <w:instrText xml:space="preserve"> </w:instrText>
        </w:r>
        <w:r w:rsidRPr="00AE586E">
          <w:rPr>
            <w:rStyle w:val="a4"/>
            <w:noProof/>
          </w:rPr>
          <w:fldChar w:fldCharType="separate"/>
        </w:r>
        <w:r w:rsidRPr="00AE586E">
          <w:rPr>
            <w:rStyle w:val="a4"/>
            <w:noProof/>
          </w:rPr>
          <w:t>1.2.</w:t>
        </w:r>
        <w:r w:rsidRPr="00FC7530">
          <w:rPr>
            <w:rFonts w:ascii="Century" w:eastAsia="ＭＳ 明朝" w:hAnsi="Century" w:cs="Times New Roman"/>
            <w:noProof/>
            <w:kern w:val="2"/>
            <w:sz w:val="21"/>
            <w:szCs w:val="22"/>
          </w:rPr>
          <w:tab/>
        </w:r>
        <w:r w:rsidRPr="00AE586E">
          <w:rPr>
            <w:rStyle w:val="a4"/>
            <w:noProof/>
            <w:lang w:val="en"/>
          </w:rPr>
          <w:t>The kinds of DRXP board</w:t>
        </w:r>
        <w:r>
          <w:rPr>
            <w:noProof/>
            <w:webHidden/>
          </w:rPr>
          <w:tab/>
        </w:r>
        <w:r>
          <w:rPr>
            <w:noProof/>
            <w:webHidden/>
          </w:rPr>
          <w:fldChar w:fldCharType="begin"/>
        </w:r>
        <w:r>
          <w:rPr>
            <w:noProof/>
            <w:webHidden/>
          </w:rPr>
          <w:instrText xml:space="preserve"> PAGEREF _Toc63179382 \h </w:instrText>
        </w:r>
      </w:ins>
      <w:r>
        <w:rPr>
          <w:noProof/>
          <w:webHidden/>
        </w:rPr>
      </w:r>
      <w:r>
        <w:rPr>
          <w:noProof/>
          <w:webHidden/>
        </w:rPr>
        <w:fldChar w:fldCharType="separate"/>
      </w:r>
      <w:ins w:id="1288" w:author="t_竹沢 公佑" w:date="2021-02-02T17:29:00Z">
        <w:r>
          <w:rPr>
            <w:noProof/>
            <w:webHidden/>
          </w:rPr>
          <w:t>42</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289" w:author="t_竹沢 公佑" w:date="2021-02-02T17:29:00Z"/>
          <w:rFonts w:ascii="Century" w:eastAsia="ＭＳ 明朝" w:hAnsi="Century" w:cs="Times New Roman"/>
          <w:noProof/>
          <w:kern w:val="2"/>
          <w:sz w:val="21"/>
          <w:szCs w:val="22"/>
        </w:rPr>
      </w:pPr>
      <w:ins w:id="1290"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"_Toc63179383"</w:instrText>
        </w:r>
        <w:r w:rsidRPr="00AE586E">
          <w:rPr>
            <w:rStyle w:val="a4"/>
            <w:noProof/>
          </w:rPr>
          <w:instrText xml:space="preserve"> </w:instrText>
        </w:r>
        <w:r w:rsidRPr="00AE586E">
          <w:rPr>
            <w:rStyle w:val="a4"/>
            <w:noProof/>
          </w:rPr>
          <w:fldChar w:fldCharType="separate"/>
        </w:r>
        <w:r w:rsidRPr="00AE586E">
          <w:rPr>
            <w:rStyle w:val="a4"/>
            <w:noProof/>
          </w:rPr>
          <w:t>1.2.1. Comparison table between prototype DRXP and production DRXP (hardware)</w:t>
        </w:r>
        <w:r>
          <w:rPr>
            <w:noProof/>
            <w:webHidden/>
          </w:rPr>
          <w:tab/>
        </w:r>
        <w:r>
          <w:rPr>
            <w:noProof/>
            <w:webHidden/>
          </w:rPr>
          <w:fldChar w:fldCharType="begin"/>
        </w:r>
        <w:r>
          <w:rPr>
            <w:noProof/>
            <w:webHidden/>
          </w:rPr>
          <w:instrText xml:space="preserve"> PAGEREF _Toc63179383 \h </w:instrText>
        </w:r>
      </w:ins>
      <w:r>
        <w:rPr>
          <w:noProof/>
          <w:webHidden/>
        </w:rPr>
      </w:r>
      <w:r>
        <w:rPr>
          <w:noProof/>
          <w:webHidden/>
        </w:rPr>
        <w:fldChar w:fldCharType="separate"/>
      </w:r>
      <w:ins w:id="1291" w:author="t_竹沢 公佑" w:date="2021-02-02T17:29:00Z">
        <w:r>
          <w:rPr>
            <w:noProof/>
            <w:webHidden/>
          </w:rPr>
          <w:t>44</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292" w:author="t_竹沢 公佑" w:date="2021-02-02T17:29:00Z"/>
          <w:rFonts w:ascii="Century" w:eastAsia="ＭＳ 明朝" w:hAnsi="Century" w:cs="Times New Roman"/>
          <w:noProof/>
          <w:kern w:val="2"/>
          <w:sz w:val="21"/>
          <w:szCs w:val="22"/>
        </w:rPr>
      </w:pPr>
      <w:ins w:id="1293"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"_Toc63179384"</w:instrText>
        </w:r>
        <w:r w:rsidRPr="00AE586E">
          <w:rPr>
            <w:rStyle w:val="a4"/>
            <w:noProof/>
          </w:rPr>
          <w:instrText xml:space="preserve"> </w:instrText>
        </w:r>
        <w:r w:rsidRPr="00AE586E">
          <w:rPr>
            <w:rStyle w:val="a4"/>
            <w:noProof/>
          </w:rPr>
          <w:fldChar w:fldCharType="separate"/>
        </w:r>
        <w:r w:rsidRPr="00AE586E">
          <w:rPr>
            <w:rStyle w:val="a4"/>
            <w:noProof/>
          </w:rPr>
          <w:t>1.2.2. Comparison table between prototype DRXP and production DRXP (software)</w:t>
        </w:r>
        <w:r>
          <w:rPr>
            <w:noProof/>
            <w:webHidden/>
          </w:rPr>
          <w:tab/>
        </w:r>
        <w:r>
          <w:rPr>
            <w:noProof/>
            <w:webHidden/>
          </w:rPr>
          <w:fldChar w:fldCharType="begin"/>
        </w:r>
        <w:r>
          <w:rPr>
            <w:noProof/>
            <w:webHidden/>
          </w:rPr>
          <w:instrText xml:space="preserve"> PAGEREF _Toc63179384 \h </w:instrText>
        </w:r>
      </w:ins>
      <w:r>
        <w:rPr>
          <w:noProof/>
          <w:webHidden/>
        </w:rPr>
      </w:r>
      <w:r>
        <w:rPr>
          <w:noProof/>
          <w:webHidden/>
        </w:rPr>
        <w:fldChar w:fldCharType="separate"/>
      </w:r>
      <w:ins w:id="1294" w:author="t_竹沢 公佑" w:date="2021-02-02T17:29:00Z">
        <w:r>
          <w:rPr>
            <w:noProof/>
            <w:webHidden/>
          </w:rPr>
          <w:t>45</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295" w:author="t_竹沢 公佑" w:date="2021-02-02T17:29:00Z"/>
          <w:rFonts w:ascii="Century" w:eastAsia="ＭＳ 明朝" w:hAnsi="Century" w:cs="Times New Roman"/>
          <w:noProof/>
          <w:kern w:val="2"/>
          <w:sz w:val="21"/>
          <w:szCs w:val="22"/>
        </w:rPr>
      </w:pPr>
      <w:ins w:id="1296"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"_Toc63179385"</w:instrText>
        </w:r>
        <w:r w:rsidRPr="00AE586E">
          <w:rPr>
            <w:rStyle w:val="a4"/>
            <w:noProof/>
          </w:rPr>
          <w:instrText xml:space="preserve"> </w:instrText>
        </w:r>
        <w:r w:rsidRPr="00AE586E">
          <w:rPr>
            <w:rStyle w:val="a4"/>
            <w:noProof/>
          </w:rPr>
          <w:fldChar w:fldCharType="separate"/>
        </w:r>
        <w:r w:rsidRPr="00AE586E">
          <w:rPr>
            <w:rStyle w:val="a4"/>
            <w:noProof/>
          </w:rPr>
          <w:t>1.3.</w:t>
        </w:r>
        <w:r w:rsidRPr="00FC7530">
          <w:rPr>
            <w:rFonts w:ascii="Century" w:eastAsia="ＭＳ 明朝" w:hAnsi="Century" w:cs="Times New Roman"/>
            <w:noProof/>
            <w:kern w:val="2"/>
            <w:sz w:val="21"/>
            <w:szCs w:val="22"/>
          </w:rPr>
          <w:tab/>
        </w:r>
        <w:r w:rsidRPr="00AE586E">
          <w:rPr>
            <w:rStyle w:val="a4"/>
            <w:noProof/>
            <w:lang w:val="en"/>
          </w:rPr>
          <w:t>Scope of this document</w:t>
        </w:r>
        <w:r>
          <w:rPr>
            <w:noProof/>
            <w:webHidden/>
          </w:rPr>
          <w:tab/>
        </w:r>
        <w:r>
          <w:rPr>
            <w:noProof/>
            <w:webHidden/>
          </w:rPr>
          <w:fldChar w:fldCharType="begin"/>
        </w:r>
        <w:r>
          <w:rPr>
            <w:noProof/>
            <w:webHidden/>
          </w:rPr>
          <w:instrText xml:space="preserve"> PAGEREF _Toc63179385 \h </w:instrText>
        </w:r>
      </w:ins>
      <w:r>
        <w:rPr>
          <w:noProof/>
          <w:webHidden/>
        </w:rPr>
      </w:r>
      <w:r>
        <w:rPr>
          <w:noProof/>
          <w:webHidden/>
        </w:rPr>
        <w:fldChar w:fldCharType="separate"/>
      </w:r>
      <w:ins w:id="1297" w:author="t_竹沢 公佑" w:date="2021-02-02T17:29:00Z">
        <w:r>
          <w:rPr>
            <w:noProof/>
            <w:webHidden/>
          </w:rPr>
          <w:t>47</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298" w:author="t_竹沢 公佑" w:date="2021-02-02T17:29:00Z"/>
          <w:rFonts w:ascii="Century" w:eastAsia="ＭＳ 明朝" w:hAnsi="Century" w:cs="Times New Roman"/>
          <w:noProof/>
          <w:kern w:val="2"/>
          <w:sz w:val="21"/>
          <w:szCs w:val="22"/>
        </w:rPr>
      </w:pPr>
      <w:ins w:id="1299"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"_Toc63179386"</w:instrText>
        </w:r>
        <w:r w:rsidRPr="00AE586E">
          <w:rPr>
            <w:rStyle w:val="a4"/>
            <w:noProof/>
          </w:rPr>
          <w:instrText xml:space="preserve"> </w:instrText>
        </w:r>
        <w:r w:rsidRPr="00AE586E">
          <w:rPr>
            <w:rStyle w:val="a4"/>
            <w:noProof/>
          </w:rPr>
          <w:fldChar w:fldCharType="separate"/>
        </w:r>
        <w:r w:rsidRPr="00AE586E">
          <w:rPr>
            <w:rStyle w:val="a4"/>
            <w:noProof/>
          </w:rPr>
          <w:t>1.3.1. Correspondence table between driver version and FPGA (prototype)</w:t>
        </w:r>
        <w:r>
          <w:rPr>
            <w:noProof/>
            <w:webHidden/>
          </w:rPr>
          <w:tab/>
        </w:r>
        <w:r>
          <w:rPr>
            <w:noProof/>
            <w:webHidden/>
          </w:rPr>
          <w:fldChar w:fldCharType="begin"/>
        </w:r>
        <w:r>
          <w:rPr>
            <w:noProof/>
            <w:webHidden/>
          </w:rPr>
          <w:instrText xml:space="preserve"> PAGEREF _Toc63179386 \h </w:instrText>
        </w:r>
      </w:ins>
      <w:r>
        <w:rPr>
          <w:noProof/>
          <w:webHidden/>
        </w:rPr>
      </w:r>
      <w:r>
        <w:rPr>
          <w:noProof/>
          <w:webHidden/>
        </w:rPr>
        <w:fldChar w:fldCharType="separate"/>
      </w:r>
      <w:ins w:id="1300" w:author="t_竹沢 公佑" w:date="2021-02-02T17:29:00Z">
        <w:r>
          <w:rPr>
            <w:noProof/>
            <w:webHidden/>
          </w:rPr>
          <w:t>47</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301" w:author="t_竹沢 公佑" w:date="2021-02-02T17:29:00Z"/>
          <w:rFonts w:ascii="Century" w:eastAsia="ＭＳ 明朝" w:hAnsi="Century" w:cs="Times New Roman"/>
          <w:noProof/>
          <w:kern w:val="2"/>
          <w:sz w:val="21"/>
          <w:szCs w:val="22"/>
        </w:rPr>
      </w:pPr>
      <w:ins w:id="1302"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"_Toc63179387"</w:instrText>
        </w:r>
        <w:r w:rsidRPr="00AE586E">
          <w:rPr>
            <w:rStyle w:val="a4"/>
            <w:noProof/>
          </w:rPr>
          <w:instrText xml:space="preserve"> </w:instrText>
        </w:r>
        <w:r w:rsidRPr="00AE586E">
          <w:rPr>
            <w:rStyle w:val="a4"/>
            <w:noProof/>
          </w:rPr>
          <w:fldChar w:fldCharType="separate"/>
        </w:r>
        <w:r w:rsidRPr="00AE586E">
          <w:rPr>
            <w:rStyle w:val="a4"/>
            <w:noProof/>
          </w:rPr>
          <w:t>1.3.2. Correspondence table between driver version and FPGA (production)</w:t>
        </w:r>
        <w:r>
          <w:rPr>
            <w:noProof/>
            <w:webHidden/>
          </w:rPr>
          <w:tab/>
        </w:r>
        <w:r>
          <w:rPr>
            <w:noProof/>
            <w:webHidden/>
          </w:rPr>
          <w:fldChar w:fldCharType="begin"/>
        </w:r>
        <w:r>
          <w:rPr>
            <w:noProof/>
            <w:webHidden/>
          </w:rPr>
          <w:instrText xml:space="preserve"> PAGEREF _Toc63179387 \h </w:instrText>
        </w:r>
      </w:ins>
      <w:r>
        <w:rPr>
          <w:noProof/>
          <w:webHidden/>
        </w:rPr>
      </w:r>
      <w:r>
        <w:rPr>
          <w:noProof/>
          <w:webHidden/>
        </w:rPr>
        <w:fldChar w:fldCharType="separate"/>
      </w:r>
      <w:ins w:id="1303" w:author="t_竹沢 公佑" w:date="2021-02-02T17:29:00Z">
        <w:r>
          <w:rPr>
            <w:noProof/>
            <w:webHidden/>
          </w:rPr>
          <w:t>48</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04" w:author="t_竹沢 公佑" w:date="2021-02-02T17:29:00Z"/>
          <w:rFonts w:ascii="Century" w:eastAsia="ＭＳ 明朝" w:hAnsi="Century" w:cs="Times New Roman"/>
          <w:noProof/>
          <w:kern w:val="2"/>
          <w:sz w:val="21"/>
          <w:szCs w:val="22"/>
        </w:rPr>
      </w:pPr>
      <w:ins w:id="1305"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"_Toc63179388"</w:instrText>
        </w:r>
        <w:r w:rsidRPr="00AE586E">
          <w:rPr>
            <w:rStyle w:val="a4"/>
            <w:noProof/>
          </w:rPr>
          <w:instrText xml:space="preserve"> </w:instrText>
        </w:r>
        <w:r w:rsidRPr="00AE586E">
          <w:rPr>
            <w:rStyle w:val="a4"/>
            <w:noProof/>
          </w:rPr>
          <w:fldChar w:fldCharType="separate"/>
        </w:r>
        <w:r w:rsidRPr="00AE586E">
          <w:rPr>
            <w:rStyle w:val="a4"/>
            <w:noProof/>
            <w:lang w:val="en"/>
          </w:rPr>
          <w:t>1.4.</w:t>
        </w:r>
        <w:r w:rsidRPr="00FC7530">
          <w:rPr>
            <w:rFonts w:ascii="Century" w:eastAsia="ＭＳ 明朝" w:hAnsi="Century" w:cs="Times New Roman"/>
            <w:noProof/>
            <w:kern w:val="2"/>
            <w:sz w:val="21"/>
            <w:szCs w:val="22"/>
          </w:rPr>
          <w:tab/>
        </w:r>
        <w:r w:rsidRPr="00AE586E">
          <w:rPr>
            <w:rStyle w:val="a4"/>
            <w:noProof/>
            <w:lang w:val="en"/>
          </w:rPr>
          <w:t>Notation for command instructions</w:t>
        </w:r>
        <w:r>
          <w:rPr>
            <w:noProof/>
            <w:webHidden/>
          </w:rPr>
          <w:tab/>
        </w:r>
        <w:r>
          <w:rPr>
            <w:noProof/>
            <w:webHidden/>
          </w:rPr>
          <w:fldChar w:fldCharType="begin"/>
        </w:r>
        <w:r>
          <w:rPr>
            <w:noProof/>
            <w:webHidden/>
          </w:rPr>
          <w:instrText xml:space="preserve"> PAGEREF _Toc63179388 \h </w:instrText>
        </w:r>
      </w:ins>
      <w:r>
        <w:rPr>
          <w:noProof/>
          <w:webHidden/>
        </w:rPr>
      </w:r>
      <w:r>
        <w:rPr>
          <w:noProof/>
          <w:webHidden/>
        </w:rPr>
        <w:fldChar w:fldCharType="separate"/>
      </w:r>
      <w:ins w:id="1306" w:author="t_竹沢 公佑" w:date="2021-02-02T17:29:00Z">
        <w:r>
          <w:rPr>
            <w:noProof/>
            <w:webHidden/>
          </w:rPr>
          <w:t>49</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07" w:author="t_竹沢 公佑" w:date="2021-02-02T17:29:00Z"/>
          <w:rFonts w:ascii="Century" w:eastAsia="ＭＳ 明朝" w:hAnsi="Century" w:cs="Times New Roman"/>
          <w:noProof/>
          <w:kern w:val="2"/>
          <w:sz w:val="21"/>
          <w:szCs w:val="22"/>
        </w:rPr>
      </w:pPr>
      <w:ins w:id="1308"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"_Toc63179389"</w:instrText>
        </w:r>
        <w:r w:rsidRPr="00AE586E">
          <w:rPr>
            <w:rStyle w:val="a4"/>
            <w:noProof/>
          </w:rPr>
          <w:instrText xml:space="preserve"> </w:instrText>
        </w:r>
        <w:r w:rsidRPr="00AE586E">
          <w:rPr>
            <w:rStyle w:val="a4"/>
            <w:noProof/>
          </w:rPr>
          <w:fldChar w:fldCharType="separate"/>
        </w:r>
        <w:r w:rsidRPr="00AE586E">
          <w:rPr>
            <w:rStyle w:val="a4"/>
            <w:noProof/>
            <w:lang w:val="en"/>
          </w:rPr>
          <w:t>1.5.</w:t>
        </w:r>
        <w:r w:rsidRPr="00FC7530">
          <w:rPr>
            <w:rFonts w:ascii="Century" w:eastAsia="ＭＳ 明朝" w:hAnsi="Century" w:cs="Times New Roman"/>
            <w:noProof/>
            <w:kern w:val="2"/>
            <w:sz w:val="21"/>
            <w:szCs w:val="22"/>
          </w:rPr>
          <w:tab/>
        </w:r>
        <w:r w:rsidRPr="00AE586E">
          <w:rPr>
            <w:rStyle w:val="a4"/>
            <w:noProof/>
            <w:lang w:val="en"/>
          </w:rPr>
          <w:t>The notation for the level of sample</w:t>
        </w:r>
        <w:r>
          <w:rPr>
            <w:noProof/>
            <w:webHidden/>
          </w:rPr>
          <w:tab/>
        </w:r>
        <w:r>
          <w:rPr>
            <w:noProof/>
            <w:webHidden/>
          </w:rPr>
          <w:fldChar w:fldCharType="begin"/>
        </w:r>
        <w:r>
          <w:rPr>
            <w:noProof/>
            <w:webHidden/>
          </w:rPr>
          <w:instrText xml:space="preserve"> PAGEREF _Toc63179389 \h </w:instrText>
        </w:r>
      </w:ins>
      <w:r>
        <w:rPr>
          <w:noProof/>
          <w:webHidden/>
        </w:rPr>
      </w:r>
      <w:r>
        <w:rPr>
          <w:noProof/>
          <w:webHidden/>
        </w:rPr>
        <w:fldChar w:fldCharType="separate"/>
      </w:r>
      <w:ins w:id="1309" w:author="t_竹沢 公佑" w:date="2021-02-02T17:29:00Z">
        <w:r>
          <w:rPr>
            <w:noProof/>
            <w:webHidden/>
          </w:rPr>
          <w:t>49</w:t>
        </w:r>
        <w:r>
          <w:rPr>
            <w:noProof/>
            <w:webHidden/>
          </w:rPr>
          <w:fldChar w:fldCharType="end"/>
        </w:r>
        <w:r w:rsidRPr="00AE586E">
          <w:rPr>
            <w:rStyle w:val="a4"/>
            <w:noProof/>
          </w:rPr>
          <w:fldChar w:fldCharType="end"/>
        </w:r>
      </w:ins>
    </w:p>
    <w:p w:rsidR="000B4FA1" w:rsidRPr="00FC7530" w:rsidRDefault="000B4FA1">
      <w:pPr>
        <w:pStyle w:val="10"/>
        <w:tabs>
          <w:tab w:val="left" w:pos="630"/>
          <w:tab w:val="right" w:leader="dot" w:pos="9913"/>
        </w:tabs>
        <w:rPr>
          <w:ins w:id="1310" w:author="t_竹沢 公佑" w:date="2021-02-02T17:29:00Z"/>
          <w:rFonts w:ascii="Century" w:eastAsia="ＭＳ 明朝" w:hAnsi="Century" w:cs="Times New Roman"/>
          <w:b w:val="0"/>
          <w:noProof/>
          <w:kern w:val="2"/>
          <w:sz w:val="21"/>
          <w:szCs w:val="22"/>
        </w:rPr>
      </w:pPr>
      <w:ins w:id="1311"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"_Toc63179390"</w:instrText>
        </w:r>
        <w:r w:rsidRPr="00AE586E">
          <w:rPr>
            <w:rStyle w:val="a4"/>
            <w:noProof/>
          </w:rPr>
          <w:instrText xml:space="preserve"> </w:instrText>
        </w:r>
        <w:r w:rsidRPr="00AE586E">
          <w:rPr>
            <w:rStyle w:val="a4"/>
            <w:noProof/>
          </w:rPr>
          <w:fldChar w:fldCharType="separate"/>
        </w:r>
        <w:r w:rsidRPr="00AE586E">
          <w:rPr>
            <w:rStyle w:val="a4"/>
            <w:noProof/>
          </w:rPr>
          <w:t>2.</w:t>
        </w:r>
        <w:r w:rsidRPr="00FC7530">
          <w:rPr>
            <w:rFonts w:ascii="Century" w:eastAsia="ＭＳ 明朝" w:hAnsi="Century" w:cs="Times New Roman"/>
            <w:b w:val="0"/>
            <w:noProof/>
            <w:kern w:val="2"/>
            <w:sz w:val="21"/>
            <w:szCs w:val="22"/>
          </w:rPr>
          <w:tab/>
        </w:r>
        <w:r w:rsidRPr="00AE586E">
          <w:rPr>
            <w:rStyle w:val="a4"/>
            <w:noProof/>
            <w:lang w:val="en"/>
          </w:rPr>
          <w:t xml:space="preserve">Structure of Data </w:t>
        </w:r>
        <w:r w:rsidRPr="00AE586E">
          <w:rPr>
            <w:rStyle w:val="a4"/>
            <w:noProof/>
          </w:rPr>
          <w:t>Buffer</w:t>
        </w:r>
        <w:r>
          <w:rPr>
            <w:noProof/>
            <w:webHidden/>
          </w:rPr>
          <w:tab/>
        </w:r>
        <w:r>
          <w:rPr>
            <w:noProof/>
            <w:webHidden/>
          </w:rPr>
          <w:fldChar w:fldCharType="begin"/>
        </w:r>
        <w:r>
          <w:rPr>
            <w:noProof/>
            <w:webHidden/>
          </w:rPr>
          <w:instrText xml:space="preserve"> PAGEREF _Toc63179390 \h </w:instrText>
        </w:r>
      </w:ins>
      <w:r>
        <w:rPr>
          <w:noProof/>
          <w:webHidden/>
        </w:rPr>
      </w:r>
      <w:r>
        <w:rPr>
          <w:noProof/>
          <w:webHidden/>
        </w:rPr>
        <w:fldChar w:fldCharType="separate"/>
      </w:r>
      <w:ins w:id="1312" w:author="t_竹沢 公佑" w:date="2021-02-02T17:29:00Z">
        <w:r>
          <w:rPr>
            <w:noProof/>
            <w:webHidden/>
          </w:rPr>
          <w:t>50</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13" w:author="t_竹沢 公佑" w:date="2021-02-02T17:29:00Z"/>
          <w:rFonts w:ascii="Century" w:eastAsia="ＭＳ 明朝" w:hAnsi="Century" w:cs="Times New Roman"/>
          <w:noProof/>
          <w:kern w:val="2"/>
          <w:sz w:val="21"/>
          <w:szCs w:val="22"/>
        </w:rPr>
      </w:pPr>
      <w:ins w:id="1314"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"_Toc63179391"</w:instrText>
        </w:r>
        <w:r w:rsidRPr="00AE586E">
          <w:rPr>
            <w:rStyle w:val="a4"/>
            <w:noProof/>
          </w:rPr>
          <w:instrText xml:space="preserve"> </w:instrText>
        </w:r>
        <w:r w:rsidRPr="00AE586E">
          <w:rPr>
            <w:rStyle w:val="a4"/>
            <w:noProof/>
          </w:rPr>
          <w:fldChar w:fldCharType="separate"/>
        </w:r>
        <w:r w:rsidRPr="00AE586E">
          <w:rPr>
            <w:rStyle w:val="a4"/>
            <w:noProof/>
          </w:rPr>
          <w:t>2.1.</w:t>
        </w:r>
        <w:r w:rsidRPr="00FC7530">
          <w:rPr>
            <w:rFonts w:ascii="Century" w:eastAsia="ＭＳ 明朝" w:hAnsi="Century" w:cs="Times New Roman"/>
            <w:noProof/>
            <w:kern w:val="2"/>
            <w:sz w:val="21"/>
            <w:szCs w:val="22"/>
          </w:rPr>
          <w:tab/>
        </w:r>
        <w:r w:rsidRPr="00AE586E">
          <w:rPr>
            <w:rStyle w:val="a4"/>
            <w:noProof/>
            <w:lang w:val="en"/>
          </w:rPr>
          <w:t xml:space="preserve">Structure of Host Receive Ring </w:t>
        </w:r>
        <w:r w:rsidRPr="00AE586E">
          <w:rPr>
            <w:rStyle w:val="a4"/>
            <w:noProof/>
          </w:rPr>
          <w:t>Buffer</w:t>
        </w:r>
        <w:r>
          <w:rPr>
            <w:noProof/>
            <w:webHidden/>
          </w:rPr>
          <w:tab/>
        </w:r>
        <w:r>
          <w:rPr>
            <w:noProof/>
            <w:webHidden/>
          </w:rPr>
          <w:fldChar w:fldCharType="begin"/>
        </w:r>
        <w:r>
          <w:rPr>
            <w:noProof/>
            <w:webHidden/>
          </w:rPr>
          <w:instrText xml:space="preserve"> PAGEREF _Toc63179391 \h </w:instrText>
        </w:r>
      </w:ins>
      <w:r>
        <w:rPr>
          <w:noProof/>
          <w:webHidden/>
        </w:rPr>
      </w:r>
      <w:r>
        <w:rPr>
          <w:noProof/>
          <w:webHidden/>
        </w:rPr>
        <w:fldChar w:fldCharType="separate"/>
      </w:r>
      <w:ins w:id="1315" w:author="t_竹沢 公佑" w:date="2021-02-02T17:29:00Z">
        <w:r>
          <w:rPr>
            <w:noProof/>
            <w:webHidden/>
          </w:rPr>
          <w:t>50</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16" w:author="t_竹沢 公佑" w:date="2021-02-02T17:29:00Z"/>
          <w:rFonts w:ascii="Century" w:eastAsia="ＭＳ 明朝" w:hAnsi="Century" w:cs="Times New Roman"/>
          <w:noProof/>
          <w:kern w:val="2"/>
          <w:sz w:val="21"/>
          <w:szCs w:val="22"/>
        </w:rPr>
      </w:pPr>
      <w:ins w:id="1317"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"_Toc63179392"</w:instrText>
        </w:r>
        <w:r w:rsidRPr="00AE586E">
          <w:rPr>
            <w:rStyle w:val="a4"/>
            <w:noProof/>
          </w:rPr>
          <w:instrText xml:space="preserve"> </w:instrText>
        </w:r>
        <w:r w:rsidRPr="00AE586E">
          <w:rPr>
            <w:rStyle w:val="a4"/>
            <w:noProof/>
          </w:rPr>
          <w:fldChar w:fldCharType="separate"/>
        </w:r>
        <w:r w:rsidRPr="00AE586E">
          <w:rPr>
            <w:rStyle w:val="a4"/>
            <w:noProof/>
            <w:lang w:val="en"/>
          </w:rPr>
          <w:t>2.2.</w:t>
        </w:r>
        <w:r w:rsidRPr="00FC7530">
          <w:rPr>
            <w:rFonts w:ascii="Century" w:eastAsia="ＭＳ 明朝" w:hAnsi="Century" w:cs="Times New Roman"/>
            <w:noProof/>
            <w:kern w:val="2"/>
            <w:sz w:val="21"/>
            <w:szCs w:val="22"/>
          </w:rPr>
          <w:tab/>
        </w:r>
        <w:r w:rsidRPr="00AE586E">
          <w:rPr>
            <w:rStyle w:val="a4"/>
            <w:noProof/>
            <w:lang w:val="en"/>
          </w:rPr>
          <w:t>Structure of Host Transmission Buffer</w:t>
        </w:r>
        <w:r>
          <w:rPr>
            <w:noProof/>
            <w:webHidden/>
          </w:rPr>
          <w:tab/>
        </w:r>
        <w:r>
          <w:rPr>
            <w:noProof/>
            <w:webHidden/>
          </w:rPr>
          <w:fldChar w:fldCharType="begin"/>
        </w:r>
        <w:r>
          <w:rPr>
            <w:noProof/>
            <w:webHidden/>
          </w:rPr>
          <w:instrText xml:space="preserve"> PAGEREF _Toc63179392 \h </w:instrText>
        </w:r>
      </w:ins>
      <w:r>
        <w:rPr>
          <w:noProof/>
          <w:webHidden/>
        </w:rPr>
      </w:r>
      <w:r>
        <w:rPr>
          <w:noProof/>
          <w:webHidden/>
        </w:rPr>
        <w:fldChar w:fldCharType="separate"/>
      </w:r>
      <w:ins w:id="1318" w:author="t_竹沢 公佑" w:date="2021-02-02T17:29:00Z">
        <w:r>
          <w:rPr>
            <w:noProof/>
            <w:webHidden/>
          </w:rPr>
          <w:t>52</w:t>
        </w:r>
        <w:r>
          <w:rPr>
            <w:noProof/>
            <w:webHidden/>
          </w:rPr>
          <w:fldChar w:fldCharType="end"/>
        </w:r>
        <w:r w:rsidRPr="00AE586E">
          <w:rPr>
            <w:rStyle w:val="a4"/>
            <w:noProof/>
          </w:rPr>
          <w:fldChar w:fldCharType="end"/>
        </w:r>
      </w:ins>
    </w:p>
    <w:p w:rsidR="000B4FA1" w:rsidRPr="00FC7530" w:rsidRDefault="000B4FA1">
      <w:pPr>
        <w:pStyle w:val="10"/>
        <w:tabs>
          <w:tab w:val="left" w:pos="630"/>
          <w:tab w:val="right" w:leader="dot" w:pos="9913"/>
        </w:tabs>
        <w:rPr>
          <w:ins w:id="1319" w:author="t_竹沢 公佑" w:date="2021-02-02T17:29:00Z"/>
          <w:rFonts w:ascii="Century" w:eastAsia="ＭＳ 明朝" w:hAnsi="Century" w:cs="Times New Roman"/>
          <w:b w:val="0"/>
          <w:noProof/>
          <w:kern w:val="2"/>
          <w:sz w:val="21"/>
          <w:szCs w:val="22"/>
        </w:rPr>
      </w:pPr>
      <w:ins w:id="1320"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"_Toc63179393"</w:instrText>
        </w:r>
        <w:r w:rsidRPr="00AE586E">
          <w:rPr>
            <w:rStyle w:val="a4"/>
            <w:noProof/>
          </w:rPr>
          <w:instrText xml:space="preserve"> </w:instrText>
        </w:r>
        <w:r w:rsidRPr="00AE586E">
          <w:rPr>
            <w:rStyle w:val="a4"/>
            <w:noProof/>
          </w:rPr>
          <w:fldChar w:fldCharType="separate"/>
        </w:r>
        <w:r w:rsidRPr="00AE586E">
          <w:rPr>
            <w:rStyle w:val="a4"/>
            <w:noProof/>
          </w:rPr>
          <w:t>3.</w:t>
        </w:r>
        <w:r w:rsidRPr="00FC7530">
          <w:rPr>
            <w:rFonts w:ascii="Century" w:eastAsia="ＭＳ 明朝" w:hAnsi="Century" w:cs="Times New Roman"/>
            <w:b w:val="0"/>
            <w:noProof/>
            <w:kern w:val="2"/>
            <w:sz w:val="21"/>
            <w:szCs w:val="22"/>
          </w:rPr>
          <w:tab/>
        </w:r>
        <w:r w:rsidRPr="00AE586E">
          <w:rPr>
            <w:rStyle w:val="a4"/>
            <w:noProof/>
            <w:lang w:val="en"/>
          </w:rPr>
          <w:t xml:space="preserve">Format of Frame in Host Data </w:t>
        </w:r>
        <w:r w:rsidRPr="00AE586E">
          <w:rPr>
            <w:rStyle w:val="a4"/>
            <w:noProof/>
          </w:rPr>
          <w:t>Buffer</w:t>
        </w:r>
        <w:r>
          <w:rPr>
            <w:noProof/>
            <w:webHidden/>
          </w:rPr>
          <w:tab/>
        </w:r>
        <w:r>
          <w:rPr>
            <w:noProof/>
            <w:webHidden/>
          </w:rPr>
          <w:fldChar w:fldCharType="begin"/>
        </w:r>
        <w:r>
          <w:rPr>
            <w:noProof/>
            <w:webHidden/>
          </w:rPr>
          <w:instrText xml:space="preserve"> PAGEREF _Toc63179393 \h </w:instrText>
        </w:r>
      </w:ins>
      <w:r>
        <w:rPr>
          <w:noProof/>
          <w:webHidden/>
        </w:rPr>
      </w:r>
      <w:r>
        <w:rPr>
          <w:noProof/>
          <w:webHidden/>
        </w:rPr>
        <w:fldChar w:fldCharType="separate"/>
      </w:r>
      <w:ins w:id="1321" w:author="t_竹沢 公佑" w:date="2021-02-02T17:29:00Z">
        <w:r>
          <w:rPr>
            <w:noProof/>
            <w:webHidden/>
          </w:rPr>
          <w:t>53</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22" w:author="t_竹沢 公佑" w:date="2021-02-02T17:29:00Z"/>
          <w:rFonts w:ascii="Century" w:eastAsia="ＭＳ 明朝" w:hAnsi="Century" w:cs="Times New Roman"/>
          <w:noProof/>
          <w:kern w:val="2"/>
          <w:sz w:val="21"/>
          <w:szCs w:val="22"/>
        </w:rPr>
      </w:pPr>
      <w:ins w:id="1323"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"_Toc63179394"</w:instrText>
        </w:r>
        <w:r w:rsidRPr="00AE586E">
          <w:rPr>
            <w:rStyle w:val="a4"/>
            <w:noProof/>
          </w:rPr>
          <w:instrText xml:space="preserve"> </w:instrText>
        </w:r>
        <w:r w:rsidRPr="00AE586E">
          <w:rPr>
            <w:rStyle w:val="a4"/>
            <w:noProof/>
          </w:rPr>
          <w:fldChar w:fldCharType="separate"/>
        </w:r>
        <w:r w:rsidRPr="00AE586E">
          <w:rPr>
            <w:rStyle w:val="a4"/>
            <w:noProof/>
          </w:rPr>
          <w:t>3.1.</w:t>
        </w:r>
        <w:r w:rsidRPr="00FC7530">
          <w:rPr>
            <w:rFonts w:ascii="Century" w:eastAsia="ＭＳ 明朝" w:hAnsi="Century" w:cs="Times New Roman"/>
            <w:noProof/>
            <w:kern w:val="2"/>
            <w:sz w:val="21"/>
            <w:szCs w:val="22"/>
          </w:rPr>
          <w:tab/>
        </w:r>
        <w:r w:rsidRPr="00AE586E">
          <w:rPr>
            <w:rStyle w:val="a4"/>
            <w:noProof/>
            <w:lang w:val="en"/>
          </w:rPr>
          <w:t>Normal frame (DRXP F2 format)</w:t>
        </w:r>
        <w:r>
          <w:rPr>
            <w:noProof/>
            <w:webHidden/>
          </w:rPr>
          <w:tab/>
        </w:r>
        <w:r>
          <w:rPr>
            <w:noProof/>
            <w:webHidden/>
          </w:rPr>
          <w:fldChar w:fldCharType="begin"/>
        </w:r>
        <w:r>
          <w:rPr>
            <w:noProof/>
            <w:webHidden/>
          </w:rPr>
          <w:instrText xml:space="preserve"> PAGEREF _Toc63179394 \h </w:instrText>
        </w:r>
      </w:ins>
      <w:r>
        <w:rPr>
          <w:noProof/>
          <w:webHidden/>
        </w:rPr>
      </w:r>
      <w:r>
        <w:rPr>
          <w:noProof/>
          <w:webHidden/>
        </w:rPr>
        <w:fldChar w:fldCharType="separate"/>
      </w:r>
      <w:ins w:id="1324" w:author="t_竹沢 公佑" w:date="2021-02-02T17:29:00Z">
        <w:r>
          <w:rPr>
            <w:noProof/>
            <w:webHidden/>
          </w:rPr>
          <w:t>53</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325" w:author="t_竹沢 公佑" w:date="2021-02-02T17:29:00Z"/>
          <w:rFonts w:ascii="Century" w:eastAsia="ＭＳ 明朝" w:hAnsi="Century" w:cs="Times New Roman"/>
          <w:noProof/>
          <w:kern w:val="2"/>
          <w:sz w:val="21"/>
          <w:szCs w:val="22"/>
        </w:rPr>
      </w:pPr>
      <w:ins w:id="1326"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"_Toc63179395"</w:instrText>
        </w:r>
        <w:r w:rsidRPr="00AE586E">
          <w:rPr>
            <w:rStyle w:val="a4"/>
            <w:noProof/>
          </w:rPr>
          <w:instrText xml:space="preserve"> </w:instrText>
        </w:r>
        <w:r w:rsidRPr="00AE586E">
          <w:rPr>
            <w:rStyle w:val="a4"/>
            <w:noProof/>
          </w:rPr>
          <w:fldChar w:fldCharType="separate"/>
        </w:r>
        <w:r w:rsidRPr="00AE586E">
          <w:rPr>
            <w:rStyle w:val="a4"/>
            <w:noProof/>
          </w:rPr>
          <w:t>3.1.1. The kinds of normal frame (DRXP F1 format)</w:t>
        </w:r>
        <w:r>
          <w:rPr>
            <w:noProof/>
            <w:webHidden/>
          </w:rPr>
          <w:tab/>
        </w:r>
        <w:r>
          <w:rPr>
            <w:noProof/>
            <w:webHidden/>
          </w:rPr>
          <w:fldChar w:fldCharType="begin"/>
        </w:r>
        <w:r>
          <w:rPr>
            <w:noProof/>
            <w:webHidden/>
          </w:rPr>
          <w:instrText xml:space="preserve"> PAGEREF _Toc63179395 \h </w:instrText>
        </w:r>
      </w:ins>
      <w:r>
        <w:rPr>
          <w:noProof/>
          <w:webHidden/>
        </w:rPr>
      </w:r>
      <w:r>
        <w:rPr>
          <w:noProof/>
          <w:webHidden/>
        </w:rPr>
        <w:fldChar w:fldCharType="separate"/>
      </w:r>
      <w:ins w:id="1327" w:author="t_竹沢 公佑" w:date="2021-02-02T17:29:00Z">
        <w:r>
          <w:rPr>
            <w:noProof/>
            <w:webHidden/>
          </w:rPr>
          <w:t>54</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28" w:author="t_竹沢 公佑" w:date="2021-02-02T17:29:00Z"/>
          <w:rFonts w:ascii="Century" w:eastAsia="ＭＳ 明朝" w:hAnsi="Century" w:cs="Times New Roman"/>
          <w:noProof/>
          <w:kern w:val="2"/>
          <w:sz w:val="21"/>
          <w:szCs w:val="22"/>
        </w:rPr>
      </w:pPr>
      <w:ins w:id="1329"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"_Toc63179396"</w:instrText>
        </w:r>
        <w:r w:rsidRPr="00AE586E">
          <w:rPr>
            <w:rStyle w:val="a4"/>
            <w:noProof/>
          </w:rPr>
          <w:instrText xml:space="preserve"> </w:instrText>
        </w:r>
        <w:r w:rsidRPr="00AE586E">
          <w:rPr>
            <w:rStyle w:val="a4"/>
            <w:noProof/>
          </w:rPr>
          <w:fldChar w:fldCharType="separate"/>
        </w:r>
        <w:r w:rsidRPr="00AE586E">
          <w:rPr>
            <w:rStyle w:val="a4"/>
            <w:noProof/>
          </w:rPr>
          <w:t>3.2.</w:t>
        </w:r>
        <w:r w:rsidRPr="00FC7530">
          <w:rPr>
            <w:rFonts w:ascii="Century" w:eastAsia="ＭＳ 明朝" w:hAnsi="Century" w:cs="Times New Roman"/>
            <w:noProof/>
            <w:kern w:val="2"/>
            <w:sz w:val="21"/>
            <w:szCs w:val="22"/>
          </w:rPr>
          <w:tab/>
        </w:r>
        <w:r w:rsidRPr="00AE586E">
          <w:rPr>
            <w:rStyle w:val="a4"/>
            <w:noProof/>
            <w:lang w:val="en"/>
          </w:rPr>
          <w:t>Information frame</w:t>
        </w:r>
        <w:r>
          <w:rPr>
            <w:noProof/>
            <w:webHidden/>
          </w:rPr>
          <w:tab/>
        </w:r>
        <w:r>
          <w:rPr>
            <w:noProof/>
            <w:webHidden/>
          </w:rPr>
          <w:fldChar w:fldCharType="begin"/>
        </w:r>
        <w:r>
          <w:rPr>
            <w:noProof/>
            <w:webHidden/>
          </w:rPr>
          <w:instrText xml:space="preserve"> PAGEREF _Toc63179396 \h </w:instrText>
        </w:r>
      </w:ins>
      <w:r>
        <w:rPr>
          <w:noProof/>
          <w:webHidden/>
        </w:rPr>
      </w:r>
      <w:r>
        <w:rPr>
          <w:noProof/>
          <w:webHidden/>
        </w:rPr>
        <w:fldChar w:fldCharType="separate"/>
      </w:r>
      <w:ins w:id="1330" w:author="t_竹沢 公佑" w:date="2021-02-02T17:29:00Z">
        <w:r>
          <w:rPr>
            <w:noProof/>
            <w:webHidden/>
          </w:rPr>
          <w:t>55</w:t>
        </w:r>
        <w:r>
          <w:rPr>
            <w:noProof/>
            <w:webHidden/>
          </w:rPr>
          <w:fldChar w:fldCharType="end"/>
        </w:r>
        <w:r w:rsidRPr="00AE586E">
          <w:rPr>
            <w:rStyle w:val="a4"/>
            <w:noProof/>
          </w:rPr>
          <w:fldChar w:fldCharType="end"/>
        </w:r>
      </w:ins>
    </w:p>
    <w:p w:rsidR="000B4FA1" w:rsidRPr="00FC7530" w:rsidRDefault="000B4FA1">
      <w:pPr>
        <w:pStyle w:val="10"/>
        <w:tabs>
          <w:tab w:val="left" w:pos="630"/>
          <w:tab w:val="right" w:leader="dot" w:pos="9913"/>
        </w:tabs>
        <w:rPr>
          <w:ins w:id="1331" w:author="t_竹沢 公佑" w:date="2021-02-02T17:29:00Z"/>
          <w:rFonts w:ascii="Century" w:eastAsia="ＭＳ 明朝" w:hAnsi="Century" w:cs="Times New Roman"/>
          <w:b w:val="0"/>
          <w:noProof/>
          <w:kern w:val="2"/>
          <w:sz w:val="21"/>
          <w:szCs w:val="22"/>
        </w:rPr>
      </w:pPr>
      <w:ins w:id="1332"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"_Toc63179397"</w:instrText>
        </w:r>
        <w:r w:rsidRPr="00AE586E">
          <w:rPr>
            <w:rStyle w:val="a4"/>
            <w:noProof/>
          </w:rPr>
          <w:instrText xml:space="preserve"> </w:instrText>
        </w:r>
        <w:r w:rsidRPr="00AE586E">
          <w:rPr>
            <w:rStyle w:val="a4"/>
            <w:noProof/>
          </w:rPr>
          <w:fldChar w:fldCharType="separate"/>
        </w:r>
        <w:r w:rsidRPr="00AE586E">
          <w:rPr>
            <w:rStyle w:val="a4"/>
            <w:noProof/>
          </w:rPr>
          <w:t>4.</w:t>
        </w:r>
        <w:r w:rsidRPr="00FC7530">
          <w:rPr>
            <w:rFonts w:ascii="Century" w:eastAsia="ＭＳ 明朝" w:hAnsi="Century" w:cs="Times New Roman"/>
            <w:b w:val="0"/>
            <w:noProof/>
            <w:kern w:val="2"/>
            <w:sz w:val="21"/>
            <w:szCs w:val="22"/>
          </w:rPr>
          <w:tab/>
        </w:r>
        <w:r w:rsidRPr="00AE586E">
          <w:rPr>
            <w:rStyle w:val="a4"/>
            <w:noProof/>
            <w:lang w:val="en"/>
          </w:rPr>
          <w:t>Usage</w:t>
        </w:r>
        <w:r>
          <w:rPr>
            <w:noProof/>
            <w:webHidden/>
          </w:rPr>
          <w:tab/>
        </w:r>
        <w:r>
          <w:rPr>
            <w:noProof/>
            <w:webHidden/>
          </w:rPr>
          <w:fldChar w:fldCharType="begin"/>
        </w:r>
        <w:r>
          <w:rPr>
            <w:noProof/>
            <w:webHidden/>
          </w:rPr>
          <w:instrText xml:space="preserve"> PAGEREF _Toc63179397 \h </w:instrText>
        </w:r>
      </w:ins>
      <w:r>
        <w:rPr>
          <w:noProof/>
          <w:webHidden/>
        </w:rPr>
      </w:r>
      <w:r>
        <w:rPr>
          <w:noProof/>
          <w:webHidden/>
        </w:rPr>
        <w:fldChar w:fldCharType="separate"/>
      </w:r>
      <w:ins w:id="1333" w:author="t_竹沢 公佑" w:date="2021-02-02T17:29:00Z">
        <w:r>
          <w:rPr>
            <w:noProof/>
            <w:webHidden/>
          </w:rPr>
          <w:t>60</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34" w:author="t_竹沢 公佑" w:date="2021-02-02T17:29:00Z"/>
          <w:rFonts w:ascii="Century" w:eastAsia="ＭＳ 明朝" w:hAnsi="Century" w:cs="Times New Roman"/>
          <w:noProof/>
          <w:kern w:val="2"/>
          <w:sz w:val="21"/>
          <w:szCs w:val="22"/>
        </w:rPr>
      </w:pPr>
      <w:ins w:id="1335"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"_Toc63179398"</w:instrText>
        </w:r>
        <w:r w:rsidRPr="00AE586E">
          <w:rPr>
            <w:rStyle w:val="a4"/>
            <w:noProof/>
          </w:rPr>
          <w:instrText xml:space="preserve"> </w:instrText>
        </w:r>
        <w:r w:rsidRPr="00AE586E">
          <w:rPr>
            <w:rStyle w:val="a4"/>
            <w:noProof/>
          </w:rPr>
          <w:fldChar w:fldCharType="separate"/>
        </w:r>
        <w:r w:rsidRPr="00AE586E">
          <w:rPr>
            <w:rStyle w:val="a4"/>
            <w:noProof/>
          </w:rPr>
          <w:t>4.1.</w:t>
        </w:r>
        <w:r w:rsidRPr="00FC7530">
          <w:rPr>
            <w:rFonts w:ascii="Century" w:eastAsia="ＭＳ 明朝" w:hAnsi="Century" w:cs="Times New Roman"/>
            <w:noProof/>
            <w:kern w:val="2"/>
            <w:sz w:val="21"/>
            <w:szCs w:val="22"/>
          </w:rPr>
          <w:tab/>
        </w:r>
        <w:r w:rsidRPr="00AE586E">
          <w:rPr>
            <w:rStyle w:val="a4"/>
            <w:noProof/>
          </w:rPr>
          <w:t>The note on the driver use</w:t>
        </w:r>
        <w:r>
          <w:rPr>
            <w:noProof/>
            <w:webHidden/>
          </w:rPr>
          <w:tab/>
        </w:r>
        <w:r>
          <w:rPr>
            <w:noProof/>
            <w:webHidden/>
          </w:rPr>
          <w:fldChar w:fldCharType="begin"/>
        </w:r>
        <w:r>
          <w:rPr>
            <w:noProof/>
            <w:webHidden/>
          </w:rPr>
          <w:instrText xml:space="preserve"> PAGEREF _Toc63179398 \h </w:instrText>
        </w:r>
      </w:ins>
      <w:r>
        <w:rPr>
          <w:noProof/>
          <w:webHidden/>
        </w:rPr>
      </w:r>
      <w:r>
        <w:rPr>
          <w:noProof/>
          <w:webHidden/>
        </w:rPr>
        <w:fldChar w:fldCharType="separate"/>
      </w:r>
      <w:ins w:id="1336" w:author="t_竹沢 公佑" w:date="2021-02-02T17:29:00Z">
        <w:r>
          <w:rPr>
            <w:noProof/>
            <w:webHidden/>
          </w:rPr>
          <w:t>60</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37" w:author="t_竹沢 公佑" w:date="2021-02-02T17:29:00Z"/>
          <w:rFonts w:ascii="Century" w:eastAsia="ＭＳ 明朝" w:hAnsi="Century" w:cs="Times New Roman"/>
          <w:noProof/>
          <w:kern w:val="2"/>
          <w:sz w:val="21"/>
          <w:szCs w:val="22"/>
        </w:rPr>
      </w:pPr>
      <w:ins w:id="1338" w:author="t_竹沢 公佑" w:date="2021-02-02T17:29:00Z">
        <w:r w:rsidRPr="00AE586E">
          <w:rPr>
            <w:rStyle w:val="a4"/>
            <w:noProof/>
          </w:rPr>
          <w:fldChar w:fldCharType="begin"/>
        </w:r>
        <w:r w:rsidRPr="00AE586E">
          <w:rPr>
            <w:rStyle w:val="a4"/>
            <w:noProof/>
          </w:rPr>
          <w:instrText xml:space="preserve"> </w:instrText>
        </w:r>
        <w:r>
          <w:rPr>
            <w:noProof/>
          </w:rPr>
          <w:instrText>HYPERLINK \l "_Toc63179399"</w:instrText>
        </w:r>
        <w:r w:rsidRPr="00AE586E">
          <w:rPr>
            <w:rStyle w:val="a4"/>
            <w:noProof/>
          </w:rPr>
          <w:instrText xml:space="preserve"> </w:instrText>
        </w:r>
        <w:r w:rsidRPr="00AE586E">
          <w:rPr>
            <w:rStyle w:val="a4"/>
            <w:noProof/>
          </w:rPr>
          <w:fldChar w:fldCharType="separate"/>
        </w:r>
        <w:r w:rsidRPr="00AE586E">
          <w:rPr>
            <w:rStyle w:val="a4"/>
            <w:noProof/>
          </w:rPr>
          <w:t>4.2.</w:t>
        </w:r>
        <w:r w:rsidRPr="00FC7530">
          <w:rPr>
            <w:rFonts w:ascii="Century" w:eastAsia="ＭＳ 明朝" w:hAnsi="Century" w:cs="Times New Roman"/>
            <w:noProof/>
            <w:kern w:val="2"/>
            <w:sz w:val="21"/>
            <w:szCs w:val="22"/>
          </w:rPr>
          <w:tab/>
        </w:r>
        <w:r w:rsidRPr="00AE586E">
          <w:rPr>
            <w:rStyle w:val="a4"/>
            <w:noProof/>
          </w:rPr>
          <w:t>Installation of the Driver</w:t>
        </w:r>
        <w:r>
          <w:rPr>
            <w:noProof/>
            <w:webHidden/>
          </w:rPr>
          <w:tab/>
        </w:r>
        <w:r>
          <w:rPr>
            <w:noProof/>
            <w:webHidden/>
          </w:rPr>
          <w:fldChar w:fldCharType="begin"/>
        </w:r>
        <w:r>
          <w:rPr>
            <w:noProof/>
            <w:webHidden/>
          </w:rPr>
          <w:instrText xml:space="preserve"> PAGEREF _Toc63179399 \h </w:instrText>
        </w:r>
      </w:ins>
      <w:r>
        <w:rPr>
          <w:noProof/>
          <w:webHidden/>
        </w:rPr>
      </w:r>
      <w:r>
        <w:rPr>
          <w:noProof/>
          <w:webHidden/>
        </w:rPr>
        <w:fldChar w:fldCharType="separate"/>
      </w:r>
      <w:ins w:id="1339" w:author="t_竹沢 公佑" w:date="2021-02-02T17:29:00Z">
        <w:r>
          <w:rPr>
            <w:noProof/>
            <w:webHidden/>
          </w:rPr>
          <w:t>60</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40" w:author="t_竹沢 公佑" w:date="2021-02-02T17:29:00Z"/>
          <w:rFonts w:ascii="Century" w:eastAsia="ＭＳ 明朝" w:hAnsi="Century" w:cs="Times New Roman"/>
          <w:noProof/>
          <w:kern w:val="2"/>
          <w:sz w:val="21"/>
          <w:szCs w:val="22"/>
        </w:rPr>
      </w:pPr>
      <w:ins w:id="1341"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"_Toc63179401"</w:instrText>
        </w:r>
        <w:r w:rsidRPr="00AE586E">
          <w:rPr>
            <w:rStyle w:val="a4"/>
            <w:noProof/>
          </w:rPr>
          <w:instrText xml:space="preserve"> </w:instrText>
        </w:r>
        <w:r w:rsidRPr="00AE586E">
          <w:rPr>
            <w:rStyle w:val="a4"/>
            <w:noProof/>
          </w:rPr>
          <w:fldChar w:fldCharType="separate"/>
        </w:r>
        <w:r w:rsidRPr="00AE586E">
          <w:rPr>
            <w:rStyle w:val="a4"/>
            <w:noProof/>
          </w:rPr>
          <w:t>4.3.</w:t>
        </w:r>
        <w:r w:rsidRPr="00FC7530">
          <w:rPr>
            <w:rFonts w:ascii="Century" w:eastAsia="ＭＳ 明朝" w:hAnsi="Century" w:cs="Times New Roman"/>
            <w:noProof/>
            <w:kern w:val="2"/>
            <w:sz w:val="21"/>
            <w:szCs w:val="22"/>
          </w:rPr>
          <w:tab/>
        </w:r>
        <w:r w:rsidRPr="00AE586E">
          <w:rPr>
            <w:rStyle w:val="a4"/>
            <w:noProof/>
          </w:rPr>
          <w:t>Uninstallation of the Driver</w:t>
        </w:r>
        <w:r>
          <w:rPr>
            <w:noProof/>
            <w:webHidden/>
          </w:rPr>
          <w:tab/>
        </w:r>
        <w:r>
          <w:rPr>
            <w:noProof/>
            <w:webHidden/>
          </w:rPr>
          <w:fldChar w:fldCharType="begin"/>
        </w:r>
        <w:r>
          <w:rPr>
            <w:noProof/>
            <w:webHidden/>
          </w:rPr>
          <w:instrText xml:space="preserve"> PAGEREF _Toc63179401 \h </w:instrText>
        </w:r>
      </w:ins>
      <w:r>
        <w:rPr>
          <w:noProof/>
          <w:webHidden/>
        </w:rPr>
      </w:r>
      <w:r>
        <w:rPr>
          <w:noProof/>
          <w:webHidden/>
        </w:rPr>
        <w:fldChar w:fldCharType="separate"/>
      </w:r>
      <w:ins w:id="1342" w:author="t_竹沢 公佑" w:date="2021-02-02T17:29:00Z">
        <w:r>
          <w:rPr>
            <w:noProof/>
            <w:webHidden/>
          </w:rPr>
          <w:t>60</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43" w:author="t_竹沢 公佑" w:date="2021-02-02T17:29:00Z"/>
          <w:rFonts w:ascii="Century" w:eastAsia="ＭＳ 明朝" w:hAnsi="Century" w:cs="Times New Roman"/>
          <w:noProof/>
          <w:kern w:val="2"/>
          <w:sz w:val="21"/>
          <w:szCs w:val="22"/>
        </w:rPr>
      </w:pPr>
      <w:ins w:id="1344"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"_Toc63179402"</w:instrText>
        </w:r>
        <w:r w:rsidRPr="00AE586E">
          <w:rPr>
            <w:rStyle w:val="a4"/>
            <w:noProof/>
          </w:rPr>
          <w:instrText xml:space="preserve"> </w:instrText>
        </w:r>
        <w:r w:rsidRPr="00AE586E">
          <w:rPr>
            <w:rStyle w:val="a4"/>
            <w:noProof/>
          </w:rPr>
          <w:fldChar w:fldCharType="separate"/>
        </w:r>
        <w:r w:rsidRPr="00AE586E">
          <w:rPr>
            <w:rStyle w:val="a4"/>
            <w:noProof/>
          </w:rPr>
          <w:t>4.4.</w:t>
        </w:r>
        <w:r w:rsidRPr="00FC7530">
          <w:rPr>
            <w:rFonts w:ascii="Century" w:eastAsia="ＭＳ 明朝" w:hAnsi="Century" w:cs="Times New Roman"/>
            <w:noProof/>
            <w:kern w:val="2"/>
            <w:sz w:val="21"/>
            <w:szCs w:val="22"/>
          </w:rPr>
          <w:tab/>
        </w:r>
        <w:r w:rsidRPr="00AE586E">
          <w:rPr>
            <w:rStyle w:val="a4"/>
            <w:noProof/>
          </w:rPr>
          <w:t>Example of reception</w:t>
        </w:r>
        <w:r>
          <w:rPr>
            <w:noProof/>
            <w:webHidden/>
          </w:rPr>
          <w:tab/>
        </w:r>
        <w:r>
          <w:rPr>
            <w:noProof/>
            <w:webHidden/>
          </w:rPr>
          <w:fldChar w:fldCharType="begin"/>
        </w:r>
        <w:r>
          <w:rPr>
            <w:noProof/>
            <w:webHidden/>
          </w:rPr>
          <w:instrText xml:space="preserve"> PAGEREF _Toc63179402 \h </w:instrText>
        </w:r>
      </w:ins>
      <w:r>
        <w:rPr>
          <w:noProof/>
          <w:webHidden/>
        </w:rPr>
      </w:r>
      <w:r>
        <w:rPr>
          <w:noProof/>
          <w:webHidden/>
        </w:rPr>
        <w:fldChar w:fldCharType="separate"/>
      </w:r>
      <w:ins w:id="1345" w:author="t_竹沢 公佑" w:date="2021-02-02T17:29:00Z">
        <w:r>
          <w:rPr>
            <w:noProof/>
            <w:webHidden/>
          </w:rPr>
          <w:t>61</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46" w:author="t_竹沢 公佑" w:date="2021-02-02T17:29:00Z"/>
          <w:rFonts w:ascii="Century" w:eastAsia="ＭＳ 明朝" w:hAnsi="Century" w:cs="Times New Roman"/>
          <w:noProof/>
          <w:kern w:val="2"/>
          <w:sz w:val="21"/>
          <w:szCs w:val="22"/>
        </w:rPr>
      </w:pPr>
      <w:ins w:id="1347"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"_Toc63179403"</w:instrText>
        </w:r>
        <w:r w:rsidRPr="00AE586E">
          <w:rPr>
            <w:rStyle w:val="a4"/>
            <w:noProof/>
          </w:rPr>
          <w:instrText xml:space="preserve"> </w:instrText>
        </w:r>
        <w:r w:rsidRPr="00AE586E">
          <w:rPr>
            <w:rStyle w:val="a4"/>
            <w:noProof/>
          </w:rPr>
          <w:fldChar w:fldCharType="separate"/>
        </w:r>
        <w:r w:rsidRPr="00AE586E">
          <w:rPr>
            <w:rStyle w:val="a4"/>
            <w:noProof/>
          </w:rPr>
          <w:t>4.5.</w:t>
        </w:r>
        <w:r w:rsidRPr="00FC7530">
          <w:rPr>
            <w:rFonts w:ascii="Century" w:eastAsia="ＭＳ 明朝" w:hAnsi="Century" w:cs="Times New Roman"/>
            <w:noProof/>
            <w:kern w:val="2"/>
            <w:sz w:val="21"/>
            <w:szCs w:val="22"/>
          </w:rPr>
          <w:tab/>
        </w:r>
        <w:r w:rsidRPr="00AE586E">
          <w:rPr>
            <w:rStyle w:val="a4"/>
            <w:noProof/>
          </w:rPr>
          <w:t>Example of transmission</w:t>
        </w:r>
        <w:r>
          <w:rPr>
            <w:noProof/>
            <w:webHidden/>
          </w:rPr>
          <w:tab/>
        </w:r>
        <w:r>
          <w:rPr>
            <w:noProof/>
            <w:webHidden/>
          </w:rPr>
          <w:fldChar w:fldCharType="begin"/>
        </w:r>
        <w:r>
          <w:rPr>
            <w:noProof/>
            <w:webHidden/>
          </w:rPr>
          <w:instrText xml:space="preserve"> PAGEREF _Toc63179403 \h </w:instrText>
        </w:r>
      </w:ins>
      <w:r>
        <w:rPr>
          <w:noProof/>
          <w:webHidden/>
        </w:rPr>
      </w:r>
      <w:r>
        <w:rPr>
          <w:noProof/>
          <w:webHidden/>
        </w:rPr>
        <w:fldChar w:fldCharType="separate"/>
      </w:r>
      <w:ins w:id="1348" w:author="t_竹沢 公佑" w:date="2021-02-02T17:29:00Z">
        <w:r>
          <w:rPr>
            <w:noProof/>
            <w:webHidden/>
          </w:rPr>
          <w:t>64</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49" w:author="t_竹沢 公佑" w:date="2021-02-02T17:29:00Z"/>
          <w:rFonts w:ascii="Century" w:eastAsia="ＭＳ 明朝" w:hAnsi="Century" w:cs="Times New Roman"/>
          <w:noProof/>
          <w:kern w:val="2"/>
          <w:sz w:val="21"/>
          <w:szCs w:val="22"/>
        </w:rPr>
      </w:pPr>
      <w:ins w:id="1350"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"_Toc63179404"</w:instrText>
        </w:r>
        <w:r w:rsidRPr="00AE586E">
          <w:rPr>
            <w:rStyle w:val="a4"/>
            <w:noProof/>
          </w:rPr>
          <w:instrText xml:space="preserve"> </w:instrText>
        </w:r>
        <w:r w:rsidRPr="00AE586E">
          <w:rPr>
            <w:rStyle w:val="a4"/>
            <w:noProof/>
          </w:rPr>
          <w:fldChar w:fldCharType="separate"/>
        </w:r>
        <w:r w:rsidRPr="00AE586E">
          <w:rPr>
            <w:rStyle w:val="a4"/>
            <w:noProof/>
          </w:rPr>
          <w:t>4.6.</w:t>
        </w:r>
        <w:r w:rsidRPr="00FC7530">
          <w:rPr>
            <w:rFonts w:ascii="Century" w:eastAsia="ＭＳ 明朝" w:hAnsi="Century" w:cs="Times New Roman"/>
            <w:noProof/>
            <w:kern w:val="2"/>
            <w:sz w:val="21"/>
            <w:szCs w:val="22"/>
          </w:rPr>
          <w:tab/>
        </w:r>
        <w:r w:rsidRPr="00AE586E">
          <w:rPr>
            <w:rStyle w:val="a4"/>
            <w:noProof/>
          </w:rPr>
          <w:t>How to see the device driver logs</w:t>
        </w:r>
        <w:r>
          <w:rPr>
            <w:noProof/>
            <w:webHidden/>
          </w:rPr>
          <w:tab/>
        </w:r>
        <w:r>
          <w:rPr>
            <w:noProof/>
            <w:webHidden/>
          </w:rPr>
          <w:fldChar w:fldCharType="begin"/>
        </w:r>
        <w:r>
          <w:rPr>
            <w:noProof/>
            <w:webHidden/>
          </w:rPr>
          <w:instrText xml:space="preserve"> PAGEREF _Toc63179404 \h </w:instrText>
        </w:r>
      </w:ins>
      <w:r>
        <w:rPr>
          <w:noProof/>
          <w:webHidden/>
        </w:rPr>
      </w:r>
      <w:r>
        <w:rPr>
          <w:noProof/>
          <w:webHidden/>
        </w:rPr>
        <w:fldChar w:fldCharType="separate"/>
      </w:r>
      <w:ins w:id="1351" w:author="t_竹沢 公佑" w:date="2021-02-02T17:29:00Z">
        <w:r>
          <w:rPr>
            <w:noProof/>
            <w:webHidden/>
          </w:rPr>
          <w:t>66</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352" w:author="t_竹沢 公佑" w:date="2021-02-02T17:29:00Z"/>
          <w:rFonts w:ascii="Century" w:eastAsia="ＭＳ 明朝" w:hAnsi="Century" w:cs="Times New Roman"/>
          <w:noProof/>
          <w:kern w:val="2"/>
          <w:sz w:val="21"/>
          <w:szCs w:val="22"/>
        </w:rPr>
      </w:pPr>
      <w:ins w:id="1353"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"_Toc63179405"</w:instrText>
        </w:r>
        <w:r w:rsidRPr="00AE586E">
          <w:rPr>
            <w:rStyle w:val="a4"/>
            <w:noProof/>
          </w:rPr>
          <w:instrText xml:space="preserve"> </w:instrText>
        </w:r>
        <w:r w:rsidRPr="00AE586E">
          <w:rPr>
            <w:rStyle w:val="a4"/>
            <w:noProof/>
          </w:rPr>
          <w:fldChar w:fldCharType="separate"/>
        </w:r>
        <w:r w:rsidRPr="00AE586E">
          <w:rPr>
            <w:rStyle w:val="a4"/>
            <w:noProof/>
          </w:rPr>
          <w:t>4.6.1. Log format</w:t>
        </w:r>
        <w:r>
          <w:rPr>
            <w:noProof/>
            <w:webHidden/>
          </w:rPr>
          <w:tab/>
        </w:r>
        <w:r>
          <w:rPr>
            <w:noProof/>
            <w:webHidden/>
          </w:rPr>
          <w:fldChar w:fldCharType="begin"/>
        </w:r>
        <w:r>
          <w:rPr>
            <w:noProof/>
            <w:webHidden/>
          </w:rPr>
          <w:instrText xml:space="preserve"> PAGEREF _Toc63179405 \h </w:instrText>
        </w:r>
      </w:ins>
      <w:r>
        <w:rPr>
          <w:noProof/>
          <w:webHidden/>
        </w:rPr>
      </w:r>
      <w:r>
        <w:rPr>
          <w:noProof/>
          <w:webHidden/>
        </w:rPr>
        <w:fldChar w:fldCharType="separate"/>
      </w:r>
      <w:ins w:id="1354" w:author="t_竹沢 公佑" w:date="2021-02-02T17:29:00Z">
        <w:r>
          <w:rPr>
            <w:noProof/>
            <w:webHidden/>
          </w:rPr>
          <w:t>67</w:t>
        </w:r>
        <w:r>
          <w:rPr>
            <w:noProof/>
            <w:webHidden/>
          </w:rPr>
          <w:fldChar w:fldCharType="end"/>
        </w:r>
        <w:r w:rsidRPr="00AE586E">
          <w:rPr>
            <w:rStyle w:val="a4"/>
            <w:noProof/>
          </w:rPr>
          <w:fldChar w:fldCharType="end"/>
        </w:r>
      </w:ins>
    </w:p>
    <w:p w:rsidR="000B4FA1" w:rsidRPr="00FC7530" w:rsidRDefault="000B4FA1">
      <w:pPr>
        <w:pStyle w:val="10"/>
        <w:tabs>
          <w:tab w:val="left" w:pos="630"/>
          <w:tab w:val="right" w:leader="dot" w:pos="9913"/>
        </w:tabs>
        <w:rPr>
          <w:ins w:id="1355" w:author="t_竹沢 公佑" w:date="2021-02-02T17:29:00Z"/>
          <w:rFonts w:ascii="Century" w:eastAsia="ＭＳ 明朝" w:hAnsi="Century" w:cs="Times New Roman"/>
          <w:b w:val="0"/>
          <w:noProof/>
          <w:kern w:val="2"/>
          <w:sz w:val="21"/>
          <w:szCs w:val="22"/>
        </w:rPr>
      </w:pPr>
      <w:ins w:id="1356"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"_Toc63179406"</w:instrText>
        </w:r>
        <w:r w:rsidRPr="00AE586E">
          <w:rPr>
            <w:rStyle w:val="a4"/>
            <w:noProof/>
          </w:rPr>
          <w:instrText xml:space="preserve"> </w:instrText>
        </w:r>
        <w:r w:rsidRPr="00AE586E">
          <w:rPr>
            <w:rStyle w:val="a4"/>
            <w:noProof/>
          </w:rPr>
          <w:fldChar w:fldCharType="separate"/>
        </w:r>
        <w:r w:rsidRPr="00AE586E">
          <w:rPr>
            <w:rStyle w:val="a4"/>
            <w:noProof/>
          </w:rPr>
          <w:t>5.</w:t>
        </w:r>
        <w:r w:rsidRPr="00FC7530">
          <w:rPr>
            <w:rFonts w:ascii="Century" w:eastAsia="ＭＳ 明朝" w:hAnsi="Century" w:cs="Times New Roman"/>
            <w:b w:val="0"/>
            <w:noProof/>
            <w:kern w:val="2"/>
            <w:sz w:val="21"/>
            <w:szCs w:val="22"/>
          </w:rPr>
          <w:tab/>
        </w:r>
        <w:r w:rsidRPr="00AE586E">
          <w:rPr>
            <w:rStyle w:val="a4"/>
            <w:noProof/>
          </w:rPr>
          <w:t>API detailed description</w:t>
        </w:r>
        <w:r>
          <w:rPr>
            <w:noProof/>
            <w:webHidden/>
          </w:rPr>
          <w:tab/>
        </w:r>
        <w:r>
          <w:rPr>
            <w:noProof/>
            <w:webHidden/>
          </w:rPr>
          <w:fldChar w:fldCharType="begin"/>
        </w:r>
        <w:r>
          <w:rPr>
            <w:noProof/>
            <w:webHidden/>
          </w:rPr>
          <w:instrText xml:space="preserve"> PAGEREF _Toc63179406 \h </w:instrText>
        </w:r>
      </w:ins>
      <w:r>
        <w:rPr>
          <w:noProof/>
          <w:webHidden/>
        </w:rPr>
      </w:r>
      <w:r>
        <w:rPr>
          <w:noProof/>
          <w:webHidden/>
        </w:rPr>
        <w:fldChar w:fldCharType="separate"/>
      </w:r>
      <w:ins w:id="1357" w:author="t_竹沢 公佑" w:date="2021-02-02T17:29:00Z">
        <w:r>
          <w:rPr>
            <w:noProof/>
            <w:webHidden/>
          </w:rPr>
          <w:t>68</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58" w:author="t_竹沢 公佑" w:date="2021-02-02T17:29:00Z"/>
          <w:rFonts w:ascii="Century" w:eastAsia="ＭＳ 明朝" w:hAnsi="Century" w:cs="Times New Roman"/>
          <w:noProof/>
          <w:kern w:val="2"/>
          <w:sz w:val="21"/>
          <w:szCs w:val="22"/>
        </w:rPr>
      </w:pPr>
      <w:ins w:id="1359"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"_Toc63179407"</w:instrText>
        </w:r>
        <w:r w:rsidRPr="00AE586E">
          <w:rPr>
            <w:rStyle w:val="a4"/>
            <w:noProof/>
          </w:rPr>
          <w:instrText xml:space="preserve"> </w:instrText>
        </w:r>
        <w:r w:rsidRPr="00AE586E">
          <w:rPr>
            <w:rStyle w:val="a4"/>
            <w:noProof/>
          </w:rPr>
          <w:fldChar w:fldCharType="separate"/>
        </w:r>
        <w:r w:rsidRPr="00AE586E">
          <w:rPr>
            <w:rStyle w:val="a4"/>
            <w:noProof/>
          </w:rPr>
          <w:t>5.1.</w:t>
        </w:r>
        <w:r w:rsidRPr="00FC7530">
          <w:rPr>
            <w:rFonts w:ascii="Century" w:eastAsia="ＭＳ 明朝" w:hAnsi="Century" w:cs="Times New Roman"/>
            <w:noProof/>
            <w:kern w:val="2"/>
            <w:sz w:val="21"/>
            <w:szCs w:val="22"/>
          </w:rPr>
          <w:tab/>
        </w:r>
        <w:r w:rsidRPr="00AE586E">
          <w:rPr>
            <w:rStyle w:val="a4"/>
            <w:noProof/>
            <w:lang w:val="en"/>
          </w:rPr>
          <w:t>open</w:t>
        </w:r>
        <w:r>
          <w:rPr>
            <w:noProof/>
            <w:webHidden/>
          </w:rPr>
          <w:tab/>
        </w:r>
        <w:r>
          <w:rPr>
            <w:noProof/>
            <w:webHidden/>
          </w:rPr>
          <w:fldChar w:fldCharType="begin"/>
        </w:r>
        <w:r>
          <w:rPr>
            <w:noProof/>
            <w:webHidden/>
          </w:rPr>
          <w:instrText xml:space="preserve"> PAGEREF _Toc63179407 \h </w:instrText>
        </w:r>
      </w:ins>
      <w:r>
        <w:rPr>
          <w:noProof/>
          <w:webHidden/>
        </w:rPr>
      </w:r>
      <w:r>
        <w:rPr>
          <w:noProof/>
          <w:webHidden/>
        </w:rPr>
        <w:fldChar w:fldCharType="separate"/>
      </w:r>
      <w:ins w:id="1360" w:author="t_竹沢 公佑" w:date="2021-02-02T17:29:00Z">
        <w:r>
          <w:rPr>
            <w:noProof/>
            <w:webHidden/>
          </w:rPr>
          <w:t>68</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61" w:author="t_竹沢 公佑" w:date="2021-02-02T17:29:00Z"/>
          <w:rFonts w:ascii="Century" w:eastAsia="ＭＳ 明朝" w:hAnsi="Century" w:cs="Times New Roman"/>
          <w:noProof/>
          <w:kern w:val="2"/>
          <w:sz w:val="21"/>
          <w:szCs w:val="22"/>
        </w:rPr>
      </w:pPr>
      <w:ins w:id="1362"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"_Toc63179408"</w:instrText>
        </w:r>
        <w:r w:rsidRPr="00AE586E">
          <w:rPr>
            <w:rStyle w:val="a4"/>
            <w:noProof/>
          </w:rPr>
          <w:instrText xml:space="preserve"> </w:instrText>
        </w:r>
        <w:r w:rsidRPr="00AE586E">
          <w:rPr>
            <w:rStyle w:val="a4"/>
            <w:noProof/>
          </w:rPr>
          <w:fldChar w:fldCharType="separate"/>
        </w:r>
        <w:r w:rsidRPr="00AE586E">
          <w:rPr>
            <w:rStyle w:val="a4"/>
            <w:noProof/>
          </w:rPr>
          <w:t>5.2.</w:t>
        </w:r>
        <w:r w:rsidRPr="00FC7530">
          <w:rPr>
            <w:rFonts w:ascii="Century" w:eastAsia="ＭＳ 明朝" w:hAnsi="Century" w:cs="Times New Roman"/>
            <w:noProof/>
            <w:kern w:val="2"/>
            <w:sz w:val="21"/>
            <w:szCs w:val="22"/>
          </w:rPr>
          <w:tab/>
        </w:r>
        <w:r w:rsidRPr="00AE586E">
          <w:rPr>
            <w:rStyle w:val="a4"/>
            <w:noProof/>
            <w:lang w:val="en"/>
          </w:rPr>
          <w:t>close</w:t>
        </w:r>
        <w:r>
          <w:rPr>
            <w:noProof/>
            <w:webHidden/>
          </w:rPr>
          <w:tab/>
        </w:r>
        <w:r>
          <w:rPr>
            <w:noProof/>
            <w:webHidden/>
          </w:rPr>
          <w:fldChar w:fldCharType="begin"/>
        </w:r>
        <w:r>
          <w:rPr>
            <w:noProof/>
            <w:webHidden/>
          </w:rPr>
          <w:instrText xml:space="preserve"> PAGEREF _Toc63179408 \h </w:instrText>
        </w:r>
      </w:ins>
      <w:r>
        <w:rPr>
          <w:noProof/>
          <w:webHidden/>
        </w:rPr>
      </w:r>
      <w:r>
        <w:rPr>
          <w:noProof/>
          <w:webHidden/>
        </w:rPr>
        <w:fldChar w:fldCharType="separate"/>
      </w:r>
      <w:ins w:id="1363" w:author="t_竹沢 公佑" w:date="2021-02-02T17:29:00Z">
        <w:r>
          <w:rPr>
            <w:noProof/>
            <w:webHidden/>
          </w:rPr>
          <w:t>70</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64" w:author="t_竹沢 公佑" w:date="2021-02-02T17:29:00Z"/>
          <w:rFonts w:ascii="Century" w:eastAsia="ＭＳ 明朝" w:hAnsi="Century" w:cs="Times New Roman"/>
          <w:noProof/>
          <w:kern w:val="2"/>
          <w:sz w:val="21"/>
          <w:szCs w:val="22"/>
        </w:rPr>
      </w:pPr>
      <w:ins w:id="1365"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"_Toc63179409"</w:instrText>
        </w:r>
        <w:r w:rsidRPr="00AE586E">
          <w:rPr>
            <w:rStyle w:val="a4"/>
            <w:noProof/>
          </w:rPr>
          <w:instrText xml:space="preserve"> </w:instrText>
        </w:r>
        <w:r w:rsidRPr="00AE586E">
          <w:rPr>
            <w:rStyle w:val="a4"/>
            <w:noProof/>
          </w:rPr>
          <w:fldChar w:fldCharType="separate"/>
        </w:r>
        <w:r w:rsidRPr="00AE586E">
          <w:rPr>
            <w:rStyle w:val="a4"/>
            <w:noProof/>
          </w:rPr>
          <w:t>5.3.</w:t>
        </w:r>
        <w:r w:rsidRPr="00FC7530">
          <w:rPr>
            <w:rFonts w:ascii="Century" w:eastAsia="ＭＳ 明朝" w:hAnsi="Century" w:cs="Times New Roman"/>
            <w:noProof/>
            <w:kern w:val="2"/>
            <w:sz w:val="21"/>
            <w:szCs w:val="22"/>
          </w:rPr>
          <w:tab/>
        </w:r>
        <w:r w:rsidRPr="00AE586E">
          <w:rPr>
            <w:rStyle w:val="a4"/>
            <w:noProof/>
          </w:rPr>
          <w:t>mmap</w:t>
        </w:r>
        <w:r>
          <w:rPr>
            <w:noProof/>
            <w:webHidden/>
          </w:rPr>
          <w:tab/>
        </w:r>
        <w:r>
          <w:rPr>
            <w:noProof/>
            <w:webHidden/>
          </w:rPr>
          <w:fldChar w:fldCharType="begin"/>
        </w:r>
        <w:r>
          <w:rPr>
            <w:noProof/>
            <w:webHidden/>
          </w:rPr>
          <w:instrText xml:space="preserve"> PAGEREF _Toc63179409 \h </w:instrText>
        </w:r>
      </w:ins>
      <w:r>
        <w:rPr>
          <w:noProof/>
          <w:webHidden/>
        </w:rPr>
      </w:r>
      <w:r>
        <w:rPr>
          <w:noProof/>
          <w:webHidden/>
        </w:rPr>
        <w:fldChar w:fldCharType="separate"/>
      </w:r>
      <w:ins w:id="1366" w:author="t_竹沢 公佑" w:date="2021-02-02T17:29:00Z">
        <w:r>
          <w:rPr>
            <w:noProof/>
            <w:webHidden/>
          </w:rPr>
          <w:t>71</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67" w:author="t_竹沢 公佑" w:date="2021-02-02T17:29:00Z"/>
          <w:rFonts w:ascii="Century" w:eastAsia="ＭＳ 明朝" w:hAnsi="Century" w:cs="Times New Roman"/>
          <w:noProof/>
          <w:kern w:val="2"/>
          <w:sz w:val="21"/>
          <w:szCs w:val="22"/>
        </w:rPr>
      </w:pPr>
      <w:ins w:id="1368"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"_Toc63179410"</w:instrText>
        </w:r>
        <w:r w:rsidRPr="00AE586E">
          <w:rPr>
            <w:rStyle w:val="a4"/>
            <w:noProof/>
          </w:rPr>
          <w:instrText xml:space="preserve"> </w:instrText>
        </w:r>
        <w:r w:rsidRPr="00AE586E">
          <w:rPr>
            <w:rStyle w:val="a4"/>
            <w:noProof/>
          </w:rPr>
          <w:fldChar w:fldCharType="separate"/>
        </w:r>
        <w:r w:rsidRPr="00AE586E">
          <w:rPr>
            <w:rStyle w:val="a4"/>
            <w:noProof/>
          </w:rPr>
          <w:t>5.4.</w:t>
        </w:r>
        <w:r w:rsidRPr="00FC7530">
          <w:rPr>
            <w:rFonts w:ascii="Century" w:eastAsia="ＭＳ 明朝" w:hAnsi="Century" w:cs="Times New Roman"/>
            <w:noProof/>
            <w:kern w:val="2"/>
            <w:sz w:val="21"/>
            <w:szCs w:val="22"/>
          </w:rPr>
          <w:tab/>
        </w:r>
        <w:r w:rsidRPr="00AE586E">
          <w:rPr>
            <w:rStyle w:val="a4"/>
            <w:noProof/>
          </w:rPr>
          <w:t>munmap</w:t>
        </w:r>
        <w:r>
          <w:rPr>
            <w:noProof/>
            <w:webHidden/>
          </w:rPr>
          <w:tab/>
        </w:r>
        <w:r>
          <w:rPr>
            <w:noProof/>
            <w:webHidden/>
          </w:rPr>
          <w:fldChar w:fldCharType="begin"/>
        </w:r>
        <w:r>
          <w:rPr>
            <w:noProof/>
            <w:webHidden/>
          </w:rPr>
          <w:instrText xml:space="preserve"> PAGEREF _Toc63179410 \h </w:instrText>
        </w:r>
      </w:ins>
      <w:r>
        <w:rPr>
          <w:noProof/>
          <w:webHidden/>
        </w:rPr>
      </w:r>
      <w:r>
        <w:rPr>
          <w:noProof/>
          <w:webHidden/>
        </w:rPr>
        <w:fldChar w:fldCharType="separate"/>
      </w:r>
      <w:ins w:id="1369" w:author="t_竹沢 公佑" w:date="2021-02-02T17:29:00Z">
        <w:r>
          <w:rPr>
            <w:noProof/>
            <w:webHidden/>
          </w:rPr>
          <w:t>72</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370" w:author="t_竹沢 公佑" w:date="2021-02-02T17:29:00Z"/>
          <w:rFonts w:ascii="Century" w:eastAsia="ＭＳ 明朝" w:hAnsi="Century" w:cs="Times New Roman"/>
          <w:noProof/>
          <w:kern w:val="2"/>
          <w:sz w:val="21"/>
          <w:szCs w:val="22"/>
        </w:rPr>
      </w:pPr>
      <w:ins w:id="1371"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"_Toc63179411"</w:instrText>
        </w:r>
        <w:r w:rsidRPr="00AE586E">
          <w:rPr>
            <w:rStyle w:val="a4"/>
            <w:noProof/>
          </w:rPr>
          <w:instrText xml:space="preserve"> </w:instrText>
        </w:r>
        <w:r w:rsidRPr="00AE586E">
          <w:rPr>
            <w:rStyle w:val="a4"/>
            <w:noProof/>
          </w:rPr>
          <w:fldChar w:fldCharType="separate"/>
        </w:r>
        <w:r w:rsidRPr="00AE586E">
          <w:rPr>
            <w:rStyle w:val="a4"/>
            <w:noProof/>
          </w:rPr>
          <w:t>5.5.</w:t>
        </w:r>
        <w:r w:rsidRPr="00FC7530">
          <w:rPr>
            <w:rFonts w:ascii="Century" w:eastAsia="ＭＳ 明朝" w:hAnsi="Century" w:cs="Times New Roman"/>
            <w:noProof/>
            <w:kern w:val="2"/>
            <w:sz w:val="21"/>
            <w:szCs w:val="22"/>
          </w:rPr>
          <w:tab/>
        </w:r>
        <w:r w:rsidRPr="00AE586E">
          <w:rPr>
            <w:rStyle w:val="a4"/>
            <w:noProof/>
          </w:rPr>
          <w:t>ioctl</w:t>
        </w:r>
        <w:r>
          <w:rPr>
            <w:noProof/>
            <w:webHidden/>
          </w:rPr>
          <w:tab/>
        </w:r>
        <w:r>
          <w:rPr>
            <w:noProof/>
            <w:webHidden/>
          </w:rPr>
          <w:fldChar w:fldCharType="begin"/>
        </w:r>
        <w:r>
          <w:rPr>
            <w:noProof/>
            <w:webHidden/>
          </w:rPr>
          <w:instrText xml:space="preserve"> PAGEREF _Toc63179411 \h </w:instrText>
        </w:r>
      </w:ins>
      <w:r>
        <w:rPr>
          <w:noProof/>
          <w:webHidden/>
        </w:rPr>
      </w:r>
      <w:r>
        <w:rPr>
          <w:noProof/>
          <w:webHidden/>
        </w:rPr>
        <w:fldChar w:fldCharType="separate"/>
      </w:r>
      <w:ins w:id="1372" w:author="t_竹沢 公佑" w:date="2021-02-02T17:29:00Z">
        <w:r>
          <w:rPr>
            <w:noProof/>
            <w:webHidden/>
          </w:rPr>
          <w:t>73</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373" w:author="t_竹沢 公佑" w:date="2021-02-02T17:29:00Z"/>
          <w:rFonts w:ascii="Century" w:eastAsia="ＭＳ 明朝" w:hAnsi="Century" w:cs="Times New Roman"/>
          <w:noProof/>
          <w:kern w:val="2"/>
          <w:sz w:val="21"/>
          <w:szCs w:val="22"/>
        </w:rPr>
      </w:pPr>
      <w:ins w:id="1374"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"_Toc63179412"</w:instrText>
        </w:r>
        <w:r w:rsidRPr="00AE586E">
          <w:rPr>
            <w:rStyle w:val="a4"/>
            <w:noProof/>
          </w:rPr>
          <w:instrText xml:space="preserve"> </w:instrText>
        </w:r>
        <w:r w:rsidRPr="00AE586E">
          <w:rPr>
            <w:rStyle w:val="a4"/>
            <w:noProof/>
          </w:rPr>
          <w:fldChar w:fldCharType="separate"/>
        </w:r>
        <w:r w:rsidRPr="00AE586E">
          <w:rPr>
            <w:rStyle w:val="a4"/>
            <w:noProof/>
          </w:rPr>
          <w:t>5.5.1. Command :DRXPD INIT</w:t>
        </w:r>
        <w:r>
          <w:rPr>
            <w:noProof/>
            <w:webHidden/>
          </w:rPr>
          <w:tab/>
        </w:r>
        <w:r>
          <w:rPr>
            <w:noProof/>
            <w:webHidden/>
          </w:rPr>
          <w:fldChar w:fldCharType="begin"/>
        </w:r>
        <w:r>
          <w:rPr>
            <w:noProof/>
            <w:webHidden/>
          </w:rPr>
          <w:instrText xml:space="preserve"> PAGEREF _Toc63179412 \h </w:instrText>
        </w:r>
      </w:ins>
      <w:r>
        <w:rPr>
          <w:noProof/>
          <w:webHidden/>
        </w:rPr>
      </w:r>
      <w:r>
        <w:rPr>
          <w:noProof/>
          <w:webHidden/>
        </w:rPr>
        <w:fldChar w:fldCharType="separate"/>
      </w:r>
      <w:ins w:id="1375" w:author="t_竹沢 公佑" w:date="2021-02-02T17:29:00Z">
        <w:r>
          <w:rPr>
            <w:noProof/>
            <w:webHidden/>
          </w:rPr>
          <w:t>75</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376" w:author="t_竹沢 公佑" w:date="2021-02-02T17:29:00Z"/>
          <w:rFonts w:ascii="Century" w:eastAsia="ＭＳ 明朝" w:hAnsi="Century" w:cs="Times New Roman"/>
          <w:noProof/>
          <w:kern w:val="2"/>
          <w:sz w:val="21"/>
          <w:szCs w:val="22"/>
        </w:rPr>
      </w:pPr>
      <w:ins w:id="1377"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"_Toc63179413"</w:instrText>
        </w:r>
        <w:r w:rsidRPr="00AE586E">
          <w:rPr>
            <w:rStyle w:val="a4"/>
            <w:noProof/>
          </w:rPr>
          <w:instrText xml:space="preserve"> </w:instrText>
        </w:r>
        <w:r w:rsidRPr="00AE586E">
          <w:rPr>
            <w:rStyle w:val="a4"/>
            <w:noProof/>
          </w:rPr>
          <w:fldChar w:fldCharType="separate"/>
        </w:r>
        <w:r w:rsidRPr="00AE586E">
          <w:rPr>
            <w:rStyle w:val="a4"/>
            <w:noProof/>
          </w:rPr>
          <w:t>5.5.2. Command :DRXPD_SET_RCVEVT</w:t>
        </w:r>
        <w:r>
          <w:rPr>
            <w:noProof/>
            <w:webHidden/>
          </w:rPr>
          <w:tab/>
        </w:r>
        <w:r>
          <w:rPr>
            <w:noProof/>
            <w:webHidden/>
          </w:rPr>
          <w:fldChar w:fldCharType="begin"/>
        </w:r>
        <w:r>
          <w:rPr>
            <w:noProof/>
            <w:webHidden/>
          </w:rPr>
          <w:instrText xml:space="preserve"> PAGEREF _Toc63179413 \h </w:instrText>
        </w:r>
      </w:ins>
      <w:r>
        <w:rPr>
          <w:noProof/>
          <w:webHidden/>
        </w:rPr>
      </w:r>
      <w:r>
        <w:rPr>
          <w:noProof/>
          <w:webHidden/>
        </w:rPr>
        <w:fldChar w:fldCharType="separate"/>
      </w:r>
      <w:ins w:id="1378" w:author="t_竹沢 公佑" w:date="2021-02-02T17:29:00Z">
        <w:r>
          <w:rPr>
            <w:noProof/>
            <w:webHidden/>
          </w:rPr>
          <w:t>77</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379" w:author="t_竹沢 公佑" w:date="2021-02-02T17:29:00Z"/>
          <w:rFonts w:ascii="Century" w:eastAsia="ＭＳ 明朝" w:hAnsi="Century" w:cs="Times New Roman"/>
          <w:noProof/>
          <w:kern w:val="2"/>
          <w:sz w:val="21"/>
          <w:szCs w:val="22"/>
        </w:rPr>
      </w:pPr>
      <w:ins w:id="1380"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"_Toc63179414"</w:instrText>
        </w:r>
        <w:r w:rsidRPr="00AE586E">
          <w:rPr>
            <w:rStyle w:val="a4"/>
            <w:noProof/>
          </w:rPr>
          <w:instrText xml:space="preserve"> </w:instrText>
        </w:r>
        <w:r w:rsidRPr="00AE586E">
          <w:rPr>
            <w:rStyle w:val="a4"/>
            <w:noProof/>
          </w:rPr>
          <w:fldChar w:fldCharType="separate"/>
        </w:r>
        <w:r w:rsidRPr="00AE586E">
          <w:rPr>
            <w:rStyle w:val="a4"/>
            <w:noProof/>
          </w:rPr>
          <w:t>5.5.3. Command :DRXPD RCVEVTSTART</w:t>
        </w:r>
        <w:r>
          <w:rPr>
            <w:noProof/>
            <w:webHidden/>
          </w:rPr>
          <w:tab/>
        </w:r>
        <w:r>
          <w:rPr>
            <w:noProof/>
            <w:webHidden/>
          </w:rPr>
          <w:fldChar w:fldCharType="begin"/>
        </w:r>
        <w:r>
          <w:rPr>
            <w:noProof/>
            <w:webHidden/>
          </w:rPr>
          <w:instrText xml:space="preserve"> PAGEREF _Toc63179414 \h </w:instrText>
        </w:r>
      </w:ins>
      <w:r>
        <w:rPr>
          <w:noProof/>
          <w:webHidden/>
        </w:rPr>
      </w:r>
      <w:r>
        <w:rPr>
          <w:noProof/>
          <w:webHidden/>
        </w:rPr>
        <w:fldChar w:fldCharType="separate"/>
      </w:r>
      <w:ins w:id="1381" w:author="t_竹沢 公佑" w:date="2021-02-02T17:29:00Z">
        <w:r>
          <w:rPr>
            <w:noProof/>
            <w:webHidden/>
          </w:rPr>
          <w:t>79</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382" w:author="t_竹沢 公佑" w:date="2021-02-02T17:29:00Z"/>
          <w:rFonts w:ascii="Century" w:eastAsia="ＭＳ 明朝" w:hAnsi="Century" w:cs="Times New Roman"/>
          <w:noProof/>
          <w:kern w:val="2"/>
          <w:sz w:val="21"/>
          <w:szCs w:val="22"/>
        </w:rPr>
      </w:pPr>
      <w:ins w:id="1383"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"_Toc63179415"</w:instrText>
        </w:r>
        <w:r w:rsidRPr="00AE586E">
          <w:rPr>
            <w:rStyle w:val="a4"/>
            <w:noProof/>
          </w:rPr>
          <w:instrText xml:space="preserve"> </w:instrText>
        </w:r>
        <w:r w:rsidRPr="00AE586E">
          <w:rPr>
            <w:rStyle w:val="a4"/>
            <w:noProof/>
          </w:rPr>
          <w:fldChar w:fldCharType="separate"/>
        </w:r>
        <w:r w:rsidRPr="00AE586E">
          <w:rPr>
            <w:rStyle w:val="a4"/>
            <w:noProof/>
          </w:rPr>
          <w:t>5.5.4. Command :DRXPD RCVEVTSTOP</w:t>
        </w:r>
        <w:r>
          <w:rPr>
            <w:noProof/>
            <w:webHidden/>
          </w:rPr>
          <w:tab/>
        </w:r>
        <w:r>
          <w:rPr>
            <w:noProof/>
            <w:webHidden/>
          </w:rPr>
          <w:fldChar w:fldCharType="begin"/>
        </w:r>
        <w:r>
          <w:rPr>
            <w:noProof/>
            <w:webHidden/>
          </w:rPr>
          <w:instrText xml:space="preserve"> PAGEREF _Toc63179415 \h </w:instrText>
        </w:r>
      </w:ins>
      <w:r>
        <w:rPr>
          <w:noProof/>
          <w:webHidden/>
        </w:rPr>
      </w:r>
      <w:r>
        <w:rPr>
          <w:noProof/>
          <w:webHidden/>
        </w:rPr>
        <w:fldChar w:fldCharType="separate"/>
      </w:r>
      <w:ins w:id="1384" w:author="t_竹沢 公佑" w:date="2021-02-02T17:29:00Z">
        <w:r>
          <w:rPr>
            <w:noProof/>
            <w:webHidden/>
          </w:rPr>
          <w:t>81</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385" w:author="t_竹沢 公佑" w:date="2021-02-02T17:29:00Z"/>
          <w:rFonts w:ascii="Century" w:eastAsia="ＭＳ 明朝" w:hAnsi="Century" w:cs="Times New Roman"/>
          <w:noProof/>
          <w:kern w:val="2"/>
          <w:sz w:val="21"/>
          <w:szCs w:val="22"/>
        </w:rPr>
      </w:pPr>
      <w:ins w:id="1386"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"_Toc63179416"</w:instrText>
        </w:r>
        <w:r w:rsidRPr="00AE586E">
          <w:rPr>
            <w:rStyle w:val="a4"/>
            <w:noProof/>
          </w:rPr>
          <w:instrText xml:space="preserve"> </w:instrText>
        </w:r>
        <w:r w:rsidRPr="00AE586E">
          <w:rPr>
            <w:rStyle w:val="a4"/>
            <w:noProof/>
          </w:rPr>
          <w:fldChar w:fldCharType="separate"/>
        </w:r>
        <w:r w:rsidRPr="00AE586E">
          <w:rPr>
            <w:rStyle w:val="a4"/>
            <w:noProof/>
          </w:rPr>
          <w:t>5.5.5. Command :DRXPD RCVSTART</w:t>
        </w:r>
        <w:r>
          <w:rPr>
            <w:noProof/>
            <w:webHidden/>
          </w:rPr>
          <w:tab/>
        </w:r>
        <w:r>
          <w:rPr>
            <w:noProof/>
            <w:webHidden/>
          </w:rPr>
          <w:fldChar w:fldCharType="begin"/>
        </w:r>
        <w:r>
          <w:rPr>
            <w:noProof/>
            <w:webHidden/>
          </w:rPr>
          <w:instrText xml:space="preserve"> PAGEREF _Toc63179416 \h </w:instrText>
        </w:r>
      </w:ins>
      <w:r>
        <w:rPr>
          <w:noProof/>
          <w:webHidden/>
        </w:rPr>
      </w:r>
      <w:r>
        <w:rPr>
          <w:noProof/>
          <w:webHidden/>
        </w:rPr>
        <w:fldChar w:fldCharType="separate"/>
      </w:r>
      <w:ins w:id="1387" w:author="t_竹沢 公佑" w:date="2021-02-02T17:29:00Z">
        <w:r>
          <w:rPr>
            <w:noProof/>
            <w:webHidden/>
          </w:rPr>
          <w:t>83</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388" w:author="t_竹沢 公佑" w:date="2021-02-02T17:29:00Z"/>
          <w:rFonts w:ascii="Century" w:eastAsia="ＭＳ 明朝" w:hAnsi="Century" w:cs="Times New Roman"/>
          <w:noProof/>
          <w:kern w:val="2"/>
          <w:sz w:val="21"/>
          <w:szCs w:val="22"/>
        </w:rPr>
      </w:pPr>
      <w:ins w:id="1389" w:author="t_竹沢 公佑" w:date="2021-02-02T17:29:00Z">
        <w:r w:rsidRPr="00AE586E">
          <w:rPr>
            <w:rStyle w:val="a4"/>
            <w:noProof/>
          </w:rPr>
          <w:lastRenderedPageBreak/>
          <w:fldChar w:fldCharType="begin"/>
        </w:r>
        <w:r w:rsidRPr="00AE586E">
          <w:rPr>
            <w:rStyle w:val="a4"/>
            <w:noProof/>
          </w:rPr>
          <w:instrText xml:space="preserve"> </w:instrText>
        </w:r>
        <w:r>
          <w:rPr>
            <w:noProof/>
          </w:rPr>
          <w:instrText>HYPERLINK \l "_Toc63179417"</w:instrText>
        </w:r>
        <w:r w:rsidRPr="00AE586E">
          <w:rPr>
            <w:rStyle w:val="a4"/>
            <w:noProof/>
          </w:rPr>
          <w:instrText xml:space="preserve"> </w:instrText>
        </w:r>
        <w:r w:rsidRPr="00AE586E">
          <w:rPr>
            <w:rStyle w:val="a4"/>
            <w:noProof/>
          </w:rPr>
          <w:fldChar w:fldCharType="separate"/>
        </w:r>
        <w:r w:rsidRPr="00AE586E">
          <w:rPr>
            <w:rStyle w:val="a4"/>
            <w:noProof/>
          </w:rPr>
          <w:t>5.5.6. Command :DRXPD RCVSTOP</w:t>
        </w:r>
        <w:r>
          <w:rPr>
            <w:noProof/>
            <w:webHidden/>
          </w:rPr>
          <w:tab/>
        </w:r>
        <w:r>
          <w:rPr>
            <w:noProof/>
            <w:webHidden/>
          </w:rPr>
          <w:fldChar w:fldCharType="begin"/>
        </w:r>
        <w:r>
          <w:rPr>
            <w:noProof/>
            <w:webHidden/>
          </w:rPr>
          <w:instrText xml:space="preserve"> PAGEREF _Toc63179417 \h </w:instrText>
        </w:r>
      </w:ins>
      <w:r>
        <w:rPr>
          <w:noProof/>
          <w:webHidden/>
        </w:rPr>
      </w:r>
      <w:r>
        <w:rPr>
          <w:noProof/>
          <w:webHidden/>
        </w:rPr>
        <w:fldChar w:fldCharType="separate"/>
      </w:r>
      <w:ins w:id="1390" w:author="t_竹沢 公佑" w:date="2021-02-02T17:29:00Z">
        <w:r>
          <w:rPr>
            <w:noProof/>
            <w:webHidden/>
          </w:rPr>
          <w:t>85</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391" w:author="t_竹沢 公佑" w:date="2021-02-02T17:29:00Z"/>
          <w:rFonts w:ascii="Century" w:eastAsia="ＭＳ 明朝" w:hAnsi="Century" w:cs="Times New Roman"/>
          <w:noProof/>
          <w:kern w:val="2"/>
          <w:sz w:val="21"/>
          <w:szCs w:val="22"/>
        </w:rPr>
      </w:pPr>
      <w:ins w:id="1392"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"_Toc63179418"</w:instrText>
        </w:r>
        <w:r w:rsidRPr="00AE586E">
          <w:rPr>
            <w:rStyle w:val="a4"/>
            <w:noProof/>
          </w:rPr>
          <w:instrText xml:space="preserve"> </w:instrText>
        </w:r>
        <w:r w:rsidRPr="00AE586E">
          <w:rPr>
            <w:rStyle w:val="a4"/>
            <w:noProof/>
          </w:rPr>
          <w:fldChar w:fldCharType="separate"/>
        </w:r>
        <w:r w:rsidRPr="00AE586E">
          <w:rPr>
            <w:rStyle w:val="a4"/>
            <w:noProof/>
          </w:rPr>
          <w:t>5.5.7. Command :DRXPD_GET_RCVSTS</w:t>
        </w:r>
        <w:r>
          <w:rPr>
            <w:noProof/>
            <w:webHidden/>
          </w:rPr>
          <w:tab/>
        </w:r>
        <w:r>
          <w:rPr>
            <w:noProof/>
            <w:webHidden/>
          </w:rPr>
          <w:fldChar w:fldCharType="begin"/>
        </w:r>
        <w:r>
          <w:rPr>
            <w:noProof/>
            <w:webHidden/>
          </w:rPr>
          <w:instrText xml:space="preserve"> PAGEREF _Toc63179418 \h </w:instrText>
        </w:r>
      </w:ins>
      <w:r>
        <w:rPr>
          <w:noProof/>
          <w:webHidden/>
        </w:rPr>
      </w:r>
      <w:r>
        <w:rPr>
          <w:noProof/>
          <w:webHidden/>
        </w:rPr>
        <w:fldChar w:fldCharType="separate"/>
      </w:r>
      <w:ins w:id="1393" w:author="t_竹沢 公佑" w:date="2021-02-02T17:29:00Z">
        <w:r>
          <w:rPr>
            <w:noProof/>
            <w:webHidden/>
          </w:rPr>
          <w:t>87</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394" w:author="t_竹沢 公佑" w:date="2021-02-02T17:29:00Z"/>
          <w:rFonts w:ascii="Century" w:eastAsia="ＭＳ 明朝" w:hAnsi="Century" w:cs="Times New Roman"/>
          <w:noProof/>
          <w:kern w:val="2"/>
          <w:sz w:val="21"/>
          <w:szCs w:val="22"/>
        </w:rPr>
      </w:pPr>
      <w:ins w:id="1395"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"_Toc63179419"</w:instrText>
        </w:r>
        <w:r w:rsidRPr="00AE586E">
          <w:rPr>
            <w:rStyle w:val="a4"/>
            <w:noProof/>
          </w:rPr>
          <w:instrText xml:space="preserve"> </w:instrText>
        </w:r>
        <w:r w:rsidRPr="00AE586E">
          <w:rPr>
            <w:rStyle w:val="a4"/>
            <w:noProof/>
          </w:rPr>
          <w:fldChar w:fldCharType="separate"/>
        </w:r>
        <w:r w:rsidRPr="00AE586E">
          <w:rPr>
            <w:rStyle w:val="a4"/>
            <w:noProof/>
          </w:rPr>
          <w:t>5.5.8. Command :DRXPD_CLR_RCV</w:t>
        </w:r>
        <w:r>
          <w:rPr>
            <w:noProof/>
            <w:webHidden/>
          </w:rPr>
          <w:tab/>
        </w:r>
        <w:r>
          <w:rPr>
            <w:noProof/>
            <w:webHidden/>
          </w:rPr>
          <w:fldChar w:fldCharType="begin"/>
        </w:r>
        <w:r>
          <w:rPr>
            <w:noProof/>
            <w:webHidden/>
          </w:rPr>
          <w:instrText xml:space="preserve"> PAGEREF _Toc63179419 \h </w:instrText>
        </w:r>
      </w:ins>
      <w:r>
        <w:rPr>
          <w:noProof/>
          <w:webHidden/>
        </w:rPr>
      </w:r>
      <w:r>
        <w:rPr>
          <w:noProof/>
          <w:webHidden/>
        </w:rPr>
        <w:fldChar w:fldCharType="separate"/>
      </w:r>
      <w:ins w:id="1396" w:author="t_竹沢 公佑" w:date="2021-02-02T17:29:00Z">
        <w:r>
          <w:rPr>
            <w:noProof/>
            <w:webHidden/>
          </w:rPr>
          <w:t>89</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397" w:author="t_竹沢 公佑" w:date="2021-02-02T17:29:00Z"/>
          <w:rFonts w:ascii="Century" w:eastAsia="ＭＳ 明朝" w:hAnsi="Century" w:cs="Times New Roman"/>
          <w:noProof/>
          <w:kern w:val="2"/>
          <w:sz w:val="21"/>
          <w:szCs w:val="22"/>
        </w:rPr>
      </w:pPr>
      <w:ins w:id="1398"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"_Toc63179420"</w:instrText>
        </w:r>
        <w:r w:rsidRPr="00AE586E">
          <w:rPr>
            <w:rStyle w:val="a4"/>
            <w:noProof/>
          </w:rPr>
          <w:instrText xml:space="preserve"> </w:instrText>
        </w:r>
        <w:r w:rsidRPr="00AE586E">
          <w:rPr>
            <w:rStyle w:val="a4"/>
            <w:noProof/>
          </w:rPr>
          <w:fldChar w:fldCharType="separate"/>
        </w:r>
        <w:r w:rsidRPr="00AE586E">
          <w:rPr>
            <w:rStyle w:val="a4"/>
            <w:noProof/>
          </w:rPr>
          <w:t>5.5.9. Command :DRXPD SNDSTART</w:t>
        </w:r>
        <w:r>
          <w:rPr>
            <w:noProof/>
            <w:webHidden/>
          </w:rPr>
          <w:tab/>
        </w:r>
        <w:r>
          <w:rPr>
            <w:noProof/>
            <w:webHidden/>
          </w:rPr>
          <w:fldChar w:fldCharType="begin"/>
        </w:r>
        <w:r>
          <w:rPr>
            <w:noProof/>
            <w:webHidden/>
          </w:rPr>
          <w:instrText xml:space="preserve"> PAGEREF _Toc63179420 \h </w:instrText>
        </w:r>
      </w:ins>
      <w:r>
        <w:rPr>
          <w:noProof/>
          <w:webHidden/>
        </w:rPr>
      </w:r>
      <w:r>
        <w:rPr>
          <w:noProof/>
          <w:webHidden/>
        </w:rPr>
        <w:fldChar w:fldCharType="separate"/>
      </w:r>
      <w:ins w:id="1399" w:author="t_竹沢 公佑" w:date="2021-02-02T17:29:00Z">
        <w:r>
          <w:rPr>
            <w:noProof/>
            <w:webHidden/>
          </w:rPr>
          <w:t>90</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00" w:author="t_竹沢 公佑" w:date="2021-02-02T17:29:00Z"/>
          <w:rFonts w:ascii="Century" w:eastAsia="ＭＳ 明朝" w:hAnsi="Century" w:cs="Times New Roman"/>
          <w:noProof/>
          <w:kern w:val="2"/>
          <w:sz w:val="21"/>
          <w:szCs w:val="22"/>
        </w:rPr>
      </w:pPr>
      <w:ins w:id="1401"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"_Toc63179421"</w:instrText>
        </w:r>
        <w:r w:rsidRPr="00AE586E">
          <w:rPr>
            <w:rStyle w:val="a4"/>
            <w:noProof/>
          </w:rPr>
          <w:instrText xml:space="preserve"> </w:instrText>
        </w:r>
        <w:r w:rsidRPr="00AE586E">
          <w:rPr>
            <w:rStyle w:val="a4"/>
            <w:noProof/>
          </w:rPr>
          <w:fldChar w:fldCharType="separate"/>
        </w:r>
        <w:r w:rsidRPr="00AE586E">
          <w:rPr>
            <w:rStyle w:val="a4"/>
            <w:noProof/>
          </w:rPr>
          <w:t>5.5.10. Command :DRXPD SNDSTOP</w:t>
        </w:r>
        <w:r>
          <w:rPr>
            <w:noProof/>
            <w:webHidden/>
          </w:rPr>
          <w:tab/>
        </w:r>
        <w:r>
          <w:rPr>
            <w:noProof/>
            <w:webHidden/>
          </w:rPr>
          <w:fldChar w:fldCharType="begin"/>
        </w:r>
        <w:r>
          <w:rPr>
            <w:noProof/>
            <w:webHidden/>
          </w:rPr>
          <w:instrText xml:space="preserve"> PAGEREF _Toc63179421 \h </w:instrText>
        </w:r>
      </w:ins>
      <w:r>
        <w:rPr>
          <w:noProof/>
          <w:webHidden/>
        </w:rPr>
      </w:r>
      <w:r>
        <w:rPr>
          <w:noProof/>
          <w:webHidden/>
        </w:rPr>
        <w:fldChar w:fldCharType="separate"/>
      </w:r>
      <w:ins w:id="1402" w:author="t_竹沢 公佑" w:date="2021-02-02T17:29:00Z">
        <w:r>
          <w:rPr>
            <w:noProof/>
            <w:webHidden/>
          </w:rPr>
          <w:t>92</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03" w:author="t_竹沢 公佑" w:date="2021-02-02T17:29:00Z"/>
          <w:rFonts w:ascii="Century" w:eastAsia="ＭＳ 明朝" w:hAnsi="Century" w:cs="Times New Roman"/>
          <w:noProof/>
          <w:kern w:val="2"/>
          <w:sz w:val="21"/>
          <w:szCs w:val="22"/>
        </w:rPr>
      </w:pPr>
      <w:ins w:id="1404"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"_Toc63179422"</w:instrText>
        </w:r>
        <w:r w:rsidRPr="00AE586E">
          <w:rPr>
            <w:rStyle w:val="a4"/>
            <w:noProof/>
          </w:rPr>
          <w:instrText xml:space="preserve"> </w:instrText>
        </w:r>
        <w:r w:rsidRPr="00AE586E">
          <w:rPr>
            <w:rStyle w:val="a4"/>
            <w:noProof/>
          </w:rPr>
          <w:fldChar w:fldCharType="separate"/>
        </w:r>
        <w:r w:rsidRPr="00AE586E">
          <w:rPr>
            <w:rStyle w:val="a4"/>
            <w:noProof/>
          </w:rPr>
          <w:t>5.5.11. Command :DRXPD_GET_SNDSTS</w:t>
        </w:r>
        <w:r>
          <w:rPr>
            <w:noProof/>
            <w:webHidden/>
          </w:rPr>
          <w:tab/>
        </w:r>
        <w:r>
          <w:rPr>
            <w:noProof/>
            <w:webHidden/>
          </w:rPr>
          <w:fldChar w:fldCharType="begin"/>
        </w:r>
        <w:r>
          <w:rPr>
            <w:noProof/>
            <w:webHidden/>
          </w:rPr>
          <w:instrText xml:space="preserve"> PAGEREF _Toc63179422 \h </w:instrText>
        </w:r>
      </w:ins>
      <w:r>
        <w:rPr>
          <w:noProof/>
          <w:webHidden/>
        </w:rPr>
      </w:r>
      <w:r>
        <w:rPr>
          <w:noProof/>
          <w:webHidden/>
        </w:rPr>
        <w:fldChar w:fldCharType="separate"/>
      </w:r>
      <w:ins w:id="1405" w:author="t_竹沢 公佑" w:date="2021-02-02T17:29:00Z">
        <w:r>
          <w:rPr>
            <w:noProof/>
            <w:webHidden/>
          </w:rPr>
          <w:t>94</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06" w:author="t_竹沢 公佑" w:date="2021-02-02T17:29:00Z"/>
          <w:rFonts w:ascii="Century" w:eastAsia="ＭＳ 明朝" w:hAnsi="Century" w:cs="Times New Roman"/>
          <w:noProof/>
          <w:kern w:val="2"/>
          <w:sz w:val="21"/>
          <w:szCs w:val="22"/>
        </w:rPr>
      </w:pPr>
      <w:ins w:id="1407"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"_Toc63179423"</w:instrText>
        </w:r>
        <w:r w:rsidRPr="00AE586E">
          <w:rPr>
            <w:rStyle w:val="a4"/>
            <w:noProof/>
          </w:rPr>
          <w:instrText xml:space="preserve"> </w:instrText>
        </w:r>
        <w:r w:rsidRPr="00AE586E">
          <w:rPr>
            <w:rStyle w:val="a4"/>
            <w:noProof/>
          </w:rPr>
          <w:fldChar w:fldCharType="separate"/>
        </w:r>
        <w:r w:rsidRPr="00AE586E">
          <w:rPr>
            <w:rStyle w:val="a4"/>
            <w:noProof/>
          </w:rPr>
          <w:t>5.5.12. Command :DRXPD_SET_SNDSIZ</w:t>
        </w:r>
        <w:r>
          <w:rPr>
            <w:noProof/>
            <w:webHidden/>
          </w:rPr>
          <w:tab/>
        </w:r>
        <w:r>
          <w:rPr>
            <w:noProof/>
            <w:webHidden/>
          </w:rPr>
          <w:fldChar w:fldCharType="begin"/>
        </w:r>
        <w:r>
          <w:rPr>
            <w:noProof/>
            <w:webHidden/>
          </w:rPr>
          <w:instrText xml:space="preserve"> PAGEREF _Toc63179423 \h </w:instrText>
        </w:r>
      </w:ins>
      <w:r>
        <w:rPr>
          <w:noProof/>
          <w:webHidden/>
        </w:rPr>
      </w:r>
      <w:r>
        <w:rPr>
          <w:noProof/>
          <w:webHidden/>
        </w:rPr>
        <w:fldChar w:fldCharType="separate"/>
      </w:r>
      <w:ins w:id="1408" w:author="t_竹沢 公佑" w:date="2021-02-02T17:29:00Z">
        <w:r>
          <w:rPr>
            <w:noProof/>
            <w:webHidden/>
          </w:rPr>
          <w:t>95</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09" w:author="t_竹沢 公佑" w:date="2021-02-02T17:29:00Z"/>
          <w:rFonts w:ascii="Century" w:eastAsia="ＭＳ 明朝" w:hAnsi="Century" w:cs="Times New Roman"/>
          <w:noProof/>
          <w:kern w:val="2"/>
          <w:sz w:val="21"/>
          <w:szCs w:val="22"/>
        </w:rPr>
      </w:pPr>
      <w:ins w:id="1410"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"_Toc63179424"</w:instrText>
        </w:r>
        <w:r w:rsidRPr="00AE586E">
          <w:rPr>
            <w:rStyle w:val="a4"/>
            <w:noProof/>
          </w:rPr>
          <w:instrText xml:space="preserve"> </w:instrText>
        </w:r>
        <w:r w:rsidRPr="00AE586E">
          <w:rPr>
            <w:rStyle w:val="a4"/>
            <w:noProof/>
          </w:rPr>
          <w:fldChar w:fldCharType="separate"/>
        </w:r>
        <w:r w:rsidRPr="00AE586E">
          <w:rPr>
            <w:rStyle w:val="a4"/>
            <w:noProof/>
          </w:rPr>
          <w:t>5.5.13. Command :DRXPD_GET_MONSTS</w:t>
        </w:r>
        <w:r>
          <w:rPr>
            <w:noProof/>
            <w:webHidden/>
          </w:rPr>
          <w:tab/>
        </w:r>
        <w:r>
          <w:rPr>
            <w:noProof/>
            <w:webHidden/>
          </w:rPr>
          <w:fldChar w:fldCharType="begin"/>
        </w:r>
        <w:r>
          <w:rPr>
            <w:noProof/>
            <w:webHidden/>
          </w:rPr>
          <w:instrText xml:space="preserve"> PAGEREF _Toc63179424 \h </w:instrText>
        </w:r>
      </w:ins>
      <w:r>
        <w:rPr>
          <w:noProof/>
          <w:webHidden/>
        </w:rPr>
      </w:r>
      <w:r>
        <w:rPr>
          <w:noProof/>
          <w:webHidden/>
        </w:rPr>
        <w:fldChar w:fldCharType="separate"/>
      </w:r>
      <w:ins w:id="1411" w:author="t_竹沢 公佑" w:date="2021-02-02T17:29:00Z">
        <w:r>
          <w:rPr>
            <w:noProof/>
            <w:webHidden/>
          </w:rPr>
          <w:t>96</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12" w:author="t_竹沢 公佑" w:date="2021-02-02T17:29:00Z"/>
          <w:rFonts w:ascii="Century" w:eastAsia="ＭＳ 明朝" w:hAnsi="Century" w:cs="Times New Roman"/>
          <w:noProof/>
          <w:kern w:val="2"/>
          <w:sz w:val="21"/>
          <w:szCs w:val="22"/>
        </w:rPr>
      </w:pPr>
      <w:ins w:id="1413"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"_Toc63179425"</w:instrText>
        </w:r>
        <w:r w:rsidRPr="00AE586E">
          <w:rPr>
            <w:rStyle w:val="a4"/>
            <w:noProof/>
          </w:rPr>
          <w:instrText xml:space="preserve"> </w:instrText>
        </w:r>
        <w:r w:rsidRPr="00AE586E">
          <w:rPr>
            <w:rStyle w:val="a4"/>
            <w:noProof/>
          </w:rPr>
          <w:fldChar w:fldCharType="separate"/>
        </w:r>
        <w:r w:rsidRPr="00AE586E">
          <w:rPr>
            <w:rStyle w:val="a4"/>
            <w:noProof/>
          </w:rPr>
          <w:t>5.5.14. Command :DRXPD_SET_CONTROL</w:t>
        </w:r>
        <w:r>
          <w:rPr>
            <w:noProof/>
            <w:webHidden/>
          </w:rPr>
          <w:tab/>
        </w:r>
        <w:r>
          <w:rPr>
            <w:noProof/>
            <w:webHidden/>
          </w:rPr>
          <w:fldChar w:fldCharType="begin"/>
        </w:r>
        <w:r>
          <w:rPr>
            <w:noProof/>
            <w:webHidden/>
          </w:rPr>
          <w:instrText xml:space="preserve"> PAGEREF _Toc63179425 \h </w:instrText>
        </w:r>
      </w:ins>
      <w:r>
        <w:rPr>
          <w:noProof/>
          <w:webHidden/>
        </w:rPr>
      </w:r>
      <w:r>
        <w:rPr>
          <w:noProof/>
          <w:webHidden/>
        </w:rPr>
        <w:fldChar w:fldCharType="separate"/>
      </w:r>
      <w:ins w:id="1414" w:author="t_竹沢 公佑" w:date="2021-02-02T17:29:00Z">
        <w:r>
          <w:rPr>
            <w:noProof/>
            <w:webHidden/>
          </w:rPr>
          <w:t>97</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15" w:author="t_竹沢 公佑" w:date="2021-02-02T17:29:00Z"/>
          <w:rFonts w:ascii="Century" w:eastAsia="ＭＳ 明朝" w:hAnsi="Century" w:cs="Times New Roman"/>
          <w:noProof/>
          <w:kern w:val="2"/>
          <w:sz w:val="21"/>
          <w:szCs w:val="22"/>
        </w:rPr>
      </w:pPr>
      <w:ins w:id="1416"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"_Toc63179426"</w:instrText>
        </w:r>
        <w:r w:rsidRPr="00AE586E">
          <w:rPr>
            <w:rStyle w:val="a4"/>
            <w:noProof/>
          </w:rPr>
          <w:instrText xml:space="preserve"> </w:instrText>
        </w:r>
        <w:r w:rsidRPr="00AE586E">
          <w:rPr>
            <w:rStyle w:val="a4"/>
            <w:noProof/>
          </w:rPr>
          <w:fldChar w:fldCharType="separate"/>
        </w:r>
        <w:r w:rsidRPr="00AE586E">
          <w:rPr>
            <w:rStyle w:val="a4"/>
            <w:noProof/>
          </w:rPr>
          <w:t>5.5.15. Command :DRXPD_GET_I2C_DATA (for Debug)</w:t>
        </w:r>
        <w:r>
          <w:rPr>
            <w:noProof/>
            <w:webHidden/>
          </w:rPr>
          <w:tab/>
        </w:r>
        <w:r>
          <w:rPr>
            <w:noProof/>
            <w:webHidden/>
          </w:rPr>
          <w:fldChar w:fldCharType="begin"/>
        </w:r>
        <w:r>
          <w:rPr>
            <w:noProof/>
            <w:webHidden/>
          </w:rPr>
          <w:instrText xml:space="preserve"> PAGEREF _Toc63179426 \h </w:instrText>
        </w:r>
      </w:ins>
      <w:r>
        <w:rPr>
          <w:noProof/>
          <w:webHidden/>
        </w:rPr>
      </w:r>
      <w:r>
        <w:rPr>
          <w:noProof/>
          <w:webHidden/>
        </w:rPr>
        <w:fldChar w:fldCharType="separate"/>
      </w:r>
      <w:ins w:id="1417" w:author="t_竹沢 公佑" w:date="2021-02-02T17:29:00Z">
        <w:r>
          <w:rPr>
            <w:noProof/>
            <w:webHidden/>
          </w:rPr>
          <w:t>98</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18" w:author="t_竹沢 公佑" w:date="2021-02-02T17:29:00Z"/>
          <w:rFonts w:ascii="Century" w:eastAsia="ＭＳ 明朝" w:hAnsi="Century" w:cs="Times New Roman"/>
          <w:noProof/>
          <w:kern w:val="2"/>
          <w:sz w:val="21"/>
          <w:szCs w:val="22"/>
        </w:rPr>
      </w:pPr>
      <w:ins w:id="1419"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"_Toc63179427"</w:instrText>
        </w:r>
        <w:r w:rsidRPr="00AE586E">
          <w:rPr>
            <w:rStyle w:val="a4"/>
            <w:noProof/>
          </w:rPr>
          <w:instrText xml:space="preserve"> </w:instrText>
        </w:r>
        <w:r w:rsidRPr="00AE586E">
          <w:rPr>
            <w:rStyle w:val="a4"/>
            <w:noProof/>
          </w:rPr>
          <w:fldChar w:fldCharType="separate"/>
        </w:r>
        <w:r w:rsidRPr="00AE586E">
          <w:rPr>
            <w:rStyle w:val="a4"/>
            <w:noProof/>
          </w:rPr>
          <w:t>5.5.16. Command :DRXPD_SET_I2C_CMD (for Debug)</w:t>
        </w:r>
        <w:r>
          <w:rPr>
            <w:noProof/>
            <w:webHidden/>
          </w:rPr>
          <w:tab/>
        </w:r>
        <w:r>
          <w:rPr>
            <w:noProof/>
            <w:webHidden/>
          </w:rPr>
          <w:fldChar w:fldCharType="begin"/>
        </w:r>
        <w:r>
          <w:rPr>
            <w:noProof/>
            <w:webHidden/>
          </w:rPr>
          <w:instrText xml:space="preserve"> PAGEREF _Toc63179427 \h </w:instrText>
        </w:r>
      </w:ins>
      <w:r>
        <w:rPr>
          <w:noProof/>
          <w:webHidden/>
        </w:rPr>
      </w:r>
      <w:r>
        <w:rPr>
          <w:noProof/>
          <w:webHidden/>
        </w:rPr>
        <w:fldChar w:fldCharType="separate"/>
      </w:r>
      <w:ins w:id="1420" w:author="t_竹沢 公佑" w:date="2021-02-02T17:29:00Z">
        <w:r>
          <w:rPr>
            <w:noProof/>
            <w:webHidden/>
          </w:rPr>
          <w:t>100</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21" w:author="t_竹沢 公佑" w:date="2021-02-02T17:29:00Z"/>
          <w:rFonts w:ascii="Century" w:eastAsia="ＭＳ 明朝" w:hAnsi="Century" w:cs="Times New Roman"/>
          <w:noProof/>
          <w:kern w:val="2"/>
          <w:sz w:val="21"/>
          <w:szCs w:val="22"/>
        </w:rPr>
      </w:pPr>
      <w:ins w:id="1422"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"_Toc63179428"</w:instrText>
        </w:r>
        <w:r w:rsidRPr="00AE586E">
          <w:rPr>
            <w:rStyle w:val="a4"/>
            <w:noProof/>
          </w:rPr>
          <w:instrText xml:space="preserve"> </w:instrText>
        </w:r>
        <w:r w:rsidRPr="00AE586E">
          <w:rPr>
            <w:rStyle w:val="a4"/>
            <w:noProof/>
          </w:rPr>
          <w:fldChar w:fldCharType="separate"/>
        </w:r>
        <w:r w:rsidRPr="00AE586E">
          <w:rPr>
            <w:rStyle w:val="a4"/>
            <w:noProof/>
          </w:rPr>
          <w:t>5.5.17. Command :DRXPD_SET_RCVGROUPS</w:t>
        </w:r>
        <w:r>
          <w:rPr>
            <w:noProof/>
            <w:webHidden/>
          </w:rPr>
          <w:tab/>
        </w:r>
        <w:r>
          <w:rPr>
            <w:noProof/>
            <w:webHidden/>
          </w:rPr>
          <w:fldChar w:fldCharType="begin"/>
        </w:r>
        <w:r>
          <w:rPr>
            <w:noProof/>
            <w:webHidden/>
          </w:rPr>
          <w:instrText xml:space="preserve"> PAGEREF _Toc63179428 \h </w:instrText>
        </w:r>
      </w:ins>
      <w:r>
        <w:rPr>
          <w:noProof/>
          <w:webHidden/>
        </w:rPr>
      </w:r>
      <w:r>
        <w:rPr>
          <w:noProof/>
          <w:webHidden/>
        </w:rPr>
        <w:fldChar w:fldCharType="separate"/>
      </w:r>
      <w:ins w:id="1423" w:author="t_竹沢 公佑" w:date="2021-02-02T17:29:00Z">
        <w:r>
          <w:rPr>
            <w:noProof/>
            <w:webHidden/>
          </w:rPr>
          <w:t>102</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24" w:author="t_竹沢 公佑" w:date="2021-02-02T17:29:00Z"/>
          <w:rFonts w:ascii="Century" w:eastAsia="ＭＳ 明朝" w:hAnsi="Century" w:cs="Times New Roman"/>
          <w:noProof/>
          <w:kern w:val="2"/>
          <w:sz w:val="21"/>
          <w:szCs w:val="22"/>
        </w:rPr>
      </w:pPr>
      <w:ins w:id="1425"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"_Toc63179429"</w:instrText>
        </w:r>
        <w:r w:rsidRPr="00AE586E">
          <w:rPr>
            <w:rStyle w:val="a4"/>
            <w:noProof/>
          </w:rPr>
          <w:instrText xml:space="preserve"> </w:instrText>
        </w:r>
        <w:r w:rsidRPr="00AE586E">
          <w:rPr>
            <w:rStyle w:val="a4"/>
            <w:noProof/>
          </w:rPr>
          <w:fldChar w:fldCharType="separate"/>
        </w:r>
        <w:r w:rsidRPr="00AE586E">
          <w:rPr>
            <w:rStyle w:val="a4"/>
            <w:noProof/>
          </w:rPr>
          <w:t>5.5.18. Command :DRXPD_SET_SEUEVT</w:t>
        </w:r>
        <w:r>
          <w:rPr>
            <w:noProof/>
            <w:webHidden/>
          </w:rPr>
          <w:tab/>
        </w:r>
        <w:r>
          <w:rPr>
            <w:noProof/>
            <w:webHidden/>
          </w:rPr>
          <w:fldChar w:fldCharType="begin"/>
        </w:r>
        <w:r>
          <w:rPr>
            <w:noProof/>
            <w:webHidden/>
          </w:rPr>
          <w:instrText xml:space="preserve"> PAGEREF _Toc63179429 \h </w:instrText>
        </w:r>
      </w:ins>
      <w:r>
        <w:rPr>
          <w:noProof/>
          <w:webHidden/>
        </w:rPr>
      </w:r>
      <w:r>
        <w:rPr>
          <w:noProof/>
          <w:webHidden/>
        </w:rPr>
        <w:fldChar w:fldCharType="separate"/>
      </w:r>
      <w:ins w:id="1426" w:author="t_竹沢 公佑" w:date="2021-02-02T17:29:00Z">
        <w:r>
          <w:rPr>
            <w:noProof/>
            <w:webHidden/>
          </w:rPr>
          <w:t>103</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27" w:author="t_竹沢 公佑" w:date="2021-02-02T17:29:00Z"/>
          <w:rFonts w:ascii="Century" w:eastAsia="ＭＳ 明朝" w:hAnsi="Century" w:cs="Times New Roman"/>
          <w:noProof/>
          <w:kern w:val="2"/>
          <w:sz w:val="21"/>
          <w:szCs w:val="22"/>
        </w:rPr>
      </w:pPr>
      <w:ins w:id="1428"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"_Toc63179430"</w:instrText>
        </w:r>
        <w:r w:rsidRPr="00AE586E">
          <w:rPr>
            <w:rStyle w:val="a4"/>
            <w:noProof/>
          </w:rPr>
          <w:instrText xml:space="preserve"> </w:instrText>
        </w:r>
        <w:r w:rsidRPr="00AE586E">
          <w:rPr>
            <w:rStyle w:val="a4"/>
            <w:noProof/>
          </w:rPr>
          <w:fldChar w:fldCharType="separate"/>
        </w:r>
        <w:r w:rsidRPr="00AE586E">
          <w:rPr>
            <w:rStyle w:val="a4"/>
            <w:noProof/>
          </w:rPr>
          <w:t>5.5.19. Command :DRXPD_CLR_SEUEVT</w:t>
        </w:r>
        <w:r>
          <w:rPr>
            <w:noProof/>
            <w:webHidden/>
          </w:rPr>
          <w:tab/>
        </w:r>
        <w:r>
          <w:rPr>
            <w:noProof/>
            <w:webHidden/>
          </w:rPr>
          <w:fldChar w:fldCharType="begin"/>
        </w:r>
        <w:r>
          <w:rPr>
            <w:noProof/>
            <w:webHidden/>
          </w:rPr>
          <w:instrText xml:space="preserve"> PAGEREF _Toc63179430 \h </w:instrText>
        </w:r>
      </w:ins>
      <w:r>
        <w:rPr>
          <w:noProof/>
          <w:webHidden/>
        </w:rPr>
      </w:r>
      <w:r>
        <w:rPr>
          <w:noProof/>
          <w:webHidden/>
        </w:rPr>
        <w:fldChar w:fldCharType="separate"/>
      </w:r>
      <w:ins w:id="1429" w:author="t_竹沢 公佑" w:date="2021-02-02T17:29:00Z">
        <w:r>
          <w:rPr>
            <w:noProof/>
            <w:webHidden/>
          </w:rPr>
          <w:t>105</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30" w:author="t_竹沢 公佑" w:date="2021-02-02T17:29:00Z"/>
          <w:rFonts w:ascii="Century" w:eastAsia="ＭＳ 明朝" w:hAnsi="Century" w:cs="Times New Roman"/>
          <w:noProof/>
          <w:kern w:val="2"/>
          <w:sz w:val="21"/>
          <w:szCs w:val="22"/>
        </w:rPr>
      </w:pPr>
      <w:ins w:id="1431"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"_Toc63179431"</w:instrText>
        </w:r>
        <w:r w:rsidRPr="00AE586E">
          <w:rPr>
            <w:rStyle w:val="a4"/>
            <w:noProof/>
          </w:rPr>
          <w:instrText xml:space="preserve"> </w:instrText>
        </w:r>
        <w:r w:rsidRPr="00AE586E">
          <w:rPr>
            <w:rStyle w:val="a4"/>
            <w:noProof/>
          </w:rPr>
          <w:fldChar w:fldCharType="separate"/>
        </w:r>
        <w:r w:rsidRPr="00AE586E">
          <w:rPr>
            <w:rStyle w:val="a4"/>
            <w:noProof/>
          </w:rPr>
          <w:t>5.5.20. Command :DRXPD_FLASH_OVHLOG</w:t>
        </w:r>
        <w:r>
          <w:rPr>
            <w:noProof/>
            <w:webHidden/>
          </w:rPr>
          <w:tab/>
        </w:r>
        <w:r>
          <w:rPr>
            <w:noProof/>
            <w:webHidden/>
          </w:rPr>
          <w:fldChar w:fldCharType="begin"/>
        </w:r>
        <w:r>
          <w:rPr>
            <w:noProof/>
            <w:webHidden/>
          </w:rPr>
          <w:instrText xml:space="preserve"> PAGEREF _Toc63179431 \h </w:instrText>
        </w:r>
      </w:ins>
      <w:r>
        <w:rPr>
          <w:noProof/>
          <w:webHidden/>
        </w:rPr>
      </w:r>
      <w:r>
        <w:rPr>
          <w:noProof/>
          <w:webHidden/>
        </w:rPr>
        <w:fldChar w:fldCharType="separate"/>
      </w:r>
      <w:ins w:id="1432" w:author="t_竹沢 公佑" w:date="2021-02-02T17:29:00Z">
        <w:r>
          <w:rPr>
            <w:noProof/>
            <w:webHidden/>
          </w:rPr>
          <w:t>106</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33" w:author="t_竹沢 公佑" w:date="2021-02-02T17:29:00Z"/>
          <w:rFonts w:ascii="Century" w:eastAsia="ＭＳ 明朝" w:hAnsi="Century" w:cs="Times New Roman"/>
          <w:noProof/>
          <w:kern w:val="2"/>
          <w:sz w:val="21"/>
          <w:szCs w:val="22"/>
        </w:rPr>
      </w:pPr>
      <w:ins w:id="1434"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"_Toc63179432"</w:instrText>
        </w:r>
        <w:r w:rsidRPr="00AE586E">
          <w:rPr>
            <w:rStyle w:val="a4"/>
            <w:noProof/>
          </w:rPr>
          <w:instrText xml:space="preserve"> </w:instrText>
        </w:r>
        <w:r w:rsidRPr="00AE586E">
          <w:rPr>
            <w:rStyle w:val="a4"/>
            <w:noProof/>
          </w:rPr>
          <w:fldChar w:fldCharType="separate"/>
        </w:r>
        <w:r w:rsidRPr="00AE586E">
          <w:rPr>
            <w:rStyle w:val="a4"/>
            <w:noProof/>
          </w:rPr>
          <w:t>5.5.21. Command :DRXPD_SEL_EQ</w:t>
        </w:r>
        <w:r>
          <w:rPr>
            <w:noProof/>
            <w:webHidden/>
          </w:rPr>
          <w:tab/>
        </w:r>
        <w:r>
          <w:rPr>
            <w:noProof/>
            <w:webHidden/>
          </w:rPr>
          <w:fldChar w:fldCharType="begin"/>
        </w:r>
        <w:r>
          <w:rPr>
            <w:noProof/>
            <w:webHidden/>
          </w:rPr>
          <w:instrText xml:space="preserve"> PAGEREF _Toc63179432 \h </w:instrText>
        </w:r>
      </w:ins>
      <w:r>
        <w:rPr>
          <w:noProof/>
          <w:webHidden/>
        </w:rPr>
      </w:r>
      <w:r>
        <w:rPr>
          <w:noProof/>
          <w:webHidden/>
        </w:rPr>
        <w:fldChar w:fldCharType="separate"/>
      </w:r>
      <w:ins w:id="1435" w:author="t_竹沢 公佑" w:date="2021-02-02T17:29:00Z">
        <w:r>
          <w:rPr>
            <w:noProof/>
            <w:webHidden/>
          </w:rPr>
          <w:t>108</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36" w:author="t_竹沢 公佑" w:date="2021-02-02T17:29:00Z"/>
          <w:rFonts w:ascii="Century" w:eastAsia="ＭＳ 明朝" w:hAnsi="Century" w:cs="Times New Roman"/>
          <w:noProof/>
          <w:kern w:val="2"/>
          <w:sz w:val="21"/>
          <w:szCs w:val="22"/>
        </w:rPr>
      </w:pPr>
      <w:ins w:id="1437"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"_Toc63179433"</w:instrText>
        </w:r>
        <w:r w:rsidRPr="00AE586E">
          <w:rPr>
            <w:rStyle w:val="a4"/>
            <w:noProof/>
          </w:rPr>
          <w:instrText xml:space="preserve"> </w:instrText>
        </w:r>
        <w:r w:rsidRPr="00AE586E">
          <w:rPr>
            <w:rStyle w:val="a4"/>
            <w:noProof/>
          </w:rPr>
          <w:fldChar w:fldCharType="separate"/>
        </w:r>
        <w:r w:rsidRPr="00AE586E">
          <w:rPr>
            <w:rStyle w:val="a4"/>
            <w:noProof/>
          </w:rPr>
          <w:t>5.5.22. Command :DRXPD_GET_EQ</w:t>
        </w:r>
        <w:r>
          <w:rPr>
            <w:noProof/>
            <w:webHidden/>
          </w:rPr>
          <w:tab/>
        </w:r>
        <w:r>
          <w:rPr>
            <w:noProof/>
            <w:webHidden/>
          </w:rPr>
          <w:fldChar w:fldCharType="begin"/>
        </w:r>
        <w:r>
          <w:rPr>
            <w:noProof/>
            <w:webHidden/>
          </w:rPr>
          <w:instrText xml:space="preserve"> PAGEREF _Toc63179433 \h </w:instrText>
        </w:r>
      </w:ins>
      <w:r>
        <w:rPr>
          <w:noProof/>
          <w:webHidden/>
        </w:rPr>
      </w:r>
      <w:r>
        <w:rPr>
          <w:noProof/>
          <w:webHidden/>
        </w:rPr>
        <w:fldChar w:fldCharType="separate"/>
      </w:r>
      <w:ins w:id="1438" w:author="t_竹沢 公佑" w:date="2021-02-02T17:29:00Z">
        <w:r>
          <w:rPr>
            <w:noProof/>
            <w:webHidden/>
          </w:rPr>
          <w:t>110</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39" w:author="t_竹沢 公佑" w:date="2021-02-02T17:29:00Z"/>
          <w:rFonts w:ascii="Century" w:eastAsia="ＭＳ 明朝" w:hAnsi="Century" w:cs="Times New Roman"/>
          <w:noProof/>
          <w:kern w:val="2"/>
          <w:sz w:val="21"/>
          <w:szCs w:val="22"/>
        </w:rPr>
      </w:pPr>
      <w:ins w:id="1440"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"_Toc63179434"</w:instrText>
        </w:r>
        <w:r w:rsidRPr="00AE586E">
          <w:rPr>
            <w:rStyle w:val="a4"/>
            <w:noProof/>
          </w:rPr>
          <w:instrText xml:space="preserve"> </w:instrText>
        </w:r>
        <w:r w:rsidRPr="00AE586E">
          <w:rPr>
            <w:rStyle w:val="a4"/>
            <w:noProof/>
          </w:rPr>
          <w:fldChar w:fldCharType="separate"/>
        </w:r>
        <w:r w:rsidRPr="00AE586E">
          <w:rPr>
            <w:rStyle w:val="a4"/>
            <w:noProof/>
          </w:rPr>
          <w:t>5.5.23. Command :DRXPD_GET_OVRFLW</w:t>
        </w:r>
        <w:r>
          <w:rPr>
            <w:noProof/>
            <w:webHidden/>
          </w:rPr>
          <w:tab/>
        </w:r>
        <w:r>
          <w:rPr>
            <w:noProof/>
            <w:webHidden/>
          </w:rPr>
          <w:fldChar w:fldCharType="begin"/>
        </w:r>
        <w:r>
          <w:rPr>
            <w:noProof/>
            <w:webHidden/>
          </w:rPr>
          <w:instrText xml:space="preserve"> PAGEREF _Toc63179434 \h </w:instrText>
        </w:r>
      </w:ins>
      <w:r>
        <w:rPr>
          <w:noProof/>
          <w:webHidden/>
        </w:rPr>
      </w:r>
      <w:r>
        <w:rPr>
          <w:noProof/>
          <w:webHidden/>
        </w:rPr>
        <w:fldChar w:fldCharType="separate"/>
      </w:r>
      <w:ins w:id="1441" w:author="t_竹沢 公佑" w:date="2021-02-02T17:29:00Z">
        <w:r>
          <w:rPr>
            <w:noProof/>
            <w:webHidden/>
          </w:rPr>
          <w:t>112</w:t>
        </w:r>
        <w:r>
          <w:rPr>
            <w:noProof/>
            <w:webHidden/>
          </w:rPr>
          <w:fldChar w:fldCharType="end"/>
        </w:r>
        <w:r w:rsidRPr="00AE586E">
          <w:rPr>
            <w:rStyle w:val="a4"/>
            <w:noProof/>
          </w:rPr>
          <w:fldChar w:fldCharType="end"/>
        </w:r>
      </w:ins>
    </w:p>
    <w:p w:rsidR="000B4FA1" w:rsidRPr="00FC7530" w:rsidRDefault="000B4FA1">
      <w:pPr>
        <w:pStyle w:val="10"/>
        <w:tabs>
          <w:tab w:val="left" w:pos="630"/>
          <w:tab w:val="right" w:leader="dot" w:pos="9913"/>
        </w:tabs>
        <w:rPr>
          <w:ins w:id="1442" w:author="t_竹沢 公佑" w:date="2021-02-02T17:29:00Z"/>
          <w:rFonts w:ascii="Century" w:eastAsia="ＭＳ 明朝" w:hAnsi="Century" w:cs="Times New Roman"/>
          <w:b w:val="0"/>
          <w:noProof/>
          <w:kern w:val="2"/>
          <w:sz w:val="21"/>
          <w:szCs w:val="22"/>
        </w:rPr>
      </w:pPr>
      <w:ins w:id="1443"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"_Toc63179435"</w:instrText>
        </w:r>
        <w:r w:rsidRPr="00AE586E">
          <w:rPr>
            <w:rStyle w:val="a4"/>
            <w:noProof/>
          </w:rPr>
          <w:instrText xml:space="preserve"> </w:instrText>
        </w:r>
        <w:r w:rsidRPr="00AE586E">
          <w:rPr>
            <w:rStyle w:val="a4"/>
            <w:noProof/>
          </w:rPr>
          <w:fldChar w:fldCharType="separate"/>
        </w:r>
        <w:r w:rsidRPr="00AE586E">
          <w:rPr>
            <w:rStyle w:val="a4"/>
            <w:noProof/>
            <w:lang w:val="en"/>
          </w:rPr>
          <w:t>6.</w:t>
        </w:r>
        <w:r w:rsidRPr="00FC7530">
          <w:rPr>
            <w:rFonts w:ascii="Century" w:eastAsia="ＭＳ 明朝" w:hAnsi="Century" w:cs="Times New Roman"/>
            <w:b w:val="0"/>
            <w:noProof/>
            <w:kern w:val="2"/>
            <w:sz w:val="21"/>
            <w:szCs w:val="22"/>
          </w:rPr>
          <w:tab/>
        </w:r>
        <w:r w:rsidRPr="00AE586E">
          <w:rPr>
            <w:rStyle w:val="a4"/>
            <w:noProof/>
            <w:lang w:val="en"/>
          </w:rPr>
          <w:t>Monitoring and Control Items</w:t>
        </w:r>
        <w:r>
          <w:rPr>
            <w:noProof/>
            <w:webHidden/>
          </w:rPr>
          <w:tab/>
        </w:r>
        <w:r>
          <w:rPr>
            <w:noProof/>
            <w:webHidden/>
          </w:rPr>
          <w:fldChar w:fldCharType="begin"/>
        </w:r>
        <w:r>
          <w:rPr>
            <w:noProof/>
            <w:webHidden/>
          </w:rPr>
          <w:instrText xml:space="preserve"> PAGEREF _Toc63179435 \h </w:instrText>
        </w:r>
      </w:ins>
      <w:r>
        <w:rPr>
          <w:noProof/>
          <w:webHidden/>
        </w:rPr>
      </w:r>
      <w:r>
        <w:rPr>
          <w:noProof/>
          <w:webHidden/>
        </w:rPr>
        <w:fldChar w:fldCharType="separate"/>
      </w:r>
      <w:ins w:id="1444" w:author="t_竹沢 公佑" w:date="2021-02-02T17:29:00Z">
        <w:r>
          <w:rPr>
            <w:noProof/>
            <w:webHidden/>
          </w:rPr>
          <w:t>114</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445" w:author="t_竹沢 公佑" w:date="2021-02-02T17:29:00Z"/>
          <w:rFonts w:ascii="Century" w:eastAsia="ＭＳ 明朝" w:hAnsi="Century" w:cs="Times New Roman"/>
          <w:noProof/>
          <w:kern w:val="2"/>
          <w:sz w:val="21"/>
          <w:szCs w:val="22"/>
        </w:rPr>
      </w:pPr>
      <w:ins w:id="1446"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"_Toc63179436"</w:instrText>
        </w:r>
        <w:r w:rsidRPr="00AE586E">
          <w:rPr>
            <w:rStyle w:val="a4"/>
            <w:noProof/>
          </w:rPr>
          <w:instrText xml:space="preserve"> </w:instrText>
        </w:r>
        <w:r w:rsidRPr="00AE586E">
          <w:rPr>
            <w:rStyle w:val="a4"/>
            <w:noProof/>
          </w:rPr>
          <w:fldChar w:fldCharType="separate"/>
        </w:r>
        <w:r w:rsidRPr="00AE586E">
          <w:rPr>
            <w:rStyle w:val="a4"/>
            <w:noProof/>
          </w:rPr>
          <w:t>6.1.</w:t>
        </w:r>
        <w:r w:rsidRPr="00FC7530">
          <w:rPr>
            <w:rFonts w:ascii="Century" w:eastAsia="ＭＳ 明朝" w:hAnsi="Century" w:cs="Times New Roman"/>
            <w:noProof/>
            <w:kern w:val="2"/>
            <w:sz w:val="21"/>
            <w:szCs w:val="22"/>
          </w:rPr>
          <w:tab/>
        </w:r>
        <w:r w:rsidRPr="00AE586E">
          <w:rPr>
            <w:rStyle w:val="a4"/>
            <w:noProof/>
            <w:lang w:val="en"/>
          </w:rPr>
          <w:t>Monitoring Items</w:t>
        </w:r>
        <w:r>
          <w:rPr>
            <w:noProof/>
            <w:webHidden/>
          </w:rPr>
          <w:tab/>
        </w:r>
        <w:r>
          <w:rPr>
            <w:noProof/>
            <w:webHidden/>
          </w:rPr>
          <w:fldChar w:fldCharType="begin"/>
        </w:r>
        <w:r>
          <w:rPr>
            <w:noProof/>
            <w:webHidden/>
          </w:rPr>
          <w:instrText xml:space="preserve"> PAGEREF _Toc63179436 \h </w:instrText>
        </w:r>
      </w:ins>
      <w:r>
        <w:rPr>
          <w:noProof/>
          <w:webHidden/>
        </w:rPr>
      </w:r>
      <w:r>
        <w:rPr>
          <w:noProof/>
          <w:webHidden/>
        </w:rPr>
        <w:fldChar w:fldCharType="separate"/>
      </w:r>
      <w:ins w:id="1447" w:author="t_竹沢 公佑" w:date="2021-02-02T17:29:00Z">
        <w:r>
          <w:rPr>
            <w:noProof/>
            <w:webHidden/>
          </w:rPr>
          <w:t>114</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48" w:author="t_竹沢 公佑" w:date="2021-02-02T17:29:00Z"/>
          <w:rFonts w:ascii="Century" w:eastAsia="ＭＳ 明朝" w:hAnsi="Century" w:cs="Times New Roman"/>
          <w:noProof/>
          <w:kern w:val="2"/>
          <w:sz w:val="21"/>
          <w:szCs w:val="22"/>
        </w:rPr>
      </w:pPr>
      <w:ins w:id="1449"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"_Toc63179437"</w:instrText>
        </w:r>
        <w:r w:rsidRPr="00AE586E">
          <w:rPr>
            <w:rStyle w:val="a4"/>
            <w:noProof/>
          </w:rPr>
          <w:instrText xml:space="preserve"> </w:instrText>
        </w:r>
        <w:r w:rsidRPr="00AE586E">
          <w:rPr>
            <w:rStyle w:val="a4"/>
            <w:noProof/>
          </w:rPr>
          <w:fldChar w:fldCharType="separate"/>
        </w:r>
        <w:r w:rsidRPr="00AE586E">
          <w:rPr>
            <w:rStyle w:val="a4"/>
            <w:noProof/>
          </w:rPr>
          <w:t>6.1.1. GET_ALARM_STATUS_REG</w:t>
        </w:r>
        <w:r>
          <w:rPr>
            <w:noProof/>
            <w:webHidden/>
          </w:rPr>
          <w:tab/>
        </w:r>
        <w:r>
          <w:rPr>
            <w:noProof/>
            <w:webHidden/>
          </w:rPr>
          <w:fldChar w:fldCharType="begin"/>
        </w:r>
        <w:r>
          <w:rPr>
            <w:noProof/>
            <w:webHidden/>
          </w:rPr>
          <w:instrText xml:space="preserve"> PAGEREF _Toc63179437 \h </w:instrText>
        </w:r>
      </w:ins>
      <w:r>
        <w:rPr>
          <w:noProof/>
          <w:webHidden/>
        </w:rPr>
      </w:r>
      <w:r>
        <w:rPr>
          <w:noProof/>
          <w:webHidden/>
        </w:rPr>
        <w:fldChar w:fldCharType="separate"/>
      </w:r>
      <w:ins w:id="1450" w:author="t_竹沢 公佑" w:date="2021-02-02T17:29:00Z">
        <w:r>
          <w:rPr>
            <w:noProof/>
            <w:webHidden/>
          </w:rPr>
          <w:t>115</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51" w:author="t_竹沢 公佑" w:date="2021-02-02T17:29:00Z"/>
          <w:rFonts w:ascii="Century" w:eastAsia="ＭＳ 明朝" w:hAnsi="Century" w:cs="Times New Roman"/>
          <w:noProof/>
          <w:kern w:val="2"/>
          <w:sz w:val="21"/>
          <w:szCs w:val="22"/>
        </w:rPr>
      </w:pPr>
      <w:ins w:id="1452"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"_Toc63179438"</w:instrText>
        </w:r>
        <w:r w:rsidRPr="00AE586E">
          <w:rPr>
            <w:rStyle w:val="a4"/>
            <w:noProof/>
          </w:rPr>
          <w:instrText xml:space="preserve"> </w:instrText>
        </w:r>
        <w:r w:rsidRPr="00AE586E">
          <w:rPr>
            <w:rStyle w:val="a4"/>
            <w:noProof/>
          </w:rPr>
          <w:fldChar w:fldCharType="separate"/>
        </w:r>
        <w:r w:rsidRPr="00AE586E">
          <w:rPr>
            <w:rStyle w:val="a4"/>
            <w:noProof/>
          </w:rPr>
          <w:t>6.1.2. GET_POWER_ALARM_REG</w:t>
        </w:r>
        <w:r>
          <w:rPr>
            <w:noProof/>
            <w:webHidden/>
          </w:rPr>
          <w:tab/>
        </w:r>
        <w:r>
          <w:rPr>
            <w:noProof/>
            <w:webHidden/>
          </w:rPr>
          <w:fldChar w:fldCharType="begin"/>
        </w:r>
        <w:r>
          <w:rPr>
            <w:noProof/>
            <w:webHidden/>
          </w:rPr>
          <w:instrText xml:space="preserve"> PAGEREF _Toc63179438 \h </w:instrText>
        </w:r>
      </w:ins>
      <w:r>
        <w:rPr>
          <w:noProof/>
          <w:webHidden/>
        </w:rPr>
      </w:r>
      <w:r>
        <w:rPr>
          <w:noProof/>
          <w:webHidden/>
        </w:rPr>
        <w:fldChar w:fldCharType="separate"/>
      </w:r>
      <w:ins w:id="1453" w:author="t_竹沢 公佑" w:date="2021-02-02T17:29:00Z">
        <w:r>
          <w:rPr>
            <w:noProof/>
            <w:webHidden/>
          </w:rPr>
          <w:t>117</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54" w:author="t_竹沢 公佑" w:date="2021-02-02T17:29:00Z"/>
          <w:rFonts w:ascii="Century" w:eastAsia="ＭＳ 明朝" w:hAnsi="Century" w:cs="Times New Roman"/>
          <w:noProof/>
          <w:kern w:val="2"/>
          <w:sz w:val="21"/>
          <w:szCs w:val="22"/>
        </w:rPr>
      </w:pPr>
      <w:ins w:id="1455"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"_Toc63179439"</w:instrText>
        </w:r>
        <w:r w:rsidRPr="00AE586E">
          <w:rPr>
            <w:rStyle w:val="a4"/>
            <w:noProof/>
          </w:rPr>
          <w:instrText xml:space="preserve"> </w:instrText>
        </w:r>
        <w:r w:rsidRPr="00AE586E">
          <w:rPr>
            <w:rStyle w:val="a4"/>
            <w:noProof/>
          </w:rPr>
          <w:fldChar w:fldCharType="separate"/>
        </w:r>
        <w:r w:rsidRPr="00AE586E">
          <w:rPr>
            <w:rStyle w:val="a4"/>
            <w:noProof/>
          </w:rPr>
          <w:t>6.1.3. GET_SIGNAL_AVG_nW</w:t>
        </w:r>
        <w:r>
          <w:rPr>
            <w:noProof/>
            <w:webHidden/>
          </w:rPr>
          <w:tab/>
        </w:r>
        <w:r>
          <w:rPr>
            <w:noProof/>
            <w:webHidden/>
          </w:rPr>
          <w:fldChar w:fldCharType="begin"/>
        </w:r>
        <w:r>
          <w:rPr>
            <w:noProof/>
            <w:webHidden/>
          </w:rPr>
          <w:instrText xml:space="preserve"> PAGEREF _Toc63179439 \h </w:instrText>
        </w:r>
      </w:ins>
      <w:r>
        <w:rPr>
          <w:noProof/>
          <w:webHidden/>
        </w:rPr>
      </w:r>
      <w:r>
        <w:rPr>
          <w:noProof/>
          <w:webHidden/>
        </w:rPr>
        <w:fldChar w:fldCharType="separate"/>
      </w:r>
      <w:ins w:id="1456" w:author="t_竹沢 公佑" w:date="2021-02-02T17:29:00Z">
        <w:r>
          <w:rPr>
            <w:noProof/>
            <w:webHidden/>
          </w:rPr>
          <w:t>119</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57" w:author="t_竹沢 公佑" w:date="2021-02-02T17:29:00Z"/>
          <w:rFonts w:ascii="Century" w:eastAsia="ＭＳ 明朝" w:hAnsi="Century" w:cs="Times New Roman"/>
          <w:noProof/>
          <w:kern w:val="2"/>
          <w:sz w:val="21"/>
          <w:szCs w:val="22"/>
        </w:rPr>
      </w:pPr>
      <w:ins w:id="1458"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"_Toc63179440"</w:instrText>
        </w:r>
        <w:r w:rsidRPr="00AE586E">
          <w:rPr>
            <w:rStyle w:val="a4"/>
            <w:noProof/>
          </w:rPr>
          <w:instrText xml:space="preserve"> </w:instrText>
        </w:r>
        <w:r w:rsidRPr="00AE586E">
          <w:rPr>
            <w:rStyle w:val="a4"/>
            <w:noProof/>
          </w:rPr>
          <w:fldChar w:fldCharType="separate"/>
        </w:r>
        <w:r w:rsidRPr="00AE586E">
          <w:rPr>
            <w:rStyle w:val="a4"/>
            <w:noProof/>
          </w:rPr>
          <w:t>6.1.4. GET_DFR_STATUS</w:t>
        </w:r>
        <w:r>
          <w:rPr>
            <w:noProof/>
            <w:webHidden/>
          </w:rPr>
          <w:tab/>
        </w:r>
        <w:r>
          <w:rPr>
            <w:noProof/>
            <w:webHidden/>
          </w:rPr>
          <w:fldChar w:fldCharType="begin"/>
        </w:r>
        <w:r>
          <w:rPr>
            <w:noProof/>
            <w:webHidden/>
          </w:rPr>
          <w:instrText xml:space="preserve"> PAGEREF _Toc63179440 \h </w:instrText>
        </w:r>
      </w:ins>
      <w:r>
        <w:rPr>
          <w:noProof/>
          <w:webHidden/>
        </w:rPr>
      </w:r>
      <w:r>
        <w:rPr>
          <w:noProof/>
          <w:webHidden/>
        </w:rPr>
        <w:fldChar w:fldCharType="separate"/>
      </w:r>
      <w:ins w:id="1459" w:author="t_竹沢 公佑" w:date="2021-02-02T17:29:00Z">
        <w:r>
          <w:rPr>
            <w:noProof/>
            <w:webHidden/>
          </w:rPr>
          <w:t>121</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60" w:author="t_竹沢 公佑" w:date="2021-02-02T17:29:00Z"/>
          <w:rFonts w:ascii="Century" w:eastAsia="ＭＳ 明朝" w:hAnsi="Century" w:cs="Times New Roman"/>
          <w:noProof/>
          <w:kern w:val="2"/>
          <w:sz w:val="21"/>
          <w:szCs w:val="22"/>
        </w:rPr>
      </w:pPr>
      <w:ins w:id="1461"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"_Toc63179441"</w:instrText>
        </w:r>
        <w:r w:rsidRPr="00AE586E">
          <w:rPr>
            <w:rStyle w:val="a4"/>
            <w:noProof/>
          </w:rPr>
          <w:instrText xml:space="preserve"> </w:instrText>
        </w:r>
        <w:r w:rsidRPr="00AE586E">
          <w:rPr>
            <w:rStyle w:val="a4"/>
            <w:noProof/>
          </w:rPr>
          <w:fldChar w:fldCharType="separate"/>
        </w:r>
        <w:r w:rsidRPr="00AE586E">
          <w:rPr>
            <w:rStyle w:val="a4"/>
            <w:noProof/>
          </w:rPr>
          <w:t>6.1.5. GET_DFR_VOLTAGE_STATUS</w:t>
        </w:r>
        <w:r>
          <w:rPr>
            <w:noProof/>
            <w:webHidden/>
          </w:rPr>
          <w:tab/>
        </w:r>
        <w:r>
          <w:rPr>
            <w:noProof/>
            <w:webHidden/>
          </w:rPr>
          <w:fldChar w:fldCharType="begin"/>
        </w:r>
        <w:r>
          <w:rPr>
            <w:noProof/>
            <w:webHidden/>
          </w:rPr>
          <w:instrText xml:space="preserve"> PAGEREF _Toc63179441 \h </w:instrText>
        </w:r>
      </w:ins>
      <w:r>
        <w:rPr>
          <w:noProof/>
          <w:webHidden/>
        </w:rPr>
      </w:r>
      <w:r>
        <w:rPr>
          <w:noProof/>
          <w:webHidden/>
        </w:rPr>
        <w:fldChar w:fldCharType="separate"/>
      </w:r>
      <w:ins w:id="1462" w:author="t_竹沢 公佑" w:date="2021-02-02T17:29:00Z">
        <w:r>
          <w:rPr>
            <w:noProof/>
            <w:webHidden/>
          </w:rPr>
          <w:t>123</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63" w:author="t_竹沢 公佑" w:date="2021-02-02T17:29:00Z"/>
          <w:rFonts w:ascii="Century" w:eastAsia="ＭＳ 明朝" w:hAnsi="Century" w:cs="Times New Roman"/>
          <w:noProof/>
          <w:kern w:val="2"/>
          <w:sz w:val="21"/>
          <w:szCs w:val="22"/>
        </w:rPr>
      </w:pPr>
      <w:ins w:id="1464"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"_Toc63179442"</w:instrText>
        </w:r>
        <w:r w:rsidRPr="00AE586E">
          <w:rPr>
            <w:rStyle w:val="a4"/>
            <w:noProof/>
          </w:rPr>
          <w:instrText xml:space="preserve"> </w:instrText>
        </w:r>
        <w:r w:rsidRPr="00AE586E">
          <w:rPr>
            <w:rStyle w:val="a4"/>
            <w:noProof/>
          </w:rPr>
          <w:fldChar w:fldCharType="separate"/>
        </w:r>
        <w:r w:rsidRPr="00AE586E">
          <w:rPr>
            <w:rStyle w:val="a4"/>
            <w:noProof/>
          </w:rPr>
          <w:t>6.1.6. GET_DFR_CHKSUM_COUNTER</w:t>
        </w:r>
        <w:r>
          <w:rPr>
            <w:noProof/>
            <w:webHidden/>
          </w:rPr>
          <w:tab/>
        </w:r>
        <w:r>
          <w:rPr>
            <w:noProof/>
            <w:webHidden/>
          </w:rPr>
          <w:fldChar w:fldCharType="begin"/>
        </w:r>
        <w:r>
          <w:rPr>
            <w:noProof/>
            <w:webHidden/>
          </w:rPr>
          <w:instrText xml:space="preserve"> PAGEREF _Toc63179442 \h </w:instrText>
        </w:r>
      </w:ins>
      <w:r>
        <w:rPr>
          <w:noProof/>
          <w:webHidden/>
        </w:rPr>
      </w:r>
      <w:r>
        <w:rPr>
          <w:noProof/>
          <w:webHidden/>
        </w:rPr>
        <w:fldChar w:fldCharType="separate"/>
      </w:r>
      <w:ins w:id="1465" w:author="t_竹沢 公佑" w:date="2021-02-02T17:29:00Z">
        <w:r>
          <w:rPr>
            <w:noProof/>
            <w:webHidden/>
          </w:rPr>
          <w:t>125</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66" w:author="t_竹沢 公佑" w:date="2021-02-02T17:29:00Z"/>
          <w:rFonts w:ascii="Century" w:eastAsia="ＭＳ 明朝" w:hAnsi="Century" w:cs="Times New Roman"/>
          <w:noProof/>
          <w:kern w:val="2"/>
          <w:sz w:val="21"/>
          <w:szCs w:val="22"/>
        </w:rPr>
      </w:pPr>
      <w:ins w:id="1467"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"_Toc63179443"</w:instrText>
        </w:r>
        <w:r w:rsidRPr="00AE586E">
          <w:rPr>
            <w:rStyle w:val="a4"/>
            <w:noProof/>
          </w:rPr>
          <w:instrText xml:space="preserve"> </w:instrText>
        </w:r>
        <w:r w:rsidRPr="00AE586E">
          <w:rPr>
            <w:rStyle w:val="a4"/>
            <w:noProof/>
          </w:rPr>
          <w:fldChar w:fldCharType="separate"/>
        </w:r>
        <w:r w:rsidRPr="00AE586E">
          <w:rPr>
            <w:rStyle w:val="a4"/>
            <w:noProof/>
          </w:rPr>
          <w:t>6.1.7. GET_DFR_SYNC_ERR_CNT</w:t>
        </w:r>
        <w:r>
          <w:rPr>
            <w:noProof/>
            <w:webHidden/>
          </w:rPr>
          <w:tab/>
        </w:r>
        <w:r>
          <w:rPr>
            <w:noProof/>
            <w:webHidden/>
          </w:rPr>
          <w:fldChar w:fldCharType="begin"/>
        </w:r>
        <w:r>
          <w:rPr>
            <w:noProof/>
            <w:webHidden/>
          </w:rPr>
          <w:instrText xml:space="preserve"> PAGEREF _Toc63179443 \h </w:instrText>
        </w:r>
      </w:ins>
      <w:r>
        <w:rPr>
          <w:noProof/>
          <w:webHidden/>
        </w:rPr>
      </w:r>
      <w:r>
        <w:rPr>
          <w:noProof/>
          <w:webHidden/>
        </w:rPr>
        <w:fldChar w:fldCharType="separate"/>
      </w:r>
      <w:ins w:id="1468" w:author="t_竹沢 公佑" w:date="2021-02-02T17:29:00Z">
        <w:r>
          <w:rPr>
            <w:noProof/>
            <w:webHidden/>
          </w:rPr>
          <w:t>126</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69" w:author="t_竹沢 公佑" w:date="2021-02-02T17:29:00Z"/>
          <w:rFonts w:ascii="Century" w:eastAsia="ＭＳ 明朝" w:hAnsi="Century" w:cs="Times New Roman"/>
          <w:noProof/>
          <w:kern w:val="2"/>
          <w:sz w:val="21"/>
          <w:szCs w:val="22"/>
        </w:rPr>
      </w:pPr>
      <w:ins w:id="1470"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"_Toc63179444"</w:instrText>
        </w:r>
        <w:r w:rsidRPr="00AE586E">
          <w:rPr>
            <w:rStyle w:val="a4"/>
            <w:noProof/>
          </w:rPr>
          <w:instrText xml:space="preserve"> </w:instrText>
        </w:r>
        <w:r w:rsidRPr="00AE586E">
          <w:rPr>
            <w:rStyle w:val="a4"/>
            <w:noProof/>
          </w:rPr>
          <w:fldChar w:fldCharType="separate"/>
        </w:r>
        <w:r w:rsidRPr="00AE586E">
          <w:rPr>
            <w:rStyle w:val="a4"/>
            <w:noProof/>
          </w:rPr>
          <w:t>6.1.8. GET_DFR_SYNC_STATUS</w:t>
        </w:r>
        <w:r>
          <w:rPr>
            <w:noProof/>
            <w:webHidden/>
          </w:rPr>
          <w:tab/>
        </w:r>
        <w:r>
          <w:rPr>
            <w:noProof/>
            <w:webHidden/>
          </w:rPr>
          <w:fldChar w:fldCharType="begin"/>
        </w:r>
        <w:r>
          <w:rPr>
            <w:noProof/>
            <w:webHidden/>
          </w:rPr>
          <w:instrText xml:space="preserve"> PAGEREF _Toc63179444 \h </w:instrText>
        </w:r>
      </w:ins>
      <w:r>
        <w:rPr>
          <w:noProof/>
          <w:webHidden/>
        </w:rPr>
      </w:r>
      <w:r>
        <w:rPr>
          <w:noProof/>
          <w:webHidden/>
        </w:rPr>
        <w:fldChar w:fldCharType="separate"/>
      </w:r>
      <w:ins w:id="1471" w:author="t_竹沢 公佑" w:date="2021-02-02T17:29:00Z">
        <w:r>
          <w:rPr>
            <w:noProof/>
            <w:webHidden/>
          </w:rPr>
          <w:t>127</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72" w:author="t_竹沢 公佑" w:date="2021-02-02T17:29:00Z"/>
          <w:rFonts w:ascii="Century" w:eastAsia="ＭＳ 明朝" w:hAnsi="Century" w:cs="Times New Roman"/>
          <w:noProof/>
          <w:kern w:val="2"/>
          <w:sz w:val="21"/>
          <w:szCs w:val="22"/>
        </w:rPr>
      </w:pPr>
      <w:ins w:id="1473"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"_Toc63179445"</w:instrText>
        </w:r>
        <w:r w:rsidRPr="00AE586E">
          <w:rPr>
            <w:rStyle w:val="a4"/>
            <w:noProof/>
          </w:rPr>
          <w:instrText xml:space="preserve"> </w:instrText>
        </w:r>
        <w:r w:rsidRPr="00AE586E">
          <w:rPr>
            <w:rStyle w:val="a4"/>
            <w:noProof/>
          </w:rPr>
          <w:fldChar w:fldCharType="separate"/>
        </w:r>
        <w:r w:rsidRPr="00AE586E">
          <w:rPr>
            <w:rStyle w:val="a4"/>
            <w:noProof/>
          </w:rPr>
          <w:t>6.1.9. GET_DFR_TEST_DATA</w:t>
        </w:r>
        <w:r>
          <w:rPr>
            <w:noProof/>
            <w:webHidden/>
          </w:rPr>
          <w:tab/>
        </w:r>
        <w:r>
          <w:rPr>
            <w:noProof/>
            <w:webHidden/>
          </w:rPr>
          <w:fldChar w:fldCharType="begin"/>
        </w:r>
        <w:r>
          <w:rPr>
            <w:noProof/>
            <w:webHidden/>
          </w:rPr>
          <w:instrText xml:space="preserve"> PAGEREF _Toc63179445 \h </w:instrText>
        </w:r>
      </w:ins>
      <w:r>
        <w:rPr>
          <w:noProof/>
          <w:webHidden/>
        </w:rPr>
      </w:r>
      <w:r>
        <w:rPr>
          <w:noProof/>
          <w:webHidden/>
        </w:rPr>
        <w:fldChar w:fldCharType="separate"/>
      </w:r>
      <w:ins w:id="1474" w:author="t_竹沢 公佑" w:date="2021-02-02T17:29:00Z">
        <w:r>
          <w:rPr>
            <w:noProof/>
            <w:webHidden/>
          </w:rPr>
          <w:t>129</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75" w:author="t_竹沢 公佑" w:date="2021-02-02T17:29:00Z"/>
          <w:rFonts w:ascii="Century" w:eastAsia="ＭＳ 明朝" w:hAnsi="Century" w:cs="Times New Roman"/>
          <w:noProof/>
          <w:kern w:val="2"/>
          <w:sz w:val="21"/>
          <w:szCs w:val="22"/>
        </w:rPr>
      </w:pPr>
      <w:ins w:id="1476"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"_Toc63179446"</w:instrText>
        </w:r>
        <w:r w:rsidRPr="00AE586E">
          <w:rPr>
            <w:rStyle w:val="a4"/>
            <w:noProof/>
          </w:rPr>
          <w:instrText xml:space="preserve"> </w:instrText>
        </w:r>
        <w:r w:rsidRPr="00AE586E">
          <w:rPr>
            <w:rStyle w:val="a4"/>
            <w:noProof/>
          </w:rPr>
          <w:fldChar w:fldCharType="separate"/>
        </w:r>
        <w:r w:rsidRPr="00AE586E">
          <w:rPr>
            <w:rStyle w:val="a4"/>
            <w:noProof/>
          </w:rPr>
          <w:t>6.1.10. GET_DFR_METAFRAME_DELAY</w:t>
        </w:r>
        <w:r>
          <w:rPr>
            <w:noProof/>
            <w:webHidden/>
          </w:rPr>
          <w:tab/>
        </w:r>
        <w:r>
          <w:rPr>
            <w:noProof/>
            <w:webHidden/>
          </w:rPr>
          <w:fldChar w:fldCharType="begin"/>
        </w:r>
        <w:r>
          <w:rPr>
            <w:noProof/>
            <w:webHidden/>
          </w:rPr>
          <w:instrText xml:space="preserve"> PAGEREF _Toc63179446 \h </w:instrText>
        </w:r>
      </w:ins>
      <w:r>
        <w:rPr>
          <w:noProof/>
          <w:webHidden/>
        </w:rPr>
      </w:r>
      <w:r>
        <w:rPr>
          <w:noProof/>
          <w:webHidden/>
        </w:rPr>
        <w:fldChar w:fldCharType="separate"/>
      </w:r>
      <w:ins w:id="1477" w:author="t_竹沢 公佑" w:date="2021-02-02T17:29:00Z">
        <w:r>
          <w:rPr>
            <w:noProof/>
            <w:webHidden/>
          </w:rPr>
          <w:t>130</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78" w:author="t_竹沢 公佑" w:date="2021-02-02T17:29:00Z"/>
          <w:rFonts w:ascii="Century" w:eastAsia="ＭＳ 明朝" w:hAnsi="Century" w:cs="Times New Roman"/>
          <w:noProof/>
          <w:kern w:val="2"/>
          <w:sz w:val="21"/>
          <w:szCs w:val="22"/>
        </w:rPr>
      </w:pPr>
      <w:ins w:id="1479"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"_Toc63179447"</w:instrText>
        </w:r>
        <w:r w:rsidRPr="00AE586E">
          <w:rPr>
            <w:rStyle w:val="a4"/>
            <w:noProof/>
          </w:rPr>
          <w:instrText xml:space="preserve"> </w:instrText>
        </w:r>
        <w:r w:rsidRPr="00AE586E">
          <w:rPr>
            <w:rStyle w:val="a4"/>
            <w:noProof/>
          </w:rPr>
          <w:fldChar w:fldCharType="separate"/>
        </w:r>
        <w:r w:rsidRPr="00AE586E">
          <w:rPr>
            <w:rStyle w:val="a4"/>
            <w:noProof/>
          </w:rPr>
          <w:t>6.1.11. GET_DFR_SN</w:t>
        </w:r>
        <w:r>
          <w:rPr>
            <w:noProof/>
            <w:webHidden/>
          </w:rPr>
          <w:tab/>
        </w:r>
        <w:r>
          <w:rPr>
            <w:noProof/>
            <w:webHidden/>
          </w:rPr>
          <w:fldChar w:fldCharType="begin"/>
        </w:r>
        <w:r>
          <w:rPr>
            <w:noProof/>
            <w:webHidden/>
          </w:rPr>
          <w:instrText xml:space="preserve"> PAGEREF _Toc63179447 \h </w:instrText>
        </w:r>
      </w:ins>
      <w:r>
        <w:rPr>
          <w:noProof/>
          <w:webHidden/>
        </w:rPr>
      </w:r>
      <w:r>
        <w:rPr>
          <w:noProof/>
          <w:webHidden/>
        </w:rPr>
        <w:fldChar w:fldCharType="separate"/>
      </w:r>
      <w:ins w:id="1480" w:author="t_竹沢 公佑" w:date="2021-02-02T17:29:00Z">
        <w:r>
          <w:rPr>
            <w:noProof/>
            <w:webHidden/>
          </w:rPr>
          <w:t>131</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81" w:author="t_竹沢 公佑" w:date="2021-02-02T17:29:00Z"/>
          <w:rFonts w:ascii="Century" w:eastAsia="ＭＳ 明朝" w:hAnsi="Century" w:cs="Times New Roman"/>
          <w:noProof/>
          <w:kern w:val="2"/>
          <w:sz w:val="21"/>
          <w:szCs w:val="22"/>
        </w:rPr>
      </w:pPr>
      <w:ins w:id="1482"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"_Toc63179448"</w:instrText>
        </w:r>
        <w:r w:rsidRPr="00AE586E">
          <w:rPr>
            <w:rStyle w:val="a4"/>
            <w:noProof/>
          </w:rPr>
          <w:instrText xml:space="preserve"> </w:instrText>
        </w:r>
        <w:r w:rsidRPr="00AE586E">
          <w:rPr>
            <w:rStyle w:val="a4"/>
            <w:noProof/>
          </w:rPr>
          <w:fldChar w:fldCharType="separate"/>
        </w:r>
        <w:r w:rsidRPr="00AE586E">
          <w:rPr>
            <w:rStyle w:val="a4"/>
            <w:noProof/>
          </w:rPr>
          <w:t>6.1.12. GET_DFR_VER</w:t>
        </w:r>
        <w:r>
          <w:rPr>
            <w:noProof/>
            <w:webHidden/>
          </w:rPr>
          <w:tab/>
        </w:r>
        <w:r>
          <w:rPr>
            <w:noProof/>
            <w:webHidden/>
          </w:rPr>
          <w:fldChar w:fldCharType="begin"/>
        </w:r>
        <w:r>
          <w:rPr>
            <w:noProof/>
            <w:webHidden/>
          </w:rPr>
          <w:instrText xml:space="preserve"> PAGEREF _Toc63179448 \h </w:instrText>
        </w:r>
      </w:ins>
      <w:r>
        <w:rPr>
          <w:noProof/>
          <w:webHidden/>
        </w:rPr>
      </w:r>
      <w:r>
        <w:rPr>
          <w:noProof/>
          <w:webHidden/>
        </w:rPr>
        <w:fldChar w:fldCharType="separate"/>
      </w:r>
      <w:ins w:id="1483" w:author="t_竹沢 公佑" w:date="2021-02-02T17:29:00Z">
        <w:r>
          <w:rPr>
            <w:noProof/>
            <w:webHidden/>
          </w:rPr>
          <w:t>132</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84" w:author="t_竹沢 公佑" w:date="2021-02-02T17:29:00Z"/>
          <w:rFonts w:ascii="Century" w:eastAsia="ＭＳ 明朝" w:hAnsi="Century" w:cs="Times New Roman"/>
          <w:noProof/>
          <w:kern w:val="2"/>
          <w:sz w:val="21"/>
          <w:szCs w:val="22"/>
        </w:rPr>
      </w:pPr>
      <w:ins w:id="1485"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"_Toc63179449"</w:instrText>
        </w:r>
        <w:r w:rsidRPr="00AE586E">
          <w:rPr>
            <w:rStyle w:val="a4"/>
            <w:noProof/>
          </w:rPr>
          <w:instrText xml:space="preserve"> </w:instrText>
        </w:r>
        <w:r w:rsidRPr="00AE586E">
          <w:rPr>
            <w:rStyle w:val="a4"/>
            <w:noProof/>
          </w:rPr>
          <w:fldChar w:fldCharType="separate"/>
        </w:r>
        <w:r w:rsidRPr="00AE586E">
          <w:rPr>
            <w:rStyle w:val="a4"/>
            <w:noProof/>
          </w:rPr>
          <w:t>6.1.13. GET_FPGA_TEMP</w:t>
        </w:r>
        <w:r>
          <w:rPr>
            <w:noProof/>
            <w:webHidden/>
          </w:rPr>
          <w:tab/>
        </w:r>
        <w:r>
          <w:rPr>
            <w:noProof/>
            <w:webHidden/>
          </w:rPr>
          <w:fldChar w:fldCharType="begin"/>
        </w:r>
        <w:r>
          <w:rPr>
            <w:noProof/>
            <w:webHidden/>
          </w:rPr>
          <w:instrText xml:space="preserve"> PAGEREF _Toc63179449 \h </w:instrText>
        </w:r>
      </w:ins>
      <w:r>
        <w:rPr>
          <w:noProof/>
          <w:webHidden/>
        </w:rPr>
      </w:r>
      <w:r>
        <w:rPr>
          <w:noProof/>
          <w:webHidden/>
        </w:rPr>
        <w:fldChar w:fldCharType="separate"/>
      </w:r>
      <w:ins w:id="1486" w:author="t_竹沢 公佑" w:date="2021-02-02T17:29:00Z">
        <w:r>
          <w:rPr>
            <w:noProof/>
            <w:webHidden/>
          </w:rPr>
          <w:t>133</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87" w:author="t_竹沢 公佑" w:date="2021-02-02T17:29:00Z"/>
          <w:rFonts w:ascii="Century" w:eastAsia="ＭＳ 明朝" w:hAnsi="Century" w:cs="Times New Roman"/>
          <w:noProof/>
          <w:kern w:val="2"/>
          <w:sz w:val="21"/>
          <w:szCs w:val="22"/>
        </w:rPr>
      </w:pPr>
      <w:ins w:id="1488"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"_Toc63179450"</w:instrText>
        </w:r>
        <w:r w:rsidRPr="00AE586E">
          <w:rPr>
            <w:rStyle w:val="a4"/>
            <w:noProof/>
          </w:rPr>
          <w:instrText xml:space="preserve"> </w:instrText>
        </w:r>
        <w:r w:rsidRPr="00AE586E">
          <w:rPr>
            <w:rStyle w:val="a4"/>
            <w:noProof/>
          </w:rPr>
          <w:fldChar w:fldCharType="separate"/>
        </w:r>
        <w:r w:rsidRPr="00AE586E">
          <w:rPr>
            <w:rStyle w:val="a4"/>
            <w:noProof/>
          </w:rPr>
          <w:t>6.1.14. GET_SEU_STATUS</w:t>
        </w:r>
        <w:r>
          <w:rPr>
            <w:noProof/>
            <w:webHidden/>
          </w:rPr>
          <w:tab/>
        </w:r>
        <w:r>
          <w:rPr>
            <w:noProof/>
            <w:webHidden/>
          </w:rPr>
          <w:fldChar w:fldCharType="begin"/>
        </w:r>
        <w:r>
          <w:rPr>
            <w:noProof/>
            <w:webHidden/>
          </w:rPr>
          <w:instrText xml:space="preserve"> PAGEREF _Toc63179450 \h </w:instrText>
        </w:r>
      </w:ins>
      <w:r>
        <w:rPr>
          <w:noProof/>
          <w:webHidden/>
        </w:rPr>
      </w:r>
      <w:r>
        <w:rPr>
          <w:noProof/>
          <w:webHidden/>
        </w:rPr>
        <w:fldChar w:fldCharType="separate"/>
      </w:r>
      <w:ins w:id="1489" w:author="t_竹沢 公佑" w:date="2021-02-02T17:29:00Z">
        <w:r>
          <w:rPr>
            <w:noProof/>
            <w:webHidden/>
          </w:rPr>
          <w:t>134</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90" w:author="t_竹沢 公佑" w:date="2021-02-02T17:29:00Z"/>
          <w:rFonts w:ascii="Century" w:eastAsia="ＭＳ 明朝" w:hAnsi="Century" w:cs="Times New Roman"/>
          <w:noProof/>
          <w:kern w:val="2"/>
          <w:sz w:val="21"/>
          <w:szCs w:val="22"/>
        </w:rPr>
      </w:pPr>
      <w:ins w:id="1491"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"_Toc63179451"</w:instrText>
        </w:r>
        <w:r w:rsidRPr="00AE586E">
          <w:rPr>
            <w:rStyle w:val="a4"/>
            <w:noProof/>
          </w:rPr>
          <w:instrText xml:space="preserve"> </w:instrText>
        </w:r>
        <w:r w:rsidRPr="00AE586E">
          <w:rPr>
            <w:rStyle w:val="a4"/>
            <w:noProof/>
          </w:rPr>
          <w:fldChar w:fldCharType="separate"/>
        </w:r>
        <w:r w:rsidRPr="00AE586E">
          <w:rPr>
            <w:rStyle w:val="a4"/>
            <w:noProof/>
          </w:rPr>
          <w:t>6.1.15. GET_SEU_ERRCNT</w:t>
        </w:r>
        <w:r>
          <w:rPr>
            <w:noProof/>
            <w:webHidden/>
          </w:rPr>
          <w:tab/>
        </w:r>
        <w:r>
          <w:rPr>
            <w:noProof/>
            <w:webHidden/>
          </w:rPr>
          <w:fldChar w:fldCharType="begin"/>
        </w:r>
        <w:r>
          <w:rPr>
            <w:noProof/>
            <w:webHidden/>
          </w:rPr>
          <w:instrText xml:space="preserve"> PAGEREF _Toc63179451 \h </w:instrText>
        </w:r>
      </w:ins>
      <w:r>
        <w:rPr>
          <w:noProof/>
          <w:webHidden/>
        </w:rPr>
      </w:r>
      <w:r>
        <w:rPr>
          <w:noProof/>
          <w:webHidden/>
        </w:rPr>
        <w:fldChar w:fldCharType="separate"/>
      </w:r>
      <w:ins w:id="1492" w:author="t_竹沢 公佑" w:date="2021-02-02T17:29:00Z">
        <w:r>
          <w:rPr>
            <w:noProof/>
            <w:webHidden/>
          </w:rPr>
          <w:t>137</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93" w:author="t_竹沢 公佑" w:date="2021-02-02T17:29:00Z"/>
          <w:rFonts w:ascii="Century" w:eastAsia="ＭＳ 明朝" w:hAnsi="Century" w:cs="Times New Roman"/>
          <w:noProof/>
          <w:kern w:val="2"/>
          <w:sz w:val="21"/>
          <w:szCs w:val="22"/>
        </w:rPr>
      </w:pPr>
      <w:ins w:id="1494"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"_Toc63179452"</w:instrText>
        </w:r>
        <w:r w:rsidRPr="00AE586E">
          <w:rPr>
            <w:rStyle w:val="a4"/>
            <w:noProof/>
          </w:rPr>
          <w:instrText xml:space="preserve"> </w:instrText>
        </w:r>
        <w:r w:rsidRPr="00AE586E">
          <w:rPr>
            <w:rStyle w:val="a4"/>
            <w:noProof/>
          </w:rPr>
          <w:fldChar w:fldCharType="separate"/>
        </w:r>
        <w:r w:rsidRPr="00AE586E">
          <w:rPr>
            <w:rStyle w:val="a4"/>
            <w:noProof/>
          </w:rPr>
          <w:t>6.1.16. GET_SEU_ELAPSED</w:t>
        </w:r>
        <w:r>
          <w:rPr>
            <w:noProof/>
            <w:webHidden/>
          </w:rPr>
          <w:tab/>
        </w:r>
        <w:r>
          <w:rPr>
            <w:noProof/>
            <w:webHidden/>
          </w:rPr>
          <w:fldChar w:fldCharType="begin"/>
        </w:r>
        <w:r>
          <w:rPr>
            <w:noProof/>
            <w:webHidden/>
          </w:rPr>
          <w:instrText xml:space="preserve"> PAGEREF _Toc63179452 \h </w:instrText>
        </w:r>
      </w:ins>
      <w:r>
        <w:rPr>
          <w:noProof/>
          <w:webHidden/>
        </w:rPr>
      </w:r>
      <w:r>
        <w:rPr>
          <w:noProof/>
          <w:webHidden/>
        </w:rPr>
        <w:fldChar w:fldCharType="separate"/>
      </w:r>
      <w:ins w:id="1495" w:author="t_竹沢 公佑" w:date="2021-02-02T17:29:00Z">
        <w:r>
          <w:rPr>
            <w:noProof/>
            <w:webHidden/>
          </w:rPr>
          <w:t>139</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96" w:author="t_竹沢 公佑" w:date="2021-02-02T17:29:00Z"/>
          <w:rFonts w:ascii="Century" w:eastAsia="ＭＳ 明朝" w:hAnsi="Century" w:cs="Times New Roman"/>
          <w:noProof/>
          <w:kern w:val="2"/>
          <w:sz w:val="21"/>
          <w:szCs w:val="22"/>
        </w:rPr>
      </w:pPr>
      <w:ins w:id="1497"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"_Toc63179453"</w:instrText>
        </w:r>
        <w:r w:rsidRPr="00AE586E">
          <w:rPr>
            <w:rStyle w:val="a4"/>
            <w:noProof/>
          </w:rPr>
          <w:instrText xml:space="preserve"> </w:instrText>
        </w:r>
        <w:r w:rsidRPr="00AE586E">
          <w:rPr>
            <w:rStyle w:val="a4"/>
            <w:noProof/>
          </w:rPr>
          <w:fldChar w:fldCharType="separate"/>
        </w:r>
        <w:r w:rsidRPr="00AE586E">
          <w:rPr>
            <w:rStyle w:val="a4"/>
            <w:noProof/>
          </w:rPr>
          <w:t>6.1.17. GET_SEU_DIAERRCNT</w:t>
        </w:r>
        <w:r>
          <w:rPr>
            <w:noProof/>
            <w:webHidden/>
          </w:rPr>
          <w:tab/>
        </w:r>
        <w:r>
          <w:rPr>
            <w:noProof/>
            <w:webHidden/>
          </w:rPr>
          <w:fldChar w:fldCharType="begin"/>
        </w:r>
        <w:r>
          <w:rPr>
            <w:noProof/>
            <w:webHidden/>
          </w:rPr>
          <w:instrText xml:space="preserve"> PAGEREF _Toc63179453 \h </w:instrText>
        </w:r>
      </w:ins>
      <w:r>
        <w:rPr>
          <w:noProof/>
          <w:webHidden/>
        </w:rPr>
      </w:r>
      <w:r>
        <w:rPr>
          <w:noProof/>
          <w:webHidden/>
        </w:rPr>
        <w:fldChar w:fldCharType="separate"/>
      </w:r>
      <w:ins w:id="1498" w:author="t_竹沢 公佑" w:date="2021-02-02T17:29:00Z">
        <w:r>
          <w:rPr>
            <w:noProof/>
            <w:webHidden/>
          </w:rPr>
          <w:t>141</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499" w:author="t_竹沢 公佑" w:date="2021-02-02T17:29:00Z"/>
          <w:rFonts w:ascii="Century" w:eastAsia="ＭＳ 明朝" w:hAnsi="Century" w:cs="Times New Roman"/>
          <w:noProof/>
          <w:kern w:val="2"/>
          <w:sz w:val="21"/>
          <w:szCs w:val="22"/>
        </w:rPr>
      </w:pPr>
      <w:ins w:id="1500"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"_Toc63179454"</w:instrText>
        </w:r>
        <w:r w:rsidRPr="00AE586E">
          <w:rPr>
            <w:rStyle w:val="a4"/>
            <w:noProof/>
          </w:rPr>
          <w:instrText xml:space="preserve"> </w:instrText>
        </w:r>
        <w:r w:rsidRPr="00AE586E">
          <w:rPr>
            <w:rStyle w:val="a4"/>
            <w:noProof/>
          </w:rPr>
          <w:fldChar w:fldCharType="separate"/>
        </w:r>
        <w:r w:rsidRPr="00AE586E">
          <w:rPr>
            <w:rStyle w:val="a4"/>
            <w:noProof/>
          </w:rPr>
          <w:t>6.1.18. GET_CONSUMPTION</w:t>
        </w:r>
        <w:r>
          <w:rPr>
            <w:noProof/>
            <w:webHidden/>
          </w:rPr>
          <w:tab/>
        </w:r>
        <w:r>
          <w:rPr>
            <w:noProof/>
            <w:webHidden/>
          </w:rPr>
          <w:fldChar w:fldCharType="begin"/>
        </w:r>
        <w:r>
          <w:rPr>
            <w:noProof/>
            <w:webHidden/>
          </w:rPr>
          <w:instrText xml:space="preserve"> PAGEREF _Toc63179454 \h </w:instrText>
        </w:r>
      </w:ins>
      <w:r>
        <w:rPr>
          <w:noProof/>
          <w:webHidden/>
        </w:rPr>
      </w:r>
      <w:r>
        <w:rPr>
          <w:noProof/>
          <w:webHidden/>
        </w:rPr>
        <w:fldChar w:fldCharType="separate"/>
      </w:r>
      <w:ins w:id="1501" w:author="t_竹沢 公佑" w:date="2021-02-02T17:29:00Z">
        <w:r>
          <w:rPr>
            <w:noProof/>
            <w:webHidden/>
          </w:rPr>
          <w:t>142</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02" w:author="t_竹沢 公佑" w:date="2021-02-02T17:29:00Z"/>
          <w:rFonts w:ascii="Century" w:eastAsia="ＭＳ 明朝" w:hAnsi="Century" w:cs="Times New Roman"/>
          <w:noProof/>
          <w:kern w:val="2"/>
          <w:sz w:val="21"/>
          <w:szCs w:val="22"/>
        </w:rPr>
      </w:pPr>
      <w:ins w:id="1503" w:author="t_竹沢 公佑" w:date="2021-02-02T17:29:00Z">
        <w:r w:rsidRPr="00AE586E">
          <w:rPr>
            <w:rStyle w:val="a4"/>
            <w:noProof/>
          </w:rPr>
          <w:lastRenderedPageBreak/>
          <w:fldChar w:fldCharType="begin"/>
        </w:r>
        <w:r w:rsidRPr="00AE586E">
          <w:rPr>
            <w:rStyle w:val="a4"/>
            <w:noProof/>
          </w:rPr>
          <w:instrText xml:space="preserve"> </w:instrText>
        </w:r>
        <w:r>
          <w:rPr>
            <w:noProof/>
          </w:rPr>
          <w:instrText>HYPERLINK \l "_Toc63179455"</w:instrText>
        </w:r>
        <w:r w:rsidRPr="00AE586E">
          <w:rPr>
            <w:rStyle w:val="a4"/>
            <w:noProof/>
          </w:rPr>
          <w:instrText xml:space="preserve"> </w:instrText>
        </w:r>
        <w:r w:rsidRPr="00AE586E">
          <w:rPr>
            <w:rStyle w:val="a4"/>
            <w:noProof/>
          </w:rPr>
          <w:fldChar w:fldCharType="separate"/>
        </w:r>
        <w:r w:rsidRPr="00AE586E">
          <w:rPr>
            <w:rStyle w:val="a4"/>
            <w:noProof/>
          </w:rPr>
          <w:t>6.1.19. GET_OVH_THRESHOLD</w:t>
        </w:r>
        <w:r>
          <w:rPr>
            <w:noProof/>
            <w:webHidden/>
          </w:rPr>
          <w:tab/>
        </w:r>
        <w:r>
          <w:rPr>
            <w:noProof/>
            <w:webHidden/>
          </w:rPr>
          <w:fldChar w:fldCharType="begin"/>
        </w:r>
        <w:r>
          <w:rPr>
            <w:noProof/>
            <w:webHidden/>
          </w:rPr>
          <w:instrText xml:space="preserve"> PAGEREF _Toc63179455 \h </w:instrText>
        </w:r>
      </w:ins>
      <w:r>
        <w:rPr>
          <w:noProof/>
          <w:webHidden/>
        </w:rPr>
      </w:r>
      <w:r>
        <w:rPr>
          <w:noProof/>
          <w:webHidden/>
        </w:rPr>
        <w:fldChar w:fldCharType="separate"/>
      </w:r>
      <w:ins w:id="1504" w:author="t_竹沢 公佑" w:date="2021-02-02T17:29:00Z">
        <w:r>
          <w:rPr>
            <w:noProof/>
            <w:webHidden/>
          </w:rPr>
          <w:t>144</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05" w:author="t_竹沢 公佑" w:date="2021-02-02T17:29:00Z"/>
          <w:rFonts w:ascii="Century" w:eastAsia="ＭＳ 明朝" w:hAnsi="Century" w:cs="Times New Roman"/>
          <w:noProof/>
          <w:kern w:val="2"/>
          <w:sz w:val="21"/>
          <w:szCs w:val="22"/>
        </w:rPr>
      </w:pPr>
      <w:ins w:id="1506"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"_Toc63179456"</w:instrText>
        </w:r>
        <w:r w:rsidRPr="00AE586E">
          <w:rPr>
            <w:rStyle w:val="a4"/>
            <w:noProof/>
          </w:rPr>
          <w:instrText xml:space="preserve"> </w:instrText>
        </w:r>
        <w:r w:rsidRPr="00AE586E">
          <w:rPr>
            <w:rStyle w:val="a4"/>
            <w:noProof/>
          </w:rPr>
          <w:fldChar w:fldCharType="separate"/>
        </w:r>
        <w:r w:rsidRPr="00AE586E">
          <w:rPr>
            <w:rStyle w:val="a4"/>
            <w:noProof/>
          </w:rPr>
          <w:t>6.1.20. GET_OVH_FLG</w:t>
        </w:r>
        <w:r>
          <w:rPr>
            <w:noProof/>
            <w:webHidden/>
          </w:rPr>
          <w:tab/>
        </w:r>
        <w:r>
          <w:rPr>
            <w:noProof/>
            <w:webHidden/>
          </w:rPr>
          <w:fldChar w:fldCharType="begin"/>
        </w:r>
        <w:r>
          <w:rPr>
            <w:noProof/>
            <w:webHidden/>
          </w:rPr>
          <w:instrText xml:space="preserve"> PAGEREF _Toc63179456 \h </w:instrText>
        </w:r>
      </w:ins>
      <w:r>
        <w:rPr>
          <w:noProof/>
          <w:webHidden/>
        </w:rPr>
      </w:r>
      <w:r>
        <w:rPr>
          <w:noProof/>
          <w:webHidden/>
        </w:rPr>
        <w:fldChar w:fldCharType="separate"/>
      </w:r>
      <w:ins w:id="1507" w:author="t_竹沢 公佑" w:date="2021-02-02T17:29:00Z">
        <w:r>
          <w:rPr>
            <w:noProof/>
            <w:webHidden/>
          </w:rPr>
          <w:t>145</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08" w:author="t_竹沢 公佑" w:date="2021-02-02T17:29:00Z"/>
          <w:rFonts w:ascii="Century" w:eastAsia="ＭＳ 明朝" w:hAnsi="Century" w:cs="Times New Roman"/>
          <w:noProof/>
          <w:kern w:val="2"/>
          <w:sz w:val="21"/>
          <w:szCs w:val="22"/>
        </w:rPr>
      </w:pPr>
      <w:ins w:id="1509"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"_Toc63179457"</w:instrText>
        </w:r>
        <w:r w:rsidRPr="00AE586E">
          <w:rPr>
            <w:rStyle w:val="a4"/>
            <w:noProof/>
          </w:rPr>
          <w:instrText xml:space="preserve"> </w:instrText>
        </w:r>
        <w:r w:rsidRPr="00AE586E">
          <w:rPr>
            <w:rStyle w:val="a4"/>
            <w:noProof/>
          </w:rPr>
          <w:fldChar w:fldCharType="separate"/>
        </w:r>
        <w:r w:rsidRPr="00AE586E">
          <w:rPr>
            <w:rStyle w:val="a4"/>
            <w:noProof/>
          </w:rPr>
          <w:t>6.1.21. GET_DFR_FORCETX</w:t>
        </w:r>
        <w:r>
          <w:rPr>
            <w:noProof/>
            <w:webHidden/>
          </w:rPr>
          <w:tab/>
        </w:r>
        <w:r>
          <w:rPr>
            <w:noProof/>
            <w:webHidden/>
          </w:rPr>
          <w:fldChar w:fldCharType="begin"/>
        </w:r>
        <w:r>
          <w:rPr>
            <w:noProof/>
            <w:webHidden/>
          </w:rPr>
          <w:instrText xml:space="preserve"> PAGEREF _Toc63179457 \h </w:instrText>
        </w:r>
      </w:ins>
      <w:r>
        <w:rPr>
          <w:noProof/>
          <w:webHidden/>
        </w:rPr>
      </w:r>
      <w:r>
        <w:rPr>
          <w:noProof/>
          <w:webHidden/>
        </w:rPr>
        <w:fldChar w:fldCharType="separate"/>
      </w:r>
      <w:ins w:id="1510" w:author="t_竹沢 公佑" w:date="2021-02-02T17:29:00Z">
        <w:r>
          <w:rPr>
            <w:noProof/>
            <w:webHidden/>
          </w:rPr>
          <w:t>147</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11" w:author="t_竹沢 公佑" w:date="2021-02-02T17:29:00Z"/>
          <w:rFonts w:ascii="Century" w:eastAsia="ＭＳ 明朝" w:hAnsi="Century" w:cs="Times New Roman"/>
          <w:noProof/>
          <w:kern w:val="2"/>
          <w:sz w:val="21"/>
          <w:szCs w:val="22"/>
        </w:rPr>
      </w:pPr>
      <w:ins w:id="1512"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"_Toc63179458"</w:instrText>
        </w:r>
        <w:r w:rsidRPr="00AE586E">
          <w:rPr>
            <w:rStyle w:val="a4"/>
            <w:noProof/>
          </w:rPr>
          <w:instrText xml:space="preserve"> </w:instrText>
        </w:r>
        <w:r w:rsidRPr="00AE586E">
          <w:rPr>
            <w:rStyle w:val="a4"/>
            <w:noProof/>
          </w:rPr>
          <w:fldChar w:fldCharType="separate"/>
        </w:r>
        <w:r w:rsidRPr="00AE586E">
          <w:rPr>
            <w:rStyle w:val="a4"/>
            <w:noProof/>
          </w:rPr>
          <w:t>6.1.22. GET_PARITY_RANGE</w:t>
        </w:r>
        <w:r>
          <w:rPr>
            <w:noProof/>
            <w:webHidden/>
          </w:rPr>
          <w:tab/>
        </w:r>
        <w:r>
          <w:rPr>
            <w:noProof/>
            <w:webHidden/>
          </w:rPr>
          <w:fldChar w:fldCharType="begin"/>
        </w:r>
        <w:r>
          <w:rPr>
            <w:noProof/>
            <w:webHidden/>
          </w:rPr>
          <w:instrText xml:space="preserve"> PAGEREF _Toc63179458 \h </w:instrText>
        </w:r>
      </w:ins>
      <w:r>
        <w:rPr>
          <w:noProof/>
          <w:webHidden/>
        </w:rPr>
      </w:r>
      <w:r>
        <w:rPr>
          <w:noProof/>
          <w:webHidden/>
        </w:rPr>
        <w:fldChar w:fldCharType="separate"/>
      </w:r>
      <w:ins w:id="1513" w:author="t_竹沢 公佑" w:date="2021-02-02T17:29:00Z">
        <w:r>
          <w:rPr>
            <w:noProof/>
            <w:webHidden/>
          </w:rPr>
          <w:t>149</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514" w:author="t_竹沢 公佑" w:date="2021-02-02T17:29:00Z"/>
          <w:rFonts w:ascii="Century" w:eastAsia="ＭＳ 明朝" w:hAnsi="Century" w:cs="Times New Roman"/>
          <w:noProof/>
          <w:kern w:val="2"/>
          <w:sz w:val="21"/>
          <w:szCs w:val="22"/>
        </w:rPr>
      </w:pPr>
      <w:ins w:id="1515"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"_Toc63179459"</w:instrText>
        </w:r>
        <w:r w:rsidRPr="00AE586E">
          <w:rPr>
            <w:rStyle w:val="a4"/>
            <w:noProof/>
          </w:rPr>
          <w:instrText xml:space="preserve"> </w:instrText>
        </w:r>
        <w:r w:rsidRPr="00AE586E">
          <w:rPr>
            <w:rStyle w:val="a4"/>
            <w:noProof/>
          </w:rPr>
          <w:fldChar w:fldCharType="separate"/>
        </w:r>
        <w:r w:rsidRPr="00AE586E">
          <w:rPr>
            <w:rStyle w:val="a4"/>
            <w:noProof/>
          </w:rPr>
          <w:t>6.2.</w:t>
        </w:r>
        <w:r w:rsidRPr="00FC7530">
          <w:rPr>
            <w:rFonts w:ascii="Century" w:eastAsia="ＭＳ 明朝" w:hAnsi="Century" w:cs="Times New Roman"/>
            <w:noProof/>
            <w:kern w:val="2"/>
            <w:sz w:val="21"/>
            <w:szCs w:val="22"/>
          </w:rPr>
          <w:tab/>
        </w:r>
        <w:r w:rsidRPr="00AE586E">
          <w:rPr>
            <w:rStyle w:val="a4"/>
            <w:noProof/>
            <w:lang w:val="en"/>
          </w:rPr>
          <w:t>Control Items</w:t>
        </w:r>
        <w:r>
          <w:rPr>
            <w:noProof/>
            <w:webHidden/>
          </w:rPr>
          <w:tab/>
        </w:r>
        <w:r>
          <w:rPr>
            <w:noProof/>
            <w:webHidden/>
          </w:rPr>
          <w:fldChar w:fldCharType="begin"/>
        </w:r>
        <w:r>
          <w:rPr>
            <w:noProof/>
            <w:webHidden/>
          </w:rPr>
          <w:instrText xml:space="preserve"> PAGEREF _Toc63179459 \h </w:instrText>
        </w:r>
      </w:ins>
      <w:r>
        <w:rPr>
          <w:noProof/>
          <w:webHidden/>
        </w:rPr>
      </w:r>
      <w:r>
        <w:rPr>
          <w:noProof/>
          <w:webHidden/>
        </w:rPr>
        <w:fldChar w:fldCharType="separate"/>
      </w:r>
      <w:ins w:id="1516" w:author="t_竹沢 公佑" w:date="2021-02-02T17:29:00Z">
        <w:r>
          <w:rPr>
            <w:noProof/>
            <w:webHidden/>
          </w:rPr>
          <w:t>150</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17" w:author="t_竹沢 公佑" w:date="2021-02-02T17:29:00Z"/>
          <w:rFonts w:ascii="Century" w:eastAsia="ＭＳ 明朝" w:hAnsi="Century" w:cs="Times New Roman"/>
          <w:noProof/>
          <w:kern w:val="2"/>
          <w:sz w:val="21"/>
          <w:szCs w:val="22"/>
        </w:rPr>
      </w:pPr>
      <w:ins w:id="1518"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"_Toc63179460"</w:instrText>
        </w:r>
        <w:r w:rsidRPr="00AE586E">
          <w:rPr>
            <w:rStyle w:val="a4"/>
            <w:noProof/>
          </w:rPr>
          <w:instrText xml:space="preserve"> </w:instrText>
        </w:r>
        <w:r w:rsidRPr="00AE586E">
          <w:rPr>
            <w:rStyle w:val="a4"/>
            <w:noProof/>
          </w:rPr>
          <w:fldChar w:fldCharType="separate"/>
        </w:r>
        <w:r w:rsidRPr="00AE586E">
          <w:rPr>
            <w:rStyle w:val="a4"/>
            <w:noProof/>
          </w:rPr>
          <w:t>6.2.1. RESET_DFR</w:t>
        </w:r>
        <w:r>
          <w:rPr>
            <w:noProof/>
            <w:webHidden/>
          </w:rPr>
          <w:tab/>
        </w:r>
        <w:r>
          <w:rPr>
            <w:noProof/>
            <w:webHidden/>
          </w:rPr>
          <w:fldChar w:fldCharType="begin"/>
        </w:r>
        <w:r>
          <w:rPr>
            <w:noProof/>
            <w:webHidden/>
          </w:rPr>
          <w:instrText xml:space="preserve"> PAGEREF _Toc63179460 \h </w:instrText>
        </w:r>
      </w:ins>
      <w:r>
        <w:rPr>
          <w:noProof/>
          <w:webHidden/>
        </w:rPr>
      </w:r>
      <w:r>
        <w:rPr>
          <w:noProof/>
          <w:webHidden/>
        </w:rPr>
        <w:fldChar w:fldCharType="separate"/>
      </w:r>
      <w:ins w:id="1519" w:author="t_竹沢 公佑" w:date="2021-02-02T17:29:00Z">
        <w:r>
          <w:rPr>
            <w:noProof/>
            <w:webHidden/>
          </w:rPr>
          <w:t>150</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20" w:author="t_竹沢 公佑" w:date="2021-02-02T17:29:00Z"/>
          <w:rFonts w:ascii="Century" w:eastAsia="ＭＳ 明朝" w:hAnsi="Century" w:cs="Times New Roman"/>
          <w:noProof/>
          <w:kern w:val="2"/>
          <w:sz w:val="21"/>
          <w:szCs w:val="22"/>
        </w:rPr>
      </w:pPr>
      <w:ins w:id="1521"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"_Toc63179461"</w:instrText>
        </w:r>
        <w:r w:rsidRPr="00AE586E">
          <w:rPr>
            <w:rStyle w:val="a4"/>
            <w:noProof/>
          </w:rPr>
          <w:instrText xml:space="preserve"> </w:instrText>
        </w:r>
        <w:r w:rsidRPr="00AE586E">
          <w:rPr>
            <w:rStyle w:val="a4"/>
            <w:noProof/>
          </w:rPr>
          <w:fldChar w:fldCharType="separate"/>
        </w:r>
        <w:r w:rsidRPr="00AE586E">
          <w:rPr>
            <w:rStyle w:val="a4"/>
            <w:noProof/>
          </w:rPr>
          <w:t>6.2.2. RESET_DFR_CHKSUM</w:t>
        </w:r>
        <w:r>
          <w:rPr>
            <w:noProof/>
            <w:webHidden/>
          </w:rPr>
          <w:tab/>
        </w:r>
        <w:r>
          <w:rPr>
            <w:noProof/>
            <w:webHidden/>
          </w:rPr>
          <w:fldChar w:fldCharType="begin"/>
        </w:r>
        <w:r>
          <w:rPr>
            <w:noProof/>
            <w:webHidden/>
          </w:rPr>
          <w:instrText xml:space="preserve"> PAGEREF _Toc63179461 \h </w:instrText>
        </w:r>
      </w:ins>
      <w:r>
        <w:rPr>
          <w:noProof/>
          <w:webHidden/>
        </w:rPr>
      </w:r>
      <w:r>
        <w:rPr>
          <w:noProof/>
          <w:webHidden/>
        </w:rPr>
        <w:fldChar w:fldCharType="separate"/>
      </w:r>
      <w:ins w:id="1522" w:author="t_竹沢 公佑" w:date="2021-02-02T17:29:00Z">
        <w:r>
          <w:rPr>
            <w:noProof/>
            <w:webHidden/>
          </w:rPr>
          <w:t>154</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23" w:author="t_竹沢 公佑" w:date="2021-02-02T17:29:00Z"/>
          <w:rFonts w:ascii="Century" w:eastAsia="ＭＳ 明朝" w:hAnsi="Century" w:cs="Times New Roman"/>
          <w:noProof/>
          <w:kern w:val="2"/>
          <w:sz w:val="21"/>
          <w:szCs w:val="22"/>
        </w:rPr>
      </w:pPr>
      <w:ins w:id="1524"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"_Toc63179462"</w:instrText>
        </w:r>
        <w:r w:rsidRPr="00AE586E">
          <w:rPr>
            <w:rStyle w:val="a4"/>
            <w:noProof/>
          </w:rPr>
          <w:instrText xml:space="preserve"> </w:instrText>
        </w:r>
        <w:r w:rsidRPr="00AE586E">
          <w:rPr>
            <w:rStyle w:val="a4"/>
            <w:noProof/>
          </w:rPr>
          <w:fldChar w:fldCharType="separate"/>
        </w:r>
        <w:r w:rsidRPr="00AE586E">
          <w:rPr>
            <w:rStyle w:val="a4"/>
            <w:noProof/>
          </w:rPr>
          <w:t>6.2.3. RESET_DFR_SYNC</w:t>
        </w:r>
        <w:r>
          <w:rPr>
            <w:noProof/>
            <w:webHidden/>
          </w:rPr>
          <w:tab/>
        </w:r>
        <w:r>
          <w:rPr>
            <w:noProof/>
            <w:webHidden/>
          </w:rPr>
          <w:fldChar w:fldCharType="begin"/>
        </w:r>
        <w:r>
          <w:rPr>
            <w:noProof/>
            <w:webHidden/>
          </w:rPr>
          <w:instrText xml:space="preserve"> PAGEREF _Toc63179462 \h </w:instrText>
        </w:r>
      </w:ins>
      <w:r>
        <w:rPr>
          <w:noProof/>
          <w:webHidden/>
        </w:rPr>
      </w:r>
      <w:r>
        <w:rPr>
          <w:noProof/>
          <w:webHidden/>
        </w:rPr>
        <w:fldChar w:fldCharType="separate"/>
      </w:r>
      <w:ins w:id="1525" w:author="t_竹沢 公佑" w:date="2021-02-02T17:29:00Z">
        <w:r>
          <w:rPr>
            <w:noProof/>
            <w:webHidden/>
          </w:rPr>
          <w:t>155</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26" w:author="t_竹沢 公佑" w:date="2021-02-02T17:29:00Z"/>
          <w:rFonts w:ascii="Century" w:eastAsia="ＭＳ 明朝" w:hAnsi="Century" w:cs="Times New Roman"/>
          <w:noProof/>
          <w:kern w:val="2"/>
          <w:sz w:val="21"/>
          <w:szCs w:val="22"/>
        </w:rPr>
      </w:pPr>
      <w:ins w:id="1527"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"_Toc63179463"</w:instrText>
        </w:r>
        <w:r w:rsidRPr="00AE586E">
          <w:rPr>
            <w:rStyle w:val="a4"/>
            <w:noProof/>
          </w:rPr>
          <w:instrText xml:space="preserve"> </w:instrText>
        </w:r>
        <w:r w:rsidRPr="00AE586E">
          <w:rPr>
            <w:rStyle w:val="a4"/>
            <w:noProof/>
          </w:rPr>
          <w:fldChar w:fldCharType="separate"/>
        </w:r>
        <w:r w:rsidRPr="00AE586E">
          <w:rPr>
            <w:rStyle w:val="a4"/>
            <w:noProof/>
          </w:rPr>
          <w:t>6.2.4. SET_DFR_TEST_DATA</w:t>
        </w:r>
        <w:r>
          <w:rPr>
            <w:noProof/>
            <w:webHidden/>
          </w:rPr>
          <w:tab/>
        </w:r>
        <w:r>
          <w:rPr>
            <w:noProof/>
            <w:webHidden/>
          </w:rPr>
          <w:fldChar w:fldCharType="begin"/>
        </w:r>
        <w:r>
          <w:rPr>
            <w:noProof/>
            <w:webHidden/>
          </w:rPr>
          <w:instrText xml:space="preserve"> PAGEREF _Toc63179463 \h </w:instrText>
        </w:r>
      </w:ins>
      <w:r>
        <w:rPr>
          <w:noProof/>
          <w:webHidden/>
        </w:rPr>
      </w:r>
      <w:r>
        <w:rPr>
          <w:noProof/>
          <w:webHidden/>
        </w:rPr>
        <w:fldChar w:fldCharType="separate"/>
      </w:r>
      <w:ins w:id="1528" w:author="t_竹沢 公佑" w:date="2021-02-02T17:29:00Z">
        <w:r>
          <w:rPr>
            <w:noProof/>
            <w:webHidden/>
          </w:rPr>
          <w:t>156</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29" w:author="t_竹沢 公佑" w:date="2021-02-02T17:29:00Z"/>
          <w:rFonts w:ascii="Century" w:eastAsia="ＭＳ 明朝" w:hAnsi="Century" w:cs="Times New Roman"/>
          <w:noProof/>
          <w:kern w:val="2"/>
          <w:sz w:val="21"/>
          <w:szCs w:val="22"/>
        </w:rPr>
      </w:pPr>
      <w:ins w:id="1530"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"_Toc63179464"</w:instrText>
        </w:r>
        <w:r w:rsidRPr="00AE586E">
          <w:rPr>
            <w:rStyle w:val="a4"/>
            <w:noProof/>
          </w:rPr>
          <w:instrText xml:space="preserve"> </w:instrText>
        </w:r>
        <w:r w:rsidRPr="00AE586E">
          <w:rPr>
            <w:rStyle w:val="a4"/>
            <w:noProof/>
          </w:rPr>
          <w:fldChar w:fldCharType="separate"/>
        </w:r>
        <w:r w:rsidRPr="00AE586E">
          <w:rPr>
            <w:rStyle w:val="a4"/>
            <w:noProof/>
          </w:rPr>
          <w:t>6.2.5. INSERT_SYNCPTN_ERR</w:t>
        </w:r>
        <w:r>
          <w:rPr>
            <w:noProof/>
            <w:webHidden/>
          </w:rPr>
          <w:tab/>
        </w:r>
        <w:r>
          <w:rPr>
            <w:noProof/>
            <w:webHidden/>
          </w:rPr>
          <w:fldChar w:fldCharType="begin"/>
        </w:r>
        <w:r>
          <w:rPr>
            <w:noProof/>
            <w:webHidden/>
          </w:rPr>
          <w:instrText xml:space="preserve"> PAGEREF _Toc63179464 \h </w:instrText>
        </w:r>
      </w:ins>
      <w:r>
        <w:rPr>
          <w:noProof/>
          <w:webHidden/>
        </w:rPr>
      </w:r>
      <w:r>
        <w:rPr>
          <w:noProof/>
          <w:webHidden/>
        </w:rPr>
        <w:fldChar w:fldCharType="separate"/>
      </w:r>
      <w:ins w:id="1531" w:author="t_竹沢 公佑" w:date="2021-02-02T17:29:00Z">
        <w:r>
          <w:rPr>
            <w:noProof/>
            <w:webHidden/>
          </w:rPr>
          <w:t>158</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32" w:author="t_竹沢 公佑" w:date="2021-02-02T17:29:00Z"/>
          <w:rFonts w:ascii="Century" w:eastAsia="ＭＳ 明朝" w:hAnsi="Century" w:cs="Times New Roman"/>
          <w:noProof/>
          <w:kern w:val="2"/>
          <w:sz w:val="21"/>
          <w:szCs w:val="22"/>
        </w:rPr>
      </w:pPr>
      <w:ins w:id="1533"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"_Toc63179465"</w:instrText>
        </w:r>
        <w:r w:rsidRPr="00AE586E">
          <w:rPr>
            <w:rStyle w:val="a4"/>
            <w:noProof/>
          </w:rPr>
          <w:instrText xml:space="preserve"> </w:instrText>
        </w:r>
        <w:r w:rsidRPr="00AE586E">
          <w:rPr>
            <w:rStyle w:val="a4"/>
            <w:noProof/>
          </w:rPr>
          <w:fldChar w:fldCharType="separate"/>
        </w:r>
        <w:r w:rsidRPr="00AE586E">
          <w:rPr>
            <w:rStyle w:val="a4"/>
            <w:noProof/>
          </w:rPr>
          <w:t>6.2.6. SET_CHKSUM_ERR</w:t>
        </w:r>
        <w:r>
          <w:rPr>
            <w:noProof/>
            <w:webHidden/>
          </w:rPr>
          <w:tab/>
        </w:r>
        <w:r>
          <w:rPr>
            <w:noProof/>
            <w:webHidden/>
          </w:rPr>
          <w:fldChar w:fldCharType="begin"/>
        </w:r>
        <w:r>
          <w:rPr>
            <w:noProof/>
            <w:webHidden/>
          </w:rPr>
          <w:instrText xml:space="preserve"> PAGEREF _Toc63179465 \h </w:instrText>
        </w:r>
      </w:ins>
      <w:r>
        <w:rPr>
          <w:noProof/>
          <w:webHidden/>
        </w:rPr>
      </w:r>
      <w:r>
        <w:rPr>
          <w:noProof/>
          <w:webHidden/>
        </w:rPr>
        <w:fldChar w:fldCharType="separate"/>
      </w:r>
      <w:ins w:id="1534" w:author="t_竹沢 公佑" w:date="2021-02-02T17:29:00Z">
        <w:r>
          <w:rPr>
            <w:noProof/>
            <w:webHidden/>
          </w:rPr>
          <w:t>158</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35" w:author="t_竹沢 公佑" w:date="2021-02-02T17:29:00Z"/>
          <w:rFonts w:ascii="Century" w:eastAsia="ＭＳ 明朝" w:hAnsi="Century" w:cs="Times New Roman"/>
          <w:noProof/>
          <w:kern w:val="2"/>
          <w:sz w:val="21"/>
          <w:szCs w:val="22"/>
        </w:rPr>
      </w:pPr>
      <w:ins w:id="1536"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"_Toc63179466"</w:instrText>
        </w:r>
        <w:r w:rsidRPr="00AE586E">
          <w:rPr>
            <w:rStyle w:val="a4"/>
            <w:noProof/>
          </w:rPr>
          <w:instrText xml:space="preserve"> </w:instrText>
        </w:r>
        <w:r w:rsidRPr="00AE586E">
          <w:rPr>
            <w:rStyle w:val="a4"/>
            <w:noProof/>
          </w:rPr>
          <w:fldChar w:fldCharType="separate"/>
        </w:r>
        <w:r w:rsidRPr="00AE586E">
          <w:rPr>
            <w:rStyle w:val="a4"/>
            <w:noProof/>
          </w:rPr>
          <w:t>6.2.7. SET_SQCNT_ERR</w:t>
        </w:r>
        <w:r>
          <w:rPr>
            <w:noProof/>
            <w:webHidden/>
          </w:rPr>
          <w:tab/>
        </w:r>
        <w:r>
          <w:rPr>
            <w:noProof/>
            <w:webHidden/>
          </w:rPr>
          <w:fldChar w:fldCharType="begin"/>
        </w:r>
        <w:r>
          <w:rPr>
            <w:noProof/>
            <w:webHidden/>
          </w:rPr>
          <w:instrText xml:space="preserve"> PAGEREF _Toc63179466 \h </w:instrText>
        </w:r>
      </w:ins>
      <w:r>
        <w:rPr>
          <w:noProof/>
          <w:webHidden/>
        </w:rPr>
      </w:r>
      <w:r>
        <w:rPr>
          <w:noProof/>
          <w:webHidden/>
        </w:rPr>
        <w:fldChar w:fldCharType="separate"/>
      </w:r>
      <w:ins w:id="1537" w:author="t_竹沢 公佑" w:date="2021-02-02T17:29:00Z">
        <w:r>
          <w:rPr>
            <w:noProof/>
            <w:webHidden/>
          </w:rPr>
          <w:t>159</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38" w:author="t_竹沢 公佑" w:date="2021-02-02T17:29:00Z"/>
          <w:rFonts w:ascii="Century" w:eastAsia="ＭＳ 明朝" w:hAnsi="Century" w:cs="Times New Roman"/>
          <w:noProof/>
          <w:kern w:val="2"/>
          <w:sz w:val="21"/>
          <w:szCs w:val="22"/>
        </w:rPr>
      </w:pPr>
      <w:ins w:id="1539"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"_Toc63179467"</w:instrText>
        </w:r>
        <w:r w:rsidRPr="00AE586E">
          <w:rPr>
            <w:rStyle w:val="a4"/>
            <w:noProof/>
          </w:rPr>
          <w:instrText xml:space="preserve"> </w:instrText>
        </w:r>
        <w:r w:rsidRPr="00AE586E">
          <w:rPr>
            <w:rStyle w:val="a4"/>
            <w:noProof/>
          </w:rPr>
          <w:fldChar w:fldCharType="separate"/>
        </w:r>
        <w:r w:rsidRPr="00AE586E">
          <w:rPr>
            <w:rStyle w:val="a4"/>
            <w:noProof/>
          </w:rPr>
          <w:t>6.2.8. SET_SEU_STATUS</w:t>
        </w:r>
        <w:r>
          <w:rPr>
            <w:noProof/>
            <w:webHidden/>
          </w:rPr>
          <w:tab/>
        </w:r>
        <w:r>
          <w:rPr>
            <w:noProof/>
            <w:webHidden/>
          </w:rPr>
          <w:fldChar w:fldCharType="begin"/>
        </w:r>
        <w:r>
          <w:rPr>
            <w:noProof/>
            <w:webHidden/>
          </w:rPr>
          <w:instrText xml:space="preserve"> PAGEREF _Toc63179467 \h </w:instrText>
        </w:r>
      </w:ins>
      <w:r>
        <w:rPr>
          <w:noProof/>
          <w:webHidden/>
        </w:rPr>
      </w:r>
      <w:r>
        <w:rPr>
          <w:noProof/>
          <w:webHidden/>
        </w:rPr>
        <w:fldChar w:fldCharType="separate"/>
      </w:r>
      <w:ins w:id="1540" w:author="t_竹沢 公佑" w:date="2021-02-02T17:29:00Z">
        <w:r>
          <w:rPr>
            <w:noProof/>
            <w:webHidden/>
          </w:rPr>
          <w:t>160</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41" w:author="t_竹沢 公佑" w:date="2021-02-02T17:29:00Z"/>
          <w:rFonts w:ascii="Century" w:eastAsia="ＭＳ 明朝" w:hAnsi="Century" w:cs="Times New Roman"/>
          <w:noProof/>
          <w:kern w:val="2"/>
          <w:sz w:val="21"/>
          <w:szCs w:val="22"/>
        </w:rPr>
      </w:pPr>
      <w:ins w:id="1542"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"_Toc63179468"</w:instrText>
        </w:r>
        <w:r w:rsidRPr="00AE586E">
          <w:rPr>
            <w:rStyle w:val="a4"/>
            <w:noProof/>
          </w:rPr>
          <w:instrText xml:space="preserve"> </w:instrText>
        </w:r>
        <w:r w:rsidRPr="00AE586E">
          <w:rPr>
            <w:rStyle w:val="a4"/>
            <w:noProof/>
          </w:rPr>
          <w:fldChar w:fldCharType="separate"/>
        </w:r>
        <w:r w:rsidRPr="00AE586E">
          <w:rPr>
            <w:rStyle w:val="a4"/>
            <w:noProof/>
          </w:rPr>
          <w:t>6.2.9. SET_SEU_INJERR</w:t>
        </w:r>
        <w:r>
          <w:rPr>
            <w:noProof/>
            <w:webHidden/>
          </w:rPr>
          <w:tab/>
        </w:r>
        <w:r>
          <w:rPr>
            <w:noProof/>
            <w:webHidden/>
          </w:rPr>
          <w:fldChar w:fldCharType="begin"/>
        </w:r>
        <w:r>
          <w:rPr>
            <w:noProof/>
            <w:webHidden/>
          </w:rPr>
          <w:instrText xml:space="preserve"> PAGEREF _Toc63179468 \h </w:instrText>
        </w:r>
      </w:ins>
      <w:r>
        <w:rPr>
          <w:noProof/>
          <w:webHidden/>
        </w:rPr>
      </w:r>
      <w:r>
        <w:rPr>
          <w:noProof/>
          <w:webHidden/>
        </w:rPr>
        <w:fldChar w:fldCharType="separate"/>
      </w:r>
      <w:ins w:id="1543" w:author="t_竹沢 公佑" w:date="2021-02-02T17:29:00Z">
        <w:r>
          <w:rPr>
            <w:noProof/>
            <w:webHidden/>
          </w:rPr>
          <w:t>162</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44" w:author="t_竹沢 公佑" w:date="2021-02-02T17:29:00Z"/>
          <w:rFonts w:ascii="Century" w:eastAsia="ＭＳ 明朝" w:hAnsi="Century" w:cs="Times New Roman"/>
          <w:noProof/>
          <w:kern w:val="2"/>
          <w:sz w:val="21"/>
          <w:szCs w:val="22"/>
        </w:rPr>
      </w:pPr>
      <w:ins w:id="1545"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"_Toc63179469"</w:instrText>
        </w:r>
        <w:r w:rsidRPr="00AE586E">
          <w:rPr>
            <w:rStyle w:val="a4"/>
            <w:noProof/>
          </w:rPr>
          <w:instrText xml:space="preserve"> </w:instrText>
        </w:r>
        <w:r w:rsidRPr="00AE586E">
          <w:rPr>
            <w:rStyle w:val="a4"/>
            <w:noProof/>
          </w:rPr>
          <w:fldChar w:fldCharType="separate"/>
        </w:r>
        <w:r w:rsidRPr="00AE586E">
          <w:rPr>
            <w:rStyle w:val="a4"/>
            <w:noProof/>
          </w:rPr>
          <w:t>6.2.10. SET_SEU_RSTERR</w:t>
        </w:r>
        <w:r>
          <w:rPr>
            <w:noProof/>
            <w:webHidden/>
          </w:rPr>
          <w:tab/>
        </w:r>
        <w:r>
          <w:rPr>
            <w:noProof/>
            <w:webHidden/>
          </w:rPr>
          <w:fldChar w:fldCharType="begin"/>
        </w:r>
        <w:r>
          <w:rPr>
            <w:noProof/>
            <w:webHidden/>
          </w:rPr>
          <w:instrText xml:space="preserve"> PAGEREF _Toc63179469 \h </w:instrText>
        </w:r>
      </w:ins>
      <w:r>
        <w:rPr>
          <w:noProof/>
          <w:webHidden/>
        </w:rPr>
      </w:r>
      <w:r>
        <w:rPr>
          <w:noProof/>
          <w:webHidden/>
        </w:rPr>
        <w:fldChar w:fldCharType="separate"/>
      </w:r>
      <w:ins w:id="1546" w:author="t_竹沢 公佑" w:date="2021-02-02T17:29:00Z">
        <w:r>
          <w:rPr>
            <w:noProof/>
            <w:webHidden/>
          </w:rPr>
          <w:t>164</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47" w:author="t_竹沢 公佑" w:date="2021-02-02T17:29:00Z"/>
          <w:rFonts w:ascii="Century" w:eastAsia="ＭＳ 明朝" w:hAnsi="Century" w:cs="Times New Roman"/>
          <w:noProof/>
          <w:kern w:val="2"/>
          <w:sz w:val="21"/>
          <w:szCs w:val="22"/>
        </w:rPr>
      </w:pPr>
      <w:ins w:id="1548"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"_Toc63179470"</w:instrText>
        </w:r>
        <w:r w:rsidRPr="00AE586E">
          <w:rPr>
            <w:rStyle w:val="a4"/>
            <w:noProof/>
          </w:rPr>
          <w:instrText xml:space="preserve"> </w:instrText>
        </w:r>
        <w:r w:rsidRPr="00AE586E">
          <w:rPr>
            <w:rStyle w:val="a4"/>
            <w:noProof/>
          </w:rPr>
          <w:fldChar w:fldCharType="separate"/>
        </w:r>
        <w:r w:rsidRPr="00AE586E">
          <w:rPr>
            <w:rStyle w:val="a4"/>
            <w:noProof/>
          </w:rPr>
          <w:t>6.2.11. SET_OVH_THRESHOLD</w:t>
        </w:r>
        <w:r>
          <w:rPr>
            <w:noProof/>
            <w:webHidden/>
          </w:rPr>
          <w:tab/>
        </w:r>
        <w:r>
          <w:rPr>
            <w:noProof/>
            <w:webHidden/>
          </w:rPr>
          <w:fldChar w:fldCharType="begin"/>
        </w:r>
        <w:r>
          <w:rPr>
            <w:noProof/>
            <w:webHidden/>
          </w:rPr>
          <w:instrText xml:space="preserve"> PAGEREF _Toc63179470 \h </w:instrText>
        </w:r>
      </w:ins>
      <w:r>
        <w:rPr>
          <w:noProof/>
          <w:webHidden/>
        </w:rPr>
      </w:r>
      <w:r>
        <w:rPr>
          <w:noProof/>
          <w:webHidden/>
        </w:rPr>
        <w:fldChar w:fldCharType="separate"/>
      </w:r>
      <w:ins w:id="1549" w:author="t_竹沢 公佑" w:date="2021-02-02T17:29:00Z">
        <w:r>
          <w:rPr>
            <w:noProof/>
            <w:webHidden/>
          </w:rPr>
          <w:t>165</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50" w:author="t_竹沢 公佑" w:date="2021-02-02T17:29:00Z"/>
          <w:rFonts w:ascii="Century" w:eastAsia="ＭＳ 明朝" w:hAnsi="Century" w:cs="Times New Roman"/>
          <w:noProof/>
          <w:kern w:val="2"/>
          <w:sz w:val="21"/>
          <w:szCs w:val="22"/>
        </w:rPr>
      </w:pPr>
      <w:ins w:id="1551"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"_Toc63179471"</w:instrText>
        </w:r>
        <w:r w:rsidRPr="00AE586E">
          <w:rPr>
            <w:rStyle w:val="a4"/>
            <w:noProof/>
          </w:rPr>
          <w:instrText xml:space="preserve"> </w:instrText>
        </w:r>
        <w:r w:rsidRPr="00AE586E">
          <w:rPr>
            <w:rStyle w:val="a4"/>
            <w:noProof/>
          </w:rPr>
          <w:fldChar w:fldCharType="separate"/>
        </w:r>
        <w:r w:rsidRPr="00AE586E">
          <w:rPr>
            <w:rStyle w:val="a4"/>
            <w:noProof/>
          </w:rPr>
          <w:t>6.2.12. SET_DFR_FORCETX</w:t>
        </w:r>
        <w:r>
          <w:rPr>
            <w:noProof/>
            <w:webHidden/>
          </w:rPr>
          <w:tab/>
        </w:r>
        <w:r>
          <w:rPr>
            <w:noProof/>
            <w:webHidden/>
          </w:rPr>
          <w:fldChar w:fldCharType="begin"/>
        </w:r>
        <w:r>
          <w:rPr>
            <w:noProof/>
            <w:webHidden/>
          </w:rPr>
          <w:instrText xml:space="preserve"> PAGEREF _Toc63179471 \h </w:instrText>
        </w:r>
      </w:ins>
      <w:r>
        <w:rPr>
          <w:noProof/>
          <w:webHidden/>
        </w:rPr>
      </w:r>
      <w:r>
        <w:rPr>
          <w:noProof/>
          <w:webHidden/>
        </w:rPr>
        <w:fldChar w:fldCharType="separate"/>
      </w:r>
      <w:ins w:id="1552" w:author="t_竹沢 公佑" w:date="2021-02-02T17:29:00Z">
        <w:r>
          <w:rPr>
            <w:noProof/>
            <w:webHidden/>
          </w:rPr>
          <w:t>166</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53" w:author="t_竹沢 公佑" w:date="2021-02-02T17:29:00Z"/>
          <w:rFonts w:ascii="Century" w:eastAsia="ＭＳ 明朝" w:hAnsi="Century" w:cs="Times New Roman"/>
          <w:noProof/>
          <w:kern w:val="2"/>
          <w:sz w:val="21"/>
          <w:szCs w:val="22"/>
        </w:rPr>
      </w:pPr>
      <w:ins w:id="1554"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"_Toc63179472"</w:instrText>
        </w:r>
        <w:r w:rsidRPr="00AE586E">
          <w:rPr>
            <w:rStyle w:val="a4"/>
            <w:noProof/>
          </w:rPr>
          <w:instrText xml:space="preserve"> </w:instrText>
        </w:r>
        <w:r w:rsidRPr="00AE586E">
          <w:rPr>
            <w:rStyle w:val="a4"/>
            <w:noProof/>
          </w:rPr>
          <w:fldChar w:fldCharType="separate"/>
        </w:r>
        <w:r w:rsidRPr="00AE586E">
          <w:rPr>
            <w:rStyle w:val="a4"/>
            <w:noProof/>
          </w:rPr>
          <w:t>6.2.13. SET_PARITY_RANGE</w:t>
        </w:r>
        <w:r>
          <w:rPr>
            <w:noProof/>
            <w:webHidden/>
          </w:rPr>
          <w:tab/>
        </w:r>
        <w:r>
          <w:rPr>
            <w:noProof/>
            <w:webHidden/>
          </w:rPr>
          <w:fldChar w:fldCharType="begin"/>
        </w:r>
        <w:r>
          <w:rPr>
            <w:noProof/>
            <w:webHidden/>
          </w:rPr>
          <w:instrText xml:space="preserve"> PAGEREF _Toc63179472 \h </w:instrText>
        </w:r>
      </w:ins>
      <w:r>
        <w:rPr>
          <w:noProof/>
          <w:webHidden/>
        </w:rPr>
      </w:r>
      <w:r>
        <w:rPr>
          <w:noProof/>
          <w:webHidden/>
        </w:rPr>
        <w:fldChar w:fldCharType="separate"/>
      </w:r>
      <w:ins w:id="1555" w:author="t_竹沢 公佑" w:date="2021-02-02T17:29:00Z">
        <w:r>
          <w:rPr>
            <w:noProof/>
            <w:webHidden/>
          </w:rPr>
          <w:t>175</w:t>
        </w:r>
        <w:r>
          <w:rPr>
            <w:noProof/>
            <w:webHidden/>
          </w:rPr>
          <w:fldChar w:fldCharType="end"/>
        </w:r>
        <w:r w:rsidRPr="00AE586E">
          <w:rPr>
            <w:rStyle w:val="a4"/>
            <w:noProof/>
          </w:rPr>
          <w:fldChar w:fldCharType="end"/>
        </w:r>
      </w:ins>
    </w:p>
    <w:p w:rsidR="000B4FA1" w:rsidRPr="00FC7530" w:rsidRDefault="000B4FA1">
      <w:pPr>
        <w:pStyle w:val="10"/>
        <w:tabs>
          <w:tab w:val="left" w:pos="630"/>
          <w:tab w:val="right" w:leader="dot" w:pos="9913"/>
        </w:tabs>
        <w:rPr>
          <w:ins w:id="1556" w:author="t_竹沢 公佑" w:date="2021-02-02T17:29:00Z"/>
          <w:rFonts w:ascii="Century" w:eastAsia="ＭＳ 明朝" w:hAnsi="Century" w:cs="Times New Roman"/>
          <w:b w:val="0"/>
          <w:noProof/>
          <w:kern w:val="2"/>
          <w:sz w:val="21"/>
          <w:szCs w:val="22"/>
        </w:rPr>
      </w:pPr>
      <w:ins w:id="1557"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"_Toc63179473"</w:instrText>
        </w:r>
        <w:r w:rsidRPr="00AE586E">
          <w:rPr>
            <w:rStyle w:val="a4"/>
            <w:noProof/>
          </w:rPr>
          <w:instrText xml:space="preserve"> </w:instrText>
        </w:r>
        <w:r w:rsidRPr="00AE586E">
          <w:rPr>
            <w:rStyle w:val="a4"/>
            <w:noProof/>
          </w:rPr>
          <w:fldChar w:fldCharType="separate"/>
        </w:r>
        <w:r w:rsidRPr="00AE586E">
          <w:rPr>
            <w:rStyle w:val="a4"/>
            <w:noProof/>
          </w:rPr>
          <w:t>7.</w:t>
        </w:r>
        <w:r w:rsidRPr="00FC7530">
          <w:rPr>
            <w:rFonts w:ascii="Century" w:eastAsia="ＭＳ 明朝" w:hAnsi="Century" w:cs="Times New Roman"/>
            <w:b w:val="0"/>
            <w:noProof/>
            <w:kern w:val="2"/>
            <w:sz w:val="21"/>
            <w:szCs w:val="22"/>
          </w:rPr>
          <w:tab/>
        </w:r>
        <w:r w:rsidRPr="00AE586E">
          <w:rPr>
            <w:rStyle w:val="a4"/>
            <w:noProof/>
            <w:lang w:val="en"/>
          </w:rPr>
          <w:t>Appendix</w:t>
        </w:r>
        <w:r>
          <w:rPr>
            <w:noProof/>
            <w:webHidden/>
          </w:rPr>
          <w:tab/>
        </w:r>
        <w:r>
          <w:rPr>
            <w:noProof/>
            <w:webHidden/>
          </w:rPr>
          <w:fldChar w:fldCharType="begin"/>
        </w:r>
        <w:r>
          <w:rPr>
            <w:noProof/>
            <w:webHidden/>
          </w:rPr>
          <w:instrText xml:space="preserve"> PAGEREF _Toc63179473 \h </w:instrText>
        </w:r>
      </w:ins>
      <w:r>
        <w:rPr>
          <w:noProof/>
          <w:webHidden/>
        </w:rPr>
      </w:r>
      <w:r>
        <w:rPr>
          <w:noProof/>
          <w:webHidden/>
        </w:rPr>
        <w:fldChar w:fldCharType="separate"/>
      </w:r>
      <w:ins w:id="1558" w:author="t_竹沢 公佑" w:date="2021-02-02T17:29:00Z">
        <w:r>
          <w:rPr>
            <w:noProof/>
            <w:webHidden/>
          </w:rPr>
          <w:t>176</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559" w:author="t_竹沢 公佑" w:date="2021-02-02T17:29:00Z"/>
          <w:rFonts w:ascii="Century" w:eastAsia="ＭＳ 明朝" w:hAnsi="Century" w:cs="Times New Roman"/>
          <w:noProof/>
          <w:kern w:val="2"/>
          <w:sz w:val="21"/>
          <w:szCs w:val="22"/>
        </w:rPr>
      </w:pPr>
      <w:ins w:id="1560"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"_Toc63179474"</w:instrText>
        </w:r>
        <w:r w:rsidRPr="00AE586E">
          <w:rPr>
            <w:rStyle w:val="a4"/>
            <w:noProof/>
          </w:rPr>
          <w:instrText xml:space="preserve"> </w:instrText>
        </w:r>
        <w:r w:rsidRPr="00AE586E">
          <w:rPr>
            <w:rStyle w:val="a4"/>
            <w:noProof/>
          </w:rPr>
          <w:fldChar w:fldCharType="separate"/>
        </w:r>
        <w:r w:rsidRPr="00AE586E">
          <w:rPr>
            <w:rStyle w:val="a4"/>
            <w:noProof/>
          </w:rPr>
          <w:t>7.1.</w:t>
        </w:r>
        <w:r w:rsidRPr="00FC7530">
          <w:rPr>
            <w:rFonts w:ascii="Century" w:eastAsia="ＭＳ 明朝" w:hAnsi="Century" w:cs="Times New Roman"/>
            <w:noProof/>
            <w:kern w:val="2"/>
            <w:sz w:val="21"/>
            <w:szCs w:val="22"/>
          </w:rPr>
          <w:tab/>
        </w:r>
        <w:r w:rsidRPr="00AE586E">
          <w:rPr>
            <w:rStyle w:val="a4"/>
            <w:noProof/>
            <w:lang w:val="en"/>
          </w:rPr>
          <w:t>SFP module warning and alarm threshold</w:t>
        </w:r>
        <w:r>
          <w:rPr>
            <w:noProof/>
            <w:webHidden/>
          </w:rPr>
          <w:tab/>
        </w:r>
        <w:r>
          <w:rPr>
            <w:noProof/>
            <w:webHidden/>
          </w:rPr>
          <w:fldChar w:fldCharType="begin"/>
        </w:r>
        <w:r>
          <w:rPr>
            <w:noProof/>
            <w:webHidden/>
          </w:rPr>
          <w:instrText xml:space="preserve"> PAGEREF _Toc63179474 \h </w:instrText>
        </w:r>
      </w:ins>
      <w:r>
        <w:rPr>
          <w:noProof/>
          <w:webHidden/>
        </w:rPr>
      </w:r>
      <w:r>
        <w:rPr>
          <w:noProof/>
          <w:webHidden/>
        </w:rPr>
        <w:fldChar w:fldCharType="separate"/>
      </w:r>
      <w:ins w:id="1561" w:author="t_竹沢 公佑" w:date="2021-02-02T17:29:00Z">
        <w:r>
          <w:rPr>
            <w:noProof/>
            <w:webHidden/>
          </w:rPr>
          <w:t>176</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562" w:author="t_竹沢 公佑" w:date="2021-02-02T17:29:00Z"/>
          <w:rFonts w:ascii="Century" w:eastAsia="ＭＳ 明朝" w:hAnsi="Century" w:cs="Times New Roman"/>
          <w:noProof/>
          <w:kern w:val="2"/>
          <w:sz w:val="21"/>
          <w:szCs w:val="22"/>
        </w:rPr>
      </w:pPr>
      <w:ins w:id="1563"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"_Toc63179475"</w:instrText>
        </w:r>
        <w:r w:rsidRPr="00AE586E">
          <w:rPr>
            <w:rStyle w:val="a4"/>
            <w:noProof/>
          </w:rPr>
          <w:instrText xml:space="preserve"> </w:instrText>
        </w:r>
        <w:r w:rsidRPr="00AE586E">
          <w:rPr>
            <w:rStyle w:val="a4"/>
            <w:noProof/>
          </w:rPr>
          <w:fldChar w:fldCharType="separate"/>
        </w:r>
        <w:r w:rsidRPr="00AE586E">
          <w:rPr>
            <w:rStyle w:val="a4"/>
            <w:noProof/>
          </w:rPr>
          <w:t>7.2.</w:t>
        </w:r>
        <w:r w:rsidRPr="00FC7530">
          <w:rPr>
            <w:rFonts w:ascii="Century" w:eastAsia="ＭＳ 明朝" w:hAnsi="Century" w:cs="Times New Roman"/>
            <w:noProof/>
            <w:kern w:val="2"/>
            <w:sz w:val="21"/>
            <w:szCs w:val="22"/>
          </w:rPr>
          <w:tab/>
        </w:r>
        <w:r w:rsidRPr="00AE586E">
          <w:rPr>
            <w:rStyle w:val="a4"/>
            <w:noProof/>
          </w:rPr>
          <w:t>Acronym and meanings of abbreviation</w:t>
        </w:r>
        <w:r>
          <w:rPr>
            <w:noProof/>
            <w:webHidden/>
          </w:rPr>
          <w:tab/>
        </w:r>
        <w:r>
          <w:rPr>
            <w:noProof/>
            <w:webHidden/>
          </w:rPr>
          <w:fldChar w:fldCharType="begin"/>
        </w:r>
        <w:r>
          <w:rPr>
            <w:noProof/>
            <w:webHidden/>
          </w:rPr>
          <w:instrText xml:space="preserve"> PAGEREF _Toc63179475 \h </w:instrText>
        </w:r>
      </w:ins>
      <w:r>
        <w:rPr>
          <w:noProof/>
          <w:webHidden/>
        </w:rPr>
      </w:r>
      <w:r>
        <w:rPr>
          <w:noProof/>
          <w:webHidden/>
        </w:rPr>
        <w:fldChar w:fldCharType="separate"/>
      </w:r>
      <w:ins w:id="1564" w:author="t_竹沢 公佑" w:date="2021-02-02T17:29:00Z">
        <w:r>
          <w:rPr>
            <w:noProof/>
            <w:webHidden/>
          </w:rPr>
          <w:t>177</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565" w:author="t_竹沢 公佑" w:date="2021-02-02T17:29:00Z"/>
          <w:rFonts w:ascii="Century" w:eastAsia="ＭＳ 明朝" w:hAnsi="Century" w:cs="Times New Roman"/>
          <w:noProof/>
          <w:kern w:val="2"/>
          <w:sz w:val="21"/>
          <w:szCs w:val="22"/>
        </w:rPr>
      </w:pPr>
      <w:ins w:id="1566"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"_Toc63179476"</w:instrText>
        </w:r>
        <w:r w:rsidRPr="00AE586E">
          <w:rPr>
            <w:rStyle w:val="a4"/>
            <w:noProof/>
          </w:rPr>
          <w:instrText xml:space="preserve"> </w:instrText>
        </w:r>
        <w:r w:rsidRPr="00AE586E">
          <w:rPr>
            <w:rStyle w:val="a4"/>
            <w:noProof/>
          </w:rPr>
          <w:fldChar w:fldCharType="separate"/>
        </w:r>
        <w:r w:rsidRPr="00AE586E">
          <w:rPr>
            <w:rStyle w:val="a4"/>
            <w:noProof/>
          </w:rPr>
          <w:t>7.3.</w:t>
        </w:r>
        <w:r w:rsidRPr="00FC7530">
          <w:rPr>
            <w:rFonts w:ascii="Century" w:eastAsia="ＭＳ 明朝" w:hAnsi="Century" w:cs="Times New Roman"/>
            <w:noProof/>
            <w:kern w:val="2"/>
            <w:sz w:val="21"/>
            <w:szCs w:val="22"/>
          </w:rPr>
          <w:tab/>
        </w:r>
        <w:r w:rsidRPr="00AE586E">
          <w:rPr>
            <w:rStyle w:val="a4"/>
            <w:noProof/>
          </w:rPr>
          <w:t>SEU Mitigation</w:t>
        </w:r>
        <w:r>
          <w:rPr>
            <w:noProof/>
            <w:webHidden/>
          </w:rPr>
          <w:tab/>
        </w:r>
        <w:r>
          <w:rPr>
            <w:noProof/>
            <w:webHidden/>
          </w:rPr>
          <w:fldChar w:fldCharType="begin"/>
        </w:r>
        <w:r>
          <w:rPr>
            <w:noProof/>
            <w:webHidden/>
          </w:rPr>
          <w:instrText xml:space="preserve"> PAGEREF _Toc63179476 \h </w:instrText>
        </w:r>
      </w:ins>
      <w:r>
        <w:rPr>
          <w:noProof/>
          <w:webHidden/>
        </w:rPr>
      </w:r>
      <w:r>
        <w:rPr>
          <w:noProof/>
          <w:webHidden/>
        </w:rPr>
        <w:fldChar w:fldCharType="separate"/>
      </w:r>
      <w:ins w:id="1567" w:author="t_竹沢 公佑" w:date="2021-02-02T17:29:00Z">
        <w:r>
          <w:rPr>
            <w:noProof/>
            <w:webHidden/>
          </w:rPr>
          <w:t>178</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68" w:author="t_竹沢 公佑" w:date="2021-02-02T17:29:00Z"/>
          <w:rFonts w:ascii="Century" w:eastAsia="ＭＳ 明朝" w:hAnsi="Century" w:cs="Times New Roman"/>
          <w:noProof/>
          <w:kern w:val="2"/>
          <w:sz w:val="21"/>
          <w:szCs w:val="22"/>
        </w:rPr>
      </w:pPr>
      <w:ins w:id="1569"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"_Toc63179477"</w:instrText>
        </w:r>
        <w:r w:rsidRPr="00AE586E">
          <w:rPr>
            <w:rStyle w:val="a4"/>
            <w:noProof/>
          </w:rPr>
          <w:instrText xml:space="preserve"> </w:instrText>
        </w:r>
        <w:r w:rsidRPr="00AE586E">
          <w:rPr>
            <w:rStyle w:val="a4"/>
            <w:noProof/>
          </w:rPr>
          <w:fldChar w:fldCharType="separate"/>
        </w:r>
        <w:r w:rsidRPr="00AE586E">
          <w:rPr>
            <w:rStyle w:val="a4"/>
            <w:noProof/>
          </w:rPr>
          <w:t>7.3.1. Function detail</w:t>
        </w:r>
        <w:r>
          <w:rPr>
            <w:noProof/>
            <w:webHidden/>
          </w:rPr>
          <w:tab/>
        </w:r>
        <w:r>
          <w:rPr>
            <w:noProof/>
            <w:webHidden/>
          </w:rPr>
          <w:fldChar w:fldCharType="begin"/>
        </w:r>
        <w:r>
          <w:rPr>
            <w:noProof/>
            <w:webHidden/>
          </w:rPr>
          <w:instrText xml:space="preserve"> PAGEREF _Toc63179477 \h </w:instrText>
        </w:r>
      </w:ins>
      <w:r>
        <w:rPr>
          <w:noProof/>
          <w:webHidden/>
        </w:rPr>
      </w:r>
      <w:r>
        <w:rPr>
          <w:noProof/>
          <w:webHidden/>
        </w:rPr>
        <w:fldChar w:fldCharType="separate"/>
      </w:r>
      <w:ins w:id="1570" w:author="t_竹沢 公佑" w:date="2021-02-02T17:29:00Z">
        <w:r>
          <w:rPr>
            <w:noProof/>
            <w:webHidden/>
          </w:rPr>
          <w:t>179</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71" w:author="t_竹沢 公佑" w:date="2021-02-02T17:29:00Z"/>
          <w:rFonts w:ascii="Century" w:eastAsia="ＭＳ 明朝" w:hAnsi="Century" w:cs="Times New Roman"/>
          <w:noProof/>
          <w:kern w:val="2"/>
          <w:sz w:val="21"/>
          <w:szCs w:val="22"/>
        </w:rPr>
      </w:pPr>
      <w:ins w:id="1572"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"_Toc63179478"</w:instrText>
        </w:r>
        <w:r w:rsidRPr="00AE586E">
          <w:rPr>
            <w:rStyle w:val="a4"/>
            <w:noProof/>
          </w:rPr>
          <w:instrText xml:space="preserve"> </w:instrText>
        </w:r>
        <w:r w:rsidRPr="00AE586E">
          <w:rPr>
            <w:rStyle w:val="a4"/>
            <w:noProof/>
          </w:rPr>
          <w:fldChar w:fldCharType="separate"/>
        </w:r>
        <w:r w:rsidRPr="00AE586E">
          <w:rPr>
            <w:rStyle w:val="a4"/>
            <w:noProof/>
          </w:rPr>
          <w:t>7.3.2. Usage</w:t>
        </w:r>
        <w:r>
          <w:rPr>
            <w:noProof/>
            <w:webHidden/>
          </w:rPr>
          <w:tab/>
        </w:r>
        <w:r>
          <w:rPr>
            <w:noProof/>
            <w:webHidden/>
          </w:rPr>
          <w:fldChar w:fldCharType="begin"/>
        </w:r>
        <w:r>
          <w:rPr>
            <w:noProof/>
            <w:webHidden/>
          </w:rPr>
          <w:instrText xml:space="preserve"> PAGEREF _Toc63179478 \h </w:instrText>
        </w:r>
      </w:ins>
      <w:r>
        <w:rPr>
          <w:noProof/>
          <w:webHidden/>
        </w:rPr>
      </w:r>
      <w:r>
        <w:rPr>
          <w:noProof/>
          <w:webHidden/>
        </w:rPr>
        <w:fldChar w:fldCharType="separate"/>
      </w:r>
      <w:ins w:id="1573" w:author="t_竹沢 公佑" w:date="2021-02-02T17:29:00Z">
        <w:r>
          <w:rPr>
            <w:noProof/>
            <w:webHidden/>
          </w:rPr>
          <w:t>182</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574" w:author="t_竹沢 公佑" w:date="2021-02-02T17:29:00Z"/>
          <w:rFonts w:ascii="Century" w:eastAsia="ＭＳ 明朝" w:hAnsi="Century" w:cs="Times New Roman"/>
          <w:noProof/>
          <w:kern w:val="2"/>
          <w:sz w:val="21"/>
          <w:szCs w:val="22"/>
        </w:rPr>
      </w:pPr>
      <w:ins w:id="1575"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"_Toc63179479"</w:instrText>
        </w:r>
        <w:r w:rsidRPr="00AE586E">
          <w:rPr>
            <w:rStyle w:val="a4"/>
            <w:noProof/>
          </w:rPr>
          <w:instrText xml:space="preserve"> </w:instrText>
        </w:r>
        <w:r w:rsidRPr="00AE586E">
          <w:rPr>
            <w:rStyle w:val="a4"/>
            <w:noProof/>
          </w:rPr>
          <w:fldChar w:fldCharType="separate"/>
        </w:r>
        <w:r w:rsidRPr="00AE586E">
          <w:rPr>
            <w:rStyle w:val="a4"/>
            <w:noProof/>
          </w:rPr>
          <w:t>7.4.</w:t>
        </w:r>
        <w:r w:rsidRPr="00FC7530">
          <w:rPr>
            <w:rFonts w:ascii="Century" w:eastAsia="ＭＳ 明朝" w:hAnsi="Century" w:cs="Times New Roman"/>
            <w:noProof/>
            <w:kern w:val="2"/>
            <w:sz w:val="21"/>
            <w:szCs w:val="22"/>
          </w:rPr>
          <w:tab/>
        </w:r>
        <w:r w:rsidRPr="00AE586E">
          <w:rPr>
            <w:rStyle w:val="a4"/>
            <w:noProof/>
            <w:lang w:val="en"/>
          </w:rPr>
          <w:t>The overheating protection</w:t>
        </w:r>
        <w:r>
          <w:rPr>
            <w:noProof/>
            <w:webHidden/>
          </w:rPr>
          <w:tab/>
        </w:r>
        <w:r>
          <w:rPr>
            <w:noProof/>
            <w:webHidden/>
          </w:rPr>
          <w:fldChar w:fldCharType="begin"/>
        </w:r>
        <w:r>
          <w:rPr>
            <w:noProof/>
            <w:webHidden/>
          </w:rPr>
          <w:instrText xml:space="preserve"> PAGEREF _Toc63179479 \h </w:instrText>
        </w:r>
      </w:ins>
      <w:r>
        <w:rPr>
          <w:noProof/>
          <w:webHidden/>
        </w:rPr>
      </w:r>
      <w:r>
        <w:rPr>
          <w:noProof/>
          <w:webHidden/>
        </w:rPr>
        <w:fldChar w:fldCharType="separate"/>
      </w:r>
      <w:ins w:id="1576" w:author="t_竹沢 公佑" w:date="2021-02-02T17:29:00Z">
        <w:r>
          <w:rPr>
            <w:noProof/>
            <w:webHidden/>
          </w:rPr>
          <w:t>185</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77" w:author="t_竹沢 公佑" w:date="2021-02-02T17:29:00Z"/>
          <w:rFonts w:ascii="Century" w:eastAsia="ＭＳ 明朝" w:hAnsi="Century" w:cs="Times New Roman"/>
          <w:noProof/>
          <w:kern w:val="2"/>
          <w:sz w:val="21"/>
          <w:szCs w:val="22"/>
        </w:rPr>
      </w:pPr>
      <w:ins w:id="1578"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"_Toc63179480"</w:instrText>
        </w:r>
        <w:r w:rsidRPr="00AE586E">
          <w:rPr>
            <w:rStyle w:val="a4"/>
            <w:noProof/>
          </w:rPr>
          <w:instrText xml:space="preserve"> </w:instrText>
        </w:r>
        <w:r w:rsidRPr="00AE586E">
          <w:rPr>
            <w:rStyle w:val="a4"/>
            <w:noProof/>
          </w:rPr>
          <w:fldChar w:fldCharType="separate"/>
        </w:r>
        <w:r w:rsidRPr="00AE586E">
          <w:rPr>
            <w:rStyle w:val="a4"/>
            <w:noProof/>
          </w:rPr>
          <w:t>7.4.1. Log (version 2.0.6 or older)</w:t>
        </w:r>
        <w:r>
          <w:rPr>
            <w:noProof/>
            <w:webHidden/>
          </w:rPr>
          <w:tab/>
        </w:r>
        <w:r>
          <w:rPr>
            <w:noProof/>
            <w:webHidden/>
          </w:rPr>
          <w:fldChar w:fldCharType="begin"/>
        </w:r>
        <w:r>
          <w:rPr>
            <w:noProof/>
            <w:webHidden/>
          </w:rPr>
          <w:instrText xml:space="preserve"> PAGEREF _Toc63179480 \h </w:instrText>
        </w:r>
      </w:ins>
      <w:r>
        <w:rPr>
          <w:noProof/>
          <w:webHidden/>
        </w:rPr>
      </w:r>
      <w:r>
        <w:rPr>
          <w:noProof/>
          <w:webHidden/>
        </w:rPr>
        <w:fldChar w:fldCharType="separate"/>
      </w:r>
      <w:ins w:id="1579" w:author="t_竹沢 公佑" w:date="2021-02-02T17:29:00Z">
        <w:r>
          <w:rPr>
            <w:noProof/>
            <w:webHidden/>
          </w:rPr>
          <w:t>188</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80" w:author="t_竹沢 公佑" w:date="2021-02-02T17:29:00Z"/>
          <w:rFonts w:ascii="Century" w:eastAsia="ＭＳ 明朝" w:hAnsi="Century" w:cs="Times New Roman"/>
          <w:noProof/>
          <w:kern w:val="2"/>
          <w:sz w:val="21"/>
          <w:szCs w:val="22"/>
        </w:rPr>
      </w:pPr>
      <w:ins w:id="1581"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"_Toc63179481"</w:instrText>
        </w:r>
        <w:r w:rsidRPr="00AE586E">
          <w:rPr>
            <w:rStyle w:val="a4"/>
            <w:noProof/>
          </w:rPr>
          <w:instrText xml:space="preserve"> </w:instrText>
        </w:r>
        <w:r w:rsidRPr="00AE586E">
          <w:rPr>
            <w:rStyle w:val="a4"/>
            <w:noProof/>
          </w:rPr>
          <w:fldChar w:fldCharType="separate"/>
        </w:r>
        <w:r w:rsidRPr="00AE586E">
          <w:rPr>
            <w:rStyle w:val="a4"/>
            <w:noProof/>
          </w:rPr>
          <w:t>7.4.2. Log (version 2.0.7 or later)</w:t>
        </w:r>
        <w:r>
          <w:rPr>
            <w:noProof/>
            <w:webHidden/>
          </w:rPr>
          <w:tab/>
        </w:r>
        <w:r>
          <w:rPr>
            <w:noProof/>
            <w:webHidden/>
          </w:rPr>
          <w:fldChar w:fldCharType="begin"/>
        </w:r>
        <w:r>
          <w:rPr>
            <w:noProof/>
            <w:webHidden/>
          </w:rPr>
          <w:instrText xml:space="preserve"> PAGEREF _Toc63179481 \h </w:instrText>
        </w:r>
      </w:ins>
      <w:r>
        <w:rPr>
          <w:noProof/>
          <w:webHidden/>
        </w:rPr>
      </w:r>
      <w:r>
        <w:rPr>
          <w:noProof/>
          <w:webHidden/>
        </w:rPr>
        <w:fldChar w:fldCharType="separate"/>
      </w:r>
      <w:ins w:id="1582" w:author="t_竹沢 公佑" w:date="2021-02-02T17:29:00Z">
        <w:r>
          <w:rPr>
            <w:noProof/>
            <w:webHidden/>
          </w:rPr>
          <w:t>189</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83" w:author="t_竹沢 公佑" w:date="2021-02-02T17:29:00Z"/>
          <w:rFonts w:ascii="Century" w:eastAsia="ＭＳ 明朝" w:hAnsi="Century" w:cs="Times New Roman"/>
          <w:noProof/>
          <w:kern w:val="2"/>
          <w:sz w:val="21"/>
          <w:szCs w:val="22"/>
        </w:rPr>
      </w:pPr>
      <w:ins w:id="1584"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"_Toc63179482"</w:instrText>
        </w:r>
        <w:r w:rsidRPr="00AE586E">
          <w:rPr>
            <w:rStyle w:val="a4"/>
            <w:noProof/>
          </w:rPr>
          <w:instrText xml:space="preserve"> </w:instrText>
        </w:r>
        <w:r w:rsidRPr="00AE586E">
          <w:rPr>
            <w:rStyle w:val="a4"/>
            <w:noProof/>
          </w:rPr>
          <w:fldChar w:fldCharType="separate"/>
        </w:r>
        <w:r w:rsidRPr="00AE586E">
          <w:rPr>
            <w:rStyle w:val="a4"/>
            <w:noProof/>
          </w:rPr>
          <w:t>7.4.3. Confirm shutdown threshold (version 2.0.7 or later)</w:t>
        </w:r>
        <w:r>
          <w:rPr>
            <w:noProof/>
            <w:webHidden/>
          </w:rPr>
          <w:tab/>
        </w:r>
        <w:r>
          <w:rPr>
            <w:noProof/>
            <w:webHidden/>
          </w:rPr>
          <w:fldChar w:fldCharType="begin"/>
        </w:r>
        <w:r>
          <w:rPr>
            <w:noProof/>
            <w:webHidden/>
          </w:rPr>
          <w:instrText xml:space="preserve"> PAGEREF _Toc63179482 \h </w:instrText>
        </w:r>
      </w:ins>
      <w:r>
        <w:rPr>
          <w:noProof/>
          <w:webHidden/>
        </w:rPr>
      </w:r>
      <w:r>
        <w:rPr>
          <w:noProof/>
          <w:webHidden/>
        </w:rPr>
        <w:fldChar w:fldCharType="separate"/>
      </w:r>
      <w:ins w:id="1585" w:author="t_竹沢 公佑" w:date="2021-02-02T17:29:00Z">
        <w:r>
          <w:rPr>
            <w:noProof/>
            <w:webHidden/>
          </w:rPr>
          <w:t>191</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86" w:author="t_竹沢 公佑" w:date="2021-02-02T17:29:00Z"/>
          <w:rFonts w:ascii="Century" w:eastAsia="ＭＳ 明朝" w:hAnsi="Century" w:cs="Times New Roman"/>
          <w:noProof/>
          <w:kern w:val="2"/>
          <w:sz w:val="21"/>
          <w:szCs w:val="22"/>
        </w:rPr>
      </w:pPr>
      <w:ins w:id="1587"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"_Toc63179483"</w:instrText>
        </w:r>
        <w:r w:rsidRPr="00AE586E">
          <w:rPr>
            <w:rStyle w:val="a4"/>
            <w:noProof/>
          </w:rPr>
          <w:instrText xml:space="preserve"> </w:instrText>
        </w:r>
        <w:r w:rsidRPr="00AE586E">
          <w:rPr>
            <w:rStyle w:val="a4"/>
            <w:noProof/>
          </w:rPr>
          <w:fldChar w:fldCharType="separate"/>
        </w:r>
        <w:r w:rsidRPr="00AE586E">
          <w:rPr>
            <w:rStyle w:val="a4"/>
            <w:noProof/>
          </w:rPr>
          <w:t>7.4.4. Oveaheat flag</w:t>
        </w:r>
        <w:r>
          <w:rPr>
            <w:noProof/>
            <w:webHidden/>
          </w:rPr>
          <w:tab/>
        </w:r>
        <w:r>
          <w:rPr>
            <w:noProof/>
            <w:webHidden/>
          </w:rPr>
          <w:fldChar w:fldCharType="begin"/>
        </w:r>
        <w:r>
          <w:rPr>
            <w:noProof/>
            <w:webHidden/>
          </w:rPr>
          <w:instrText xml:space="preserve"> PAGEREF _Toc63179483 \h </w:instrText>
        </w:r>
      </w:ins>
      <w:r>
        <w:rPr>
          <w:noProof/>
          <w:webHidden/>
        </w:rPr>
      </w:r>
      <w:r>
        <w:rPr>
          <w:noProof/>
          <w:webHidden/>
        </w:rPr>
        <w:fldChar w:fldCharType="separate"/>
      </w:r>
      <w:ins w:id="1588" w:author="t_竹沢 公佑" w:date="2021-02-02T17:29:00Z">
        <w:r>
          <w:rPr>
            <w:noProof/>
            <w:webHidden/>
          </w:rPr>
          <w:t>192</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589" w:author="t_竹沢 公佑" w:date="2021-02-02T17:29:00Z"/>
          <w:rFonts w:ascii="Century" w:eastAsia="ＭＳ 明朝" w:hAnsi="Century" w:cs="Times New Roman"/>
          <w:noProof/>
          <w:kern w:val="2"/>
          <w:sz w:val="21"/>
          <w:szCs w:val="22"/>
        </w:rPr>
      </w:pPr>
      <w:ins w:id="1590"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"_Toc63179484"</w:instrText>
        </w:r>
        <w:r w:rsidRPr="00AE586E">
          <w:rPr>
            <w:rStyle w:val="a4"/>
            <w:noProof/>
          </w:rPr>
          <w:instrText xml:space="preserve"> </w:instrText>
        </w:r>
        <w:r w:rsidRPr="00AE586E">
          <w:rPr>
            <w:rStyle w:val="a4"/>
            <w:noProof/>
          </w:rPr>
          <w:fldChar w:fldCharType="separate"/>
        </w:r>
        <w:r w:rsidRPr="00AE586E">
          <w:rPr>
            <w:rStyle w:val="a4"/>
            <w:noProof/>
            <w:lang w:val="en"/>
          </w:rPr>
          <w:t>7.5.</w:t>
        </w:r>
        <w:r w:rsidRPr="00FC7530">
          <w:rPr>
            <w:rFonts w:ascii="Century" w:eastAsia="ＭＳ 明朝" w:hAnsi="Century" w:cs="Times New Roman"/>
            <w:noProof/>
            <w:kern w:val="2"/>
            <w:sz w:val="21"/>
            <w:szCs w:val="22"/>
          </w:rPr>
          <w:tab/>
        </w:r>
        <w:r w:rsidRPr="00AE586E">
          <w:rPr>
            <w:rStyle w:val="a4"/>
            <w:noProof/>
            <w:lang w:val="en"/>
          </w:rPr>
          <w:t>The parity for checking FPGA data integrity</w:t>
        </w:r>
        <w:r>
          <w:rPr>
            <w:noProof/>
            <w:webHidden/>
          </w:rPr>
          <w:tab/>
        </w:r>
        <w:r>
          <w:rPr>
            <w:noProof/>
            <w:webHidden/>
          </w:rPr>
          <w:fldChar w:fldCharType="begin"/>
        </w:r>
        <w:r>
          <w:rPr>
            <w:noProof/>
            <w:webHidden/>
          </w:rPr>
          <w:instrText xml:space="preserve"> PAGEREF _Toc63179484 \h </w:instrText>
        </w:r>
      </w:ins>
      <w:r>
        <w:rPr>
          <w:noProof/>
          <w:webHidden/>
        </w:rPr>
      </w:r>
      <w:r>
        <w:rPr>
          <w:noProof/>
          <w:webHidden/>
        </w:rPr>
        <w:fldChar w:fldCharType="separate"/>
      </w:r>
      <w:ins w:id="1591" w:author="t_竹沢 公佑" w:date="2021-02-02T17:29:00Z">
        <w:r>
          <w:rPr>
            <w:noProof/>
            <w:webHidden/>
          </w:rPr>
          <w:t>193</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592" w:author="t_竹沢 公佑" w:date="2021-02-02T17:29:00Z"/>
          <w:rFonts w:ascii="Century" w:eastAsia="ＭＳ 明朝" w:hAnsi="Century" w:cs="Times New Roman"/>
          <w:noProof/>
          <w:kern w:val="2"/>
          <w:sz w:val="21"/>
          <w:szCs w:val="22"/>
        </w:rPr>
      </w:pPr>
      <w:ins w:id="1593"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"_Toc63179485"</w:instrText>
        </w:r>
        <w:r w:rsidRPr="00AE586E">
          <w:rPr>
            <w:rStyle w:val="a4"/>
            <w:noProof/>
          </w:rPr>
          <w:instrText xml:space="preserve"> </w:instrText>
        </w:r>
        <w:r w:rsidRPr="00AE586E">
          <w:rPr>
            <w:rStyle w:val="a4"/>
            <w:noProof/>
          </w:rPr>
          <w:fldChar w:fldCharType="separate"/>
        </w:r>
        <w:r w:rsidRPr="00AE586E">
          <w:rPr>
            <w:rStyle w:val="a4"/>
            <w:noProof/>
            <w:lang w:val="en"/>
          </w:rPr>
          <w:t>7.6.</w:t>
        </w:r>
        <w:r w:rsidRPr="00FC7530">
          <w:rPr>
            <w:rFonts w:ascii="Century" w:eastAsia="ＭＳ 明朝" w:hAnsi="Century" w:cs="Times New Roman"/>
            <w:noProof/>
            <w:kern w:val="2"/>
            <w:sz w:val="21"/>
            <w:szCs w:val="22"/>
          </w:rPr>
          <w:tab/>
        </w:r>
        <w:r w:rsidRPr="00AE586E">
          <w:rPr>
            <w:rStyle w:val="a4"/>
            <w:noProof/>
            <w:lang w:val="en"/>
          </w:rPr>
          <w:t>Device file attribution</w:t>
        </w:r>
        <w:r>
          <w:rPr>
            <w:noProof/>
            <w:webHidden/>
          </w:rPr>
          <w:tab/>
        </w:r>
        <w:r>
          <w:rPr>
            <w:noProof/>
            <w:webHidden/>
          </w:rPr>
          <w:fldChar w:fldCharType="begin"/>
        </w:r>
        <w:r>
          <w:rPr>
            <w:noProof/>
            <w:webHidden/>
          </w:rPr>
          <w:instrText xml:space="preserve"> PAGEREF _Toc63179485 \h </w:instrText>
        </w:r>
      </w:ins>
      <w:r>
        <w:rPr>
          <w:noProof/>
          <w:webHidden/>
        </w:rPr>
      </w:r>
      <w:r>
        <w:rPr>
          <w:noProof/>
          <w:webHidden/>
        </w:rPr>
        <w:fldChar w:fldCharType="separate"/>
      </w:r>
      <w:ins w:id="1594" w:author="t_竹沢 公佑" w:date="2021-02-02T17:29:00Z">
        <w:r>
          <w:rPr>
            <w:noProof/>
            <w:webHidden/>
          </w:rPr>
          <w:t>196</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595" w:author="t_竹沢 公佑" w:date="2021-02-02T17:29:00Z"/>
          <w:rFonts w:ascii="Century" w:eastAsia="ＭＳ 明朝" w:hAnsi="Century" w:cs="Times New Roman"/>
          <w:noProof/>
          <w:kern w:val="2"/>
          <w:sz w:val="21"/>
          <w:szCs w:val="22"/>
        </w:rPr>
      </w:pPr>
      <w:ins w:id="1596"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"_Toc63179486"</w:instrText>
        </w:r>
        <w:r w:rsidRPr="00AE586E">
          <w:rPr>
            <w:rStyle w:val="a4"/>
            <w:noProof/>
          </w:rPr>
          <w:instrText xml:space="preserve"> </w:instrText>
        </w:r>
        <w:r w:rsidRPr="00AE586E">
          <w:rPr>
            <w:rStyle w:val="a4"/>
            <w:noProof/>
          </w:rPr>
          <w:fldChar w:fldCharType="separate"/>
        </w:r>
        <w:r w:rsidRPr="00AE586E">
          <w:rPr>
            <w:rStyle w:val="a4"/>
            <w:noProof/>
          </w:rPr>
          <w:t>7.6.1. Udev rule</w:t>
        </w:r>
        <w:r>
          <w:rPr>
            <w:noProof/>
            <w:webHidden/>
          </w:rPr>
          <w:tab/>
        </w:r>
        <w:r>
          <w:rPr>
            <w:noProof/>
            <w:webHidden/>
          </w:rPr>
          <w:fldChar w:fldCharType="begin"/>
        </w:r>
        <w:r>
          <w:rPr>
            <w:noProof/>
            <w:webHidden/>
          </w:rPr>
          <w:instrText xml:space="preserve"> PAGEREF _Toc63179486 \h </w:instrText>
        </w:r>
      </w:ins>
      <w:r>
        <w:rPr>
          <w:noProof/>
          <w:webHidden/>
        </w:rPr>
      </w:r>
      <w:r>
        <w:rPr>
          <w:noProof/>
          <w:webHidden/>
        </w:rPr>
        <w:fldChar w:fldCharType="separate"/>
      </w:r>
      <w:ins w:id="1597" w:author="t_竹沢 公佑" w:date="2021-02-02T17:29:00Z">
        <w:r>
          <w:rPr>
            <w:noProof/>
            <w:webHidden/>
          </w:rPr>
          <w:t>197</w:t>
        </w:r>
        <w:r>
          <w:rPr>
            <w:noProof/>
            <w:webHidden/>
          </w:rPr>
          <w:fldChar w:fldCharType="end"/>
        </w:r>
        <w:r w:rsidRPr="00AE586E">
          <w:rPr>
            <w:rStyle w:val="a4"/>
            <w:noProof/>
          </w:rPr>
          <w:fldChar w:fldCharType="end"/>
        </w:r>
      </w:ins>
    </w:p>
    <w:p w:rsidR="000B4FA1" w:rsidRPr="00FC7530" w:rsidRDefault="000B4FA1">
      <w:pPr>
        <w:pStyle w:val="23"/>
        <w:tabs>
          <w:tab w:val="left" w:pos="840"/>
          <w:tab w:val="right" w:leader="dot" w:pos="9913"/>
        </w:tabs>
        <w:ind w:left="240"/>
        <w:rPr>
          <w:ins w:id="1598" w:author="t_竹沢 公佑" w:date="2021-02-02T17:29:00Z"/>
          <w:rFonts w:ascii="Century" w:eastAsia="ＭＳ 明朝" w:hAnsi="Century" w:cs="Times New Roman"/>
          <w:noProof/>
          <w:kern w:val="2"/>
          <w:sz w:val="21"/>
          <w:szCs w:val="22"/>
        </w:rPr>
      </w:pPr>
      <w:ins w:id="1599"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"_Toc63179487"</w:instrText>
        </w:r>
        <w:r w:rsidRPr="00AE586E">
          <w:rPr>
            <w:rStyle w:val="a4"/>
            <w:noProof/>
          </w:rPr>
          <w:instrText xml:space="preserve"> </w:instrText>
        </w:r>
        <w:r w:rsidRPr="00AE586E">
          <w:rPr>
            <w:rStyle w:val="a4"/>
            <w:noProof/>
          </w:rPr>
          <w:fldChar w:fldCharType="separate"/>
        </w:r>
        <w:r w:rsidRPr="00AE586E">
          <w:rPr>
            <w:rStyle w:val="a4"/>
            <w:noProof/>
            <w:lang w:val="en"/>
          </w:rPr>
          <w:t>7.7.</w:t>
        </w:r>
        <w:r w:rsidRPr="00FC7530">
          <w:rPr>
            <w:rFonts w:ascii="Century" w:eastAsia="ＭＳ 明朝" w:hAnsi="Century" w:cs="Times New Roman"/>
            <w:noProof/>
            <w:kern w:val="2"/>
            <w:sz w:val="21"/>
            <w:szCs w:val="22"/>
          </w:rPr>
          <w:tab/>
        </w:r>
        <w:r w:rsidRPr="00AE586E">
          <w:rPr>
            <w:rStyle w:val="a4"/>
            <w:noProof/>
            <w:lang w:val="en"/>
          </w:rPr>
          <w:t>State transition table</w:t>
        </w:r>
        <w:r>
          <w:rPr>
            <w:noProof/>
            <w:webHidden/>
          </w:rPr>
          <w:tab/>
        </w:r>
        <w:r>
          <w:rPr>
            <w:noProof/>
            <w:webHidden/>
          </w:rPr>
          <w:fldChar w:fldCharType="begin"/>
        </w:r>
        <w:r>
          <w:rPr>
            <w:noProof/>
            <w:webHidden/>
          </w:rPr>
          <w:instrText xml:space="preserve"> PAGEREF _Toc63179487 \h </w:instrText>
        </w:r>
      </w:ins>
      <w:r>
        <w:rPr>
          <w:noProof/>
          <w:webHidden/>
        </w:rPr>
      </w:r>
      <w:r>
        <w:rPr>
          <w:noProof/>
          <w:webHidden/>
        </w:rPr>
        <w:fldChar w:fldCharType="separate"/>
      </w:r>
      <w:ins w:id="1600" w:author="t_竹沢 公佑" w:date="2021-02-02T17:29:00Z">
        <w:r>
          <w:rPr>
            <w:noProof/>
            <w:webHidden/>
          </w:rPr>
          <w:t>199</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601" w:author="t_竹沢 公佑" w:date="2021-02-02T17:29:00Z"/>
          <w:rFonts w:ascii="Century" w:eastAsia="ＭＳ 明朝" w:hAnsi="Century" w:cs="Times New Roman"/>
          <w:noProof/>
          <w:kern w:val="2"/>
          <w:sz w:val="21"/>
          <w:szCs w:val="22"/>
        </w:rPr>
      </w:pPr>
      <w:ins w:id="1602"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"_Toc63179488"</w:instrText>
        </w:r>
        <w:r w:rsidRPr="00AE586E">
          <w:rPr>
            <w:rStyle w:val="a4"/>
            <w:noProof/>
          </w:rPr>
          <w:instrText xml:space="preserve"> </w:instrText>
        </w:r>
        <w:r w:rsidRPr="00AE586E">
          <w:rPr>
            <w:rStyle w:val="a4"/>
            <w:noProof/>
          </w:rPr>
          <w:fldChar w:fldCharType="separate"/>
        </w:r>
        <w:r w:rsidRPr="00AE586E">
          <w:rPr>
            <w:rStyle w:val="a4"/>
            <w:noProof/>
          </w:rPr>
          <w:t>7.7.1. State table (reception mode)</w:t>
        </w:r>
        <w:r>
          <w:rPr>
            <w:noProof/>
            <w:webHidden/>
          </w:rPr>
          <w:tab/>
        </w:r>
        <w:r>
          <w:rPr>
            <w:noProof/>
            <w:webHidden/>
          </w:rPr>
          <w:fldChar w:fldCharType="begin"/>
        </w:r>
        <w:r>
          <w:rPr>
            <w:noProof/>
            <w:webHidden/>
          </w:rPr>
          <w:instrText xml:space="preserve"> PAGEREF _Toc63179488 \h </w:instrText>
        </w:r>
      </w:ins>
      <w:r>
        <w:rPr>
          <w:noProof/>
          <w:webHidden/>
        </w:rPr>
      </w:r>
      <w:r>
        <w:rPr>
          <w:noProof/>
          <w:webHidden/>
        </w:rPr>
        <w:fldChar w:fldCharType="separate"/>
      </w:r>
      <w:ins w:id="1603" w:author="t_竹沢 公佑" w:date="2021-02-02T17:29:00Z">
        <w:r>
          <w:rPr>
            <w:noProof/>
            <w:webHidden/>
          </w:rPr>
          <w:t>199</w:t>
        </w:r>
        <w:r>
          <w:rPr>
            <w:noProof/>
            <w:webHidden/>
          </w:rPr>
          <w:fldChar w:fldCharType="end"/>
        </w:r>
        <w:r w:rsidRPr="00AE586E">
          <w:rPr>
            <w:rStyle w:val="a4"/>
            <w:noProof/>
          </w:rPr>
          <w:fldChar w:fldCharType="end"/>
        </w:r>
      </w:ins>
    </w:p>
    <w:p w:rsidR="000B4FA1" w:rsidRPr="00FC7530" w:rsidRDefault="000B4FA1">
      <w:pPr>
        <w:pStyle w:val="31"/>
        <w:tabs>
          <w:tab w:val="right" w:leader="dot" w:pos="9913"/>
        </w:tabs>
        <w:ind w:left="480"/>
        <w:rPr>
          <w:ins w:id="1604" w:author="t_竹沢 公佑" w:date="2021-02-02T17:29:00Z"/>
          <w:rFonts w:ascii="Century" w:eastAsia="ＭＳ 明朝" w:hAnsi="Century" w:cs="Times New Roman"/>
          <w:noProof/>
          <w:kern w:val="2"/>
          <w:sz w:val="21"/>
          <w:szCs w:val="22"/>
        </w:rPr>
      </w:pPr>
      <w:ins w:id="1605" w:author="t_竹沢 公佑" w:date="2021-02-02T17:29:00Z">
        <w:r w:rsidRPr="00AE586E">
          <w:rPr>
            <w:rStyle w:val="a4"/>
            <w:noProof/>
          </w:rPr>
          <w:fldChar w:fldCharType="begin"/>
        </w:r>
        <w:r w:rsidRPr="00AE586E">
          <w:rPr>
            <w:rStyle w:val="a4"/>
            <w:noProof/>
          </w:rPr>
          <w:instrText xml:space="preserve"> </w:instrText>
        </w:r>
        <w:r>
          <w:rPr>
            <w:noProof/>
          </w:rPr>
          <w:instrText>HYPERLINK \l "_Toc63179489"</w:instrText>
        </w:r>
        <w:r w:rsidRPr="00AE586E">
          <w:rPr>
            <w:rStyle w:val="a4"/>
            <w:noProof/>
          </w:rPr>
          <w:instrText xml:space="preserve"> </w:instrText>
        </w:r>
        <w:r w:rsidRPr="00AE586E">
          <w:rPr>
            <w:rStyle w:val="a4"/>
            <w:noProof/>
          </w:rPr>
          <w:fldChar w:fldCharType="separate"/>
        </w:r>
        <w:r w:rsidRPr="00AE586E">
          <w:rPr>
            <w:rStyle w:val="a4"/>
            <w:noProof/>
          </w:rPr>
          <w:t>7.7.2. State table (transmission mode)</w:t>
        </w:r>
        <w:r>
          <w:rPr>
            <w:noProof/>
            <w:webHidden/>
          </w:rPr>
          <w:tab/>
        </w:r>
        <w:r>
          <w:rPr>
            <w:noProof/>
            <w:webHidden/>
          </w:rPr>
          <w:fldChar w:fldCharType="begin"/>
        </w:r>
        <w:r>
          <w:rPr>
            <w:noProof/>
            <w:webHidden/>
          </w:rPr>
          <w:instrText xml:space="preserve"> PAGEREF _Toc63179489 \h </w:instrText>
        </w:r>
      </w:ins>
      <w:r>
        <w:rPr>
          <w:noProof/>
          <w:webHidden/>
        </w:rPr>
      </w:r>
      <w:r>
        <w:rPr>
          <w:noProof/>
          <w:webHidden/>
        </w:rPr>
        <w:fldChar w:fldCharType="separate"/>
      </w:r>
      <w:ins w:id="1606" w:author="t_竹沢 公佑" w:date="2021-02-02T17:29:00Z">
        <w:r>
          <w:rPr>
            <w:noProof/>
            <w:webHidden/>
          </w:rPr>
          <w:t>202</w:t>
        </w:r>
        <w:r>
          <w:rPr>
            <w:noProof/>
            <w:webHidden/>
          </w:rPr>
          <w:fldChar w:fldCharType="end"/>
        </w:r>
        <w:r w:rsidRPr="00AE586E">
          <w:rPr>
            <w:rStyle w:val="a4"/>
            <w:noProof/>
          </w:rPr>
          <w:fldChar w:fldCharType="end"/>
        </w:r>
      </w:ins>
    </w:p>
    <w:p w:rsidR="004D469C" w:rsidRPr="0029263E" w:rsidDel="00E72E4F" w:rsidRDefault="004D469C">
      <w:pPr>
        <w:pStyle w:val="10"/>
        <w:tabs>
          <w:tab w:val="left" w:pos="630"/>
          <w:tab w:val="right" w:leader="dot" w:pos="9913"/>
        </w:tabs>
        <w:rPr>
          <w:ins w:id="1607" w:author="s_佐野 光" w:date="2019-08-15T17:58:00Z"/>
          <w:del w:id="1608" w:author="t_竹沢 公佑" w:date="2019-09-19T16:56:00Z"/>
          <w:rFonts w:ascii="Century" w:eastAsia="ＭＳ 明朝" w:hAnsi="Century" w:cs="Times New Roman"/>
          <w:b w:val="0"/>
          <w:noProof/>
          <w:kern w:val="2"/>
          <w:sz w:val="21"/>
          <w:szCs w:val="22"/>
        </w:rPr>
      </w:pPr>
      <w:ins w:id="1609" w:author="s_佐野 光" w:date="2019-08-15T17:58:00Z">
        <w:del w:id="1610" w:author="t_竹沢 公佑" w:date="2019-09-19T16:56:00Z">
          <w:r w:rsidRPr="00F411DC" w:rsidDel="00E72E4F">
            <w:rPr>
              <w:rStyle w:val="a4"/>
              <w:noProof/>
            </w:rPr>
            <w:delText>1.</w:delText>
          </w:r>
          <w:r w:rsidRPr="0029263E" w:rsidDel="00E72E4F">
            <w:rPr>
              <w:rFonts w:ascii="Century" w:eastAsia="ＭＳ 明朝" w:hAnsi="Century" w:cs="Times New Roman"/>
              <w:b w:val="0"/>
              <w:noProof/>
              <w:kern w:val="2"/>
              <w:sz w:val="21"/>
              <w:szCs w:val="22"/>
            </w:rPr>
            <w:tab/>
          </w:r>
          <w:r w:rsidRPr="00F411DC" w:rsidDel="00E72E4F">
            <w:rPr>
              <w:rStyle w:val="a4"/>
              <w:noProof/>
            </w:rPr>
            <w:delText>Overview</w:delText>
          </w:r>
          <w:r w:rsidDel="00E72E4F">
            <w:rPr>
              <w:noProof/>
              <w:webHidden/>
            </w:rPr>
            <w:tab/>
          </w:r>
        </w:del>
      </w:ins>
    </w:p>
    <w:p w:rsidR="004D469C" w:rsidRPr="0029263E" w:rsidDel="00E72E4F" w:rsidRDefault="004D469C" w:rsidP="009E0F98">
      <w:pPr>
        <w:pStyle w:val="23"/>
        <w:tabs>
          <w:tab w:val="left" w:pos="840"/>
          <w:tab w:val="right" w:leader="dot" w:pos="9913"/>
        </w:tabs>
        <w:ind w:left="240"/>
        <w:rPr>
          <w:ins w:id="1611" w:author="s_佐野 光" w:date="2019-08-15T17:58:00Z"/>
          <w:del w:id="1612" w:author="t_竹沢 公佑" w:date="2019-09-19T16:56:00Z"/>
          <w:rFonts w:ascii="Century" w:eastAsia="ＭＳ 明朝" w:hAnsi="Century" w:cs="Times New Roman"/>
          <w:noProof/>
          <w:kern w:val="2"/>
          <w:sz w:val="21"/>
          <w:szCs w:val="22"/>
        </w:rPr>
      </w:pPr>
      <w:ins w:id="1613" w:author="s_佐野 光" w:date="2019-08-15T17:58:00Z">
        <w:del w:id="1614" w:author="t_竹沢 公佑" w:date="2019-09-19T16:56:00Z">
          <w:r w:rsidRPr="00F411DC" w:rsidDel="00E72E4F">
            <w:rPr>
              <w:rStyle w:val="a4"/>
              <w:noProof/>
            </w:rPr>
            <w:delText>1.1.</w:delText>
          </w:r>
          <w:r w:rsidRPr="0029263E" w:rsidDel="00E72E4F">
            <w:rPr>
              <w:rFonts w:ascii="Century" w:eastAsia="ＭＳ 明朝" w:hAnsi="Century" w:cs="Times New Roman"/>
              <w:noProof/>
              <w:kern w:val="2"/>
              <w:sz w:val="21"/>
              <w:szCs w:val="22"/>
            </w:rPr>
            <w:tab/>
          </w:r>
          <w:r w:rsidRPr="00F411DC" w:rsidDel="00E72E4F">
            <w:rPr>
              <w:rStyle w:val="a4"/>
              <w:noProof/>
              <w:lang w:val="en"/>
            </w:rPr>
            <w:delText>Introduction</w:delText>
          </w:r>
          <w:r w:rsidDel="00E72E4F">
            <w:rPr>
              <w:noProof/>
              <w:webHidden/>
            </w:rPr>
            <w:tab/>
          </w:r>
        </w:del>
      </w:ins>
    </w:p>
    <w:p w:rsidR="004D469C" w:rsidRPr="0029263E" w:rsidDel="00E72E4F" w:rsidRDefault="004D469C" w:rsidP="00660099">
      <w:pPr>
        <w:pStyle w:val="23"/>
        <w:tabs>
          <w:tab w:val="left" w:pos="840"/>
          <w:tab w:val="right" w:leader="dot" w:pos="9913"/>
        </w:tabs>
        <w:ind w:left="240"/>
        <w:rPr>
          <w:ins w:id="1615" w:author="s_佐野 光" w:date="2019-08-15T17:58:00Z"/>
          <w:del w:id="1616" w:author="t_竹沢 公佑" w:date="2019-09-19T16:56:00Z"/>
          <w:rFonts w:ascii="Century" w:eastAsia="ＭＳ 明朝" w:hAnsi="Century" w:cs="Times New Roman"/>
          <w:noProof/>
          <w:kern w:val="2"/>
          <w:sz w:val="21"/>
          <w:szCs w:val="22"/>
        </w:rPr>
      </w:pPr>
      <w:ins w:id="1617" w:author="s_佐野 光" w:date="2019-08-15T17:58:00Z">
        <w:del w:id="1618" w:author="t_竹沢 公佑" w:date="2019-09-19T16:56:00Z">
          <w:r w:rsidRPr="00F411DC" w:rsidDel="00E72E4F">
            <w:rPr>
              <w:rStyle w:val="a4"/>
              <w:noProof/>
            </w:rPr>
            <w:delText>1.2.</w:delText>
          </w:r>
          <w:r w:rsidRPr="0029263E" w:rsidDel="00E72E4F">
            <w:rPr>
              <w:rFonts w:ascii="Century" w:eastAsia="ＭＳ 明朝" w:hAnsi="Century" w:cs="Times New Roman"/>
              <w:noProof/>
              <w:kern w:val="2"/>
              <w:sz w:val="21"/>
              <w:szCs w:val="22"/>
            </w:rPr>
            <w:tab/>
          </w:r>
          <w:r w:rsidRPr="00F411DC" w:rsidDel="00E72E4F">
            <w:rPr>
              <w:rStyle w:val="a4"/>
              <w:noProof/>
              <w:lang w:val="en"/>
            </w:rPr>
            <w:delText>The kinds of DRXP board</w:delText>
          </w:r>
          <w:r w:rsidDel="00E72E4F">
            <w:rPr>
              <w:noProof/>
              <w:webHidden/>
            </w:rPr>
            <w:tab/>
          </w:r>
        </w:del>
      </w:ins>
    </w:p>
    <w:p w:rsidR="004D469C" w:rsidRPr="0029263E" w:rsidDel="00E72E4F" w:rsidRDefault="004D469C" w:rsidP="00920730">
      <w:pPr>
        <w:pStyle w:val="23"/>
        <w:tabs>
          <w:tab w:val="left" w:pos="840"/>
          <w:tab w:val="right" w:leader="dot" w:pos="9913"/>
        </w:tabs>
        <w:ind w:left="240"/>
        <w:rPr>
          <w:ins w:id="1619" w:author="s_佐野 光" w:date="2019-08-15T17:58:00Z"/>
          <w:del w:id="1620" w:author="t_竹沢 公佑" w:date="2019-09-19T16:56:00Z"/>
          <w:rFonts w:ascii="Century" w:eastAsia="ＭＳ 明朝" w:hAnsi="Century" w:cs="Times New Roman"/>
          <w:noProof/>
          <w:kern w:val="2"/>
          <w:sz w:val="21"/>
          <w:szCs w:val="22"/>
        </w:rPr>
      </w:pPr>
      <w:ins w:id="1621" w:author="s_佐野 光" w:date="2019-08-15T17:58:00Z">
        <w:del w:id="1622" w:author="t_竹沢 公佑" w:date="2019-09-19T16:56:00Z">
          <w:r w:rsidRPr="00F411DC" w:rsidDel="00E72E4F">
            <w:rPr>
              <w:rStyle w:val="a4"/>
              <w:noProof/>
            </w:rPr>
            <w:delText>1.3.</w:delText>
          </w:r>
          <w:r w:rsidRPr="0029263E" w:rsidDel="00E72E4F">
            <w:rPr>
              <w:rFonts w:ascii="Century" w:eastAsia="ＭＳ 明朝" w:hAnsi="Century" w:cs="Times New Roman"/>
              <w:noProof/>
              <w:kern w:val="2"/>
              <w:sz w:val="21"/>
              <w:szCs w:val="22"/>
            </w:rPr>
            <w:tab/>
          </w:r>
          <w:r w:rsidRPr="00F411DC" w:rsidDel="00E72E4F">
            <w:rPr>
              <w:rStyle w:val="a4"/>
              <w:noProof/>
              <w:lang w:val="en"/>
            </w:rPr>
            <w:delText>Scope of this document</w:delText>
          </w:r>
          <w:r w:rsidDel="00E72E4F">
            <w:rPr>
              <w:noProof/>
              <w:webHidden/>
            </w:rPr>
            <w:tab/>
          </w:r>
        </w:del>
      </w:ins>
    </w:p>
    <w:p w:rsidR="004D469C" w:rsidRPr="0029263E" w:rsidDel="00E72E4F" w:rsidRDefault="004D469C" w:rsidP="009A5FCB">
      <w:pPr>
        <w:pStyle w:val="31"/>
        <w:tabs>
          <w:tab w:val="right" w:leader="dot" w:pos="9913"/>
        </w:tabs>
        <w:ind w:left="480"/>
        <w:rPr>
          <w:ins w:id="1623" w:author="s_佐野 光" w:date="2019-08-15T17:58:00Z"/>
          <w:del w:id="1624" w:author="t_竹沢 公佑" w:date="2019-09-19T16:56:00Z"/>
          <w:rFonts w:ascii="Century" w:eastAsia="ＭＳ 明朝" w:hAnsi="Century" w:cs="Times New Roman"/>
          <w:noProof/>
          <w:kern w:val="2"/>
          <w:sz w:val="21"/>
          <w:szCs w:val="22"/>
        </w:rPr>
      </w:pPr>
      <w:ins w:id="1625" w:author="s_佐野 光" w:date="2019-08-15T17:58:00Z">
        <w:del w:id="1626" w:author="t_竹沢 公佑" w:date="2019-09-19T16:56:00Z">
          <w:r w:rsidRPr="00F411DC" w:rsidDel="00E72E4F">
            <w:rPr>
              <w:rStyle w:val="a4"/>
              <w:noProof/>
            </w:rPr>
            <w:delText>1.3.1. Correspondence table between driver version and FPGA (prototype)</w:delText>
          </w:r>
          <w:r w:rsidDel="00E72E4F">
            <w:rPr>
              <w:noProof/>
              <w:webHidden/>
            </w:rPr>
            <w:tab/>
          </w:r>
        </w:del>
      </w:ins>
    </w:p>
    <w:p w:rsidR="004D469C" w:rsidRPr="0029263E" w:rsidDel="00E72E4F" w:rsidRDefault="004D469C" w:rsidP="003347B5">
      <w:pPr>
        <w:pStyle w:val="31"/>
        <w:tabs>
          <w:tab w:val="right" w:leader="dot" w:pos="9913"/>
        </w:tabs>
        <w:ind w:left="480"/>
        <w:rPr>
          <w:ins w:id="1627" w:author="s_佐野 光" w:date="2019-08-15T17:58:00Z"/>
          <w:del w:id="1628" w:author="t_竹沢 公佑" w:date="2019-09-19T16:56:00Z"/>
          <w:rFonts w:ascii="Century" w:eastAsia="ＭＳ 明朝" w:hAnsi="Century" w:cs="Times New Roman"/>
          <w:noProof/>
          <w:kern w:val="2"/>
          <w:sz w:val="21"/>
          <w:szCs w:val="22"/>
        </w:rPr>
      </w:pPr>
      <w:ins w:id="1629" w:author="s_佐野 光" w:date="2019-08-15T17:58:00Z">
        <w:del w:id="1630" w:author="t_竹沢 公佑" w:date="2019-09-19T16:56:00Z">
          <w:r w:rsidRPr="00F411DC" w:rsidDel="00E72E4F">
            <w:rPr>
              <w:rStyle w:val="a4"/>
              <w:noProof/>
            </w:rPr>
            <w:delText>1.3.2. Correspondence table between driver version and FPGA (production)</w:delText>
          </w:r>
          <w:r w:rsidDel="00E72E4F">
            <w:rPr>
              <w:noProof/>
              <w:webHidden/>
            </w:rPr>
            <w:tab/>
          </w:r>
        </w:del>
      </w:ins>
    </w:p>
    <w:p w:rsidR="004D469C" w:rsidRPr="0029263E" w:rsidDel="00E72E4F" w:rsidRDefault="004D469C">
      <w:pPr>
        <w:pStyle w:val="10"/>
        <w:tabs>
          <w:tab w:val="left" w:pos="630"/>
          <w:tab w:val="right" w:leader="dot" w:pos="9913"/>
        </w:tabs>
        <w:rPr>
          <w:ins w:id="1631" w:author="s_佐野 光" w:date="2019-08-15T17:58:00Z"/>
          <w:del w:id="1632" w:author="t_竹沢 公佑" w:date="2019-09-19T16:56:00Z"/>
          <w:rFonts w:ascii="Century" w:eastAsia="ＭＳ 明朝" w:hAnsi="Century" w:cs="Times New Roman"/>
          <w:b w:val="0"/>
          <w:noProof/>
          <w:kern w:val="2"/>
          <w:sz w:val="21"/>
          <w:szCs w:val="22"/>
        </w:rPr>
      </w:pPr>
      <w:ins w:id="1633" w:author="s_佐野 光" w:date="2019-08-15T17:58:00Z">
        <w:del w:id="1634" w:author="t_竹沢 公佑" w:date="2019-09-19T16:56:00Z">
          <w:r w:rsidRPr="00F411DC" w:rsidDel="00E72E4F">
            <w:rPr>
              <w:rStyle w:val="a4"/>
              <w:noProof/>
            </w:rPr>
            <w:delText>2.</w:delText>
          </w:r>
          <w:r w:rsidRPr="0029263E" w:rsidDel="00E72E4F">
            <w:rPr>
              <w:rFonts w:ascii="Century" w:eastAsia="ＭＳ 明朝" w:hAnsi="Century" w:cs="Times New Roman"/>
              <w:b w:val="0"/>
              <w:noProof/>
              <w:kern w:val="2"/>
              <w:sz w:val="21"/>
              <w:szCs w:val="22"/>
            </w:rPr>
            <w:tab/>
          </w:r>
          <w:r w:rsidRPr="00F411DC" w:rsidDel="00E72E4F">
            <w:rPr>
              <w:rStyle w:val="a4"/>
              <w:noProof/>
              <w:lang w:val="en"/>
            </w:rPr>
            <w:delText xml:space="preserve">Structure of Data </w:delText>
          </w:r>
          <w:r w:rsidRPr="00F411DC" w:rsidDel="00E72E4F">
            <w:rPr>
              <w:rStyle w:val="a4"/>
              <w:noProof/>
            </w:rPr>
            <w:delText>Buffer</w:delText>
          </w:r>
          <w:r w:rsidDel="00E72E4F">
            <w:rPr>
              <w:noProof/>
              <w:webHidden/>
            </w:rPr>
            <w:tab/>
          </w:r>
        </w:del>
      </w:ins>
    </w:p>
    <w:p w:rsidR="004D469C" w:rsidRPr="0029263E" w:rsidDel="00E72E4F" w:rsidRDefault="004D469C" w:rsidP="009E0F98">
      <w:pPr>
        <w:pStyle w:val="23"/>
        <w:tabs>
          <w:tab w:val="left" w:pos="840"/>
          <w:tab w:val="right" w:leader="dot" w:pos="9913"/>
        </w:tabs>
        <w:ind w:left="240"/>
        <w:rPr>
          <w:ins w:id="1635" w:author="s_佐野 光" w:date="2019-08-15T17:58:00Z"/>
          <w:del w:id="1636" w:author="t_竹沢 公佑" w:date="2019-09-19T16:56:00Z"/>
          <w:rFonts w:ascii="Century" w:eastAsia="ＭＳ 明朝" w:hAnsi="Century" w:cs="Times New Roman"/>
          <w:noProof/>
          <w:kern w:val="2"/>
          <w:sz w:val="21"/>
          <w:szCs w:val="22"/>
        </w:rPr>
      </w:pPr>
      <w:ins w:id="1637" w:author="s_佐野 光" w:date="2019-08-15T17:58:00Z">
        <w:del w:id="1638" w:author="t_竹沢 公佑" w:date="2019-09-19T16:56:00Z">
          <w:r w:rsidRPr="00F411DC" w:rsidDel="00E72E4F">
            <w:rPr>
              <w:rStyle w:val="a4"/>
              <w:noProof/>
            </w:rPr>
            <w:delText>2.1.</w:delText>
          </w:r>
          <w:r w:rsidRPr="0029263E" w:rsidDel="00E72E4F">
            <w:rPr>
              <w:rFonts w:ascii="Century" w:eastAsia="ＭＳ 明朝" w:hAnsi="Century" w:cs="Times New Roman"/>
              <w:noProof/>
              <w:kern w:val="2"/>
              <w:sz w:val="21"/>
              <w:szCs w:val="22"/>
            </w:rPr>
            <w:tab/>
          </w:r>
          <w:r w:rsidRPr="00F411DC" w:rsidDel="00E72E4F">
            <w:rPr>
              <w:rStyle w:val="a4"/>
              <w:noProof/>
              <w:lang w:val="en"/>
            </w:rPr>
            <w:delText xml:space="preserve">Structure of Receive Ring </w:delText>
          </w:r>
          <w:r w:rsidRPr="00F411DC" w:rsidDel="00E72E4F">
            <w:rPr>
              <w:rStyle w:val="a4"/>
              <w:noProof/>
            </w:rPr>
            <w:delText>Buffer</w:delText>
          </w:r>
          <w:r w:rsidDel="00E72E4F">
            <w:rPr>
              <w:noProof/>
              <w:webHidden/>
            </w:rPr>
            <w:tab/>
          </w:r>
        </w:del>
      </w:ins>
    </w:p>
    <w:p w:rsidR="004D469C" w:rsidRPr="0029263E" w:rsidDel="00E72E4F" w:rsidRDefault="004D469C" w:rsidP="00660099">
      <w:pPr>
        <w:pStyle w:val="23"/>
        <w:tabs>
          <w:tab w:val="left" w:pos="840"/>
          <w:tab w:val="right" w:leader="dot" w:pos="9913"/>
        </w:tabs>
        <w:ind w:left="240"/>
        <w:rPr>
          <w:ins w:id="1639" w:author="s_佐野 光" w:date="2019-08-15T17:58:00Z"/>
          <w:del w:id="1640" w:author="t_竹沢 公佑" w:date="2019-09-19T16:56:00Z"/>
          <w:rFonts w:ascii="Century" w:eastAsia="ＭＳ 明朝" w:hAnsi="Century" w:cs="Times New Roman"/>
          <w:noProof/>
          <w:kern w:val="2"/>
          <w:sz w:val="21"/>
          <w:szCs w:val="22"/>
        </w:rPr>
      </w:pPr>
      <w:ins w:id="1641" w:author="s_佐野 光" w:date="2019-08-15T17:58:00Z">
        <w:del w:id="1642" w:author="t_竹沢 公佑" w:date="2019-09-19T16:56:00Z">
          <w:r w:rsidRPr="00F411DC" w:rsidDel="00E72E4F">
            <w:rPr>
              <w:rStyle w:val="a4"/>
              <w:noProof/>
            </w:rPr>
            <w:delText>2.2.</w:delText>
          </w:r>
          <w:r w:rsidRPr="0029263E" w:rsidDel="00E72E4F">
            <w:rPr>
              <w:rFonts w:ascii="Century" w:eastAsia="ＭＳ 明朝" w:hAnsi="Century" w:cs="Times New Roman"/>
              <w:noProof/>
              <w:kern w:val="2"/>
              <w:sz w:val="21"/>
              <w:szCs w:val="22"/>
            </w:rPr>
            <w:tab/>
          </w:r>
          <w:r w:rsidRPr="00F411DC" w:rsidDel="00E72E4F">
            <w:rPr>
              <w:rStyle w:val="a4"/>
              <w:noProof/>
              <w:lang w:val="en"/>
            </w:rPr>
            <w:delText>Structure of Transmission Buffer</w:delText>
          </w:r>
          <w:r w:rsidDel="00E72E4F">
            <w:rPr>
              <w:noProof/>
              <w:webHidden/>
            </w:rPr>
            <w:tab/>
          </w:r>
        </w:del>
      </w:ins>
    </w:p>
    <w:p w:rsidR="004D469C" w:rsidRPr="0029263E" w:rsidDel="00E72E4F" w:rsidRDefault="004D469C">
      <w:pPr>
        <w:pStyle w:val="10"/>
        <w:tabs>
          <w:tab w:val="left" w:pos="630"/>
          <w:tab w:val="right" w:leader="dot" w:pos="9913"/>
        </w:tabs>
        <w:rPr>
          <w:ins w:id="1643" w:author="s_佐野 光" w:date="2019-08-15T17:58:00Z"/>
          <w:del w:id="1644" w:author="t_竹沢 公佑" w:date="2019-09-19T16:56:00Z"/>
          <w:rFonts w:ascii="Century" w:eastAsia="ＭＳ 明朝" w:hAnsi="Century" w:cs="Times New Roman"/>
          <w:b w:val="0"/>
          <w:noProof/>
          <w:kern w:val="2"/>
          <w:sz w:val="21"/>
          <w:szCs w:val="22"/>
        </w:rPr>
      </w:pPr>
      <w:ins w:id="1645" w:author="s_佐野 光" w:date="2019-08-15T17:58:00Z">
        <w:del w:id="1646" w:author="t_竹沢 公佑" w:date="2019-09-19T16:56:00Z">
          <w:r w:rsidRPr="00F411DC" w:rsidDel="00E72E4F">
            <w:rPr>
              <w:rStyle w:val="a4"/>
              <w:noProof/>
            </w:rPr>
            <w:delText>3.</w:delText>
          </w:r>
          <w:r w:rsidRPr="0029263E" w:rsidDel="00E72E4F">
            <w:rPr>
              <w:rFonts w:ascii="Century" w:eastAsia="ＭＳ 明朝" w:hAnsi="Century" w:cs="Times New Roman"/>
              <w:b w:val="0"/>
              <w:noProof/>
              <w:kern w:val="2"/>
              <w:sz w:val="21"/>
              <w:szCs w:val="22"/>
            </w:rPr>
            <w:tab/>
          </w:r>
          <w:r w:rsidRPr="00F411DC" w:rsidDel="00E72E4F">
            <w:rPr>
              <w:rStyle w:val="a4"/>
              <w:noProof/>
              <w:lang w:val="en"/>
            </w:rPr>
            <w:delText xml:space="preserve">Format of Frame in Data </w:delText>
          </w:r>
          <w:r w:rsidRPr="00F411DC" w:rsidDel="00E72E4F">
            <w:rPr>
              <w:rStyle w:val="a4"/>
              <w:noProof/>
            </w:rPr>
            <w:delText>Buffer</w:delText>
          </w:r>
          <w:r w:rsidDel="00E72E4F">
            <w:rPr>
              <w:noProof/>
              <w:webHidden/>
            </w:rPr>
            <w:tab/>
          </w:r>
        </w:del>
      </w:ins>
    </w:p>
    <w:p w:rsidR="004D469C" w:rsidRPr="0029263E" w:rsidDel="00E72E4F" w:rsidRDefault="004D469C" w:rsidP="009E0F98">
      <w:pPr>
        <w:pStyle w:val="23"/>
        <w:tabs>
          <w:tab w:val="left" w:pos="840"/>
          <w:tab w:val="right" w:leader="dot" w:pos="9913"/>
        </w:tabs>
        <w:ind w:left="240"/>
        <w:rPr>
          <w:ins w:id="1647" w:author="s_佐野 光" w:date="2019-08-15T17:58:00Z"/>
          <w:del w:id="1648" w:author="t_竹沢 公佑" w:date="2019-09-19T16:56:00Z"/>
          <w:rFonts w:ascii="Century" w:eastAsia="ＭＳ 明朝" w:hAnsi="Century" w:cs="Times New Roman"/>
          <w:noProof/>
          <w:kern w:val="2"/>
          <w:sz w:val="21"/>
          <w:szCs w:val="22"/>
        </w:rPr>
      </w:pPr>
      <w:ins w:id="1649" w:author="s_佐野 光" w:date="2019-08-15T17:58:00Z">
        <w:del w:id="1650" w:author="t_竹沢 公佑" w:date="2019-09-19T16:56:00Z">
          <w:r w:rsidRPr="00F411DC" w:rsidDel="00E72E4F">
            <w:rPr>
              <w:rStyle w:val="a4"/>
              <w:noProof/>
            </w:rPr>
            <w:delText>3.1.</w:delText>
          </w:r>
          <w:r w:rsidRPr="0029263E" w:rsidDel="00E72E4F">
            <w:rPr>
              <w:rFonts w:ascii="Century" w:eastAsia="ＭＳ 明朝" w:hAnsi="Century" w:cs="Times New Roman"/>
              <w:noProof/>
              <w:kern w:val="2"/>
              <w:sz w:val="21"/>
              <w:szCs w:val="22"/>
            </w:rPr>
            <w:tab/>
          </w:r>
          <w:r w:rsidRPr="00F411DC" w:rsidDel="00E72E4F">
            <w:rPr>
              <w:rStyle w:val="a4"/>
              <w:noProof/>
              <w:lang w:val="en"/>
            </w:rPr>
            <w:delText>Normal frame (DRXP F2 format)</w:delText>
          </w:r>
          <w:r w:rsidDel="00E72E4F">
            <w:rPr>
              <w:noProof/>
              <w:webHidden/>
            </w:rPr>
            <w:tab/>
          </w:r>
        </w:del>
      </w:ins>
    </w:p>
    <w:p w:rsidR="004D469C" w:rsidRPr="0029263E" w:rsidDel="00E72E4F" w:rsidRDefault="004D469C" w:rsidP="00660099">
      <w:pPr>
        <w:pStyle w:val="31"/>
        <w:tabs>
          <w:tab w:val="right" w:leader="dot" w:pos="9913"/>
        </w:tabs>
        <w:ind w:left="480"/>
        <w:rPr>
          <w:ins w:id="1651" w:author="s_佐野 光" w:date="2019-08-15T17:58:00Z"/>
          <w:del w:id="1652" w:author="t_竹沢 公佑" w:date="2019-09-19T16:56:00Z"/>
          <w:rFonts w:ascii="Century" w:eastAsia="ＭＳ 明朝" w:hAnsi="Century" w:cs="Times New Roman"/>
          <w:noProof/>
          <w:kern w:val="2"/>
          <w:sz w:val="21"/>
          <w:szCs w:val="22"/>
        </w:rPr>
      </w:pPr>
      <w:ins w:id="1653" w:author="s_佐野 光" w:date="2019-08-15T17:58:00Z">
        <w:del w:id="1654" w:author="t_竹沢 公佑" w:date="2019-09-19T16:56:00Z">
          <w:r w:rsidRPr="00F411DC" w:rsidDel="00E72E4F">
            <w:rPr>
              <w:rStyle w:val="a4"/>
              <w:noProof/>
            </w:rPr>
            <w:delText>3.1.1. The kinds of normal frame</w:delText>
          </w:r>
          <w:r w:rsidDel="00E72E4F">
            <w:rPr>
              <w:noProof/>
              <w:webHidden/>
            </w:rPr>
            <w:tab/>
          </w:r>
        </w:del>
      </w:ins>
    </w:p>
    <w:p w:rsidR="004D469C" w:rsidRPr="0029263E" w:rsidDel="00E72E4F" w:rsidRDefault="004D469C" w:rsidP="00920730">
      <w:pPr>
        <w:pStyle w:val="23"/>
        <w:tabs>
          <w:tab w:val="left" w:pos="840"/>
          <w:tab w:val="right" w:leader="dot" w:pos="9913"/>
        </w:tabs>
        <w:ind w:left="240"/>
        <w:rPr>
          <w:ins w:id="1655" w:author="s_佐野 光" w:date="2019-08-15T17:58:00Z"/>
          <w:del w:id="1656" w:author="t_竹沢 公佑" w:date="2019-09-19T16:56:00Z"/>
          <w:rFonts w:ascii="Century" w:eastAsia="ＭＳ 明朝" w:hAnsi="Century" w:cs="Times New Roman"/>
          <w:noProof/>
          <w:kern w:val="2"/>
          <w:sz w:val="21"/>
          <w:szCs w:val="22"/>
        </w:rPr>
      </w:pPr>
      <w:ins w:id="1657" w:author="s_佐野 光" w:date="2019-08-15T17:58:00Z">
        <w:del w:id="1658" w:author="t_竹沢 公佑" w:date="2019-09-19T16:56:00Z">
          <w:r w:rsidRPr="00F411DC" w:rsidDel="00E72E4F">
            <w:rPr>
              <w:rStyle w:val="a4"/>
              <w:noProof/>
            </w:rPr>
            <w:delText>3.2.</w:delText>
          </w:r>
          <w:r w:rsidRPr="0029263E" w:rsidDel="00E72E4F">
            <w:rPr>
              <w:rFonts w:ascii="Century" w:eastAsia="ＭＳ 明朝" w:hAnsi="Century" w:cs="Times New Roman"/>
              <w:noProof/>
              <w:kern w:val="2"/>
              <w:sz w:val="21"/>
              <w:szCs w:val="22"/>
            </w:rPr>
            <w:tab/>
          </w:r>
          <w:r w:rsidRPr="00F411DC" w:rsidDel="00E72E4F">
            <w:rPr>
              <w:rStyle w:val="a4"/>
              <w:noProof/>
              <w:lang w:val="en"/>
            </w:rPr>
            <w:delText>Information frame</w:delText>
          </w:r>
          <w:r w:rsidDel="00E72E4F">
            <w:rPr>
              <w:noProof/>
              <w:webHidden/>
            </w:rPr>
            <w:tab/>
          </w:r>
        </w:del>
      </w:ins>
    </w:p>
    <w:p w:rsidR="004D469C" w:rsidRPr="0029263E" w:rsidDel="00E72E4F" w:rsidRDefault="004D469C">
      <w:pPr>
        <w:pStyle w:val="10"/>
        <w:tabs>
          <w:tab w:val="left" w:pos="630"/>
          <w:tab w:val="right" w:leader="dot" w:pos="9913"/>
        </w:tabs>
        <w:rPr>
          <w:ins w:id="1659" w:author="s_佐野 光" w:date="2019-08-15T17:58:00Z"/>
          <w:del w:id="1660" w:author="t_竹沢 公佑" w:date="2019-09-19T16:56:00Z"/>
          <w:rFonts w:ascii="Century" w:eastAsia="ＭＳ 明朝" w:hAnsi="Century" w:cs="Times New Roman"/>
          <w:b w:val="0"/>
          <w:noProof/>
          <w:kern w:val="2"/>
          <w:sz w:val="21"/>
          <w:szCs w:val="22"/>
        </w:rPr>
      </w:pPr>
      <w:ins w:id="1661" w:author="s_佐野 光" w:date="2019-08-15T17:58:00Z">
        <w:del w:id="1662" w:author="t_竹沢 公佑" w:date="2019-09-19T16:56:00Z">
          <w:r w:rsidRPr="00F411DC" w:rsidDel="00E72E4F">
            <w:rPr>
              <w:rStyle w:val="a4"/>
              <w:noProof/>
            </w:rPr>
            <w:delText>4.</w:delText>
          </w:r>
          <w:r w:rsidRPr="0029263E" w:rsidDel="00E72E4F">
            <w:rPr>
              <w:rFonts w:ascii="Century" w:eastAsia="ＭＳ 明朝" w:hAnsi="Century" w:cs="Times New Roman"/>
              <w:b w:val="0"/>
              <w:noProof/>
              <w:kern w:val="2"/>
              <w:sz w:val="21"/>
              <w:szCs w:val="22"/>
            </w:rPr>
            <w:tab/>
          </w:r>
          <w:r w:rsidRPr="00F411DC" w:rsidDel="00E72E4F">
            <w:rPr>
              <w:rStyle w:val="a4"/>
              <w:noProof/>
              <w:lang w:val="en"/>
            </w:rPr>
            <w:delText>Usage</w:delText>
          </w:r>
          <w:r w:rsidDel="00E72E4F">
            <w:rPr>
              <w:noProof/>
              <w:webHidden/>
            </w:rPr>
            <w:tab/>
          </w:r>
        </w:del>
      </w:ins>
    </w:p>
    <w:p w:rsidR="004D469C" w:rsidRPr="0029263E" w:rsidDel="00E72E4F" w:rsidRDefault="004D469C" w:rsidP="009E0F98">
      <w:pPr>
        <w:pStyle w:val="23"/>
        <w:tabs>
          <w:tab w:val="left" w:pos="840"/>
          <w:tab w:val="right" w:leader="dot" w:pos="9913"/>
        </w:tabs>
        <w:ind w:left="240"/>
        <w:rPr>
          <w:ins w:id="1663" w:author="s_佐野 光" w:date="2019-08-15T17:58:00Z"/>
          <w:del w:id="1664" w:author="t_竹沢 公佑" w:date="2019-09-19T16:56:00Z"/>
          <w:rFonts w:ascii="Century" w:eastAsia="ＭＳ 明朝" w:hAnsi="Century" w:cs="Times New Roman"/>
          <w:noProof/>
          <w:kern w:val="2"/>
          <w:sz w:val="21"/>
          <w:szCs w:val="22"/>
        </w:rPr>
      </w:pPr>
      <w:ins w:id="1665" w:author="s_佐野 光" w:date="2019-08-15T17:58:00Z">
        <w:del w:id="1666" w:author="t_竹沢 公佑" w:date="2019-09-19T16:56:00Z">
          <w:r w:rsidRPr="00F411DC" w:rsidDel="00E72E4F">
            <w:rPr>
              <w:rStyle w:val="a4"/>
              <w:noProof/>
            </w:rPr>
            <w:delText>4.1.</w:delText>
          </w:r>
          <w:r w:rsidRPr="0029263E" w:rsidDel="00E72E4F">
            <w:rPr>
              <w:rFonts w:ascii="Century" w:eastAsia="ＭＳ 明朝" w:hAnsi="Century" w:cs="Times New Roman"/>
              <w:noProof/>
              <w:kern w:val="2"/>
              <w:sz w:val="21"/>
              <w:szCs w:val="22"/>
            </w:rPr>
            <w:tab/>
          </w:r>
          <w:r w:rsidRPr="00F411DC" w:rsidDel="00E72E4F">
            <w:rPr>
              <w:rStyle w:val="a4"/>
              <w:noProof/>
            </w:rPr>
            <w:delText>Note on the driver use</w:delText>
          </w:r>
          <w:r w:rsidDel="00E72E4F">
            <w:rPr>
              <w:noProof/>
              <w:webHidden/>
            </w:rPr>
            <w:tab/>
          </w:r>
        </w:del>
      </w:ins>
    </w:p>
    <w:p w:rsidR="004D469C" w:rsidRPr="0029263E" w:rsidDel="00E72E4F" w:rsidRDefault="004D469C" w:rsidP="00660099">
      <w:pPr>
        <w:pStyle w:val="23"/>
        <w:tabs>
          <w:tab w:val="left" w:pos="840"/>
          <w:tab w:val="right" w:leader="dot" w:pos="9913"/>
        </w:tabs>
        <w:ind w:left="240"/>
        <w:rPr>
          <w:ins w:id="1667" w:author="s_佐野 光" w:date="2019-08-15T17:58:00Z"/>
          <w:del w:id="1668" w:author="t_竹沢 公佑" w:date="2019-09-19T16:56:00Z"/>
          <w:rFonts w:ascii="Century" w:eastAsia="ＭＳ 明朝" w:hAnsi="Century" w:cs="Times New Roman"/>
          <w:noProof/>
          <w:kern w:val="2"/>
          <w:sz w:val="21"/>
          <w:szCs w:val="22"/>
        </w:rPr>
      </w:pPr>
      <w:ins w:id="1669" w:author="s_佐野 光" w:date="2019-08-15T17:58:00Z">
        <w:del w:id="1670" w:author="t_竹沢 公佑" w:date="2019-09-19T16:56:00Z">
          <w:r w:rsidRPr="00F411DC" w:rsidDel="00E72E4F">
            <w:rPr>
              <w:rStyle w:val="a4"/>
              <w:noProof/>
            </w:rPr>
            <w:delText>4.2.</w:delText>
          </w:r>
          <w:r w:rsidRPr="0029263E" w:rsidDel="00E72E4F">
            <w:rPr>
              <w:rFonts w:ascii="Century" w:eastAsia="ＭＳ 明朝" w:hAnsi="Century" w:cs="Times New Roman"/>
              <w:noProof/>
              <w:kern w:val="2"/>
              <w:sz w:val="21"/>
              <w:szCs w:val="22"/>
            </w:rPr>
            <w:tab/>
          </w:r>
          <w:r w:rsidRPr="00F411DC" w:rsidDel="00E72E4F">
            <w:rPr>
              <w:rStyle w:val="a4"/>
              <w:noProof/>
            </w:rPr>
            <w:delText>Installing Driver</w:delText>
          </w:r>
          <w:r w:rsidDel="00E72E4F">
            <w:rPr>
              <w:noProof/>
              <w:webHidden/>
            </w:rPr>
            <w:tab/>
          </w:r>
        </w:del>
      </w:ins>
    </w:p>
    <w:p w:rsidR="004D469C" w:rsidRPr="0029263E" w:rsidDel="00E72E4F" w:rsidRDefault="004D469C" w:rsidP="00920730">
      <w:pPr>
        <w:pStyle w:val="23"/>
        <w:tabs>
          <w:tab w:val="left" w:pos="840"/>
          <w:tab w:val="right" w:leader="dot" w:pos="9913"/>
        </w:tabs>
        <w:ind w:left="240"/>
        <w:rPr>
          <w:ins w:id="1671" w:author="s_佐野 光" w:date="2019-08-15T17:58:00Z"/>
          <w:del w:id="1672" w:author="t_竹沢 公佑" w:date="2019-09-19T16:56:00Z"/>
          <w:rFonts w:ascii="Century" w:eastAsia="ＭＳ 明朝" w:hAnsi="Century" w:cs="Times New Roman"/>
          <w:noProof/>
          <w:kern w:val="2"/>
          <w:sz w:val="21"/>
          <w:szCs w:val="22"/>
        </w:rPr>
      </w:pPr>
      <w:ins w:id="1673" w:author="s_佐野 光" w:date="2019-08-15T17:58:00Z">
        <w:del w:id="1674" w:author="t_竹沢 公佑" w:date="2019-09-19T16:56:00Z">
          <w:r w:rsidRPr="00F411DC" w:rsidDel="00E72E4F">
            <w:rPr>
              <w:rStyle w:val="a4"/>
              <w:noProof/>
            </w:rPr>
            <w:delText>4.3.</w:delText>
          </w:r>
          <w:r w:rsidRPr="0029263E" w:rsidDel="00E72E4F">
            <w:rPr>
              <w:rFonts w:ascii="Century" w:eastAsia="ＭＳ 明朝" w:hAnsi="Century" w:cs="Times New Roman"/>
              <w:noProof/>
              <w:kern w:val="2"/>
              <w:sz w:val="21"/>
              <w:szCs w:val="22"/>
            </w:rPr>
            <w:tab/>
          </w:r>
          <w:r w:rsidRPr="00F411DC" w:rsidDel="00E72E4F">
            <w:rPr>
              <w:rStyle w:val="a4"/>
              <w:noProof/>
            </w:rPr>
            <w:delText>Uninstalling Driver</w:delText>
          </w:r>
          <w:r w:rsidDel="00E72E4F">
            <w:rPr>
              <w:noProof/>
              <w:webHidden/>
            </w:rPr>
            <w:tab/>
          </w:r>
        </w:del>
      </w:ins>
    </w:p>
    <w:p w:rsidR="004D469C" w:rsidRPr="0029263E" w:rsidDel="00E72E4F" w:rsidRDefault="004D469C" w:rsidP="009A5FCB">
      <w:pPr>
        <w:pStyle w:val="23"/>
        <w:tabs>
          <w:tab w:val="left" w:pos="840"/>
          <w:tab w:val="right" w:leader="dot" w:pos="9913"/>
        </w:tabs>
        <w:ind w:left="240"/>
        <w:rPr>
          <w:ins w:id="1675" w:author="s_佐野 光" w:date="2019-08-15T17:58:00Z"/>
          <w:del w:id="1676" w:author="t_竹沢 公佑" w:date="2019-09-19T16:56:00Z"/>
          <w:rFonts w:ascii="Century" w:eastAsia="ＭＳ 明朝" w:hAnsi="Century" w:cs="Times New Roman"/>
          <w:noProof/>
          <w:kern w:val="2"/>
          <w:sz w:val="21"/>
          <w:szCs w:val="22"/>
        </w:rPr>
      </w:pPr>
      <w:ins w:id="1677" w:author="s_佐野 光" w:date="2019-08-15T17:58:00Z">
        <w:del w:id="1678" w:author="t_竹沢 公佑" w:date="2019-09-19T16:56:00Z">
          <w:r w:rsidRPr="00F411DC" w:rsidDel="00E72E4F">
            <w:rPr>
              <w:rStyle w:val="a4"/>
              <w:noProof/>
            </w:rPr>
            <w:delText>4.4.</w:delText>
          </w:r>
          <w:r w:rsidRPr="0029263E" w:rsidDel="00E72E4F">
            <w:rPr>
              <w:rFonts w:ascii="Century" w:eastAsia="ＭＳ 明朝" w:hAnsi="Century" w:cs="Times New Roman"/>
              <w:noProof/>
              <w:kern w:val="2"/>
              <w:sz w:val="21"/>
              <w:szCs w:val="22"/>
            </w:rPr>
            <w:tab/>
          </w:r>
          <w:r w:rsidRPr="00F411DC" w:rsidDel="00E72E4F">
            <w:rPr>
              <w:rStyle w:val="a4"/>
              <w:noProof/>
            </w:rPr>
            <w:delText>Example of reception</w:delText>
          </w:r>
          <w:r w:rsidDel="00E72E4F">
            <w:rPr>
              <w:noProof/>
              <w:webHidden/>
            </w:rPr>
            <w:tab/>
          </w:r>
        </w:del>
      </w:ins>
    </w:p>
    <w:p w:rsidR="004D469C" w:rsidRPr="0029263E" w:rsidDel="00E72E4F" w:rsidRDefault="004D469C" w:rsidP="003347B5">
      <w:pPr>
        <w:pStyle w:val="23"/>
        <w:tabs>
          <w:tab w:val="left" w:pos="840"/>
          <w:tab w:val="right" w:leader="dot" w:pos="9913"/>
        </w:tabs>
        <w:ind w:left="240"/>
        <w:rPr>
          <w:ins w:id="1679" w:author="s_佐野 光" w:date="2019-08-15T17:58:00Z"/>
          <w:del w:id="1680" w:author="t_竹沢 公佑" w:date="2019-09-19T16:56:00Z"/>
          <w:rFonts w:ascii="Century" w:eastAsia="ＭＳ 明朝" w:hAnsi="Century" w:cs="Times New Roman"/>
          <w:noProof/>
          <w:kern w:val="2"/>
          <w:sz w:val="21"/>
          <w:szCs w:val="22"/>
        </w:rPr>
      </w:pPr>
      <w:ins w:id="1681" w:author="s_佐野 光" w:date="2019-08-15T17:58:00Z">
        <w:del w:id="1682" w:author="t_竹沢 公佑" w:date="2019-09-19T16:56:00Z">
          <w:r w:rsidRPr="00F411DC" w:rsidDel="00E72E4F">
            <w:rPr>
              <w:rStyle w:val="a4"/>
              <w:noProof/>
            </w:rPr>
            <w:delText>4.5.</w:delText>
          </w:r>
          <w:r w:rsidRPr="0029263E" w:rsidDel="00E72E4F">
            <w:rPr>
              <w:rFonts w:ascii="Century" w:eastAsia="ＭＳ 明朝" w:hAnsi="Century" w:cs="Times New Roman"/>
              <w:noProof/>
              <w:kern w:val="2"/>
              <w:sz w:val="21"/>
              <w:szCs w:val="22"/>
            </w:rPr>
            <w:tab/>
          </w:r>
          <w:r w:rsidRPr="00F411DC" w:rsidDel="00E72E4F">
            <w:rPr>
              <w:rStyle w:val="a4"/>
              <w:noProof/>
            </w:rPr>
            <w:delText>Example of transmission</w:delText>
          </w:r>
          <w:r w:rsidDel="00E72E4F">
            <w:rPr>
              <w:noProof/>
              <w:webHidden/>
            </w:rPr>
            <w:tab/>
          </w:r>
        </w:del>
      </w:ins>
    </w:p>
    <w:p w:rsidR="004D469C" w:rsidRPr="0029263E" w:rsidDel="00E72E4F" w:rsidRDefault="004D469C" w:rsidP="00BA68F1">
      <w:pPr>
        <w:pStyle w:val="23"/>
        <w:tabs>
          <w:tab w:val="left" w:pos="840"/>
          <w:tab w:val="right" w:leader="dot" w:pos="9913"/>
        </w:tabs>
        <w:ind w:left="240"/>
        <w:rPr>
          <w:ins w:id="1683" w:author="s_佐野 光" w:date="2019-08-15T17:58:00Z"/>
          <w:del w:id="1684" w:author="t_竹沢 公佑" w:date="2019-09-19T16:56:00Z"/>
          <w:rFonts w:ascii="Century" w:eastAsia="ＭＳ 明朝" w:hAnsi="Century" w:cs="Times New Roman"/>
          <w:noProof/>
          <w:kern w:val="2"/>
          <w:sz w:val="21"/>
          <w:szCs w:val="22"/>
        </w:rPr>
      </w:pPr>
      <w:ins w:id="1685" w:author="s_佐野 光" w:date="2019-08-15T17:58:00Z">
        <w:del w:id="1686" w:author="t_竹沢 公佑" w:date="2019-09-19T16:56:00Z">
          <w:r w:rsidRPr="00F411DC" w:rsidDel="00E72E4F">
            <w:rPr>
              <w:rStyle w:val="a4"/>
              <w:noProof/>
            </w:rPr>
            <w:delText>4.6.</w:delText>
          </w:r>
          <w:r w:rsidRPr="0029263E" w:rsidDel="00E72E4F">
            <w:rPr>
              <w:rFonts w:ascii="Century" w:eastAsia="ＭＳ 明朝" w:hAnsi="Century" w:cs="Times New Roman"/>
              <w:noProof/>
              <w:kern w:val="2"/>
              <w:sz w:val="21"/>
              <w:szCs w:val="22"/>
            </w:rPr>
            <w:tab/>
          </w:r>
          <w:r w:rsidRPr="00F411DC" w:rsidDel="00E72E4F">
            <w:rPr>
              <w:rStyle w:val="a4"/>
              <w:noProof/>
            </w:rPr>
            <w:delText>How to see the device driver logs</w:delText>
          </w:r>
          <w:r w:rsidDel="00E72E4F">
            <w:rPr>
              <w:noProof/>
              <w:webHidden/>
            </w:rPr>
            <w:tab/>
          </w:r>
        </w:del>
      </w:ins>
    </w:p>
    <w:p w:rsidR="004D469C" w:rsidRPr="0029263E" w:rsidDel="00E72E4F" w:rsidRDefault="004D469C" w:rsidP="00F1360B">
      <w:pPr>
        <w:pStyle w:val="31"/>
        <w:tabs>
          <w:tab w:val="right" w:leader="dot" w:pos="9913"/>
        </w:tabs>
        <w:ind w:left="480"/>
        <w:rPr>
          <w:ins w:id="1687" w:author="s_佐野 光" w:date="2019-08-15T17:58:00Z"/>
          <w:del w:id="1688" w:author="t_竹沢 公佑" w:date="2019-09-19T16:56:00Z"/>
          <w:rFonts w:ascii="Century" w:eastAsia="ＭＳ 明朝" w:hAnsi="Century" w:cs="Times New Roman"/>
          <w:noProof/>
          <w:kern w:val="2"/>
          <w:sz w:val="21"/>
          <w:szCs w:val="22"/>
        </w:rPr>
      </w:pPr>
      <w:ins w:id="1689" w:author="s_佐野 光" w:date="2019-08-15T17:58:00Z">
        <w:del w:id="1690" w:author="t_竹沢 公佑" w:date="2019-09-19T16:56:00Z">
          <w:r w:rsidRPr="00F411DC" w:rsidDel="00E72E4F">
            <w:rPr>
              <w:rStyle w:val="a4"/>
              <w:noProof/>
            </w:rPr>
            <w:delText>4.6.1. Log format</w:delText>
          </w:r>
          <w:r w:rsidDel="00E72E4F">
            <w:rPr>
              <w:noProof/>
              <w:webHidden/>
            </w:rPr>
            <w:tab/>
          </w:r>
        </w:del>
      </w:ins>
    </w:p>
    <w:p w:rsidR="004D469C" w:rsidRPr="0029263E" w:rsidDel="00E72E4F" w:rsidRDefault="004D469C">
      <w:pPr>
        <w:pStyle w:val="10"/>
        <w:tabs>
          <w:tab w:val="left" w:pos="630"/>
          <w:tab w:val="right" w:leader="dot" w:pos="9913"/>
        </w:tabs>
        <w:rPr>
          <w:ins w:id="1691" w:author="s_佐野 光" w:date="2019-08-15T17:58:00Z"/>
          <w:del w:id="1692" w:author="t_竹沢 公佑" w:date="2019-09-19T16:56:00Z"/>
          <w:rFonts w:ascii="Century" w:eastAsia="ＭＳ 明朝" w:hAnsi="Century" w:cs="Times New Roman"/>
          <w:b w:val="0"/>
          <w:noProof/>
          <w:kern w:val="2"/>
          <w:sz w:val="21"/>
          <w:szCs w:val="22"/>
        </w:rPr>
      </w:pPr>
      <w:ins w:id="1693" w:author="s_佐野 光" w:date="2019-08-15T17:58:00Z">
        <w:del w:id="1694" w:author="t_竹沢 公佑" w:date="2019-09-19T16:56:00Z">
          <w:r w:rsidRPr="00F411DC" w:rsidDel="00E72E4F">
            <w:rPr>
              <w:rStyle w:val="a4"/>
              <w:noProof/>
            </w:rPr>
            <w:delText>5.</w:delText>
          </w:r>
          <w:r w:rsidRPr="0029263E" w:rsidDel="00E72E4F">
            <w:rPr>
              <w:rFonts w:ascii="Century" w:eastAsia="ＭＳ 明朝" w:hAnsi="Century" w:cs="Times New Roman"/>
              <w:b w:val="0"/>
              <w:noProof/>
              <w:kern w:val="2"/>
              <w:sz w:val="21"/>
              <w:szCs w:val="22"/>
            </w:rPr>
            <w:tab/>
          </w:r>
          <w:r w:rsidRPr="00F411DC" w:rsidDel="00E72E4F">
            <w:rPr>
              <w:rStyle w:val="a4"/>
              <w:noProof/>
            </w:rPr>
            <w:delText>API detailed description</w:delText>
          </w:r>
          <w:r w:rsidDel="00E72E4F">
            <w:rPr>
              <w:noProof/>
              <w:webHidden/>
            </w:rPr>
            <w:tab/>
          </w:r>
        </w:del>
      </w:ins>
    </w:p>
    <w:p w:rsidR="004D469C" w:rsidRPr="0029263E" w:rsidDel="00E72E4F" w:rsidRDefault="004D469C" w:rsidP="009E0F98">
      <w:pPr>
        <w:pStyle w:val="23"/>
        <w:tabs>
          <w:tab w:val="left" w:pos="840"/>
          <w:tab w:val="right" w:leader="dot" w:pos="9913"/>
        </w:tabs>
        <w:ind w:left="240"/>
        <w:rPr>
          <w:ins w:id="1695" w:author="s_佐野 光" w:date="2019-08-15T17:58:00Z"/>
          <w:del w:id="1696" w:author="t_竹沢 公佑" w:date="2019-09-19T16:56:00Z"/>
          <w:rFonts w:ascii="Century" w:eastAsia="ＭＳ 明朝" w:hAnsi="Century" w:cs="Times New Roman"/>
          <w:noProof/>
          <w:kern w:val="2"/>
          <w:sz w:val="21"/>
          <w:szCs w:val="22"/>
        </w:rPr>
      </w:pPr>
      <w:ins w:id="1697" w:author="s_佐野 光" w:date="2019-08-15T17:58:00Z">
        <w:del w:id="1698" w:author="t_竹沢 公佑" w:date="2019-09-19T16:56:00Z">
          <w:r w:rsidRPr="00F411DC" w:rsidDel="00E72E4F">
            <w:rPr>
              <w:rStyle w:val="a4"/>
              <w:noProof/>
            </w:rPr>
            <w:delText>5.1.</w:delText>
          </w:r>
          <w:r w:rsidRPr="0029263E" w:rsidDel="00E72E4F">
            <w:rPr>
              <w:rFonts w:ascii="Century" w:eastAsia="ＭＳ 明朝" w:hAnsi="Century" w:cs="Times New Roman"/>
              <w:noProof/>
              <w:kern w:val="2"/>
              <w:sz w:val="21"/>
              <w:szCs w:val="22"/>
            </w:rPr>
            <w:tab/>
          </w:r>
          <w:r w:rsidRPr="00F411DC" w:rsidDel="00E72E4F">
            <w:rPr>
              <w:rStyle w:val="a4"/>
              <w:noProof/>
              <w:lang w:val="en"/>
            </w:rPr>
            <w:delText>open</w:delText>
          </w:r>
          <w:r w:rsidDel="00E72E4F">
            <w:rPr>
              <w:noProof/>
              <w:webHidden/>
            </w:rPr>
            <w:tab/>
          </w:r>
        </w:del>
      </w:ins>
    </w:p>
    <w:p w:rsidR="004D469C" w:rsidRPr="0029263E" w:rsidDel="00E72E4F" w:rsidRDefault="004D469C" w:rsidP="00660099">
      <w:pPr>
        <w:pStyle w:val="23"/>
        <w:tabs>
          <w:tab w:val="left" w:pos="840"/>
          <w:tab w:val="right" w:leader="dot" w:pos="9913"/>
        </w:tabs>
        <w:ind w:left="240"/>
        <w:rPr>
          <w:ins w:id="1699" w:author="s_佐野 光" w:date="2019-08-15T17:58:00Z"/>
          <w:del w:id="1700" w:author="t_竹沢 公佑" w:date="2019-09-19T16:56:00Z"/>
          <w:rFonts w:ascii="Century" w:eastAsia="ＭＳ 明朝" w:hAnsi="Century" w:cs="Times New Roman"/>
          <w:noProof/>
          <w:kern w:val="2"/>
          <w:sz w:val="21"/>
          <w:szCs w:val="22"/>
        </w:rPr>
      </w:pPr>
      <w:ins w:id="1701" w:author="s_佐野 光" w:date="2019-08-15T17:58:00Z">
        <w:del w:id="1702" w:author="t_竹沢 公佑" w:date="2019-09-19T16:56:00Z">
          <w:r w:rsidRPr="00F411DC" w:rsidDel="00E72E4F">
            <w:rPr>
              <w:rStyle w:val="a4"/>
              <w:noProof/>
            </w:rPr>
            <w:delText>5.2.</w:delText>
          </w:r>
          <w:r w:rsidRPr="0029263E" w:rsidDel="00E72E4F">
            <w:rPr>
              <w:rFonts w:ascii="Century" w:eastAsia="ＭＳ 明朝" w:hAnsi="Century" w:cs="Times New Roman"/>
              <w:noProof/>
              <w:kern w:val="2"/>
              <w:sz w:val="21"/>
              <w:szCs w:val="22"/>
            </w:rPr>
            <w:tab/>
          </w:r>
          <w:r w:rsidRPr="00F411DC" w:rsidDel="00E72E4F">
            <w:rPr>
              <w:rStyle w:val="a4"/>
              <w:noProof/>
              <w:lang w:val="en"/>
            </w:rPr>
            <w:delText>close</w:delText>
          </w:r>
          <w:r w:rsidDel="00E72E4F">
            <w:rPr>
              <w:noProof/>
              <w:webHidden/>
            </w:rPr>
            <w:tab/>
          </w:r>
        </w:del>
      </w:ins>
    </w:p>
    <w:p w:rsidR="004D469C" w:rsidRPr="0029263E" w:rsidDel="00E72E4F" w:rsidRDefault="004D469C" w:rsidP="00920730">
      <w:pPr>
        <w:pStyle w:val="23"/>
        <w:tabs>
          <w:tab w:val="left" w:pos="840"/>
          <w:tab w:val="right" w:leader="dot" w:pos="9913"/>
        </w:tabs>
        <w:ind w:left="240"/>
        <w:rPr>
          <w:ins w:id="1703" w:author="s_佐野 光" w:date="2019-08-15T17:58:00Z"/>
          <w:del w:id="1704" w:author="t_竹沢 公佑" w:date="2019-09-19T16:56:00Z"/>
          <w:rFonts w:ascii="Century" w:eastAsia="ＭＳ 明朝" w:hAnsi="Century" w:cs="Times New Roman"/>
          <w:noProof/>
          <w:kern w:val="2"/>
          <w:sz w:val="21"/>
          <w:szCs w:val="22"/>
        </w:rPr>
      </w:pPr>
      <w:ins w:id="1705" w:author="s_佐野 光" w:date="2019-08-15T17:58:00Z">
        <w:del w:id="1706" w:author="t_竹沢 公佑" w:date="2019-09-19T16:56:00Z">
          <w:r w:rsidRPr="00F411DC" w:rsidDel="00E72E4F">
            <w:rPr>
              <w:rStyle w:val="a4"/>
              <w:noProof/>
            </w:rPr>
            <w:delText>5.3.</w:delText>
          </w:r>
          <w:r w:rsidRPr="0029263E" w:rsidDel="00E72E4F">
            <w:rPr>
              <w:rFonts w:ascii="Century" w:eastAsia="ＭＳ 明朝" w:hAnsi="Century" w:cs="Times New Roman"/>
              <w:noProof/>
              <w:kern w:val="2"/>
              <w:sz w:val="21"/>
              <w:szCs w:val="22"/>
            </w:rPr>
            <w:tab/>
          </w:r>
          <w:r w:rsidRPr="00F411DC" w:rsidDel="00E72E4F">
            <w:rPr>
              <w:rStyle w:val="a4"/>
              <w:noProof/>
            </w:rPr>
            <w:delText>mmap</w:delText>
          </w:r>
          <w:r w:rsidDel="00E72E4F">
            <w:rPr>
              <w:noProof/>
              <w:webHidden/>
            </w:rPr>
            <w:tab/>
          </w:r>
        </w:del>
      </w:ins>
    </w:p>
    <w:p w:rsidR="004D469C" w:rsidRPr="0029263E" w:rsidDel="00E72E4F" w:rsidRDefault="004D469C" w:rsidP="009A5FCB">
      <w:pPr>
        <w:pStyle w:val="23"/>
        <w:tabs>
          <w:tab w:val="left" w:pos="840"/>
          <w:tab w:val="right" w:leader="dot" w:pos="9913"/>
        </w:tabs>
        <w:ind w:left="240"/>
        <w:rPr>
          <w:ins w:id="1707" w:author="s_佐野 光" w:date="2019-08-15T17:58:00Z"/>
          <w:del w:id="1708" w:author="t_竹沢 公佑" w:date="2019-09-19T16:56:00Z"/>
          <w:rFonts w:ascii="Century" w:eastAsia="ＭＳ 明朝" w:hAnsi="Century" w:cs="Times New Roman"/>
          <w:noProof/>
          <w:kern w:val="2"/>
          <w:sz w:val="21"/>
          <w:szCs w:val="22"/>
        </w:rPr>
      </w:pPr>
      <w:ins w:id="1709" w:author="s_佐野 光" w:date="2019-08-15T17:58:00Z">
        <w:del w:id="1710" w:author="t_竹沢 公佑" w:date="2019-09-19T16:56:00Z">
          <w:r w:rsidRPr="00F411DC" w:rsidDel="00E72E4F">
            <w:rPr>
              <w:rStyle w:val="a4"/>
              <w:noProof/>
            </w:rPr>
            <w:delText>5.4.</w:delText>
          </w:r>
          <w:r w:rsidRPr="0029263E" w:rsidDel="00E72E4F">
            <w:rPr>
              <w:rFonts w:ascii="Century" w:eastAsia="ＭＳ 明朝" w:hAnsi="Century" w:cs="Times New Roman"/>
              <w:noProof/>
              <w:kern w:val="2"/>
              <w:sz w:val="21"/>
              <w:szCs w:val="22"/>
            </w:rPr>
            <w:tab/>
          </w:r>
          <w:r w:rsidRPr="00F411DC" w:rsidDel="00E72E4F">
            <w:rPr>
              <w:rStyle w:val="a4"/>
              <w:noProof/>
            </w:rPr>
            <w:delText>munmap</w:delText>
          </w:r>
          <w:r w:rsidDel="00E72E4F">
            <w:rPr>
              <w:noProof/>
              <w:webHidden/>
            </w:rPr>
            <w:tab/>
          </w:r>
        </w:del>
      </w:ins>
    </w:p>
    <w:p w:rsidR="004D469C" w:rsidRPr="0029263E" w:rsidDel="00E72E4F" w:rsidRDefault="004D469C" w:rsidP="003347B5">
      <w:pPr>
        <w:pStyle w:val="23"/>
        <w:tabs>
          <w:tab w:val="left" w:pos="840"/>
          <w:tab w:val="right" w:leader="dot" w:pos="9913"/>
        </w:tabs>
        <w:ind w:left="240"/>
        <w:rPr>
          <w:ins w:id="1711" w:author="s_佐野 光" w:date="2019-08-15T17:58:00Z"/>
          <w:del w:id="1712" w:author="t_竹沢 公佑" w:date="2019-09-19T16:56:00Z"/>
          <w:rFonts w:ascii="Century" w:eastAsia="ＭＳ 明朝" w:hAnsi="Century" w:cs="Times New Roman"/>
          <w:noProof/>
          <w:kern w:val="2"/>
          <w:sz w:val="21"/>
          <w:szCs w:val="22"/>
        </w:rPr>
      </w:pPr>
      <w:ins w:id="1713" w:author="s_佐野 光" w:date="2019-08-15T17:58:00Z">
        <w:del w:id="1714" w:author="t_竹沢 公佑" w:date="2019-09-19T16:56:00Z">
          <w:r w:rsidRPr="00F411DC" w:rsidDel="00E72E4F">
            <w:rPr>
              <w:rStyle w:val="a4"/>
              <w:noProof/>
            </w:rPr>
            <w:delText>5.5.</w:delText>
          </w:r>
          <w:r w:rsidRPr="0029263E" w:rsidDel="00E72E4F">
            <w:rPr>
              <w:rFonts w:ascii="Century" w:eastAsia="ＭＳ 明朝" w:hAnsi="Century" w:cs="Times New Roman"/>
              <w:noProof/>
              <w:kern w:val="2"/>
              <w:sz w:val="21"/>
              <w:szCs w:val="22"/>
            </w:rPr>
            <w:tab/>
          </w:r>
          <w:r w:rsidRPr="00F411DC" w:rsidDel="00E72E4F">
            <w:rPr>
              <w:rStyle w:val="a4"/>
              <w:noProof/>
            </w:rPr>
            <w:delText>ioctl</w:delText>
          </w:r>
          <w:r w:rsidDel="00E72E4F">
            <w:rPr>
              <w:noProof/>
              <w:webHidden/>
            </w:rPr>
            <w:tab/>
          </w:r>
        </w:del>
      </w:ins>
    </w:p>
    <w:p w:rsidR="004D469C" w:rsidRPr="0029263E" w:rsidDel="00E72E4F" w:rsidRDefault="004D469C" w:rsidP="00BA68F1">
      <w:pPr>
        <w:pStyle w:val="31"/>
        <w:tabs>
          <w:tab w:val="right" w:leader="dot" w:pos="9913"/>
        </w:tabs>
        <w:ind w:left="480"/>
        <w:rPr>
          <w:ins w:id="1715" w:author="s_佐野 光" w:date="2019-08-15T17:58:00Z"/>
          <w:del w:id="1716" w:author="t_竹沢 公佑" w:date="2019-09-19T16:56:00Z"/>
          <w:rFonts w:ascii="Century" w:eastAsia="ＭＳ 明朝" w:hAnsi="Century" w:cs="Times New Roman"/>
          <w:noProof/>
          <w:kern w:val="2"/>
          <w:sz w:val="21"/>
          <w:szCs w:val="22"/>
        </w:rPr>
      </w:pPr>
      <w:ins w:id="1717" w:author="s_佐野 光" w:date="2019-08-15T17:58:00Z">
        <w:del w:id="1718" w:author="t_竹沢 公佑" w:date="2019-09-19T16:56:00Z">
          <w:r w:rsidRPr="00F411DC" w:rsidDel="00E72E4F">
            <w:rPr>
              <w:rStyle w:val="a4"/>
              <w:noProof/>
            </w:rPr>
            <w:delText>5.5.1. Command :DRXPD INIT</w:delText>
          </w:r>
          <w:r w:rsidDel="00E72E4F">
            <w:rPr>
              <w:noProof/>
              <w:webHidden/>
            </w:rPr>
            <w:tab/>
          </w:r>
        </w:del>
      </w:ins>
    </w:p>
    <w:p w:rsidR="004D469C" w:rsidRPr="0029263E" w:rsidDel="00E72E4F" w:rsidRDefault="004D469C" w:rsidP="00F1360B">
      <w:pPr>
        <w:pStyle w:val="31"/>
        <w:tabs>
          <w:tab w:val="right" w:leader="dot" w:pos="9913"/>
        </w:tabs>
        <w:ind w:left="480"/>
        <w:rPr>
          <w:ins w:id="1719" w:author="s_佐野 光" w:date="2019-08-15T17:58:00Z"/>
          <w:del w:id="1720" w:author="t_竹沢 公佑" w:date="2019-09-19T16:56:00Z"/>
          <w:rFonts w:ascii="Century" w:eastAsia="ＭＳ 明朝" w:hAnsi="Century" w:cs="Times New Roman"/>
          <w:noProof/>
          <w:kern w:val="2"/>
          <w:sz w:val="21"/>
          <w:szCs w:val="22"/>
        </w:rPr>
      </w:pPr>
      <w:ins w:id="1721" w:author="s_佐野 光" w:date="2019-08-15T17:58:00Z">
        <w:del w:id="1722" w:author="t_竹沢 公佑" w:date="2019-09-19T16:56:00Z">
          <w:r w:rsidRPr="00F411DC" w:rsidDel="00E72E4F">
            <w:rPr>
              <w:rStyle w:val="a4"/>
              <w:noProof/>
            </w:rPr>
            <w:delText>5.5.2. Command :DRXPD_SET_RCVEVT</w:delText>
          </w:r>
          <w:r w:rsidDel="00E72E4F">
            <w:rPr>
              <w:noProof/>
              <w:webHidden/>
            </w:rPr>
            <w:tab/>
          </w:r>
        </w:del>
      </w:ins>
    </w:p>
    <w:p w:rsidR="004D469C" w:rsidRPr="0029263E" w:rsidDel="00E72E4F" w:rsidRDefault="004D469C" w:rsidP="00F1360B">
      <w:pPr>
        <w:pStyle w:val="31"/>
        <w:tabs>
          <w:tab w:val="right" w:leader="dot" w:pos="9913"/>
        </w:tabs>
        <w:ind w:left="480"/>
        <w:rPr>
          <w:ins w:id="1723" w:author="s_佐野 光" w:date="2019-08-15T17:58:00Z"/>
          <w:del w:id="1724" w:author="t_竹沢 公佑" w:date="2019-09-19T16:56:00Z"/>
          <w:rFonts w:ascii="Century" w:eastAsia="ＭＳ 明朝" w:hAnsi="Century" w:cs="Times New Roman"/>
          <w:noProof/>
          <w:kern w:val="2"/>
          <w:sz w:val="21"/>
          <w:szCs w:val="22"/>
        </w:rPr>
      </w:pPr>
      <w:ins w:id="1725" w:author="s_佐野 光" w:date="2019-08-15T17:58:00Z">
        <w:del w:id="1726" w:author="t_竹沢 公佑" w:date="2019-09-19T16:56:00Z">
          <w:r w:rsidRPr="00F411DC" w:rsidDel="00E72E4F">
            <w:rPr>
              <w:rStyle w:val="a4"/>
              <w:noProof/>
            </w:rPr>
            <w:delText>5.5.3. Command :DRXPD RCVEVTSTART</w:delText>
          </w:r>
          <w:r w:rsidDel="00E72E4F">
            <w:rPr>
              <w:noProof/>
              <w:webHidden/>
            </w:rPr>
            <w:tab/>
          </w:r>
        </w:del>
      </w:ins>
    </w:p>
    <w:p w:rsidR="004D469C" w:rsidRPr="0029263E" w:rsidDel="00E72E4F" w:rsidRDefault="004D469C" w:rsidP="00AE4678">
      <w:pPr>
        <w:pStyle w:val="31"/>
        <w:tabs>
          <w:tab w:val="right" w:leader="dot" w:pos="9913"/>
        </w:tabs>
        <w:ind w:left="480"/>
        <w:rPr>
          <w:ins w:id="1727" w:author="s_佐野 光" w:date="2019-08-15T17:58:00Z"/>
          <w:del w:id="1728" w:author="t_竹沢 公佑" w:date="2019-09-19T16:56:00Z"/>
          <w:rFonts w:ascii="Century" w:eastAsia="ＭＳ 明朝" w:hAnsi="Century" w:cs="Times New Roman"/>
          <w:noProof/>
          <w:kern w:val="2"/>
          <w:sz w:val="21"/>
          <w:szCs w:val="22"/>
        </w:rPr>
      </w:pPr>
      <w:ins w:id="1729" w:author="s_佐野 光" w:date="2019-08-15T17:58:00Z">
        <w:del w:id="1730" w:author="t_竹沢 公佑" w:date="2019-09-19T16:56:00Z">
          <w:r w:rsidRPr="00F411DC" w:rsidDel="00E72E4F">
            <w:rPr>
              <w:rStyle w:val="a4"/>
              <w:noProof/>
            </w:rPr>
            <w:delText>5.5.4. Command :DRXPD RCVEVTSTOP</w:delText>
          </w:r>
          <w:r w:rsidDel="00E72E4F">
            <w:rPr>
              <w:noProof/>
              <w:webHidden/>
            </w:rPr>
            <w:tab/>
          </w:r>
        </w:del>
      </w:ins>
    </w:p>
    <w:p w:rsidR="004D469C" w:rsidRPr="0029263E" w:rsidDel="00E72E4F" w:rsidRDefault="004D469C" w:rsidP="00AE4678">
      <w:pPr>
        <w:pStyle w:val="31"/>
        <w:tabs>
          <w:tab w:val="right" w:leader="dot" w:pos="9913"/>
        </w:tabs>
        <w:ind w:left="480"/>
        <w:rPr>
          <w:ins w:id="1731" w:author="s_佐野 光" w:date="2019-08-15T17:58:00Z"/>
          <w:del w:id="1732" w:author="t_竹沢 公佑" w:date="2019-09-19T16:56:00Z"/>
          <w:rFonts w:ascii="Century" w:eastAsia="ＭＳ 明朝" w:hAnsi="Century" w:cs="Times New Roman"/>
          <w:noProof/>
          <w:kern w:val="2"/>
          <w:sz w:val="21"/>
          <w:szCs w:val="22"/>
        </w:rPr>
      </w:pPr>
      <w:ins w:id="1733" w:author="s_佐野 光" w:date="2019-08-15T17:58:00Z">
        <w:del w:id="1734" w:author="t_竹沢 公佑" w:date="2019-09-19T16:56:00Z">
          <w:r w:rsidRPr="00F411DC" w:rsidDel="00E72E4F">
            <w:rPr>
              <w:rStyle w:val="a4"/>
              <w:noProof/>
            </w:rPr>
            <w:delText>5.5.5. Command :DRXPD RCVSTART</w:delText>
          </w:r>
          <w:r w:rsidDel="00E72E4F">
            <w:rPr>
              <w:noProof/>
              <w:webHidden/>
            </w:rPr>
            <w:tab/>
          </w:r>
        </w:del>
      </w:ins>
    </w:p>
    <w:p w:rsidR="004D469C" w:rsidRPr="0029263E" w:rsidDel="00E72E4F" w:rsidRDefault="004D469C" w:rsidP="00AE4678">
      <w:pPr>
        <w:pStyle w:val="31"/>
        <w:tabs>
          <w:tab w:val="right" w:leader="dot" w:pos="9913"/>
        </w:tabs>
        <w:ind w:left="480"/>
        <w:rPr>
          <w:ins w:id="1735" w:author="s_佐野 光" w:date="2019-08-15T17:58:00Z"/>
          <w:del w:id="1736" w:author="t_竹沢 公佑" w:date="2019-09-19T16:56:00Z"/>
          <w:rFonts w:ascii="Century" w:eastAsia="ＭＳ 明朝" w:hAnsi="Century" w:cs="Times New Roman"/>
          <w:noProof/>
          <w:kern w:val="2"/>
          <w:sz w:val="21"/>
          <w:szCs w:val="22"/>
        </w:rPr>
      </w:pPr>
      <w:ins w:id="1737" w:author="s_佐野 光" w:date="2019-08-15T17:58:00Z">
        <w:del w:id="1738" w:author="t_竹沢 公佑" w:date="2019-09-19T16:56:00Z">
          <w:r w:rsidRPr="00F411DC" w:rsidDel="00E72E4F">
            <w:rPr>
              <w:rStyle w:val="a4"/>
              <w:noProof/>
            </w:rPr>
            <w:delText>5.5.6. Command :DRXPD RCVSTOP</w:delText>
          </w:r>
          <w:r w:rsidDel="00E72E4F">
            <w:rPr>
              <w:noProof/>
              <w:webHidden/>
            </w:rPr>
            <w:tab/>
          </w:r>
        </w:del>
      </w:ins>
    </w:p>
    <w:p w:rsidR="004D469C" w:rsidRPr="0029263E" w:rsidDel="00E72E4F" w:rsidRDefault="004D469C" w:rsidP="00AE4678">
      <w:pPr>
        <w:pStyle w:val="31"/>
        <w:tabs>
          <w:tab w:val="right" w:leader="dot" w:pos="9913"/>
        </w:tabs>
        <w:ind w:left="480"/>
        <w:rPr>
          <w:ins w:id="1739" w:author="s_佐野 光" w:date="2019-08-15T17:58:00Z"/>
          <w:del w:id="1740" w:author="t_竹沢 公佑" w:date="2019-09-19T16:56:00Z"/>
          <w:rFonts w:ascii="Century" w:eastAsia="ＭＳ 明朝" w:hAnsi="Century" w:cs="Times New Roman"/>
          <w:noProof/>
          <w:kern w:val="2"/>
          <w:sz w:val="21"/>
          <w:szCs w:val="22"/>
        </w:rPr>
      </w:pPr>
      <w:ins w:id="1741" w:author="s_佐野 光" w:date="2019-08-15T17:58:00Z">
        <w:del w:id="1742" w:author="t_竹沢 公佑" w:date="2019-09-19T16:56:00Z">
          <w:r w:rsidRPr="00F411DC" w:rsidDel="00E72E4F">
            <w:rPr>
              <w:rStyle w:val="a4"/>
              <w:noProof/>
            </w:rPr>
            <w:delText>5.5.7. Command :DRXPD_GET RCVSTS</w:delText>
          </w:r>
          <w:r w:rsidDel="00E72E4F">
            <w:rPr>
              <w:noProof/>
              <w:webHidden/>
            </w:rPr>
            <w:tab/>
          </w:r>
        </w:del>
      </w:ins>
    </w:p>
    <w:p w:rsidR="004D469C" w:rsidRPr="0029263E" w:rsidDel="00E72E4F" w:rsidRDefault="004D469C" w:rsidP="00AE4678">
      <w:pPr>
        <w:pStyle w:val="31"/>
        <w:tabs>
          <w:tab w:val="right" w:leader="dot" w:pos="9913"/>
        </w:tabs>
        <w:ind w:left="480"/>
        <w:rPr>
          <w:ins w:id="1743" w:author="s_佐野 光" w:date="2019-08-15T17:58:00Z"/>
          <w:del w:id="1744" w:author="t_竹沢 公佑" w:date="2019-09-19T16:56:00Z"/>
          <w:rFonts w:ascii="Century" w:eastAsia="ＭＳ 明朝" w:hAnsi="Century" w:cs="Times New Roman"/>
          <w:noProof/>
          <w:kern w:val="2"/>
          <w:sz w:val="21"/>
          <w:szCs w:val="22"/>
        </w:rPr>
      </w:pPr>
      <w:ins w:id="1745" w:author="s_佐野 光" w:date="2019-08-15T17:58:00Z">
        <w:del w:id="1746" w:author="t_竹沢 公佑" w:date="2019-09-19T16:56:00Z">
          <w:r w:rsidRPr="00F411DC" w:rsidDel="00E72E4F">
            <w:rPr>
              <w:rStyle w:val="a4"/>
              <w:noProof/>
            </w:rPr>
            <w:delText>5.5.8. Command :DRXPD_CLR RCV</w:delText>
          </w:r>
          <w:r w:rsidDel="00E72E4F">
            <w:rPr>
              <w:noProof/>
              <w:webHidden/>
            </w:rPr>
            <w:tab/>
          </w:r>
        </w:del>
      </w:ins>
    </w:p>
    <w:p w:rsidR="004D469C" w:rsidRPr="0029263E" w:rsidDel="00E72E4F" w:rsidRDefault="004D469C" w:rsidP="00AE4678">
      <w:pPr>
        <w:pStyle w:val="31"/>
        <w:tabs>
          <w:tab w:val="right" w:leader="dot" w:pos="9913"/>
        </w:tabs>
        <w:ind w:left="480"/>
        <w:rPr>
          <w:ins w:id="1747" w:author="s_佐野 光" w:date="2019-08-15T17:58:00Z"/>
          <w:del w:id="1748" w:author="t_竹沢 公佑" w:date="2019-09-19T16:56:00Z"/>
          <w:rFonts w:ascii="Century" w:eastAsia="ＭＳ 明朝" w:hAnsi="Century" w:cs="Times New Roman"/>
          <w:noProof/>
          <w:kern w:val="2"/>
          <w:sz w:val="21"/>
          <w:szCs w:val="22"/>
        </w:rPr>
      </w:pPr>
      <w:ins w:id="1749" w:author="s_佐野 光" w:date="2019-08-15T17:58:00Z">
        <w:del w:id="1750" w:author="t_竹沢 公佑" w:date="2019-09-19T16:56:00Z">
          <w:r w:rsidRPr="00F411DC" w:rsidDel="00E72E4F">
            <w:rPr>
              <w:rStyle w:val="a4"/>
              <w:noProof/>
            </w:rPr>
            <w:delText>5.5.9. Command :DRXPD SNDSTART</w:delText>
          </w:r>
          <w:r w:rsidDel="00E72E4F">
            <w:rPr>
              <w:noProof/>
              <w:webHidden/>
            </w:rPr>
            <w:tab/>
          </w:r>
        </w:del>
      </w:ins>
    </w:p>
    <w:p w:rsidR="004D469C" w:rsidRPr="0029263E" w:rsidDel="00E72E4F" w:rsidRDefault="004D469C" w:rsidP="00AE4678">
      <w:pPr>
        <w:pStyle w:val="31"/>
        <w:tabs>
          <w:tab w:val="right" w:leader="dot" w:pos="9913"/>
        </w:tabs>
        <w:ind w:left="480"/>
        <w:rPr>
          <w:ins w:id="1751" w:author="s_佐野 光" w:date="2019-08-15T17:58:00Z"/>
          <w:del w:id="1752" w:author="t_竹沢 公佑" w:date="2019-09-19T16:56:00Z"/>
          <w:rFonts w:ascii="Century" w:eastAsia="ＭＳ 明朝" w:hAnsi="Century" w:cs="Times New Roman"/>
          <w:noProof/>
          <w:kern w:val="2"/>
          <w:sz w:val="21"/>
          <w:szCs w:val="22"/>
        </w:rPr>
      </w:pPr>
      <w:ins w:id="1753" w:author="s_佐野 光" w:date="2019-08-15T17:58:00Z">
        <w:del w:id="1754" w:author="t_竹沢 公佑" w:date="2019-09-19T16:56:00Z">
          <w:r w:rsidRPr="00F411DC" w:rsidDel="00E72E4F">
            <w:rPr>
              <w:rStyle w:val="a4"/>
              <w:noProof/>
            </w:rPr>
            <w:delText>5.5.10. Command :DRXPD SNDSTOP</w:delText>
          </w:r>
          <w:r w:rsidDel="00E72E4F">
            <w:rPr>
              <w:noProof/>
              <w:webHidden/>
            </w:rPr>
            <w:tab/>
          </w:r>
        </w:del>
      </w:ins>
    </w:p>
    <w:p w:rsidR="004D469C" w:rsidRPr="0029263E" w:rsidDel="00E72E4F" w:rsidRDefault="004D469C" w:rsidP="00AE4678">
      <w:pPr>
        <w:pStyle w:val="31"/>
        <w:tabs>
          <w:tab w:val="right" w:leader="dot" w:pos="9913"/>
        </w:tabs>
        <w:ind w:left="480"/>
        <w:rPr>
          <w:ins w:id="1755" w:author="s_佐野 光" w:date="2019-08-15T17:58:00Z"/>
          <w:del w:id="1756" w:author="t_竹沢 公佑" w:date="2019-09-19T16:56:00Z"/>
          <w:rFonts w:ascii="Century" w:eastAsia="ＭＳ 明朝" w:hAnsi="Century" w:cs="Times New Roman"/>
          <w:noProof/>
          <w:kern w:val="2"/>
          <w:sz w:val="21"/>
          <w:szCs w:val="22"/>
        </w:rPr>
      </w:pPr>
      <w:ins w:id="1757" w:author="s_佐野 光" w:date="2019-08-15T17:58:00Z">
        <w:del w:id="1758" w:author="t_竹沢 公佑" w:date="2019-09-19T16:56:00Z">
          <w:r w:rsidRPr="00F411DC" w:rsidDel="00E72E4F">
            <w:rPr>
              <w:rStyle w:val="a4"/>
              <w:noProof/>
            </w:rPr>
            <w:delText>5.5.11. Command :DRXPD_GET SNDSTS</w:delText>
          </w:r>
          <w:r w:rsidDel="00E72E4F">
            <w:rPr>
              <w:noProof/>
              <w:webHidden/>
            </w:rPr>
            <w:tab/>
          </w:r>
        </w:del>
      </w:ins>
    </w:p>
    <w:p w:rsidR="004D469C" w:rsidRPr="0029263E" w:rsidDel="00E72E4F" w:rsidRDefault="004D469C" w:rsidP="00AE4678">
      <w:pPr>
        <w:pStyle w:val="31"/>
        <w:tabs>
          <w:tab w:val="right" w:leader="dot" w:pos="9913"/>
        </w:tabs>
        <w:ind w:left="480"/>
        <w:rPr>
          <w:ins w:id="1759" w:author="s_佐野 光" w:date="2019-08-15T17:58:00Z"/>
          <w:del w:id="1760" w:author="t_竹沢 公佑" w:date="2019-09-19T16:56:00Z"/>
          <w:rFonts w:ascii="Century" w:eastAsia="ＭＳ 明朝" w:hAnsi="Century" w:cs="Times New Roman"/>
          <w:noProof/>
          <w:kern w:val="2"/>
          <w:sz w:val="21"/>
          <w:szCs w:val="22"/>
        </w:rPr>
      </w:pPr>
      <w:ins w:id="1761" w:author="s_佐野 光" w:date="2019-08-15T17:58:00Z">
        <w:del w:id="1762" w:author="t_竹沢 公佑" w:date="2019-09-19T16:56:00Z">
          <w:r w:rsidRPr="00F411DC" w:rsidDel="00E72E4F">
            <w:rPr>
              <w:rStyle w:val="a4"/>
              <w:noProof/>
            </w:rPr>
            <w:delText>5.5.12. Command :DRXPD_SET SNDSIZ</w:delText>
          </w:r>
          <w:r w:rsidDel="00E72E4F">
            <w:rPr>
              <w:noProof/>
              <w:webHidden/>
            </w:rPr>
            <w:tab/>
          </w:r>
        </w:del>
      </w:ins>
    </w:p>
    <w:p w:rsidR="004D469C" w:rsidRPr="0029263E" w:rsidDel="00E72E4F" w:rsidRDefault="004D469C" w:rsidP="00AE4678">
      <w:pPr>
        <w:pStyle w:val="31"/>
        <w:tabs>
          <w:tab w:val="right" w:leader="dot" w:pos="9913"/>
        </w:tabs>
        <w:ind w:left="480"/>
        <w:rPr>
          <w:ins w:id="1763" w:author="s_佐野 光" w:date="2019-08-15T17:58:00Z"/>
          <w:del w:id="1764" w:author="t_竹沢 公佑" w:date="2019-09-19T16:56:00Z"/>
          <w:rFonts w:ascii="Century" w:eastAsia="ＭＳ 明朝" w:hAnsi="Century" w:cs="Times New Roman"/>
          <w:noProof/>
          <w:kern w:val="2"/>
          <w:sz w:val="21"/>
          <w:szCs w:val="22"/>
        </w:rPr>
      </w:pPr>
      <w:ins w:id="1765" w:author="s_佐野 光" w:date="2019-08-15T17:58:00Z">
        <w:del w:id="1766" w:author="t_竹沢 公佑" w:date="2019-09-19T16:56:00Z">
          <w:r w:rsidRPr="00F411DC" w:rsidDel="00E72E4F">
            <w:rPr>
              <w:rStyle w:val="a4"/>
              <w:noProof/>
            </w:rPr>
            <w:delText>5.5.13. Command :DRXPD_GET_MONSTS</w:delText>
          </w:r>
          <w:r w:rsidDel="00E72E4F">
            <w:rPr>
              <w:noProof/>
              <w:webHidden/>
            </w:rPr>
            <w:tab/>
          </w:r>
        </w:del>
      </w:ins>
    </w:p>
    <w:p w:rsidR="004D469C" w:rsidRPr="0029263E" w:rsidDel="00E72E4F" w:rsidRDefault="004D469C" w:rsidP="00AE4678">
      <w:pPr>
        <w:pStyle w:val="31"/>
        <w:tabs>
          <w:tab w:val="right" w:leader="dot" w:pos="9913"/>
        </w:tabs>
        <w:ind w:left="480"/>
        <w:rPr>
          <w:ins w:id="1767" w:author="s_佐野 光" w:date="2019-08-15T17:58:00Z"/>
          <w:del w:id="1768" w:author="t_竹沢 公佑" w:date="2019-09-19T16:56:00Z"/>
          <w:rFonts w:ascii="Century" w:eastAsia="ＭＳ 明朝" w:hAnsi="Century" w:cs="Times New Roman"/>
          <w:noProof/>
          <w:kern w:val="2"/>
          <w:sz w:val="21"/>
          <w:szCs w:val="22"/>
        </w:rPr>
      </w:pPr>
      <w:ins w:id="1769" w:author="s_佐野 光" w:date="2019-08-15T17:58:00Z">
        <w:del w:id="1770" w:author="t_竹沢 公佑" w:date="2019-09-19T16:56:00Z">
          <w:r w:rsidRPr="00F411DC" w:rsidDel="00E72E4F">
            <w:rPr>
              <w:rStyle w:val="a4"/>
              <w:noProof/>
            </w:rPr>
            <w:delText>5.5.14. Command :DRXPD_SET_CONTROL</w:delText>
          </w:r>
          <w:r w:rsidDel="00E72E4F">
            <w:rPr>
              <w:noProof/>
              <w:webHidden/>
            </w:rPr>
            <w:tab/>
          </w:r>
        </w:del>
      </w:ins>
    </w:p>
    <w:p w:rsidR="004D469C" w:rsidRPr="0029263E" w:rsidDel="00E72E4F" w:rsidRDefault="004D469C" w:rsidP="00AE4678">
      <w:pPr>
        <w:pStyle w:val="31"/>
        <w:tabs>
          <w:tab w:val="right" w:leader="dot" w:pos="9913"/>
        </w:tabs>
        <w:ind w:left="480"/>
        <w:rPr>
          <w:ins w:id="1771" w:author="s_佐野 光" w:date="2019-08-15T17:58:00Z"/>
          <w:del w:id="1772" w:author="t_竹沢 公佑" w:date="2019-09-19T16:56:00Z"/>
          <w:rFonts w:ascii="Century" w:eastAsia="ＭＳ 明朝" w:hAnsi="Century" w:cs="Times New Roman"/>
          <w:noProof/>
          <w:kern w:val="2"/>
          <w:sz w:val="21"/>
          <w:szCs w:val="22"/>
        </w:rPr>
      </w:pPr>
      <w:ins w:id="1773" w:author="s_佐野 光" w:date="2019-08-15T17:58:00Z">
        <w:del w:id="1774" w:author="t_竹沢 公佑" w:date="2019-09-19T16:56:00Z">
          <w:r w:rsidRPr="00F411DC" w:rsidDel="00E72E4F">
            <w:rPr>
              <w:rStyle w:val="a4"/>
              <w:noProof/>
            </w:rPr>
            <w:delText>5.5.15. Command :DRXPD_GET_I2C_DATA (for Debug)</w:delText>
          </w:r>
          <w:r w:rsidDel="00E72E4F">
            <w:rPr>
              <w:noProof/>
              <w:webHidden/>
            </w:rPr>
            <w:tab/>
          </w:r>
        </w:del>
      </w:ins>
    </w:p>
    <w:p w:rsidR="004D469C" w:rsidRPr="0029263E" w:rsidDel="00E72E4F" w:rsidRDefault="004D469C" w:rsidP="00AE4678">
      <w:pPr>
        <w:pStyle w:val="31"/>
        <w:tabs>
          <w:tab w:val="right" w:leader="dot" w:pos="9913"/>
        </w:tabs>
        <w:ind w:left="480"/>
        <w:rPr>
          <w:ins w:id="1775" w:author="s_佐野 光" w:date="2019-08-15T17:58:00Z"/>
          <w:del w:id="1776" w:author="t_竹沢 公佑" w:date="2019-09-19T16:56:00Z"/>
          <w:rFonts w:ascii="Century" w:eastAsia="ＭＳ 明朝" w:hAnsi="Century" w:cs="Times New Roman"/>
          <w:noProof/>
          <w:kern w:val="2"/>
          <w:sz w:val="21"/>
          <w:szCs w:val="22"/>
        </w:rPr>
      </w:pPr>
      <w:ins w:id="1777" w:author="s_佐野 光" w:date="2019-08-15T17:58:00Z">
        <w:del w:id="1778" w:author="t_竹沢 公佑" w:date="2019-09-19T16:56:00Z">
          <w:r w:rsidRPr="00F411DC" w:rsidDel="00E72E4F">
            <w:rPr>
              <w:rStyle w:val="a4"/>
              <w:noProof/>
            </w:rPr>
            <w:delText>5.5.16. Command :DRXPD_SET_I2C_CMD (for Debug)</w:delText>
          </w:r>
          <w:r w:rsidDel="00E72E4F">
            <w:rPr>
              <w:noProof/>
              <w:webHidden/>
            </w:rPr>
            <w:tab/>
          </w:r>
        </w:del>
        <w:del w:id="1779" w:author="t_竹沢 公佑" w:date="2019-08-22T13:55:00Z">
          <w:r w:rsidDel="007154FA">
            <w:rPr>
              <w:noProof/>
              <w:webHidden/>
            </w:rPr>
            <w:delText>69</w:delText>
          </w:r>
        </w:del>
      </w:ins>
    </w:p>
    <w:p w:rsidR="004D469C" w:rsidRPr="0029263E" w:rsidDel="00E72E4F" w:rsidRDefault="004D469C" w:rsidP="00AE4678">
      <w:pPr>
        <w:pStyle w:val="31"/>
        <w:tabs>
          <w:tab w:val="right" w:leader="dot" w:pos="9913"/>
        </w:tabs>
        <w:ind w:left="480"/>
        <w:rPr>
          <w:ins w:id="1780" w:author="s_佐野 光" w:date="2019-08-15T17:58:00Z"/>
          <w:del w:id="1781" w:author="t_竹沢 公佑" w:date="2019-09-19T16:56:00Z"/>
          <w:rFonts w:ascii="Century" w:eastAsia="ＭＳ 明朝" w:hAnsi="Century" w:cs="Times New Roman"/>
          <w:noProof/>
          <w:kern w:val="2"/>
          <w:sz w:val="21"/>
          <w:szCs w:val="22"/>
        </w:rPr>
      </w:pPr>
      <w:ins w:id="1782" w:author="s_佐野 光" w:date="2019-08-15T17:58:00Z">
        <w:del w:id="1783" w:author="t_竹沢 公佑" w:date="2019-09-19T16:56:00Z">
          <w:r w:rsidRPr="00F411DC" w:rsidDel="00E72E4F">
            <w:rPr>
              <w:rStyle w:val="a4"/>
              <w:noProof/>
            </w:rPr>
            <w:delText>5.5.17. Command :DRXPD_SET_RCVGROUPS</w:delText>
          </w:r>
          <w:r w:rsidDel="00E72E4F">
            <w:rPr>
              <w:noProof/>
              <w:webHidden/>
            </w:rPr>
            <w:tab/>
          </w:r>
        </w:del>
        <w:del w:id="1784" w:author="t_竹沢 公佑" w:date="2019-08-22T13:55:00Z">
          <w:r w:rsidDel="007154FA">
            <w:rPr>
              <w:noProof/>
              <w:webHidden/>
            </w:rPr>
            <w:delText>71</w:delText>
          </w:r>
        </w:del>
      </w:ins>
    </w:p>
    <w:p w:rsidR="004D469C" w:rsidRPr="0029263E" w:rsidDel="00E72E4F" w:rsidRDefault="004D469C" w:rsidP="00AE4678">
      <w:pPr>
        <w:pStyle w:val="31"/>
        <w:tabs>
          <w:tab w:val="right" w:leader="dot" w:pos="9913"/>
        </w:tabs>
        <w:ind w:left="480"/>
        <w:rPr>
          <w:ins w:id="1785" w:author="s_佐野 光" w:date="2019-08-15T17:58:00Z"/>
          <w:del w:id="1786" w:author="t_竹沢 公佑" w:date="2019-09-19T16:56:00Z"/>
          <w:rFonts w:ascii="Century" w:eastAsia="ＭＳ 明朝" w:hAnsi="Century" w:cs="Times New Roman"/>
          <w:noProof/>
          <w:kern w:val="2"/>
          <w:sz w:val="21"/>
          <w:szCs w:val="22"/>
        </w:rPr>
      </w:pPr>
      <w:ins w:id="1787" w:author="s_佐野 光" w:date="2019-08-15T17:58:00Z">
        <w:del w:id="1788" w:author="t_竹沢 公佑" w:date="2019-09-19T16:56:00Z">
          <w:r w:rsidRPr="00F411DC" w:rsidDel="00E72E4F">
            <w:rPr>
              <w:rStyle w:val="a4"/>
              <w:noProof/>
            </w:rPr>
            <w:delText>5.5.18. Command :DRXPD_SET_SEUEVT</w:delText>
          </w:r>
          <w:r w:rsidDel="00E72E4F">
            <w:rPr>
              <w:noProof/>
              <w:webHidden/>
            </w:rPr>
            <w:tab/>
          </w:r>
        </w:del>
        <w:del w:id="1789" w:author="t_竹沢 公佑" w:date="2019-08-22T13:55:00Z">
          <w:r w:rsidDel="007154FA">
            <w:rPr>
              <w:noProof/>
              <w:webHidden/>
            </w:rPr>
            <w:delText>72</w:delText>
          </w:r>
        </w:del>
      </w:ins>
    </w:p>
    <w:p w:rsidR="004D469C" w:rsidRPr="0029263E" w:rsidDel="00E72E4F" w:rsidRDefault="004D469C" w:rsidP="00AE4678">
      <w:pPr>
        <w:pStyle w:val="31"/>
        <w:tabs>
          <w:tab w:val="right" w:leader="dot" w:pos="9913"/>
        </w:tabs>
        <w:ind w:left="480"/>
        <w:rPr>
          <w:ins w:id="1790" w:author="s_佐野 光" w:date="2019-08-15T17:58:00Z"/>
          <w:del w:id="1791" w:author="t_竹沢 公佑" w:date="2019-09-19T16:56:00Z"/>
          <w:rFonts w:ascii="Century" w:eastAsia="ＭＳ 明朝" w:hAnsi="Century" w:cs="Times New Roman"/>
          <w:noProof/>
          <w:kern w:val="2"/>
          <w:sz w:val="21"/>
          <w:szCs w:val="22"/>
        </w:rPr>
      </w:pPr>
      <w:ins w:id="1792" w:author="s_佐野 光" w:date="2019-08-15T17:58:00Z">
        <w:del w:id="1793" w:author="t_竹沢 公佑" w:date="2019-09-19T16:56:00Z">
          <w:r w:rsidRPr="00F411DC" w:rsidDel="00E72E4F">
            <w:rPr>
              <w:rStyle w:val="a4"/>
              <w:noProof/>
            </w:rPr>
            <w:delText>5.5.19. Command :DRXPD CLR_SEUEVT</w:delText>
          </w:r>
          <w:r w:rsidDel="00E72E4F">
            <w:rPr>
              <w:noProof/>
              <w:webHidden/>
            </w:rPr>
            <w:tab/>
          </w:r>
        </w:del>
        <w:del w:id="1794" w:author="t_竹沢 公佑" w:date="2019-08-22T13:55:00Z">
          <w:r w:rsidDel="007154FA">
            <w:rPr>
              <w:noProof/>
              <w:webHidden/>
            </w:rPr>
            <w:delText>74</w:delText>
          </w:r>
        </w:del>
      </w:ins>
    </w:p>
    <w:p w:rsidR="004D469C" w:rsidRPr="0029263E" w:rsidDel="00E72E4F" w:rsidRDefault="004D469C" w:rsidP="00AE4678">
      <w:pPr>
        <w:pStyle w:val="31"/>
        <w:tabs>
          <w:tab w:val="right" w:leader="dot" w:pos="9913"/>
        </w:tabs>
        <w:ind w:left="480"/>
        <w:rPr>
          <w:ins w:id="1795" w:author="s_佐野 光" w:date="2019-08-15T17:58:00Z"/>
          <w:del w:id="1796" w:author="t_竹沢 公佑" w:date="2019-09-19T16:56:00Z"/>
          <w:rFonts w:ascii="Century" w:eastAsia="ＭＳ 明朝" w:hAnsi="Century" w:cs="Times New Roman"/>
          <w:noProof/>
          <w:kern w:val="2"/>
          <w:sz w:val="21"/>
          <w:szCs w:val="22"/>
        </w:rPr>
      </w:pPr>
      <w:ins w:id="1797" w:author="s_佐野 光" w:date="2019-08-15T17:58:00Z">
        <w:del w:id="1798" w:author="t_竹沢 公佑" w:date="2019-09-19T16:56:00Z">
          <w:r w:rsidRPr="00F411DC" w:rsidDel="00E72E4F">
            <w:rPr>
              <w:rStyle w:val="a4"/>
              <w:noProof/>
            </w:rPr>
            <w:delText>5.5.20. Command :DRXPD FLASH_OVHLOG</w:delText>
          </w:r>
          <w:r w:rsidDel="00E72E4F">
            <w:rPr>
              <w:noProof/>
              <w:webHidden/>
            </w:rPr>
            <w:tab/>
          </w:r>
        </w:del>
        <w:del w:id="1799" w:author="t_竹沢 公佑" w:date="2019-08-22T13:55:00Z">
          <w:r w:rsidDel="007154FA">
            <w:rPr>
              <w:noProof/>
              <w:webHidden/>
            </w:rPr>
            <w:delText>75</w:delText>
          </w:r>
        </w:del>
      </w:ins>
    </w:p>
    <w:p w:rsidR="004D469C" w:rsidRPr="0029263E" w:rsidDel="00E72E4F" w:rsidRDefault="004D469C" w:rsidP="00AE4678">
      <w:pPr>
        <w:pStyle w:val="31"/>
        <w:tabs>
          <w:tab w:val="right" w:leader="dot" w:pos="9913"/>
        </w:tabs>
        <w:ind w:left="480"/>
        <w:rPr>
          <w:ins w:id="1800" w:author="s_佐野 光" w:date="2019-08-15T17:58:00Z"/>
          <w:del w:id="1801" w:author="t_竹沢 公佑" w:date="2019-09-19T16:56:00Z"/>
          <w:rFonts w:ascii="Century" w:eastAsia="ＭＳ 明朝" w:hAnsi="Century" w:cs="Times New Roman"/>
          <w:noProof/>
          <w:kern w:val="2"/>
          <w:sz w:val="21"/>
          <w:szCs w:val="22"/>
        </w:rPr>
      </w:pPr>
      <w:ins w:id="1802" w:author="s_佐野 光" w:date="2019-08-15T17:58:00Z">
        <w:del w:id="1803" w:author="t_竹沢 公佑" w:date="2019-09-19T16:56:00Z">
          <w:r w:rsidRPr="00F411DC" w:rsidDel="00E72E4F">
            <w:rPr>
              <w:rStyle w:val="a4"/>
              <w:noProof/>
            </w:rPr>
            <w:delText>5.5.21. Command :DRXPD SEL_EQ</w:delText>
          </w:r>
          <w:r w:rsidDel="00E72E4F">
            <w:rPr>
              <w:noProof/>
              <w:webHidden/>
            </w:rPr>
            <w:tab/>
          </w:r>
        </w:del>
        <w:del w:id="1804" w:author="t_竹沢 公佑" w:date="2019-08-22T13:55:00Z">
          <w:r w:rsidDel="007154FA">
            <w:rPr>
              <w:noProof/>
              <w:webHidden/>
            </w:rPr>
            <w:delText>76</w:delText>
          </w:r>
        </w:del>
      </w:ins>
    </w:p>
    <w:p w:rsidR="004D469C" w:rsidRPr="0029263E" w:rsidDel="00E72E4F" w:rsidRDefault="004D469C" w:rsidP="00AE4678">
      <w:pPr>
        <w:pStyle w:val="31"/>
        <w:tabs>
          <w:tab w:val="right" w:leader="dot" w:pos="9913"/>
        </w:tabs>
        <w:ind w:left="480"/>
        <w:rPr>
          <w:ins w:id="1805" w:author="s_佐野 光" w:date="2019-08-15T17:58:00Z"/>
          <w:del w:id="1806" w:author="t_竹沢 公佑" w:date="2019-09-19T16:56:00Z"/>
          <w:rFonts w:ascii="Century" w:eastAsia="ＭＳ 明朝" w:hAnsi="Century" w:cs="Times New Roman"/>
          <w:noProof/>
          <w:kern w:val="2"/>
          <w:sz w:val="21"/>
          <w:szCs w:val="22"/>
        </w:rPr>
      </w:pPr>
      <w:ins w:id="1807" w:author="s_佐野 光" w:date="2019-08-15T17:58:00Z">
        <w:del w:id="1808" w:author="t_竹沢 公佑" w:date="2019-09-19T16:56:00Z">
          <w:r w:rsidRPr="00F411DC" w:rsidDel="00E72E4F">
            <w:rPr>
              <w:rStyle w:val="a4"/>
              <w:noProof/>
            </w:rPr>
            <w:delText>5.5.22. Command :DRXPD GET_EQ</w:delText>
          </w:r>
          <w:r w:rsidDel="00E72E4F">
            <w:rPr>
              <w:noProof/>
              <w:webHidden/>
            </w:rPr>
            <w:tab/>
          </w:r>
        </w:del>
        <w:del w:id="1809" w:author="t_竹沢 公佑" w:date="2019-08-22T13:55:00Z">
          <w:r w:rsidDel="007154FA">
            <w:rPr>
              <w:noProof/>
              <w:webHidden/>
            </w:rPr>
            <w:delText>77</w:delText>
          </w:r>
        </w:del>
      </w:ins>
    </w:p>
    <w:p w:rsidR="004D469C" w:rsidRPr="0029263E" w:rsidDel="00E72E4F" w:rsidRDefault="004D469C">
      <w:pPr>
        <w:pStyle w:val="10"/>
        <w:tabs>
          <w:tab w:val="left" w:pos="630"/>
          <w:tab w:val="right" w:leader="dot" w:pos="9913"/>
        </w:tabs>
        <w:rPr>
          <w:ins w:id="1810" w:author="s_佐野 光" w:date="2019-08-15T17:58:00Z"/>
          <w:del w:id="1811" w:author="t_竹沢 公佑" w:date="2019-09-19T16:56:00Z"/>
          <w:rFonts w:ascii="Century" w:eastAsia="ＭＳ 明朝" w:hAnsi="Century" w:cs="Times New Roman"/>
          <w:b w:val="0"/>
          <w:noProof/>
          <w:kern w:val="2"/>
          <w:sz w:val="21"/>
          <w:szCs w:val="22"/>
        </w:rPr>
      </w:pPr>
      <w:ins w:id="1812" w:author="s_佐野 光" w:date="2019-08-15T17:58:00Z">
        <w:del w:id="1813" w:author="t_竹沢 公佑" w:date="2019-09-19T16:56:00Z">
          <w:r w:rsidRPr="00F411DC" w:rsidDel="00E72E4F">
            <w:rPr>
              <w:rStyle w:val="a4"/>
              <w:noProof/>
            </w:rPr>
            <w:delText>6.</w:delText>
          </w:r>
          <w:r w:rsidRPr="0029263E" w:rsidDel="00E72E4F">
            <w:rPr>
              <w:rFonts w:ascii="Century" w:eastAsia="ＭＳ 明朝" w:hAnsi="Century" w:cs="Times New Roman"/>
              <w:b w:val="0"/>
              <w:noProof/>
              <w:kern w:val="2"/>
              <w:sz w:val="21"/>
              <w:szCs w:val="22"/>
            </w:rPr>
            <w:tab/>
          </w:r>
          <w:r w:rsidRPr="00F411DC" w:rsidDel="00E72E4F">
            <w:rPr>
              <w:rStyle w:val="a4"/>
              <w:noProof/>
              <w:lang w:val="en"/>
            </w:rPr>
            <w:delText>Monitoring and Control Items</w:delText>
          </w:r>
          <w:r w:rsidDel="00E72E4F">
            <w:rPr>
              <w:noProof/>
              <w:webHidden/>
            </w:rPr>
            <w:tab/>
          </w:r>
        </w:del>
        <w:del w:id="1814" w:author="t_竹沢 公佑" w:date="2019-08-22T13:55:00Z">
          <w:r w:rsidDel="007154FA">
            <w:rPr>
              <w:noProof/>
              <w:webHidden/>
            </w:rPr>
            <w:delText>78</w:delText>
          </w:r>
        </w:del>
      </w:ins>
    </w:p>
    <w:p w:rsidR="004D469C" w:rsidRPr="0029263E" w:rsidDel="00E72E4F" w:rsidRDefault="004D469C" w:rsidP="009E0F98">
      <w:pPr>
        <w:pStyle w:val="23"/>
        <w:tabs>
          <w:tab w:val="left" w:pos="840"/>
          <w:tab w:val="right" w:leader="dot" w:pos="9913"/>
        </w:tabs>
        <w:ind w:left="240"/>
        <w:rPr>
          <w:ins w:id="1815" w:author="s_佐野 光" w:date="2019-08-15T17:58:00Z"/>
          <w:del w:id="1816" w:author="t_竹沢 公佑" w:date="2019-09-19T16:56:00Z"/>
          <w:rFonts w:ascii="Century" w:eastAsia="ＭＳ 明朝" w:hAnsi="Century" w:cs="Times New Roman"/>
          <w:noProof/>
          <w:kern w:val="2"/>
          <w:sz w:val="21"/>
          <w:szCs w:val="22"/>
        </w:rPr>
      </w:pPr>
      <w:ins w:id="1817" w:author="s_佐野 光" w:date="2019-08-15T17:58:00Z">
        <w:del w:id="1818" w:author="t_竹沢 公佑" w:date="2019-09-19T16:56:00Z">
          <w:r w:rsidRPr="00F411DC" w:rsidDel="00E72E4F">
            <w:rPr>
              <w:rStyle w:val="a4"/>
              <w:noProof/>
            </w:rPr>
            <w:delText>6.1.</w:delText>
          </w:r>
          <w:r w:rsidRPr="0029263E" w:rsidDel="00E72E4F">
            <w:rPr>
              <w:rFonts w:ascii="Century" w:eastAsia="ＭＳ 明朝" w:hAnsi="Century" w:cs="Times New Roman"/>
              <w:noProof/>
              <w:kern w:val="2"/>
              <w:sz w:val="21"/>
              <w:szCs w:val="22"/>
            </w:rPr>
            <w:tab/>
          </w:r>
          <w:r w:rsidRPr="00F411DC" w:rsidDel="00E72E4F">
            <w:rPr>
              <w:rStyle w:val="a4"/>
              <w:noProof/>
              <w:lang w:val="en"/>
            </w:rPr>
            <w:delText>Monitoring Items</w:delText>
          </w:r>
          <w:r w:rsidDel="00E72E4F">
            <w:rPr>
              <w:noProof/>
              <w:webHidden/>
            </w:rPr>
            <w:tab/>
          </w:r>
        </w:del>
        <w:del w:id="1819" w:author="t_竹沢 公佑" w:date="2019-08-22T13:55:00Z">
          <w:r w:rsidDel="007154FA">
            <w:rPr>
              <w:noProof/>
              <w:webHidden/>
            </w:rPr>
            <w:delText>78</w:delText>
          </w:r>
        </w:del>
      </w:ins>
    </w:p>
    <w:p w:rsidR="004D469C" w:rsidRPr="0029263E" w:rsidDel="00E72E4F" w:rsidRDefault="004D469C" w:rsidP="00660099">
      <w:pPr>
        <w:pStyle w:val="31"/>
        <w:tabs>
          <w:tab w:val="right" w:leader="dot" w:pos="9913"/>
        </w:tabs>
        <w:ind w:left="480"/>
        <w:rPr>
          <w:ins w:id="1820" w:author="s_佐野 光" w:date="2019-08-15T17:58:00Z"/>
          <w:del w:id="1821" w:author="t_竹沢 公佑" w:date="2019-09-19T16:56:00Z"/>
          <w:rFonts w:ascii="Century" w:eastAsia="ＭＳ 明朝" w:hAnsi="Century" w:cs="Times New Roman"/>
          <w:noProof/>
          <w:kern w:val="2"/>
          <w:sz w:val="21"/>
          <w:szCs w:val="22"/>
        </w:rPr>
      </w:pPr>
      <w:ins w:id="1822" w:author="s_佐野 光" w:date="2019-08-15T17:58:00Z">
        <w:del w:id="1823" w:author="t_竹沢 公佑" w:date="2019-09-19T16:56:00Z">
          <w:r w:rsidRPr="00F411DC" w:rsidDel="00E72E4F">
            <w:rPr>
              <w:rStyle w:val="a4"/>
              <w:noProof/>
            </w:rPr>
            <w:delText>6.1.1. GET_ALARM_STATUS_REG</w:delText>
          </w:r>
          <w:r w:rsidDel="00E72E4F">
            <w:rPr>
              <w:noProof/>
              <w:webHidden/>
            </w:rPr>
            <w:tab/>
          </w:r>
        </w:del>
        <w:del w:id="1824" w:author="t_竹沢 公佑" w:date="2019-08-22T13:55:00Z">
          <w:r w:rsidDel="007154FA">
            <w:rPr>
              <w:noProof/>
              <w:webHidden/>
            </w:rPr>
            <w:delText>78</w:delText>
          </w:r>
        </w:del>
      </w:ins>
    </w:p>
    <w:p w:rsidR="004D469C" w:rsidRPr="0029263E" w:rsidDel="00E72E4F" w:rsidRDefault="004D469C" w:rsidP="00920730">
      <w:pPr>
        <w:pStyle w:val="31"/>
        <w:tabs>
          <w:tab w:val="right" w:leader="dot" w:pos="9913"/>
        </w:tabs>
        <w:ind w:left="480"/>
        <w:rPr>
          <w:ins w:id="1825" w:author="s_佐野 光" w:date="2019-08-15T17:58:00Z"/>
          <w:del w:id="1826" w:author="t_竹沢 公佑" w:date="2019-09-19T16:56:00Z"/>
          <w:rFonts w:ascii="Century" w:eastAsia="ＭＳ 明朝" w:hAnsi="Century" w:cs="Times New Roman"/>
          <w:noProof/>
          <w:kern w:val="2"/>
          <w:sz w:val="21"/>
          <w:szCs w:val="22"/>
        </w:rPr>
      </w:pPr>
      <w:ins w:id="1827" w:author="s_佐野 光" w:date="2019-08-15T17:58:00Z">
        <w:del w:id="1828" w:author="t_竹沢 公佑" w:date="2019-09-19T16:56:00Z">
          <w:r w:rsidRPr="00F411DC" w:rsidDel="00E72E4F">
            <w:rPr>
              <w:rStyle w:val="a4"/>
              <w:noProof/>
            </w:rPr>
            <w:delText>6.1.2. GET_POWER_ALARM_REG</w:delText>
          </w:r>
          <w:r w:rsidDel="00E72E4F">
            <w:rPr>
              <w:noProof/>
              <w:webHidden/>
            </w:rPr>
            <w:tab/>
          </w:r>
        </w:del>
        <w:del w:id="1829" w:author="t_竹沢 公佑" w:date="2019-08-22T13:55:00Z">
          <w:r w:rsidDel="007154FA">
            <w:rPr>
              <w:noProof/>
              <w:webHidden/>
            </w:rPr>
            <w:delText>79</w:delText>
          </w:r>
        </w:del>
      </w:ins>
    </w:p>
    <w:p w:rsidR="004D469C" w:rsidRPr="0029263E" w:rsidDel="00E72E4F" w:rsidRDefault="004D469C" w:rsidP="009A5FCB">
      <w:pPr>
        <w:pStyle w:val="31"/>
        <w:tabs>
          <w:tab w:val="right" w:leader="dot" w:pos="9913"/>
        </w:tabs>
        <w:ind w:left="480"/>
        <w:rPr>
          <w:ins w:id="1830" w:author="s_佐野 光" w:date="2019-08-15T17:58:00Z"/>
          <w:del w:id="1831" w:author="t_竹沢 公佑" w:date="2019-09-19T16:56:00Z"/>
          <w:rFonts w:ascii="Century" w:eastAsia="ＭＳ 明朝" w:hAnsi="Century" w:cs="Times New Roman"/>
          <w:noProof/>
          <w:kern w:val="2"/>
          <w:sz w:val="21"/>
          <w:szCs w:val="22"/>
        </w:rPr>
      </w:pPr>
      <w:ins w:id="1832" w:author="s_佐野 光" w:date="2019-08-15T17:58:00Z">
        <w:del w:id="1833" w:author="t_竹沢 公佑" w:date="2019-09-19T16:56:00Z">
          <w:r w:rsidRPr="00F411DC" w:rsidDel="00E72E4F">
            <w:rPr>
              <w:rStyle w:val="a4"/>
              <w:noProof/>
            </w:rPr>
            <w:delText>6.1.3. GET_SIGNAL_AVG_nW</w:delText>
          </w:r>
          <w:r w:rsidDel="00E72E4F">
            <w:rPr>
              <w:noProof/>
              <w:webHidden/>
            </w:rPr>
            <w:tab/>
          </w:r>
        </w:del>
        <w:del w:id="1834" w:author="t_竹沢 公佑" w:date="2019-08-22T13:55:00Z">
          <w:r w:rsidDel="007154FA">
            <w:rPr>
              <w:noProof/>
              <w:webHidden/>
            </w:rPr>
            <w:delText>80</w:delText>
          </w:r>
        </w:del>
      </w:ins>
    </w:p>
    <w:p w:rsidR="004D469C" w:rsidRPr="0029263E" w:rsidDel="00E72E4F" w:rsidRDefault="004D469C" w:rsidP="003347B5">
      <w:pPr>
        <w:pStyle w:val="31"/>
        <w:tabs>
          <w:tab w:val="right" w:leader="dot" w:pos="9913"/>
        </w:tabs>
        <w:ind w:left="480"/>
        <w:rPr>
          <w:ins w:id="1835" w:author="s_佐野 光" w:date="2019-08-15T17:58:00Z"/>
          <w:del w:id="1836" w:author="t_竹沢 公佑" w:date="2019-09-19T16:56:00Z"/>
          <w:rFonts w:ascii="Century" w:eastAsia="ＭＳ 明朝" w:hAnsi="Century" w:cs="Times New Roman"/>
          <w:noProof/>
          <w:kern w:val="2"/>
          <w:sz w:val="21"/>
          <w:szCs w:val="22"/>
        </w:rPr>
      </w:pPr>
      <w:ins w:id="1837" w:author="s_佐野 光" w:date="2019-08-15T17:58:00Z">
        <w:del w:id="1838" w:author="t_竹沢 公佑" w:date="2019-09-19T16:56:00Z">
          <w:r w:rsidRPr="00F411DC" w:rsidDel="00E72E4F">
            <w:rPr>
              <w:rStyle w:val="a4"/>
              <w:noProof/>
            </w:rPr>
            <w:delText>6.1.4. GET_DFR_STATUS</w:delText>
          </w:r>
          <w:r w:rsidDel="00E72E4F">
            <w:rPr>
              <w:noProof/>
              <w:webHidden/>
            </w:rPr>
            <w:tab/>
          </w:r>
        </w:del>
        <w:del w:id="1839" w:author="t_竹沢 公佑" w:date="2019-08-22T13:55:00Z">
          <w:r w:rsidDel="007154FA">
            <w:rPr>
              <w:noProof/>
              <w:webHidden/>
            </w:rPr>
            <w:delText>81</w:delText>
          </w:r>
        </w:del>
      </w:ins>
    </w:p>
    <w:p w:rsidR="004D469C" w:rsidRPr="0029263E" w:rsidDel="00E72E4F" w:rsidRDefault="004D469C" w:rsidP="00BA68F1">
      <w:pPr>
        <w:pStyle w:val="31"/>
        <w:tabs>
          <w:tab w:val="right" w:leader="dot" w:pos="9913"/>
        </w:tabs>
        <w:ind w:left="480"/>
        <w:rPr>
          <w:ins w:id="1840" w:author="s_佐野 光" w:date="2019-08-15T17:58:00Z"/>
          <w:del w:id="1841" w:author="t_竹沢 公佑" w:date="2019-09-19T16:56:00Z"/>
          <w:rFonts w:ascii="Century" w:eastAsia="ＭＳ 明朝" w:hAnsi="Century" w:cs="Times New Roman"/>
          <w:noProof/>
          <w:kern w:val="2"/>
          <w:sz w:val="21"/>
          <w:szCs w:val="22"/>
        </w:rPr>
      </w:pPr>
      <w:ins w:id="1842" w:author="s_佐野 光" w:date="2019-08-15T17:58:00Z">
        <w:del w:id="1843" w:author="t_竹沢 公佑" w:date="2019-09-19T16:56:00Z">
          <w:r w:rsidRPr="00F411DC" w:rsidDel="00E72E4F">
            <w:rPr>
              <w:rStyle w:val="a4"/>
              <w:noProof/>
            </w:rPr>
            <w:delText>6.1.5. GET_DFR_VOLTAGE_STATUS</w:delText>
          </w:r>
          <w:r w:rsidDel="00E72E4F">
            <w:rPr>
              <w:noProof/>
              <w:webHidden/>
            </w:rPr>
            <w:tab/>
          </w:r>
        </w:del>
        <w:del w:id="1844" w:author="t_竹沢 公佑" w:date="2019-08-22T13:55:00Z">
          <w:r w:rsidDel="007154FA">
            <w:rPr>
              <w:noProof/>
              <w:webHidden/>
            </w:rPr>
            <w:delText>82</w:delText>
          </w:r>
        </w:del>
      </w:ins>
    </w:p>
    <w:p w:rsidR="004D469C" w:rsidRPr="0029263E" w:rsidDel="00E72E4F" w:rsidRDefault="004D469C" w:rsidP="00F1360B">
      <w:pPr>
        <w:pStyle w:val="31"/>
        <w:tabs>
          <w:tab w:val="right" w:leader="dot" w:pos="9913"/>
        </w:tabs>
        <w:ind w:left="480"/>
        <w:rPr>
          <w:ins w:id="1845" w:author="s_佐野 光" w:date="2019-08-15T17:58:00Z"/>
          <w:del w:id="1846" w:author="t_竹沢 公佑" w:date="2019-09-19T16:56:00Z"/>
          <w:rFonts w:ascii="Century" w:eastAsia="ＭＳ 明朝" w:hAnsi="Century" w:cs="Times New Roman"/>
          <w:noProof/>
          <w:kern w:val="2"/>
          <w:sz w:val="21"/>
          <w:szCs w:val="22"/>
        </w:rPr>
      </w:pPr>
      <w:ins w:id="1847" w:author="s_佐野 光" w:date="2019-08-15T17:58:00Z">
        <w:del w:id="1848" w:author="t_竹沢 公佑" w:date="2019-09-19T16:56:00Z">
          <w:r w:rsidRPr="00F411DC" w:rsidDel="00E72E4F">
            <w:rPr>
              <w:rStyle w:val="a4"/>
              <w:noProof/>
            </w:rPr>
            <w:delText>6.1.6. GET_DFR_CHKSUM_COUNTER</w:delText>
          </w:r>
          <w:r w:rsidDel="00E72E4F">
            <w:rPr>
              <w:noProof/>
              <w:webHidden/>
            </w:rPr>
            <w:tab/>
          </w:r>
        </w:del>
        <w:del w:id="1849" w:author="t_竹沢 公佑" w:date="2019-08-22T13:55:00Z">
          <w:r w:rsidDel="007154FA">
            <w:rPr>
              <w:noProof/>
              <w:webHidden/>
            </w:rPr>
            <w:delText>83</w:delText>
          </w:r>
        </w:del>
      </w:ins>
    </w:p>
    <w:p w:rsidR="004D469C" w:rsidRPr="0029263E" w:rsidDel="00E72E4F" w:rsidRDefault="004D469C" w:rsidP="00F1360B">
      <w:pPr>
        <w:pStyle w:val="31"/>
        <w:tabs>
          <w:tab w:val="right" w:leader="dot" w:pos="9913"/>
        </w:tabs>
        <w:ind w:left="480"/>
        <w:rPr>
          <w:ins w:id="1850" w:author="s_佐野 光" w:date="2019-08-15T17:58:00Z"/>
          <w:del w:id="1851" w:author="t_竹沢 公佑" w:date="2019-09-19T16:56:00Z"/>
          <w:rFonts w:ascii="Century" w:eastAsia="ＭＳ 明朝" w:hAnsi="Century" w:cs="Times New Roman"/>
          <w:noProof/>
          <w:kern w:val="2"/>
          <w:sz w:val="21"/>
          <w:szCs w:val="22"/>
        </w:rPr>
      </w:pPr>
      <w:ins w:id="1852" w:author="s_佐野 光" w:date="2019-08-15T17:58:00Z">
        <w:del w:id="1853" w:author="t_竹沢 公佑" w:date="2019-09-19T16:56:00Z">
          <w:r w:rsidRPr="00F411DC" w:rsidDel="00E72E4F">
            <w:rPr>
              <w:rStyle w:val="a4"/>
              <w:noProof/>
            </w:rPr>
            <w:delText>6.1.7. GET_DFR_SYNC_ERR_CNT</w:delText>
          </w:r>
          <w:r w:rsidDel="00E72E4F">
            <w:rPr>
              <w:noProof/>
              <w:webHidden/>
            </w:rPr>
            <w:tab/>
          </w:r>
        </w:del>
        <w:del w:id="1854" w:author="t_竹沢 公佑" w:date="2019-08-22T13:55:00Z">
          <w:r w:rsidDel="007154FA">
            <w:rPr>
              <w:noProof/>
              <w:webHidden/>
            </w:rPr>
            <w:delText>84</w:delText>
          </w:r>
        </w:del>
      </w:ins>
    </w:p>
    <w:p w:rsidR="004D469C" w:rsidRPr="0029263E" w:rsidDel="00E72E4F" w:rsidRDefault="004D469C" w:rsidP="00AE4678">
      <w:pPr>
        <w:pStyle w:val="31"/>
        <w:tabs>
          <w:tab w:val="right" w:leader="dot" w:pos="9913"/>
        </w:tabs>
        <w:ind w:left="480"/>
        <w:rPr>
          <w:ins w:id="1855" w:author="s_佐野 光" w:date="2019-08-15T17:58:00Z"/>
          <w:del w:id="1856" w:author="t_竹沢 公佑" w:date="2019-09-19T16:56:00Z"/>
          <w:rFonts w:ascii="Century" w:eastAsia="ＭＳ 明朝" w:hAnsi="Century" w:cs="Times New Roman"/>
          <w:noProof/>
          <w:kern w:val="2"/>
          <w:sz w:val="21"/>
          <w:szCs w:val="22"/>
        </w:rPr>
      </w:pPr>
      <w:ins w:id="1857" w:author="s_佐野 光" w:date="2019-08-15T17:58:00Z">
        <w:del w:id="1858" w:author="t_竹沢 公佑" w:date="2019-09-19T16:56:00Z">
          <w:r w:rsidRPr="00F411DC" w:rsidDel="00E72E4F">
            <w:rPr>
              <w:rStyle w:val="a4"/>
              <w:noProof/>
            </w:rPr>
            <w:delText>6.1.8. GET_DFR_SYNC_STATUS</w:delText>
          </w:r>
          <w:r w:rsidDel="00E72E4F">
            <w:rPr>
              <w:noProof/>
              <w:webHidden/>
            </w:rPr>
            <w:tab/>
          </w:r>
        </w:del>
        <w:del w:id="1859" w:author="t_竹沢 公佑" w:date="2019-08-22T13:55:00Z">
          <w:r w:rsidDel="007154FA">
            <w:rPr>
              <w:noProof/>
              <w:webHidden/>
            </w:rPr>
            <w:delText>85</w:delText>
          </w:r>
        </w:del>
      </w:ins>
    </w:p>
    <w:p w:rsidR="004D469C" w:rsidRPr="0029263E" w:rsidDel="00E72E4F" w:rsidRDefault="004D469C" w:rsidP="00AE4678">
      <w:pPr>
        <w:pStyle w:val="31"/>
        <w:tabs>
          <w:tab w:val="right" w:leader="dot" w:pos="9913"/>
        </w:tabs>
        <w:ind w:left="480"/>
        <w:rPr>
          <w:ins w:id="1860" w:author="s_佐野 光" w:date="2019-08-15T17:58:00Z"/>
          <w:del w:id="1861" w:author="t_竹沢 公佑" w:date="2019-09-19T16:56:00Z"/>
          <w:rFonts w:ascii="Century" w:eastAsia="ＭＳ 明朝" w:hAnsi="Century" w:cs="Times New Roman"/>
          <w:noProof/>
          <w:kern w:val="2"/>
          <w:sz w:val="21"/>
          <w:szCs w:val="22"/>
        </w:rPr>
      </w:pPr>
      <w:ins w:id="1862" w:author="s_佐野 光" w:date="2019-08-15T17:58:00Z">
        <w:del w:id="1863" w:author="t_竹沢 公佑" w:date="2019-09-19T16:56:00Z">
          <w:r w:rsidRPr="00F411DC" w:rsidDel="00E72E4F">
            <w:rPr>
              <w:rStyle w:val="a4"/>
              <w:noProof/>
            </w:rPr>
            <w:delText>6.1.9. GET_DFR_TEST_DATA</w:delText>
          </w:r>
          <w:r w:rsidDel="00E72E4F">
            <w:rPr>
              <w:noProof/>
              <w:webHidden/>
            </w:rPr>
            <w:tab/>
          </w:r>
        </w:del>
        <w:del w:id="1864" w:author="t_竹沢 公佑" w:date="2019-08-22T13:55:00Z">
          <w:r w:rsidDel="007154FA">
            <w:rPr>
              <w:noProof/>
              <w:webHidden/>
            </w:rPr>
            <w:delText>86</w:delText>
          </w:r>
        </w:del>
      </w:ins>
    </w:p>
    <w:p w:rsidR="004D469C" w:rsidRPr="0029263E" w:rsidDel="00E72E4F" w:rsidRDefault="004D469C" w:rsidP="00AE4678">
      <w:pPr>
        <w:pStyle w:val="31"/>
        <w:tabs>
          <w:tab w:val="right" w:leader="dot" w:pos="9913"/>
        </w:tabs>
        <w:ind w:left="480"/>
        <w:rPr>
          <w:ins w:id="1865" w:author="s_佐野 光" w:date="2019-08-15T17:58:00Z"/>
          <w:del w:id="1866" w:author="t_竹沢 公佑" w:date="2019-09-19T16:56:00Z"/>
          <w:rFonts w:ascii="Century" w:eastAsia="ＭＳ 明朝" w:hAnsi="Century" w:cs="Times New Roman"/>
          <w:noProof/>
          <w:kern w:val="2"/>
          <w:sz w:val="21"/>
          <w:szCs w:val="22"/>
        </w:rPr>
      </w:pPr>
      <w:ins w:id="1867" w:author="s_佐野 光" w:date="2019-08-15T17:58:00Z">
        <w:del w:id="1868" w:author="t_竹沢 公佑" w:date="2019-09-19T16:56:00Z">
          <w:r w:rsidRPr="00F411DC" w:rsidDel="00E72E4F">
            <w:rPr>
              <w:rStyle w:val="a4"/>
              <w:noProof/>
            </w:rPr>
            <w:delText>6.1.10. GET_DFR_METAFRAME_DELAY</w:delText>
          </w:r>
          <w:r w:rsidDel="00E72E4F">
            <w:rPr>
              <w:noProof/>
              <w:webHidden/>
            </w:rPr>
            <w:tab/>
          </w:r>
        </w:del>
        <w:del w:id="1869" w:author="t_竹沢 公佑" w:date="2019-08-22T13:55:00Z">
          <w:r w:rsidDel="007154FA">
            <w:rPr>
              <w:noProof/>
              <w:webHidden/>
            </w:rPr>
            <w:delText>87</w:delText>
          </w:r>
        </w:del>
      </w:ins>
    </w:p>
    <w:p w:rsidR="004D469C" w:rsidRPr="0029263E" w:rsidDel="00E72E4F" w:rsidRDefault="004D469C" w:rsidP="00AE4678">
      <w:pPr>
        <w:pStyle w:val="31"/>
        <w:tabs>
          <w:tab w:val="right" w:leader="dot" w:pos="9913"/>
        </w:tabs>
        <w:ind w:left="480"/>
        <w:rPr>
          <w:ins w:id="1870" w:author="s_佐野 光" w:date="2019-08-15T17:58:00Z"/>
          <w:del w:id="1871" w:author="t_竹沢 公佑" w:date="2019-09-19T16:56:00Z"/>
          <w:rFonts w:ascii="Century" w:eastAsia="ＭＳ 明朝" w:hAnsi="Century" w:cs="Times New Roman"/>
          <w:noProof/>
          <w:kern w:val="2"/>
          <w:sz w:val="21"/>
          <w:szCs w:val="22"/>
        </w:rPr>
      </w:pPr>
      <w:ins w:id="1872" w:author="s_佐野 光" w:date="2019-08-15T17:58:00Z">
        <w:del w:id="1873" w:author="t_竹沢 公佑" w:date="2019-09-19T16:56:00Z">
          <w:r w:rsidRPr="00F411DC" w:rsidDel="00E72E4F">
            <w:rPr>
              <w:rStyle w:val="a4"/>
              <w:noProof/>
            </w:rPr>
            <w:delText>6.1.11. GET_DFR_SN</w:delText>
          </w:r>
          <w:r w:rsidDel="00E72E4F">
            <w:rPr>
              <w:noProof/>
              <w:webHidden/>
            </w:rPr>
            <w:tab/>
          </w:r>
        </w:del>
        <w:del w:id="1874" w:author="t_竹沢 公佑" w:date="2019-08-22T13:55:00Z">
          <w:r w:rsidDel="007154FA">
            <w:rPr>
              <w:noProof/>
              <w:webHidden/>
            </w:rPr>
            <w:delText>88</w:delText>
          </w:r>
        </w:del>
      </w:ins>
    </w:p>
    <w:p w:rsidR="004D469C" w:rsidRPr="0029263E" w:rsidDel="00E72E4F" w:rsidRDefault="004D469C" w:rsidP="00AE4678">
      <w:pPr>
        <w:pStyle w:val="31"/>
        <w:tabs>
          <w:tab w:val="right" w:leader="dot" w:pos="9913"/>
        </w:tabs>
        <w:ind w:left="480"/>
        <w:rPr>
          <w:ins w:id="1875" w:author="s_佐野 光" w:date="2019-08-15T17:58:00Z"/>
          <w:del w:id="1876" w:author="t_竹沢 公佑" w:date="2019-09-19T16:56:00Z"/>
          <w:rFonts w:ascii="Century" w:eastAsia="ＭＳ 明朝" w:hAnsi="Century" w:cs="Times New Roman"/>
          <w:noProof/>
          <w:kern w:val="2"/>
          <w:sz w:val="21"/>
          <w:szCs w:val="22"/>
        </w:rPr>
      </w:pPr>
      <w:ins w:id="1877" w:author="s_佐野 光" w:date="2019-08-15T17:58:00Z">
        <w:del w:id="1878" w:author="t_竹沢 公佑" w:date="2019-09-19T16:56:00Z">
          <w:r w:rsidRPr="00F411DC" w:rsidDel="00E72E4F">
            <w:rPr>
              <w:rStyle w:val="a4"/>
              <w:noProof/>
            </w:rPr>
            <w:delText>6.1.12. GET_DFR_VER</w:delText>
          </w:r>
          <w:r w:rsidDel="00E72E4F">
            <w:rPr>
              <w:noProof/>
              <w:webHidden/>
            </w:rPr>
            <w:tab/>
          </w:r>
        </w:del>
        <w:del w:id="1879" w:author="t_竹沢 公佑" w:date="2019-08-22T13:55:00Z">
          <w:r w:rsidDel="007154FA">
            <w:rPr>
              <w:noProof/>
              <w:webHidden/>
            </w:rPr>
            <w:delText>89</w:delText>
          </w:r>
        </w:del>
      </w:ins>
    </w:p>
    <w:p w:rsidR="004D469C" w:rsidRPr="0029263E" w:rsidDel="00E72E4F" w:rsidRDefault="004D469C" w:rsidP="00AE4678">
      <w:pPr>
        <w:pStyle w:val="31"/>
        <w:tabs>
          <w:tab w:val="right" w:leader="dot" w:pos="9913"/>
        </w:tabs>
        <w:ind w:left="480"/>
        <w:rPr>
          <w:ins w:id="1880" w:author="s_佐野 光" w:date="2019-08-15T17:58:00Z"/>
          <w:del w:id="1881" w:author="t_竹沢 公佑" w:date="2019-09-19T16:56:00Z"/>
          <w:rFonts w:ascii="Century" w:eastAsia="ＭＳ 明朝" w:hAnsi="Century" w:cs="Times New Roman"/>
          <w:noProof/>
          <w:kern w:val="2"/>
          <w:sz w:val="21"/>
          <w:szCs w:val="22"/>
        </w:rPr>
      </w:pPr>
      <w:ins w:id="1882" w:author="s_佐野 光" w:date="2019-08-15T17:58:00Z">
        <w:del w:id="1883" w:author="t_竹沢 公佑" w:date="2019-09-19T16:56:00Z">
          <w:r w:rsidRPr="00F411DC" w:rsidDel="00E72E4F">
            <w:rPr>
              <w:rStyle w:val="a4"/>
              <w:noProof/>
            </w:rPr>
            <w:delText>6.1.13. GET_FPGA_TEMP</w:delText>
          </w:r>
          <w:r w:rsidDel="00E72E4F">
            <w:rPr>
              <w:noProof/>
              <w:webHidden/>
            </w:rPr>
            <w:tab/>
          </w:r>
        </w:del>
        <w:del w:id="1884" w:author="t_竹沢 公佑" w:date="2019-08-22T13:55:00Z">
          <w:r w:rsidDel="007154FA">
            <w:rPr>
              <w:noProof/>
              <w:webHidden/>
            </w:rPr>
            <w:delText>90</w:delText>
          </w:r>
        </w:del>
      </w:ins>
    </w:p>
    <w:p w:rsidR="004D469C" w:rsidRPr="0029263E" w:rsidDel="00E72E4F" w:rsidRDefault="004D469C" w:rsidP="00AE4678">
      <w:pPr>
        <w:pStyle w:val="31"/>
        <w:tabs>
          <w:tab w:val="right" w:leader="dot" w:pos="9913"/>
        </w:tabs>
        <w:ind w:left="480"/>
        <w:rPr>
          <w:ins w:id="1885" w:author="s_佐野 光" w:date="2019-08-15T17:58:00Z"/>
          <w:del w:id="1886" w:author="t_竹沢 公佑" w:date="2019-09-19T16:56:00Z"/>
          <w:rFonts w:ascii="Century" w:eastAsia="ＭＳ 明朝" w:hAnsi="Century" w:cs="Times New Roman"/>
          <w:noProof/>
          <w:kern w:val="2"/>
          <w:sz w:val="21"/>
          <w:szCs w:val="22"/>
        </w:rPr>
      </w:pPr>
      <w:ins w:id="1887" w:author="s_佐野 光" w:date="2019-08-15T17:58:00Z">
        <w:del w:id="1888" w:author="t_竹沢 公佑" w:date="2019-09-19T16:56:00Z">
          <w:r w:rsidRPr="00F411DC" w:rsidDel="00E72E4F">
            <w:rPr>
              <w:rStyle w:val="a4"/>
              <w:noProof/>
            </w:rPr>
            <w:delText>6.1.14. GET_SEU_STATUS</w:delText>
          </w:r>
          <w:r w:rsidDel="00E72E4F">
            <w:rPr>
              <w:noProof/>
              <w:webHidden/>
            </w:rPr>
            <w:tab/>
          </w:r>
        </w:del>
        <w:del w:id="1889" w:author="t_竹沢 公佑" w:date="2019-08-22T13:55:00Z">
          <w:r w:rsidDel="007154FA">
            <w:rPr>
              <w:noProof/>
              <w:webHidden/>
            </w:rPr>
            <w:delText>91</w:delText>
          </w:r>
        </w:del>
      </w:ins>
    </w:p>
    <w:p w:rsidR="004D469C" w:rsidRPr="0029263E" w:rsidDel="00E72E4F" w:rsidRDefault="004D469C" w:rsidP="00AE4678">
      <w:pPr>
        <w:pStyle w:val="31"/>
        <w:tabs>
          <w:tab w:val="right" w:leader="dot" w:pos="9913"/>
        </w:tabs>
        <w:ind w:left="480"/>
        <w:rPr>
          <w:ins w:id="1890" w:author="s_佐野 光" w:date="2019-08-15T17:58:00Z"/>
          <w:del w:id="1891" w:author="t_竹沢 公佑" w:date="2019-09-19T16:56:00Z"/>
          <w:rFonts w:ascii="Century" w:eastAsia="ＭＳ 明朝" w:hAnsi="Century" w:cs="Times New Roman"/>
          <w:noProof/>
          <w:kern w:val="2"/>
          <w:sz w:val="21"/>
          <w:szCs w:val="22"/>
        </w:rPr>
      </w:pPr>
      <w:ins w:id="1892" w:author="s_佐野 光" w:date="2019-08-15T17:58:00Z">
        <w:del w:id="1893" w:author="t_竹沢 公佑" w:date="2019-09-19T16:56:00Z">
          <w:r w:rsidRPr="00F411DC" w:rsidDel="00E72E4F">
            <w:rPr>
              <w:rStyle w:val="a4"/>
              <w:noProof/>
            </w:rPr>
            <w:delText>6.1.15. GET_SEU_ERRCNT</w:delText>
          </w:r>
          <w:r w:rsidDel="00E72E4F">
            <w:rPr>
              <w:noProof/>
              <w:webHidden/>
            </w:rPr>
            <w:tab/>
          </w:r>
        </w:del>
        <w:del w:id="1894" w:author="t_竹沢 公佑" w:date="2019-08-22T13:55:00Z">
          <w:r w:rsidDel="007154FA">
            <w:rPr>
              <w:noProof/>
              <w:webHidden/>
            </w:rPr>
            <w:delText>93</w:delText>
          </w:r>
        </w:del>
      </w:ins>
    </w:p>
    <w:p w:rsidR="004D469C" w:rsidRPr="0029263E" w:rsidDel="00E72E4F" w:rsidRDefault="004D469C" w:rsidP="00AE4678">
      <w:pPr>
        <w:pStyle w:val="31"/>
        <w:tabs>
          <w:tab w:val="right" w:leader="dot" w:pos="9913"/>
        </w:tabs>
        <w:ind w:left="480"/>
        <w:rPr>
          <w:ins w:id="1895" w:author="s_佐野 光" w:date="2019-08-15T17:58:00Z"/>
          <w:del w:id="1896" w:author="t_竹沢 公佑" w:date="2019-09-19T16:56:00Z"/>
          <w:rFonts w:ascii="Century" w:eastAsia="ＭＳ 明朝" w:hAnsi="Century" w:cs="Times New Roman"/>
          <w:noProof/>
          <w:kern w:val="2"/>
          <w:sz w:val="21"/>
          <w:szCs w:val="22"/>
        </w:rPr>
      </w:pPr>
      <w:ins w:id="1897" w:author="s_佐野 光" w:date="2019-08-15T17:58:00Z">
        <w:del w:id="1898" w:author="t_竹沢 公佑" w:date="2019-09-19T16:56:00Z">
          <w:r w:rsidRPr="00F411DC" w:rsidDel="00E72E4F">
            <w:rPr>
              <w:rStyle w:val="a4"/>
              <w:noProof/>
            </w:rPr>
            <w:delText>6.1.16. GET_SEU_ELAPSED</w:delText>
          </w:r>
          <w:r w:rsidDel="00E72E4F">
            <w:rPr>
              <w:noProof/>
              <w:webHidden/>
            </w:rPr>
            <w:tab/>
          </w:r>
        </w:del>
        <w:del w:id="1899" w:author="t_竹沢 公佑" w:date="2019-08-22T13:55:00Z">
          <w:r w:rsidDel="007154FA">
            <w:rPr>
              <w:noProof/>
              <w:webHidden/>
            </w:rPr>
            <w:delText>94</w:delText>
          </w:r>
        </w:del>
      </w:ins>
    </w:p>
    <w:p w:rsidR="004D469C" w:rsidRPr="0029263E" w:rsidDel="00E72E4F" w:rsidRDefault="004D469C" w:rsidP="00AE4678">
      <w:pPr>
        <w:pStyle w:val="31"/>
        <w:tabs>
          <w:tab w:val="right" w:leader="dot" w:pos="9913"/>
        </w:tabs>
        <w:ind w:left="480"/>
        <w:rPr>
          <w:ins w:id="1900" w:author="s_佐野 光" w:date="2019-08-15T17:58:00Z"/>
          <w:del w:id="1901" w:author="t_竹沢 公佑" w:date="2019-09-19T16:56:00Z"/>
          <w:rFonts w:ascii="Century" w:eastAsia="ＭＳ 明朝" w:hAnsi="Century" w:cs="Times New Roman"/>
          <w:noProof/>
          <w:kern w:val="2"/>
          <w:sz w:val="21"/>
          <w:szCs w:val="22"/>
        </w:rPr>
      </w:pPr>
      <w:ins w:id="1902" w:author="s_佐野 光" w:date="2019-08-15T17:58:00Z">
        <w:del w:id="1903" w:author="t_竹沢 公佑" w:date="2019-09-19T16:56:00Z">
          <w:r w:rsidRPr="00F411DC" w:rsidDel="00E72E4F">
            <w:rPr>
              <w:rStyle w:val="a4"/>
              <w:noProof/>
            </w:rPr>
            <w:delText>6.1.17. GET_CONSUMPTION</w:delText>
          </w:r>
          <w:r w:rsidDel="00E72E4F">
            <w:rPr>
              <w:noProof/>
              <w:webHidden/>
            </w:rPr>
            <w:tab/>
          </w:r>
        </w:del>
        <w:del w:id="1904" w:author="t_竹沢 公佑" w:date="2019-08-22T13:55:00Z">
          <w:r w:rsidDel="007154FA">
            <w:rPr>
              <w:noProof/>
              <w:webHidden/>
            </w:rPr>
            <w:delText>95</w:delText>
          </w:r>
        </w:del>
      </w:ins>
    </w:p>
    <w:p w:rsidR="004D469C" w:rsidRPr="0029263E" w:rsidDel="00E72E4F" w:rsidRDefault="004D469C" w:rsidP="00AE4678">
      <w:pPr>
        <w:pStyle w:val="31"/>
        <w:tabs>
          <w:tab w:val="right" w:leader="dot" w:pos="9913"/>
        </w:tabs>
        <w:ind w:left="480"/>
        <w:rPr>
          <w:ins w:id="1905" w:author="s_佐野 光" w:date="2019-08-15T17:58:00Z"/>
          <w:del w:id="1906" w:author="t_竹沢 公佑" w:date="2019-09-19T16:56:00Z"/>
          <w:rFonts w:ascii="Century" w:eastAsia="ＭＳ 明朝" w:hAnsi="Century" w:cs="Times New Roman"/>
          <w:noProof/>
          <w:kern w:val="2"/>
          <w:sz w:val="21"/>
          <w:szCs w:val="22"/>
        </w:rPr>
      </w:pPr>
      <w:ins w:id="1907" w:author="s_佐野 光" w:date="2019-08-15T17:58:00Z">
        <w:del w:id="1908" w:author="t_竹沢 公佑" w:date="2019-09-19T16:56:00Z">
          <w:r w:rsidRPr="00F411DC" w:rsidDel="00E72E4F">
            <w:rPr>
              <w:rStyle w:val="a4"/>
              <w:noProof/>
            </w:rPr>
            <w:delText>6.1.18. GET_OVH_THRESHOLD</w:delText>
          </w:r>
          <w:r w:rsidDel="00E72E4F">
            <w:rPr>
              <w:noProof/>
              <w:webHidden/>
            </w:rPr>
            <w:tab/>
          </w:r>
        </w:del>
        <w:del w:id="1909" w:author="t_竹沢 公佑" w:date="2019-08-22T13:55:00Z">
          <w:r w:rsidDel="007154FA">
            <w:rPr>
              <w:noProof/>
              <w:webHidden/>
            </w:rPr>
            <w:delText>97</w:delText>
          </w:r>
        </w:del>
      </w:ins>
    </w:p>
    <w:p w:rsidR="004D469C" w:rsidRPr="0029263E" w:rsidDel="00E72E4F" w:rsidRDefault="004D469C" w:rsidP="00AE4678">
      <w:pPr>
        <w:pStyle w:val="31"/>
        <w:tabs>
          <w:tab w:val="right" w:leader="dot" w:pos="9913"/>
        </w:tabs>
        <w:ind w:left="480"/>
        <w:rPr>
          <w:ins w:id="1910" w:author="s_佐野 光" w:date="2019-08-15T17:58:00Z"/>
          <w:del w:id="1911" w:author="t_竹沢 公佑" w:date="2019-09-19T16:56:00Z"/>
          <w:rFonts w:ascii="Century" w:eastAsia="ＭＳ 明朝" w:hAnsi="Century" w:cs="Times New Roman"/>
          <w:noProof/>
          <w:kern w:val="2"/>
          <w:sz w:val="21"/>
          <w:szCs w:val="22"/>
        </w:rPr>
      </w:pPr>
      <w:ins w:id="1912" w:author="s_佐野 光" w:date="2019-08-15T17:58:00Z">
        <w:del w:id="1913" w:author="t_竹沢 公佑" w:date="2019-09-19T16:56:00Z">
          <w:r w:rsidRPr="00F411DC" w:rsidDel="00E72E4F">
            <w:rPr>
              <w:rStyle w:val="a4"/>
              <w:noProof/>
            </w:rPr>
            <w:delText>6.1.19. GET_OVH_FLG</w:delText>
          </w:r>
          <w:r w:rsidDel="00E72E4F">
            <w:rPr>
              <w:noProof/>
              <w:webHidden/>
            </w:rPr>
            <w:tab/>
          </w:r>
        </w:del>
        <w:del w:id="1914" w:author="t_竹沢 公佑" w:date="2019-08-22T13:55:00Z">
          <w:r w:rsidDel="007154FA">
            <w:rPr>
              <w:noProof/>
              <w:webHidden/>
            </w:rPr>
            <w:delText>98</w:delText>
          </w:r>
        </w:del>
      </w:ins>
    </w:p>
    <w:p w:rsidR="004D469C" w:rsidRPr="0029263E" w:rsidDel="00E72E4F" w:rsidRDefault="004D469C" w:rsidP="00AE4678">
      <w:pPr>
        <w:pStyle w:val="31"/>
        <w:tabs>
          <w:tab w:val="right" w:leader="dot" w:pos="9913"/>
        </w:tabs>
        <w:ind w:left="480"/>
        <w:rPr>
          <w:ins w:id="1915" w:author="s_佐野 光" w:date="2019-08-15T17:58:00Z"/>
          <w:del w:id="1916" w:author="t_竹沢 公佑" w:date="2019-09-19T16:56:00Z"/>
          <w:rFonts w:ascii="Century" w:eastAsia="ＭＳ 明朝" w:hAnsi="Century" w:cs="Times New Roman"/>
          <w:noProof/>
          <w:kern w:val="2"/>
          <w:sz w:val="21"/>
          <w:szCs w:val="22"/>
        </w:rPr>
      </w:pPr>
      <w:ins w:id="1917" w:author="s_佐野 光" w:date="2019-08-15T17:58:00Z">
        <w:del w:id="1918" w:author="t_竹沢 公佑" w:date="2019-09-19T16:56:00Z">
          <w:r w:rsidRPr="00F411DC" w:rsidDel="00E72E4F">
            <w:rPr>
              <w:rStyle w:val="a4"/>
              <w:noProof/>
            </w:rPr>
            <w:delText>6.1.20. GET_DFR_FORCETX</w:delText>
          </w:r>
          <w:r w:rsidDel="00E72E4F">
            <w:rPr>
              <w:noProof/>
              <w:webHidden/>
            </w:rPr>
            <w:tab/>
          </w:r>
        </w:del>
        <w:del w:id="1919" w:author="t_竹沢 公佑" w:date="2019-08-22T13:55:00Z">
          <w:r w:rsidDel="007154FA">
            <w:rPr>
              <w:noProof/>
              <w:webHidden/>
            </w:rPr>
            <w:delText>100</w:delText>
          </w:r>
        </w:del>
      </w:ins>
    </w:p>
    <w:p w:rsidR="004D469C" w:rsidRPr="0029263E" w:rsidDel="00E72E4F" w:rsidRDefault="004D469C" w:rsidP="00AE4678">
      <w:pPr>
        <w:pStyle w:val="23"/>
        <w:tabs>
          <w:tab w:val="left" w:pos="840"/>
          <w:tab w:val="right" w:leader="dot" w:pos="9913"/>
        </w:tabs>
        <w:ind w:left="240"/>
        <w:rPr>
          <w:ins w:id="1920" w:author="s_佐野 光" w:date="2019-08-15T17:58:00Z"/>
          <w:del w:id="1921" w:author="t_竹沢 公佑" w:date="2019-09-19T16:56:00Z"/>
          <w:rFonts w:ascii="Century" w:eastAsia="ＭＳ 明朝" w:hAnsi="Century" w:cs="Times New Roman"/>
          <w:noProof/>
          <w:kern w:val="2"/>
          <w:sz w:val="21"/>
          <w:szCs w:val="22"/>
        </w:rPr>
      </w:pPr>
      <w:ins w:id="1922" w:author="s_佐野 光" w:date="2019-08-15T17:58:00Z">
        <w:del w:id="1923" w:author="t_竹沢 公佑" w:date="2019-09-19T16:56:00Z">
          <w:r w:rsidRPr="00F411DC" w:rsidDel="00E72E4F">
            <w:rPr>
              <w:rStyle w:val="a4"/>
              <w:noProof/>
            </w:rPr>
            <w:delText>6.2.</w:delText>
          </w:r>
          <w:r w:rsidRPr="0029263E" w:rsidDel="00E72E4F">
            <w:rPr>
              <w:rFonts w:ascii="Century" w:eastAsia="ＭＳ 明朝" w:hAnsi="Century" w:cs="Times New Roman"/>
              <w:noProof/>
              <w:kern w:val="2"/>
              <w:sz w:val="21"/>
              <w:szCs w:val="22"/>
            </w:rPr>
            <w:tab/>
          </w:r>
          <w:r w:rsidRPr="00F411DC" w:rsidDel="00E72E4F">
            <w:rPr>
              <w:rStyle w:val="a4"/>
              <w:noProof/>
              <w:lang w:val="en"/>
            </w:rPr>
            <w:delText>Control Items</w:delText>
          </w:r>
          <w:r w:rsidDel="00E72E4F">
            <w:rPr>
              <w:noProof/>
              <w:webHidden/>
            </w:rPr>
            <w:tab/>
          </w:r>
        </w:del>
        <w:del w:id="1924" w:author="t_竹沢 公佑" w:date="2019-08-22T13:55:00Z">
          <w:r w:rsidDel="007154FA">
            <w:rPr>
              <w:noProof/>
              <w:webHidden/>
            </w:rPr>
            <w:delText>101</w:delText>
          </w:r>
        </w:del>
      </w:ins>
    </w:p>
    <w:p w:rsidR="004D469C" w:rsidRPr="0029263E" w:rsidDel="00E72E4F" w:rsidRDefault="004D469C" w:rsidP="00AE4678">
      <w:pPr>
        <w:pStyle w:val="31"/>
        <w:tabs>
          <w:tab w:val="right" w:leader="dot" w:pos="9913"/>
        </w:tabs>
        <w:ind w:left="480"/>
        <w:rPr>
          <w:ins w:id="1925" w:author="s_佐野 光" w:date="2019-08-15T17:58:00Z"/>
          <w:del w:id="1926" w:author="t_竹沢 公佑" w:date="2019-09-19T16:56:00Z"/>
          <w:rFonts w:ascii="Century" w:eastAsia="ＭＳ 明朝" w:hAnsi="Century" w:cs="Times New Roman"/>
          <w:noProof/>
          <w:kern w:val="2"/>
          <w:sz w:val="21"/>
          <w:szCs w:val="22"/>
        </w:rPr>
      </w:pPr>
      <w:ins w:id="1927" w:author="s_佐野 光" w:date="2019-08-15T17:58:00Z">
        <w:del w:id="1928" w:author="t_竹沢 公佑" w:date="2019-09-19T16:56:00Z">
          <w:r w:rsidRPr="00F411DC" w:rsidDel="00E72E4F">
            <w:rPr>
              <w:rStyle w:val="a4"/>
              <w:noProof/>
            </w:rPr>
            <w:delText>6.2.1. RESET_DFR</w:delText>
          </w:r>
          <w:r w:rsidDel="00E72E4F">
            <w:rPr>
              <w:noProof/>
              <w:webHidden/>
            </w:rPr>
            <w:tab/>
          </w:r>
        </w:del>
        <w:del w:id="1929" w:author="t_竹沢 公佑" w:date="2019-08-22T13:55:00Z">
          <w:r w:rsidDel="007154FA">
            <w:rPr>
              <w:noProof/>
              <w:webHidden/>
            </w:rPr>
            <w:delText>101</w:delText>
          </w:r>
        </w:del>
      </w:ins>
    </w:p>
    <w:p w:rsidR="004D469C" w:rsidRPr="0029263E" w:rsidDel="00E72E4F" w:rsidRDefault="004D469C" w:rsidP="00AE4678">
      <w:pPr>
        <w:pStyle w:val="31"/>
        <w:tabs>
          <w:tab w:val="right" w:leader="dot" w:pos="9913"/>
        </w:tabs>
        <w:ind w:left="480"/>
        <w:rPr>
          <w:ins w:id="1930" w:author="s_佐野 光" w:date="2019-08-15T17:58:00Z"/>
          <w:del w:id="1931" w:author="t_竹沢 公佑" w:date="2019-09-19T16:56:00Z"/>
          <w:rFonts w:ascii="Century" w:eastAsia="ＭＳ 明朝" w:hAnsi="Century" w:cs="Times New Roman"/>
          <w:noProof/>
          <w:kern w:val="2"/>
          <w:sz w:val="21"/>
          <w:szCs w:val="22"/>
        </w:rPr>
      </w:pPr>
      <w:ins w:id="1932" w:author="s_佐野 光" w:date="2019-08-15T17:58:00Z">
        <w:del w:id="1933" w:author="t_竹沢 公佑" w:date="2019-09-19T16:56:00Z">
          <w:r w:rsidRPr="00F411DC" w:rsidDel="00E72E4F">
            <w:rPr>
              <w:rStyle w:val="a4"/>
              <w:noProof/>
            </w:rPr>
            <w:delText>6.2.2. RESET_DFR_CHKSUM</w:delText>
          </w:r>
          <w:r w:rsidDel="00E72E4F">
            <w:rPr>
              <w:noProof/>
              <w:webHidden/>
            </w:rPr>
            <w:tab/>
          </w:r>
        </w:del>
        <w:del w:id="1934" w:author="t_竹沢 公佑" w:date="2019-08-22T13:55:00Z">
          <w:r w:rsidDel="007154FA">
            <w:rPr>
              <w:noProof/>
              <w:webHidden/>
            </w:rPr>
            <w:delText>103</w:delText>
          </w:r>
        </w:del>
      </w:ins>
    </w:p>
    <w:p w:rsidR="004D469C" w:rsidRPr="0029263E" w:rsidDel="00E72E4F" w:rsidRDefault="004D469C" w:rsidP="00AE4678">
      <w:pPr>
        <w:pStyle w:val="31"/>
        <w:tabs>
          <w:tab w:val="right" w:leader="dot" w:pos="9913"/>
        </w:tabs>
        <w:ind w:left="480"/>
        <w:rPr>
          <w:ins w:id="1935" w:author="s_佐野 光" w:date="2019-08-15T17:58:00Z"/>
          <w:del w:id="1936" w:author="t_竹沢 公佑" w:date="2019-09-19T16:56:00Z"/>
          <w:rFonts w:ascii="Century" w:eastAsia="ＭＳ 明朝" w:hAnsi="Century" w:cs="Times New Roman"/>
          <w:noProof/>
          <w:kern w:val="2"/>
          <w:sz w:val="21"/>
          <w:szCs w:val="22"/>
        </w:rPr>
      </w:pPr>
      <w:ins w:id="1937" w:author="s_佐野 光" w:date="2019-08-15T17:58:00Z">
        <w:del w:id="1938" w:author="t_竹沢 公佑" w:date="2019-09-19T16:56:00Z">
          <w:r w:rsidRPr="00F411DC" w:rsidDel="00E72E4F">
            <w:rPr>
              <w:rStyle w:val="a4"/>
              <w:noProof/>
            </w:rPr>
            <w:delText>6.2.3. RESET_DFR_SYNC</w:delText>
          </w:r>
          <w:r w:rsidDel="00E72E4F">
            <w:rPr>
              <w:noProof/>
              <w:webHidden/>
            </w:rPr>
            <w:tab/>
          </w:r>
        </w:del>
        <w:del w:id="1939" w:author="t_竹沢 公佑" w:date="2019-08-22T13:55:00Z">
          <w:r w:rsidDel="007154FA">
            <w:rPr>
              <w:noProof/>
              <w:webHidden/>
            </w:rPr>
            <w:delText>103</w:delText>
          </w:r>
        </w:del>
      </w:ins>
    </w:p>
    <w:p w:rsidR="004D469C" w:rsidRPr="0029263E" w:rsidDel="00E72E4F" w:rsidRDefault="004D469C" w:rsidP="00AE4678">
      <w:pPr>
        <w:pStyle w:val="31"/>
        <w:tabs>
          <w:tab w:val="right" w:leader="dot" w:pos="9913"/>
        </w:tabs>
        <w:ind w:left="480"/>
        <w:rPr>
          <w:ins w:id="1940" w:author="s_佐野 光" w:date="2019-08-15T17:58:00Z"/>
          <w:del w:id="1941" w:author="t_竹沢 公佑" w:date="2019-09-19T16:56:00Z"/>
          <w:rFonts w:ascii="Century" w:eastAsia="ＭＳ 明朝" w:hAnsi="Century" w:cs="Times New Roman"/>
          <w:noProof/>
          <w:kern w:val="2"/>
          <w:sz w:val="21"/>
          <w:szCs w:val="22"/>
        </w:rPr>
      </w:pPr>
      <w:ins w:id="1942" w:author="s_佐野 光" w:date="2019-08-15T17:58:00Z">
        <w:del w:id="1943" w:author="t_竹沢 公佑" w:date="2019-09-19T16:56:00Z">
          <w:r w:rsidRPr="00F411DC" w:rsidDel="00E72E4F">
            <w:rPr>
              <w:rStyle w:val="a4"/>
              <w:noProof/>
            </w:rPr>
            <w:delText>6.2.4. SET_DFR_TEST_DATA</w:delText>
          </w:r>
          <w:r w:rsidDel="00E72E4F">
            <w:rPr>
              <w:noProof/>
              <w:webHidden/>
            </w:rPr>
            <w:tab/>
          </w:r>
        </w:del>
        <w:del w:id="1944" w:author="t_竹沢 公佑" w:date="2019-08-22T13:55:00Z">
          <w:r w:rsidDel="007154FA">
            <w:rPr>
              <w:noProof/>
              <w:webHidden/>
            </w:rPr>
            <w:delText>104</w:delText>
          </w:r>
        </w:del>
      </w:ins>
    </w:p>
    <w:p w:rsidR="004D469C" w:rsidRPr="0029263E" w:rsidDel="00E72E4F" w:rsidRDefault="004D469C" w:rsidP="00AE4678">
      <w:pPr>
        <w:pStyle w:val="31"/>
        <w:tabs>
          <w:tab w:val="right" w:leader="dot" w:pos="9913"/>
        </w:tabs>
        <w:ind w:left="480"/>
        <w:rPr>
          <w:ins w:id="1945" w:author="s_佐野 光" w:date="2019-08-15T17:58:00Z"/>
          <w:del w:id="1946" w:author="t_竹沢 公佑" w:date="2019-09-19T16:56:00Z"/>
          <w:rFonts w:ascii="Century" w:eastAsia="ＭＳ 明朝" w:hAnsi="Century" w:cs="Times New Roman"/>
          <w:noProof/>
          <w:kern w:val="2"/>
          <w:sz w:val="21"/>
          <w:szCs w:val="22"/>
        </w:rPr>
      </w:pPr>
      <w:ins w:id="1947" w:author="s_佐野 光" w:date="2019-08-15T17:58:00Z">
        <w:del w:id="1948" w:author="t_竹沢 公佑" w:date="2019-09-19T16:56:00Z">
          <w:r w:rsidRPr="00F411DC" w:rsidDel="00E72E4F">
            <w:rPr>
              <w:rStyle w:val="a4"/>
              <w:noProof/>
            </w:rPr>
            <w:delText>6.2.5. INSERT_SYNCPTN_ERR</w:delText>
          </w:r>
          <w:r w:rsidDel="00E72E4F">
            <w:rPr>
              <w:noProof/>
              <w:webHidden/>
            </w:rPr>
            <w:tab/>
          </w:r>
        </w:del>
        <w:del w:id="1949" w:author="t_竹沢 公佑" w:date="2019-08-22T13:55:00Z">
          <w:r w:rsidDel="007154FA">
            <w:rPr>
              <w:noProof/>
              <w:webHidden/>
            </w:rPr>
            <w:delText>106</w:delText>
          </w:r>
        </w:del>
      </w:ins>
    </w:p>
    <w:p w:rsidR="004D469C" w:rsidRPr="0029263E" w:rsidDel="00E72E4F" w:rsidRDefault="004D469C" w:rsidP="00AE4678">
      <w:pPr>
        <w:pStyle w:val="31"/>
        <w:tabs>
          <w:tab w:val="right" w:leader="dot" w:pos="9913"/>
        </w:tabs>
        <w:ind w:left="480"/>
        <w:rPr>
          <w:ins w:id="1950" w:author="s_佐野 光" w:date="2019-08-15T17:58:00Z"/>
          <w:del w:id="1951" w:author="t_竹沢 公佑" w:date="2019-09-19T16:56:00Z"/>
          <w:rFonts w:ascii="Century" w:eastAsia="ＭＳ 明朝" w:hAnsi="Century" w:cs="Times New Roman"/>
          <w:noProof/>
          <w:kern w:val="2"/>
          <w:sz w:val="21"/>
          <w:szCs w:val="22"/>
        </w:rPr>
      </w:pPr>
      <w:ins w:id="1952" w:author="s_佐野 光" w:date="2019-08-15T17:58:00Z">
        <w:del w:id="1953" w:author="t_竹沢 公佑" w:date="2019-09-19T16:56:00Z">
          <w:r w:rsidRPr="00F411DC" w:rsidDel="00E72E4F">
            <w:rPr>
              <w:rStyle w:val="a4"/>
              <w:noProof/>
            </w:rPr>
            <w:delText>6.2.6. SET_CHKSUM_ERR</w:delText>
          </w:r>
          <w:r w:rsidDel="00E72E4F">
            <w:rPr>
              <w:noProof/>
              <w:webHidden/>
            </w:rPr>
            <w:tab/>
          </w:r>
        </w:del>
        <w:del w:id="1954" w:author="t_竹沢 公佑" w:date="2019-08-22T13:55:00Z">
          <w:r w:rsidDel="007154FA">
            <w:rPr>
              <w:noProof/>
              <w:webHidden/>
            </w:rPr>
            <w:delText>106</w:delText>
          </w:r>
        </w:del>
      </w:ins>
    </w:p>
    <w:p w:rsidR="004D469C" w:rsidRPr="0029263E" w:rsidDel="00E72E4F" w:rsidRDefault="004D469C" w:rsidP="00AE4678">
      <w:pPr>
        <w:pStyle w:val="31"/>
        <w:tabs>
          <w:tab w:val="right" w:leader="dot" w:pos="9913"/>
        </w:tabs>
        <w:ind w:left="480"/>
        <w:rPr>
          <w:ins w:id="1955" w:author="s_佐野 光" w:date="2019-08-15T17:58:00Z"/>
          <w:del w:id="1956" w:author="t_竹沢 公佑" w:date="2019-09-19T16:56:00Z"/>
          <w:rFonts w:ascii="Century" w:eastAsia="ＭＳ 明朝" w:hAnsi="Century" w:cs="Times New Roman"/>
          <w:noProof/>
          <w:kern w:val="2"/>
          <w:sz w:val="21"/>
          <w:szCs w:val="22"/>
        </w:rPr>
      </w:pPr>
      <w:ins w:id="1957" w:author="s_佐野 光" w:date="2019-08-15T17:58:00Z">
        <w:del w:id="1958" w:author="t_竹沢 公佑" w:date="2019-09-19T16:56:00Z">
          <w:r w:rsidRPr="00F411DC" w:rsidDel="00E72E4F">
            <w:rPr>
              <w:rStyle w:val="a4"/>
              <w:noProof/>
            </w:rPr>
            <w:delText>6.2.7. SET_SQCNT_ERR</w:delText>
          </w:r>
          <w:r w:rsidDel="00E72E4F">
            <w:rPr>
              <w:noProof/>
              <w:webHidden/>
            </w:rPr>
            <w:tab/>
          </w:r>
        </w:del>
        <w:del w:id="1959" w:author="t_竹沢 公佑" w:date="2019-08-22T13:55:00Z">
          <w:r w:rsidDel="007154FA">
            <w:rPr>
              <w:noProof/>
              <w:webHidden/>
            </w:rPr>
            <w:delText>107</w:delText>
          </w:r>
        </w:del>
      </w:ins>
    </w:p>
    <w:p w:rsidR="004D469C" w:rsidRPr="0029263E" w:rsidDel="00E72E4F" w:rsidRDefault="004D469C" w:rsidP="00AE4678">
      <w:pPr>
        <w:pStyle w:val="31"/>
        <w:tabs>
          <w:tab w:val="right" w:leader="dot" w:pos="9913"/>
        </w:tabs>
        <w:ind w:left="480"/>
        <w:rPr>
          <w:ins w:id="1960" w:author="s_佐野 光" w:date="2019-08-15T17:58:00Z"/>
          <w:del w:id="1961" w:author="t_竹沢 公佑" w:date="2019-09-19T16:56:00Z"/>
          <w:rFonts w:ascii="Century" w:eastAsia="ＭＳ 明朝" w:hAnsi="Century" w:cs="Times New Roman"/>
          <w:noProof/>
          <w:kern w:val="2"/>
          <w:sz w:val="21"/>
          <w:szCs w:val="22"/>
        </w:rPr>
      </w:pPr>
      <w:ins w:id="1962" w:author="s_佐野 光" w:date="2019-08-15T17:58:00Z">
        <w:del w:id="1963" w:author="t_竹沢 公佑" w:date="2019-09-19T16:56:00Z">
          <w:r w:rsidRPr="00F411DC" w:rsidDel="00E72E4F">
            <w:rPr>
              <w:rStyle w:val="a4"/>
              <w:noProof/>
            </w:rPr>
            <w:delText>6.2.8. SET_SEU_STATUS</w:delText>
          </w:r>
          <w:r w:rsidDel="00E72E4F">
            <w:rPr>
              <w:noProof/>
              <w:webHidden/>
            </w:rPr>
            <w:tab/>
          </w:r>
        </w:del>
        <w:del w:id="1964" w:author="t_竹沢 公佑" w:date="2019-08-22T13:55:00Z">
          <w:r w:rsidDel="007154FA">
            <w:rPr>
              <w:noProof/>
              <w:webHidden/>
            </w:rPr>
            <w:delText>108</w:delText>
          </w:r>
        </w:del>
      </w:ins>
    </w:p>
    <w:p w:rsidR="004D469C" w:rsidRPr="0029263E" w:rsidDel="00E72E4F" w:rsidRDefault="004D469C" w:rsidP="00AE4678">
      <w:pPr>
        <w:pStyle w:val="31"/>
        <w:tabs>
          <w:tab w:val="right" w:leader="dot" w:pos="9913"/>
        </w:tabs>
        <w:ind w:left="480"/>
        <w:rPr>
          <w:ins w:id="1965" w:author="s_佐野 光" w:date="2019-08-15T17:58:00Z"/>
          <w:del w:id="1966" w:author="t_竹沢 公佑" w:date="2019-09-19T16:56:00Z"/>
          <w:rFonts w:ascii="Century" w:eastAsia="ＭＳ 明朝" w:hAnsi="Century" w:cs="Times New Roman"/>
          <w:noProof/>
          <w:kern w:val="2"/>
          <w:sz w:val="21"/>
          <w:szCs w:val="22"/>
        </w:rPr>
      </w:pPr>
      <w:ins w:id="1967" w:author="s_佐野 光" w:date="2019-08-15T17:58:00Z">
        <w:del w:id="1968" w:author="t_竹沢 公佑" w:date="2019-09-19T16:56:00Z">
          <w:r w:rsidRPr="00F411DC" w:rsidDel="00E72E4F">
            <w:rPr>
              <w:rStyle w:val="a4"/>
              <w:noProof/>
            </w:rPr>
            <w:delText>6.2.9. SET_SEU_INJERR</w:delText>
          </w:r>
          <w:r w:rsidDel="00E72E4F">
            <w:rPr>
              <w:noProof/>
              <w:webHidden/>
            </w:rPr>
            <w:tab/>
          </w:r>
        </w:del>
        <w:del w:id="1969" w:author="t_竹沢 公佑" w:date="2019-08-22T13:55:00Z">
          <w:r w:rsidDel="007154FA">
            <w:rPr>
              <w:noProof/>
              <w:webHidden/>
            </w:rPr>
            <w:delText>110</w:delText>
          </w:r>
        </w:del>
      </w:ins>
    </w:p>
    <w:p w:rsidR="004D469C" w:rsidRPr="0029263E" w:rsidDel="00E72E4F" w:rsidRDefault="004D469C" w:rsidP="00AE4678">
      <w:pPr>
        <w:pStyle w:val="31"/>
        <w:tabs>
          <w:tab w:val="right" w:leader="dot" w:pos="9913"/>
        </w:tabs>
        <w:ind w:left="480"/>
        <w:rPr>
          <w:ins w:id="1970" w:author="s_佐野 光" w:date="2019-08-15T17:58:00Z"/>
          <w:del w:id="1971" w:author="t_竹沢 公佑" w:date="2019-09-19T16:56:00Z"/>
          <w:rFonts w:ascii="Century" w:eastAsia="ＭＳ 明朝" w:hAnsi="Century" w:cs="Times New Roman"/>
          <w:noProof/>
          <w:kern w:val="2"/>
          <w:sz w:val="21"/>
          <w:szCs w:val="22"/>
        </w:rPr>
      </w:pPr>
      <w:ins w:id="1972" w:author="s_佐野 光" w:date="2019-08-15T17:58:00Z">
        <w:del w:id="1973" w:author="t_竹沢 公佑" w:date="2019-09-19T16:56:00Z">
          <w:r w:rsidRPr="00F411DC" w:rsidDel="00E72E4F">
            <w:rPr>
              <w:rStyle w:val="a4"/>
              <w:noProof/>
            </w:rPr>
            <w:delText>6.2.10. SET_SEU_RSTERR</w:delText>
          </w:r>
          <w:r w:rsidDel="00E72E4F">
            <w:rPr>
              <w:noProof/>
              <w:webHidden/>
            </w:rPr>
            <w:tab/>
          </w:r>
        </w:del>
        <w:del w:id="1974" w:author="t_竹沢 公佑" w:date="2019-08-22T13:55:00Z">
          <w:r w:rsidDel="007154FA">
            <w:rPr>
              <w:noProof/>
              <w:webHidden/>
            </w:rPr>
            <w:delText>112</w:delText>
          </w:r>
        </w:del>
      </w:ins>
    </w:p>
    <w:p w:rsidR="004D469C" w:rsidRPr="0029263E" w:rsidDel="00E72E4F" w:rsidRDefault="004D469C" w:rsidP="00AE4678">
      <w:pPr>
        <w:pStyle w:val="31"/>
        <w:tabs>
          <w:tab w:val="right" w:leader="dot" w:pos="9913"/>
        </w:tabs>
        <w:ind w:left="480"/>
        <w:rPr>
          <w:ins w:id="1975" w:author="s_佐野 光" w:date="2019-08-15T17:58:00Z"/>
          <w:del w:id="1976" w:author="t_竹沢 公佑" w:date="2019-09-19T16:56:00Z"/>
          <w:rFonts w:ascii="Century" w:eastAsia="ＭＳ 明朝" w:hAnsi="Century" w:cs="Times New Roman"/>
          <w:noProof/>
          <w:kern w:val="2"/>
          <w:sz w:val="21"/>
          <w:szCs w:val="22"/>
        </w:rPr>
      </w:pPr>
      <w:ins w:id="1977" w:author="s_佐野 光" w:date="2019-08-15T17:58:00Z">
        <w:del w:id="1978" w:author="t_竹沢 公佑" w:date="2019-09-19T16:56:00Z">
          <w:r w:rsidRPr="00F411DC" w:rsidDel="00E72E4F">
            <w:rPr>
              <w:rStyle w:val="a4"/>
              <w:noProof/>
            </w:rPr>
            <w:delText>6.2.11. SET_OVH_THRESHOLD</w:delText>
          </w:r>
          <w:r w:rsidDel="00E72E4F">
            <w:rPr>
              <w:noProof/>
              <w:webHidden/>
            </w:rPr>
            <w:tab/>
          </w:r>
        </w:del>
        <w:del w:id="1979" w:author="t_竹沢 公佑" w:date="2019-08-22T13:55:00Z">
          <w:r w:rsidDel="007154FA">
            <w:rPr>
              <w:noProof/>
              <w:webHidden/>
            </w:rPr>
            <w:delText>113</w:delText>
          </w:r>
        </w:del>
      </w:ins>
    </w:p>
    <w:p w:rsidR="004D469C" w:rsidRPr="0029263E" w:rsidDel="00E72E4F" w:rsidRDefault="004D469C" w:rsidP="00AE4678">
      <w:pPr>
        <w:pStyle w:val="31"/>
        <w:tabs>
          <w:tab w:val="right" w:leader="dot" w:pos="9913"/>
        </w:tabs>
        <w:ind w:left="480"/>
        <w:rPr>
          <w:ins w:id="1980" w:author="s_佐野 光" w:date="2019-08-15T17:58:00Z"/>
          <w:del w:id="1981" w:author="t_竹沢 公佑" w:date="2019-09-19T16:56:00Z"/>
          <w:rFonts w:ascii="Century" w:eastAsia="ＭＳ 明朝" w:hAnsi="Century" w:cs="Times New Roman"/>
          <w:noProof/>
          <w:kern w:val="2"/>
          <w:sz w:val="21"/>
          <w:szCs w:val="22"/>
        </w:rPr>
      </w:pPr>
      <w:ins w:id="1982" w:author="s_佐野 光" w:date="2019-08-15T17:58:00Z">
        <w:del w:id="1983" w:author="t_竹沢 公佑" w:date="2019-09-19T16:56:00Z">
          <w:r w:rsidRPr="00F411DC" w:rsidDel="00E72E4F">
            <w:rPr>
              <w:rStyle w:val="a4"/>
              <w:noProof/>
            </w:rPr>
            <w:delText>6.2.12. SET_DFR_FORCETX</w:delText>
          </w:r>
          <w:r w:rsidDel="00E72E4F">
            <w:rPr>
              <w:noProof/>
              <w:webHidden/>
            </w:rPr>
            <w:tab/>
          </w:r>
        </w:del>
        <w:del w:id="1984" w:author="t_竹沢 公佑" w:date="2019-08-22T13:55:00Z">
          <w:r w:rsidDel="007154FA">
            <w:rPr>
              <w:noProof/>
              <w:webHidden/>
            </w:rPr>
            <w:delText>114</w:delText>
          </w:r>
        </w:del>
      </w:ins>
    </w:p>
    <w:p w:rsidR="004D469C" w:rsidRPr="0029263E" w:rsidDel="00E72E4F" w:rsidRDefault="004D469C">
      <w:pPr>
        <w:pStyle w:val="10"/>
        <w:tabs>
          <w:tab w:val="left" w:pos="630"/>
          <w:tab w:val="right" w:leader="dot" w:pos="9913"/>
        </w:tabs>
        <w:rPr>
          <w:ins w:id="1985" w:author="s_佐野 光" w:date="2019-08-15T17:58:00Z"/>
          <w:del w:id="1986" w:author="t_竹沢 公佑" w:date="2019-09-19T16:56:00Z"/>
          <w:rFonts w:ascii="Century" w:eastAsia="ＭＳ 明朝" w:hAnsi="Century" w:cs="Times New Roman"/>
          <w:b w:val="0"/>
          <w:noProof/>
          <w:kern w:val="2"/>
          <w:sz w:val="21"/>
          <w:szCs w:val="22"/>
        </w:rPr>
      </w:pPr>
      <w:ins w:id="1987" w:author="s_佐野 光" w:date="2019-08-15T17:58:00Z">
        <w:del w:id="1988" w:author="t_竹沢 公佑" w:date="2019-09-19T16:56:00Z">
          <w:r w:rsidRPr="00F411DC" w:rsidDel="00E72E4F">
            <w:rPr>
              <w:rStyle w:val="a4"/>
              <w:noProof/>
            </w:rPr>
            <w:delText>7.</w:delText>
          </w:r>
          <w:r w:rsidRPr="0029263E" w:rsidDel="00E72E4F">
            <w:rPr>
              <w:rFonts w:ascii="Century" w:eastAsia="ＭＳ 明朝" w:hAnsi="Century" w:cs="Times New Roman"/>
              <w:b w:val="0"/>
              <w:noProof/>
              <w:kern w:val="2"/>
              <w:sz w:val="21"/>
              <w:szCs w:val="22"/>
            </w:rPr>
            <w:tab/>
          </w:r>
          <w:r w:rsidRPr="00F411DC" w:rsidDel="00E72E4F">
            <w:rPr>
              <w:rStyle w:val="a4"/>
              <w:noProof/>
              <w:lang w:val="en"/>
            </w:rPr>
            <w:delText>Appendix</w:delText>
          </w:r>
          <w:r w:rsidDel="00E72E4F">
            <w:rPr>
              <w:noProof/>
              <w:webHidden/>
            </w:rPr>
            <w:tab/>
          </w:r>
        </w:del>
        <w:del w:id="1989" w:author="t_竹沢 公佑" w:date="2019-08-22T13:55:00Z">
          <w:r w:rsidDel="007154FA">
            <w:rPr>
              <w:noProof/>
              <w:webHidden/>
            </w:rPr>
            <w:delText>115</w:delText>
          </w:r>
        </w:del>
      </w:ins>
    </w:p>
    <w:p w:rsidR="004D469C" w:rsidRPr="0029263E" w:rsidDel="00E72E4F" w:rsidRDefault="004D469C" w:rsidP="009E0F98">
      <w:pPr>
        <w:pStyle w:val="23"/>
        <w:tabs>
          <w:tab w:val="left" w:pos="840"/>
          <w:tab w:val="right" w:leader="dot" w:pos="9913"/>
        </w:tabs>
        <w:ind w:left="240"/>
        <w:rPr>
          <w:ins w:id="1990" w:author="s_佐野 光" w:date="2019-08-15T17:58:00Z"/>
          <w:del w:id="1991" w:author="t_竹沢 公佑" w:date="2019-09-19T16:56:00Z"/>
          <w:rFonts w:ascii="Century" w:eastAsia="ＭＳ 明朝" w:hAnsi="Century" w:cs="Times New Roman"/>
          <w:noProof/>
          <w:kern w:val="2"/>
          <w:sz w:val="21"/>
          <w:szCs w:val="22"/>
        </w:rPr>
      </w:pPr>
      <w:ins w:id="1992" w:author="s_佐野 光" w:date="2019-08-15T17:58:00Z">
        <w:del w:id="1993" w:author="t_竹沢 公佑" w:date="2019-09-19T16:56:00Z">
          <w:r w:rsidRPr="00F411DC" w:rsidDel="00E72E4F">
            <w:rPr>
              <w:rStyle w:val="a4"/>
              <w:noProof/>
            </w:rPr>
            <w:delText>7.1.</w:delText>
          </w:r>
          <w:r w:rsidRPr="0029263E" w:rsidDel="00E72E4F">
            <w:rPr>
              <w:rFonts w:ascii="Century" w:eastAsia="ＭＳ 明朝" w:hAnsi="Century" w:cs="Times New Roman"/>
              <w:noProof/>
              <w:kern w:val="2"/>
              <w:sz w:val="21"/>
              <w:szCs w:val="22"/>
            </w:rPr>
            <w:tab/>
          </w:r>
          <w:r w:rsidRPr="00F411DC" w:rsidDel="00E72E4F">
            <w:rPr>
              <w:rStyle w:val="a4"/>
              <w:noProof/>
              <w:lang w:val="en"/>
            </w:rPr>
            <w:delText>SFP module warning and alarm threshold</w:delText>
          </w:r>
          <w:r w:rsidDel="00E72E4F">
            <w:rPr>
              <w:noProof/>
              <w:webHidden/>
            </w:rPr>
            <w:tab/>
          </w:r>
        </w:del>
        <w:del w:id="1994" w:author="t_竹沢 公佑" w:date="2019-08-22T13:55:00Z">
          <w:r w:rsidDel="007154FA">
            <w:rPr>
              <w:noProof/>
              <w:webHidden/>
            </w:rPr>
            <w:delText>115</w:delText>
          </w:r>
        </w:del>
      </w:ins>
    </w:p>
    <w:p w:rsidR="004D469C" w:rsidRPr="0029263E" w:rsidDel="00E72E4F" w:rsidRDefault="004D469C" w:rsidP="00660099">
      <w:pPr>
        <w:pStyle w:val="23"/>
        <w:tabs>
          <w:tab w:val="left" w:pos="840"/>
          <w:tab w:val="right" w:leader="dot" w:pos="9913"/>
        </w:tabs>
        <w:ind w:left="240"/>
        <w:rPr>
          <w:ins w:id="1995" w:author="s_佐野 光" w:date="2019-08-15T17:58:00Z"/>
          <w:del w:id="1996" w:author="t_竹沢 公佑" w:date="2019-09-19T16:56:00Z"/>
          <w:rFonts w:ascii="Century" w:eastAsia="ＭＳ 明朝" w:hAnsi="Century" w:cs="Times New Roman"/>
          <w:noProof/>
          <w:kern w:val="2"/>
          <w:sz w:val="21"/>
          <w:szCs w:val="22"/>
        </w:rPr>
      </w:pPr>
      <w:ins w:id="1997" w:author="s_佐野 光" w:date="2019-08-15T17:58:00Z">
        <w:del w:id="1998" w:author="t_竹沢 公佑" w:date="2019-09-19T16:56:00Z">
          <w:r w:rsidRPr="00F411DC" w:rsidDel="00E72E4F">
            <w:rPr>
              <w:rStyle w:val="a4"/>
              <w:noProof/>
            </w:rPr>
            <w:delText>7.2.</w:delText>
          </w:r>
          <w:r w:rsidRPr="0029263E" w:rsidDel="00E72E4F">
            <w:rPr>
              <w:rFonts w:ascii="Century" w:eastAsia="ＭＳ 明朝" w:hAnsi="Century" w:cs="Times New Roman"/>
              <w:noProof/>
              <w:kern w:val="2"/>
              <w:sz w:val="21"/>
              <w:szCs w:val="22"/>
            </w:rPr>
            <w:tab/>
          </w:r>
          <w:r w:rsidRPr="00F411DC" w:rsidDel="00E72E4F">
            <w:rPr>
              <w:rStyle w:val="a4"/>
              <w:noProof/>
            </w:rPr>
            <w:delText>Acronym and meanings of abbreviation</w:delText>
          </w:r>
          <w:r w:rsidDel="00E72E4F">
            <w:rPr>
              <w:noProof/>
              <w:webHidden/>
            </w:rPr>
            <w:tab/>
          </w:r>
        </w:del>
        <w:del w:id="1999" w:author="t_竹沢 公佑" w:date="2019-08-22T13:55:00Z">
          <w:r w:rsidDel="007154FA">
            <w:rPr>
              <w:noProof/>
              <w:webHidden/>
            </w:rPr>
            <w:delText>116</w:delText>
          </w:r>
        </w:del>
      </w:ins>
    </w:p>
    <w:p w:rsidR="004D469C" w:rsidRPr="0029263E" w:rsidDel="00E72E4F" w:rsidRDefault="004D469C" w:rsidP="00920730">
      <w:pPr>
        <w:pStyle w:val="23"/>
        <w:tabs>
          <w:tab w:val="left" w:pos="840"/>
          <w:tab w:val="right" w:leader="dot" w:pos="9913"/>
        </w:tabs>
        <w:ind w:left="240"/>
        <w:rPr>
          <w:ins w:id="2000" w:author="s_佐野 光" w:date="2019-08-15T17:58:00Z"/>
          <w:del w:id="2001" w:author="t_竹沢 公佑" w:date="2019-09-19T16:56:00Z"/>
          <w:rFonts w:ascii="Century" w:eastAsia="ＭＳ 明朝" w:hAnsi="Century" w:cs="Times New Roman"/>
          <w:noProof/>
          <w:kern w:val="2"/>
          <w:sz w:val="21"/>
          <w:szCs w:val="22"/>
        </w:rPr>
      </w:pPr>
      <w:ins w:id="2002" w:author="s_佐野 光" w:date="2019-08-15T17:58:00Z">
        <w:del w:id="2003" w:author="t_竹沢 公佑" w:date="2019-09-19T16:56:00Z">
          <w:r w:rsidRPr="00F411DC" w:rsidDel="00E72E4F">
            <w:rPr>
              <w:rStyle w:val="a4"/>
              <w:noProof/>
            </w:rPr>
            <w:delText>7.3.</w:delText>
          </w:r>
          <w:r w:rsidRPr="0029263E" w:rsidDel="00E72E4F">
            <w:rPr>
              <w:rFonts w:ascii="Century" w:eastAsia="ＭＳ 明朝" w:hAnsi="Century" w:cs="Times New Roman"/>
              <w:noProof/>
              <w:kern w:val="2"/>
              <w:sz w:val="21"/>
              <w:szCs w:val="22"/>
            </w:rPr>
            <w:tab/>
          </w:r>
          <w:r w:rsidRPr="00F411DC" w:rsidDel="00E72E4F">
            <w:rPr>
              <w:rStyle w:val="a4"/>
              <w:noProof/>
            </w:rPr>
            <w:delText>SEU Mitigation</w:delText>
          </w:r>
          <w:r w:rsidDel="00E72E4F">
            <w:rPr>
              <w:noProof/>
              <w:webHidden/>
            </w:rPr>
            <w:tab/>
          </w:r>
        </w:del>
        <w:del w:id="2004" w:author="t_竹沢 公佑" w:date="2019-08-22T13:55:00Z">
          <w:r w:rsidDel="007154FA">
            <w:rPr>
              <w:noProof/>
              <w:webHidden/>
            </w:rPr>
            <w:delText>117</w:delText>
          </w:r>
        </w:del>
      </w:ins>
    </w:p>
    <w:p w:rsidR="004D469C" w:rsidRPr="0029263E" w:rsidDel="00E72E4F" w:rsidRDefault="004D469C" w:rsidP="009A5FCB">
      <w:pPr>
        <w:pStyle w:val="31"/>
        <w:tabs>
          <w:tab w:val="right" w:leader="dot" w:pos="9913"/>
        </w:tabs>
        <w:ind w:left="480"/>
        <w:rPr>
          <w:ins w:id="2005" w:author="s_佐野 光" w:date="2019-08-15T17:58:00Z"/>
          <w:del w:id="2006" w:author="t_竹沢 公佑" w:date="2019-09-19T16:56:00Z"/>
          <w:rFonts w:ascii="Century" w:eastAsia="ＭＳ 明朝" w:hAnsi="Century" w:cs="Times New Roman"/>
          <w:noProof/>
          <w:kern w:val="2"/>
          <w:sz w:val="21"/>
          <w:szCs w:val="22"/>
        </w:rPr>
      </w:pPr>
      <w:ins w:id="2007" w:author="s_佐野 光" w:date="2019-08-15T17:58:00Z">
        <w:del w:id="2008" w:author="t_竹沢 公佑" w:date="2019-09-19T16:56:00Z">
          <w:r w:rsidRPr="00F411DC" w:rsidDel="00E72E4F">
            <w:rPr>
              <w:rStyle w:val="a4"/>
              <w:noProof/>
            </w:rPr>
            <w:delText>7.3.1. Function detail</w:delText>
          </w:r>
          <w:r w:rsidDel="00E72E4F">
            <w:rPr>
              <w:noProof/>
              <w:webHidden/>
            </w:rPr>
            <w:tab/>
          </w:r>
        </w:del>
        <w:del w:id="2009" w:author="t_竹沢 公佑" w:date="2019-08-22T13:55:00Z">
          <w:r w:rsidDel="007154FA">
            <w:rPr>
              <w:noProof/>
              <w:webHidden/>
            </w:rPr>
            <w:delText>118</w:delText>
          </w:r>
        </w:del>
      </w:ins>
    </w:p>
    <w:p w:rsidR="004D469C" w:rsidRPr="0029263E" w:rsidDel="00E72E4F" w:rsidRDefault="004D469C" w:rsidP="003347B5">
      <w:pPr>
        <w:pStyle w:val="31"/>
        <w:tabs>
          <w:tab w:val="right" w:leader="dot" w:pos="9913"/>
        </w:tabs>
        <w:ind w:left="480"/>
        <w:rPr>
          <w:ins w:id="2010" w:author="s_佐野 光" w:date="2019-08-15T17:58:00Z"/>
          <w:del w:id="2011" w:author="t_竹沢 公佑" w:date="2019-09-19T16:56:00Z"/>
          <w:rFonts w:ascii="Century" w:eastAsia="ＭＳ 明朝" w:hAnsi="Century" w:cs="Times New Roman"/>
          <w:noProof/>
          <w:kern w:val="2"/>
          <w:sz w:val="21"/>
          <w:szCs w:val="22"/>
        </w:rPr>
      </w:pPr>
      <w:ins w:id="2012" w:author="s_佐野 光" w:date="2019-08-15T17:58:00Z">
        <w:del w:id="2013" w:author="t_竹沢 公佑" w:date="2019-09-19T16:56:00Z">
          <w:r w:rsidRPr="00F411DC" w:rsidDel="00E72E4F">
            <w:rPr>
              <w:rStyle w:val="a4"/>
              <w:noProof/>
            </w:rPr>
            <w:delText>7.3.2. Usage</w:delText>
          </w:r>
          <w:r w:rsidDel="00E72E4F">
            <w:rPr>
              <w:noProof/>
              <w:webHidden/>
            </w:rPr>
            <w:tab/>
          </w:r>
        </w:del>
        <w:del w:id="2014" w:author="t_竹沢 公佑" w:date="2019-08-22T13:55:00Z">
          <w:r w:rsidDel="007154FA">
            <w:rPr>
              <w:noProof/>
              <w:webHidden/>
            </w:rPr>
            <w:delText>121</w:delText>
          </w:r>
        </w:del>
      </w:ins>
    </w:p>
    <w:p w:rsidR="004D469C" w:rsidRPr="0029263E" w:rsidDel="00E72E4F" w:rsidRDefault="004D469C" w:rsidP="00BA68F1">
      <w:pPr>
        <w:pStyle w:val="23"/>
        <w:tabs>
          <w:tab w:val="left" w:pos="840"/>
          <w:tab w:val="right" w:leader="dot" w:pos="9913"/>
        </w:tabs>
        <w:ind w:left="240"/>
        <w:rPr>
          <w:ins w:id="2015" w:author="s_佐野 光" w:date="2019-08-15T17:58:00Z"/>
          <w:del w:id="2016" w:author="t_竹沢 公佑" w:date="2019-09-19T16:56:00Z"/>
          <w:rFonts w:ascii="Century" w:eastAsia="ＭＳ 明朝" w:hAnsi="Century" w:cs="Times New Roman"/>
          <w:noProof/>
          <w:kern w:val="2"/>
          <w:sz w:val="21"/>
          <w:szCs w:val="22"/>
        </w:rPr>
      </w:pPr>
      <w:ins w:id="2017" w:author="s_佐野 光" w:date="2019-08-15T17:58:00Z">
        <w:del w:id="2018" w:author="t_竹沢 公佑" w:date="2019-09-19T16:56:00Z">
          <w:r w:rsidRPr="00F411DC" w:rsidDel="00E72E4F">
            <w:rPr>
              <w:rStyle w:val="a4"/>
              <w:noProof/>
            </w:rPr>
            <w:delText>7.4.</w:delText>
          </w:r>
          <w:r w:rsidRPr="0029263E" w:rsidDel="00E72E4F">
            <w:rPr>
              <w:rFonts w:ascii="Century" w:eastAsia="ＭＳ 明朝" w:hAnsi="Century" w:cs="Times New Roman"/>
              <w:noProof/>
              <w:kern w:val="2"/>
              <w:sz w:val="21"/>
              <w:szCs w:val="22"/>
            </w:rPr>
            <w:tab/>
          </w:r>
          <w:r w:rsidRPr="00F411DC" w:rsidDel="00E72E4F">
            <w:rPr>
              <w:rStyle w:val="a4"/>
              <w:noProof/>
              <w:lang w:val="en"/>
            </w:rPr>
            <w:delText>The overheating protection</w:delText>
          </w:r>
          <w:r w:rsidDel="00E72E4F">
            <w:rPr>
              <w:noProof/>
              <w:webHidden/>
            </w:rPr>
            <w:tab/>
          </w:r>
        </w:del>
        <w:del w:id="2019" w:author="t_竹沢 公佑" w:date="2019-08-22T13:55:00Z">
          <w:r w:rsidDel="007154FA">
            <w:rPr>
              <w:noProof/>
              <w:webHidden/>
            </w:rPr>
            <w:delText>124</w:delText>
          </w:r>
        </w:del>
      </w:ins>
    </w:p>
    <w:p w:rsidR="004D469C" w:rsidRPr="0029263E" w:rsidDel="00E72E4F" w:rsidRDefault="004D469C" w:rsidP="00F1360B">
      <w:pPr>
        <w:pStyle w:val="31"/>
        <w:tabs>
          <w:tab w:val="right" w:leader="dot" w:pos="9913"/>
        </w:tabs>
        <w:ind w:left="480"/>
        <w:rPr>
          <w:ins w:id="2020" w:author="s_佐野 光" w:date="2019-08-15T17:58:00Z"/>
          <w:del w:id="2021" w:author="t_竹沢 公佑" w:date="2019-09-19T16:56:00Z"/>
          <w:rFonts w:ascii="Century" w:eastAsia="ＭＳ 明朝" w:hAnsi="Century" w:cs="Times New Roman"/>
          <w:noProof/>
          <w:kern w:val="2"/>
          <w:sz w:val="21"/>
          <w:szCs w:val="22"/>
        </w:rPr>
      </w:pPr>
      <w:ins w:id="2022" w:author="s_佐野 光" w:date="2019-08-15T17:58:00Z">
        <w:del w:id="2023" w:author="t_竹沢 公佑" w:date="2019-09-19T16:56:00Z">
          <w:r w:rsidRPr="00F411DC" w:rsidDel="00E72E4F">
            <w:rPr>
              <w:rStyle w:val="a4"/>
              <w:noProof/>
            </w:rPr>
            <w:delText>7.4.1. Log</w:delText>
          </w:r>
          <w:r w:rsidDel="00E72E4F">
            <w:rPr>
              <w:noProof/>
              <w:webHidden/>
            </w:rPr>
            <w:tab/>
          </w:r>
        </w:del>
        <w:del w:id="2024" w:author="t_竹沢 公佑" w:date="2019-08-22T13:55:00Z">
          <w:r w:rsidDel="007154FA">
            <w:rPr>
              <w:noProof/>
              <w:webHidden/>
            </w:rPr>
            <w:delText>126</w:delText>
          </w:r>
        </w:del>
      </w:ins>
    </w:p>
    <w:p w:rsidR="004D469C" w:rsidRPr="0029263E" w:rsidDel="00E72E4F" w:rsidRDefault="004D469C" w:rsidP="00F1360B">
      <w:pPr>
        <w:pStyle w:val="31"/>
        <w:tabs>
          <w:tab w:val="right" w:leader="dot" w:pos="9913"/>
        </w:tabs>
        <w:ind w:left="480"/>
        <w:rPr>
          <w:ins w:id="2025" w:author="s_佐野 光" w:date="2019-08-15T17:58:00Z"/>
          <w:del w:id="2026" w:author="t_竹沢 公佑" w:date="2019-09-19T16:56:00Z"/>
          <w:rFonts w:ascii="Century" w:eastAsia="ＭＳ 明朝" w:hAnsi="Century" w:cs="Times New Roman"/>
          <w:noProof/>
          <w:kern w:val="2"/>
          <w:sz w:val="21"/>
          <w:szCs w:val="22"/>
        </w:rPr>
      </w:pPr>
      <w:ins w:id="2027" w:author="s_佐野 光" w:date="2019-08-15T17:58:00Z">
        <w:del w:id="2028" w:author="t_竹沢 公佑" w:date="2019-09-19T16:56:00Z">
          <w:r w:rsidRPr="00F411DC" w:rsidDel="00E72E4F">
            <w:rPr>
              <w:rStyle w:val="a4"/>
              <w:noProof/>
            </w:rPr>
            <w:delText>7.4.2. Oveaheat flag</w:delText>
          </w:r>
          <w:r w:rsidDel="00E72E4F">
            <w:rPr>
              <w:noProof/>
              <w:webHidden/>
            </w:rPr>
            <w:tab/>
          </w:r>
        </w:del>
        <w:del w:id="2029" w:author="t_竹沢 公佑" w:date="2019-08-22T13:55:00Z">
          <w:r w:rsidDel="007154FA">
            <w:rPr>
              <w:noProof/>
              <w:webHidden/>
            </w:rPr>
            <w:delText>127</w:delText>
          </w:r>
        </w:del>
      </w:ins>
    </w:p>
    <w:p w:rsidR="00FD7F5E" w:rsidRPr="003E5CC4" w:rsidDel="00E72E4F" w:rsidRDefault="00FD7F5E">
      <w:pPr>
        <w:pStyle w:val="10"/>
        <w:tabs>
          <w:tab w:val="left" w:pos="630"/>
          <w:tab w:val="right" w:leader="dot" w:pos="9913"/>
        </w:tabs>
        <w:rPr>
          <w:del w:id="2030" w:author="t_竹沢 公佑" w:date="2019-09-19T16:56:00Z"/>
          <w:rFonts w:ascii="Century" w:eastAsia="ＭＳ 明朝" w:hAnsi="Century" w:cs="Times New Roman"/>
          <w:b w:val="0"/>
          <w:noProof/>
          <w:kern w:val="2"/>
          <w:sz w:val="21"/>
          <w:szCs w:val="22"/>
        </w:rPr>
      </w:pPr>
      <w:del w:id="2031" w:author="t_竹沢 公佑" w:date="2019-09-19T16:56:00Z">
        <w:r w:rsidRPr="003908FE" w:rsidDel="00E72E4F">
          <w:rPr>
            <w:rStyle w:val="a4"/>
            <w:noProof/>
          </w:rPr>
          <w:delText>1.</w:delText>
        </w:r>
        <w:r w:rsidRPr="003E5CC4" w:rsidDel="00E72E4F">
          <w:rPr>
            <w:rFonts w:ascii="Century" w:eastAsia="ＭＳ 明朝" w:hAnsi="Century" w:cs="Times New Roman"/>
            <w:b w:val="0"/>
            <w:noProof/>
            <w:kern w:val="2"/>
            <w:sz w:val="21"/>
            <w:szCs w:val="22"/>
          </w:rPr>
          <w:tab/>
        </w:r>
        <w:r w:rsidRPr="003908FE" w:rsidDel="00E72E4F">
          <w:rPr>
            <w:rStyle w:val="a4"/>
            <w:noProof/>
          </w:rPr>
          <w:delText>Overview</w:delText>
        </w:r>
        <w:r w:rsidDel="00E72E4F">
          <w:rPr>
            <w:noProof/>
            <w:webHidden/>
          </w:rPr>
          <w:tab/>
          <w:delText>26</w:delText>
        </w:r>
      </w:del>
    </w:p>
    <w:p w:rsidR="00FD7F5E" w:rsidRPr="003E5CC4" w:rsidDel="00E72E4F" w:rsidRDefault="00FD7F5E" w:rsidP="00FD7F5E">
      <w:pPr>
        <w:pStyle w:val="23"/>
        <w:tabs>
          <w:tab w:val="left" w:pos="840"/>
          <w:tab w:val="right" w:leader="dot" w:pos="9913"/>
        </w:tabs>
        <w:ind w:left="240"/>
        <w:rPr>
          <w:del w:id="2032" w:author="t_竹沢 公佑" w:date="2019-09-19T16:56:00Z"/>
          <w:rFonts w:ascii="Century" w:eastAsia="ＭＳ 明朝" w:hAnsi="Century" w:cs="Times New Roman"/>
          <w:noProof/>
          <w:kern w:val="2"/>
          <w:sz w:val="21"/>
          <w:szCs w:val="22"/>
        </w:rPr>
      </w:pPr>
      <w:del w:id="2033" w:author="t_竹沢 公佑" w:date="2019-09-19T16:56:00Z">
        <w:r w:rsidRPr="003908FE" w:rsidDel="00E72E4F">
          <w:rPr>
            <w:rStyle w:val="a4"/>
            <w:noProof/>
          </w:rPr>
          <w:delText>1.1.</w:delText>
        </w:r>
        <w:r w:rsidRPr="003E5CC4" w:rsidDel="00E72E4F">
          <w:rPr>
            <w:rFonts w:ascii="Century" w:eastAsia="ＭＳ 明朝" w:hAnsi="Century" w:cs="Times New Roman"/>
            <w:noProof/>
            <w:kern w:val="2"/>
            <w:sz w:val="21"/>
            <w:szCs w:val="22"/>
          </w:rPr>
          <w:tab/>
        </w:r>
        <w:r w:rsidRPr="003908FE" w:rsidDel="00E72E4F">
          <w:rPr>
            <w:rStyle w:val="a4"/>
            <w:noProof/>
            <w:lang w:val="en"/>
          </w:rPr>
          <w:delText>Introduction</w:delText>
        </w:r>
        <w:r w:rsidDel="00E72E4F">
          <w:rPr>
            <w:noProof/>
            <w:webHidden/>
          </w:rPr>
          <w:tab/>
          <w:delText>26</w:delText>
        </w:r>
      </w:del>
    </w:p>
    <w:p w:rsidR="00FD7F5E" w:rsidRPr="003E5CC4" w:rsidDel="00E72E4F" w:rsidRDefault="00FD7F5E" w:rsidP="00FD7F5E">
      <w:pPr>
        <w:pStyle w:val="23"/>
        <w:tabs>
          <w:tab w:val="left" w:pos="840"/>
          <w:tab w:val="right" w:leader="dot" w:pos="9913"/>
        </w:tabs>
        <w:ind w:left="240"/>
        <w:rPr>
          <w:del w:id="2034" w:author="t_竹沢 公佑" w:date="2019-09-19T16:56:00Z"/>
          <w:rFonts w:ascii="Century" w:eastAsia="ＭＳ 明朝" w:hAnsi="Century" w:cs="Times New Roman"/>
          <w:noProof/>
          <w:kern w:val="2"/>
          <w:sz w:val="21"/>
          <w:szCs w:val="22"/>
        </w:rPr>
      </w:pPr>
      <w:del w:id="2035" w:author="t_竹沢 公佑" w:date="2019-09-19T16:56:00Z">
        <w:r w:rsidRPr="003908FE" w:rsidDel="00E72E4F">
          <w:rPr>
            <w:rStyle w:val="a4"/>
            <w:noProof/>
          </w:rPr>
          <w:delText>1.2.</w:delText>
        </w:r>
        <w:r w:rsidRPr="003E5CC4" w:rsidDel="00E72E4F">
          <w:rPr>
            <w:rFonts w:ascii="Century" w:eastAsia="ＭＳ 明朝" w:hAnsi="Century" w:cs="Times New Roman"/>
            <w:noProof/>
            <w:kern w:val="2"/>
            <w:sz w:val="21"/>
            <w:szCs w:val="22"/>
          </w:rPr>
          <w:tab/>
        </w:r>
        <w:r w:rsidRPr="003908FE" w:rsidDel="00E72E4F">
          <w:rPr>
            <w:rStyle w:val="a4"/>
            <w:noProof/>
            <w:lang w:val="en"/>
          </w:rPr>
          <w:delText>The kinds of DRXP board</w:delText>
        </w:r>
        <w:r w:rsidDel="00E72E4F">
          <w:rPr>
            <w:noProof/>
            <w:webHidden/>
          </w:rPr>
          <w:tab/>
          <w:delText>29</w:delText>
        </w:r>
      </w:del>
    </w:p>
    <w:p w:rsidR="00FD7F5E" w:rsidRPr="003E5CC4" w:rsidDel="00E72E4F" w:rsidRDefault="00FD7F5E" w:rsidP="00FD7F5E">
      <w:pPr>
        <w:pStyle w:val="23"/>
        <w:tabs>
          <w:tab w:val="left" w:pos="840"/>
          <w:tab w:val="right" w:leader="dot" w:pos="9913"/>
        </w:tabs>
        <w:ind w:left="240"/>
        <w:rPr>
          <w:del w:id="2036" w:author="t_竹沢 公佑" w:date="2019-09-19T16:56:00Z"/>
          <w:rFonts w:ascii="Century" w:eastAsia="ＭＳ 明朝" w:hAnsi="Century" w:cs="Times New Roman"/>
          <w:noProof/>
          <w:kern w:val="2"/>
          <w:sz w:val="21"/>
          <w:szCs w:val="22"/>
        </w:rPr>
      </w:pPr>
      <w:del w:id="2037" w:author="t_竹沢 公佑" w:date="2019-09-19T16:56:00Z">
        <w:r w:rsidRPr="003908FE" w:rsidDel="00E72E4F">
          <w:rPr>
            <w:rStyle w:val="a4"/>
            <w:noProof/>
          </w:rPr>
          <w:delText>1.3.</w:delText>
        </w:r>
        <w:r w:rsidRPr="003E5CC4" w:rsidDel="00E72E4F">
          <w:rPr>
            <w:rFonts w:ascii="Century" w:eastAsia="ＭＳ 明朝" w:hAnsi="Century" w:cs="Times New Roman"/>
            <w:noProof/>
            <w:kern w:val="2"/>
            <w:sz w:val="21"/>
            <w:szCs w:val="22"/>
          </w:rPr>
          <w:tab/>
        </w:r>
        <w:r w:rsidRPr="003908FE" w:rsidDel="00E72E4F">
          <w:rPr>
            <w:rStyle w:val="a4"/>
            <w:noProof/>
            <w:lang w:val="en"/>
          </w:rPr>
          <w:delText>Scope of this document</w:delText>
        </w:r>
        <w:r w:rsidDel="00E72E4F">
          <w:rPr>
            <w:noProof/>
            <w:webHidden/>
          </w:rPr>
          <w:tab/>
          <w:delText>31</w:delText>
        </w:r>
      </w:del>
    </w:p>
    <w:p w:rsidR="00FD7F5E" w:rsidRPr="003E5CC4" w:rsidDel="00E72E4F" w:rsidRDefault="00FD7F5E" w:rsidP="00FD7F5E">
      <w:pPr>
        <w:pStyle w:val="31"/>
        <w:tabs>
          <w:tab w:val="right" w:leader="dot" w:pos="9913"/>
        </w:tabs>
        <w:ind w:left="480"/>
        <w:rPr>
          <w:del w:id="2038" w:author="t_竹沢 公佑" w:date="2019-09-19T16:56:00Z"/>
          <w:rFonts w:ascii="Century" w:eastAsia="ＭＳ 明朝" w:hAnsi="Century" w:cs="Times New Roman"/>
          <w:noProof/>
          <w:kern w:val="2"/>
          <w:sz w:val="21"/>
          <w:szCs w:val="22"/>
        </w:rPr>
      </w:pPr>
      <w:del w:id="2039" w:author="t_竹沢 公佑" w:date="2019-09-19T16:56:00Z">
        <w:r w:rsidRPr="003908FE" w:rsidDel="00E72E4F">
          <w:rPr>
            <w:rStyle w:val="a4"/>
            <w:noProof/>
          </w:rPr>
          <w:delText>1.3.1. Correspondence table between driver version and FPGA (prototype)</w:delText>
        </w:r>
        <w:r w:rsidDel="00E72E4F">
          <w:rPr>
            <w:noProof/>
            <w:webHidden/>
          </w:rPr>
          <w:tab/>
          <w:delText>31</w:delText>
        </w:r>
      </w:del>
    </w:p>
    <w:p w:rsidR="00FD7F5E" w:rsidRPr="003E5CC4" w:rsidDel="00E72E4F" w:rsidRDefault="00FD7F5E" w:rsidP="00FD7F5E">
      <w:pPr>
        <w:pStyle w:val="31"/>
        <w:tabs>
          <w:tab w:val="right" w:leader="dot" w:pos="9913"/>
        </w:tabs>
        <w:ind w:left="480"/>
        <w:rPr>
          <w:del w:id="2040" w:author="t_竹沢 公佑" w:date="2019-09-19T16:56:00Z"/>
          <w:rFonts w:ascii="Century" w:eastAsia="ＭＳ 明朝" w:hAnsi="Century" w:cs="Times New Roman"/>
          <w:noProof/>
          <w:kern w:val="2"/>
          <w:sz w:val="21"/>
          <w:szCs w:val="22"/>
        </w:rPr>
      </w:pPr>
      <w:del w:id="2041" w:author="t_竹沢 公佑" w:date="2019-09-19T16:56:00Z">
        <w:r w:rsidRPr="003908FE" w:rsidDel="00E72E4F">
          <w:rPr>
            <w:rStyle w:val="a4"/>
            <w:noProof/>
          </w:rPr>
          <w:delText>1.3.2. Correspondence table between driver version and FPGA (production)</w:delText>
        </w:r>
        <w:r w:rsidDel="00E72E4F">
          <w:rPr>
            <w:noProof/>
            <w:webHidden/>
          </w:rPr>
          <w:tab/>
          <w:delText>32</w:delText>
        </w:r>
      </w:del>
    </w:p>
    <w:p w:rsidR="00FD7F5E" w:rsidRPr="003E5CC4" w:rsidDel="00E72E4F" w:rsidRDefault="00FD7F5E">
      <w:pPr>
        <w:pStyle w:val="10"/>
        <w:tabs>
          <w:tab w:val="left" w:pos="630"/>
          <w:tab w:val="right" w:leader="dot" w:pos="9913"/>
        </w:tabs>
        <w:rPr>
          <w:del w:id="2042" w:author="t_竹沢 公佑" w:date="2019-09-19T16:56:00Z"/>
          <w:rFonts w:ascii="Century" w:eastAsia="ＭＳ 明朝" w:hAnsi="Century" w:cs="Times New Roman"/>
          <w:b w:val="0"/>
          <w:noProof/>
          <w:kern w:val="2"/>
          <w:sz w:val="21"/>
          <w:szCs w:val="22"/>
        </w:rPr>
      </w:pPr>
      <w:del w:id="2043" w:author="t_竹沢 公佑" w:date="2019-09-19T16:56:00Z">
        <w:r w:rsidRPr="003908FE" w:rsidDel="00E72E4F">
          <w:rPr>
            <w:rStyle w:val="a4"/>
            <w:noProof/>
          </w:rPr>
          <w:delText>2.</w:delText>
        </w:r>
        <w:r w:rsidRPr="003E5CC4" w:rsidDel="00E72E4F">
          <w:rPr>
            <w:rFonts w:ascii="Century" w:eastAsia="ＭＳ 明朝" w:hAnsi="Century" w:cs="Times New Roman"/>
            <w:b w:val="0"/>
            <w:noProof/>
            <w:kern w:val="2"/>
            <w:sz w:val="21"/>
            <w:szCs w:val="22"/>
          </w:rPr>
          <w:tab/>
        </w:r>
        <w:r w:rsidRPr="003908FE" w:rsidDel="00E72E4F">
          <w:rPr>
            <w:rStyle w:val="a4"/>
            <w:noProof/>
            <w:lang w:val="en"/>
          </w:rPr>
          <w:delText xml:space="preserve">Structure of Data </w:delText>
        </w:r>
        <w:r w:rsidRPr="003908FE" w:rsidDel="00E72E4F">
          <w:rPr>
            <w:rStyle w:val="a4"/>
            <w:noProof/>
          </w:rPr>
          <w:delText>Buffer</w:delText>
        </w:r>
        <w:r w:rsidDel="00E72E4F">
          <w:rPr>
            <w:noProof/>
            <w:webHidden/>
          </w:rPr>
          <w:tab/>
          <w:delText>33</w:delText>
        </w:r>
      </w:del>
    </w:p>
    <w:p w:rsidR="00FD7F5E" w:rsidRPr="003E5CC4" w:rsidDel="00E72E4F" w:rsidRDefault="00FD7F5E" w:rsidP="00FD7F5E">
      <w:pPr>
        <w:pStyle w:val="23"/>
        <w:tabs>
          <w:tab w:val="left" w:pos="840"/>
          <w:tab w:val="right" w:leader="dot" w:pos="9913"/>
        </w:tabs>
        <w:ind w:left="240"/>
        <w:rPr>
          <w:del w:id="2044" w:author="t_竹沢 公佑" w:date="2019-09-19T16:56:00Z"/>
          <w:rFonts w:ascii="Century" w:eastAsia="ＭＳ 明朝" w:hAnsi="Century" w:cs="Times New Roman"/>
          <w:noProof/>
          <w:kern w:val="2"/>
          <w:sz w:val="21"/>
          <w:szCs w:val="22"/>
        </w:rPr>
      </w:pPr>
      <w:del w:id="2045" w:author="t_竹沢 公佑" w:date="2019-09-19T16:56:00Z">
        <w:r w:rsidRPr="003908FE" w:rsidDel="00E72E4F">
          <w:rPr>
            <w:rStyle w:val="a4"/>
            <w:noProof/>
          </w:rPr>
          <w:delText>2.1.</w:delText>
        </w:r>
        <w:r w:rsidRPr="003E5CC4" w:rsidDel="00E72E4F">
          <w:rPr>
            <w:rFonts w:ascii="Century" w:eastAsia="ＭＳ 明朝" w:hAnsi="Century" w:cs="Times New Roman"/>
            <w:noProof/>
            <w:kern w:val="2"/>
            <w:sz w:val="21"/>
            <w:szCs w:val="22"/>
          </w:rPr>
          <w:tab/>
        </w:r>
        <w:r w:rsidRPr="003908FE" w:rsidDel="00E72E4F">
          <w:rPr>
            <w:rStyle w:val="a4"/>
            <w:noProof/>
            <w:lang w:val="en"/>
          </w:rPr>
          <w:delText xml:space="preserve">Structure of Receive Ring </w:delText>
        </w:r>
        <w:r w:rsidRPr="003908FE" w:rsidDel="00E72E4F">
          <w:rPr>
            <w:rStyle w:val="a4"/>
            <w:noProof/>
          </w:rPr>
          <w:delText>Buffer</w:delText>
        </w:r>
        <w:r w:rsidDel="00E72E4F">
          <w:rPr>
            <w:noProof/>
            <w:webHidden/>
          </w:rPr>
          <w:tab/>
          <w:delText>33</w:delText>
        </w:r>
      </w:del>
    </w:p>
    <w:p w:rsidR="00FD7F5E" w:rsidRPr="003E5CC4" w:rsidDel="00E72E4F" w:rsidRDefault="00FD7F5E" w:rsidP="00FD7F5E">
      <w:pPr>
        <w:pStyle w:val="23"/>
        <w:tabs>
          <w:tab w:val="left" w:pos="840"/>
          <w:tab w:val="right" w:leader="dot" w:pos="9913"/>
        </w:tabs>
        <w:ind w:left="240"/>
        <w:rPr>
          <w:del w:id="2046" w:author="t_竹沢 公佑" w:date="2019-09-19T16:56:00Z"/>
          <w:rFonts w:ascii="Century" w:eastAsia="ＭＳ 明朝" w:hAnsi="Century" w:cs="Times New Roman"/>
          <w:noProof/>
          <w:kern w:val="2"/>
          <w:sz w:val="21"/>
          <w:szCs w:val="22"/>
        </w:rPr>
      </w:pPr>
      <w:del w:id="2047" w:author="t_竹沢 公佑" w:date="2019-09-19T16:56:00Z">
        <w:r w:rsidRPr="003908FE" w:rsidDel="00E72E4F">
          <w:rPr>
            <w:rStyle w:val="a4"/>
            <w:noProof/>
          </w:rPr>
          <w:delText>2.2.</w:delText>
        </w:r>
        <w:r w:rsidRPr="003E5CC4" w:rsidDel="00E72E4F">
          <w:rPr>
            <w:rFonts w:ascii="Century" w:eastAsia="ＭＳ 明朝" w:hAnsi="Century" w:cs="Times New Roman"/>
            <w:noProof/>
            <w:kern w:val="2"/>
            <w:sz w:val="21"/>
            <w:szCs w:val="22"/>
          </w:rPr>
          <w:tab/>
        </w:r>
        <w:r w:rsidRPr="003908FE" w:rsidDel="00E72E4F">
          <w:rPr>
            <w:rStyle w:val="a4"/>
            <w:noProof/>
            <w:lang w:val="en"/>
          </w:rPr>
          <w:delText>Structure of Transmission Buffer</w:delText>
        </w:r>
        <w:r w:rsidDel="00E72E4F">
          <w:rPr>
            <w:noProof/>
            <w:webHidden/>
          </w:rPr>
          <w:tab/>
          <w:delText>34</w:delText>
        </w:r>
      </w:del>
    </w:p>
    <w:p w:rsidR="00FD7F5E" w:rsidRPr="003E5CC4" w:rsidDel="00E72E4F" w:rsidRDefault="00FD7F5E">
      <w:pPr>
        <w:pStyle w:val="10"/>
        <w:tabs>
          <w:tab w:val="left" w:pos="630"/>
          <w:tab w:val="right" w:leader="dot" w:pos="9913"/>
        </w:tabs>
        <w:rPr>
          <w:del w:id="2048" w:author="t_竹沢 公佑" w:date="2019-09-19T16:56:00Z"/>
          <w:rFonts w:ascii="Century" w:eastAsia="ＭＳ 明朝" w:hAnsi="Century" w:cs="Times New Roman"/>
          <w:b w:val="0"/>
          <w:noProof/>
          <w:kern w:val="2"/>
          <w:sz w:val="21"/>
          <w:szCs w:val="22"/>
        </w:rPr>
      </w:pPr>
      <w:del w:id="2049" w:author="t_竹沢 公佑" w:date="2019-09-19T16:56:00Z">
        <w:r w:rsidRPr="003908FE" w:rsidDel="00E72E4F">
          <w:rPr>
            <w:rStyle w:val="a4"/>
            <w:noProof/>
          </w:rPr>
          <w:delText>3.</w:delText>
        </w:r>
        <w:r w:rsidRPr="003E5CC4" w:rsidDel="00E72E4F">
          <w:rPr>
            <w:rFonts w:ascii="Century" w:eastAsia="ＭＳ 明朝" w:hAnsi="Century" w:cs="Times New Roman"/>
            <w:b w:val="0"/>
            <w:noProof/>
            <w:kern w:val="2"/>
            <w:sz w:val="21"/>
            <w:szCs w:val="22"/>
          </w:rPr>
          <w:tab/>
        </w:r>
        <w:r w:rsidRPr="003908FE" w:rsidDel="00E72E4F">
          <w:rPr>
            <w:rStyle w:val="a4"/>
            <w:noProof/>
            <w:lang w:val="en"/>
          </w:rPr>
          <w:delText xml:space="preserve">Format of Frame in Data </w:delText>
        </w:r>
        <w:r w:rsidRPr="003908FE" w:rsidDel="00E72E4F">
          <w:rPr>
            <w:rStyle w:val="a4"/>
            <w:noProof/>
          </w:rPr>
          <w:delText>Buffer</w:delText>
        </w:r>
        <w:r w:rsidDel="00E72E4F">
          <w:rPr>
            <w:noProof/>
            <w:webHidden/>
          </w:rPr>
          <w:tab/>
          <w:delText>35</w:delText>
        </w:r>
      </w:del>
    </w:p>
    <w:p w:rsidR="00FD7F5E" w:rsidRPr="003E5CC4" w:rsidDel="00E72E4F" w:rsidRDefault="00FD7F5E" w:rsidP="00FD7F5E">
      <w:pPr>
        <w:pStyle w:val="23"/>
        <w:tabs>
          <w:tab w:val="left" w:pos="840"/>
          <w:tab w:val="right" w:leader="dot" w:pos="9913"/>
        </w:tabs>
        <w:ind w:left="240"/>
        <w:rPr>
          <w:del w:id="2050" w:author="t_竹沢 公佑" w:date="2019-09-19T16:56:00Z"/>
          <w:rFonts w:ascii="Century" w:eastAsia="ＭＳ 明朝" w:hAnsi="Century" w:cs="Times New Roman"/>
          <w:noProof/>
          <w:kern w:val="2"/>
          <w:sz w:val="21"/>
          <w:szCs w:val="22"/>
        </w:rPr>
      </w:pPr>
      <w:del w:id="2051" w:author="t_竹沢 公佑" w:date="2019-09-19T16:56:00Z">
        <w:r w:rsidRPr="003908FE" w:rsidDel="00E72E4F">
          <w:rPr>
            <w:rStyle w:val="a4"/>
            <w:noProof/>
          </w:rPr>
          <w:delText>3.1.</w:delText>
        </w:r>
        <w:r w:rsidRPr="003E5CC4" w:rsidDel="00E72E4F">
          <w:rPr>
            <w:rFonts w:ascii="Century" w:eastAsia="ＭＳ 明朝" w:hAnsi="Century" w:cs="Times New Roman"/>
            <w:noProof/>
            <w:kern w:val="2"/>
            <w:sz w:val="21"/>
            <w:szCs w:val="22"/>
          </w:rPr>
          <w:tab/>
        </w:r>
        <w:r w:rsidRPr="003908FE" w:rsidDel="00E72E4F">
          <w:rPr>
            <w:rStyle w:val="a4"/>
            <w:noProof/>
            <w:lang w:val="en"/>
          </w:rPr>
          <w:delText>Normal frame (DRXP F2 format)</w:delText>
        </w:r>
        <w:r w:rsidDel="00E72E4F">
          <w:rPr>
            <w:noProof/>
            <w:webHidden/>
          </w:rPr>
          <w:tab/>
          <w:delText>35</w:delText>
        </w:r>
      </w:del>
    </w:p>
    <w:p w:rsidR="00FD7F5E" w:rsidRPr="003E5CC4" w:rsidDel="00E72E4F" w:rsidRDefault="00FD7F5E" w:rsidP="00FD7F5E">
      <w:pPr>
        <w:pStyle w:val="31"/>
        <w:tabs>
          <w:tab w:val="right" w:leader="dot" w:pos="9913"/>
        </w:tabs>
        <w:ind w:left="480"/>
        <w:rPr>
          <w:del w:id="2052" w:author="t_竹沢 公佑" w:date="2019-09-19T16:56:00Z"/>
          <w:rFonts w:ascii="Century" w:eastAsia="ＭＳ 明朝" w:hAnsi="Century" w:cs="Times New Roman"/>
          <w:noProof/>
          <w:kern w:val="2"/>
          <w:sz w:val="21"/>
          <w:szCs w:val="22"/>
        </w:rPr>
      </w:pPr>
      <w:del w:id="2053" w:author="t_竹沢 公佑" w:date="2019-09-19T16:56:00Z">
        <w:r w:rsidRPr="003908FE" w:rsidDel="00E72E4F">
          <w:rPr>
            <w:rStyle w:val="a4"/>
            <w:noProof/>
          </w:rPr>
          <w:delText>3.1.1. The kinds of normal frame</w:delText>
        </w:r>
        <w:r w:rsidDel="00E72E4F">
          <w:rPr>
            <w:noProof/>
            <w:webHidden/>
          </w:rPr>
          <w:tab/>
          <w:delText>36</w:delText>
        </w:r>
      </w:del>
    </w:p>
    <w:p w:rsidR="00FD7F5E" w:rsidRPr="003E5CC4" w:rsidDel="00E72E4F" w:rsidRDefault="00FD7F5E" w:rsidP="00FD7F5E">
      <w:pPr>
        <w:pStyle w:val="23"/>
        <w:tabs>
          <w:tab w:val="left" w:pos="840"/>
          <w:tab w:val="right" w:leader="dot" w:pos="9913"/>
        </w:tabs>
        <w:ind w:left="240"/>
        <w:rPr>
          <w:del w:id="2054" w:author="t_竹沢 公佑" w:date="2019-09-19T16:56:00Z"/>
          <w:rFonts w:ascii="Century" w:eastAsia="ＭＳ 明朝" w:hAnsi="Century" w:cs="Times New Roman"/>
          <w:noProof/>
          <w:kern w:val="2"/>
          <w:sz w:val="21"/>
          <w:szCs w:val="22"/>
        </w:rPr>
      </w:pPr>
      <w:del w:id="2055" w:author="t_竹沢 公佑" w:date="2019-09-19T16:56:00Z">
        <w:r w:rsidRPr="003908FE" w:rsidDel="00E72E4F">
          <w:rPr>
            <w:rStyle w:val="a4"/>
            <w:noProof/>
          </w:rPr>
          <w:delText>3.2.</w:delText>
        </w:r>
        <w:r w:rsidRPr="003E5CC4" w:rsidDel="00E72E4F">
          <w:rPr>
            <w:rFonts w:ascii="Century" w:eastAsia="ＭＳ 明朝" w:hAnsi="Century" w:cs="Times New Roman"/>
            <w:noProof/>
            <w:kern w:val="2"/>
            <w:sz w:val="21"/>
            <w:szCs w:val="22"/>
          </w:rPr>
          <w:tab/>
        </w:r>
        <w:r w:rsidRPr="003908FE" w:rsidDel="00E72E4F">
          <w:rPr>
            <w:rStyle w:val="a4"/>
            <w:noProof/>
            <w:lang w:val="en"/>
          </w:rPr>
          <w:delText>Information frame</w:delText>
        </w:r>
        <w:r w:rsidDel="00E72E4F">
          <w:rPr>
            <w:noProof/>
            <w:webHidden/>
          </w:rPr>
          <w:tab/>
          <w:delText>37</w:delText>
        </w:r>
      </w:del>
    </w:p>
    <w:p w:rsidR="00FD7F5E" w:rsidRPr="003E5CC4" w:rsidDel="00E72E4F" w:rsidRDefault="00FD7F5E">
      <w:pPr>
        <w:pStyle w:val="10"/>
        <w:tabs>
          <w:tab w:val="left" w:pos="630"/>
          <w:tab w:val="right" w:leader="dot" w:pos="9913"/>
        </w:tabs>
        <w:rPr>
          <w:del w:id="2056" w:author="t_竹沢 公佑" w:date="2019-09-19T16:56:00Z"/>
          <w:rFonts w:ascii="Century" w:eastAsia="ＭＳ 明朝" w:hAnsi="Century" w:cs="Times New Roman"/>
          <w:b w:val="0"/>
          <w:noProof/>
          <w:kern w:val="2"/>
          <w:sz w:val="21"/>
          <w:szCs w:val="22"/>
        </w:rPr>
      </w:pPr>
      <w:del w:id="2057" w:author="t_竹沢 公佑" w:date="2019-09-19T16:56:00Z">
        <w:r w:rsidRPr="003908FE" w:rsidDel="00E72E4F">
          <w:rPr>
            <w:rStyle w:val="a4"/>
            <w:noProof/>
          </w:rPr>
          <w:delText>4.</w:delText>
        </w:r>
        <w:r w:rsidRPr="003E5CC4" w:rsidDel="00E72E4F">
          <w:rPr>
            <w:rFonts w:ascii="Century" w:eastAsia="ＭＳ 明朝" w:hAnsi="Century" w:cs="Times New Roman"/>
            <w:b w:val="0"/>
            <w:noProof/>
            <w:kern w:val="2"/>
            <w:sz w:val="21"/>
            <w:szCs w:val="22"/>
          </w:rPr>
          <w:tab/>
        </w:r>
        <w:r w:rsidRPr="003908FE" w:rsidDel="00E72E4F">
          <w:rPr>
            <w:rStyle w:val="a4"/>
            <w:noProof/>
            <w:lang w:val="en"/>
          </w:rPr>
          <w:delText>Usage</w:delText>
        </w:r>
        <w:r w:rsidDel="00E72E4F">
          <w:rPr>
            <w:noProof/>
            <w:webHidden/>
          </w:rPr>
          <w:tab/>
          <w:delText>39</w:delText>
        </w:r>
      </w:del>
    </w:p>
    <w:p w:rsidR="00FD7F5E" w:rsidRPr="003E5CC4" w:rsidDel="00E72E4F" w:rsidRDefault="00FD7F5E" w:rsidP="00FD7F5E">
      <w:pPr>
        <w:pStyle w:val="23"/>
        <w:tabs>
          <w:tab w:val="left" w:pos="840"/>
          <w:tab w:val="right" w:leader="dot" w:pos="9913"/>
        </w:tabs>
        <w:ind w:left="240"/>
        <w:rPr>
          <w:del w:id="2058" w:author="t_竹沢 公佑" w:date="2019-09-19T16:56:00Z"/>
          <w:rFonts w:ascii="Century" w:eastAsia="ＭＳ 明朝" w:hAnsi="Century" w:cs="Times New Roman"/>
          <w:noProof/>
          <w:kern w:val="2"/>
          <w:sz w:val="21"/>
          <w:szCs w:val="22"/>
        </w:rPr>
      </w:pPr>
      <w:del w:id="2059" w:author="t_竹沢 公佑" w:date="2019-09-19T16:56:00Z">
        <w:r w:rsidRPr="003908FE" w:rsidDel="00E72E4F">
          <w:rPr>
            <w:rStyle w:val="a4"/>
            <w:noProof/>
          </w:rPr>
          <w:delText>4.1.</w:delText>
        </w:r>
        <w:r w:rsidRPr="003E5CC4" w:rsidDel="00E72E4F">
          <w:rPr>
            <w:rFonts w:ascii="Century" w:eastAsia="ＭＳ 明朝" w:hAnsi="Century" w:cs="Times New Roman"/>
            <w:noProof/>
            <w:kern w:val="2"/>
            <w:sz w:val="21"/>
            <w:szCs w:val="22"/>
          </w:rPr>
          <w:tab/>
        </w:r>
        <w:r w:rsidRPr="003908FE" w:rsidDel="00E72E4F">
          <w:rPr>
            <w:rStyle w:val="a4"/>
            <w:noProof/>
          </w:rPr>
          <w:delText>Note on the driver use</w:delText>
        </w:r>
        <w:r w:rsidDel="00E72E4F">
          <w:rPr>
            <w:noProof/>
            <w:webHidden/>
          </w:rPr>
          <w:tab/>
          <w:delText>39</w:delText>
        </w:r>
      </w:del>
    </w:p>
    <w:p w:rsidR="00FD7F5E" w:rsidRPr="003E5CC4" w:rsidDel="00E72E4F" w:rsidRDefault="00FD7F5E" w:rsidP="00FD7F5E">
      <w:pPr>
        <w:pStyle w:val="23"/>
        <w:tabs>
          <w:tab w:val="left" w:pos="840"/>
          <w:tab w:val="right" w:leader="dot" w:pos="9913"/>
        </w:tabs>
        <w:ind w:left="240"/>
        <w:rPr>
          <w:del w:id="2060" w:author="t_竹沢 公佑" w:date="2019-09-19T16:56:00Z"/>
          <w:rFonts w:ascii="Century" w:eastAsia="ＭＳ 明朝" w:hAnsi="Century" w:cs="Times New Roman"/>
          <w:noProof/>
          <w:kern w:val="2"/>
          <w:sz w:val="21"/>
          <w:szCs w:val="22"/>
        </w:rPr>
      </w:pPr>
      <w:del w:id="2061" w:author="t_竹沢 公佑" w:date="2019-09-19T16:56:00Z">
        <w:r w:rsidRPr="003908FE" w:rsidDel="00E72E4F">
          <w:rPr>
            <w:rStyle w:val="a4"/>
            <w:noProof/>
          </w:rPr>
          <w:delText>4.2.</w:delText>
        </w:r>
        <w:r w:rsidRPr="003E5CC4" w:rsidDel="00E72E4F">
          <w:rPr>
            <w:rFonts w:ascii="Century" w:eastAsia="ＭＳ 明朝" w:hAnsi="Century" w:cs="Times New Roman"/>
            <w:noProof/>
            <w:kern w:val="2"/>
            <w:sz w:val="21"/>
            <w:szCs w:val="22"/>
          </w:rPr>
          <w:tab/>
        </w:r>
        <w:r w:rsidRPr="003908FE" w:rsidDel="00E72E4F">
          <w:rPr>
            <w:rStyle w:val="a4"/>
            <w:noProof/>
          </w:rPr>
          <w:delText>Installing Driver</w:delText>
        </w:r>
        <w:r w:rsidDel="00E72E4F">
          <w:rPr>
            <w:noProof/>
            <w:webHidden/>
          </w:rPr>
          <w:tab/>
          <w:delText>39</w:delText>
        </w:r>
      </w:del>
    </w:p>
    <w:p w:rsidR="00FD7F5E" w:rsidRPr="003E5CC4" w:rsidDel="00E72E4F" w:rsidRDefault="00FD7F5E" w:rsidP="00FD7F5E">
      <w:pPr>
        <w:pStyle w:val="23"/>
        <w:tabs>
          <w:tab w:val="left" w:pos="840"/>
          <w:tab w:val="right" w:leader="dot" w:pos="9913"/>
        </w:tabs>
        <w:ind w:left="240"/>
        <w:rPr>
          <w:del w:id="2062" w:author="t_竹沢 公佑" w:date="2019-09-19T16:56:00Z"/>
          <w:rFonts w:ascii="Century" w:eastAsia="ＭＳ 明朝" w:hAnsi="Century" w:cs="Times New Roman"/>
          <w:noProof/>
          <w:kern w:val="2"/>
          <w:sz w:val="21"/>
          <w:szCs w:val="22"/>
        </w:rPr>
      </w:pPr>
      <w:del w:id="2063" w:author="t_竹沢 公佑" w:date="2019-09-19T16:56:00Z">
        <w:r w:rsidRPr="003908FE" w:rsidDel="00E72E4F">
          <w:rPr>
            <w:rStyle w:val="a4"/>
            <w:noProof/>
          </w:rPr>
          <w:delText>4.3.</w:delText>
        </w:r>
        <w:r w:rsidRPr="003E5CC4" w:rsidDel="00E72E4F">
          <w:rPr>
            <w:rFonts w:ascii="Century" w:eastAsia="ＭＳ 明朝" w:hAnsi="Century" w:cs="Times New Roman"/>
            <w:noProof/>
            <w:kern w:val="2"/>
            <w:sz w:val="21"/>
            <w:szCs w:val="22"/>
          </w:rPr>
          <w:tab/>
        </w:r>
        <w:r w:rsidRPr="003908FE" w:rsidDel="00E72E4F">
          <w:rPr>
            <w:rStyle w:val="a4"/>
            <w:noProof/>
          </w:rPr>
          <w:delText>Uninstalling Driver</w:delText>
        </w:r>
        <w:r w:rsidDel="00E72E4F">
          <w:rPr>
            <w:noProof/>
            <w:webHidden/>
          </w:rPr>
          <w:tab/>
          <w:delText>39</w:delText>
        </w:r>
      </w:del>
    </w:p>
    <w:p w:rsidR="00FD7F5E" w:rsidRPr="003E5CC4" w:rsidDel="00E72E4F" w:rsidRDefault="00FD7F5E" w:rsidP="00FD7F5E">
      <w:pPr>
        <w:pStyle w:val="23"/>
        <w:tabs>
          <w:tab w:val="left" w:pos="840"/>
          <w:tab w:val="right" w:leader="dot" w:pos="9913"/>
        </w:tabs>
        <w:ind w:left="240"/>
        <w:rPr>
          <w:del w:id="2064" w:author="t_竹沢 公佑" w:date="2019-09-19T16:56:00Z"/>
          <w:rFonts w:ascii="Century" w:eastAsia="ＭＳ 明朝" w:hAnsi="Century" w:cs="Times New Roman"/>
          <w:noProof/>
          <w:kern w:val="2"/>
          <w:sz w:val="21"/>
          <w:szCs w:val="22"/>
        </w:rPr>
      </w:pPr>
      <w:del w:id="2065" w:author="t_竹沢 公佑" w:date="2019-09-19T16:56:00Z">
        <w:r w:rsidRPr="003908FE" w:rsidDel="00E72E4F">
          <w:rPr>
            <w:rStyle w:val="a4"/>
            <w:noProof/>
          </w:rPr>
          <w:delText>4.4.</w:delText>
        </w:r>
        <w:r w:rsidRPr="003E5CC4" w:rsidDel="00E72E4F">
          <w:rPr>
            <w:rFonts w:ascii="Century" w:eastAsia="ＭＳ 明朝" w:hAnsi="Century" w:cs="Times New Roman"/>
            <w:noProof/>
            <w:kern w:val="2"/>
            <w:sz w:val="21"/>
            <w:szCs w:val="22"/>
          </w:rPr>
          <w:tab/>
        </w:r>
        <w:r w:rsidRPr="003908FE" w:rsidDel="00E72E4F">
          <w:rPr>
            <w:rStyle w:val="a4"/>
            <w:noProof/>
          </w:rPr>
          <w:delText>Example of reception</w:delText>
        </w:r>
        <w:r w:rsidDel="00E72E4F">
          <w:rPr>
            <w:noProof/>
            <w:webHidden/>
          </w:rPr>
          <w:tab/>
          <w:delText>40</w:delText>
        </w:r>
      </w:del>
    </w:p>
    <w:p w:rsidR="00FD7F5E" w:rsidRPr="003E5CC4" w:rsidDel="00E72E4F" w:rsidRDefault="00FD7F5E" w:rsidP="00FD7F5E">
      <w:pPr>
        <w:pStyle w:val="23"/>
        <w:tabs>
          <w:tab w:val="left" w:pos="840"/>
          <w:tab w:val="right" w:leader="dot" w:pos="9913"/>
        </w:tabs>
        <w:ind w:left="240"/>
        <w:rPr>
          <w:del w:id="2066" w:author="t_竹沢 公佑" w:date="2019-09-19T16:56:00Z"/>
          <w:rFonts w:ascii="Century" w:eastAsia="ＭＳ 明朝" w:hAnsi="Century" w:cs="Times New Roman"/>
          <w:noProof/>
          <w:kern w:val="2"/>
          <w:sz w:val="21"/>
          <w:szCs w:val="22"/>
        </w:rPr>
      </w:pPr>
      <w:del w:id="2067" w:author="t_竹沢 公佑" w:date="2019-09-19T16:56:00Z">
        <w:r w:rsidRPr="003908FE" w:rsidDel="00E72E4F">
          <w:rPr>
            <w:rStyle w:val="a4"/>
            <w:noProof/>
          </w:rPr>
          <w:delText>4.5.</w:delText>
        </w:r>
        <w:r w:rsidRPr="003E5CC4" w:rsidDel="00E72E4F">
          <w:rPr>
            <w:rFonts w:ascii="Century" w:eastAsia="ＭＳ 明朝" w:hAnsi="Century" w:cs="Times New Roman"/>
            <w:noProof/>
            <w:kern w:val="2"/>
            <w:sz w:val="21"/>
            <w:szCs w:val="22"/>
          </w:rPr>
          <w:tab/>
        </w:r>
        <w:r w:rsidRPr="003908FE" w:rsidDel="00E72E4F">
          <w:rPr>
            <w:rStyle w:val="a4"/>
            <w:noProof/>
          </w:rPr>
          <w:delText>Example of transmission</w:delText>
        </w:r>
        <w:r w:rsidDel="00E72E4F">
          <w:rPr>
            <w:noProof/>
            <w:webHidden/>
          </w:rPr>
          <w:tab/>
          <w:delText>43</w:delText>
        </w:r>
      </w:del>
    </w:p>
    <w:p w:rsidR="00FD7F5E" w:rsidRPr="003E5CC4" w:rsidDel="00E72E4F" w:rsidRDefault="00FD7F5E" w:rsidP="00FD7F5E">
      <w:pPr>
        <w:pStyle w:val="23"/>
        <w:tabs>
          <w:tab w:val="left" w:pos="840"/>
          <w:tab w:val="right" w:leader="dot" w:pos="9913"/>
        </w:tabs>
        <w:ind w:left="240"/>
        <w:rPr>
          <w:del w:id="2068" w:author="t_竹沢 公佑" w:date="2019-09-19T16:56:00Z"/>
          <w:rFonts w:ascii="Century" w:eastAsia="ＭＳ 明朝" w:hAnsi="Century" w:cs="Times New Roman"/>
          <w:noProof/>
          <w:kern w:val="2"/>
          <w:sz w:val="21"/>
          <w:szCs w:val="22"/>
        </w:rPr>
      </w:pPr>
      <w:del w:id="2069" w:author="t_竹沢 公佑" w:date="2019-09-19T16:56:00Z">
        <w:r w:rsidRPr="003908FE" w:rsidDel="00E72E4F">
          <w:rPr>
            <w:rStyle w:val="a4"/>
            <w:noProof/>
          </w:rPr>
          <w:delText>4.6.</w:delText>
        </w:r>
        <w:r w:rsidRPr="003E5CC4" w:rsidDel="00E72E4F">
          <w:rPr>
            <w:rFonts w:ascii="Century" w:eastAsia="ＭＳ 明朝" w:hAnsi="Century" w:cs="Times New Roman"/>
            <w:noProof/>
            <w:kern w:val="2"/>
            <w:sz w:val="21"/>
            <w:szCs w:val="22"/>
          </w:rPr>
          <w:tab/>
        </w:r>
        <w:r w:rsidRPr="003908FE" w:rsidDel="00E72E4F">
          <w:rPr>
            <w:rStyle w:val="a4"/>
            <w:noProof/>
          </w:rPr>
          <w:delText>How to see the device driver logs</w:delText>
        </w:r>
        <w:r w:rsidDel="00E72E4F">
          <w:rPr>
            <w:noProof/>
            <w:webHidden/>
          </w:rPr>
          <w:tab/>
          <w:delText>45</w:delText>
        </w:r>
      </w:del>
    </w:p>
    <w:p w:rsidR="00FD7F5E" w:rsidRPr="003E5CC4" w:rsidDel="00E72E4F" w:rsidRDefault="00FD7F5E" w:rsidP="00FD7F5E">
      <w:pPr>
        <w:pStyle w:val="31"/>
        <w:tabs>
          <w:tab w:val="right" w:leader="dot" w:pos="9913"/>
        </w:tabs>
        <w:ind w:left="480"/>
        <w:rPr>
          <w:del w:id="2070" w:author="t_竹沢 公佑" w:date="2019-09-19T16:56:00Z"/>
          <w:rFonts w:ascii="Century" w:eastAsia="ＭＳ 明朝" w:hAnsi="Century" w:cs="Times New Roman"/>
          <w:noProof/>
          <w:kern w:val="2"/>
          <w:sz w:val="21"/>
          <w:szCs w:val="22"/>
        </w:rPr>
      </w:pPr>
      <w:del w:id="2071" w:author="t_竹沢 公佑" w:date="2019-09-19T16:56:00Z">
        <w:r w:rsidRPr="003908FE" w:rsidDel="00E72E4F">
          <w:rPr>
            <w:rStyle w:val="a4"/>
            <w:noProof/>
          </w:rPr>
          <w:delText>4.6.1. Log format</w:delText>
        </w:r>
        <w:r w:rsidDel="00E72E4F">
          <w:rPr>
            <w:noProof/>
            <w:webHidden/>
          </w:rPr>
          <w:tab/>
          <w:delText>46</w:delText>
        </w:r>
      </w:del>
    </w:p>
    <w:p w:rsidR="00FD7F5E" w:rsidRPr="003E5CC4" w:rsidDel="00E72E4F" w:rsidRDefault="00FD7F5E">
      <w:pPr>
        <w:pStyle w:val="10"/>
        <w:tabs>
          <w:tab w:val="left" w:pos="630"/>
          <w:tab w:val="right" w:leader="dot" w:pos="9913"/>
        </w:tabs>
        <w:rPr>
          <w:del w:id="2072" w:author="t_竹沢 公佑" w:date="2019-09-19T16:56:00Z"/>
          <w:rFonts w:ascii="Century" w:eastAsia="ＭＳ 明朝" w:hAnsi="Century" w:cs="Times New Roman"/>
          <w:b w:val="0"/>
          <w:noProof/>
          <w:kern w:val="2"/>
          <w:sz w:val="21"/>
          <w:szCs w:val="22"/>
        </w:rPr>
      </w:pPr>
      <w:del w:id="2073" w:author="t_竹沢 公佑" w:date="2019-09-19T16:56:00Z">
        <w:r w:rsidRPr="003908FE" w:rsidDel="00E72E4F">
          <w:rPr>
            <w:rStyle w:val="a4"/>
            <w:noProof/>
          </w:rPr>
          <w:delText>5.</w:delText>
        </w:r>
        <w:r w:rsidRPr="003E5CC4" w:rsidDel="00E72E4F">
          <w:rPr>
            <w:rFonts w:ascii="Century" w:eastAsia="ＭＳ 明朝" w:hAnsi="Century" w:cs="Times New Roman"/>
            <w:b w:val="0"/>
            <w:noProof/>
            <w:kern w:val="2"/>
            <w:sz w:val="21"/>
            <w:szCs w:val="22"/>
          </w:rPr>
          <w:tab/>
        </w:r>
        <w:r w:rsidRPr="003908FE" w:rsidDel="00E72E4F">
          <w:rPr>
            <w:rStyle w:val="a4"/>
            <w:noProof/>
          </w:rPr>
          <w:delText>API detailed description</w:delText>
        </w:r>
        <w:r w:rsidDel="00E72E4F">
          <w:rPr>
            <w:noProof/>
            <w:webHidden/>
          </w:rPr>
          <w:tab/>
          <w:delText>47</w:delText>
        </w:r>
      </w:del>
    </w:p>
    <w:p w:rsidR="00FD7F5E" w:rsidRPr="003E5CC4" w:rsidDel="00E72E4F" w:rsidRDefault="00FD7F5E" w:rsidP="00FD7F5E">
      <w:pPr>
        <w:pStyle w:val="23"/>
        <w:tabs>
          <w:tab w:val="left" w:pos="840"/>
          <w:tab w:val="right" w:leader="dot" w:pos="9913"/>
        </w:tabs>
        <w:ind w:left="240"/>
        <w:rPr>
          <w:del w:id="2074" w:author="t_竹沢 公佑" w:date="2019-09-19T16:56:00Z"/>
          <w:rFonts w:ascii="Century" w:eastAsia="ＭＳ 明朝" w:hAnsi="Century" w:cs="Times New Roman"/>
          <w:noProof/>
          <w:kern w:val="2"/>
          <w:sz w:val="21"/>
          <w:szCs w:val="22"/>
        </w:rPr>
      </w:pPr>
      <w:del w:id="2075" w:author="t_竹沢 公佑" w:date="2019-09-19T16:56:00Z">
        <w:r w:rsidRPr="003908FE" w:rsidDel="00E72E4F">
          <w:rPr>
            <w:rStyle w:val="a4"/>
            <w:noProof/>
          </w:rPr>
          <w:delText>5.1.</w:delText>
        </w:r>
        <w:r w:rsidRPr="003E5CC4" w:rsidDel="00E72E4F">
          <w:rPr>
            <w:rFonts w:ascii="Century" w:eastAsia="ＭＳ 明朝" w:hAnsi="Century" w:cs="Times New Roman"/>
            <w:noProof/>
            <w:kern w:val="2"/>
            <w:sz w:val="21"/>
            <w:szCs w:val="22"/>
          </w:rPr>
          <w:tab/>
        </w:r>
        <w:r w:rsidRPr="003908FE" w:rsidDel="00E72E4F">
          <w:rPr>
            <w:rStyle w:val="a4"/>
            <w:noProof/>
            <w:lang w:val="en"/>
          </w:rPr>
          <w:delText>open</w:delText>
        </w:r>
        <w:r w:rsidDel="00E72E4F">
          <w:rPr>
            <w:noProof/>
            <w:webHidden/>
          </w:rPr>
          <w:tab/>
          <w:delText>47</w:delText>
        </w:r>
      </w:del>
    </w:p>
    <w:p w:rsidR="00FD7F5E" w:rsidRPr="003E5CC4" w:rsidDel="00E72E4F" w:rsidRDefault="00FD7F5E" w:rsidP="00FD7F5E">
      <w:pPr>
        <w:pStyle w:val="23"/>
        <w:tabs>
          <w:tab w:val="left" w:pos="840"/>
          <w:tab w:val="right" w:leader="dot" w:pos="9913"/>
        </w:tabs>
        <w:ind w:left="240"/>
        <w:rPr>
          <w:del w:id="2076" w:author="t_竹沢 公佑" w:date="2019-09-19T16:56:00Z"/>
          <w:rFonts w:ascii="Century" w:eastAsia="ＭＳ 明朝" w:hAnsi="Century" w:cs="Times New Roman"/>
          <w:noProof/>
          <w:kern w:val="2"/>
          <w:sz w:val="21"/>
          <w:szCs w:val="22"/>
        </w:rPr>
      </w:pPr>
      <w:del w:id="2077" w:author="t_竹沢 公佑" w:date="2019-09-19T16:56:00Z">
        <w:r w:rsidRPr="003908FE" w:rsidDel="00E72E4F">
          <w:rPr>
            <w:rStyle w:val="a4"/>
            <w:noProof/>
          </w:rPr>
          <w:delText>5.2.</w:delText>
        </w:r>
        <w:r w:rsidRPr="003E5CC4" w:rsidDel="00E72E4F">
          <w:rPr>
            <w:rFonts w:ascii="Century" w:eastAsia="ＭＳ 明朝" w:hAnsi="Century" w:cs="Times New Roman"/>
            <w:noProof/>
            <w:kern w:val="2"/>
            <w:sz w:val="21"/>
            <w:szCs w:val="22"/>
          </w:rPr>
          <w:tab/>
        </w:r>
        <w:r w:rsidRPr="003908FE" w:rsidDel="00E72E4F">
          <w:rPr>
            <w:rStyle w:val="a4"/>
            <w:noProof/>
            <w:lang w:val="en"/>
          </w:rPr>
          <w:delText>close</w:delText>
        </w:r>
        <w:r w:rsidDel="00E72E4F">
          <w:rPr>
            <w:noProof/>
            <w:webHidden/>
          </w:rPr>
          <w:tab/>
          <w:delText>48</w:delText>
        </w:r>
      </w:del>
    </w:p>
    <w:p w:rsidR="00FD7F5E" w:rsidRPr="003E5CC4" w:rsidDel="00E72E4F" w:rsidRDefault="00FD7F5E" w:rsidP="00FD7F5E">
      <w:pPr>
        <w:pStyle w:val="23"/>
        <w:tabs>
          <w:tab w:val="left" w:pos="840"/>
          <w:tab w:val="right" w:leader="dot" w:pos="9913"/>
        </w:tabs>
        <w:ind w:left="240"/>
        <w:rPr>
          <w:del w:id="2078" w:author="t_竹沢 公佑" w:date="2019-09-19T16:56:00Z"/>
          <w:rFonts w:ascii="Century" w:eastAsia="ＭＳ 明朝" w:hAnsi="Century" w:cs="Times New Roman"/>
          <w:noProof/>
          <w:kern w:val="2"/>
          <w:sz w:val="21"/>
          <w:szCs w:val="22"/>
        </w:rPr>
      </w:pPr>
      <w:del w:id="2079" w:author="t_竹沢 公佑" w:date="2019-09-19T16:56:00Z">
        <w:r w:rsidRPr="003908FE" w:rsidDel="00E72E4F">
          <w:rPr>
            <w:rStyle w:val="a4"/>
            <w:noProof/>
          </w:rPr>
          <w:delText>5.3.</w:delText>
        </w:r>
        <w:r w:rsidRPr="003E5CC4" w:rsidDel="00E72E4F">
          <w:rPr>
            <w:rFonts w:ascii="Century" w:eastAsia="ＭＳ 明朝" w:hAnsi="Century" w:cs="Times New Roman"/>
            <w:noProof/>
            <w:kern w:val="2"/>
            <w:sz w:val="21"/>
            <w:szCs w:val="22"/>
          </w:rPr>
          <w:tab/>
        </w:r>
        <w:r w:rsidRPr="003908FE" w:rsidDel="00E72E4F">
          <w:rPr>
            <w:rStyle w:val="a4"/>
            <w:noProof/>
          </w:rPr>
          <w:delText>mmap</w:delText>
        </w:r>
        <w:r w:rsidDel="00E72E4F">
          <w:rPr>
            <w:noProof/>
            <w:webHidden/>
          </w:rPr>
          <w:tab/>
          <w:delText>49</w:delText>
        </w:r>
      </w:del>
    </w:p>
    <w:p w:rsidR="00FD7F5E" w:rsidRPr="003E5CC4" w:rsidDel="00E72E4F" w:rsidRDefault="00FD7F5E" w:rsidP="00FD7F5E">
      <w:pPr>
        <w:pStyle w:val="23"/>
        <w:tabs>
          <w:tab w:val="left" w:pos="840"/>
          <w:tab w:val="right" w:leader="dot" w:pos="9913"/>
        </w:tabs>
        <w:ind w:left="240"/>
        <w:rPr>
          <w:del w:id="2080" w:author="t_竹沢 公佑" w:date="2019-09-19T16:56:00Z"/>
          <w:rFonts w:ascii="Century" w:eastAsia="ＭＳ 明朝" w:hAnsi="Century" w:cs="Times New Roman"/>
          <w:noProof/>
          <w:kern w:val="2"/>
          <w:sz w:val="21"/>
          <w:szCs w:val="22"/>
        </w:rPr>
      </w:pPr>
      <w:del w:id="2081" w:author="t_竹沢 公佑" w:date="2019-09-19T16:56:00Z">
        <w:r w:rsidRPr="003908FE" w:rsidDel="00E72E4F">
          <w:rPr>
            <w:rStyle w:val="a4"/>
            <w:noProof/>
          </w:rPr>
          <w:delText>5.4.</w:delText>
        </w:r>
        <w:r w:rsidRPr="003E5CC4" w:rsidDel="00E72E4F">
          <w:rPr>
            <w:rFonts w:ascii="Century" w:eastAsia="ＭＳ 明朝" w:hAnsi="Century" w:cs="Times New Roman"/>
            <w:noProof/>
            <w:kern w:val="2"/>
            <w:sz w:val="21"/>
            <w:szCs w:val="22"/>
          </w:rPr>
          <w:tab/>
        </w:r>
        <w:r w:rsidRPr="003908FE" w:rsidDel="00E72E4F">
          <w:rPr>
            <w:rStyle w:val="a4"/>
            <w:noProof/>
          </w:rPr>
          <w:delText>munmap</w:delText>
        </w:r>
        <w:r w:rsidDel="00E72E4F">
          <w:rPr>
            <w:noProof/>
            <w:webHidden/>
          </w:rPr>
          <w:tab/>
          <w:delText>50</w:delText>
        </w:r>
      </w:del>
    </w:p>
    <w:p w:rsidR="00FD7F5E" w:rsidRPr="003E5CC4" w:rsidDel="00E72E4F" w:rsidRDefault="00FD7F5E" w:rsidP="00FD7F5E">
      <w:pPr>
        <w:pStyle w:val="23"/>
        <w:tabs>
          <w:tab w:val="left" w:pos="840"/>
          <w:tab w:val="right" w:leader="dot" w:pos="9913"/>
        </w:tabs>
        <w:ind w:left="240"/>
        <w:rPr>
          <w:del w:id="2082" w:author="t_竹沢 公佑" w:date="2019-09-19T16:56:00Z"/>
          <w:rFonts w:ascii="Century" w:eastAsia="ＭＳ 明朝" w:hAnsi="Century" w:cs="Times New Roman"/>
          <w:noProof/>
          <w:kern w:val="2"/>
          <w:sz w:val="21"/>
          <w:szCs w:val="22"/>
        </w:rPr>
      </w:pPr>
      <w:del w:id="2083" w:author="t_竹沢 公佑" w:date="2019-09-19T16:56:00Z">
        <w:r w:rsidRPr="003908FE" w:rsidDel="00E72E4F">
          <w:rPr>
            <w:rStyle w:val="a4"/>
            <w:noProof/>
          </w:rPr>
          <w:delText>5.5.</w:delText>
        </w:r>
        <w:r w:rsidRPr="003E5CC4" w:rsidDel="00E72E4F">
          <w:rPr>
            <w:rFonts w:ascii="Century" w:eastAsia="ＭＳ 明朝" w:hAnsi="Century" w:cs="Times New Roman"/>
            <w:noProof/>
            <w:kern w:val="2"/>
            <w:sz w:val="21"/>
            <w:szCs w:val="22"/>
          </w:rPr>
          <w:tab/>
        </w:r>
        <w:r w:rsidRPr="003908FE" w:rsidDel="00E72E4F">
          <w:rPr>
            <w:rStyle w:val="a4"/>
            <w:noProof/>
          </w:rPr>
          <w:delText>ioctl</w:delText>
        </w:r>
        <w:r w:rsidDel="00E72E4F">
          <w:rPr>
            <w:noProof/>
            <w:webHidden/>
          </w:rPr>
          <w:tab/>
          <w:delText>51</w:delText>
        </w:r>
      </w:del>
    </w:p>
    <w:p w:rsidR="00FD7F5E" w:rsidRPr="003E5CC4" w:rsidDel="00E72E4F" w:rsidRDefault="00FD7F5E" w:rsidP="00FD7F5E">
      <w:pPr>
        <w:pStyle w:val="31"/>
        <w:tabs>
          <w:tab w:val="right" w:leader="dot" w:pos="9913"/>
        </w:tabs>
        <w:ind w:left="480"/>
        <w:rPr>
          <w:del w:id="2084" w:author="t_竹沢 公佑" w:date="2019-09-19T16:56:00Z"/>
          <w:rFonts w:ascii="Century" w:eastAsia="ＭＳ 明朝" w:hAnsi="Century" w:cs="Times New Roman"/>
          <w:noProof/>
          <w:kern w:val="2"/>
          <w:sz w:val="21"/>
          <w:szCs w:val="22"/>
        </w:rPr>
      </w:pPr>
      <w:del w:id="2085" w:author="t_竹沢 公佑" w:date="2019-09-19T16:56:00Z">
        <w:r w:rsidRPr="003908FE" w:rsidDel="00E72E4F">
          <w:rPr>
            <w:rStyle w:val="a4"/>
            <w:noProof/>
          </w:rPr>
          <w:delText>5.5.1. Command :DRXPD INIT</w:delText>
        </w:r>
        <w:r w:rsidDel="00E72E4F">
          <w:rPr>
            <w:noProof/>
            <w:webHidden/>
          </w:rPr>
          <w:tab/>
          <w:delText>51</w:delText>
        </w:r>
      </w:del>
    </w:p>
    <w:p w:rsidR="00FD7F5E" w:rsidRPr="003E5CC4" w:rsidDel="00E72E4F" w:rsidRDefault="00FD7F5E" w:rsidP="00FD7F5E">
      <w:pPr>
        <w:pStyle w:val="31"/>
        <w:tabs>
          <w:tab w:val="right" w:leader="dot" w:pos="9913"/>
        </w:tabs>
        <w:ind w:left="480"/>
        <w:rPr>
          <w:del w:id="2086" w:author="t_竹沢 公佑" w:date="2019-09-19T16:56:00Z"/>
          <w:rFonts w:ascii="Century" w:eastAsia="ＭＳ 明朝" w:hAnsi="Century" w:cs="Times New Roman"/>
          <w:noProof/>
          <w:kern w:val="2"/>
          <w:sz w:val="21"/>
          <w:szCs w:val="22"/>
        </w:rPr>
      </w:pPr>
      <w:del w:id="2087" w:author="t_竹沢 公佑" w:date="2019-09-19T16:56:00Z">
        <w:r w:rsidRPr="003908FE" w:rsidDel="00E72E4F">
          <w:rPr>
            <w:rStyle w:val="a4"/>
            <w:noProof/>
          </w:rPr>
          <w:delText>5.5.2. Command :DRXPD_SET_RCVEVT</w:delText>
        </w:r>
        <w:r w:rsidDel="00E72E4F">
          <w:rPr>
            <w:noProof/>
            <w:webHidden/>
          </w:rPr>
          <w:tab/>
          <w:delText>52</w:delText>
        </w:r>
      </w:del>
    </w:p>
    <w:p w:rsidR="00FD7F5E" w:rsidRPr="003E5CC4" w:rsidDel="00E72E4F" w:rsidRDefault="00FD7F5E" w:rsidP="00FD7F5E">
      <w:pPr>
        <w:pStyle w:val="31"/>
        <w:tabs>
          <w:tab w:val="right" w:leader="dot" w:pos="9913"/>
        </w:tabs>
        <w:ind w:left="480"/>
        <w:rPr>
          <w:del w:id="2088" w:author="t_竹沢 公佑" w:date="2019-09-19T16:56:00Z"/>
          <w:rFonts w:ascii="Century" w:eastAsia="ＭＳ 明朝" w:hAnsi="Century" w:cs="Times New Roman"/>
          <w:noProof/>
          <w:kern w:val="2"/>
          <w:sz w:val="21"/>
          <w:szCs w:val="22"/>
        </w:rPr>
      </w:pPr>
      <w:del w:id="2089" w:author="t_竹沢 公佑" w:date="2019-09-19T16:56:00Z">
        <w:r w:rsidRPr="003908FE" w:rsidDel="00E72E4F">
          <w:rPr>
            <w:rStyle w:val="a4"/>
            <w:noProof/>
          </w:rPr>
          <w:delText>5.5.3. Command :DRXPD RCVEVTSTART</w:delText>
        </w:r>
        <w:r w:rsidDel="00E72E4F">
          <w:rPr>
            <w:noProof/>
            <w:webHidden/>
          </w:rPr>
          <w:tab/>
          <w:delText>54</w:delText>
        </w:r>
      </w:del>
    </w:p>
    <w:p w:rsidR="00FD7F5E" w:rsidRPr="003E5CC4" w:rsidDel="00E72E4F" w:rsidRDefault="00FD7F5E" w:rsidP="00FD7F5E">
      <w:pPr>
        <w:pStyle w:val="31"/>
        <w:tabs>
          <w:tab w:val="right" w:leader="dot" w:pos="9913"/>
        </w:tabs>
        <w:ind w:left="480"/>
        <w:rPr>
          <w:del w:id="2090" w:author="t_竹沢 公佑" w:date="2019-09-19T16:56:00Z"/>
          <w:rFonts w:ascii="Century" w:eastAsia="ＭＳ 明朝" w:hAnsi="Century" w:cs="Times New Roman"/>
          <w:noProof/>
          <w:kern w:val="2"/>
          <w:sz w:val="21"/>
          <w:szCs w:val="22"/>
        </w:rPr>
      </w:pPr>
      <w:del w:id="2091" w:author="t_竹沢 公佑" w:date="2019-09-19T16:56:00Z">
        <w:r w:rsidRPr="003908FE" w:rsidDel="00E72E4F">
          <w:rPr>
            <w:rStyle w:val="a4"/>
            <w:noProof/>
          </w:rPr>
          <w:delText>5.5.4. Command :DRXPD RCVEVTSTOP</w:delText>
        </w:r>
        <w:r w:rsidDel="00E72E4F">
          <w:rPr>
            <w:noProof/>
            <w:webHidden/>
          </w:rPr>
          <w:tab/>
          <w:delText>55</w:delText>
        </w:r>
      </w:del>
    </w:p>
    <w:p w:rsidR="00FD7F5E" w:rsidRPr="003E5CC4" w:rsidDel="00E72E4F" w:rsidRDefault="00FD7F5E" w:rsidP="00FD7F5E">
      <w:pPr>
        <w:pStyle w:val="31"/>
        <w:tabs>
          <w:tab w:val="right" w:leader="dot" w:pos="9913"/>
        </w:tabs>
        <w:ind w:left="480"/>
        <w:rPr>
          <w:del w:id="2092" w:author="t_竹沢 公佑" w:date="2019-09-19T16:56:00Z"/>
          <w:rFonts w:ascii="Century" w:eastAsia="ＭＳ 明朝" w:hAnsi="Century" w:cs="Times New Roman"/>
          <w:noProof/>
          <w:kern w:val="2"/>
          <w:sz w:val="21"/>
          <w:szCs w:val="22"/>
        </w:rPr>
      </w:pPr>
      <w:del w:id="2093" w:author="t_竹沢 公佑" w:date="2019-09-19T16:56:00Z">
        <w:r w:rsidRPr="003908FE" w:rsidDel="00E72E4F">
          <w:rPr>
            <w:rStyle w:val="a4"/>
            <w:noProof/>
          </w:rPr>
          <w:delText>5.5.5. Command :DRXPD RCVSTART</w:delText>
        </w:r>
        <w:r w:rsidDel="00E72E4F">
          <w:rPr>
            <w:noProof/>
            <w:webHidden/>
          </w:rPr>
          <w:tab/>
          <w:delText>56</w:delText>
        </w:r>
      </w:del>
    </w:p>
    <w:p w:rsidR="00FD7F5E" w:rsidRPr="003E5CC4" w:rsidDel="00E72E4F" w:rsidRDefault="00FD7F5E" w:rsidP="00FD7F5E">
      <w:pPr>
        <w:pStyle w:val="31"/>
        <w:tabs>
          <w:tab w:val="right" w:leader="dot" w:pos="9913"/>
        </w:tabs>
        <w:ind w:left="480"/>
        <w:rPr>
          <w:del w:id="2094" w:author="t_竹沢 公佑" w:date="2019-09-19T16:56:00Z"/>
          <w:rFonts w:ascii="Century" w:eastAsia="ＭＳ 明朝" w:hAnsi="Century" w:cs="Times New Roman"/>
          <w:noProof/>
          <w:kern w:val="2"/>
          <w:sz w:val="21"/>
          <w:szCs w:val="22"/>
        </w:rPr>
      </w:pPr>
      <w:del w:id="2095" w:author="t_竹沢 公佑" w:date="2019-09-19T16:56:00Z">
        <w:r w:rsidRPr="003908FE" w:rsidDel="00E72E4F">
          <w:rPr>
            <w:rStyle w:val="a4"/>
            <w:noProof/>
          </w:rPr>
          <w:delText>5.5.6. Command :DRXPD RCVSTOP</w:delText>
        </w:r>
        <w:r w:rsidDel="00E72E4F">
          <w:rPr>
            <w:noProof/>
            <w:webHidden/>
          </w:rPr>
          <w:tab/>
          <w:delText>57</w:delText>
        </w:r>
      </w:del>
    </w:p>
    <w:p w:rsidR="00FD7F5E" w:rsidRPr="003E5CC4" w:rsidDel="00E72E4F" w:rsidRDefault="00FD7F5E" w:rsidP="00FD7F5E">
      <w:pPr>
        <w:pStyle w:val="31"/>
        <w:tabs>
          <w:tab w:val="right" w:leader="dot" w:pos="9913"/>
        </w:tabs>
        <w:ind w:left="480"/>
        <w:rPr>
          <w:del w:id="2096" w:author="t_竹沢 公佑" w:date="2019-09-19T16:56:00Z"/>
          <w:rFonts w:ascii="Century" w:eastAsia="ＭＳ 明朝" w:hAnsi="Century" w:cs="Times New Roman"/>
          <w:noProof/>
          <w:kern w:val="2"/>
          <w:sz w:val="21"/>
          <w:szCs w:val="22"/>
        </w:rPr>
      </w:pPr>
      <w:del w:id="2097" w:author="t_竹沢 公佑" w:date="2019-09-19T16:56:00Z">
        <w:r w:rsidRPr="003908FE" w:rsidDel="00E72E4F">
          <w:rPr>
            <w:rStyle w:val="a4"/>
            <w:noProof/>
          </w:rPr>
          <w:delText>5.5.7. Command :DRXPD_GET RCVSTS</w:delText>
        </w:r>
        <w:r w:rsidDel="00E72E4F">
          <w:rPr>
            <w:noProof/>
            <w:webHidden/>
          </w:rPr>
          <w:tab/>
          <w:delText>58</w:delText>
        </w:r>
      </w:del>
    </w:p>
    <w:p w:rsidR="00FD7F5E" w:rsidRPr="003E5CC4" w:rsidDel="00E72E4F" w:rsidRDefault="00FD7F5E" w:rsidP="00FD7F5E">
      <w:pPr>
        <w:pStyle w:val="31"/>
        <w:tabs>
          <w:tab w:val="right" w:leader="dot" w:pos="9913"/>
        </w:tabs>
        <w:ind w:left="480"/>
        <w:rPr>
          <w:del w:id="2098" w:author="t_竹沢 公佑" w:date="2019-09-19T16:56:00Z"/>
          <w:rFonts w:ascii="Century" w:eastAsia="ＭＳ 明朝" w:hAnsi="Century" w:cs="Times New Roman"/>
          <w:noProof/>
          <w:kern w:val="2"/>
          <w:sz w:val="21"/>
          <w:szCs w:val="22"/>
        </w:rPr>
      </w:pPr>
      <w:del w:id="2099" w:author="t_竹沢 公佑" w:date="2019-09-19T16:56:00Z">
        <w:r w:rsidRPr="003908FE" w:rsidDel="00E72E4F">
          <w:rPr>
            <w:rStyle w:val="a4"/>
            <w:noProof/>
          </w:rPr>
          <w:delText>5.5.8. Command :DRXPD_CLR RCV</w:delText>
        </w:r>
        <w:r w:rsidDel="00E72E4F">
          <w:rPr>
            <w:noProof/>
            <w:webHidden/>
          </w:rPr>
          <w:tab/>
          <w:delText>59</w:delText>
        </w:r>
      </w:del>
    </w:p>
    <w:p w:rsidR="00FD7F5E" w:rsidRPr="003E5CC4" w:rsidDel="00E72E4F" w:rsidRDefault="00FD7F5E" w:rsidP="00FD7F5E">
      <w:pPr>
        <w:pStyle w:val="31"/>
        <w:tabs>
          <w:tab w:val="right" w:leader="dot" w:pos="9913"/>
        </w:tabs>
        <w:ind w:left="480"/>
        <w:rPr>
          <w:del w:id="2100" w:author="t_竹沢 公佑" w:date="2019-09-19T16:56:00Z"/>
          <w:rFonts w:ascii="Century" w:eastAsia="ＭＳ 明朝" w:hAnsi="Century" w:cs="Times New Roman"/>
          <w:noProof/>
          <w:kern w:val="2"/>
          <w:sz w:val="21"/>
          <w:szCs w:val="22"/>
        </w:rPr>
      </w:pPr>
      <w:del w:id="2101" w:author="t_竹沢 公佑" w:date="2019-09-19T16:56:00Z">
        <w:r w:rsidRPr="003908FE" w:rsidDel="00E72E4F">
          <w:rPr>
            <w:rStyle w:val="a4"/>
            <w:noProof/>
          </w:rPr>
          <w:delText>5.5.9. Command :DRXPD SNDSTART</w:delText>
        </w:r>
        <w:r w:rsidDel="00E72E4F">
          <w:rPr>
            <w:noProof/>
            <w:webHidden/>
          </w:rPr>
          <w:tab/>
          <w:delText>60</w:delText>
        </w:r>
      </w:del>
    </w:p>
    <w:p w:rsidR="00FD7F5E" w:rsidRPr="003E5CC4" w:rsidDel="00E72E4F" w:rsidRDefault="00FD7F5E" w:rsidP="00FD7F5E">
      <w:pPr>
        <w:pStyle w:val="31"/>
        <w:tabs>
          <w:tab w:val="right" w:leader="dot" w:pos="9913"/>
        </w:tabs>
        <w:ind w:left="480"/>
        <w:rPr>
          <w:del w:id="2102" w:author="t_竹沢 公佑" w:date="2019-09-19T16:56:00Z"/>
          <w:rFonts w:ascii="Century" w:eastAsia="ＭＳ 明朝" w:hAnsi="Century" w:cs="Times New Roman"/>
          <w:noProof/>
          <w:kern w:val="2"/>
          <w:sz w:val="21"/>
          <w:szCs w:val="22"/>
        </w:rPr>
      </w:pPr>
      <w:del w:id="2103" w:author="t_竹沢 公佑" w:date="2019-09-19T16:56:00Z">
        <w:r w:rsidRPr="003908FE" w:rsidDel="00E72E4F">
          <w:rPr>
            <w:rStyle w:val="a4"/>
            <w:noProof/>
          </w:rPr>
          <w:delText>5.5.10. Command :DRXPD SNDSTOP</w:delText>
        </w:r>
        <w:r w:rsidDel="00E72E4F">
          <w:rPr>
            <w:noProof/>
            <w:webHidden/>
          </w:rPr>
          <w:tab/>
          <w:delText>61</w:delText>
        </w:r>
      </w:del>
    </w:p>
    <w:p w:rsidR="00FD7F5E" w:rsidRPr="003E5CC4" w:rsidDel="00E72E4F" w:rsidRDefault="00FD7F5E" w:rsidP="00FD7F5E">
      <w:pPr>
        <w:pStyle w:val="31"/>
        <w:tabs>
          <w:tab w:val="right" w:leader="dot" w:pos="9913"/>
        </w:tabs>
        <w:ind w:left="480"/>
        <w:rPr>
          <w:del w:id="2104" w:author="t_竹沢 公佑" w:date="2019-09-19T16:56:00Z"/>
          <w:rFonts w:ascii="Century" w:eastAsia="ＭＳ 明朝" w:hAnsi="Century" w:cs="Times New Roman"/>
          <w:noProof/>
          <w:kern w:val="2"/>
          <w:sz w:val="21"/>
          <w:szCs w:val="22"/>
        </w:rPr>
      </w:pPr>
      <w:del w:id="2105" w:author="t_竹沢 公佑" w:date="2019-09-19T16:56:00Z">
        <w:r w:rsidRPr="003908FE" w:rsidDel="00E72E4F">
          <w:rPr>
            <w:rStyle w:val="a4"/>
            <w:noProof/>
          </w:rPr>
          <w:delText>5.5.11. Command :DRXPD_GET SNDSTS</w:delText>
        </w:r>
        <w:r w:rsidDel="00E72E4F">
          <w:rPr>
            <w:noProof/>
            <w:webHidden/>
          </w:rPr>
          <w:tab/>
          <w:delText>62</w:delText>
        </w:r>
      </w:del>
    </w:p>
    <w:p w:rsidR="00FD7F5E" w:rsidRPr="003E5CC4" w:rsidDel="00E72E4F" w:rsidRDefault="00FD7F5E" w:rsidP="00FD7F5E">
      <w:pPr>
        <w:pStyle w:val="31"/>
        <w:tabs>
          <w:tab w:val="right" w:leader="dot" w:pos="9913"/>
        </w:tabs>
        <w:ind w:left="480"/>
        <w:rPr>
          <w:del w:id="2106" w:author="t_竹沢 公佑" w:date="2019-09-19T16:56:00Z"/>
          <w:rFonts w:ascii="Century" w:eastAsia="ＭＳ 明朝" w:hAnsi="Century" w:cs="Times New Roman"/>
          <w:noProof/>
          <w:kern w:val="2"/>
          <w:sz w:val="21"/>
          <w:szCs w:val="22"/>
        </w:rPr>
      </w:pPr>
      <w:del w:id="2107" w:author="t_竹沢 公佑" w:date="2019-09-19T16:56:00Z">
        <w:r w:rsidRPr="003908FE" w:rsidDel="00E72E4F">
          <w:rPr>
            <w:rStyle w:val="a4"/>
            <w:noProof/>
          </w:rPr>
          <w:delText>5.5.12. Command :DRXPD_SET SNDSIZ</w:delText>
        </w:r>
        <w:r w:rsidDel="00E72E4F">
          <w:rPr>
            <w:noProof/>
            <w:webHidden/>
          </w:rPr>
          <w:tab/>
          <w:delText>63</w:delText>
        </w:r>
      </w:del>
    </w:p>
    <w:p w:rsidR="00FD7F5E" w:rsidRPr="003E5CC4" w:rsidDel="00E72E4F" w:rsidRDefault="00FD7F5E" w:rsidP="00FD7F5E">
      <w:pPr>
        <w:pStyle w:val="31"/>
        <w:tabs>
          <w:tab w:val="right" w:leader="dot" w:pos="9913"/>
        </w:tabs>
        <w:ind w:left="480"/>
        <w:rPr>
          <w:del w:id="2108" w:author="t_竹沢 公佑" w:date="2019-09-19T16:56:00Z"/>
          <w:rFonts w:ascii="Century" w:eastAsia="ＭＳ 明朝" w:hAnsi="Century" w:cs="Times New Roman"/>
          <w:noProof/>
          <w:kern w:val="2"/>
          <w:sz w:val="21"/>
          <w:szCs w:val="22"/>
        </w:rPr>
      </w:pPr>
      <w:del w:id="2109" w:author="t_竹沢 公佑" w:date="2019-09-19T16:56:00Z">
        <w:r w:rsidRPr="003908FE" w:rsidDel="00E72E4F">
          <w:rPr>
            <w:rStyle w:val="a4"/>
            <w:noProof/>
          </w:rPr>
          <w:delText>5.5.13. Command :DRXPD_GET_MONSTS</w:delText>
        </w:r>
        <w:r w:rsidDel="00E72E4F">
          <w:rPr>
            <w:noProof/>
            <w:webHidden/>
          </w:rPr>
          <w:tab/>
          <w:delText>64</w:delText>
        </w:r>
      </w:del>
    </w:p>
    <w:p w:rsidR="00FD7F5E" w:rsidRPr="003E5CC4" w:rsidDel="00E72E4F" w:rsidRDefault="00FD7F5E" w:rsidP="00FD7F5E">
      <w:pPr>
        <w:pStyle w:val="31"/>
        <w:tabs>
          <w:tab w:val="right" w:leader="dot" w:pos="9913"/>
        </w:tabs>
        <w:ind w:left="480"/>
        <w:rPr>
          <w:del w:id="2110" w:author="t_竹沢 公佑" w:date="2019-09-19T16:56:00Z"/>
          <w:rFonts w:ascii="Century" w:eastAsia="ＭＳ 明朝" w:hAnsi="Century" w:cs="Times New Roman"/>
          <w:noProof/>
          <w:kern w:val="2"/>
          <w:sz w:val="21"/>
          <w:szCs w:val="22"/>
        </w:rPr>
      </w:pPr>
      <w:del w:id="2111" w:author="t_竹沢 公佑" w:date="2019-09-19T16:56:00Z">
        <w:r w:rsidRPr="003908FE" w:rsidDel="00E72E4F">
          <w:rPr>
            <w:rStyle w:val="a4"/>
            <w:noProof/>
          </w:rPr>
          <w:delText>5.5.14. Command :DRXPD_SET_CONTROL</w:delText>
        </w:r>
        <w:r w:rsidDel="00E72E4F">
          <w:rPr>
            <w:noProof/>
            <w:webHidden/>
          </w:rPr>
          <w:tab/>
          <w:delText>65</w:delText>
        </w:r>
      </w:del>
    </w:p>
    <w:p w:rsidR="00FD7F5E" w:rsidRPr="003E5CC4" w:rsidDel="00E72E4F" w:rsidRDefault="00FD7F5E" w:rsidP="00FD7F5E">
      <w:pPr>
        <w:pStyle w:val="31"/>
        <w:tabs>
          <w:tab w:val="right" w:leader="dot" w:pos="9913"/>
        </w:tabs>
        <w:ind w:left="480"/>
        <w:rPr>
          <w:del w:id="2112" w:author="t_竹沢 公佑" w:date="2019-09-19T16:56:00Z"/>
          <w:rFonts w:ascii="Century" w:eastAsia="ＭＳ 明朝" w:hAnsi="Century" w:cs="Times New Roman"/>
          <w:noProof/>
          <w:kern w:val="2"/>
          <w:sz w:val="21"/>
          <w:szCs w:val="22"/>
        </w:rPr>
      </w:pPr>
      <w:del w:id="2113" w:author="t_竹沢 公佑" w:date="2019-09-19T16:56:00Z">
        <w:r w:rsidRPr="003908FE" w:rsidDel="00E72E4F">
          <w:rPr>
            <w:rStyle w:val="a4"/>
            <w:noProof/>
          </w:rPr>
          <w:delText>5.5.15. Command :DRXPD_GET_I2C_DATA (for Debug)</w:delText>
        </w:r>
        <w:r w:rsidDel="00E72E4F">
          <w:rPr>
            <w:noProof/>
            <w:webHidden/>
          </w:rPr>
          <w:tab/>
          <w:delText>66</w:delText>
        </w:r>
      </w:del>
    </w:p>
    <w:p w:rsidR="00FD7F5E" w:rsidRPr="003E5CC4" w:rsidDel="00E72E4F" w:rsidRDefault="00FD7F5E" w:rsidP="00FD7F5E">
      <w:pPr>
        <w:pStyle w:val="31"/>
        <w:tabs>
          <w:tab w:val="right" w:leader="dot" w:pos="9913"/>
        </w:tabs>
        <w:ind w:left="480"/>
        <w:rPr>
          <w:del w:id="2114" w:author="t_竹沢 公佑" w:date="2019-09-19T16:56:00Z"/>
          <w:rFonts w:ascii="Century" w:eastAsia="ＭＳ 明朝" w:hAnsi="Century" w:cs="Times New Roman"/>
          <w:noProof/>
          <w:kern w:val="2"/>
          <w:sz w:val="21"/>
          <w:szCs w:val="22"/>
        </w:rPr>
      </w:pPr>
      <w:del w:id="2115" w:author="t_竹沢 公佑" w:date="2019-09-19T16:56:00Z">
        <w:r w:rsidRPr="003908FE" w:rsidDel="00E72E4F">
          <w:rPr>
            <w:rStyle w:val="a4"/>
            <w:noProof/>
          </w:rPr>
          <w:delText>5.5.16. Command :DRXPD_SET_I2C_CMD (for Debug)</w:delText>
        </w:r>
        <w:r w:rsidDel="00E72E4F">
          <w:rPr>
            <w:noProof/>
            <w:webHidden/>
          </w:rPr>
          <w:tab/>
          <w:delText>67</w:delText>
        </w:r>
      </w:del>
    </w:p>
    <w:p w:rsidR="00FD7F5E" w:rsidRPr="003E5CC4" w:rsidDel="00E72E4F" w:rsidRDefault="00FD7F5E" w:rsidP="00FD7F5E">
      <w:pPr>
        <w:pStyle w:val="31"/>
        <w:tabs>
          <w:tab w:val="right" w:leader="dot" w:pos="9913"/>
        </w:tabs>
        <w:ind w:left="480"/>
        <w:rPr>
          <w:del w:id="2116" w:author="t_竹沢 公佑" w:date="2019-09-19T16:56:00Z"/>
          <w:rFonts w:ascii="Century" w:eastAsia="ＭＳ 明朝" w:hAnsi="Century" w:cs="Times New Roman"/>
          <w:noProof/>
          <w:kern w:val="2"/>
          <w:sz w:val="21"/>
          <w:szCs w:val="22"/>
        </w:rPr>
      </w:pPr>
      <w:del w:id="2117" w:author="t_竹沢 公佑" w:date="2019-09-19T16:56:00Z">
        <w:r w:rsidRPr="003908FE" w:rsidDel="00E72E4F">
          <w:rPr>
            <w:rStyle w:val="a4"/>
            <w:noProof/>
          </w:rPr>
          <w:delText>5.5.17. Command :DRXPD_SET_RCVGROUPS</w:delText>
        </w:r>
        <w:r w:rsidDel="00E72E4F">
          <w:rPr>
            <w:noProof/>
            <w:webHidden/>
          </w:rPr>
          <w:tab/>
          <w:delText>69</w:delText>
        </w:r>
      </w:del>
    </w:p>
    <w:p w:rsidR="00FD7F5E" w:rsidRPr="003E5CC4" w:rsidDel="00E72E4F" w:rsidRDefault="00FD7F5E" w:rsidP="00FD7F5E">
      <w:pPr>
        <w:pStyle w:val="31"/>
        <w:tabs>
          <w:tab w:val="right" w:leader="dot" w:pos="9913"/>
        </w:tabs>
        <w:ind w:left="480"/>
        <w:rPr>
          <w:del w:id="2118" w:author="t_竹沢 公佑" w:date="2019-09-19T16:56:00Z"/>
          <w:rFonts w:ascii="Century" w:eastAsia="ＭＳ 明朝" w:hAnsi="Century" w:cs="Times New Roman"/>
          <w:noProof/>
          <w:kern w:val="2"/>
          <w:sz w:val="21"/>
          <w:szCs w:val="22"/>
        </w:rPr>
      </w:pPr>
      <w:del w:id="2119" w:author="t_竹沢 公佑" w:date="2019-09-19T16:56:00Z">
        <w:r w:rsidRPr="003908FE" w:rsidDel="00E72E4F">
          <w:rPr>
            <w:rStyle w:val="a4"/>
            <w:noProof/>
          </w:rPr>
          <w:delText>5.5.18. Command :DRXPD_SET_SEUEVT</w:delText>
        </w:r>
        <w:r w:rsidDel="00E72E4F">
          <w:rPr>
            <w:noProof/>
            <w:webHidden/>
          </w:rPr>
          <w:tab/>
          <w:delText>70</w:delText>
        </w:r>
      </w:del>
    </w:p>
    <w:p w:rsidR="00FD7F5E" w:rsidRPr="003E5CC4" w:rsidDel="00E72E4F" w:rsidRDefault="00FD7F5E" w:rsidP="00FD7F5E">
      <w:pPr>
        <w:pStyle w:val="31"/>
        <w:tabs>
          <w:tab w:val="right" w:leader="dot" w:pos="9913"/>
        </w:tabs>
        <w:ind w:left="480"/>
        <w:rPr>
          <w:del w:id="2120" w:author="t_竹沢 公佑" w:date="2019-09-19T16:56:00Z"/>
          <w:rFonts w:ascii="Century" w:eastAsia="ＭＳ 明朝" w:hAnsi="Century" w:cs="Times New Roman"/>
          <w:noProof/>
          <w:kern w:val="2"/>
          <w:sz w:val="21"/>
          <w:szCs w:val="22"/>
        </w:rPr>
      </w:pPr>
      <w:del w:id="2121" w:author="t_竹沢 公佑" w:date="2019-09-19T16:56:00Z">
        <w:r w:rsidRPr="003908FE" w:rsidDel="00E72E4F">
          <w:rPr>
            <w:rStyle w:val="a4"/>
            <w:noProof/>
          </w:rPr>
          <w:delText>5.5.19. Command :DRXPD CLR_SEUEVT</w:delText>
        </w:r>
        <w:r w:rsidDel="00E72E4F">
          <w:rPr>
            <w:noProof/>
            <w:webHidden/>
          </w:rPr>
          <w:tab/>
          <w:delText>72</w:delText>
        </w:r>
      </w:del>
    </w:p>
    <w:p w:rsidR="00FD7F5E" w:rsidRPr="003E5CC4" w:rsidDel="00E72E4F" w:rsidRDefault="00FD7F5E" w:rsidP="00FD7F5E">
      <w:pPr>
        <w:pStyle w:val="31"/>
        <w:tabs>
          <w:tab w:val="right" w:leader="dot" w:pos="9913"/>
        </w:tabs>
        <w:ind w:left="480"/>
        <w:rPr>
          <w:del w:id="2122" w:author="t_竹沢 公佑" w:date="2019-09-19T16:56:00Z"/>
          <w:rFonts w:ascii="Century" w:eastAsia="ＭＳ 明朝" w:hAnsi="Century" w:cs="Times New Roman"/>
          <w:noProof/>
          <w:kern w:val="2"/>
          <w:sz w:val="21"/>
          <w:szCs w:val="22"/>
        </w:rPr>
      </w:pPr>
      <w:del w:id="2123" w:author="t_竹沢 公佑" w:date="2019-09-19T16:56:00Z">
        <w:r w:rsidRPr="003908FE" w:rsidDel="00E72E4F">
          <w:rPr>
            <w:rStyle w:val="a4"/>
            <w:noProof/>
          </w:rPr>
          <w:delText>5.5.20. Command :DRXPD FLASH_OVHLOG</w:delText>
        </w:r>
        <w:r w:rsidDel="00E72E4F">
          <w:rPr>
            <w:noProof/>
            <w:webHidden/>
          </w:rPr>
          <w:tab/>
          <w:delText>73</w:delText>
        </w:r>
      </w:del>
    </w:p>
    <w:p w:rsidR="00FD7F5E" w:rsidRPr="003E5CC4" w:rsidDel="00E72E4F" w:rsidRDefault="00FD7F5E" w:rsidP="00FD7F5E">
      <w:pPr>
        <w:pStyle w:val="31"/>
        <w:tabs>
          <w:tab w:val="right" w:leader="dot" w:pos="9913"/>
        </w:tabs>
        <w:ind w:left="480"/>
        <w:rPr>
          <w:del w:id="2124" w:author="t_竹沢 公佑" w:date="2019-09-19T16:56:00Z"/>
          <w:rFonts w:ascii="Century" w:eastAsia="ＭＳ 明朝" w:hAnsi="Century" w:cs="Times New Roman"/>
          <w:noProof/>
          <w:kern w:val="2"/>
          <w:sz w:val="21"/>
          <w:szCs w:val="22"/>
        </w:rPr>
      </w:pPr>
      <w:del w:id="2125" w:author="t_竹沢 公佑" w:date="2019-09-19T16:56:00Z">
        <w:r w:rsidRPr="003908FE" w:rsidDel="00E72E4F">
          <w:rPr>
            <w:rStyle w:val="a4"/>
            <w:noProof/>
          </w:rPr>
          <w:delText>5.5.21. Command :DRXPD SEL_EQ</w:delText>
        </w:r>
        <w:r w:rsidDel="00E72E4F">
          <w:rPr>
            <w:noProof/>
            <w:webHidden/>
          </w:rPr>
          <w:tab/>
          <w:delText>74</w:delText>
        </w:r>
      </w:del>
    </w:p>
    <w:p w:rsidR="00FD7F5E" w:rsidRPr="003E5CC4" w:rsidDel="00E72E4F" w:rsidRDefault="00FD7F5E" w:rsidP="00FD7F5E">
      <w:pPr>
        <w:pStyle w:val="31"/>
        <w:tabs>
          <w:tab w:val="right" w:leader="dot" w:pos="9913"/>
        </w:tabs>
        <w:ind w:left="480"/>
        <w:rPr>
          <w:del w:id="2126" w:author="t_竹沢 公佑" w:date="2019-09-19T16:56:00Z"/>
          <w:rFonts w:ascii="Century" w:eastAsia="ＭＳ 明朝" w:hAnsi="Century" w:cs="Times New Roman"/>
          <w:noProof/>
          <w:kern w:val="2"/>
          <w:sz w:val="21"/>
          <w:szCs w:val="22"/>
        </w:rPr>
      </w:pPr>
      <w:del w:id="2127" w:author="t_竹沢 公佑" w:date="2019-09-19T16:56:00Z">
        <w:r w:rsidRPr="003908FE" w:rsidDel="00E72E4F">
          <w:rPr>
            <w:rStyle w:val="a4"/>
            <w:noProof/>
          </w:rPr>
          <w:delText>5.5.22. Command :DRXPD GET_EQ</w:delText>
        </w:r>
        <w:r w:rsidDel="00E72E4F">
          <w:rPr>
            <w:noProof/>
            <w:webHidden/>
          </w:rPr>
          <w:tab/>
          <w:delText>75</w:delText>
        </w:r>
      </w:del>
    </w:p>
    <w:p w:rsidR="00FD7F5E" w:rsidRPr="003E5CC4" w:rsidDel="00E72E4F" w:rsidRDefault="00FD7F5E">
      <w:pPr>
        <w:pStyle w:val="10"/>
        <w:tabs>
          <w:tab w:val="left" w:pos="630"/>
          <w:tab w:val="right" w:leader="dot" w:pos="9913"/>
        </w:tabs>
        <w:rPr>
          <w:del w:id="2128" w:author="t_竹沢 公佑" w:date="2019-09-19T16:56:00Z"/>
          <w:rFonts w:ascii="Century" w:eastAsia="ＭＳ 明朝" w:hAnsi="Century" w:cs="Times New Roman"/>
          <w:b w:val="0"/>
          <w:noProof/>
          <w:kern w:val="2"/>
          <w:sz w:val="21"/>
          <w:szCs w:val="22"/>
        </w:rPr>
      </w:pPr>
      <w:del w:id="2129" w:author="t_竹沢 公佑" w:date="2019-09-19T16:56:00Z">
        <w:r w:rsidRPr="003908FE" w:rsidDel="00E72E4F">
          <w:rPr>
            <w:rStyle w:val="a4"/>
            <w:noProof/>
          </w:rPr>
          <w:delText>6.</w:delText>
        </w:r>
        <w:r w:rsidRPr="003E5CC4" w:rsidDel="00E72E4F">
          <w:rPr>
            <w:rFonts w:ascii="Century" w:eastAsia="ＭＳ 明朝" w:hAnsi="Century" w:cs="Times New Roman"/>
            <w:b w:val="0"/>
            <w:noProof/>
            <w:kern w:val="2"/>
            <w:sz w:val="21"/>
            <w:szCs w:val="22"/>
          </w:rPr>
          <w:tab/>
        </w:r>
        <w:r w:rsidRPr="003908FE" w:rsidDel="00E72E4F">
          <w:rPr>
            <w:rStyle w:val="a4"/>
            <w:noProof/>
            <w:lang w:val="en"/>
          </w:rPr>
          <w:delText>Monitoring and Control Items</w:delText>
        </w:r>
        <w:r w:rsidDel="00E72E4F">
          <w:rPr>
            <w:noProof/>
            <w:webHidden/>
          </w:rPr>
          <w:tab/>
          <w:delText>76</w:delText>
        </w:r>
      </w:del>
    </w:p>
    <w:p w:rsidR="00FD7F5E" w:rsidRPr="003E5CC4" w:rsidDel="00E72E4F" w:rsidRDefault="00FD7F5E" w:rsidP="00FD7F5E">
      <w:pPr>
        <w:pStyle w:val="23"/>
        <w:tabs>
          <w:tab w:val="left" w:pos="840"/>
          <w:tab w:val="right" w:leader="dot" w:pos="9913"/>
        </w:tabs>
        <w:ind w:left="240"/>
        <w:rPr>
          <w:del w:id="2130" w:author="t_竹沢 公佑" w:date="2019-09-19T16:56:00Z"/>
          <w:rFonts w:ascii="Century" w:eastAsia="ＭＳ 明朝" w:hAnsi="Century" w:cs="Times New Roman"/>
          <w:noProof/>
          <w:kern w:val="2"/>
          <w:sz w:val="21"/>
          <w:szCs w:val="22"/>
        </w:rPr>
      </w:pPr>
      <w:del w:id="2131" w:author="t_竹沢 公佑" w:date="2019-09-19T16:56:00Z">
        <w:r w:rsidRPr="003908FE" w:rsidDel="00E72E4F">
          <w:rPr>
            <w:rStyle w:val="a4"/>
            <w:noProof/>
          </w:rPr>
          <w:delText>6.1.</w:delText>
        </w:r>
        <w:r w:rsidRPr="003E5CC4" w:rsidDel="00E72E4F">
          <w:rPr>
            <w:rFonts w:ascii="Century" w:eastAsia="ＭＳ 明朝" w:hAnsi="Century" w:cs="Times New Roman"/>
            <w:noProof/>
            <w:kern w:val="2"/>
            <w:sz w:val="21"/>
            <w:szCs w:val="22"/>
          </w:rPr>
          <w:tab/>
        </w:r>
        <w:r w:rsidRPr="003908FE" w:rsidDel="00E72E4F">
          <w:rPr>
            <w:rStyle w:val="a4"/>
            <w:noProof/>
            <w:lang w:val="en"/>
          </w:rPr>
          <w:delText>Monitoring Items</w:delText>
        </w:r>
        <w:r w:rsidDel="00E72E4F">
          <w:rPr>
            <w:noProof/>
            <w:webHidden/>
          </w:rPr>
          <w:tab/>
          <w:delText>76</w:delText>
        </w:r>
      </w:del>
    </w:p>
    <w:p w:rsidR="00FD7F5E" w:rsidRPr="003E5CC4" w:rsidDel="00E72E4F" w:rsidRDefault="00FD7F5E" w:rsidP="00FD7F5E">
      <w:pPr>
        <w:pStyle w:val="31"/>
        <w:tabs>
          <w:tab w:val="right" w:leader="dot" w:pos="9913"/>
        </w:tabs>
        <w:ind w:left="480"/>
        <w:rPr>
          <w:del w:id="2132" w:author="t_竹沢 公佑" w:date="2019-09-19T16:56:00Z"/>
          <w:rFonts w:ascii="Century" w:eastAsia="ＭＳ 明朝" w:hAnsi="Century" w:cs="Times New Roman"/>
          <w:noProof/>
          <w:kern w:val="2"/>
          <w:sz w:val="21"/>
          <w:szCs w:val="22"/>
        </w:rPr>
      </w:pPr>
      <w:del w:id="2133" w:author="t_竹沢 公佑" w:date="2019-09-19T16:56:00Z">
        <w:r w:rsidRPr="003908FE" w:rsidDel="00E72E4F">
          <w:rPr>
            <w:rStyle w:val="a4"/>
            <w:noProof/>
          </w:rPr>
          <w:delText>6.1.1. GET_ALARM_STATUS_REG</w:delText>
        </w:r>
        <w:r w:rsidDel="00E72E4F">
          <w:rPr>
            <w:noProof/>
            <w:webHidden/>
          </w:rPr>
          <w:tab/>
          <w:delText>76</w:delText>
        </w:r>
      </w:del>
    </w:p>
    <w:p w:rsidR="00FD7F5E" w:rsidRPr="003E5CC4" w:rsidDel="00E72E4F" w:rsidRDefault="00FD7F5E" w:rsidP="00FD7F5E">
      <w:pPr>
        <w:pStyle w:val="31"/>
        <w:tabs>
          <w:tab w:val="right" w:leader="dot" w:pos="9913"/>
        </w:tabs>
        <w:ind w:left="480"/>
        <w:rPr>
          <w:del w:id="2134" w:author="t_竹沢 公佑" w:date="2019-09-19T16:56:00Z"/>
          <w:rFonts w:ascii="Century" w:eastAsia="ＭＳ 明朝" w:hAnsi="Century" w:cs="Times New Roman"/>
          <w:noProof/>
          <w:kern w:val="2"/>
          <w:sz w:val="21"/>
          <w:szCs w:val="22"/>
        </w:rPr>
      </w:pPr>
      <w:del w:id="2135" w:author="t_竹沢 公佑" w:date="2019-09-19T16:56:00Z">
        <w:r w:rsidRPr="003908FE" w:rsidDel="00E72E4F">
          <w:rPr>
            <w:rStyle w:val="a4"/>
            <w:noProof/>
          </w:rPr>
          <w:delText>6.1.2. GET_POWER_ALARM_REG</w:delText>
        </w:r>
        <w:r w:rsidDel="00E72E4F">
          <w:rPr>
            <w:noProof/>
            <w:webHidden/>
          </w:rPr>
          <w:tab/>
          <w:delText>77</w:delText>
        </w:r>
      </w:del>
    </w:p>
    <w:p w:rsidR="00FD7F5E" w:rsidRPr="003E5CC4" w:rsidDel="00E72E4F" w:rsidRDefault="00FD7F5E" w:rsidP="00FD7F5E">
      <w:pPr>
        <w:pStyle w:val="31"/>
        <w:tabs>
          <w:tab w:val="right" w:leader="dot" w:pos="9913"/>
        </w:tabs>
        <w:ind w:left="480"/>
        <w:rPr>
          <w:del w:id="2136" w:author="t_竹沢 公佑" w:date="2019-09-19T16:56:00Z"/>
          <w:rFonts w:ascii="Century" w:eastAsia="ＭＳ 明朝" w:hAnsi="Century" w:cs="Times New Roman"/>
          <w:noProof/>
          <w:kern w:val="2"/>
          <w:sz w:val="21"/>
          <w:szCs w:val="22"/>
        </w:rPr>
      </w:pPr>
      <w:del w:id="2137" w:author="t_竹沢 公佑" w:date="2019-09-19T16:56:00Z">
        <w:r w:rsidRPr="003908FE" w:rsidDel="00E72E4F">
          <w:rPr>
            <w:rStyle w:val="a4"/>
            <w:noProof/>
          </w:rPr>
          <w:delText>6.1.3. GET_SIGNAL_AVG_nW</w:delText>
        </w:r>
        <w:r w:rsidDel="00E72E4F">
          <w:rPr>
            <w:noProof/>
            <w:webHidden/>
          </w:rPr>
          <w:tab/>
          <w:delText>78</w:delText>
        </w:r>
      </w:del>
    </w:p>
    <w:p w:rsidR="00FD7F5E" w:rsidRPr="003E5CC4" w:rsidDel="00E72E4F" w:rsidRDefault="00FD7F5E" w:rsidP="00FD7F5E">
      <w:pPr>
        <w:pStyle w:val="31"/>
        <w:tabs>
          <w:tab w:val="right" w:leader="dot" w:pos="9913"/>
        </w:tabs>
        <w:ind w:left="480"/>
        <w:rPr>
          <w:del w:id="2138" w:author="t_竹沢 公佑" w:date="2019-09-19T16:56:00Z"/>
          <w:rFonts w:ascii="Century" w:eastAsia="ＭＳ 明朝" w:hAnsi="Century" w:cs="Times New Roman"/>
          <w:noProof/>
          <w:kern w:val="2"/>
          <w:sz w:val="21"/>
          <w:szCs w:val="22"/>
        </w:rPr>
      </w:pPr>
      <w:del w:id="2139" w:author="t_竹沢 公佑" w:date="2019-09-19T16:56:00Z">
        <w:r w:rsidRPr="003908FE" w:rsidDel="00E72E4F">
          <w:rPr>
            <w:rStyle w:val="a4"/>
            <w:noProof/>
          </w:rPr>
          <w:delText>6.1.4. GET_DFR_STATUS</w:delText>
        </w:r>
        <w:r w:rsidDel="00E72E4F">
          <w:rPr>
            <w:noProof/>
            <w:webHidden/>
          </w:rPr>
          <w:tab/>
          <w:delText>79</w:delText>
        </w:r>
      </w:del>
    </w:p>
    <w:p w:rsidR="00FD7F5E" w:rsidRPr="003E5CC4" w:rsidDel="00E72E4F" w:rsidRDefault="00FD7F5E" w:rsidP="00FD7F5E">
      <w:pPr>
        <w:pStyle w:val="31"/>
        <w:tabs>
          <w:tab w:val="right" w:leader="dot" w:pos="9913"/>
        </w:tabs>
        <w:ind w:left="480"/>
        <w:rPr>
          <w:del w:id="2140" w:author="t_竹沢 公佑" w:date="2019-09-19T16:56:00Z"/>
          <w:rFonts w:ascii="Century" w:eastAsia="ＭＳ 明朝" w:hAnsi="Century" w:cs="Times New Roman"/>
          <w:noProof/>
          <w:kern w:val="2"/>
          <w:sz w:val="21"/>
          <w:szCs w:val="22"/>
        </w:rPr>
      </w:pPr>
      <w:del w:id="2141" w:author="t_竹沢 公佑" w:date="2019-09-19T16:56:00Z">
        <w:r w:rsidRPr="003908FE" w:rsidDel="00E72E4F">
          <w:rPr>
            <w:rStyle w:val="a4"/>
            <w:noProof/>
          </w:rPr>
          <w:delText>6.1.5. GET_DFR_VOLTAGE_STATUS</w:delText>
        </w:r>
        <w:r w:rsidDel="00E72E4F">
          <w:rPr>
            <w:noProof/>
            <w:webHidden/>
          </w:rPr>
          <w:tab/>
          <w:delText>80</w:delText>
        </w:r>
      </w:del>
    </w:p>
    <w:p w:rsidR="00FD7F5E" w:rsidRPr="003E5CC4" w:rsidDel="00E72E4F" w:rsidRDefault="00FD7F5E" w:rsidP="00FD7F5E">
      <w:pPr>
        <w:pStyle w:val="31"/>
        <w:tabs>
          <w:tab w:val="right" w:leader="dot" w:pos="9913"/>
        </w:tabs>
        <w:ind w:left="480"/>
        <w:rPr>
          <w:del w:id="2142" w:author="t_竹沢 公佑" w:date="2019-09-19T16:56:00Z"/>
          <w:rFonts w:ascii="Century" w:eastAsia="ＭＳ 明朝" w:hAnsi="Century" w:cs="Times New Roman"/>
          <w:noProof/>
          <w:kern w:val="2"/>
          <w:sz w:val="21"/>
          <w:szCs w:val="22"/>
        </w:rPr>
      </w:pPr>
      <w:del w:id="2143" w:author="t_竹沢 公佑" w:date="2019-09-19T16:56:00Z">
        <w:r w:rsidRPr="003908FE" w:rsidDel="00E72E4F">
          <w:rPr>
            <w:rStyle w:val="a4"/>
            <w:noProof/>
          </w:rPr>
          <w:delText>6.1.6. GET_DFR_CHKSUM_COUNTER</w:delText>
        </w:r>
        <w:r w:rsidDel="00E72E4F">
          <w:rPr>
            <w:noProof/>
            <w:webHidden/>
          </w:rPr>
          <w:tab/>
          <w:delText>81</w:delText>
        </w:r>
      </w:del>
    </w:p>
    <w:p w:rsidR="00FD7F5E" w:rsidRPr="003E5CC4" w:rsidDel="00E72E4F" w:rsidRDefault="00FD7F5E" w:rsidP="00FD7F5E">
      <w:pPr>
        <w:pStyle w:val="31"/>
        <w:tabs>
          <w:tab w:val="right" w:leader="dot" w:pos="9913"/>
        </w:tabs>
        <w:ind w:left="480"/>
        <w:rPr>
          <w:del w:id="2144" w:author="t_竹沢 公佑" w:date="2019-09-19T16:56:00Z"/>
          <w:rFonts w:ascii="Century" w:eastAsia="ＭＳ 明朝" w:hAnsi="Century" w:cs="Times New Roman"/>
          <w:noProof/>
          <w:kern w:val="2"/>
          <w:sz w:val="21"/>
          <w:szCs w:val="22"/>
        </w:rPr>
      </w:pPr>
      <w:del w:id="2145" w:author="t_竹沢 公佑" w:date="2019-09-19T16:56:00Z">
        <w:r w:rsidRPr="003908FE" w:rsidDel="00E72E4F">
          <w:rPr>
            <w:rStyle w:val="a4"/>
            <w:noProof/>
          </w:rPr>
          <w:delText>6.1.7. GET_DFR_SYNC_ERR_CNT</w:delText>
        </w:r>
        <w:r w:rsidDel="00E72E4F">
          <w:rPr>
            <w:noProof/>
            <w:webHidden/>
          </w:rPr>
          <w:tab/>
          <w:delText>82</w:delText>
        </w:r>
      </w:del>
    </w:p>
    <w:p w:rsidR="00FD7F5E" w:rsidRPr="003E5CC4" w:rsidDel="00E72E4F" w:rsidRDefault="00FD7F5E" w:rsidP="00FD7F5E">
      <w:pPr>
        <w:pStyle w:val="31"/>
        <w:tabs>
          <w:tab w:val="right" w:leader="dot" w:pos="9913"/>
        </w:tabs>
        <w:ind w:left="480"/>
        <w:rPr>
          <w:del w:id="2146" w:author="t_竹沢 公佑" w:date="2019-09-19T16:56:00Z"/>
          <w:rFonts w:ascii="Century" w:eastAsia="ＭＳ 明朝" w:hAnsi="Century" w:cs="Times New Roman"/>
          <w:noProof/>
          <w:kern w:val="2"/>
          <w:sz w:val="21"/>
          <w:szCs w:val="22"/>
        </w:rPr>
      </w:pPr>
      <w:del w:id="2147" w:author="t_竹沢 公佑" w:date="2019-09-19T16:56:00Z">
        <w:r w:rsidRPr="003908FE" w:rsidDel="00E72E4F">
          <w:rPr>
            <w:rStyle w:val="a4"/>
            <w:noProof/>
          </w:rPr>
          <w:delText>6.1.8. GET_DFR_SYNC_STATUS</w:delText>
        </w:r>
        <w:r w:rsidDel="00E72E4F">
          <w:rPr>
            <w:noProof/>
            <w:webHidden/>
          </w:rPr>
          <w:tab/>
          <w:delText>83</w:delText>
        </w:r>
      </w:del>
    </w:p>
    <w:p w:rsidR="00FD7F5E" w:rsidRPr="003E5CC4" w:rsidDel="00E72E4F" w:rsidRDefault="00FD7F5E" w:rsidP="00FD7F5E">
      <w:pPr>
        <w:pStyle w:val="31"/>
        <w:tabs>
          <w:tab w:val="right" w:leader="dot" w:pos="9913"/>
        </w:tabs>
        <w:ind w:left="480"/>
        <w:rPr>
          <w:del w:id="2148" w:author="t_竹沢 公佑" w:date="2019-09-19T16:56:00Z"/>
          <w:rFonts w:ascii="Century" w:eastAsia="ＭＳ 明朝" w:hAnsi="Century" w:cs="Times New Roman"/>
          <w:noProof/>
          <w:kern w:val="2"/>
          <w:sz w:val="21"/>
          <w:szCs w:val="22"/>
        </w:rPr>
      </w:pPr>
      <w:del w:id="2149" w:author="t_竹沢 公佑" w:date="2019-09-19T16:56:00Z">
        <w:r w:rsidRPr="003908FE" w:rsidDel="00E72E4F">
          <w:rPr>
            <w:rStyle w:val="a4"/>
            <w:noProof/>
          </w:rPr>
          <w:delText>6.1.9. GET_DFR_TEST_DATA</w:delText>
        </w:r>
        <w:r w:rsidDel="00E72E4F">
          <w:rPr>
            <w:noProof/>
            <w:webHidden/>
          </w:rPr>
          <w:tab/>
          <w:delText>84</w:delText>
        </w:r>
      </w:del>
    </w:p>
    <w:p w:rsidR="00FD7F5E" w:rsidRPr="003E5CC4" w:rsidDel="00E72E4F" w:rsidRDefault="00FD7F5E" w:rsidP="00FD7F5E">
      <w:pPr>
        <w:pStyle w:val="31"/>
        <w:tabs>
          <w:tab w:val="right" w:leader="dot" w:pos="9913"/>
        </w:tabs>
        <w:ind w:left="480"/>
        <w:rPr>
          <w:del w:id="2150" w:author="t_竹沢 公佑" w:date="2019-09-19T16:56:00Z"/>
          <w:rFonts w:ascii="Century" w:eastAsia="ＭＳ 明朝" w:hAnsi="Century" w:cs="Times New Roman"/>
          <w:noProof/>
          <w:kern w:val="2"/>
          <w:sz w:val="21"/>
          <w:szCs w:val="22"/>
        </w:rPr>
      </w:pPr>
      <w:del w:id="2151" w:author="t_竹沢 公佑" w:date="2019-09-19T16:56:00Z">
        <w:r w:rsidRPr="003908FE" w:rsidDel="00E72E4F">
          <w:rPr>
            <w:rStyle w:val="a4"/>
            <w:noProof/>
          </w:rPr>
          <w:delText>6.1.10. GET_DFR_METAFRAME_DELAY</w:delText>
        </w:r>
        <w:r w:rsidDel="00E72E4F">
          <w:rPr>
            <w:noProof/>
            <w:webHidden/>
          </w:rPr>
          <w:tab/>
          <w:delText>85</w:delText>
        </w:r>
      </w:del>
    </w:p>
    <w:p w:rsidR="00FD7F5E" w:rsidRPr="003E5CC4" w:rsidDel="00E72E4F" w:rsidRDefault="00FD7F5E" w:rsidP="00FD7F5E">
      <w:pPr>
        <w:pStyle w:val="31"/>
        <w:tabs>
          <w:tab w:val="right" w:leader="dot" w:pos="9913"/>
        </w:tabs>
        <w:ind w:left="480"/>
        <w:rPr>
          <w:del w:id="2152" w:author="t_竹沢 公佑" w:date="2019-09-19T16:56:00Z"/>
          <w:rFonts w:ascii="Century" w:eastAsia="ＭＳ 明朝" w:hAnsi="Century" w:cs="Times New Roman"/>
          <w:noProof/>
          <w:kern w:val="2"/>
          <w:sz w:val="21"/>
          <w:szCs w:val="22"/>
        </w:rPr>
      </w:pPr>
      <w:del w:id="2153" w:author="t_竹沢 公佑" w:date="2019-09-19T16:56:00Z">
        <w:r w:rsidRPr="003908FE" w:rsidDel="00E72E4F">
          <w:rPr>
            <w:rStyle w:val="a4"/>
            <w:noProof/>
          </w:rPr>
          <w:delText>6.1.11. GET_DFR_SN</w:delText>
        </w:r>
        <w:r w:rsidDel="00E72E4F">
          <w:rPr>
            <w:noProof/>
            <w:webHidden/>
          </w:rPr>
          <w:tab/>
          <w:delText>86</w:delText>
        </w:r>
      </w:del>
    </w:p>
    <w:p w:rsidR="00FD7F5E" w:rsidRPr="003E5CC4" w:rsidDel="00E72E4F" w:rsidRDefault="00FD7F5E" w:rsidP="00FD7F5E">
      <w:pPr>
        <w:pStyle w:val="31"/>
        <w:tabs>
          <w:tab w:val="right" w:leader="dot" w:pos="9913"/>
        </w:tabs>
        <w:ind w:left="480"/>
        <w:rPr>
          <w:del w:id="2154" w:author="t_竹沢 公佑" w:date="2019-09-19T16:56:00Z"/>
          <w:rFonts w:ascii="Century" w:eastAsia="ＭＳ 明朝" w:hAnsi="Century" w:cs="Times New Roman"/>
          <w:noProof/>
          <w:kern w:val="2"/>
          <w:sz w:val="21"/>
          <w:szCs w:val="22"/>
        </w:rPr>
      </w:pPr>
      <w:del w:id="2155" w:author="t_竹沢 公佑" w:date="2019-09-19T16:56:00Z">
        <w:r w:rsidRPr="003908FE" w:rsidDel="00E72E4F">
          <w:rPr>
            <w:rStyle w:val="a4"/>
            <w:noProof/>
          </w:rPr>
          <w:delText>6.1.12. GET_DFR_VER</w:delText>
        </w:r>
        <w:r w:rsidDel="00E72E4F">
          <w:rPr>
            <w:noProof/>
            <w:webHidden/>
          </w:rPr>
          <w:tab/>
          <w:delText>87</w:delText>
        </w:r>
      </w:del>
    </w:p>
    <w:p w:rsidR="00FD7F5E" w:rsidRPr="003E5CC4" w:rsidDel="00E72E4F" w:rsidRDefault="00FD7F5E" w:rsidP="00FD7F5E">
      <w:pPr>
        <w:pStyle w:val="31"/>
        <w:tabs>
          <w:tab w:val="right" w:leader="dot" w:pos="9913"/>
        </w:tabs>
        <w:ind w:left="480"/>
        <w:rPr>
          <w:del w:id="2156" w:author="t_竹沢 公佑" w:date="2019-09-19T16:56:00Z"/>
          <w:rFonts w:ascii="Century" w:eastAsia="ＭＳ 明朝" w:hAnsi="Century" w:cs="Times New Roman"/>
          <w:noProof/>
          <w:kern w:val="2"/>
          <w:sz w:val="21"/>
          <w:szCs w:val="22"/>
        </w:rPr>
      </w:pPr>
      <w:del w:id="2157" w:author="t_竹沢 公佑" w:date="2019-09-19T16:56:00Z">
        <w:r w:rsidRPr="003908FE" w:rsidDel="00E72E4F">
          <w:rPr>
            <w:rStyle w:val="a4"/>
            <w:noProof/>
          </w:rPr>
          <w:delText>6.1.13. GET_FPGA_TEMP</w:delText>
        </w:r>
        <w:r w:rsidDel="00E72E4F">
          <w:rPr>
            <w:noProof/>
            <w:webHidden/>
          </w:rPr>
          <w:tab/>
          <w:delText>88</w:delText>
        </w:r>
      </w:del>
    </w:p>
    <w:p w:rsidR="00FD7F5E" w:rsidRPr="003E5CC4" w:rsidDel="00E72E4F" w:rsidRDefault="00FD7F5E" w:rsidP="00FD7F5E">
      <w:pPr>
        <w:pStyle w:val="31"/>
        <w:tabs>
          <w:tab w:val="right" w:leader="dot" w:pos="9913"/>
        </w:tabs>
        <w:ind w:left="480"/>
        <w:rPr>
          <w:del w:id="2158" w:author="t_竹沢 公佑" w:date="2019-09-19T16:56:00Z"/>
          <w:rFonts w:ascii="Century" w:eastAsia="ＭＳ 明朝" w:hAnsi="Century" w:cs="Times New Roman"/>
          <w:noProof/>
          <w:kern w:val="2"/>
          <w:sz w:val="21"/>
          <w:szCs w:val="22"/>
        </w:rPr>
      </w:pPr>
      <w:del w:id="2159" w:author="t_竹沢 公佑" w:date="2019-09-19T16:56:00Z">
        <w:r w:rsidRPr="003908FE" w:rsidDel="00E72E4F">
          <w:rPr>
            <w:rStyle w:val="a4"/>
            <w:noProof/>
          </w:rPr>
          <w:delText>6.1.14. GET_SEU_STATUS</w:delText>
        </w:r>
        <w:r w:rsidDel="00E72E4F">
          <w:rPr>
            <w:noProof/>
            <w:webHidden/>
          </w:rPr>
          <w:tab/>
          <w:delText>89</w:delText>
        </w:r>
      </w:del>
    </w:p>
    <w:p w:rsidR="00FD7F5E" w:rsidRPr="003E5CC4" w:rsidDel="00E72E4F" w:rsidRDefault="00FD7F5E" w:rsidP="00FD7F5E">
      <w:pPr>
        <w:pStyle w:val="31"/>
        <w:tabs>
          <w:tab w:val="right" w:leader="dot" w:pos="9913"/>
        </w:tabs>
        <w:ind w:left="480"/>
        <w:rPr>
          <w:del w:id="2160" w:author="t_竹沢 公佑" w:date="2019-09-19T16:56:00Z"/>
          <w:rFonts w:ascii="Century" w:eastAsia="ＭＳ 明朝" w:hAnsi="Century" w:cs="Times New Roman"/>
          <w:noProof/>
          <w:kern w:val="2"/>
          <w:sz w:val="21"/>
          <w:szCs w:val="22"/>
        </w:rPr>
      </w:pPr>
      <w:del w:id="2161" w:author="t_竹沢 公佑" w:date="2019-09-19T16:56:00Z">
        <w:r w:rsidRPr="003908FE" w:rsidDel="00E72E4F">
          <w:rPr>
            <w:rStyle w:val="a4"/>
            <w:noProof/>
          </w:rPr>
          <w:delText>6.1.15. GET_SEU_ERRCNT</w:delText>
        </w:r>
        <w:r w:rsidDel="00E72E4F">
          <w:rPr>
            <w:noProof/>
            <w:webHidden/>
          </w:rPr>
          <w:tab/>
          <w:delText>91</w:delText>
        </w:r>
      </w:del>
    </w:p>
    <w:p w:rsidR="00FD7F5E" w:rsidRPr="003E5CC4" w:rsidDel="00E72E4F" w:rsidRDefault="00FD7F5E" w:rsidP="00FD7F5E">
      <w:pPr>
        <w:pStyle w:val="31"/>
        <w:tabs>
          <w:tab w:val="right" w:leader="dot" w:pos="9913"/>
        </w:tabs>
        <w:ind w:left="480"/>
        <w:rPr>
          <w:del w:id="2162" w:author="t_竹沢 公佑" w:date="2019-09-19T16:56:00Z"/>
          <w:rFonts w:ascii="Century" w:eastAsia="ＭＳ 明朝" w:hAnsi="Century" w:cs="Times New Roman"/>
          <w:noProof/>
          <w:kern w:val="2"/>
          <w:sz w:val="21"/>
          <w:szCs w:val="22"/>
        </w:rPr>
      </w:pPr>
      <w:del w:id="2163" w:author="t_竹沢 公佑" w:date="2019-09-19T16:56:00Z">
        <w:r w:rsidRPr="003908FE" w:rsidDel="00E72E4F">
          <w:rPr>
            <w:rStyle w:val="a4"/>
            <w:noProof/>
          </w:rPr>
          <w:delText>6.1.16. GET_SEU_ELAPSED</w:delText>
        </w:r>
        <w:r w:rsidDel="00E72E4F">
          <w:rPr>
            <w:noProof/>
            <w:webHidden/>
          </w:rPr>
          <w:tab/>
          <w:delText>92</w:delText>
        </w:r>
      </w:del>
    </w:p>
    <w:p w:rsidR="00FD7F5E" w:rsidRPr="003E5CC4" w:rsidDel="00E72E4F" w:rsidRDefault="00FD7F5E" w:rsidP="00FD7F5E">
      <w:pPr>
        <w:pStyle w:val="31"/>
        <w:tabs>
          <w:tab w:val="right" w:leader="dot" w:pos="9913"/>
        </w:tabs>
        <w:ind w:left="480"/>
        <w:rPr>
          <w:del w:id="2164" w:author="t_竹沢 公佑" w:date="2019-09-19T16:56:00Z"/>
          <w:rFonts w:ascii="Century" w:eastAsia="ＭＳ 明朝" w:hAnsi="Century" w:cs="Times New Roman"/>
          <w:noProof/>
          <w:kern w:val="2"/>
          <w:sz w:val="21"/>
          <w:szCs w:val="22"/>
        </w:rPr>
      </w:pPr>
      <w:del w:id="2165" w:author="t_竹沢 公佑" w:date="2019-09-19T16:56:00Z">
        <w:r w:rsidRPr="003908FE" w:rsidDel="00E72E4F">
          <w:rPr>
            <w:rStyle w:val="a4"/>
            <w:noProof/>
          </w:rPr>
          <w:delText>6.1.17. GET_CONSUMPTION</w:delText>
        </w:r>
        <w:r w:rsidDel="00E72E4F">
          <w:rPr>
            <w:noProof/>
            <w:webHidden/>
          </w:rPr>
          <w:tab/>
          <w:delText>93</w:delText>
        </w:r>
      </w:del>
    </w:p>
    <w:p w:rsidR="00FD7F5E" w:rsidRPr="003E5CC4" w:rsidDel="00E72E4F" w:rsidRDefault="00FD7F5E" w:rsidP="00FD7F5E">
      <w:pPr>
        <w:pStyle w:val="31"/>
        <w:tabs>
          <w:tab w:val="right" w:leader="dot" w:pos="9913"/>
        </w:tabs>
        <w:ind w:left="480"/>
        <w:rPr>
          <w:del w:id="2166" w:author="t_竹沢 公佑" w:date="2019-09-19T16:56:00Z"/>
          <w:rFonts w:ascii="Century" w:eastAsia="ＭＳ 明朝" w:hAnsi="Century" w:cs="Times New Roman"/>
          <w:noProof/>
          <w:kern w:val="2"/>
          <w:sz w:val="21"/>
          <w:szCs w:val="22"/>
        </w:rPr>
      </w:pPr>
      <w:del w:id="2167" w:author="t_竹沢 公佑" w:date="2019-09-19T16:56:00Z">
        <w:r w:rsidRPr="003908FE" w:rsidDel="00E72E4F">
          <w:rPr>
            <w:rStyle w:val="a4"/>
            <w:noProof/>
          </w:rPr>
          <w:delText>6.1.18. GET_OVH_THRESHOLD</w:delText>
        </w:r>
        <w:r w:rsidDel="00E72E4F">
          <w:rPr>
            <w:noProof/>
            <w:webHidden/>
          </w:rPr>
          <w:tab/>
          <w:delText>95</w:delText>
        </w:r>
      </w:del>
    </w:p>
    <w:p w:rsidR="00FD7F5E" w:rsidRPr="003E5CC4" w:rsidDel="00E72E4F" w:rsidRDefault="00FD7F5E" w:rsidP="00FD7F5E">
      <w:pPr>
        <w:pStyle w:val="31"/>
        <w:tabs>
          <w:tab w:val="right" w:leader="dot" w:pos="9913"/>
        </w:tabs>
        <w:ind w:left="480"/>
        <w:rPr>
          <w:del w:id="2168" w:author="t_竹沢 公佑" w:date="2019-09-19T16:56:00Z"/>
          <w:rFonts w:ascii="Century" w:eastAsia="ＭＳ 明朝" w:hAnsi="Century" w:cs="Times New Roman"/>
          <w:noProof/>
          <w:kern w:val="2"/>
          <w:sz w:val="21"/>
          <w:szCs w:val="22"/>
        </w:rPr>
      </w:pPr>
      <w:del w:id="2169" w:author="t_竹沢 公佑" w:date="2019-09-19T16:56:00Z">
        <w:r w:rsidRPr="003908FE" w:rsidDel="00E72E4F">
          <w:rPr>
            <w:rStyle w:val="a4"/>
            <w:noProof/>
          </w:rPr>
          <w:delText>6.1.19. GET_OVH_FLG</w:delText>
        </w:r>
        <w:r w:rsidDel="00E72E4F">
          <w:rPr>
            <w:noProof/>
            <w:webHidden/>
          </w:rPr>
          <w:tab/>
          <w:delText>96</w:delText>
        </w:r>
      </w:del>
    </w:p>
    <w:p w:rsidR="00FD7F5E" w:rsidRPr="003E5CC4" w:rsidDel="00E72E4F" w:rsidRDefault="00FD7F5E" w:rsidP="00FD7F5E">
      <w:pPr>
        <w:pStyle w:val="31"/>
        <w:tabs>
          <w:tab w:val="right" w:leader="dot" w:pos="9913"/>
        </w:tabs>
        <w:ind w:left="480"/>
        <w:rPr>
          <w:del w:id="2170" w:author="t_竹沢 公佑" w:date="2019-09-19T16:56:00Z"/>
          <w:rFonts w:ascii="Century" w:eastAsia="ＭＳ 明朝" w:hAnsi="Century" w:cs="Times New Roman"/>
          <w:noProof/>
          <w:kern w:val="2"/>
          <w:sz w:val="21"/>
          <w:szCs w:val="22"/>
        </w:rPr>
      </w:pPr>
      <w:del w:id="2171" w:author="t_竹沢 公佑" w:date="2019-09-19T16:56:00Z">
        <w:r w:rsidRPr="003908FE" w:rsidDel="00E72E4F">
          <w:rPr>
            <w:rStyle w:val="a4"/>
            <w:noProof/>
          </w:rPr>
          <w:delText>6.1.20. GET_DFR_FORCETX</w:delText>
        </w:r>
        <w:r w:rsidDel="00E72E4F">
          <w:rPr>
            <w:noProof/>
            <w:webHidden/>
          </w:rPr>
          <w:tab/>
          <w:delText>98</w:delText>
        </w:r>
      </w:del>
    </w:p>
    <w:p w:rsidR="00FD7F5E" w:rsidRPr="003E5CC4" w:rsidDel="00E72E4F" w:rsidRDefault="00FD7F5E" w:rsidP="00FD7F5E">
      <w:pPr>
        <w:pStyle w:val="23"/>
        <w:tabs>
          <w:tab w:val="left" w:pos="840"/>
          <w:tab w:val="right" w:leader="dot" w:pos="9913"/>
        </w:tabs>
        <w:ind w:left="240"/>
        <w:rPr>
          <w:del w:id="2172" w:author="t_竹沢 公佑" w:date="2019-09-19T16:56:00Z"/>
          <w:rFonts w:ascii="Century" w:eastAsia="ＭＳ 明朝" w:hAnsi="Century" w:cs="Times New Roman"/>
          <w:noProof/>
          <w:kern w:val="2"/>
          <w:sz w:val="21"/>
          <w:szCs w:val="22"/>
        </w:rPr>
      </w:pPr>
      <w:del w:id="2173" w:author="t_竹沢 公佑" w:date="2019-09-19T16:56:00Z">
        <w:r w:rsidRPr="003908FE" w:rsidDel="00E72E4F">
          <w:rPr>
            <w:rStyle w:val="a4"/>
            <w:noProof/>
          </w:rPr>
          <w:delText>6.2.</w:delText>
        </w:r>
        <w:r w:rsidRPr="003E5CC4" w:rsidDel="00E72E4F">
          <w:rPr>
            <w:rFonts w:ascii="Century" w:eastAsia="ＭＳ 明朝" w:hAnsi="Century" w:cs="Times New Roman"/>
            <w:noProof/>
            <w:kern w:val="2"/>
            <w:sz w:val="21"/>
            <w:szCs w:val="22"/>
          </w:rPr>
          <w:tab/>
        </w:r>
        <w:r w:rsidRPr="003908FE" w:rsidDel="00E72E4F">
          <w:rPr>
            <w:rStyle w:val="a4"/>
            <w:noProof/>
            <w:lang w:val="en"/>
          </w:rPr>
          <w:delText>Control Items</w:delText>
        </w:r>
        <w:r w:rsidDel="00E72E4F">
          <w:rPr>
            <w:noProof/>
            <w:webHidden/>
          </w:rPr>
          <w:tab/>
          <w:delText>99</w:delText>
        </w:r>
      </w:del>
    </w:p>
    <w:p w:rsidR="00FD7F5E" w:rsidRPr="003E5CC4" w:rsidDel="00E72E4F" w:rsidRDefault="00FD7F5E" w:rsidP="00FD7F5E">
      <w:pPr>
        <w:pStyle w:val="31"/>
        <w:tabs>
          <w:tab w:val="right" w:leader="dot" w:pos="9913"/>
        </w:tabs>
        <w:ind w:left="480"/>
        <w:rPr>
          <w:del w:id="2174" w:author="t_竹沢 公佑" w:date="2019-09-19T16:56:00Z"/>
          <w:rFonts w:ascii="Century" w:eastAsia="ＭＳ 明朝" w:hAnsi="Century" w:cs="Times New Roman"/>
          <w:noProof/>
          <w:kern w:val="2"/>
          <w:sz w:val="21"/>
          <w:szCs w:val="22"/>
        </w:rPr>
      </w:pPr>
      <w:del w:id="2175" w:author="t_竹沢 公佑" w:date="2019-09-19T16:56:00Z">
        <w:r w:rsidRPr="003908FE" w:rsidDel="00E72E4F">
          <w:rPr>
            <w:rStyle w:val="a4"/>
            <w:noProof/>
          </w:rPr>
          <w:delText>6.2.1. RESET_DFR</w:delText>
        </w:r>
        <w:r w:rsidDel="00E72E4F">
          <w:rPr>
            <w:noProof/>
            <w:webHidden/>
          </w:rPr>
          <w:tab/>
          <w:delText>99</w:delText>
        </w:r>
      </w:del>
    </w:p>
    <w:p w:rsidR="00FD7F5E" w:rsidRPr="003E5CC4" w:rsidDel="00E72E4F" w:rsidRDefault="00FD7F5E" w:rsidP="00FD7F5E">
      <w:pPr>
        <w:pStyle w:val="31"/>
        <w:tabs>
          <w:tab w:val="right" w:leader="dot" w:pos="9913"/>
        </w:tabs>
        <w:ind w:left="480"/>
        <w:rPr>
          <w:del w:id="2176" w:author="t_竹沢 公佑" w:date="2019-09-19T16:56:00Z"/>
          <w:rFonts w:ascii="Century" w:eastAsia="ＭＳ 明朝" w:hAnsi="Century" w:cs="Times New Roman"/>
          <w:noProof/>
          <w:kern w:val="2"/>
          <w:sz w:val="21"/>
          <w:szCs w:val="22"/>
        </w:rPr>
      </w:pPr>
      <w:del w:id="2177" w:author="t_竹沢 公佑" w:date="2019-09-19T16:56:00Z">
        <w:r w:rsidRPr="003908FE" w:rsidDel="00E72E4F">
          <w:rPr>
            <w:rStyle w:val="a4"/>
            <w:noProof/>
          </w:rPr>
          <w:delText>6.2.2. RESET_DFR_CHKSUM</w:delText>
        </w:r>
        <w:r w:rsidDel="00E72E4F">
          <w:rPr>
            <w:noProof/>
            <w:webHidden/>
          </w:rPr>
          <w:tab/>
          <w:delText>101</w:delText>
        </w:r>
      </w:del>
    </w:p>
    <w:p w:rsidR="00FD7F5E" w:rsidRPr="003E5CC4" w:rsidDel="00E72E4F" w:rsidRDefault="00FD7F5E" w:rsidP="00FD7F5E">
      <w:pPr>
        <w:pStyle w:val="31"/>
        <w:tabs>
          <w:tab w:val="right" w:leader="dot" w:pos="9913"/>
        </w:tabs>
        <w:ind w:left="480"/>
        <w:rPr>
          <w:del w:id="2178" w:author="t_竹沢 公佑" w:date="2019-09-19T16:56:00Z"/>
          <w:rFonts w:ascii="Century" w:eastAsia="ＭＳ 明朝" w:hAnsi="Century" w:cs="Times New Roman"/>
          <w:noProof/>
          <w:kern w:val="2"/>
          <w:sz w:val="21"/>
          <w:szCs w:val="22"/>
        </w:rPr>
      </w:pPr>
      <w:del w:id="2179" w:author="t_竹沢 公佑" w:date="2019-09-19T16:56:00Z">
        <w:r w:rsidRPr="003908FE" w:rsidDel="00E72E4F">
          <w:rPr>
            <w:rStyle w:val="a4"/>
            <w:noProof/>
          </w:rPr>
          <w:delText>6.2.3. RESET_DFR_SYNC</w:delText>
        </w:r>
        <w:r w:rsidDel="00E72E4F">
          <w:rPr>
            <w:noProof/>
            <w:webHidden/>
          </w:rPr>
          <w:tab/>
          <w:delText>101</w:delText>
        </w:r>
      </w:del>
    </w:p>
    <w:p w:rsidR="00FD7F5E" w:rsidRPr="003E5CC4" w:rsidDel="00E72E4F" w:rsidRDefault="00FD7F5E" w:rsidP="00FD7F5E">
      <w:pPr>
        <w:pStyle w:val="31"/>
        <w:tabs>
          <w:tab w:val="right" w:leader="dot" w:pos="9913"/>
        </w:tabs>
        <w:ind w:left="480"/>
        <w:rPr>
          <w:del w:id="2180" w:author="t_竹沢 公佑" w:date="2019-09-19T16:56:00Z"/>
          <w:rFonts w:ascii="Century" w:eastAsia="ＭＳ 明朝" w:hAnsi="Century" w:cs="Times New Roman"/>
          <w:noProof/>
          <w:kern w:val="2"/>
          <w:sz w:val="21"/>
          <w:szCs w:val="22"/>
        </w:rPr>
      </w:pPr>
      <w:del w:id="2181" w:author="t_竹沢 公佑" w:date="2019-09-19T16:56:00Z">
        <w:r w:rsidRPr="003908FE" w:rsidDel="00E72E4F">
          <w:rPr>
            <w:rStyle w:val="a4"/>
            <w:noProof/>
          </w:rPr>
          <w:delText>6.2.4. DFR_TEST_DATA</w:delText>
        </w:r>
        <w:r w:rsidDel="00E72E4F">
          <w:rPr>
            <w:noProof/>
            <w:webHidden/>
          </w:rPr>
          <w:tab/>
          <w:delText>102</w:delText>
        </w:r>
      </w:del>
    </w:p>
    <w:p w:rsidR="00FD7F5E" w:rsidRPr="003E5CC4" w:rsidDel="00E72E4F" w:rsidRDefault="00FD7F5E" w:rsidP="00FD7F5E">
      <w:pPr>
        <w:pStyle w:val="31"/>
        <w:tabs>
          <w:tab w:val="right" w:leader="dot" w:pos="9913"/>
        </w:tabs>
        <w:ind w:left="480"/>
        <w:rPr>
          <w:del w:id="2182" w:author="t_竹沢 公佑" w:date="2019-09-19T16:56:00Z"/>
          <w:rFonts w:ascii="Century" w:eastAsia="ＭＳ 明朝" w:hAnsi="Century" w:cs="Times New Roman"/>
          <w:noProof/>
          <w:kern w:val="2"/>
          <w:sz w:val="21"/>
          <w:szCs w:val="22"/>
        </w:rPr>
      </w:pPr>
      <w:del w:id="2183" w:author="t_竹沢 公佑" w:date="2019-09-19T16:56:00Z">
        <w:r w:rsidRPr="003908FE" w:rsidDel="00E72E4F">
          <w:rPr>
            <w:rStyle w:val="a4"/>
            <w:noProof/>
          </w:rPr>
          <w:delText>6.2.5. INSERT_SYNCPTN_ERR</w:delText>
        </w:r>
        <w:r w:rsidDel="00E72E4F">
          <w:rPr>
            <w:noProof/>
            <w:webHidden/>
          </w:rPr>
          <w:tab/>
          <w:delText>103</w:delText>
        </w:r>
      </w:del>
    </w:p>
    <w:p w:rsidR="00FD7F5E" w:rsidRPr="003E5CC4" w:rsidDel="00E72E4F" w:rsidRDefault="00FD7F5E" w:rsidP="00FD7F5E">
      <w:pPr>
        <w:pStyle w:val="31"/>
        <w:tabs>
          <w:tab w:val="right" w:leader="dot" w:pos="9913"/>
        </w:tabs>
        <w:ind w:left="480"/>
        <w:rPr>
          <w:del w:id="2184" w:author="t_竹沢 公佑" w:date="2019-09-19T16:56:00Z"/>
          <w:rFonts w:ascii="Century" w:eastAsia="ＭＳ 明朝" w:hAnsi="Century" w:cs="Times New Roman"/>
          <w:noProof/>
          <w:kern w:val="2"/>
          <w:sz w:val="21"/>
          <w:szCs w:val="22"/>
        </w:rPr>
      </w:pPr>
      <w:del w:id="2185" w:author="t_竹沢 公佑" w:date="2019-09-19T16:56:00Z">
        <w:r w:rsidRPr="003908FE" w:rsidDel="00E72E4F">
          <w:rPr>
            <w:rStyle w:val="a4"/>
            <w:noProof/>
          </w:rPr>
          <w:delText>6.2.6. SET_CHKSUM_ERR</w:delText>
        </w:r>
        <w:r w:rsidDel="00E72E4F">
          <w:rPr>
            <w:noProof/>
            <w:webHidden/>
          </w:rPr>
          <w:tab/>
          <w:delText>103</w:delText>
        </w:r>
      </w:del>
    </w:p>
    <w:p w:rsidR="00FD7F5E" w:rsidRPr="003E5CC4" w:rsidDel="00E72E4F" w:rsidRDefault="00FD7F5E" w:rsidP="00FD7F5E">
      <w:pPr>
        <w:pStyle w:val="31"/>
        <w:tabs>
          <w:tab w:val="right" w:leader="dot" w:pos="9913"/>
        </w:tabs>
        <w:ind w:left="480"/>
        <w:rPr>
          <w:del w:id="2186" w:author="t_竹沢 公佑" w:date="2019-09-19T16:56:00Z"/>
          <w:rFonts w:ascii="Century" w:eastAsia="ＭＳ 明朝" w:hAnsi="Century" w:cs="Times New Roman"/>
          <w:noProof/>
          <w:kern w:val="2"/>
          <w:sz w:val="21"/>
          <w:szCs w:val="22"/>
        </w:rPr>
      </w:pPr>
      <w:del w:id="2187" w:author="t_竹沢 公佑" w:date="2019-09-19T16:56:00Z">
        <w:r w:rsidRPr="003908FE" w:rsidDel="00E72E4F">
          <w:rPr>
            <w:rStyle w:val="a4"/>
            <w:noProof/>
          </w:rPr>
          <w:delText>6.2.7. SET_SQCNT_ERR</w:delText>
        </w:r>
        <w:r w:rsidDel="00E72E4F">
          <w:rPr>
            <w:noProof/>
            <w:webHidden/>
          </w:rPr>
          <w:tab/>
          <w:delText>104</w:delText>
        </w:r>
      </w:del>
    </w:p>
    <w:p w:rsidR="00FD7F5E" w:rsidRPr="003E5CC4" w:rsidDel="00E72E4F" w:rsidRDefault="00FD7F5E" w:rsidP="00FD7F5E">
      <w:pPr>
        <w:pStyle w:val="31"/>
        <w:tabs>
          <w:tab w:val="right" w:leader="dot" w:pos="9913"/>
        </w:tabs>
        <w:ind w:left="480"/>
        <w:rPr>
          <w:del w:id="2188" w:author="t_竹沢 公佑" w:date="2019-09-19T16:56:00Z"/>
          <w:rFonts w:ascii="Century" w:eastAsia="ＭＳ 明朝" w:hAnsi="Century" w:cs="Times New Roman"/>
          <w:noProof/>
          <w:kern w:val="2"/>
          <w:sz w:val="21"/>
          <w:szCs w:val="22"/>
        </w:rPr>
      </w:pPr>
      <w:del w:id="2189" w:author="t_竹沢 公佑" w:date="2019-09-19T16:56:00Z">
        <w:r w:rsidRPr="003908FE" w:rsidDel="00E72E4F">
          <w:rPr>
            <w:rStyle w:val="a4"/>
            <w:noProof/>
          </w:rPr>
          <w:delText>6.2.8. SET_SEU_STATUS</w:delText>
        </w:r>
        <w:r w:rsidDel="00E72E4F">
          <w:rPr>
            <w:noProof/>
            <w:webHidden/>
          </w:rPr>
          <w:tab/>
          <w:delText>105</w:delText>
        </w:r>
      </w:del>
    </w:p>
    <w:p w:rsidR="00FD7F5E" w:rsidRPr="003E5CC4" w:rsidDel="00E72E4F" w:rsidRDefault="00FD7F5E" w:rsidP="00FD7F5E">
      <w:pPr>
        <w:pStyle w:val="31"/>
        <w:tabs>
          <w:tab w:val="right" w:leader="dot" w:pos="9913"/>
        </w:tabs>
        <w:ind w:left="480"/>
        <w:rPr>
          <w:del w:id="2190" w:author="t_竹沢 公佑" w:date="2019-09-19T16:56:00Z"/>
          <w:rFonts w:ascii="Century" w:eastAsia="ＭＳ 明朝" w:hAnsi="Century" w:cs="Times New Roman"/>
          <w:noProof/>
          <w:kern w:val="2"/>
          <w:sz w:val="21"/>
          <w:szCs w:val="22"/>
        </w:rPr>
      </w:pPr>
      <w:del w:id="2191" w:author="t_竹沢 公佑" w:date="2019-09-19T16:56:00Z">
        <w:r w:rsidRPr="003908FE" w:rsidDel="00E72E4F">
          <w:rPr>
            <w:rStyle w:val="a4"/>
            <w:noProof/>
          </w:rPr>
          <w:delText>6.2.9. SET_SEU_INJERR</w:delText>
        </w:r>
        <w:r w:rsidDel="00E72E4F">
          <w:rPr>
            <w:noProof/>
            <w:webHidden/>
          </w:rPr>
          <w:tab/>
          <w:delText>107</w:delText>
        </w:r>
      </w:del>
    </w:p>
    <w:p w:rsidR="00FD7F5E" w:rsidRPr="003E5CC4" w:rsidDel="00E72E4F" w:rsidRDefault="00FD7F5E" w:rsidP="00FD7F5E">
      <w:pPr>
        <w:pStyle w:val="31"/>
        <w:tabs>
          <w:tab w:val="right" w:leader="dot" w:pos="9913"/>
        </w:tabs>
        <w:ind w:left="480"/>
        <w:rPr>
          <w:del w:id="2192" w:author="t_竹沢 公佑" w:date="2019-09-19T16:56:00Z"/>
          <w:rFonts w:ascii="Century" w:eastAsia="ＭＳ 明朝" w:hAnsi="Century" w:cs="Times New Roman"/>
          <w:noProof/>
          <w:kern w:val="2"/>
          <w:sz w:val="21"/>
          <w:szCs w:val="22"/>
        </w:rPr>
      </w:pPr>
      <w:del w:id="2193" w:author="t_竹沢 公佑" w:date="2019-09-19T16:56:00Z">
        <w:r w:rsidRPr="003908FE" w:rsidDel="00E72E4F">
          <w:rPr>
            <w:rStyle w:val="a4"/>
            <w:noProof/>
          </w:rPr>
          <w:delText>6.2.10. SET_SEU_RSTERR</w:delText>
        </w:r>
        <w:r w:rsidDel="00E72E4F">
          <w:rPr>
            <w:noProof/>
            <w:webHidden/>
          </w:rPr>
          <w:tab/>
          <w:delText>109</w:delText>
        </w:r>
      </w:del>
    </w:p>
    <w:p w:rsidR="00FD7F5E" w:rsidRPr="003E5CC4" w:rsidDel="00E72E4F" w:rsidRDefault="00FD7F5E" w:rsidP="00FD7F5E">
      <w:pPr>
        <w:pStyle w:val="31"/>
        <w:tabs>
          <w:tab w:val="right" w:leader="dot" w:pos="9913"/>
        </w:tabs>
        <w:ind w:left="480"/>
        <w:rPr>
          <w:del w:id="2194" w:author="t_竹沢 公佑" w:date="2019-09-19T16:56:00Z"/>
          <w:rFonts w:ascii="Century" w:eastAsia="ＭＳ 明朝" w:hAnsi="Century" w:cs="Times New Roman"/>
          <w:noProof/>
          <w:kern w:val="2"/>
          <w:sz w:val="21"/>
          <w:szCs w:val="22"/>
        </w:rPr>
      </w:pPr>
      <w:del w:id="2195" w:author="t_竹沢 公佑" w:date="2019-09-19T16:56:00Z">
        <w:r w:rsidRPr="003908FE" w:rsidDel="00E72E4F">
          <w:rPr>
            <w:rStyle w:val="a4"/>
            <w:noProof/>
          </w:rPr>
          <w:delText>6.2.11. SET_OVH_THRESHOLD</w:delText>
        </w:r>
        <w:r w:rsidDel="00E72E4F">
          <w:rPr>
            <w:noProof/>
            <w:webHidden/>
          </w:rPr>
          <w:tab/>
          <w:delText>110</w:delText>
        </w:r>
      </w:del>
    </w:p>
    <w:p w:rsidR="00FD7F5E" w:rsidRPr="003E5CC4" w:rsidDel="00E72E4F" w:rsidRDefault="00FD7F5E" w:rsidP="00FD7F5E">
      <w:pPr>
        <w:pStyle w:val="31"/>
        <w:tabs>
          <w:tab w:val="right" w:leader="dot" w:pos="9913"/>
        </w:tabs>
        <w:ind w:left="480"/>
        <w:rPr>
          <w:del w:id="2196" w:author="t_竹沢 公佑" w:date="2019-09-19T16:56:00Z"/>
          <w:rFonts w:ascii="Century" w:eastAsia="ＭＳ 明朝" w:hAnsi="Century" w:cs="Times New Roman"/>
          <w:noProof/>
          <w:kern w:val="2"/>
          <w:sz w:val="21"/>
          <w:szCs w:val="22"/>
        </w:rPr>
      </w:pPr>
      <w:del w:id="2197" w:author="t_竹沢 公佑" w:date="2019-09-19T16:56:00Z">
        <w:r w:rsidRPr="003908FE" w:rsidDel="00E72E4F">
          <w:rPr>
            <w:rStyle w:val="a4"/>
            <w:noProof/>
          </w:rPr>
          <w:delText>6.2.12. SET_DFR_FORCETX</w:delText>
        </w:r>
        <w:r w:rsidDel="00E72E4F">
          <w:rPr>
            <w:noProof/>
            <w:webHidden/>
          </w:rPr>
          <w:tab/>
          <w:delText>111</w:delText>
        </w:r>
      </w:del>
    </w:p>
    <w:p w:rsidR="00FD7F5E" w:rsidRPr="003E5CC4" w:rsidDel="00E72E4F" w:rsidRDefault="00FD7F5E">
      <w:pPr>
        <w:pStyle w:val="10"/>
        <w:tabs>
          <w:tab w:val="left" w:pos="630"/>
          <w:tab w:val="right" w:leader="dot" w:pos="9913"/>
        </w:tabs>
        <w:rPr>
          <w:del w:id="2198" w:author="t_竹沢 公佑" w:date="2019-09-19T16:56:00Z"/>
          <w:rFonts w:ascii="Century" w:eastAsia="ＭＳ 明朝" w:hAnsi="Century" w:cs="Times New Roman"/>
          <w:b w:val="0"/>
          <w:noProof/>
          <w:kern w:val="2"/>
          <w:sz w:val="21"/>
          <w:szCs w:val="22"/>
        </w:rPr>
      </w:pPr>
      <w:del w:id="2199" w:author="t_竹沢 公佑" w:date="2019-09-19T16:56:00Z">
        <w:r w:rsidRPr="003908FE" w:rsidDel="00E72E4F">
          <w:rPr>
            <w:rStyle w:val="a4"/>
            <w:noProof/>
          </w:rPr>
          <w:delText>7.</w:delText>
        </w:r>
        <w:r w:rsidRPr="003E5CC4" w:rsidDel="00E72E4F">
          <w:rPr>
            <w:rFonts w:ascii="Century" w:eastAsia="ＭＳ 明朝" w:hAnsi="Century" w:cs="Times New Roman"/>
            <w:b w:val="0"/>
            <w:noProof/>
            <w:kern w:val="2"/>
            <w:sz w:val="21"/>
            <w:szCs w:val="22"/>
          </w:rPr>
          <w:tab/>
        </w:r>
        <w:r w:rsidRPr="003908FE" w:rsidDel="00E72E4F">
          <w:rPr>
            <w:rStyle w:val="a4"/>
            <w:noProof/>
            <w:lang w:val="en"/>
          </w:rPr>
          <w:delText>Appendix</w:delText>
        </w:r>
        <w:r w:rsidDel="00E72E4F">
          <w:rPr>
            <w:noProof/>
            <w:webHidden/>
          </w:rPr>
          <w:tab/>
          <w:delText>112</w:delText>
        </w:r>
      </w:del>
    </w:p>
    <w:p w:rsidR="00FD7F5E" w:rsidRPr="003E5CC4" w:rsidDel="00E72E4F" w:rsidRDefault="00FD7F5E" w:rsidP="00FD7F5E">
      <w:pPr>
        <w:pStyle w:val="23"/>
        <w:tabs>
          <w:tab w:val="left" w:pos="840"/>
          <w:tab w:val="right" w:leader="dot" w:pos="9913"/>
        </w:tabs>
        <w:ind w:left="240"/>
        <w:rPr>
          <w:del w:id="2200" w:author="t_竹沢 公佑" w:date="2019-09-19T16:56:00Z"/>
          <w:rFonts w:ascii="Century" w:eastAsia="ＭＳ 明朝" w:hAnsi="Century" w:cs="Times New Roman"/>
          <w:noProof/>
          <w:kern w:val="2"/>
          <w:sz w:val="21"/>
          <w:szCs w:val="22"/>
        </w:rPr>
      </w:pPr>
      <w:del w:id="2201" w:author="t_竹沢 公佑" w:date="2019-09-19T16:56:00Z">
        <w:r w:rsidRPr="003908FE" w:rsidDel="00E72E4F">
          <w:rPr>
            <w:rStyle w:val="a4"/>
            <w:noProof/>
          </w:rPr>
          <w:delText>7.1.</w:delText>
        </w:r>
        <w:r w:rsidRPr="003E5CC4" w:rsidDel="00E72E4F">
          <w:rPr>
            <w:rFonts w:ascii="Century" w:eastAsia="ＭＳ 明朝" w:hAnsi="Century" w:cs="Times New Roman"/>
            <w:noProof/>
            <w:kern w:val="2"/>
            <w:sz w:val="21"/>
            <w:szCs w:val="22"/>
          </w:rPr>
          <w:tab/>
        </w:r>
        <w:r w:rsidRPr="003908FE" w:rsidDel="00E72E4F">
          <w:rPr>
            <w:rStyle w:val="a4"/>
            <w:noProof/>
            <w:lang w:val="en"/>
          </w:rPr>
          <w:delText>SFP module warning and alarm threshold</w:delText>
        </w:r>
        <w:r w:rsidDel="00E72E4F">
          <w:rPr>
            <w:noProof/>
            <w:webHidden/>
          </w:rPr>
          <w:tab/>
          <w:delText>112</w:delText>
        </w:r>
      </w:del>
    </w:p>
    <w:p w:rsidR="00FD7F5E" w:rsidRPr="003E5CC4" w:rsidDel="00E72E4F" w:rsidRDefault="00FD7F5E" w:rsidP="00FD7F5E">
      <w:pPr>
        <w:pStyle w:val="23"/>
        <w:tabs>
          <w:tab w:val="left" w:pos="840"/>
          <w:tab w:val="right" w:leader="dot" w:pos="9913"/>
        </w:tabs>
        <w:ind w:left="240"/>
        <w:rPr>
          <w:del w:id="2202" w:author="t_竹沢 公佑" w:date="2019-09-19T16:56:00Z"/>
          <w:rFonts w:ascii="Century" w:eastAsia="ＭＳ 明朝" w:hAnsi="Century" w:cs="Times New Roman"/>
          <w:noProof/>
          <w:kern w:val="2"/>
          <w:sz w:val="21"/>
          <w:szCs w:val="22"/>
        </w:rPr>
      </w:pPr>
      <w:del w:id="2203" w:author="t_竹沢 公佑" w:date="2019-09-19T16:56:00Z">
        <w:r w:rsidRPr="003908FE" w:rsidDel="00E72E4F">
          <w:rPr>
            <w:rStyle w:val="a4"/>
            <w:noProof/>
          </w:rPr>
          <w:delText>7.2.</w:delText>
        </w:r>
        <w:r w:rsidRPr="003E5CC4" w:rsidDel="00E72E4F">
          <w:rPr>
            <w:rFonts w:ascii="Century" w:eastAsia="ＭＳ 明朝" w:hAnsi="Century" w:cs="Times New Roman"/>
            <w:noProof/>
            <w:kern w:val="2"/>
            <w:sz w:val="21"/>
            <w:szCs w:val="22"/>
          </w:rPr>
          <w:tab/>
        </w:r>
        <w:r w:rsidRPr="003908FE" w:rsidDel="00E72E4F">
          <w:rPr>
            <w:rStyle w:val="a4"/>
            <w:noProof/>
          </w:rPr>
          <w:delText>Acronym and meanings of abbreviation</w:delText>
        </w:r>
        <w:r w:rsidDel="00E72E4F">
          <w:rPr>
            <w:noProof/>
            <w:webHidden/>
          </w:rPr>
          <w:tab/>
          <w:delText>113</w:delText>
        </w:r>
      </w:del>
    </w:p>
    <w:p w:rsidR="00FD7F5E" w:rsidRPr="003E5CC4" w:rsidDel="00E72E4F" w:rsidRDefault="00FD7F5E" w:rsidP="00FD7F5E">
      <w:pPr>
        <w:pStyle w:val="23"/>
        <w:tabs>
          <w:tab w:val="left" w:pos="840"/>
          <w:tab w:val="right" w:leader="dot" w:pos="9913"/>
        </w:tabs>
        <w:ind w:left="240"/>
        <w:rPr>
          <w:del w:id="2204" w:author="t_竹沢 公佑" w:date="2019-09-19T16:56:00Z"/>
          <w:rFonts w:ascii="Century" w:eastAsia="ＭＳ 明朝" w:hAnsi="Century" w:cs="Times New Roman"/>
          <w:noProof/>
          <w:kern w:val="2"/>
          <w:sz w:val="21"/>
          <w:szCs w:val="22"/>
        </w:rPr>
      </w:pPr>
      <w:del w:id="2205" w:author="t_竹沢 公佑" w:date="2019-09-19T16:56:00Z">
        <w:r w:rsidRPr="003908FE" w:rsidDel="00E72E4F">
          <w:rPr>
            <w:rStyle w:val="a4"/>
            <w:noProof/>
          </w:rPr>
          <w:delText>7.3.</w:delText>
        </w:r>
        <w:r w:rsidRPr="003E5CC4" w:rsidDel="00E72E4F">
          <w:rPr>
            <w:rFonts w:ascii="Century" w:eastAsia="ＭＳ 明朝" w:hAnsi="Century" w:cs="Times New Roman"/>
            <w:noProof/>
            <w:kern w:val="2"/>
            <w:sz w:val="21"/>
            <w:szCs w:val="22"/>
          </w:rPr>
          <w:tab/>
        </w:r>
        <w:r w:rsidRPr="003908FE" w:rsidDel="00E72E4F">
          <w:rPr>
            <w:rStyle w:val="a4"/>
            <w:noProof/>
          </w:rPr>
          <w:delText>SEU Mitigation</w:delText>
        </w:r>
        <w:r w:rsidDel="00E72E4F">
          <w:rPr>
            <w:noProof/>
            <w:webHidden/>
          </w:rPr>
          <w:tab/>
          <w:delText>114</w:delText>
        </w:r>
      </w:del>
    </w:p>
    <w:p w:rsidR="00FD7F5E" w:rsidRPr="003E5CC4" w:rsidDel="00E72E4F" w:rsidRDefault="00FD7F5E" w:rsidP="00FD7F5E">
      <w:pPr>
        <w:pStyle w:val="31"/>
        <w:tabs>
          <w:tab w:val="right" w:leader="dot" w:pos="9913"/>
        </w:tabs>
        <w:ind w:left="480"/>
        <w:rPr>
          <w:del w:id="2206" w:author="t_竹沢 公佑" w:date="2019-09-19T16:56:00Z"/>
          <w:rFonts w:ascii="Century" w:eastAsia="ＭＳ 明朝" w:hAnsi="Century" w:cs="Times New Roman"/>
          <w:noProof/>
          <w:kern w:val="2"/>
          <w:sz w:val="21"/>
          <w:szCs w:val="22"/>
        </w:rPr>
      </w:pPr>
      <w:del w:id="2207" w:author="t_竹沢 公佑" w:date="2019-09-19T16:56:00Z">
        <w:r w:rsidRPr="003908FE" w:rsidDel="00E72E4F">
          <w:rPr>
            <w:rStyle w:val="a4"/>
            <w:noProof/>
          </w:rPr>
          <w:delText>7.3.1. Function detail</w:delText>
        </w:r>
        <w:r w:rsidDel="00E72E4F">
          <w:rPr>
            <w:noProof/>
            <w:webHidden/>
          </w:rPr>
          <w:tab/>
          <w:delText>115</w:delText>
        </w:r>
      </w:del>
    </w:p>
    <w:p w:rsidR="00FD7F5E" w:rsidRPr="003E5CC4" w:rsidDel="00E72E4F" w:rsidRDefault="00FD7F5E" w:rsidP="00FD7F5E">
      <w:pPr>
        <w:pStyle w:val="31"/>
        <w:tabs>
          <w:tab w:val="right" w:leader="dot" w:pos="9913"/>
        </w:tabs>
        <w:ind w:left="480"/>
        <w:rPr>
          <w:del w:id="2208" w:author="t_竹沢 公佑" w:date="2019-09-19T16:56:00Z"/>
          <w:rFonts w:ascii="Century" w:eastAsia="ＭＳ 明朝" w:hAnsi="Century" w:cs="Times New Roman"/>
          <w:noProof/>
          <w:kern w:val="2"/>
          <w:sz w:val="21"/>
          <w:szCs w:val="22"/>
        </w:rPr>
      </w:pPr>
      <w:del w:id="2209" w:author="t_竹沢 公佑" w:date="2019-09-19T16:56:00Z">
        <w:r w:rsidRPr="003908FE" w:rsidDel="00E72E4F">
          <w:rPr>
            <w:rStyle w:val="a4"/>
            <w:noProof/>
          </w:rPr>
          <w:delText>7.3.2. Usage</w:delText>
        </w:r>
        <w:r w:rsidDel="00E72E4F">
          <w:rPr>
            <w:noProof/>
            <w:webHidden/>
          </w:rPr>
          <w:tab/>
          <w:delText>118</w:delText>
        </w:r>
      </w:del>
    </w:p>
    <w:p w:rsidR="00FD7F5E" w:rsidRPr="003E5CC4" w:rsidDel="00E72E4F" w:rsidRDefault="00FD7F5E" w:rsidP="00FD7F5E">
      <w:pPr>
        <w:pStyle w:val="23"/>
        <w:tabs>
          <w:tab w:val="left" w:pos="840"/>
          <w:tab w:val="right" w:leader="dot" w:pos="9913"/>
        </w:tabs>
        <w:ind w:left="240"/>
        <w:rPr>
          <w:del w:id="2210" w:author="t_竹沢 公佑" w:date="2019-09-19T16:56:00Z"/>
          <w:rFonts w:ascii="Century" w:eastAsia="ＭＳ 明朝" w:hAnsi="Century" w:cs="Times New Roman"/>
          <w:noProof/>
          <w:kern w:val="2"/>
          <w:sz w:val="21"/>
          <w:szCs w:val="22"/>
        </w:rPr>
      </w:pPr>
      <w:del w:id="2211" w:author="t_竹沢 公佑" w:date="2019-09-19T16:56:00Z">
        <w:r w:rsidRPr="003908FE" w:rsidDel="00E72E4F">
          <w:rPr>
            <w:rStyle w:val="a4"/>
            <w:noProof/>
          </w:rPr>
          <w:delText>7.4.</w:delText>
        </w:r>
        <w:r w:rsidRPr="003E5CC4" w:rsidDel="00E72E4F">
          <w:rPr>
            <w:rFonts w:ascii="Century" w:eastAsia="ＭＳ 明朝" w:hAnsi="Century" w:cs="Times New Roman"/>
            <w:noProof/>
            <w:kern w:val="2"/>
            <w:sz w:val="21"/>
            <w:szCs w:val="22"/>
          </w:rPr>
          <w:tab/>
        </w:r>
        <w:r w:rsidRPr="003908FE" w:rsidDel="00E72E4F">
          <w:rPr>
            <w:rStyle w:val="a4"/>
            <w:noProof/>
            <w:lang w:val="en"/>
          </w:rPr>
          <w:delText>The overheating protection</w:delText>
        </w:r>
        <w:r w:rsidDel="00E72E4F">
          <w:rPr>
            <w:noProof/>
            <w:webHidden/>
          </w:rPr>
          <w:tab/>
          <w:delText>121</w:delText>
        </w:r>
      </w:del>
    </w:p>
    <w:p w:rsidR="00FD7F5E" w:rsidRPr="003E5CC4" w:rsidDel="00E72E4F" w:rsidRDefault="00FD7F5E" w:rsidP="00FD7F5E">
      <w:pPr>
        <w:pStyle w:val="31"/>
        <w:tabs>
          <w:tab w:val="right" w:leader="dot" w:pos="9913"/>
        </w:tabs>
        <w:ind w:left="480"/>
        <w:rPr>
          <w:del w:id="2212" w:author="t_竹沢 公佑" w:date="2019-09-19T16:56:00Z"/>
          <w:rFonts w:ascii="Century" w:eastAsia="ＭＳ 明朝" w:hAnsi="Century" w:cs="Times New Roman"/>
          <w:noProof/>
          <w:kern w:val="2"/>
          <w:sz w:val="21"/>
          <w:szCs w:val="22"/>
        </w:rPr>
      </w:pPr>
      <w:del w:id="2213" w:author="t_竹沢 公佑" w:date="2019-09-19T16:56:00Z">
        <w:r w:rsidRPr="003908FE" w:rsidDel="00E72E4F">
          <w:rPr>
            <w:rStyle w:val="a4"/>
            <w:noProof/>
          </w:rPr>
          <w:delText>7.4.1. Log</w:delText>
        </w:r>
        <w:r w:rsidDel="00E72E4F">
          <w:rPr>
            <w:noProof/>
            <w:webHidden/>
          </w:rPr>
          <w:tab/>
          <w:delText>123</w:delText>
        </w:r>
      </w:del>
    </w:p>
    <w:p w:rsidR="00FD7F5E" w:rsidRPr="003E5CC4" w:rsidDel="00E72E4F" w:rsidRDefault="00FD7F5E" w:rsidP="00FD7F5E">
      <w:pPr>
        <w:pStyle w:val="31"/>
        <w:tabs>
          <w:tab w:val="right" w:leader="dot" w:pos="9913"/>
        </w:tabs>
        <w:ind w:left="480"/>
        <w:rPr>
          <w:del w:id="2214" w:author="t_竹沢 公佑" w:date="2019-09-19T16:56:00Z"/>
          <w:rFonts w:ascii="Century" w:eastAsia="ＭＳ 明朝" w:hAnsi="Century" w:cs="Times New Roman"/>
          <w:noProof/>
          <w:kern w:val="2"/>
          <w:sz w:val="21"/>
          <w:szCs w:val="22"/>
        </w:rPr>
      </w:pPr>
      <w:del w:id="2215" w:author="t_竹沢 公佑" w:date="2019-09-19T16:56:00Z">
        <w:r w:rsidRPr="003908FE" w:rsidDel="00E72E4F">
          <w:rPr>
            <w:rStyle w:val="a4"/>
            <w:noProof/>
          </w:rPr>
          <w:delText>7.4.2. Oveaheat flag</w:delText>
        </w:r>
        <w:r w:rsidDel="00E72E4F">
          <w:rPr>
            <w:noProof/>
            <w:webHidden/>
          </w:rPr>
          <w:tab/>
          <w:delText>124</w:delText>
        </w:r>
      </w:del>
    </w:p>
    <w:p w:rsidR="00DF1C7C" w:rsidRDefault="00DF1C7C">
      <w:pPr>
        <w:snapToGrid w:val="0"/>
        <w:spacing w:line="0" w:lineRule="atLeast"/>
      </w:pPr>
      <w:r w:rsidRPr="005038B9">
        <w:rPr>
          <w:sz w:val="22"/>
          <w:szCs w:val="22"/>
        </w:rPr>
        <w:fldChar w:fldCharType="end"/>
      </w:r>
    </w:p>
    <w:p w:rsidR="00DF1C7C" w:rsidRDefault="00DF1C7C">
      <w:pPr>
        <w:snapToGrid w:val="0"/>
        <w:spacing w:line="0" w:lineRule="atLeast"/>
      </w:pPr>
      <w:r>
        <w:br w:type="page"/>
      </w:r>
    </w:p>
    <w:p w:rsidR="004674D5" w:rsidRPr="00582F3D" w:rsidRDefault="00DF1C7C" w:rsidP="00582F3D">
      <w:pPr>
        <w:pStyle w:val="1"/>
        <w:rPr>
          <w:u w:val="single"/>
        </w:rPr>
      </w:pPr>
      <w:bookmarkStart w:id="2216" w:name="_Ref12957881"/>
      <w:bookmarkStart w:id="2217" w:name="_Ref12957903"/>
      <w:bookmarkStart w:id="2218" w:name="_Toc63179380"/>
      <w:r w:rsidRPr="008F5241">
        <w:rPr>
          <w:rFonts w:hint="eastAsia"/>
          <w:u w:val="single"/>
        </w:rPr>
        <w:t>Overview</w:t>
      </w:r>
      <w:bookmarkEnd w:id="2216"/>
      <w:bookmarkEnd w:id="2217"/>
      <w:bookmarkEnd w:id="2218"/>
    </w:p>
    <w:p w:rsidR="00332403" w:rsidRPr="009A1060" w:rsidRDefault="009A1060" w:rsidP="009A1060">
      <w:pPr>
        <w:pStyle w:val="2"/>
        <w:rPr>
          <w:u w:val="single"/>
        </w:rPr>
      </w:pPr>
      <w:bookmarkStart w:id="2219" w:name="_Toc63179381"/>
      <w:r>
        <w:rPr>
          <w:rFonts w:hint="eastAsia"/>
          <w:u w:val="single"/>
          <w:lang w:val="en"/>
        </w:rPr>
        <w:t>Introduction</w:t>
      </w:r>
      <w:bookmarkEnd w:id="2219"/>
    </w:p>
    <w:p w:rsidR="0011636C" w:rsidRPr="00FC051F" w:rsidRDefault="0011636C">
      <w:pPr>
        <w:spacing w:line="0" w:lineRule="atLeast"/>
        <w:rPr>
          <w:sz w:val="22"/>
          <w:szCs w:val="22"/>
        </w:rPr>
      </w:pPr>
      <w:r>
        <w:rPr>
          <w:rFonts w:hint="eastAsia"/>
        </w:rPr>
        <w:t xml:space="preserve"> </w:t>
      </w:r>
      <w:r w:rsidRPr="00FC051F">
        <w:rPr>
          <w:rFonts w:hint="eastAsia"/>
          <w:sz w:val="22"/>
          <w:szCs w:val="22"/>
        </w:rPr>
        <w:t xml:space="preserve">The DRXP driver provides the interface to monitor and control </w:t>
      </w:r>
      <w:del w:id="2220" w:author="t_竹沢 公佑" w:date="2019-10-04T19:56:00Z">
        <w:r w:rsidR="00181052" w:rsidRPr="00FC051F" w:rsidDel="000E5E14">
          <w:rPr>
            <w:rFonts w:hint="eastAsia"/>
            <w:sz w:val="22"/>
            <w:szCs w:val="22"/>
          </w:rPr>
          <w:delText>a</w:delText>
        </w:r>
        <w:r w:rsidR="00FA335D" w:rsidRPr="00FC051F" w:rsidDel="000E5E14">
          <w:rPr>
            <w:rFonts w:hint="eastAsia"/>
            <w:sz w:val="22"/>
            <w:szCs w:val="22"/>
          </w:rPr>
          <w:delText xml:space="preserve"> </w:delText>
        </w:r>
      </w:del>
      <w:ins w:id="2221" w:author="t_竹沢 公佑" w:date="2019-10-04T19:56:00Z">
        <w:r w:rsidR="000E5E14">
          <w:rPr>
            <w:rFonts w:hint="eastAsia"/>
            <w:sz w:val="22"/>
            <w:szCs w:val="22"/>
          </w:rPr>
          <w:t>the</w:t>
        </w:r>
      </w:ins>
      <w:ins w:id="2222" w:author="t_竹沢 公佑" w:date="2019-10-04T19:57:00Z">
        <w:r w:rsidR="000E5E14">
          <w:rPr>
            <w:rFonts w:hint="eastAsia"/>
            <w:sz w:val="22"/>
            <w:szCs w:val="22"/>
          </w:rPr>
          <w:t xml:space="preserve"> </w:t>
        </w:r>
      </w:ins>
      <w:r w:rsidRPr="00FC051F">
        <w:rPr>
          <w:rFonts w:hint="eastAsia"/>
          <w:sz w:val="22"/>
          <w:szCs w:val="22"/>
        </w:rPr>
        <w:t>DRXP board</w:t>
      </w:r>
      <w:del w:id="2223" w:author="t_竹沢 公佑" w:date="2019-10-04T19:58:00Z">
        <w:r w:rsidR="009A1060" w:rsidDel="000E5E14">
          <w:rPr>
            <w:rFonts w:hint="eastAsia"/>
            <w:sz w:val="22"/>
            <w:szCs w:val="22"/>
          </w:rPr>
          <w:delText xml:space="preserve"> for the user</w:delText>
        </w:r>
      </w:del>
      <w:r w:rsidRPr="00FC051F">
        <w:rPr>
          <w:rFonts w:hint="eastAsia"/>
          <w:sz w:val="22"/>
          <w:szCs w:val="22"/>
        </w:rPr>
        <w:t xml:space="preserve">. This document gives the hardware information related to software development and </w:t>
      </w:r>
      <w:r w:rsidR="0071413E" w:rsidRPr="00FC051F">
        <w:rPr>
          <w:rFonts w:hint="eastAsia"/>
          <w:sz w:val="22"/>
          <w:szCs w:val="22"/>
        </w:rPr>
        <w:t>how to use</w:t>
      </w:r>
      <w:del w:id="2224" w:author="t_竹沢 公佑" w:date="2019-10-04T19:58:00Z">
        <w:r w:rsidR="0071413E" w:rsidRPr="00FC051F" w:rsidDel="000E5E14">
          <w:rPr>
            <w:rFonts w:hint="eastAsia"/>
            <w:sz w:val="22"/>
            <w:szCs w:val="22"/>
          </w:rPr>
          <w:delText xml:space="preserve"> </w:delText>
        </w:r>
        <w:r w:rsidR="006F43DE" w:rsidRPr="00FC051F" w:rsidDel="000E5E14">
          <w:rPr>
            <w:rFonts w:hint="eastAsia"/>
            <w:sz w:val="22"/>
            <w:szCs w:val="22"/>
          </w:rPr>
          <w:delText>this</w:delText>
        </w:r>
      </w:del>
      <w:r w:rsidR="006F43DE" w:rsidRPr="00FC051F">
        <w:rPr>
          <w:rFonts w:hint="eastAsia"/>
          <w:sz w:val="22"/>
          <w:szCs w:val="22"/>
        </w:rPr>
        <w:t xml:space="preserve"> driver.</w:t>
      </w:r>
      <w:r w:rsidRPr="00FC051F">
        <w:rPr>
          <w:rFonts w:hint="eastAsia"/>
          <w:sz w:val="22"/>
          <w:szCs w:val="22"/>
        </w:rPr>
        <w:t xml:space="preserve"> </w:t>
      </w:r>
    </w:p>
    <w:p w:rsidR="00FA335D" w:rsidRPr="00FC051F" w:rsidRDefault="006F43DE">
      <w:pPr>
        <w:spacing w:line="0" w:lineRule="atLeast"/>
        <w:rPr>
          <w:sz w:val="22"/>
          <w:szCs w:val="22"/>
        </w:rPr>
      </w:pPr>
      <w:r w:rsidRPr="00FC051F">
        <w:rPr>
          <w:rFonts w:hint="eastAsia"/>
          <w:sz w:val="22"/>
          <w:szCs w:val="22"/>
        </w:rPr>
        <w:t xml:space="preserve"> </w:t>
      </w:r>
    </w:p>
    <w:p w:rsidR="00250EF3" w:rsidRDefault="006F43DE" w:rsidP="0022428C">
      <w:pPr>
        <w:spacing w:line="0" w:lineRule="atLeast"/>
        <w:ind w:firstLineChars="50" w:firstLine="110"/>
        <w:rPr>
          <w:sz w:val="22"/>
          <w:szCs w:val="22"/>
        </w:rPr>
      </w:pPr>
      <w:r w:rsidRPr="00FC051F">
        <w:rPr>
          <w:rFonts w:hint="eastAsia"/>
          <w:sz w:val="22"/>
          <w:szCs w:val="22"/>
        </w:rPr>
        <w:t xml:space="preserve">The DRXP board is </w:t>
      </w:r>
      <w:r w:rsidR="0071413E" w:rsidRPr="00FC051F">
        <w:rPr>
          <w:rFonts w:hint="eastAsia"/>
          <w:sz w:val="22"/>
          <w:szCs w:val="22"/>
        </w:rPr>
        <w:t>a PCI Express add-in card to acquire</w:t>
      </w:r>
      <w:ins w:id="2225" w:author="t_竹沢 公佑" w:date="2019-10-04T19:59:00Z">
        <w:r w:rsidR="000E5E14">
          <w:rPr>
            <w:rFonts w:hint="eastAsia"/>
            <w:sz w:val="22"/>
            <w:szCs w:val="22"/>
          </w:rPr>
          <w:t xml:space="preserve"> </w:t>
        </w:r>
      </w:ins>
      <w:del w:id="2226" w:author="t_竹沢 公佑" w:date="2019-10-04T19:59:00Z">
        <w:r w:rsidR="0071413E" w:rsidRPr="00FC051F" w:rsidDel="000E5E14">
          <w:rPr>
            <w:rFonts w:hint="eastAsia"/>
            <w:sz w:val="22"/>
            <w:szCs w:val="22"/>
          </w:rPr>
          <w:delText xml:space="preserve"> the </w:delText>
        </w:r>
      </w:del>
      <w:r w:rsidR="00C604F7" w:rsidRPr="00FC051F">
        <w:rPr>
          <w:rFonts w:hint="eastAsia"/>
          <w:sz w:val="22"/>
          <w:szCs w:val="22"/>
        </w:rPr>
        <w:t>observed data from optical interface</w:t>
      </w:r>
      <w:r w:rsidR="00FA335D" w:rsidRPr="00FC051F">
        <w:rPr>
          <w:rFonts w:hint="eastAsia"/>
          <w:sz w:val="22"/>
          <w:szCs w:val="22"/>
        </w:rPr>
        <w:t>s</w:t>
      </w:r>
      <w:r w:rsidR="00CD12EE">
        <w:rPr>
          <w:rFonts w:hint="eastAsia"/>
          <w:sz w:val="22"/>
          <w:szCs w:val="22"/>
        </w:rPr>
        <w:t xml:space="preserve"> in ALMA frame format</w:t>
      </w:r>
      <w:r w:rsidR="00C604F7" w:rsidRPr="00FC051F">
        <w:rPr>
          <w:rFonts w:hint="eastAsia"/>
          <w:sz w:val="22"/>
          <w:szCs w:val="22"/>
        </w:rPr>
        <w:t xml:space="preserve">. The observed data is quantized </w:t>
      </w:r>
      <w:r w:rsidR="00CD12EE">
        <w:rPr>
          <w:rFonts w:hint="eastAsia"/>
          <w:sz w:val="22"/>
          <w:szCs w:val="22"/>
        </w:rPr>
        <w:t>with</w:t>
      </w:r>
      <w:r w:rsidR="00460845" w:rsidRPr="00FC051F">
        <w:rPr>
          <w:rFonts w:hint="eastAsia"/>
          <w:sz w:val="22"/>
          <w:szCs w:val="22"/>
        </w:rPr>
        <w:t xml:space="preserve"> 3 </w:t>
      </w:r>
      <w:r w:rsidR="00CD12EE">
        <w:rPr>
          <w:rFonts w:hint="eastAsia"/>
          <w:sz w:val="22"/>
          <w:szCs w:val="22"/>
        </w:rPr>
        <w:t>bits</w:t>
      </w:r>
      <w:r w:rsidR="00EC58D4" w:rsidRPr="00FC051F">
        <w:rPr>
          <w:rFonts w:hint="eastAsia"/>
          <w:sz w:val="22"/>
          <w:szCs w:val="22"/>
        </w:rPr>
        <w:t>(D/C/B bit)</w:t>
      </w:r>
      <w:r w:rsidR="00CD12EE">
        <w:rPr>
          <w:rFonts w:hint="eastAsia"/>
          <w:sz w:val="22"/>
          <w:szCs w:val="22"/>
        </w:rPr>
        <w:t xml:space="preserve"> a</w:t>
      </w:r>
      <w:r w:rsidR="00147B65">
        <w:rPr>
          <w:rFonts w:hint="eastAsia"/>
          <w:sz w:val="22"/>
          <w:szCs w:val="22"/>
        </w:rPr>
        <w:t xml:space="preserve">nd transmitted </w:t>
      </w:r>
      <w:r w:rsidR="00CD12EE">
        <w:rPr>
          <w:rFonts w:hint="eastAsia"/>
          <w:sz w:val="22"/>
          <w:szCs w:val="22"/>
        </w:rPr>
        <w:t>separately</w:t>
      </w:r>
      <w:r w:rsidR="00460845" w:rsidRPr="00FC051F">
        <w:rPr>
          <w:rFonts w:hint="eastAsia"/>
          <w:sz w:val="22"/>
          <w:szCs w:val="22"/>
        </w:rPr>
        <w:t xml:space="preserve">. Therefore, </w:t>
      </w:r>
      <w:ins w:id="2227" w:author="t_竹沢 公佑" w:date="2019-10-04T20:01:00Z">
        <w:r w:rsidR="000E5E14">
          <w:rPr>
            <w:rFonts w:hint="eastAsia"/>
            <w:sz w:val="22"/>
            <w:szCs w:val="22"/>
          </w:rPr>
          <w:t xml:space="preserve">you need three </w:t>
        </w:r>
      </w:ins>
      <w:del w:id="2228" w:author="t_竹沢 公佑" w:date="2019-10-04T20:02:00Z">
        <w:r w:rsidR="00460845" w:rsidRPr="00FC051F" w:rsidDel="000E5E14">
          <w:rPr>
            <w:rFonts w:hint="eastAsia"/>
            <w:sz w:val="22"/>
            <w:szCs w:val="22"/>
          </w:rPr>
          <w:delText xml:space="preserve">three </w:delText>
        </w:r>
      </w:del>
      <w:r w:rsidR="00460845" w:rsidRPr="00FC051F">
        <w:rPr>
          <w:rFonts w:hint="eastAsia"/>
          <w:sz w:val="22"/>
          <w:szCs w:val="22"/>
        </w:rPr>
        <w:t xml:space="preserve">optical interfaces </w:t>
      </w:r>
      <w:del w:id="2229" w:author="t_竹沢 公佑" w:date="2019-10-04T19:59:00Z">
        <w:r w:rsidR="00EC58D4" w:rsidRPr="00FC051F" w:rsidDel="000E5E14">
          <w:rPr>
            <w:rFonts w:hint="eastAsia"/>
            <w:sz w:val="22"/>
            <w:szCs w:val="22"/>
          </w:rPr>
          <w:delText xml:space="preserve">are </w:delText>
        </w:r>
        <w:r w:rsidR="00460845" w:rsidRPr="00FC051F" w:rsidDel="000E5E14">
          <w:rPr>
            <w:rFonts w:hint="eastAsia"/>
            <w:sz w:val="22"/>
            <w:szCs w:val="22"/>
          </w:rPr>
          <w:delText xml:space="preserve">needed </w:delText>
        </w:r>
      </w:del>
      <w:r w:rsidR="00460845" w:rsidRPr="00FC051F">
        <w:rPr>
          <w:rFonts w:hint="eastAsia"/>
          <w:sz w:val="22"/>
          <w:szCs w:val="22"/>
        </w:rPr>
        <w:t>to receive</w:t>
      </w:r>
      <w:r w:rsidR="0091191C">
        <w:rPr>
          <w:rFonts w:hint="eastAsia"/>
          <w:sz w:val="22"/>
          <w:szCs w:val="22"/>
        </w:rPr>
        <w:t>/transmit</w:t>
      </w:r>
      <w:r w:rsidR="00460845" w:rsidRPr="00FC051F">
        <w:rPr>
          <w:rFonts w:hint="eastAsia"/>
          <w:sz w:val="22"/>
          <w:szCs w:val="22"/>
        </w:rPr>
        <w:t xml:space="preserve">. The DRXP board receives </w:t>
      </w:r>
      <w:r w:rsidR="00EC58D4" w:rsidRPr="00FC051F">
        <w:rPr>
          <w:rFonts w:hint="eastAsia"/>
          <w:sz w:val="22"/>
          <w:szCs w:val="22"/>
        </w:rPr>
        <w:t>these three data and extracts, rearranges payload. After converting them, it transmits rearranged data to the</w:t>
      </w:r>
      <w:r w:rsidR="00E0489E" w:rsidRPr="00FC051F">
        <w:rPr>
          <w:rFonts w:hint="eastAsia"/>
          <w:sz w:val="22"/>
          <w:szCs w:val="22"/>
        </w:rPr>
        <w:t xml:space="preserve"> Host Ring Buffer</w:t>
      </w:r>
      <w:r w:rsidR="00CD12EE">
        <w:rPr>
          <w:rFonts w:hint="eastAsia"/>
          <w:sz w:val="22"/>
          <w:szCs w:val="22"/>
        </w:rPr>
        <w:t xml:space="preserve"> </w:t>
      </w:r>
      <w:r w:rsidR="00E0489E" w:rsidRPr="00FC051F">
        <w:rPr>
          <w:rFonts w:hint="eastAsia"/>
          <w:sz w:val="22"/>
          <w:szCs w:val="22"/>
        </w:rPr>
        <w:t>allocated on the host server memory</w:t>
      </w:r>
      <w:ins w:id="2230" w:author="t_竹沢 公佑" w:date="2020-04-06T12:06:00Z">
        <w:r w:rsidR="00A50F68">
          <w:rPr>
            <w:rFonts w:hint="eastAsia"/>
            <w:sz w:val="22"/>
            <w:szCs w:val="22"/>
          </w:rPr>
          <w:t xml:space="preserve"> (*1)</w:t>
        </w:r>
      </w:ins>
      <w:ins w:id="2231" w:author="t_竹沢 公佑" w:date="2020-05-11T12:39:00Z">
        <w:r w:rsidR="00F161BC">
          <w:rPr>
            <w:rFonts w:hint="eastAsia"/>
            <w:sz w:val="22"/>
            <w:szCs w:val="22"/>
          </w:rPr>
          <w:t xml:space="preserve"> via PCI Express interface</w:t>
        </w:r>
      </w:ins>
      <w:r w:rsidR="00E0489E" w:rsidRPr="00FC051F">
        <w:rPr>
          <w:rFonts w:hint="eastAsia"/>
          <w:sz w:val="22"/>
          <w:szCs w:val="22"/>
        </w:rPr>
        <w:t xml:space="preserve">. </w:t>
      </w:r>
      <w:ins w:id="2232" w:author="t_竹沢 公佑" w:date="2019-10-04T20:00:00Z">
        <w:r w:rsidR="000E5E14">
          <w:rPr>
            <w:rFonts w:hint="eastAsia"/>
            <w:sz w:val="22"/>
            <w:szCs w:val="22"/>
          </w:rPr>
          <w:t xml:space="preserve">Your </w:t>
        </w:r>
      </w:ins>
      <w:del w:id="2233" w:author="t_竹沢 公佑" w:date="2019-10-04T20:00:00Z">
        <w:r w:rsidR="009A1060" w:rsidDel="000E5E14">
          <w:rPr>
            <w:rFonts w:hint="eastAsia"/>
            <w:sz w:val="22"/>
            <w:szCs w:val="22"/>
          </w:rPr>
          <w:delText>The u</w:delText>
        </w:r>
        <w:r w:rsidR="00E0489E" w:rsidRPr="00FC051F" w:rsidDel="000E5E14">
          <w:rPr>
            <w:rFonts w:hint="eastAsia"/>
            <w:sz w:val="22"/>
            <w:szCs w:val="22"/>
          </w:rPr>
          <w:delText xml:space="preserve">ser </w:delText>
        </w:r>
      </w:del>
      <w:r w:rsidR="00E0489E" w:rsidRPr="00FC051F">
        <w:rPr>
          <w:rFonts w:hint="eastAsia"/>
          <w:sz w:val="22"/>
          <w:szCs w:val="22"/>
        </w:rPr>
        <w:t xml:space="preserve">application can </w:t>
      </w:r>
      <w:ins w:id="2234" w:author="t_竹沢 公佑" w:date="2019-10-04T20:03:00Z">
        <w:r w:rsidR="000E5E14">
          <w:rPr>
            <w:rFonts w:hint="eastAsia"/>
            <w:sz w:val="22"/>
            <w:szCs w:val="22"/>
          </w:rPr>
          <w:t xml:space="preserve">read </w:t>
        </w:r>
      </w:ins>
      <w:del w:id="2235" w:author="t_竹沢 公佑" w:date="2019-10-04T20:03:00Z">
        <w:r w:rsidR="00E0489E" w:rsidRPr="00FC051F" w:rsidDel="000E5E14">
          <w:rPr>
            <w:sz w:val="22"/>
            <w:szCs w:val="22"/>
          </w:rPr>
          <w:delText>retrieve</w:delText>
        </w:r>
        <w:r w:rsidR="00E0489E" w:rsidRPr="00FC051F" w:rsidDel="000E5E14">
          <w:rPr>
            <w:rFonts w:hint="eastAsia"/>
            <w:sz w:val="22"/>
            <w:szCs w:val="22"/>
          </w:rPr>
          <w:delText xml:space="preserve"> </w:delText>
        </w:r>
      </w:del>
      <w:r w:rsidR="00E0489E" w:rsidRPr="00FC051F">
        <w:rPr>
          <w:rFonts w:hint="eastAsia"/>
          <w:sz w:val="22"/>
          <w:szCs w:val="22"/>
        </w:rPr>
        <w:t xml:space="preserve">the observed data </w:t>
      </w:r>
      <w:ins w:id="2236" w:author="t_竹沢 公佑" w:date="2019-10-04T20:04:00Z">
        <w:r w:rsidR="000E5E14">
          <w:rPr>
            <w:rFonts w:hint="eastAsia"/>
            <w:sz w:val="22"/>
            <w:szCs w:val="22"/>
          </w:rPr>
          <w:t>from</w:t>
        </w:r>
        <w:r w:rsidR="001D2B5D">
          <w:rPr>
            <w:rFonts w:hint="eastAsia"/>
            <w:sz w:val="22"/>
            <w:szCs w:val="22"/>
          </w:rPr>
          <w:t xml:space="preserve"> </w:t>
        </w:r>
      </w:ins>
      <w:del w:id="2237" w:author="t_竹沢 公佑" w:date="2019-10-04T20:04:00Z">
        <w:r w:rsidR="00E0489E" w:rsidRPr="00FC051F" w:rsidDel="000E5E14">
          <w:rPr>
            <w:rFonts w:hint="eastAsia"/>
            <w:sz w:val="22"/>
            <w:szCs w:val="22"/>
          </w:rPr>
          <w:delText xml:space="preserve">through </w:delText>
        </w:r>
      </w:del>
      <w:r w:rsidR="00E0489E" w:rsidRPr="00FC051F">
        <w:rPr>
          <w:rFonts w:hint="eastAsia"/>
          <w:sz w:val="22"/>
          <w:szCs w:val="22"/>
        </w:rPr>
        <w:t xml:space="preserve">this </w:t>
      </w:r>
      <w:ins w:id="2238" w:author="t_竹沢 公佑" w:date="2020-04-06T11:19:00Z">
        <w:r w:rsidR="00454A91">
          <w:rPr>
            <w:rFonts w:hint="eastAsia"/>
            <w:sz w:val="22"/>
            <w:szCs w:val="22"/>
          </w:rPr>
          <w:t xml:space="preserve">host </w:t>
        </w:r>
      </w:ins>
      <w:r w:rsidR="00E0489E" w:rsidRPr="00FC051F">
        <w:rPr>
          <w:rFonts w:hint="eastAsia"/>
          <w:sz w:val="22"/>
          <w:szCs w:val="22"/>
        </w:rPr>
        <w:t>ring buffer</w:t>
      </w:r>
      <w:r w:rsidR="002B7677">
        <w:rPr>
          <w:rFonts w:hint="eastAsia"/>
          <w:sz w:val="22"/>
          <w:szCs w:val="22"/>
        </w:rPr>
        <w:t xml:space="preserve"> (</w:t>
      </w:r>
      <w:r w:rsidR="002B7677">
        <w:rPr>
          <w:sz w:val="22"/>
          <w:szCs w:val="22"/>
        </w:rPr>
        <w:fldChar w:fldCharType="begin"/>
      </w:r>
      <w:r w:rsidR="002B7677">
        <w:rPr>
          <w:sz w:val="22"/>
          <w:szCs w:val="22"/>
        </w:rPr>
        <w:instrText xml:space="preserve"> </w:instrText>
      </w:r>
      <w:r w:rsidR="002B7677">
        <w:rPr>
          <w:rFonts w:hint="eastAsia"/>
          <w:sz w:val="22"/>
          <w:szCs w:val="22"/>
        </w:rPr>
        <w:instrText>REF _Ref13123807 \h</w:instrText>
      </w:r>
      <w:r w:rsidR="002B7677">
        <w:rPr>
          <w:sz w:val="22"/>
          <w:szCs w:val="22"/>
        </w:rPr>
        <w:instrText xml:space="preserve"> </w:instrText>
      </w:r>
      <w:r w:rsidR="002B7677">
        <w:rPr>
          <w:sz w:val="22"/>
          <w:szCs w:val="22"/>
        </w:rPr>
      </w:r>
      <w:r w:rsidR="002B7677">
        <w:rPr>
          <w:sz w:val="22"/>
          <w:szCs w:val="22"/>
        </w:rPr>
        <w:fldChar w:fldCharType="separate"/>
      </w:r>
      <w:ins w:id="2239" w:author="t_竹沢 公佑" w:date="2021-02-02T17:29:00Z">
        <w:r w:rsidR="000B4FA1">
          <w:t xml:space="preserve">Figure </w:t>
        </w:r>
        <w:r w:rsidR="000B4FA1">
          <w:rPr>
            <w:noProof/>
          </w:rPr>
          <w:t>1</w:t>
        </w:r>
        <w:r w:rsidR="000B4FA1">
          <w:noBreakHyphen/>
        </w:r>
        <w:r w:rsidR="000B4FA1">
          <w:rPr>
            <w:noProof/>
          </w:rPr>
          <w:t>1</w:t>
        </w:r>
        <w:r w:rsidR="000B4FA1">
          <w:rPr>
            <w:rFonts w:hint="eastAsia"/>
          </w:rPr>
          <w:t xml:space="preserve">: </w:t>
        </w:r>
        <w:r w:rsidR="000B4FA1" w:rsidRPr="00FE72AC">
          <w:rPr>
            <w:rFonts w:hint="eastAsia"/>
            <w:b/>
          </w:rPr>
          <w:t>Overview of the reception sequence</w:t>
        </w:r>
      </w:ins>
      <w:del w:id="2240" w:author="t_竹沢 公佑" w:date="2019-08-22T13:55:00Z">
        <w:r w:rsidR="007D309C" w:rsidDel="007154FA">
          <w:delText xml:space="preserve">Figure </w:delText>
        </w:r>
        <w:r w:rsidR="007D309C" w:rsidDel="007154FA">
          <w:rPr>
            <w:noProof/>
          </w:rPr>
          <w:delText>1</w:delText>
        </w:r>
        <w:r w:rsidR="007D309C" w:rsidDel="007154FA">
          <w:noBreakHyphen/>
        </w:r>
        <w:r w:rsidR="007D309C" w:rsidDel="007154FA">
          <w:rPr>
            <w:noProof/>
          </w:rPr>
          <w:delText>1</w:delText>
        </w:r>
        <w:r w:rsidR="007D309C" w:rsidDel="007154FA">
          <w:rPr>
            <w:rFonts w:hint="eastAsia"/>
          </w:rPr>
          <w:delText xml:space="preserve">: </w:delText>
        </w:r>
        <w:r w:rsidR="007D309C" w:rsidRPr="00FE72AC" w:rsidDel="007154FA">
          <w:rPr>
            <w:rFonts w:hint="eastAsia"/>
            <w:b/>
          </w:rPr>
          <w:delText>Overview of the reception sequence</w:delText>
        </w:r>
      </w:del>
      <w:r w:rsidR="002B7677">
        <w:rPr>
          <w:sz w:val="22"/>
          <w:szCs w:val="22"/>
        </w:rPr>
        <w:fldChar w:fldCharType="end"/>
      </w:r>
      <w:r w:rsidR="002B7677">
        <w:rPr>
          <w:rFonts w:hint="eastAsia"/>
          <w:sz w:val="22"/>
          <w:szCs w:val="22"/>
        </w:rPr>
        <w:t xml:space="preserve"> )</w:t>
      </w:r>
      <w:r w:rsidR="00E0489E" w:rsidRPr="00FC051F">
        <w:rPr>
          <w:rFonts w:hint="eastAsia"/>
          <w:sz w:val="22"/>
          <w:szCs w:val="22"/>
        </w:rPr>
        <w:t xml:space="preserve">. </w:t>
      </w:r>
      <w:r w:rsidR="00332403" w:rsidRPr="00FC051F">
        <w:rPr>
          <w:rFonts w:hint="eastAsia"/>
          <w:sz w:val="22"/>
          <w:szCs w:val="22"/>
        </w:rPr>
        <w:t xml:space="preserve">And </w:t>
      </w:r>
      <w:ins w:id="2241" w:author="t_竹沢 公佑" w:date="2019-10-04T20:05:00Z">
        <w:r w:rsidR="001D2B5D">
          <w:rPr>
            <w:rFonts w:hint="eastAsia"/>
            <w:sz w:val="22"/>
            <w:szCs w:val="22"/>
          </w:rPr>
          <w:t xml:space="preserve">your </w:t>
        </w:r>
      </w:ins>
      <w:del w:id="2242" w:author="t_竹沢 公佑" w:date="2019-10-04T20:05:00Z">
        <w:r w:rsidR="00332403" w:rsidRPr="00FC051F" w:rsidDel="001D2B5D">
          <w:rPr>
            <w:rFonts w:hint="eastAsia"/>
            <w:sz w:val="22"/>
            <w:szCs w:val="22"/>
          </w:rPr>
          <w:delText xml:space="preserve">user </w:delText>
        </w:r>
      </w:del>
      <w:r w:rsidR="00332403" w:rsidRPr="00FC051F">
        <w:rPr>
          <w:rFonts w:hint="eastAsia"/>
          <w:sz w:val="22"/>
          <w:szCs w:val="22"/>
        </w:rPr>
        <w:t xml:space="preserve">application </w:t>
      </w:r>
      <w:del w:id="2243" w:author="t_竹沢 公佑" w:date="2019-10-04T20:05:00Z">
        <w:r w:rsidR="00332403" w:rsidRPr="00FC051F" w:rsidDel="001D2B5D">
          <w:rPr>
            <w:rFonts w:hint="eastAsia"/>
            <w:sz w:val="22"/>
            <w:szCs w:val="22"/>
          </w:rPr>
          <w:delText xml:space="preserve">also </w:delText>
        </w:r>
      </w:del>
      <w:r w:rsidR="00332403" w:rsidRPr="00FC051F">
        <w:rPr>
          <w:rFonts w:hint="eastAsia"/>
          <w:sz w:val="22"/>
          <w:szCs w:val="22"/>
        </w:rPr>
        <w:t xml:space="preserve">can </w:t>
      </w:r>
      <w:ins w:id="2244" w:author="t_竹沢 公佑" w:date="2019-10-04T20:05:00Z">
        <w:r w:rsidR="001D2B5D">
          <w:rPr>
            <w:rFonts w:hint="eastAsia"/>
            <w:sz w:val="22"/>
            <w:szCs w:val="22"/>
          </w:rPr>
          <w:t xml:space="preserve">transmit </w:t>
        </w:r>
      </w:ins>
      <w:del w:id="2245" w:author="t_竹沢 公佑" w:date="2019-10-04T20:05:00Z">
        <w:r w:rsidR="00332403" w:rsidRPr="00FC051F" w:rsidDel="001D2B5D">
          <w:rPr>
            <w:rFonts w:hint="eastAsia"/>
            <w:sz w:val="22"/>
            <w:szCs w:val="22"/>
          </w:rPr>
          <w:delText xml:space="preserve">send </w:delText>
        </w:r>
      </w:del>
      <w:r w:rsidR="00332403" w:rsidRPr="00FC051F">
        <w:rPr>
          <w:rFonts w:hint="eastAsia"/>
          <w:sz w:val="22"/>
          <w:szCs w:val="22"/>
        </w:rPr>
        <w:t xml:space="preserve">data via this </w:t>
      </w:r>
      <w:ins w:id="2246" w:author="t_竹沢 公佑" w:date="2020-04-06T11:20:00Z">
        <w:r w:rsidR="00454A91">
          <w:rPr>
            <w:rFonts w:hint="eastAsia"/>
            <w:sz w:val="22"/>
            <w:szCs w:val="22"/>
          </w:rPr>
          <w:t xml:space="preserve">host </w:t>
        </w:r>
      </w:ins>
      <w:r w:rsidR="00332403" w:rsidRPr="00FC051F">
        <w:rPr>
          <w:rFonts w:hint="eastAsia"/>
          <w:sz w:val="22"/>
          <w:szCs w:val="22"/>
        </w:rPr>
        <w:t>ring buffer</w:t>
      </w:r>
      <w:r w:rsidR="002B7677">
        <w:rPr>
          <w:rFonts w:hint="eastAsia"/>
          <w:sz w:val="22"/>
          <w:szCs w:val="22"/>
        </w:rPr>
        <w:t xml:space="preserve"> (</w:t>
      </w:r>
      <w:r w:rsidR="002B7677">
        <w:rPr>
          <w:sz w:val="22"/>
          <w:szCs w:val="22"/>
        </w:rPr>
        <w:fldChar w:fldCharType="begin"/>
      </w:r>
      <w:r w:rsidR="002B7677">
        <w:rPr>
          <w:sz w:val="22"/>
          <w:szCs w:val="22"/>
        </w:rPr>
        <w:instrText xml:space="preserve"> </w:instrText>
      </w:r>
      <w:r w:rsidR="002B7677">
        <w:rPr>
          <w:rFonts w:hint="eastAsia"/>
          <w:sz w:val="22"/>
          <w:szCs w:val="22"/>
        </w:rPr>
        <w:instrText>REF _Ref13123882 \h</w:instrText>
      </w:r>
      <w:r w:rsidR="002B7677">
        <w:rPr>
          <w:sz w:val="22"/>
          <w:szCs w:val="22"/>
        </w:rPr>
        <w:instrText xml:space="preserve"> </w:instrText>
      </w:r>
      <w:r w:rsidR="002B7677">
        <w:rPr>
          <w:sz w:val="22"/>
          <w:szCs w:val="22"/>
        </w:rPr>
      </w:r>
      <w:r w:rsidR="002B7677">
        <w:rPr>
          <w:sz w:val="22"/>
          <w:szCs w:val="22"/>
        </w:rPr>
        <w:fldChar w:fldCharType="separate"/>
      </w:r>
      <w:ins w:id="2247" w:author="t_竹沢 公佑" w:date="2021-02-02T17:29:00Z">
        <w:r w:rsidR="000B4FA1">
          <w:t xml:space="preserve">Figure </w:t>
        </w:r>
        <w:r w:rsidR="000B4FA1">
          <w:rPr>
            <w:noProof/>
          </w:rPr>
          <w:t>1</w:t>
        </w:r>
        <w:r w:rsidR="000B4FA1">
          <w:noBreakHyphen/>
        </w:r>
        <w:r w:rsidR="000B4FA1">
          <w:rPr>
            <w:noProof/>
          </w:rPr>
          <w:t>2</w:t>
        </w:r>
        <w:r w:rsidR="000B4FA1">
          <w:rPr>
            <w:rFonts w:hint="eastAsia"/>
          </w:rPr>
          <w:t>:</w:t>
        </w:r>
        <w:r w:rsidR="000B4FA1" w:rsidRPr="00FE72AC">
          <w:rPr>
            <w:rFonts w:hint="eastAsia"/>
            <w:b/>
          </w:rPr>
          <w:t xml:space="preserve"> Overview of the transmission sequence</w:t>
        </w:r>
      </w:ins>
      <w:del w:id="2248" w:author="t_竹沢 公佑" w:date="2019-08-22T13:55:00Z">
        <w:r w:rsidR="007D309C" w:rsidDel="007154FA">
          <w:delText xml:space="preserve">Figure </w:delText>
        </w:r>
        <w:r w:rsidR="007D309C" w:rsidDel="007154FA">
          <w:rPr>
            <w:noProof/>
          </w:rPr>
          <w:delText>1</w:delText>
        </w:r>
        <w:r w:rsidR="007D309C" w:rsidDel="007154FA">
          <w:noBreakHyphen/>
        </w:r>
        <w:r w:rsidR="007D309C" w:rsidDel="007154FA">
          <w:rPr>
            <w:noProof/>
          </w:rPr>
          <w:delText>2</w:delText>
        </w:r>
        <w:r w:rsidR="007D309C" w:rsidDel="007154FA">
          <w:rPr>
            <w:rFonts w:hint="eastAsia"/>
          </w:rPr>
          <w:delText>:</w:delText>
        </w:r>
        <w:r w:rsidR="007D309C" w:rsidRPr="00FE72AC" w:rsidDel="007154FA">
          <w:rPr>
            <w:rFonts w:hint="eastAsia"/>
            <w:b/>
          </w:rPr>
          <w:delText xml:space="preserve"> Overview of the transmission sequence</w:delText>
        </w:r>
      </w:del>
      <w:r w:rsidR="002B7677">
        <w:rPr>
          <w:sz w:val="22"/>
          <w:szCs w:val="22"/>
        </w:rPr>
        <w:fldChar w:fldCharType="end"/>
      </w:r>
      <w:r w:rsidR="002B7677">
        <w:rPr>
          <w:rFonts w:hint="eastAsia"/>
          <w:sz w:val="22"/>
          <w:szCs w:val="22"/>
        </w:rPr>
        <w:t>)</w:t>
      </w:r>
      <w:r w:rsidR="00332403" w:rsidRPr="00FC051F">
        <w:rPr>
          <w:rFonts w:hint="eastAsia"/>
          <w:sz w:val="22"/>
          <w:szCs w:val="22"/>
        </w:rPr>
        <w:t>. T</w:t>
      </w:r>
      <w:r w:rsidR="00E0489E" w:rsidRPr="00FC051F">
        <w:rPr>
          <w:rFonts w:hint="eastAsia"/>
          <w:sz w:val="22"/>
          <w:szCs w:val="22"/>
        </w:rPr>
        <w:t xml:space="preserve">he DRXP </w:t>
      </w:r>
      <w:ins w:id="2249" w:author="t_竹沢 公佑" w:date="2020-05-11T12:46:00Z">
        <w:r w:rsidR="00D35A5A">
          <w:rPr>
            <w:rFonts w:hint="eastAsia"/>
            <w:sz w:val="22"/>
            <w:szCs w:val="22"/>
          </w:rPr>
          <w:t>driver</w:t>
        </w:r>
      </w:ins>
      <w:del w:id="2250" w:author="t_竹沢 公佑" w:date="2020-05-11T12:46:00Z">
        <w:r w:rsidR="00E0489E" w:rsidRPr="00FC051F" w:rsidDel="00D35A5A">
          <w:rPr>
            <w:rFonts w:hint="eastAsia"/>
            <w:sz w:val="22"/>
            <w:szCs w:val="22"/>
          </w:rPr>
          <w:delText>board</w:delText>
        </w:r>
      </w:del>
      <w:r w:rsidR="00E0489E" w:rsidRPr="00FC051F">
        <w:rPr>
          <w:rFonts w:hint="eastAsia"/>
          <w:sz w:val="22"/>
          <w:szCs w:val="22"/>
        </w:rPr>
        <w:t xml:space="preserve"> </w:t>
      </w:r>
      <w:r w:rsidR="00FA335D" w:rsidRPr="00FC051F">
        <w:rPr>
          <w:rFonts w:hint="eastAsia"/>
          <w:sz w:val="22"/>
          <w:szCs w:val="22"/>
        </w:rPr>
        <w:t xml:space="preserve">also </w:t>
      </w:r>
      <w:r w:rsidR="00E0489E" w:rsidRPr="00FC051F">
        <w:rPr>
          <w:rFonts w:hint="eastAsia"/>
          <w:sz w:val="22"/>
          <w:szCs w:val="22"/>
        </w:rPr>
        <w:t xml:space="preserve">provides the </w:t>
      </w:r>
      <w:ins w:id="2251" w:author="t_竹沢 公佑" w:date="2020-05-11T12:46:00Z">
        <w:r w:rsidR="00D35A5A">
          <w:rPr>
            <w:rFonts w:hint="eastAsia"/>
            <w:sz w:val="22"/>
            <w:szCs w:val="22"/>
          </w:rPr>
          <w:t xml:space="preserve">access interface to </w:t>
        </w:r>
      </w:ins>
      <w:del w:id="2252" w:author="t_竹沢 公佑" w:date="2020-05-11T12:46:00Z">
        <w:r w:rsidR="00E0489E" w:rsidRPr="00FC051F" w:rsidDel="00D35A5A">
          <w:rPr>
            <w:rFonts w:hint="eastAsia"/>
            <w:sz w:val="22"/>
            <w:szCs w:val="22"/>
          </w:rPr>
          <w:delText xml:space="preserve">information </w:delText>
        </w:r>
        <w:r w:rsidR="00FA335D" w:rsidRPr="00FC051F" w:rsidDel="00D35A5A">
          <w:rPr>
            <w:rFonts w:hint="eastAsia"/>
            <w:sz w:val="22"/>
            <w:szCs w:val="22"/>
          </w:rPr>
          <w:delText xml:space="preserve">about </w:delText>
        </w:r>
      </w:del>
      <w:r w:rsidR="00FA335D" w:rsidRPr="00FC051F">
        <w:rPr>
          <w:rFonts w:hint="eastAsia"/>
          <w:sz w:val="22"/>
          <w:szCs w:val="22"/>
        </w:rPr>
        <w:t xml:space="preserve">the </w:t>
      </w:r>
      <w:ins w:id="2253" w:author="t_竹沢 公佑" w:date="2020-05-11T12:46:00Z">
        <w:r w:rsidR="00D35A5A">
          <w:rPr>
            <w:rFonts w:hint="eastAsia"/>
            <w:sz w:val="22"/>
            <w:szCs w:val="22"/>
          </w:rPr>
          <w:t xml:space="preserve">other </w:t>
        </w:r>
      </w:ins>
      <w:r w:rsidR="00FA335D" w:rsidRPr="00FC051F">
        <w:rPr>
          <w:rFonts w:hint="eastAsia"/>
          <w:sz w:val="22"/>
          <w:szCs w:val="22"/>
        </w:rPr>
        <w:t xml:space="preserve">board </w:t>
      </w:r>
      <w:ins w:id="2254" w:author="t_竹沢 公佑" w:date="2020-05-11T12:46:00Z">
        <w:r w:rsidR="00D35A5A">
          <w:rPr>
            <w:rFonts w:hint="eastAsia"/>
            <w:sz w:val="22"/>
            <w:szCs w:val="22"/>
          </w:rPr>
          <w:t>functions</w:t>
        </w:r>
      </w:ins>
      <w:del w:id="2255" w:author="t_竹沢 公佑" w:date="2020-05-11T12:46:00Z">
        <w:r w:rsidR="00FA335D" w:rsidRPr="00FC051F" w:rsidDel="00D35A5A">
          <w:rPr>
            <w:rFonts w:hint="eastAsia"/>
            <w:sz w:val="22"/>
            <w:szCs w:val="22"/>
          </w:rPr>
          <w:delText>status</w:delText>
        </w:r>
      </w:del>
      <w:r w:rsidR="00181052" w:rsidRPr="00FC051F">
        <w:rPr>
          <w:rFonts w:hint="eastAsia"/>
          <w:sz w:val="22"/>
          <w:szCs w:val="22"/>
        </w:rPr>
        <w:t xml:space="preserve"> (e.g. the optical module status, the onboard power status</w:t>
      </w:r>
      <w:r w:rsidR="009A1060">
        <w:rPr>
          <w:rFonts w:hint="eastAsia"/>
          <w:sz w:val="22"/>
          <w:szCs w:val="22"/>
        </w:rPr>
        <w:t>,</w:t>
      </w:r>
      <w:r w:rsidR="00181052" w:rsidRPr="00FC051F">
        <w:rPr>
          <w:rFonts w:hint="eastAsia"/>
          <w:sz w:val="22"/>
          <w:szCs w:val="22"/>
        </w:rPr>
        <w:t xml:space="preserve"> </w:t>
      </w:r>
      <w:ins w:id="2256" w:author="t_竹沢 公佑" w:date="2020-05-11T12:35:00Z">
        <w:r w:rsidR="00785CE2">
          <w:rPr>
            <w:rFonts w:hint="eastAsia"/>
            <w:sz w:val="22"/>
            <w:szCs w:val="22"/>
          </w:rPr>
          <w:t xml:space="preserve">the 48ms time </w:t>
        </w:r>
        <w:r w:rsidR="00785CE2">
          <w:rPr>
            <w:sz w:val="22"/>
            <w:szCs w:val="22"/>
          </w:rPr>
          <w:t>event</w:t>
        </w:r>
        <w:r w:rsidR="00785CE2">
          <w:rPr>
            <w:rFonts w:hint="eastAsia"/>
            <w:sz w:val="22"/>
            <w:szCs w:val="22"/>
          </w:rPr>
          <w:t xml:space="preserve"> </w:t>
        </w:r>
      </w:ins>
      <w:r w:rsidR="00181052" w:rsidRPr="00FC051F">
        <w:rPr>
          <w:rFonts w:hint="eastAsia"/>
          <w:sz w:val="22"/>
          <w:szCs w:val="22"/>
        </w:rPr>
        <w:t>and onboard FPGA status.)</w:t>
      </w:r>
      <w:del w:id="2257" w:author="t_竹沢 公佑" w:date="2020-05-11T12:47:00Z">
        <w:r w:rsidR="00181052" w:rsidRPr="00FC051F" w:rsidDel="00D35A5A">
          <w:rPr>
            <w:rFonts w:hint="eastAsia"/>
            <w:sz w:val="22"/>
            <w:szCs w:val="22"/>
          </w:rPr>
          <w:delText xml:space="preserve"> </w:delText>
        </w:r>
      </w:del>
      <w:del w:id="2258" w:author="t_竹沢 公佑" w:date="2019-10-04T20:06:00Z">
        <w:r w:rsidR="00FA335D" w:rsidRPr="00FC051F" w:rsidDel="001D2B5D">
          <w:rPr>
            <w:rFonts w:hint="eastAsia"/>
            <w:sz w:val="22"/>
            <w:szCs w:val="22"/>
          </w:rPr>
          <w:delText xml:space="preserve">through </w:delText>
        </w:r>
      </w:del>
      <w:del w:id="2259" w:author="t_竹沢 公佑" w:date="2020-05-11T12:47:00Z">
        <w:r w:rsidR="00FA335D" w:rsidRPr="00FC051F" w:rsidDel="00D35A5A">
          <w:rPr>
            <w:rFonts w:hint="eastAsia"/>
            <w:sz w:val="22"/>
            <w:szCs w:val="22"/>
          </w:rPr>
          <w:delText>PCI Express interface</w:delText>
        </w:r>
      </w:del>
      <w:r w:rsidR="00FA335D" w:rsidRPr="00FC051F">
        <w:rPr>
          <w:rFonts w:hint="eastAsia"/>
          <w:sz w:val="22"/>
          <w:szCs w:val="22"/>
        </w:rPr>
        <w:t>.</w:t>
      </w:r>
      <w:r w:rsidR="00181052" w:rsidRPr="00FC051F">
        <w:rPr>
          <w:rFonts w:hint="eastAsia"/>
          <w:sz w:val="22"/>
          <w:szCs w:val="22"/>
        </w:rPr>
        <w:t xml:space="preserve"> </w:t>
      </w:r>
      <w:ins w:id="2260" w:author="t_竹沢 公佑" w:date="2019-10-04T20:08:00Z">
        <w:r w:rsidR="00522899">
          <w:rPr>
            <w:rFonts w:hint="eastAsia"/>
            <w:sz w:val="22"/>
            <w:szCs w:val="22"/>
          </w:rPr>
          <w:t xml:space="preserve">Your </w:t>
        </w:r>
      </w:ins>
      <w:del w:id="2261" w:author="t_竹沢 公佑" w:date="2019-10-04T20:08:00Z">
        <w:r w:rsidR="00181052" w:rsidRPr="00FC051F" w:rsidDel="00522899">
          <w:rPr>
            <w:rFonts w:hint="eastAsia"/>
            <w:sz w:val="22"/>
            <w:szCs w:val="22"/>
          </w:rPr>
          <w:delText xml:space="preserve">User </w:delText>
        </w:r>
      </w:del>
      <w:r w:rsidR="00181052" w:rsidRPr="00FC051F">
        <w:rPr>
          <w:rFonts w:hint="eastAsia"/>
          <w:sz w:val="22"/>
          <w:szCs w:val="22"/>
        </w:rPr>
        <w:t xml:space="preserve">application </w:t>
      </w:r>
      <w:r w:rsidR="00147B65">
        <w:rPr>
          <w:rFonts w:hint="eastAsia"/>
          <w:sz w:val="22"/>
          <w:szCs w:val="22"/>
        </w:rPr>
        <w:t xml:space="preserve">monitors and </w:t>
      </w:r>
      <w:r w:rsidR="00181052" w:rsidRPr="00FC051F">
        <w:rPr>
          <w:rFonts w:hint="eastAsia"/>
          <w:sz w:val="22"/>
          <w:szCs w:val="22"/>
        </w:rPr>
        <w:t xml:space="preserve">controls these functions </w:t>
      </w:r>
      <w:ins w:id="2262" w:author="t_竹沢 公佑" w:date="2019-10-04T20:09:00Z">
        <w:r w:rsidR="00522899">
          <w:rPr>
            <w:rFonts w:hint="eastAsia"/>
            <w:sz w:val="22"/>
            <w:szCs w:val="22"/>
          </w:rPr>
          <w:t xml:space="preserve">via </w:t>
        </w:r>
      </w:ins>
      <w:del w:id="2263" w:author="t_竹沢 公佑" w:date="2019-10-04T20:09:00Z">
        <w:r w:rsidR="0091191C" w:rsidDel="00522899">
          <w:rPr>
            <w:rFonts w:hint="eastAsia"/>
            <w:sz w:val="22"/>
            <w:szCs w:val="22"/>
          </w:rPr>
          <w:delText xml:space="preserve">through </w:delText>
        </w:r>
      </w:del>
      <w:r w:rsidR="009A1060">
        <w:rPr>
          <w:rFonts w:hint="eastAsia"/>
          <w:sz w:val="22"/>
          <w:szCs w:val="22"/>
        </w:rPr>
        <w:t xml:space="preserve">the </w:t>
      </w:r>
      <w:r w:rsidR="00181052" w:rsidRPr="00FC051F">
        <w:rPr>
          <w:rFonts w:hint="eastAsia"/>
          <w:sz w:val="22"/>
          <w:szCs w:val="22"/>
        </w:rPr>
        <w:t>driver interface.</w:t>
      </w:r>
    </w:p>
    <w:p w:rsidR="009C7F47" w:rsidRPr="00344E9D" w:rsidRDefault="00250EF3" w:rsidP="00B55F6A">
      <w:pPr>
        <w:spacing w:line="0" w:lineRule="atLeast"/>
        <w:ind w:firstLineChars="50" w:firstLine="110"/>
        <w:rPr>
          <w:sz w:val="22"/>
          <w:szCs w:val="22"/>
        </w:rPr>
      </w:pPr>
      <w:r>
        <w:rPr>
          <w:rFonts w:hint="eastAsia"/>
          <w:sz w:val="22"/>
          <w:szCs w:val="22"/>
        </w:rPr>
        <w:t xml:space="preserve">The DRXP driver supports Linux. </w:t>
      </w:r>
      <w:r w:rsidR="00332403" w:rsidRPr="00FC051F">
        <w:rPr>
          <w:rFonts w:hint="eastAsia"/>
          <w:sz w:val="22"/>
          <w:szCs w:val="22"/>
        </w:rPr>
        <w:t>The</w:t>
      </w:r>
      <w:del w:id="2264" w:author="t_竹沢 公佑" w:date="2019-10-04T20:09:00Z">
        <w:r w:rsidR="00332403" w:rsidRPr="00FC051F" w:rsidDel="00522899">
          <w:rPr>
            <w:rFonts w:hint="eastAsia"/>
            <w:sz w:val="22"/>
            <w:szCs w:val="22"/>
          </w:rPr>
          <w:delText xml:space="preserve"> DRXP</w:delText>
        </w:r>
      </w:del>
      <w:r w:rsidR="00332403" w:rsidRPr="00FC051F">
        <w:rPr>
          <w:rFonts w:hint="eastAsia"/>
          <w:sz w:val="22"/>
          <w:szCs w:val="22"/>
        </w:rPr>
        <w:t xml:space="preserve"> driver creates </w:t>
      </w:r>
      <w:del w:id="2265" w:author="t_竹沢 公佑" w:date="2019-10-04T20:10:00Z">
        <w:r w:rsidR="00181052" w:rsidRPr="00FC051F" w:rsidDel="00522899">
          <w:rPr>
            <w:rFonts w:hint="eastAsia"/>
            <w:sz w:val="22"/>
            <w:szCs w:val="22"/>
          </w:rPr>
          <w:delText xml:space="preserve">the </w:delText>
        </w:r>
      </w:del>
      <w:r w:rsidR="00181052" w:rsidRPr="00FC051F">
        <w:rPr>
          <w:rFonts w:hint="eastAsia"/>
          <w:sz w:val="22"/>
          <w:szCs w:val="22"/>
        </w:rPr>
        <w:t xml:space="preserve">device file </w:t>
      </w:r>
      <w:r w:rsidR="00764A77" w:rsidRPr="00FC051F">
        <w:rPr>
          <w:rFonts w:hint="eastAsia"/>
          <w:sz w:val="22"/>
          <w:szCs w:val="22"/>
        </w:rPr>
        <w:t xml:space="preserve">(e.g. /dev/drxpd0) </w:t>
      </w:r>
      <w:r w:rsidR="00332403" w:rsidRPr="00FC051F">
        <w:rPr>
          <w:rFonts w:hint="eastAsia"/>
          <w:sz w:val="22"/>
          <w:szCs w:val="22"/>
        </w:rPr>
        <w:t xml:space="preserve">as </w:t>
      </w:r>
      <w:r w:rsidR="009A1060">
        <w:rPr>
          <w:rFonts w:hint="eastAsia"/>
          <w:sz w:val="22"/>
          <w:szCs w:val="22"/>
        </w:rPr>
        <w:t xml:space="preserve">a </w:t>
      </w:r>
      <w:r w:rsidR="00332403" w:rsidRPr="00FC051F">
        <w:rPr>
          <w:rFonts w:hint="eastAsia"/>
          <w:sz w:val="22"/>
          <w:szCs w:val="22"/>
        </w:rPr>
        <w:t>monitoring/</w:t>
      </w:r>
      <w:r w:rsidR="00332403" w:rsidRPr="00FC051F">
        <w:rPr>
          <w:sz w:val="22"/>
          <w:szCs w:val="22"/>
        </w:rPr>
        <w:t>controlling</w:t>
      </w:r>
      <w:r w:rsidR="0091191C">
        <w:rPr>
          <w:rFonts w:hint="eastAsia"/>
          <w:sz w:val="22"/>
          <w:szCs w:val="22"/>
        </w:rPr>
        <w:t xml:space="preserve"> interface</w:t>
      </w:r>
      <w:r w:rsidR="00332403" w:rsidRPr="00FC051F">
        <w:rPr>
          <w:rFonts w:hint="eastAsia"/>
          <w:sz w:val="22"/>
          <w:szCs w:val="22"/>
        </w:rPr>
        <w:t xml:space="preserve">. </w:t>
      </w:r>
      <w:r w:rsidR="00764A77" w:rsidRPr="00FC051F">
        <w:rPr>
          <w:rFonts w:hint="eastAsia"/>
          <w:sz w:val="22"/>
          <w:szCs w:val="22"/>
        </w:rPr>
        <w:t xml:space="preserve">It is created </w:t>
      </w:r>
      <w:r w:rsidR="00B82A3C">
        <w:rPr>
          <w:rFonts w:hint="eastAsia"/>
          <w:sz w:val="22"/>
          <w:szCs w:val="22"/>
        </w:rPr>
        <w:t xml:space="preserve">for </w:t>
      </w:r>
      <w:ins w:id="2266" w:author="t_竹沢 公佑" w:date="2019-10-04T20:10:00Z">
        <w:r w:rsidR="00522899">
          <w:rPr>
            <w:rFonts w:hint="eastAsia"/>
            <w:sz w:val="22"/>
            <w:szCs w:val="22"/>
          </w:rPr>
          <w:t>each</w:t>
        </w:r>
      </w:ins>
      <w:del w:id="2267" w:author="t_竹沢 公佑" w:date="2019-10-04T20:10:00Z">
        <w:r w:rsidR="00B82A3C" w:rsidDel="00522899">
          <w:rPr>
            <w:rFonts w:hint="eastAsia"/>
            <w:sz w:val="22"/>
            <w:szCs w:val="22"/>
          </w:rPr>
          <w:delText>e</w:delText>
        </w:r>
      </w:del>
      <w:ins w:id="2268" w:author="t_竹沢 公佑" w:date="2019-10-04T20:10:00Z">
        <w:r w:rsidR="00522899">
          <w:rPr>
            <w:rFonts w:hint="eastAsia"/>
            <w:sz w:val="22"/>
            <w:szCs w:val="22"/>
          </w:rPr>
          <w:t xml:space="preserve"> </w:t>
        </w:r>
      </w:ins>
      <w:del w:id="2269" w:author="t_竹沢 公佑" w:date="2019-10-04T20:10:00Z">
        <w:r w:rsidR="00B82A3C" w:rsidDel="00522899">
          <w:rPr>
            <w:rFonts w:hint="eastAsia"/>
            <w:sz w:val="22"/>
            <w:szCs w:val="22"/>
          </w:rPr>
          <w:delText xml:space="preserve">very </w:delText>
        </w:r>
      </w:del>
      <w:r w:rsidR="00764A77" w:rsidRPr="00FC051F">
        <w:rPr>
          <w:rFonts w:hint="eastAsia"/>
          <w:sz w:val="22"/>
          <w:szCs w:val="22"/>
        </w:rPr>
        <w:t>set of th</w:t>
      </w:r>
      <w:r w:rsidR="00E210B4">
        <w:rPr>
          <w:rFonts w:hint="eastAsia"/>
          <w:sz w:val="22"/>
          <w:szCs w:val="22"/>
        </w:rPr>
        <w:t xml:space="preserve">ree optical fibers (D/C/B bit). </w:t>
      </w:r>
      <w:del w:id="2270" w:author="t_竹沢 公佑" w:date="2019-10-04T20:10:00Z">
        <w:r w:rsidR="009C7F47" w:rsidDel="00522899">
          <w:rPr>
            <w:rFonts w:hint="eastAsia"/>
            <w:sz w:val="22"/>
            <w:szCs w:val="22"/>
          </w:rPr>
          <w:delText xml:space="preserve">So </w:delText>
        </w:r>
      </w:del>
      <w:del w:id="2271" w:author="t_竹沢 公佑" w:date="2019-10-04T20:11:00Z">
        <w:r w:rsidR="009C7F47" w:rsidDel="00522899">
          <w:rPr>
            <w:rFonts w:hint="eastAsia"/>
            <w:sz w:val="22"/>
            <w:szCs w:val="22"/>
          </w:rPr>
          <w:delText xml:space="preserve">DRXP </w:delText>
        </w:r>
      </w:del>
      <w:ins w:id="2272" w:author="t_竹沢 公佑" w:date="2019-10-04T20:11:00Z">
        <w:r w:rsidR="00522899">
          <w:rPr>
            <w:rFonts w:hint="eastAsia"/>
            <w:sz w:val="22"/>
            <w:szCs w:val="22"/>
          </w:rPr>
          <w:t xml:space="preserve">The </w:t>
        </w:r>
      </w:ins>
      <w:r w:rsidR="009C7F47">
        <w:rPr>
          <w:rFonts w:hint="eastAsia"/>
          <w:sz w:val="22"/>
          <w:szCs w:val="22"/>
        </w:rPr>
        <w:t xml:space="preserve">driver </w:t>
      </w:r>
      <w:r w:rsidR="0097561A">
        <w:rPr>
          <w:rFonts w:hint="eastAsia"/>
          <w:sz w:val="22"/>
          <w:szCs w:val="22"/>
        </w:rPr>
        <w:t>creates two</w:t>
      </w:r>
      <w:r w:rsidR="009C7F47">
        <w:rPr>
          <w:rFonts w:hint="eastAsia"/>
          <w:sz w:val="22"/>
          <w:szCs w:val="22"/>
        </w:rPr>
        <w:t xml:space="preserve"> device file</w:t>
      </w:r>
      <w:r w:rsidR="0097561A">
        <w:rPr>
          <w:rFonts w:hint="eastAsia"/>
          <w:sz w:val="22"/>
          <w:szCs w:val="22"/>
        </w:rPr>
        <w:t>s</w:t>
      </w:r>
      <w:r w:rsidR="009C7F47">
        <w:rPr>
          <w:rFonts w:hint="eastAsia"/>
          <w:sz w:val="22"/>
          <w:szCs w:val="22"/>
        </w:rPr>
        <w:t xml:space="preserve"> per </w:t>
      </w:r>
      <w:r w:rsidR="0097561A">
        <w:rPr>
          <w:rFonts w:hint="eastAsia"/>
          <w:sz w:val="22"/>
          <w:szCs w:val="22"/>
        </w:rPr>
        <w:t xml:space="preserve">one production DRXP </w:t>
      </w:r>
      <w:r w:rsidR="00E210B4">
        <w:rPr>
          <w:rFonts w:hint="eastAsia"/>
          <w:sz w:val="22"/>
          <w:szCs w:val="22"/>
        </w:rPr>
        <w:t xml:space="preserve">board and </w:t>
      </w:r>
      <w:r w:rsidR="0022428C">
        <w:rPr>
          <w:rFonts w:hint="eastAsia"/>
          <w:sz w:val="22"/>
          <w:szCs w:val="22"/>
        </w:rPr>
        <w:t>th</w:t>
      </w:r>
      <w:r w:rsidR="000B2022">
        <w:rPr>
          <w:rFonts w:hint="eastAsia"/>
          <w:sz w:val="22"/>
          <w:szCs w:val="22"/>
        </w:rPr>
        <w:t>ese</w:t>
      </w:r>
      <w:r w:rsidR="00E210B4">
        <w:rPr>
          <w:rFonts w:hint="eastAsia"/>
          <w:sz w:val="22"/>
          <w:szCs w:val="22"/>
        </w:rPr>
        <w:t xml:space="preserve"> name</w:t>
      </w:r>
      <w:r w:rsidR="0022428C">
        <w:rPr>
          <w:rFonts w:hint="eastAsia"/>
          <w:sz w:val="22"/>
          <w:szCs w:val="22"/>
        </w:rPr>
        <w:t>s</w:t>
      </w:r>
      <w:r w:rsidR="00E210B4">
        <w:rPr>
          <w:rFonts w:hint="eastAsia"/>
          <w:sz w:val="22"/>
          <w:szCs w:val="22"/>
        </w:rPr>
        <w:t xml:space="preserve"> </w:t>
      </w:r>
      <w:r w:rsidR="000B2022">
        <w:rPr>
          <w:rFonts w:hint="eastAsia"/>
          <w:sz w:val="22"/>
          <w:szCs w:val="22"/>
        </w:rPr>
        <w:t xml:space="preserve">are </w:t>
      </w:r>
      <w:r w:rsidR="0022428C">
        <w:rPr>
          <w:rFonts w:hint="eastAsia"/>
          <w:sz w:val="22"/>
          <w:szCs w:val="22"/>
        </w:rPr>
        <w:t>(/</w:t>
      </w:r>
      <w:r w:rsidR="0022428C">
        <w:rPr>
          <w:sz w:val="22"/>
          <w:szCs w:val="22"/>
        </w:rPr>
        <w:t>dev</w:t>
      </w:r>
      <w:r w:rsidR="0022428C">
        <w:rPr>
          <w:rFonts w:hint="eastAsia"/>
          <w:sz w:val="22"/>
          <w:szCs w:val="22"/>
        </w:rPr>
        <w:t>/</w:t>
      </w:r>
      <w:r w:rsidR="0022428C">
        <w:rPr>
          <w:sz w:val="22"/>
          <w:szCs w:val="22"/>
        </w:rPr>
        <w:t>drxpd</w:t>
      </w:r>
      <w:r w:rsidR="0022428C">
        <w:rPr>
          <w:rFonts w:hint="eastAsia"/>
          <w:sz w:val="22"/>
          <w:szCs w:val="22"/>
        </w:rPr>
        <w:t>X)</w:t>
      </w:r>
      <w:r w:rsidR="00E210B4">
        <w:rPr>
          <w:rFonts w:hint="eastAsia"/>
          <w:sz w:val="22"/>
          <w:szCs w:val="22"/>
        </w:rPr>
        <w:t xml:space="preserve">. </w:t>
      </w:r>
      <w:r w:rsidR="00E210B4" w:rsidRPr="0097561A">
        <w:rPr>
          <w:sz w:val="22"/>
          <w:szCs w:val="22"/>
        </w:rPr>
        <w:t>X</w:t>
      </w:r>
      <w:r w:rsidR="00E210B4">
        <w:rPr>
          <w:sz w:val="22"/>
          <w:szCs w:val="22"/>
        </w:rPr>
        <w:t xml:space="preserve"> is assigned from zero in order</w:t>
      </w:r>
      <w:r w:rsidR="00537451">
        <w:rPr>
          <w:rFonts w:hint="eastAsia"/>
          <w:sz w:val="22"/>
          <w:szCs w:val="22"/>
        </w:rPr>
        <w:t xml:space="preserve"> and s</w:t>
      </w:r>
      <w:r w:rsidR="00344E9D">
        <w:rPr>
          <w:rFonts w:hint="eastAsia"/>
          <w:sz w:val="22"/>
          <w:szCs w:val="22"/>
        </w:rPr>
        <w:t>maller</w:t>
      </w:r>
      <w:r w:rsidR="00537451">
        <w:rPr>
          <w:rFonts w:hint="eastAsia"/>
          <w:sz w:val="22"/>
          <w:szCs w:val="22"/>
        </w:rPr>
        <w:t xml:space="preserve"> number of </w:t>
      </w:r>
      <w:r w:rsidR="000B2022">
        <w:rPr>
          <w:rFonts w:hint="eastAsia"/>
          <w:sz w:val="22"/>
          <w:szCs w:val="22"/>
        </w:rPr>
        <w:t xml:space="preserve">X is imparted </w:t>
      </w:r>
      <w:ins w:id="2273" w:author="t_竹沢 公佑" w:date="2019-09-20T14:31:00Z">
        <w:r w:rsidR="00AC085E">
          <w:rPr>
            <w:rFonts w:hint="eastAsia"/>
            <w:sz w:val="22"/>
            <w:szCs w:val="22"/>
          </w:rPr>
          <w:t>IF</w:t>
        </w:r>
      </w:ins>
      <w:del w:id="2274" w:author="t_竹沢 公佑" w:date="2019-09-20T14:31:00Z">
        <w:r w:rsidR="00344E9D" w:rsidDel="00AC085E">
          <w:rPr>
            <w:rFonts w:hint="eastAsia"/>
            <w:sz w:val="22"/>
            <w:szCs w:val="22"/>
          </w:rPr>
          <w:delText>interface</w:delText>
        </w:r>
      </w:del>
      <w:r w:rsidR="00344E9D">
        <w:rPr>
          <w:rFonts w:hint="eastAsia"/>
          <w:sz w:val="22"/>
          <w:szCs w:val="22"/>
        </w:rPr>
        <w:t>1</w:t>
      </w:r>
      <w:r w:rsidR="0022428C">
        <w:rPr>
          <w:rFonts w:hint="eastAsia"/>
          <w:sz w:val="22"/>
          <w:szCs w:val="22"/>
        </w:rPr>
        <w:t xml:space="preserve">. If two production DRXP boards are installed in server, </w:t>
      </w:r>
      <w:r w:rsidR="00537451">
        <w:rPr>
          <w:rFonts w:hint="eastAsia"/>
          <w:sz w:val="22"/>
          <w:szCs w:val="22"/>
        </w:rPr>
        <w:t>t</w:t>
      </w:r>
      <w:r w:rsidR="00344E9D">
        <w:rPr>
          <w:rFonts w:hint="eastAsia"/>
          <w:sz w:val="22"/>
          <w:szCs w:val="22"/>
        </w:rPr>
        <w:t>he order in which the boards are recognized depends on the order in which the LIINUX OS recognizes them.</w:t>
      </w:r>
      <w:r w:rsidR="00344E9D" w:rsidRPr="00344E9D">
        <w:rPr>
          <w:rFonts w:hint="eastAsia"/>
          <w:sz w:val="22"/>
          <w:szCs w:val="22"/>
        </w:rPr>
        <w:t xml:space="preserve"> </w:t>
      </w:r>
      <w:ins w:id="2275" w:author="t_竹沢 公佑" w:date="2019-10-04T20:13:00Z">
        <w:r w:rsidR="00522899">
          <w:rPr>
            <w:rFonts w:hint="eastAsia"/>
            <w:sz w:val="22"/>
            <w:szCs w:val="22"/>
          </w:rPr>
          <w:t>You should call the driver API to know the correspondence between the device file, IF, and the production DRXP board</w:t>
        </w:r>
      </w:ins>
      <w:ins w:id="2276" w:author="t_竹沢 公佑" w:date="2020-04-20T11:55:00Z">
        <w:r w:rsidR="00707CF0">
          <w:rPr>
            <w:rFonts w:hint="eastAsia"/>
            <w:sz w:val="22"/>
            <w:szCs w:val="22"/>
          </w:rPr>
          <w:t>.</w:t>
        </w:r>
      </w:ins>
      <w:ins w:id="2277" w:author="t_竹沢 公佑" w:date="2020-06-08T13:22:00Z">
        <w:r w:rsidR="00571A20">
          <w:rPr>
            <w:rFonts w:hint="eastAsia"/>
            <w:sz w:val="22"/>
            <w:szCs w:val="22"/>
          </w:rPr>
          <w:t xml:space="preserve"> </w:t>
        </w:r>
      </w:ins>
      <w:ins w:id="2278" w:author="t_竹沢 公佑" w:date="2020-06-08T13:24:00Z">
        <w:r w:rsidR="00571A20">
          <w:rPr>
            <w:rFonts w:hint="eastAsia"/>
            <w:sz w:val="22"/>
            <w:szCs w:val="22"/>
          </w:rPr>
          <w:t>The u</w:t>
        </w:r>
      </w:ins>
      <w:ins w:id="2279" w:author="t_竹沢 公佑" w:date="2020-06-08T13:22:00Z">
        <w:r w:rsidR="00571A20">
          <w:rPr>
            <w:rFonts w:hint="eastAsia"/>
            <w:sz w:val="22"/>
            <w:szCs w:val="22"/>
          </w:rPr>
          <w:t xml:space="preserve">ser also uses udev </w:t>
        </w:r>
        <w:r w:rsidR="00571A20">
          <w:rPr>
            <w:sz w:val="22"/>
            <w:szCs w:val="22"/>
          </w:rPr>
          <w:t>mechanism</w:t>
        </w:r>
        <w:r w:rsidR="00571A20">
          <w:rPr>
            <w:rFonts w:hint="eastAsia"/>
            <w:sz w:val="22"/>
            <w:szCs w:val="22"/>
          </w:rPr>
          <w:t xml:space="preserve"> for </w:t>
        </w:r>
      </w:ins>
      <w:ins w:id="2280" w:author="t_竹沢 公佑" w:date="2020-06-08T13:25:00Z">
        <w:r w:rsidR="00571A20">
          <w:rPr>
            <w:rFonts w:hint="eastAsia"/>
            <w:sz w:val="22"/>
            <w:szCs w:val="22"/>
          </w:rPr>
          <w:t xml:space="preserve">creating </w:t>
        </w:r>
      </w:ins>
      <w:ins w:id="2281" w:author="t_竹沢 公佑" w:date="2020-06-08T13:27:00Z">
        <w:r w:rsidR="00571A20">
          <w:rPr>
            <w:rFonts w:hint="eastAsia"/>
            <w:sz w:val="22"/>
            <w:szCs w:val="22"/>
          </w:rPr>
          <w:t xml:space="preserve">a </w:t>
        </w:r>
      </w:ins>
      <w:ins w:id="2282" w:author="t_竹沢 公佑" w:date="2020-06-08T13:25:00Z">
        <w:r w:rsidR="00571A20">
          <w:rPr>
            <w:rFonts w:hint="eastAsia"/>
            <w:sz w:val="22"/>
            <w:szCs w:val="22"/>
          </w:rPr>
          <w:t>symbolic link</w:t>
        </w:r>
      </w:ins>
      <w:ins w:id="2283" w:author="t_竹沢 公佑" w:date="2020-06-08T13:26:00Z">
        <w:r w:rsidR="00571A20">
          <w:rPr>
            <w:rFonts w:hint="eastAsia"/>
            <w:sz w:val="22"/>
            <w:szCs w:val="22"/>
          </w:rPr>
          <w:t xml:space="preserve"> of user</w:t>
        </w:r>
      </w:ins>
      <w:ins w:id="2284" w:author="t_竹沢 公佑" w:date="2020-06-08T13:27:00Z">
        <w:r w:rsidR="00571A20">
          <w:rPr>
            <w:rFonts w:hint="eastAsia"/>
            <w:sz w:val="22"/>
            <w:szCs w:val="22"/>
          </w:rPr>
          <w:t>-</w:t>
        </w:r>
      </w:ins>
      <w:ins w:id="2285" w:author="t_竹沢 公佑" w:date="2020-06-08T13:26:00Z">
        <w:r w:rsidR="00571A20">
          <w:rPr>
            <w:rFonts w:hint="eastAsia"/>
            <w:sz w:val="22"/>
            <w:szCs w:val="22"/>
          </w:rPr>
          <w:t xml:space="preserve">specified </w:t>
        </w:r>
      </w:ins>
      <w:ins w:id="2286" w:author="t_竹沢 公佑" w:date="2020-06-08T13:31:00Z">
        <w:r w:rsidR="000A0C64">
          <w:rPr>
            <w:rFonts w:hint="eastAsia"/>
            <w:sz w:val="22"/>
            <w:szCs w:val="22"/>
          </w:rPr>
          <w:t xml:space="preserve"> </w:t>
        </w:r>
      </w:ins>
      <w:ins w:id="2287" w:author="t_竹沢 公佑" w:date="2020-06-08T13:26:00Z">
        <w:r w:rsidR="00571A20">
          <w:rPr>
            <w:rFonts w:hint="eastAsia"/>
            <w:sz w:val="22"/>
            <w:szCs w:val="22"/>
          </w:rPr>
          <w:t>device file</w:t>
        </w:r>
      </w:ins>
      <w:ins w:id="2288" w:author="t_竹沢 公佑" w:date="2020-06-08T13:27:00Z">
        <w:r w:rsidR="00571A20">
          <w:rPr>
            <w:rFonts w:hint="eastAsia"/>
            <w:sz w:val="22"/>
            <w:szCs w:val="22"/>
          </w:rPr>
          <w:t xml:space="preserve"> automatically</w:t>
        </w:r>
      </w:ins>
      <w:ins w:id="2289" w:author="t_竹沢 公佑" w:date="2020-06-08T13:23:00Z">
        <w:r w:rsidR="00571A20">
          <w:rPr>
            <w:rFonts w:hint="eastAsia"/>
            <w:sz w:val="22"/>
            <w:szCs w:val="22"/>
          </w:rPr>
          <w:t>.</w:t>
        </w:r>
      </w:ins>
      <w:ins w:id="2290" w:author="t_竹沢 公佑" w:date="2020-06-08T13:27:00Z">
        <w:r w:rsidR="00571A20">
          <w:rPr>
            <w:rFonts w:hint="eastAsia"/>
            <w:sz w:val="22"/>
            <w:szCs w:val="22"/>
          </w:rPr>
          <w:t xml:space="preserve"> </w:t>
        </w:r>
      </w:ins>
      <w:ins w:id="2291" w:author="t_竹沢 公佑" w:date="2020-06-08T13:32:00Z">
        <w:r w:rsidR="000A0C64">
          <w:rPr>
            <w:rFonts w:hint="eastAsia"/>
            <w:sz w:val="22"/>
            <w:szCs w:val="22"/>
          </w:rPr>
          <w:t xml:space="preserve">User can specify the device file by using board serial number, IF number, board type and bus number. </w:t>
        </w:r>
      </w:ins>
      <w:ins w:id="2292" w:author="t_竹沢 公佑" w:date="2020-06-08T13:27:00Z">
        <w:r w:rsidR="00571A20">
          <w:rPr>
            <w:rFonts w:hint="eastAsia"/>
            <w:sz w:val="22"/>
            <w:szCs w:val="22"/>
          </w:rPr>
          <w:t xml:space="preserve">For the detail of udev, please refer </w:t>
        </w:r>
      </w:ins>
      <w:ins w:id="2293" w:author="t_竹沢 公佑" w:date="2020-06-08T13:28:00Z">
        <w:r w:rsidR="00571A20" w:rsidRPr="00571A20">
          <w:rPr>
            <w:b/>
            <w:sz w:val="22"/>
            <w:szCs w:val="22"/>
            <w:rPrChange w:id="2294" w:author="t_竹沢 公佑" w:date="2020-06-08T13:29:00Z">
              <w:rPr>
                <w:sz w:val="22"/>
                <w:szCs w:val="22"/>
              </w:rPr>
            </w:rPrChange>
          </w:rPr>
          <w:t>“</w:t>
        </w:r>
        <w:r w:rsidR="00571A20" w:rsidRPr="00571A20">
          <w:rPr>
            <w:b/>
            <w:sz w:val="22"/>
            <w:szCs w:val="22"/>
            <w:rPrChange w:id="2295" w:author="t_竹沢 公佑" w:date="2020-06-08T13:29:00Z">
              <w:rPr>
                <w:sz w:val="22"/>
                <w:szCs w:val="22"/>
              </w:rPr>
            </w:rPrChange>
          </w:rPr>
          <w:fldChar w:fldCharType="begin"/>
        </w:r>
        <w:r w:rsidR="00571A20" w:rsidRPr="00571A20">
          <w:rPr>
            <w:b/>
            <w:sz w:val="22"/>
            <w:szCs w:val="22"/>
            <w:rPrChange w:id="2296" w:author="t_竹沢 公佑" w:date="2020-06-08T13:29:00Z">
              <w:rPr>
                <w:sz w:val="22"/>
                <w:szCs w:val="22"/>
              </w:rPr>
            </w:rPrChange>
          </w:rPr>
          <w:instrText xml:space="preserve"> REF _Ref42515336 \r \h </w:instrText>
        </w:r>
      </w:ins>
      <w:r w:rsidR="00571A20">
        <w:rPr>
          <w:b/>
          <w:sz w:val="22"/>
          <w:szCs w:val="22"/>
        </w:rPr>
        <w:instrText xml:space="preserve"> \* MERGEFORMAT </w:instrText>
      </w:r>
      <w:r w:rsidR="00571A20" w:rsidRPr="00571A20">
        <w:rPr>
          <w:b/>
          <w:sz w:val="22"/>
          <w:szCs w:val="22"/>
          <w:rPrChange w:id="2297" w:author="t_竹沢 公佑" w:date="2020-06-08T13:29:00Z">
            <w:rPr>
              <w:b/>
              <w:sz w:val="22"/>
              <w:szCs w:val="22"/>
            </w:rPr>
          </w:rPrChange>
        </w:rPr>
      </w:r>
      <w:r w:rsidR="00571A20" w:rsidRPr="00571A20">
        <w:rPr>
          <w:b/>
          <w:sz w:val="22"/>
          <w:szCs w:val="22"/>
          <w:rPrChange w:id="2298" w:author="t_竹沢 公佑" w:date="2020-06-08T13:29:00Z">
            <w:rPr>
              <w:sz w:val="22"/>
              <w:szCs w:val="22"/>
            </w:rPr>
          </w:rPrChange>
        </w:rPr>
        <w:fldChar w:fldCharType="separate"/>
      </w:r>
      <w:ins w:id="2299" w:author="t_竹沢 公佑" w:date="2021-02-02T17:29:00Z">
        <w:r w:rsidR="000B4FA1">
          <w:rPr>
            <w:b/>
            <w:sz w:val="22"/>
            <w:szCs w:val="22"/>
          </w:rPr>
          <w:t>7.6</w:t>
        </w:r>
      </w:ins>
      <w:ins w:id="2300" w:author="t_竹沢 公佑" w:date="2020-06-08T13:28:00Z">
        <w:r w:rsidR="00571A20" w:rsidRPr="00571A20">
          <w:rPr>
            <w:b/>
            <w:sz w:val="22"/>
            <w:szCs w:val="22"/>
            <w:rPrChange w:id="2301" w:author="t_竹沢 公佑" w:date="2020-06-08T13:29:00Z">
              <w:rPr>
                <w:sz w:val="22"/>
                <w:szCs w:val="22"/>
              </w:rPr>
            </w:rPrChange>
          </w:rPr>
          <w:fldChar w:fldCharType="end"/>
        </w:r>
        <w:r w:rsidR="00571A20" w:rsidRPr="00571A20">
          <w:rPr>
            <w:b/>
            <w:sz w:val="22"/>
            <w:szCs w:val="22"/>
            <w:rPrChange w:id="2302" w:author="t_竹沢 公佑" w:date="2020-06-08T13:29:00Z">
              <w:rPr>
                <w:sz w:val="22"/>
                <w:szCs w:val="22"/>
              </w:rPr>
            </w:rPrChange>
          </w:rPr>
          <w:t xml:space="preserve"> </w:t>
        </w:r>
      </w:ins>
      <w:ins w:id="2303" w:author="t_竹沢 公佑" w:date="2020-06-08T13:29:00Z">
        <w:r w:rsidR="00571A20" w:rsidRPr="00571A20">
          <w:rPr>
            <w:b/>
            <w:sz w:val="22"/>
            <w:szCs w:val="22"/>
            <w:rPrChange w:id="2304" w:author="t_竹沢 公佑" w:date="2020-06-08T13:29:00Z">
              <w:rPr>
                <w:sz w:val="22"/>
                <w:szCs w:val="22"/>
              </w:rPr>
            </w:rPrChange>
          </w:rPr>
          <w:fldChar w:fldCharType="begin"/>
        </w:r>
        <w:r w:rsidR="00571A20" w:rsidRPr="00571A20">
          <w:rPr>
            <w:b/>
            <w:sz w:val="22"/>
            <w:szCs w:val="22"/>
            <w:rPrChange w:id="2305" w:author="t_竹沢 公佑" w:date="2020-06-08T13:29:00Z">
              <w:rPr>
                <w:sz w:val="22"/>
                <w:szCs w:val="22"/>
              </w:rPr>
            </w:rPrChange>
          </w:rPr>
          <w:instrText xml:space="preserve"> REF _Ref42515359 \h </w:instrText>
        </w:r>
      </w:ins>
      <w:r w:rsidR="00571A20">
        <w:rPr>
          <w:b/>
          <w:sz w:val="22"/>
          <w:szCs w:val="22"/>
        </w:rPr>
        <w:instrText xml:space="preserve"> \* MERGEFORMAT </w:instrText>
      </w:r>
      <w:r w:rsidR="00571A20" w:rsidRPr="00571A20">
        <w:rPr>
          <w:b/>
          <w:sz w:val="22"/>
          <w:szCs w:val="22"/>
          <w:rPrChange w:id="2306" w:author="t_竹沢 公佑" w:date="2020-06-08T13:29:00Z">
            <w:rPr>
              <w:b/>
              <w:sz w:val="22"/>
              <w:szCs w:val="22"/>
            </w:rPr>
          </w:rPrChange>
        </w:rPr>
      </w:r>
      <w:r w:rsidR="00571A20" w:rsidRPr="00571A20">
        <w:rPr>
          <w:b/>
          <w:sz w:val="22"/>
          <w:szCs w:val="22"/>
          <w:rPrChange w:id="2307" w:author="t_竹沢 公佑" w:date="2020-06-08T13:29:00Z">
            <w:rPr>
              <w:sz w:val="22"/>
              <w:szCs w:val="22"/>
            </w:rPr>
          </w:rPrChange>
        </w:rPr>
        <w:fldChar w:fldCharType="separate"/>
      </w:r>
      <w:ins w:id="2308" w:author="t_竹沢 公佑" w:date="2021-02-02T17:29:00Z">
        <w:r w:rsidR="000B4FA1" w:rsidRPr="000B4FA1">
          <w:rPr>
            <w:b/>
            <w:lang w:val="en"/>
            <w:rPrChange w:id="2309" w:author="t_竹沢 公佑" w:date="2021-02-02T17:29:00Z">
              <w:rPr>
                <w:lang w:val="en"/>
              </w:rPr>
            </w:rPrChange>
          </w:rPr>
          <w:t>Device file attribution</w:t>
        </w:r>
      </w:ins>
      <w:ins w:id="2310" w:author="t_竹沢 公佑" w:date="2020-06-08T13:29:00Z">
        <w:r w:rsidR="00571A20" w:rsidRPr="00571A20">
          <w:rPr>
            <w:b/>
            <w:sz w:val="22"/>
            <w:szCs w:val="22"/>
            <w:rPrChange w:id="2311" w:author="t_竹沢 公佑" w:date="2020-06-08T13:29:00Z">
              <w:rPr>
                <w:sz w:val="22"/>
                <w:szCs w:val="22"/>
              </w:rPr>
            </w:rPrChange>
          </w:rPr>
          <w:fldChar w:fldCharType="end"/>
        </w:r>
      </w:ins>
      <w:ins w:id="2312" w:author="t_竹沢 公佑" w:date="2020-06-08T13:28:00Z">
        <w:r w:rsidR="00571A20" w:rsidRPr="00571A20">
          <w:rPr>
            <w:b/>
            <w:sz w:val="22"/>
            <w:szCs w:val="22"/>
            <w:rPrChange w:id="2313" w:author="t_竹沢 公佑" w:date="2020-06-08T13:29:00Z">
              <w:rPr>
                <w:sz w:val="22"/>
                <w:szCs w:val="22"/>
              </w:rPr>
            </w:rPrChange>
          </w:rPr>
          <w:t>”</w:t>
        </w:r>
        <w:r w:rsidR="00571A20">
          <w:rPr>
            <w:rFonts w:hint="eastAsia"/>
            <w:sz w:val="22"/>
            <w:szCs w:val="22"/>
          </w:rPr>
          <w:t>.</w:t>
        </w:r>
      </w:ins>
      <w:del w:id="2314" w:author="t_竹沢 公佑" w:date="2019-10-04T20:14:00Z">
        <w:r w:rsidR="00344E9D" w:rsidDel="00522899">
          <w:rPr>
            <w:rFonts w:hint="eastAsia"/>
            <w:sz w:val="22"/>
            <w:szCs w:val="22"/>
          </w:rPr>
          <w:delText xml:space="preserve">If you want </w:delText>
        </w:r>
        <w:r w:rsidR="00B82A3C" w:rsidDel="00522899">
          <w:rPr>
            <w:rFonts w:hint="eastAsia"/>
            <w:sz w:val="22"/>
            <w:szCs w:val="22"/>
          </w:rPr>
          <w:delText xml:space="preserve">to </w:delText>
        </w:r>
        <w:r w:rsidR="00344E9D" w:rsidDel="00522899">
          <w:rPr>
            <w:rFonts w:hint="eastAsia"/>
            <w:sz w:val="22"/>
            <w:szCs w:val="22"/>
          </w:rPr>
          <w:delText xml:space="preserve">know </w:delText>
        </w:r>
        <w:r w:rsidR="00B82A3C" w:rsidDel="00522899">
          <w:rPr>
            <w:rFonts w:hint="eastAsia"/>
            <w:sz w:val="22"/>
            <w:szCs w:val="22"/>
          </w:rPr>
          <w:delText xml:space="preserve">the </w:delText>
        </w:r>
        <w:r w:rsidR="00537451" w:rsidDel="00522899">
          <w:rPr>
            <w:rFonts w:hint="eastAsia"/>
            <w:sz w:val="22"/>
            <w:szCs w:val="22"/>
          </w:rPr>
          <w:delText xml:space="preserve">correspondence between device file, </w:delText>
        </w:r>
      </w:del>
      <w:del w:id="2315" w:author="t_竹沢 公佑" w:date="2019-08-22T14:08:00Z">
        <w:r w:rsidR="00537451" w:rsidDel="00E32E3B">
          <w:rPr>
            <w:rFonts w:hint="eastAsia"/>
            <w:sz w:val="22"/>
            <w:szCs w:val="22"/>
          </w:rPr>
          <w:delText>interface</w:delText>
        </w:r>
      </w:del>
      <w:del w:id="2316" w:author="t_竹沢 公佑" w:date="2019-10-04T20:14:00Z">
        <w:r w:rsidR="00537451" w:rsidDel="00522899">
          <w:rPr>
            <w:rFonts w:hint="eastAsia"/>
            <w:sz w:val="22"/>
            <w:szCs w:val="22"/>
          </w:rPr>
          <w:delText xml:space="preserve">, and production DRXP board, you </w:delText>
        </w:r>
        <w:r w:rsidR="00F0041A" w:rsidDel="00522899">
          <w:rPr>
            <w:rFonts w:hint="eastAsia"/>
            <w:sz w:val="22"/>
            <w:szCs w:val="22"/>
          </w:rPr>
          <w:delText>can</w:delText>
        </w:r>
        <w:r w:rsidR="00537451" w:rsidRPr="00FC051F" w:rsidDel="00522899">
          <w:rPr>
            <w:rFonts w:hint="eastAsia"/>
            <w:sz w:val="22"/>
            <w:szCs w:val="22"/>
          </w:rPr>
          <w:delText xml:space="preserve"> </w:delText>
        </w:r>
        <w:r w:rsidR="00537451" w:rsidDel="00522899">
          <w:rPr>
            <w:rFonts w:hint="eastAsia"/>
            <w:sz w:val="22"/>
            <w:szCs w:val="22"/>
          </w:rPr>
          <w:delText xml:space="preserve">call DRXP driver </w:delText>
        </w:r>
        <w:r w:rsidR="00537451" w:rsidRPr="00FC051F" w:rsidDel="00522899">
          <w:rPr>
            <w:rFonts w:hint="eastAsia"/>
            <w:sz w:val="22"/>
            <w:szCs w:val="22"/>
          </w:rPr>
          <w:delText>API</w:delText>
        </w:r>
        <w:r w:rsidR="00537451" w:rsidDel="00522899">
          <w:rPr>
            <w:rFonts w:hint="eastAsia"/>
            <w:sz w:val="22"/>
            <w:szCs w:val="22"/>
          </w:rPr>
          <w:delText>.</w:delText>
        </w:r>
      </w:del>
    </w:p>
    <w:p w:rsidR="00764A77" w:rsidRPr="00FC051F" w:rsidRDefault="00764A77" w:rsidP="00250EF3">
      <w:pPr>
        <w:spacing w:line="0" w:lineRule="atLeast"/>
        <w:ind w:firstLineChars="50" w:firstLine="110"/>
        <w:rPr>
          <w:sz w:val="22"/>
          <w:szCs w:val="22"/>
        </w:rPr>
      </w:pPr>
      <w:r w:rsidRPr="00FC051F">
        <w:rPr>
          <w:rFonts w:hint="eastAsia"/>
          <w:sz w:val="22"/>
          <w:szCs w:val="22"/>
        </w:rPr>
        <w:t>At first</w:t>
      </w:r>
      <w:r w:rsidR="009A1060">
        <w:rPr>
          <w:rFonts w:hint="eastAsia"/>
          <w:sz w:val="22"/>
          <w:szCs w:val="22"/>
        </w:rPr>
        <w:t>,</w:t>
      </w:r>
      <w:r w:rsidRPr="00FC051F">
        <w:rPr>
          <w:rFonts w:hint="eastAsia"/>
          <w:sz w:val="22"/>
          <w:szCs w:val="22"/>
        </w:rPr>
        <w:t xml:space="preserve"> </w:t>
      </w:r>
      <w:ins w:id="2317" w:author="t_竹沢 公佑" w:date="2019-10-04T20:14:00Z">
        <w:r w:rsidR="00B55F6A">
          <w:rPr>
            <w:rFonts w:hint="eastAsia"/>
            <w:sz w:val="22"/>
            <w:szCs w:val="22"/>
          </w:rPr>
          <w:t xml:space="preserve">your </w:t>
        </w:r>
      </w:ins>
      <w:del w:id="2318" w:author="t_竹沢 公佑" w:date="2019-10-04T20:14:00Z">
        <w:r w:rsidRPr="00FC051F" w:rsidDel="00B55F6A">
          <w:rPr>
            <w:rFonts w:hint="eastAsia"/>
            <w:sz w:val="22"/>
            <w:szCs w:val="22"/>
          </w:rPr>
          <w:delText xml:space="preserve">user </w:delText>
        </w:r>
      </w:del>
      <w:r w:rsidRPr="00FC051F">
        <w:rPr>
          <w:rFonts w:hint="eastAsia"/>
          <w:sz w:val="22"/>
          <w:szCs w:val="22"/>
        </w:rPr>
        <w:t xml:space="preserve">application gets the file descriptor by </w:t>
      </w:r>
      <w:del w:id="2319" w:author="t_竹沢 公佑" w:date="2019-10-04T20:14:00Z">
        <w:r w:rsidRPr="00FC051F" w:rsidDel="00B55F6A">
          <w:rPr>
            <w:sz w:val="22"/>
            <w:szCs w:val="22"/>
          </w:rPr>
          <w:delText>calling</w:delText>
        </w:r>
        <w:r w:rsidRPr="00FC051F" w:rsidDel="00B55F6A">
          <w:rPr>
            <w:rFonts w:hint="eastAsia"/>
            <w:sz w:val="22"/>
            <w:szCs w:val="22"/>
          </w:rPr>
          <w:delText xml:space="preserve"> </w:delText>
        </w:r>
      </w:del>
      <w:r w:rsidRPr="00FC051F">
        <w:rPr>
          <w:rFonts w:hint="eastAsia"/>
          <w:sz w:val="22"/>
          <w:szCs w:val="22"/>
        </w:rPr>
        <w:t xml:space="preserve">open system call </w:t>
      </w:r>
      <w:r w:rsidR="000D6D94" w:rsidRPr="00FC051F">
        <w:rPr>
          <w:rFonts w:hint="eastAsia"/>
          <w:sz w:val="22"/>
          <w:szCs w:val="22"/>
        </w:rPr>
        <w:t>with DRXP device file</w:t>
      </w:r>
      <w:r w:rsidR="00C5655E">
        <w:rPr>
          <w:rFonts w:hint="eastAsia"/>
          <w:sz w:val="22"/>
          <w:szCs w:val="22"/>
        </w:rPr>
        <w:t xml:space="preserve"> as the argument</w:t>
      </w:r>
      <w:r w:rsidR="000D6D94" w:rsidRPr="00FC051F">
        <w:rPr>
          <w:rFonts w:hint="eastAsia"/>
          <w:sz w:val="22"/>
          <w:szCs w:val="22"/>
        </w:rPr>
        <w:t>.</w:t>
      </w:r>
      <w:ins w:id="2320" w:author="t_竹沢 公佑" w:date="2019-10-04T20:15:00Z">
        <w:r w:rsidR="00B55F6A">
          <w:rPr>
            <w:rFonts w:hint="eastAsia"/>
            <w:sz w:val="22"/>
            <w:szCs w:val="22"/>
          </w:rPr>
          <w:t xml:space="preserve"> </w:t>
        </w:r>
      </w:ins>
      <w:del w:id="2321" w:author="t_竹沢 公佑" w:date="2019-10-04T20:15:00Z">
        <w:r w:rsidRPr="00FC051F" w:rsidDel="00B55F6A">
          <w:rPr>
            <w:rFonts w:hint="eastAsia"/>
            <w:sz w:val="22"/>
            <w:szCs w:val="22"/>
          </w:rPr>
          <w:delText xml:space="preserve"> </w:delText>
        </w:r>
      </w:del>
      <w:ins w:id="2322" w:author="t_竹沢 公佑" w:date="2019-10-04T20:15:00Z">
        <w:r w:rsidR="00B55F6A">
          <w:rPr>
            <w:rFonts w:hint="eastAsia"/>
            <w:sz w:val="22"/>
            <w:szCs w:val="22"/>
          </w:rPr>
          <w:t>Then</w:t>
        </w:r>
      </w:ins>
      <w:del w:id="2323" w:author="t_竹沢 公佑" w:date="2019-10-04T20:15:00Z">
        <w:r w:rsidR="000D6D94" w:rsidRPr="00FC051F" w:rsidDel="00B55F6A">
          <w:rPr>
            <w:rFonts w:hint="eastAsia"/>
            <w:sz w:val="22"/>
            <w:szCs w:val="22"/>
          </w:rPr>
          <w:delText>After that</w:delText>
        </w:r>
      </w:del>
      <w:r w:rsidR="000D6D94" w:rsidRPr="00FC051F">
        <w:rPr>
          <w:rFonts w:hint="eastAsia"/>
          <w:sz w:val="22"/>
          <w:szCs w:val="22"/>
        </w:rPr>
        <w:t xml:space="preserve">, </w:t>
      </w:r>
      <w:ins w:id="2324" w:author="t_竹沢 公佑" w:date="2019-10-04T20:15:00Z">
        <w:r w:rsidR="00B55F6A">
          <w:rPr>
            <w:rFonts w:hint="eastAsia"/>
            <w:sz w:val="22"/>
            <w:szCs w:val="22"/>
          </w:rPr>
          <w:t xml:space="preserve">you </w:t>
        </w:r>
      </w:ins>
      <w:del w:id="2325" w:author="t_竹沢 公佑" w:date="2019-10-04T20:15:00Z">
        <w:r w:rsidR="000D6D94" w:rsidRPr="00FC051F" w:rsidDel="00B55F6A">
          <w:rPr>
            <w:rFonts w:hint="eastAsia"/>
            <w:sz w:val="22"/>
            <w:szCs w:val="22"/>
          </w:rPr>
          <w:delText xml:space="preserve">user </w:delText>
        </w:r>
      </w:del>
      <w:r w:rsidR="000D6D94" w:rsidRPr="00FC051F">
        <w:rPr>
          <w:rFonts w:hint="eastAsia"/>
          <w:sz w:val="22"/>
          <w:szCs w:val="22"/>
        </w:rPr>
        <w:t>can control/monitor the D</w:t>
      </w:r>
      <w:r w:rsidR="00422B69" w:rsidRPr="00FC051F">
        <w:rPr>
          <w:rFonts w:hint="eastAsia"/>
          <w:sz w:val="22"/>
          <w:szCs w:val="22"/>
        </w:rPr>
        <w:t>RXP board by calling API with this</w:t>
      </w:r>
      <w:r w:rsidR="000D6D94" w:rsidRPr="00FC051F">
        <w:rPr>
          <w:sz w:val="22"/>
          <w:szCs w:val="22"/>
        </w:rPr>
        <w:t xml:space="preserve"> file descriptor.</w:t>
      </w:r>
      <w:r w:rsidR="000D6D94" w:rsidRPr="00FC051F">
        <w:rPr>
          <w:rFonts w:hint="eastAsia"/>
          <w:sz w:val="22"/>
          <w:szCs w:val="22"/>
        </w:rPr>
        <w:t xml:space="preserve"> </w:t>
      </w:r>
    </w:p>
    <w:p w:rsidR="000D6D94" w:rsidRDefault="000D6D94" w:rsidP="00764A77">
      <w:pPr>
        <w:spacing w:line="0" w:lineRule="atLeast"/>
        <w:rPr>
          <w:ins w:id="2326" w:author="t_竹沢 公佑" w:date="2020-04-06T12:06:00Z"/>
        </w:rPr>
      </w:pPr>
    </w:p>
    <w:p w:rsidR="00A50F68" w:rsidRDefault="00A50F68">
      <w:pPr>
        <w:spacing w:line="0" w:lineRule="atLeast"/>
        <w:ind w:leftChars="50" w:left="600" w:hangingChars="200" w:hanging="480"/>
        <w:rPr>
          <w:ins w:id="2327" w:author="t_竹沢 公佑" w:date="2020-04-06T12:06:00Z"/>
        </w:rPr>
        <w:pPrChange w:id="2328" w:author="t_竹沢 公佑" w:date="2020-04-06T12:09:00Z">
          <w:pPr>
            <w:spacing w:line="0" w:lineRule="atLeast"/>
          </w:pPr>
        </w:pPrChange>
      </w:pPr>
      <w:ins w:id="2329" w:author="t_竹沢 公佑" w:date="2020-04-06T12:06:00Z">
        <w:r>
          <w:rPr>
            <w:rFonts w:hint="eastAsia"/>
          </w:rPr>
          <w:t xml:space="preserve">(*1) The production DRXP board has on-board ring buffer. </w:t>
        </w:r>
      </w:ins>
      <w:ins w:id="2330" w:author="t_竹沢 公佑" w:date="2020-04-06T12:07:00Z">
        <w:r w:rsidR="00270520">
          <w:rPr>
            <w:rFonts w:hint="eastAsia"/>
          </w:rPr>
          <w:t xml:space="preserve">In this document, </w:t>
        </w:r>
        <w:r>
          <w:rPr>
            <w:rFonts w:hint="eastAsia"/>
          </w:rPr>
          <w:t>w</w:t>
        </w:r>
      </w:ins>
      <w:ins w:id="2331" w:author="t_竹沢 公佑" w:date="2020-04-06T12:09:00Z">
        <w:r w:rsidR="00270520">
          <w:rPr>
            <w:rFonts w:hint="eastAsia"/>
          </w:rPr>
          <w:t>e</w:t>
        </w:r>
      </w:ins>
      <w:ins w:id="2332" w:author="t_竹沢 公佑" w:date="2020-04-06T12:07:00Z">
        <w:r w:rsidR="00270520">
          <w:rPr>
            <w:rFonts w:hint="eastAsia"/>
          </w:rPr>
          <w:t xml:space="preserve"> </w:t>
        </w:r>
      </w:ins>
      <w:ins w:id="2333" w:author="t_竹沢 公佑" w:date="2020-04-06T12:11:00Z">
        <w:r w:rsidR="00270520">
          <w:rPr>
            <w:rFonts w:hint="eastAsia"/>
          </w:rPr>
          <w:t>name</w:t>
        </w:r>
      </w:ins>
      <w:ins w:id="2334" w:author="t_竹沢 公佑" w:date="2020-04-06T12:07:00Z">
        <w:r>
          <w:rPr>
            <w:rFonts w:hint="eastAsia"/>
          </w:rPr>
          <w:t xml:space="preserve"> this ring buffer Device Ring Buffer for distinguishing fr</w:t>
        </w:r>
      </w:ins>
      <w:ins w:id="2335" w:author="t_竹沢 公佑" w:date="2020-04-06T12:09:00Z">
        <w:r>
          <w:rPr>
            <w:rFonts w:hint="eastAsia"/>
          </w:rPr>
          <w:t>o</w:t>
        </w:r>
      </w:ins>
      <w:ins w:id="2336" w:author="t_竹沢 公佑" w:date="2020-04-06T12:07:00Z">
        <w:r>
          <w:rPr>
            <w:rFonts w:hint="eastAsia"/>
          </w:rPr>
          <w:t>m the Host Ring Buffer allocate</w:t>
        </w:r>
      </w:ins>
      <w:ins w:id="2337" w:author="t_竹沢 公佑" w:date="2020-04-06T12:08:00Z">
        <w:r>
          <w:rPr>
            <w:rFonts w:hint="eastAsia"/>
          </w:rPr>
          <w:t>d on the host server memory.</w:t>
        </w:r>
      </w:ins>
    </w:p>
    <w:p w:rsidR="00A50F68" w:rsidRDefault="00A50F68" w:rsidP="00764A77">
      <w:pPr>
        <w:spacing w:line="0" w:lineRule="atLeast"/>
        <w:rPr>
          <w:ins w:id="2338" w:author="t_竹沢 公佑" w:date="2020-04-06T12:06:00Z"/>
        </w:rPr>
      </w:pPr>
    </w:p>
    <w:p w:rsidR="00A50F68" w:rsidRPr="00B55F6A" w:rsidRDefault="00A50F68" w:rsidP="00764A77">
      <w:pPr>
        <w:spacing w:line="0" w:lineRule="atLeast"/>
      </w:pPr>
    </w:p>
    <w:p w:rsidR="002B7677" w:rsidRDefault="002B7677" w:rsidP="002B7677">
      <w:pPr>
        <w:spacing w:line="0" w:lineRule="atLeast"/>
      </w:pPr>
      <w:r>
        <w:br w:type="page"/>
      </w:r>
    </w:p>
    <w:p w:rsidR="002B7677" w:rsidRPr="00FD02FC" w:rsidRDefault="002B7677" w:rsidP="002B7677">
      <w:pPr>
        <w:spacing w:line="0" w:lineRule="atLeast"/>
      </w:pPr>
      <w:r>
        <w:rPr>
          <w:rFonts w:hint="eastAsia"/>
        </w:rPr>
        <w:t xml:space="preserve">The following figure is an explanation of data flow for </w:t>
      </w:r>
      <w:r w:rsidR="00C5655E">
        <w:rPr>
          <w:rFonts w:hint="eastAsia"/>
        </w:rPr>
        <w:t>one</w:t>
      </w:r>
      <w:del w:id="2339" w:author="t_竹沢 公佑" w:date="2019-08-22T14:17:00Z">
        <w:r w:rsidDel="008022A9">
          <w:rPr>
            <w:rFonts w:hint="eastAsia"/>
          </w:rPr>
          <w:delText xml:space="preserve"> </w:delText>
        </w:r>
      </w:del>
      <w:ins w:id="2340" w:author="t_竹沢 公佑" w:date="2019-08-22T14:17:00Z">
        <w:r w:rsidR="008022A9">
          <w:rPr>
            <w:rFonts w:hint="eastAsia"/>
          </w:rPr>
          <w:t xml:space="preserve"> IF</w:t>
        </w:r>
      </w:ins>
      <w:del w:id="2341" w:author="t_竹沢 公佑" w:date="2019-08-22T14:17:00Z">
        <w:r w:rsidDel="008022A9">
          <w:rPr>
            <w:rFonts w:hint="eastAsia"/>
          </w:rPr>
          <w:delText>interface</w:delText>
        </w:r>
      </w:del>
      <w:r>
        <w:rPr>
          <w:rFonts w:hint="eastAsia"/>
        </w:rPr>
        <w:t>.</w:t>
      </w:r>
    </w:p>
    <w:p w:rsidR="002B7677" w:rsidRPr="00C5655E" w:rsidRDefault="002B7677" w:rsidP="002B7677">
      <w:pPr>
        <w:spacing w:line="0" w:lineRule="atLeast"/>
      </w:pPr>
    </w:p>
    <w:p w:rsidR="002B7677" w:rsidRDefault="00784A1F" w:rsidP="002B7677">
      <w:pPr>
        <w:spacing w:line="0" w:lineRule="atLeast"/>
      </w:pPr>
      <w:r>
        <w:pict>
          <v:shapetype id="_x0000_t202" coordsize="21600,21600" o:spt="202" path="m,l,21600r21600,l21600,xe">
            <v:stroke joinstyle="miter"/>
            <v:path gradientshapeok="t" o:connecttype="rect"/>
          </v:shapetype>
          <v:shape id="_x0000_s1644" type="#_x0000_t202" style="position:absolute;margin-left:156.3pt;margin-top:11.75pt;width:165pt;height:32.25pt;z-index:325" filled="f" stroked="f">
            <v:textbox style="mso-next-textbox:#_x0000_s1644" inset="0,0,0,0">
              <w:txbxContent>
                <w:p w:rsidR="000F6E92" w:rsidRPr="005038B9" w:rsidRDefault="000F6E92" w:rsidP="002B7677">
                  <w:pPr>
                    <w:pStyle w:val="HTML0"/>
                    <w:spacing w:line="0" w:lineRule="atLeast"/>
                    <w:jc w:val="center"/>
                    <w:rPr>
                      <w:rFonts w:ascii="ＭＳ Ｐゴシック" w:eastAsia="ＭＳ Ｐゴシック" w:hAnsi="ＭＳ Ｐゴシック"/>
                      <w:b/>
                      <w:sz w:val="28"/>
                    </w:rPr>
                  </w:pPr>
                  <w:r w:rsidRPr="005038B9">
                    <w:rPr>
                      <w:rFonts w:ascii="ＭＳ Ｐゴシック" w:eastAsia="ＭＳ Ｐゴシック" w:hAnsi="ＭＳ Ｐゴシック" w:hint="eastAsia"/>
                      <w:b/>
                      <w:sz w:val="28"/>
                    </w:rPr>
                    <w:t>Your Linux Software</w:t>
                  </w:r>
                </w:p>
                <w:p w:rsidR="000F6E92" w:rsidRPr="005038B9" w:rsidRDefault="000F6E92" w:rsidP="002B7677">
                  <w:pPr>
                    <w:pStyle w:val="HTML0"/>
                    <w:spacing w:line="0" w:lineRule="atLeast"/>
                    <w:jc w:val="center"/>
                    <w:rPr>
                      <w:rFonts w:ascii="ＭＳ Ｐゴシック" w:eastAsia="ＭＳ Ｐゴシック" w:hAnsi="ＭＳ Ｐゴシック"/>
                      <w:b/>
                      <w:color w:val="222222"/>
                      <w:sz w:val="28"/>
                      <w:lang w:val="en"/>
                    </w:rPr>
                  </w:pPr>
                  <w:r w:rsidRPr="005038B9">
                    <w:rPr>
                      <w:rFonts w:ascii="ＭＳ Ｐゴシック" w:eastAsia="ＭＳ Ｐゴシック" w:hAnsi="ＭＳ Ｐゴシック" w:hint="eastAsia"/>
                      <w:b/>
                      <w:sz w:val="28"/>
                    </w:rPr>
                    <w:t>(User Module)</w:t>
                  </w:r>
                </w:p>
              </w:txbxContent>
            </v:textbox>
          </v:shape>
        </w:pict>
      </w:r>
      <w:r>
        <w:pict>
          <v:oval id="_x0000_s1643" style="position:absolute;margin-left:59.55pt;margin-top:8pt;width:353.25pt;height:50.25pt;z-index:324" fillcolor="#92d050">
            <v:textbox inset="5.85pt,.7pt,5.85pt,.7pt"/>
          </v:oval>
        </w:pict>
      </w:r>
    </w:p>
    <w:p w:rsidR="002B7677" w:rsidRDefault="002B7677" w:rsidP="002B7677">
      <w:pPr>
        <w:spacing w:line="0" w:lineRule="atLeast"/>
      </w:pPr>
    </w:p>
    <w:p w:rsidR="002B7677" w:rsidRDefault="002B7677" w:rsidP="002B7677">
      <w:pPr>
        <w:spacing w:line="0" w:lineRule="atLeast"/>
      </w:pPr>
    </w:p>
    <w:p w:rsidR="002B7677" w:rsidRDefault="00784A1F" w:rsidP="002B7677">
      <w:pPr>
        <w:spacing w:line="0" w:lineRule="atLeast"/>
      </w:pPr>
      <w: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659" type="#_x0000_t38" style="position:absolute;margin-left:246.2pt;margin-top:65.65pt;width:162.2pt;height:54pt;rotation:270;flip:x;z-index:340" o:connectortype="curved" adj="10800,139440,-54732" strokeweight="5pt">
            <v:stroke endarrow="block"/>
          </v:shape>
        </w:pict>
      </w:r>
    </w:p>
    <w:p w:rsidR="002B7677" w:rsidRDefault="00784A1F" w:rsidP="002B7677">
      <w:pPr>
        <w:spacing w:line="0" w:lineRule="atLeast"/>
      </w:pPr>
      <w:r>
        <w:pict>
          <v:shape id="_x0000_s1660" type="#_x0000_t202" style="position:absolute;margin-left:326.55pt;margin-top:8.1pt;width:54.9pt;height:18.75pt;z-index:341" filled="f" stroked="f">
            <v:textbox style="mso-next-textbox:#_x0000_s1660" inset="0,0,0,0">
              <w:txbxContent>
                <w:p w:rsidR="000F6E92" w:rsidRPr="005038B9" w:rsidRDefault="000F6E92" w:rsidP="002B7677">
                  <w:pPr>
                    <w:pStyle w:val="HTML0"/>
                    <w:spacing w:line="0" w:lineRule="atLeast"/>
                    <w:rPr>
                      <w:rFonts w:ascii="ＭＳ Ｐゴシック" w:eastAsia="ＭＳ Ｐゴシック" w:hAnsi="ＭＳ Ｐゴシック"/>
                      <w:b/>
                      <w:sz w:val="28"/>
                      <w:szCs w:val="28"/>
                    </w:rPr>
                  </w:pPr>
                  <w:r w:rsidRPr="005038B9">
                    <w:rPr>
                      <w:rFonts w:ascii="ＭＳ Ｐゴシック" w:eastAsia="ＭＳ Ｐゴシック" w:hAnsi="ＭＳ Ｐゴシック" w:hint="eastAsia"/>
                      <w:b/>
                      <w:color w:val="222222"/>
                      <w:sz w:val="28"/>
                      <w:szCs w:val="28"/>
                      <w:lang w:val="en"/>
                    </w:rPr>
                    <w:t>DATA</w:t>
                  </w:r>
                </w:p>
              </w:txbxContent>
            </v:textbox>
          </v:shape>
        </w:pict>
      </w:r>
      <w:r>
        <w:pict>
          <v:shape id="_x0000_s1665" type="#_x0000_t38" style="position:absolute;margin-left:233.9pt;margin-top:7.3pt;width:21.15pt;height:14.1pt;rotation:270;flip:x;z-index:346" o:connectortype="curved" adj="10774,306000,-314809">
            <v:stroke endarrow="block"/>
          </v:shape>
        </w:pict>
      </w:r>
      <w:r>
        <w:pict>
          <v:shape id="_x0000_s1652" type="#_x0000_t202" style="position:absolute;margin-left:-4.95pt;margin-top:.05pt;width:123pt;height:50.25pt;z-index:333" filled="f" stroked="f">
            <v:textbox style="mso-next-textbox:#_x0000_s1652" inset="0,0,0,0">
              <w:txbxContent>
                <w:p w:rsidR="000F6E92" w:rsidRPr="005038B9" w:rsidRDefault="000F6E92" w:rsidP="002B7677">
                  <w:pPr>
                    <w:pStyle w:val="HTML0"/>
                    <w:spacing w:line="0" w:lineRule="atLeast"/>
                    <w:jc w:val="right"/>
                    <w:rPr>
                      <w:rFonts w:ascii="ＭＳ Ｐゴシック" w:eastAsia="ＭＳ Ｐゴシック" w:hAnsi="ＭＳ Ｐゴシック"/>
                      <w:b/>
                      <w:sz w:val="36"/>
                      <w:szCs w:val="36"/>
                    </w:rPr>
                  </w:pPr>
                  <w:r w:rsidRPr="005038B9">
                    <w:rPr>
                      <w:rFonts w:ascii="ＭＳ Ｐゴシック" w:eastAsia="ＭＳ Ｐゴシック" w:hAnsi="ＭＳ Ｐゴシック" w:hint="eastAsia"/>
                      <w:b/>
                      <w:sz w:val="36"/>
                      <w:szCs w:val="36"/>
                    </w:rPr>
                    <w:t xml:space="preserve">Control/Check </w:t>
                  </w:r>
                </w:p>
                <w:p w:rsidR="000F6E92" w:rsidRPr="005038B9" w:rsidRDefault="000F6E92" w:rsidP="002B7677">
                  <w:pPr>
                    <w:pStyle w:val="HTML0"/>
                    <w:spacing w:line="0" w:lineRule="atLeast"/>
                    <w:jc w:val="right"/>
                    <w:rPr>
                      <w:rFonts w:ascii="ＭＳ Ｐゴシック" w:eastAsia="ＭＳ Ｐゴシック" w:hAnsi="ＭＳ Ｐゴシック"/>
                      <w:b/>
                      <w:sz w:val="36"/>
                      <w:szCs w:val="36"/>
                    </w:rPr>
                  </w:pPr>
                  <w:r w:rsidRPr="005038B9">
                    <w:rPr>
                      <w:rFonts w:ascii="ＭＳ Ｐゴシック" w:eastAsia="ＭＳ Ｐゴシック" w:hAnsi="ＭＳ Ｐゴシック" w:hint="eastAsia"/>
                      <w:b/>
                      <w:sz w:val="36"/>
                      <w:szCs w:val="36"/>
                    </w:rPr>
                    <w:t>via API</w:t>
                  </w:r>
                </w:p>
              </w:txbxContent>
            </v:textbox>
          </v:shape>
        </w:pict>
      </w:r>
      <w:r>
        <w:pict>
          <v:shape id="_x0000_s1651" type="#_x0000_t38" style="position:absolute;margin-left:122.95pt;margin-top:4.9pt;width:46.5pt;height:44.25pt;rotation:90;z-index:332" o:connectortype="curved" adj="10800,-80542,-104516" strokeweight="5pt">
            <v:stroke startarrow="block" endarrow="block"/>
          </v:shape>
        </w:pict>
      </w:r>
    </w:p>
    <w:p w:rsidR="002B7677" w:rsidRDefault="00784A1F" w:rsidP="002B7677">
      <w:pPr>
        <w:spacing w:line="0" w:lineRule="atLeast"/>
      </w:pPr>
      <w:r>
        <w:pict>
          <v:shape id="_x0000_s1658" type="#_x0000_t202" style="position:absolute;margin-left:326.55pt;margin-top:11.3pt;width:135.75pt;height:49.35pt;z-index:339" filled="f" stroked="f">
            <v:textbox style="mso-next-textbox:#_x0000_s1658" inset="0,0,0,0">
              <w:txbxContent>
                <w:p w:rsidR="000F6E92" w:rsidRPr="005038B9" w:rsidRDefault="000F6E92" w:rsidP="002B7677">
                  <w:pPr>
                    <w:pStyle w:val="HTML0"/>
                    <w:spacing w:line="0" w:lineRule="atLeast"/>
                    <w:rPr>
                      <w:rFonts w:ascii="ＭＳ Ｐゴシック" w:eastAsia="ＭＳ Ｐゴシック" w:hAnsi="ＭＳ Ｐゴシック"/>
                      <w:b/>
                      <w:color w:val="222222"/>
                      <w:sz w:val="28"/>
                      <w:szCs w:val="28"/>
                      <w:lang w:val="en"/>
                    </w:rPr>
                  </w:pPr>
                  <w:r w:rsidRPr="005038B9">
                    <w:rPr>
                      <w:rFonts w:ascii="ＭＳ Ｐゴシック" w:eastAsia="ＭＳ Ｐゴシック" w:hAnsi="ＭＳ Ｐゴシック" w:hint="eastAsia"/>
                      <w:b/>
                      <w:color w:val="222222"/>
                      <w:sz w:val="28"/>
                      <w:szCs w:val="28"/>
                      <w:lang w:val="en"/>
                    </w:rPr>
                    <w:t>(Copy via mmap</w:t>
                  </w:r>
                  <w:r w:rsidRPr="005038B9">
                    <w:rPr>
                      <w:rFonts w:ascii="ＭＳ Ｐゴシック" w:eastAsia="ＭＳ Ｐゴシック" w:hAnsi="ＭＳ Ｐゴシック"/>
                      <w:b/>
                      <w:color w:val="222222"/>
                      <w:sz w:val="28"/>
                      <w:szCs w:val="28"/>
                      <w:lang w:val="en"/>
                    </w:rPr>
                    <w:t>’</w:t>
                  </w:r>
                  <w:r w:rsidRPr="005038B9">
                    <w:rPr>
                      <w:rFonts w:ascii="ＭＳ Ｐゴシック" w:eastAsia="ＭＳ Ｐゴシック" w:hAnsi="ＭＳ Ｐゴシック" w:hint="eastAsia"/>
                      <w:b/>
                      <w:color w:val="222222"/>
                      <w:sz w:val="28"/>
                      <w:szCs w:val="28"/>
                      <w:lang w:val="en"/>
                    </w:rPr>
                    <w:t xml:space="preserve">s </w:t>
                  </w:r>
                </w:p>
                <w:p w:rsidR="000F6E92" w:rsidRPr="005038B9" w:rsidRDefault="000F6E92" w:rsidP="002B7677">
                  <w:pPr>
                    <w:pStyle w:val="HTML0"/>
                    <w:spacing w:line="0" w:lineRule="atLeast"/>
                    <w:rPr>
                      <w:rFonts w:ascii="ＭＳ Ｐゴシック" w:eastAsia="ＭＳ Ｐゴシック" w:hAnsi="ＭＳ Ｐゴシック"/>
                      <w:b/>
                      <w:sz w:val="28"/>
                      <w:szCs w:val="28"/>
                    </w:rPr>
                  </w:pPr>
                  <w:r w:rsidRPr="005038B9">
                    <w:rPr>
                      <w:rFonts w:ascii="ＭＳ Ｐゴシック" w:eastAsia="ＭＳ Ｐゴシック" w:hAnsi="ＭＳ Ｐゴシック" w:hint="eastAsia"/>
                      <w:b/>
                      <w:color w:val="222222"/>
                      <w:sz w:val="28"/>
                      <w:szCs w:val="28"/>
                      <w:lang w:val="en"/>
                    </w:rPr>
                    <w:t>virtual address)</w:t>
                  </w:r>
                </w:p>
              </w:txbxContent>
            </v:textbox>
          </v:shape>
        </w:pict>
      </w:r>
      <w:r>
        <w:pict>
          <v:shapetype id="_x0000_t32" coordsize="21600,21600" o:spt="32" o:oned="t" path="m,l21600,21600e" filled="f">
            <v:path arrowok="t" fillok="f" o:connecttype="none"/>
            <o:lock v:ext="edit" shapetype="t"/>
          </v:shapetype>
          <v:shape id="_x0000_s1663" type="#_x0000_t32" style="position:absolute;margin-left:219.15pt;margin-top:30.05pt;width:63.3pt;height:0;z-index:344" o:connectortype="straight"/>
        </w:pict>
      </w:r>
      <w:r>
        <w:pict>
          <v:shape id="_x0000_s1662" type="#_x0000_t32" style="position:absolute;margin-left:219.15pt;margin-top:11.3pt;width:63.3pt;height:0;z-index:343" o:connectortype="straight"/>
        </w:pict>
      </w:r>
      <w:r>
        <w:pict>
          <v:shape id="_x0000_s1661" type="#_x0000_t202" style="position:absolute;margin-left:227.55pt;margin-top:11.3pt;width:54.9pt;height:18.75pt;z-index:342" filled="f" stroked="f">
            <v:textbox style="mso-next-textbox:#_x0000_s1661" inset="0,0,0,0">
              <w:txbxContent>
                <w:p w:rsidR="000F6E92" w:rsidRPr="005038B9" w:rsidRDefault="000F6E92" w:rsidP="002B7677">
                  <w:pPr>
                    <w:pStyle w:val="HTML0"/>
                    <w:spacing w:line="0" w:lineRule="atLeast"/>
                    <w:rPr>
                      <w:rFonts w:ascii="ＭＳ Ｐゴシック" w:eastAsia="ＭＳ Ｐゴシック" w:hAnsi="ＭＳ Ｐゴシック"/>
                      <w:sz w:val="28"/>
                      <w:szCs w:val="28"/>
                    </w:rPr>
                  </w:pPr>
                  <w:r w:rsidRPr="005038B9">
                    <w:rPr>
                      <w:rFonts w:ascii="ＭＳ Ｐゴシック" w:eastAsia="ＭＳ Ｐゴシック" w:hAnsi="ＭＳ Ｐゴシック" w:hint="eastAsia"/>
                      <w:color w:val="222222"/>
                      <w:sz w:val="28"/>
                      <w:szCs w:val="28"/>
                      <w:lang w:val="en"/>
                    </w:rPr>
                    <w:t>eventfd</w:t>
                  </w:r>
                </w:p>
              </w:txbxContent>
            </v:textbox>
          </v:shape>
        </w:pict>
      </w:r>
    </w:p>
    <w:p w:rsidR="002B7677" w:rsidRDefault="002B7677" w:rsidP="002B7677">
      <w:pPr>
        <w:spacing w:line="0" w:lineRule="atLeast"/>
      </w:pPr>
    </w:p>
    <w:p w:rsidR="002B7677" w:rsidRDefault="00784A1F" w:rsidP="002B7677">
      <w:pPr>
        <w:spacing w:line="0" w:lineRule="atLeast"/>
      </w:pPr>
      <w:r>
        <w:pict>
          <v:shape id="_x0000_s1664" type="#_x0000_t38" style="position:absolute;margin-left:222.05pt;margin-top:8.3pt;width:35pt;height:24pt;rotation:270;z-index:345" o:connectortype="curved" adj="-1235,-228150,-175423">
            <v:stroke endarrow="block"/>
          </v:shape>
        </w:pict>
      </w:r>
      <w:r>
        <w:pict>
          <v:oval id="_x0000_s1645" style="position:absolute;margin-left:26.55pt;margin-top:9.45pt;width:201pt;height:60pt;z-index:326" fillcolor="#00b0f0">
            <v:textbox inset="5.85pt,.7pt,5.85pt,.7pt"/>
          </v:oval>
        </w:pict>
      </w:r>
    </w:p>
    <w:p w:rsidR="002B7677" w:rsidRDefault="00784A1F" w:rsidP="002B7677">
      <w:pPr>
        <w:spacing w:line="0" w:lineRule="atLeast"/>
      </w:pPr>
      <w:r>
        <w:pict>
          <v:shape id="_x0000_s1646" type="#_x0000_t202" style="position:absolute;margin-left:38.25pt;margin-top:7.75pt;width:177.75pt;height:45pt;z-index:327" filled="f" stroked="f">
            <v:textbox style="mso-next-textbox:#_x0000_s1646" inset="0,0,0,0">
              <w:txbxContent>
                <w:p w:rsidR="000F6E92" w:rsidRPr="005038B9" w:rsidRDefault="000F6E92" w:rsidP="002B7677">
                  <w:pPr>
                    <w:pStyle w:val="HTML0"/>
                    <w:spacing w:line="0" w:lineRule="atLeast"/>
                    <w:jc w:val="center"/>
                    <w:rPr>
                      <w:rFonts w:ascii="ＭＳ Ｐゴシック" w:eastAsia="ＭＳ Ｐゴシック" w:hAnsi="ＭＳ Ｐゴシック"/>
                      <w:b/>
                      <w:sz w:val="28"/>
                    </w:rPr>
                  </w:pPr>
                  <w:r w:rsidRPr="005038B9">
                    <w:rPr>
                      <w:rFonts w:ascii="ＭＳ Ｐゴシック" w:eastAsia="ＭＳ Ｐゴシック" w:hAnsi="ＭＳ Ｐゴシック" w:hint="eastAsia"/>
                      <w:b/>
                      <w:sz w:val="28"/>
                    </w:rPr>
                    <w:t>Elecs</w:t>
                  </w:r>
                  <w:r w:rsidRPr="005038B9">
                    <w:rPr>
                      <w:rFonts w:ascii="ＭＳ Ｐゴシック" w:eastAsia="ＭＳ Ｐゴシック" w:hAnsi="ＭＳ Ｐゴシック"/>
                      <w:b/>
                      <w:sz w:val="28"/>
                    </w:rPr>
                    <w:t>’</w:t>
                  </w:r>
                  <w:r w:rsidRPr="005038B9">
                    <w:rPr>
                      <w:rFonts w:ascii="ＭＳ Ｐゴシック" w:eastAsia="ＭＳ Ｐゴシック" w:hAnsi="ＭＳ Ｐゴシック" w:hint="eastAsia"/>
                      <w:b/>
                      <w:sz w:val="28"/>
                    </w:rPr>
                    <w:t>s Driver</w:t>
                  </w:r>
                </w:p>
                <w:p w:rsidR="000F6E92" w:rsidRPr="005038B9" w:rsidRDefault="000F6E92" w:rsidP="002B7677">
                  <w:pPr>
                    <w:pStyle w:val="HTML0"/>
                    <w:spacing w:line="0" w:lineRule="atLeast"/>
                    <w:jc w:val="center"/>
                    <w:rPr>
                      <w:rFonts w:ascii="ＭＳ Ｐゴシック" w:eastAsia="ＭＳ Ｐゴシック" w:hAnsi="ＭＳ Ｐゴシック"/>
                      <w:b/>
                      <w:sz w:val="28"/>
                    </w:rPr>
                  </w:pPr>
                  <w:r w:rsidRPr="005038B9">
                    <w:rPr>
                      <w:rFonts w:ascii="ＭＳ Ｐゴシック" w:eastAsia="ＭＳ Ｐゴシック" w:hAnsi="ＭＳ Ｐゴシック" w:hint="eastAsia"/>
                      <w:b/>
                      <w:sz w:val="28"/>
                    </w:rPr>
                    <w:t>(Kernel Module)</w:t>
                  </w:r>
                </w:p>
              </w:txbxContent>
            </v:textbox>
          </v:shape>
        </w:pict>
      </w:r>
      <w:r>
        <w:pict>
          <v:shape id="_x0000_s1666" type="#_x0000_t202" style="position:absolute;margin-left:252.15pt;margin-top:6.3pt;width:71.75pt;height:49.55pt;z-index:347" filled="f" stroked="f">
            <v:textbox style="mso-next-textbox:#_x0000_s1666" inset="0,0,0,0">
              <w:txbxContent>
                <w:p w:rsidR="000F6E92" w:rsidRPr="005038B9" w:rsidRDefault="000F6E92" w:rsidP="002B7677">
                  <w:pPr>
                    <w:pStyle w:val="HTML0"/>
                    <w:spacing w:line="0" w:lineRule="atLeas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color w:val="222222"/>
                      <w:sz w:val="22"/>
                      <w:szCs w:val="22"/>
                      <w:lang w:val="en"/>
                    </w:rPr>
                    <w:t>Reception completion notification</w:t>
                  </w:r>
                </w:p>
              </w:txbxContent>
            </v:textbox>
          </v:shape>
        </w:pict>
      </w:r>
    </w:p>
    <w:p w:rsidR="002B7677" w:rsidRDefault="002B7677" w:rsidP="002B7677">
      <w:pPr>
        <w:spacing w:line="0" w:lineRule="atLeast"/>
      </w:pPr>
    </w:p>
    <w:p w:rsidR="002B7677" w:rsidRDefault="002B7677" w:rsidP="002B7677">
      <w:pPr>
        <w:spacing w:line="0" w:lineRule="atLeast"/>
      </w:pPr>
    </w:p>
    <w:p w:rsidR="002B7677" w:rsidRDefault="002B7677" w:rsidP="002B7677">
      <w:pPr>
        <w:spacing w:line="0" w:lineRule="atLeast"/>
      </w:pPr>
    </w:p>
    <w:p w:rsidR="002B7677" w:rsidRDefault="00784A1F" w:rsidP="002B7677">
      <w:pPr>
        <w:spacing w:line="0" w:lineRule="atLeast"/>
      </w:pPr>
      <w:r>
        <w:pict>
          <v:shape id="_x0000_s1653" type="#_x0000_t38" style="position:absolute;margin-left:-6.25pt;margin-top:62.35pt;width:176.25pt;height:54pt;rotation:90;z-index:334" o:connectortype="curved" adj="10797,-108600,-20313" strokeweight="2.5pt">
            <v:stroke startarrow="block" endarrow="block"/>
          </v:shape>
        </w:pict>
      </w:r>
    </w:p>
    <w:p w:rsidR="002B7677" w:rsidRDefault="00784A1F" w:rsidP="002B7677">
      <w:pPr>
        <w:spacing w:line="0" w:lineRule="atLeast"/>
      </w:pPr>
      <w:r>
        <w:pict>
          <v:rect id="_x0000_s1642" style="position:absolute;margin-left:119.25pt;margin-top:1.75pt;width:294.75pt;height:192.75pt;z-index:323">
            <v:textbox inset="5.85pt,.7pt,5.85pt,.7pt"/>
          </v:rect>
        </w:pict>
      </w:r>
    </w:p>
    <w:p w:rsidR="002B7677" w:rsidRDefault="00784A1F" w:rsidP="002B7677">
      <w:pPr>
        <w:spacing w:line="0" w:lineRule="atLeast"/>
      </w:pPr>
      <w:r>
        <w:pict>
          <v:shape id="_x0000_s1649" type="#_x0000_t202" style="position:absolute;margin-left:191.55pt;margin-top:2.6pt;width:209.4pt;height:123pt;z-index:330" filled="f">
            <v:textbox style="mso-next-textbox:#_x0000_s1649" inset="0,0,0,0">
              <w:txbxContent>
                <w:p w:rsidR="000F6E92" w:rsidRPr="005038B9" w:rsidRDefault="000F6E92" w:rsidP="002B7677">
                  <w:pPr>
                    <w:pStyle w:val="HTML0"/>
                    <w:spacing w:line="0" w:lineRule="atLeast"/>
                    <w:jc w:val="center"/>
                    <w:rPr>
                      <w:rFonts w:ascii="ＭＳ Ｐゴシック" w:eastAsia="ＭＳ Ｐゴシック" w:hAnsi="ＭＳ Ｐゴシック"/>
                      <w:b/>
                      <w:color w:val="222222"/>
                      <w:sz w:val="22"/>
                      <w:szCs w:val="22"/>
                      <w:lang w:val="en"/>
                    </w:rPr>
                  </w:pPr>
                  <w:ins w:id="2342" w:author="t_竹沢 公佑" w:date="2019-08-22T14:20:00Z">
                    <w:r>
                      <w:rPr>
                        <w:rFonts w:ascii="ＭＳ Ｐゴシック" w:eastAsia="ＭＳ Ｐゴシック" w:hAnsi="ＭＳ Ｐゴシック" w:hint="eastAsia"/>
                        <w:b/>
                        <w:color w:val="222222"/>
                        <w:sz w:val="22"/>
                        <w:szCs w:val="22"/>
                        <w:lang w:val="en"/>
                      </w:rPr>
                      <w:t xml:space="preserve">Host </w:t>
                    </w:r>
                  </w:ins>
                  <w:ins w:id="2343" w:author="t_竹沢 公佑" w:date="2019-08-22T15:00:00Z">
                    <w:r>
                      <w:rPr>
                        <w:rFonts w:ascii="ＭＳ Ｐゴシック" w:eastAsia="ＭＳ Ｐゴシック" w:hAnsi="ＭＳ Ｐゴシック" w:hint="eastAsia"/>
                        <w:b/>
                        <w:color w:val="222222"/>
                        <w:sz w:val="22"/>
                        <w:szCs w:val="22"/>
                        <w:lang w:val="en"/>
                      </w:rPr>
                      <w:t xml:space="preserve">Data </w:t>
                    </w:r>
                  </w:ins>
                  <w:ins w:id="2344" w:author="t_竹沢 公佑" w:date="2019-08-22T14:20:00Z">
                    <w:r>
                      <w:rPr>
                        <w:rFonts w:ascii="ＭＳ Ｐゴシック" w:eastAsia="ＭＳ Ｐゴシック" w:hAnsi="ＭＳ Ｐゴシック" w:hint="eastAsia"/>
                        <w:b/>
                        <w:color w:val="222222"/>
                        <w:sz w:val="22"/>
                        <w:szCs w:val="22"/>
                        <w:lang w:val="en"/>
                      </w:rPr>
                      <w:t>Buffer</w:t>
                    </w:r>
                  </w:ins>
                  <w:ins w:id="2345" w:author="t_竹沢 公佑" w:date="2019-08-22T14:21:00Z">
                    <w:r>
                      <w:rPr>
                        <w:rFonts w:ascii="ＭＳ Ｐゴシック" w:eastAsia="ＭＳ Ｐゴシック" w:hAnsi="ＭＳ Ｐゴシック" w:hint="eastAsia"/>
                        <w:b/>
                        <w:color w:val="222222"/>
                        <w:sz w:val="22"/>
                        <w:szCs w:val="22"/>
                        <w:lang w:val="en"/>
                      </w:rPr>
                      <w:t xml:space="preserve"> </w:t>
                    </w:r>
                  </w:ins>
                  <w:del w:id="2346" w:author="t_竹沢 公佑" w:date="2019-08-22T14:20:00Z">
                    <w:r w:rsidRPr="005038B9" w:rsidDel="008022A9">
                      <w:rPr>
                        <w:rFonts w:ascii="ＭＳ Ｐゴシック" w:eastAsia="ＭＳ Ｐゴシック" w:hAnsi="ＭＳ Ｐゴシック" w:hint="eastAsia"/>
                        <w:b/>
                        <w:color w:val="222222"/>
                        <w:sz w:val="22"/>
                        <w:szCs w:val="22"/>
                        <w:lang w:val="en"/>
                      </w:rPr>
                      <w:delText xml:space="preserve">Data Buffer </w:delText>
                    </w:r>
                  </w:del>
                  <w:r w:rsidRPr="005038B9">
                    <w:rPr>
                      <w:rFonts w:ascii="ＭＳ Ｐゴシック" w:eastAsia="ＭＳ Ｐゴシック" w:hAnsi="ＭＳ Ｐゴシック" w:hint="eastAsia"/>
                      <w:b/>
                      <w:color w:val="222222"/>
                      <w:sz w:val="22"/>
                      <w:szCs w:val="22"/>
                      <w:lang w:val="en"/>
                    </w:rPr>
                    <w:t>※1.1</w:t>
                  </w:r>
                </w:p>
                <w:p w:rsidR="000F6E92" w:rsidRPr="005038B9" w:rsidRDefault="000F6E92" w:rsidP="002B7677">
                  <w:pPr>
                    <w:pStyle w:val="HTML0"/>
                    <w:spacing w:line="0" w:lineRule="atLeast"/>
                    <w:jc w:val="center"/>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w:t>
                  </w:r>
                  <w:r w:rsidRPr="005038B9">
                    <w:rPr>
                      <w:rFonts w:ascii="ＭＳ Ｐゴシック" w:eastAsia="ＭＳ Ｐゴシック" w:hAnsi="ＭＳ Ｐゴシック"/>
                      <w:b/>
                      <w:color w:val="222222"/>
                      <w:sz w:val="22"/>
                      <w:szCs w:val="22"/>
                      <w:lang w:val="en"/>
                    </w:rPr>
                    <w:t xml:space="preserve">Receive </w:t>
                  </w:r>
                  <w:r w:rsidRPr="005038B9">
                    <w:rPr>
                      <w:rFonts w:ascii="ＭＳ Ｐゴシック" w:eastAsia="ＭＳ Ｐゴシック" w:hAnsi="ＭＳ Ｐゴシック" w:hint="eastAsia"/>
                      <w:b/>
                      <w:color w:val="222222"/>
                      <w:sz w:val="22"/>
                      <w:szCs w:val="22"/>
                      <w:lang w:val="en"/>
                    </w:rPr>
                    <w:t>Ring Buffer Mode)</w:t>
                  </w:r>
                </w:p>
                <w:p w:rsidR="000F6E92" w:rsidRDefault="000F6E92" w:rsidP="002B7677">
                  <w:pPr>
                    <w:pStyle w:val="HTML0"/>
                    <w:spacing w:line="0" w:lineRule="atLeast"/>
                    <w:jc w:val="center"/>
                    <w:rPr>
                      <w:rFonts w:eastAsia="ＭＳ Ｐゴシック"/>
                      <w:color w:val="222222"/>
                      <w:sz w:val="22"/>
                      <w:szCs w:val="22"/>
                      <w:lang w:val="en"/>
                    </w:rPr>
                  </w:pPr>
                </w:p>
                <w:p w:rsidR="000F6E92" w:rsidRPr="005038B9" w:rsidRDefault="000F6E92" w:rsidP="002B7677">
                  <w:pPr>
                    <w:pStyle w:val="HTML0"/>
                    <w:spacing w:line="0" w:lineRule="atLeast"/>
                    <w:jc w:val="center"/>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4MiB×35block×16Groups[default]</w:t>
                  </w:r>
                </w:p>
                <w:p w:rsidR="000F6E92" w:rsidRPr="005038B9" w:rsidRDefault="000F6E92" w:rsidP="002B7677">
                  <w:pPr>
                    <w:pStyle w:val="HTML0"/>
                    <w:spacing w:line="0" w:lineRule="atLeast"/>
                    <w:jc w:val="center"/>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2.1875GiB</w:t>
                  </w:r>
                </w:p>
                <w:p w:rsidR="000F6E92" w:rsidRPr="005038B9" w:rsidRDefault="000F6E92" w:rsidP="002B7677">
                  <w:pPr>
                    <w:pStyle w:val="HTML0"/>
                    <w:spacing w:line="0" w:lineRule="atLeast"/>
                    <w:jc w:val="center"/>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(48ms×16Group</w:t>
                  </w:r>
                  <w:r>
                    <w:rPr>
                      <w:rFonts w:ascii="ＭＳ Ｐゴシック" w:eastAsia="ＭＳ Ｐゴシック" w:hAnsi="ＭＳ Ｐゴシック" w:hint="eastAsia"/>
                      <w:sz w:val="22"/>
                      <w:szCs w:val="22"/>
                    </w:rPr>
                    <w:t>s</w:t>
                  </w:r>
                  <w:r w:rsidRPr="005038B9">
                    <w:rPr>
                      <w:rFonts w:ascii="ＭＳ Ｐゴシック" w:eastAsia="ＭＳ Ｐゴシック" w:hAnsi="ＭＳ Ｐゴシック" w:hint="eastAsia"/>
                      <w:sz w:val="22"/>
                      <w:szCs w:val="22"/>
                    </w:rPr>
                    <w:t>=768ms）</w:t>
                  </w:r>
                </w:p>
                <w:p w:rsidR="000F6E92" w:rsidRPr="005038B9" w:rsidRDefault="000F6E92" w:rsidP="002B7677">
                  <w:pPr>
                    <w:pStyle w:val="HTML0"/>
                    <w:spacing w:line="0" w:lineRule="atLeast"/>
                    <w:jc w:val="center"/>
                    <w:rPr>
                      <w:rFonts w:ascii="ＭＳ Ｐゴシック" w:eastAsia="ＭＳ Ｐゴシック" w:hAnsi="ＭＳ Ｐゴシック"/>
                      <w:sz w:val="22"/>
                      <w:szCs w:val="22"/>
                    </w:rPr>
                  </w:pPr>
                </w:p>
                <w:p w:rsidR="000F6E92" w:rsidRDefault="000F6E92" w:rsidP="002B7677">
                  <w:pPr>
                    <w:pStyle w:val="HTML0"/>
                    <w:spacing w:line="0" w:lineRule="atLeast"/>
                    <w:ind w:left="220" w:hangingChars="100" w:hanging="220"/>
                    <w:jc w:val="center"/>
                  </w:pPr>
                  <w:r w:rsidRPr="005038B9">
                    <w:rPr>
                      <w:rFonts w:ascii="ＭＳ Ｐゴシック" w:eastAsia="ＭＳ Ｐゴシック" w:hAnsi="ＭＳ Ｐゴシック" w:hint="eastAsia"/>
                      <w:color w:val="222222"/>
                      <w:sz w:val="22"/>
                      <w:szCs w:val="22"/>
                      <w:lang w:val="en"/>
                    </w:rPr>
                    <w:t>［</w:t>
                  </w:r>
                  <w:r w:rsidRPr="005038B9">
                    <w:rPr>
                      <w:rFonts w:ascii="ＭＳ Ｐゴシック" w:eastAsia="ＭＳ Ｐゴシック" w:hAnsi="ＭＳ Ｐゴシック"/>
                      <w:color w:val="222222"/>
                      <w:sz w:val="22"/>
                      <w:szCs w:val="22"/>
                      <w:lang w:val="en"/>
                    </w:rPr>
                    <w:t xml:space="preserve">You can extend to </w:t>
                  </w:r>
                  <w:r w:rsidRPr="005038B9">
                    <w:rPr>
                      <w:rFonts w:ascii="ＭＳ Ｐゴシック" w:eastAsia="ＭＳ Ｐゴシック" w:hAnsi="ＭＳ Ｐゴシック" w:hint="eastAsia"/>
                      <w:color w:val="222222"/>
                      <w:sz w:val="22"/>
                      <w:szCs w:val="22"/>
                      <w:lang w:val="en"/>
                    </w:rPr>
                    <w:t xml:space="preserve">32 or </w:t>
                  </w:r>
                  <w:r w:rsidRPr="005038B9">
                    <w:rPr>
                      <w:rFonts w:ascii="ＭＳ Ｐゴシック" w:eastAsia="ＭＳ Ｐゴシック" w:hAnsi="ＭＳ Ｐゴシック"/>
                      <w:color w:val="222222"/>
                      <w:sz w:val="22"/>
                      <w:szCs w:val="22"/>
                      <w:lang w:val="en"/>
                    </w:rPr>
                    <w:t>64Group</w:t>
                  </w:r>
                  <w:r w:rsidRPr="005038B9">
                    <w:rPr>
                      <w:rFonts w:ascii="ＭＳ Ｐゴシック" w:eastAsia="ＭＳ Ｐゴシック" w:hAnsi="ＭＳ Ｐゴシック" w:hint="eastAsia"/>
                      <w:color w:val="222222"/>
                      <w:sz w:val="22"/>
                      <w:szCs w:val="22"/>
                      <w:lang w:val="en"/>
                    </w:rPr>
                    <w:t>s.</w:t>
                  </w:r>
                  <w:r w:rsidRPr="005038B9">
                    <w:rPr>
                      <w:rFonts w:ascii="ＭＳ Ｐゴシック" w:eastAsia="ＭＳ Ｐゴシック" w:hAnsi="ＭＳ Ｐゴシック"/>
                      <w:color w:val="222222"/>
                      <w:sz w:val="22"/>
                      <w:szCs w:val="22"/>
                      <w:lang w:val="en"/>
                    </w:rPr>
                    <w:t>］</w:t>
                  </w:r>
                </w:p>
              </w:txbxContent>
            </v:textbox>
          </v:shape>
        </w:pict>
      </w:r>
    </w:p>
    <w:p w:rsidR="002B7677" w:rsidRDefault="00784A1F" w:rsidP="002B7677">
      <w:pPr>
        <w:spacing w:line="0" w:lineRule="atLeast"/>
      </w:pPr>
      <w:r>
        <w:pict>
          <v:shape id="_x0000_s1656" type="#_x0000_t202" style="position:absolute;margin-left:37.05pt;margin-top:13pt;width:63.9pt;height:34.5pt;z-index:337" filled="f" stroked="f">
            <v:textbox style="mso-next-textbox:#_x0000_s1656" inset="0,0,0,0">
              <w:txbxContent>
                <w:p w:rsidR="000F6E92" w:rsidRPr="005038B9" w:rsidRDefault="000F6E92" w:rsidP="002B7677">
                  <w:pPr>
                    <w:pStyle w:val="HTML0"/>
                    <w:spacing w:line="0" w:lineRule="atLeast"/>
                    <w:rPr>
                      <w:rFonts w:ascii="ＭＳ Ｐゴシック" w:eastAsia="ＭＳ Ｐゴシック" w:hAnsi="ＭＳ Ｐゴシック"/>
                      <w:color w:val="222222"/>
                      <w:lang w:val="en"/>
                    </w:rPr>
                  </w:pPr>
                  <w:r w:rsidRPr="005038B9">
                    <w:rPr>
                      <w:rFonts w:ascii="ＭＳ Ｐゴシック" w:eastAsia="ＭＳ Ｐゴシック" w:hAnsi="ＭＳ Ｐゴシック" w:hint="eastAsia"/>
                      <w:color w:val="222222"/>
                      <w:lang w:val="en"/>
                    </w:rPr>
                    <w:t>Control</w:t>
                  </w:r>
                </w:p>
                <w:p w:rsidR="000F6E92" w:rsidRDefault="000F6E92" w:rsidP="002B7677">
                  <w:pPr>
                    <w:pStyle w:val="HTML0"/>
                    <w:spacing w:line="0" w:lineRule="atLeast"/>
                    <w:rPr>
                      <w:rFonts w:eastAsia="ＭＳ Ｐゴシック"/>
                      <w:sz w:val="28"/>
                    </w:rPr>
                  </w:pPr>
                  <w:r w:rsidRPr="005038B9">
                    <w:rPr>
                      <w:rFonts w:ascii="ＭＳ Ｐゴシック" w:eastAsia="ＭＳ Ｐゴシック" w:hAnsi="ＭＳ Ｐゴシック" w:hint="eastAsia"/>
                      <w:color w:val="222222"/>
                      <w:lang w:val="en"/>
                    </w:rPr>
                    <w:t>/Check</w:t>
                  </w:r>
                </w:p>
              </w:txbxContent>
            </v:textbox>
          </v:shape>
        </w:pict>
      </w:r>
    </w:p>
    <w:p w:rsidR="002B7677" w:rsidRDefault="002B7677" w:rsidP="002B7677">
      <w:pPr>
        <w:spacing w:line="0" w:lineRule="atLeast"/>
      </w:pPr>
    </w:p>
    <w:p w:rsidR="002B7677" w:rsidRDefault="00784A1F" w:rsidP="002B7677">
      <w:pPr>
        <w:spacing w:line="0" w:lineRule="atLeast"/>
      </w:pPr>
      <w:r>
        <w:pict>
          <v:shape id="_x0000_s1657" type="#_x0000_t202" style="position:absolute;margin-left:136.65pt;margin-top:1.5pt;width:54.9pt;height:18.75pt;z-index:338" filled="f" stroked="f">
            <v:textbox style="mso-next-textbox:#_x0000_s1657" inset="0,0,0,0">
              <w:txbxContent>
                <w:p w:rsidR="000F6E92" w:rsidRPr="005038B9" w:rsidRDefault="000F6E92" w:rsidP="002B7677">
                  <w:pPr>
                    <w:pStyle w:val="HTML0"/>
                    <w:spacing w:line="0" w:lineRule="atLeast"/>
                    <w:rPr>
                      <w:rFonts w:ascii="ＭＳ Ｐゴシック" w:eastAsia="ＭＳ Ｐゴシック" w:hAnsi="ＭＳ Ｐゴシック"/>
                      <w:b/>
                      <w:sz w:val="28"/>
                      <w:szCs w:val="28"/>
                    </w:rPr>
                  </w:pPr>
                  <w:r w:rsidRPr="005038B9">
                    <w:rPr>
                      <w:rFonts w:ascii="ＭＳ Ｐゴシック" w:eastAsia="ＭＳ Ｐゴシック" w:hAnsi="ＭＳ Ｐゴシック" w:hint="eastAsia"/>
                      <w:b/>
                      <w:color w:val="222222"/>
                      <w:sz w:val="28"/>
                      <w:szCs w:val="28"/>
                      <w:lang w:val="en"/>
                    </w:rPr>
                    <w:t>DATA</w:t>
                  </w:r>
                </w:p>
              </w:txbxContent>
            </v:textbox>
          </v:shape>
        </w:pict>
      </w:r>
    </w:p>
    <w:p w:rsidR="002B7677" w:rsidRDefault="002B7677" w:rsidP="002B7677">
      <w:pPr>
        <w:spacing w:line="0" w:lineRule="atLeast"/>
      </w:pPr>
    </w:p>
    <w:p w:rsidR="002B7677" w:rsidRDefault="00784A1F" w:rsidP="002B7677">
      <w:pPr>
        <w:spacing w:line="0" w:lineRule="atLeast"/>
      </w:pPr>
      <w:r>
        <w:pict>
          <v:shape id="その他" o:spid="_x0000_s1654" style="position:absolute;margin-left:82.05pt;margin-top:2.05pt;width:102.75pt;height:80.25pt;z-index:335;mso-wrap-style:square" coordsize="2190,1605" path="m,1605c132,1078,265,552,630,285,995,18,1948,37,2190,e" filled="f" strokeweight="5pt">
            <v:stroke endarrow="block"/>
            <v:path arrowok="t"/>
          </v:shape>
        </w:pict>
      </w:r>
    </w:p>
    <w:p w:rsidR="002B7677" w:rsidRDefault="00784A1F" w:rsidP="002B7677">
      <w:pPr>
        <w:spacing w:line="0" w:lineRule="atLeast"/>
      </w:pPr>
      <w:r>
        <w:pict>
          <v:shape id="_x0000_s1655" type="#_x0000_t202" style="position:absolute;margin-left:124.05pt;margin-top:.65pt;width:54.9pt;height:42pt;z-index:336" filled="f" stroked="f">
            <v:textbox style="mso-next-textbox:#_x0000_s1655" inset="0,0,0,0">
              <w:txbxContent>
                <w:p w:rsidR="000F6E92" w:rsidRPr="005038B9" w:rsidRDefault="000F6E92" w:rsidP="002B7677">
                  <w:pPr>
                    <w:pStyle w:val="HTML0"/>
                    <w:spacing w:line="0" w:lineRule="atLeast"/>
                    <w:rPr>
                      <w:rFonts w:ascii="ＭＳ Ｐゴシック" w:eastAsia="ＭＳ Ｐゴシック" w:hAnsi="ＭＳ Ｐゴシック"/>
                      <w:b/>
                      <w:sz w:val="28"/>
                      <w:szCs w:val="28"/>
                    </w:rPr>
                  </w:pPr>
                  <w:r w:rsidRPr="005038B9">
                    <w:rPr>
                      <w:rFonts w:ascii="ＭＳ Ｐゴシック" w:eastAsia="ＭＳ Ｐゴシック" w:hAnsi="ＭＳ Ｐゴシック" w:hint="eastAsia"/>
                      <w:b/>
                      <w:color w:val="222222"/>
                      <w:sz w:val="28"/>
                      <w:szCs w:val="28"/>
                      <w:lang w:val="en"/>
                    </w:rPr>
                    <w:t>(</w:t>
                  </w:r>
                  <w:r w:rsidRPr="005038B9">
                    <w:rPr>
                      <w:rFonts w:ascii="ＭＳ Ｐゴシック" w:eastAsia="ＭＳ Ｐゴシック" w:hAnsi="ＭＳ Ｐゴシック"/>
                      <w:b/>
                      <w:color w:val="222222"/>
                      <w:sz w:val="28"/>
                      <w:szCs w:val="28"/>
                      <w:lang w:val="en"/>
                    </w:rPr>
                    <w:t>DMA via PCIe</w:t>
                  </w:r>
                  <w:r w:rsidRPr="005038B9">
                    <w:rPr>
                      <w:rFonts w:ascii="ＭＳ Ｐゴシック" w:eastAsia="ＭＳ Ｐゴシック" w:hAnsi="ＭＳ Ｐゴシック" w:hint="eastAsia"/>
                      <w:b/>
                      <w:color w:val="222222"/>
                      <w:sz w:val="28"/>
                      <w:szCs w:val="28"/>
                      <w:lang w:val="en"/>
                    </w:rPr>
                    <w:t>)</w:t>
                  </w:r>
                </w:p>
              </w:txbxContent>
            </v:textbox>
          </v:shape>
        </w:pict>
      </w:r>
    </w:p>
    <w:p w:rsidR="002B7677" w:rsidRDefault="002B7677" w:rsidP="002B7677">
      <w:pPr>
        <w:spacing w:line="0" w:lineRule="atLeast"/>
      </w:pPr>
    </w:p>
    <w:p w:rsidR="002B7677" w:rsidRDefault="00784A1F" w:rsidP="002B7677">
      <w:pPr>
        <w:spacing w:line="0" w:lineRule="atLeast"/>
      </w:pPr>
      <w:r>
        <w:pict>
          <v:shape id="_x0000_s1648" type="#_x0000_t202" style="position:absolute;margin-left:211.35pt;margin-top:1.1pt;width:160.5pt;height:40.5pt;z-index:329" filled="f" stroked="f">
            <v:textbox style="mso-next-textbox:#_x0000_s1648" inset="0,0,0,0">
              <w:txbxContent>
                <w:p w:rsidR="000F6E92" w:rsidRPr="005038B9" w:rsidRDefault="000F6E92" w:rsidP="002B7677">
                  <w:pPr>
                    <w:pStyle w:val="HTML0"/>
                    <w:spacing w:line="0" w:lineRule="atLeast"/>
                    <w:jc w:val="center"/>
                    <w:rPr>
                      <w:rFonts w:ascii="ＭＳ Ｐゴシック" w:eastAsia="ＭＳ Ｐゴシック" w:hAnsi="ＭＳ Ｐゴシック"/>
                      <w:b/>
                      <w:sz w:val="28"/>
                      <w:szCs w:val="28"/>
                    </w:rPr>
                  </w:pPr>
                  <w:r w:rsidRPr="005038B9">
                    <w:rPr>
                      <w:rFonts w:ascii="ＭＳ Ｐゴシック" w:eastAsia="ＭＳ Ｐゴシック" w:hAnsi="ＭＳ Ｐゴシック" w:hint="eastAsia"/>
                      <w:b/>
                      <w:sz w:val="28"/>
                      <w:szCs w:val="28"/>
                    </w:rPr>
                    <w:t>System-Memory</w:t>
                  </w:r>
                </w:p>
                <w:p w:rsidR="000F6E92" w:rsidRPr="005038B9" w:rsidRDefault="000F6E92" w:rsidP="002B7677">
                  <w:pPr>
                    <w:pStyle w:val="HTML0"/>
                    <w:spacing w:line="0" w:lineRule="atLeast"/>
                    <w:jc w:val="center"/>
                    <w:rPr>
                      <w:rFonts w:ascii="ＭＳ Ｐゴシック" w:eastAsia="ＭＳ Ｐゴシック" w:hAnsi="ＭＳ Ｐゴシック"/>
                      <w:b/>
                      <w:sz w:val="28"/>
                      <w:szCs w:val="28"/>
                    </w:rPr>
                  </w:pPr>
                  <w:r w:rsidRPr="005038B9">
                    <w:rPr>
                      <w:rFonts w:ascii="ＭＳ Ｐゴシック" w:eastAsia="ＭＳ Ｐゴシック" w:hAnsi="ＭＳ Ｐゴシック" w:hint="eastAsia"/>
                      <w:b/>
                      <w:sz w:val="28"/>
                      <w:szCs w:val="28"/>
                    </w:rPr>
                    <w:t>(Kernel Space)</w:t>
                  </w:r>
                </w:p>
              </w:txbxContent>
            </v:textbox>
          </v:shape>
        </w:pict>
      </w:r>
    </w:p>
    <w:p w:rsidR="002B7677" w:rsidRDefault="002B7677" w:rsidP="002B7677">
      <w:pPr>
        <w:spacing w:line="0" w:lineRule="atLeast"/>
      </w:pPr>
    </w:p>
    <w:p w:rsidR="002B7677" w:rsidRDefault="002B7677" w:rsidP="002B7677">
      <w:pPr>
        <w:spacing w:line="0" w:lineRule="atLeast"/>
      </w:pPr>
    </w:p>
    <w:p w:rsidR="002B7677" w:rsidRDefault="00784A1F" w:rsidP="002B7677">
      <w:pPr>
        <w:spacing w:line="0" w:lineRule="atLeast"/>
      </w:pPr>
      <w:r>
        <w:pict>
          <v:shape id="_x0000_s1647" type="#_x0000_t202" style="position:absolute;margin-left:11.55pt;margin-top:.55pt;width:102pt;height:22.5pt;z-index:328" filled="f">
            <v:textbox style="mso-next-textbox:#_x0000_s1647" inset="0,0,0,0">
              <w:txbxContent>
                <w:p w:rsidR="000F6E92" w:rsidRPr="005038B9" w:rsidRDefault="000F6E92" w:rsidP="002B7677">
                  <w:pPr>
                    <w:pStyle w:val="HTML0"/>
                    <w:spacing w:line="0" w:lineRule="atLeast"/>
                    <w:jc w:val="center"/>
                    <w:rPr>
                      <w:rFonts w:ascii="ＭＳ Ｐゴシック" w:eastAsia="ＭＳ Ｐゴシック" w:hAnsi="ＭＳ Ｐゴシック"/>
                      <w:b/>
                      <w:sz w:val="28"/>
                    </w:rPr>
                  </w:pPr>
                  <w:r w:rsidRPr="005038B9">
                    <w:rPr>
                      <w:rFonts w:ascii="ＭＳ Ｐゴシック" w:eastAsia="ＭＳ Ｐゴシック" w:hAnsi="ＭＳ Ｐゴシック" w:hint="eastAsia"/>
                      <w:b/>
                      <w:sz w:val="28"/>
                    </w:rPr>
                    <w:t>DRXP-Board</w:t>
                  </w:r>
                </w:p>
              </w:txbxContent>
            </v:textbox>
          </v:shape>
        </w:pict>
      </w:r>
    </w:p>
    <w:p w:rsidR="002B7677" w:rsidRDefault="00784A1F" w:rsidP="002B7677">
      <w:pPr>
        <w:spacing w:line="0" w:lineRule="atLeast"/>
      </w:pPr>
      <w:r>
        <w:pict>
          <v:shape id="_x0000_s1650" type="#_x0000_t202" style="position:absolute;margin-left:178.95pt;margin-top:2.25pt;width:274.1pt;height:165.75pt;z-index:331" filled="f" stroked="f">
            <v:textbox style="mso-next-textbox:#_x0000_s1650" inset="0,0,0,0">
              <w:txbxContent>
                <w:p w:rsidR="000F6E92" w:rsidRPr="005038B9" w:rsidRDefault="000F6E92" w:rsidP="002B7677">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※1.1</w:t>
                  </w:r>
                </w:p>
                <w:p w:rsidR="000F6E92" w:rsidRPr="00CB2922" w:rsidRDefault="000F6E92" w:rsidP="00CB2922">
                  <w:pPr>
                    <w:pStyle w:val="HTML0"/>
                    <w:spacing w:line="0" w:lineRule="atLeast"/>
                    <w:ind w:leftChars="100" w:left="240"/>
                    <w:rPr>
                      <w:ins w:id="2347" w:author="t_竹沢 公佑" w:date="2020-07-20T11:18:00Z"/>
                      <w:rFonts w:ascii="ＭＳ Ｐゴシック" w:eastAsia="ＭＳ Ｐゴシック" w:hAnsi="ＭＳ Ｐゴシック"/>
                      <w:color w:val="222222"/>
                      <w:sz w:val="22"/>
                      <w:szCs w:val="22"/>
                      <w:lang w:val="en"/>
                    </w:rPr>
                  </w:pPr>
                  <w:ins w:id="2348" w:author="t_竹沢 公佑" w:date="2020-07-20T11:18:00Z">
                    <w:r w:rsidRPr="00CB2922">
                      <w:rPr>
                        <w:rFonts w:ascii="ＭＳ Ｐゴシック" w:eastAsia="ＭＳ Ｐゴシック" w:hAnsi="ＭＳ Ｐゴシック"/>
                        <w:color w:val="222222"/>
                        <w:sz w:val="22"/>
                        <w:szCs w:val="22"/>
                        <w:lang w:val="en"/>
                      </w:rPr>
                      <w:t>The data cannot be sent from the host data buffer to the DRXP-board in the reception mode</w:t>
                    </w:r>
                  </w:ins>
                </w:p>
                <w:p w:rsidR="000F6E92" w:rsidRPr="00CB2922" w:rsidRDefault="000F6E92" w:rsidP="00CB2922">
                  <w:pPr>
                    <w:pStyle w:val="HTML0"/>
                    <w:spacing w:line="0" w:lineRule="atLeast"/>
                    <w:ind w:leftChars="100" w:left="240"/>
                    <w:rPr>
                      <w:ins w:id="2349" w:author="t_竹沢 公佑" w:date="2020-07-20T11:18:00Z"/>
                      <w:rFonts w:ascii="ＭＳ Ｐゴシック" w:eastAsia="ＭＳ Ｐゴシック" w:hAnsi="ＭＳ Ｐゴシック"/>
                      <w:color w:val="222222"/>
                      <w:sz w:val="22"/>
                      <w:szCs w:val="22"/>
                      <w:lang w:val="en"/>
                    </w:rPr>
                  </w:pPr>
                  <w:ins w:id="2350" w:author="t_竹沢 公佑" w:date="2020-07-20T11:18:00Z">
                    <w:r w:rsidRPr="00CB2922">
                      <w:rPr>
                        <w:rFonts w:ascii="ＭＳ Ｐゴシック" w:eastAsia="ＭＳ Ｐゴシック" w:hAnsi="ＭＳ Ｐゴシック"/>
                        <w:color w:val="222222"/>
                        <w:sz w:val="22"/>
                        <w:szCs w:val="22"/>
                        <w:lang w:val="en"/>
                      </w:rPr>
                      <w:t>because the data transmission function shares the host data buffer with the data reception</w:t>
                    </w:r>
                  </w:ins>
                </w:p>
                <w:p w:rsidR="000F6E92" w:rsidRPr="00CB2922" w:rsidRDefault="000F6E92" w:rsidP="00CB2922">
                  <w:pPr>
                    <w:pStyle w:val="HTML0"/>
                    <w:spacing w:line="0" w:lineRule="atLeast"/>
                    <w:ind w:leftChars="100" w:left="240"/>
                    <w:rPr>
                      <w:ins w:id="2351" w:author="t_竹沢 公佑" w:date="2020-07-20T11:18:00Z"/>
                      <w:rFonts w:ascii="ＭＳ Ｐゴシック" w:eastAsia="ＭＳ Ｐゴシック" w:hAnsi="ＭＳ Ｐゴシック"/>
                      <w:color w:val="222222"/>
                      <w:sz w:val="22"/>
                      <w:szCs w:val="22"/>
                      <w:lang w:val="en"/>
                    </w:rPr>
                  </w:pPr>
                  <w:ins w:id="2352" w:author="t_竹沢 公佑" w:date="2020-07-20T11:18:00Z">
                    <w:r w:rsidRPr="00CB2922">
                      <w:rPr>
                        <w:rFonts w:ascii="ＭＳ Ｐゴシック" w:eastAsia="ＭＳ Ｐゴシック" w:hAnsi="ＭＳ Ｐゴシック"/>
                        <w:color w:val="222222"/>
                        <w:sz w:val="22"/>
                        <w:szCs w:val="22"/>
                        <w:lang w:val="en"/>
                      </w:rPr>
                      <w:t>function. But the DRXP-board can transmit ALMA frames with a fixed payload by using</w:t>
                    </w:r>
                  </w:ins>
                </w:p>
                <w:p w:rsidR="000F6E92" w:rsidRPr="00CB2922" w:rsidRDefault="000F6E92" w:rsidP="00CB2922">
                  <w:pPr>
                    <w:pStyle w:val="HTML0"/>
                    <w:spacing w:line="0" w:lineRule="atLeast"/>
                    <w:ind w:leftChars="100" w:left="240"/>
                    <w:rPr>
                      <w:ins w:id="2353" w:author="t_竹沢 公佑" w:date="2020-07-20T11:18:00Z"/>
                      <w:rFonts w:ascii="ＭＳ Ｐゴシック" w:eastAsia="ＭＳ Ｐゴシック" w:hAnsi="ＭＳ Ｐゴシック"/>
                      <w:color w:val="222222"/>
                      <w:sz w:val="22"/>
                      <w:szCs w:val="22"/>
                      <w:lang w:val="en"/>
                    </w:rPr>
                  </w:pPr>
                  <w:ins w:id="2354" w:author="t_竹沢 公佑" w:date="2020-07-20T11:18:00Z">
                    <w:r w:rsidRPr="00CB2922">
                      <w:rPr>
                        <w:rFonts w:ascii="ＭＳ Ｐゴシック" w:eastAsia="ＭＳ Ｐゴシック" w:hAnsi="ＭＳ Ｐゴシック"/>
                        <w:color w:val="222222"/>
                        <w:sz w:val="22"/>
                        <w:szCs w:val="22"/>
                        <w:lang w:val="en"/>
                      </w:rPr>
                      <w:t>SET_DFR_FORCETX_ID even in the reception mode.</w:t>
                    </w:r>
                  </w:ins>
                </w:p>
                <w:p w:rsidR="000F6E92" w:rsidRDefault="000F6E92" w:rsidP="00CB2922">
                  <w:pPr>
                    <w:pStyle w:val="HTML0"/>
                    <w:spacing w:line="0" w:lineRule="atLeast"/>
                    <w:ind w:leftChars="100" w:left="240"/>
                    <w:rPr>
                      <w:ins w:id="2355" w:author="t_竹沢 公佑" w:date="2020-07-20T11:18:00Z"/>
                      <w:rFonts w:ascii="ＭＳ Ｐゴシック" w:eastAsia="ＭＳ Ｐゴシック" w:hAnsi="ＭＳ Ｐゴシック"/>
                      <w:color w:val="222222"/>
                      <w:sz w:val="22"/>
                      <w:szCs w:val="22"/>
                      <w:lang w:val="en"/>
                    </w:rPr>
                  </w:pPr>
                  <w:ins w:id="2356" w:author="t_竹沢 公佑" w:date="2020-07-20T11:18:00Z">
                    <w:r w:rsidRPr="00CB2922">
                      <w:rPr>
                        <w:rFonts w:ascii="ＭＳ Ｐゴシック" w:eastAsia="ＭＳ Ｐゴシック" w:hAnsi="ＭＳ Ｐゴシック"/>
                        <w:color w:val="222222"/>
                        <w:sz w:val="22"/>
                        <w:szCs w:val="22"/>
                        <w:lang w:val="en"/>
                      </w:rPr>
                      <w:t xml:space="preserve">See </w:t>
                    </w:r>
                  </w:ins>
                  <w:ins w:id="2357" w:author="t_竹沢 公佑" w:date="2020-07-20T11:19:00Z">
                    <w:r w:rsidRPr="007708B1">
                      <w:rPr>
                        <w:b/>
                        <w:color w:val="222222"/>
                        <w:sz w:val="22"/>
                        <w:szCs w:val="22"/>
                        <w:lang w:val="en"/>
                      </w:rPr>
                      <w:t>“</w:t>
                    </w:r>
                    <w:r w:rsidRPr="007708B1">
                      <w:rPr>
                        <w:b/>
                        <w:color w:val="222222"/>
                        <w:sz w:val="22"/>
                        <w:szCs w:val="22"/>
                        <w:lang w:val="en"/>
                      </w:rPr>
                      <w:fldChar w:fldCharType="begin"/>
                    </w:r>
                    <w:r w:rsidRPr="007708B1">
                      <w:rPr>
                        <w:b/>
                        <w:color w:val="222222"/>
                        <w:sz w:val="22"/>
                        <w:szCs w:val="22"/>
                        <w:lang w:val="en"/>
                      </w:rPr>
                      <w:instrText xml:space="preserve"> REF _Ref43714319 \r \h  \* MERGEFORMAT </w:instrText>
                    </w:r>
                  </w:ins>
                  <w:r w:rsidRPr="007708B1">
                    <w:rPr>
                      <w:b/>
                      <w:color w:val="222222"/>
                      <w:sz w:val="22"/>
                      <w:szCs w:val="22"/>
                      <w:lang w:val="en"/>
                    </w:rPr>
                  </w:r>
                  <w:ins w:id="2358" w:author="t_竹沢 公佑" w:date="2020-07-20T11:19:00Z">
                    <w:r w:rsidRPr="007708B1">
                      <w:rPr>
                        <w:b/>
                        <w:color w:val="222222"/>
                        <w:sz w:val="22"/>
                        <w:szCs w:val="22"/>
                        <w:lang w:val="en"/>
                      </w:rPr>
                      <w:fldChar w:fldCharType="separate"/>
                    </w:r>
                  </w:ins>
                  <w:ins w:id="2359" w:author="t_竹沢 公佑" w:date="2021-02-02T17:08:00Z">
                    <w:r w:rsidR="008F6CDE">
                      <w:rPr>
                        <w:b/>
                        <w:color w:val="222222"/>
                        <w:sz w:val="22"/>
                        <w:szCs w:val="22"/>
                        <w:lang w:val="en"/>
                      </w:rPr>
                      <w:t>6.1.21</w:t>
                    </w:r>
                  </w:ins>
                  <w:ins w:id="2360" w:author="t_竹沢 公佑" w:date="2020-07-20T11:19:00Z">
                    <w:r w:rsidRPr="007708B1">
                      <w:rPr>
                        <w:b/>
                        <w:color w:val="222222"/>
                        <w:sz w:val="22"/>
                        <w:szCs w:val="22"/>
                        <w:lang w:val="en"/>
                      </w:rPr>
                      <w:fldChar w:fldCharType="end"/>
                    </w:r>
                    <w:r w:rsidRPr="007708B1">
                      <w:rPr>
                        <w:b/>
                        <w:color w:val="222222"/>
                        <w:sz w:val="22"/>
                        <w:szCs w:val="22"/>
                        <w:lang w:val="en"/>
                      </w:rPr>
                      <w:t xml:space="preserve"> </w:t>
                    </w:r>
                    <w:r w:rsidRPr="007708B1">
                      <w:rPr>
                        <w:b/>
                        <w:color w:val="222222"/>
                        <w:sz w:val="22"/>
                        <w:szCs w:val="22"/>
                        <w:lang w:val="en"/>
                      </w:rPr>
                      <w:fldChar w:fldCharType="begin"/>
                    </w:r>
                    <w:r w:rsidRPr="007708B1">
                      <w:rPr>
                        <w:b/>
                        <w:color w:val="222222"/>
                        <w:sz w:val="22"/>
                        <w:szCs w:val="22"/>
                        <w:lang w:val="en"/>
                      </w:rPr>
                      <w:instrText xml:space="preserve"> REF _Ref43714324 \h  \* MERGEFORMAT </w:instrText>
                    </w:r>
                  </w:ins>
                  <w:r w:rsidRPr="007708B1">
                    <w:rPr>
                      <w:b/>
                      <w:color w:val="222222"/>
                      <w:sz w:val="22"/>
                      <w:szCs w:val="22"/>
                      <w:lang w:val="en"/>
                    </w:rPr>
                  </w:r>
                  <w:ins w:id="2361" w:author="t_竹沢 公佑" w:date="2020-07-20T11:19:00Z">
                    <w:r w:rsidRPr="007708B1">
                      <w:rPr>
                        <w:b/>
                        <w:color w:val="222222"/>
                        <w:sz w:val="22"/>
                        <w:szCs w:val="22"/>
                        <w:lang w:val="en"/>
                      </w:rPr>
                      <w:fldChar w:fldCharType="separate"/>
                    </w:r>
                  </w:ins>
                  <w:ins w:id="2362" w:author="t_竹沢 公佑" w:date="2021-02-02T17:08:00Z">
                    <w:r w:rsidR="008F6CDE" w:rsidRPr="008F6CDE">
                      <w:rPr>
                        <w:rFonts w:ascii="ＭＳ Ｐゴシック" w:eastAsia="ＭＳ Ｐゴシック" w:hAnsi="ＭＳ Ｐゴシック"/>
                        <w:b/>
                        <w:sz w:val="22"/>
                        <w:szCs w:val="22"/>
                        <w:rPrChange w:id="2363" w:author="t_竹沢 公佑" w:date="2021-02-02T17:08:00Z">
                          <w:rPr/>
                        </w:rPrChange>
                      </w:rPr>
                      <w:t>GET_DFR_FORCETX</w:t>
                    </w:r>
                  </w:ins>
                  <w:ins w:id="2364" w:author="t_竹沢 公佑" w:date="2020-07-20T11:19:00Z">
                    <w:r w:rsidRPr="007708B1">
                      <w:rPr>
                        <w:b/>
                        <w:color w:val="222222"/>
                        <w:sz w:val="22"/>
                        <w:szCs w:val="22"/>
                        <w:lang w:val="en"/>
                      </w:rPr>
                      <w:fldChar w:fldCharType="end"/>
                    </w:r>
                    <w:r w:rsidRPr="007708B1">
                      <w:rPr>
                        <w:b/>
                        <w:color w:val="222222"/>
                        <w:sz w:val="22"/>
                        <w:szCs w:val="22"/>
                        <w:lang w:val="en"/>
                      </w:rPr>
                      <w:t>”</w:t>
                    </w:r>
                    <w:r>
                      <w:rPr>
                        <w:rFonts w:ascii="ＭＳ Ｐゴシック" w:eastAsia="ＭＳ Ｐゴシック" w:hAnsi="ＭＳ Ｐゴシック" w:hint="eastAsia"/>
                        <w:color w:val="222222"/>
                        <w:sz w:val="22"/>
                        <w:szCs w:val="22"/>
                        <w:lang w:val="en"/>
                      </w:rPr>
                      <w:t xml:space="preserve"> and </w:t>
                    </w:r>
                    <w:r w:rsidRPr="007708B1">
                      <w:rPr>
                        <w:b/>
                        <w:color w:val="222222"/>
                        <w:sz w:val="22"/>
                        <w:szCs w:val="22"/>
                        <w:lang w:val="en"/>
                      </w:rPr>
                      <w:t>“</w:t>
                    </w:r>
                    <w:r w:rsidRPr="007708B1">
                      <w:rPr>
                        <w:b/>
                        <w:color w:val="222222"/>
                        <w:sz w:val="22"/>
                        <w:szCs w:val="22"/>
                        <w:lang w:val="en"/>
                      </w:rPr>
                      <w:fldChar w:fldCharType="begin"/>
                    </w:r>
                    <w:r w:rsidRPr="007708B1">
                      <w:rPr>
                        <w:b/>
                        <w:color w:val="222222"/>
                        <w:sz w:val="22"/>
                        <w:szCs w:val="22"/>
                        <w:lang w:val="en"/>
                      </w:rPr>
                      <w:instrText xml:space="preserve"> REF _Ref43714334 \r \h  \* MERGEFORMAT </w:instrText>
                    </w:r>
                  </w:ins>
                  <w:r w:rsidRPr="007708B1">
                    <w:rPr>
                      <w:b/>
                      <w:color w:val="222222"/>
                      <w:sz w:val="22"/>
                      <w:szCs w:val="22"/>
                      <w:lang w:val="en"/>
                    </w:rPr>
                  </w:r>
                  <w:ins w:id="2365" w:author="t_竹沢 公佑" w:date="2020-07-20T11:19:00Z">
                    <w:r w:rsidRPr="007708B1">
                      <w:rPr>
                        <w:b/>
                        <w:color w:val="222222"/>
                        <w:sz w:val="22"/>
                        <w:szCs w:val="22"/>
                        <w:lang w:val="en"/>
                      </w:rPr>
                      <w:fldChar w:fldCharType="separate"/>
                    </w:r>
                  </w:ins>
                  <w:ins w:id="2366" w:author="t_竹沢 公佑" w:date="2021-02-02T17:08:00Z">
                    <w:r w:rsidR="008F6CDE">
                      <w:rPr>
                        <w:b/>
                        <w:color w:val="222222"/>
                        <w:sz w:val="22"/>
                        <w:szCs w:val="22"/>
                        <w:lang w:val="en"/>
                      </w:rPr>
                      <w:t>6.2.12</w:t>
                    </w:r>
                  </w:ins>
                  <w:ins w:id="2367" w:author="t_竹沢 公佑" w:date="2020-07-20T11:19:00Z">
                    <w:r w:rsidRPr="007708B1">
                      <w:rPr>
                        <w:b/>
                        <w:color w:val="222222"/>
                        <w:sz w:val="22"/>
                        <w:szCs w:val="22"/>
                        <w:lang w:val="en"/>
                      </w:rPr>
                      <w:fldChar w:fldCharType="end"/>
                    </w:r>
                    <w:r w:rsidRPr="007708B1">
                      <w:rPr>
                        <w:b/>
                        <w:color w:val="222222"/>
                        <w:sz w:val="22"/>
                        <w:szCs w:val="22"/>
                        <w:lang w:val="en"/>
                      </w:rPr>
                      <w:t xml:space="preserve"> </w:t>
                    </w:r>
                    <w:r w:rsidRPr="007708B1">
                      <w:rPr>
                        <w:b/>
                        <w:color w:val="222222"/>
                        <w:sz w:val="22"/>
                        <w:szCs w:val="22"/>
                        <w:lang w:val="en"/>
                      </w:rPr>
                      <w:fldChar w:fldCharType="begin"/>
                    </w:r>
                    <w:r w:rsidRPr="007708B1">
                      <w:rPr>
                        <w:b/>
                        <w:color w:val="222222"/>
                        <w:sz w:val="22"/>
                        <w:szCs w:val="22"/>
                        <w:lang w:val="en"/>
                      </w:rPr>
                      <w:instrText xml:space="preserve"> REF _Ref43714341 \h  \* MERGEFORMAT </w:instrText>
                    </w:r>
                  </w:ins>
                  <w:r w:rsidRPr="007708B1">
                    <w:rPr>
                      <w:b/>
                      <w:color w:val="222222"/>
                      <w:sz w:val="22"/>
                      <w:szCs w:val="22"/>
                      <w:lang w:val="en"/>
                    </w:rPr>
                  </w:r>
                  <w:ins w:id="2368" w:author="t_竹沢 公佑" w:date="2020-07-20T11:19:00Z">
                    <w:r w:rsidRPr="007708B1">
                      <w:rPr>
                        <w:b/>
                        <w:color w:val="222222"/>
                        <w:sz w:val="22"/>
                        <w:szCs w:val="22"/>
                        <w:lang w:val="en"/>
                      </w:rPr>
                      <w:fldChar w:fldCharType="separate"/>
                    </w:r>
                  </w:ins>
                  <w:ins w:id="2369" w:author="t_竹沢 公佑" w:date="2021-02-02T17:08:00Z">
                    <w:r w:rsidR="008F6CDE" w:rsidRPr="008F6CDE">
                      <w:rPr>
                        <w:rFonts w:ascii="ＭＳ Ｐゴシック" w:eastAsia="ＭＳ Ｐゴシック" w:hAnsi="ＭＳ Ｐゴシック"/>
                        <w:b/>
                        <w:sz w:val="22"/>
                        <w:szCs w:val="22"/>
                        <w:rPrChange w:id="2370" w:author="t_竹沢 公佑" w:date="2021-02-02T17:08:00Z">
                          <w:rPr/>
                        </w:rPrChange>
                      </w:rPr>
                      <w:t>SET_DFR_FORCETX</w:t>
                    </w:r>
                  </w:ins>
                  <w:ins w:id="2371" w:author="t_竹沢 公佑" w:date="2020-07-20T11:19:00Z">
                    <w:r w:rsidRPr="007708B1">
                      <w:rPr>
                        <w:b/>
                        <w:color w:val="222222"/>
                        <w:sz w:val="22"/>
                        <w:szCs w:val="22"/>
                        <w:lang w:val="en"/>
                      </w:rPr>
                      <w:fldChar w:fldCharType="end"/>
                    </w:r>
                    <w:r w:rsidRPr="007708B1">
                      <w:rPr>
                        <w:b/>
                        <w:color w:val="222222"/>
                        <w:sz w:val="22"/>
                        <w:szCs w:val="22"/>
                        <w:lang w:val="en"/>
                      </w:rPr>
                      <w:t>”</w:t>
                    </w:r>
                  </w:ins>
                  <w:ins w:id="2372" w:author="t_竹沢 公佑" w:date="2020-07-20T11:18:00Z">
                    <w:r w:rsidRPr="00CB2922">
                      <w:rPr>
                        <w:rFonts w:ascii="ＭＳ Ｐゴシック" w:eastAsia="ＭＳ Ｐゴシック" w:hAnsi="ＭＳ Ｐゴシック"/>
                        <w:color w:val="222222"/>
                        <w:sz w:val="22"/>
                        <w:szCs w:val="22"/>
                        <w:lang w:val="en"/>
                      </w:rPr>
                      <w:t xml:space="preserve"> for more details.</w:t>
                    </w:r>
                  </w:ins>
                </w:p>
                <w:p w:rsidR="000F6E92" w:rsidRPr="00CB2922" w:rsidRDefault="000F6E92" w:rsidP="00C5655E">
                  <w:pPr>
                    <w:pStyle w:val="HTML0"/>
                    <w:spacing w:line="0" w:lineRule="atLeast"/>
                    <w:ind w:leftChars="100" w:left="240"/>
                    <w:rPr>
                      <w:ins w:id="2373" w:author="t_竹沢 公佑" w:date="2020-07-20T11:18:00Z"/>
                      <w:rFonts w:ascii="ＭＳ Ｐゴシック" w:eastAsia="ＭＳ Ｐゴシック" w:hAnsi="ＭＳ Ｐゴシック"/>
                      <w:color w:val="222222"/>
                      <w:sz w:val="22"/>
                      <w:szCs w:val="22"/>
                      <w:lang w:val="en"/>
                    </w:rPr>
                  </w:pPr>
                </w:p>
                <w:p w:rsidR="000F6E92" w:rsidRDefault="000F6E92" w:rsidP="00C5655E">
                  <w:pPr>
                    <w:pStyle w:val="HTML0"/>
                    <w:spacing w:line="0" w:lineRule="atLeast"/>
                    <w:ind w:leftChars="100" w:left="240"/>
                    <w:rPr>
                      <w:ins w:id="2374" w:author="t_竹沢 公佑" w:date="2020-07-20T11:18:00Z"/>
                      <w:rFonts w:ascii="ＭＳ Ｐゴシック" w:eastAsia="ＭＳ Ｐゴシック" w:hAnsi="ＭＳ Ｐゴシック"/>
                      <w:color w:val="222222"/>
                      <w:sz w:val="22"/>
                      <w:szCs w:val="22"/>
                      <w:lang w:val="en"/>
                    </w:rPr>
                  </w:pPr>
                </w:p>
                <w:p w:rsidR="000F6E92" w:rsidRDefault="000F6E92" w:rsidP="00C5655E">
                  <w:pPr>
                    <w:pStyle w:val="HTML0"/>
                    <w:spacing w:line="0" w:lineRule="atLeast"/>
                    <w:ind w:leftChars="100" w:left="240"/>
                    <w:rPr>
                      <w:ins w:id="2375" w:author="t_竹沢 公佑" w:date="2020-07-20T11:18:00Z"/>
                      <w:rFonts w:ascii="ＭＳ Ｐゴシック" w:eastAsia="ＭＳ Ｐゴシック" w:hAnsi="ＭＳ Ｐゴシック"/>
                      <w:color w:val="222222"/>
                      <w:sz w:val="22"/>
                      <w:szCs w:val="22"/>
                      <w:lang w:val="en"/>
                    </w:rPr>
                  </w:pPr>
                </w:p>
                <w:p w:rsidR="000F6E92" w:rsidRDefault="000F6E92" w:rsidP="00C5655E">
                  <w:pPr>
                    <w:pStyle w:val="HTML0"/>
                    <w:spacing w:line="0" w:lineRule="atLeast"/>
                    <w:ind w:leftChars="100" w:left="240"/>
                    <w:rPr>
                      <w:ins w:id="2376" w:author="t_竹沢 公佑" w:date="2020-07-20T11:18:00Z"/>
                      <w:rFonts w:ascii="ＭＳ Ｐゴシック" w:eastAsia="ＭＳ Ｐゴシック" w:hAnsi="ＭＳ Ｐゴシック"/>
                      <w:color w:val="222222"/>
                      <w:sz w:val="22"/>
                      <w:szCs w:val="22"/>
                      <w:lang w:val="en"/>
                    </w:rPr>
                  </w:pPr>
                </w:p>
                <w:p w:rsidR="000F6E92" w:rsidRDefault="000F6E92" w:rsidP="00C5655E">
                  <w:pPr>
                    <w:pStyle w:val="HTML0"/>
                    <w:spacing w:line="0" w:lineRule="atLeast"/>
                    <w:ind w:leftChars="100" w:left="240"/>
                    <w:rPr>
                      <w:ins w:id="2377" w:author="t_竹沢 公佑" w:date="2020-07-20T11:18:00Z"/>
                      <w:rFonts w:ascii="ＭＳ Ｐゴシック" w:eastAsia="ＭＳ Ｐゴシック" w:hAnsi="ＭＳ Ｐゴシック"/>
                      <w:color w:val="222222"/>
                      <w:sz w:val="22"/>
                      <w:szCs w:val="22"/>
                      <w:lang w:val="en"/>
                    </w:rPr>
                  </w:pPr>
                </w:p>
                <w:p w:rsidR="000F6E92" w:rsidDel="005A6951" w:rsidRDefault="000F6E92">
                  <w:pPr>
                    <w:pStyle w:val="HTML0"/>
                    <w:spacing w:line="0" w:lineRule="atLeast"/>
                    <w:rPr>
                      <w:del w:id="2378" w:author="t_竹沢 公佑" w:date="2020-06-22T10:29:00Z"/>
                      <w:rFonts w:ascii="ＭＳ Ｐゴシック" w:eastAsia="ＭＳ Ｐゴシック" w:hAnsi="ＭＳ Ｐゴシック"/>
                      <w:color w:val="222222"/>
                      <w:sz w:val="22"/>
                      <w:szCs w:val="22"/>
                      <w:lang w:val="en"/>
                    </w:rPr>
                    <w:pPrChange w:id="2379" w:author="t_竹沢 公佑" w:date="2020-06-22T10:29:00Z">
                      <w:pPr>
                        <w:pStyle w:val="HTML0"/>
                        <w:spacing w:line="0" w:lineRule="atLeast"/>
                        <w:ind w:leftChars="100" w:left="240"/>
                      </w:pPr>
                    </w:pPrChange>
                  </w:pPr>
                  <w:del w:id="2380" w:author="t_竹沢 公佑" w:date="2020-06-22T10:29:00Z">
                    <w:r w:rsidDel="005A6951">
                      <w:rPr>
                        <w:rFonts w:ascii="ＭＳ Ｐゴシック" w:eastAsia="ＭＳ Ｐゴシック" w:hAnsi="ＭＳ Ｐゴシック" w:hint="eastAsia"/>
                        <w:color w:val="222222"/>
                        <w:sz w:val="22"/>
                        <w:szCs w:val="22"/>
                        <w:lang w:val="en"/>
                      </w:rPr>
                      <w:delText>You can</w:delText>
                    </w:r>
                    <w:r w:rsidDel="005A6951">
                      <w:rPr>
                        <w:rFonts w:ascii="ＭＳ Ｐゴシック" w:eastAsia="ＭＳ Ｐゴシック" w:hAnsi="ＭＳ Ｐゴシック"/>
                        <w:color w:val="222222"/>
                        <w:sz w:val="22"/>
                        <w:szCs w:val="22"/>
                        <w:lang w:val="en"/>
                      </w:rPr>
                      <w:delText>’</w:delText>
                    </w:r>
                    <w:r w:rsidDel="005A6951">
                      <w:rPr>
                        <w:rFonts w:ascii="ＭＳ Ｐゴシック" w:eastAsia="ＭＳ Ｐゴシック" w:hAnsi="ＭＳ Ｐゴシック" w:hint="eastAsia"/>
                        <w:color w:val="222222"/>
                        <w:sz w:val="22"/>
                        <w:szCs w:val="22"/>
                        <w:lang w:val="en"/>
                      </w:rPr>
                      <w:delText xml:space="preserve">t transmit and receive </w:delText>
                    </w:r>
                    <w:r w:rsidDel="005A6951">
                      <w:rPr>
                        <w:rFonts w:ascii="ＭＳ Ｐゴシック" w:eastAsia="ＭＳ Ｐゴシック" w:hAnsi="ＭＳ Ｐゴシック"/>
                        <w:color w:val="222222"/>
                        <w:sz w:val="22"/>
                        <w:szCs w:val="22"/>
                        <w:lang w:val="en"/>
                      </w:rPr>
                      <w:delText>at the same time</w:delText>
                    </w:r>
                    <w:r w:rsidRPr="005038B9" w:rsidDel="005A6951">
                      <w:rPr>
                        <w:rFonts w:ascii="ＭＳ Ｐゴシック" w:eastAsia="ＭＳ Ｐゴシック" w:hAnsi="ＭＳ Ｐゴシック"/>
                        <w:color w:val="222222"/>
                        <w:sz w:val="22"/>
                        <w:szCs w:val="22"/>
                        <w:lang w:val="en"/>
                      </w:rPr>
                      <w:delText>.</w:delText>
                    </w:r>
                  </w:del>
                </w:p>
                <w:p w:rsidR="000F6E92" w:rsidRPr="005038B9" w:rsidDel="00B55F6A" w:rsidRDefault="000F6E92">
                  <w:pPr>
                    <w:pStyle w:val="HTML0"/>
                    <w:spacing w:line="0" w:lineRule="atLeast"/>
                    <w:ind w:leftChars="100" w:left="240"/>
                    <w:rPr>
                      <w:del w:id="2381" w:author="t_竹沢 公佑" w:date="2019-10-04T20:17:00Z"/>
                      <w:rFonts w:ascii="ＭＳ Ｐゴシック" w:eastAsia="ＭＳ Ｐゴシック" w:hAnsi="ＭＳ Ｐゴシック"/>
                      <w:color w:val="222222"/>
                      <w:sz w:val="22"/>
                      <w:szCs w:val="22"/>
                      <w:lang w:val="en"/>
                    </w:rPr>
                    <w:pPrChange w:id="2382" w:author="t_竹沢 公佑" w:date="2020-06-22T10:29:00Z">
                      <w:pPr>
                        <w:pStyle w:val="HTML0"/>
                        <w:spacing w:line="0" w:lineRule="atLeast"/>
                        <w:ind w:firstLineChars="100" w:firstLine="220"/>
                      </w:pPr>
                    </w:pPrChange>
                  </w:pPr>
                  <w:ins w:id="2383" w:author="t_竹沢 公佑" w:date="2020-06-22T10:30:00Z">
                    <w:r w:rsidRPr="005A6951">
                      <w:rPr>
                        <w:color w:val="222222"/>
                        <w:sz w:val="22"/>
                        <w:szCs w:val="22"/>
                        <w:lang w:val="en"/>
                      </w:rPr>
                      <w:t xml:space="preserve"> </w:t>
                    </w:r>
                  </w:ins>
                  <w:del w:id="2384" w:author="t_竹沢 公佑" w:date="2019-10-04T20:17:00Z">
                    <w:r w:rsidRPr="005038B9" w:rsidDel="00B55F6A">
                      <w:rPr>
                        <w:rFonts w:ascii="ＭＳ Ｐゴシック" w:eastAsia="ＭＳ Ｐゴシック" w:hAnsi="ＭＳ Ｐゴシック"/>
                        <w:color w:val="222222"/>
                        <w:sz w:val="22"/>
                        <w:szCs w:val="22"/>
                        <w:lang w:val="en"/>
                      </w:rPr>
                      <w:delText xml:space="preserve">The buffer is </w:delText>
                    </w:r>
                    <w:r w:rsidRPr="005038B9" w:rsidDel="00B55F6A">
                      <w:rPr>
                        <w:rFonts w:ascii="ＭＳ Ｐゴシック" w:eastAsia="ＭＳ Ｐゴシック" w:hAnsi="ＭＳ Ｐゴシック" w:hint="eastAsia"/>
                        <w:color w:val="222222"/>
                        <w:sz w:val="22"/>
                        <w:szCs w:val="22"/>
                        <w:lang w:val="en"/>
                      </w:rPr>
                      <w:delText>shared</w:delText>
                    </w:r>
                    <w:r w:rsidRPr="005038B9" w:rsidDel="00B55F6A">
                      <w:rPr>
                        <w:rFonts w:ascii="ＭＳ Ｐゴシック" w:eastAsia="ＭＳ Ｐゴシック" w:hAnsi="ＭＳ Ｐゴシック"/>
                        <w:color w:val="222222"/>
                        <w:sz w:val="22"/>
                        <w:szCs w:val="22"/>
                        <w:lang w:val="en"/>
                      </w:rPr>
                      <w:delText xml:space="preserve"> with the</w:delText>
                    </w:r>
                  </w:del>
                </w:p>
                <w:p w:rsidR="000F6E92" w:rsidRPr="005038B9" w:rsidRDefault="000F6E92">
                  <w:pPr>
                    <w:pStyle w:val="HTML0"/>
                    <w:spacing w:line="0" w:lineRule="atLeast"/>
                    <w:ind w:leftChars="100" w:left="240"/>
                    <w:rPr>
                      <w:rFonts w:ascii="ＭＳ Ｐゴシック" w:eastAsia="ＭＳ Ｐゴシック" w:hAnsi="ＭＳ Ｐゴシック"/>
                      <w:color w:val="222222"/>
                      <w:sz w:val="22"/>
                      <w:szCs w:val="22"/>
                      <w:lang w:val="en"/>
                    </w:rPr>
                    <w:pPrChange w:id="2385" w:author="t_竹沢 公佑" w:date="2020-06-22T10:29:00Z">
                      <w:pPr>
                        <w:pStyle w:val="HTML0"/>
                        <w:spacing w:line="0" w:lineRule="atLeast"/>
                        <w:ind w:firstLineChars="100" w:firstLine="220"/>
                      </w:pPr>
                    </w:pPrChange>
                  </w:pPr>
                  <w:del w:id="2386" w:author="t_竹沢 公佑" w:date="2019-10-04T20:17:00Z">
                    <w:r w:rsidRPr="005038B9" w:rsidDel="00B55F6A">
                      <w:rPr>
                        <w:rFonts w:ascii="ＭＳ Ｐゴシック" w:eastAsia="ＭＳ Ｐゴシック" w:hAnsi="ＭＳ Ｐゴシック"/>
                        <w:color w:val="222222"/>
                        <w:sz w:val="22"/>
                        <w:szCs w:val="22"/>
                        <w:lang w:val="en"/>
                      </w:rPr>
                      <w:delText>transmission and reception</w:delText>
                    </w:r>
                    <w:r w:rsidRPr="005038B9" w:rsidDel="00B55F6A">
                      <w:rPr>
                        <w:rFonts w:ascii="ＭＳ Ｐゴシック" w:eastAsia="ＭＳ Ｐゴシック" w:hAnsi="ＭＳ Ｐゴシック" w:hint="eastAsia"/>
                        <w:color w:val="222222"/>
                        <w:sz w:val="22"/>
                        <w:szCs w:val="22"/>
                        <w:lang w:val="en"/>
                      </w:rPr>
                      <w:delText>.</w:delText>
                    </w:r>
                  </w:del>
                </w:p>
              </w:txbxContent>
            </v:textbox>
          </v:shape>
        </w:pict>
      </w:r>
    </w:p>
    <w:p w:rsidR="002B7677" w:rsidRDefault="002B7677" w:rsidP="002B7677">
      <w:pPr>
        <w:spacing w:line="0" w:lineRule="atLeast"/>
      </w:pPr>
    </w:p>
    <w:p w:rsidR="002B7677" w:rsidRDefault="002B7677" w:rsidP="002B7677">
      <w:pPr>
        <w:spacing w:line="0" w:lineRule="atLeast"/>
      </w:pPr>
    </w:p>
    <w:p w:rsidR="002B7677" w:rsidRDefault="002B7677" w:rsidP="002B7677">
      <w:pPr>
        <w:spacing w:line="0" w:lineRule="atLeast"/>
      </w:pPr>
    </w:p>
    <w:p w:rsidR="002B7677" w:rsidRDefault="002B7677" w:rsidP="002B7677">
      <w:pPr>
        <w:spacing w:line="0" w:lineRule="atLeast"/>
      </w:pPr>
    </w:p>
    <w:p w:rsidR="002B7677" w:rsidRDefault="002B7677" w:rsidP="002B7677">
      <w:pPr>
        <w:spacing w:line="0" w:lineRule="atLeast"/>
      </w:pPr>
    </w:p>
    <w:p w:rsidR="002B7677" w:rsidRDefault="002B7677" w:rsidP="002B7677">
      <w:pPr>
        <w:spacing w:line="0" w:lineRule="atLeast"/>
        <w:rPr>
          <w:ins w:id="2387" w:author="t_竹沢 公佑" w:date="2020-06-22T10:26:00Z"/>
        </w:rPr>
      </w:pPr>
    </w:p>
    <w:p w:rsidR="005A6951" w:rsidRDefault="005A6951" w:rsidP="002B7677">
      <w:pPr>
        <w:spacing w:line="0" w:lineRule="atLeast"/>
        <w:rPr>
          <w:ins w:id="2388" w:author="t_竹沢 公佑" w:date="2020-07-20T11:18:00Z"/>
        </w:rPr>
      </w:pPr>
    </w:p>
    <w:p w:rsidR="00CB2922" w:rsidRDefault="00CB2922" w:rsidP="002B7677">
      <w:pPr>
        <w:spacing w:line="0" w:lineRule="atLeast"/>
        <w:rPr>
          <w:ins w:id="2389" w:author="t_竹沢 公佑" w:date="2020-07-20T11:19:00Z"/>
        </w:rPr>
      </w:pPr>
    </w:p>
    <w:p w:rsidR="00CB2922" w:rsidRPr="00F15EDF" w:rsidRDefault="00CB2922" w:rsidP="002B7677">
      <w:pPr>
        <w:spacing w:line="0" w:lineRule="atLeast"/>
      </w:pPr>
    </w:p>
    <w:p w:rsidR="002B7677" w:rsidDel="005A6951" w:rsidRDefault="002B7677" w:rsidP="002B7677">
      <w:pPr>
        <w:pStyle w:val="af9"/>
        <w:jc w:val="center"/>
        <w:rPr>
          <w:del w:id="2390" w:author="t_竹沢 公佑" w:date="2020-06-22T10:26:00Z"/>
        </w:rPr>
      </w:pPr>
      <w:bookmarkStart w:id="2391" w:name="_Ref13123807"/>
      <w:r>
        <w:t xml:space="preserve">Figure </w:t>
      </w:r>
      <w:ins w:id="2392" w:author="t_竹沢 公佑" w:date="2021-02-01T12:00:00Z">
        <w:r w:rsidR="000C2A5C">
          <w:fldChar w:fldCharType="begin"/>
        </w:r>
        <w:r w:rsidR="000C2A5C">
          <w:instrText xml:space="preserve"> STYLEREF 1 \s </w:instrText>
        </w:r>
      </w:ins>
      <w:r w:rsidR="000C2A5C">
        <w:fldChar w:fldCharType="separate"/>
      </w:r>
      <w:r w:rsidR="000B4FA1">
        <w:rPr>
          <w:noProof/>
        </w:rPr>
        <w:t>1</w:t>
      </w:r>
      <w:ins w:id="2393" w:author="t_竹沢 公佑" w:date="2021-02-01T12:00:00Z">
        <w:r w:rsidR="000C2A5C">
          <w:fldChar w:fldCharType="end"/>
        </w:r>
        <w:r w:rsidR="000C2A5C">
          <w:noBreakHyphen/>
        </w:r>
        <w:r w:rsidR="000C2A5C">
          <w:fldChar w:fldCharType="begin"/>
        </w:r>
        <w:r w:rsidR="000C2A5C">
          <w:instrText xml:space="preserve"> SEQ Figure \* ARABIC \s 1 </w:instrText>
        </w:r>
      </w:ins>
      <w:r w:rsidR="000C2A5C">
        <w:fldChar w:fldCharType="separate"/>
      </w:r>
      <w:ins w:id="2394" w:author="t_竹沢 公佑" w:date="2021-02-02T17:29:00Z">
        <w:r w:rsidR="000B4FA1">
          <w:rPr>
            <w:noProof/>
          </w:rPr>
          <w:t>1</w:t>
        </w:r>
      </w:ins>
      <w:ins w:id="2395" w:author="t_竹沢 公佑" w:date="2021-02-01T12:00:00Z">
        <w:r w:rsidR="000C2A5C">
          <w:fldChar w:fldCharType="end"/>
        </w:r>
      </w:ins>
      <w:del w:id="2396" w:author="t_竹沢 公佑" w:date="2019-10-06T14:31:00Z">
        <w:r w:rsidDel="00C13B44">
          <w:rPr>
            <w:b w:val="0"/>
            <w:bCs w:val="0"/>
          </w:rPr>
          <w:fldChar w:fldCharType="begin"/>
        </w:r>
        <w:r w:rsidDel="00C13B44">
          <w:delInstrText xml:space="preserve"> STYLEREF 1 \s </w:delInstrText>
        </w:r>
        <w:r w:rsidDel="00C13B44">
          <w:rPr>
            <w:b w:val="0"/>
            <w:bCs w:val="0"/>
          </w:rPr>
          <w:fldChar w:fldCharType="separate"/>
        </w:r>
        <w:r w:rsidR="008A4939" w:rsidDel="00C13B44">
          <w:rPr>
            <w:noProof/>
          </w:rPr>
          <w:delText>1</w:delText>
        </w:r>
        <w:r w:rsidDel="00C13B44">
          <w:rPr>
            <w:b w:val="0"/>
            <w:bCs w:val="0"/>
          </w:rPr>
          <w:fldChar w:fldCharType="end"/>
        </w:r>
        <w:r w:rsidDel="00C13B44">
          <w:noBreakHyphen/>
        </w:r>
        <w:r w:rsidDel="00C13B44">
          <w:rPr>
            <w:b w:val="0"/>
            <w:bCs w:val="0"/>
          </w:rPr>
          <w:fldChar w:fldCharType="begin"/>
        </w:r>
        <w:r w:rsidDel="00C13B44">
          <w:delInstrText xml:space="preserve"> SEQ Figure \* ARABIC \s 1 </w:delInstrText>
        </w:r>
        <w:r w:rsidDel="00C13B44">
          <w:rPr>
            <w:b w:val="0"/>
            <w:bCs w:val="0"/>
          </w:rPr>
          <w:fldChar w:fldCharType="separate"/>
        </w:r>
        <w:r w:rsidR="008A4939" w:rsidDel="00C13B44">
          <w:rPr>
            <w:noProof/>
          </w:rPr>
          <w:delText>1</w:delText>
        </w:r>
        <w:r w:rsidDel="00C13B44">
          <w:rPr>
            <w:b w:val="0"/>
            <w:bCs w:val="0"/>
          </w:rPr>
          <w:fldChar w:fldCharType="end"/>
        </w:r>
      </w:del>
      <w:r>
        <w:rPr>
          <w:rFonts w:hint="eastAsia"/>
        </w:rPr>
        <w:t xml:space="preserve">: </w:t>
      </w:r>
      <w:r w:rsidRPr="00FE72AC">
        <w:rPr>
          <w:rFonts w:hint="eastAsia"/>
          <w:b w:val="0"/>
        </w:rPr>
        <w:t>Overview of the reception sequence</w:t>
      </w:r>
      <w:bookmarkEnd w:id="2391"/>
    </w:p>
    <w:p w:rsidR="002B7677" w:rsidDel="005A6951" w:rsidRDefault="002B7677" w:rsidP="002B7677">
      <w:pPr>
        <w:spacing w:line="0" w:lineRule="atLeast"/>
        <w:rPr>
          <w:del w:id="2397" w:author="t_竹沢 公佑" w:date="2020-06-22T10:26:00Z"/>
        </w:rPr>
      </w:pPr>
    </w:p>
    <w:p w:rsidR="002B7677" w:rsidRPr="002B7677" w:rsidDel="005A6951" w:rsidRDefault="002B7677" w:rsidP="00764A77">
      <w:pPr>
        <w:spacing w:line="0" w:lineRule="atLeast"/>
        <w:rPr>
          <w:del w:id="2398" w:author="t_竹沢 公佑" w:date="2020-06-22T10:26:00Z"/>
        </w:rPr>
      </w:pPr>
    </w:p>
    <w:p w:rsidR="002B7677" w:rsidRDefault="002B7677">
      <w:pPr>
        <w:pStyle w:val="af9"/>
        <w:jc w:val="center"/>
        <w:pPrChange w:id="2399" w:author="t_竹沢 公佑" w:date="2020-06-22T10:26:00Z">
          <w:pPr>
            <w:spacing w:line="0" w:lineRule="atLeast"/>
          </w:pPr>
        </w:pPrChange>
      </w:pPr>
    </w:p>
    <w:p w:rsidR="002B7677" w:rsidRDefault="002B7677" w:rsidP="002B7677">
      <w:pPr>
        <w:spacing w:line="0" w:lineRule="atLeast"/>
      </w:pPr>
      <w:r>
        <w:br w:type="page"/>
      </w:r>
    </w:p>
    <w:p w:rsidR="002B7677" w:rsidRDefault="002B7677" w:rsidP="002B7677">
      <w:pPr>
        <w:spacing w:line="0" w:lineRule="atLeast"/>
      </w:pPr>
    </w:p>
    <w:p w:rsidR="002B7677" w:rsidRDefault="00784A1F" w:rsidP="002B7677">
      <w:pPr>
        <w:spacing w:line="0" w:lineRule="atLeast"/>
      </w:pPr>
      <w:r>
        <w:pict>
          <v:shape id="_x0000_s1669" type="#_x0000_t202" style="position:absolute;margin-left:156.3pt;margin-top:11.75pt;width:165pt;height:46.5pt;z-index:350" filled="f" stroked="f">
            <v:textbox style="mso-next-textbox:#_x0000_s1669" inset="0,0,0,0">
              <w:txbxContent>
                <w:p w:rsidR="000F6E92" w:rsidRPr="005038B9" w:rsidRDefault="000F6E92" w:rsidP="002B7677">
                  <w:pPr>
                    <w:pStyle w:val="HTML0"/>
                    <w:spacing w:line="0" w:lineRule="atLeast"/>
                    <w:jc w:val="center"/>
                    <w:rPr>
                      <w:rFonts w:ascii="ＭＳ Ｐゴシック" w:eastAsia="ＭＳ Ｐゴシック" w:hAnsi="ＭＳ Ｐゴシック"/>
                      <w:b/>
                      <w:sz w:val="28"/>
                    </w:rPr>
                  </w:pPr>
                  <w:r w:rsidRPr="005038B9">
                    <w:rPr>
                      <w:rFonts w:ascii="ＭＳ Ｐゴシック" w:eastAsia="ＭＳ Ｐゴシック" w:hAnsi="ＭＳ Ｐゴシック" w:hint="eastAsia"/>
                      <w:b/>
                      <w:sz w:val="28"/>
                    </w:rPr>
                    <w:t>Your Linux Software</w:t>
                  </w:r>
                </w:p>
                <w:p w:rsidR="000F6E92" w:rsidRPr="005038B9" w:rsidRDefault="000F6E92" w:rsidP="002B7677">
                  <w:pPr>
                    <w:pStyle w:val="HTML0"/>
                    <w:spacing w:line="0" w:lineRule="atLeast"/>
                    <w:jc w:val="center"/>
                    <w:rPr>
                      <w:rFonts w:ascii="ＭＳ Ｐゴシック" w:eastAsia="ＭＳ Ｐゴシック" w:hAnsi="ＭＳ Ｐゴシック"/>
                      <w:b/>
                      <w:color w:val="222222"/>
                      <w:sz w:val="28"/>
                      <w:lang w:val="en"/>
                    </w:rPr>
                  </w:pPr>
                  <w:r w:rsidRPr="005038B9">
                    <w:rPr>
                      <w:rFonts w:ascii="ＭＳ Ｐゴシック" w:eastAsia="ＭＳ Ｐゴシック" w:hAnsi="ＭＳ Ｐゴシック" w:hint="eastAsia"/>
                      <w:b/>
                      <w:sz w:val="28"/>
                    </w:rPr>
                    <w:t>(User Module)</w:t>
                  </w:r>
                </w:p>
              </w:txbxContent>
            </v:textbox>
          </v:shape>
        </w:pict>
      </w:r>
      <w:r>
        <w:pict>
          <v:oval id="_x0000_s1668" style="position:absolute;margin-left:59.55pt;margin-top:8pt;width:353.25pt;height:50.25pt;z-index:349" fillcolor="#92d050">
            <v:textbox inset="5.85pt,.7pt,5.85pt,.7pt"/>
          </v:oval>
        </w:pict>
      </w:r>
    </w:p>
    <w:p w:rsidR="002B7677" w:rsidRDefault="002B7677" w:rsidP="002B7677">
      <w:pPr>
        <w:spacing w:line="0" w:lineRule="atLeast"/>
      </w:pPr>
    </w:p>
    <w:p w:rsidR="002B7677" w:rsidRDefault="002B7677" w:rsidP="002B7677">
      <w:pPr>
        <w:spacing w:line="0" w:lineRule="atLeast"/>
      </w:pPr>
    </w:p>
    <w:p w:rsidR="002B7677" w:rsidRDefault="00784A1F" w:rsidP="002B7677">
      <w:pPr>
        <w:spacing w:line="0" w:lineRule="atLeast"/>
      </w:pPr>
      <w:r>
        <w:pict>
          <v:shape id="_x0000_s1683" type="#_x0000_t38" style="position:absolute;margin-left:271.85pt;margin-top:62.75pt;width:167.15pt;height:54.75pt;rotation:90;flip:x;z-index:364" o:connectortype="curved" adj="10797,56219,-49719" strokeweight="5pt">
            <v:stroke endarrow="block"/>
          </v:shape>
        </w:pict>
      </w:r>
    </w:p>
    <w:p w:rsidR="002B7677" w:rsidRDefault="00784A1F" w:rsidP="002B7677">
      <w:pPr>
        <w:spacing w:line="0" w:lineRule="atLeast"/>
      </w:pPr>
      <w:r>
        <w:pict>
          <v:shape id="_x0000_s1684" type="#_x0000_t202" style="position:absolute;margin-left:364.8pt;margin-top:3.8pt;width:54.9pt;height:18.75pt;z-index:365" filled="f" stroked="f">
            <v:textbox style="mso-next-textbox:#_x0000_s1684" inset="0,0,0,0">
              <w:txbxContent>
                <w:p w:rsidR="000F6E92" w:rsidRPr="005038B9" w:rsidRDefault="000F6E92" w:rsidP="002B7677">
                  <w:pPr>
                    <w:pStyle w:val="HTML0"/>
                    <w:spacing w:line="0" w:lineRule="atLeast"/>
                    <w:rPr>
                      <w:rFonts w:ascii="ＭＳ Ｐゴシック" w:eastAsia="ＭＳ Ｐゴシック" w:hAnsi="ＭＳ Ｐゴシック"/>
                      <w:b/>
                      <w:sz w:val="28"/>
                      <w:szCs w:val="28"/>
                    </w:rPr>
                  </w:pPr>
                  <w:r w:rsidRPr="005038B9">
                    <w:rPr>
                      <w:rFonts w:ascii="ＭＳ Ｐゴシック" w:eastAsia="ＭＳ Ｐゴシック" w:hAnsi="ＭＳ Ｐゴシック" w:hint="eastAsia"/>
                      <w:b/>
                      <w:color w:val="222222"/>
                      <w:sz w:val="28"/>
                      <w:szCs w:val="28"/>
                      <w:lang w:val="en"/>
                    </w:rPr>
                    <w:t>DATA</w:t>
                  </w:r>
                </w:p>
              </w:txbxContent>
            </v:textbox>
          </v:shape>
        </w:pict>
      </w:r>
      <w:r>
        <w:pict>
          <v:shape id="_x0000_s1676" type="#_x0000_t202" style="position:absolute;margin-left:-4.95pt;margin-top:.05pt;width:123pt;height:50.25pt;z-index:357" filled="f" stroked="f">
            <v:textbox style="mso-next-textbox:#_x0000_s1676" inset="0,0,0,0">
              <w:txbxContent>
                <w:p w:rsidR="000F6E92" w:rsidRPr="005038B9" w:rsidRDefault="000F6E92" w:rsidP="002B7677">
                  <w:pPr>
                    <w:pStyle w:val="HTML0"/>
                    <w:spacing w:line="0" w:lineRule="atLeast"/>
                    <w:jc w:val="right"/>
                    <w:rPr>
                      <w:rFonts w:ascii="ＭＳ Ｐゴシック" w:eastAsia="ＭＳ Ｐゴシック" w:hAnsi="ＭＳ Ｐゴシック"/>
                      <w:b/>
                      <w:sz w:val="36"/>
                      <w:szCs w:val="36"/>
                    </w:rPr>
                  </w:pPr>
                  <w:r w:rsidRPr="005038B9">
                    <w:rPr>
                      <w:rFonts w:ascii="ＭＳ Ｐゴシック" w:eastAsia="ＭＳ Ｐゴシック" w:hAnsi="ＭＳ Ｐゴシック" w:hint="eastAsia"/>
                      <w:b/>
                      <w:sz w:val="36"/>
                      <w:szCs w:val="36"/>
                    </w:rPr>
                    <w:t xml:space="preserve">Control/Check </w:t>
                  </w:r>
                </w:p>
                <w:p w:rsidR="000F6E92" w:rsidRPr="005038B9" w:rsidRDefault="000F6E92" w:rsidP="002B7677">
                  <w:pPr>
                    <w:pStyle w:val="HTML0"/>
                    <w:spacing w:line="0" w:lineRule="atLeast"/>
                    <w:jc w:val="right"/>
                    <w:rPr>
                      <w:rFonts w:ascii="ＭＳ Ｐゴシック" w:eastAsia="ＭＳ Ｐゴシック" w:hAnsi="ＭＳ Ｐゴシック"/>
                      <w:b/>
                      <w:sz w:val="36"/>
                      <w:szCs w:val="36"/>
                    </w:rPr>
                  </w:pPr>
                  <w:r w:rsidRPr="005038B9">
                    <w:rPr>
                      <w:rFonts w:ascii="ＭＳ Ｐゴシック" w:eastAsia="ＭＳ Ｐゴシック" w:hAnsi="ＭＳ Ｐゴシック" w:hint="eastAsia"/>
                      <w:b/>
                      <w:sz w:val="36"/>
                      <w:szCs w:val="36"/>
                    </w:rPr>
                    <w:t>via API</w:t>
                  </w:r>
                </w:p>
              </w:txbxContent>
            </v:textbox>
          </v:shape>
        </w:pict>
      </w:r>
      <w:r>
        <w:pict>
          <v:shape id="_x0000_s1675" type="#_x0000_t38" style="position:absolute;margin-left:122.95pt;margin-top:4.9pt;width:46.5pt;height:44.25pt;rotation:90;z-index:356" o:connectortype="curved" adj="10800,-80542,-104516" strokeweight="5pt">
            <v:stroke startarrow="block" endarrow="block"/>
          </v:shape>
        </w:pict>
      </w:r>
    </w:p>
    <w:p w:rsidR="002B7677" w:rsidRDefault="00784A1F" w:rsidP="002B7677">
      <w:pPr>
        <w:spacing w:line="0" w:lineRule="atLeast"/>
      </w:pPr>
      <w:r>
        <w:pict>
          <v:shape id="_x0000_s1682" type="#_x0000_t202" style="position:absolute;margin-left:364.8pt;margin-top:12.85pt;width:113.25pt;height:49.35pt;z-index:363" filled="f" stroked="f">
            <v:textbox style="mso-next-textbox:#_x0000_s1682" inset="0,0,0,0">
              <w:txbxContent>
                <w:p w:rsidR="000F6E92" w:rsidRPr="005038B9" w:rsidRDefault="000F6E92" w:rsidP="002B7677">
                  <w:pPr>
                    <w:pStyle w:val="HTML0"/>
                    <w:spacing w:line="0" w:lineRule="atLeast"/>
                    <w:rPr>
                      <w:rFonts w:ascii="ＭＳ Ｐゴシック" w:eastAsia="ＭＳ Ｐゴシック" w:hAnsi="ＭＳ Ｐゴシック"/>
                      <w:b/>
                      <w:color w:val="222222"/>
                      <w:sz w:val="28"/>
                      <w:szCs w:val="28"/>
                      <w:lang w:val="en"/>
                    </w:rPr>
                  </w:pPr>
                  <w:r w:rsidRPr="005038B9">
                    <w:rPr>
                      <w:rFonts w:ascii="ＭＳ Ｐゴシック" w:eastAsia="ＭＳ Ｐゴシック" w:hAnsi="ＭＳ Ｐゴシック" w:hint="eastAsia"/>
                      <w:b/>
                      <w:color w:val="222222"/>
                      <w:sz w:val="28"/>
                      <w:szCs w:val="28"/>
                      <w:lang w:val="en"/>
                    </w:rPr>
                    <w:t>(Copy via mmap</w:t>
                  </w:r>
                  <w:r w:rsidRPr="005038B9">
                    <w:rPr>
                      <w:rFonts w:ascii="ＭＳ Ｐゴシック" w:eastAsia="ＭＳ Ｐゴシック" w:hAnsi="ＭＳ Ｐゴシック"/>
                      <w:b/>
                      <w:color w:val="222222"/>
                      <w:sz w:val="28"/>
                      <w:szCs w:val="28"/>
                      <w:lang w:val="en"/>
                    </w:rPr>
                    <w:t>’</w:t>
                  </w:r>
                  <w:r w:rsidRPr="005038B9">
                    <w:rPr>
                      <w:rFonts w:ascii="ＭＳ Ｐゴシック" w:eastAsia="ＭＳ Ｐゴシック" w:hAnsi="ＭＳ Ｐゴシック" w:hint="eastAsia"/>
                      <w:b/>
                      <w:color w:val="222222"/>
                      <w:sz w:val="28"/>
                      <w:szCs w:val="28"/>
                      <w:lang w:val="en"/>
                    </w:rPr>
                    <w:t xml:space="preserve">s </w:t>
                  </w:r>
                </w:p>
                <w:p w:rsidR="000F6E92" w:rsidRDefault="000F6E92" w:rsidP="002B7677">
                  <w:pPr>
                    <w:pStyle w:val="HTML0"/>
                    <w:spacing w:line="0" w:lineRule="atLeast"/>
                    <w:rPr>
                      <w:rFonts w:eastAsia="ＭＳ Ｐゴシック"/>
                      <w:b/>
                      <w:sz w:val="28"/>
                      <w:szCs w:val="28"/>
                    </w:rPr>
                  </w:pPr>
                  <w:r w:rsidRPr="005038B9">
                    <w:rPr>
                      <w:rFonts w:ascii="ＭＳ Ｐゴシック" w:eastAsia="ＭＳ Ｐゴシック" w:hAnsi="ＭＳ Ｐゴシック" w:hint="eastAsia"/>
                      <w:b/>
                      <w:color w:val="222222"/>
                      <w:sz w:val="28"/>
                      <w:szCs w:val="28"/>
                      <w:lang w:val="en"/>
                    </w:rPr>
                    <w:t>virtual address</w:t>
                  </w:r>
                  <w:r>
                    <w:rPr>
                      <w:rFonts w:eastAsia="ＭＳ Ｐゴシック" w:hint="eastAsia"/>
                      <w:b/>
                      <w:color w:val="222222"/>
                      <w:sz w:val="28"/>
                      <w:szCs w:val="28"/>
                      <w:lang w:val="en"/>
                    </w:rPr>
                    <w:t>)</w:t>
                  </w:r>
                </w:p>
              </w:txbxContent>
            </v:textbox>
          </v:shape>
        </w:pict>
      </w:r>
    </w:p>
    <w:p w:rsidR="002B7677" w:rsidRDefault="002B7677" w:rsidP="002B7677">
      <w:pPr>
        <w:spacing w:line="0" w:lineRule="atLeast"/>
      </w:pPr>
    </w:p>
    <w:p w:rsidR="002B7677" w:rsidRDefault="00784A1F" w:rsidP="002B7677">
      <w:pPr>
        <w:spacing w:line="0" w:lineRule="atLeast"/>
      </w:pPr>
      <w:r>
        <w:pict>
          <v:oval id="_x0000_s1670" style="position:absolute;margin-left:26.55pt;margin-top:9.45pt;width:201pt;height:60pt;z-index:351" fillcolor="#00b0f0">
            <v:textbox inset="5.85pt,.7pt,5.85pt,.7pt"/>
          </v:oval>
        </w:pict>
      </w:r>
    </w:p>
    <w:p w:rsidR="002B7677" w:rsidRDefault="00784A1F" w:rsidP="002B7677">
      <w:pPr>
        <w:spacing w:line="0" w:lineRule="atLeast"/>
      </w:pPr>
      <w:r>
        <w:pict>
          <v:shape id="_x0000_s1671" type="#_x0000_t202" style="position:absolute;margin-left:37.05pt;margin-top:6.3pt;width:177.75pt;height:47.6pt;z-index:352" filled="f" stroked="f">
            <v:textbox style="mso-next-textbox:#_x0000_s1671" inset="0,0,0,0">
              <w:txbxContent>
                <w:p w:rsidR="000F6E92" w:rsidRPr="005038B9" w:rsidRDefault="000F6E92" w:rsidP="002B7677">
                  <w:pPr>
                    <w:pStyle w:val="HTML0"/>
                    <w:spacing w:line="0" w:lineRule="atLeast"/>
                    <w:jc w:val="center"/>
                    <w:rPr>
                      <w:rFonts w:ascii="ＭＳ Ｐゴシック" w:eastAsia="ＭＳ Ｐゴシック" w:hAnsi="ＭＳ Ｐゴシック"/>
                      <w:b/>
                      <w:sz w:val="28"/>
                    </w:rPr>
                  </w:pPr>
                  <w:r w:rsidRPr="005038B9">
                    <w:rPr>
                      <w:rFonts w:ascii="ＭＳ Ｐゴシック" w:eastAsia="ＭＳ Ｐゴシック" w:hAnsi="ＭＳ Ｐゴシック" w:hint="eastAsia"/>
                      <w:b/>
                      <w:sz w:val="28"/>
                    </w:rPr>
                    <w:t>Elecs</w:t>
                  </w:r>
                  <w:r w:rsidRPr="005038B9">
                    <w:rPr>
                      <w:rFonts w:ascii="ＭＳ Ｐゴシック" w:eastAsia="ＭＳ Ｐゴシック" w:hAnsi="ＭＳ Ｐゴシック"/>
                      <w:b/>
                      <w:sz w:val="28"/>
                    </w:rPr>
                    <w:t>’</w:t>
                  </w:r>
                  <w:r w:rsidRPr="005038B9">
                    <w:rPr>
                      <w:rFonts w:ascii="ＭＳ Ｐゴシック" w:eastAsia="ＭＳ Ｐゴシック" w:hAnsi="ＭＳ Ｐゴシック" w:hint="eastAsia"/>
                      <w:b/>
                      <w:sz w:val="28"/>
                    </w:rPr>
                    <w:t>s Driver</w:t>
                  </w:r>
                </w:p>
                <w:p w:rsidR="000F6E92" w:rsidRPr="005038B9" w:rsidRDefault="000F6E92" w:rsidP="002B7677">
                  <w:pPr>
                    <w:pStyle w:val="HTML0"/>
                    <w:spacing w:line="0" w:lineRule="atLeast"/>
                    <w:jc w:val="center"/>
                    <w:rPr>
                      <w:rFonts w:ascii="ＭＳ Ｐゴシック" w:eastAsia="ＭＳ Ｐゴシック" w:hAnsi="ＭＳ Ｐゴシック"/>
                      <w:b/>
                      <w:sz w:val="28"/>
                    </w:rPr>
                  </w:pPr>
                  <w:r w:rsidRPr="005038B9">
                    <w:rPr>
                      <w:rFonts w:ascii="ＭＳ Ｐゴシック" w:eastAsia="ＭＳ Ｐゴシック" w:hAnsi="ＭＳ Ｐゴシック" w:hint="eastAsia"/>
                      <w:b/>
                      <w:sz w:val="28"/>
                    </w:rPr>
                    <w:t>(Kernel Module)</w:t>
                  </w:r>
                </w:p>
              </w:txbxContent>
            </v:textbox>
          </v:shape>
        </w:pict>
      </w:r>
    </w:p>
    <w:p w:rsidR="002B7677" w:rsidRDefault="002B7677" w:rsidP="002B7677">
      <w:pPr>
        <w:spacing w:line="0" w:lineRule="atLeast"/>
      </w:pPr>
    </w:p>
    <w:p w:rsidR="002B7677" w:rsidRDefault="002B7677" w:rsidP="002B7677">
      <w:pPr>
        <w:spacing w:line="0" w:lineRule="atLeast"/>
      </w:pPr>
    </w:p>
    <w:p w:rsidR="002B7677" w:rsidRDefault="002B7677" w:rsidP="002B7677">
      <w:pPr>
        <w:spacing w:line="0" w:lineRule="atLeast"/>
      </w:pPr>
    </w:p>
    <w:p w:rsidR="002B7677" w:rsidRDefault="00784A1F" w:rsidP="002B7677">
      <w:pPr>
        <w:spacing w:line="0" w:lineRule="atLeast"/>
      </w:pPr>
      <w:r>
        <w:pict>
          <v:rect id="_x0000_s1667" style="position:absolute;margin-left:199.8pt;margin-top:15.25pt;width:258.75pt;height:202.9pt;z-index:348">
            <v:textbox inset="5.85pt,.7pt,5.85pt,.7pt"/>
          </v:rect>
        </w:pict>
      </w:r>
      <w:r>
        <w:pict>
          <v:shape id="_x0000_s1677" type="#_x0000_t38" style="position:absolute;margin-left:-6.25pt;margin-top:62.35pt;width:176.25pt;height:54pt;rotation:90;z-index:358" o:connectortype="curved" adj="10797,-108600,-20313" strokeweight="2.5pt">
            <v:stroke startarrow="block" endarrow="block"/>
          </v:shape>
        </w:pict>
      </w:r>
    </w:p>
    <w:p w:rsidR="002B7677" w:rsidRDefault="002B7677" w:rsidP="002B7677">
      <w:pPr>
        <w:spacing w:line="0" w:lineRule="atLeast"/>
      </w:pPr>
    </w:p>
    <w:p w:rsidR="002B7677" w:rsidRDefault="00784A1F" w:rsidP="002B7677">
      <w:pPr>
        <w:spacing w:line="0" w:lineRule="atLeast"/>
      </w:pPr>
      <w:r>
        <w:pict>
          <v:shape id="_x0000_s1674" type="#_x0000_t202" style="position:absolute;margin-left:223.05pt;margin-top:2.55pt;width:177.75pt;height:70.2pt;z-index:355" filled="f">
            <v:textbox style="mso-next-textbox:#_x0000_s1674" inset="0,0,0,0">
              <w:txbxContent>
                <w:p w:rsidR="000F6E92" w:rsidRPr="005038B9" w:rsidRDefault="000F6E92" w:rsidP="002B7677">
                  <w:pPr>
                    <w:pStyle w:val="HTML0"/>
                    <w:spacing w:line="0" w:lineRule="atLeast"/>
                    <w:jc w:val="center"/>
                    <w:rPr>
                      <w:rFonts w:ascii="ＭＳ Ｐゴシック" w:eastAsia="ＭＳ Ｐゴシック" w:hAnsi="ＭＳ Ｐゴシック"/>
                      <w:b/>
                      <w:color w:val="222222"/>
                      <w:sz w:val="22"/>
                      <w:szCs w:val="22"/>
                      <w:lang w:val="en"/>
                    </w:rPr>
                  </w:pPr>
                  <w:ins w:id="2400" w:author="t_竹沢 公佑" w:date="2019-08-22T14:23:00Z">
                    <w:r>
                      <w:rPr>
                        <w:rFonts w:ascii="ＭＳ Ｐゴシック" w:eastAsia="ＭＳ Ｐゴシック" w:hAnsi="ＭＳ Ｐゴシック" w:hint="eastAsia"/>
                        <w:b/>
                        <w:color w:val="222222"/>
                        <w:sz w:val="22"/>
                        <w:szCs w:val="22"/>
                        <w:lang w:val="en"/>
                      </w:rPr>
                      <w:t xml:space="preserve">Host </w:t>
                    </w:r>
                  </w:ins>
                  <w:ins w:id="2401" w:author="t_竹沢 公佑" w:date="2019-08-22T15:00:00Z">
                    <w:r>
                      <w:rPr>
                        <w:rFonts w:ascii="ＭＳ Ｐゴシック" w:eastAsia="ＭＳ Ｐゴシック" w:hAnsi="ＭＳ Ｐゴシック" w:hint="eastAsia"/>
                        <w:b/>
                        <w:color w:val="222222"/>
                        <w:sz w:val="22"/>
                        <w:szCs w:val="22"/>
                        <w:lang w:val="en"/>
                      </w:rPr>
                      <w:t xml:space="preserve">Data </w:t>
                    </w:r>
                  </w:ins>
                  <w:del w:id="2402" w:author="t_竹沢 公佑" w:date="2019-08-22T14:23:00Z">
                    <w:r w:rsidRPr="005038B9" w:rsidDel="00646E55">
                      <w:rPr>
                        <w:rFonts w:ascii="ＭＳ Ｐゴシック" w:eastAsia="ＭＳ Ｐゴシック" w:hAnsi="ＭＳ Ｐゴシック" w:hint="eastAsia"/>
                        <w:b/>
                        <w:color w:val="222222"/>
                        <w:sz w:val="22"/>
                        <w:szCs w:val="22"/>
                        <w:lang w:val="en"/>
                      </w:rPr>
                      <w:delText xml:space="preserve">Data </w:delText>
                    </w:r>
                  </w:del>
                  <w:r w:rsidRPr="005038B9">
                    <w:rPr>
                      <w:rFonts w:ascii="ＭＳ Ｐゴシック" w:eastAsia="ＭＳ Ｐゴシック" w:hAnsi="ＭＳ Ｐゴシック" w:hint="eastAsia"/>
                      <w:b/>
                      <w:color w:val="222222"/>
                      <w:sz w:val="22"/>
                      <w:szCs w:val="22"/>
                      <w:lang w:val="en"/>
                    </w:rPr>
                    <w:t>Buffer ※1.1、1.2</w:t>
                  </w:r>
                </w:p>
                <w:p w:rsidR="000F6E92" w:rsidRPr="005038B9" w:rsidRDefault="000F6E92" w:rsidP="002B7677">
                  <w:pPr>
                    <w:pStyle w:val="HTML0"/>
                    <w:spacing w:line="0" w:lineRule="atLeast"/>
                    <w:jc w:val="center"/>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(T</w:t>
                  </w:r>
                  <w:r w:rsidRPr="005038B9">
                    <w:rPr>
                      <w:rFonts w:ascii="ＭＳ Ｐゴシック" w:eastAsia="ＭＳ Ｐゴシック" w:hAnsi="ＭＳ Ｐゴシック"/>
                      <w:b/>
                      <w:color w:val="222222"/>
                      <w:sz w:val="22"/>
                      <w:szCs w:val="22"/>
                      <w:lang w:val="en"/>
                    </w:rPr>
                    <w:t>ransmission</w:t>
                  </w:r>
                  <w:r w:rsidRPr="005038B9">
                    <w:rPr>
                      <w:rFonts w:ascii="ＭＳ Ｐゴシック" w:eastAsia="ＭＳ Ｐゴシック" w:hAnsi="ＭＳ Ｐゴシック" w:hint="eastAsia"/>
                      <w:b/>
                      <w:color w:val="222222"/>
                      <w:sz w:val="22"/>
                      <w:szCs w:val="22"/>
                      <w:lang w:val="en"/>
                    </w:rPr>
                    <w:t xml:space="preserve"> Buffer Mode)</w:t>
                  </w:r>
                </w:p>
                <w:p w:rsidR="000F6E92" w:rsidRPr="005038B9" w:rsidRDefault="000F6E92" w:rsidP="002B7677">
                  <w:pPr>
                    <w:pStyle w:val="HTML0"/>
                    <w:spacing w:line="0" w:lineRule="atLeast"/>
                    <w:jc w:val="center"/>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MaxSize: 4MiB×35block</w:t>
                  </w:r>
                  <w:r>
                    <w:rPr>
                      <w:rFonts w:ascii="ＭＳ Ｐゴシック" w:eastAsia="ＭＳ Ｐゴシック" w:hAnsi="ＭＳ Ｐゴシック" w:hint="eastAsia"/>
                      <w:sz w:val="22"/>
                      <w:szCs w:val="22"/>
                    </w:rPr>
                    <w:t>s</w:t>
                  </w:r>
                  <w:r w:rsidRPr="005038B9">
                    <w:rPr>
                      <w:rFonts w:ascii="ＭＳ Ｐゴシック" w:eastAsia="ＭＳ Ｐゴシック" w:hAnsi="ＭＳ Ｐゴシック" w:hint="eastAsia"/>
                      <w:sz w:val="22"/>
                      <w:szCs w:val="22"/>
                    </w:rPr>
                    <w:t>=140MiB</w:t>
                  </w:r>
                </w:p>
                <w:p w:rsidR="000F6E92" w:rsidRPr="005038B9" w:rsidRDefault="000F6E92" w:rsidP="002B7677">
                  <w:pPr>
                    <w:pStyle w:val="HTML0"/>
                    <w:spacing w:line="0" w:lineRule="atLeast"/>
                    <w:jc w:val="center"/>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(48ms)</w:t>
                  </w:r>
                </w:p>
                <w:p w:rsidR="000F6E92" w:rsidRDefault="000F6E92" w:rsidP="002B7677">
                  <w:pPr>
                    <w:pStyle w:val="HTML0"/>
                    <w:spacing w:line="0" w:lineRule="atLeast"/>
                    <w:rPr>
                      <w:rFonts w:eastAsia="ＭＳ Ｐゴシック"/>
                      <w:sz w:val="22"/>
                      <w:szCs w:val="22"/>
                    </w:rPr>
                  </w:pPr>
                </w:p>
              </w:txbxContent>
            </v:textbox>
          </v:shape>
        </w:pict>
      </w:r>
    </w:p>
    <w:p w:rsidR="002B7677" w:rsidRDefault="00784A1F" w:rsidP="002B7677">
      <w:pPr>
        <w:spacing w:line="0" w:lineRule="atLeast"/>
      </w:pPr>
      <w:r>
        <w:pict>
          <v:shape id="_x0000_s1681" type="#_x0000_t202" style="position:absolute;margin-left:136.65pt;margin-top:13pt;width:45.15pt;height:18.75pt;z-index:362" filled="f" stroked="f">
            <v:textbox style="mso-next-textbox:#_x0000_s1681" inset="0,0,0,0">
              <w:txbxContent>
                <w:p w:rsidR="000F6E92" w:rsidRPr="005038B9" w:rsidRDefault="000F6E92" w:rsidP="002B7677">
                  <w:pPr>
                    <w:pStyle w:val="HTML0"/>
                    <w:spacing w:line="0" w:lineRule="atLeast"/>
                    <w:rPr>
                      <w:rFonts w:ascii="ＭＳ Ｐゴシック" w:eastAsia="ＭＳ Ｐゴシック" w:hAnsi="ＭＳ Ｐゴシック"/>
                      <w:b/>
                      <w:sz w:val="28"/>
                      <w:szCs w:val="28"/>
                    </w:rPr>
                  </w:pPr>
                  <w:r w:rsidRPr="005038B9">
                    <w:rPr>
                      <w:rFonts w:ascii="ＭＳ Ｐゴシック" w:eastAsia="ＭＳ Ｐゴシック" w:hAnsi="ＭＳ Ｐゴシック" w:hint="eastAsia"/>
                      <w:b/>
                      <w:color w:val="222222"/>
                      <w:sz w:val="28"/>
                      <w:szCs w:val="28"/>
                      <w:lang w:val="en"/>
                    </w:rPr>
                    <w:t>DATA</w:t>
                  </w:r>
                </w:p>
              </w:txbxContent>
            </v:textbox>
          </v:shape>
        </w:pict>
      </w:r>
      <w:r>
        <w:pict>
          <v:shape id="_x0000_s1679" type="#_x0000_t202" style="position:absolute;margin-left:37.05pt;margin-top:13pt;width:63.9pt;height:34.5pt;z-index:360" filled="f" stroked="f">
            <v:textbox style="mso-next-textbox:#_x0000_s1679" inset="0,0,0,0">
              <w:txbxContent>
                <w:p w:rsidR="000F6E92" w:rsidRPr="005038B9" w:rsidRDefault="000F6E92" w:rsidP="002B7677">
                  <w:pPr>
                    <w:pStyle w:val="HTML0"/>
                    <w:spacing w:line="0" w:lineRule="atLeast"/>
                    <w:rPr>
                      <w:rFonts w:ascii="ＭＳ Ｐゴシック" w:eastAsia="ＭＳ Ｐゴシック" w:hAnsi="ＭＳ Ｐゴシック"/>
                      <w:color w:val="222222"/>
                      <w:lang w:val="en"/>
                    </w:rPr>
                  </w:pPr>
                  <w:r w:rsidRPr="005038B9">
                    <w:rPr>
                      <w:rFonts w:ascii="ＭＳ Ｐゴシック" w:eastAsia="ＭＳ Ｐゴシック" w:hAnsi="ＭＳ Ｐゴシック" w:hint="eastAsia"/>
                      <w:color w:val="222222"/>
                      <w:lang w:val="en"/>
                    </w:rPr>
                    <w:t>Control</w:t>
                  </w:r>
                </w:p>
                <w:p w:rsidR="000F6E92" w:rsidRPr="005038B9" w:rsidRDefault="000F6E92" w:rsidP="002B7677">
                  <w:pPr>
                    <w:pStyle w:val="HTML0"/>
                    <w:spacing w:line="0" w:lineRule="atLeast"/>
                    <w:rPr>
                      <w:rFonts w:ascii="ＭＳ Ｐゴシック" w:eastAsia="ＭＳ Ｐゴシック" w:hAnsi="ＭＳ Ｐゴシック"/>
                      <w:sz w:val="28"/>
                    </w:rPr>
                  </w:pPr>
                  <w:r w:rsidRPr="005038B9">
                    <w:rPr>
                      <w:rFonts w:ascii="ＭＳ Ｐゴシック" w:eastAsia="ＭＳ Ｐゴシック" w:hAnsi="ＭＳ Ｐゴシック" w:hint="eastAsia"/>
                      <w:color w:val="222222"/>
                      <w:lang w:val="en"/>
                    </w:rPr>
                    <w:t>/Check</w:t>
                  </w:r>
                </w:p>
              </w:txbxContent>
            </v:textbox>
          </v:shape>
        </w:pict>
      </w:r>
    </w:p>
    <w:p w:rsidR="002B7677" w:rsidRDefault="002B7677" w:rsidP="002B7677">
      <w:pPr>
        <w:spacing w:line="0" w:lineRule="atLeast"/>
      </w:pPr>
    </w:p>
    <w:p w:rsidR="002B7677" w:rsidRDefault="00784A1F" w:rsidP="002B7677">
      <w:pPr>
        <w:spacing w:line="0" w:lineRule="atLeast"/>
      </w:pPr>
      <w:r>
        <w:pict>
          <v:shape id="_x0000_s1680" style="position:absolute;margin-left:76.95pt;margin-top:7.6pt;width:146.1pt;height:101.75pt;flip:x;z-index:361;mso-wrap-style:square" coordsize="2475,1500" path="m,c678,2,1357,5,1770,255v413,250,613,1090,705,1245e" filled="f" strokeweight="5pt">
            <v:stroke endarrow="block"/>
            <v:path arrowok="t"/>
          </v:shape>
        </w:pict>
      </w:r>
    </w:p>
    <w:p w:rsidR="002B7677" w:rsidRDefault="00784A1F" w:rsidP="002B7677">
      <w:pPr>
        <w:spacing w:line="0" w:lineRule="atLeast"/>
      </w:pPr>
      <w:r>
        <w:pict>
          <v:shape id="_x0000_s1678" type="#_x0000_t202" style="position:absolute;margin-left:132.15pt;margin-top:10.5pt;width:54.9pt;height:42pt;z-index:359" filled="f" stroked="f">
            <v:textbox style="mso-next-textbox:#_x0000_s1678" inset="0,0,0,0">
              <w:txbxContent>
                <w:p w:rsidR="000F6E92" w:rsidRPr="005038B9" w:rsidRDefault="000F6E92" w:rsidP="002B7677">
                  <w:pPr>
                    <w:pStyle w:val="HTML0"/>
                    <w:spacing w:line="0" w:lineRule="atLeast"/>
                    <w:rPr>
                      <w:rFonts w:ascii="ＭＳ Ｐゴシック" w:eastAsia="ＭＳ Ｐゴシック" w:hAnsi="ＭＳ Ｐゴシック"/>
                      <w:b/>
                      <w:sz w:val="28"/>
                      <w:szCs w:val="28"/>
                    </w:rPr>
                  </w:pPr>
                  <w:r w:rsidRPr="005038B9">
                    <w:rPr>
                      <w:rFonts w:ascii="ＭＳ Ｐゴシック" w:eastAsia="ＭＳ Ｐゴシック" w:hAnsi="ＭＳ Ｐゴシック" w:hint="eastAsia"/>
                      <w:b/>
                      <w:color w:val="222222"/>
                      <w:sz w:val="28"/>
                      <w:szCs w:val="28"/>
                      <w:lang w:val="en"/>
                    </w:rPr>
                    <w:t>(</w:t>
                  </w:r>
                  <w:r w:rsidRPr="005038B9">
                    <w:rPr>
                      <w:rFonts w:ascii="ＭＳ Ｐゴシック" w:eastAsia="ＭＳ Ｐゴシック" w:hAnsi="ＭＳ Ｐゴシック"/>
                      <w:b/>
                      <w:color w:val="222222"/>
                      <w:sz w:val="28"/>
                      <w:szCs w:val="28"/>
                      <w:lang w:val="en"/>
                    </w:rPr>
                    <w:t>DMA via PCIe</w:t>
                  </w:r>
                  <w:r w:rsidRPr="005038B9">
                    <w:rPr>
                      <w:rFonts w:ascii="ＭＳ Ｐゴシック" w:eastAsia="ＭＳ Ｐゴシック" w:hAnsi="ＭＳ Ｐゴシック" w:hint="eastAsia"/>
                      <w:b/>
                      <w:color w:val="222222"/>
                      <w:sz w:val="28"/>
                      <w:szCs w:val="28"/>
                      <w:lang w:val="en"/>
                    </w:rPr>
                    <w:t>)</w:t>
                  </w:r>
                </w:p>
              </w:txbxContent>
            </v:textbox>
          </v:shape>
        </w:pict>
      </w:r>
    </w:p>
    <w:p w:rsidR="002B7677" w:rsidRDefault="002B7677" w:rsidP="002B7677">
      <w:pPr>
        <w:spacing w:line="0" w:lineRule="atLeast"/>
      </w:pPr>
    </w:p>
    <w:p w:rsidR="002B7677" w:rsidRDefault="002B7677" w:rsidP="002B7677">
      <w:pPr>
        <w:spacing w:line="0" w:lineRule="atLeast"/>
      </w:pPr>
    </w:p>
    <w:p w:rsidR="002B7677" w:rsidRDefault="002B7677" w:rsidP="002B7677">
      <w:pPr>
        <w:spacing w:line="0" w:lineRule="atLeast"/>
      </w:pPr>
    </w:p>
    <w:p w:rsidR="002B7677" w:rsidRDefault="002B7677" w:rsidP="002B7677">
      <w:pPr>
        <w:spacing w:line="0" w:lineRule="atLeast"/>
      </w:pPr>
    </w:p>
    <w:p w:rsidR="002B7677" w:rsidRDefault="00784A1F" w:rsidP="002B7677">
      <w:pPr>
        <w:spacing w:line="0" w:lineRule="atLeast"/>
      </w:pPr>
      <w:r>
        <w:pict>
          <v:shape id="_x0000_s1673" type="#_x0000_t202" style="position:absolute;margin-left:245.55pt;margin-top:6.45pt;width:160.5pt;height:40.5pt;z-index:354" filled="f" stroked="f">
            <v:textbox style="mso-next-textbox:#_x0000_s1673" inset="0,0,0,0">
              <w:txbxContent>
                <w:p w:rsidR="000F6E92" w:rsidRPr="005038B9" w:rsidRDefault="000F6E92" w:rsidP="002B7677">
                  <w:pPr>
                    <w:pStyle w:val="HTML0"/>
                    <w:spacing w:line="0" w:lineRule="atLeast"/>
                    <w:jc w:val="center"/>
                    <w:rPr>
                      <w:rFonts w:ascii="ＭＳ Ｐゴシック" w:eastAsia="ＭＳ Ｐゴシック" w:hAnsi="ＭＳ Ｐゴシック"/>
                      <w:b/>
                      <w:sz w:val="28"/>
                      <w:szCs w:val="28"/>
                    </w:rPr>
                  </w:pPr>
                  <w:r w:rsidRPr="005038B9">
                    <w:rPr>
                      <w:rFonts w:ascii="ＭＳ Ｐゴシック" w:eastAsia="ＭＳ Ｐゴシック" w:hAnsi="ＭＳ Ｐゴシック" w:hint="eastAsia"/>
                      <w:b/>
                      <w:sz w:val="28"/>
                      <w:szCs w:val="28"/>
                    </w:rPr>
                    <w:t>System-Memory</w:t>
                  </w:r>
                </w:p>
                <w:p w:rsidR="000F6E92" w:rsidRPr="005038B9" w:rsidRDefault="000F6E92" w:rsidP="002B7677">
                  <w:pPr>
                    <w:pStyle w:val="HTML0"/>
                    <w:spacing w:line="0" w:lineRule="atLeast"/>
                    <w:jc w:val="center"/>
                    <w:rPr>
                      <w:rFonts w:ascii="ＭＳ Ｐゴシック" w:eastAsia="ＭＳ Ｐゴシック" w:hAnsi="ＭＳ Ｐゴシック"/>
                      <w:b/>
                      <w:sz w:val="28"/>
                      <w:szCs w:val="28"/>
                    </w:rPr>
                  </w:pPr>
                  <w:r w:rsidRPr="005038B9">
                    <w:rPr>
                      <w:rFonts w:ascii="ＭＳ Ｐゴシック" w:eastAsia="ＭＳ Ｐゴシック" w:hAnsi="ＭＳ Ｐゴシック" w:hint="eastAsia"/>
                      <w:b/>
                      <w:sz w:val="28"/>
                      <w:szCs w:val="28"/>
                    </w:rPr>
                    <w:t>(Kernel Space)</w:t>
                  </w:r>
                </w:p>
              </w:txbxContent>
            </v:textbox>
          </v:shape>
        </w:pict>
      </w:r>
    </w:p>
    <w:p w:rsidR="002B7677" w:rsidRDefault="002B7677" w:rsidP="002B7677">
      <w:pPr>
        <w:spacing w:line="0" w:lineRule="atLeast"/>
      </w:pPr>
    </w:p>
    <w:p w:rsidR="002B7677" w:rsidRDefault="00784A1F" w:rsidP="002B7677">
      <w:pPr>
        <w:spacing w:line="0" w:lineRule="atLeast"/>
      </w:pPr>
      <w:r>
        <w:pict>
          <v:shape id="_x0000_s1672" type="#_x0000_t202" style="position:absolute;margin-left:11.55pt;margin-top:.55pt;width:102pt;height:22.5pt;z-index:353" filled="f">
            <v:textbox style="mso-next-textbox:#_x0000_s1672" inset="0,0,0,0">
              <w:txbxContent>
                <w:p w:rsidR="000F6E92" w:rsidRPr="005038B9" w:rsidRDefault="000F6E92" w:rsidP="002B7677">
                  <w:pPr>
                    <w:pStyle w:val="HTML0"/>
                    <w:spacing w:line="0" w:lineRule="atLeast"/>
                    <w:jc w:val="center"/>
                    <w:rPr>
                      <w:rFonts w:ascii="ＭＳ Ｐゴシック" w:eastAsia="ＭＳ Ｐゴシック" w:hAnsi="ＭＳ Ｐゴシック"/>
                      <w:b/>
                      <w:sz w:val="28"/>
                    </w:rPr>
                  </w:pPr>
                  <w:r w:rsidRPr="005038B9">
                    <w:rPr>
                      <w:rFonts w:ascii="ＭＳ Ｐゴシック" w:eastAsia="ＭＳ Ｐゴシック" w:hAnsi="ＭＳ Ｐゴシック" w:hint="eastAsia"/>
                      <w:b/>
                      <w:sz w:val="28"/>
                    </w:rPr>
                    <w:t>DRXP-Board</w:t>
                  </w:r>
                </w:p>
              </w:txbxContent>
            </v:textbox>
          </v:shape>
        </w:pict>
      </w:r>
    </w:p>
    <w:p w:rsidR="002B7677" w:rsidRDefault="002B7677" w:rsidP="002B7677">
      <w:pPr>
        <w:spacing w:line="0" w:lineRule="atLeast"/>
      </w:pPr>
    </w:p>
    <w:p w:rsidR="002B7677" w:rsidRDefault="00784A1F" w:rsidP="002B7677">
      <w:pPr>
        <w:spacing w:line="0" w:lineRule="atLeast"/>
      </w:pPr>
      <w:r>
        <w:pict>
          <v:shape id="_x0000_s1686" type="#_x0000_t202" style="position:absolute;margin-left:203.95pt;margin-top:6pt;width:274.1pt;height:48.9pt;z-index:367" filled="f" stroked="f">
            <v:textbox style="mso-next-textbox:#_x0000_s1686" inset="0,0,0,0">
              <w:txbxContent>
                <w:p w:rsidR="000F6E92" w:rsidRPr="005038B9" w:rsidRDefault="000F6E92" w:rsidP="002B7677">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※1.</w:t>
                  </w:r>
                  <w:ins w:id="2403" w:author="t_竹沢 公佑" w:date="2020-07-20T11:22:00Z">
                    <w:r>
                      <w:rPr>
                        <w:rFonts w:ascii="ＭＳ Ｐゴシック" w:eastAsia="ＭＳ Ｐゴシック" w:hAnsi="ＭＳ Ｐゴシック" w:hint="eastAsia"/>
                        <w:sz w:val="22"/>
                        <w:szCs w:val="22"/>
                      </w:rPr>
                      <w:t>1</w:t>
                    </w:r>
                  </w:ins>
                  <w:del w:id="2404" w:author="t_竹沢 公佑" w:date="2020-07-20T11:22:00Z">
                    <w:r w:rsidRPr="005038B9" w:rsidDel="00CB2922">
                      <w:rPr>
                        <w:rFonts w:ascii="ＭＳ Ｐゴシック" w:eastAsia="ＭＳ Ｐゴシック" w:hAnsi="ＭＳ Ｐゴシック" w:hint="eastAsia"/>
                        <w:sz w:val="22"/>
                        <w:szCs w:val="22"/>
                      </w:rPr>
                      <w:delText>2</w:delText>
                    </w:r>
                  </w:del>
                </w:p>
                <w:p w:rsidR="000F6E92" w:rsidDel="005A6951" w:rsidRDefault="000F6E92" w:rsidP="002B4F0D">
                  <w:pPr>
                    <w:pStyle w:val="HTML0"/>
                    <w:spacing w:line="0" w:lineRule="atLeast"/>
                    <w:ind w:firstLineChars="100" w:firstLine="220"/>
                    <w:rPr>
                      <w:del w:id="2405" w:author="t_竹沢 公佑" w:date="2020-06-22T10:35:00Z"/>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color w:val="222222"/>
                      <w:sz w:val="22"/>
                      <w:szCs w:val="22"/>
                      <w:lang w:val="en"/>
                    </w:rPr>
                    <w:t xml:space="preserve">Transmission function </w:t>
                  </w:r>
                  <w:r>
                    <w:rPr>
                      <w:rFonts w:ascii="ＭＳ Ｐゴシック" w:eastAsia="ＭＳ Ｐゴシック" w:hAnsi="ＭＳ Ｐゴシック" w:hint="eastAsia"/>
                      <w:color w:val="222222"/>
                      <w:sz w:val="22"/>
                      <w:szCs w:val="22"/>
                      <w:lang w:val="en"/>
                    </w:rPr>
                    <w:t>send the</w:t>
                  </w:r>
                  <w:ins w:id="2406" w:author="t_竹沢 公佑" w:date="2020-06-22T10:35:00Z">
                    <w:r>
                      <w:rPr>
                        <w:rFonts w:ascii="ＭＳ Ｐゴシック" w:eastAsia="ＭＳ Ｐゴシック" w:hAnsi="ＭＳ Ｐゴシック" w:hint="eastAsia"/>
                        <w:color w:val="222222"/>
                        <w:sz w:val="22"/>
                        <w:szCs w:val="22"/>
                        <w:lang w:val="en"/>
                      </w:rPr>
                      <w:t xml:space="preserve"> </w:t>
                    </w:r>
                  </w:ins>
                </w:p>
                <w:p w:rsidR="000F6E92" w:rsidRDefault="000F6E92" w:rsidP="00F15EDF">
                  <w:pPr>
                    <w:pStyle w:val="HTML0"/>
                    <w:spacing w:line="0" w:lineRule="atLeast"/>
                    <w:ind w:firstLineChars="100" w:firstLine="220"/>
                    <w:rPr>
                      <w:ins w:id="2407" w:author="t_竹沢 公佑" w:date="2020-06-22T10:35:00Z"/>
                      <w:rFonts w:ascii="ＭＳ Ｐゴシック" w:eastAsia="ＭＳ Ｐゴシック" w:hAnsi="ＭＳ Ｐゴシック"/>
                      <w:color w:val="222222"/>
                      <w:sz w:val="22"/>
                      <w:szCs w:val="22"/>
                      <w:lang w:val="en"/>
                    </w:rPr>
                  </w:pPr>
                  <w:r>
                    <w:rPr>
                      <w:rFonts w:ascii="ＭＳ Ｐゴシック" w:eastAsia="ＭＳ Ｐゴシック" w:hAnsi="ＭＳ Ｐゴシック" w:hint="eastAsia"/>
                      <w:color w:val="222222"/>
                      <w:sz w:val="22"/>
                      <w:szCs w:val="22"/>
                      <w:lang w:val="en"/>
                    </w:rPr>
                    <w:t>contents of the</w:t>
                  </w:r>
                  <w:del w:id="2408" w:author="t_竹沢 公佑" w:date="2019-10-04T20:34:00Z">
                    <w:r w:rsidDel="00144EA8">
                      <w:rPr>
                        <w:rFonts w:ascii="ＭＳ Ｐゴシック" w:eastAsia="ＭＳ Ｐゴシック" w:hAnsi="ＭＳ Ｐゴシック" w:hint="eastAsia"/>
                        <w:color w:val="222222"/>
                        <w:sz w:val="22"/>
                        <w:szCs w:val="22"/>
                        <w:lang w:val="en"/>
                      </w:rPr>
                      <w:delText xml:space="preserve"> transmit</w:delText>
                    </w:r>
                  </w:del>
                  <w:r>
                    <w:rPr>
                      <w:rFonts w:ascii="ＭＳ Ｐゴシック" w:eastAsia="ＭＳ Ｐゴシック" w:hAnsi="ＭＳ Ｐゴシック" w:hint="eastAsia"/>
                      <w:color w:val="222222"/>
                      <w:sz w:val="22"/>
                      <w:szCs w:val="22"/>
                      <w:lang w:val="en"/>
                    </w:rPr>
                    <w:t xml:space="preserve"> </w:t>
                  </w:r>
                  <w:ins w:id="2409" w:author="t_竹沢 公佑" w:date="2020-06-22T10:35:00Z">
                    <w:r>
                      <w:rPr>
                        <w:rFonts w:ascii="ＭＳ Ｐゴシック" w:eastAsia="ＭＳ Ｐゴシック" w:hAnsi="ＭＳ Ｐゴシック" w:hint="eastAsia"/>
                        <w:color w:val="222222"/>
                        <w:sz w:val="22"/>
                        <w:szCs w:val="22"/>
                        <w:lang w:val="en"/>
                      </w:rPr>
                      <w:t xml:space="preserve">  </w:t>
                    </w:r>
                  </w:ins>
                </w:p>
                <w:p w:rsidR="000F6E92" w:rsidDel="005A6951" w:rsidRDefault="000F6E92" w:rsidP="00C7646E">
                  <w:pPr>
                    <w:pStyle w:val="HTML0"/>
                    <w:spacing w:line="0" w:lineRule="atLeast"/>
                    <w:ind w:firstLineChars="100" w:firstLine="220"/>
                    <w:rPr>
                      <w:del w:id="2410" w:author="t_竹沢 公佑" w:date="2020-06-22T10:35:00Z"/>
                      <w:rFonts w:ascii="ＭＳ Ｐゴシック" w:eastAsia="ＭＳ Ｐゴシック" w:hAnsi="ＭＳ Ｐゴシック"/>
                      <w:color w:val="222222"/>
                      <w:sz w:val="22"/>
                      <w:szCs w:val="22"/>
                      <w:lang w:val="en"/>
                    </w:rPr>
                  </w:pPr>
                  <w:ins w:id="2411" w:author="t_竹沢 公佑" w:date="2019-10-04T20:34:00Z">
                    <w:r>
                      <w:rPr>
                        <w:rFonts w:ascii="ＭＳ Ｐゴシック" w:eastAsia="ＭＳ Ｐゴシック" w:hAnsi="ＭＳ Ｐゴシック" w:hint="eastAsia"/>
                        <w:color w:val="222222"/>
                        <w:sz w:val="22"/>
                        <w:szCs w:val="22"/>
                        <w:lang w:val="en"/>
                      </w:rPr>
                      <w:t xml:space="preserve">transmission </w:t>
                    </w:r>
                  </w:ins>
                  <w:r>
                    <w:rPr>
                      <w:rFonts w:ascii="ＭＳ Ｐゴシック" w:eastAsia="ＭＳ Ｐゴシック" w:hAnsi="ＭＳ Ｐゴシック" w:hint="eastAsia"/>
                      <w:color w:val="222222"/>
                      <w:sz w:val="22"/>
                      <w:szCs w:val="22"/>
                      <w:lang w:val="en"/>
                    </w:rPr>
                    <w:t xml:space="preserve">buffer from </w:t>
                  </w:r>
                </w:p>
                <w:p w:rsidR="000F6E92" w:rsidRPr="005038B9" w:rsidRDefault="000F6E92">
                  <w:pPr>
                    <w:pStyle w:val="HTML0"/>
                    <w:spacing w:line="0" w:lineRule="atLeast"/>
                    <w:ind w:firstLineChars="100" w:firstLine="220"/>
                    <w:rPr>
                      <w:rFonts w:ascii="ＭＳ Ｐゴシック" w:eastAsia="ＭＳ Ｐゴシック" w:hAnsi="ＭＳ Ｐゴシック"/>
                      <w:color w:val="222222"/>
                      <w:sz w:val="22"/>
                      <w:szCs w:val="22"/>
                      <w:lang w:val="en"/>
                    </w:rPr>
                  </w:pPr>
                  <w:r>
                    <w:rPr>
                      <w:rFonts w:ascii="ＭＳ Ｐゴシック" w:eastAsia="ＭＳ Ｐゴシック" w:hAnsi="ＭＳ Ｐゴシック" w:hint="eastAsia"/>
                      <w:color w:val="222222"/>
                      <w:sz w:val="22"/>
                      <w:szCs w:val="22"/>
                      <w:lang w:val="en"/>
                    </w:rPr>
                    <w:t xml:space="preserve">first to last </w:t>
                  </w:r>
                  <w:r w:rsidRPr="002B4F0D">
                    <w:rPr>
                      <w:rFonts w:ascii="ＭＳ Ｐゴシック" w:eastAsia="ＭＳ Ｐゴシック" w:hAnsi="ＭＳ Ｐゴシック"/>
                      <w:color w:val="222222"/>
                      <w:sz w:val="22"/>
                      <w:szCs w:val="22"/>
                      <w:lang w:val="en"/>
                    </w:rPr>
                    <w:t>repeatedly</w:t>
                  </w:r>
                  <w:r>
                    <w:rPr>
                      <w:rFonts w:ascii="ＭＳ Ｐゴシック" w:eastAsia="ＭＳ Ｐゴシック" w:hAnsi="ＭＳ Ｐゴシック" w:hint="eastAsia"/>
                      <w:color w:val="222222"/>
                      <w:sz w:val="22"/>
                      <w:szCs w:val="22"/>
                      <w:lang w:val="en"/>
                    </w:rPr>
                    <w:t>.</w:t>
                  </w:r>
                </w:p>
              </w:txbxContent>
            </v:textbox>
          </v:shape>
        </w:pict>
      </w:r>
      <w:del w:id="2412" w:author="t_竹沢 公佑" w:date="2020-06-22T10:35:00Z">
        <w:r>
          <w:pict>
            <v:shape id="_x0000_s1685" type="#_x0000_t202" style="position:absolute;margin-left:275.7pt;margin-top:1.85pt;width:202.35pt;height:91.85pt;z-index:366" filled="f" stroked="f">
              <v:textbox style="mso-next-textbox:#_x0000_s1685" inset="0,0,0,0">
                <w:txbxContent>
                  <w:p w:rsidR="000F6E92" w:rsidRPr="005038B9" w:rsidRDefault="000F6E92" w:rsidP="002B7677">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※1.1</w:t>
                    </w:r>
                  </w:p>
                  <w:p w:rsidR="000F6E92" w:rsidRDefault="000F6E92" w:rsidP="002B7677">
                    <w:pPr>
                      <w:pStyle w:val="HTML0"/>
                      <w:spacing w:line="0" w:lineRule="atLeast"/>
                      <w:ind w:firstLineChars="100" w:firstLine="220"/>
                      <w:rPr>
                        <w:rFonts w:ascii="ＭＳ Ｐゴシック" w:eastAsia="ＭＳ Ｐゴシック" w:hAnsi="ＭＳ Ｐゴシック"/>
                        <w:color w:val="222222"/>
                        <w:sz w:val="22"/>
                        <w:szCs w:val="22"/>
                        <w:lang w:val="en"/>
                      </w:rPr>
                    </w:pPr>
                    <w:r>
                      <w:rPr>
                        <w:rFonts w:ascii="ＭＳ Ｐゴシック" w:eastAsia="ＭＳ Ｐゴシック" w:hAnsi="ＭＳ Ｐゴシック" w:hint="eastAsia"/>
                        <w:color w:val="222222"/>
                        <w:sz w:val="22"/>
                        <w:szCs w:val="22"/>
                        <w:lang w:val="en"/>
                      </w:rPr>
                      <w:t>You can</w:t>
                    </w:r>
                    <w:r>
                      <w:rPr>
                        <w:rFonts w:ascii="ＭＳ Ｐゴシック" w:eastAsia="ＭＳ Ｐゴシック" w:hAnsi="ＭＳ Ｐゴシック"/>
                        <w:color w:val="222222"/>
                        <w:sz w:val="22"/>
                        <w:szCs w:val="22"/>
                        <w:lang w:val="en"/>
                      </w:rPr>
                      <w:t>’</w:t>
                    </w:r>
                    <w:r>
                      <w:rPr>
                        <w:rFonts w:ascii="ＭＳ Ｐゴシック" w:eastAsia="ＭＳ Ｐゴシック" w:hAnsi="ＭＳ Ｐゴシック" w:hint="eastAsia"/>
                        <w:color w:val="222222"/>
                        <w:sz w:val="22"/>
                        <w:szCs w:val="22"/>
                        <w:lang w:val="en"/>
                      </w:rPr>
                      <w:t>t transmit and receive at</w:t>
                    </w:r>
                  </w:p>
                  <w:p w:rsidR="000F6E92" w:rsidRPr="005038B9" w:rsidRDefault="000F6E92" w:rsidP="002B7677">
                    <w:pPr>
                      <w:pStyle w:val="HTML0"/>
                      <w:spacing w:line="0" w:lineRule="atLeast"/>
                      <w:ind w:firstLineChars="100" w:firstLine="220"/>
                      <w:rPr>
                        <w:rFonts w:ascii="ＭＳ Ｐゴシック" w:eastAsia="ＭＳ Ｐゴシック" w:hAnsi="ＭＳ Ｐゴシック"/>
                        <w:color w:val="222222"/>
                        <w:sz w:val="22"/>
                        <w:szCs w:val="22"/>
                        <w:lang w:val="en"/>
                      </w:rPr>
                    </w:pPr>
                    <w:r>
                      <w:rPr>
                        <w:rFonts w:ascii="ＭＳ Ｐゴシック" w:eastAsia="ＭＳ Ｐゴシック" w:hAnsi="ＭＳ Ｐゴシック" w:hint="eastAsia"/>
                        <w:color w:val="222222"/>
                        <w:sz w:val="22"/>
                        <w:szCs w:val="22"/>
                        <w:lang w:val="en"/>
                      </w:rPr>
                      <w:t>the same time.</w:t>
                    </w:r>
                  </w:p>
                  <w:p w:rsidR="000F6E92" w:rsidRDefault="000F6E92">
                    <w:pPr>
                      <w:pStyle w:val="HTML0"/>
                      <w:spacing w:line="0" w:lineRule="atLeast"/>
                      <w:rPr>
                        <w:ins w:id="2413" w:author="t_竹沢 公佑" w:date="2019-10-04T20:20:00Z"/>
                        <w:rFonts w:ascii="ＭＳ Ｐゴシック" w:eastAsia="ＭＳ Ｐゴシック" w:hAnsi="ＭＳ Ｐゴシック"/>
                        <w:color w:val="222222"/>
                        <w:sz w:val="22"/>
                        <w:szCs w:val="22"/>
                        <w:lang w:val="en"/>
                      </w:rPr>
                      <w:pPrChange w:id="2414" w:author="t_竹沢 公佑" w:date="2019-10-04T20:20:00Z">
                        <w:pPr>
                          <w:pStyle w:val="HTML0"/>
                          <w:spacing w:line="0" w:lineRule="atLeast"/>
                          <w:ind w:firstLineChars="100" w:firstLine="220"/>
                        </w:pPr>
                      </w:pPrChange>
                    </w:pPr>
                    <w:ins w:id="2415" w:author="t_竹沢 公佑" w:date="2019-10-04T20:20:00Z">
                      <w:r>
                        <w:rPr>
                          <w:rFonts w:ascii="ＭＳ Ｐゴシック" w:eastAsia="ＭＳ Ｐゴシック" w:hAnsi="ＭＳ Ｐゴシック" w:hint="eastAsia"/>
                          <w:color w:val="222222"/>
                          <w:sz w:val="22"/>
                          <w:szCs w:val="22"/>
                          <w:lang w:val="en"/>
                        </w:rPr>
                        <w:t xml:space="preserve">  The transmission/reception mode share</w:t>
                      </w:r>
                    </w:ins>
                  </w:p>
                  <w:p w:rsidR="000F6E92" w:rsidRPr="005038B9" w:rsidDel="00B55F6A" w:rsidRDefault="000F6E92">
                    <w:pPr>
                      <w:pStyle w:val="HTML0"/>
                      <w:spacing w:line="0" w:lineRule="atLeast"/>
                      <w:rPr>
                        <w:del w:id="2416" w:author="t_竹沢 公佑" w:date="2019-10-04T20:20:00Z"/>
                        <w:rFonts w:ascii="ＭＳ Ｐゴシック" w:eastAsia="ＭＳ Ｐゴシック" w:hAnsi="ＭＳ Ｐゴシック"/>
                        <w:color w:val="222222"/>
                        <w:sz w:val="22"/>
                        <w:szCs w:val="22"/>
                        <w:lang w:val="en"/>
                      </w:rPr>
                      <w:pPrChange w:id="2417" w:author="t_竹沢 公佑" w:date="2019-10-04T20:20:00Z">
                        <w:pPr>
                          <w:pStyle w:val="HTML0"/>
                          <w:spacing w:line="0" w:lineRule="atLeast"/>
                          <w:ind w:firstLineChars="100" w:firstLine="220"/>
                        </w:pPr>
                      </w:pPrChange>
                    </w:pPr>
                    <w:ins w:id="2418" w:author="t_竹沢 公佑" w:date="2019-10-04T20:20:00Z">
                      <w:r>
                        <w:rPr>
                          <w:rFonts w:ascii="ＭＳ Ｐゴシック" w:eastAsia="ＭＳ Ｐゴシック" w:hAnsi="ＭＳ Ｐゴシック" w:hint="eastAsia"/>
                          <w:color w:val="222222"/>
                          <w:sz w:val="22"/>
                          <w:szCs w:val="22"/>
                          <w:lang w:val="en"/>
                        </w:rPr>
                        <w:t xml:space="preserve">  </w:t>
                      </w:r>
                      <w:r>
                        <w:rPr>
                          <w:rFonts w:ascii="ＭＳ Ｐゴシック" w:eastAsia="ＭＳ Ｐゴシック" w:hAnsi="ＭＳ Ｐゴシック"/>
                          <w:color w:val="222222"/>
                          <w:sz w:val="22"/>
                          <w:szCs w:val="22"/>
                          <w:lang w:val="en"/>
                        </w:rPr>
                        <w:t>the buffer.</w:t>
                      </w:r>
                    </w:ins>
                    <w:del w:id="2419" w:author="t_竹沢 公佑" w:date="2019-10-04T20:20:00Z">
                      <w:r w:rsidRPr="005038B9" w:rsidDel="00B55F6A">
                        <w:rPr>
                          <w:rFonts w:ascii="ＭＳ Ｐゴシック" w:eastAsia="ＭＳ Ｐゴシック" w:hAnsi="ＭＳ Ｐゴシック"/>
                          <w:color w:val="222222"/>
                          <w:sz w:val="22"/>
                          <w:szCs w:val="22"/>
                          <w:lang w:val="en"/>
                        </w:rPr>
                        <w:delText xml:space="preserve">The buffer is </w:delText>
                      </w:r>
                      <w:r w:rsidRPr="005038B9" w:rsidDel="00B55F6A">
                        <w:rPr>
                          <w:rFonts w:ascii="ＭＳ Ｐゴシック" w:eastAsia="ＭＳ Ｐゴシック" w:hAnsi="ＭＳ Ｐゴシック" w:hint="eastAsia"/>
                          <w:color w:val="222222"/>
                          <w:sz w:val="22"/>
                          <w:szCs w:val="22"/>
                          <w:lang w:val="en"/>
                        </w:rPr>
                        <w:delText>shared</w:delText>
                      </w:r>
                      <w:r w:rsidRPr="005038B9" w:rsidDel="00B55F6A">
                        <w:rPr>
                          <w:rFonts w:ascii="ＭＳ Ｐゴシック" w:eastAsia="ＭＳ Ｐゴシック" w:hAnsi="ＭＳ Ｐゴシック"/>
                          <w:color w:val="222222"/>
                          <w:sz w:val="22"/>
                          <w:szCs w:val="22"/>
                          <w:lang w:val="en"/>
                        </w:rPr>
                        <w:delText xml:space="preserve"> with the</w:delText>
                      </w:r>
                    </w:del>
                  </w:p>
                  <w:p w:rsidR="000F6E92" w:rsidRPr="005038B9" w:rsidRDefault="000F6E92">
                    <w:pPr>
                      <w:pStyle w:val="HTML0"/>
                      <w:spacing w:line="0" w:lineRule="atLeast"/>
                      <w:rPr>
                        <w:rFonts w:ascii="ＭＳ Ｐゴシック" w:eastAsia="ＭＳ Ｐゴシック" w:hAnsi="ＭＳ Ｐゴシック"/>
                        <w:color w:val="222222"/>
                        <w:sz w:val="22"/>
                        <w:szCs w:val="22"/>
                        <w:lang w:val="en"/>
                      </w:rPr>
                      <w:pPrChange w:id="2420" w:author="t_竹沢 公佑" w:date="2019-10-04T20:20:00Z">
                        <w:pPr>
                          <w:pStyle w:val="HTML0"/>
                          <w:spacing w:line="0" w:lineRule="atLeast"/>
                          <w:ind w:firstLineChars="100" w:firstLine="220"/>
                        </w:pPr>
                      </w:pPrChange>
                    </w:pPr>
                    <w:del w:id="2421" w:author="t_竹沢 公佑" w:date="2019-10-04T20:20:00Z">
                      <w:r w:rsidRPr="005038B9" w:rsidDel="00B55F6A">
                        <w:rPr>
                          <w:rFonts w:ascii="ＭＳ Ｐゴシック" w:eastAsia="ＭＳ Ｐゴシック" w:hAnsi="ＭＳ Ｐゴシック"/>
                          <w:color w:val="222222"/>
                          <w:sz w:val="22"/>
                          <w:szCs w:val="22"/>
                          <w:lang w:val="en"/>
                        </w:rPr>
                        <w:delText>transmission and reception</w:delText>
                      </w:r>
                      <w:r w:rsidRPr="005038B9" w:rsidDel="00B55F6A">
                        <w:rPr>
                          <w:rFonts w:ascii="ＭＳ Ｐゴシック" w:eastAsia="ＭＳ Ｐゴシック" w:hAnsi="ＭＳ Ｐゴシック" w:hint="eastAsia"/>
                          <w:color w:val="222222"/>
                          <w:sz w:val="22"/>
                          <w:szCs w:val="22"/>
                          <w:lang w:val="en"/>
                        </w:rPr>
                        <w:delText>.</w:delText>
                      </w:r>
                    </w:del>
                  </w:p>
                </w:txbxContent>
              </v:textbox>
            </v:shape>
          </w:pict>
        </w:r>
      </w:del>
    </w:p>
    <w:p w:rsidR="002B7677" w:rsidDel="00CB2922" w:rsidRDefault="002B7677" w:rsidP="002B7677">
      <w:pPr>
        <w:spacing w:line="0" w:lineRule="atLeast"/>
        <w:rPr>
          <w:del w:id="2422" w:author="t_竹沢 公佑" w:date="2020-07-20T11:22:00Z"/>
        </w:rPr>
      </w:pPr>
    </w:p>
    <w:p w:rsidR="002B7677" w:rsidDel="00CB2922" w:rsidRDefault="002B7677" w:rsidP="002B7677">
      <w:pPr>
        <w:spacing w:line="0" w:lineRule="atLeast"/>
        <w:rPr>
          <w:del w:id="2423" w:author="t_竹沢 公佑" w:date="2020-07-20T11:22:00Z"/>
        </w:rPr>
      </w:pPr>
    </w:p>
    <w:p w:rsidR="002B7677" w:rsidDel="00CB2922" w:rsidRDefault="002B7677" w:rsidP="002B7677">
      <w:pPr>
        <w:spacing w:line="0" w:lineRule="atLeast"/>
        <w:rPr>
          <w:del w:id="2424" w:author="t_竹沢 公佑" w:date="2020-07-20T11:22:00Z"/>
        </w:rPr>
      </w:pPr>
    </w:p>
    <w:p w:rsidR="002B7677" w:rsidDel="00CB2922" w:rsidRDefault="002B7677" w:rsidP="002B7677">
      <w:pPr>
        <w:spacing w:line="0" w:lineRule="atLeast"/>
        <w:rPr>
          <w:del w:id="2425" w:author="t_竹沢 公佑" w:date="2020-07-20T11:22:00Z"/>
        </w:rPr>
      </w:pPr>
    </w:p>
    <w:p w:rsidR="005A6951" w:rsidRPr="00F15EDF" w:rsidDel="00CB2922" w:rsidRDefault="005A6951" w:rsidP="002B7677">
      <w:pPr>
        <w:spacing w:line="0" w:lineRule="atLeast"/>
        <w:rPr>
          <w:del w:id="2426" w:author="t_竹沢 公佑" w:date="2020-07-20T11:22:00Z"/>
        </w:rPr>
      </w:pPr>
    </w:p>
    <w:p w:rsidR="002B7677" w:rsidDel="00CB2922" w:rsidRDefault="002B7677" w:rsidP="002B7677">
      <w:pPr>
        <w:spacing w:line="0" w:lineRule="atLeast"/>
        <w:rPr>
          <w:del w:id="2427" w:author="t_竹沢 公佑" w:date="2020-07-20T11:22:00Z"/>
        </w:rPr>
      </w:pPr>
    </w:p>
    <w:p w:rsidR="002B7677" w:rsidDel="00CB2922" w:rsidRDefault="002B7677" w:rsidP="002B7677">
      <w:pPr>
        <w:spacing w:line="0" w:lineRule="atLeast"/>
        <w:rPr>
          <w:del w:id="2428" w:author="t_竹沢 公佑" w:date="2020-07-20T11:22:00Z"/>
        </w:rPr>
      </w:pPr>
    </w:p>
    <w:p w:rsidR="002B7677" w:rsidDel="00CB2922" w:rsidRDefault="002B7677" w:rsidP="002B7677">
      <w:pPr>
        <w:spacing w:line="0" w:lineRule="atLeast"/>
        <w:rPr>
          <w:del w:id="2429" w:author="t_竹沢 公佑" w:date="2020-07-20T11:22:00Z"/>
        </w:rPr>
      </w:pPr>
    </w:p>
    <w:p w:rsidR="002B7677" w:rsidRDefault="002B7677" w:rsidP="002B7677">
      <w:pPr>
        <w:spacing w:line="0" w:lineRule="atLeast"/>
      </w:pPr>
    </w:p>
    <w:p w:rsidR="002B7677" w:rsidRDefault="002B7677" w:rsidP="002B7677">
      <w:pPr>
        <w:spacing w:line="0" w:lineRule="atLeast"/>
        <w:rPr>
          <w:ins w:id="2430" w:author="t_竹沢 公佑" w:date="2020-07-20T11:22:00Z"/>
        </w:rPr>
      </w:pPr>
    </w:p>
    <w:p w:rsidR="00CB2922" w:rsidRDefault="00CB2922" w:rsidP="002B7677">
      <w:pPr>
        <w:spacing w:line="0" w:lineRule="atLeast"/>
        <w:rPr>
          <w:ins w:id="2431" w:author="t_竹沢 公佑" w:date="2020-07-20T11:22:00Z"/>
        </w:rPr>
      </w:pPr>
    </w:p>
    <w:p w:rsidR="00CB2922" w:rsidRDefault="00CB2922" w:rsidP="002B7677">
      <w:pPr>
        <w:spacing w:line="0" w:lineRule="atLeast"/>
      </w:pPr>
    </w:p>
    <w:p w:rsidR="002B7677" w:rsidRDefault="002B7677" w:rsidP="002B7677">
      <w:pPr>
        <w:pStyle w:val="af9"/>
        <w:jc w:val="center"/>
      </w:pPr>
      <w:bookmarkStart w:id="2432" w:name="_Ref13123882"/>
      <w:r>
        <w:t xml:space="preserve">Figure </w:t>
      </w:r>
      <w:ins w:id="2433" w:author="t_竹沢 公佑" w:date="2021-02-01T12:00:00Z">
        <w:r w:rsidR="000C2A5C">
          <w:fldChar w:fldCharType="begin"/>
        </w:r>
        <w:r w:rsidR="000C2A5C">
          <w:instrText xml:space="preserve"> STYLEREF 1 \s </w:instrText>
        </w:r>
      </w:ins>
      <w:r w:rsidR="000C2A5C">
        <w:fldChar w:fldCharType="separate"/>
      </w:r>
      <w:r w:rsidR="000B4FA1">
        <w:rPr>
          <w:noProof/>
        </w:rPr>
        <w:t>1</w:t>
      </w:r>
      <w:ins w:id="2434" w:author="t_竹沢 公佑" w:date="2021-02-01T12:00:00Z">
        <w:r w:rsidR="000C2A5C">
          <w:fldChar w:fldCharType="end"/>
        </w:r>
        <w:r w:rsidR="000C2A5C">
          <w:noBreakHyphen/>
        </w:r>
        <w:r w:rsidR="000C2A5C">
          <w:fldChar w:fldCharType="begin"/>
        </w:r>
        <w:r w:rsidR="000C2A5C">
          <w:instrText xml:space="preserve"> SEQ Figure \* ARABIC \s 1 </w:instrText>
        </w:r>
      </w:ins>
      <w:r w:rsidR="000C2A5C">
        <w:fldChar w:fldCharType="separate"/>
      </w:r>
      <w:ins w:id="2435" w:author="t_竹沢 公佑" w:date="2021-02-02T17:29:00Z">
        <w:r w:rsidR="000B4FA1">
          <w:rPr>
            <w:noProof/>
          </w:rPr>
          <w:t>2</w:t>
        </w:r>
      </w:ins>
      <w:ins w:id="2436" w:author="t_竹沢 公佑" w:date="2021-02-01T12:00:00Z">
        <w:r w:rsidR="000C2A5C">
          <w:fldChar w:fldCharType="end"/>
        </w:r>
      </w:ins>
      <w:del w:id="2437" w:author="t_竹沢 公佑" w:date="2019-10-06T14:31:00Z">
        <w:r w:rsidDel="00C13B44">
          <w:fldChar w:fldCharType="begin"/>
        </w:r>
        <w:r w:rsidDel="00C13B44">
          <w:delInstrText xml:space="preserve"> STYLEREF 1 \s </w:delInstrText>
        </w:r>
        <w:r w:rsidDel="00C13B44">
          <w:fldChar w:fldCharType="separate"/>
        </w:r>
        <w:r w:rsidR="008A4939" w:rsidDel="00C13B44">
          <w:rPr>
            <w:noProof/>
          </w:rPr>
          <w:delText>1</w:delText>
        </w:r>
        <w:r w:rsidDel="00C13B44">
          <w:fldChar w:fldCharType="end"/>
        </w:r>
        <w:r w:rsidDel="00C13B44">
          <w:noBreakHyphen/>
        </w:r>
        <w:r w:rsidDel="00C13B44">
          <w:fldChar w:fldCharType="begin"/>
        </w:r>
        <w:r w:rsidDel="00C13B44">
          <w:delInstrText xml:space="preserve"> SEQ Figure \* ARABIC \s 1 </w:delInstrText>
        </w:r>
        <w:r w:rsidDel="00C13B44">
          <w:fldChar w:fldCharType="separate"/>
        </w:r>
        <w:r w:rsidR="008A4939" w:rsidDel="00C13B44">
          <w:rPr>
            <w:noProof/>
          </w:rPr>
          <w:delText>2</w:delText>
        </w:r>
        <w:r w:rsidDel="00C13B44">
          <w:fldChar w:fldCharType="end"/>
        </w:r>
      </w:del>
      <w:r>
        <w:rPr>
          <w:rFonts w:hint="eastAsia"/>
        </w:rPr>
        <w:t>:</w:t>
      </w:r>
      <w:r w:rsidRPr="00FE72AC">
        <w:rPr>
          <w:rFonts w:hint="eastAsia"/>
          <w:b w:val="0"/>
        </w:rPr>
        <w:t xml:space="preserve"> Overview of the transmission sequence</w:t>
      </w:r>
      <w:bookmarkEnd w:id="2432"/>
    </w:p>
    <w:p w:rsidR="002B7677" w:rsidRDefault="002B7677" w:rsidP="00764A77">
      <w:pPr>
        <w:spacing w:line="0" w:lineRule="atLeast"/>
      </w:pPr>
    </w:p>
    <w:p w:rsidR="002B7677" w:rsidRDefault="002B7677" w:rsidP="00764A77">
      <w:pPr>
        <w:spacing w:line="0" w:lineRule="atLeast"/>
      </w:pPr>
    </w:p>
    <w:p w:rsidR="000D6D94" w:rsidRDefault="000D6D94" w:rsidP="00764A77">
      <w:pPr>
        <w:spacing w:line="0" w:lineRule="atLeast"/>
        <w:rPr>
          <w:ins w:id="2438" w:author="t_竹沢 公佑" w:date="2020-07-20T11:22:00Z"/>
        </w:rPr>
      </w:pPr>
    </w:p>
    <w:p w:rsidR="00CB2922" w:rsidRDefault="00CB2922" w:rsidP="00764A77">
      <w:pPr>
        <w:spacing w:line="0" w:lineRule="atLeast"/>
        <w:rPr>
          <w:ins w:id="2439" w:author="t_竹沢 公佑" w:date="2020-07-20T11:22:00Z"/>
        </w:rPr>
      </w:pPr>
    </w:p>
    <w:p w:rsidR="00CB2922" w:rsidRDefault="00CB2922" w:rsidP="00764A77">
      <w:pPr>
        <w:spacing w:line="0" w:lineRule="atLeast"/>
        <w:rPr>
          <w:ins w:id="2440" w:author="t_竹沢 公佑" w:date="2020-07-20T11:22:00Z"/>
        </w:rPr>
      </w:pPr>
    </w:p>
    <w:p w:rsidR="00CB2922" w:rsidRDefault="00CB2922" w:rsidP="00764A77">
      <w:pPr>
        <w:spacing w:line="0" w:lineRule="atLeast"/>
      </w:pPr>
    </w:p>
    <w:p w:rsidR="009A1060" w:rsidRPr="009A1060" w:rsidRDefault="009A1060" w:rsidP="009A1060">
      <w:pPr>
        <w:pStyle w:val="2"/>
        <w:rPr>
          <w:u w:val="single"/>
        </w:rPr>
      </w:pPr>
      <w:bookmarkStart w:id="2441" w:name="_Toc63179382"/>
      <w:r>
        <w:rPr>
          <w:rFonts w:hint="eastAsia"/>
          <w:u w:val="single"/>
          <w:lang w:val="en"/>
        </w:rPr>
        <w:lastRenderedPageBreak/>
        <w:t>The kinds of DRXP board</w:t>
      </w:r>
      <w:bookmarkEnd w:id="2441"/>
    </w:p>
    <w:p w:rsidR="00144EA8" w:rsidRDefault="006F43DE" w:rsidP="00144EA8">
      <w:pPr>
        <w:spacing w:line="0" w:lineRule="atLeast"/>
        <w:ind w:firstLineChars="50" w:firstLine="110"/>
        <w:rPr>
          <w:ins w:id="2442" w:author="t_竹沢 公佑" w:date="2019-10-04T20:40:00Z"/>
          <w:sz w:val="22"/>
          <w:szCs w:val="22"/>
        </w:rPr>
      </w:pPr>
      <w:r w:rsidRPr="00FC051F">
        <w:rPr>
          <w:rFonts w:hint="eastAsia"/>
          <w:sz w:val="22"/>
          <w:szCs w:val="22"/>
        </w:rPr>
        <w:t xml:space="preserve">There are two kinds of DRXP board. One is a prototype DRXP board. </w:t>
      </w:r>
      <w:ins w:id="2443" w:author="t_竹沢 公佑" w:date="2019-10-04T20:35:00Z">
        <w:r w:rsidR="00144EA8">
          <w:rPr>
            <w:rFonts w:hint="eastAsia"/>
            <w:sz w:val="22"/>
            <w:szCs w:val="22"/>
          </w:rPr>
          <w:t xml:space="preserve">The other </w:t>
        </w:r>
      </w:ins>
      <w:del w:id="2444" w:author="t_竹沢 公佑" w:date="2019-10-04T20:35:00Z">
        <w:r w:rsidRPr="00FC051F" w:rsidDel="00144EA8">
          <w:rPr>
            <w:rFonts w:hint="eastAsia"/>
            <w:sz w:val="22"/>
            <w:szCs w:val="22"/>
          </w:rPr>
          <w:delText xml:space="preserve">Another </w:delText>
        </w:r>
      </w:del>
      <w:r w:rsidRPr="00FC051F">
        <w:rPr>
          <w:rFonts w:hint="eastAsia"/>
          <w:sz w:val="22"/>
          <w:szCs w:val="22"/>
        </w:rPr>
        <w:t xml:space="preserve">is a production DRXP board. </w:t>
      </w:r>
      <w:r w:rsidR="000D6D94" w:rsidRPr="00FC051F">
        <w:rPr>
          <w:sz w:val="22"/>
          <w:szCs w:val="22"/>
        </w:rPr>
        <w:t>T</w:t>
      </w:r>
      <w:r w:rsidR="000D6D94" w:rsidRPr="00FC051F">
        <w:rPr>
          <w:rFonts w:hint="eastAsia"/>
          <w:sz w:val="22"/>
          <w:szCs w:val="22"/>
        </w:rPr>
        <w:t>he prototype DRXP board has three optical interfaces</w:t>
      </w:r>
      <w:r w:rsidR="002B7677">
        <w:rPr>
          <w:rFonts w:hint="eastAsia"/>
          <w:sz w:val="22"/>
          <w:szCs w:val="22"/>
        </w:rPr>
        <w:t xml:space="preserve"> (</w:t>
      </w:r>
      <w:r w:rsidR="002B7677">
        <w:rPr>
          <w:sz w:val="22"/>
          <w:szCs w:val="22"/>
        </w:rPr>
        <w:fldChar w:fldCharType="begin"/>
      </w:r>
      <w:r w:rsidR="002B7677">
        <w:rPr>
          <w:sz w:val="22"/>
          <w:szCs w:val="22"/>
        </w:rPr>
        <w:instrText xml:space="preserve"> </w:instrText>
      </w:r>
      <w:r w:rsidR="002B7677">
        <w:rPr>
          <w:rFonts w:hint="eastAsia"/>
          <w:sz w:val="22"/>
          <w:szCs w:val="22"/>
        </w:rPr>
        <w:instrText>REF _Ref13123969 \h</w:instrText>
      </w:r>
      <w:r w:rsidR="002B7677">
        <w:rPr>
          <w:sz w:val="22"/>
          <w:szCs w:val="22"/>
        </w:rPr>
        <w:instrText xml:space="preserve"> </w:instrText>
      </w:r>
      <w:r w:rsidR="002B7677">
        <w:rPr>
          <w:sz w:val="22"/>
          <w:szCs w:val="22"/>
        </w:rPr>
      </w:r>
      <w:r w:rsidR="002B7677">
        <w:rPr>
          <w:sz w:val="22"/>
          <w:szCs w:val="22"/>
        </w:rPr>
        <w:fldChar w:fldCharType="separate"/>
      </w:r>
      <w:ins w:id="2445" w:author="t_竹沢 公佑" w:date="2021-02-02T17:29:00Z">
        <w:r w:rsidR="000B4FA1">
          <w:t xml:space="preserve">Figure </w:t>
        </w:r>
        <w:r w:rsidR="000B4FA1">
          <w:rPr>
            <w:noProof/>
          </w:rPr>
          <w:t>1</w:t>
        </w:r>
        <w:r w:rsidR="000B4FA1">
          <w:noBreakHyphen/>
        </w:r>
        <w:r w:rsidR="000B4FA1">
          <w:rPr>
            <w:noProof/>
          </w:rPr>
          <w:t>4</w:t>
        </w:r>
        <w:r w:rsidR="000B4FA1">
          <w:rPr>
            <w:rFonts w:hint="eastAsia"/>
          </w:rPr>
          <w:t xml:space="preserve">: </w:t>
        </w:r>
        <w:r w:rsidR="000B4FA1" w:rsidRPr="00FE72AC">
          <w:rPr>
            <w:rFonts w:hint="eastAsia"/>
            <w:b/>
          </w:rPr>
          <w:t xml:space="preserve">The </w:t>
        </w:r>
        <w:r w:rsidR="000B4FA1">
          <w:rPr>
            <w:rFonts w:hint="eastAsia"/>
            <w:b/>
          </w:rPr>
          <w:t>Hardware b</w:t>
        </w:r>
        <w:r w:rsidR="000B4FA1" w:rsidRPr="00FE72AC">
          <w:rPr>
            <w:rFonts w:hint="eastAsia"/>
            <w:b/>
          </w:rPr>
          <w:t xml:space="preserve">lock diagram of the </w:t>
        </w:r>
        <w:r w:rsidR="000B4FA1">
          <w:rPr>
            <w:rFonts w:hint="eastAsia"/>
            <w:b/>
          </w:rPr>
          <w:t xml:space="preserve">prototype </w:t>
        </w:r>
        <w:r w:rsidR="000B4FA1" w:rsidRPr="00FE72AC">
          <w:rPr>
            <w:rFonts w:hint="eastAsia"/>
            <w:b/>
          </w:rPr>
          <w:t>DRXP board</w:t>
        </w:r>
      </w:ins>
      <w:del w:id="2446" w:author="t_竹沢 公佑" w:date="2019-08-22T13:55:00Z">
        <w:r w:rsidR="007D309C" w:rsidDel="007154FA">
          <w:delText xml:space="preserve">Figure </w:delText>
        </w:r>
        <w:r w:rsidR="007D309C" w:rsidDel="007154FA">
          <w:rPr>
            <w:noProof/>
          </w:rPr>
          <w:delText>1</w:delText>
        </w:r>
        <w:r w:rsidR="007D309C" w:rsidDel="007154FA">
          <w:noBreakHyphen/>
        </w:r>
        <w:r w:rsidR="007D309C" w:rsidDel="007154FA">
          <w:rPr>
            <w:noProof/>
          </w:rPr>
          <w:delText>4</w:delText>
        </w:r>
        <w:r w:rsidR="007D309C" w:rsidDel="007154FA">
          <w:rPr>
            <w:rFonts w:hint="eastAsia"/>
          </w:rPr>
          <w:delText xml:space="preserve">: </w:delText>
        </w:r>
        <w:r w:rsidR="007D309C" w:rsidRPr="00FE72AC" w:rsidDel="007154FA">
          <w:rPr>
            <w:rFonts w:hint="eastAsia"/>
            <w:b/>
          </w:rPr>
          <w:delText xml:space="preserve">The </w:delText>
        </w:r>
        <w:r w:rsidR="007D309C" w:rsidDel="007154FA">
          <w:rPr>
            <w:rFonts w:hint="eastAsia"/>
            <w:b/>
          </w:rPr>
          <w:delText>Hardware b</w:delText>
        </w:r>
        <w:r w:rsidR="007D309C" w:rsidRPr="00FE72AC" w:rsidDel="007154FA">
          <w:rPr>
            <w:rFonts w:hint="eastAsia"/>
            <w:b/>
          </w:rPr>
          <w:delText xml:space="preserve">lock diagram of the </w:delText>
        </w:r>
        <w:r w:rsidR="007D309C" w:rsidDel="007154FA">
          <w:rPr>
            <w:rFonts w:hint="eastAsia"/>
            <w:b/>
          </w:rPr>
          <w:delText xml:space="preserve">prototype </w:delText>
        </w:r>
        <w:r w:rsidR="007D309C" w:rsidRPr="00FE72AC" w:rsidDel="007154FA">
          <w:rPr>
            <w:rFonts w:hint="eastAsia"/>
            <w:b/>
          </w:rPr>
          <w:delText>DRXP board</w:delText>
        </w:r>
      </w:del>
      <w:r w:rsidR="002B7677">
        <w:rPr>
          <w:sz w:val="22"/>
          <w:szCs w:val="22"/>
        </w:rPr>
        <w:fldChar w:fldCharType="end"/>
      </w:r>
      <w:r w:rsidR="002B7677">
        <w:rPr>
          <w:rFonts w:hint="eastAsia"/>
          <w:sz w:val="22"/>
          <w:szCs w:val="22"/>
        </w:rPr>
        <w:t>)</w:t>
      </w:r>
      <w:r w:rsidR="000D6D94" w:rsidRPr="00FC051F">
        <w:rPr>
          <w:rFonts w:hint="eastAsia"/>
          <w:sz w:val="22"/>
          <w:szCs w:val="22"/>
        </w:rPr>
        <w:t xml:space="preserve">. </w:t>
      </w:r>
      <w:r w:rsidR="002B4F0D">
        <w:rPr>
          <w:rFonts w:hint="eastAsia"/>
          <w:sz w:val="22"/>
          <w:szCs w:val="22"/>
        </w:rPr>
        <w:t>It can receive/transmit</w:t>
      </w:r>
      <w:r w:rsidR="00422B69" w:rsidRPr="00FC051F">
        <w:rPr>
          <w:rFonts w:hint="eastAsia"/>
          <w:sz w:val="22"/>
          <w:szCs w:val="22"/>
        </w:rPr>
        <w:t xml:space="preserve"> </w:t>
      </w:r>
      <w:ins w:id="2447" w:author="t_竹沢 公佑" w:date="2019-10-04T20:35:00Z">
        <w:r w:rsidR="00144EA8">
          <w:rPr>
            <w:rFonts w:hint="eastAsia"/>
            <w:sz w:val="22"/>
            <w:szCs w:val="22"/>
          </w:rPr>
          <w:t xml:space="preserve">one </w:t>
        </w:r>
      </w:ins>
      <w:del w:id="2448" w:author="t_竹沢 公佑" w:date="2019-10-04T20:35:00Z">
        <w:r w:rsidR="002B4F0D" w:rsidDel="00144EA8">
          <w:rPr>
            <w:rFonts w:hint="eastAsia"/>
            <w:sz w:val="22"/>
            <w:szCs w:val="22"/>
          </w:rPr>
          <w:delText xml:space="preserve">an </w:delText>
        </w:r>
      </w:del>
      <w:r w:rsidR="000D6D94" w:rsidRPr="00FC051F">
        <w:rPr>
          <w:rFonts w:hint="eastAsia"/>
          <w:sz w:val="22"/>
          <w:szCs w:val="22"/>
        </w:rPr>
        <w:t>observed data</w:t>
      </w:r>
      <w:r w:rsidR="00422B69" w:rsidRPr="00FC051F">
        <w:rPr>
          <w:rFonts w:hint="eastAsia"/>
          <w:sz w:val="22"/>
          <w:szCs w:val="22"/>
        </w:rPr>
        <w:t xml:space="preserve"> quantized </w:t>
      </w:r>
      <w:r w:rsidR="002B4F0D">
        <w:rPr>
          <w:rFonts w:hint="eastAsia"/>
          <w:sz w:val="22"/>
          <w:szCs w:val="22"/>
        </w:rPr>
        <w:t xml:space="preserve">with </w:t>
      </w:r>
      <w:r w:rsidR="00422B69" w:rsidRPr="00FC051F">
        <w:rPr>
          <w:rFonts w:hint="eastAsia"/>
          <w:sz w:val="22"/>
          <w:szCs w:val="22"/>
        </w:rPr>
        <w:t xml:space="preserve">3 </w:t>
      </w:r>
      <w:r w:rsidR="002B4F0D">
        <w:rPr>
          <w:rFonts w:hint="eastAsia"/>
          <w:sz w:val="22"/>
          <w:szCs w:val="22"/>
        </w:rPr>
        <w:t>bits</w:t>
      </w:r>
      <w:r w:rsidR="000D6D94" w:rsidRPr="00FC051F">
        <w:rPr>
          <w:rFonts w:hint="eastAsia"/>
          <w:sz w:val="22"/>
          <w:szCs w:val="22"/>
        </w:rPr>
        <w:t xml:space="preserve">. </w:t>
      </w:r>
      <w:r w:rsidR="00422B69" w:rsidRPr="00FC051F">
        <w:rPr>
          <w:rFonts w:hint="eastAsia"/>
          <w:sz w:val="22"/>
          <w:szCs w:val="22"/>
        </w:rPr>
        <w:t>T</w:t>
      </w:r>
      <w:r w:rsidR="00422B69" w:rsidRPr="00FC051F">
        <w:rPr>
          <w:sz w:val="22"/>
          <w:szCs w:val="22"/>
        </w:rPr>
        <w:t>h</w:t>
      </w:r>
      <w:r w:rsidR="00422B69" w:rsidRPr="00FC051F">
        <w:rPr>
          <w:rFonts w:hint="eastAsia"/>
          <w:sz w:val="22"/>
          <w:szCs w:val="22"/>
        </w:rPr>
        <w:t xml:space="preserve">e production DRXP </w:t>
      </w:r>
      <w:r w:rsidR="00422B69" w:rsidRPr="00FC051F">
        <w:rPr>
          <w:sz w:val="22"/>
          <w:szCs w:val="22"/>
        </w:rPr>
        <w:t>board</w:t>
      </w:r>
      <w:r w:rsidR="00422B69" w:rsidRPr="00FC051F">
        <w:rPr>
          <w:rFonts w:hint="eastAsia"/>
          <w:sz w:val="22"/>
          <w:szCs w:val="22"/>
        </w:rPr>
        <w:t xml:space="preserve"> has six optical interfaces</w:t>
      </w:r>
      <w:r w:rsidR="002B7677">
        <w:rPr>
          <w:rFonts w:hint="eastAsia"/>
          <w:sz w:val="22"/>
          <w:szCs w:val="22"/>
        </w:rPr>
        <w:t xml:space="preserve"> (</w:t>
      </w:r>
      <w:r w:rsidR="002B7677">
        <w:rPr>
          <w:sz w:val="22"/>
          <w:szCs w:val="22"/>
        </w:rPr>
        <w:fldChar w:fldCharType="begin"/>
      </w:r>
      <w:r w:rsidR="002B7677">
        <w:rPr>
          <w:sz w:val="22"/>
          <w:szCs w:val="22"/>
        </w:rPr>
        <w:instrText xml:space="preserve"> </w:instrText>
      </w:r>
      <w:r w:rsidR="002B7677">
        <w:rPr>
          <w:rFonts w:hint="eastAsia"/>
          <w:sz w:val="22"/>
          <w:szCs w:val="22"/>
        </w:rPr>
        <w:instrText>REF _Ref13123994 \h</w:instrText>
      </w:r>
      <w:r w:rsidR="002B7677">
        <w:rPr>
          <w:sz w:val="22"/>
          <w:szCs w:val="22"/>
        </w:rPr>
        <w:instrText xml:space="preserve"> </w:instrText>
      </w:r>
      <w:r w:rsidR="002B7677">
        <w:rPr>
          <w:sz w:val="22"/>
          <w:szCs w:val="22"/>
        </w:rPr>
      </w:r>
      <w:r w:rsidR="002B7677">
        <w:rPr>
          <w:sz w:val="22"/>
          <w:szCs w:val="22"/>
        </w:rPr>
        <w:fldChar w:fldCharType="separate"/>
      </w:r>
      <w:ins w:id="2449" w:author="t_竹沢 公佑" w:date="2021-02-02T17:29:00Z">
        <w:r w:rsidR="000B4FA1">
          <w:t xml:space="preserve">Figure </w:t>
        </w:r>
        <w:r w:rsidR="000B4FA1">
          <w:rPr>
            <w:noProof/>
          </w:rPr>
          <w:t>1</w:t>
        </w:r>
        <w:r w:rsidR="000B4FA1">
          <w:noBreakHyphen/>
        </w:r>
        <w:r w:rsidR="000B4FA1">
          <w:rPr>
            <w:noProof/>
          </w:rPr>
          <w:t>3</w:t>
        </w:r>
        <w:r w:rsidR="000B4FA1">
          <w:rPr>
            <w:rFonts w:hint="eastAsia"/>
          </w:rPr>
          <w:t xml:space="preserve">: </w:t>
        </w:r>
        <w:r w:rsidR="000B4FA1" w:rsidRPr="00FE72AC">
          <w:rPr>
            <w:rFonts w:hint="eastAsia"/>
            <w:b/>
          </w:rPr>
          <w:t xml:space="preserve">The </w:t>
        </w:r>
        <w:r w:rsidR="000B4FA1">
          <w:rPr>
            <w:rFonts w:hint="eastAsia"/>
            <w:b/>
          </w:rPr>
          <w:t>Hardware b</w:t>
        </w:r>
        <w:r w:rsidR="000B4FA1" w:rsidRPr="00FE72AC">
          <w:rPr>
            <w:rFonts w:hint="eastAsia"/>
            <w:b/>
          </w:rPr>
          <w:t>lock diagram of the production DRXP board</w:t>
        </w:r>
      </w:ins>
      <w:del w:id="2450" w:author="t_竹沢 公佑" w:date="2019-08-22T13:55:00Z">
        <w:r w:rsidR="007D309C" w:rsidDel="007154FA">
          <w:delText xml:space="preserve">Figure </w:delText>
        </w:r>
        <w:r w:rsidR="007D309C" w:rsidDel="007154FA">
          <w:rPr>
            <w:noProof/>
          </w:rPr>
          <w:delText>1</w:delText>
        </w:r>
        <w:r w:rsidR="007D309C" w:rsidDel="007154FA">
          <w:noBreakHyphen/>
        </w:r>
        <w:r w:rsidR="007D309C" w:rsidDel="007154FA">
          <w:rPr>
            <w:noProof/>
          </w:rPr>
          <w:delText>3</w:delText>
        </w:r>
        <w:r w:rsidR="007D309C" w:rsidDel="007154FA">
          <w:rPr>
            <w:rFonts w:hint="eastAsia"/>
          </w:rPr>
          <w:delText xml:space="preserve">: </w:delText>
        </w:r>
        <w:r w:rsidR="007D309C" w:rsidRPr="00FE72AC" w:rsidDel="007154FA">
          <w:rPr>
            <w:rFonts w:hint="eastAsia"/>
            <w:b/>
          </w:rPr>
          <w:delText xml:space="preserve">The </w:delText>
        </w:r>
        <w:r w:rsidR="007D309C" w:rsidDel="007154FA">
          <w:rPr>
            <w:rFonts w:hint="eastAsia"/>
            <w:b/>
          </w:rPr>
          <w:delText>Hardware b</w:delText>
        </w:r>
        <w:r w:rsidR="007D309C" w:rsidRPr="00FE72AC" w:rsidDel="007154FA">
          <w:rPr>
            <w:rFonts w:hint="eastAsia"/>
            <w:b/>
          </w:rPr>
          <w:delText>lock diagram of the production DRXP board</w:delText>
        </w:r>
      </w:del>
      <w:r w:rsidR="002B7677">
        <w:rPr>
          <w:sz w:val="22"/>
          <w:szCs w:val="22"/>
        </w:rPr>
        <w:fldChar w:fldCharType="end"/>
      </w:r>
      <w:r w:rsidR="002B7677">
        <w:rPr>
          <w:rFonts w:hint="eastAsia"/>
          <w:sz w:val="22"/>
          <w:szCs w:val="22"/>
        </w:rPr>
        <w:t>)</w:t>
      </w:r>
      <w:r w:rsidR="002B4F0D">
        <w:rPr>
          <w:rFonts w:hint="eastAsia"/>
          <w:sz w:val="22"/>
          <w:szCs w:val="22"/>
        </w:rPr>
        <w:t>.</w:t>
      </w:r>
      <w:del w:id="2451" w:author="t_竹沢 公佑" w:date="2019-10-04T20:36:00Z">
        <w:r w:rsidR="002B4F0D" w:rsidDel="00144EA8">
          <w:rPr>
            <w:rFonts w:hint="eastAsia"/>
            <w:sz w:val="22"/>
            <w:szCs w:val="22"/>
          </w:rPr>
          <w:delText xml:space="preserve"> Therefore,</w:delText>
        </w:r>
      </w:del>
      <w:r w:rsidR="002B4F0D">
        <w:rPr>
          <w:rFonts w:hint="eastAsia"/>
          <w:sz w:val="22"/>
          <w:szCs w:val="22"/>
        </w:rPr>
        <w:t xml:space="preserve"> </w:t>
      </w:r>
      <w:ins w:id="2452" w:author="t_竹沢 公佑" w:date="2019-10-04T20:36:00Z">
        <w:r w:rsidR="00144EA8">
          <w:rPr>
            <w:rFonts w:hint="eastAsia"/>
            <w:sz w:val="22"/>
            <w:szCs w:val="22"/>
          </w:rPr>
          <w:t xml:space="preserve">So </w:t>
        </w:r>
      </w:ins>
      <w:r w:rsidR="002B4F0D">
        <w:rPr>
          <w:rFonts w:hint="eastAsia"/>
          <w:sz w:val="22"/>
          <w:szCs w:val="22"/>
        </w:rPr>
        <w:t>it can receive/transmit</w:t>
      </w:r>
      <w:r w:rsidR="00422B69" w:rsidRPr="00FC051F">
        <w:rPr>
          <w:rFonts w:hint="eastAsia"/>
          <w:sz w:val="22"/>
          <w:szCs w:val="22"/>
        </w:rPr>
        <w:t xml:space="preserve"> two observed data. </w:t>
      </w:r>
      <w:ins w:id="2453" w:author="t_竹沢 公佑" w:date="2019-10-04T20:36:00Z">
        <w:r w:rsidR="00144EA8">
          <w:rPr>
            <w:rFonts w:hint="eastAsia"/>
            <w:sz w:val="22"/>
            <w:szCs w:val="22"/>
          </w:rPr>
          <w:t xml:space="preserve">A </w:t>
        </w:r>
      </w:ins>
      <w:del w:id="2454" w:author="t_竹沢 公佑" w:date="2019-10-04T20:36:00Z">
        <w:r w:rsidR="0091191C" w:rsidDel="00144EA8">
          <w:rPr>
            <w:rFonts w:hint="eastAsia"/>
            <w:sz w:val="22"/>
            <w:szCs w:val="22"/>
          </w:rPr>
          <w:delText xml:space="preserve">The </w:delText>
        </w:r>
      </w:del>
      <w:r w:rsidR="0091191C">
        <w:rPr>
          <w:rFonts w:hint="eastAsia"/>
          <w:sz w:val="22"/>
          <w:szCs w:val="22"/>
        </w:rPr>
        <w:t xml:space="preserve">device </w:t>
      </w:r>
      <w:ins w:id="2455" w:author="t_竹沢 公佑" w:date="2019-10-04T20:37:00Z">
        <w:r w:rsidR="00144EA8">
          <w:rPr>
            <w:rFonts w:hint="eastAsia"/>
            <w:sz w:val="22"/>
            <w:szCs w:val="22"/>
          </w:rPr>
          <w:t xml:space="preserve">file </w:t>
        </w:r>
      </w:ins>
      <w:del w:id="2456" w:author="t_竹沢 公佑" w:date="2019-10-04T20:37:00Z">
        <w:r w:rsidR="0091191C" w:rsidDel="00144EA8">
          <w:rPr>
            <w:rFonts w:hint="eastAsia"/>
            <w:sz w:val="22"/>
            <w:szCs w:val="22"/>
          </w:rPr>
          <w:delText xml:space="preserve">driver interface </w:delText>
        </w:r>
      </w:del>
      <w:r w:rsidR="0091191C">
        <w:rPr>
          <w:rFonts w:hint="eastAsia"/>
          <w:sz w:val="22"/>
          <w:szCs w:val="22"/>
        </w:rPr>
        <w:t xml:space="preserve">is created per </w:t>
      </w:r>
      <w:ins w:id="2457" w:author="t_竹沢 公佑" w:date="2019-10-04T20:38:00Z">
        <w:r w:rsidR="00144EA8">
          <w:rPr>
            <w:rFonts w:hint="eastAsia"/>
            <w:sz w:val="22"/>
            <w:szCs w:val="22"/>
          </w:rPr>
          <w:t xml:space="preserve">one </w:t>
        </w:r>
      </w:ins>
      <w:del w:id="2458" w:author="t_竹沢 公佑" w:date="2019-10-04T20:38:00Z">
        <w:r w:rsidR="0091191C" w:rsidRPr="00FC051F" w:rsidDel="00144EA8">
          <w:rPr>
            <w:rFonts w:hint="eastAsia"/>
            <w:sz w:val="22"/>
            <w:szCs w:val="22"/>
          </w:rPr>
          <w:delText xml:space="preserve">the </w:delText>
        </w:r>
      </w:del>
      <w:r w:rsidR="0091191C" w:rsidRPr="00FC051F">
        <w:rPr>
          <w:rFonts w:hint="eastAsia"/>
          <w:sz w:val="22"/>
          <w:szCs w:val="22"/>
        </w:rPr>
        <w:t xml:space="preserve">set of three optical </w:t>
      </w:r>
      <w:r w:rsidR="00D447CF">
        <w:rPr>
          <w:rFonts w:hint="eastAsia"/>
          <w:sz w:val="22"/>
          <w:szCs w:val="22"/>
        </w:rPr>
        <w:t xml:space="preserve">interfaces </w:t>
      </w:r>
      <w:r w:rsidR="0091191C" w:rsidRPr="00FC051F">
        <w:rPr>
          <w:rFonts w:hint="eastAsia"/>
          <w:sz w:val="22"/>
          <w:szCs w:val="22"/>
        </w:rPr>
        <w:t>(D/C/B bit)</w:t>
      </w:r>
      <w:r w:rsidR="0091191C">
        <w:rPr>
          <w:rFonts w:hint="eastAsia"/>
          <w:sz w:val="22"/>
          <w:szCs w:val="22"/>
        </w:rPr>
        <w:t xml:space="preserve">. </w:t>
      </w:r>
      <w:ins w:id="2459" w:author="t_竹沢 公佑" w:date="2019-10-04T20:40:00Z">
        <w:r w:rsidR="00144EA8">
          <w:rPr>
            <w:rFonts w:hint="eastAsia"/>
            <w:sz w:val="22"/>
            <w:szCs w:val="22"/>
          </w:rPr>
          <w:t xml:space="preserve">Therefore, </w:t>
        </w:r>
      </w:ins>
      <w:ins w:id="2460" w:author="t_竹沢 公佑" w:date="2019-10-04T20:41:00Z">
        <w:r w:rsidR="00144EA8">
          <w:rPr>
            <w:rFonts w:hint="eastAsia"/>
            <w:sz w:val="22"/>
            <w:szCs w:val="22"/>
          </w:rPr>
          <w:t>t</w:t>
        </w:r>
      </w:ins>
      <w:ins w:id="2461" w:author="t_竹沢 公佑" w:date="2019-10-04T20:40:00Z">
        <w:r w:rsidR="00144EA8">
          <w:rPr>
            <w:rFonts w:hint="eastAsia"/>
            <w:sz w:val="22"/>
            <w:szCs w:val="22"/>
          </w:rPr>
          <w:t>wo</w:t>
        </w:r>
      </w:ins>
      <w:ins w:id="2462" w:author="t_竹沢 公佑" w:date="2019-10-04T20:41:00Z">
        <w:r w:rsidR="00144EA8">
          <w:rPr>
            <w:rFonts w:hint="eastAsia"/>
            <w:sz w:val="22"/>
            <w:szCs w:val="22"/>
          </w:rPr>
          <w:t xml:space="preserve"> </w:t>
        </w:r>
      </w:ins>
      <w:ins w:id="2463" w:author="t_竹沢 公佑" w:date="2019-10-04T20:40:00Z">
        <w:r w:rsidR="00144EA8">
          <w:rPr>
            <w:rFonts w:hint="eastAsia"/>
            <w:sz w:val="22"/>
            <w:szCs w:val="22"/>
          </w:rPr>
          <w:t>device files are created for one production board.</w:t>
        </w:r>
        <w:r w:rsidR="00144EA8" w:rsidRPr="00144EA8">
          <w:rPr>
            <w:sz w:val="22"/>
            <w:szCs w:val="22"/>
            <w:rPrChange w:id="2464" w:author="t_竹沢 公佑" w:date="2019-10-04T20:40:00Z">
              <w:rPr>
                <w:strike/>
                <w:sz w:val="22"/>
                <w:szCs w:val="22"/>
              </w:rPr>
            </w:rPrChange>
          </w:rPr>
          <w:t xml:space="preserve"> </w:t>
        </w:r>
        <w:r w:rsidR="00144EA8">
          <w:rPr>
            <w:rFonts w:hint="eastAsia"/>
            <w:sz w:val="22"/>
            <w:szCs w:val="22"/>
          </w:rPr>
          <w:t>One device file is created for one prototype DRXP board.</w:t>
        </w:r>
      </w:ins>
      <w:ins w:id="2465" w:author="t_竹沢 公佑" w:date="2020-06-01T12:19:00Z">
        <w:r w:rsidR="00D83999">
          <w:rPr>
            <w:rFonts w:hint="eastAsia"/>
            <w:sz w:val="22"/>
            <w:szCs w:val="22"/>
          </w:rPr>
          <w:t xml:space="preserve"> In the case </w:t>
        </w:r>
      </w:ins>
      <w:ins w:id="2466" w:author="t_竹沢 公佑" w:date="2020-06-01T12:20:00Z">
        <w:r w:rsidR="00D83999">
          <w:rPr>
            <w:rFonts w:hint="eastAsia"/>
            <w:sz w:val="22"/>
            <w:szCs w:val="22"/>
          </w:rPr>
          <w:t xml:space="preserve">that </w:t>
        </w:r>
      </w:ins>
      <w:ins w:id="2467" w:author="t_竹沢 公佑" w:date="2020-06-01T12:19:00Z">
        <w:r w:rsidR="00D83999">
          <w:rPr>
            <w:rFonts w:hint="eastAsia"/>
            <w:sz w:val="22"/>
            <w:szCs w:val="22"/>
          </w:rPr>
          <w:t xml:space="preserve">one prototype DRXP and one production DRXP </w:t>
        </w:r>
      </w:ins>
      <w:ins w:id="2468" w:author="t_竹沢 公佑" w:date="2020-06-01T12:20:00Z">
        <w:r w:rsidR="00D83999">
          <w:rPr>
            <w:rFonts w:hint="eastAsia"/>
            <w:sz w:val="22"/>
            <w:szCs w:val="22"/>
          </w:rPr>
          <w:t>are</w:t>
        </w:r>
      </w:ins>
      <w:ins w:id="2469" w:author="t_竹沢 公佑" w:date="2020-06-01T12:19:00Z">
        <w:r w:rsidR="00D83999">
          <w:rPr>
            <w:rFonts w:hint="eastAsia"/>
            <w:sz w:val="22"/>
            <w:szCs w:val="22"/>
          </w:rPr>
          <w:t xml:space="preserve"> installed</w:t>
        </w:r>
      </w:ins>
      <w:ins w:id="2470" w:author="t_竹沢 公佑" w:date="2020-06-01T12:20:00Z">
        <w:r w:rsidR="00D83999">
          <w:rPr>
            <w:rFonts w:hint="eastAsia"/>
            <w:sz w:val="22"/>
            <w:szCs w:val="22"/>
          </w:rPr>
          <w:t xml:space="preserve">, 3 device files are created for </w:t>
        </w:r>
      </w:ins>
      <w:ins w:id="2471" w:author="t_竹沢 公佑" w:date="2020-06-08T09:31:00Z">
        <w:r w:rsidR="00AE6F76">
          <w:rPr>
            <w:sz w:val="22"/>
            <w:szCs w:val="22"/>
          </w:rPr>
          <w:t>controlling</w:t>
        </w:r>
        <w:r w:rsidR="00AE6F76">
          <w:rPr>
            <w:rFonts w:hint="eastAsia"/>
            <w:sz w:val="22"/>
            <w:szCs w:val="22"/>
          </w:rPr>
          <w:t xml:space="preserve"> and monitoring</w:t>
        </w:r>
      </w:ins>
      <w:ins w:id="2472" w:author="t_竹沢 公佑" w:date="2020-06-01T12:20:00Z">
        <w:r w:rsidR="00D83999">
          <w:rPr>
            <w:rFonts w:hint="eastAsia"/>
            <w:sz w:val="22"/>
            <w:szCs w:val="22"/>
          </w:rPr>
          <w:t xml:space="preserve"> </w:t>
        </w:r>
        <w:r w:rsidR="00D83999">
          <w:rPr>
            <w:sz w:val="22"/>
            <w:szCs w:val="22"/>
          </w:rPr>
          <w:t>each</w:t>
        </w:r>
        <w:r w:rsidR="00D83999">
          <w:rPr>
            <w:rFonts w:hint="eastAsia"/>
            <w:sz w:val="22"/>
            <w:szCs w:val="22"/>
          </w:rPr>
          <w:t xml:space="preserve"> IF</w:t>
        </w:r>
      </w:ins>
      <w:ins w:id="2473" w:author="t_竹沢 公佑" w:date="2020-06-01T12:19:00Z">
        <w:r w:rsidR="00D83999">
          <w:rPr>
            <w:rFonts w:hint="eastAsia"/>
            <w:sz w:val="22"/>
            <w:szCs w:val="22"/>
          </w:rPr>
          <w:t>.</w:t>
        </w:r>
      </w:ins>
    </w:p>
    <w:p w:rsidR="00422B69" w:rsidDel="00144EA8" w:rsidRDefault="0091191C" w:rsidP="00FC051F">
      <w:pPr>
        <w:spacing w:line="0" w:lineRule="atLeast"/>
        <w:ind w:firstLineChars="50" w:firstLine="110"/>
        <w:rPr>
          <w:del w:id="2474" w:author="t_竹沢 公佑" w:date="2019-10-04T20:41:00Z"/>
          <w:sz w:val="22"/>
          <w:szCs w:val="22"/>
        </w:rPr>
      </w:pPr>
      <w:del w:id="2475" w:author="t_竹沢 公佑" w:date="2019-10-04T20:41:00Z">
        <w:r w:rsidDel="00144EA8">
          <w:rPr>
            <w:rFonts w:hint="eastAsia"/>
            <w:sz w:val="22"/>
            <w:szCs w:val="22"/>
          </w:rPr>
          <w:delText>Th</w:delText>
        </w:r>
        <w:r w:rsidR="009A1060" w:rsidDel="00144EA8">
          <w:rPr>
            <w:rFonts w:hint="eastAsia"/>
            <w:sz w:val="22"/>
            <w:szCs w:val="22"/>
          </w:rPr>
          <w:delText>erefore,</w:delText>
        </w:r>
        <w:r w:rsidDel="00144EA8">
          <w:rPr>
            <w:rFonts w:hint="eastAsia"/>
            <w:sz w:val="22"/>
            <w:szCs w:val="22"/>
          </w:rPr>
          <w:delText xml:space="preserve"> in the case of production DRXP board, two device files are created</w:delText>
        </w:r>
        <w:r w:rsidR="00D447CF" w:rsidDel="00144EA8">
          <w:rPr>
            <w:rFonts w:hint="eastAsia"/>
            <w:sz w:val="22"/>
            <w:szCs w:val="22"/>
          </w:rPr>
          <w:delText xml:space="preserve"> </w:delText>
        </w:r>
      </w:del>
      <w:del w:id="2476" w:author="t_竹沢 公佑" w:date="2019-08-22T14:34:00Z">
        <w:r w:rsidR="0063690C" w:rsidDel="003C2408">
          <w:rPr>
            <w:rFonts w:hint="eastAsia"/>
            <w:sz w:val="22"/>
            <w:szCs w:val="22"/>
          </w:rPr>
          <w:delText>on</w:delText>
        </w:r>
      </w:del>
      <w:del w:id="2477" w:author="t_竹沢 公佑" w:date="2019-10-04T20:41:00Z">
        <w:r w:rsidR="0063690C" w:rsidDel="00144EA8">
          <w:rPr>
            <w:rFonts w:hint="eastAsia"/>
            <w:sz w:val="22"/>
            <w:szCs w:val="22"/>
          </w:rPr>
          <w:delText xml:space="preserve"> </w:delText>
        </w:r>
      </w:del>
      <w:del w:id="2478" w:author="t_竹沢 公佑" w:date="2019-08-22T14:34:00Z">
        <w:r w:rsidR="0063690C" w:rsidDel="003C2408">
          <w:rPr>
            <w:rFonts w:hint="eastAsia"/>
            <w:sz w:val="22"/>
            <w:szCs w:val="22"/>
          </w:rPr>
          <w:delText xml:space="preserve">production </w:delText>
        </w:r>
      </w:del>
      <w:del w:id="2479" w:author="t_竹沢 公佑" w:date="2019-10-04T20:41:00Z">
        <w:r w:rsidR="0063690C" w:rsidDel="00144EA8">
          <w:rPr>
            <w:rFonts w:hint="eastAsia"/>
            <w:sz w:val="22"/>
            <w:szCs w:val="22"/>
          </w:rPr>
          <w:delText>bo</w:delText>
        </w:r>
      </w:del>
      <w:del w:id="2480" w:author="t_竹沢 公佑" w:date="2019-08-22T14:32:00Z">
        <w:r w:rsidR="0063690C" w:rsidDel="003C2408">
          <w:rPr>
            <w:rFonts w:hint="eastAsia"/>
            <w:sz w:val="22"/>
            <w:szCs w:val="22"/>
          </w:rPr>
          <w:delText>r</w:delText>
        </w:r>
      </w:del>
      <w:del w:id="2481" w:author="t_竹沢 公佑" w:date="2019-10-04T20:41:00Z">
        <w:r w:rsidR="0063690C" w:rsidDel="00144EA8">
          <w:rPr>
            <w:rFonts w:hint="eastAsia"/>
            <w:sz w:val="22"/>
            <w:szCs w:val="22"/>
          </w:rPr>
          <w:delText>ad</w:delText>
        </w:r>
      </w:del>
    </w:p>
    <w:p w:rsidR="00E33304" w:rsidRPr="00E33304" w:rsidRDefault="00784A1F" w:rsidP="00E33304">
      <w:pPr>
        <w:snapToGrid w:val="0"/>
        <w:spacing w:line="0" w:lineRule="atLeast"/>
        <w:rPr>
          <w:rFonts w:ascii="Meiryo UI" w:eastAsia="Meiryo UI" w:hAnsi="Meiryo UI" w:cs="Meiryo UI"/>
          <w:sz w:val="21"/>
        </w:rPr>
      </w:pPr>
      <w:r>
        <w:rPr>
          <w:noProof/>
        </w:rPr>
        <w:pict>
          <v:shape id="AutoShape 1073" o:spid="_x0000_s1533" type="#_x0000_t32" style="position:absolute;margin-left:-.3pt;margin-top:12.25pt;width:0;height:453.85pt;z-index: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"/>
        </w:pict>
      </w:r>
      <w:r>
        <w:rPr>
          <w:noProof/>
        </w:rPr>
        <w:pict>
          <v:shape id="AutoShape 1108" o:spid="_x0000_s1532" type="#_x0000_t32" style="position:absolute;margin-left:482.45pt;margin-top:12.15pt;width:0;height:455.15pt;z-index:2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"/>
        </w:pict>
      </w:r>
      <w:r>
        <w:rPr>
          <w:noProof/>
        </w:rPr>
        <w:pict>
          <v:shape id="AutoShape 1070" o:spid="_x0000_s1531" type="#_x0000_t32" style="position:absolute;margin-left:-.4pt;margin-top:12.1pt;width:482.45pt;height:0;z-index:1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"/>
        </w:pict>
      </w:r>
    </w:p>
    <w:p w:rsidR="00E33304" w:rsidRPr="00E33304" w:rsidRDefault="00784A1F" w:rsidP="00E33304">
      <w:pPr>
        <w:snapToGrid w:val="0"/>
        <w:spacing w:line="0" w:lineRule="atLeast"/>
        <w:rPr>
          <w:rFonts w:ascii="Meiryo UI" w:eastAsia="Meiryo UI" w:hAnsi="Meiryo UI" w:cs="Meiryo UI"/>
          <w:sz w:val="21"/>
        </w:rPr>
      </w:pPr>
      <w:r>
        <w:rPr>
          <w:noProof/>
        </w:rPr>
        <w:pict>
          <v:shape id="_x0000_s1530" type="#_x0000_t202" style="position:absolute;margin-left:284.6pt;margin-top:9.95pt;width:85.15pt;height:41.8pt;z-index:2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" strokeweight="1.5pt">
            <v:textbox style="mso-next-textbox:#_x0000_s1530" inset="5.85pt,.7pt,5.85pt,.7pt">
              <w:txbxContent>
                <w:p w:rsidR="000F6E92" w:rsidRDefault="000F6E92" w:rsidP="00E33304">
                  <w:r>
                    <w:rPr>
                      <w:rFonts w:hint="eastAsia"/>
                    </w:rPr>
                    <w:t xml:space="preserve">DDR for </w:t>
                  </w:r>
                </w:p>
                <w:p w:rsidR="000F6E92" w:rsidRPr="00BF77A2" w:rsidRDefault="000F6E92" w:rsidP="00E33304">
                  <w:r>
                    <w:t>I</w:t>
                  </w:r>
                  <w:ins w:id="2482" w:author="t_竹沢 公佑" w:date="2019-08-22T14:27:00Z">
                    <w:r>
                      <w:rPr>
                        <w:rFonts w:hint="eastAsia"/>
                      </w:rPr>
                      <w:t>F</w:t>
                    </w:r>
                  </w:ins>
                  <w:del w:id="2483" w:author="t_竹沢 公佑" w:date="2019-08-22T14:27:00Z">
                    <w:r w:rsidDel="00646E55">
                      <w:rPr>
                        <w:rFonts w:hint="eastAsia"/>
                      </w:rPr>
                      <w:delText>nterface</w:delText>
                    </w:r>
                  </w:del>
                  <w:r>
                    <w:rPr>
                      <w:rFonts w:hint="eastAsia"/>
                    </w:rPr>
                    <w:t>2</w:t>
                  </w:r>
                </w:p>
              </w:txbxContent>
            </v:textbox>
          </v:shape>
        </w:pict>
      </w:r>
      <w:r>
        <w:rPr>
          <w:noProof/>
        </w:rPr>
        <w:pict>
          <v:shape id="Text Box 1077" o:spid="_x0000_s1529" type="#_x0000_t202" style="position:absolute;margin-left:184.45pt;margin-top:10.1pt;width:82.85pt;height:41.8pt;z-index:1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" strokeweight="1.5pt">
            <v:textbox style="mso-next-textbox:#Text Box 1077" inset="5.85pt,.7pt,5.85pt,.7pt">
              <w:txbxContent>
                <w:p w:rsidR="000F6E92" w:rsidRDefault="000F6E92" w:rsidP="00E33304">
                  <w:r>
                    <w:rPr>
                      <w:rFonts w:hint="eastAsia"/>
                    </w:rPr>
                    <w:t xml:space="preserve">DDR for </w:t>
                  </w:r>
                </w:p>
                <w:p w:rsidR="000F6E92" w:rsidRPr="00BF77A2" w:rsidRDefault="000F6E92" w:rsidP="00E33304">
                  <w:r>
                    <w:t>I</w:t>
                  </w:r>
                  <w:ins w:id="2484" w:author="t_竹沢 公佑" w:date="2019-08-22T14:27:00Z">
                    <w:r>
                      <w:rPr>
                        <w:rFonts w:hint="eastAsia"/>
                      </w:rPr>
                      <w:t>F</w:t>
                    </w:r>
                  </w:ins>
                  <w:del w:id="2485" w:author="t_竹沢 公佑" w:date="2019-08-22T14:27:00Z">
                    <w:r w:rsidDel="00646E55">
                      <w:rPr>
                        <w:rFonts w:hint="eastAsia"/>
                      </w:rPr>
                      <w:delText>nterface</w:delText>
                    </w:r>
                  </w:del>
                  <w:r>
                    <w:rPr>
                      <w:rFonts w:hint="eastAsia"/>
                    </w:rPr>
                    <w:t>1</w:t>
                  </w:r>
                </w:p>
              </w:txbxContent>
            </v:textbox>
          </v:shape>
        </w:pict>
      </w:r>
    </w:p>
    <w:p w:rsidR="00E33304" w:rsidRPr="00E33304" w:rsidRDefault="00E33304" w:rsidP="00E33304">
      <w:pPr>
        <w:snapToGrid w:val="0"/>
        <w:spacing w:line="0" w:lineRule="atLeast"/>
        <w:rPr>
          <w:rFonts w:ascii="Meiryo UI" w:eastAsia="Meiryo UI" w:hAnsi="Meiryo UI" w:cs="Meiryo UI"/>
          <w:sz w:val="21"/>
        </w:rPr>
      </w:pPr>
    </w:p>
    <w:p w:rsidR="00E33304" w:rsidRPr="00E33304" w:rsidRDefault="00E33304" w:rsidP="00E33304">
      <w:pPr>
        <w:snapToGrid w:val="0"/>
        <w:spacing w:line="0" w:lineRule="atLeast"/>
        <w:rPr>
          <w:rFonts w:ascii="Meiryo UI" w:eastAsia="Meiryo UI" w:hAnsi="Meiryo UI" w:cs="Meiryo UI"/>
          <w:sz w:val="21"/>
        </w:rPr>
      </w:pPr>
    </w:p>
    <w:p w:rsidR="00E33304" w:rsidRPr="00E33304" w:rsidRDefault="00784A1F" w:rsidP="00E33304">
      <w:pPr>
        <w:snapToGrid w:val="0"/>
        <w:spacing w:line="0" w:lineRule="atLeast"/>
        <w:rPr>
          <w:rFonts w:ascii="Meiryo UI" w:eastAsia="Meiryo UI" w:hAnsi="Meiryo UI" w:cs="Meiryo UI"/>
          <w:sz w:val="21"/>
        </w:rPr>
      </w:pPr>
      <w:r>
        <w:rPr>
          <w:noProof/>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528" type="#_x0000_t70" style="position:absolute;margin-left:196.8pt;margin-top:1.5pt;width:59.25pt;height:29.6pt;z-index:2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" adj="4265,7920" strokeweight="1.5pt">
            <v:textbox inset="5.85pt,.7pt,5.85pt,.7pt"/>
          </v:shape>
        </w:pict>
      </w:r>
      <w:r>
        <w:rPr>
          <w:noProof/>
        </w:rPr>
        <w:pict>
          <v:shape id="_x0000_s1527" type="#_x0000_t70" style="position:absolute;margin-left:287.4pt;margin-top:.6pt;width:59.25pt;height:30.85pt;z-index:2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" adj="4265,7920" strokeweight="1.5pt">
            <v:textbox inset="5.85pt,.7pt,5.85pt,.7pt"/>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Text Box 1130" o:spid="_x0000_s1526" type="#_x0000_t202" style="position:absolute;margin-left:13.35pt;margin-top:10.6pt;width:128.4pt;height:216.2pt;z-index:1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" strokeweight="1.5pt">
            <v:textbox style="mso-next-textbox:#Text Box 1130" inset="5.85pt,.7pt,5.85pt,.7pt">
              <w:txbxContent>
                <w:p w:rsidR="000F6E92" w:rsidRPr="00BF77A2" w:rsidRDefault="000F6E92" w:rsidP="00E33304">
                  <w:pPr>
                    <w:jc w:val="both"/>
                    <w:rPr>
                      <w:sz w:val="22"/>
                      <w:szCs w:val="22"/>
                    </w:rPr>
                  </w:pPr>
                  <w:r>
                    <w:rPr>
                      <w:rFonts w:hint="eastAsia"/>
                      <w:sz w:val="22"/>
                      <w:szCs w:val="22"/>
                    </w:rPr>
                    <w:t>I</w:t>
                  </w:r>
                  <w:ins w:id="2486" w:author="t_竹沢 公佑" w:date="2019-08-22T14:27:00Z">
                    <w:r>
                      <w:rPr>
                        <w:rFonts w:hint="eastAsia"/>
                        <w:sz w:val="22"/>
                        <w:szCs w:val="22"/>
                      </w:rPr>
                      <w:t>F</w:t>
                    </w:r>
                  </w:ins>
                  <w:del w:id="2487" w:author="t_竹沢 公佑" w:date="2019-08-22T14:27:00Z">
                    <w:r w:rsidDel="00646E55">
                      <w:rPr>
                        <w:rFonts w:hint="eastAsia"/>
                        <w:sz w:val="22"/>
                        <w:szCs w:val="22"/>
                      </w:rPr>
                      <w:delText>nterface</w:delText>
                    </w:r>
                  </w:del>
                  <w:r>
                    <w:rPr>
                      <w:rFonts w:hint="eastAsia"/>
                      <w:sz w:val="22"/>
                      <w:szCs w:val="22"/>
                    </w:rPr>
                    <w:t>2</w:t>
                  </w:r>
                </w:p>
              </w:txbxContent>
            </v:textbox>
          </v:shape>
        </w:pict>
      </w:r>
      <w:r>
        <w:rPr>
          <w:noProof/>
        </w:rPr>
        <w:pict>
          <v:shape id="Text Box 1133" o:spid="_x0000_s1525" type="#_x0000_t202" style="position:absolute;margin-left:349pt;margin-top:9.35pt;width:56.5pt;height:15.35pt;z-index: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" filled="f" stroked="f">
            <v:textbox style="mso-next-textbox:#Text Box 1133" inset=".25mm,.7pt,.25mm,.7pt">
              <w:txbxContent>
                <w:p w:rsidR="000F6E92" w:rsidRDefault="000F6E92" w:rsidP="00E33304">
                  <w:pPr>
                    <w:spacing w:line="0" w:lineRule="atLeast"/>
                    <w:jc w:val="center"/>
                    <w:rPr>
                      <w:b/>
                      <w:sz w:val="18"/>
                      <w:szCs w:val="18"/>
                    </w:rPr>
                  </w:pPr>
                  <w:r>
                    <w:rPr>
                      <w:rFonts w:hint="eastAsia"/>
                      <w:b/>
                      <w:sz w:val="18"/>
                      <w:szCs w:val="18"/>
                    </w:rPr>
                    <w:t>RS485</w:t>
                  </w:r>
                </w:p>
                <w:p w:rsidR="000F6E92" w:rsidRPr="00A23409" w:rsidRDefault="000F6E92" w:rsidP="00E33304">
                  <w:pPr>
                    <w:spacing w:line="0" w:lineRule="atLeast"/>
                    <w:jc w:val="center"/>
                    <w:rPr>
                      <w:b/>
                      <w:sz w:val="18"/>
                      <w:szCs w:val="18"/>
                    </w:rPr>
                  </w:pPr>
                </w:p>
              </w:txbxContent>
            </v:textbox>
          </v:shape>
        </w:pict>
      </w:r>
      <w:r>
        <w:rPr>
          <w:noProof/>
        </w:rPr>
        <w:pict>
          <v:shape id="_x0000_s1524" type="#_x0000_t202" style="position:absolute;margin-left:396.2pt;margin-top:11.4pt;width:73.55pt;height:28.45pt;z-index:2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" strokeweight="1.5pt">
            <v:textbox style="mso-next-textbox:#_x0000_s1524" inset="5.85pt,.7pt,5.85pt,.7pt">
              <w:txbxContent>
                <w:p w:rsidR="000F6E92" w:rsidRPr="00BF77A2" w:rsidRDefault="000F6E92" w:rsidP="00E33304">
                  <w:pPr>
                    <w:jc w:val="both"/>
                    <w:rPr>
                      <w:sz w:val="22"/>
                      <w:szCs w:val="22"/>
                    </w:rPr>
                  </w:pPr>
                  <w:r>
                    <w:rPr>
                      <w:rFonts w:hint="eastAsia"/>
                      <w:sz w:val="22"/>
                      <w:szCs w:val="22"/>
                    </w:rPr>
                    <w:t>48ms In</w:t>
                  </w:r>
                </w:p>
              </w:txbxContent>
            </v:textbox>
          </v:shape>
        </w:pict>
      </w:r>
      <w:r>
        <w:rPr>
          <w:noProof/>
        </w:rPr>
        <w:pict>
          <v:shape id="Text Box 1076" o:spid="_x0000_s1523" type="#_x0000_t202" style="position:absolute;margin-left:213.1pt;margin-top:14.35pt;width:116.55pt;height:303.05pt;z-index:1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" strokeweight="1.5pt">
            <v:textbox style="mso-next-textbox:#Text Box 1076" inset="5.85pt,.7pt,5.85pt,.7pt">
              <w:txbxContent>
                <w:p w:rsidR="000F6E92" w:rsidRPr="00BF77A2" w:rsidRDefault="000F6E92" w:rsidP="00E33304">
                  <w:r>
                    <w:rPr>
                      <w:rFonts w:hint="eastAsia"/>
                    </w:rPr>
                    <w:t xml:space="preserve">　　FPGA</w:t>
                  </w:r>
                </w:p>
              </w:txbxContent>
            </v:textbox>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135" o:spid="_x0000_s1522" type="#_x0000_t34" style="position:absolute;margin-left:329.8pt;margin-top:6.7pt;width:65.95pt;height:43.3pt;rotation:180;flip:y;z-index: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" strokeweight="1.5pt">
            <v:stroke endarrow="open"/>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Text Box 1072" o:spid="_x0000_s1521" type="#_x0000_t202" style="position:absolute;margin-left:13.45pt;margin-top:5.65pt;width:85.15pt;height:46.5pt;z-index:1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" strokeweight="1.5pt">
            <v:textbox style="mso-next-textbox:#Text Box 1072" inset="5.85pt,.7pt,5.85pt,.7pt">
              <w:txbxContent>
                <w:p w:rsidR="000F6E92" w:rsidRPr="00BF2902" w:rsidRDefault="000F6E92" w:rsidP="00E33304">
                  <w:pPr>
                    <w:jc w:val="both"/>
                    <w:rPr>
                      <w:sz w:val="20"/>
                      <w:szCs w:val="20"/>
                    </w:rPr>
                  </w:pPr>
                  <w:r w:rsidRPr="00BF2902">
                    <w:rPr>
                      <w:sz w:val="20"/>
                      <w:szCs w:val="20"/>
                    </w:rPr>
                    <w:t>SFP</w:t>
                  </w:r>
                  <w:r w:rsidRPr="00BF2902">
                    <w:rPr>
                      <w:rFonts w:hint="eastAsia"/>
                      <w:sz w:val="20"/>
                      <w:szCs w:val="20"/>
                    </w:rPr>
                    <w:t>＋</w:t>
                  </w:r>
                  <w:r w:rsidRPr="00BF2902">
                    <w:rPr>
                      <w:sz w:val="20"/>
                      <w:szCs w:val="20"/>
                    </w:rPr>
                    <w:t>Module</w:t>
                  </w:r>
                </w:p>
                <w:p w:rsidR="000F6E92" w:rsidRPr="00BF2902" w:rsidRDefault="000F6E92" w:rsidP="00E33304">
                  <w:pPr>
                    <w:jc w:val="both"/>
                    <w:rPr>
                      <w:sz w:val="20"/>
                      <w:szCs w:val="20"/>
                    </w:rPr>
                  </w:pPr>
                  <w:r w:rsidRPr="00BF2902">
                    <w:rPr>
                      <w:rFonts w:hint="eastAsia"/>
                      <w:sz w:val="20"/>
                      <w:szCs w:val="20"/>
                    </w:rPr>
                    <w:t>（</w:t>
                  </w:r>
                  <w:r w:rsidRPr="00BF2902">
                    <w:rPr>
                      <w:sz w:val="20"/>
                      <w:szCs w:val="20"/>
                    </w:rPr>
                    <w:t>Dbit</w:t>
                  </w:r>
                  <w:r w:rsidRPr="00BF2902">
                    <w:rPr>
                      <w:rFonts w:hint="eastAsia"/>
                      <w:sz w:val="20"/>
                      <w:szCs w:val="20"/>
                    </w:rPr>
                    <w:t>）</w:t>
                  </w:r>
                </w:p>
              </w:txbxContent>
            </v:textbox>
          </v:shape>
        </w:pict>
      </w:r>
      <w:r>
        <w:rPr>
          <w:noProof/>
        </w:rPr>
        <w:pict>
          <v:shape id="Text Box 1088" o:spid="_x0000_s1520" type="#_x0000_t202" style="position:absolute;margin-left:99.85pt;margin-top:5.65pt;width:80.85pt;height:14.9pt;z-index:1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" filled="f" stroked="f">
            <v:textbox style="mso-next-textbox:#Text Box 1088" inset=".25mm,.7pt,.25mm,.7pt">
              <w:txbxContent>
                <w:p w:rsidR="000F6E92" w:rsidRPr="00A23409" w:rsidRDefault="000F6E92" w:rsidP="00E33304">
                  <w:pPr>
                    <w:spacing w:line="0" w:lineRule="atLeast"/>
                    <w:rPr>
                      <w:b/>
                      <w:sz w:val="18"/>
                      <w:szCs w:val="18"/>
                    </w:rPr>
                  </w:pPr>
                  <w:r w:rsidRPr="00A23409">
                    <w:rPr>
                      <w:rFonts w:hint="eastAsia"/>
                      <w:b/>
                      <w:sz w:val="18"/>
                      <w:szCs w:val="18"/>
                    </w:rPr>
                    <w:t>ALMA Frame</w:t>
                  </w:r>
                  <w:r>
                    <w:rPr>
                      <w:rFonts w:hint="eastAsia"/>
                      <w:b/>
                      <w:sz w:val="18"/>
                      <w:szCs w:val="18"/>
                    </w:rPr>
                    <w:t>(Tx)</w:t>
                  </w:r>
                </w:p>
              </w:txbxContent>
            </v:textbox>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直線矢印コネクタ 449" o:spid="_x0000_s1519" type="#_x0000_t32" style="position:absolute;margin-left:98.8pt;margin-top:3.2pt;width:115.1pt;height:0;flip:x;z-index:21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" strokecolor="windowText" strokeweight="1.5pt">
            <v:stroke endarrow="open"/>
          </v:shape>
        </w:pict>
      </w:r>
      <w:r>
        <w:rPr>
          <w:noProof/>
        </w:rPr>
        <w:pict>
          <v:shape id="直線矢印コネクタ 335" o:spid="_x0000_s1518" type="#_x0000_t32" style="position:absolute;margin-left:361.75pt;margin-top:15.7pt;width:36pt;height:0;z-index:24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" strokecolor="windowText" strokeweight="1.5pt">
            <v:stroke startarrow="oval" endarrow="open"/>
          </v:shape>
        </w:pict>
      </w:r>
      <w:r>
        <w:rPr>
          <w:noProof/>
        </w:rPr>
        <w:pict>
          <v:shape id="_x0000_s1517" type="#_x0000_t202" style="position:absolute;margin-left:397.95pt;margin-top:-.1pt;width:71.85pt;height:28.45pt;z-index:2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" strokeweight="1.5pt">
            <v:textbox style="mso-next-textbox:#_x0000_s1517" inset="5.85pt,.7pt,5.85pt,.7pt">
              <w:txbxContent>
                <w:p w:rsidR="000F6E92" w:rsidRPr="00BF77A2" w:rsidRDefault="000F6E92" w:rsidP="00E33304">
                  <w:pPr>
                    <w:jc w:val="both"/>
                    <w:rPr>
                      <w:sz w:val="22"/>
                      <w:szCs w:val="22"/>
                    </w:rPr>
                  </w:pPr>
                  <w:r>
                    <w:rPr>
                      <w:rFonts w:hint="eastAsia"/>
                      <w:sz w:val="22"/>
                      <w:szCs w:val="22"/>
                    </w:rPr>
                    <w:t>48ms Out</w:t>
                  </w:r>
                </w:p>
              </w:txbxContent>
            </v:textbox>
          </v:shape>
        </w:pict>
      </w:r>
      <w:r>
        <w:rPr>
          <w:noProof/>
        </w:rPr>
        <w:pict>
          <v:shape id="Text Box 1092" o:spid="_x0000_s1516" type="#_x0000_t202" style="position:absolute;margin-left:100.7pt;margin-top:3.4pt;width:80.85pt;height:13.25pt;z-index:2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" filled="f" stroked="f">
            <v:textbox style="mso-next-textbox:#Text Box 1092" inset=".25mm,.7pt,.25mm,.7pt">
              <w:txbxContent>
                <w:p w:rsidR="000F6E92" w:rsidRPr="00A23409" w:rsidRDefault="000F6E92" w:rsidP="00E33304">
                  <w:pPr>
                    <w:spacing w:line="0" w:lineRule="atLeast"/>
                    <w:rPr>
                      <w:b/>
                      <w:sz w:val="18"/>
                      <w:szCs w:val="18"/>
                    </w:rPr>
                  </w:pPr>
                  <w:r w:rsidRPr="00A23409">
                    <w:rPr>
                      <w:rFonts w:hint="eastAsia"/>
                      <w:b/>
                      <w:sz w:val="18"/>
                      <w:szCs w:val="18"/>
                    </w:rPr>
                    <w:t>ALMA Frame</w:t>
                  </w:r>
                  <w:r>
                    <w:rPr>
                      <w:rFonts w:hint="eastAsia"/>
                      <w:b/>
                      <w:sz w:val="18"/>
                      <w:szCs w:val="18"/>
                    </w:rPr>
                    <w:t>(Rx)</w:t>
                  </w:r>
                </w:p>
              </w:txbxContent>
            </v:textbox>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直線矢印コネクタ 448" o:spid="_x0000_s1515" type="#_x0000_t34" style="position:absolute;margin-left:99.35pt;margin-top:.85pt;width:114.55pt;height:.05pt;z-index:217;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" adj="10795,-160531200,-29425" strokecolor="windowText" strokeweight="1.5pt">
            <v:stroke endarrow="open"/>
          </v:shape>
        </w:pict>
      </w:r>
      <w:r>
        <w:rPr>
          <w:noProof/>
        </w:rPr>
        <w:pict>
          <v:shape id="直線矢印コネクタ 450" o:spid="_x0000_s1514" type="#_x0000_t32" style="position:absolute;margin-left:99.1pt;margin-top:14.9pt;width:115.65pt;height:.15pt;flip:x y;z-index:21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" strokecolor="windowText" strokeweight="1.5pt">
            <v:stroke startarrow="open" endarrow="open"/>
          </v:shape>
        </w:pict>
      </w:r>
      <w:r>
        <w:rPr>
          <w:noProof/>
        </w:rPr>
        <w:pict>
          <v:shape id="Text Box 1094" o:spid="_x0000_s1513" type="#_x0000_t202" style="position:absolute;margin-left:101.1pt;margin-top:3.35pt;width:24.6pt;height:12pt;z-index: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" filled="f" stroked="f">
            <v:textbox style="mso-next-textbox:#Text Box 1094" inset=".25mm,.7pt,.25mm,.7pt">
              <w:txbxContent>
                <w:p w:rsidR="000F6E92" w:rsidRPr="00A23409" w:rsidRDefault="000F6E92" w:rsidP="00E33304">
                  <w:pPr>
                    <w:spacing w:line="0" w:lineRule="atLeast"/>
                    <w:rPr>
                      <w:b/>
                      <w:sz w:val="18"/>
                      <w:szCs w:val="18"/>
                    </w:rPr>
                  </w:pPr>
                  <w:r>
                    <w:rPr>
                      <w:rFonts w:hint="eastAsia"/>
                      <w:b/>
                      <w:sz w:val="18"/>
                      <w:szCs w:val="18"/>
                    </w:rPr>
                    <w:t>I2C</w:t>
                  </w:r>
                </w:p>
              </w:txbxContent>
            </v:textbox>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_x0000_s1512" type="#_x0000_t202" style="position:absolute;margin-left:13.05pt;margin-top:12pt;width:87.6pt;height:46.5pt;z-index:2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" strokeweight="1.5pt">
            <v:textbox style="mso-next-textbox:#_x0000_s1512" inset="5.85pt,.7pt,5.85pt,.7pt">
              <w:txbxContent>
                <w:p w:rsidR="000F6E92" w:rsidRPr="00BF2902" w:rsidRDefault="000F6E92" w:rsidP="00E33304">
                  <w:pPr>
                    <w:jc w:val="both"/>
                    <w:rPr>
                      <w:sz w:val="20"/>
                      <w:szCs w:val="20"/>
                    </w:rPr>
                  </w:pPr>
                  <w:r w:rsidRPr="00BF2902">
                    <w:rPr>
                      <w:sz w:val="20"/>
                      <w:szCs w:val="20"/>
                    </w:rPr>
                    <w:t>SFP</w:t>
                  </w:r>
                  <w:r w:rsidRPr="00BF2902">
                    <w:rPr>
                      <w:rFonts w:hint="eastAsia"/>
                      <w:sz w:val="20"/>
                      <w:szCs w:val="20"/>
                    </w:rPr>
                    <w:t>＋</w:t>
                  </w:r>
                  <w:r w:rsidRPr="00BF2902">
                    <w:rPr>
                      <w:sz w:val="20"/>
                      <w:szCs w:val="20"/>
                    </w:rPr>
                    <w:t>Module</w:t>
                  </w:r>
                </w:p>
                <w:p w:rsidR="000F6E92" w:rsidRPr="00BF2902" w:rsidRDefault="000F6E92" w:rsidP="00E33304">
                  <w:pPr>
                    <w:jc w:val="both"/>
                    <w:rPr>
                      <w:sz w:val="20"/>
                      <w:szCs w:val="20"/>
                    </w:rPr>
                  </w:pPr>
                  <w:r w:rsidRPr="00BF2902">
                    <w:rPr>
                      <w:rFonts w:hint="eastAsia"/>
                      <w:sz w:val="20"/>
                      <w:szCs w:val="20"/>
                    </w:rPr>
                    <w:t>（</w:t>
                  </w:r>
                  <w:r>
                    <w:rPr>
                      <w:rFonts w:hint="eastAsia"/>
                      <w:sz w:val="20"/>
                      <w:szCs w:val="20"/>
                    </w:rPr>
                    <w:t>C</w:t>
                  </w:r>
                  <w:r w:rsidRPr="00BF2902">
                    <w:rPr>
                      <w:sz w:val="20"/>
                      <w:szCs w:val="20"/>
                    </w:rPr>
                    <w:t>bit</w:t>
                  </w:r>
                  <w:r w:rsidRPr="00BF2902">
                    <w:rPr>
                      <w:rFonts w:hint="eastAsia"/>
                      <w:sz w:val="20"/>
                      <w:szCs w:val="20"/>
                    </w:rPr>
                    <w:t>）</w:t>
                  </w:r>
                </w:p>
              </w:txbxContent>
            </v:textbox>
          </v:shape>
        </w:pict>
      </w:r>
      <w:r>
        <w:rPr>
          <w:noProof/>
        </w:rPr>
        <w:pict>
          <v:shape id="Text Box 1116" o:spid="_x0000_s1511" type="#_x0000_t202" style="position:absolute;margin-left:398.8pt;margin-top:13pt;width:64.5pt;height:39.75pt;z-index:2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" strokeweight="1.5pt">
            <v:textbox style="mso-next-textbox:#Text Box 1116" inset="5.85pt,.7pt,5.85pt,.7pt">
              <w:txbxContent>
                <w:p w:rsidR="000F6E92" w:rsidRDefault="000F6E92" w:rsidP="00E33304">
                  <w:pPr>
                    <w:spacing w:line="0" w:lineRule="atLeast"/>
                    <w:rPr>
                      <w:sz w:val="18"/>
                      <w:szCs w:val="18"/>
                    </w:rPr>
                  </w:pPr>
                  <w:r>
                    <w:rPr>
                      <w:rFonts w:hint="eastAsia"/>
                      <w:sz w:val="18"/>
                      <w:szCs w:val="18"/>
                    </w:rPr>
                    <w:t>JTAG</w:t>
                  </w:r>
                </w:p>
                <w:p w:rsidR="000F6E92" w:rsidRDefault="000F6E92" w:rsidP="00E33304">
                  <w:pPr>
                    <w:spacing w:line="0" w:lineRule="atLeast"/>
                    <w:rPr>
                      <w:sz w:val="18"/>
                      <w:szCs w:val="18"/>
                    </w:rPr>
                  </w:pPr>
                  <w:r>
                    <w:rPr>
                      <w:rFonts w:hint="eastAsia"/>
                      <w:sz w:val="18"/>
                      <w:szCs w:val="18"/>
                    </w:rPr>
                    <w:t>Connector</w:t>
                  </w:r>
                </w:p>
                <w:p w:rsidR="000F6E92" w:rsidRPr="007B499C" w:rsidRDefault="000F6E92" w:rsidP="00E33304">
                  <w:pPr>
                    <w:spacing w:line="0" w:lineRule="atLeast"/>
                    <w:rPr>
                      <w:sz w:val="18"/>
                      <w:szCs w:val="18"/>
                    </w:rPr>
                  </w:pPr>
                </w:p>
              </w:txbxContent>
            </v:textbox>
          </v:shape>
        </w:pict>
      </w:r>
      <w:r>
        <w:rPr>
          <w:noProof/>
        </w:rPr>
        <w:pict>
          <v:shape id="_x0000_s1510" type="#_x0000_t202" style="position:absolute;margin-left:101.35pt;margin-top:45.7pt;width:24.6pt;height:12pt;z-index: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" filled="f" stroked="f">
            <v:textbox style="mso-next-textbox:#_x0000_s1510" inset=".25mm,.7pt,.25mm,.7pt">
              <w:txbxContent>
                <w:p w:rsidR="000F6E92" w:rsidRPr="00A23409" w:rsidRDefault="000F6E92" w:rsidP="00E33304">
                  <w:pPr>
                    <w:spacing w:line="0" w:lineRule="atLeast"/>
                    <w:rPr>
                      <w:b/>
                      <w:sz w:val="18"/>
                      <w:szCs w:val="18"/>
                    </w:rPr>
                  </w:pPr>
                  <w:r>
                    <w:rPr>
                      <w:rFonts w:hint="eastAsia"/>
                      <w:b/>
                      <w:sz w:val="18"/>
                      <w:szCs w:val="18"/>
                    </w:rPr>
                    <w:t>I2C</w:t>
                  </w:r>
                </w:p>
              </w:txbxContent>
            </v:textbox>
          </v:shape>
        </w:pict>
      </w:r>
      <w:r>
        <w:rPr>
          <w:noProof/>
        </w:rPr>
        <w:pict>
          <v:shape id="_x0000_s1509" type="#_x0000_t202" style="position:absolute;margin-left:100.9pt;margin-top:28.35pt;width:80.85pt;height:13.2pt;z-index:2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" filled="f" stroked="f">
            <v:textbox style="mso-next-textbox:#_x0000_s1509" inset=".25mm,.7pt,.25mm,.7pt">
              <w:txbxContent>
                <w:p w:rsidR="000F6E92" w:rsidRPr="00A23409" w:rsidRDefault="000F6E92" w:rsidP="00E33304">
                  <w:pPr>
                    <w:spacing w:line="0" w:lineRule="atLeast"/>
                    <w:rPr>
                      <w:b/>
                      <w:sz w:val="18"/>
                      <w:szCs w:val="18"/>
                    </w:rPr>
                  </w:pPr>
                  <w:r w:rsidRPr="00A23409">
                    <w:rPr>
                      <w:rFonts w:hint="eastAsia"/>
                      <w:b/>
                      <w:sz w:val="18"/>
                      <w:szCs w:val="18"/>
                    </w:rPr>
                    <w:t>ALMA Frame</w:t>
                  </w:r>
                  <w:r>
                    <w:rPr>
                      <w:rFonts w:hint="eastAsia"/>
                      <w:b/>
                      <w:sz w:val="18"/>
                      <w:szCs w:val="18"/>
                    </w:rPr>
                    <w:t>(Rx)</w:t>
                  </w:r>
                </w:p>
              </w:txbxContent>
            </v:textbox>
          </v:shape>
        </w:pict>
      </w:r>
      <w:r>
        <w:rPr>
          <w:noProof/>
        </w:rPr>
        <w:pict>
          <v:shape id="_x0000_s1508" type="#_x0000_t202" style="position:absolute;margin-left:100.1pt;margin-top:13.35pt;width:80.85pt;height:14.9pt;z-index:2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" filled="f" stroked="f">
            <v:textbox style="mso-next-textbox:#_x0000_s1508" inset=".25mm,.7pt,.25mm,.7pt">
              <w:txbxContent>
                <w:p w:rsidR="000F6E92" w:rsidRPr="00A23409" w:rsidRDefault="000F6E92" w:rsidP="00E33304">
                  <w:pPr>
                    <w:spacing w:line="0" w:lineRule="atLeast"/>
                    <w:rPr>
                      <w:b/>
                      <w:sz w:val="18"/>
                      <w:szCs w:val="18"/>
                    </w:rPr>
                  </w:pPr>
                  <w:r w:rsidRPr="00A23409">
                    <w:rPr>
                      <w:rFonts w:hint="eastAsia"/>
                      <w:b/>
                      <w:sz w:val="18"/>
                      <w:szCs w:val="18"/>
                    </w:rPr>
                    <w:t>ALMA Frame</w:t>
                  </w:r>
                  <w:r>
                    <w:rPr>
                      <w:rFonts w:hint="eastAsia"/>
                      <w:b/>
                      <w:sz w:val="18"/>
                      <w:szCs w:val="18"/>
                    </w:rPr>
                    <w:t>(Tx)</w:t>
                  </w:r>
                </w:p>
              </w:txbxContent>
            </v:textbox>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直線矢印コネクタ 230" o:spid="_x0000_s1507" type="#_x0000_t32" style="position:absolute;margin-left:98.8pt;margin-top:11.1pt;width:114pt;height:0;flip:x;z-index:22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" strokecolor="windowText" strokeweight="1.5pt">
            <v:stroke endarrow="open"/>
          </v:shape>
        </w:pict>
      </w:r>
      <w:r>
        <w:rPr>
          <w:noProof/>
        </w:rPr>
        <w:pict>
          <v:shape id="Text Box 1122" o:spid="_x0000_s1506" type="#_x0000_t202" style="position:absolute;margin-left:364.55pt;margin-top:3.75pt;width:32.85pt;height:15.75pt;z-index: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" filled="f" stroked="f">
            <v:textbox style="mso-next-textbox:#Text Box 1122" inset=".25mm,.7pt,.25mm,.7pt">
              <w:txbxContent>
                <w:p w:rsidR="000F6E92" w:rsidRPr="00A23409" w:rsidRDefault="000F6E92" w:rsidP="00E33304">
                  <w:pPr>
                    <w:spacing w:line="0" w:lineRule="atLeast"/>
                    <w:rPr>
                      <w:b/>
                      <w:sz w:val="18"/>
                      <w:szCs w:val="18"/>
                    </w:rPr>
                  </w:pPr>
                  <w:r>
                    <w:rPr>
                      <w:rFonts w:hint="eastAsia"/>
                      <w:b/>
                      <w:sz w:val="18"/>
                      <w:szCs w:val="18"/>
                    </w:rPr>
                    <w:t>JTAG</w:t>
                  </w:r>
                </w:p>
              </w:txbxContent>
            </v:textbox>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直線矢印コネクタ 225" o:spid="_x0000_s1505" type="#_x0000_t32" style="position:absolute;margin-left:101.1pt;margin-top:8.15pt;width:112.75pt;height:0;z-index:225;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" strokecolor="windowText" strokeweight="1.5pt">
            <v:stroke endarrow="open"/>
          </v:shape>
        </w:pict>
      </w:r>
      <w:r>
        <w:rPr>
          <w:noProof/>
        </w:rPr>
        <w:pict>
          <v:shape id="直線矢印コネクタ 336" o:spid="_x0000_s1504" type="#_x0000_t32" style="position:absolute;margin-left:329.6pt;margin-top:2.1pt;width:70.45pt;height:.55pt;flip:y;z-index:24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" strokecolor="windowText" strokeweight="1.5pt">
            <v:stroke endarrow="open"/>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直線矢印コネクタ 239" o:spid="_x0000_s1503" type="#_x0000_t32" style="position:absolute;margin-left:99.35pt;margin-top:5.25pt;width:114.55pt;height:0;flip:x;z-index:22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" strokecolor="windowText" strokeweight="1.5pt">
            <v:stroke startarrow="open" endarrow="open"/>
          </v:shape>
        </w:pict>
      </w:r>
      <w:r>
        <w:rPr>
          <w:noProof/>
        </w:rPr>
        <w:pict>
          <v:shape id="Text Box 1081" o:spid="_x0000_s1502" type="#_x0000_t202" style="position:absolute;margin-left:349pt;margin-top:11.6pt;width:119.6pt;height:112.5pt;z-index:1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" strokeweight="1.5pt">
            <v:textbox style="mso-next-textbox:#Text Box 1081" inset="5.85pt,.7pt,5.85pt,.7pt">
              <w:txbxContent>
                <w:p w:rsidR="000F6E92" w:rsidRDefault="000F6E92" w:rsidP="00E33304">
                  <w:r>
                    <w:rPr>
                      <w:rFonts w:hint="eastAsia"/>
                    </w:rPr>
                    <w:t>Powers on Board</w:t>
                  </w:r>
                </w:p>
                <w:p w:rsidR="000F6E92" w:rsidRDefault="000F6E92" w:rsidP="00E33304">
                  <w:pPr>
                    <w:spacing w:line="0" w:lineRule="atLeast"/>
                    <w:rPr>
                      <w:sz w:val="18"/>
                      <w:szCs w:val="18"/>
                    </w:rPr>
                  </w:pPr>
                  <w:r w:rsidRPr="00316F55">
                    <w:rPr>
                      <w:rFonts w:hint="eastAsia"/>
                      <w:sz w:val="18"/>
                      <w:szCs w:val="18"/>
                    </w:rPr>
                    <w:t>+0.</w:t>
                  </w:r>
                  <w:r>
                    <w:rPr>
                      <w:rFonts w:hint="eastAsia"/>
                      <w:sz w:val="18"/>
                      <w:szCs w:val="18"/>
                    </w:rPr>
                    <w:t>8</w:t>
                  </w:r>
                  <w:r w:rsidRPr="00316F55">
                    <w:rPr>
                      <w:rFonts w:hint="eastAsia"/>
                      <w:sz w:val="18"/>
                      <w:szCs w:val="18"/>
                    </w:rPr>
                    <w:t>5V</w:t>
                  </w:r>
                  <w:r>
                    <w:rPr>
                      <w:rFonts w:hint="eastAsia"/>
                      <w:sz w:val="18"/>
                      <w:szCs w:val="18"/>
                    </w:rPr>
                    <w:t>(for FPGA)</w:t>
                  </w:r>
                </w:p>
                <w:p w:rsidR="000F6E92" w:rsidRDefault="000F6E92" w:rsidP="00E33304">
                  <w:pPr>
                    <w:spacing w:line="0" w:lineRule="atLeast"/>
                    <w:rPr>
                      <w:sz w:val="18"/>
                      <w:szCs w:val="18"/>
                    </w:rPr>
                  </w:pPr>
                  <w:r w:rsidRPr="00316F55">
                    <w:rPr>
                      <w:rFonts w:hint="eastAsia"/>
                      <w:sz w:val="18"/>
                      <w:szCs w:val="18"/>
                    </w:rPr>
                    <w:t>+1.8V</w:t>
                  </w:r>
                  <w:r>
                    <w:rPr>
                      <w:rFonts w:hint="eastAsia"/>
                      <w:sz w:val="18"/>
                      <w:szCs w:val="18"/>
                    </w:rPr>
                    <w:t>(for FPGA)</w:t>
                  </w:r>
                </w:p>
                <w:p w:rsidR="000F6E92" w:rsidRPr="00316F55" w:rsidRDefault="000F6E92" w:rsidP="00E33304">
                  <w:pPr>
                    <w:spacing w:line="0" w:lineRule="atLeast"/>
                    <w:rPr>
                      <w:sz w:val="18"/>
                      <w:szCs w:val="18"/>
                    </w:rPr>
                  </w:pPr>
                  <w:r w:rsidRPr="00316F55">
                    <w:rPr>
                      <w:rFonts w:hint="eastAsia"/>
                      <w:sz w:val="18"/>
                      <w:szCs w:val="18"/>
                    </w:rPr>
                    <w:t>+3.3V</w:t>
                  </w:r>
                  <w:r>
                    <w:rPr>
                      <w:rFonts w:hint="eastAsia"/>
                      <w:sz w:val="18"/>
                      <w:szCs w:val="18"/>
                    </w:rPr>
                    <w:t>(for FPGA and SFP+)</w:t>
                  </w:r>
                </w:p>
                <w:p w:rsidR="000F6E92" w:rsidRDefault="000F6E92" w:rsidP="00E33304">
                  <w:pPr>
                    <w:spacing w:line="0" w:lineRule="atLeast"/>
                    <w:rPr>
                      <w:sz w:val="18"/>
                      <w:szCs w:val="18"/>
                    </w:rPr>
                  </w:pPr>
                  <w:r w:rsidRPr="00316F55">
                    <w:rPr>
                      <w:rFonts w:hint="eastAsia"/>
                      <w:sz w:val="18"/>
                      <w:szCs w:val="18"/>
                    </w:rPr>
                    <w:t>+</w:t>
                  </w:r>
                  <w:r>
                    <w:rPr>
                      <w:rFonts w:hint="eastAsia"/>
                      <w:sz w:val="18"/>
                      <w:szCs w:val="18"/>
                    </w:rPr>
                    <w:t>0</w:t>
                  </w:r>
                  <w:r w:rsidRPr="00316F55">
                    <w:rPr>
                      <w:rFonts w:hint="eastAsia"/>
                      <w:sz w:val="18"/>
                      <w:szCs w:val="18"/>
                    </w:rPr>
                    <w:t>.</w:t>
                  </w:r>
                  <w:r>
                    <w:rPr>
                      <w:rFonts w:hint="eastAsia"/>
                      <w:sz w:val="18"/>
                      <w:szCs w:val="18"/>
                    </w:rPr>
                    <w:t>9</w:t>
                  </w:r>
                  <w:r w:rsidRPr="00316F55">
                    <w:rPr>
                      <w:rFonts w:hint="eastAsia"/>
                      <w:sz w:val="18"/>
                      <w:szCs w:val="18"/>
                    </w:rPr>
                    <w:t>V_</w:t>
                  </w:r>
                  <w:r>
                    <w:rPr>
                      <w:rFonts w:hint="eastAsia"/>
                      <w:sz w:val="18"/>
                      <w:szCs w:val="18"/>
                    </w:rPr>
                    <w:t>MGTAVCC(for FPGA)</w:t>
                  </w:r>
                </w:p>
                <w:p w:rsidR="000F6E92" w:rsidRDefault="000F6E92" w:rsidP="00E33304">
                  <w:pPr>
                    <w:spacing w:line="0" w:lineRule="atLeast"/>
                    <w:rPr>
                      <w:sz w:val="18"/>
                      <w:szCs w:val="18"/>
                    </w:rPr>
                  </w:pPr>
                  <w:r>
                    <w:rPr>
                      <w:rFonts w:hint="eastAsia"/>
                      <w:sz w:val="18"/>
                      <w:szCs w:val="18"/>
                    </w:rPr>
                    <w:t>+1.2V_MGTAVTT(for FPGA)</w:t>
                  </w:r>
                </w:p>
                <w:p w:rsidR="000F6E92" w:rsidRDefault="000F6E92" w:rsidP="00E33304">
                  <w:pPr>
                    <w:spacing w:line="0" w:lineRule="atLeast"/>
                    <w:rPr>
                      <w:sz w:val="18"/>
                      <w:szCs w:val="18"/>
                    </w:rPr>
                  </w:pPr>
                  <w:r>
                    <w:rPr>
                      <w:rFonts w:hint="eastAsia"/>
                      <w:sz w:val="18"/>
                      <w:szCs w:val="18"/>
                    </w:rPr>
                    <w:t>+1.8V_MGTVCCAUX</w:t>
                  </w:r>
                </w:p>
                <w:p w:rsidR="000F6E92" w:rsidRDefault="000F6E92" w:rsidP="00E33304">
                  <w:pPr>
                    <w:spacing w:line="0" w:lineRule="atLeast"/>
                    <w:ind w:firstLineChars="250" w:firstLine="450"/>
                    <w:rPr>
                      <w:sz w:val="18"/>
                      <w:szCs w:val="18"/>
                    </w:rPr>
                  </w:pPr>
                  <w:r>
                    <w:rPr>
                      <w:rFonts w:hint="eastAsia"/>
                      <w:sz w:val="18"/>
                      <w:szCs w:val="18"/>
                    </w:rPr>
                    <w:t>(for FPGA)</w:t>
                  </w:r>
                </w:p>
                <w:p w:rsidR="000F6E92" w:rsidRDefault="000F6E92" w:rsidP="00E33304">
                  <w:pPr>
                    <w:spacing w:line="0" w:lineRule="atLeast"/>
                    <w:rPr>
                      <w:sz w:val="18"/>
                      <w:szCs w:val="18"/>
                    </w:rPr>
                  </w:pPr>
                  <w:r>
                    <w:rPr>
                      <w:rFonts w:hint="eastAsia"/>
                      <w:sz w:val="18"/>
                      <w:szCs w:val="18"/>
                    </w:rPr>
                    <w:t>+1.35VDDR(for DDR)</w:t>
                  </w:r>
                </w:p>
                <w:p w:rsidR="000F6E92" w:rsidRPr="00316F55" w:rsidRDefault="000F6E92" w:rsidP="00E33304">
                  <w:pPr>
                    <w:spacing w:line="0" w:lineRule="atLeast"/>
                    <w:rPr>
                      <w:sz w:val="18"/>
                      <w:szCs w:val="18"/>
                    </w:rPr>
                  </w:pPr>
                </w:p>
              </w:txbxContent>
            </v:textbox>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直線矢印コネクタ 53" o:spid="_x0000_s1501" type="#_x0000_t32" style="position:absolute;margin-left:99.95pt;margin-top:16.7pt;width:113.9pt;height:.1pt;flip:x y;z-index: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" strokecolor="windowText" strokeweight="1.5pt">
            <v:stroke endarrow="open"/>
          </v:shape>
        </w:pict>
      </w:r>
      <w:r>
        <w:rPr>
          <w:noProof/>
        </w:rPr>
        <w:pict>
          <v:shape id="_x0000_s1500" type="#_x0000_t202" style="position:absolute;margin-left:13.05pt;margin-top:1.15pt;width:87.6pt;height:46.5pt;z-index:2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" strokeweight="1.5pt">
            <v:textbox style="mso-next-textbox:#_x0000_s1500" inset="5.85pt,.7pt,5.85pt,.7pt">
              <w:txbxContent>
                <w:p w:rsidR="000F6E92" w:rsidRPr="00BF2902" w:rsidRDefault="000F6E92" w:rsidP="00E33304">
                  <w:pPr>
                    <w:jc w:val="both"/>
                    <w:rPr>
                      <w:sz w:val="20"/>
                      <w:szCs w:val="20"/>
                    </w:rPr>
                  </w:pPr>
                  <w:r w:rsidRPr="00BF2902">
                    <w:rPr>
                      <w:sz w:val="20"/>
                      <w:szCs w:val="20"/>
                    </w:rPr>
                    <w:t>SFP</w:t>
                  </w:r>
                  <w:r w:rsidRPr="00BF2902">
                    <w:rPr>
                      <w:rFonts w:hint="eastAsia"/>
                      <w:sz w:val="20"/>
                      <w:szCs w:val="20"/>
                    </w:rPr>
                    <w:t>＋</w:t>
                  </w:r>
                  <w:r w:rsidRPr="00BF2902">
                    <w:rPr>
                      <w:sz w:val="20"/>
                      <w:szCs w:val="20"/>
                    </w:rPr>
                    <w:t>Module</w:t>
                  </w:r>
                </w:p>
                <w:p w:rsidR="000F6E92" w:rsidRPr="00BF2902" w:rsidRDefault="000F6E92" w:rsidP="00E33304">
                  <w:pPr>
                    <w:jc w:val="both"/>
                    <w:rPr>
                      <w:sz w:val="20"/>
                      <w:szCs w:val="20"/>
                    </w:rPr>
                  </w:pPr>
                  <w:r w:rsidRPr="00BF2902">
                    <w:rPr>
                      <w:rFonts w:hint="eastAsia"/>
                      <w:sz w:val="20"/>
                      <w:szCs w:val="20"/>
                    </w:rPr>
                    <w:t>（</w:t>
                  </w:r>
                  <w:r>
                    <w:rPr>
                      <w:rFonts w:hint="eastAsia"/>
                      <w:sz w:val="20"/>
                      <w:szCs w:val="20"/>
                    </w:rPr>
                    <w:t>B</w:t>
                  </w:r>
                  <w:r w:rsidRPr="00BF2902">
                    <w:rPr>
                      <w:sz w:val="20"/>
                      <w:szCs w:val="20"/>
                    </w:rPr>
                    <w:t>bit</w:t>
                  </w:r>
                  <w:r w:rsidRPr="00BF2902">
                    <w:rPr>
                      <w:rFonts w:hint="eastAsia"/>
                      <w:sz w:val="20"/>
                      <w:szCs w:val="20"/>
                    </w:rPr>
                    <w:t>）</w:t>
                  </w:r>
                </w:p>
              </w:txbxContent>
            </v:textbox>
          </v:shape>
        </w:pict>
      </w:r>
      <w:r>
        <w:rPr>
          <w:noProof/>
        </w:rPr>
        <w:pict>
          <v:shape id="_x0000_s1499" type="#_x0000_t202" style="position:absolute;margin-left:102.2pt;margin-top:34.15pt;width:24.6pt;height:12pt;z-index:2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" filled="f" stroked="f">
            <v:textbox style="mso-next-textbox:#_x0000_s1499" inset=".25mm,.7pt,.25mm,.7pt">
              <w:txbxContent>
                <w:p w:rsidR="000F6E92" w:rsidRPr="00A23409" w:rsidRDefault="000F6E92" w:rsidP="00E33304">
                  <w:pPr>
                    <w:spacing w:line="0" w:lineRule="atLeast"/>
                    <w:rPr>
                      <w:b/>
                      <w:sz w:val="18"/>
                      <w:szCs w:val="18"/>
                    </w:rPr>
                  </w:pPr>
                  <w:r>
                    <w:rPr>
                      <w:rFonts w:hint="eastAsia"/>
                      <w:b/>
                      <w:sz w:val="18"/>
                      <w:szCs w:val="18"/>
                    </w:rPr>
                    <w:t>I2C</w:t>
                  </w:r>
                </w:p>
              </w:txbxContent>
            </v:textbox>
          </v:shape>
        </w:pict>
      </w:r>
      <w:r>
        <w:rPr>
          <w:noProof/>
        </w:rPr>
        <w:pict>
          <v:shape id="_x0000_s1498" type="#_x0000_t202" style="position:absolute;margin-left:101.75pt;margin-top:16.8pt;width:80.85pt;height:13.2pt;z-index:2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" filled="f" stroked="f">
            <v:textbox style="mso-next-textbox:#_x0000_s1498" inset=".25mm,.7pt,.25mm,.7pt">
              <w:txbxContent>
                <w:p w:rsidR="000F6E92" w:rsidRPr="00A23409" w:rsidRDefault="000F6E92" w:rsidP="00E33304">
                  <w:pPr>
                    <w:spacing w:line="0" w:lineRule="atLeast"/>
                    <w:rPr>
                      <w:b/>
                      <w:sz w:val="18"/>
                      <w:szCs w:val="18"/>
                    </w:rPr>
                  </w:pPr>
                  <w:r w:rsidRPr="00A23409">
                    <w:rPr>
                      <w:rFonts w:hint="eastAsia"/>
                      <w:b/>
                      <w:sz w:val="18"/>
                      <w:szCs w:val="18"/>
                    </w:rPr>
                    <w:t>ALMA Frame</w:t>
                  </w:r>
                  <w:r>
                    <w:rPr>
                      <w:rFonts w:hint="eastAsia"/>
                      <w:b/>
                      <w:sz w:val="18"/>
                      <w:szCs w:val="18"/>
                    </w:rPr>
                    <w:t>(Rx)</w:t>
                  </w:r>
                </w:p>
              </w:txbxContent>
            </v:textbox>
          </v:shape>
        </w:pict>
      </w:r>
      <w:r>
        <w:rPr>
          <w:noProof/>
        </w:rPr>
        <w:pict>
          <v:shape id="_x0000_s1497" type="#_x0000_t202" style="position:absolute;margin-left:100.95pt;margin-top:1.8pt;width:80.85pt;height:14.9pt;z-index:2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" filled="f" stroked="f">
            <v:textbox style="mso-next-textbox:#_x0000_s1497" inset=".25mm,.7pt,.25mm,.7pt">
              <w:txbxContent>
                <w:p w:rsidR="000F6E92" w:rsidRPr="00A23409" w:rsidRDefault="000F6E92" w:rsidP="00E33304">
                  <w:pPr>
                    <w:spacing w:line="0" w:lineRule="atLeast"/>
                    <w:rPr>
                      <w:b/>
                      <w:sz w:val="18"/>
                      <w:szCs w:val="18"/>
                    </w:rPr>
                  </w:pPr>
                  <w:r w:rsidRPr="00A23409">
                    <w:rPr>
                      <w:rFonts w:hint="eastAsia"/>
                      <w:b/>
                      <w:sz w:val="18"/>
                      <w:szCs w:val="18"/>
                    </w:rPr>
                    <w:t>ALMA Frame</w:t>
                  </w:r>
                  <w:r>
                    <w:rPr>
                      <w:rFonts w:hint="eastAsia"/>
                      <w:b/>
                      <w:sz w:val="18"/>
                      <w:szCs w:val="18"/>
                    </w:rPr>
                    <w:t>(Tx)</w:t>
                  </w:r>
                </w:p>
              </w:txbxContent>
            </v:textbox>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直線矢印コネクタ 44" o:spid="_x0000_s1496" type="#_x0000_t32" style="position:absolute;margin-left:101.7pt;margin-top:14.3pt;width:112.15pt;height:0;z-index:231;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" strokecolor="windowText" strokeweight="1.5pt">
            <v:stroke endarrow="open"/>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直線矢印コネクタ 318" o:spid="_x0000_s1495" type="#_x0000_t32" style="position:absolute;margin-left:99.95pt;margin-top:10.85pt;width:112.85pt;height:0;flip:x;z-index:23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" strokecolor="windowText" strokeweight="1.5pt">
            <v:stroke startarrow="open" endarrow="open"/>
          </v:shape>
        </w:pict>
      </w:r>
    </w:p>
    <w:p w:rsidR="00E33304" w:rsidRPr="00E33304" w:rsidRDefault="00E33304" w:rsidP="00E33304">
      <w:pPr>
        <w:snapToGrid w:val="0"/>
        <w:spacing w:line="0" w:lineRule="atLeast"/>
        <w:rPr>
          <w:rFonts w:ascii="Meiryo UI" w:eastAsia="Meiryo UI" w:hAnsi="Meiryo UI" w:cs="Meiryo UI"/>
          <w:sz w:val="21"/>
        </w:rPr>
      </w:pPr>
    </w:p>
    <w:p w:rsidR="00E33304" w:rsidRPr="00E33304" w:rsidRDefault="00784A1F" w:rsidP="00E33304">
      <w:pPr>
        <w:snapToGrid w:val="0"/>
        <w:spacing w:line="0" w:lineRule="atLeast"/>
        <w:rPr>
          <w:rFonts w:ascii="Meiryo UI" w:eastAsia="Meiryo UI" w:hAnsi="Meiryo UI" w:cs="Meiryo UI"/>
          <w:sz w:val="21"/>
        </w:rPr>
      </w:pPr>
      <w:r>
        <w:rPr>
          <w:noProof/>
        </w:rPr>
        <w:pict>
          <v:shape id="AutoShape 1083" o:spid="_x0000_s1494" type="#_x0000_t70" style="position:absolute;margin-left:115.7pt;margin-top:.15pt;width:108.6pt;height:86.8pt;rotation:-90;z-index: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" adj="4265,7920" strokeweight="1.5pt">
            <v:textbox style="mso-next-textbox:#AutoShape 1083" inset="5.85pt,.7pt,5.85pt,.7pt">
              <w:txbxContent>
                <w:p w:rsidR="000F6E92" w:rsidRDefault="000F6E92" w:rsidP="00E33304">
                  <w:pPr>
                    <w:jc w:val="center"/>
                  </w:pPr>
                  <w:r>
                    <w:t>S</w:t>
                  </w:r>
                  <w:r>
                    <w:rPr>
                      <w:rFonts w:hint="eastAsia"/>
                    </w:rPr>
                    <w:t>ame as</w:t>
                  </w:r>
                </w:p>
                <w:p w:rsidR="000F6E92" w:rsidRDefault="000F6E92" w:rsidP="00E33304">
                  <w:pPr>
                    <w:jc w:val="center"/>
                  </w:pPr>
                  <w:r>
                    <w:rPr>
                      <w:rFonts w:hint="eastAsia"/>
                    </w:rPr>
                    <w:t>I</w:t>
                  </w:r>
                  <w:ins w:id="2488" w:author="t_竹沢 公佑" w:date="2019-08-22T14:27:00Z">
                    <w:r>
                      <w:rPr>
                        <w:rFonts w:hint="eastAsia"/>
                      </w:rPr>
                      <w:t>F</w:t>
                    </w:r>
                  </w:ins>
                  <w:del w:id="2489" w:author="t_竹沢 公佑" w:date="2019-08-22T14:27:00Z">
                    <w:r w:rsidDel="00646E55">
                      <w:rPr>
                        <w:rFonts w:hint="eastAsia"/>
                      </w:rPr>
                      <w:delText>nterface</w:delText>
                    </w:r>
                  </w:del>
                  <w:r>
                    <w:rPr>
                      <w:rFonts w:hint="eastAsia"/>
                    </w:rPr>
                    <w:t>2</w:t>
                  </w:r>
                </w:p>
                <w:p w:rsidR="000F6E92" w:rsidRDefault="000F6E92" w:rsidP="00E33304">
                  <w:pPr>
                    <w:jc w:val="center"/>
                  </w:pPr>
                  <w:r>
                    <w:rPr>
                      <w:rFonts w:hint="eastAsia"/>
                    </w:rPr>
                    <w:t>signals</w:t>
                  </w:r>
                </w:p>
              </w:txbxContent>
            </v:textbox>
          </v:shape>
        </w:pict>
      </w:r>
      <w:r>
        <w:rPr>
          <w:noProof/>
        </w:rPr>
        <w:pict>
          <v:shape id="_x0000_s1493" type="#_x0000_t202" style="position:absolute;margin-left:13.25pt;margin-top:14pt;width:113.55pt;height:68.5pt;z-index:2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" strokeweight="1.5pt">
            <v:textbox style="mso-next-textbox:#_x0000_s1493" inset="5.85pt,.7pt,5.85pt,.7pt">
              <w:txbxContent>
                <w:p w:rsidR="000F6E92" w:rsidRDefault="000F6E92" w:rsidP="00E33304">
                  <w:pPr>
                    <w:jc w:val="both"/>
                    <w:rPr>
                      <w:sz w:val="22"/>
                      <w:szCs w:val="22"/>
                    </w:rPr>
                  </w:pPr>
                  <w:r>
                    <w:rPr>
                      <w:rFonts w:hint="eastAsia"/>
                      <w:sz w:val="22"/>
                      <w:szCs w:val="22"/>
                    </w:rPr>
                    <w:t>I</w:t>
                  </w:r>
                  <w:ins w:id="2490" w:author="t_竹沢 公佑" w:date="2019-08-22T14:27:00Z">
                    <w:r>
                      <w:rPr>
                        <w:rFonts w:hint="eastAsia"/>
                        <w:sz w:val="22"/>
                        <w:szCs w:val="22"/>
                      </w:rPr>
                      <w:t>F</w:t>
                    </w:r>
                  </w:ins>
                  <w:del w:id="2491" w:author="t_竹沢 公佑" w:date="2019-08-22T14:27:00Z">
                    <w:r w:rsidDel="00646E55">
                      <w:rPr>
                        <w:rFonts w:hint="eastAsia"/>
                        <w:sz w:val="22"/>
                        <w:szCs w:val="22"/>
                      </w:rPr>
                      <w:delText>nterface</w:delText>
                    </w:r>
                  </w:del>
                  <w:r>
                    <w:rPr>
                      <w:rFonts w:hint="eastAsia"/>
                      <w:sz w:val="22"/>
                      <w:szCs w:val="22"/>
                    </w:rPr>
                    <w:t>1</w:t>
                  </w:r>
                </w:p>
                <w:p w:rsidR="000F6E92" w:rsidRPr="00BF77A2" w:rsidRDefault="000F6E92" w:rsidP="00E33304">
                  <w:pPr>
                    <w:jc w:val="both"/>
                    <w:rPr>
                      <w:sz w:val="22"/>
                      <w:szCs w:val="22"/>
                    </w:rPr>
                  </w:pPr>
                  <w:r>
                    <w:rPr>
                      <w:rFonts w:hint="eastAsia"/>
                      <w:sz w:val="22"/>
                      <w:szCs w:val="22"/>
                    </w:rPr>
                    <w:t>(Same as I</w:t>
                  </w:r>
                  <w:ins w:id="2492" w:author="t_竹沢 公佑" w:date="2019-08-22T14:27:00Z">
                    <w:r>
                      <w:rPr>
                        <w:rFonts w:hint="eastAsia"/>
                        <w:sz w:val="22"/>
                        <w:szCs w:val="22"/>
                      </w:rPr>
                      <w:t>F</w:t>
                    </w:r>
                  </w:ins>
                  <w:del w:id="2493" w:author="t_竹沢 公佑" w:date="2019-08-22T14:27:00Z">
                    <w:r w:rsidDel="00646E55">
                      <w:rPr>
                        <w:rFonts w:hint="eastAsia"/>
                        <w:sz w:val="22"/>
                        <w:szCs w:val="22"/>
                      </w:rPr>
                      <w:delText>nterface</w:delText>
                    </w:r>
                  </w:del>
                  <w:r>
                    <w:rPr>
                      <w:rFonts w:hint="eastAsia"/>
                      <w:sz w:val="22"/>
                      <w:szCs w:val="22"/>
                    </w:rPr>
                    <w:t>2)</w:t>
                  </w:r>
                </w:p>
              </w:txbxContent>
            </v:textbox>
          </v:shape>
        </w:pict>
      </w:r>
    </w:p>
    <w:p w:rsidR="00E33304" w:rsidRPr="00E33304" w:rsidRDefault="00E33304" w:rsidP="00E33304">
      <w:pPr>
        <w:snapToGrid w:val="0"/>
        <w:spacing w:line="0" w:lineRule="atLeast"/>
        <w:rPr>
          <w:rFonts w:ascii="Meiryo UI" w:eastAsia="Meiryo UI" w:hAnsi="Meiryo UI" w:cs="Meiryo UI"/>
          <w:sz w:val="21"/>
        </w:rPr>
      </w:pPr>
    </w:p>
    <w:p w:rsidR="00E33304" w:rsidRPr="00E33304" w:rsidRDefault="00784A1F" w:rsidP="00E33304">
      <w:pPr>
        <w:snapToGrid w:val="0"/>
        <w:spacing w:line="0" w:lineRule="atLeast"/>
        <w:rPr>
          <w:rFonts w:ascii="Meiryo UI" w:eastAsia="Meiryo UI" w:hAnsi="Meiryo UI" w:cs="Meiryo UI"/>
          <w:sz w:val="21"/>
        </w:rPr>
      </w:pPr>
      <w:r>
        <w:rPr>
          <w:noProof/>
        </w:rPr>
        <w:pict>
          <v:shape id="AutoShape 1104" o:spid="_x0000_s1492" type="#_x0000_t32" style="position:absolute;margin-left:394.05pt;margin-top:2.75pt;width:0;height:27.25pt;flip:y;z-index:2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" strokeweight="5pt">
            <v:stroke startarrow="oval" endarrow="block"/>
          </v:shape>
        </w:pict>
      </w:r>
      <w:r>
        <w:rPr>
          <w:noProof/>
        </w:rPr>
        <w:pict>
          <v:shape id="Text Box 1115" o:spid="_x0000_s1491" type="#_x0000_t202" style="position:absolute;margin-left:354.2pt;margin-top:15.25pt;width:23.35pt;height:16.5pt;z-index:2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" filled="f" stroked="f">
            <v:textbox style="mso-next-textbox:#Text Box 1115" inset=".25mm,.7pt,.25mm,.7pt">
              <w:txbxContent>
                <w:p w:rsidR="000F6E92" w:rsidRPr="00A23409" w:rsidRDefault="000F6E92" w:rsidP="00E33304">
                  <w:pPr>
                    <w:spacing w:line="0" w:lineRule="atLeast"/>
                    <w:rPr>
                      <w:b/>
                      <w:sz w:val="18"/>
                      <w:szCs w:val="18"/>
                    </w:rPr>
                  </w:pPr>
                  <w:r>
                    <w:rPr>
                      <w:rFonts w:hint="eastAsia"/>
                      <w:b/>
                      <w:sz w:val="18"/>
                      <w:szCs w:val="18"/>
                    </w:rPr>
                    <w:t>12V</w:t>
                  </w:r>
                </w:p>
              </w:txbxContent>
            </v:textbox>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AutoShape 1109" o:spid="_x0000_s1490" type="#_x0000_t32" style="position:absolute;margin-left:343.6pt;margin-top:15.15pt;width:1.15pt;height:121.5pt;flip:x;z-index:2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" strokeweight="5pt"/>
        </w:pict>
      </w:r>
      <w:r>
        <w:rPr>
          <w:noProof/>
        </w:rPr>
        <w:pict>
          <v:shape id="AutoShape 1105" o:spid="_x0000_s1489" type="#_x0000_t32" style="position:absolute;margin-left:343.35pt;margin-top:16.9pt;width:96.4pt;height:.05pt;flip:x;z-index:2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" strokeweight="5pt"/>
        </w:pict>
      </w:r>
      <w:r>
        <w:rPr>
          <w:noProof/>
        </w:rPr>
        <w:pict>
          <v:shape id="AutoShape 1106" o:spid="_x0000_s1488" type="#_x0000_t32" style="position:absolute;margin-left:439.85pt;margin-top:16.95pt;width:0;height:12.9pt;z-index:2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" strokeweight="5pt"/>
        </w:pict>
      </w:r>
    </w:p>
    <w:p w:rsidR="00E33304" w:rsidRPr="00E33304" w:rsidRDefault="00784A1F" w:rsidP="00E33304">
      <w:pPr>
        <w:snapToGrid w:val="0"/>
        <w:spacing w:line="0" w:lineRule="atLeast"/>
        <w:rPr>
          <w:rFonts w:ascii="Meiryo UI" w:eastAsia="Meiryo UI" w:hAnsi="Meiryo UI" w:cs="Meiryo UI"/>
          <w:sz w:val="21"/>
        </w:rPr>
      </w:pPr>
      <w:r>
        <w:rPr>
          <w:noProof/>
        </w:rPr>
        <w:pict>
          <v:shape id="Text Box 1082" o:spid="_x0000_s1487" type="#_x0000_t202" style="position:absolute;margin-left:405.4pt;margin-top:13.8pt;width:64.5pt;height:54.75pt;z-index:1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" strokeweight="1.5pt">
            <v:textbox style="mso-next-textbox:#Text Box 1082" inset="5.85pt,.7pt,5.85pt,.7pt">
              <w:txbxContent>
                <w:p w:rsidR="000F6E92" w:rsidRPr="007B499C" w:rsidRDefault="000F6E92" w:rsidP="00E33304">
                  <w:pPr>
                    <w:spacing w:line="0" w:lineRule="atLeast"/>
                    <w:rPr>
                      <w:sz w:val="18"/>
                      <w:szCs w:val="18"/>
                    </w:rPr>
                  </w:pPr>
                  <w:r w:rsidRPr="007B499C">
                    <w:rPr>
                      <w:rFonts w:hint="eastAsia"/>
                      <w:sz w:val="18"/>
                      <w:szCs w:val="18"/>
                    </w:rPr>
                    <w:t>Power</w:t>
                  </w:r>
                </w:p>
                <w:p w:rsidR="000F6E92" w:rsidRPr="007B499C" w:rsidRDefault="000F6E92" w:rsidP="00E33304">
                  <w:pPr>
                    <w:spacing w:line="0" w:lineRule="atLeast"/>
                    <w:rPr>
                      <w:sz w:val="18"/>
                      <w:szCs w:val="18"/>
                    </w:rPr>
                  </w:pPr>
                  <w:r w:rsidRPr="007B499C">
                    <w:rPr>
                      <w:rFonts w:hint="eastAsia"/>
                      <w:sz w:val="18"/>
                      <w:szCs w:val="18"/>
                    </w:rPr>
                    <w:t>Connecter</w:t>
                  </w:r>
                </w:p>
                <w:p w:rsidR="000F6E92" w:rsidRPr="007B499C" w:rsidRDefault="000F6E92" w:rsidP="00E33304">
                  <w:pPr>
                    <w:spacing w:line="0" w:lineRule="atLeast"/>
                    <w:rPr>
                      <w:sz w:val="18"/>
                      <w:szCs w:val="18"/>
                    </w:rPr>
                  </w:pPr>
                  <w:r>
                    <w:rPr>
                      <w:rFonts w:hint="eastAsia"/>
                      <w:sz w:val="18"/>
                      <w:szCs w:val="18"/>
                    </w:rPr>
                    <w:t>12V</w:t>
                  </w:r>
                </w:p>
                <w:p w:rsidR="000F6E92" w:rsidRPr="007B499C" w:rsidRDefault="000F6E92" w:rsidP="00E33304">
                  <w:pPr>
                    <w:spacing w:line="0" w:lineRule="atLeast"/>
                    <w:rPr>
                      <w:sz w:val="18"/>
                      <w:szCs w:val="18"/>
                    </w:rPr>
                  </w:pPr>
                  <w:r w:rsidRPr="007B499C">
                    <w:rPr>
                      <w:rFonts w:hint="eastAsia"/>
                      <w:sz w:val="18"/>
                      <w:szCs w:val="18"/>
                    </w:rPr>
                    <w:t>(</w:t>
                  </w:r>
                  <w:r w:rsidRPr="007B499C">
                    <w:rPr>
                      <w:sz w:val="18"/>
                      <w:szCs w:val="18"/>
                    </w:rPr>
                    <w:t>F</w:t>
                  </w:r>
                  <w:r w:rsidRPr="007B499C">
                    <w:rPr>
                      <w:rFonts w:hint="eastAsia"/>
                      <w:sz w:val="18"/>
                      <w:szCs w:val="18"/>
                    </w:rPr>
                    <w:t>or Debug)</w:t>
                  </w:r>
                </w:p>
              </w:txbxContent>
            </v:textbox>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AutoShape 1090" o:spid="_x0000_s1486" type="#_x0000_t70" style="position:absolute;margin-left:226.1pt;margin-top:5.85pt;width:87.75pt;height:96.2pt;z-index:1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" adj="4702,5871" strokeweight="1.5pt">
            <v:textbox inset="5.85pt,.7pt,5.85pt,.7pt"/>
          </v:shape>
        </w:pict>
      </w:r>
    </w:p>
    <w:p w:rsidR="00E33304" w:rsidRPr="00E33304" w:rsidRDefault="00784A1F" w:rsidP="00E33304">
      <w:pPr>
        <w:snapToGrid w:val="0"/>
        <w:spacing w:line="0" w:lineRule="atLeast"/>
        <w:rPr>
          <w:rFonts w:ascii="Meiryo UI" w:eastAsia="Meiryo UI" w:hAnsi="Meiryo UI" w:cs="Meiryo UI"/>
          <w:sz w:val="21"/>
        </w:rPr>
      </w:pPr>
      <w:r>
        <w:rPr>
          <w:noProof/>
        </w:rPr>
        <w:pict>
          <v:shape id="Text Box 1091" o:spid="_x0000_s1485" type="#_x0000_t202" style="position:absolute;margin-left:239pt;margin-top:11.2pt;width:55.65pt;height:45.75pt;z-index: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" filled="f" stroked="f">
            <v:textbox style="mso-next-textbox:#Text Box 1091" inset=".25mm,.7pt,.25mm,.7pt">
              <w:txbxContent>
                <w:p w:rsidR="000F6E92" w:rsidRDefault="000F6E92" w:rsidP="00E33304">
                  <w:pPr>
                    <w:spacing w:line="0" w:lineRule="atLeast"/>
                    <w:jc w:val="center"/>
                    <w:rPr>
                      <w:b/>
                      <w:sz w:val="18"/>
                      <w:szCs w:val="18"/>
                    </w:rPr>
                  </w:pPr>
                  <w:r>
                    <w:rPr>
                      <w:rFonts w:hint="eastAsia"/>
                      <w:b/>
                      <w:sz w:val="18"/>
                      <w:szCs w:val="18"/>
                    </w:rPr>
                    <w:t>PCIE</w:t>
                  </w:r>
                  <w:r w:rsidRPr="00A23409">
                    <w:rPr>
                      <w:rFonts w:hint="eastAsia"/>
                      <w:b/>
                      <w:sz w:val="18"/>
                      <w:szCs w:val="18"/>
                    </w:rPr>
                    <w:t xml:space="preserve"> 3.0</w:t>
                  </w:r>
                </w:p>
                <w:p w:rsidR="000F6E92" w:rsidRDefault="000F6E92" w:rsidP="00E33304">
                  <w:pPr>
                    <w:spacing w:line="0" w:lineRule="atLeast"/>
                    <w:jc w:val="center"/>
                    <w:rPr>
                      <w:b/>
                      <w:sz w:val="18"/>
                      <w:szCs w:val="18"/>
                    </w:rPr>
                  </w:pPr>
                  <w:r>
                    <w:rPr>
                      <w:rFonts w:hint="eastAsia"/>
                      <w:b/>
                      <w:sz w:val="18"/>
                      <w:szCs w:val="18"/>
                    </w:rPr>
                    <w:t>(Gen3)</w:t>
                  </w:r>
                </w:p>
                <w:p w:rsidR="000F6E92" w:rsidRPr="00A23409" w:rsidRDefault="000F6E92" w:rsidP="00E33304">
                  <w:pPr>
                    <w:spacing w:line="0" w:lineRule="atLeast"/>
                    <w:jc w:val="center"/>
                    <w:rPr>
                      <w:b/>
                      <w:sz w:val="18"/>
                      <w:szCs w:val="18"/>
                    </w:rPr>
                  </w:pPr>
                  <w:r>
                    <w:rPr>
                      <w:rFonts w:hint="eastAsia"/>
                      <w:b/>
                      <w:sz w:val="18"/>
                      <w:szCs w:val="18"/>
                    </w:rPr>
                    <w:t xml:space="preserve"> x 16</w:t>
                  </w:r>
                  <w:r w:rsidRPr="00A23409">
                    <w:rPr>
                      <w:rFonts w:hint="eastAsia"/>
                      <w:b/>
                      <w:sz w:val="18"/>
                      <w:szCs w:val="18"/>
                    </w:rPr>
                    <w:t xml:space="preserve"> lane</w:t>
                  </w:r>
                </w:p>
              </w:txbxContent>
            </v:textbox>
          </v:shape>
        </w:pict>
      </w:r>
    </w:p>
    <w:p w:rsidR="00E33304" w:rsidRPr="00E33304" w:rsidRDefault="00E33304" w:rsidP="00E33304">
      <w:pPr>
        <w:snapToGrid w:val="0"/>
        <w:spacing w:line="0" w:lineRule="atLeast"/>
        <w:rPr>
          <w:rFonts w:ascii="Meiryo UI" w:eastAsia="Meiryo UI" w:hAnsi="Meiryo UI" w:cs="Meiryo UI"/>
          <w:sz w:val="21"/>
        </w:rPr>
      </w:pPr>
    </w:p>
    <w:p w:rsidR="00E33304" w:rsidRPr="00E33304" w:rsidRDefault="00784A1F" w:rsidP="00E33304">
      <w:pPr>
        <w:snapToGrid w:val="0"/>
        <w:spacing w:line="0" w:lineRule="atLeast"/>
        <w:rPr>
          <w:rFonts w:ascii="Meiryo UI" w:eastAsia="Meiryo UI" w:hAnsi="Meiryo UI" w:cs="Meiryo UI"/>
          <w:sz w:val="21"/>
        </w:rPr>
      </w:pPr>
      <w:r>
        <w:rPr>
          <w:noProof/>
        </w:rPr>
        <w:pict>
          <v:shape id="AutoShape 1113" o:spid="_x0000_s1484" type="#_x0000_t32" style="position:absolute;margin-left:354.7pt;margin-top:16pt;width:0;height:34pt;flip:y;z-index:2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"/>
        </w:pict>
      </w:r>
      <w:r>
        <w:rPr>
          <w:noProof/>
        </w:rPr>
        <w:pict>
          <v:shape id="AutoShape 1112" o:spid="_x0000_s1483" type="#_x0000_t32" style="position:absolute;margin-left:354.7pt;margin-top:15.45pt;width:127.45pt;height:.55pt;z-index:2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"/>
        </w:pict>
      </w:r>
      <w:r>
        <w:rPr>
          <w:noProof/>
        </w:rPr>
        <w:pict>
          <v:shape id="AutoShape 1111" o:spid="_x0000_s1482" type="#_x0000_t32" style="position:absolute;margin-left:184.6pt;margin-top:15.45pt;width:.55pt;height:34.5pt;flip:y;z-index: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"/>
        </w:pict>
      </w:r>
      <w:r>
        <w:rPr>
          <w:noProof/>
        </w:rPr>
        <w:pict>
          <v:shape id="AutoShape 1071" o:spid="_x0000_s1481" type="#_x0000_t32" style="position:absolute;margin-left:.2pt;margin-top:15.5pt;width:184.9pt;height:0;z-index:1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"/>
        </w:pict>
      </w:r>
    </w:p>
    <w:p w:rsidR="00E33304" w:rsidRPr="00E33304" w:rsidRDefault="00E33304" w:rsidP="00E33304">
      <w:pPr>
        <w:snapToGrid w:val="0"/>
        <w:spacing w:line="0" w:lineRule="atLeast"/>
        <w:rPr>
          <w:rFonts w:ascii="Meiryo UI" w:eastAsia="Meiryo UI" w:hAnsi="Meiryo UI" w:cs="Meiryo UI"/>
          <w:sz w:val="21"/>
        </w:rPr>
      </w:pPr>
    </w:p>
    <w:p w:rsidR="00E33304" w:rsidRPr="00E33304" w:rsidRDefault="00784A1F" w:rsidP="00E33304">
      <w:pPr>
        <w:snapToGrid w:val="0"/>
        <w:spacing w:line="0" w:lineRule="atLeast"/>
        <w:rPr>
          <w:rFonts w:ascii="Meiryo UI" w:eastAsia="Meiryo UI" w:hAnsi="Meiryo UI" w:cs="Meiryo UI"/>
          <w:sz w:val="21"/>
        </w:rPr>
      </w:pPr>
      <w:r>
        <w:rPr>
          <w:noProof/>
        </w:rPr>
        <w:pict>
          <v:shape id="AutoShape 1080" o:spid="_x0000_s1480" type="#_x0000_t32" style="position:absolute;margin-left:185.2pt;margin-top:15.5pt;width:169.5pt;height:0;z-index:1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"/>
        </w:pict>
      </w:r>
    </w:p>
    <w:p w:rsidR="00E33304" w:rsidRPr="00E33304" w:rsidDel="00D83999" w:rsidRDefault="00784A1F" w:rsidP="00E33304">
      <w:pPr>
        <w:snapToGrid w:val="0"/>
        <w:spacing w:line="0" w:lineRule="atLeast"/>
        <w:rPr>
          <w:del w:id="2494" w:author="t_竹沢 公佑" w:date="2020-06-01T12:20:00Z"/>
          <w:rFonts w:ascii="Meiryo UI" w:eastAsia="Meiryo UI" w:hAnsi="Meiryo UI" w:cs="Meiryo UI"/>
          <w:sz w:val="21"/>
        </w:rPr>
      </w:pPr>
      <w:r>
        <w:rPr>
          <w:noProof/>
        </w:rPr>
        <w:pict>
          <v:shape id="Text Box 1114" o:spid="_x0000_s1479" type="#_x0000_t202" style="position:absolute;margin-left:194.5pt;margin-top:5.05pt;width:153pt;height:23pt;z-index:2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" filled="f" stroked="f">
            <v:textbox style="mso-next-textbox:#Text Box 1114" inset=".25mm,.7pt,.25mm,.7pt">
              <w:txbxContent>
                <w:p w:rsidR="000F6E92" w:rsidRPr="00F308A7" w:rsidRDefault="000F6E92" w:rsidP="00E33304">
                  <w:pPr>
                    <w:jc w:val="center"/>
                    <w:rPr>
                      <w:b/>
                      <w:sz w:val="22"/>
                      <w:szCs w:val="22"/>
                    </w:rPr>
                  </w:pPr>
                  <w:r>
                    <w:rPr>
                      <w:rFonts w:hint="eastAsia"/>
                      <w:b/>
                      <w:sz w:val="22"/>
                      <w:szCs w:val="22"/>
                    </w:rPr>
                    <w:t>＜To PCIE　Slot＞</w:t>
                  </w:r>
                </w:p>
              </w:txbxContent>
            </v:textbox>
          </v:shape>
        </w:pict>
      </w:r>
    </w:p>
    <w:p w:rsidR="00E33304" w:rsidRPr="00E33304" w:rsidRDefault="00E33304">
      <w:pPr>
        <w:snapToGrid w:val="0"/>
        <w:spacing w:line="0" w:lineRule="atLeast"/>
        <w:rPr>
          <w:rFonts w:ascii="Meiryo UI" w:eastAsia="Meiryo UI" w:hAnsi="Meiryo UI" w:cs="Meiryo UI"/>
          <w:bCs/>
          <w:sz w:val="21"/>
          <w:szCs w:val="21"/>
        </w:rPr>
        <w:pPrChange w:id="2495" w:author="t_竹沢 公佑" w:date="2020-06-01T12:20:00Z">
          <w:pPr>
            <w:jc w:val="center"/>
          </w:pPr>
        </w:pPrChange>
      </w:pPr>
    </w:p>
    <w:p w:rsidR="00D83999" w:rsidRDefault="00FE72AC" w:rsidP="00FE72AC">
      <w:pPr>
        <w:pStyle w:val="af9"/>
        <w:jc w:val="center"/>
        <w:rPr>
          <w:ins w:id="2496" w:author="t_竹沢 公佑" w:date="2020-06-01T12:21:00Z"/>
          <w:b w:val="0"/>
        </w:rPr>
      </w:pPr>
      <w:bookmarkStart w:id="2497" w:name="_Ref13123994"/>
      <w:r>
        <w:t xml:space="preserve">Figure </w:t>
      </w:r>
      <w:ins w:id="2498" w:author="t_竹沢 公佑" w:date="2021-02-01T12:00:00Z">
        <w:r w:rsidR="000C2A5C">
          <w:fldChar w:fldCharType="begin"/>
        </w:r>
        <w:r w:rsidR="000C2A5C">
          <w:instrText xml:space="preserve"> STYLEREF 1 \s </w:instrText>
        </w:r>
      </w:ins>
      <w:r w:rsidR="000C2A5C">
        <w:fldChar w:fldCharType="separate"/>
      </w:r>
      <w:r w:rsidR="000B4FA1">
        <w:rPr>
          <w:noProof/>
        </w:rPr>
        <w:t>1</w:t>
      </w:r>
      <w:ins w:id="2499" w:author="t_竹沢 公佑" w:date="2021-02-01T12:00:00Z">
        <w:r w:rsidR="000C2A5C">
          <w:fldChar w:fldCharType="end"/>
        </w:r>
        <w:r w:rsidR="000C2A5C">
          <w:noBreakHyphen/>
        </w:r>
        <w:r w:rsidR="000C2A5C">
          <w:fldChar w:fldCharType="begin"/>
        </w:r>
        <w:r w:rsidR="000C2A5C">
          <w:instrText xml:space="preserve"> SEQ Figure \* ARABIC \s 1 </w:instrText>
        </w:r>
      </w:ins>
      <w:r w:rsidR="000C2A5C">
        <w:fldChar w:fldCharType="separate"/>
      </w:r>
      <w:ins w:id="2500" w:author="t_竹沢 公佑" w:date="2021-02-02T17:29:00Z">
        <w:r w:rsidR="000B4FA1">
          <w:rPr>
            <w:noProof/>
          </w:rPr>
          <w:t>3</w:t>
        </w:r>
      </w:ins>
      <w:ins w:id="2501" w:author="t_竹沢 公佑" w:date="2021-02-01T12:00:00Z">
        <w:r w:rsidR="000C2A5C">
          <w:fldChar w:fldCharType="end"/>
        </w:r>
      </w:ins>
      <w:del w:id="2502" w:author="t_竹沢 公佑" w:date="2019-10-06T14:31:00Z">
        <w:r w:rsidR="00D239E6" w:rsidDel="00C13B44">
          <w:fldChar w:fldCharType="begin"/>
        </w:r>
        <w:r w:rsidR="00D239E6" w:rsidDel="00C13B44">
          <w:delInstrText xml:space="preserve"> STYLEREF 1 \s </w:delInstrText>
        </w:r>
        <w:r w:rsidR="00D239E6" w:rsidDel="00C13B44">
          <w:fldChar w:fldCharType="separate"/>
        </w:r>
        <w:r w:rsidR="008A4939" w:rsidDel="00C13B44">
          <w:rPr>
            <w:noProof/>
          </w:rPr>
          <w:delText>1</w:delText>
        </w:r>
        <w:r w:rsidR="00D239E6" w:rsidDel="00C13B44">
          <w:fldChar w:fldCharType="end"/>
        </w:r>
        <w:r w:rsidR="00D239E6" w:rsidDel="00C13B44">
          <w:noBreakHyphen/>
        </w:r>
        <w:r w:rsidR="00D239E6" w:rsidDel="00C13B44">
          <w:fldChar w:fldCharType="begin"/>
        </w:r>
        <w:r w:rsidR="00D239E6" w:rsidDel="00C13B44">
          <w:delInstrText xml:space="preserve"> SEQ Figure \* ARABIC \s 1 </w:delInstrText>
        </w:r>
        <w:r w:rsidR="00D239E6" w:rsidDel="00C13B44">
          <w:fldChar w:fldCharType="separate"/>
        </w:r>
        <w:r w:rsidR="008A4939" w:rsidDel="00C13B44">
          <w:rPr>
            <w:noProof/>
          </w:rPr>
          <w:delText>3</w:delText>
        </w:r>
        <w:r w:rsidR="00D239E6" w:rsidDel="00C13B44">
          <w:fldChar w:fldCharType="end"/>
        </w:r>
      </w:del>
      <w:r>
        <w:rPr>
          <w:rFonts w:hint="eastAsia"/>
        </w:rPr>
        <w:t xml:space="preserve">: </w:t>
      </w:r>
      <w:r w:rsidRPr="00FE72AC">
        <w:rPr>
          <w:rFonts w:hint="eastAsia"/>
          <w:b w:val="0"/>
        </w:rPr>
        <w:t xml:space="preserve">The </w:t>
      </w:r>
      <w:r>
        <w:rPr>
          <w:rFonts w:hint="eastAsia"/>
          <w:b w:val="0"/>
        </w:rPr>
        <w:t>Hardware b</w:t>
      </w:r>
      <w:r w:rsidRPr="00FE72AC">
        <w:rPr>
          <w:rFonts w:hint="eastAsia"/>
          <w:b w:val="0"/>
        </w:rPr>
        <w:t>lock diagram of the production DRXP board</w:t>
      </w:r>
      <w:bookmarkEnd w:id="2497"/>
    </w:p>
    <w:p w:rsidR="00E33304" w:rsidRDefault="00D83999" w:rsidP="00FE72AC">
      <w:pPr>
        <w:pStyle w:val="af9"/>
        <w:jc w:val="center"/>
        <w:rPr>
          <w:rFonts w:ascii="Meiryo UI" w:eastAsia="Meiryo UI" w:hAnsi="Meiryo UI" w:cs="Meiryo UI"/>
          <w:bCs w:val="0"/>
        </w:rPr>
      </w:pPr>
      <w:ins w:id="2503" w:author="t_竹沢 公佑" w:date="2020-06-01T12:21:00Z">
        <w:r>
          <w:rPr>
            <w:b w:val="0"/>
          </w:rPr>
          <w:br w:type="page"/>
        </w:r>
      </w:ins>
    </w:p>
    <w:p w:rsidR="006213FC" w:rsidRDefault="006213FC" w:rsidP="006213FC">
      <w:pPr>
        <w:snapToGrid w:val="0"/>
        <w:spacing w:line="0" w:lineRule="atLeast"/>
      </w:pPr>
    </w:p>
    <w:p w:rsidR="006213FC" w:rsidRDefault="00784A1F" w:rsidP="006213FC">
      <w:pPr>
        <w:snapToGrid w:val="0"/>
        <w:spacing w:line="0" w:lineRule="atLeast"/>
      </w:pPr>
      <w:r>
        <w:rPr>
          <w:noProof/>
        </w:rPr>
        <w:pict>
          <v:shape id="_x0000_s1641" type="#_x0000_t202" style="position:absolute;margin-left:99.3pt;margin-top:13.1pt;width:80.85pt;height:15.75pt;z-index:2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" filled="f" stroked="f">
            <v:textbox style="mso-next-textbox:#_x0000_s1641" inset=".25mm,.7pt,.25mm,.7pt">
              <w:txbxContent>
                <w:p w:rsidR="000F6E92" w:rsidRPr="00A23409" w:rsidRDefault="000F6E92" w:rsidP="006213FC">
                  <w:pPr>
                    <w:spacing w:line="0" w:lineRule="atLeast"/>
                    <w:rPr>
                      <w:b/>
                      <w:sz w:val="18"/>
                      <w:szCs w:val="18"/>
                    </w:rPr>
                  </w:pPr>
                  <w:r w:rsidRPr="00A23409">
                    <w:rPr>
                      <w:rFonts w:hint="eastAsia"/>
                      <w:b/>
                      <w:sz w:val="18"/>
                      <w:szCs w:val="18"/>
                    </w:rPr>
                    <w:t>ALMA Frame</w:t>
                  </w:r>
                  <w:r>
                    <w:rPr>
                      <w:rFonts w:hint="eastAsia"/>
                      <w:b/>
                      <w:sz w:val="18"/>
                      <w:szCs w:val="18"/>
                    </w:rPr>
                    <w:t>(Tx)</w:t>
                  </w:r>
                </w:p>
              </w:txbxContent>
            </v:textbox>
          </v:shape>
        </w:pict>
      </w:r>
      <w:r>
        <w:rPr>
          <w:noProof/>
        </w:rPr>
        <w:pict>
          <v:shape id="_x0000_s1640" type="#_x0000_t202" style="position:absolute;margin-left:215.55pt;margin-top:10.1pt;width:80.25pt;height:30.75pt;z-index:2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" strokeweight="1.5pt">
            <v:textbox style="mso-next-textbox:#_x0000_s1640" inset="5.85pt,.7pt,5.85pt,.7pt">
              <w:txbxContent>
                <w:p w:rsidR="000F6E92" w:rsidRPr="00BF77A2" w:rsidRDefault="000F6E92" w:rsidP="006213FC">
                  <w:r>
                    <w:rPr>
                      <w:rFonts w:hint="eastAsia"/>
                    </w:rPr>
                    <w:t xml:space="preserve">　　DDR</w:t>
                  </w:r>
                </w:p>
              </w:txbxContent>
            </v:textbox>
          </v:shape>
        </w:pict>
      </w:r>
      <w:r>
        <w:rPr>
          <w:noProof/>
        </w:rPr>
        <w:pict>
          <v:shape id="_x0000_s1639" type="#_x0000_t202" style="position:absolute;margin-left:342.2pt;margin-top:3.35pt;width:64.5pt;height:39.75pt;z-index:3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" strokeweight="1.5pt">
            <v:textbox style="mso-next-textbox:#_x0000_s1639" inset="5.85pt,.7pt,5.85pt,.7pt">
              <w:txbxContent>
                <w:p w:rsidR="000F6E92" w:rsidRDefault="000F6E92" w:rsidP="006213FC">
                  <w:pPr>
                    <w:spacing w:line="0" w:lineRule="atLeast"/>
                    <w:rPr>
                      <w:sz w:val="18"/>
                      <w:szCs w:val="18"/>
                    </w:rPr>
                  </w:pPr>
                  <w:r>
                    <w:rPr>
                      <w:rFonts w:hint="eastAsia"/>
                      <w:sz w:val="18"/>
                      <w:szCs w:val="18"/>
                    </w:rPr>
                    <w:t>JTAG</w:t>
                  </w:r>
                </w:p>
                <w:p w:rsidR="000F6E92" w:rsidRDefault="000F6E92" w:rsidP="006213FC">
                  <w:pPr>
                    <w:spacing w:line="0" w:lineRule="atLeast"/>
                    <w:rPr>
                      <w:sz w:val="18"/>
                      <w:szCs w:val="18"/>
                    </w:rPr>
                  </w:pPr>
                  <w:r>
                    <w:rPr>
                      <w:rFonts w:hint="eastAsia"/>
                      <w:sz w:val="18"/>
                      <w:szCs w:val="18"/>
                    </w:rPr>
                    <w:t>Connector</w:t>
                  </w:r>
                </w:p>
                <w:p w:rsidR="000F6E92" w:rsidRPr="007B499C" w:rsidRDefault="000F6E92" w:rsidP="006213FC">
                  <w:pPr>
                    <w:spacing w:line="0" w:lineRule="atLeast"/>
                    <w:rPr>
                      <w:sz w:val="18"/>
                      <w:szCs w:val="18"/>
                    </w:rPr>
                  </w:pPr>
                </w:p>
              </w:txbxContent>
            </v:textbox>
          </v:shape>
        </w:pict>
      </w:r>
      <w:r>
        <w:rPr>
          <w:noProof/>
        </w:rPr>
        <w:pict>
          <v:shape id="_x0000_s1638" type="#_x0000_t32" style="position:absolute;margin-left:462.35pt;margin-top:3.35pt;width:.7pt;height:281.25pt;flip:x;z-index:3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"/>
        </w:pict>
      </w:r>
      <w:r>
        <w:rPr>
          <w:noProof/>
        </w:rPr>
        <w:pict>
          <v:shape id="_x0000_s1637" type="#_x0000_t32" style="position:absolute;margin-left:12.3pt;margin-top:3.35pt;width:0;height:281.25pt;z-index:2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"/>
        </w:pict>
      </w:r>
      <w:r>
        <w:rPr>
          <w:noProof/>
        </w:rPr>
        <w:pict>
          <v:shape id="_x0000_s1636" type="#_x0000_t202" style="position:absolute;margin-left:12.3pt;margin-top:13.85pt;width:80.25pt;height:46.5pt;z-index:2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" strokeweight="1.5pt">
            <v:textbox style="mso-next-textbox:#_x0000_s1636" inset="5.85pt,.7pt,5.85pt,.7pt">
              <w:txbxContent>
                <w:p w:rsidR="000F6E92" w:rsidRPr="00BF77A2" w:rsidRDefault="000F6E92" w:rsidP="006213FC">
                  <w:pPr>
                    <w:jc w:val="both"/>
                    <w:rPr>
                      <w:sz w:val="22"/>
                      <w:szCs w:val="22"/>
                    </w:rPr>
                  </w:pPr>
                  <w:r w:rsidRPr="00BF77A2">
                    <w:rPr>
                      <w:rFonts w:hint="eastAsia"/>
                      <w:sz w:val="22"/>
                      <w:szCs w:val="22"/>
                    </w:rPr>
                    <w:t>SFP＋</w:t>
                  </w:r>
                  <w:r>
                    <w:rPr>
                      <w:rFonts w:hint="eastAsia"/>
                      <w:sz w:val="22"/>
                      <w:szCs w:val="22"/>
                    </w:rPr>
                    <w:t>Module</w:t>
                  </w:r>
                </w:p>
                <w:p w:rsidR="000F6E92" w:rsidRPr="00BF77A2" w:rsidRDefault="000F6E92" w:rsidP="006213FC">
                  <w:pPr>
                    <w:jc w:val="both"/>
                    <w:rPr>
                      <w:sz w:val="22"/>
                      <w:szCs w:val="22"/>
                    </w:rPr>
                  </w:pPr>
                  <w:r w:rsidRPr="00BF77A2">
                    <w:rPr>
                      <w:rFonts w:hint="eastAsia"/>
                      <w:sz w:val="22"/>
                      <w:szCs w:val="22"/>
                    </w:rPr>
                    <w:t>（Dbit）</w:t>
                  </w:r>
                </w:p>
              </w:txbxContent>
            </v:textbox>
          </v:shape>
        </w:pict>
      </w:r>
      <w:r>
        <w:rPr>
          <w:noProof/>
        </w:rPr>
        <w:pict>
          <v:shape id="_x0000_s1635" type="#_x0000_t32" style="position:absolute;margin-left:12.3pt;margin-top:3.35pt;width:450pt;height:0;z-index:2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"/>
        </w:pict>
      </w:r>
    </w:p>
    <w:p w:rsidR="006213FC" w:rsidRDefault="00784A1F" w:rsidP="006213FC">
      <w:pPr>
        <w:snapToGrid w:val="0"/>
        <w:spacing w:line="0" w:lineRule="atLeast"/>
      </w:pPr>
      <w:r>
        <w:rPr>
          <w:noProof/>
        </w:rPr>
        <w:pict>
          <v:shape id="AutoShape 1086" o:spid="_x0000_s1634" type="#_x0000_t34" style="position:absolute;margin-left:92.4pt;margin-top:11.05pt;width:130.5pt;height:64.5pt;z-index:2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" adj="17379" strokeweight="1.5pt">
            <v:stroke startarrow="block"/>
          </v:shape>
        </w:pict>
      </w:r>
      <w:r>
        <w:rPr>
          <w:noProof/>
        </w:rPr>
        <w:pict>
          <v:shape id="_x0000_s1633" type="#_x0000_t202" style="position:absolute;margin-left:99.45pt;margin-top:11.8pt;width:80.85pt;height:15.75pt;z-index:2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" filled="f" stroked="f">
            <v:textbox style="mso-next-textbox:#_x0000_s1633" inset=".25mm,.7pt,.25mm,.7pt">
              <w:txbxContent>
                <w:p w:rsidR="000F6E92" w:rsidRPr="00A23409" w:rsidRDefault="000F6E92" w:rsidP="006213FC">
                  <w:pPr>
                    <w:spacing w:line="0" w:lineRule="atLeast"/>
                    <w:rPr>
                      <w:b/>
                      <w:sz w:val="18"/>
                      <w:szCs w:val="18"/>
                    </w:rPr>
                  </w:pPr>
                  <w:r w:rsidRPr="00A23409">
                    <w:rPr>
                      <w:rFonts w:hint="eastAsia"/>
                      <w:b/>
                      <w:sz w:val="18"/>
                      <w:szCs w:val="18"/>
                    </w:rPr>
                    <w:t>ALMA Frame</w:t>
                  </w:r>
                  <w:r>
                    <w:rPr>
                      <w:rFonts w:hint="eastAsia"/>
                      <w:b/>
                      <w:sz w:val="18"/>
                      <w:szCs w:val="18"/>
                    </w:rPr>
                    <w:t>(Rx)</w:t>
                  </w:r>
                </w:p>
              </w:txbxContent>
            </v:textbox>
          </v:shape>
        </w:pict>
      </w:r>
    </w:p>
    <w:p w:rsidR="006213FC" w:rsidRDefault="00784A1F" w:rsidP="006213FC">
      <w:pPr>
        <w:snapToGrid w:val="0"/>
        <w:spacing w:line="0" w:lineRule="atLeast"/>
      </w:pPr>
      <w:r>
        <w:rPr>
          <w:noProof/>
        </w:rPr>
        <w:pict>
          <v:shape id="AutoShape 1120" o:spid="_x0000_s1632" type="#_x0000_t34" style="position:absolute;margin-left:321.3pt;margin-top:10.45pt;width:51pt;height:18.75pt;flip:y;z-index:3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" adj="21854" strokeweight="1.5pt">
            <v:stroke endarrow="block"/>
          </v:shape>
        </w:pict>
      </w:r>
      <w:r>
        <w:rPr>
          <w:noProof/>
        </w:rPr>
        <w:pict>
          <v:shape id="_x0000_s1631" type="#_x0000_t70" style="position:absolute;margin-left:222.3pt;margin-top:10.45pt;width:59.25pt;height:34.5pt;z-index: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" adj="4265,7920" strokeweight="1.5pt">
            <v:textbox inset="5.85pt,.7pt,5.85pt,.7pt"/>
          </v:shape>
        </w:pict>
      </w:r>
      <w:r>
        <w:rPr>
          <w:noProof/>
        </w:rPr>
        <w:pict>
          <v:shape id="_x0000_s1630" type="#_x0000_t202" style="position:absolute;margin-left:99.45pt;margin-top:9.7pt;width:24.6pt;height:12pt;z-index:2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" filled="f" stroked="f">
            <v:textbox style="mso-next-textbox:#_x0000_s1630" inset=".25mm,.7pt,.25mm,.7pt">
              <w:txbxContent>
                <w:p w:rsidR="000F6E92" w:rsidRPr="00A23409" w:rsidRDefault="000F6E92" w:rsidP="006213FC">
                  <w:pPr>
                    <w:spacing w:line="0" w:lineRule="atLeast"/>
                    <w:rPr>
                      <w:b/>
                      <w:sz w:val="18"/>
                      <w:szCs w:val="18"/>
                    </w:rPr>
                  </w:pPr>
                  <w:r>
                    <w:rPr>
                      <w:rFonts w:hint="eastAsia"/>
                      <w:b/>
                      <w:sz w:val="18"/>
                      <w:szCs w:val="18"/>
                    </w:rPr>
                    <w:t>I2C</w:t>
                  </w:r>
                </w:p>
              </w:txbxContent>
            </v:textbox>
          </v:shape>
        </w:pict>
      </w:r>
      <w:r>
        <w:rPr>
          <w:noProof/>
        </w:rPr>
        <w:pict>
          <v:shape id="AutoShape 1087" o:spid="_x0000_s1629" type="#_x0000_t34" style="position:absolute;margin-left:91.8pt;margin-top:9.7pt;width:130.5pt;height:60pt;z-index:2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" adj="16634" strokeweight="1.5pt">
            <v:stroke endarrow="block"/>
          </v:shape>
        </w:pict>
      </w:r>
    </w:p>
    <w:p w:rsidR="006213FC" w:rsidRDefault="00784A1F" w:rsidP="006213FC">
      <w:pPr>
        <w:snapToGrid w:val="0"/>
        <w:spacing w:line="0" w:lineRule="atLeast"/>
      </w:pPr>
      <w:r>
        <w:rPr>
          <w:noProof/>
        </w:rPr>
        <w:pict>
          <v:shape id="AutoShape 1121" o:spid="_x0000_s1628" type="#_x0000_t34" style="position:absolute;margin-left:287.55pt;margin-top:13.65pt;width:33.75pt;height:15.75pt;flip:y;z-index:3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" adj="-256" strokeweight="1.5pt">
            <v:stroke startarrow="block"/>
          </v:shape>
        </w:pict>
      </w:r>
      <w:r>
        <w:rPr>
          <w:noProof/>
        </w:rPr>
        <w:pict>
          <v:shape id="_x0000_s1627" type="#_x0000_t202" style="position:absolute;margin-left:317.7pt;margin-top:.9pt;width:32.85pt;height:15.75pt;z-index: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" filled="f" stroked="f">
            <v:textbox style="mso-next-textbox:#_x0000_s1627" inset=".25mm,.7pt,.25mm,.7pt">
              <w:txbxContent>
                <w:p w:rsidR="000F6E92" w:rsidRPr="00A23409" w:rsidRDefault="000F6E92" w:rsidP="006213FC">
                  <w:pPr>
                    <w:spacing w:line="0" w:lineRule="atLeast"/>
                    <w:rPr>
                      <w:b/>
                      <w:sz w:val="18"/>
                      <w:szCs w:val="18"/>
                    </w:rPr>
                  </w:pPr>
                  <w:r>
                    <w:rPr>
                      <w:rFonts w:hint="eastAsia"/>
                      <w:b/>
                      <w:sz w:val="18"/>
                      <w:szCs w:val="18"/>
                    </w:rPr>
                    <w:t>JTAG</w:t>
                  </w:r>
                </w:p>
              </w:txbxContent>
            </v:textbox>
          </v:shape>
        </w:pict>
      </w:r>
      <w:r>
        <w:rPr>
          <w:noProof/>
        </w:rPr>
        <w:pict>
          <v:shape id="AutoShape 1093" o:spid="_x0000_s1626" type="#_x0000_t34" style="position:absolute;margin-left:91.65pt;margin-top:6.15pt;width:131.4pt;height:60pt;z-index: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" adj="15855" strokeweight="1.5pt">
            <v:stroke startarrow="block" endarrow="block"/>
          </v:shape>
        </w:pict>
      </w:r>
    </w:p>
    <w:p w:rsidR="006213FC" w:rsidRDefault="00784A1F" w:rsidP="006213FC">
      <w:pPr>
        <w:snapToGrid w:val="0"/>
        <w:spacing w:line="0" w:lineRule="atLeast"/>
      </w:pPr>
      <w:r>
        <w:rPr>
          <w:noProof/>
        </w:rPr>
        <w:pict>
          <v:shape id="Text Box 1098" o:spid="_x0000_s1625" type="#_x0000_t202" style="position:absolute;margin-left:99.45pt;margin-top:6.35pt;width:80.85pt;height:15.75pt;z-index:2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" filled="f" stroked="f">
            <v:textbox style="mso-next-textbox:#Text Box 1098" inset=".25mm,.7pt,.25mm,.7pt">
              <w:txbxContent>
                <w:p w:rsidR="000F6E92" w:rsidRPr="00A23409" w:rsidRDefault="000F6E92" w:rsidP="006213FC">
                  <w:pPr>
                    <w:spacing w:line="0" w:lineRule="atLeast"/>
                    <w:rPr>
                      <w:b/>
                      <w:sz w:val="18"/>
                      <w:szCs w:val="18"/>
                    </w:rPr>
                  </w:pPr>
                  <w:r w:rsidRPr="00A23409">
                    <w:rPr>
                      <w:rFonts w:hint="eastAsia"/>
                      <w:b/>
                      <w:sz w:val="18"/>
                      <w:szCs w:val="18"/>
                    </w:rPr>
                    <w:t>ALMA Frame</w:t>
                  </w:r>
                  <w:r>
                    <w:rPr>
                      <w:rFonts w:hint="eastAsia"/>
                      <w:b/>
                      <w:sz w:val="18"/>
                      <w:szCs w:val="18"/>
                    </w:rPr>
                    <w:t>(Tx)</w:t>
                  </w:r>
                </w:p>
              </w:txbxContent>
            </v:textbox>
          </v:shape>
        </w:pict>
      </w:r>
      <w:r>
        <w:rPr>
          <w:noProof/>
        </w:rPr>
        <w:pict>
          <v:shape id="_x0000_s1624" type="#_x0000_t202" style="position:absolute;margin-left:321.3pt;margin-top:3.35pt;width:137.25pt;height:112.5pt;z-index:2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" strokeweight="1.5pt">
            <v:textbox style="mso-next-textbox:#_x0000_s1624" inset="5.85pt,.7pt,5.85pt,.7pt">
              <w:txbxContent>
                <w:p w:rsidR="000F6E92" w:rsidRDefault="000F6E92" w:rsidP="006213FC">
                  <w:r>
                    <w:rPr>
                      <w:rFonts w:hint="eastAsia"/>
                    </w:rPr>
                    <w:t>Powers on Board</w:t>
                  </w:r>
                </w:p>
                <w:p w:rsidR="000F6E92" w:rsidRDefault="000F6E92" w:rsidP="006213FC">
                  <w:pPr>
                    <w:spacing w:line="0" w:lineRule="atLeast"/>
                    <w:rPr>
                      <w:sz w:val="18"/>
                      <w:szCs w:val="18"/>
                    </w:rPr>
                  </w:pPr>
                  <w:r w:rsidRPr="00316F55">
                    <w:rPr>
                      <w:rFonts w:hint="eastAsia"/>
                      <w:sz w:val="18"/>
                      <w:szCs w:val="18"/>
                    </w:rPr>
                    <w:t>+0.95V</w:t>
                  </w:r>
                  <w:r>
                    <w:rPr>
                      <w:rFonts w:hint="eastAsia"/>
                      <w:sz w:val="18"/>
                      <w:szCs w:val="18"/>
                    </w:rPr>
                    <w:t>(for FPGA core)</w:t>
                  </w:r>
                </w:p>
                <w:p w:rsidR="000F6E92" w:rsidRDefault="000F6E92" w:rsidP="006213FC">
                  <w:pPr>
                    <w:spacing w:line="0" w:lineRule="atLeast"/>
                    <w:rPr>
                      <w:sz w:val="18"/>
                      <w:szCs w:val="18"/>
                    </w:rPr>
                  </w:pPr>
                  <w:r w:rsidRPr="00316F55">
                    <w:rPr>
                      <w:rFonts w:hint="eastAsia"/>
                      <w:sz w:val="18"/>
                      <w:szCs w:val="18"/>
                    </w:rPr>
                    <w:t>+1.8V</w:t>
                  </w:r>
                  <w:r>
                    <w:rPr>
                      <w:rFonts w:hint="eastAsia"/>
                      <w:sz w:val="18"/>
                      <w:szCs w:val="18"/>
                    </w:rPr>
                    <w:t>(for FPGA)</w:t>
                  </w:r>
                </w:p>
                <w:p w:rsidR="000F6E92" w:rsidRPr="00316F55" w:rsidRDefault="000F6E92" w:rsidP="006213FC">
                  <w:pPr>
                    <w:spacing w:line="0" w:lineRule="atLeast"/>
                    <w:rPr>
                      <w:sz w:val="18"/>
                      <w:szCs w:val="18"/>
                    </w:rPr>
                  </w:pPr>
                  <w:r w:rsidRPr="00316F55">
                    <w:rPr>
                      <w:rFonts w:hint="eastAsia"/>
                      <w:sz w:val="18"/>
                      <w:szCs w:val="18"/>
                    </w:rPr>
                    <w:t>+3.3V</w:t>
                  </w:r>
                  <w:r>
                    <w:rPr>
                      <w:rFonts w:hint="eastAsia"/>
                      <w:sz w:val="18"/>
                      <w:szCs w:val="18"/>
                    </w:rPr>
                    <w:t>(for FPGA-IO and SFP+)</w:t>
                  </w:r>
                </w:p>
                <w:p w:rsidR="000F6E92" w:rsidRDefault="000F6E92" w:rsidP="006213FC">
                  <w:pPr>
                    <w:spacing w:line="0" w:lineRule="atLeast"/>
                    <w:rPr>
                      <w:sz w:val="18"/>
                      <w:szCs w:val="18"/>
                    </w:rPr>
                  </w:pPr>
                  <w:r w:rsidRPr="00316F55">
                    <w:rPr>
                      <w:rFonts w:hint="eastAsia"/>
                      <w:sz w:val="18"/>
                      <w:szCs w:val="18"/>
                    </w:rPr>
                    <w:t>+1.0V_</w:t>
                  </w:r>
                  <w:r>
                    <w:rPr>
                      <w:rFonts w:hint="eastAsia"/>
                      <w:sz w:val="18"/>
                      <w:szCs w:val="18"/>
                    </w:rPr>
                    <w:t>MGTAVCC(for FPGA)</w:t>
                  </w:r>
                </w:p>
                <w:p w:rsidR="000F6E92" w:rsidRDefault="000F6E92" w:rsidP="006213FC">
                  <w:pPr>
                    <w:spacing w:line="0" w:lineRule="atLeast"/>
                    <w:rPr>
                      <w:sz w:val="18"/>
                      <w:szCs w:val="18"/>
                    </w:rPr>
                  </w:pPr>
                  <w:r>
                    <w:rPr>
                      <w:rFonts w:hint="eastAsia"/>
                      <w:sz w:val="18"/>
                      <w:szCs w:val="18"/>
                    </w:rPr>
                    <w:t>+1.2V_MGTAVTT(for FPGA)</w:t>
                  </w:r>
                </w:p>
                <w:p w:rsidR="000F6E92" w:rsidRDefault="000F6E92" w:rsidP="006213FC">
                  <w:pPr>
                    <w:spacing w:line="0" w:lineRule="atLeast"/>
                    <w:rPr>
                      <w:sz w:val="18"/>
                      <w:szCs w:val="18"/>
                    </w:rPr>
                  </w:pPr>
                  <w:r>
                    <w:rPr>
                      <w:rFonts w:hint="eastAsia"/>
                      <w:sz w:val="18"/>
                      <w:szCs w:val="18"/>
                    </w:rPr>
                    <w:t>+1.8V_MGTVCCAUX(for FPGA)</w:t>
                  </w:r>
                </w:p>
                <w:p w:rsidR="000F6E92" w:rsidRDefault="000F6E92" w:rsidP="006213FC">
                  <w:pPr>
                    <w:spacing w:line="0" w:lineRule="atLeast"/>
                    <w:rPr>
                      <w:sz w:val="18"/>
                      <w:szCs w:val="18"/>
                    </w:rPr>
                  </w:pPr>
                  <w:r>
                    <w:rPr>
                      <w:rFonts w:hint="eastAsia"/>
                      <w:sz w:val="18"/>
                      <w:szCs w:val="18"/>
                    </w:rPr>
                    <w:t>+1.35VDDR(for DDR)</w:t>
                  </w:r>
                </w:p>
                <w:p w:rsidR="000F6E92" w:rsidRPr="00316F55" w:rsidRDefault="000F6E92" w:rsidP="006213FC">
                  <w:pPr>
                    <w:spacing w:line="0" w:lineRule="atLeast"/>
                    <w:rPr>
                      <w:sz w:val="18"/>
                      <w:szCs w:val="18"/>
                    </w:rPr>
                  </w:pPr>
                </w:p>
              </w:txbxContent>
            </v:textbox>
          </v:shape>
        </w:pict>
      </w:r>
      <w:r>
        <w:rPr>
          <w:noProof/>
        </w:rPr>
        <w:pict>
          <v:shape id="Text Box 1123" o:spid="_x0000_s1623" type="#_x0000_t202" style="position:absolute;margin-left:12.3pt;margin-top:76.2pt;width:80.25pt;height:46.5pt;z-index:3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" strokeweight="1.5pt">
            <v:textbox style="mso-next-textbox:#Text Box 1123" inset="5.85pt,.7pt,5.85pt,.7pt">
              <w:txbxContent>
                <w:p w:rsidR="000F6E92" w:rsidRPr="00BF77A2" w:rsidRDefault="000F6E92" w:rsidP="006213FC">
                  <w:pPr>
                    <w:jc w:val="both"/>
                    <w:rPr>
                      <w:sz w:val="22"/>
                      <w:szCs w:val="22"/>
                    </w:rPr>
                  </w:pPr>
                  <w:r w:rsidRPr="00BF77A2">
                    <w:rPr>
                      <w:rFonts w:hint="eastAsia"/>
                      <w:sz w:val="22"/>
                      <w:szCs w:val="22"/>
                    </w:rPr>
                    <w:t>SFP＋</w:t>
                  </w:r>
                  <w:r>
                    <w:rPr>
                      <w:rFonts w:hint="eastAsia"/>
                      <w:sz w:val="22"/>
                      <w:szCs w:val="22"/>
                    </w:rPr>
                    <w:t>Module</w:t>
                  </w:r>
                </w:p>
                <w:p w:rsidR="000F6E92" w:rsidRPr="00BF77A2" w:rsidRDefault="000F6E92" w:rsidP="006213FC">
                  <w:pPr>
                    <w:jc w:val="both"/>
                    <w:rPr>
                      <w:sz w:val="22"/>
                      <w:szCs w:val="22"/>
                    </w:rPr>
                  </w:pPr>
                  <w:r w:rsidRPr="00BF77A2">
                    <w:rPr>
                      <w:rFonts w:hint="eastAsia"/>
                      <w:sz w:val="22"/>
                      <w:szCs w:val="22"/>
                    </w:rPr>
                    <w:t>（</w:t>
                  </w:r>
                  <w:r>
                    <w:rPr>
                      <w:rFonts w:hint="eastAsia"/>
                      <w:sz w:val="22"/>
                      <w:szCs w:val="22"/>
                    </w:rPr>
                    <w:t>B</w:t>
                  </w:r>
                  <w:r w:rsidRPr="00BF77A2">
                    <w:rPr>
                      <w:rFonts w:hint="eastAsia"/>
                      <w:sz w:val="22"/>
                      <w:szCs w:val="22"/>
                    </w:rPr>
                    <w:t>bit）</w:t>
                  </w:r>
                </w:p>
              </w:txbxContent>
            </v:textbox>
          </v:shape>
        </w:pict>
      </w:r>
      <w:r>
        <w:rPr>
          <w:noProof/>
        </w:rPr>
        <w:pict>
          <v:shape id="_x0000_s1622" type="#_x0000_t202" style="position:absolute;margin-left:223.05pt;margin-top:13.85pt;width:72.75pt;height:135pt;z-index:2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" strokeweight="1.5pt">
            <v:textbox style="mso-next-textbox:#_x0000_s1622" inset="5.85pt,.7pt,5.85pt,.7pt">
              <w:txbxContent>
                <w:p w:rsidR="000F6E92" w:rsidRPr="00BF77A2" w:rsidRDefault="000F6E92" w:rsidP="006213FC">
                  <w:r>
                    <w:rPr>
                      <w:rFonts w:hint="eastAsia"/>
                    </w:rPr>
                    <w:t xml:space="preserve">　　FPGA</w:t>
                  </w:r>
                </w:p>
              </w:txbxContent>
            </v:textbox>
          </v:shape>
        </w:pict>
      </w:r>
      <w:r>
        <w:rPr>
          <w:noProof/>
        </w:rPr>
        <w:pict>
          <v:shape id="Text Box 1084" o:spid="_x0000_s1621" type="#_x0000_t202" style="position:absolute;margin-left:12.3pt;margin-top:13.85pt;width:80.25pt;height:46.5pt;z-index:2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" strokeweight="1.5pt">
            <v:textbox style="mso-next-textbox:#Text Box 1084" inset="5.85pt,.7pt,5.85pt,.7pt">
              <w:txbxContent>
                <w:p w:rsidR="000F6E92" w:rsidRPr="00BF77A2" w:rsidRDefault="000F6E92" w:rsidP="006213FC">
                  <w:pPr>
                    <w:jc w:val="both"/>
                    <w:rPr>
                      <w:sz w:val="22"/>
                      <w:szCs w:val="22"/>
                    </w:rPr>
                  </w:pPr>
                  <w:r w:rsidRPr="00BF77A2">
                    <w:rPr>
                      <w:rFonts w:hint="eastAsia"/>
                      <w:sz w:val="22"/>
                      <w:szCs w:val="22"/>
                    </w:rPr>
                    <w:t>SFP＋</w:t>
                  </w:r>
                  <w:r>
                    <w:rPr>
                      <w:rFonts w:hint="eastAsia"/>
                      <w:sz w:val="22"/>
                      <w:szCs w:val="22"/>
                    </w:rPr>
                    <w:t>Module</w:t>
                  </w:r>
                </w:p>
                <w:p w:rsidR="000F6E92" w:rsidRPr="00BF77A2" w:rsidRDefault="000F6E92" w:rsidP="006213FC">
                  <w:pPr>
                    <w:jc w:val="both"/>
                    <w:rPr>
                      <w:sz w:val="22"/>
                      <w:szCs w:val="22"/>
                    </w:rPr>
                  </w:pPr>
                  <w:r w:rsidRPr="00BF77A2">
                    <w:rPr>
                      <w:rFonts w:hint="eastAsia"/>
                      <w:sz w:val="22"/>
                      <w:szCs w:val="22"/>
                    </w:rPr>
                    <w:t>（</w:t>
                  </w:r>
                  <w:r>
                    <w:rPr>
                      <w:rFonts w:hint="eastAsia"/>
                      <w:sz w:val="22"/>
                      <w:szCs w:val="22"/>
                    </w:rPr>
                    <w:t>C</w:t>
                  </w:r>
                  <w:r w:rsidRPr="00BF77A2">
                    <w:rPr>
                      <w:rFonts w:hint="eastAsia"/>
                      <w:sz w:val="22"/>
                      <w:szCs w:val="22"/>
                    </w:rPr>
                    <w:t>bit）</w:t>
                  </w:r>
                </w:p>
              </w:txbxContent>
            </v:textbox>
          </v:shape>
        </w:pict>
      </w:r>
    </w:p>
    <w:p w:rsidR="006213FC" w:rsidRDefault="00784A1F" w:rsidP="006213FC">
      <w:pPr>
        <w:snapToGrid w:val="0"/>
        <w:spacing w:line="0" w:lineRule="atLeast"/>
      </w:pPr>
      <w:r>
        <w:rPr>
          <w:noProof/>
        </w:rPr>
        <w:pict>
          <v:shape id="Text Box 1099" o:spid="_x0000_s1620" type="#_x0000_t202" style="position:absolute;margin-left:99.45pt;margin-top:5.05pt;width:80.85pt;height:15.75pt;z-index:2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" filled="f" stroked="f">
            <v:textbox style="mso-next-textbox:#Text Box 1099" inset=".25mm,.7pt,.25mm,.7pt">
              <w:txbxContent>
                <w:p w:rsidR="000F6E92" w:rsidRPr="00A23409" w:rsidRDefault="000F6E92" w:rsidP="006213FC">
                  <w:pPr>
                    <w:spacing w:line="0" w:lineRule="atLeast"/>
                    <w:rPr>
                      <w:b/>
                      <w:sz w:val="18"/>
                      <w:szCs w:val="18"/>
                    </w:rPr>
                  </w:pPr>
                  <w:r w:rsidRPr="00A23409">
                    <w:rPr>
                      <w:rFonts w:hint="eastAsia"/>
                      <w:b/>
                      <w:sz w:val="18"/>
                      <w:szCs w:val="18"/>
                    </w:rPr>
                    <w:t>ALMA Frame</w:t>
                  </w:r>
                  <w:r>
                    <w:rPr>
                      <w:rFonts w:hint="eastAsia"/>
                      <w:b/>
                      <w:sz w:val="18"/>
                      <w:szCs w:val="18"/>
                    </w:rPr>
                    <w:t>(Rx)</w:t>
                  </w:r>
                </w:p>
              </w:txbxContent>
            </v:textbox>
          </v:shape>
        </w:pict>
      </w:r>
      <w:r>
        <w:rPr>
          <w:noProof/>
        </w:rPr>
        <w:pict>
          <v:shape id="AutoShape 1095" o:spid="_x0000_s1619" type="#_x0000_t34" style="position:absolute;margin-left:92.4pt;margin-top:3.7pt;width:130.5pt;height:41.25pt;z-index:2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" adj="15021" strokeweight="1.5pt">
            <v:stroke startarrow="block"/>
          </v:shape>
        </w:pict>
      </w:r>
    </w:p>
    <w:p w:rsidR="006213FC" w:rsidRDefault="00784A1F" w:rsidP="006213FC">
      <w:pPr>
        <w:snapToGrid w:val="0"/>
        <w:spacing w:line="0" w:lineRule="atLeast"/>
      </w:pPr>
      <w:r>
        <w:rPr>
          <w:noProof/>
        </w:rPr>
        <w:pict>
          <v:shape id="Text Box 1125" o:spid="_x0000_s1618" type="#_x0000_t202" style="position:absolute;margin-left:99.45pt;margin-top:72.7pt;width:24.6pt;height:12pt;z-index:3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" filled="f" stroked="f">
            <v:textbox style="mso-next-textbox:#Text Box 1125" inset=".25mm,.7pt,.25mm,.7pt">
              <w:txbxContent>
                <w:p w:rsidR="000F6E92" w:rsidRPr="00A23409" w:rsidRDefault="000F6E92" w:rsidP="006213FC">
                  <w:pPr>
                    <w:spacing w:line="0" w:lineRule="atLeast"/>
                    <w:rPr>
                      <w:b/>
                      <w:sz w:val="18"/>
                      <w:szCs w:val="18"/>
                    </w:rPr>
                  </w:pPr>
                  <w:r>
                    <w:rPr>
                      <w:rFonts w:hint="eastAsia"/>
                      <w:b/>
                      <w:sz w:val="18"/>
                      <w:szCs w:val="18"/>
                    </w:rPr>
                    <w:t>I2C</w:t>
                  </w:r>
                </w:p>
              </w:txbxContent>
            </v:textbox>
          </v:shape>
        </w:pict>
      </w:r>
      <w:r>
        <w:rPr>
          <w:noProof/>
        </w:rPr>
        <w:pict>
          <v:shape id="Text Box 1101" o:spid="_x0000_s1617" type="#_x0000_t202" style="position:absolute;margin-left:100.95pt;margin-top:4.45pt;width:24.6pt;height:12pt;z-index:2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" filled="f" stroked="f">
            <v:textbox style="mso-next-textbox:#Text Box 1101" inset=".25mm,.7pt,.25mm,.7pt">
              <w:txbxContent>
                <w:p w:rsidR="000F6E92" w:rsidRPr="00A23409" w:rsidRDefault="000F6E92" w:rsidP="006213FC">
                  <w:pPr>
                    <w:spacing w:line="0" w:lineRule="atLeast"/>
                    <w:rPr>
                      <w:b/>
                      <w:sz w:val="18"/>
                      <w:szCs w:val="18"/>
                    </w:rPr>
                  </w:pPr>
                  <w:r>
                    <w:rPr>
                      <w:rFonts w:hint="eastAsia"/>
                      <w:b/>
                      <w:sz w:val="18"/>
                      <w:szCs w:val="18"/>
                    </w:rPr>
                    <w:t>I2C</w:t>
                  </w:r>
                </w:p>
              </w:txbxContent>
            </v:textbox>
          </v:shape>
        </w:pict>
      </w:r>
      <w:r>
        <w:rPr>
          <w:noProof/>
        </w:rPr>
        <w:pict>
          <v:shape id="AutoShape 1096" o:spid="_x0000_s1616" type="#_x0000_t34" style="position:absolute;margin-left:92.55pt;margin-top:2.95pt;width:130.5pt;height:34.5pt;z-index:2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" adj="14276" strokeweight="1.5pt">
            <v:stroke endarrow="block"/>
          </v:shape>
        </w:pict>
      </w:r>
    </w:p>
    <w:p w:rsidR="006213FC" w:rsidRDefault="00784A1F" w:rsidP="006213FC">
      <w:pPr>
        <w:snapToGrid w:val="0"/>
        <w:spacing w:line="0" w:lineRule="atLeast"/>
      </w:pPr>
      <w:r>
        <w:rPr>
          <w:noProof/>
        </w:rPr>
        <w:pict>
          <v:shape id="AutoShape 1100" o:spid="_x0000_s1615" type="#_x0000_t34" style="position:absolute;margin-left:91.8pt;margin-top:.15pt;width:130.5pt;height:33pt;z-index:2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" adj="13407" strokeweight="1.5pt">
            <v:stroke startarrow="block" endarrow="block"/>
          </v:shape>
        </w:pict>
      </w:r>
    </w:p>
    <w:p w:rsidR="006213FC" w:rsidRDefault="006213FC" w:rsidP="006213FC">
      <w:pPr>
        <w:snapToGrid w:val="0"/>
        <w:spacing w:line="0" w:lineRule="atLeast"/>
      </w:pPr>
    </w:p>
    <w:p w:rsidR="006213FC" w:rsidRDefault="00784A1F" w:rsidP="006213FC">
      <w:pPr>
        <w:snapToGrid w:val="0"/>
        <w:spacing w:line="0" w:lineRule="atLeast"/>
      </w:pPr>
      <w:r>
        <w:rPr>
          <w:noProof/>
        </w:rPr>
        <w:pict>
          <v:shape id="Text Box 1129" o:spid="_x0000_s1614" type="#_x0000_t202" style="position:absolute;margin-left:97.8pt;margin-top:.55pt;width:80.85pt;height:15.75pt;z-index:3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" filled="f" stroked="f">
            <v:textbox style="mso-next-textbox:#Text Box 1129" inset=".25mm,.7pt,.25mm,.7pt">
              <w:txbxContent>
                <w:p w:rsidR="000F6E92" w:rsidRPr="00A23409" w:rsidRDefault="000F6E92" w:rsidP="006213FC">
                  <w:pPr>
                    <w:spacing w:line="0" w:lineRule="atLeast"/>
                    <w:rPr>
                      <w:b/>
                      <w:sz w:val="18"/>
                      <w:szCs w:val="18"/>
                    </w:rPr>
                  </w:pPr>
                  <w:r w:rsidRPr="00A23409">
                    <w:rPr>
                      <w:rFonts w:hint="eastAsia"/>
                      <w:b/>
                      <w:sz w:val="18"/>
                      <w:szCs w:val="18"/>
                    </w:rPr>
                    <w:t>ALMA Frame</w:t>
                  </w:r>
                  <w:r>
                    <w:rPr>
                      <w:rFonts w:hint="eastAsia"/>
                      <w:b/>
                      <w:sz w:val="18"/>
                      <w:szCs w:val="18"/>
                    </w:rPr>
                    <w:t>(Tx)</w:t>
                  </w:r>
                </w:p>
              </w:txbxContent>
            </v:textbox>
          </v:shape>
        </w:pict>
      </w:r>
      <w:r>
        <w:rPr>
          <w:noProof/>
        </w:rPr>
        <w:pict>
          <v:shape id="Text Box 1128" o:spid="_x0000_s1613" type="#_x0000_t202" style="position:absolute;margin-left:96.45pt;margin-top:14.05pt;width:80.85pt;height:15.75pt;z-index:3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" filled="f" stroked="f">
            <v:textbox style="mso-next-textbox:#Text Box 1128" inset=".25mm,.7pt,.25mm,.7pt">
              <w:txbxContent>
                <w:p w:rsidR="000F6E92" w:rsidRPr="00A23409" w:rsidRDefault="000F6E92" w:rsidP="006213FC">
                  <w:pPr>
                    <w:spacing w:line="0" w:lineRule="atLeast"/>
                    <w:rPr>
                      <w:b/>
                      <w:sz w:val="18"/>
                      <w:szCs w:val="18"/>
                    </w:rPr>
                  </w:pPr>
                  <w:r w:rsidRPr="00A23409">
                    <w:rPr>
                      <w:rFonts w:hint="eastAsia"/>
                      <w:b/>
                      <w:sz w:val="18"/>
                      <w:szCs w:val="18"/>
                    </w:rPr>
                    <w:t>ALMA Frame</w:t>
                  </w:r>
                  <w:r>
                    <w:rPr>
                      <w:rFonts w:hint="eastAsia"/>
                      <w:b/>
                      <w:sz w:val="18"/>
                      <w:szCs w:val="18"/>
                    </w:rPr>
                    <w:t>(Rx)</w:t>
                  </w:r>
                </w:p>
              </w:txbxContent>
            </v:textbox>
          </v:shape>
        </w:pict>
      </w:r>
      <w:r>
        <w:rPr>
          <w:noProof/>
        </w:rPr>
        <w:pict>
          <v:shape id="AutoShape 1127" o:spid="_x0000_s1612" type="#_x0000_t32" style="position:absolute;margin-left:90.9pt;margin-top:14.2pt;width:131.4pt;height:0;z-index:3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" strokeweight="1.5pt">
            <v:stroke startarrow="block"/>
          </v:shape>
        </w:pict>
      </w:r>
    </w:p>
    <w:p w:rsidR="006213FC" w:rsidRDefault="00784A1F" w:rsidP="006213FC">
      <w:pPr>
        <w:snapToGrid w:val="0"/>
        <w:spacing w:line="0" w:lineRule="atLeast"/>
      </w:pPr>
      <w:r>
        <w:rPr>
          <w:noProof/>
        </w:rPr>
        <w:pict>
          <v:shape id="AutoShape 1126" o:spid="_x0000_s1611" type="#_x0000_t32" style="position:absolute;margin-left:93.3pt;margin-top:10.45pt;width:129.75pt;height:0;z-index:3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" strokeweight="1.5pt">
            <v:stroke endarrow="block"/>
          </v:shape>
        </w:pict>
      </w:r>
    </w:p>
    <w:p w:rsidR="006213FC" w:rsidRDefault="00784A1F" w:rsidP="006213FC">
      <w:pPr>
        <w:snapToGrid w:val="0"/>
        <w:spacing w:line="0" w:lineRule="atLeast"/>
      </w:pPr>
      <w:r>
        <w:rPr>
          <w:noProof/>
        </w:rPr>
        <w:pict>
          <v:shape id="_x0000_s1610" type="#_x0000_t32" style="position:absolute;margin-left:394.05pt;margin-top:6.9pt;width:.05pt;height:23.3pt;flip:y;z-index: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" strokeweight="5pt">
            <v:stroke startarrow="oval" endarrow="block"/>
          </v:shape>
        </w:pict>
      </w:r>
      <w:r>
        <w:rPr>
          <w:noProof/>
        </w:rPr>
        <w:pict>
          <v:shape id="_x0000_s1609" type="#_x0000_t202" style="position:absolute;margin-left:354.2pt;margin-top:15.25pt;width:23.35pt;height:16.5pt;z-index:3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" filled="f" stroked="f">
            <v:textbox style="mso-next-textbox:#_x0000_s1609" inset=".25mm,.7pt,.25mm,.7pt">
              <w:txbxContent>
                <w:p w:rsidR="000F6E92" w:rsidRPr="00A23409" w:rsidRDefault="000F6E92" w:rsidP="006213FC">
                  <w:pPr>
                    <w:spacing w:line="0" w:lineRule="atLeast"/>
                    <w:rPr>
                      <w:b/>
                      <w:sz w:val="18"/>
                      <w:szCs w:val="18"/>
                    </w:rPr>
                  </w:pPr>
                  <w:r>
                    <w:rPr>
                      <w:rFonts w:hint="eastAsia"/>
                      <w:b/>
                      <w:sz w:val="18"/>
                      <w:szCs w:val="18"/>
                    </w:rPr>
                    <w:t>12V</w:t>
                  </w:r>
                </w:p>
              </w:txbxContent>
            </v:textbox>
          </v:shape>
        </w:pict>
      </w:r>
      <w:r>
        <w:rPr>
          <w:noProof/>
        </w:rPr>
        <w:pict>
          <v:shape id="AutoShape 1124" o:spid="_x0000_s1608" type="#_x0000_t32" style="position:absolute;margin-left:92.55pt;margin-top:6.9pt;width:131.25pt;height:0;z-index:3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" strokeweight="1.5pt">
            <v:stroke startarrow="block" endarrow="block"/>
          </v:shape>
        </w:pict>
      </w:r>
    </w:p>
    <w:p w:rsidR="006213FC" w:rsidRDefault="00784A1F" w:rsidP="006213FC">
      <w:pPr>
        <w:snapToGrid w:val="0"/>
        <w:spacing w:line="0" w:lineRule="atLeast"/>
      </w:pPr>
      <w:r>
        <w:rPr>
          <w:noProof/>
        </w:rPr>
        <w:pict>
          <v:shape id="_x0000_s1607" type="#_x0000_t34" style="position:absolute;margin-left:82.2pt;margin-top:14.7pt;width:140.1pt;height:26.9pt;flip:y;z-index:3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" adj=",255025,-21415" strokeweight="1.5pt">
            <v:stroke endarrow="block"/>
          </v:shape>
        </w:pict>
      </w:r>
      <w:r>
        <w:rPr>
          <w:noProof/>
        </w:rPr>
        <w:pict>
          <v:shape id="_x0000_s1606" type="#_x0000_t202" style="position:absolute;margin-left:12.3pt;margin-top:14.65pt;width:69.9pt;height:55.4pt;z-index: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" strokeweight="1.5pt">
            <v:textbox style="mso-next-textbox:#_x0000_s1606" inset="5.85pt,.7pt,5.85pt,.7pt">
              <w:txbxContent>
                <w:p w:rsidR="000F6E92" w:rsidRDefault="000F6E92" w:rsidP="006213FC">
                  <w:pPr>
                    <w:jc w:val="both"/>
                    <w:rPr>
                      <w:sz w:val="22"/>
                      <w:szCs w:val="22"/>
                    </w:rPr>
                  </w:pPr>
                  <w:r>
                    <w:rPr>
                      <w:rFonts w:hint="eastAsia"/>
                      <w:sz w:val="22"/>
                      <w:szCs w:val="22"/>
                    </w:rPr>
                    <w:t>48ms</w:t>
                  </w:r>
                </w:p>
                <w:p w:rsidR="000F6E92" w:rsidRPr="00BF77A2" w:rsidRDefault="000F6E92" w:rsidP="006213FC">
                  <w:pPr>
                    <w:jc w:val="both"/>
                    <w:rPr>
                      <w:sz w:val="22"/>
                      <w:szCs w:val="22"/>
                    </w:rPr>
                  </w:pPr>
                  <w:r>
                    <w:rPr>
                      <w:rFonts w:hint="eastAsia"/>
                      <w:sz w:val="22"/>
                      <w:szCs w:val="22"/>
                    </w:rPr>
                    <w:t>In</w:t>
                  </w:r>
                </w:p>
              </w:txbxContent>
            </v:textbox>
          </v:shape>
        </w:pict>
      </w:r>
      <w:r>
        <w:rPr>
          <w:noProof/>
        </w:rPr>
        <w:pict>
          <v:shape id="_x0000_s1605" type="#_x0000_t32" style="position:absolute;margin-left:427.05pt;margin-top:14.65pt;width:.05pt;height:21.7pt;z-index: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" strokeweight="5pt"/>
        </w:pict>
      </w:r>
      <w:r>
        <w:rPr>
          <w:noProof/>
        </w:rPr>
        <w:pict>
          <v:shape id="_x0000_s1604" type="#_x0000_t32" style="position:absolute;margin-left:344.65pt;margin-top:14.65pt;width:.05pt;height:108.7pt;z-index:3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" strokeweight="5pt"/>
        </w:pict>
      </w:r>
      <w:r>
        <w:rPr>
          <w:noProof/>
        </w:rPr>
        <w:pict>
          <v:shape id="_x0000_s1603" type="#_x0000_t32" style="position:absolute;margin-left:342.2pt;margin-top:14.65pt;width:87.1pt;height:.05pt;flip:x;z-index: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" strokeweight="5pt"/>
        </w:pict>
      </w:r>
    </w:p>
    <w:p w:rsidR="006213FC" w:rsidRDefault="00784A1F" w:rsidP="006213FC">
      <w:pPr>
        <w:snapToGrid w:val="0"/>
        <w:spacing w:line="0" w:lineRule="atLeast"/>
      </w:pPr>
      <w:r>
        <w:rPr>
          <w:noProof/>
        </w:rPr>
        <w:pict>
          <v:shape id="Text Box 1107" o:spid="_x0000_s1602" type="#_x0000_t202" style="position:absolute;margin-left:359.45pt;margin-top:5.05pt;width:57pt;height:14.95pt;z-index:3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" filled="f" stroked="f">
            <v:textbox style="mso-next-textbox:#Text Box 1107" inset=".25mm,.7pt,.25mm,.7pt">
              <w:txbxContent>
                <w:p w:rsidR="000F6E92" w:rsidRPr="007B499C" w:rsidRDefault="000F6E92" w:rsidP="006213FC">
                  <w:pPr>
                    <w:spacing w:line="0" w:lineRule="atLeast"/>
                    <w:rPr>
                      <w:b/>
                      <w:color w:val="FF0000"/>
                      <w:sz w:val="18"/>
                      <w:szCs w:val="18"/>
                    </w:rPr>
                  </w:pPr>
                  <w:r w:rsidRPr="007B499C">
                    <w:rPr>
                      <w:rFonts w:hint="eastAsia"/>
                      <w:b/>
                      <w:color w:val="FF0000"/>
                      <w:sz w:val="18"/>
                      <w:szCs w:val="18"/>
                    </w:rPr>
                    <w:t>Not connect</w:t>
                  </w:r>
                  <w:r>
                    <w:rPr>
                      <w:rFonts w:hint="eastAsia"/>
                      <w:b/>
                      <w:color w:val="FF0000"/>
                      <w:sz w:val="18"/>
                      <w:szCs w:val="18"/>
                    </w:rPr>
                    <w:t>ed</w:t>
                  </w:r>
                </w:p>
              </w:txbxContent>
            </v:textbox>
          </v:shape>
        </w:pict>
      </w:r>
      <w:r>
        <w:rPr>
          <w:noProof/>
        </w:rPr>
        <w:pict>
          <v:shape id="_x0000_s1598" type="#_x0000_t70" style="position:absolute;margin-left:215.55pt;margin-top:8.8pt;width:87.75pt;height:99pt;z-index:2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" adj="4702,5705" strokeweight="1.5pt">
            <v:textbox inset="5.85pt,.7pt,5.85pt,.7pt"/>
          </v:shape>
        </w:pict>
      </w:r>
      <w:r>
        <w:rPr>
          <w:noProof/>
        </w:rPr>
        <w:pict>
          <v:shape id="AutoShape 1103" o:spid="_x0000_s1597" type="#_x0000_t32" style="position:absolute;margin-left:412.8pt;margin-top:5.05pt;width:29.25pt;height:12.75pt;flip:y;z-index:3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" strokecolor="red" strokeweight="1.5pt"/>
        </w:pict>
      </w:r>
      <w:r>
        <w:rPr>
          <w:noProof/>
        </w:rPr>
        <w:pict>
          <v:shape id="AutoShape 1102" o:spid="_x0000_s1596" type="#_x0000_t32" style="position:absolute;margin-left:412.8pt;margin-top:5.05pt;width:29.25pt;height:12.75pt;z-index:2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" strokecolor="red" strokeweight="1.5pt"/>
        </w:pict>
      </w:r>
    </w:p>
    <w:p w:rsidR="006213FC" w:rsidRDefault="00784A1F" w:rsidP="006213FC">
      <w:pPr>
        <w:snapToGrid w:val="0"/>
        <w:spacing w:line="0" w:lineRule="atLeast"/>
      </w:pPr>
      <w:r>
        <w:rPr>
          <w:noProof/>
        </w:rPr>
        <w:pict>
          <v:shape id="_x0000_s1590" type="#_x0000_t202" style="position:absolute;margin-left:82.2pt;margin-top:14.2pt;width:69.75pt;height:24.75pt;z-index:3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" filled="f" stroked="f">
            <v:textbox style="mso-next-textbox:#_x0000_s1590" inset=".25mm,.7pt,.25mm,.7pt">
              <w:txbxContent>
                <w:p w:rsidR="000F6E92" w:rsidRDefault="000F6E92" w:rsidP="006213FC">
                  <w:pPr>
                    <w:spacing w:line="0" w:lineRule="atLeast"/>
                    <w:jc w:val="center"/>
                    <w:rPr>
                      <w:b/>
                      <w:sz w:val="18"/>
                      <w:szCs w:val="18"/>
                    </w:rPr>
                  </w:pPr>
                  <w:r>
                    <w:rPr>
                      <w:rFonts w:hint="eastAsia"/>
                      <w:b/>
                      <w:sz w:val="18"/>
                      <w:szCs w:val="18"/>
                    </w:rPr>
                    <w:t>RS485</w:t>
                  </w:r>
                </w:p>
                <w:p w:rsidR="000F6E92" w:rsidRPr="00A23409" w:rsidRDefault="000F6E92" w:rsidP="006213FC">
                  <w:pPr>
                    <w:spacing w:line="0" w:lineRule="atLeast"/>
                    <w:rPr>
                      <w:b/>
                      <w:sz w:val="18"/>
                      <w:szCs w:val="18"/>
                    </w:rPr>
                  </w:pPr>
                </w:p>
                <w:p w:rsidR="000F6E92" w:rsidRPr="00A23409" w:rsidRDefault="000F6E92" w:rsidP="006213FC">
                  <w:pPr>
                    <w:spacing w:line="0" w:lineRule="atLeast"/>
                    <w:jc w:val="center"/>
                    <w:rPr>
                      <w:b/>
                      <w:sz w:val="18"/>
                      <w:szCs w:val="18"/>
                    </w:rPr>
                  </w:pPr>
                </w:p>
              </w:txbxContent>
            </v:textbox>
          </v:shape>
        </w:pict>
      </w:r>
      <w:r>
        <w:rPr>
          <w:noProof/>
        </w:rPr>
        <w:pict>
          <v:shape id="_x0000_s1594" type="#_x0000_t202" style="position:absolute;margin-left:394.05pt;margin-top:5.2pt;width:64.5pt;height:54.75pt;z-index:2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" strokeweight="1.5pt">
            <v:textbox style="mso-next-textbox:#_x0000_s1594" inset="5.85pt,.7pt,5.85pt,.7pt">
              <w:txbxContent>
                <w:p w:rsidR="000F6E92" w:rsidRPr="007B499C" w:rsidRDefault="000F6E92" w:rsidP="006213FC">
                  <w:pPr>
                    <w:spacing w:line="0" w:lineRule="atLeast"/>
                    <w:rPr>
                      <w:sz w:val="18"/>
                      <w:szCs w:val="18"/>
                    </w:rPr>
                  </w:pPr>
                  <w:r w:rsidRPr="007B499C">
                    <w:rPr>
                      <w:rFonts w:hint="eastAsia"/>
                      <w:sz w:val="18"/>
                      <w:szCs w:val="18"/>
                    </w:rPr>
                    <w:t>Power</w:t>
                  </w:r>
                </w:p>
                <w:p w:rsidR="000F6E92" w:rsidRPr="007B499C" w:rsidRDefault="000F6E92" w:rsidP="006213FC">
                  <w:pPr>
                    <w:spacing w:line="0" w:lineRule="atLeast"/>
                    <w:rPr>
                      <w:sz w:val="18"/>
                      <w:szCs w:val="18"/>
                    </w:rPr>
                  </w:pPr>
                  <w:r w:rsidRPr="007B499C">
                    <w:rPr>
                      <w:rFonts w:hint="eastAsia"/>
                      <w:sz w:val="18"/>
                      <w:szCs w:val="18"/>
                    </w:rPr>
                    <w:t>Connecter</w:t>
                  </w:r>
                </w:p>
                <w:p w:rsidR="000F6E92" w:rsidRPr="007B499C" w:rsidRDefault="000F6E92" w:rsidP="006213FC">
                  <w:pPr>
                    <w:spacing w:line="0" w:lineRule="atLeast"/>
                    <w:rPr>
                      <w:sz w:val="18"/>
                      <w:szCs w:val="18"/>
                    </w:rPr>
                  </w:pPr>
                  <w:r w:rsidRPr="007B499C">
                    <w:rPr>
                      <w:rFonts w:hint="eastAsia"/>
                      <w:sz w:val="18"/>
                      <w:szCs w:val="18"/>
                    </w:rPr>
                    <w:t>１２Ｖ</w:t>
                  </w:r>
                </w:p>
                <w:p w:rsidR="000F6E92" w:rsidRPr="007B499C" w:rsidRDefault="000F6E92" w:rsidP="006213FC">
                  <w:pPr>
                    <w:spacing w:line="0" w:lineRule="atLeast"/>
                    <w:rPr>
                      <w:sz w:val="18"/>
                      <w:szCs w:val="18"/>
                    </w:rPr>
                  </w:pPr>
                  <w:r w:rsidRPr="007B499C">
                    <w:rPr>
                      <w:rFonts w:hint="eastAsia"/>
                      <w:sz w:val="18"/>
                      <w:szCs w:val="18"/>
                    </w:rPr>
                    <w:t>(</w:t>
                  </w:r>
                  <w:r w:rsidRPr="007B499C">
                    <w:rPr>
                      <w:sz w:val="18"/>
                      <w:szCs w:val="18"/>
                    </w:rPr>
                    <w:t>F</w:t>
                  </w:r>
                  <w:r w:rsidRPr="007B499C">
                    <w:rPr>
                      <w:rFonts w:hint="eastAsia"/>
                      <w:sz w:val="18"/>
                      <w:szCs w:val="18"/>
                    </w:rPr>
                    <w:t>or Debug)</w:t>
                  </w:r>
                </w:p>
              </w:txbxContent>
            </v:textbox>
          </v:shape>
        </w:pict>
      </w:r>
    </w:p>
    <w:p w:rsidR="006213FC" w:rsidRDefault="00784A1F" w:rsidP="006213FC">
      <w:pPr>
        <w:snapToGrid w:val="0"/>
        <w:spacing w:line="0" w:lineRule="atLeast"/>
      </w:pPr>
      <w:r>
        <w:rPr>
          <w:noProof/>
        </w:rPr>
        <w:pict>
          <v:shape id="_x0000_s1591" type="#_x0000_t202" style="position:absolute;margin-left:223.8pt;margin-top:5.4pt;width:69.75pt;height:45.75pt;z-index:2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" filled="f" stroked="f">
            <v:textbox style="mso-next-textbox:#_x0000_s1591" inset=".25mm,.7pt,.25mm,.7pt">
              <w:txbxContent>
                <w:p w:rsidR="000F6E92" w:rsidRDefault="000F6E92" w:rsidP="006213FC">
                  <w:pPr>
                    <w:spacing w:line="0" w:lineRule="atLeast"/>
                    <w:jc w:val="center"/>
                    <w:rPr>
                      <w:b/>
                      <w:sz w:val="18"/>
                      <w:szCs w:val="18"/>
                    </w:rPr>
                  </w:pPr>
                  <w:r>
                    <w:rPr>
                      <w:rFonts w:hint="eastAsia"/>
                      <w:b/>
                      <w:sz w:val="18"/>
                      <w:szCs w:val="18"/>
                    </w:rPr>
                    <w:t>PCIE</w:t>
                  </w:r>
                  <w:r w:rsidRPr="00A23409">
                    <w:rPr>
                      <w:rFonts w:hint="eastAsia"/>
                      <w:b/>
                      <w:sz w:val="18"/>
                      <w:szCs w:val="18"/>
                    </w:rPr>
                    <w:t xml:space="preserve"> 3.0</w:t>
                  </w:r>
                </w:p>
                <w:p w:rsidR="000F6E92" w:rsidRDefault="000F6E92" w:rsidP="006213FC">
                  <w:pPr>
                    <w:spacing w:line="0" w:lineRule="atLeast"/>
                    <w:jc w:val="center"/>
                    <w:rPr>
                      <w:b/>
                      <w:sz w:val="18"/>
                      <w:szCs w:val="18"/>
                    </w:rPr>
                  </w:pPr>
                  <w:r>
                    <w:rPr>
                      <w:rFonts w:hint="eastAsia"/>
                      <w:b/>
                      <w:sz w:val="18"/>
                      <w:szCs w:val="18"/>
                    </w:rPr>
                    <w:t>(Gen3)</w:t>
                  </w:r>
                </w:p>
                <w:p w:rsidR="000F6E92" w:rsidRPr="00A23409" w:rsidRDefault="000F6E92" w:rsidP="006213FC">
                  <w:pPr>
                    <w:spacing w:line="0" w:lineRule="atLeast"/>
                    <w:jc w:val="center"/>
                    <w:rPr>
                      <w:b/>
                      <w:sz w:val="18"/>
                      <w:szCs w:val="18"/>
                    </w:rPr>
                  </w:pPr>
                  <w:r>
                    <w:rPr>
                      <w:rFonts w:hint="eastAsia"/>
                      <w:b/>
                      <w:sz w:val="18"/>
                      <w:szCs w:val="18"/>
                    </w:rPr>
                    <w:t xml:space="preserve"> </w:t>
                  </w:r>
                  <w:r w:rsidRPr="00A23409">
                    <w:rPr>
                      <w:rFonts w:hint="eastAsia"/>
                      <w:b/>
                      <w:sz w:val="18"/>
                      <w:szCs w:val="18"/>
                    </w:rPr>
                    <w:t>x 8 lane</w:t>
                  </w:r>
                </w:p>
              </w:txbxContent>
            </v:textbox>
          </v:shape>
        </w:pict>
      </w:r>
    </w:p>
    <w:p w:rsidR="006213FC" w:rsidRDefault="006213FC" w:rsidP="006213FC">
      <w:pPr>
        <w:snapToGrid w:val="0"/>
        <w:spacing w:line="0" w:lineRule="atLeast"/>
      </w:pPr>
    </w:p>
    <w:p w:rsidR="006213FC" w:rsidRDefault="006213FC" w:rsidP="006213FC">
      <w:pPr>
        <w:snapToGrid w:val="0"/>
        <w:spacing w:line="0" w:lineRule="atLeast"/>
      </w:pPr>
    </w:p>
    <w:p w:rsidR="006213FC" w:rsidRDefault="00784A1F" w:rsidP="006213FC">
      <w:pPr>
        <w:snapToGrid w:val="0"/>
        <w:spacing w:line="0" w:lineRule="atLeast"/>
      </w:pPr>
      <w:r>
        <w:rPr>
          <w:noProof/>
        </w:rPr>
        <w:pict>
          <v:shape id="_x0000_s1589" type="#_x0000_t32" style="position:absolute;margin-left:351.3pt;margin-top:4.45pt;width:111.75pt;height:.1pt;z-index:3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"/>
        </w:pict>
      </w:r>
      <w:r>
        <w:rPr>
          <w:noProof/>
        </w:rPr>
        <w:pict>
          <v:shape id="_x0000_s1588" type="#_x0000_t32" style="position:absolute;margin-left:351.3pt;margin-top:4.55pt;width:0;height:25.45pt;flip:y;z-index:3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"/>
        </w:pict>
      </w:r>
      <w:r>
        <w:rPr>
          <w:noProof/>
        </w:rPr>
        <w:pict>
          <v:shape id="_x0000_s1587" type="#_x0000_t32" style="position:absolute;margin-left:180.9pt;margin-top:4.5pt;width:0;height:25.45pt;flip:y;z-index: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"/>
        </w:pict>
      </w:r>
      <w:r>
        <w:rPr>
          <w:noProof/>
        </w:rPr>
        <w:pict>
          <v:shape id="_x0000_s1586" type="#_x0000_t32" style="position:absolute;margin-left:12.3pt;margin-top:4.45pt;width:168pt;height:0;z-index: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"/>
        </w:pict>
      </w:r>
    </w:p>
    <w:p w:rsidR="006213FC" w:rsidRDefault="00784A1F" w:rsidP="006213FC">
      <w:pPr>
        <w:snapToGrid w:val="0"/>
        <w:spacing w:line="0" w:lineRule="atLeast"/>
      </w:pPr>
      <w:r>
        <w:rPr>
          <w:noProof/>
        </w:rPr>
        <w:pict>
          <v:shape id="_x0000_s1585" type="#_x0000_t32" style="position:absolute;margin-left:181.05pt;margin-top:14.4pt;width:169.5pt;height:0;z-index:2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"/>
        </w:pict>
      </w:r>
    </w:p>
    <w:p w:rsidR="006213FC" w:rsidRDefault="00784A1F" w:rsidP="006213FC">
      <w:pPr>
        <w:snapToGrid w:val="0"/>
        <w:spacing w:line="0" w:lineRule="atLeast"/>
      </w:pPr>
      <w:r>
        <w:rPr>
          <w:noProof/>
        </w:rPr>
        <w:pict>
          <v:shape id="_x0000_s1584" type="#_x0000_t202" style="position:absolute;margin-left:187.05pt;margin-top:6.4pt;width:153pt;height:18.75pt;z-index:3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" filled="f" stroked="f">
            <v:textbox style="mso-next-textbox:#_x0000_s1584" inset=".25mm,.7pt,.25mm,.7pt">
              <w:txbxContent>
                <w:p w:rsidR="000F6E92" w:rsidRPr="00F308A7" w:rsidRDefault="000F6E92" w:rsidP="006213FC">
                  <w:pPr>
                    <w:jc w:val="center"/>
                    <w:rPr>
                      <w:b/>
                      <w:sz w:val="22"/>
                      <w:szCs w:val="22"/>
                    </w:rPr>
                  </w:pPr>
                  <w:r>
                    <w:rPr>
                      <w:rFonts w:hint="eastAsia"/>
                      <w:b/>
                      <w:sz w:val="22"/>
                      <w:szCs w:val="22"/>
                    </w:rPr>
                    <w:t>＜To PCIE　Slot＞</w:t>
                  </w:r>
                </w:p>
              </w:txbxContent>
            </v:textbox>
          </v:shape>
        </w:pict>
      </w:r>
    </w:p>
    <w:p w:rsidR="006213FC" w:rsidRDefault="006213FC" w:rsidP="006213FC">
      <w:pPr>
        <w:snapToGrid w:val="0"/>
        <w:spacing w:line="0" w:lineRule="atLeast"/>
      </w:pPr>
    </w:p>
    <w:p w:rsidR="006213FC" w:rsidRPr="00EB3E66" w:rsidRDefault="006213FC" w:rsidP="006213FC">
      <w:pPr>
        <w:snapToGrid w:val="0"/>
        <w:spacing w:line="0" w:lineRule="atLeast"/>
      </w:pPr>
    </w:p>
    <w:p w:rsidR="006213FC" w:rsidDel="00F56C16" w:rsidRDefault="006213FC" w:rsidP="006213FC">
      <w:pPr>
        <w:pStyle w:val="af9"/>
        <w:jc w:val="center"/>
        <w:rPr>
          <w:del w:id="2504" w:author="t_竹沢 公佑" w:date="2020-05-18T11:20:00Z"/>
          <w:rFonts w:ascii="Meiryo UI" w:eastAsia="Meiryo UI" w:hAnsi="Meiryo UI" w:cs="Meiryo UI"/>
          <w:bCs w:val="0"/>
        </w:rPr>
      </w:pPr>
      <w:bookmarkStart w:id="2505" w:name="_Ref13123969"/>
      <w:r>
        <w:t xml:space="preserve">Figure </w:t>
      </w:r>
      <w:ins w:id="2506" w:author="t_竹沢 公佑" w:date="2021-02-01T12:00:00Z">
        <w:r w:rsidR="000C2A5C">
          <w:fldChar w:fldCharType="begin"/>
        </w:r>
        <w:r w:rsidR="000C2A5C">
          <w:instrText xml:space="preserve"> STYLEREF 1 \s </w:instrText>
        </w:r>
      </w:ins>
      <w:r w:rsidR="000C2A5C">
        <w:fldChar w:fldCharType="separate"/>
      </w:r>
      <w:r w:rsidR="000B4FA1">
        <w:rPr>
          <w:noProof/>
        </w:rPr>
        <w:t>1</w:t>
      </w:r>
      <w:ins w:id="2507" w:author="t_竹沢 公佑" w:date="2021-02-01T12:00:00Z">
        <w:r w:rsidR="000C2A5C">
          <w:fldChar w:fldCharType="end"/>
        </w:r>
        <w:r w:rsidR="000C2A5C">
          <w:noBreakHyphen/>
        </w:r>
        <w:r w:rsidR="000C2A5C">
          <w:fldChar w:fldCharType="begin"/>
        </w:r>
        <w:r w:rsidR="000C2A5C">
          <w:instrText xml:space="preserve"> SEQ Figure \* ARABIC \s 1 </w:instrText>
        </w:r>
      </w:ins>
      <w:r w:rsidR="000C2A5C">
        <w:fldChar w:fldCharType="separate"/>
      </w:r>
      <w:ins w:id="2508" w:author="t_竹沢 公佑" w:date="2021-02-02T17:29:00Z">
        <w:r w:rsidR="000B4FA1">
          <w:rPr>
            <w:noProof/>
          </w:rPr>
          <w:t>4</w:t>
        </w:r>
      </w:ins>
      <w:ins w:id="2509" w:author="t_竹沢 公佑" w:date="2021-02-01T12:00:00Z">
        <w:r w:rsidR="000C2A5C">
          <w:fldChar w:fldCharType="end"/>
        </w:r>
      </w:ins>
      <w:del w:id="2510" w:author="t_竹沢 公佑" w:date="2019-10-06T14:31:00Z">
        <w:r w:rsidDel="00C13B44">
          <w:fldChar w:fldCharType="begin"/>
        </w:r>
        <w:r w:rsidDel="00C13B44">
          <w:delInstrText xml:space="preserve"> STYLEREF 1 \s </w:delInstrText>
        </w:r>
        <w:r w:rsidDel="00C13B44">
          <w:fldChar w:fldCharType="separate"/>
        </w:r>
        <w:r w:rsidR="008A4939" w:rsidDel="00C13B44">
          <w:rPr>
            <w:noProof/>
          </w:rPr>
          <w:delText>1</w:delText>
        </w:r>
        <w:r w:rsidDel="00C13B44">
          <w:fldChar w:fldCharType="end"/>
        </w:r>
        <w:r w:rsidDel="00C13B44">
          <w:noBreakHyphen/>
        </w:r>
        <w:r w:rsidDel="00C13B44">
          <w:fldChar w:fldCharType="begin"/>
        </w:r>
        <w:r w:rsidDel="00C13B44">
          <w:delInstrText xml:space="preserve"> SEQ Figure \* ARABIC \s 1 </w:delInstrText>
        </w:r>
        <w:r w:rsidDel="00C13B44">
          <w:fldChar w:fldCharType="separate"/>
        </w:r>
        <w:r w:rsidR="008A4939" w:rsidDel="00C13B44">
          <w:rPr>
            <w:noProof/>
          </w:rPr>
          <w:delText>4</w:delText>
        </w:r>
        <w:r w:rsidDel="00C13B44">
          <w:fldChar w:fldCharType="end"/>
        </w:r>
      </w:del>
      <w:r>
        <w:rPr>
          <w:rFonts w:hint="eastAsia"/>
        </w:rPr>
        <w:t xml:space="preserve">: </w:t>
      </w:r>
      <w:r w:rsidRPr="00FE72AC">
        <w:rPr>
          <w:rFonts w:hint="eastAsia"/>
          <w:b w:val="0"/>
        </w:rPr>
        <w:t xml:space="preserve">The </w:t>
      </w:r>
      <w:r>
        <w:rPr>
          <w:rFonts w:hint="eastAsia"/>
          <w:b w:val="0"/>
        </w:rPr>
        <w:t>Hardware b</w:t>
      </w:r>
      <w:r w:rsidRPr="00FE72AC">
        <w:rPr>
          <w:rFonts w:hint="eastAsia"/>
          <w:b w:val="0"/>
        </w:rPr>
        <w:t xml:space="preserve">lock diagram of the </w:t>
      </w:r>
      <w:r>
        <w:rPr>
          <w:rFonts w:hint="eastAsia"/>
          <w:b w:val="0"/>
        </w:rPr>
        <w:t xml:space="preserve">prototype </w:t>
      </w:r>
      <w:r w:rsidRPr="00FE72AC">
        <w:rPr>
          <w:rFonts w:hint="eastAsia"/>
          <w:b w:val="0"/>
        </w:rPr>
        <w:t>DRXP board</w:t>
      </w:r>
      <w:bookmarkEnd w:id="2505"/>
    </w:p>
    <w:p w:rsidR="00250EF3" w:rsidDel="00F56C16" w:rsidRDefault="00250EF3" w:rsidP="00E33304">
      <w:pPr>
        <w:snapToGrid w:val="0"/>
        <w:spacing w:line="0" w:lineRule="atLeast"/>
        <w:rPr>
          <w:del w:id="2511" w:author="t_竹沢 公佑" w:date="2020-05-18T11:20:00Z"/>
          <w:rFonts w:ascii="Meiryo UI" w:eastAsia="Meiryo UI" w:hAnsi="Meiryo UI" w:cs="Meiryo UI"/>
          <w:sz w:val="21"/>
        </w:rPr>
      </w:pPr>
    </w:p>
    <w:p w:rsidR="00832C09" w:rsidDel="00F56C16" w:rsidRDefault="00832C09">
      <w:pPr>
        <w:spacing w:line="0" w:lineRule="atLeast"/>
        <w:rPr>
          <w:del w:id="2512" w:author="t_竹沢 公佑" w:date="2020-05-18T11:20:00Z"/>
        </w:rPr>
      </w:pPr>
    </w:p>
    <w:p w:rsidR="00DF1C7C" w:rsidRDefault="00DF1C7C">
      <w:pPr>
        <w:pStyle w:val="af9"/>
        <w:jc w:val="center"/>
        <w:rPr>
          <w:ins w:id="2513" w:author="t_竹沢 公佑" w:date="2020-05-18T11:20:00Z"/>
        </w:rPr>
        <w:pPrChange w:id="2514" w:author="t_竹沢 公佑" w:date="2020-05-18T11:20:00Z">
          <w:pPr>
            <w:spacing w:line="0" w:lineRule="atLeast"/>
          </w:pPr>
        </w:pPrChange>
      </w:pPr>
    </w:p>
    <w:p w:rsidR="00F56C16" w:rsidRPr="00F56C16" w:rsidRDefault="00F56C16">
      <w:pPr>
        <w:pStyle w:val="a0"/>
        <w:ind w:leftChars="0" w:left="0"/>
        <w:rPr>
          <w:ins w:id="2515" w:author="t_竹沢 公佑" w:date="2020-05-18T11:20:00Z"/>
          <w:lang w:val="en"/>
        </w:rPr>
        <w:pPrChange w:id="2516" w:author="t_竹沢 公佑" w:date="2020-05-18T11:20:00Z">
          <w:pPr>
            <w:spacing w:line="0" w:lineRule="atLeast"/>
          </w:pPr>
        </w:pPrChange>
      </w:pPr>
    </w:p>
    <w:p w:rsidR="00F56C16" w:rsidRDefault="00F56C16">
      <w:pPr>
        <w:pStyle w:val="a0"/>
        <w:ind w:leftChars="0" w:left="0"/>
        <w:rPr>
          <w:ins w:id="2517" w:author="t_竹沢 公佑" w:date="2020-06-08T09:31:00Z"/>
          <w:lang w:val="en"/>
        </w:rPr>
        <w:pPrChange w:id="2518" w:author="t_竹沢 公佑" w:date="2020-05-18T11:20:00Z">
          <w:pPr>
            <w:spacing w:line="0" w:lineRule="atLeast"/>
          </w:pPr>
        </w:pPrChange>
      </w:pPr>
    </w:p>
    <w:p w:rsidR="00256F62" w:rsidRDefault="00256F62">
      <w:pPr>
        <w:pStyle w:val="a0"/>
        <w:ind w:leftChars="0" w:left="0"/>
        <w:rPr>
          <w:ins w:id="2519" w:author="t_竹沢 公佑" w:date="2020-06-08T09:44:00Z"/>
          <w:lang w:val="en"/>
        </w:rPr>
        <w:sectPr w:rsidR="00256F62" w:rsidSect="00B105E8">
          <w:headerReference w:type="default" r:id="rId9"/>
          <w:footerReference w:type="default" r:id="rId10"/>
          <w:pgSz w:w="11906" w:h="16838"/>
          <w:pgMar w:top="1276" w:right="849" w:bottom="1418" w:left="1134" w:header="851" w:footer="992" w:gutter="0"/>
          <w:cols w:space="720"/>
          <w:docGrid w:type="lines" w:linePitch="360"/>
        </w:sectPr>
      </w:pPr>
    </w:p>
    <w:p w:rsidR="00AE6F76" w:rsidRDefault="00AE6F76">
      <w:pPr>
        <w:pStyle w:val="a0"/>
        <w:ind w:leftChars="0" w:left="0"/>
        <w:rPr>
          <w:ins w:id="2520" w:author="t_竹沢 公佑" w:date="2020-06-08T09:32:00Z"/>
          <w:lang w:val="en"/>
        </w:rPr>
        <w:pPrChange w:id="2521" w:author="t_竹沢 公佑" w:date="2020-05-18T11:20:00Z">
          <w:pPr>
            <w:spacing w:line="0" w:lineRule="atLeast"/>
          </w:pPr>
        </w:pPrChange>
      </w:pPr>
    </w:p>
    <w:p w:rsidR="00AE6F76" w:rsidRPr="008A0DC0" w:rsidRDefault="00AE6F76" w:rsidP="00AE6F76">
      <w:pPr>
        <w:pStyle w:val="3"/>
        <w:rPr>
          <w:ins w:id="2522" w:author="t_竹沢 公佑" w:date="2020-06-08T09:32:00Z"/>
        </w:rPr>
      </w:pPr>
      <w:bookmarkStart w:id="2523" w:name="_Ref43121043"/>
      <w:bookmarkStart w:id="2524" w:name="_Ref43121047"/>
      <w:bookmarkStart w:id="2525" w:name="_Toc63179383"/>
      <w:ins w:id="2526" w:author="t_竹沢 公佑" w:date="2020-06-08T09:33:00Z">
        <w:r>
          <w:rPr>
            <w:rFonts w:hint="eastAsia"/>
          </w:rPr>
          <w:t xml:space="preserve">Comparison </w:t>
        </w:r>
      </w:ins>
      <w:ins w:id="2527" w:author="t_竹沢 公佑" w:date="2020-06-08T09:32:00Z">
        <w:r w:rsidRPr="008A0DC0">
          <w:rPr>
            <w:rFonts w:hint="eastAsia"/>
          </w:rPr>
          <w:t xml:space="preserve">table between </w:t>
        </w:r>
      </w:ins>
      <w:ins w:id="2528" w:author="t_竹沢 公佑" w:date="2020-06-08T09:33:00Z">
        <w:r>
          <w:rPr>
            <w:rFonts w:hint="eastAsia"/>
          </w:rPr>
          <w:t>prototype DRXP and production DRXP</w:t>
        </w:r>
      </w:ins>
      <w:ins w:id="2529" w:author="t_竹沢 公佑" w:date="2020-06-08T12:12:00Z">
        <w:r w:rsidR="007B0F57">
          <w:rPr>
            <w:rFonts w:hint="eastAsia"/>
          </w:rPr>
          <w:t xml:space="preserve"> (hardware)</w:t>
        </w:r>
      </w:ins>
      <w:bookmarkEnd w:id="2523"/>
      <w:bookmarkEnd w:id="2524"/>
      <w:bookmarkEnd w:id="2525"/>
    </w:p>
    <w:p w:rsidR="00594CCA" w:rsidRPr="007B0F57" w:rsidRDefault="00594CCA">
      <w:pPr>
        <w:pStyle w:val="a0"/>
        <w:ind w:leftChars="0" w:left="0"/>
        <w:rPr>
          <w:ins w:id="2530" w:author="t_竹沢 公佑" w:date="2020-06-08T09:39:00Z"/>
          <w:lang w:val="en"/>
        </w:rPr>
        <w:pPrChange w:id="2531" w:author="t_竹沢 公佑" w:date="2020-05-18T11:20:00Z">
          <w:pPr>
            <w:spacing w:line="0" w:lineRule="atLeast"/>
          </w:pPr>
        </w:pPrChange>
      </w:pPr>
      <w:ins w:id="2532" w:author="t_竹沢 公佑" w:date="2020-06-08T12:25:00Z">
        <w:r>
          <w:rPr>
            <w:rFonts w:hint="eastAsia"/>
            <w:lang w:val="en"/>
          </w:rPr>
          <w:t>The below table shows the hardware differences between prototype DRXP and production DRXP. Some function</w:t>
        </w:r>
      </w:ins>
      <w:ins w:id="2533" w:author="t_竹沢 公佑" w:date="2020-07-03T14:49:00Z">
        <w:r w:rsidR="00104964">
          <w:rPr>
            <w:rFonts w:hint="eastAsia"/>
            <w:lang w:val="en"/>
          </w:rPr>
          <w:t>s</w:t>
        </w:r>
      </w:ins>
      <w:ins w:id="2534" w:author="t_竹沢 公佑" w:date="2020-06-08T12:25:00Z">
        <w:r>
          <w:rPr>
            <w:rFonts w:hint="eastAsia"/>
            <w:lang w:val="en"/>
          </w:rPr>
          <w:t xml:space="preserve"> can</w:t>
        </w:r>
        <w:r>
          <w:rPr>
            <w:lang w:val="en"/>
          </w:rPr>
          <w:t>’</w:t>
        </w:r>
        <w:r>
          <w:rPr>
            <w:rFonts w:hint="eastAsia"/>
            <w:lang w:val="en"/>
          </w:rPr>
          <w:t xml:space="preserve">t use with prototype DRXP. For the detail of restriction, please refer </w:t>
        </w:r>
      </w:ins>
      <w:ins w:id="2535" w:author="t_竹沢 公佑" w:date="2020-07-03T14:49:00Z">
        <w:r w:rsidR="00104964">
          <w:rPr>
            <w:rFonts w:hint="eastAsia"/>
            <w:lang w:val="en"/>
          </w:rPr>
          <w:t xml:space="preserve">to </w:t>
        </w:r>
      </w:ins>
      <w:ins w:id="2536" w:author="t_竹沢 公佑" w:date="2020-06-08T12:25:00Z">
        <w:r>
          <w:rPr>
            <w:rFonts w:hint="eastAsia"/>
            <w:lang w:val="en"/>
          </w:rPr>
          <w:t>each function</w:t>
        </w:r>
        <w:r>
          <w:rPr>
            <w:lang w:val="en"/>
          </w:rPr>
          <w:t>’</w:t>
        </w:r>
        <w:r>
          <w:rPr>
            <w:rFonts w:hint="eastAsia"/>
            <w:lang w:val="en"/>
          </w:rPr>
          <w:t>s explanation.</w:t>
        </w:r>
      </w:ins>
    </w:p>
    <w:p w:rsidR="00256F62" w:rsidRPr="00AE6F76" w:rsidRDefault="00256F62">
      <w:pPr>
        <w:pStyle w:val="a0"/>
        <w:ind w:leftChars="0" w:left="0"/>
        <w:rPr>
          <w:ins w:id="2537" w:author="t_竹沢 公佑" w:date="2020-06-08T09:32:00Z"/>
          <w:lang w:val="en"/>
        </w:rPr>
        <w:pPrChange w:id="2538" w:author="t_竹沢 公佑" w:date="2020-05-18T11:20:00Z">
          <w:pPr>
            <w:spacing w:line="0" w:lineRule="atLeast"/>
          </w:pPr>
        </w:pPrChange>
      </w:pPr>
    </w:p>
    <w:tbl>
      <w:tblPr>
        <w:tblW w:w="0" w:type="auto"/>
        <w:jc w:val="center"/>
        <w:tblInd w:w="-3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9"/>
        <w:gridCol w:w="5760"/>
        <w:gridCol w:w="5792"/>
      </w:tblGrid>
      <w:tr w:rsidR="007152E9" w:rsidRPr="007152E9" w:rsidTr="007152E9">
        <w:trPr>
          <w:jc w:val="center"/>
          <w:ins w:id="2539" w:author="t_竹沢 公佑" w:date="2020-06-08T09:34:00Z"/>
        </w:trPr>
        <w:tc>
          <w:tcPr>
            <w:tcW w:w="2209" w:type="dxa"/>
            <w:shd w:val="clear" w:color="auto" w:fill="D9D9D9"/>
          </w:tcPr>
          <w:p w:rsidR="00256F62" w:rsidRPr="007152E9" w:rsidRDefault="00256F62" w:rsidP="007152E9">
            <w:pPr>
              <w:pStyle w:val="a0"/>
              <w:ind w:leftChars="0" w:left="0"/>
              <w:rPr>
                <w:ins w:id="2540" w:author="t_竹沢 公佑" w:date="2020-06-08T09:42:00Z"/>
                <w:lang w:val="en"/>
              </w:rPr>
            </w:pPr>
            <w:ins w:id="2541" w:author="t_竹沢 公佑" w:date="2020-06-08T09:42:00Z">
              <w:r w:rsidRPr="007152E9">
                <w:rPr>
                  <w:rFonts w:hint="eastAsia"/>
                  <w:lang w:val="en"/>
                </w:rPr>
                <w:t>Items</w:t>
              </w:r>
            </w:ins>
          </w:p>
        </w:tc>
        <w:tc>
          <w:tcPr>
            <w:tcW w:w="5760" w:type="dxa"/>
            <w:shd w:val="clear" w:color="auto" w:fill="D9D9D9"/>
          </w:tcPr>
          <w:p w:rsidR="00256F62" w:rsidRPr="007152E9" w:rsidRDefault="00256F62" w:rsidP="007152E9">
            <w:pPr>
              <w:pStyle w:val="a0"/>
              <w:ind w:leftChars="0" w:left="0"/>
              <w:rPr>
                <w:ins w:id="2542" w:author="t_竹沢 公佑" w:date="2020-06-08T09:34:00Z"/>
                <w:lang w:val="en"/>
              </w:rPr>
            </w:pPr>
            <w:ins w:id="2543" w:author="t_竹沢 公佑" w:date="2020-06-08T09:34:00Z">
              <w:r w:rsidRPr="007152E9">
                <w:rPr>
                  <w:rFonts w:hint="eastAsia"/>
                  <w:lang w:val="en"/>
                </w:rPr>
                <w:t>prototype DRXP</w:t>
              </w:r>
            </w:ins>
          </w:p>
        </w:tc>
        <w:tc>
          <w:tcPr>
            <w:tcW w:w="5792" w:type="dxa"/>
            <w:shd w:val="clear" w:color="auto" w:fill="D9D9D9"/>
          </w:tcPr>
          <w:p w:rsidR="00256F62" w:rsidRPr="007152E9" w:rsidRDefault="00256F62" w:rsidP="007152E9">
            <w:pPr>
              <w:pStyle w:val="a0"/>
              <w:ind w:leftChars="0" w:left="0"/>
              <w:rPr>
                <w:ins w:id="2544" w:author="t_竹沢 公佑" w:date="2020-06-08T09:34:00Z"/>
                <w:lang w:val="en"/>
              </w:rPr>
            </w:pPr>
            <w:ins w:id="2545" w:author="t_竹沢 公佑" w:date="2020-06-08T09:34:00Z">
              <w:r w:rsidRPr="007152E9">
                <w:rPr>
                  <w:rFonts w:hint="eastAsia"/>
                  <w:lang w:val="en"/>
                </w:rPr>
                <w:t>production DRXP</w:t>
              </w:r>
            </w:ins>
          </w:p>
        </w:tc>
      </w:tr>
      <w:tr w:rsidR="0004408B" w:rsidRPr="007152E9" w:rsidTr="007152E9">
        <w:trPr>
          <w:jc w:val="center"/>
          <w:ins w:id="2546" w:author="t_竹沢 公佑" w:date="2020-06-08T09:34:00Z"/>
        </w:trPr>
        <w:tc>
          <w:tcPr>
            <w:tcW w:w="2209" w:type="dxa"/>
            <w:shd w:val="clear" w:color="auto" w:fill="auto"/>
          </w:tcPr>
          <w:p w:rsidR="00256F62" w:rsidRPr="007152E9" w:rsidRDefault="00256F62" w:rsidP="007152E9">
            <w:pPr>
              <w:pStyle w:val="a0"/>
              <w:ind w:leftChars="0" w:left="0"/>
              <w:rPr>
                <w:ins w:id="2547" w:author="t_竹沢 公佑" w:date="2020-06-08T09:42:00Z"/>
                <w:sz w:val="20"/>
                <w:szCs w:val="20"/>
                <w:lang w:val="en"/>
              </w:rPr>
            </w:pPr>
            <w:ins w:id="2548" w:author="t_竹沢 公佑" w:date="2020-06-08T09:42:00Z">
              <w:r w:rsidRPr="007152E9">
                <w:rPr>
                  <w:sz w:val="20"/>
                  <w:szCs w:val="20"/>
                </w:rPr>
                <w:t>(A) PCI Express</w:t>
              </w:r>
            </w:ins>
          </w:p>
        </w:tc>
        <w:tc>
          <w:tcPr>
            <w:tcW w:w="5760" w:type="dxa"/>
            <w:shd w:val="clear" w:color="auto" w:fill="auto"/>
          </w:tcPr>
          <w:p w:rsidR="00256F62" w:rsidRPr="007152E9" w:rsidRDefault="0004408B" w:rsidP="007152E9">
            <w:pPr>
              <w:pStyle w:val="a0"/>
              <w:ind w:leftChars="0" w:left="0"/>
              <w:rPr>
                <w:ins w:id="2549" w:author="t_竹沢 公佑" w:date="2020-06-08T09:34:00Z"/>
                <w:sz w:val="20"/>
                <w:szCs w:val="20"/>
                <w:lang w:val="en"/>
              </w:rPr>
            </w:pPr>
            <w:ins w:id="2550" w:author="t_竹沢 公佑" w:date="2020-06-08T09:47:00Z">
              <w:r w:rsidRPr="007152E9">
                <w:rPr>
                  <w:sz w:val="20"/>
                  <w:szCs w:val="20"/>
                  <w:lang w:val="en"/>
                </w:rPr>
                <w:t>PCI Express Gen3.0 8lane</w:t>
              </w:r>
            </w:ins>
          </w:p>
        </w:tc>
        <w:tc>
          <w:tcPr>
            <w:tcW w:w="5792" w:type="dxa"/>
            <w:shd w:val="clear" w:color="auto" w:fill="auto"/>
          </w:tcPr>
          <w:p w:rsidR="00256F62" w:rsidRPr="007152E9" w:rsidRDefault="0004408B" w:rsidP="007152E9">
            <w:pPr>
              <w:pStyle w:val="a0"/>
              <w:ind w:leftChars="0" w:left="0"/>
              <w:rPr>
                <w:ins w:id="2551" w:author="t_竹沢 公佑" w:date="2020-06-08T09:34:00Z"/>
                <w:sz w:val="20"/>
                <w:szCs w:val="20"/>
                <w:lang w:val="en"/>
              </w:rPr>
            </w:pPr>
            <w:ins w:id="2552" w:author="t_竹沢 公佑" w:date="2020-06-08T09:48:00Z">
              <w:r w:rsidRPr="007152E9">
                <w:rPr>
                  <w:sz w:val="20"/>
                  <w:szCs w:val="20"/>
                  <w:lang w:val="en"/>
                </w:rPr>
                <w:t>PCI Express Gen3.0 16lane</w:t>
              </w:r>
            </w:ins>
          </w:p>
        </w:tc>
      </w:tr>
      <w:tr w:rsidR="0004408B" w:rsidRPr="007152E9" w:rsidTr="007152E9">
        <w:trPr>
          <w:jc w:val="center"/>
          <w:ins w:id="2553" w:author="t_竹沢 公佑" w:date="2020-06-08T09:34:00Z"/>
        </w:trPr>
        <w:tc>
          <w:tcPr>
            <w:tcW w:w="2209" w:type="dxa"/>
            <w:shd w:val="clear" w:color="auto" w:fill="auto"/>
          </w:tcPr>
          <w:p w:rsidR="00256F62" w:rsidRPr="007152E9" w:rsidRDefault="007B0F57" w:rsidP="007152E9">
            <w:pPr>
              <w:pStyle w:val="a0"/>
              <w:ind w:leftChars="0" w:left="0"/>
              <w:rPr>
                <w:ins w:id="2554" w:author="t_竹沢 公佑" w:date="2020-06-08T09:42:00Z"/>
                <w:sz w:val="20"/>
                <w:szCs w:val="20"/>
                <w:lang w:val="en"/>
              </w:rPr>
            </w:pPr>
            <w:ins w:id="2555" w:author="t_竹沢 公佑" w:date="2020-06-08T09:42:00Z">
              <w:r w:rsidRPr="007152E9">
                <w:rPr>
                  <w:sz w:val="20"/>
                  <w:szCs w:val="20"/>
                </w:rPr>
                <w:t xml:space="preserve">(B) Measuring </w:t>
              </w:r>
            </w:ins>
            <w:ins w:id="2556" w:author="t_竹沢 公佑" w:date="2020-06-08T12:17:00Z">
              <w:r w:rsidRPr="007152E9">
                <w:rPr>
                  <w:rFonts w:hint="eastAsia"/>
                  <w:sz w:val="20"/>
                  <w:szCs w:val="20"/>
                </w:rPr>
                <w:t>p</w:t>
              </w:r>
            </w:ins>
            <w:ins w:id="2557" w:author="t_竹沢 公佑" w:date="2020-06-08T09:42:00Z">
              <w:r w:rsidRPr="007152E9">
                <w:rPr>
                  <w:sz w:val="20"/>
                  <w:szCs w:val="20"/>
                </w:rPr>
                <w:t xml:space="preserve">ower </w:t>
              </w:r>
            </w:ins>
            <w:ins w:id="2558" w:author="t_竹沢 公佑" w:date="2020-06-08T12:17:00Z">
              <w:r w:rsidRPr="007152E9">
                <w:rPr>
                  <w:rFonts w:hint="eastAsia"/>
                  <w:sz w:val="20"/>
                  <w:szCs w:val="20"/>
                </w:rPr>
                <w:t>c</w:t>
              </w:r>
            </w:ins>
            <w:ins w:id="2559" w:author="t_竹沢 公佑" w:date="2020-06-08T09:42:00Z">
              <w:r w:rsidRPr="007152E9">
                <w:rPr>
                  <w:sz w:val="20"/>
                  <w:szCs w:val="20"/>
                </w:rPr>
                <w:t xml:space="preserve">onsumption </w:t>
              </w:r>
            </w:ins>
            <w:ins w:id="2560" w:author="t_竹沢 公佑" w:date="2020-06-08T12:17:00Z">
              <w:r w:rsidRPr="007152E9">
                <w:rPr>
                  <w:rFonts w:hint="eastAsia"/>
                  <w:sz w:val="20"/>
                  <w:szCs w:val="20"/>
                </w:rPr>
                <w:t>c</w:t>
              </w:r>
            </w:ins>
            <w:ins w:id="2561" w:author="t_竹沢 公佑" w:date="2020-06-08T09:42:00Z">
              <w:r w:rsidR="00256F62" w:rsidRPr="007152E9">
                <w:rPr>
                  <w:sz w:val="20"/>
                  <w:szCs w:val="20"/>
                </w:rPr>
                <w:t>ircuit</w:t>
              </w:r>
            </w:ins>
          </w:p>
        </w:tc>
        <w:tc>
          <w:tcPr>
            <w:tcW w:w="5760" w:type="dxa"/>
            <w:shd w:val="clear" w:color="auto" w:fill="auto"/>
          </w:tcPr>
          <w:p w:rsidR="00256F62" w:rsidRPr="007152E9" w:rsidRDefault="0004408B" w:rsidP="007152E9">
            <w:pPr>
              <w:pStyle w:val="a0"/>
              <w:ind w:leftChars="0" w:left="0"/>
              <w:rPr>
                <w:ins w:id="2562" w:author="t_竹沢 公佑" w:date="2020-06-08T09:34:00Z"/>
                <w:sz w:val="20"/>
                <w:szCs w:val="20"/>
                <w:lang w:val="en"/>
              </w:rPr>
            </w:pPr>
            <w:ins w:id="2563" w:author="t_竹沢 公佑" w:date="2020-06-08T09:49:00Z">
              <w:r w:rsidRPr="007152E9">
                <w:rPr>
                  <w:sz w:val="20"/>
                  <w:szCs w:val="20"/>
                  <w:lang w:val="en"/>
                </w:rPr>
                <w:t xml:space="preserve">It </w:t>
              </w:r>
            </w:ins>
            <w:ins w:id="2564" w:author="t_竹沢 公佑" w:date="2020-06-08T09:48:00Z">
              <w:r w:rsidRPr="007152E9">
                <w:rPr>
                  <w:sz w:val="20"/>
                  <w:szCs w:val="20"/>
                  <w:lang w:val="en"/>
                </w:rPr>
                <w:t>doesn’t have this circuit.</w:t>
              </w:r>
            </w:ins>
          </w:p>
        </w:tc>
        <w:tc>
          <w:tcPr>
            <w:tcW w:w="5792" w:type="dxa"/>
            <w:shd w:val="clear" w:color="auto" w:fill="auto"/>
          </w:tcPr>
          <w:p w:rsidR="00256F62" w:rsidRPr="007152E9" w:rsidRDefault="0004408B" w:rsidP="007152E9">
            <w:pPr>
              <w:pStyle w:val="a0"/>
              <w:ind w:leftChars="0" w:left="0"/>
              <w:rPr>
                <w:ins w:id="2565" w:author="t_竹沢 公佑" w:date="2020-06-08T09:34:00Z"/>
                <w:sz w:val="20"/>
                <w:szCs w:val="20"/>
                <w:lang w:val="en"/>
              </w:rPr>
            </w:pPr>
            <w:ins w:id="2566" w:author="t_竹沢 公佑" w:date="2020-06-08T09:49:00Z">
              <w:r w:rsidRPr="007152E9">
                <w:rPr>
                  <w:sz w:val="20"/>
                  <w:szCs w:val="20"/>
                  <w:lang w:val="en"/>
                </w:rPr>
                <w:t xml:space="preserve">It </w:t>
              </w:r>
            </w:ins>
            <w:ins w:id="2567" w:author="t_竹沢 公佑" w:date="2020-06-08T09:48:00Z">
              <w:r w:rsidRPr="007152E9">
                <w:rPr>
                  <w:sz w:val="20"/>
                  <w:szCs w:val="20"/>
                  <w:lang w:val="en"/>
                </w:rPr>
                <w:t>has this</w:t>
              </w:r>
            </w:ins>
            <w:ins w:id="2568" w:author="t_竹沢 公佑" w:date="2020-06-08T09:49:00Z">
              <w:r w:rsidRPr="007152E9">
                <w:rPr>
                  <w:sz w:val="20"/>
                  <w:szCs w:val="20"/>
                  <w:lang w:val="en"/>
                </w:rPr>
                <w:t xml:space="preserve"> circuit.</w:t>
              </w:r>
            </w:ins>
          </w:p>
        </w:tc>
      </w:tr>
      <w:tr w:rsidR="0004408B" w:rsidRPr="007152E9" w:rsidTr="007152E9">
        <w:trPr>
          <w:jc w:val="center"/>
          <w:ins w:id="2569" w:author="t_竹沢 公佑" w:date="2020-06-08T09:34:00Z"/>
        </w:trPr>
        <w:tc>
          <w:tcPr>
            <w:tcW w:w="2209" w:type="dxa"/>
            <w:shd w:val="clear" w:color="auto" w:fill="auto"/>
          </w:tcPr>
          <w:p w:rsidR="00256F62" w:rsidRPr="007152E9" w:rsidRDefault="0004408B" w:rsidP="007152E9">
            <w:pPr>
              <w:pStyle w:val="a0"/>
              <w:ind w:leftChars="0" w:left="0"/>
              <w:rPr>
                <w:ins w:id="2570" w:author="t_竹沢 公佑" w:date="2020-06-08T09:42:00Z"/>
                <w:sz w:val="20"/>
                <w:szCs w:val="20"/>
                <w:lang w:val="en"/>
              </w:rPr>
            </w:pPr>
            <w:ins w:id="2571" w:author="t_竹沢 公佑" w:date="2020-06-08T09:45:00Z">
              <w:r w:rsidRPr="007152E9">
                <w:rPr>
                  <w:sz w:val="20"/>
                  <w:szCs w:val="20"/>
                  <w:lang w:val="en"/>
                </w:rPr>
                <w:t>(C) 48ms TE</w:t>
              </w:r>
            </w:ins>
          </w:p>
        </w:tc>
        <w:tc>
          <w:tcPr>
            <w:tcW w:w="5760" w:type="dxa"/>
            <w:shd w:val="clear" w:color="auto" w:fill="auto"/>
          </w:tcPr>
          <w:p w:rsidR="0004408B" w:rsidRPr="007152E9" w:rsidRDefault="0004408B" w:rsidP="007152E9">
            <w:pPr>
              <w:pStyle w:val="a0"/>
              <w:ind w:leftChars="0" w:left="0"/>
              <w:rPr>
                <w:ins w:id="2572" w:author="t_竹沢 公佑" w:date="2020-06-08T09:34:00Z"/>
                <w:sz w:val="20"/>
                <w:szCs w:val="20"/>
                <w:lang w:val="en"/>
              </w:rPr>
            </w:pPr>
            <w:ins w:id="2573" w:author="t_竹沢 公佑" w:date="2020-06-08T09:49:00Z">
              <w:r w:rsidRPr="007152E9">
                <w:rPr>
                  <w:sz w:val="20"/>
                  <w:szCs w:val="20"/>
                  <w:lang w:val="en"/>
                </w:rPr>
                <w:t xml:space="preserve">The prototype DRXP </w:t>
              </w:r>
            </w:ins>
            <w:ins w:id="2574" w:author="t_竹沢 公佑" w:date="2020-06-08T09:50:00Z">
              <w:r w:rsidRPr="007152E9">
                <w:rPr>
                  <w:sz w:val="20"/>
                  <w:szCs w:val="20"/>
                  <w:lang w:val="en"/>
                </w:rPr>
                <w:t>has</w:t>
              </w:r>
            </w:ins>
            <w:ins w:id="2575" w:author="t_竹沢 公佑" w:date="2020-06-08T09:49:00Z">
              <w:r w:rsidRPr="007152E9">
                <w:rPr>
                  <w:sz w:val="20"/>
                  <w:szCs w:val="20"/>
                  <w:lang w:val="en"/>
                </w:rPr>
                <w:t xml:space="preserve"> </w:t>
              </w:r>
            </w:ins>
            <w:ins w:id="2576" w:author="t_竹沢 公佑" w:date="2020-06-08T09:51:00Z">
              <w:r w:rsidRPr="007152E9">
                <w:rPr>
                  <w:sz w:val="20"/>
                  <w:szCs w:val="20"/>
                  <w:lang w:val="en"/>
                </w:rPr>
                <w:t xml:space="preserve">one </w:t>
              </w:r>
            </w:ins>
            <w:ins w:id="2577" w:author="t_竹沢 公佑" w:date="2020-06-08T09:49:00Z">
              <w:r w:rsidRPr="007152E9">
                <w:rPr>
                  <w:sz w:val="20"/>
                  <w:szCs w:val="20"/>
                  <w:lang w:val="en"/>
                </w:rPr>
                <w:t>D</w:t>
              </w:r>
            </w:ins>
            <w:ins w:id="2578" w:author="t_竹沢 公佑" w:date="2020-06-08T09:50:00Z">
              <w:r w:rsidRPr="007152E9">
                <w:rPr>
                  <w:sz w:val="20"/>
                  <w:szCs w:val="20"/>
                  <w:lang w:val="en"/>
                </w:rPr>
                <w:t>-</w:t>
              </w:r>
            </w:ins>
            <w:ins w:id="2579" w:author="t_竹沢 公佑" w:date="2020-06-08T09:49:00Z">
              <w:r w:rsidRPr="007152E9">
                <w:rPr>
                  <w:sz w:val="20"/>
                  <w:szCs w:val="20"/>
                  <w:lang w:val="en"/>
                </w:rPr>
                <w:t xml:space="preserve">sub </w:t>
              </w:r>
            </w:ins>
            <w:ins w:id="2580" w:author="t_竹沢 公佑" w:date="2020-06-08T09:50:00Z">
              <w:r w:rsidRPr="007152E9">
                <w:rPr>
                  <w:sz w:val="20"/>
                  <w:szCs w:val="20"/>
                  <w:lang w:val="en"/>
                </w:rPr>
                <w:t>interface for input RS485 signal.</w:t>
              </w:r>
            </w:ins>
          </w:p>
        </w:tc>
        <w:tc>
          <w:tcPr>
            <w:tcW w:w="5792" w:type="dxa"/>
            <w:shd w:val="clear" w:color="auto" w:fill="auto"/>
          </w:tcPr>
          <w:p w:rsidR="00256F62" w:rsidRPr="007152E9" w:rsidRDefault="0004408B" w:rsidP="007152E9">
            <w:pPr>
              <w:pStyle w:val="a0"/>
              <w:ind w:leftChars="0" w:left="0"/>
              <w:rPr>
                <w:ins w:id="2581" w:author="t_竹沢 公佑" w:date="2020-06-08T09:34:00Z"/>
                <w:sz w:val="20"/>
                <w:szCs w:val="20"/>
                <w:lang w:val="en"/>
              </w:rPr>
            </w:pPr>
            <w:ins w:id="2582" w:author="t_竹沢 公佑" w:date="2020-06-08T09:51:00Z">
              <w:r w:rsidRPr="007152E9">
                <w:rPr>
                  <w:sz w:val="20"/>
                  <w:szCs w:val="20"/>
                  <w:lang w:val="en"/>
                </w:rPr>
                <w:t xml:space="preserve">The production DRXP has two RJ45 interface(48ms TE bracket) for input and output </w:t>
              </w:r>
            </w:ins>
            <w:ins w:id="2583" w:author="t_竹沢 公佑" w:date="2020-06-08T09:52:00Z">
              <w:r w:rsidRPr="007152E9">
                <w:rPr>
                  <w:sz w:val="20"/>
                  <w:szCs w:val="20"/>
                  <w:lang w:val="en"/>
                </w:rPr>
                <w:t>RS</w:t>
              </w:r>
            </w:ins>
            <w:ins w:id="2584" w:author="t_竹沢 公佑" w:date="2020-06-08T09:51:00Z">
              <w:r w:rsidRPr="007152E9">
                <w:rPr>
                  <w:sz w:val="20"/>
                  <w:szCs w:val="20"/>
                  <w:lang w:val="en"/>
                </w:rPr>
                <w:t>485</w:t>
              </w:r>
            </w:ins>
            <w:ins w:id="2585" w:author="t_竹沢 公佑" w:date="2020-06-08T09:52:00Z">
              <w:r w:rsidRPr="007152E9">
                <w:rPr>
                  <w:sz w:val="20"/>
                  <w:szCs w:val="20"/>
                  <w:lang w:val="en"/>
                </w:rPr>
                <w:t xml:space="preserve"> singnal.</w:t>
              </w:r>
            </w:ins>
          </w:p>
        </w:tc>
      </w:tr>
      <w:tr w:rsidR="0004408B" w:rsidRPr="007152E9" w:rsidTr="007152E9">
        <w:trPr>
          <w:jc w:val="center"/>
          <w:ins w:id="2586" w:author="t_竹沢 公佑" w:date="2020-06-08T09:34:00Z"/>
        </w:trPr>
        <w:tc>
          <w:tcPr>
            <w:tcW w:w="2209" w:type="dxa"/>
            <w:shd w:val="clear" w:color="auto" w:fill="auto"/>
          </w:tcPr>
          <w:p w:rsidR="00256F62" w:rsidRPr="007152E9" w:rsidRDefault="0004408B" w:rsidP="007152E9">
            <w:pPr>
              <w:pStyle w:val="a0"/>
              <w:ind w:leftChars="0" w:left="0"/>
              <w:rPr>
                <w:ins w:id="2587" w:author="t_竹沢 公佑" w:date="2020-06-08T09:42:00Z"/>
                <w:sz w:val="20"/>
                <w:szCs w:val="20"/>
                <w:lang w:val="en"/>
              </w:rPr>
            </w:pPr>
            <w:ins w:id="2588" w:author="t_竹沢 公佑" w:date="2020-06-08T09:45:00Z">
              <w:r w:rsidRPr="007152E9">
                <w:rPr>
                  <w:sz w:val="20"/>
                  <w:szCs w:val="20"/>
                  <w:lang w:val="en"/>
                </w:rPr>
                <w:t>(D) EEPROM</w:t>
              </w:r>
            </w:ins>
          </w:p>
        </w:tc>
        <w:tc>
          <w:tcPr>
            <w:tcW w:w="5760" w:type="dxa"/>
            <w:shd w:val="clear" w:color="auto" w:fill="auto"/>
          </w:tcPr>
          <w:p w:rsidR="00256F62" w:rsidRPr="007152E9" w:rsidRDefault="0004408B" w:rsidP="007152E9">
            <w:pPr>
              <w:pStyle w:val="a0"/>
              <w:ind w:leftChars="0" w:left="0"/>
              <w:rPr>
                <w:ins w:id="2589" w:author="t_竹沢 公佑" w:date="2020-06-08T09:34:00Z"/>
                <w:sz w:val="20"/>
                <w:szCs w:val="20"/>
                <w:lang w:val="en"/>
              </w:rPr>
            </w:pPr>
            <w:ins w:id="2590" w:author="t_竹沢 公佑" w:date="2020-06-08T09:52:00Z">
              <w:r w:rsidRPr="007152E9">
                <w:rPr>
                  <w:sz w:val="20"/>
                  <w:szCs w:val="20"/>
                  <w:lang w:val="en"/>
                </w:rPr>
                <w:t>It is not implemented.</w:t>
              </w:r>
            </w:ins>
          </w:p>
        </w:tc>
        <w:tc>
          <w:tcPr>
            <w:tcW w:w="5792" w:type="dxa"/>
            <w:shd w:val="clear" w:color="auto" w:fill="auto"/>
          </w:tcPr>
          <w:p w:rsidR="00256F62" w:rsidRPr="007152E9" w:rsidRDefault="0004408B" w:rsidP="007152E9">
            <w:pPr>
              <w:pStyle w:val="a0"/>
              <w:ind w:leftChars="0" w:left="0"/>
              <w:rPr>
                <w:ins w:id="2591" w:author="t_竹沢 公佑" w:date="2020-06-08T09:34:00Z"/>
                <w:sz w:val="20"/>
                <w:szCs w:val="20"/>
                <w:lang w:val="en"/>
              </w:rPr>
            </w:pPr>
            <w:ins w:id="2592" w:author="t_竹沢 公佑" w:date="2020-06-08T09:52:00Z">
              <w:r w:rsidRPr="007152E9">
                <w:rPr>
                  <w:sz w:val="20"/>
                  <w:szCs w:val="20"/>
                  <w:lang w:val="en"/>
                </w:rPr>
                <w:t>It is implemented.</w:t>
              </w:r>
            </w:ins>
          </w:p>
        </w:tc>
      </w:tr>
      <w:tr w:rsidR="0004408B" w:rsidRPr="007152E9" w:rsidTr="007152E9">
        <w:trPr>
          <w:jc w:val="center"/>
          <w:ins w:id="2593" w:author="t_竹沢 公佑" w:date="2020-06-08T09:34:00Z"/>
        </w:trPr>
        <w:tc>
          <w:tcPr>
            <w:tcW w:w="2209" w:type="dxa"/>
            <w:shd w:val="clear" w:color="auto" w:fill="auto"/>
          </w:tcPr>
          <w:p w:rsidR="00256F62" w:rsidRPr="007152E9" w:rsidRDefault="0004408B" w:rsidP="007152E9">
            <w:pPr>
              <w:pStyle w:val="a0"/>
              <w:ind w:leftChars="0" w:left="0"/>
              <w:rPr>
                <w:ins w:id="2594" w:author="t_竹沢 公佑" w:date="2020-06-08T09:42:00Z"/>
                <w:sz w:val="20"/>
                <w:szCs w:val="20"/>
                <w:lang w:val="en"/>
              </w:rPr>
            </w:pPr>
            <w:ins w:id="2595" w:author="t_竹沢 公佑" w:date="2020-06-08T09:46:00Z">
              <w:r w:rsidRPr="007152E9">
                <w:rPr>
                  <w:rFonts w:hint="eastAsia"/>
                  <w:sz w:val="20"/>
                  <w:szCs w:val="20"/>
                  <w:lang w:val="en"/>
                </w:rPr>
                <w:t xml:space="preserve">(E) JTAG </w:t>
              </w:r>
            </w:ins>
          </w:p>
        </w:tc>
        <w:tc>
          <w:tcPr>
            <w:tcW w:w="5760" w:type="dxa"/>
            <w:shd w:val="clear" w:color="auto" w:fill="auto"/>
          </w:tcPr>
          <w:p w:rsidR="00256F62" w:rsidRPr="007152E9" w:rsidRDefault="0004408B">
            <w:pPr>
              <w:rPr>
                <w:ins w:id="2596" w:author="t_竹沢 公佑" w:date="2020-06-08T09:34:00Z"/>
                <w:sz w:val="20"/>
                <w:szCs w:val="20"/>
              </w:rPr>
            </w:pPr>
            <w:ins w:id="2597" w:author="t_竹沢 公佑" w:date="2020-06-08T09:52:00Z">
              <w:r w:rsidRPr="007152E9">
                <w:rPr>
                  <w:sz w:val="20"/>
                  <w:szCs w:val="20"/>
                  <w:lang w:val="en"/>
                </w:rPr>
                <w:t xml:space="preserve">The prototype DRXP </w:t>
              </w:r>
            </w:ins>
            <w:ins w:id="2598" w:author="t_竹沢 公佑" w:date="2020-06-08T09:53:00Z">
              <w:r w:rsidRPr="007152E9">
                <w:rPr>
                  <w:sz w:val="20"/>
                  <w:szCs w:val="20"/>
                  <w:lang w:val="en"/>
                </w:rPr>
                <w:t>uses</w:t>
              </w:r>
            </w:ins>
            <w:ins w:id="2599" w:author="t_竹沢 公佑" w:date="2020-06-08T09:52:00Z">
              <w:r w:rsidRPr="007152E9">
                <w:rPr>
                  <w:sz w:val="20"/>
                  <w:szCs w:val="20"/>
                  <w:lang w:val="en"/>
                </w:rPr>
                <w:t xml:space="preserve"> DF130-10P-1.25H(21) </w:t>
              </w:r>
            </w:ins>
            <w:ins w:id="2600" w:author="t_竹沢 公佑" w:date="2020-06-08T09:53:00Z">
              <w:r w:rsidRPr="007152E9">
                <w:rPr>
                  <w:sz w:val="20"/>
                  <w:szCs w:val="20"/>
                  <w:lang w:val="en"/>
                </w:rPr>
                <w:t xml:space="preserve">as JTAG interface. </w:t>
              </w:r>
              <w:r w:rsidRPr="007152E9">
                <w:rPr>
                  <w:sz w:val="20"/>
                  <w:szCs w:val="20"/>
                </w:rPr>
                <w:t>(</w:t>
              </w:r>
            </w:ins>
            <w:ins w:id="2601" w:author="t_竹沢 公佑" w:date="2020-11-23T17:53:00Z">
              <w:r w:rsidR="004D7B0A" w:rsidRPr="004D7B0A">
                <w:rPr>
                  <w:sz w:val="20"/>
                  <w:szCs w:val="20"/>
                </w:rPr>
                <w:t>The user needs a special ca</w:t>
              </w:r>
              <w:r w:rsidR="004D7B0A">
                <w:rPr>
                  <w:sz w:val="20"/>
                  <w:szCs w:val="20"/>
                </w:rPr>
                <w:t xml:space="preserve">ble to connect Xilinx Platform </w:t>
              </w:r>
              <w:r w:rsidR="004D7B0A" w:rsidRPr="004D7B0A">
                <w:rPr>
                  <w:sz w:val="20"/>
                  <w:szCs w:val="20"/>
                </w:rPr>
                <w:t>Cable to this connector. For the detail, please refer to the user's manual.</w:t>
              </w:r>
            </w:ins>
            <w:ins w:id="2602" w:author="t_竹沢 公佑" w:date="2020-06-08T09:53:00Z">
              <w:r w:rsidRPr="007152E9">
                <w:rPr>
                  <w:sz w:val="20"/>
                  <w:szCs w:val="20"/>
                </w:rPr>
                <w:t>)</w:t>
              </w:r>
            </w:ins>
          </w:p>
        </w:tc>
        <w:tc>
          <w:tcPr>
            <w:tcW w:w="5792" w:type="dxa"/>
            <w:shd w:val="clear" w:color="auto" w:fill="auto"/>
          </w:tcPr>
          <w:p w:rsidR="00256F62" w:rsidRPr="007152E9" w:rsidRDefault="0004408B" w:rsidP="007152E9">
            <w:pPr>
              <w:pStyle w:val="a0"/>
              <w:ind w:leftChars="0" w:left="0"/>
              <w:rPr>
                <w:ins w:id="2603" w:author="t_竹沢 公佑" w:date="2020-06-08T09:34:00Z"/>
                <w:sz w:val="20"/>
                <w:szCs w:val="20"/>
                <w:lang w:val="en"/>
              </w:rPr>
            </w:pPr>
            <w:ins w:id="2604" w:author="t_竹沢 公佑" w:date="2020-06-08T09:54:00Z">
              <w:r w:rsidRPr="007152E9">
                <w:rPr>
                  <w:rFonts w:hint="eastAsia"/>
                  <w:sz w:val="20"/>
                  <w:szCs w:val="20"/>
                  <w:lang w:val="en"/>
                </w:rPr>
                <w:t xml:space="preserve">The production DRXP uses </w:t>
              </w:r>
              <w:r w:rsidRPr="007152E9">
                <w:rPr>
                  <w:sz w:val="20"/>
                  <w:szCs w:val="20"/>
                  <w:lang w:val="en"/>
                </w:rPr>
                <w:t xml:space="preserve">087821420 </w:t>
              </w:r>
              <w:r w:rsidRPr="007152E9">
                <w:rPr>
                  <w:rFonts w:hint="eastAsia"/>
                  <w:sz w:val="20"/>
                  <w:szCs w:val="20"/>
                  <w:lang w:val="en"/>
                </w:rPr>
                <w:t xml:space="preserve">as JTAG interface. </w:t>
              </w:r>
              <w:r w:rsidRPr="007152E9">
                <w:rPr>
                  <w:sz w:val="20"/>
                  <w:szCs w:val="20"/>
                  <w:lang w:val="en"/>
                </w:rPr>
                <w:t>( Xilinx Platform Cable can connect to this connector)</w:t>
              </w:r>
            </w:ins>
          </w:p>
        </w:tc>
      </w:tr>
      <w:tr w:rsidR="007B0F57" w:rsidRPr="007152E9" w:rsidTr="007152E9">
        <w:trPr>
          <w:jc w:val="center"/>
          <w:ins w:id="2605" w:author="t_竹沢 公佑" w:date="2020-06-08T12:15:00Z"/>
        </w:trPr>
        <w:tc>
          <w:tcPr>
            <w:tcW w:w="2209" w:type="dxa"/>
            <w:shd w:val="clear" w:color="auto" w:fill="auto"/>
          </w:tcPr>
          <w:p w:rsidR="007B0F57" w:rsidRPr="007152E9" w:rsidRDefault="007B0F57" w:rsidP="007152E9">
            <w:pPr>
              <w:pStyle w:val="a0"/>
              <w:ind w:leftChars="0" w:left="0"/>
              <w:rPr>
                <w:ins w:id="2606" w:author="t_竹沢 公佑" w:date="2020-06-08T12:15:00Z"/>
                <w:sz w:val="20"/>
                <w:szCs w:val="20"/>
                <w:lang w:val="en"/>
              </w:rPr>
            </w:pPr>
            <w:ins w:id="2607" w:author="t_竹沢 公佑" w:date="2020-06-08T12:15:00Z">
              <w:r w:rsidRPr="007152E9">
                <w:rPr>
                  <w:rFonts w:hint="eastAsia"/>
                  <w:sz w:val="20"/>
                  <w:szCs w:val="20"/>
                  <w:lang w:val="en"/>
                </w:rPr>
                <w:t>(</w:t>
              </w:r>
            </w:ins>
            <w:ins w:id="2608" w:author="t_竹沢 公佑" w:date="2020-06-08T12:16:00Z">
              <w:r w:rsidRPr="007152E9">
                <w:rPr>
                  <w:rFonts w:hint="eastAsia"/>
                  <w:sz w:val="20"/>
                  <w:szCs w:val="20"/>
                  <w:lang w:val="en"/>
                </w:rPr>
                <w:t>F</w:t>
              </w:r>
            </w:ins>
            <w:ins w:id="2609" w:author="t_竹沢 公佑" w:date="2020-06-08T12:15:00Z">
              <w:r w:rsidRPr="007152E9">
                <w:rPr>
                  <w:rFonts w:hint="eastAsia"/>
                  <w:sz w:val="20"/>
                  <w:szCs w:val="20"/>
                  <w:lang w:val="en"/>
                </w:rPr>
                <w:t>) Optical interface</w:t>
              </w:r>
            </w:ins>
          </w:p>
        </w:tc>
        <w:tc>
          <w:tcPr>
            <w:tcW w:w="5760" w:type="dxa"/>
            <w:shd w:val="clear" w:color="auto" w:fill="auto"/>
          </w:tcPr>
          <w:p w:rsidR="007B0F57" w:rsidRPr="007152E9" w:rsidRDefault="007B0F57" w:rsidP="007B0F57">
            <w:pPr>
              <w:rPr>
                <w:ins w:id="2610" w:author="t_竹沢 公佑" w:date="2020-06-08T12:15:00Z"/>
                <w:sz w:val="20"/>
                <w:szCs w:val="20"/>
                <w:lang w:val="en"/>
              </w:rPr>
            </w:pPr>
            <w:ins w:id="2611" w:author="t_竹沢 公佑" w:date="2020-06-08T12:15:00Z">
              <w:r w:rsidRPr="007152E9">
                <w:rPr>
                  <w:rFonts w:hint="eastAsia"/>
                  <w:sz w:val="20"/>
                  <w:szCs w:val="20"/>
                  <w:lang w:val="en"/>
                </w:rPr>
                <w:t>It has 3 optical interfaces (=1IF)</w:t>
              </w:r>
            </w:ins>
          </w:p>
        </w:tc>
        <w:tc>
          <w:tcPr>
            <w:tcW w:w="5792" w:type="dxa"/>
            <w:shd w:val="clear" w:color="auto" w:fill="auto"/>
          </w:tcPr>
          <w:p w:rsidR="007B0F57" w:rsidRPr="007152E9" w:rsidRDefault="007B0F57" w:rsidP="007152E9">
            <w:pPr>
              <w:pStyle w:val="a0"/>
              <w:ind w:leftChars="0" w:left="0"/>
              <w:rPr>
                <w:ins w:id="2612" w:author="t_竹沢 公佑" w:date="2020-06-08T12:15:00Z"/>
                <w:sz w:val="20"/>
                <w:szCs w:val="20"/>
                <w:lang w:val="en"/>
              </w:rPr>
            </w:pPr>
            <w:ins w:id="2613" w:author="t_竹沢 公佑" w:date="2020-06-08T12:16:00Z">
              <w:r w:rsidRPr="007152E9">
                <w:rPr>
                  <w:rFonts w:hint="eastAsia"/>
                  <w:sz w:val="20"/>
                  <w:szCs w:val="20"/>
                  <w:lang w:val="en"/>
                </w:rPr>
                <w:t>It has 6 optical interfaces (=2IF)</w:t>
              </w:r>
            </w:ins>
          </w:p>
        </w:tc>
      </w:tr>
    </w:tbl>
    <w:p w:rsidR="00256F62" w:rsidRPr="009667EA" w:rsidRDefault="00256F62">
      <w:pPr>
        <w:pStyle w:val="af9"/>
        <w:jc w:val="center"/>
        <w:rPr>
          <w:ins w:id="2614" w:author="t_竹沢 公佑" w:date="2020-06-08T09:35:00Z"/>
          <w:b w:val="0"/>
          <w:sz w:val="22"/>
          <w:szCs w:val="22"/>
          <w:lang w:val="en"/>
        </w:rPr>
      </w:pPr>
      <w:ins w:id="2615" w:author="t_竹沢 公佑" w:date="2020-06-08T09:35:00Z">
        <w:r w:rsidRPr="009667EA">
          <w:rPr>
            <w:sz w:val="22"/>
            <w:szCs w:val="22"/>
          </w:rPr>
          <w:t xml:space="preserve">Table </w:t>
        </w:r>
      </w:ins>
      <w:ins w:id="2616" w:author="t_竹沢 公佑" w:date="2020-08-13T11:37:00Z">
        <w:r w:rsidR="00614602">
          <w:rPr>
            <w:sz w:val="22"/>
            <w:szCs w:val="22"/>
          </w:rPr>
          <w:fldChar w:fldCharType="begin"/>
        </w:r>
        <w:r w:rsidR="00614602">
          <w:rPr>
            <w:sz w:val="22"/>
            <w:szCs w:val="22"/>
          </w:rPr>
          <w:instrText xml:space="preserve"> STYLEREF 1 \s </w:instrText>
        </w:r>
      </w:ins>
      <w:r w:rsidR="00614602">
        <w:rPr>
          <w:sz w:val="22"/>
          <w:szCs w:val="22"/>
        </w:rPr>
        <w:fldChar w:fldCharType="separate"/>
      </w:r>
      <w:r w:rsidR="000B4FA1">
        <w:rPr>
          <w:noProof/>
          <w:sz w:val="22"/>
          <w:szCs w:val="22"/>
        </w:rPr>
        <w:t>1</w:t>
      </w:r>
      <w:ins w:id="2617" w:author="t_竹沢 公佑" w:date="2020-08-13T11:37:00Z">
        <w:r w:rsidR="00614602">
          <w:rPr>
            <w:sz w:val="22"/>
            <w:szCs w:val="22"/>
          </w:rPr>
          <w:fldChar w:fldCharType="end"/>
        </w:r>
        <w:r w:rsidR="00614602">
          <w:rPr>
            <w:sz w:val="22"/>
            <w:szCs w:val="22"/>
          </w:rPr>
          <w:noBreakHyphen/>
        </w:r>
        <w:r w:rsidR="00614602">
          <w:rPr>
            <w:sz w:val="22"/>
            <w:szCs w:val="22"/>
          </w:rPr>
          <w:fldChar w:fldCharType="begin"/>
        </w:r>
        <w:r w:rsidR="00614602">
          <w:rPr>
            <w:sz w:val="22"/>
            <w:szCs w:val="22"/>
          </w:rPr>
          <w:instrText xml:space="preserve"> SEQ Table \* ARABIC \s 1 </w:instrText>
        </w:r>
      </w:ins>
      <w:r w:rsidR="00614602">
        <w:rPr>
          <w:sz w:val="22"/>
          <w:szCs w:val="22"/>
        </w:rPr>
        <w:fldChar w:fldCharType="separate"/>
      </w:r>
      <w:ins w:id="2618" w:author="t_竹沢 公佑" w:date="2021-02-02T17:29:00Z">
        <w:r w:rsidR="000B4FA1">
          <w:rPr>
            <w:noProof/>
            <w:sz w:val="22"/>
            <w:szCs w:val="22"/>
          </w:rPr>
          <w:t>1</w:t>
        </w:r>
      </w:ins>
      <w:ins w:id="2619" w:author="t_竹沢 公佑" w:date="2020-08-13T11:37:00Z">
        <w:r w:rsidR="00614602">
          <w:rPr>
            <w:sz w:val="22"/>
            <w:szCs w:val="22"/>
          </w:rPr>
          <w:fldChar w:fldCharType="end"/>
        </w:r>
      </w:ins>
      <w:ins w:id="2620" w:author="t_竹沢 公佑" w:date="2020-06-08T09:35:00Z">
        <w:r w:rsidRPr="009667EA">
          <w:rPr>
            <w:sz w:val="22"/>
            <w:szCs w:val="22"/>
          </w:rPr>
          <w:t xml:space="preserve">: </w:t>
        </w:r>
        <w:r>
          <w:rPr>
            <w:b w:val="0"/>
            <w:sz w:val="22"/>
            <w:szCs w:val="22"/>
          </w:rPr>
          <w:t>Co</w:t>
        </w:r>
      </w:ins>
      <w:ins w:id="2621" w:author="t_竹沢 公佑" w:date="2020-06-08T09:36:00Z">
        <w:r>
          <w:rPr>
            <w:rFonts w:hint="eastAsia"/>
            <w:b w:val="0"/>
            <w:sz w:val="22"/>
            <w:szCs w:val="22"/>
          </w:rPr>
          <w:t>mparison</w:t>
        </w:r>
      </w:ins>
      <w:ins w:id="2622" w:author="t_竹沢 公佑" w:date="2020-06-08T09:35:00Z">
        <w:r w:rsidRPr="009667EA">
          <w:rPr>
            <w:b w:val="0"/>
            <w:sz w:val="22"/>
            <w:szCs w:val="22"/>
          </w:rPr>
          <w:t xml:space="preserve"> table between </w:t>
        </w:r>
      </w:ins>
      <w:ins w:id="2623" w:author="t_竹沢 公佑" w:date="2020-06-08T09:36:00Z">
        <w:r>
          <w:rPr>
            <w:rFonts w:hint="eastAsia"/>
            <w:b w:val="0"/>
            <w:sz w:val="22"/>
            <w:szCs w:val="22"/>
          </w:rPr>
          <w:t>prototype DRXP and production DRXP</w:t>
        </w:r>
      </w:ins>
      <w:ins w:id="2624" w:author="t_竹沢 公佑" w:date="2020-06-08T09:38:00Z">
        <w:r>
          <w:rPr>
            <w:rFonts w:hint="eastAsia"/>
            <w:b w:val="0"/>
            <w:sz w:val="22"/>
            <w:szCs w:val="22"/>
          </w:rPr>
          <w:t xml:space="preserve"> (hardware)</w:t>
        </w:r>
      </w:ins>
    </w:p>
    <w:p w:rsidR="00256F62" w:rsidRPr="00256F62" w:rsidRDefault="00256F62">
      <w:pPr>
        <w:pStyle w:val="a0"/>
        <w:ind w:leftChars="0" w:left="0"/>
        <w:jc w:val="center"/>
        <w:rPr>
          <w:ins w:id="2625" w:author="t_竹沢 公佑" w:date="2020-06-08T09:35:00Z"/>
          <w:lang w:val="en"/>
        </w:rPr>
        <w:pPrChange w:id="2626" w:author="t_竹沢 公佑" w:date="2020-06-08T09:35:00Z">
          <w:pPr>
            <w:spacing w:line="0" w:lineRule="atLeast"/>
          </w:pPr>
        </w:pPrChange>
      </w:pPr>
    </w:p>
    <w:p w:rsidR="00256F62" w:rsidRDefault="00256F62">
      <w:pPr>
        <w:pStyle w:val="a0"/>
        <w:ind w:leftChars="0" w:left="0"/>
        <w:rPr>
          <w:ins w:id="2627" w:author="t_竹沢 公佑" w:date="2020-06-08T09:33:00Z"/>
          <w:lang w:val="en"/>
        </w:rPr>
        <w:pPrChange w:id="2628" w:author="t_竹沢 公佑" w:date="2020-05-18T11:20:00Z">
          <w:pPr>
            <w:spacing w:line="0" w:lineRule="atLeast"/>
          </w:pPr>
        </w:pPrChange>
      </w:pPr>
    </w:p>
    <w:p w:rsidR="007B0F57" w:rsidRPr="00530AE0" w:rsidRDefault="00256F62">
      <w:pPr>
        <w:pStyle w:val="3"/>
        <w:rPr>
          <w:ins w:id="2629" w:author="t_竹沢 公佑" w:date="2020-06-08T12:17:00Z"/>
        </w:rPr>
        <w:pPrChange w:id="2630" w:author="t_竹沢 公佑" w:date="2020-06-08T12:25:00Z">
          <w:pPr>
            <w:pStyle w:val="a0"/>
            <w:ind w:leftChars="0" w:left="0"/>
          </w:pPr>
        </w:pPrChange>
      </w:pPr>
      <w:ins w:id="2631" w:author="t_竹沢 公佑" w:date="2020-06-08T09:45:00Z">
        <w:r>
          <w:br w:type="page"/>
        </w:r>
      </w:ins>
      <w:bookmarkStart w:id="2632" w:name="_Toc63179384"/>
      <w:ins w:id="2633" w:author="t_竹沢 公佑" w:date="2020-06-08T12:12:00Z">
        <w:r w:rsidR="007B0F57">
          <w:rPr>
            <w:rFonts w:hint="eastAsia"/>
          </w:rPr>
          <w:lastRenderedPageBreak/>
          <w:t xml:space="preserve">Comparison </w:t>
        </w:r>
        <w:r w:rsidR="007B0F57" w:rsidRPr="008A0DC0">
          <w:rPr>
            <w:rFonts w:hint="eastAsia"/>
          </w:rPr>
          <w:t xml:space="preserve">table between </w:t>
        </w:r>
        <w:r w:rsidR="007B0F57">
          <w:rPr>
            <w:rFonts w:hint="eastAsia"/>
          </w:rPr>
          <w:t>prototype DRXP and production DRXP (software)</w:t>
        </w:r>
      </w:ins>
      <w:bookmarkEnd w:id="2632"/>
    </w:p>
    <w:p w:rsidR="007B0F57" w:rsidRPr="00B03200" w:rsidRDefault="00B03200" w:rsidP="0004408B">
      <w:pPr>
        <w:pStyle w:val="a0"/>
        <w:ind w:leftChars="0" w:left="0"/>
        <w:rPr>
          <w:ins w:id="2634" w:author="t_竹沢 公佑" w:date="2020-06-15T13:41:00Z"/>
          <w:sz w:val="22"/>
          <w:szCs w:val="22"/>
          <w:lang w:val="en"/>
          <w:rPrChange w:id="2635" w:author="t_竹沢 公佑" w:date="2020-06-15T13:42:00Z">
            <w:rPr>
              <w:ins w:id="2636" w:author="t_竹沢 公佑" w:date="2020-06-15T13:41:00Z"/>
              <w:lang w:val="en"/>
            </w:rPr>
          </w:rPrChange>
        </w:rPr>
      </w:pPr>
      <w:ins w:id="2637" w:author="t_竹沢 公佑" w:date="2020-06-15T13:42:00Z">
        <w:r w:rsidRPr="00B03200">
          <w:rPr>
            <w:color w:val="333333"/>
            <w:sz w:val="22"/>
            <w:szCs w:val="22"/>
            <w:shd w:val="clear" w:color="auto" w:fill="FFFFFF"/>
            <w:rPrChange w:id="2638" w:author="t_竹沢 公佑" w:date="2020-06-15T13:42:00Z">
              <w:rPr>
                <w:rFonts w:ascii="Verdana" w:hAnsi="Verdana"/>
                <w:color w:val="333333"/>
                <w:sz w:val="18"/>
                <w:szCs w:val="18"/>
                <w:shd w:val="clear" w:color="auto" w:fill="FFFFFF"/>
              </w:rPr>
            </w:rPrChange>
          </w:rPr>
          <w:t>The software of the device driver is designed to be used for both prototype and production DRXPs. However, because of the differences of hardware design of both DRXPs shown in</w:t>
        </w:r>
      </w:ins>
      <w:ins w:id="2639" w:author="t_竹沢 公佑" w:date="2020-06-15T13:43:00Z">
        <w:r>
          <w:rPr>
            <w:rFonts w:hint="eastAsia"/>
            <w:color w:val="333333"/>
            <w:sz w:val="22"/>
            <w:szCs w:val="22"/>
            <w:shd w:val="clear" w:color="auto" w:fill="FFFFFF"/>
          </w:rPr>
          <w:t xml:space="preserve"> </w:t>
        </w:r>
        <w:r w:rsidRPr="00B03200">
          <w:rPr>
            <w:b/>
            <w:color w:val="333333"/>
            <w:sz w:val="22"/>
            <w:szCs w:val="22"/>
            <w:shd w:val="clear" w:color="auto" w:fill="FFFFFF"/>
            <w:rPrChange w:id="2640" w:author="t_竹沢 公佑" w:date="2020-06-15T13:44:00Z">
              <w:rPr>
                <w:color w:val="333333"/>
                <w:sz w:val="22"/>
                <w:szCs w:val="22"/>
                <w:shd w:val="clear" w:color="auto" w:fill="FFFFFF"/>
              </w:rPr>
            </w:rPrChange>
          </w:rPr>
          <w:t>”</w:t>
        </w:r>
        <w:r w:rsidRPr="00B03200">
          <w:rPr>
            <w:b/>
            <w:color w:val="333333"/>
            <w:sz w:val="22"/>
            <w:szCs w:val="22"/>
            <w:shd w:val="clear" w:color="auto" w:fill="FFFFFF"/>
            <w:rPrChange w:id="2641" w:author="t_竹沢 公佑" w:date="2020-06-15T13:44:00Z">
              <w:rPr>
                <w:color w:val="333333"/>
                <w:sz w:val="22"/>
                <w:szCs w:val="22"/>
                <w:shd w:val="clear" w:color="auto" w:fill="FFFFFF"/>
              </w:rPr>
            </w:rPrChange>
          </w:rPr>
          <w:fldChar w:fldCharType="begin"/>
        </w:r>
        <w:r w:rsidRPr="00B03200">
          <w:rPr>
            <w:b/>
            <w:color w:val="333333"/>
            <w:sz w:val="22"/>
            <w:szCs w:val="22"/>
            <w:shd w:val="clear" w:color="auto" w:fill="FFFFFF"/>
            <w:rPrChange w:id="2642" w:author="t_竹沢 公佑" w:date="2020-06-15T13:44:00Z">
              <w:rPr>
                <w:color w:val="333333"/>
                <w:sz w:val="22"/>
                <w:szCs w:val="22"/>
                <w:shd w:val="clear" w:color="auto" w:fill="FFFFFF"/>
              </w:rPr>
            </w:rPrChange>
          </w:rPr>
          <w:instrText xml:space="preserve"> REF _Ref43121043 \r \h </w:instrText>
        </w:r>
      </w:ins>
      <w:r>
        <w:rPr>
          <w:b/>
          <w:color w:val="333333"/>
          <w:sz w:val="22"/>
          <w:szCs w:val="22"/>
          <w:shd w:val="clear" w:color="auto" w:fill="FFFFFF"/>
        </w:rPr>
        <w:instrText xml:space="preserve"> \* MERGEFORMAT </w:instrText>
      </w:r>
      <w:r w:rsidRPr="00B03200">
        <w:rPr>
          <w:b/>
          <w:color w:val="333333"/>
          <w:sz w:val="22"/>
          <w:szCs w:val="22"/>
          <w:shd w:val="clear" w:color="auto" w:fill="FFFFFF"/>
          <w:rPrChange w:id="2643" w:author="t_竹沢 公佑" w:date="2020-06-15T13:44:00Z">
            <w:rPr>
              <w:b/>
              <w:color w:val="333333"/>
              <w:sz w:val="22"/>
              <w:szCs w:val="22"/>
              <w:shd w:val="clear" w:color="auto" w:fill="FFFFFF"/>
            </w:rPr>
          </w:rPrChange>
        </w:rPr>
      </w:r>
      <w:r w:rsidRPr="00B03200">
        <w:rPr>
          <w:b/>
          <w:color w:val="333333"/>
          <w:sz w:val="22"/>
          <w:szCs w:val="22"/>
          <w:shd w:val="clear" w:color="auto" w:fill="FFFFFF"/>
          <w:rPrChange w:id="2644" w:author="t_竹沢 公佑" w:date="2020-06-15T13:44:00Z">
            <w:rPr>
              <w:color w:val="333333"/>
              <w:sz w:val="22"/>
              <w:szCs w:val="22"/>
              <w:shd w:val="clear" w:color="auto" w:fill="FFFFFF"/>
            </w:rPr>
          </w:rPrChange>
        </w:rPr>
        <w:fldChar w:fldCharType="separate"/>
      </w:r>
      <w:ins w:id="2645" w:author="t_竹沢 公佑" w:date="2021-02-02T17:29:00Z">
        <w:r w:rsidR="000B4FA1">
          <w:rPr>
            <w:b/>
            <w:color w:val="333333"/>
            <w:sz w:val="22"/>
            <w:szCs w:val="22"/>
            <w:shd w:val="clear" w:color="auto" w:fill="FFFFFF"/>
          </w:rPr>
          <w:t>1.2.1</w:t>
        </w:r>
      </w:ins>
      <w:ins w:id="2646" w:author="t_竹沢 公佑" w:date="2020-06-15T13:43:00Z">
        <w:r w:rsidRPr="00B03200">
          <w:rPr>
            <w:b/>
            <w:color w:val="333333"/>
            <w:sz w:val="22"/>
            <w:szCs w:val="22"/>
            <w:shd w:val="clear" w:color="auto" w:fill="FFFFFF"/>
            <w:rPrChange w:id="2647" w:author="t_竹沢 公佑" w:date="2020-06-15T13:44:00Z">
              <w:rPr>
                <w:color w:val="333333"/>
                <w:sz w:val="22"/>
                <w:szCs w:val="22"/>
                <w:shd w:val="clear" w:color="auto" w:fill="FFFFFF"/>
              </w:rPr>
            </w:rPrChange>
          </w:rPr>
          <w:fldChar w:fldCharType="end"/>
        </w:r>
      </w:ins>
      <w:ins w:id="2648" w:author="t_竹沢 公佑" w:date="2020-06-15T13:44:00Z">
        <w:r w:rsidRPr="00B03200">
          <w:rPr>
            <w:b/>
            <w:color w:val="333333"/>
            <w:sz w:val="22"/>
            <w:szCs w:val="22"/>
            <w:shd w:val="clear" w:color="auto" w:fill="FFFFFF"/>
            <w:rPrChange w:id="2649" w:author="t_竹沢 公佑" w:date="2020-06-15T13:44:00Z">
              <w:rPr>
                <w:color w:val="333333"/>
                <w:sz w:val="22"/>
                <w:szCs w:val="22"/>
                <w:shd w:val="clear" w:color="auto" w:fill="FFFFFF"/>
              </w:rPr>
            </w:rPrChange>
          </w:rPr>
          <w:t xml:space="preserve"> </w:t>
        </w:r>
      </w:ins>
      <w:ins w:id="2650" w:author="t_竹沢 公佑" w:date="2020-06-15T13:43:00Z">
        <w:r w:rsidRPr="00B03200">
          <w:rPr>
            <w:b/>
            <w:color w:val="333333"/>
            <w:sz w:val="22"/>
            <w:szCs w:val="22"/>
            <w:shd w:val="clear" w:color="auto" w:fill="FFFFFF"/>
            <w:rPrChange w:id="2651" w:author="t_竹沢 公佑" w:date="2020-06-15T13:44:00Z">
              <w:rPr>
                <w:color w:val="333333"/>
                <w:sz w:val="22"/>
                <w:szCs w:val="22"/>
                <w:shd w:val="clear" w:color="auto" w:fill="FFFFFF"/>
              </w:rPr>
            </w:rPrChange>
          </w:rPr>
          <w:fldChar w:fldCharType="begin"/>
        </w:r>
        <w:r w:rsidRPr="00B03200">
          <w:rPr>
            <w:b/>
            <w:color w:val="333333"/>
            <w:sz w:val="22"/>
            <w:szCs w:val="22"/>
            <w:shd w:val="clear" w:color="auto" w:fill="FFFFFF"/>
            <w:rPrChange w:id="2652" w:author="t_竹沢 公佑" w:date="2020-06-15T13:44:00Z">
              <w:rPr>
                <w:color w:val="333333"/>
                <w:sz w:val="22"/>
                <w:szCs w:val="22"/>
                <w:shd w:val="clear" w:color="auto" w:fill="FFFFFF"/>
              </w:rPr>
            </w:rPrChange>
          </w:rPr>
          <w:instrText xml:space="preserve"> REF _Ref43121047 \h </w:instrText>
        </w:r>
      </w:ins>
      <w:r>
        <w:rPr>
          <w:b/>
          <w:color w:val="333333"/>
          <w:sz w:val="22"/>
          <w:szCs w:val="22"/>
          <w:shd w:val="clear" w:color="auto" w:fill="FFFFFF"/>
        </w:rPr>
        <w:instrText xml:space="preserve"> \* MERGEFORMAT </w:instrText>
      </w:r>
      <w:r w:rsidRPr="00B03200">
        <w:rPr>
          <w:b/>
          <w:color w:val="333333"/>
          <w:sz w:val="22"/>
          <w:szCs w:val="22"/>
          <w:shd w:val="clear" w:color="auto" w:fill="FFFFFF"/>
          <w:rPrChange w:id="2653" w:author="t_竹沢 公佑" w:date="2020-06-15T13:44:00Z">
            <w:rPr>
              <w:b/>
              <w:color w:val="333333"/>
              <w:sz w:val="22"/>
              <w:szCs w:val="22"/>
              <w:shd w:val="clear" w:color="auto" w:fill="FFFFFF"/>
            </w:rPr>
          </w:rPrChange>
        </w:rPr>
      </w:r>
      <w:r w:rsidRPr="00B03200">
        <w:rPr>
          <w:b/>
          <w:color w:val="333333"/>
          <w:sz w:val="22"/>
          <w:szCs w:val="22"/>
          <w:shd w:val="clear" w:color="auto" w:fill="FFFFFF"/>
          <w:rPrChange w:id="2654" w:author="t_竹沢 公佑" w:date="2020-06-15T13:44:00Z">
            <w:rPr>
              <w:color w:val="333333"/>
              <w:sz w:val="22"/>
              <w:szCs w:val="22"/>
              <w:shd w:val="clear" w:color="auto" w:fill="FFFFFF"/>
            </w:rPr>
          </w:rPrChange>
        </w:rPr>
        <w:fldChar w:fldCharType="separate"/>
      </w:r>
      <w:ins w:id="2655" w:author="t_竹沢 公佑" w:date="2021-02-02T17:29:00Z">
        <w:r w:rsidR="000B4FA1" w:rsidRPr="000B4FA1">
          <w:rPr>
            <w:b/>
            <w:rPrChange w:id="2656" w:author="t_竹沢 公佑" w:date="2021-02-02T17:29:00Z">
              <w:rPr/>
            </w:rPrChange>
          </w:rPr>
          <w:t>Comparison table between prototype DRXP and production DRXP (hardware)</w:t>
        </w:r>
      </w:ins>
      <w:ins w:id="2657" w:author="t_竹沢 公佑" w:date="2020-06-15T13:43:00Z">
        <w:r w:rsidRPr="00B03200">
          <w:rPr>
            <w:b/>
            <w:color w:val="333333"/>
            <w:sz w:val="22"/>
            <w:szCs w:val="22"/>
            <w:shd w:val="clear" w:color="auto" w:fill="FFFFFF"/>
            <w:rPrChange w:id="2658" w:author="t_竹沢 公佑" w:date="2020-06-15T13:44:00Z">
              <w:rPr>
                <w:color w:val="333333"/>
                <w:sz w:val="22"/>
                <w:szCs w:val="22"/>
                <w:shd w:val="clear" w:color="auto" w:fill="FFFFFF"/>
              </w:rPr>
            </w:rPrChange>
          </w:rPr>
          <w:fldChar w:fldCharType="end"/>
        </w:r>
        <w:r w:rsidRPr="00B03200">
          <w:rPr>
            <w:b/>
            <w:color w:val="333333"/>
            <w:sz w:val="22"/>
            <w:szCs w:val="22"/>
            <w:shd w:val="clear" w:color="auto" w:fill="FFFFFF"/>
            <w:rPrChange w:id="2659" w:author="t_竹沢 公佑" w:date="2020-06-15T13:44:00Z">
              <w:rPr>
                <w:color w:val="333333"/>
                <w:sz w:val="22"/>
                <w:szCs w:val="22"/>
                <w:shd w:val="clear" w:color="auto" w:fill="FFFFFF"/>
              </w:rPr>
            </w:rPrChange>
          </w:rPr>
          <w:t>”</w:t>
        </w:r>
      </w:ins>
      <w:ins w:id="2660" w:author="t_竹沢 公佑" w:date="2020-06-15T13:42:00Z">
        <w:r w:rsidRPr="00B03200">
          <w:rPr>
            <w:color w:val="333333"/>
            <w:sz w:val="22"/>
            <w:szCs w:val="22"/>
            <w:shd w:val="clear" w:color="auto" w:fill="FFFFFF"/>
            <w:rPrChange w:id="2661" w:author="t_竹沢 公佑" w:date="2020-06-15T13:42:00Z">
              <w:rPr>
                <w:rFonts w:ascii="Verdana" w:hAnsi="Verdana"/>
                <w:color w:val="333333"/>
                <w:sz w:val="18"/>
                <w:szCs w:val="18"/>
                <w:shd w:val="clear" w:color="auto" w:fill="FFFFFF"/>
              </w:rPr>
            </w:rPrChange>
          </w:rPr>
          <w:t xml:space="preserve">, some functions of the device driver are not available for prototype DRXPs. </w:t>
        </w:r>
      </w:ins>
      <w:ins w:id="2662" w:author="t_竹沢 公佑" w:date="2020-06-15T13:44:00Z">
        <w:r>
          <w:rPr>
            <w:color w:val="333333"/>
            <w:sz w:val="22"/>
            <w:szCs w:val="22"/>
            <w:shd w:val="clear" w:color="auto" w:fill="FFFFFF"/>
          </w:rPr>
          <w:fldChar w:fldCharType="begin"/>
        </w:r>
        <w:r>
          <w:rPr>
            <w:color w:val="333333"/>
            <w:sz w:val="22"/>
            <w:szCs w:val="22"/>
            <w:shd w:val="clear" w:color="auto" w:fill="FFFFFF"/>
          </w:rPr>
          <w:instrText xml:space="preserve"> REF _Ref43121097 \h </w:instrText>
        </w:r>
      </w:ins>
      <w:r>
        <w:rPr>
          <w:color w:val="333333"/>
          <w:sz w:val="22"/>
          <w:szCs w:val="22"/>
          <w:shd w:val="clear" w:color="auto" w:fill="FFFFFF"/>
        </w:rPr>
      </w:r>
      <w:r>
        <w:rPr>
          <w:color w:val="333333"/>
          <w:sz w:val="22"/>
          <w:szCs w:val="22"/>
          <w:shd w:val="clear" w:color="auto" w:fill="FFFFFF"/>
        </w:rPr>
        <w:fldChar w:fldCharType="separate"/>
      </w:r>
      <w:ins w:id="2663" w:author="t_竹沢 公佑" w:date="2021-02-02T17:29:00Z">
        <w:r w:rsidR="000B4FA1" w:rsidRPr="009667EA">
          <w:rPr>
            <w:sz w:val="22"/>
            <w:szCs w:val="22"/>
          </w:rPr>
          <w:t xml:space="preserve">Table </w:t>
        </w:r>
        <w:r w:rsidR="000B4FA1">
          <w:rPr>
            <w:noProof/>
            <w:sz w:val="22"/>
            <w:szCs w:val="22"/>
          </w:rPr>
          <w:t>1</w:t>
        </w:r>
        <w:r w:rsidR="000B4FA1">
          <w:rPr>
            <w:sz w:val="22"/>
            <w:szCs w:val="22"/>
          </w:rPr>
          <w:noBreakHyphen/>
        </w:r>
        <w:r w:rsidR="000B4FA1">
          <w:rPr>
            <w:noProof/>
            <w:sz w:val="22"/>
            <w:szCs w:val="22"/>
          </w:rPr>
          <w:t>2</w:t>
        </w:r>
      </w:ins>
      <w:ins w:id="2664" w:author="t_竹沢 公佑" w:date="2020-06-15T13:44:00Z">
        <w:r>
          <w:rPr>
            <w:color w:val="333333"/>
            <w:sz w:val="22"/>
            <w:szCs w:val="22"/>
            <w:shd w:val="clear" w:color="auto" w:fill="FFFFFF"/>
          </w:rPr>
          <w:fldChar w:fldCharType="end"/>
        </w:r>
        <w:r>
          <w:rPr>
            <w:rFonts w:hint="eastAsia"/>
            <w:color w:val="333333"/>
            <w:sz w:val="22"/>
            <w:szCs w:val="22"/>
            <w:shd w:val="clear" w:color="auto" w:fill="FFFFFF"/>
          </w:rPr>
          <w:t xml:space="preserve"> </w:t>
        </w:r>
      </w:ins>
      <w:ins w:id="2665" w:author="t_竹沢 公佑" w:date="2020-06-15T13:42:00Z">
        <w:r w:rsidRPr="00B03200">
          <w:rPr>
            <w:color w:val="333333"/>
            <w:sz w:val="22"/>
            <w:szCs w:val="22"/>
            <w:shd w:val="clear" w:color="auto" w:fill="FFFFFF"/>
            <w:rPrChange w:id="2666" w:author="t_竹沢 公佑" w:date="2020-06-15T13:42:00Z">
              <w:rPr>
                <w:rFonts w:ascii="Verdana" w:hAnsi="Verdana"/>
                <w:color w:val="333333"/>
                <w:sz w:val="18"/>
                <w:szCs w:val="18"/>
                <w:shd w:val="clear" w:color="auto" w:fill="FFFFFF"/>
              </w:rPr>
            </w:rPrChange>
          </w:rPr>
          <w:t>shows the differences in the software interface between prototype DRXP and production DRXP. For the detail of restriction, please refer each function’s explanation.</w:t>
        </w:r>
      </w:ins>
    </w:p>
    <w:p w:rsidR="00B03200" w:rsidRPr="00594CCA" w:rsidRDefault="00162C0F" w:rsidP="0004408B">
      <w:pPr>
        <w:pStyle w:val="a0"/>
        <w:ind w:leftChars="0" w:left="0"/>
        <w:rPr>
          <w:ins w:id="2667" w:author="t_竹沢 公佑" w:date="2020-06-08T09:55:00Z"/>
          <w:lang w:val="en"/>
        </w:rPr>
      </w:pPr>
      <w:ins w:id="2668" w:author="t_竹沢 公佑" w:date="2020-11-30T16:24:00Z">
        <w:r>
          <w:rPr>
            <w:lang w:val="en"/>
          </w:rPr>
          <w:br w:type="page"/>
        </w:r>
      </w:ins>
    </w:p>
    <w:tbl>
      <w:tblPr>
        <w:tblW w:w="0" w:type="auto"/>
        <w:jc w:val="center"/>
        <w:tblInd w:w="-3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9"/>
        <w:gridCol w:w="5710"/>
        <w:gridCol w:w="5792"/>
      </w:tblGrid>
      <w:tr w:rsidR="007152E9" w:rsidRPr="007152E9" w:rsidTr="007152E9">
        <w:trPr>
          <w:jc w:val="center"/>
          <w:ins w:id="2669" w:author="t_竹沢 公佑" w:date="2020-06-08T09:55:00Z"/>
        </w:trPr>
        <w:tc>
          <w:tcPr>
            <w:tcW w:w="2639" w:type="dxa"/>
            <w:shd w:val="clear" w:color="auto" w:fill="D9D9D9"/>
          </w:tcPr>
          <w:p w:rsidR="0004408B" w:rsidRPr="007152E9" w:rsidRDefault="0004408B" w:rsidP="007152E9">
            <w:pPr>
              <w:pStyle w:val="a0"/>
              <w:ind w:leftChars="0" w:left="0"/>
              <w:rPr>
                <w:ins w:id="2670" w:author="t_竹沢 公佑" w:date="2020-06-08T09:55:00Z"/>
                <w:lang w:val="en"/>
              </w:rPr>
            </w:pPr>
            <w:ins w:id="2671" w:author="t_竹沢 公佑" w:date="2020-06-08T09:55:00Z">
              <w:r w:rsidRPr="007152E9">
                <w:rPr>
                  <w:rFonts w:hint="eastAsia"/>
                  <w:lang w:val="en"/>
                </w:rPr>
                <w:t>Items</w:t>
              </w:r>
            </w:ins>
          </w:p>
        </w:tc>
        <w:tc>
          <w:tcPr>
            <w:tcW w:w="5710" w:type="dxa"/>
            <w:shd w:val="clear" w:color="auto" w:fill="D9D9D9"/>
          </w:tcPr>
          <w:p w:rsidR="0004408B" w:rsidRPr="007152E9" w:rsidRDefault="0004408B" w:rsidP="007152E9">
            <w:pPr>
              <w:pStyle w:val="a0"/>
              <w:ind w:leftChars="0" w:left="0"/>
              <w:rPr>
                <w:ins w:id="2672" w:author="t_竹沢 公佑" w:date="2020-06-08T09:55:00Z"/>
                <w:lang w:val="en"/>
              </w:rPr>
            </w:pPr>
            <w:ins w:id="2673" w:author="t_竹沢 公佑" w:date="2020-06-08T09:55:00Z">
              <w:r w:rsidRPr="007152E9">
                <w:rPr>
                  <w:rFonts w:hint="eastAsia"/>
                  <w:lang w:val="en"/>
                </w:rPr>
                <w:t>prototype DRXP</w:t>
              </w:r>
            </w:ins>
          </w:p>
        </w:tc>
        <w:tc>
          <w:tcPr>
            <w:tcW w:w="5792" w:type="dxa"/>
            <w:shd w:val="clear" w:color="auto" w:fill="D9D9D9"/>
          </w:tcPr>
          <w:p w:rsidR="0004408B" w:rsidRPr="007152E9" w:rsidRDefault="0004408B" w:rsidP="007152E9">
            <w:pPr>
              <w:pStyle w:val="a0"/>
              <w:ind w:leftChars="0" w:left="0"/>
              <w:rPr>
                <w:ins w:id="2674" w:author="t_竹沢 公佑" w:date="2020-06-08T09:55:00Z"/>
                <w:lang w:val="en"/>
              </w:rPr>
            </w:pPr>
            <w:ins w:id="2675" w:author="t_竹沢 公佑" w:date="2020-06-08T09:55:00Z">
              <w:r w:rsidRPr="007152E9">
                <w:rPr>
                  <w:rFonts w:hint="eastAsia"/>
                  <w:lang w:val="en"/>
                </w:rPr>
                <w:t>production DRXP</w:t>
              </w:r>
            </w:ins>
          </w:p>
        </w:tc>
      </w:tr>
      <w:tr w:rsidR="007152E9" w:rsidRPr="007152E9" w:rsidTr="007152E9">
        <w:trPr>
          <w:jc w:val="center"/>
          <w:ins w:id="2676" w:author="t_竹沢 公佑" w:date="2020-06-08T09:55:00Z"/>
        </w:trPr>
        <w:tc>
          <w:tcPr>
            <w:tcW w:w="2639" w:type="dxa"/>
            <w:shd w:val="clear" w:color="auto" w:fill="auto"/>
          </w:tcPr>
          <w:p w:rsidR="0004408B" w:rsidRPr="007152E9" w:rsidRDefault="00C05C86" w:rsidP="007152E9">
            <w:pPr>
              <w:pStyle w:val="a0"/>
              <w:ind w:leftChars="0" w:left="0"/>
              <w:rPr>
                <w:ins w:id="2677" w:author="t_竹沢 公佑" w:date="2020-06-08T09:55:00Z"/>
                <w:sz w:val="20"/>
                <w:szCs w:val="20"/>
                <w:lang w:val="en"/>
              </w:rPr>
            </w:pPr>
            <w:ins w:id="2678" w:author="t_竹沢 公佑" w:date="2020-06-08T09:57:00Z">
              <w:r w:rsidRPr="007152E9">
                <w:rPr>
                  <w:rFonts w:hint="eastAsia"/>
                  <w:sz w:val="20"/>
                </w:rPr>
                <w:t>(A)</w:t>
              </w:r>
            </w:ins>
            <w:ins w:id="2679" w:author="t_竹沢 公佑" w:date="2020-06-08T09:58:00Z">
              <w:r w:rsidRPr="007152E9">
                <w:rPr>
                  <w:rFonts w:hint="eastAsia"/>
                  <w:sz w:val="20"/>
                </w:rPr>
                <w:t xml:space="preserve"> </w:t>
              </w:r>
            </w:ins>
            <w:ins w:id="2680" w:author="t_竹沢 公佑" w:date="2020-06-08T09:56:00Z">
              <w:r w:rsidRPr="007152E9">
                <w:rPr>
                  <w:rFonts w:hint="eastAsia"/>
                  <w:sz w:val="20"/>
                </w:rPr>
                <w:t>DRXPD_FLASH_OVHLOG</w:t>
              </w:r>
            </w:ins>
          </w:p>
        </w:tc>
        <w:tc>
          <w:tcPr>
            <w:tcW w:w="5710" w:type="dxa"/>
            <w:shd w:val="clear" w:color="auto" w:fill="auto"/>
          </w:tcPr>
          <w:p w:rsidR="00BD173D" w:rsidRPr="007152E9" w:rsidRDefault="00BD173D" w:rsidP="007152E9">
            <w:pPr>
              <w:pStyle w:val="a0"/>
              <w:ind w:leftChars="0" w:left="0"/>
              <w:rPr>
                <w:ins w:id="2681" w:author="t_竹沢 公佑" w:date="2020-06-08T12:26:00Z"/>
                <w:sz w:val="20"/>
                <w:szCs w:val="20"/>
                <w:lang w:val="en"/>
              </w:rPr>
            </w:pPr>
            <w:ins w:id="2682" w:author="t_竹沢 公佑" w:date="2020-06-08T12:28:00Z">
              <w:r w:rsidRPr="007152E9">
                <w:rPr>
                  <w:rFonts w:hint="eastAsia"/>
                  <w:sz w:val="20"/>
                  <w:szCs w:val="20"/>
                  <w:lang w:val="en"/>
                </w:rPr>
                <w:t xml:space="preserve">This function is not </w:t>
              </w:r>
            </w:ins>
            <w:ins w:id="2683" w:author="t_竹沢 公佑" w:date="2020-06-08T12:26:00Z">
              <w:r w:rsidRPr="007152E9">
                <w:rPr>
                  <w:rFonts w:hint="eastAsia"/>
                  <w:sz w:val="20"/>
                  <w:szCs w:val="20"/>
                  <w:lang w:val="en"/>
                </w:rPr>
                <w:t>a</w:t>
              </w:r>
            </w:ins>
            <w:ins w:id="2684" w:author="t_竹沢 公佑" w:date="2020-06-08T12:28:00Z">
              <w:r w:rsidRPr="007152E9">
                <w:rPr>
                  <w:rFonts w:hint="eastAsia"/>
                  <w:sz w:val="20"/>
                  <w:szCs w:val="20"/>
                  <w:lang w:val="en"/>
                </w:rPr>
                <w:t>vailable with prototype DRXP.</w:t>
              </w:r>
            </w:ins>
          </w:p>
          <w:p w:rsidR="00C05C86" w:rsidRPr="007152E9" w:rsidRDefault="00C05C86" w:rsidP="007152E9">
            <w:pPr>
              <w:pStyle w:val="a0"/>
              <w:ind w:leftChars="0" w:left="0"/>
              <w:rPr>
                <w:ins w:id="2685" w:author="t_竹沢 公佑" w:date="2020-06-08T09:55:00Z"/>
                <w:sz w:val="20"/>
                <w:szCs w:val="20"/>
                <w:lang w:val="en"/>
              </w:rPr>
            </w:pPr>
            <w:ins w:id="2686" w:author="t_竹沢 公佑" w:date="2020-06-08T09:58:00Z">
              <w:r w:rsidRPr="007152E9">
                <w:rPr>
                  <w:rFonts w:hint="eastAsia"/>
                  <w:sz w:val="20"/>
                  <w:szCs w:val="20"/>
                  <w:lang w:val="en"/>
                </w:rPr>
                <w:t>T</w:t>
              </w:r>
              <w:r w:rsidRPr="007152E9">
                <w:rPr>
                  <w:sz w:val="20"/>
                  <w:szCs w:val="20"/>
                  <w:lang w:val="en"/>
                </w:rPr>
                <w:t>h</w:t>
              </w:r>
              <w:r w:rsidRPr="007152E9">
                <w:rPr>
                  <w:rFonts w:hint="eastAsia"/>
                  <w:sz w:val="20"/>
                  <w:szCs w:val="20"/>
                  <w:lang w:val="en"/>
                </w:rPr>
                <w:t>e prototype DRXP doesn</w:t>
              </w:r>
              <w:r w:rsidRPr="007152E9">
                <w:rPr>
                  <w:sz w:val="20"/>
                  <w:szCs w:val="20"/>
                  <w:lang w:val="en"/>
                </w:rPr>
                <w:t>’</w:t>
              </w:r>
              <w:r w:rsidRPr="007152E9">
                <w:rPr>
                  <w:rFonts w:hint="eastAsia"/>
                  <w:sz w:val="20"/>
                  <w:szCs w:val="20"/>
                  <w:lang w:val="en"/>
                </w:rPr>
                <w:t>t have on-board EEPROM for logging overheating event.</w:t>
              </w:r>
            </w:ins>
            <w:ins w:id="2687" w:author="t_竹沢 公佑" w:date="2020-06-08T09:59:00Z">
              <w:r w:rsidRPr="007152E9">
                <w:rPr>
                  <w:rFonts w:hint="eastAsia"/>
                  <w:sz w:val="20"/>
                  <w:szCs w:val="20"/>
                  <w:lang w:val="en"/>
                </w:rPr>
                <w:t xml:space="preserve"> T</w:t>
              </w:r>
              <w:r w:rsidRPr="007152E9">
                <w:rPr>
                  <w:sz w:val="20"/>
                  <w:szCs w:val="20"/>
                  <w:lang w:val="en"/>
                </w:rPr>
                <w:t>h</w:t>
              </w:r>
              <w:r w:rsidRPr="007152E9">
                <w:rPr>
                  <w:rFonts w:hint="eastAsia"/>
                  <w:sz w:val="20"/>
                  <w:szCs w:val="20"/>
                  <w:lang w:val="en"/>
                </w:rPr>
                <w:t>erefore, this function can</w:t>
              </w:r>
              <w:r w:rsidRPr="007152E9">
                <w:rPr>
                  <w:sz w:val="20"/>
                  <w:szCs w:val="20"/>
                  <w:lang w:val="en"/>
                </w:rPr>
                <w:t>’</w:t>
              </w:r>
              <w:r w:rsidRPr="007152E9">
                <w:rPr>
                  <w:rFonts w:hint="eastAsia"/>
                  <w:sz w:val="20"/>
                  <w:szCs w:val="20"/>
                  <w:lang w:val="en"/>
                </w:rPr>
                <w:t>t use with prototype DRXP board.</w:t>
              </w:r>
            </w:ins>
          </w:p>
        </w:tc>
        <w:tc>
          <w:tcPr>
            <w:tcW w:w="5792" w:type="dxa"/>
            <w:shd w:val="clear" w:color="auto" w:fill="auto"/>
          </w:tcPr>
          <w:p w:rsidR="0004408B" w:rsidRPr="007152E9" w:rsidRDefault="00C05C86" w:rsidP="007152E9">
            <w:pPr>
              <w:pStyle w:val="a0"/>
              <w:ind w:leftChars="0" w:left="0"/>
              <w:rPr>
                <w:ins w:id="2688" w:author="t_竹沢 公佑" w:date="2020-06-08T09:55:00Z"/>
                <w:sz w:val="20"/>
                <w:szCs w:val="20"/>
                <w:lang w:val="en"/>
              </w:rPr>
            </w:pPr>
            <w:ins w:id="2689" w:author="t_竹沢 公佑" w:date="2020-06-08T10:00:00Z">
              <w:r w:rsidRPr="007152E9">
                <w:rPr>
                  <w:sz w:val="20"/>
                  <w:szCs w:val="20"/>
                  <w:lang w:val="en"/>
                </w:rPr>
                <w:t>A</w:t>
              </w:r>
              <w:r w:rsidRPr="007152E9">
                <w:rPr>
                  <w:rFonts w:hint="eastAsia"/>
                  <w:sz w:val="20"/>
                  <w:szCs w:val="20"/>
                  <w:lang w:val="en"/>
                </w:rPr>
                <w:t>vailable.</w:t>
              </w:r>
            </w:ins>
          </w:p>
        </w:tc>
      </w:tr>
      <w:tr w:rsidR="007152E9" w:rsidRPr="007152E9" w:rsidTr="007152E9">
        <w:trPr>
          <w:jc w:val="center"/>
          <w:ins w:id="2690" w:author="t_竹沢 公佑" w:date="2020-06-08T09:55:00Z"/>
        </w:trPr>
        <w:tc>
          <w:tcPr>
            <w:tcW w:w="2639" w:type="dxa"/>
            <w:shd w:val="clear" w:color="auto" w:fill="auto"/>
          </w:tcPr>
          <w:p w:rsidR="0004408B" w:rsidRPr="007152E9" w:rsidRDefault="00C05C86" w:rsidP="007152E9">
            <w:pPr>
              <w:pStyle w:val="a0"/>
              <w:ind w:leftChars="0" w:left="0"/>
              <w:rPr>
                <w:ins w:id="2691" w:author="t_竹沢 公佑" w:date="2020-06-08T09:55:00Z"/>
                <w:sz w:val="20"/>
                <w:szCs w:val="20"/>
                <w:lang w:val="en"/>
              </w:rPr>
            </w:pPr>
            <w:ins w:id="2692" w:author="t_竹沢 公佑" w:date="2020-06-08T09:58:00Z">
              <w:r w:rsidRPr="007152E9">
                <w:rPr>
                  <w:rFonts w:hint="eastAsia"/>
                  <w:sz w:val="20"/>
                </w:rPr>
                <w:t xml:space="preserve">(B) </w:t>
              </w:r>
            </w:ins>
            <w:ins w:id="2693" w:author="t_竹沢 公佑" w:date="2020-06-08T09:57:00Z">
              <w:r w:rsidRPr="007152E9">
                <w:rPr>
                  <w:rFonts w:hint="eastAsia"/>
                  <w:sz w:val="20"/>
                </w:rPr>
                <w:t>GET_CONSUMPTION</w:t>
              </w:r>
            </w:ins>
          </w:p>
        </w:tc>
        <w:tc>
          <w:tcPr>
            <w:tcW w:w="5710" w:type="dxa"/>
            <w:shd w:val="clear" w:color="auto" w:fill="auto"/>
          </w:tcPr>
          <w:p w:rsidR="00BD173D" w:rsidRPr="007152E9" w:rsidRDefault="00BD173D" w:rsidP="007152E9">
            <w:pPr>
              <w:pStyle w:val="a0"/>
              <w:ind w:leftChars="0" w:left="0"/>
              <w:rPr>
                <w:ins w:id="2694" w:author="t_竹沢 公佑" w:date="2020-06-08T12:28:00Z"/>
                <w:sz w:val="20"/>
                <w:szCs w:val="20"/>
                <w:lang w:val="en"/>
              </w:rPr>
            </w:pPr>
            <w:ins w:id="2695" w:author="t_竹沢 公佑" w:date="2020-06-08T12:28:00Z">
              <w:r w:rsidRPr="007152E9">
                <w:rPr>
                  <w:rFonts w:hint="eastAsia"/>
                  <w:sz w:val="20"/>
                  <w:szCs w:val="20"/>
                  <w:lang w:val="en"/>
                </w:rPr>
                <w:t>This function is not available with prototype DRXP.</w:t>
              </w:r>
            </w:ins>
          </w:p>
          <w:p w:rsidR="0004408B" w:rsidRPr="007152E9" w:rsidRDefault="00C05C86" w:rsidP="007152E9">
            <w:pPr>
              <w:pStyle w:val="a0"/>
              <w:ind w:leftChars="0" w:left="0"/>
              <w:rPr>
                <w:ins w:id="2696" w:author="t_竹沢 公佑" w:date="2020-06-08T09:55:00Z"/>
                <w:sz w:val="20"/>
                <w:szCs w:val="20"/>
                <w:lang w:val="en"/>
              </w:rPr>
            </w:pPr>
            <w:ins w:id="2697" w:author="t_竹沢 公佑" w:date="2020-06-08T10:00:00Z">
              <w:r w:rsidRPr="007152E9">
                <w:rPr>
                  <w:rFonts w:hint="eastAsia"/>
                  <w:sz w:val="20"/>
                  <w:szCs w:val="20"/>
                  <w:lang w:val="en"/>
                </w:rPr>
                <w:t>The prototype DRXP doesn</w:t>
              </w:r>
              <w:r w:rsidRPr="007152E9">
                <w:rPr>
                  <w:sz w:val="20"/>
                  <w:szCs w:val="20"/>
                  <w:lang w:val="en"/>
                </w:rPr>
                <w:t>’</w:t>
              </w:r>
              <w:r w:rsidRPr="007152E9">
                <w:rPr>
                  <w:rFonts w:hint="eastAsia"/>
                  <w:sz w:val="20"/>
                  <w:szCs w:val="20"/>
                  <w:lang w:val="en"/>
                </w:rPr>
                <w:t xml:space="preserve">t have </w:t>
              </w:r>
            </w:ins>
            <w:ins w:id="2698" w:author="t_竹沢 公佑" w:date="2020-06-08T12:21:00Z">
              <w:r w:rsidR="00594CCA" w:rsidRPr="007152E9">
                <w:rPr>
                  <w:rFonts w:hint="eastAsia"/>
                  <w:sz w:val="20"/>
                  <w:szCs w:val="20"/>
                  <w:lang w:val="en"/>
                </w:rPr>
                <w:t>circuit for measuring power consumption.</w:t>
              </w:r>
            </w:ins>
          </w:p>
        </w:tc>
        <w:tc>
          <w:tcPr>
            <w:tcW w:w="5792" w:type="dxa"/>
            <w:shd w:val="clear" w:color="auto" w:fill="auto"/>
          </w:tcPr>
          <w:p w:rsidR="0004408B" w:rsidRPr="007152E9" w:rsidRDefault="007B0F57" w:rsidP="007152E9">
            <w:pPr>
              <w:pStyle w:val="a0"/>
              <w:ind w:leftChars="0" w:left="0"/>
              <w:rPr>
                <w:ins w:id="2699" w:author="t_竹沢 公佑" w:date="2020-06-08T09:55:00Z"/>
                <w:sz w:val="20"/>
                <w:szCs w:val="20"/>
                <w:lang w:val="en"/>
              </w:rPr>
            </w:pPr>
            <w:ins w:id="2700" w:author="t_竹沢 公佑" w:date="2020-06-08T12:09:00Z">
              <w:r w:rsidRPr="007152E9">
                <w:rPr>
                  <w:rFonts w:hint="eastAsia"/>
                  <w:sz w:val="20"/>
                  <w:szCs w:val="20"/>
                  <w:lang w:val="en"/>
                </w:rPr>
                <w:t>Avai</w:t>
              </w:r>
            </w:ins>
            <w:ins w:id="2701" w:author="t_竹沢 公佑" w:date="2020-06-08T12:13:00Z">
              <w:r w:rsidRPr="007152E9">
                <w:rPr>
                  <w:rFonts w:hint="eastAsia"/>
                  <w:sz w:val="20"/>
                  <w:szCs w:val="20"/>
                  <w:lang w:val="en"/>
                </w:rPr>
                <w:t>l</w:t>
              </w:r>
            </w:ins>
            <w:ins w:id="2702" w:author="t_竹沢 公佑" w:date="2020-06-08T12:09:00Z">
              <w:r w:rsidRPr="007152E9">
                <w:rPr>
                  <w:rFonts w:hint="eastAsia"/>
                  <w:sz w:val="20"/>
                  <w:szCs w:val="20"/>
                  <w:lang w:val="en"/>
                </w:rPr>
                <w:t>able</w:t>
              </w:r>
            </w:ins>
            <w:ins w:id="2703" w:author="t_竹沢 公佑" w:date="2020-06-08T12:28:00Z">
              <w:r w:rsidR="00BD173D" w:rsidRPr="007152E9">
                <w:rPr>
                  <w:rFonts w:hint="eastAsia"/>
                  <w:sz w:val="20"/>
                  <w:szCs w:val="20"/>
                  <w:lang w:val="en"/>
                </w:rPr>
                <w:t>.</w:t>
              </w:r>
            </w:ins>
          </w:p>
        </w:tc>
      </w:tr>
      <w:tr w:rsidR="00AA25C4" w:rsidRPr="007152E9" w:rsidTr="007152E9">
        <w:trPr>
          <w:jc w:val="center"/>
          <w:ins w:id="2704" w:author="t_竹沢 公佑" w:date="2020-06-08T12:36:00Z"/>
        </w:trPr>
        <w:tc>
          <w:tcPr>
            <w:tcW w:w="2639" w:type="dxa"/>
            <w:shd w:val="clear" w:color="auto" w:fill="auto"/>
          </w:tcPr>
          <w:p w:rsidR="003931E1" w:rsidRDefault="00AA25C4" w:rsidP="007152E9">
            <w:pPr>
              <w:pStyle w:val="a0"/>
              <w:ind w:leftChars="0" w:left="0"/>
              <w:rPr>
                <w:ins w:id="2705" w:author="t_竹沢 公佑" w:date="2020-06-22T12:59:00Z"/>
                <w:sz w:val="20"/>
                <w:szCs w:val="20"/>
                <w:lang w:val="en"/>
              </w:rPr>
            </w:pPr>
            <w:ins w:id="2706" w:author="t_竹沢 公佑" w:date="2020-06-08T12:36:00Z">
              <w:r w:rsidRPr="007152E9">
                <w:rPr>
                  <w:rFonts w:hint="eastAsia"/>
                  <w:sz w:val="20"/>
                  <w:szCs w:val="20"/>
                  <w:lang w:val="en"/>
                </w:rPr>
                <w:t xml:space="preserve">(D) </w:t>
              </w:r>
            </w:ins>
            <w:ins w:id="2707" w:author="t_竹沢 公佑" w:date="2020-06-22T12:59:00Z">
              <w:r w:rsidR="003931E1">
                <w:rPr>
                  <w:rFonts w:hint="eastAsia"/>
                  <w:sz w:val="20"/>
                  <w:szCs w:val="20"/>
                  <w:lang w:val="en"/>
                </w:rPr>
                <w:t>GET_OVH_THRESHOLD</w:t>
              </w:r>
            </w:ins>
          </w:p>
          <w:p w:rsidR="00AA25C4" w:rsidRPr="007152E9" w:rsidRDefault="00AA25C4">
            <w:pPr>
              <w:pStyle w:val="a0"/>
              <w:ind w:leftChars="0" w:left="0" w:firstLineChars="150" w:firstLine="300"/>
              <w:rPr>
                <w:ins w:id="2708" w:author="t_竹沢 公佑" w:date="2020-06-08T12:36:00Z"/>
                <w:sz w:val="20"/>
                <w:szCs w:val="20"/>
                <w:lang w:val="en"/>
              </w:rPr>
              <w:pPrChange w:id="2709" w:author="t_竹沢 公佑" w:date="2020-06-22T12:59:00Z">
                <w:pPr>
                  <w:pStyle w:val="a0"/>
                  <w:ind w:leftChars="0" w:left="0"/>
                </w:pPr>
              </w:pPrChange>
            </w:pPr>
            <w:ins w:id="2710" w:author="t_竹沢 公佑" w:date="2020-06-08T12:36:00Z">
              <w:r w:rsidRPr="007152E9">
                <w:rPr>
                  <w:rFonts w:hint="eastAsia"/>
                  <w:sz w:val="20"/>
                  <w:szCs w:val="20"/>
                  <w:lang w:val="en"/>
                </w:rPr>
                <w:t>GET_OVH_FLG</w:t>
              </w:r>
            </w:ins>
          </w:p>
          <w:p w:rsidR="00AA25C4" w:rsidRPr="007152E9" w:rsidRDefault="00AA25C4" w:rsidP="007152E9">
            <w:pPr>
              <w:pStyle w:val="a0"/>
              <w:ind w:leftChars="0" w:left="0"/>
              <w:rPr>
                <w:ins w:id="2711" w:author="t_竹沢 公佑" w:date="2020-06-08T12:36:00Z"/>
                <w:sz w:val="20"/>
                <w:szCs w:val="20"/>
                <w:lang w:val="en"/>
              </w:rPr>
            </w:pPr>
            <w:ins w:id="2712" w:author="t_竹沢 公佑" w:date="2020-06-08T12:36:00Z">
              <w:r w:rsidRPr="007152E9">
                <w:rPr>
                  <w:rFonts w:hint="eastAsia"/>
                  <w:sz w:val="20"/>
                  <w:szCs w:val="20"/>
                  <w:lang w:val="en"/>
                </w:rPr>
                <w:t xml:space="preserve">   GET_DFR_</w:t>
              </w:r>
            </w:ins>
            <w:ins w:id="2713" w:author="t_竹沢 公佑" w:date="2020-06-08T12:37:00Z">
              <w:r w:rsidRPr="007152E9">
                <w:rPr>
                  <w:rFonts w:hint="eastAsia"/>
                  <w:sz w:val="20"/>
                  <w:szCs w:val="20"/>
                  <w:lang w:val="en"/>
                </w:rPr>
                <w:t>F</w:t>
              </w:r>
            </w:ins>
            <w:ins w:id="2714" w:author="t_竹沢 公佑" w:date="2020-06-08T12:36:00Z">
              <w:r w:rsidRPr="007152E9">
                <w:rPr>
                  <w:rFonts w:hint="eastAsia"/>
                  <w:sz w:val="20"/>
                  <w:szCs w:val="20"/>
                  <w:lang w:val="en"/>
                </w:rPr>
                <w:t>ORCETX</w:t>
              </w:r>
            </w:ins>
          </w:p>
          <w:p w:rsidR="00AA25C4" w:rsidRPr="007152E9" w:rsidRDefault="00AA25C4" w:rsidP="007152E9">
            <w:pPr>
              <w:pStyle w:val="a0"/>
              <w:ind w:leftChars="0" w:left="0"/>
              <w:rPr>
                <w:ins w:id="2715" w:author="t_竹沢 公佑" w:date="2020-06-08T12:39:00Z"/>
                <w:sz w:val="20"/>
                <w:szCs w:val="20"/>
                <w:lang w:val="en"/>
              </w:rPr>
            </w:pPr>
            <w:ins w:id="2716" w:author="t_竹沢 公佑" w:date="2020-06-08T12:36:00Z">
              <w:r w:rsidRPr="007152E9">
                <w:rPr>
                  <w:rFonts w:hint="eastAsia"/>
                  <w:sz w:val="20"/>
                  <w:szCs w:val="20"/>
                  <w:lang w:val="en"/>
                </w:rPr>
                <w:t xml:space="preserve">   GET_PARITY_RANGE</w:t>
              </w:r>
            </w:ins>
          </w:p>
          <w:p w:rsidR="00AA25C4" w:rsidRDefault="00AA25C4" w:rsidP="007152E9">
            <w:pPr>
              <w:pStyle w:val="a0"/>
              <w:ind w:leftChars="0" w:left="0"/>
              <w:rPr>
                <w:ins w:id="2717" w:author="t_竹沢 公佑" w:date="2020-06-22T12:59:00Z"/>
                <w:sz w:val="20"/>
                <w:szCs w:val="20"/>
                <w:lang w:val="en"/>
              </w:rPr>
            </w:pPr>
            <w:ins w:id="2718" w:author="t_竹沢 公佑" w:date="2020-06-08T12:39:00Z">
              <w:r w:rsidRPr="007152E9">
                <w:rPr>
                  <w:rFonts w:hint="eastAsia"/>
                  <w:sz w:val="20"/>
                  <w:szCs w:val="20"/>
                  <w:lang w:val="en"/>
                </w:rPr>
                <w:t xml:space="preserve">   GET_SEU_DIAERRCNT</w:t>
              </w:r>
            </w:ins>
          </w:p>
          <w:p w:rsidR="003931E1" w:rsidRPr="007152E9" w:rsidRDefault="003931E1" w:rsidP="007152E9">
            <w:pPr>
              <w:pStyle w:val="a0"/>
              <w:ind w:leftChars="0" w:left="0"/>
              <w:rPr>
                <w:ins w:id="2719" w:author="t_竹沢 公佑" w:date="2020-06-08T12:36:00Z"/>
                <w:sz w:val="20"/>
                <w:szCs w:val="20"/>
                <w:lang w:val="en"/>
              </w:rPr>
            </w:pPr>
            <w:ins w:id="2720" w:author="t_竹沢 公佑" w:date="2020-06-22T12:59:00Z">
              <w:r>
                <w:rPr>
                  <w:rFonts w:hint="eastAsia"/>
                  <w:sz w:val="20"/>
                  <w:szCs w:val="20"/>
                  <w:lang w:val="en"/>
                </w:rPr>
                <w:t xml:space="preserve">   SET_OVH_THRESHOLD</w:t>
              </w:r>
            </w:ins>
          </w:p>
          <w:p w:rsidR="00AA25C4" w:rsidRPr="007152E9" w:rsidRDefault="00AA25C4" w:rsidP="007152E9">
            <w:pPr>
              <w:pStyle w:val="a0"/>
              <w:ind w:leftChars="0" w:left="0"/>
              <w:rPr>
                <w:ins w:id="2721" w:author="t_竹沢 公佑" w:date="2020-06-08T12:37:00Z"/>
                <w:sz w:val="20"/>
                <w:szCs w:val="20"/>
                <w:lang w:val="en"/>
              </w:rPr>
            </w:pPr>
            <w:ins w:id="2722" w:author="t_竹沢 公佑" w:date="2020-06-08T12:37:00Z">
              <w:r w:rsidRPr="007152E9">
                <w:rPr>
                  <w:rFonts w:hint="eastAsia"/>
                  <w:sz w:val="20"/>
                  <w:szCs w:val="20"/>
                  <w:lang w:val="en"/>
                </w:rPr>
                <w:t xml:space="preserve">   SET_DFR_FORCETX</w:t>
              </w:r>
            </w:ins>
          </w:p>
          <w:p w:rsidR="00AA25C4" w:rsidRPr="007152E9" w:rsidRDefault="00AA25C4" w:rsidP="007152E9">
            <w:pPr>
              <w:pStyle w:val="a0"/>
              <w:ind w:leftChars="0" w:left="0"/>
              <w:rPr>
                <w:ins w:id="2723" w:author="t_竹沢 公佑" w:date="2020-06-08T12:36:00Z"/>
                <w:sz w:val="20"/>
                <w:szCs w:val="20"/>
                <w:lang w:val="en"/>
              </w:rPr>
            </w:pPr>
            <w:ins w:id="2724" w:author="t_竹沢 公佑" w:date="2020-06-08T12:37:00Z">
              <w:r w:rsidRPr="007152E9">
                <w:rPr>
                  <w:rFonts w:hint="eastAsia"/>
                  <w:sz w:val="20"/>
                  <w:szCs w:val="20"/>
                  <w:lang w:val="en"/>
                </w:rPr>
                <w:t xml:space="preserve">   SET_PARITY_RANGE</w:t>
              </w:r>
            </w:ins>
          </w:p>
        </w:tc>
        <w:tc>
          <w:tcPr>
            <w:tcW w:w="5710" w:type="dxa"/>
            <w:shd w:val="clear" w:color="auto" w:fill="auto"/>
          </w:tcPr>
          <w:p w:rsidR="00AA25C4" w:rsidRPr="007152E9" w:rsidRDefault="00A223EE" w:rsidP="007152E9">
            <w:pPr>
              <w:pStyle w:val="a0"/>
              <w:ind w:leftChars="0" w:left="0"/>
              <w:rPr>
                <w:ins w:id="2725" w:author="t_竹沢 公佑" w:date="2020-06-08T12:36:00Z"/>
                <w:sz w:val="20"/>
                <w:szCs w:val="20"/>
                <w:lang w:val="en"/>
              </w:rPr>
            </w:pPr>
            <w:ins w:id="2726" w:author="t_竹沢 公佑" w:date="2020-11-23T17:43:00Z">
              <w:r>
                <w:rPr>
                  <w:rFonts w:hint="eastAsia"/>
                  <w:sz w:val="20"/>
                  <w:szCs w:val="20"/>
                  <w:lang w:val="en"/>
                </w:rPr>
                <w:t>These functions are available in device driver version 2.0.8 or later.</w:t>
              </w:r>
            </w:ins>
          </w:p>
        </w:tc>
        <w:tc>
          <w:tcPr>
            <w:tcW w:w="5792" w:type="dxa"/>
            <w:shd w:val="clear" w:color="auto" w:fill="auto"/>
          </w:tcPr>
          <w:p w:rsidR="00AA25C4" w:rsidRPr="007152E9" w:rsidRDefault="00AA25C4" w:rsidP="007152E9">
            <w:pPr>
              <w:pStyle w:val="a0"/>
              <w:ind w:leftChars="0" w:left="0"/>
              <w:rPr>
                <w:ins w:id="2727" w:author="t_竹沢 公佑" w:date="2020-06-08T12:36:00Z"/>
                <w:sz w:val="20"/>
                <w:szCs w:val="20"/>
                <w:lang w:val="en"/>
              </w:rPr>
            </w:pPr>
            <w:ins w:id="2728" w:author="t_竹沢 公佑" w:date="2020-06-08T12:38:00Z">
              <w:r w:rsidRPr="007152E9">
                <w:rPr>
                  <w:rFonts w:hint="eastAsia"/>
                  <w:sz w:val="20"/>
                  <w:szCs w:val="20"/>
                  <w:lang w:val="en"/>
                </w:rPr>
                <w:t>Available.</w:t>
              </w:r>
            </w:ins>
          </w:p>
        </w:tc>
      </w:tr>
      <w:tr w:rsidR="007152E9" w:rsidRPr="007152E9" w:rsidTr="007152E9">
        <w:trPr>
          <w:jc w:val="center"/>
          <w:ins w:id="2729" w:author="t_竹沢 公佑" w:date="2020-06-08T09:55:00Z"/>
        </w:trPr>
        <w:tc>
          <w:tcPr>
            <w:tcW w:w="2639" w:type="dxa"/>
            <w:shd w:val="clear" w:color="auto" w:fill="auto"/>
          </w:tcPr>
          <w:p w:rsidR="0004408B" w:rsidRPr="007152E9" w:rsidRDefault="0004408B" w:rsidP="007152E9">
            <w:pPr>
              <w:pStyle w:val="a0"/>
              <w:ind w:leftChars="0" w:left="0"/>
              <w:rPr>
                <w:ins w:id="2730" w:author="t_竹沢 公佑" w:date="2020-06-08T09:55:00Z"/>
                <w:sz w:val="20"/>
                <w:szCs w:val="20"/>
                <w:lang w:val="en"/>
              </w:rPr>
            </w:pPr>
            <w:ins w:id="2731" w:author="t_竹沢 公佑" w:date="2020-06-08T09:55:00Z">
              <w:r w:rsidRPr="007152E9">
                <w:rPr>
                  <w:rFonts w:hint="eastAsia"/>
                  <w:sz w:val="20"/>
                  <w:szCs w:val="20"/>
                  <w:lang w:val="en"/>
                </w:rPr>
                <w:t xml:space="preserve">(C) </w:t>
              </w:r>
            </w:ins>
            <w:ins w:id="2732" w:author="t_竹沢 公佑" w:date="2020-06-08T09:58:00Z">
              <w:r w:rsidR="00C05C86" w:rsidRPr="007152E9">
                <w:rPr>
                  <w:rFonts w:hint="eastAsia"/>
                  <w:sz w:val="20"/>
                  <w:szCs w:val="20"/>
                  <w:lang w:val="en"/>
                </w:rPr>
                <w:t>Others</w:t>
              </w:r>
            </w:ins>
          </w:p>
        </w:tc>
        <w:tc>
          <w:tcPr>
            <w:tcW w:w="5710" w:type="dxa"/>
            <w:shd w:val="clear" w:color="auto" w:fill="auto"/>
          </w:tcPr>
          <w:p w:rsidR="0004408B" w:rsidRPr="007152E9" w:rsidRDefault="007B0F57" w:rsidP="007152E9">
            <w:pPr>
              <w:pStyle w:val="a0"/>
              <w:ind w:leftChars="0" w:left="0"/>
              <w:rPr>
                <w:ins w:id="2733" w:author="t_竹沢 公佑" w:date="2020-06-08T09:55:00Z"/>
                <w:sz w:val="20"/>
                <w:szCs w:val="20"/>
                <w:lang w:val="en"/>
              </w:rPr>
            </w:pPr>
            <w:ins w:id="2734" w:author="t_竹沢 公佑" w:date="2020-06-08T12:13:00Z">
              <w:r w:rsidRPr="007152E9">
                <w:rPr>
                  <w:rFonts w:hint="eastAsia"/>
                  <w:sz w:val="20"/>
                  <w:szCs w:val="20"/>
                  <w:lang w:val="en"/>
                </w:rPr>
                <w:t>Available</w:t>
              </w:r>
            </w:ins>
            <w:ins w:id="2735" w:author="t_竹沢 公佑" w:date="2020-06-08T12:28:00Z">
              <w:r w:rsidR="00BD173D" w:rsidRPr="007152E9">
                <w:rPr>
                  <w:rFonts w:hint="eastAsia"/>
                  <w:sz w:val="20"/>
                  <w:szCs w:val="20"/>
                  <w:lang w:val="en"/>
                </w:rPr>
                <w:t>.</w:t>
              </w:r>
            </w:ins>
            <w:ins w:id="2736" w:author="t_竹沢 公佑" w:date="2020-06-08T12:29:00Z">
              <w:r w:rsidR="00BD173D" w:rsidRPr="007152E9">
                <w:rPr>
                  <w:rFonts w:hint="eastAsia"/>
                  <w:sz w:val="20"/>
                  <w:szCs w:val="20"/>
                  <w:lang w:val="en"/>
                </w:rPr>
                <w:t xml:space="preserve"> (*1)</w:t>
              </w:r>
            </w:ins>
          </w:p>
        </w:tc>
        <w:tc>
          <w:tcPr>
            <w:tcW w:w="5792" w:type="dxa"/>
            <w:shd w:val="clear" w:color="auto" w:fill="auto"/>
          </w:tcPr>
          <w:p w:rsidR="0004408B" w:rsidRPr="007152E9" w:rsidRDefault="007B0F57" w:rsidP="007152E9">
            <w:pPr>
              <w:pStyle w:val="a0"/>
              <w:ind w:leftChars="0" w:left="0"/>
              <w:rPr>
                <w:ins w:id="2737" w:author="t_竹沢 公佑" w:date="2020-06-08T09:55:00Z"/>
                <w:sz w:val="20"/>
                <w:szCs w:val="20"/>
                <w:lang w:val="en"/>
              </w:rPr>
            </w:pPr>
            <w:ins w:id="2738" w:author="t_竹沢 公佑" w:date="2020-06-08T12:17:00Z">
              <w:r w:rsidRPr="007152E9">
                <w:rPr>
                  <w:rFonts w:hint="eastAsia"/>
                  <w:sz w:val="20"/>
                  <w:szCs w:val="20"/>
                  <w:lang w:val="en"/>
                </w:rPr>
                <w:t>Available</w:t>
              </w:r>
            </w:ins>
            <w:ins w:id="2739" w:author="t_竹沢 公佑" w:date="2020-06-08T12:28:00Z">
              <w:r w:rsidR="00BD173D" w:rsidRPr="007152E9">
                <w:rPr>
                  <w:rFonts w:hint="eastAsia"/>
                  <w:sz w:val="20"/>
                  <w:szCs w:val="20"/>
                  <w:lang w:val="en"/>
                </w:rPr>
                <w:t>.</w:t>
              </w:r>
            </w:ins>
            <w:ins w:id="2740" w:author="t_竹沢 公佑" w:date="2020-06-08T12:29:00Z">
              <w:r w:rsidR="00BD173D" w:rsidRPr="007152E9">
                <w:rPr>
                  <w:rFonts w:hint="eastAsia"/>
                  <w:sz w:val="20"/>
                  <w:szCs w:val="20"/>
                  <w:lang w:val="en"/>
                </w:rPr>
                <w:t xml:space="preserve"> (*1)</w:t>
              </w:r>
            </w:ins>
          </w:p>
        </w:tc>
      </w:tr>
    </w:tbl>
    <w:p w:rsidR="0004408B" w:rsidRDefault="0004408B" w:rsidP="0004408B">
      <w:pPr>
        <w:pStyle w:val="af9"/>
        <w:jc w:val="center"/>
        <w:rPr>
          <w:ins w:id="2741" w:author="t_竹沢 公佑" w:date="2020-06-08T09:55:00Z"/>
          <w:sz w:val="22"/>
          <w:szCs w:val="22"/>
        </w:rPr>
      </w:pPr>
    </w:p>
    <w:p w:rsidR="00256F62" w:rsidRDefault="00256F62">
      <w:pPr>
        <w:pStyle w:val="af9"/>
        <w:jc w:val="center"/>
        <w:rPr>
          <w:ins w:id="2742" w:author="t_竹沢 公佑" w:date="2020-06-08T12:22:00Z"/>
          <w:sz w:val="22"/>
          <w:szCs w:val="22"/>
        </w:rPr>
        <w:pPrChange w:id="2743" w:author="t_竹沢 公佑" w:date="2020-06-08T12:21:00Z">
          <w:pPr>
            <w:pStyle w:val="a0"/>
            <w:ind w:leftChars="0" w:left="0"/>
          </w:pPr>
        </w:pPrChange>
      </w:pPr>
      <w:bookmarkStart w:id="2744" w:name="_Ref43121097"/>
      <w:ins w:id="2745" w:author="t_竹沢 公佑" w:date="2020-06-08T09:38:00Z">
        <w:r w:rsidRPr="009667EA">
          <w:rPr>
            <w:sz w:val="22"/>
            <w:szCs w:val="22"/>
          </w:rPr>
          <w:t xml:space="preserve">Table </w:t>
        </w:r>
      </w:ins>
      <w:ins w:id="2746" w:author="t_竹沢 公佑" w:date="2020-08-13T11:37:00Z">
        <w:r w:rsidR="00614602">
          <w:rPr>
            <w:sz w:val="22"/>
            <w:szCs w:val="22"/>
          </w:rPr>
          <w:fldChar w:fldCharType="begin"/>
        </w:r>
        <w:r w:rsidR="00614602">
          <w:rPr>
            <w:sz w:val="22"/>
            <w:szCs w:val="22"/>
          </w:rPr>
          <w:instrText xml:space="preserve"> STYLEREF 1 \s </w:instrText>
        </w:r>
      </w:ins>
      <w:r w:rsidR="00614602">
        <w:rPr>
          <w:sz w:val="22"/>
          <w:szCs w:val="22"/>
        </w:rPr>
        <w:fldChar w:fldCharType="separate"/>
      </w:r>
      <w:r w:rsidR="000B4FA1">
        <w:rPr>
          <w:noProof/>
          <w:sz w:val="22"/>
          <w:szCs w:val="22"/>
        </w:rPr>
        <w:t>1</w:t>
      </w:r>
      <w:ins w:id="2747" w:author="t_竹沢 公佑" w:date="2020-08-13T11:37:00Z">
        <w:r w:rsidR="00614602">
          <w:rPr>
            <w:sz w:val="22"/>
            <w:szCs w:val="22"/>
          </w:rPr>
          <w:fldChar w:fldCharType="end"/>
        </w:r>
        <w:r w:rsidR="00614602">
          <w:rPr>
            <w:sz w:val="22"/>
            <w:szCs w:val="22"/>
          </w:rPr>
          <w:noBreakHyphen/>
        </w:r>
        <w:r w:rsidR="00614602">
          <w:rPr>
            <w:sz w:val="22"/>
            <w:szCs w:val="22"/>
          </w:rPr>
          <w:fldChar w:fldCharType="begin"/>
        </w:r>
        <w:r w:rsidR="00614602">
          <w:rPr>
            <w:sz w:val="22"/>
            <w:szCs w:val="22"/>
          </w:rPr>
          <w:instrText xml:space="preserve"> SEQ Table \* ARABIC \s 1 </w:instrText>
        </w:r>
      </w:ins>
      <w:r w:rsidR="00614602">
        <w:rPr>
          <w:sz w:val="22"/>
          <w:szCs w:val="22"/>
        </w:rPr>
        <w:fldChar w:fldCharType="separate"/>
      </w:r>
      <w:ins w:id="2748" w:author="t_竹沢 公佑" w:date="2021-02-02T17:29:00Z">
        <w:r w:rsidR="000B4FA1">
          <w:rPr>
            <w:noProof/>
            <w:sz w:val="22"/>
            <w:szCs w:val="22"/>
          </w:rPr>
          <w:t>2</w:t>
        </w:r>
      </w:ins>
      <w:ins w:id="2749" w:author="t_竹沢 公佑" w:date="2020-08-13T11:37:00Z">
        <w:r w:rsidR="00614602">
          <w:rPr>
            <w:sz w:val="22"/>
            <w:szCs w:val="22"/>
          </w:rPr>
          <w:fldChar w:fldCharType="end"/>
        </w:r>
      </w:ins>
      <w:bookmarkEnd w:id="2744"/>
      <w:ins w:id="2750" w:author="t_竹沢 公佑" w:date="2020-06-08T09:38:00Z">
        <w:r w:rsidRPr="009667EA">
          <w:rPr>
            <w:sz w:val="22"/>
            <w:szCs w:val="22"/>
          </w:rPr>
          <w:t xml:space="preserve">: </w:t>
        </w:r>
        <w:r>
          <w:rPr>
            <w:b w:val="0"/>
            <w:sz w:val="22"/>
            <w:szCs w:val="22"/>
          </w:rPr>
          <w:t>Co</w:t>
        </w:r>
        <w:r>
          <w:rPr>
            <w:rFonts w:hint="eastAsia"/>
            <w:b w:val="0"/>
            <w:sz w:val="22"/>
            <w:szCs w:val="22"/>
          </w:rPr>
          <w:t>mparison</w:t>
        </w:r>
        <w:r w:rsidRPr="009667EA">
          <w:rPr>
            <w:b w:val="0"/>
            <w:sz w:val="22"/>
            <w:szCs w:val="22"/>
          </w:rPr>
          <w:t xml:space="preserve"> table between </w:t>
        </w:r>
        <w:r>
          <w:rPr>
            <w:rFonts w:hint="eastAsia"/>
            <w:b w:val="0"/>
            <w:sz w:val="22"/>
            <w:szCs w:val="22"/>
          </w:rPr>
          <w:t>prototype DRXP and production DRXP (</w:t>
        </w:r>
      </w:ins>
      <w:ins w:id="2751" w:author="t_竹沢 公佑" w:date="2020-06-08T09:39:00Z">
        <w:r>
          <w:rPr>
            <w:rFonts w:hint="eastAsia"/>
            <w:b w:val="0"/>
            <w:sz w:val="22"/>
            <w:szCs w:val="22"/>
          </w:rPr>
          <w:t>softwa</w:t>
        </w:r>
      </w:ins>
      <w:ins w:id="2752" w:author="t_竹沢 公佑" w:date="2020-06-08T12:21:00Z">
        <w:r w:rsidR="00594CCA">
          <w:rPr>
            <w:rFonts w:hint="eastAsia"/>
            <w:b w:val="0"/>
            <w:sz w:val="22"/>
            <w:szCs w:val="22"/>
          </w:rPr>
          <w:t>re</w:t>
        </w:r>
      </w:ins>
      <w:ins w:id="2753" w:author="t_竹沢 公佑" w:date="2020-06-08T12:22:00Z">
        <w:r w:rsidR="00594CCA">
          <w:rPr>
            <w:rFonts w:hint="eastAsia"/>
            <w:b w:val="0"/>
            <w:sz w:val="22"/>
            <w:szCs w:val="22"/>
          </w:rPr>
          <w:t>)</w:t>
        </w:r>
      </w:ins>
    </w:p>
    <w:p w:rsidR="00AA25C4" w:rsidRDefault="00BD173D">
      <w:pPr>
        <w:jc w:val="center"/>
        <w:rPr>
          <w:ins w:id="2754" w:author="t_竹沢 公佑" w:date="2020-06-08T12:35:00Z"/>
        </w:rPr>
        <w:pPrChange w:id="2755" w:author="t_竹沢 公佑" w:date="2020-06-08T12:29:00Z">
          <w:pPr>
            <w:pStyle w:val="a0"/>
            <w:ind w:leftChars="0" w:left="0"/>
          </w:pPr>
        </w:pPrChange>
      </w:pPr>
      <w:ins w:id="2756" w:author="t_竹沢 公佑" w:date="2020-06-08T12:29:00Z">
        <w:r>
          <w:rPr>
            <w:rFonts w:hint="eastAsia"/>
          </w:rPr>
          <w:t xml:space="preserve">(*1) </w:t>
        </w:r>
        <w:r w:rsidR="00AA25C4">
          <w:rPr>
            <w:rFonts w:hint="eastAsia"/>
          </w:rPr>
          <w:t>I</w:t>
        </w:r>
      </w:ins>
      <w:ins w:id="2757" w:author="t_竹沢 公佑" w:date="2020-06-08T12:30:00Z">
        <w:r w:rsidR="00AA25C4">
          <w:rPr>
            <w:rFonts w:hint="eastAsia"/>
          </w:rPr>
          <w:t>t may not be available with old device driver</w:t>
        </w:r>
      </w:ins>
      <w:ins w:id="2758" w:author="t_竹沢 公佑" w:date="2020-06-08T12:35:00Z">
        <w:r w:rsidR="00AA25C4">
          <w:rPr>
            <w:rFonts w:hint="eastAsia"/>
          </w:rPr>
          <w:t xml:space="preserve"> or FPGA</w:t>
        </w:r>
      </w:ins>
      <w:ins w:id="2759" w:author="t_竹沢 公佑" w:date="2020-06-08T12:30:00Z">
        <w:r w:rsidR="00AA25C4">
          <w:rPr>
            <w:rFonts w:hint="eastAsia"/>
          </w:rPr>
          <w:t xml:space="preserve">. </w:t>
        </w:r>
      </w:ins>
    </w:p>
    <w:p w:rsidR="00594CCA" w:rsidRDefault="00AA25C4">
      <w:pPr>
        <w:jc w:val="center"/>
        <w:rPr>
          <w:ins w:id="2760" w:author="t_竹沢 公佑" w:date="2020-06-08T12:32:00Z"/>
        </w:rPr>
        <w:pPrChange w:id="2761" w:author="t_竹沢 公佑" w:date="2020-06-08T12:29:00Z">
          <w:pPr>
            <w:pStyle w:val="a0"/>
            <w:ind w:leftChars="0" w:left="0"/>
          </w:pPr>
        </w:pPrChange>
      </w:pPr>
      <w:ins w:id="2762" w:author="t_竹沢 公佑" w:date="2020-06-08T12:31:00Z">
        <w:r>
          <w:rPr>
            <w:rFonts w:hint="eastAsia"/>
          </w:rPr>
          <w:t xml:space="preserve">If you use DRXP board with </w:t>
        </w:r>
      </w:ins>
      <w:ins w:id="2763" w:author="t_竹沢 公佑" w:date="2020-06-08T12:32:00Z">
        <w:r>
          <w:rPr>
            <w:rFonts w:hint="eastAsia"/>
          </w:rPr>
          <w:t xml:space="preserve">the driver </w:t>
        </w:r>
      </w:ins>
      <w:ins w:id="2764" w:author="t_竹沢 公佑" w:date="2020-06-08T12:35:00Z">
        <w:r>
          <w:rPr>
            <w:rFonts w:hint="eastAsia"/>
          </w:rPr>
          <w:t>and FPGA are</w:t>
        </w:r>
      </w:ins>
      <w:ins w:id="2765" w:author="t_竹沢 公佑" w:date="2020-06-08T12:32:00Z">
        <w:r>
          <w:rPr>
            <w:rFonts w:hint="eastAsia"/>
          </w:rPr>
          <w:t xml:space="preserve"> </w:t>
        </w:r>
      </w:ins>
      <w:ins w:id="2766" w:author="t_竹沢 公佑" w:date="2020-06-08T12:31:00Z">
        <w:r>
          <w:rPr>
            <w:rFonts w:hint="eastAsia"/>
          </w:rPr>
          <w:t>not la</w:t>
        </w:r>
      </w:ins>
      <w:ins w:id="2767" w:author="t_竹沢 公佑" w:date="2020-06-08T12:32:00Z">
        <w:r>
          <w:rPr>
            <w:rFonts w:hint="eastAsia"/>
          </w:rPr>
          <w:t>test,</w:t>
        </w:r>
      </w:ins>
    </w:p>
    <w:p w:rsidR="00D21255" w:rsidRDefault="00AA25C4" w:rsidP="00D21255">
      <w:pPr>
        <w:jc w:val="center"/>
        <w:rPr>
          <w:ins w:id="2768" w:author="t_竹沢 公佑" w:date="2020-06-08T12:40:00Z"/>
        </w:rPr>
      </w:pPr>
      <w:ins w:id="2769" w:author="t_竹沢 公佑" w:date="2020-06-08T12:32:00Z">
        <w:r>
          <w:t xml:space="preserve">please confirm </w:t>
        </w:r>
      </w:ins>
      <w:ins w:id="2770" w:author="t_竹沢 公佑" w:date="2020-06-08T12:33:00Z">
        <w:r>
          <w:rPr>
            <w:rFonts w:hint="eastAsia"/>
          </w:rPr>
          <w:t>each function</w:t>
        </w:r>
        <w:r>
          <w:t>’</w:t>
        </w:r>
        <w:r>
          <w:rPr>
            <w:rFonts w:hint="eastAsia"/>
          </w:rPr>
          <w:t xml:space="preserve">s </w:t>
        </w:r>
      </w:ins>
      <w:ins w:id="2771" w:author="t_竹沢 公佑" w:date="2020-06-08T12:32:00Z">
        <w:r>
          <w:t>explanation</w:t>
        </w:r>
      </w:ins>
      <w:ins w:id="2772" w:author="t_竹沢 公佑" w:date="2020-06-08T12:33:00Z">
        <w:r>
          <w:rPr>
            <w:rFonts w:hint="eastAsia"/>
          </w:rPr>
          <w:t>.</w:t>
        </w:r>
      </w:ins>
    </w:p>
    <w:p w:rsidR="00594CCA" w:rsidRDefault="00594CCA">
      <w:pPr>
        <w:rPr>
          <w:ins w:id="2773" w:author="t_竹沢 公佑" w:date="2020-06-08T12:22:00Z"/>
        </w:rPr>
        <w:pPrChange w:id="2774" w:author="t_竹沢 公佑" w:date="2020-06-08T12:40:00Z">
          <w:pPr>
            <w:pStyle w:val="a0"/>
            <w:ind w:leftChars="0" w:left="0"/>
          </w:pPr>
        </w:pPrChange>
      </w:pPr>
    </w:p>
    <w:p w:rsidR="00000000" w:rsidRDefault="00784A1F">
      <w:pPr>
        <w:rPr>
          <w:ins w:id="2775" w:author="t_竹沢 公佑" w:date="2020-06-08T09:44:00Z"/>
          <w:rPrChange w:id="2776" w:author="t_竹沢 公佑" w:date="2020-06-08T12:22:00Z">
            <w:rPr>
              <w:ins w:id="2777" w:author="t_竹沢 公佑" w:date="2020-06-08T09:44:00Z"/>
              <w:lang w:val="en"/>
            </w:rPr>
          </w:rPrChange>
        </w:rPr>
        <w:sectPr w:rsidR="00000000" w:rsidSect="00177281">
          <w:pgSz w:w="16838" w:h="11906" w:orient="landscape" w:code="9"/>
          <w:pgMar w:top="1134" w:right="1276" w:bottom="851" w:left="1418" w:header="851" w:footer="992" w:gutter="0"/>
          <w:cols w:space="720"/>
          <w:docGrid w:type="linesAndChars" w:linePitch="360"/>
          <w:sectPrChange w:id="2778" w:author="t_竹沢 公佑" w:date="2020-06-08T09:44:00Z">
            <w:sectPr w:rsidR="00000000" w:rsidSect="00177281">
              <w:pgSz w:w="11906" w:h="16838" w:orient="portrait" w:code="0"/>
              <w:pgMar w:top="1276" w:right="849" w:bottom="1418" w:left="1134" w:header="851" w:footer="992" w:gutter="0"/>
              <w:docGrid w:type="lines"/>
            </w:sectPr>
          </w:sectPrChange>
        </w:sectPr>
        <w:pPrChange w:id="2779" w:author="t_竹沢 公佑" w:date="2020-06-08T12:22:00Z">
          <w:pPr>
            <w:pStyle w:val="a0"/>
            <w:ind w:leftChars="0" w:left="0"/>
          </w:pPr>
        </w:pPrChange>
      </w:pPr>
    </w:p>
    <w:p w:rsidR="00AE6F76" w:rsidRPr="00F56C16" w:rsidDel="00594CCA" w:rsidRDefault="00AE6F76">
      <w:pPr>
        <w:pStyle w:val="a0"/>
        <w:ind w:leftChars="0" w:left="0"/>
        <w:rPr>
          <w:del w:id="2780" w:author="t_竹沢 公佑" w:date="2020-06-08T12:22:00Z"/>
          <w:lang w:val="en"/>
          <w:rPrChange w:id="2781" w:author="t_竹沢 公佑" w:date="2020-05-18T11:20:00Z">
            <w:rPr>
              <w:del w:id="2782" w:author="t_竹沢 公佑" w:date="2020-06-08T12:22:00Z"/>
            </w:rPr>
          </w:rPrChange>
        </w:rPr>
        <w:pPrChange w:id="2783" w:author="t_竹沢 公佑" w:date="2020-05-18T11:20:00Z">
          <w:pPr>
            <w:spacing w:line="0" w:lineRule="atLeast"/>
          </w:pPr>
        </w:pPrChange>
      </w:pPr>
    </w:p>
    <w:p w:rsidR="00594CCA" w:rsidRDefault="00FE72AC">
      <w:pPr>
        <w:pStyle w:val="a0"/>
        <w:ind w:leftChars="0" w:left="0"/>
        <w:rPr>
          <w:ins w:id="2784" w:author="t_竹沢 公佑" w:date="2020-06-08T12:22:00Z"/>
        </w:rPr>
        <w:pPrChange w:id="2785" w:author="t_竹沢 公佑" w:date="2020-06-08T12:22:00Z">
          <w:pPr>
            <w:pStyle w:val="2"/>
          </w:pPr>
        </w:pPrChange>
      </w:pPr>
      <w:del w:id="2786" w:author="t_竹沢 公佑" w:date="2020-06-08T12:23:00Z">
        <w:r w:rsidDel="00594CCA">
          <w:br w:type="page"/>
        </w:r>
      </w:del>
    </w:p>
    <w:p w:rsidR="00E57F7F" w:rsidRPr="00ED7CFF" w:rsidRDefault="00E57F7F">
      <w:pPr>
        <w:pStyle w:val="2"/>
      </w:pPr>
      <w:bookmarkStart w:id="2787" w:name="_Toc63179385"/>
      <w:r w:rsidRPr="00ED7CFF">
        <w:rPr>
          <w:lang w:val="en"/>
        </w:rPr>
        <w:t>Scope of this document</w:t>
      </w:r>
      <w:bookmarkEnd w:id="2787"/>
    </w:p>
    <w:p w:rsidR="007345F9" w:rsidRPr="00ED7CFF" w:rsidRDefault="00E57F7F" w:rsidP="005933D3">
      <w:pPr>
        <w:spacing w:line="0" w:lineRule="atLeast"/>
        <w:rPr>
          <w:sz w:val="22"/>
          <w:szCs w:val="22"/>
          <w:lang w:val="en"/>
          <w:rPrChange w:id="2788" w:author="t_竹沢 公佑" w:date="2019-10-06T13:48:00Z">
            <w:rPr>
              <w:lang w:val="en"/>
            </w:rPr>
          </w:rPrChange>
        </w:rPr>
      </w:pPr>
      <w:r w:rsidRPr="00ED7CFF">
        <w:rPr>
          <w:sz w:val="22"/>
          <w:szCs w:val="22"/>
          <w:rPrChange w:id="2789" w:author="t_竹沢 公佑" w:date="2019-10-06T13:48:00Z">
            <w:rPr/>
          </w:rPrChange>
        </w:rPr>
        <w:t xml:space="preserve"> This document describes how to use DRXP driver version from 1.0.0 to</w:t>
      </w:r>
      <w:r w:rsidR="007345F9" w:rsidRPr="00ED7CFF">
        <w:rPr>
          <w:sz w:val="22"/>
          <w:szCs w:val="22"/>
          <w:rPrChange w:id="2790" w:author="t_竹沢 公佑" w:date="2019-10-06T13:48:00Z">
            <w:rPr/>
          </w:rPrChange>
        </w:rPr>
        <w:t xml:space="preserve"> 2</w:t>
      </w:r>
      <w:r w:rsidRPr="00ED7CFF">
        <w:rPr>
          <w:sz w:val="22"/>
          <w:szCs w:val="22"/>
          <w:rPrChange w:id="2791" w:author="t_竹沢 公佑" w:date="2019-10-06T13:48:00Z">
            <w:rPr/>
          </w:rPrChange>
        </w:rPr>
        <w:t>.0.</w:t>
      </w:r>
      <w:ins w:id="2792" w:author="t_竹沢 公佑" w:date="2021-02-01T13:18:00Z">
        <w:r w:rsidR="00E114C9">
          <w:rPr>
            <w:rFonts w:hint="eastAsia"/>
            <w:sz w:val="22"/>
            <w:szCs w:val="22"/>
          </w:rPr>
          <w:t>9</w:t>
        </w:r>
      </w:ins>
      <w:del w:id="2793" w:author="t_竹沢 公佑" w:date="2020-04-24T11:11:00Z">
        <w:r w:rsidR="00051315" w:rsidRPr="00ED7CFF" w:rsidDel="00B879A5">
          <w:rPr>
            <w:sz w:val="22"/>
            <w:szCs w:val="22"/>
            <w:rPrChange w:id="2794" w:author="t_竹沢 公佑" w:date="2019-10-06T13:48:00Z">
              <w:rPr/>
            </w:rPrChange>
          </w:rPr>
          <w:delText>3</w:delText>
        </w:r>
      </w:del>
      <w:r w:rsidRPr="00ED7CFF">
        <w:rPr>
          <w:sz w:val="22"/>
          <w:szCs w:val="22"/>
          <w:rPrChange w:id="2795" w:author="t_竹沢 公佑" w:date="2019-10-06T13:48:00Z">
            <w:rPr/>
          </w:rPrChange>
        </w:rPr>
        <w:t>.</w:t>
      </w:r>
      <w:r w:rsidR="002A44BB" w:rsidRPr="00ED7CFF">
        <w:rPr>
          <w:sz w:val="22"/>
          <w:szCs w:val="22"/>
          <w:rPrChange w:id="2796" w:author="t_竹沢 公佑" w:date="2019-10-06T13:48:00Z">
            <w:rPr/>
          </w:rPrChange>
        </w:rPr>
        <w:t xml:space="preserve"> </w:t>
      </w:r>
      <w:r w:rsidR="0063690C" w:rsidRPr="00ED7CFF">
        <w:rPr>
          <w:sz w:val="22"/>
          <w:szCs w:val="22"/>
          <w:lang w:val="en"/>
          <w:rPrChange w:id="2797" w:author="t_竹沢 公佑" w:date="2019-10-06T13:48:00Z">
            <w:rPr>
              <w:lang w:val="en"/>
            </w:rPr>
          </w:rPrChange>
        </w:rPr>
        <w:t>Following</w:t>
      </w:r>
      <w:r w:rsidRPr="00ED7CFF">
        <w:rPr>
          <w:sz w:val="22"/>
          <w:szCs w:val="22"/>
          <w:lang w:val="en"/>
          <w:rPrChange w:id="2798" w:author="t_竹沢 公佑" w:date="2019-10-06T13:48:00Z">
            <w:rPr>
              <w:lang w:val="en"/>
            </w:rPr>
          </w:rPrChange>
        </w:rPr>
        <w:t xml:space="preserve"> table is </w:t>
      </w:r>
      <w:r w:rsidR="0063690C" w:rsidRPr="00ED7CFF">
        <w:rPr>
          <w:sz w:val="22"/>
          <w:szCs w:val="22"/>
          <w:lang w:val="en"/>
          <w:rPrChange w:id="2799" w:author="t_竹沢 公佑" w:date="2019-10-06T13:48:00Z">
            <w:rPr>
              <w:lang w:val="en"/>
            </w:rPr>
          </w:rPrChange>
        </w:rPr>
        <w:t xml:space="preserve">the </w:t>
      </w:r>
      <w:r w:rsidRPr="00ED7CFF">
        <w:rPr>
          <w:sz w:val="22"/>
          <w:szCs w:val="22"/>
          <w:lang w:val="en"/>
          <w:rPrChange w:id="2800" w:author="t_竹沢 公佑" w:date="2019-10-06T13:48:00Z">
            <w:rPr>
              <w:lang w:val="en"/>
            </w:rPr>
          </w:rPrChange>
        </w:rPr>
        <w:t>correspondence between driver version and FPGA version.</w:t>
      </w:r>
    </w:p>
    <w:p w:rsidR="00FE72AC" w:rsidRPr="00ED7CFF" w:rsidRDefault="00FE72AC" w:rsidP="005933D3">
      <w:pPr>
        <w:spacing w:line="0" w:lineRule="atLeast"/>
        <w:rPr>
          <w:sz w:val="22"/>
          <w:szCs w:val="22"/>
          <w:lang w:val="en"/>
          <w:rPrChange w:id="2801" w:author="t_竹沢 公佑" w:date="2019-10-06T13:48:00Z">
            <w:rPr>
              <w:lang w:val="en"/>
            </w:rPr>
          </w:rPrChange>
        </w:rPr>
      </w:pPr>
    </w:p>
    <w:p w:rsidR="005933D3" w:rsidRPr="005C2C7B" w:rsidRDefault="005933D3" w:rsidP="005933D3">
      <w:pPr>
        <w:spacing w:line="0" w:lineRule="atLeast"/>
        <w:rPr>
          <w:lang w:val="en"/>
          <w:rPrChange w:id="2802" w:author="t_竹沢 公佑" w:date="2020-07-03T14:50:00Z">
            <w:rPr/>
          </w:rPrChange>
        </w:rPr>
      </w:pPr>
    </w:p>
    <w:p w:rsidR="007345F9" w:rsidRPr="008A0DC0" w:rsidRDefault="005933D3" w:rsidP="008F5241">
      <w:pPr>
        <w:pStyle w:val="3"/>
      </w:pPr>
      <w:bookmarkStart w:id="2803" w:name="_Toc63179386"/>
      <w:r w:rsidRPr="008A0DC0">
        <w:rPr>
          <w:rFonts w:hint="eastAsia"/>
        </w:rPr>
        <w:t>Correspondence table between driver version and FPGA (prototype)</w:t>
      </w:r>
      <w:bookmarkEnd w:id="2803"/>
    </w:p>
    <w:p w:rsidR="007345F9" w:rsidRPr="00ED7CFF" w:rsidRDefault="007345F9" w:rsidP="00E57F7F">
      <w:pPr>
        <w:rPr>
          <w:sz w:val="22"/>
          <w:szCs w:val="22"/>
          <w:lang w:val="en"/>
          <w:rPrChange w:id="2804" w:author="t_竹沢 公佑" w:date="2019-10-06T13:47:00Z">
            <w:rPr>
              <w:lang w:val="en"/>
            </w:rPr>
          </w:rPrChang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3061"/>
        <w:gridCol w:w="2737"/>
      </w:tblGrid>
      <w:tr w:rsidR="00E57F7F" w:rsidRPr="00ED7CFF" w:rsidTr="007345F9">
        <w:trPr>
          <w:jc w:val="center"/>
        </w:trPr>
        <w:tc>
          <w:tcPr>
            <w:tcW w:w="2880" w:type="dxa"/>
            <w:shd w:val="clear" w:color="auto" w:fill="D9D9D9"/>
          </w:tcPr>
          <w:p w:rsidR="00E57F7F" w:rsidRPr="00ED7CFF" w:rsidRDefault="00E57F7F" w:rsidP="00552DCC">
            <w:pPr>
              <w:jc w:val="center"/>
              <w:rPr>
                <w:sz w:val="22"/>
                <w:szCs w:val="22"/>
                <w:lang w:val="en"/>
                <w:rPrChange w:id="2805" w:author="t_竹沢 公佑" w:date="2019-10-06T13:47:00Z">
                  <w:rPr>
                    <w:lang w:val="en"/>
                  </w:rPr>
                </w:rPrChange>
              </w:rPr>
            </w:pPr>
            <w:r w:rsidRPr="00ED7CFF">
              <w:rPr>
                <w:sz w:val="22"/>
                <w:szCs w:val="22"/>
                <w:lang w:val="en"/>
                <w:rPrChange w:id="2806" w:author="t_竹沢 公佑" w:date="2019-10-06T13:47:00Z">
                  <w:rPr>
                    <w:lang w:val="en"/>
                  </w:rPr>
                </w:rPrChange>
              </w:rPr>
              <w:t>Driver version</w:t>
            </w:r>
          </w:p>
        </w:tc>
        <w:tc>
          <w:tcPr>
            <w:tcW w:w="3061" w:type="dxa"/>
            <w:shd w:val="clear" w:color="auto" w:fill="D9D9D9"/>
          </w:tcPr>
          <w:p w:rsidR="00E57F7F" w:rsidRPr="00ED7CFF" w:rsidRDefault="00E57F7F" w:rsidP="00552DCC">
            <w:pPr>
              <w:jc w:val="center"/>
              <w:rPr>
                <w:sz w:val="22"/>
                <w:szCs w:val="22"/>
                <w:lang w:val="en"/>
                <w:rPrChange w:id="2807" w:author="t_竹沢 公佑" w:date="2019-10-06T13:47:00Z">
                  <w:rPr>
                    <w:lang w:val="en"/>
                  </w:rPr>
                </w:rPrChange>
              </w:rPr>
            </w:pPr>
            <w:r w:rsidRPr="00ED7CFF">
              <w:rPr>
                <w:sz w:val="22"/>
                <w:szCs w:val="22"/>
                <w:lang w:val="en"/>
                <w:rPrChange w:id="2808" w:author="t_竹沢 公佑" w:date="2019-10-06T13:47:00Z">
                  <w:rPr>
                    <w:lang w:val="en"/>
                  </w:rPr>
                </w:rPrChange>
              </w:rPr>
              <w:t>FPGA version (GET_DFR_VER)</w:t>
            </w:r>
            <w:r w:rsidR="00A60C14" w:rsidRPr="00ED7CFF">
              <w:rPr>
                <w:sz w:val="22"/>
                <w:szCs w:val="22"/>
                <w:lang w:val="en"/>
                <w:rPrChange w:id="2809" w:author="t_竹沢 公佑" w:date="2019-10-06T13:47:00Z">
                  <w:rPr>
                    <w:lang w:val="en"/>
                  </w:rPr>
                </w:rPrChange>
              </w:rPr>
              <w:t>(*1)</w:t>
            </w:r>
          </w:p>
        </w:tc>
        <w:tc>
          <w:tcPr>
            <w:tcW w:w="2737" w:type="dxa"/>
            <w:shd w:val="clear" w:color="auto" w:fill="D9D9D9"/>
          </w:tcPr>
          <w:p w:rsidR="00E57F7F" w:rsidRPr="00ED7CFF" w:rsidRDefault="00E57F7F" w:rsidP="00552DCC">
            <w:pPr>
              <w:jc w:val="center"/>
              <w:rPr>
                <w:sz w:val="22"/>
                <w:szCs w:val="22"/>
                <w:lang w:val="en"/>
                <w:rPrChange w:id="2810" w:author="t_竹沢 公佑" w:date="2019-10-06T13:47:00Z">
                  <w:rPr>
                    <w:lang w:val="en"/>
                  </w:rPr>
                </w:rPrChange>
              </w:rPr>
            </w:pPr>
            <w:r w:rsidRPr="00ED7CFF">
              <w:rPr>
                <w:sz w:val="22"/>
                <w:szCs w:val="22"/>
                <w:lang w:val="en"/>
                <w:rPrChange w:id="2811" w:author="t_竹沢 公佑" w:date="2019-10-06T13:47:00Z">
                  <w:rPr>
                    <w:lang w:val="en"/>
                  </w:rPr>
                </w:rPrChange>
              </w:rPr>
              <w:t>FPGA timestamp</w:t>
            </w:r>
          </w:p>
        </w:tc>
      </w:tr>
      <w:tr w:rsidR="00E57F7F" w:rsidRPr="00ED7CFF" w:rsidTr="007345F9">
        <w:trPr>
          <w:jc w:val="center"/>
        </w:trPr>
        <w:tc>
          <w:tcPr>
            <w:tcW w:w="2880" w:type="dxa"/>
            <w:shd w:val="clear" w:color="auto" w:fill="auto"/>
          </w:tcPr>
          <w:p w:rsidR="00E57F7F" w:rsidRPr="00ED7CFF" w:rsidRDefault="00E57F7F" w:rsidP="00552DCC">
            <w:pPr>
              <w:jc w:val="center"/>
              <w:rPr>
                <w:sz w:val="22"/>
                <w:szCs w:val="22"/>
                <w:lang w:val="en"/>
                <w:rPrChange w:id="2812" w:author="t_竹沢 公佑" w:date="2019-10-06T13:47:00Z">
                  <w:rPr>
                    <w:lang w:val="en"/>
                  </w:rPr>
                </w:rPrChange>
              </w:rPr>
            </w:pPr>
            <w:r w:rsidRPr="00ED7CFF">
              <w:rPr>
                <w:sz w:val="22"/>
                <w:szCs w:val="22"/>
                <w:lang w:val="en"/>
                <w:rPrChange w:id="2813" w:author="t_竹沢 公佑" w:date="2019-10-06T13:47:00Z">
                  <w:rPr>
                    <w:lang w:val="en"/>
                  </w:rPr>
                </w:rPrChange>
              </w:rPr>
              <w:t>1.0.0</w:t>
            </w:r>
          </w:p>
        </w:tc>
        <w:tc>
          <w:tcPr>
            <w:tcW w:w="3061" w:type="dxa"/>
            <w:shd w:val="clear" w:color="auto" w:fill="auto"/>
          </w:tcPr>
          <w:p w:rsidR="00E57F7F" w:rsidRPr="00ED7CFF" w:rsidRDefault="00E57F7F" w:rsidP="00552DCC">
            <w:pPr>
              <w:jc w:val="center"/>
              <w:rPr>
                <w:sz w:val="22"/>
                <w:szCs w:val="22"/>
                <w:lang w:val="en"/>
                <w:rPrChange w:id="2814" w:author="t_竹沢 公佑" w:date="2019-10-06T13:47:00Z">
                  <w:rPr>
                    <w:lang w:val="en"/>
                  </w:rPr>
                </w:rPrChange>
              </w:rPr>
            </w:pPr>
            <w:r w:rsidRPr="00ED7CFF">
              <w:rPr>
                <w:sz w:val="22"/>
                <w:szCs w:val="22"/>
                <w:lang w:val="en"/>
                <w:rPrChange w:id="2815" w:author="t_竹沢 公佑" w:date="2019-10-06T13:47:00Z">
                  <w:rPr>
                    <w:lang w:val="en"/>
                  </w:rPr>
                </w:rPrChange>
              </w:rPr>
              <w:t>7520CA9C</w:t>
            </w:r>
          </w:p>
        </w:tc>
        <w:tc>
          <w:tcPr>
            <w:tcW w:w="2737" w:type="dxa"/>
            <w:shd w:val="clear" w:color="auto" w:fill="auto"/>
          </w:tcPr>
          <w:p w:rsidR="00E57F7F" w:rsidRPr="00ED7CFF" w:rsidRDefault="00E57F7F" w:rsidP="00552DCC">
            <w:pPr>
              <w:jc w:val="center"/>
              <w:rPr>
                <w:sz w:val="22"/>
                <w:szCs w:val="22"/>
                <w:lang w:val="en"/>
                <w:rPrChange w:id="2816" w:author="t_竹沢 公佑" w:date="2019-10-06T13:47:00Z">
                  <w:rPr>
                    <w:lang w:val="en"/>
                  </w:rPr>
                </w:rPrChange>
              </w:rPr>
            </w:pPr>
            <w:r w:rsidRPr="00ED7CFF">
              <w:rPr>
                <w:sz w:val="22"/>
                <w:szCs w:val="22"/>
                <w:lang w:val="en"/>
                <w:rPrChange w:id="2817" w:author="t_竹沢 公佑" w:date="2019-10-06T13:47:00Z">
                  <w:rPr>
                    <w:lang w:val="en"/>
                  </w:rPr>
                </w:rPrChange>
              </w:rPr>
              <w:t>2016/10/14 12:42:28</w:t>
            </w:r>
          </w:p>
        </w:tc>
      </w:tr>
      <w:tr w:rsidR="00E57F7F" w:rsidRPr="00ED7CFF" w:rsidTr="007345F9">
        <w:trPr>
          <w:jc w:val="center"/>
        </w:trPr>
        <w:tc>
          <w:tcPr>
            <w:tcW w:w="2880" w:type="dxa"/>
            <w:shd w:val="clear" w:color="auto" w:fill="auto"/>
          </w:tcPr>
          <w:p w:rsidR="00E57F7F" w:rsidRPr="00ED7CFF" w:rsidRDefault="00E57F7F" w:rsidP="00552DCC">
            <w:pPr>
              <w:jc w:val="center"/>
              <w:rPr>
                <w:sz w:val="22"/>
                <w:szCs w:val="22"/>
                <w:lang w:val="en"/>
                <w:rPrChange w:id="2818" w:author="t_竹沢 公佑" w:date="2019-10-06T13:47:00Z">
                  <w:rPr>
                    <w:lang w:val="en"/>
                  </w:rPr>
                </w:rPrChange>
              </w:rPr>
            </w:pPr>
            <w:r w:rsidRPr="00ED7CFF">
              <w:rPr>
                <w:sz w:val="22"/>
                <w:szCs w:val="22"/>
                <w:lang w:val="en"/>
                <w:rPrChange w:id="2819" w:author="t_竹沢 公佑" w:date="2019-10-06T13:47:00Z">
                  <w:rPr>
                    <w:lang w:val="en"/>
                  </w:rPr>
                </w:rPrChange>
              </w:rPr>
              <w:t>1.0.1</w:t>
            </w:r>
          </w:p>
        </w:tc>
        <w:tc>
          <w:tcPr>
            <w:tcW w:w="3061" w:type="dxa"/>
            <w:shd w:val="clear" w:color="auto" w:fill="auto"/>
          </w:tcPr>
          <w:p w:rsidR="00E57F7F" w:rsidRPr="00ED7CFF" w:rsidRDefault="00E57F7F" w:rsidP="00552DCC">
            <w:pPr>
              <w:jc w:val="center"/>
              <w:rPr>
                <w:sz w:val="22"/>
                <w:szCs w:val="22"/>
                <w:lang w:val="en"/>
                <w:rPrChange w:id="2820" w:author="t_竹沢 公佑" w:date="2019-10-06T13:47:00Z">
                  <w:rPr>
                    <w:lang w:val="en"/>
                  </w:rPr>
                </w:rPrChange>
              </w:rPr>
            </w:pPr>
            <w:r w:rsidRPr="00ED7CFF">
              <w:rPr>
                <w:sz w:val="22"/>
                <w:szCs w:val="22"/>
                <w:lang w:val="en"/>
                <w:rPrChange w:id="2821" w:author="t_竹沢 公佑" w:date="2019-10-06T13:47:00Z">
                  <w:rPr>
                    <w:lang w:val="en"/>
                  </w:rPr>
                </w:rPrChange>
              </w:rPr>
              <w:t>90A32AD0</w:t>
            </w:r>
          </w:p>
        </w:tc>
        <w:tc>
          <w:tcPr>
            <w:tcW w:w="2737" w:type="dxa"/>
            <w:shd w:val="clear" w:color="auto" w:fill="auto"/>
          </w:tcPr>
          <w:p w:rsidR="00E57F7F" w:rsidRPr="00ED7CFF" w:rsidRDefault="00E57F7F" w:rsidP="00552DCC">
            <w:pPr>
              <w:jc w:val="center"/>
              <w:rPr>
                <w:sz w:val="22"/>
                <w:szCs w:val="22"/>
                <w:lang w:val="en"/>
                <w:rPrChange w:id="2822" w:author="t_竹沢 公佑" w:date="2019-10-06T13:47:00Z">
                  <w:rPr>
                    <w:lang w:val="en"/>
                  </w:rPr>
                </w:rPrChange>
              </w:rPr>
            </w:pPr>
            <w:r w:rsidRPr="00ED7CFF">
              <w:rPr>
                <w:sz w:val="22"/>
                <w:szCs w:val="22"/>
                <w:lang w:val="en"/>
                <w:rPrChange w:id="2823" w:author="t_竹沢 公佑" w:date="2019-10-06T13:47:00Z">
                  <w:rPr>
                    <w:lang w:val="en"/>
                  </w:rPr>
                </w:rPrChange>
              </w:rPr>
              <w:t>2017/01/18 18:43:16</w:t>
            </w:r>
          </w:p>
        </w:tc>
      </w:tr>
      <w:tr w:rsidR="00E57F7F" w:rsidRPr="00ED7CFF" w:rsidTr="007345F9">
        <w:trPr>
          <w:jc w:val="center"/>
        </w:trPr>
        <w:tc>
          <w:tcPr>
            <w:tcW w:w="2880" w:type="dxa"/>
            <w:shd w:val="clear" w:color="auto" w:fill="auto"/>
          </w:tcPr>
          <w:p w:rsidR="00E57F7F" w:rsidRPr="00ED7CFF" w:rsidRDefault="00E57F7F" w:rsidP="00552DCC">
            <w:pPr>
              <w:jc w:val="center"/>
              <w:rPr>
                <w:sz w:val="22"/>
                <w:szCs w:val="22"/>
                <w:lang w:val="en"/>
                <w:rPrChange w:id="2824" w:author="t_竹沢 公佑" w:date="2019-10-06T13:47:00Z">
                  <w:rPr>
                    <w:lang w:val="en"/>
                  </w:rPr>
                </w:rPrChange>
              </w:rPr>
            </w:pPr>
            <w:r w:rsidRPr="00ED7CFF">
              <w:rPr>
                <w:sz w:val="22"/>
                <w:szCs w:val="22"/>
                <w:lang w:val="en"/>
                <w:rPrChange w:id="2825" w:author="t_竹沢 公佑" w:date="2019-10-06T13:47:00Z">
                  <w:rPr>
                    <w:lang w:val="en"/>
                  </w:rPr>
                </w:rPrChange>
              </w:rPr>
              <w:t>1.0.2</w:t>
            </w:r>
          </w:p>
        </w:tc>
        <w:tc>
          <w:tcPr>
            <w:tcW w:w="3061" w:type="dxa"/>
            <w:shd w:val="clear" w:color="auto" w:fill="auto"/>
          </w:tcPr>
          <w:p w:rsidR="00E57F7F" w:rsidRPr="00ED7CFF" w:rsidRDefault="00E57F7F" w:rsidP="00552DCC">
            <w:pPr>
              <w:jc w:val="center"/>
              <w:rPr>
                <w:sz w:val="22"/>
                <w:szCs w:val="22"/>
                <w:lang w:val="en"/>
                <w:rPrChange w:id="2826" w:author="t_竹沢 公佑" w:date="2019-10-06T13:47:00Z">
                  <w:rPr>
                    <w:lang w:val="en"/>
                  </w:rPr>
                </w:rPrChange>
              </w:rPr>
            </w:pPr>
            <w:r w:rsidRPr="00ED7CFF">
              <w:rPr>
                <w:sz w:val="22"/>
                <w:szCs w:val="22"/>
                <w:lang w:val="en"/>
                <w:rPrChange w:id="2827" w:author="t_竹沢 公佑" w:date="2019-10-06T13:47:00Z">
                  <w:rPr>
                    <w:lang w:val="en"/>
                  </w:rPr>
                </w:rPrChange>
              </w:rPr>
              <w:t>FC22F037</w:t>
            </w:r>
          </w:p>
        </w:tc>
        <w:tc>
          <w:tcPr>
            <w:tcW w:w="2737" w:type="dxa"/>
            <w:shd w:val="clear" w:color="auto" w:fill="auto"/>
          </w:tcPr>
          <w:p w:rsidR="00E57F7F" w:rsidRPr="00ED7CFF" w:rsidRDefault="00E57F7F" w:rsidP="00552DCC">
            <w:pPr>
              <w:jc w:val="center"/>
              <w:rPr>
                <w:sz w:val="22"/>
                <w:szCs w:val="22"/>
                <w:lang w:val="en"/>
                <w:rPrChange w:id="2828" w:author="t_竹沢 公佑" w:date="2019-10-06T13:47:00Z">
                  <w:rPr>
                    <w:lang w:val="en"/>
                  </w:rPr>
                </w:rPrChange>
              </w:rPr>
            </w:pPr>
            <w:r w:rsidRPr="00ED7CFF">
              <w:rPr>
                <w:sz w:val="22"/>
                <w:szCs w:val="22"/>
                <w:lang w:val="en"/>
                <w:rPrChange w:id="2829" w:author="t_竹沢 公佑" w:date="2019-10-06T13:47:00Z">
                  <w:rPr>
                    <w:lang w:val="en"/>
                  </w:rPr>
                </w:rPrChange>
              </w:rPr>
              <w:t>2017/08/31 15:00:55</w:t>
            </w:r>
          </w:p>
        </w:tc>
      </w:tr>
      <w:tr w:rsidR="00E57F7F" w:rsidRPr="00ED7CFF" w:rsidTr="007345F9">
        <w:trPr>
          <w:jc w:val="center"/>
        </w:trPr>
        <w:tc>
          <w:tcPr>
            <w:tcW w:w="2880" w:type="dxa"/>
            <w:shd w:val="clear" w:color="auto" w:fill="auto"/>
          </w:tcPr>
          <w:p w:rsidR="00E57F7F" w:rsidRPr="00ED7CFF" w:rsidRDefault="00E57F7F" w:rsidP="00552DCC">
            <w:pPr>
              <w:jc w:val="center"/>
              <w:rPr>
                <w:sz w:val="22"/>
                <w:szCs w:val="22"/>
                <w:lang w:val="en"/>
                <w:rPrChange w:id="2830" w:author="t_竹沢 公佑" w:date="2019-10-06T13:47:00Z">
                  <w:rPr>
                    <w:lang w:val="en"/>
                  </w:rPr>
                </w:rPrChange>
              </w:rPr>
            </w:pPr>
            <w:r w:rsidRPr="00ED7CFF">
              <w:rPr>
                <w:sz w:val="22"/>
                <w:szCs w:val="22"/>
                <w:lang w:val="en"/>
                <w:rPrChange w:id="2831" w:author="t_竹沢 公佑" w:date="2019-10-06T13:47:00Z">
                  <w:rPr>
                    <w:lang w:val="en"/>
                  </w:rPr>
                </w:rPrChange>
              </w:rPr>
              <w:t>1.0.3</w:t>
            </w:r>
          </w:p>
        </w:tc>
        <w:tc>
          <w:tcPr>
            <w:tcW w:w="3061" w:type="dxa"/>
            <w:shd w:val="clear" w:color="auto" w:fill="auto"/>
          </w:tcPr>
          <w:p w:rsidR="00E57F7F" w:rsidRPr="00ED7CFF" w:rsidRDefault="00E57F7F" w:rsidP="00552DCC">
            <w:pPr>
              <w:jc w:val="center"/>
              <w:rPr>
                <w:sz w:val="22"/>
                <w:szCs w:val="22"/>
                <w:lang w:val="en"/>
                <w:rPrChange w:id="2832" w:author="t_竹沢 公佑" w:date="2019-10-06T13:47:00Z">
                  <w:rPr>
                    <w:lang w:val="en"/>
                  </w:rPr>
                </w:rPrChange>
              </w:rPr>
            </w:pPr>
            <w:r w:rsidRPr="00ED7CFF">
              <w:rPr>
                <w:sz w:val="22"/>
                <w:szCs w:val="22"/>
                <w:lang w:val="en"/>
                <w:rPrChange w:id="2833" w:author="t_竹沢 公佑" w:date="2019-10-06T13:47:00Z">
                  <w:rPr>
                    <w:lang w:val="en"/>
                  </w:rPr>
                </w:rPrChange>
              </w:rPr>
              <w:t>FC22F037</w:t>
            </w:r>
          </w:p>
        </w:tc>
        <w:tc>
          <w:tcPr>
            <w:tcW w:w="2737" w:type="dxa"/>
            <w:shd w:val="clear" w:color="auto" w:fill="auto"/>
          </w:tcPr>
          <w:p w:rsidR="00E57F7F" w:rsidRPr="00ED7CFF" w:rsidRDefault="00E57F7F" w:rsidP="00552DCC">
            <w:pPr>
              <w:jc w:val="center"/>
              <w:rPr>
                <w:sz w:val="22"/>
                <w:szCs w:val="22"/>
                <w:lang w:val="en"/>
                <w:rPrChange w:id="2834" w:author="t_竹沢 公佑" w:date="2019-10-06T13:47:00Z">
                  <w:rPr>
                    <w:lang w:val="en"/>
                  </w:rPr>
                </w:rPrChange>
              </w:rPr>
            </w:pPr>
            <w:r w:rsidRPr="00ED7CFF">
              <w:rPr>
                <w:sz w:val="22"/>
                <w:szCs w:val="22"/>
                <w:lang w:val="en"/>
                <w:rPrChange w:id="2835" w:author="t_竹沢 公佑" w:date="2019-10-06T13:47:00Z">
                  <w:rPr>
                    <w:lang w:val="en"/>
                  </w:rPr>
                </w:rPrChange>
              </w:rPr>
              <w:t>2017/08/31 15:00:55</w:t>
            </w:r>
          </w:p>
        </w:tc>
      </w:tr>
      <w:tr w:rsidR="00E57F7F" w:rsidRPr="00ED7CFF" w:rsidTr="007345F9">
        <w:trPr>
          <w:jc w:val="center"/>
        </w:trPr>
        <w:tc>
          <w:tcPr>
            <w:tcW w:w="2880" w:type="dxa"/>
            <w:shd w:val="clear" w:color="auto" w:fill="auto"/>
          </w:tcPr>
          <w:p w:rsidR="00E57F7F" w:rsidRPr="00ED7CFF" w:rsidRDefault="00E57F7F" w:rsidP="00552DCC">
            <w:pPr>
              <w:jc w:val="center"/>
              <w:rPr>
                <w:sz w:val="22"/>
                <w:szCs w:val="22"/>
                <w:lang w:val="en"/>
                <w:rPrChange w:id="2836" w:author="t_竹沢 公佑" w:date="2019-10-06T13:47:00Z">
                  <w:rPr>
                    <w:lang w:val="en"/>
                  </w:rPr>
                </w:rPrChange>
              </w:rPr>
            </w:pPr>
            <w:r w:rsidRPr="00ED7CFF">
              <w:rPr>
                <w:sz w:val="22"/>
                <w:szCs w:val="22"/>
                <w:lang w:val="en"/>
                <w:rPrChange w:id="2837" w:author="t_竹沢 公佑" w:date="2019-10-06T13:47:00Z">
                  <w:rPr>
                    <w:lang w:val="en"/>
                  </w:rPr>
                </w:rPrChange>
              </w:rPr>
              <w:t>1.0.4</w:t>
            </w:r>
          </w:p>
        </w:tc>
        <w:tc>
          <w:tcPr>
            <w:tcW w:w="3061" w:type="dxa"/>
            <w:shd w:val="clear" w:color="auto" w:fill="auto"/>
          </w:tcPr>
          <w:p w:rsidR="00E57F7F" w:rsidRPr="00ED7CFF" w:rsidRDefault="00E57F7F" w:rsidP="00552DCC">
            <w:pPr>
              <w:jc w:val="center"/>
              <w:rPr>
                <w:sz w:val="22"/>
                <w:szCs w:val="22"/>
                <w:lang w:val="en"/>
                <w:rPrChange w:id="2838" w:author="t_竹沢 公佑" w:date="2019-10-06T13:47:00Z">
                  <w:rPr>
                    <w:lang w:val="en"/>
                  </w:rPr>
                </w:rPrChange>
              </w:rPr>
            </w:pPr>
            <w:r w:rsidRPr="00ED7CFF">
              <w:rPr>
                <w:sz w:val="22"/>
                <w:szCs w:val="22"/>
                <w:lang w:val="en"/>
                <w:rPrChange w:id="2839" w:author="t_竹沢 公佑" w:date="2019-10-06T13:47:00Z">
                  <w:rPr>
                    <w:lang w:val="en"/>
                  </w:rPr>
                </w:rPrChange>
              </w:rPr>
              <w:t>28A4B761</w:t>
            </w:r>
          </w:p>
        </w:tc>
        <w:tc>
          <w:tcPr>
            <w:tcW w:w="2737" w:type="dxa"/>
            <w:shd w:val="clear" w:color="auto" w:fill="auto"/>
          </w:tcPr>
          <w:p w:rsidR="00E57F7F" w:rsidRPr="00ED7CFF" w:rsidRDefault="00E57F7F" w:rsidP="00552DCC">
            <w:pPr>
              <w:jc w:val="center"/>
              <w:rPr>
                <w:sz w:val="22"/>
                <w:szCs w:val="22"/>
                <w:lang w:val="en"/>
                <w:rPrChange w:id="2840" w:author="t_竹沢 公佑" w:date="2019-10-06T13:47:00Z">
                  <w:rPr>
                    <w:lang w:val="en"/>
                  </w:rPr>
                </w:rPrChange>
              </w:rPr>
            </w:pPr>
            <w:r w:rsidRPr="00ED7CFF">
              <w:rPr>
                <w:sz w:val="22"/>
                <w:szCs w:val="22"/>
                <w:lang w:val="en"/>
                <w:rPrChange w:id="2841" w:author="t_竹沢 公佑" w:date="2019-10-06T13:47:00Z">
                  <w:rPr>
                    <w:lang w:val="en"/>
                  </w:rPr>
                </w:rPrChange>
              </w:rPr>
              <w:t>2018/01/05 11:29:33</w:t>
            </w:r>
          </w:p>
        </w:tc>
      </w:tr>
      <w:tr w:rsidR="00B36B2F" w:rsidRPr="00ED7CFF" w:rsidTr="007345F9">
        <w:trPr>
          <w:jc w:val="center"/>
        </w:trPr>
        <w:tc>
          <w:tcPr>
            <w:tcW w:w="2880" w:type="dxa"/>
            <w:shd w:val="clear" w:color="auto" w:fill="auto"/>
          </w:tcPr>
          <w:p w:rsidR="00B36B2F" w:rsidRPr="00ED7CFF" w:rsidRDefault="00B36B2F" w:rsidP="001846A5">
            <w:pPr>
              <w:jc w:val="center"/>
              <w:rPr>
                <w:sz w:val="22"/>
                <w:szCs w:val="22"/>
                <w:lang w:val="en"/>
                <w:rPrChange w:id="2842" w:author="t_竹沢 公佑" w:date="2019-10-06T13:47:00Z">
                  <w:rPr>
                    <w:lang w:val="en"/>
                  </w:rPr>
                </w:rPrChange>
              </w:rPr>
            </w:pPr>
            <w:r w:rsidRPr="00ED7CFF">
              <w:rPr>
                <w:sz w:val="22"/>
                <w:szCs w:val="22"/>
                <w:lang w:val="en"/>
                <w:rPrChange w:id="2843" w:author="t_竹沢 公佑" w:date="2019-10-06T13:47:00Z">
                  <w:rPr>
                    <w:lang w:val="en"/>
                  </w:rPr>
                </w:rPrChange>
              </w:rPr>
              <w:t>1.0.5</w:t>
            </w:r>
          </w:p>
        </w:tc>
        <w:tc>
          <w:tcPr>
            <w:tcW w:w="3061" w:type="dxa"/>
            <w:shd w:val="clear" w:color="auto" w:fill="auto"/>
          </w:tcPr>
          <w:p w:rsidR="00B36B2F" w:rsidRPr="00ED7CFF" w:rsidRDefault="00B36B2F" w:rsidP="00660874">
            <w:pPr>
              <w:jc w:val="center"/>
              <w:rPr>
                <w:sz w:val="22"/>
                <w:szCs w:val="22"/>
                <w:lang w:val="en"/>
                <w:rPrChange w:id="2844" w:author="t_竹沢 公佑" w:date="2019-10-06T13:47:00Z">
                  <w:rPr>
                    <w:lang w:val="en"/>
                  </w:rPr>
                </w:rPrChange>
              </w:rPr>
            </w:pPr>
            <w:r w:rsidRPr="00ED7CFF">
              <w:rPr>
                <w:sz w:val="22"/>
                <w:szCs w:val="22"/>
                <w:lang w:val="en"/>
                <w:rPrChange w:id="2845" w:author="t_竹沢 公佑" w:date="2019-10-06T13:47:00Z">
                  <w:rPr>
                    <w:lang w:val="en"/>
                  </w:rPr>
                </w:rPrChange>
              </w:rPr>
              <w:t>28A4B761</w:t>
            </w:r>
          </w:p>
        </w:tc>
        <w:tc>
          <w:tcPr>
            <w:tcW w:w="2737" w:type="dxa"/>
            <w:shd w:val="clear" w:color="auto" w:fill="auto"/>
          </w:tcPr>
          <w:p w:rsidR="00B36B2F" w:rsidRPr="00ED7CFF" w:rsidRDefault="00B36B2F" w:rsidP="00660874">
            <w:pPr>
              <w:jc w:val="center"/>
              <w:rPr>
                <w:sz w:val="22"/>
                <w:szCs w:val="22"/>
                <w:lang w:val="en"/>
                <w:rPrChange w:id="2846" w:author="t_竹沢 公佑" w:date="2019-10-06T13:47:00Z">
                  <w:rPr>
                    <w:lang w:val="en"/>
                  </w:rPr>
                </w:rPrChange>
              </w:rPr>
            </w:pPr>
            <w:r w:rsidRPr="00ED7CFF">
              <w:rPr>
                <w:sz w:val="22"/>
                <w:szCs w:val="22"/>
                <w:lang w:val="en"/>
                <w:rPrChange w:id="2847" w:author="t_竹沢 公佑" w:date="2019-10-06T13:47:00Z">
                  <w:rPr>
                    <w:lang w:val="en"/>
                  </w:rPr>
                </w:rPrChange>
              </w:rPr>
              <w:t>2018/01/05 11:29:33</w:t>
            </w:r>
          </w:p>
        </w:tc>
      </w:tr>
      <w:tr w:rsidR="00B36B2F" w:rsidRPr="00ED7CFF" w:rsidTr="007345F9">
        <w:trPr>
          <w:jc w:val="center"/>
        </w:trPr>
        <w:tc>
          <w:tcPr>
            <w:tcW w:w="2880" w:type="dxa"/>
            <w:shd w:val="clear" w:color="auto" w:fill="auto"/>
          </w:tcPr>
          <w:p w:rsidR="00B36B2F" w:rsidRPr="00ED7CFF" w:rsidRDefault="00B36B2F" w:rsidP="001846A5">
            <w:pPr>
              <w:jc w:val="center"/>
              <w:rPr>
                <w:sz w:val="22"/>
                <w:szCs w:val="22"/>
                <w:lang w:val="en"/>
                <w:rPrChange w:id="2848" w:author="t_竹沢 公佑" w:date="2019-10-06T13:47:00Z">
                  <w:rPr>
                    <w:lang w:val="en"/>
                  </w:rPr>
                </w:rPrChange>
              </w:rPr>
            </w:pPr>
            <w:r w:rsidRPr="00ED7CFF">
              <w:rPr>
                <w:sz w:val="22"/>
                <w:szCs w:val="22"/>
                <w:lang w:val="en"/>
                <w:rPrChange w:id="2849" w:author="t_竹沢 公佑" w:date="2019-10-06T13:47:00Z">
                  <w:rPr>
                    <w:lang w:val="en"/>
                  </w:rPr>
                </w:rPrChange>
              </w:rPr>
              <w:t>1.0.6</w:t>
            </w:r>
          </w:p>
        </w:tc>
        <w:tc>
          <w:tcPr>
            <w:tcW w:w="3061" w:type="dxa"/>
            <w:shd w:val="clear" w:color="auto" w:fill="auto"/>
          </w:tcPr>
          <w:p w:rsidR="00B36B2F" w:rsidRPr="00ED7CFF" w:rsidRDefault="00B36B2F" w:rsidP="008F5241">
            <w:pPr>
              <w:jc w:val="center"/>
              <w:rPr>
                <w:sz w:val="22"/>
                <w:szCs w:val="22"/>
                <w:lang w:val="en"/>
                <w:rPrChange w:id="2850" w:author="t_竹沢 公佑" w:date="2019-10-06T13:47:00Z">
                  <w:rPr>
                    <w:lang w:val="en"/>
                  </w:rPr>
                </w:rPrChange>
              </w:rPr>
            </w:pPr>
            <w:r w:rsidRPr="00ED7CFF">
              <w:rPr>
                <w:sz w:val="22"/>
                <w:szCs w:val="22"/>
                <w:lang w:val="en"/>
                <w:rPrChange w:id="2851" w:author="t_竹沢 公佑" w:date="2019-10-06T13:47:00Z">
                  <w:rPr>
                    <w:lang w:val="en"/>
                  </w:rPr>
                </w:rPrChange>
              </w:rPr>
              <w:t>7524B073</w:t>
            </w:r>
          </w:p>
        </w:tc>
        <w:tc>
          <w:tcPr>
            <w:tcW w:w="2737" w:type="dxa"/>
            <w:shd w:val="clear" w:color="auto" w:fill="auto"/>
          </w:tcPr>
          <w:p w:rsidR="00B36B2F" w:rsidRPr="00ED7CFF" w:rsidRDefault="00B36B2F" w:rsidP="008F5241">
            <w:pPr>
              <w:jc w:val="center"/>
              <w:rPr>
                <w:sz w:val="22"/>
                <w:szCs w:val="22"/>
                <w:lang w:val="en"/>
                <w:rPrChange w:id="2852" w:author="t_竹沢 公佑" w:date="2019-10-06T13:47:00Z">
                  <w:rPr>
                    <w:lang w:val="en"/>
                  </w:rPr>
                </w:rPrChange>
              </w:rPr>
            </w:pPr>
            <w:r w:rsidRPr="00ED7CFF">
              <w:rPr>
                <w:sz w:val="22"/>
                <w:szCs w:val="22"/>
                <w:lang w:val="en"/>
                <w:rPrChange w:id="2853" w:author="t_竹沢 公佑" w:date="2019-10-06T13:47:00Z">
                  <w:rPr>
                    <w:lang w:val="en"/>
                  </w:rPr>
                </w:rPrChange>
              </w:rPr>
              <w:t>2018/10/14 11:01:51</w:t>
            </w:r>
          </w:p>
        </w:tc>
      </w:tr>
      <w:tr w:rsidR="00B36B2F" w:rsidRPr="00ED7CFF" w:rsidTr="007345F9">
        <w:trPr>
          <w:jc w:val="center"/>
        </w:trPr>
        <w:tc>
          <w:tcPr>
            <w:tcW w:w="2880" w:type="dxa"/>
            <w:shd w:val="clear" w:color="auto" w:fill="auto"/>
          </w:tcPr>
          <w:p w:rsidR="00B36B2F" w:rsidRPr="00ED7CFF" w:rsidRDefault="00B36B2F" w:rsidP="001846A5">
            <w:pPr>
              <w:jc w:val="center"/>
              <w:rPr>
                <w:sz w:val="22"/>
                <w:szCs w:val="22"/>
                <w:lang w:val="en"/>
                <w:rPrChange w:id="2854" w:author="t_竹沢 公佑" w:date="2019-10-06T13:47:00Z">
                  <w:rPr>
                    <w:lang w:val="en"/>
                  </w:rPr>
                </w:rPrChange>
              </w:rPr>
            </w:pPr>
            <w:r w:rsidRPr="00ED7CFF">
              <w:rPr>
                <w:sz w:val="22"/>
                <w:szCs w:val="22"/>
                <w:lang w:val="en"/>
                <w:rPrChange w:id="2855" w:author="t_竹沢 公佑" w:date="2019-10-06T13:47:00Z">
                  <w:rPr>
                    <w:lang w:val="en"/>
                  </w:rPr>
                </w:rPrChange>
              </w:rPr>
              <w:t>1</w:t>
            </w:r>
            <w:r w:rsidR="00BF475C" w:rsidRPr="00ED7CFF">
              <w:rPr>
                <w:sz w:val="22"/>
                <w:szCs w:val="22"/>
                <w:lang w:val="en"/>
                <w:rPrChange w:id="2856" w:author="t_竹沢 公佑" w:date="2019-10-06T13:47:00Z">
                  <w:rPr>
                    <w:lang w:val="en"/>
                  </w:rPr>
                </w:rPrChange>
              </w:rPr>
              <w:t>.</w:t>
            </w:r>
            <w:r w:rsidRPr="00ED7CFF">
              <w:rPr>
                <w:sz w:val="22"/>
                <w:szCs w:val="22"/>
                <w:lang w:val="en"/>
                <w:rPrChange w:id="2857" w:author="t_竹沢 公佑" w:date="2019-10-06T13:47:00Z">
                  <w:rPr>
                    <w:lang w:val="en"/>
                  </w:rPr>
                </w:rPrChange>
              </w:rPr>
              <w:t>0.7</w:t>
            </w:r>
          </w:p>
        </w:tc>
        <w:tc>
          <w:tcPr>
            <w:tcW w:w="3061" w:type="dxa"/>
            <w:shd w:val="clear" w:color="auto" w:fill="auto"/>
          </w:tcPr>
          <w:p w:rsidR="00B36B2F" w:rsidRPr="00ED7CFF" w:rsidRDefault="00B36B2F" w:rsidP="008F5241">
            <w:pPr>
              <w:jc w:val="center"/>
              <w:rPr>
                <w:sz w:val="22"/>
                <w:szCs w:val="22"/>
                <w:lang w:val="en"/>
                <w:rPrChange w:id="2858" w:author="t_竹沢 公佑" w:date="2019-10-06T13:47:00Z">
                  <w:rPr>
                    <w:lang w:val="en"/>
                  </w:rPr>
                </w:rPrChange>
              </w:rPr>
            </w:pPr>
            <w:r w:rsidRPr="00ED7CFF">
              <w:rPr>
                <w:sz w:val="22"/>
                <w:szCs w:val="22"/>
                <w:lang w:val="en"/>
                <w:rPrChange w:id="2859" w:author="t_竹沢 公佑" w:date="2019-10-06T13:47:00Z">
                  <w:rPr>
                    <w:lang w:val="en"/>
                  </w:rPr>
                </w:rPrChange>
              </w:rPr>
              <w:t>7524B073</w:t>
            </w:r>
          </w:p>
        </w:tc>
        <w:tc>
          <w:tcPr>
            <w:tcW w:w="2737" w:type="dxa"/>
            <w:shd w:val="clear" w:color="auto" w:fill="auto"/>
          </w:tcPr>
          <w:p w:rsidR="00B36B2F" w:rsidRPr="00ED7CFF" w:rsidRDefault="00940827" w:rsidP="008F5241">
            <w:pPr>
              <w:jc w:val="center"/>
              <w:rPr>
                <w:sz w:val="22"/>
                <w:szCs w:val="22"/>
                <w:lang w:val="en"/>
                <w:rPrChange w:id="2860" w:author="t_竹沢 公佑" w:date="2019-10-06T13:47:00Z">
                  <w:rPr>
                    <w:lang w:val="en"/>
                  </w:rPr>
                </w:rPrChange>
              </w:rPr>
            </w:pPr>
            <w:r w:rsidRPr="00ED7CFF">
              <w:rPr>
                <w:sz w:val="22"/>
                <w:szCs w:val="22"/>
                <w:lang w:val="en"/>
                <w:rPrChange w:id="2861" w:author="t_竹沢 公佑" w:date="2019-10-06T13:47:00Z">
                  <w:rPr>
                    <w:lang w:val="en"/>
                  </w:rPr>
                </w:rPrChange>
              </w:rPr>
              <w:t>2018/10/14 11:01:51</w:t>
            </w:r>
          </w:p>
        </w:tc>
      </w:tr>
      <w:tr w:rsidR="00B36B2F" w:rsidRPr="00ED7CFF" w:rsidTr="007345F9">
        <w:trPr>
          <w:jc w:val="center"/>
        </w:trPr>
        <w:tc>
          <w:tcPr>
            <w:tcW w:w="2880" w:type="dxa"/>
            <w:shd w:val="clear" w:color="auto" w:fill="auto"/>
          </w:tcPr>
          <w:p w:rsidR="00B36B2F" w:rsidRPr="00ED7CFF" w:rsidRDefault="00B36B2F" w:rsidP="001846A5">
            <w:pPr>
              <w:jc w:val="center"/>
              <w:rPr>
                <w:sz w:val="22"/>
                <w:szCs w:val="22"/>
                <w:lang w:val="en"/>
                <w:rPrChange w:id="2862" w:author="t_竹沢 公佑" w:date="2019-10-06T13:47:00Z">
                  <w:rPr>
                    <w:lang w:val="en"/>
                  </w:rPr>
                </w:rPrChange>
              </w:rPr>
            </w:pPr>
            <w:r w:rsidRPr="00ED7CFF">
              <w:rPr>
                <w:sz w:val="22"/>
                <w:szCs w:val="22"/>
                <w:lang w:val="en"/>
                <w:rPrChange w:id="2863" w:author="t_竹沢 公佑" w:date="2019-10-06T13:47:00Z">
                  <w:rPr>
                    <w:lang w:val="en"/>
                  </w:rPr>
                </w:rPrChange>
              </w:rPr>
              <w:t>2.0.0</w:t>
            </w:r>
          </w:p>
        </w:tc>
        <w:tc>
          <w:tcPr>
            <w:tcW w:w="3061" w:type="dxa"/>
            <w:shd w:val="clear" w:color="auto" w:fill="auto"/>
          </w:tcPr>
          <w:p w:rsidR="00B36B2F" w:rsidRPr="00ED7CFF" w:rsidRDefault="00B36B2F" w:rsidP="00552DCC">
            <w:pPr>
              <w:jc w:val="center"/>
              <w:rPr>
                <w:sz w:val="22"/>
                <w:szCs w:val="22"/>
                <w:lang w:val="en"/>
                <w:rPrChange w:id="2864" w:author="t_竹沢 公佑" w:date="2019-10-06T13:47:00Z">
                  <w:rPr>
                    <w:lang w:val="en"/>
                  </w:rPr>
                </w:rPrChange>
              </w:rPr>
            </w:pPr>
            <w:r w:rsidRPr="00ED7CFF">
              <w:rPr>
                <w:sz w:val="22"/>
                <w:szCs w:val="22"/>
                <w:lang w:val="en"/>
                <w:rPrChange w:id="2865" w:author="t_竹沢 公佑" w:date="2019-10-06T13:47:00Z">
                  <w:rPr>
                    <w:lang w:val="en"/>
                  </w:rPr>
                </w:rPrChange>
              </w:rPr>
              <w:t>-</w:t>
            </w:r>
          </w:p>
        </w:tc>
        <w:tc>
          <w:tcPr>
            <w:tcW w:w="2737" w:type="dxa"/>
            <w:shd w:val="clear" w:color="auto" w:fill="auto"/>
          </w:tcPr>
          <w:p w:rsidR="00B36B2F" w:rsidRPr="00ED7CFF" w:rsidRDefault="00B36B2F" w:rsidP="00552DCC">
            <w:pPr>
              <w:jc w:val="center"/>
              <w:rPr>
                <w:sz w:val="22"/>
                <w:szCs w:val="22"/>
                <w:lang w:val="en"/>
                <w:rPrChange w:id="2866" w:author="t_竹沢 公佑" w:date="2019-10-06T13:47:00Z">
                  <w:rPr>
                    <w:lang w:val="en"/>
                  </w:rPr>
                </w:rPrChange>
              </w:rPr>
            </w:pPr>
            <w:r w:rsidRPr="00ED7CFF">
              <w:rPr>
                <w:sz w:val="22"/>
                <w:szCs w:val="22"/>
                <w:lang w:val="en"/>
                <w:rPrChange w:id="2867" w:author="t_竹沢 公佑" w:date="2019-10-06T13:47:00Z">
                  <w:rPr>
                    <w:lang w:val="en"/>
                  </w:rPr>
                </w:rPrChange>
              </w:rPr>
              <w:t>-</w:t>
            </w:r>
          </w:p>
        </w:tc>
      </w:tr>
      <w:tr w:rsidR="00B36B2F" w:rsidRPr="00ED7CFF" w:rsidTr="007345F9">
        <w:trPr>
          <w:jc w:val="center"/>
        </w:trPr>
        <w:tc>
          <w:tcPr>
            <w:tcW w:w="2880" w:type="dxa"/>
            <w:shd w:val="clear" w:color="auto" w:fill="auto"/>
          </w:tcPr>
          <w:p w:rsidR="00B36B2F" w:rsidRPr="00ED7CFF" w:rsidRDefault="00A9639F" w:rsidP="001846A5">
            <w:pPr>
              <w:jc w:val="center"/>
              <w:rPr>
                <w:sz w:val="22"/>
                <w:szCs w:val="22"/>
                <w:lang w:val="en"/>
                <w:rPrChange w:id="2868" w:author="t_竹沢 公佑" w:date="2019-10-06T13:47:00Z">
                  <w:rPr>
                    <w:lang w:val="en"/>
                  </w:rPr>
                </w:rPrChange>
              </w:rPr>
            </w:pPr>
            <w:ins w:id="2869" w:author="t_竹沢 公佑" w:date="2021-02-01T13:18:00Z">
              <w:r>
                <w:rPr>
                  <w:sz w:val="22"/>
                  <w:szCs w:val="22"/>
                  <w:lang w:val="en"/>
                </w:rPr>
                <w:t>F</w:t>
              </w:r>
              <w:r>
                <w:rPr>
                  <w:rFonts w:hint="eastAsia"/>
                  <w:sz w:val="22"/>
                  <w:szCs w:val="22"/>
                  <w:lang w:val="en"/>
                </w:rPr>
                <w:t xml:space="preserve">orm </w:t>
              </w:r>
            </w:ins>
            <w:r w:rsidR="00B36B2F" w:rsidRPr="00ED7CFF">
              <w:rPr>
                <w:sz w:val="22"/>
                <w:szCs w:val="22"/>
                <w:lang w:val="en"/>
                <w:rPrChange w:id="2870" w:author="t_竹沢 公佑" w:date="2019-10-06T13:47:00Z">
                  <w:rPr>
                    <w:lang w:val="en"/>
                  </w:rPr>
                </w:rPrChange>
              </w:rPr>
              <w:t>2.0.1</w:t>
            </w:r>
            <w:ins w:id="2871" w:author="t_竹沢 公佑" w:date="2021-02-01T13:18:00Z">
              <w:r>
                <w:rPr>
                  <w:rFonts w:hint="eastAsia"/>
                  <w:sz w:val="22"/>
                  <w:szCs w:val="22"/>
                  <w:lang w:val="en"/>
                </w:rPr>
                <w:t xml:space="preserve"> to 2.0.7</w:t>
              </w:r>
            </w:ins>
          </w:p>
        </w:tc>
        <w:tc>
          <w:tcPr>
            <w:tcW w:w="3061" w:type="dxa"/>
            <w:shd w:val="clear" w:color="auto" w:fill="auto"/>
          </w:tcPr>
          <w:p w:rsidR="00B36B2F" w:rsidRPr="00ED7CFF" w:rsidRDefault="00B36B2F" w:rsidP="008F5241">
            <w:pPr>
              <w:jc w:val="center"/>
              <w:rPr>
                <w:sz w:val="22"/>
                <w:szCs w:val="22"/>
                <w:lang w:val="en"/>
                <w:rPrChange w:id="2872" w:author="t_竹沢 公佑" w:date="2019-10-06T13:47:00Z">
                  <w:rPr>
                    <w:lang w:val="en"/>
                  </w:rPr>
                </w:rPrChange>
              </w:rPr>
            </w:pPr>
            <w:r w:rsidRPr="00ED7CFF">
              <w:rPr>
                <w:sz w:val="22"/>
                <w:szCs w:val="22"/>
                <w:lang w:val="en"/>
                <w:rPrChange w:id="2873" w:author="t_竹沢 公佑" w:date="2019-10-06T13:47:00Z">
                  <w:rPr>
                    <w:lang w:val="en"/>
                  </w:rPr>
                </w:rPrChange>
              </w:rPr>
              <w:t>7524B073</w:t>
            </w:r>
          </w:p>
        </w:tc>
        <w:tc>
          <w:tcPr>
            <w:tcW w:w="2737" w:type="dxa"/>
            <w:shd w:val="clear" w:color="auto" w:fill="auto"/>
          </w:tcPr>
          <w:p w:rsidR="00B36B2F" w:rsidRPr="00ED7CFF" w:rsidRDefault="00940827" w:rsidP="008F5241">
            <w:pPr>
              <w:jc w:val="center"/>
              <w:rPr>
                <w:sz w:val="22"/>
                <w:szCs w:val="22"/>
                <w:lang w:val="en"/>
                <w:rPrChange w:id="2874" w:author="t_竹沢 公佑" w:date="2019-10-06T13:47:00Z">
                  <w:rPr>
                    <w:lang w:val="en"/>
                  </w:rPr>
                </w:rPrChange>
              </w:rPr>
            </w:pPr>
            <w:r w:rsidRPr="00ED7CFF">
              <w:rPr>
                <w:sz w:val="22"/>
                <w:szCs w:val="22"/>
                <w:lang w:val="en"/>
                <w:rPrChange w:id="2875" w:author="t_竹沢 公佑" w:date="2019-10-06T13:47:00Z">
                  <w:rPr>
                    <w:lang w:val="en"/>
                  </w:rPr>
                </w:rPrChange>
              </w:rPr>
              <w:t>2018/10/14 11:01:51</w:t>
            </w:r>
          </w:p>
        </w:tc>
      </w:tr>
      <w:tr w:rsidR="00AC5EA4" w:rsidRPr="00ED7CFF" w:rsidTr="007345F9">
        <w:trPr>
          <w:jc w:val="center"/>
          <w:ins w:id="2876" w:author="t_竹沢 公佑" w:date="2020-11-24T16:13:00Z"/>
        </w:trPr>
        <w:tc>
          <w:tcPr>
            <w:tcW w:w="2880" w:type="dxa"/>
            <w:shd w:val="clear" w:color="auto" w:fill="auto"/>
          </w:tcPr>
          <w:p w:rsidR="00AC5EA4" w:rsidRDefault="00AC5EA4" w:rsidP="001846A5">
            <w:pPr>
              <w:jc w:val="center"/>
              <w:rPr>
                <w:ins w:id="2877" w:author="t_竹沢 公佑" w:date="2020-11-24T16:13:00Z"/>
                <w:sz w:val="22"/>
                <w:szCs w:val="22"/>
                <w:lang w:val="en"/>
              </w:rPr>
            </w:pPr>
            <w:ins w:id="2878" w:author="t_竹沢 公佑" w:date="2020-11-24T16:14:00Z">
              <w:r>
                <w:rPr>
                  <w:rFonts w:hint="eastAsia"/>
                  <w:sz w:val="22"/>
                  <w:szCs w:val="22"/>
                  <w:lang w:val="en"/>
                </w:rPr>
                <w:t>2.0.8</w:t>
              </w:r>
            </w:ins>
          </w:p>
        </w:tc>
        <w:tc>
          <w:tcPr>
            <w:tcW w:w="3061" w:type="dxa"/>
            <w:shd w:val="clear" w:color="auto" w:fill="auto"/>
          </w:tcPr>
          <w:p w:rsidR="00AC5EA4" w:rsidRPr="00233081" w:rsidRDefault="000406C2" w:rsidP="008F5241">
            <w:pPr>
              <w:jc w:val="center"/>
              <w:rPr>
                <w:ins w:id="2879" w:author="t_竹沢 公佑" w:date="2020-11-24T16:13:00Z"/>
                <w:sz w:val="22"/>
                <w:szCs w:val="22"/>
                <w:lang w:val="en"/>
              </w:rPr>
            </w:pPr>
            <w:ins w:id="2880" w:author="t_竹沢 公佑" w:date="2020-11-30T15:00:00Z">
              <w:r>
                <w:rPr>
                  <w:rFonts w:hint="eastAsia"/>
                  <w:sz w:val="22"/>
                  <w:szCs w:val="22"/>
                  <w:lang w:val="en"/>
                </w:rPr>
                <w:t>A5A8</w:t>
              </w:r>
            </w:ins>
            <w:ins w:id="2881" w:author="t_竹沢 公佑" w:date="2020-11-30T15:01:00Z">
              <w:r>
                <w:rPr>
                  <w:rFonts w:hint="eastAsia"/>
                  <w:sz w:val="22"/>
                  <w:szCs w:val="22"/>
                  <w:lang w:val="en"/>
                </w:rPr>
                <w:t>9944</w:t>
              </w:r>
            </w:ins>
          </w:p>
        </w:tc>
        <w:tc>
          <w:tcPr>
            <w:tcW w:w="2737" w:type="dxa"/>
            <w:shd w:val="clear" w:color="auto" w:fill="auto"/>
          </w:tcPr>
          <w:p w:rsidR="00AC5EA4" w:rsidRPr="00233081" w:rsidRDefault="000406C2" w:rsidP="008F5241">
            <w:pPr>
              <w:jc w:val="center"/>
              <w:rPr>
                <w:ins w:id="2882" w:author="t_竹沢 公佑" w:date="2020-11-24T16:13:00Z"/>
                <w:sz w:val="22"/>
                <w:szCs w:val="22"/>
                <w:lang w:val="en"/>
              </w:rPr>
            </w:pPr>
            <w:ins w:id="2883" w:author="t_竹沢 公佑" w:date="2020-11-30T15:01:00Z">
              <w:r>
                <w:rPr>
                  <w:rFonts w:hint="eastAsia"/>
                  <w:sz w:val="22"/>
                  <w:szCs w:val="22"/>
                  <w:lang w:val="en"/>
                </w:rPr>
                <w:t>2020/11/20 09:37:04</w:t>
              </w:r>
            </w:ins>
          </w:p>
        </w:tc>
      </w:tr>
      <w:tr w:rsidR="001900A5" w:rsidRPr="00ED7CFF" w:rsidTr="007345F9">
        <w:trPr>
          <w:jc w:val="center"/>
          <w:ins w:id="2884" w:author="t_竹沢 公佑" w:date="2021-02-01T13:21:00Z"/>
        </w:trPr>
        <w:tc>
          <w:tcPr>
            <w:tcW w:w="2880" w:type="dxa"/>
            <w:shd w:val="clear" w:color="auto" w:fill="auto"/>
          </w:tcPr>
          <w:p w:rsidR="001900A5" w:rsidRDefault="001900A5" w:rsidP="001846A5">
            <w:pPr>
              <w:jc w:val="center"/>
              <w:rPr>
                <w:ins w:id="2885" w:author="t_竹沢 公佑" w:date="2021-02-01T13:21:00Z"/>
                <w:sz w:val="22"/>
                <w:szCs w:val="22"/>
                <w:lang w:val="en"/>
              </w:rPr>
            </w:pPr>
            <w:ins w:id="2886" w:author="t_竹沢 公佑" w:date="2021-02-01T13:21:00Z">
              <w:r>
                <w:rPr>
                  <w:rFonts w:hint="eastAsia"/>
                  <w:sz w:val="22"/>
                  <w:szCs w:val="22"/>
                  <w:lang w:val="en"/>
                </w:rPr>
                <w:t>2.0.9</w:t>
              </w:r>
            </w:ins>
          </w:p>
        </w:tc>
        <w:tc>
          <w:tcPr>
            <w:tcW w:w="3061" w:type="dxa"/>
            <w:shd w:val="clear" w:color="auto" w:fill="auto"/>
          </w:tcPr>
          <w:p w:rsidR="001900A5" w:rsidRDefault="001900A5" w:rsidP="008F5241">
            <w:pPr>
              <w:jc w:val="center"/>
              <w:rPr>
                <w:ins w:id="2887" w:author="t_竹沢 公佑" w:date="2021-02-01T13:21:00Z"/>
                <w:sz w:val="22"/>
                <w:szCs w:val="22"/>
                <w:lang w:val="en"/>
              </w:rPr>
            </w:pPr>
            <w:ins w:id="2888" w:author="t_竹沢 公佑" w:date="2021-02-01T13:21:00Z">
              <w:r>
                <w:rPr>
                  <w:rFonts w:hint="eastAsia"/>
                  <w:sz w:val="22"/>
                  <w:szCs w:val="22"/>
                  <w:lang w:val="en"/>
                </w:rPr>
                <w:t>-</w:t>
              </w:r>
            </w:ins>
          </w:p>
        </w:tc>
        <w:tc>
          <w:tcPr>
            <w:tcW w:w="2737" w:type="dxa"/>
            <w:shd w:val="clear" w:color="auto" w:fill="auto"/>
          </w:tcPr>
          <w:p w:rsidR="001900A5" w:rsidRDefault="001900A5" w:rsidP="008F5241">
            <w:pPr>
              <w:jc w:val="center"/>
              <w:rPr>
                <w:ins w:id="2889" w:author="t_竹沢 公佑" w:date="2021-02-01T13:21:00Z"/>
                <w:sz w:val="22"/>
                <w:szCs w:val="22"/>
                <w:lang w:val="en"/>
              </w:rPr>
            </w:pPr>
            <w:ins w:id="2890" w:author="t_竹沢 公佑" w:date="2021-02-01T13:21:00Z">
              <w:r>
                <w:rPr>
                  <w:rFonts w:hint="eastAsia"/>
                  <w:sz w:val="22"/>
                  <w:szCs w:val="22"/>
                  <w:lang w:val="en"/>
                </w:rPr>
                <w:t>-</w:t>
              </w:r>
            </w:ins>
          </w:p>
        </w:tc>
      </w:tr>
    </w:tbl>
    <w:p w:rsidR="00E57F7F" w:rsidRPr="00ED7CFF" w:rsidRDefault="00E57F7F" w:rsidP="00E57F7F">
      <w:pPr>
        <w:jc w:val="center"/>
        <w:rPr>
          <w:sz w:val="22"/>
          <w:szCs w:val="22"/>
          <w:lang w:val="en"/>
          <w:rPrChange w:id="2891" w:author="t_竹沢 公佑" w:date="2019-10-06T13:47:00Z">
            <w:rPr>
              <w:lang w:val="en"/>
            </w:rPr>
          </w:rPrChange>
        </w:rPr>
      </w:pPr>
    </w:p>
    <w:p w:rsidR="008A0DC0" w:rsidRPr="00ED7CFF" w:rsidRDefault="008A0DC0" w:rsidP="008A0DC0">
      <w:pPr>
        <w:pStyle w:val="af9"/>
        <w:jc w:val="center"/>
        <w:rPr>
          <w:sz w:val="22"/>
          <w:szCs w:val="22"/>
          <w:lang w:val="en"/>
          <w:rPrChange w:id="2892" w:author="t_竹沢 公佑" w:date="2019-10-06T13:47:00Z">
            <w:rPr>
              <w:lang w:val="en"/>
            </w:rPr>
          </w:rPrChange>
        </w:rPr>
      </w:pPr>
      <w:r w:rsidRPr="00ED7CFF">
        <w:rPr>
          <w:sz w:val="22"/>
          <w:szCs w:val="22"/>
          <w:rPrChange w:id="2893" w:author="t_竹沢 公佑" w:date="2019-10-06T13:47:00Z">
            <w:rPr/>
          </w:rPrChange>
        </w:rPr>
        <w:t xml:space="preserve">Table </w:t>
      </w:r>
      <w:ins w:id="2894" w:author="t_竹沢 公佑" w:date="2020-08-13T11:37:00Z">
        <w:r w:rsidR="00614602">
          <w:rPr>
            <w:sz w:val="22"/>
            <w:szCs w:val="22"/>
          </w:rPr>
          <w:fldChar w:fldCharType="begin"/>
        </w:r>
        <w:r w:rsidR="00614602">
          <w:rPr>
            <w:sz w:val="22"/>
            <w:szCs w:val="22"/>
          </w:rPr>
          <w:instrText xml:space="preserve"> STYLEREF 1 \s </w:instrText>
        </w:r>
      </w:ins>
      <w:r w:rsidR="00614602">
        <w:rPr>
          <w:sz w:val="22"/>
          <w:szCs w:val="22"/>
        </w:rPr>
        <w:fldChar w:fldCharType="separate"/>
      </w:r>
      <w:r w:rsidR="000B4FA1">
        <w:rPr>
          <w:noProof/>
          <w:sz w:val="22"/>
          <w:szCs w:val="22"/>
        </w:rPr>
        <w:t>1</w:t>
      </w:r>
      <w:ins w:id="2895" w:author="t_竹沢 公佑" w:date="2020-08-13T11:37:00Z">
        <w:r w:rsidR="00614602">
          <w:rPr>
            <w:sz w:val="22"/>
            <w:szCs w:val="22"/>
          </w:rPr>
          <w:fldChar w:fldCharType="end"/>
        </w:r>
        <w:r w:rsidR="00614602">
          <w:rPr>
            <w:sz w:val="22"/>
            <w:szCs w:val="22"/>
          </w:rPr>
          <w:noBreakHyphen/>
        </w:r>
        <w:r w:rsidR="00614602">
          <w:rPr>
            <w:sz w:val="22"/>
            <w:szCs w:val="22"/>
          </w:rPr>
          <w:fldChar w:fldCharType="begin"/>
        </w:r>
        <w:r w:rsidR="00614602">
          <w:rPr>
            <w:sz w:val="22"/>
            <w:szCs w:val="22"/>
          </w:rPr>
          <w:instrText xml:space="preserve"> SEQ Table \* ARABIC \s 1 </w:instrText>
        </w:r>
      </w:ins>
      <w:r w:rsidR="00614602">
        <w:rPr>
          <w:sz w:val="22"/>
          <w:szCs w:val="22"/>
        </w:rPr>
        <w:fldChar w:fldCharType="separate"/>
      </w:r>
      <w:ins w:id="2896" w:author="t_竹沢 公佑" w:date="2021-02-02T17:29:00Z">
        <w:r w:rsidR="000B4FA1">
          <w:rPr>
            <w:noProof/>
            <w:sz w:val="22"/>
            <w:szCs w:val="22"/>
          </w:rPr>
          <w:t>3</w:t>
        </w:r>
      </w:ins>
      <w:ins w:id="2897" w:author="t_竹沢 公佑" w:date="2020-08-13T11:37:00Z">
        <w:r w:rsidR="00614602">
          <w:rPr>
            <w:sz w:val="22"/>
            <w:szCs w:val="22"/>
          </w:rPr>
          <w:fldChar w:fldCharType="end"/>
        </w:r>
      </w:ins>
      <w:del w:id="2898" w:author="t_竹沢 公佑" w:date="2020-05-18T11:05:00Z">
        <w:r w:rsidRPr="00ED7CFF" w:rsidDel="00606598">
          <w:rPr>
            <w:sz w:val="22"/>
            <w:szCs w:val="22"/>
            <w:rPrChange w:id="2899" w:author="t_竹沢 公佑" w:date="2019-10-06T13:47:00Z">
              <w:rPr/>
            </w:rPrChange>
          </w:rPr>
          <w:fldChar w:fldCharType="begin"/>
        </w:r>
        <w:r w:rsidRPr="00ED7CFF" w:rsidDel="00606598">
          <w:rPr>
            <w:sz w:val="22"/>
            <w:szCs w:val="22"/>
            <w:rPrChange w:id="2900" w:author="t_竹沢 公佑" w:date="2019-10-06T13:47:00Z">
              <w:rPr/>
            </w:rPrChange>
          </w:rPr>
          <w:delInstrText xml:space="preserve"> STYLEREF 1 \s </w:delInstrText>
        </w:r>
        <w:r w:rsidRPr="00ED7CFF" w:rsidDel="00606598">
          <w:rPr>
            <w:sz w:val="22"/>
            <w:szCs w:val="22"/>
            <w:rPrChange w:id="2901" w:author="t_竹沢 公佑" w:date="2019-10-06T13:47:00Z">
              <w:rPr/>
            </w:rPrChange>
          </w:rPr>
          <w:fldChar w:fldCharType="separate"/>
        </w:r>
        <w:r w:rsidR="00E21D06" w:rsidDel="00606598">
          <w:rPr>
            <w:noProof/>
            <w:sz w:val="22"/>
            <w:szCs w:val="22"/>
          </w:rPr>
          <w:delText>1</w:delText>
        </w:r>
        <w:r w:rsidRPr="00ED7CFF" w:rsidDel="00606598">
          <w:rPr>
            <w:sz w:val="22"/>
            <w:szCs w:val="22"/>
            <w:rPrChange w:id="2902" w:author="t_竹沢 公佑" w:date="2019-10-06T13:47:00Z">
              <w:rPr/>
            </w:rPrChange>
          </w:rPr>
          <w:fldChar w:fldCharType="end"/>
        </w:r>
        <w:r w:rsidRPr="00ED7CFF" w:rsidDel="00606598">
          <w:rPr>
            <w:sz w:val="22"/>
            <w:szCs w:val="22"/>
            <w:rPrChange w:id="2903" w:author="t_竹沢 公佑" w:date="2019-10-06T13:47:00Z">
              <w:rPr/>
            </w:rPrChange>
          </w:rPr>
          <w:noBreakHyphen/>
        </w:r>
        <w:r w:rsidRPr="00ED7CFF" w:rsidDel="00606598">
          <w:rPr>
            <w:sz w:val="22"/>
            <w:szCs w:val="22"/>
            <w:rPrChange w:id="2904" w:author="t_竹沢 公佑" w:date="2019-10-06T13:47:00Z">
              <w:rPr/>
            </w:rPrChange>
          </w:rPr>
          <w:fldChar w:fldCharType="begin"/>
        </w:r>
        <w:r w:rsidRPr="00ED7CFF" w:rsidDel="00606598">
          <w:rPr>
            <w:sz w:val="22"/>
            <w:szCs w:val="22"/>
            <w:rPrChange w:id="2905" w:author="t_竹沢 公佑" w:date="2019-10-06T13:47:00Z">
              <w:rPr/>
            </w:rPrChange>
          </w:rPr>
          <w:delInstrText xml:space="preserve"> SEQ Table \* ARABIC \s 1 </w:delInstrText>
        </w:r>
        <w:r w:rsidRPr="00ED7CFF" w:rsidDel="00606598">
          <w:rPr>
            <w:sz w:val="22"/>
            <w:szCs w:val="22"/>
            <w:rPrChange w:id="2906" w:author="t_竹沢 公佑" w:date="2019-10-06T13:47:00Z">
              <w:rPr/>
            </w:rPrChange>
          </w:rPr>
          <w:fldChar w:fldCharType="separate"/>
        </w:r>
      </w:del>
      <w:del w:id="2907" w:author="t_竹沢 公佑" w:date="2019-10-06T14:39:00Z">
        <w:r w:rsidR="008A4939" w:rsidRPr="00ED7CFF" w:rsidDel="00906B5E">
          <w:rPr>
            <w:noProof/>
            <w:sz w:val="22"/>
            <w:szCs w:val="22"/>
            <w:rPrChange w:id="2908" w:author="t_竹沢 公佑" w:date="2019-10-06T13:47:00Z">
              <w:rPr>
                <w:noProof/>
              </w:rPr>
            </w:rPrChange>
          </w:rPr>
          <w:delText>1</w:delText>
        </w:r>
      </w:del>
      <w:del w:id="2909" w:author="t_竹沢 公佑" w:date="2020-05-18T11:05:00Z">
        <w:r w:rsidRPr="00ED7CFF" w:rsidDel="00606598">
          <w:rPr>
            <w:sz w:val="22"/>
            <w:szCs w:val="22"/>
            <w:rPrChange w:id="2910" w:author="t_竹沢 公佑" w:date="2019-10-06T13:47:00Z">
              <w:rPr/>
            </w:rPrChange>
          </w:rPr>
          <w:fldChar w:fldCharType="end"/>
        </w:r>
      </w:del>
      <w:r w:rsidRPr="00ED7CFF">
        <w:rPr>
          <w:sz w:val="22"/>
          <w:szCs w:val="22"/>
          <w:rPrChange w:id="2911" w:author="t_竹沢 公佑" w:date="2019-10-06T13:47:00Z">
            <w:rPr/>
          </w:rPrChange>
        </w:rPr>
        <w:t>:</w:t>
      </w:r>
      <w:r w:rsidRPr="00ED7CFF">
        <w:rPr>
          <w:b w:val="0"/>
          <w:sz w:val="22"/>
          <w:szCs w:val="22"/>
          <w:rPrChange w:id="2912" w:author="t_竹沢 公佑" w:date="2019-10-06T13:47:00Z">
            <w:rPr>
              <w:b w:val="0"/>
            </w:rPr>
          </w:rPrChange>
        </w:rPr>
        <w:t xml:space="preserve"> Correspondence table betwenn driver and FPGA(prototype)</w:t>
      </w:r>
    </w:p>
    <w:p w:rsidR="005C5C5F" w:rsidRPr="00ED7CFF" w:rsidRDefault="005C5C5F" w:rsidP="005C5C5F">
      <w:pPr>
        <w:jc w:val="center"/>
        <w:rPr>
          <w:sz w:val="22"/>
          <w:szCs w:val="22"/>
          <w:lang w:val="en"/>
          <w:rPrChange w:id="2913" w:author="t_竹沢 公佑" w:date="2019-10-06T13:47:00Z">
            <w:rPr>
              <w:lang w:val="en"/>
            </w:rPr>
          </w:rPrChange>
        </w:rPr>
      </w:pPr>
      <w:r w:rsidRPr="00ED7CFF">
        <w:rPr>
          <w:sz w:val="22"/>
          <w:szCs w:val="22"/>
          <w:lang w:val="en"/>
          <w:rPrChange w:id="2914" w:author="t_竹沢 公佑" w:date="2019-10-06T13:47:00Z">
            <w:rPr>
              <w:lang w:val="en"/>
            </w:rPr>
          </w:rPrChange>
        </w:rPr>
        <w:t xml:space="preserve"> (*1) </w:t>
      </w:r>
      <w:ins w:id="2915" w:author="t_竹沢 公佑" w:date="2019-10-04T20:42:00Z">
        <w:r w:rsidR="00144EA8" w:rsidRPr="00ED7CFF">
          <w:rPr>
            <w:sz w:val="22"/>
            <w:szCs w:val="22"/>
            <w:lang w:val="en"/>
            <w:rPrChange w:id="2916" w:author="t_竹沢 公佑" w:date="2019-10-06T13:47:00Z">
              <w:rPr>
                <w:lang w:val="en"/>
              </w:rPr>
            </w:rPrChange>
          </w:rPr>
          <w:t xml:space="preserve">Your </w:t>
        </w:r>
      </w:ins>
      <w:del w:id="2917" w:author="t_竹沢 公佑" w:date="2019-10-04T20:42:00Z">
        <w:r w:rsidRPr="00ED7CFF" w:rsidDel="00144EA8">
          <w:rPr>
            <w:sz w:val="22"/>
            <w:szCs w:val="22"/>
            <w:lang w:val="en"/>
            <w:rPrChange w:id="2918" w:author="t_竹沢 公佑" w:date="2019-10-06T13:47:00Z">
              <w:rPr>
                <w:lang w:val="en"/>
              </w:rPr>
            </w:rPrChange>
          </w:rPr>
          <w:delText xml:space="preserve">User </w:delText>
        </w:r>
      </w:del>
      <w:r w:rsidRPr="00ED7CFF">
        <w:rPr>
          <w:sz w:val="22"/>
          <w:szCs w:val="22"/>
          <w:lang w:val="en"/>
          <w:rPrChange w:id="2919" w:author="t_竹沢 公佑" w:date="2019-10-06T13:47:00Z">
            <w:rPr>
              <w:lang w:val="en"/>
            </w:rPr>
          </w:rPrChange>
        </w:rPr>
        <w:t>application can get the FPGA version by calling GET_DFR_VER.</w:t>
      </w:r>
    </w:p>
    <w:p w:rsidR="008A0DC0" w:rsidRPr="00ED7CFF" w:rsidRDefault="00144EA8" w:rsidP="005C5C5F">
      <w:pPr>
        <w:jc w:val="center"/>
        <w:rPr>
          <w:sz w:val="22"/>
          <w:szCs w:val="22"/>
          <w:lang w:val="en"/>
          <w:rPrChange w:id="2920" w:author="t_竹沢 公佑" w:date="2019-10-06T13:47:00Z">
            <w:rPr>
              <w:lang w:val="en"/>
            </w:rPr>
          </w:rPrChange>
        </w:rPr>
      </w:pPr>
      <w:ins w:id="2921" w:author="t_竹沢 公佑" w:date="2019-10-04T20:43:00Z">
        <w:r w:rsidRPr="00ED7CFF">
          <w:rPr>
            <w:sz w:val="22"/>
            <w:szCs w:val="22"/>
            <w:lang w:val="en"/>
            <w:rPrChange w:id="2922" w:author="t_竹沢 公佑" w:date="2019-10-06T13:47:00Z">
              <w:rPr>
                <w:lang w:val="en"/>
              </w:rPr>
            </w:rPrChange>
          </w:rPr>
          <w:t xml:space="preserve">The above versions </w:t>
        </w:r>
      </w:ins>
      <w:ins w:id="2923" w:author="t_竹沢 公佑" w:date="2019-10-04T20:44:00Z">
        <w:r w:rsidRPr="00ED7CFF">
          <w:rPr>
            <w:sz w:val="22"/>
            <w:szCs w:val="22"/>
            <w:lang w:val="en"/>
            <w:rPrChange w:id="2924" w:author="t_竹沢 公佑" w:date="2019-10-06T13:47:00Z">
              <w:rPr>
                <w:lang w:val="en"/>
              </w:rPr>
            </w:rPrChange>
          </w:rPr>
          <w:t xml:space="preserve">are read from </w:t>
        </w:r>
      </w:ins>
      <w:del w:id="2925" w:author="t_竹沢 公佑" w:date="2019-10-04T20:43:00Z">
        <w:r w:rsidR="0063690C" w:rsidRPr="00ED7CFF" w:rsidDel="00144EA8">
          <w:rPr>
            <w:sz w:val="22"/>
            <w:szCs w:val="22"/>
            <w:lang w:val="en"/>
            <w:rPrChange w:id="2926" w:author="t_竹沢 公佑" w:date="2019-10-06T13:47:00Z">
              <w:rPr>
                <w:lang w:val="en"/>
              </w:rPr>
            </w:rPrChange>
          </w:rPr>
          <w:delText>The a</w:delText>
        </w:r>
        <w:r w:rsidR="005C5C5F" w:rsidRPr="00ED7CFF" w:rsidDel="00144EA8">
          <w:rPr>
            <w:sz w:val="22"/>
            <w:szCs w:val="22"/>
            <w:lang w:val="en"/>
            <w:rPrChange w:id="2927" w:author="t_竹沢 公佑" w:date="2019-10-06T13:47:00Z">
              <w:rPr>
                <w:lang w:val="en"/>
              </w:rPr>
            </w:rPrChange>
          </w:rPr>
          <w:delText xml:space="preserve">bove version is the retrieved </w:delText>
        </w:r>
      </w:del>
      <w:r w:rsidR="005C5C5F" w:rsidRPr="00ED7CFF">
        <w:rPr>
          <w:sz w:val="22"/>
          <w:szCs w:val="22"/>
          <w:lang w:val="en"/>
          <w:rPrChange w:id="2928" w:author="t_竹沢 公佑" w:date="2019-10-06T13:47:00Z">
            <w:rPr>
              <w:lang w:val="en"/>
            </w:rPr>
          </w:rPrChange>
        </w:rPr>
        <w:t>data Byte</w:t>
      </w:r>
      <w:ins w:id="2929" w:author="t_竹沢 公佑" w:date="2019-10-04T20:47:00Z">
        <w:r w:rsidR="00A777F9" w:rsidRPr="00ED7CFF">
          <w:rPr>
            <w:sz w:val="22"/>
            <w:szCs w:val="22"/>
            <w:lang w:val="en"/>
            <w:rPrChange w:id="2930" w:author="t_竹沢 公佑" w:date="2019-10-06T13:47:00Z">
              <w:rPr>
                <w:lang w:val="en"/>
              </w:rPr>
            </w:rPrChange>
          </w:rPr>
          <w:t>s</w:t>
        </w:r>
      </w:ins>
      <w:r w:rsidR="005C5C5F" w:rsidRPr="00ED7CFF">
        <w:rPr>
          <w:sz w:val="22"/>
          <w:szCs w:val="22"/>
          <w:lang w:val="en"/>
          <w:rPrChange w:id="2931" w:author="t_竹沢 公佑" w:date="2019-10-06T13:47:00Z">
            <w:rPr>
              <w:lang w:val="en"/>
            </w:rPr>
          </w:rPrChange>
        </w:rPr>
        <w:t>[7][6][5][4].</w:t>
      </w:r>
    </w:p>
    <w:p w:rsidR="00A60C14" w:rsidRPr="00ED7CFF" w:rsidRDefault="00A60C14" w:rsidP="00E57F7F">
      <w:pPr>
        <w:jc w:val="center"/>
        <w:rPr>
          <w:sz w:val="22"/>
          <w:szCs w:val="22"/>
          <w:lang w:val="en"/>
          <w:rPrChange w:id="2932" w:author="t_竹沢 公佑" w:date="2019-10-06T13:47:00Z">
            <w:rPr>
              <w:lang w:val="en"/>
            </w:rPr>
          </w:rPrChange>
        </w:rPr>
      </w:pPr>
    </w:p>
    <w:p w:rsidR="00E57F7F" w:rsidRPr="00ED7CFF" w:rsidRDefault="00E57F7F" w:rsidP="008A0DC0">
      <w:pPr>
        <w:jc w:val="center"/>
        <w:rPr>
          <w:sz w:val="22"/>
          <w:szCs w:val="22"/>
          <w:lang w:val="en"/>
          <w:rPrChange w:id="2933" w:author="t_竹沢 公佑" w:date="2019-10-06T13:47:00Z">
            <w:rPr>
              <w:lang w:val="en"/>
            </w:rPr>
          </w:rPrChange>
        </w:rPr>
      </w:pPr>
      <w:r w:rsidRPr="00ED7CFF">
        <w:rPr>
          <w:sz w:val="22"/>
          <w:szCs w:val="22"/>
          <w:lang w:val="en"/>
          <w:rPrChange w:id="2934" w:author="t_竹沢 公佑" w:date="2019-10-06T13:47:00Z">
            <w:rPr>
              <w:lang w:val="en"/>
            </w:rPr>
          </w:rPrChange>
        </w:rPr>
        <w:t xml:space="preserve">Note: FPGA timestamp in the above table </w:t>
      </w:r>
      <w:ins w:id="2935" w:author="t_竹沢 公佑" w:date="2019-10-04T20:44:00Z">
        <w:r w:rsidR="00A777F9" w:rsidRPr="00ED7CFF">
          <w:rPr>
            <w:sz w:val="22"/>
            <w:szCs w:val="22"/>
            <w:lang w:val="en"/>
            <w:rPrChange w:id="2936" w:author="t_竹沢 公佑" w:date="2019-10-06T13:47:00Z">
              <w:rPr>
                <w:lang w:val="en"/>
              </w:rPr>
            </w:rPrChange>
          </w:rPr>
          <w:t>are</w:t>
        </w:r>
      </w:ins>
      <w:ins w:id="2937" w:author="t_竹沢 公佑" w:date="2019-10-04T20:45:00Z">
        <w:r w:rsidR="00A777F9" w:rsidRPr="00ED7CFF">
          <w:rPr>
            <w:sz w:val="22"/>
            <w:szCs w:val="22"/>
            <w:lang w:val="en"/>
            <w:rPrChange w:id="2938" w:author="t_竹沢 公佑" w:date="2019-10-06T13:47:00Z">
              <w:rPr>
                <w:lang w:val="en"/>
              </w:rPr>
            </w:rPrChange>
          </w:rPr>
          <w:t xml:space="preserve"> </w:t>
        </w:r>
      </w:ins>
      <w:del w:id="2939" w:author="t_竹沢 公佑" w:date="2019-10-04T20:44:00Z">
        <w:r w:rsidRPr="00ED7CFF" w:rsidDel="00A777F9">
          <w:rPr>
            <w:sz w:val="22"/>
            <w:szCs w:val="22"/>
            <w:lang w:val="en"/>
            <w:rPrChange w:id="2940" w:author="t_竹沢 公佑" w:date="2019-10-06T13:47:00Z">
              <w:rPr>
                <w:lang w:val="en"/>
              </w:rPr>
            </w:rPrChange>
          </w:rPr>
          <w:delText xml:space="preserve">is </w:delText>
        </w:r>
      </w:del>
      <w:r w:rsidRPr="00ED7CFF">
        <w:rPr>
          <w:sz w:val="22"/>
          <w:szCs w:val="22"/>
          <w:lang w:val="en"/>
          <w:rPrChange w:id="2941" w:author="t_竹沢 公佑" w:date="2019-10-06T13:47:00Z">
            <w:rPr>
              <w:lang w:val="en"/>
            </w:rPr>
          </w:rPrChange>
        </w:rPr>
        <w:t>slightly different from the file</w:t>
      </w:r>
      <w:r w:rsidR="0063690C" w:rsidRPr="00ED7CFF">
        <w:rPr>
          <w:sz w:val="22"/>
          <w:szCs w:val="22"/>
          <w:lang w:val="en"/>
          <w:rPrChange w:id="2942" w:author="t_竹沢 公佑" w:date="2019-10-06T13:47:00Z">
            <w:rPr>
              <w:lang w:val="en"/>
            </w:rPr>
          </w:rPrChange>
        </w:rPr>
        <w:t>’s one</w:t>
      </w:r>
      <w:r w:rsidRPr="00ED7CFF">
        <w:rPr>
          <w:sz w:val="22"/>
          <w:szCs w:val="22"/>
          <w:lang w:val="en"/>
          <w:rPrChange w:id="2943" w:author="t_竹沢 公佑" w:date="2019-10-06T13:47:00Z">
            <w:rPr>
              <w:lang w:val="en"/>
            </w:rPr>
          </w:rPrChange>
        </w:rPr>
        <w:t>.</w:t>
      </w:r>
    </w:p>
    <w:p w:rsidR="005933D3" w:rsidRPr="00ED7CFF" w:rsidRDefault="00A777F9">
      <w:pPr>
        <w:ind w:firstLineChars="600" w:firstLine="1320"/>
        <w:rPr>
          <w:sz w:val="22"/>
          <w:szCs w:val="22"/>
          <w:lang w:val="en"/>
          <w:rPrChange w:id="2944" w:author="t_竹沢 公佑" w:date="2019-10-06T13:47:00Z">
            <w:rPr>
              <w:lang w:val="en"/>
            </w:rPr>
          </w:rPrChange>
        </w:rPr>
        <w:pPrChange w:id="2945" w:author="t_竹沢 公佑" w:date="2019-10-06T13:47:00Z">
          <w:pPr>
            <w:ind w:firstLineChars="550" w:firstLine="1320"/>
          </w:pPr>
        </w:pPrChange>
      </w:pPr>
      <w:ins w:id="2946" w:author="t_竹沢 公佑" w:date="2019-10-04T20:45:00Z">
        <w:r w:rsidRPr="00ED7CFF">
          <w:rPr>
            <w:sz w:val="22"/>
            <w:szCs w:val="22"/>
            <w:lang w:val="en"/>
            <w:rPrChange w:id="2947" w:author="t_竹沢 公佑" w:date="2019-10-06T13:47:00Z">
              <w:rPr>
                <w:lang w:val="en"/>
              </w:rPr>
            </w:rPrChange>
          </w:rPr>
          <w:t xml:space="preserve">These items are </w:t>
        </w:r>
      </w:ins>
      <w:del w:id="2948" w:author="t_竹沢 公佑" w:date="2019-10-04T20:45:00Z">
        <w:r w:rsidR="00E57F7F" w:rsidRPr="00ED7CFF" w:rsidDel="00A777F9">
          <w:rPr>
            <w:sz w:val="22"/>
            <w:szCs w:val="22"/>
            <w:lang w:val="en"/>
            <w:rPrChange w:id="2949" w:author="t_竹沢 公佑" w:date="2019-10-06T13:47:00Z">
              <w:rPr>
                <w:lang w:val="en"/>
              </w:rPr>
            </w:rPrChange>
          </w:rPr>
          <w:delText xml:space="preserve">This item is </w:delText>
        </w:r>
      </w:del>
      <w:r w:rsidR="00E57F7F" w:rsidRPr="00ED7CFF">
        <w:rPr>
          <w:sz w:val="22"/>
          <w:szCs w:val="22"/>
          <w:lang w:val="en"/>
          <w:rPrChange w:id="2950" w:author="t_竹沢 公佑" w:date="2019-10-06T13:47:00Z">
            <w:rPr>
              <w:lang w:val="en"/>
            </w:rPr>
          </w:rPrChange>
        </w:rPr>
        <w:t>noted for reference</w:t>
      </w:r>
      <w:del w:id="2951" w:author="t_竹沢 公佑" w:date="2019-10-04T20:45:00Z">
        <w:r w:rsidR="00E57F7F" w:rsidRPr="00ED7CFF" w:rsidDel="00A777F9">
          <w:rPr>
            <w:sz w:val="22"/>
            <w:szCs w:val="22"/>
            <w:lang w:val="en"/>
            <w:rPrChange w:id="2952" w:author="t_竹沢 公佑" w:date="2019-10-06T13:47:00Z">
              <w:rPr>
                <w:lang w:val="en"/>
              </w:rPr>
            </w:rPrChange>
          </w:rPr>
          <w:delText xml:space="preserve"> only</w:delText>
        </w:r>
      </w:del>
      <w:r w:rsidR="00E57F7F" w:rsidRPr="00ED7CFF">
        <w:rPr>
          <w:sz w:val="22"/>
          <w:szCs w:val="22"/>
          <w:lang w:val="en"/>
          <w:rPrChange w:id="2953" w:author="t_竹沢 公佑" w:date="2019-10-06T13:47:00Z">
            <w:rPr>
              <w:lang w:val="en"/>
            </w:rPr>
          </w:rPrChange>
        </w:rPr>
        <w:t>.</w:t>
      </w:r>
    </w:p>
    <w:p w:rsidR="008A0DC0" w:rsidRPr="00ED7CFF" w:rsidRDefault="008A0DC0" w:rsidP="00E57F7F">
      <w:pPr>
        <w:rPr>
          <w:sz w:val="22"/>
          <w:szCs w:val="22"/>
          <w:lang w:val="en"/>
          <w:rPrChange w:id="2954" w:author="t_竹沢 公佑" w:date="2019-10-06T13:47:00Z">
            <w:rPr>
              <w:lang w:val="en"/>
            </w:rPr>
          </w:rPrChange>
        </w:rPr>
      </w:pPr>
    </w:p>
    <w:p w:rsidR="00334AE0" w:rsidRPr="00ED7CFF" w:rsidRDefault="00334AE0" w:rsidP="00E57F7F">
      <w:pPr>
        <w:rPr>
          <w:sz w:val="22"/>
          <w:szCs w:val="22"/>
          <w:lang w:val="en"/>
          <w:rPrChange w:id="2955" w:author="t_竹沢 公佑" w:date="2019-10-06T13:47:00Z">
            <w:rPr>
              <w:lang w:val="en"/>
            </w:rPr>
          </w:rPrChange>
        </w:rPr>
      </w:pPr>
    </w:p>
    <w:p w:rsidR="00334AE0" w:rsidRPr="00A777F9" w:rsidRDefault="00334AE0" w:rsidP="00E57F7F">
      <w:pPr>
        <w:rPr>
          <w:lang w:val="en"/>
        </w:rPr>
      </w:pPr>
    </w:p>
    <w:p w:rsidR="008A0DC0" w:rsidRDefault="008A0DC0" w:rsidP="00E57F7F">
      <w:pPr>
        <w:rPr>
          <w:lang w:val="en"/>
        </w:rPr>
      </w:pPr>
      <w:r>
        <w:rPr>
          <w:lang w:val="en"/>
        </w:rPr>
        <w:br w:type="page"/>
      </w:r>
    </w:p>
    <w:p w:rsidR="005933D3" w:rsidRPr="008A0DC0" w:rsidRDefault="005933D3" w:rsidP="008F5241">
      <w:pPr>
        <w:pStyle w:val="3"/>
      </w:pPr>
      <w:bookmarkStart w:id="2956" w:name="_Toc63179387"/>
      <w:r w:rsidRPr="008A0DC0">
        <w:rPr>
          <w:rFonts w:hint="eastAsia"/>
        </w:rPr>
        <w:t>Correspondence table between driver version and FPGA (production)</w:t>
      </w:r>
      <w:bookmarkEnd w:id="2956"/>
    </w:p>
    <w:p w:rsidR="005933D3" w:rsidRPr="005933D3" w:rsidRDefault="005933D3" w:rsidP="005933D3">
      <w:pPr>
        <w:rPr>
          <w:lang w:val="e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3061"/>
        <w:gridCol w:w="2737"/>
      </w:tblGrid>
      <w:tr w:rsidR="005933D3" w:rsidRPr="005B54C8" w:rsidTr="00DD11C7">
        <w:trPr>
          <w:jc w:val="center"/>
        </w:trPr>
        <w:tc>
          <w:tcPr>
            <w:tcW w:w="2880" w:type="dxa"/>
            <w:shd w:val="clear" w:color="auto" w:fill="D9D9D9"/>
          </w:tcPr>
          <w:p w:rsidR="005933D3" w:rsidRPr="00ED7CFF" w:rsidRDefault="005933D3" w:rsidP="00DD11C7">
            <w:pPr>
              <w:jc w:val="center"/>
              <w:rPr>
                <w:sz w:val="22"/>
                <w:szCs w:val="22"/>
                <w:lang w:val="en"/>
                <w:rPrChange w:id="2957" w:author="t_竹沢 公佑" w:date="2019-10-06T13:47:00Z">
                  <w:rPr>
                    <w:lang w:val="en"/>
                  </w:rPr>
                </w:rPrChange>
              </w:rPr>
            </w:pPr>
            <w:r w:rsidRPr="00ED7CFF">
              <w:rPr>
                <w:sz w:val="22"/>
                <w:szCs w:val="22"/>
                <w:lang w:val="en"/>
                <w:rPrChange w:id="2958" w:author="t_竹沢 公佑" w:date="2019-10-06T13:47:00Z">
                  <w:rPr>
                    <w:lang w:val="en"/>
                  </w:rPr>
                </w:rPrChange>
              </w:rPr>
              <w:t>Driver version</w:t>
            </w:r>
          </w:p>
        </w:tc>
        <w:tc>
          <w:tcPr>
            <w:tcW w:w="3061" w:type="dxa"/>
            <w:shd w:val="clear" w:color="auto" w:fill="D9D9D9"/>
          </w:tcPr>
          <w:p w:rsidR="005933D3" w:rsidRPr="00ED7CFF" w:rsidRDefault="005933D3" w:rsidP="00DD11C7">
            <w:pPr>
              <w:jc w:val="center"/>
              <w:rPr>
                <w:sz w:val="22"/>
                <w:szCs w:val="22"/>
                <w:lang w:val="en"/>
                <w:rPrChange w:id="2959" w:author="t_竹沢 公佑" w:date="2019-10-06T13:47:00Z">
                  <w:rPr>
                    <w:lang w:val="en"/>
                  </w:rPr>
                </w:rPrChange>
              </w:rPr>
            </w:pPr>
            <w:r w:rsidRPr="00ED7CFF">
              <w:rPr>
                <w:sz w:val="22"/>
                <w:szCs w:val="22"/>
                <w:lang w:val="en"/>
                <w:rPrChange w:id="2960" w:author="t_竹沢 公佑" w:date="2019-10-06T13:47:00Z">
                  <w:rPr>
                    <w:lang w:val="en"/>
                  </w:rPr>
                </w:rPrChange>
              </w:rPr>
              <w:t>FPGA version (GET_DFR_VER)</w:t>
            </w:r>
            <w:r w:rsidR="00A60C14" w:rsidRPr="00ED7CFF">
              <w:rPr>
                <w:sz w:val="22"/>
                <w:szCs w:val="22"/>
                <w:lang w:val="en"/>
                <w:rPrChange w:id="2961" w:author="t_竹沢 公佑" w:date="2019-10-06T13:47:00Z">
                  <w:rPr>
                    <w:lang w:val="en"/>
                  </w:rPr>
                </w:rPrChange>
              </w:rPr>
              <w:t>(*1)</w:t>
            </w:r>
          </w:p>
        </w:tc>
        <w:tc>
          <w:tcPr>
            <w:tcW w:w="2737" w:type="dxa"/>
            <w:shd w:val="clear" w:color="auto" w:fill="D9D9D9"/>
          </w:tcPr>
          <w:p w:rsidR="005933D3" w:rsidRPr="00ED7CFF" w:rsidRDefault="005933D3" w:rsidP="00DD11C7">
            <w:pPr>
              <w:jc w:val="center"/>
              <w:rPr>
                <w:sz w:val="22"/>
                <w:szCs w:val="22"/>
                <w:lang w:val="en"/>
                <w:rPrChange w:id="2962" w:author="t_竹沢 公佑" w:date="2019-10-06T13:47:00Z">
                  <w:rPr>
                    <w:lang w:val="en"/>
                  </w:rPr>
                </w:rPrChange>
              </w:rPr>
            </w:pPr>
            <w:r w:rsidRPr="00ED7CFF">
              <w:rPr>
                <w:sz w:val="22"/>
                <w:szCs w:val="22"/>
                <w:lang w:val="en"/>
                <w:rPrChange w:id="2963" w:author="t_竹沢 公佑" w:date="2019-10-06T13:47:00Z">
                  <w:rPr>
                    <w:lang w:val="en"/>
                  </w:rPr>
                </w:rPrChange>
              </w:rPr>
              <w:t>FPGA timestamp</w:t>
            </w:r>
          </w:p>
        </w:tc>
      </w:tr>
      <w:tr w:rsidR="005933D3" w:rsidRPr="005B54C8" w:rsidTr="00DD11C7">
        <w:trPr>
          <w:jc w:val="center"/>
        </w:trPr>
        <w:tc>
          <w:tcPr>
            <w:tcW w:w="2880" w:type="dxa"/>
            <w:shd w:val="clear" w:color="auto" w:fill="auto"/>
          </w:tcPr>
          <w:p w:rsidR="005933D3" w:rsidRPr="00ED7CFF" w:rsidRDefault="005933D3" w:rsidP="00DD11C7">
            <w:pPr>
              <w:jc w:val="center"/>
              <w:rPr>
                <w:sz w:val="22"/>
                <w:szCs w:val="22"/>
                <w:lang w:val="en"/>
                <w:rPrChange w:id="2964" w:author="t_竹沢 公佑" w:date="2019-10-06T13:47:00Z">
                  <w:rPr>
                    <w:lang w:val="en"/>
                  </w:rPr>
                </w:rPrChange>
              </w:rPr>
            </w:pPr>
            <w:r w:rsidRPr="00ED7CFF">
              <w:rPr>
                <w:sz w:val="22"/>
                <w:szCs w:val="22"/>
                <w:lang w:val="en"/>
                <w:rPrChange w:id="2965" w:author="t_竹沢 公佑" w:date="2019-10-06T13:47:00Z">
                  <w:rPr>
                    <w:lang w:val="en"/>
                  </w:rPr>
                </w:rPrChange>
              </w:rPr>
              <w:t>2.0.0</w:t>
            </w:r>
          </w:p>
        </w:tc>
        <w:tc>
          <w:tcPr>
            <w:tcW w:w="3061" w:type="dxa"/>
            <w:shd w:val="clear" w:color="auto" w:fill="auto"/>
          </w:tcPr>
          <w:p w:rsidR="005933D3" w:rsidRPr="00ED7CFF" w:rsidRDefault="00A60C14" w:rsidP="00DD11C7">
            <w:pPr>
              <w:jc w:val="center"/>
              <w:rPr>
                <w:sz w:val="22"/>
                <w:szCs w:val="22"/>
                <w:lang w:val="en"/>
                <w:rPrChange w:id="2966" w:author="t_竹沢 公佑" w:date="2019-10-06T13:47:00Z">
                  <w:rPr>
                    <w:lang w:val="en"/>
                  </w:rPr>
                </w:rPrChange>
              </w:rPr>
            </w:pPr>
            <w:r w:rsidRPr="00ED7CFF">
              <w:rPr>
                <w:sz w:val="22"/>
                <w:szCs w:val="22"/>
                <w:lang w:val="en"/>
                <w:rPrChange w:id="2967" w:author="t_竹沢 公佑" w:date="2019-10-06T13:47:00Z">
                  <w:rPr>
                    <w:lang w:val="en"/>
                  </w:rPr>
                </w:rPrChange>
              </w:rPr>
              <w:t>- (*2)</w:t>
            </w:r>
          </w:p>
        </w:tc>
        <w:tc>
          <w:tcPr>
            <w:tcW w:w="2737" w:type="dxa"/>
            <w:shd w:val="clear" w:color="auto" w:fill="auto"/>
          </w:tcPr>
          <w:p w:rsidR="005933D3" w:rsidRPr="00ED7CFF" w:rsidRDefault="00A60C14" w:rsidP="00DD11C7">
            <w:pPr>
              <w:jc w:val="center"/>
              <w:rPr>
                <w:sz w:val="22"/>
                <w:szCs w:val="22"/>
                <w:lang w:val="en"/>
                <w:rPrChange w:id="2968" w:author="t_竹沢 公佑" w:date="2019-10-06T13:47:00Z">
                  <w:rPr>
                    <w:lang w:val="en"/>
                  </w:rPr>
                </w:rPrChange>
              </w:rPr>
            </w:pPr>
            <w:r w:rsidRPr="00ED7CFF">
              <w:rPr>
                <w:sz w:val="22"/>
                <w:szCs w:val="22"/>
                <w:lang w:val="en"/>
                <w:rPrChange w:id="2969" w:author="t_竹沢 公佑" w:date="2019-10-06T13:47:00Z">
                  <w:rPr>
                    <w:lang w:val="en"/>
                  </w:rPr>
                </w:rPrChange>
              </w:rPr>
              <w:t>2019/01/31 09:40</w:t>
            </w:r>
          </w:p>
        </w:tc>
      </w:tr>
      <w:tr w:rsidR="008A0DC0" w:rsidRPr="005B54C8" w:rsidTr="00DD11C7">
        <w:trPr>
          <w:jc w:val="center"/>
        </w:trPr>
        <w:tc>
          <w:tcPr>
            <w:tcW w:w="2880" w:type="dxa"/>
            <w:shd w:val="clear" w:color="auto" w:fill="auto"/>
          </w:tcPr>
          <w:p w:rsidR="008A0DC0" w:rsidRPr="00ED7CFF" w:rsidRDefault="008A0DC0" w:rsidP="008A0DC0">
            <w:pPr>
              <w:jc w:val="center"/>
              <w:rPr>
                <w:sz w:val="22"/>
                <w:szCs w:val="22"/>
                <w:lang w:val="en"/>
                <w:rPrChange w:id="2970" w:author="t_竹沢 公佑" w:date="2019-10-06T13:47:00Z">
                  <w:rPr>
                    <w:lang w:val="en"/>
                  </w:rPr>
                </w:rPrChange>
              </w:rPr>
            </w:pPr>
            <w:r w:rsidRPr="00ED7CFF">
              <w:rPr>
                <w:sz w:val="22"/>
                <w:szCs w:val="22"/>
                <w:lang w:val="en"/>
                <w:rPrChange w:id="2971" w:author="t_竹沢 公佑" w:date="2019-10-06T13:47:00Z">
                  <w:rPr>
                    <w:lang w:val="en"/>
                  </w:rPr>
                </w:rPrChange>
              </w:rPr>
              <w:t>2.0.1</w:t>
            </w:r>
          </w:p>
        </w:tc>
        <w:tc>
          <w:tcPr>
            <w:tcW w:w="3061" w:type="dxa"/>
            <w:shd w:val="clear" w:color="auto" w:fill="auto"/>
          </w:tcPr>
          <w:p w:rsidR="008A0DC0" w:rsidRPr="00ED7CFF" w:rsidRDefault="00A60C14" w:rsidP="00DD11C7">
            <w:pPr>
              <w:jc w:val="center"/>
              <w:rPr>
                <w:sz w:val="22"/>
                <w:szCs w:val="22"/>
                <w:lang w:val="en"/>
                <w:rPrChange w:id="2972" w:author="t_竹沢 公佑" w:date="2019-10-06T13:47:00Z">
                  <w:rPr>
                    <w:lang w:val="en"/>
                  </w:rPr>
                </w:rPrChange>
              </w:rPr>
            </w:pPr>
            <w:r w:rsidRPr="00ED7CFF">
              <w:rPr>
                <w:sz w:val="22"/>
                <w:szCs w:val="22"/>
                <w:lang w:val="en"/>
                <w:rPrChange w:id="2973" w:author="t_竹沢 公佑" w:date="2019-10-06T13:47:00Z">
                  <w:rPr>
                    <w:lang w:val="en"/>
                  </w:rPr>
                </w:rPrChange>
              </w:rPr>
              <w:t>7A27129B</w:t>
            </w:r>
          </w:p>
        </w:tc>
        <w:tc>
          <w:tcPr>
            <w:tcW w:w="2737" w:type="dxa"/>
            <w:shd w:val="clear" w:color="auto" w:fill="auto"/>
          </w:tcPr>
          <w:p w:rsidR="008A0DC0" w:rsidRPr="00ED7CFF" w:rsidRDefault="00A60C14" w:rsidP="00DD11C7">
            <w:pPr>
              <w:jc w:val="center"/>
              <w:rPr>
                <w:sz w:val="22"/>
                <w:szCs w:val="22"/>
                <w:lang w:val="en"/>
                <w:rPrChange w:id="2974" w:author="t_竹沢 公佑" w:date="2019-10-06T13:47:00Z">
                  <w:rPr>
                    <w:lang w:val="en"/>
                  </w:rPr>
                </w:rPrChange>
              </w:rPr>
            </w:pPr>
            <w:r w:rsidRPr="00ED7CFF">
              <w:rPr>
                <w:sz w:val="22"/>
                <w:szCs w:val="22"/>
                <w:lang w:val="en"/>
                <w:rPrChange w:id="2975" w:author="t_竹沢 公佑" w:date="2019-10-06T13:47:00Z">
                  <w:rPr>
                    <w:lang w:val="en"/>
                  </w:rPr>
                </w:rPrChange>
              </w:rPr>
              <w:t>2019/04/15 17:10:27</w:t>
            </w:r>
          </w:p>
        </w:tc>
      </w:tr>
      <w:tr w:rsidR="008A0DC0" w:rsidRPr="005B54C8" w:rsidTr="00DD11C7">
        <w:trPr>
          <w:jc w:val="center"/>
        </w:trPr>
        <w:tc>
          <w:tcPr>
            <w:tcW w:w="2880" w:type="dxa"/>
            <w:shd w:val="clear" w:color="auto" w:fill="auto"/>
          </w:tcPr>
          <w:p w:rsidR="008A0DC0" w:rsidRPr="00ED7CFF" w:rsidRDefault="008A0DC0" w:rsidP="00DD11C7">
            <w:pPr>
              <w:jc w:val="center"/>
              <w:rPr>
                <w:sz w:val="22"/>
                <w:szCs w:val="22"/>
                <w:lang w:val="en"/>
                <w:rPrChange w:id="2976" w:author="t_竹沢 公佑" w:date="2019-10-06T13:47:00Z">
                  <w:rPr>
                    <w:lang w:val="en"/>
                  </w:rPr>
                </w:rPrChange>
              </w:rPr>
            </w:pPr>
            <w:r w:rsidRPr="00ED7CFF">
              <w:rPr>
                <w:sz w:val="22"/>
                <w:szCs w:val="22"/>
                <w:lang w:val="en"/>
                <w:rPrChange w:id="2977" w:author="t_竹沢 公佑" w:date="2019-10-06T13:47:00Z">
                  <w:rPr>
                    <w:lang w:val="en"/>
                  </w:rPr>
                </w:rPrChange>
              </w:rPr>
              <w:t>2.0.2</w:t>
            </w:r>
          </w:p>
        </w:tc>
        <w:tc>
          <w:tcPr>
            <w:tcW w:w="3061" w:type="dxa"/>
            <w:shd w:val="clear" w:color="auto" w:fill="auto"/>
          </w:tcPr>
          <w:p w:rsidR="008A0DC0" w:rsidRPr="00ED7CFF" w:rsidRDefault="00EA5E27" w:rsidP="00DD11C7">
            <w:pPr>
              <w:jc w:val="center"/>
              <w:rPr>
                <w:sz w:val="22"/>
                <w:szCs w:val="22"/>
                <w:lang w:val="en"/>
                <w:rPrChange w:id="2978" w:author="t_竹沢 公佑" w:date="2019-10-06T13:47:00Z">
                  <w:rPr>
                    <w:lang w:val="en"/>
                  </w:rPr>
                </w:rPrChange>
              </w:rPr>
            </w:pPr>
            <w:r w:rsidRPr="00ED7CFF">
              <w:rPr>
                <w:rFonts w:cs="Lucida Console"/>
                <w:sz w:val="22"/>
                <w:szCs w:val="22"/>
                <w:rPrChange w:id="2979" w:author="t_竹沢 公佑" w:date="2019-10-06T13:47:00Z">
                  <w:rPr>
                    <w:rFonts w:cs="Lucida Console"/>
                  </w:rPr>
                </w:rPrChange>
              </w:rPr>
              <w:t>7AA73ACC</w:t>
            </w:r>
          </w:p>
        </w:tc>
        <w:tc>
          <w:tcPr>
            <w:tcW w:w="2737" w:type="dxa"/>
            <w:shd w:val="clear" w:color="auto" w:fill="auto"/>
          </w:tcPr>
          <w:p w:rsidR="008A0DC0" w:rsidRPr="00ED7CFF" w:rsidRDefault="00EA5E27" w:rsidP="00DD11C7">
            <w:pPr>
              <w:jc w:val="center"/>
              <w:rPr>
                <w:sz w:val="22"/>
                <w:szCs w:val="22"/>
                <w:lang w:val="en"/>
                <w:rPrChange w:id="2980" w:author="t_竹沢 公佑" w:date="2019-10-06T13:47:00Z">
                  <w:rPr>
                    <w:lang w:val="en"/>
                  </w:rPr>
                </w:rPrChange>
              </w:rPr>
            </w:pPr>
            <w:r w:rsidRPr="00ED7CFF">
              <w:rPr>
                <w:sz w:val="22"/>
                <w:szCs w:val="22"/>
                <w:lang w:val="en"/>
                <w:rPrChange w:id="2981" w:author="t_竹沢 公佑" w:date="2019-10-06T13:47:00Z">
                  <w:rPr>
                    <w:lang w:val="en"/>
                  </w:rPr>
                </w:rPrChange>
              </w:rPr>
              <w:t>2019/05/15 19:43:12</w:t>
            </w:r>
          </w:p>
        </w:tc>
      </w:tr>
      <w:tr w:rsidR="008A0DC0" w:rsidRPr="005B54C8" w:rsidTr="00DD11C7">
        <w:trPr>
          <w:jc w:val="center"/>
        </w:trPr>
        <w:tc>
          <w:tcPr>
            <w:tcW w:w="2880" w:type="dxa"/>
            <w:shd w:val="clear" w:color="auto" w:fill="auto"/>
          </w:tcPr>
          <w:p w:rsidR="008A0DC0" w:rsidRPr="00ED7CFF" w:rsidRDefault="008A0DC0" w:rsidP="00DD11C7">
            <w:pPr>
              <w:jc w:val="center"/>
              <w:rPr>
                <w:sz w:val="22"/>
                <w:szCs w:val="22"/>
                <w:lang w:val="en"/>
                <w:rPrChange w:id="2982" w:author="t_竹沢 公佑" w:date="2019-10-06T13:47:00Z">
                  <w:rPr>
                    <w:lang w:val="en"/>
                  </w:rPr>
                </w:rPrChange>
              </w:rPr>
            </w:pPr>
            <w:r w:rsidRPr="00ED7CFF">
              <w:rPr>
                <w:sz w:val="22"/>
                <w:szCs w:val="22"/>
                <w:lang w:val="en"/>
                <w:rPrChange w:id="2983" w:author="t_竹沢 公佑" w:date="2019-10-06T13:47:00Z">
                  <w:rPr>
                    <w:lang w:val="en"/>
                  </w:rPr>
                </w:rPrChange>
              </w:rPr>
              <w:t>2.0.3</w:t>
            </w:r>
          </w:p>
        </w:tc>
        <w:tc>
          <w:tcPr>
            <w:tcW w:w="3061" w:type="dxa"/>
            <w:shd w:val="clear" w:color="auto" w:fill="auto"/>
          </w:tcPr>
          <w:p w:rsidR="008A0DC0" w:rsidRPr="00ED7CFF" w:rsidRDefault="00BE48D1">
            <w:pPr>
              <w:jc w:val="center"/>
              <w:rPr>
                <w:sz w:val="22"/>
                <w:szCs w:val="22"/>
                <w:lang w:val="en"/>
                <w:rPrChange w:id="2984" w:author="t_竹沢 公佑" w:date="2019-10-06T13:47:00Z">
                  <w:rPr>
                    <w:lang w:val="en"/>
                  </w:rPr>
                </w:rPrChange>
              </w:rPr>
            </w:pPr>
            <w:ins w:id="2985" w:author="t_竹沢 公佑" w:date="2020-04-24T11:05:00Z">
              <w:r>
                <w:rPr>
                  <w:rFonts w:cs="Lucida Console" w:hint="eastAsia"/>
                  <w:sz w:val="22"/>
                  <w:szCs w:val="22"/>
                </w:rPr>
                <w:t>A426A8F8</w:t>
              </w:r>
            </w:ins>
            <w:del w:id="2986" w:author="t_竹沢 公佑" w:date="2020-04-24T10:53:00Z">
              <w:r w:rsidR="00EA5E27" w:rsidRPr="00ED7CFF" w:rsidDel="00122B52">
                <w:rPr>
                  <w:rFonts w:cs="Lucida Console"/>
                  <w:sz w:val="22"/>
                  <w:szCs w:val="22"/>
                  <w:rPrChange w:id="2987" w:author="t_竹沢 公佑" w:date="2019-10-06T13:47:00Z">
                    <w:rPr>
                      <w:rFonts w:cs="Lucida Console"/>
                    </w:rPr>
                  </w:rPrChange>
                </w:rPr>
                <w:delText>7AA73ACC</w:delText>
              </w:r>
            </w:del>
          </w:p>
        </w:tc>
        <w:tc>
          <w:tcPr>
            <w:tcW w:w="2737" w:type="dxa"/>
            <w:shd w:val="clear" w:color="auto" w:fill="auto"/>
          </w:tcPr>
          <w:p w:rsidR="008A0DC0" w:rsidRPr="00ED7CFF" w:rsidRDefault="00BE48D1" w:rsidP="00DD11C7">
            <w:pPr>
              <w:jc w:val="center"/>
              <w:rPr>
                <w:sz w:val="22"/>
                <w:szCs w:val="22"/>
                <w:lang w:val="en"/>
                <w:rPrChange w:id="2988" w:author="t_竹沢 公佑" w:date="2019-10-06T13:47:00Z">
                  <w:rPr>
                    <w:lang w:val="en"/>
                  </w:rPr>
                </w:rPrChange>
              </w:rPr>
            </w:pPr>
            <w:ins w:id="2989" w:author="t_竹沢 公佑" w:date="2020-04-24T11:05:00Z">
              <w:r>
                <w:rPr>
                  <w:rFonts w:hint="eastAsia"/>
                  <w:sz w:val="22"/>
                  <w:szCs w:val="22"/>
                  <w:lang w:val="en"/>
                </w:rPr>
                <w:t>2019/</w:t>
              </w:r>
            </w:ins>
            <w:ins w:id="2990" w:author="t_竹沢 公佑" w:date="2020-04-24T11:06:00Z">
              <w:r>
                <w:rPr>
                  <w:rFonts w:hint="eastAsia"/>
                  <w:sz w:val="22"/>
                  <w:szCs w:val="22"/>
                  <w:lang w:val="en"/>
                </w:rPr>
                <w:t>08/20 10:35:55</w:t>
              </w:r>
            </w:ins>
            <w:del w:id="2991" w:author="t_竹沢 公佑" w:date="2020-04-24T10:54:00Z">
              <w:r w:rsidR="00EA5E27" w:rsidRPr="00ED7CFF" w:rsidDel="00122B52">
                <w:rPr>
                  <w:sz w:val="22"/>
                  <w:szCs w:val="22"/>
                  <w:lang w:val="en"/>
                  <w:rPrChange w:id="2992" w:author="t_竹沢 公佑" w:date="2019-10-06T13:47:00Z">
                    <w:rPr>
                      <w:lang w:val="en"/>
                    </w:rPr>
                  </w:rPrChange>
                </w:rPr>
                <w:delText>2019/05/15 19:43:12</w:delText>
              </w:r>
            </w:del>
          </w:p>
        </w:tc>
      </w:tr>
      <w:tr w:rsidR="00122B52" w:rsidRPr="005B54C8" w:rsidTr="00DD11C7">
        <w:trPr>
          <w:jc w:val="center"/>
          <w:ins w:id="2993" w:author="t_竹沢 公佑" w:date="2020-04-24T10:52:00Z"/>
        </w:trPr>
        <w:tc>
          <w:tcPr>
            <w:tcW w:w="2880" w:type="dxa"/>
            <w:shd w:val="clear" w:color="auto" w:fill="auto"/>
          </w:tcPr>
          <w:p w:rsidR="00122B52" w:rsidRPr="00ED7CFF" w:rsidRDefault="00A9639F" w:rsidP="00DD11C7">
            <w:pPr>
              <w:jc w:val="center"/>
              <w:rPr>
                <w:ins w:id="2994" w:author="t_竹沢 公佑" w:date="2020-04-24T10:52:00Z"/>
                <w:sz w:val="22"/>
                <w:szCs w:val="22"/>
                <w:lang w:val="en"/>
              </w:rPr>
            </w:pPr>
            <w:ins w:id="2995" w:author="t_竹沢 公佑" w:date="2021-02-01T13:19:00Z">
              <w:r>
                <w:rPr>
                  <w:rFonts w:hint="eastAsia"/>
                  <w:sz w:val="22"/>
                  <w:szCs w:val="22"/>
                  <w:lang w:val="en"/>
                </w:rPr>
                <w:t xml:space="preserve">From </w:t>
              </w:r>
            </w:ins>
            <w:ins w:id="2996" w:author="t_竹沢 公佑" w:date="2020-04-24T10:52:00Z">
              <w:r w:rsidR="00122B52">
                <w:rPr>
                  <w:rFonts w:hint="eastAsia"/>
                  <w:sz w:val="22"/>
                  <w:szCs w:val="22"/>
                  <w:lang w:val="en"/>
                </w:rPr>
                <w:t>2.0.4</w:t>
              </w:r>
            </w:ins>
            <w:ins w:id="2997" w:author="t_竹沢 公佑" w:date="2021-02-01T13:19:00Z">
              <w:r>
                <w:rPr>
                  <w:rFonts w:hint="eastAsia"/>
                  <w:sz w:val="22"/>
                  <w:szCs w:val="22"/>
                  <w:lang w:val="en"/>
                </w:rPr>
                <w:t xml:space="preserve"> to 2.0.7</w:t>
              </w:r>
            </w:ins>
          </w:p>
        </w:tc>
        <w:tc>
          <w:tcPr>
            <w:tcW w:w="3061" w:type="dxa"/>
            <w:shd w:val="clear" w:color="auto" w:fill="auto"/>
          </w:tcPr>
          <w:p w:rsidR="00122B52" w:rsidRPr="00ED7CFF" w:rsidRDefault="00BE48D1" w:rsidP="00DD11C7">
            <w:pPr>
              <w:jc w:val="center"/>
              <w:rPr>
                <w:ins w:id="2998" w:author="t_竹沢 公佑" w:date="2020-04-24T10:52:00Z"/>
                <w:rFonts w:cs="Lucida Console"/>
                <w:sz w:val="22"/>
                <w:szCs w:val="22"/>
              </w:rPr>
            </w:pPr>
            <w:ins w:id="2999" w:author="t_竹沢 公佑" w:date="2020-04-24T11:06:00Z">
              <w:r>
                <w:rPr>
                  <w:rFonts w:cs="Lucida Console" w:hint="eastAsia"/>
                  <w:sz w:val="22"/>
                  <w:szCs w:val="22"/>
                </w:rPr>
                <w:t>52291486</w:t>
              </w:r>
            </w:ins>
          </w:p>
        </w:tc>
        <w:tc>
          <w:tcPr>
            <w:tcW w:w="2737" w:type="dxa"/>
            <w:shd w:val="clear" w:color="auto" w:fill="auto"/>
          </w:tcPr>
          <w:p w:rsidR="00122B52" w:rsidRPr="00ED7CFF" w:rsidRDefault="00BE48D1" w:rsidP="00DD11C7">
            <w:pPr>
              <w:jc w:val="center"/>
              <w:rPr>
                <w:ins w:id="3000" w:author="t_竹沢 公佑" w:date="2020-04-24T10:52:00Z"/>
                <w:sz w:val="22"/>
                <w:szCs w:val="22"/>
                <w:lang w:val="en"/>
              </w:rPr>
            </w:pPr>
            <w:ins w:id="3001" w:author="t_竹沢 公佑" w:date="2020-04-24T11:07:00Z">
              <w:r>
                <w:rPr>
                  <w:rFonts w:hint="eastAsia"/>
                  <w:sz w:val="22"/>
                  <w:szCs w:val="22"/>
                  <w:lang w:val="en"/>
                </w:rPr>
                <w:t>2020/04/10 17:18:06</w:t>
              </w:r>
            </w:ins>
          </w:p>
        </w:tc>
      </w:tr>
      <w:tr w:rsidR="00AC5EA4" w:rsidRPr="005B54C8" w:rsidTr="00DD11C7">
        <w:trPr>
          <w:jc w:val="center"/>
          <w:ins w:id="3002" w:author="t_竹沢 公佑" w:date="2020-11-24T16:14:00Z"/>
        </w:trPr>
        <w:tc>
          <w:tcPr>
            <w:tcW w:w="2880" w:type="dxa"/>
            <w:shd w:val="clear" w:color="auto" w:fill="auto"/>
          </w:tcPr>
          <w:p w:rsidR="00AC5EA4" w:rsidRDefault="00AC5EA4" w:rsidP="00DD11C7">
            <w:pPr>
              <w:jc w:val="center"/>
              <w:rPr>
                <w:ins w:id="3003" w:author="t_竹沢 公佑" w:date="2020-11-24T16:14:00Z"/>
                <w:sz w:val="22"/>
                <w:szCs w:val="22"/>
                <w:lang w:val="en"/>
              </w:rPr>
            </w:pPr>
            <w:ins w:id="3004" w:author="t_竹沢 公佑" w:date="2020-11-24T16:14:00Z">
              <w:r>
                <w:rPr>
                  <w:rFonts w:hint="eastAsia"/>
                  <w:sz w:val="22"/>
                  <w:szCs w:val="22"/>
                  <w:lang w:val="en"/>
                </w:rPr>
                <w:t>2.0.8</w:t>
              </w:r>
            </w:ins>
          </w:p>
        </w:tc>
        <w:tc>
          <w:tcPr>
            <w:tcW w:w="3061" w:type="dxa"/>
            <w:shd w:val="clear" w:color="auto" w:fill="auto"/>
          </w:tcPr>
          <w:p w:rsidR="00AC5EA4" w:rsidRDefault="000406C2" w:rsidP="00DD11C7">
            <w:pPr>
              <w:jc w:val="center"/>
              <w:rPr>
                <w:ins w:id="3005" w:author="t_竹沢 公佑" w:date="2020-11-24T16:14:00Z"/>
                <w:rFonts w:cs="Lucida Console"/>
                <w:sz w:val="22"/>
                <w:szCs w:val="22"/>
              </w:rPr>
            </w:pPr>
            <w:ins w:id="3006" w:author="t_竹沢 公佑" w:date="2020-11-30T15:01:00Z">
              <w:r>
                <w:rPr>
                  <w:rFonts w:cs="Lucida Console" w:hint="eastAsia"/>
                  <w:sz w:val="22"/>
                  <w:szCs w:val="22"/>
                </w:rPr>
                <w:t>A5A8</w:t>
              </w:r>
            </w:ins>
            <w:ins w:id="3007" w:author="t_竹沢 公佑" w:date="2020-11-30T15:02:00Z">
              <w:r>
                <w:rPr>
                  <w:rFonts w:cs="Lucida Console" w:hint="eastAsia"/>
                  <w:sz w:val="22"/>
                  <w:szCs w:val="22"/>
                </w:rPr>
                <w:t>A504</w:t>
              </w:r>
            </w:ins>
          </w:p>
        </w:tc>
        <w:tc>
          <w:tcPr>
            <w:tcW w:w="2737" w:type="dxa"/>
            <w:shd w:val="clear" w:color="auto" w:fill="auto"/>
          </w:tcPr>
          <w:p w:rsidR="00AC5EA4" w:rsidRDefault="000406C2" w:rsidP="00DD11C7">
            <w:pPr>
              <w:jc w:val="center"/>
              <w:rPr>
                <w:ins w:id="3008" w:author="t_竹沢 公佑" w:date="2020-11-24T16:14:00Z"/>
                <w:sz w:val="22"/>
                <w:szCs w:val="22"/>
                <w:lang w:val="en"/>
              </w:rPr>
            </w:pPr>
            <w:ins w:id="3009" w:author="t_竹沢 公佑" w:date="2020-11-30T15:02:00Z">
              <w:r>
                <w:rPr>
                  <w:rFonts w:hint="eastAsia"/>
                  <w:sz w:val="22"/>
                  <w:szCs w:val="22"/>
                  <w:lang w:val="en"/>
                </w:rPr>
                <w:t>2020/11/20 10:20:04</w:t>
              </w:r>
            </w:ins>
          </w:p>
        </w:tc>
      </w:tr>
      <w:tr w:rsidR="00A9639F" w:rsidRPr="005B54C8" w:rsidTr="00DD11C7">
        <w:trPr>
          <w:jc w:val="center"/>
          <w:ins w:id="3010" w:author="t_竹沢 公佑" w:date="2021-02-01T13:20:00Z"/>
        </w:trPr>
        <w:tc>
          <w:tcPr>
            <w:tcW w:w="2880" w:type="dxa"/>
            <w:shd w:val="clear" w:color="auto" w:fill="auto"/>
          </w:tcPr>
          <w:p w:rsidR="00A9639F" w:rsidRDefault="00A9639F" w:rsidP="00DD11C7">
            <w:pPr>
              <w:jc w:val="center"/>
              <w:rPr>
                <w:ins w:id="3011" w:author="t_竹沢 公佑" w:date="2021-02-01T13:20:00Z"/>
                <w:sz w:val="22"/>
                <w:szCs w:val="22"/>
                <w:lang w:val="en"/>
              </w:rPr>
            </w:pPr>
            <w:ins w:id="3012" w:author="t_竹沢 公佑" w:date="2021-02-01T13:20:00Z">
              <w:r>
                <w:rPr>
                  <w:rFonts w:hint="eastAsia"/>
                  <w:sz w:val="22"/>
                  <w:szCs w:val="22"/>
                  <w:lang w:val="en"/>
                </w:rPr>
                <w:t>2.0.9</w:t>
              </w:r>
            </w:ins>
          </w:p>
        </w:tc>
        <w:tc>
          <w:tcPr>
            <w:tcW w:w="3061" w:type="dxa"/>
            <w:shd w:val="clear" w:color="auto" w:fill="auto"/>
          </w:tcPr>
          <w:p w:rsidR="00A9639F" w:rsidRDefault="00A9639F" w:rsidP="00DD11C7">
            <w:pPr>
              <w:jc w:val="center"/>
              <w:rPr>
                <w:ins w:id="3013" w:author="t_竹沢 公佑" w:date="2021-02-01T13:20:00Z"/>
                <w:rFonts w:cs="Lucida Console"/>
                <w:sz w:val="22"/>
                <w:szCs w:val="22"/>
              </w:rPr>
            </w:pPr>
            <w:ins w:id="3014" w:author="t_竹沢 公佑" w:date="2021-02-01T13:20:00Z">
              <w:r>
                <w:rPr>
                  <w:rFonts w:cs="Lucida Console" w:hint="eastAsia"/>
                  <w:sz w:val="22"/>
                  <w:szCs w:val="22"/>
                </w:rPr>
                <w:t>7A962A09</w:t>
              </w:r>
            </w:ins>
          </w:p>
        </w:tc>
        <w:tc>
          <w:tcPr>
            <w:tcW w:w="2737" w:type="dxa"/>
            <w:shd w:val="clear" w:color="auto" w:fill="auto"/>
          </w:tcPr>
          <w:p w:rsidR="00A9639F" w:rsidRDefault="00A9639F" w:rsidP="00DD11C7">
            <w:pPr>
              <w:jc w:val="center"/>
              <w:rPr>
                <w:ins w:id="3015" w:author="t_竹沢 公佑" w:date="2021-02-01T13:20:00Z"/>
                <w:sz w:val="22"/>
                <w:szCs w:val="22"/>
                <w:lang w:val="en"/>
              </w:rPr>
            </w:pPr>
            <w:ins w:id="3016" w:author="t_竹沢 公佑" w:date="2021-02-01T13:21:00Z">
              <w:r>
                <w:rPr>
                  <w:rFonts w:hint="eastAsia"/>
                  <w:sz w:val="22"/>
                  <w:szCs w:val="22"/>
                  <w:lang w:val="en"/>
                </w:rPr>
                <w:t>2021/02/01 09:25:58</w:t>
              </w:r>
            </w:ins>
          </w:p>
        </w:tc>
      </w:tr>
    </w:tbl>
    <w:p w:rsidR="005933D3" w:rsidRDefault="005933D3" w:rsidP="005933D3">
      <w:pPr>
        <w:jc w:val="center"/>
        <w:rPr>
          <w:lang w:val="en"/>
        </w:rPr>
      </w:pPr>
    </w:p>
    <w:p w:rsidR="008A0DC0" w:rsidRPr="00ED7CFF" w:rsidRDefault="008A0DC0" w:rsidP="008A0DC0">
      <w:pPr>
        <w:pStyle w:val="af9"/>
        <w:jc w:val="center"/>
        <w:rPr>
          <w:b w:val="0"/>
          <w:sz w:val="22"/>
          <w:szCs w:val="22"/>
          <w:lang w:val="en"/>
          <w:rPrChange w:id="3017" w:author="t_竹沢 公佑" w:date="2019-10-06T13:47:00Z">
            <w:rPr>
              <w:b w:val="0"/>
              <w:lang w:val="en"/>
            </w:rPr>
          </w:rPrChange>
        </w:rPr>
      </w:pPr>
      <w:r w:rsidRPr="00ED7CFF">
        <w:rPr>
          <w:sz w:val="22"/>
          <w:szCs w:val="22"/>
          <w:rPrChange w:id="3018" w:author="t_竹沢 公佑" w:date="2019-10-06T13:47:00Z">
            <w:rPr/>
          </w:rPrChange>
        </w:rPr>
        <w:t xml:space="preserve">Table </w:t>
      </w:r>
      <w:ins w:id="3019" w:author="t_竹沢 公佑" w:date="2020-08-13T11:37:00Z">
        <w:r w:rsidR="00614602">
          <w:rPr>
            <w:sz w:val="22"/>
            <w:szCs w:val="22"/>
          </w:rPr>
          <w:fldChar w:fldCharType="begin"/>
        </w:r>
        <w:r w:rsidR="00614602">
          <w:rPr>
            <w:sz w:val="22"/>
            <w:szCs w:val="22"/>
          </w:rPr>
          <w:instrText xml:space="preserve"> STYLEREF 1 \s </w:instrText>
        </w:r>
      </w:ins>
      <w:r w:rsidR="00614602">
        <w:rPr>
          <w:sz w:val="22"/>
          <w:szCs w:val="22"/>
        </w:rPr>
        <w:fldChar w:fldCharType="separate"/>
      </w:r>
      <w:r w:rsidR="000B4FA1">
        <w:rPr>
          <w:noProof/>
          <w:sz w:val="22"/>
          <w:szCs w:val="22"/>
        </w:rPr>
        <w:t>1</w:t>
      </w:r>
      <w:ins w:id="3020" w:author="t_竹沢 公佑" w:date="2020-08-13T11:37:00Z">
        <w:r w:rsidR="00614602">
          <w:rPr>
            <w:sz w:val="22"/>
            <w:szCs w:val="22"/>
          </w:rPr>
          <w:fldChar w:fldCharType="end"/>
        </w:r>
        <w:r w:rsidR="00614602">
          <w:rPr>
            <w:sz w:val="22"/>
            <w:szCs w:val="22"/>
          </w:rPr>
          <w:noBreakHyphen/>
        </w:r>
        <w:r w:rsidR="00614602">
          <w:rPr>
            <w:sz w:val="22"/>
            <w:szCs w:val="22"/>
          </w:rPr>
          <w:fldChar w:fldCharType="begin"/>
        </w:r>
        <w:r w:rsidR="00614602">
          <w:rPr>
            <w:sz w:val="22"/>
            <w:szCs w:val="22"/>
          </w:rPr>
          <w:instrText xml:space="preserve"> SEQ Table \* ARABIC \s 1 </w:instrText>
        </w:r>
      </w:ins>
      <w:r w:rsidR="00614602">
        <w:rPr>
          <w:sz w:val="22"/>
          <w:szCs w:val="22"/>
        </w:rPr>
        <w:fldChar w:fldCharType="separate"/>
      </w:r>
      <w:ins w:id="3021" w:author="t_竹沢 公佑" w:date="2021-02-02T17:29:00Z">
        <w:r w:rsidR="000B4FA1">
          <w:rPr>
            <w:noProof/>
            <w:sz w:val="22"/>
            <w:szCs w:val="22"/>
          </w:rPr>
          <w:t>4</w:t>
        </w:r>
      </w:ins>
      <w:ins w:id="3022" w:author="t_竹沢 公佑" w:date="2020-08-13T11:37:00Z">
        <w:r w:rsidR="00614602">
          <w:rPr>
            <w:sz w:val="22"/>
            <w:szCs w:val="22"/>
          </w:rPr>
          <w:fldChar w:fldCharType="end"/>
        </w:r>
      </w:ins>
      <w:del w:id="3023" w:author="t_竹沢 公佑" w:date="2020-05-18T11:05:00Z">
        <w:r w:rsidRPr="00ED7CFF" w:rsidDel="00606598">
          <w:rPr>
            <w:sz w:val="22"/>
            <w:szCs w:val="22"/>
            <w:rPrChange w:id="3024" w:author="t_竹沢 公佑" w:date="2019-10-06T13:47:00Z">
              <w:rPr/>
            </w:rPrChange>
          </w:rPr>
          <w:fldChar w:fldCharType="begin"/>
        </w:r>
        <w:r w:rsidRPr="00ED7CFF" w:rsidDel="00606598">
          <w:rPr>
            <w:sz w:val="22"/>
            <w:szCs w:val="22"/>
            <w:rPrChange w:id="3025" w:author="t_竹沢 公佑" w:date="2019-10-06T13:47:00Z">
              <w:rPr/>
            </w:rPrChange>
          </w:rPr>
          <w:delInstrText xml:space="preserve"> STYLEREF 1 \s </w:delInstrText>
        </w:r>
        <w:r w:rsidRPr="00ED7CFF" w:rsidDel="00606598">
          <w:rPr>
            <w:sz w:val="22"/>
            <w:szCs w:val="22"/>
            <w:rPrChange w:id="3026" w:author="t_竹沢 公佑" w:date="2019-10-06T13:47:00Z">
              <w:rPr/>
            </w:rPrChange>
          </w:rPr>
          <w:fldChar w:fldCharType="separate"/>
        </w:r>
        <w:r w:rsidR="00E21D06" w:rsidDel="00606598">
          <w:rPr>
            <w:noProof/>
            <w:sz w:val="22"/>
            <w:szCs w:val="22"/>
          </w:rPr>
          <w:delText>1</w:delText>
        </w:r>
        <w:r w:rsidRPr="00ED7CFF" w:rsidDel="00606598">
          <w:rPr>
            <w:sz w:val="22"/>
            <w:szCs w:val="22"/>
            <w:rPrChange w:id="3027" w:author="t_竹沢 公佑" w:date="2019-10-06T13:47:00Z">
              <w:rPr/>
            </w:rPrChange>
          </w:rPr>
          <w:fldChar w:fldCharType="end"/>
        </w:r>
        <w:r w:rsidRPr="00ED7CFF" w:rsidDel="00606598">
          <w:rPr>
            <w:sz w:val="22"/>
            <w:szCs w:val="22"/>
            <w:rPrChange w:id="3028" w:author="t_竹沢 公佑" w:date="2019-10-06T13:47:00Z">
              <w:rPr/>
            </w:rPrChange>
          </w:rPr>
          <w:noBreakHyphen/>
        </w:r>
        <w:r w:rsidRPr="00ED7CFF" w:rsidDel="00606598">
          <w:rPr>
            <w:sz w:val="22"/>
            <w:szCs w:val="22"/>
            <w:rPrChange w:id="3029" w:author="t_竹沢 公佑" w:date="2019-10-06T13:47:00Z">
              <w:rPr/>
            </w:rPrChange>
          </w:rPr>
          <w:fldChar w:fldCharType="begin"/>
        </w:r>
        <w:r w:rsidRPr="00ED7CFF" w:rsidDel="00606598">
          <w:rPr>
            <w:sz w:val="22"/>
            <w:szCs w:val="22"/>
            <w:rPrChange w:id="3030" w:author="t_竹沢 公佑" w:date="2019-10-06T13:47:00Z">
              <w:rPr/>
            </w:rPrChange>
          </w:rPr>
          <w:delInstrText xml:space="preserve"> SEQ Table \* ARABIC \s 1 </w:delInstrText>
        </w:r>
        <w:r w:rsidRPr="00ED7CFF" w:rsidDel="00606598">
          <w:rPr>
            <w:sz w:val="22"/>
            <w:szCs w:val="22"/>
            <w:rPrChange w:id="3031" w:author="t_竹沢 公佑" w:date="2019-10-06T13:47:00Z">
              <w:rPr/>
            </w:rPrChange>
          </w:rPr>
          <w:fldChar w:fldCharType="separate"/>
        </w:r>
      </w:del>
      <w:del w:id="3032" w:author="t_竹沢 公佑" w:date="2019-10-06T14:39:00Z">
        <w:r w:rsidR="008A4939" w:rsidRPr="00ED7CFF" w:rsidDel="00906B5E">
          <w:rPr>
            <w:noProof/>
            <w:sz w:val="22"/>
            <w:szCs w:val="22"/>
            <w:rPrChange w:id="3033" w:author="t_竹沢 公佑" w:date="2019-10-06T13:47:00Z">
              <w:rPr>
                <w:noProof/>
              </w:rPr>
            </w:rPrChange>
          </w:rPr>
          <w:delText>2</w:delText>
        </w:r>
      </w:del>
      <w:del w:id="3034" w:author="t_竹沢 公佑" w:date="2020-05-18T11:05:00Z">
        <w:r w:rsidRPr="00ED7CFF" w:rsidDel="00606598">
          <w:rPr>
            <w:sz w:val="22"/>
            <w:szCs w:val="22"/>
            <w:rPrChange w:id="3035" w:author="t_竹沢 公佑" w:date="2019-10-06T13:47:00Z">
              <w:rPr/>
            </w:rPrChange>
          </w:rPr>
          <w:fldChar w:fldCharType="end"/>
        </w:r>
      </w:del>
      <w:r w:rsidRPr="00ED7CFF">
        <w:rPr>
          <w:sz w:val="22"/>
          <w:szCs w:val="22"/>
          <w:rPrChange w:id="3036" w:author="t_竹沢 公佑" w:date="2019-10-06T13:47:00Z">
            <w:rPr/>
          </w:rPrChange>
        </w:rPr>
        <w:t xml:space="preserve">: </w:t>
      </w:r>
      <w:r w:rsidRPr="00ED7CFF">
        <w:rPr>
          <w:b w:val="0"/>
          <w:sz w:val="22"/>
          <w:szCs w:val="22"/>
          <w:rPrChange w:id="3037" w:author="t_竹沢 公佑" w:date="2019-10-06T13:47:00Z">
            <w:rPr>
              <w:b w:val="0"/>
            </w:rPr>
          </w:rPrChange>
        </w:rPr>
        <w:t>Correspondence table between driver version and FPGA (production)</w:t>
      </w:r>
    </w:p>
    <w:p w:rsidR="00A60C14" w:rsidRPr="00ED7CFF" w:rsidRDefault="00A60C14" w:rsidP="005933D3">
      <w:pPr>
        <w:jc w:val="center"/>
        <w:rPr>
          <w:ins w:id="3038" w:author="t_竹沢 公佑" w:date="2019-10-04T20:47:00Z"/>
          <w:sz w:val="22"/>
          <w:szCs w:val="22"/>
          <w:lang w:val="en"/>
          <w:rPrChange w:id="3039" w:author="t_竹沢 公佑" w:date="2019-10-06T13:47:00Z">
            <w:rPr>
              <w:ins w:id="3040" w:author="t_竹沢 公佑" w:date="2019-10-04T20:47:00Z"/>
              <w:lang w:val="en"/>
            </w:rPr>
          </w:rPrChange>
        </w:rPr>
      </w:pPr>
      <w:r w:rsidRPr="00ED7CFF">
        <w:rPr>
          <w:sz w:val="22"/>
          <w:szCs w:val="22"/>
          <w:lang w:val="en"/>
          <w:rPrChange w:id="3041" w:author="t_竹沢 公佑" w:date="2019-10-06T13:47:00Z">
            <w:rPr>
              <w:lang w:val="en"/>
            </w:rPr>
          </w:rPrChange>
        </w:rPr>
        <w:t xml:space="preserve">(*1) </w:t>
      </w:r>
      <w:del w:id="3042" w:author="t_竹沢 公佑" w:date="2019-10-04T20:46:00Z">
        <w:r w:rsidRPr="00ED7CFF" w:rsidDel="00A777F9">
          <w:rPr>
            <w:sz w:val="22"/>
            <w:szCs w:val="22"/>
            <w:lang w:val="en"/>
            <w:rPrChange w:id="3043" w:author="t_竹沢 公佑" w:date="2019-10-06T13:47:00Z">
              <w:rPr>
                <w:lang w:val="en"/>
              </w:rPr>
            </w:rPrChange>
          </w:rPr>
          <w:delText xml:space="preserve">User </w:delText>
        </w:r>
      </w:del>
      <w:ins w:id="3044" w:author="t_竹沢 公佑" w:date="2019-10-04T20:46:00Z">
        <w:r w:rsidR="00A777F9" w:rsidRPr="00ED7CFF">
          <w:rPr>
            <w:sz w:val="22"/>
            <w:szCs w:val="22"/>
            <w:lang w:val="en"/>
            <w:rPrChange w:id="3045" w:author="t_竹沢 公佑" w:date="2019-10-06T13:47:00Z">
              <w:rPr>
                <w:lang w:val="en"/>
              </w:rPr>
            </w:rPrChange>
          </w:rPr>
          <w:t xml:space="preserve">Your </w:t>
        </w:r>
      </w:ins>
      <w:r w:rsidRPr="00ED7CFF">
        <w:rPr>
          <w:sz w:val="22"/>
          <w:szCs w:val="22"/>
          <w:lang w:val="en"/>
          <w:rPrChange w:id="3046" w:author="t_竹沢 公佑" w:date="2019-10-06T13:47:00Z">
            <w:rPr>
              <w:lang w:val="en"/>
            </w:rPr>
          </w:rPrChange>
        </w:rPr>
        <w:t>application can get the FPGA version by calling GET_DFR_VER.</w:t>
      </w:r>
    </w:p>
    <w:p w:rsidR="00A777F9" w:rsidRPr="00ED7CFF" w:rsidDel="00A777F9" w:rsidRDefault="00A777F9" w:rsidP="005933D3">
      <w:pPr>
        <w:jc w:val="center"/>
        <w:rPr>
          <w:del w:id="3047" w:author="t_竹沢 公佑" w:date="2019-10-04T20:47:00Z"/>
          <w:sz w:val="22"/>
          <w:szCs w:val="22"/>
          <w:lang w:val="en"/>
          <w:rPrChange w:id="3048" w:author="t_竹沢 公佑" w:date="2019-10-06T13:47:00Z">
            <w:rPr>
              <w:del w:id="3049" w:author="t_竹沢 公佑" w:date="2019-10-04T20:47:00Z"/>
              <w:lang w:val="en"/>
            </w:rPr>
          </w:rPrChange>
        </w:rPr>
      </w:pPr>
      <w:ins w:id="3050" w:author="t_竹沢 公佑" w:date="2019-10-04T20:47:00Z">
        <w:r w:rsidRPr="00ED7CFF">
          <w:rPr>
            <w:sz w:val="22"/>
            <w:szCs w:val="22"/>
            <w:lang w:val="en"/>
            <w:rPrChange w:id="3051" w:author="t_竹沢 公佑" w:date="2019-10-06T13:47:00Z">
              <w:rPr>
                <w:lang w:val="en"/>
              </w:rPr>
            </w:rPrChange>
          </w:rPr>
          <w:t>The above versions are read from data Bytes[7][6][5][4].</w:t>
        </w:r>
      </w:ins>
    </w:p>
    <w:p w:rsidR="00A777F9" w:rsidRPr="00ED7CFF" w:rsidRDefault="00A777F9" w:rsidP="00A777F9">
      <w:pPr>
        <w:jc w:val="center"/>
        <w:rPr>
          <w:ins w:id="3052" w:author="t_竹沢 公佑" w:date="2019-10-04T20:47:00Z"/>
          <w:sz w:val="22"/>
          <w:szCs w:val="22"/>
          <w:lang w:val="en"/>
          <w:rPrChange w:id="3053" w:author="t_竹沢 公佑" w:date="2019-10-06T13:47:00Z">
            <w:rPr>
              <w:ins w:id="3054" w:author="t_竹沢 公佑" w:date="2019-10-04T20:47:00Z"/>
              <w:lang w:val="en"/>
            </w:rPr>
          </w:rPrChange>
        </w:rPr>
      </w:pPr>
    </w:p>
    <w:p w:rsidR="00A60C14" w:rsidRPr="00ED7CFF" w:rsidDel="00A777F9" w:rsidRDefault="00A777F9">
      <w:pPr>
        <w:rPr>
          <w:del w:id="3055" w:author="t_竹沢 公佑" w:date="2019-10-04T20:47:00Z"/>
          <w:sz w:val="22"/>
          <w:szCs w:val="22"/>
          <w:lang w:val="en"/>
          <w:rPrChange w:id="3056" w:author="t_竹沢 公佑" w:date="2019-10-06T13:47:00Z">
            <w:rPr>
              <w:del w:id="3057" w:author="t_竹沢 公佑" w:date="2019-10-04T20:47:00Z"/>
              <w:lang w:val="en"/>
            </w:rPr>
          </w:rPrChange>
        </w:rPr>
        <w:pPrChange w:id="3058" w:author="t_竹沢 公佑" w:date="2019-10-04T20:47:00Z">
          <w:pPr>
            <w:jc w:val="center"/>
          </w:pPr>
        </w:pPrChange>
      </w:pPr>
      <w:ins w:id="3059" w:author="t_竹沢 公佑" w:date="2019-10-04T20:47:00Z">
        <w:r w:rsidRPr="00ED7CFF" w:rsidDel="00A777F9">
          <w:rPr>
            <w:sz w:val="22"/>
            <w:szCs w:val="22"/>
            <w:lang w:val="en"/>
            <w:rPrChange w:id="3060" w:author="t_竹沢 公佑" w:date="2019-10-06T13:47:00Z">
              <w:rPr>
                <w:lang w:val="en"/>
              </w:rPr>
            </w:rPrChange>
          </w:rPr>
          <w:t xml:space="preserve"> </w:t>
        </w:r>
      </w:ins>
      <w:del w:id="3061" w:author="t_竹沢 公佑" w:date="2019-10-04T20:47:00Z">
        <w:r w:rsidR="0063690C" w:rsidRPr="00ED7CFF" w:rsidDel="00A777F9">
          <w:rPr>
            <w:sz w:val="22"/>
            <w:szCs w:val="22"/>
            <w:lang w:val="en"/>
            <w:rPrChange w:id="3062" w:author="t_竹沢 公佑" w:date="2019-10-06T13:47:00Z">
              <w:rPr>
                <w:lang w:val="en"/>
              </w:rPr>
            </w:rPrChange>
          </w:rPr>
          <w:delText>The a</w:delText>
        </w:r>
        <w:r w:rsidR="005C5C5F" w:rsidRPr="00ED7CFF" w:rsidDel="00A777F9">
          <w:rPr>
            <w:sz w:val="22"/>
            <w:szCs w:val="22"/>
            <w:lang w:val="en"/>
            <w:rPrChange w:id="3063" w:author="t_竹沢 公佑" w:date="2019-10-06T13:47:00Z">
              <w:rPr>
                <w:lang w:val="en"/>
              </w:rPr>
            </w:rPrChange>
          </w:rPr>
          <w:delText>bove version is the retrieved data Byte[7][6][5][4].</w:delText>
        </w:r>
      </w:del>
    </w:p>
    <w:p w:rsidR="005C5C5F" w:rsidRPr="00ED7CFF" w:rsidRDefault="005C5C5F" w:rsidP="005933D3">
      <w:pPr>
        <w:jc w:val="center"/>
        <w:rPr>
          <w:sz w:val="22"/>
          <w:szCs w:val="22"/>
          <w:lang w:val="en"/>
          <w:rPrChange w:id="3064" w:author="t_竹沢 公佑" w:date="2019-10-06T13:47:00Z">
            <w:rPr>
              <w:lang w:val="en"/>
            </w:rPr>
          </w:rPrChange>
        </w:rPr>
      </w:pPr>
      <w:r w:rsidRPr="00ED7CFF">
        <w:rPr>
          <w:sz w:val="22"/>
          <w:szCs w:val="22"/>
          <w:lang w:val="en"/>
          <w:rPrChange w:id="3065" w:author="t_竹沢 公佑" w:date="2019-10-06T13:47:00Z">
            <w:rPr>
              <w:lang w:val="en"/>
            </w:rPr>
          </w:rPrChange>
        </w:rPr>
        <w:t xml:space="preserve">(*2) The first released FPGA </w:t>
      </w:r>
      <w:r w:rsidR="0041364F" w:rsidRPr="00ED7CFF">
        <w:rPr>
          <w:sz w:val="22"/>
          <w:szCs w:val="22"/>
          <w:lang w:val="en"/>
          <w:rPrChange w:id="3066" w:author="t_竹沢 公佑" w:date="2019-10-06T13:47:00Z">
            <w:rPr>
              <w:lang w:val="en"/>
            </w:rPr>
          </w:rPrChange>
        </w:rPr>
        <w:t xml:space="preserve">has no </w:t>
      </w:r>
      <w:r w:rsidR="002770EC" w:rsidRPr="00ED7CFF">
        <w:rPr>
          <w:sz w:val="22"/>
          <w:szCs w:val="22"/>
          <w:lang w:val="en"/>
          <w:rPrChange w:id="3067" w:author="t_竹沢 公佑" w:date="2019-10-06T13:47:00Z">
            <w:rPr>
              <w:lang w:val="en"/>
            </w:rPr>
          </w:rPrChange>
        </w:rPr>
        <w:t xml:space="preserve">version </w:t>
      </w:r>
      <w:r w:rsidR="0041364F" w:rsidRPr="00ED7CFF">
        <w:rPr>
          <w:sz w:val="22"/>
          <w:szCs w:val="22"/>
          <w:lang w:val="en"/>
          <w:rPrChange w:id="3068" w:author="t_竹沢 公佑" w:date="2019-10-06T13:47:00Z">
            <w:rPr>
              <w:lang w:val="en"/>
            </w:rPr>
          </w:rPrChange>
        </w:rPr>
        <w:t xml:space="preserve">by mistake. </w:t>
      </w:r>
    </w:p>
    <w:p w:rsidR="005C5C5F" w:rsidRDefault="005C5C5F" w:rsidP="005933D3">
      <w:pPr>
        <w:jc w:val="center"/>
        <w:rPr>
          <w:lang w:val="en"/>
        </w:rPr>
      </w:pPr>
    </w:p>
    <w:p w:rsidR="005933D3" w:rsidRPr="00ED7CFF" w:rsidDel="00A777F9" w:rsidRDefault="005933D3" w:rsidP="008A0DC0">
      <w:pPr>
        <w:jc w:val="center"/>
        <w:rPr>
          <w:del w:id="3069" w:author="t_竹沢 公佑" w:date="2019-10-04T20:48:00Z"/>
          <w:sz w:val="22"/>
          <w:szCs w:val="22"/>
          <w:lang w:val="en"/>
          <w:rPrChange w:id="3070" w:author="t_竹沢 公佑" w:date="2019-10-06T13:47:00Z">
            <w:rPr>
              <w:del w:id="3071" w:author="t_竹沢 公佑" w:date="2019-10-04T20:48:00Z"/>
              <w:lang w:val="en"/>
            </w:rPr>
          </w:rPrChange>
        </w:rPr>
      </w:pPr>
      <w:del w:id="3072" w:author="t_竹沢 公佑" w:date="2019-10-04T20:48:00Z">
        <w:r w:rsidRPr="00ED7CFF" w:rsidDel="00A777F9">
          <w:rPr>
            <w:sz w:val="22"/>
            <w:szCs w:val="22"/>
            <w:lang w:val="en"/>
            <w:rPrChange w:id="3073" w:author="t_竹沢 公佑" w:date="2019-10-06T13:47:00Z">
              <w:rPr>
                <w:lang w:val="en"/>
              </w:rPr>
            </w:rPrChange>
          </w:rPr>
          <w:delText>Note: FPGA timestamp in the above table is slightly different from the file</w:delText>
        </w:r>
        <w:r w:rsidR="0063690C" w:rsidRPr="00ED7CFF" w:rsidDel="00A777F9">
          <w:rPr>
            <w:sz w:val="22"/>
            <w:szCs w:val="22"/>
            <w:lang w:val="en"/>
            <w:rPrChange w:id="3074" w:author="t_竹沢 公佑" w:date="2019-10-06T13:47:00Z">
              <w:rPr>
                <w:lang w:val="en"/>
              </w:rPr>
            </w:rPrChange>
          </w:rPr>
          <w:delText>’s one</w:delText>
        </w:r>
        <w:r w:rsidRPr="00ED7CFF" w:rsidDel="00A777F9">
          <w:rPr>
            <w:sz w:val="22"/>
            <w:szCs w:val="22"/>
            <w:lang w:val="en"/>
            <w:rPrChange w:id="3075" w:author="t_竹沢 公佑" w:date="2019-10-06T13:47:00Z">
              <w:rPr>
                <w:lang w:val="en"/>
              </w:rPr>
            </w:rPrChange>
          </w:rPr>
          <w:delText>.</w:delText>
        </w:r>
      </w:del>
    </w:p>
    <w:p w:rsidR="00A777F9" w:rsidRPr="00ED7CFF" w:rsidRDefault="005933D3" w:rsidP="00A777F9">
      <w:pPr>
        <w:jc w:val="center"/>
        <w:rPr>
          <w:ins w:id="3076" w:author="t_竹沢 公佑" w:date="2019-10-04T20:48:00Z"/>
          <w:sz w:val="22"/>
          <w:szCs w:val="22"/>
          <w:lang w:val="en"/>
          <w:rPrChange w:id="3077" w:author="t_竹沢 公佑" w:date="2019-10-06T13:47:00Z">
            <w:rPr>
              <w:ins w:id="3078" w:author="t_竹沢 公佑" w:date="2019-10-04T20:48:00Z"/>
              <w:lang w:val="en"/>
            </w:rPr>
          </w:rPrChange>
        </w:rPr>
      </w:pPr>
      <w:del w:id="3079" w:author="t_竹沢 公佑" w:date="2019-10-04T20:48:00Z">
        <w:r w:rsidRPr="00ED7CFF" w:rsidDel="00A777F9">
          <w:rPr>
            <w:sz w:val="22"/>
            <w:szCs w:val="22"/>
            <w:lang w:val="en"/>
            <w:rPrChange w:id="3080" w:author="t_竹沢 公佑" w:date="2019-10-06T13:47:00Z">
              <w:rPr>
                <w:lang w:val="en"/>
              </w:rPr>
            </w:rPrChange>
          </w:rPr>
          <w:delText>This item is noted for reference only.</w:delText>
        </w:r>
      </w:del>
      <w:ins w:id="3081" w:author="t_竹沢 公佑" w:date="2019-10-04T20:48:00Z">
        <w:r w:rsidR="00A777F9" w:rsidRPr="00ED7CFF">
          <w:rPr>
            <w:sz w:val="22"/>
            <w:szCs w:val="22"/>
            <w:lang w:val="en"/>
            <w:rPrChange w:id="3082" w:author="t_竹沢 公佑" w:date="2019-10-06T13:47:00Z">
              <w:rPr>
                <w:lang w:val="en"/>
              </w:rPr>
            </w:rPrChange>
          </w:rPr>
          <w:t>Note: FPGA timestamp in the above table are slightly different from the file’s one.</w:t>
        </w:r>
      </w:ins>
    </w:p>
    <w:p w:rsidR="00A777F9" w:rsidRPr="00ED7CFF" w:rsidRDefault="00A777F9">
      <w:pPr>
        <w:ind w:firstLineChars="600" w:firstLine="1320"/>
        <w:rPr>
          <w:ins w:id="3083" w:author="t_竹沢 公佑" w:date="2019-10-04T20:48:00Z"/>
          <w:sz w:val="22"/>
          <w:szCs w:val="22"/>
          <w:lang w:val="en"/>
          <w:rPrChange w:id="3084" w:author="t_竹沢 公佑" w:date="2019-10-06T13:47:00Z">
            <w:rPr>
              <w:ins w:id="3085" w:author="t_竹沢 公佑" w:date="2019-10-04T20:48:00Z"/>
              <w:lang w:val="en"/>
            </w:rPr>
          </w:rPrChange>
        </w:rPr>
        <w:pPrChange w:id="3086" w:author="t_竹沢 公佑" w:date="2019-10-06T13:47:00Z">
          <w:pPr>
            <w:ind w:firstLineChars="600" w:firstLine="1440"/>
          </w:pPr>
        </w:pPrChange>
      </w:pPr>
      <w:ins w:id="3087" w:author="t_竹沢 公佑" w:date="2019-10-04T20:48:00Z">
        <w:r w:rsidRPr="00ED7CFF">
          <w:rPr>
            <w:sz w:val="22"/>
            <w:szCs w:val="22"/>
            <w:lang w:val="en"/>
            <w:rPrChange w:id="3088" w:author="t_竹沢 公佑" w:date="2019-10-06T13:47:00Z">
              <w:rPr>
                <w:lang w:val="en"/>
              </w:rPr>
            </w:rPrChange>
          </w:rPr>
          <w:t>These items are noted for reference.</w:t>
        </w:r>
      </w:ins>
    </w:p>
    <w:p w:rsidR="00A777F9" w:rsidRDefault="00A777F9" w:rsidP="00A777F9">
      <w:pPr>
        <w:rPr>
          <w:ins w:id="3089" w:author="t_竹沢 公佑" w:date="2019-10-04T20:48:00Z"/>
          <w:lang w:val="en"/>
        </w:rPr>
      </w:pPr>
    </w:p>
    <w:p w:rsidR="00A777F9" w:rsidRPr="00A777F9" w:rsidRDefault="00A777F9" w:rsidP="008A0DC0">
      <w:pPr>
        <w:jc w:val="center"/>
        <w:rPr>
          <w:ins w:id="3090" w:author="t_竹沢 公佑" w:date="2019-10-04T20:48:00Z"/>
          <w:lang w:val="en"/>
        </w:rPr>
      </w:pPr>
    </w:p>
    <w:p w:rsidR="00A777F9" w:rsidRDefault="00A777F9" w:rsidP="008A0DC0">
      <w:pPr>
        <w:jc w:val="center"/>
        <w:rPr>
          <w:lang w:val="en"/>
        </w:rPr>
      </w:pPr>
    </w:p>
    <w:p w:rsidR="005933D3" w:rsidRDefault="005933D3" w:rsidP="00E57F7F">
      <w:pPr>
        <w:rPr>
          <w:lang w:val="en"/>
        </w:rPr>
      </w:pPr>
    </w:p>
    <w:p w:rsidR="00ED7CFF" w:rsidRPr="00454A91" w:rsidRDefault="00ED7CFF">
      <w:pPr>
        <w:pStyle w:val="2"/>
        <w:rPr>
          <w:ins w:id="3091" w:author="t_竹沢 公佑" w:date="2019-10-06T13:48:00Z"/>
          <w:lang w:val="en"/>
        </w:rPr>
        <w:pPrChange w:id="3092" w:author="t_竹沢 公佑" w:date="2019-10-06T13:49:00Z">
          <w:pPr/>
        </w:pPrChange>
      </w:pPr>
      <w:ins w:id="3093" w:author="t_竹沢 公佑" w:date="2019-10-06T13:48:00Z">
        <w:r>
          <w:rPr>
            <w:lang w:val="en"/>
          </w:rPr>
          <w:br w:type="page"/>
        </w:r>
        <w:bookmarkStart w:id="3094" w:name="_Toc63179388"/>
        <w:r>
          <w:rPr>
            <w:rFonts w:hint="eastAsia"/>
            <w:lang w:val="en"/>
          </w:rPr>
          <w:lastRenderedPageBreak/>
          <w:t>Notation for command instructions</w:t>
        </w:r>
        <w:bookmarkEnd w:id="3094"/>
      </w:ins>
    </w:p>
    <w:p w:rsidR="00ED7CFF" w:rsidRPr="00ED7CFF" w:rsidRDefault="00ED7CFF">
      <w:pPr>
        <w:pStyle w:val="a0"/>
        <w:ind w:leftChars="0" w:left="0" w:firstLineChars="50" w:firstLine="110"/>
        <w:rPr>
          <w:ins w:id="3095" w:author="t_竹沢 公佑" w:date="2019-10-06T13:48:00Z"/>
          <w:sz w:val="22"/>
          <w:szCs w:val="22"/>
          <w:lang w:val="en"/>
          <w:rPrChange w:id="3096" w:author="t_竹沢 公佑" w:date="2019-10-06T13:49:00Z">
            <w:rPr>
              <w:ins w:id="3097" w:author="t_竹沢 公佑" w:date="2019-10-06T13:48:00Z"/>
              <w:lang w:val="en"/>
            </w:rPr>
          </w:rPrChange>
        </w:rPr>
        <w:pPrChange w:id="3098" w:author="t_竹沢 公佑" w:date="2019-10-06T13:49:00Z">
          <w:pPr/>
        </w:pPrChange>
      </w:pPr>
      <w:ins w:id="3099" w:author="t_竹沢 公佑" w:date="2019-10-06T13:49:00Z">
        <w:r w:rsidRPr="00ED7CFF">
          <w:rPr>
            <w:sz w:val="22"/>
            <w:szCs w:val="22"/>
            <w:lang w:val="en"/>
          </w:rPr>
          <w:t>In this document, there are some command instructions. And in these instructions the prompt symbol ‘#’and ‘$’ represent the authority level. ‘$’is for normal user. ‘#’ is for root user. If command instruction is written with ‘#’, please execute this command with root privilege.</w:t>
        </w:r>
      </w:ins>
    </w:p>
    <w:p w:rsidR="00ED7CFF" w:rsidRPr="00ED7CFF" w:rsidRDefault="00ED7CFF">
      <w:pPr>
        <w:pStyle w:val="a0"/>
        <w:ind w:leftChars="0" w:left="0"/>
        <w:rPr>
          <w:sz w:val="22"/>
          <w:szCs w:val="22"/>
          <w:lang w:val="en"/>
          <w:rPrChange w:id="3100" w:author="t_竹沢 公佑" w:date="2019-10-06T13:49:00Z">
            <w:rPr>
              <w:lang w:val="en"/>
            </w:rPr>
          </w:rPrChange>
        </w:rPr>
        <w:pPrChange w:id="3101" w:author="t_竹沢 公佑" w:date="2019-10-06T13:48:00Z">
          <w:pPr/>
        </w:pPrChange>
      </w:pPr>
    </w:p>
    <w:p w:rsidR="005F02A7" w:rsidRDefault="00035DA1" w:rsidP="00E57F7F">
      <w:pPr>
        <w:rPr>
          <w:ins w:id="3102" w:author="t_竹沢 公佑" w:date="2020-07-01T13:18:00Z"/>
          <w:lang w:val="en"/>
        </w:rPr>
      </w:pPr>
      <w:ins w:id="3103" w:author="t_竹沢 公佑" w:date="2020-07-01T13:18:00Z">
        <w:r>
          <w:rPr>
            <w:rFonts w:hint="eastAsia"/>
            <w:lang w:val="en"/>
          </w:rPr>
          <w:t>Notation for command instructions</w:t>
        </w:r>
      </w:ins>
    </w:p>
    <w:p w:rsidR="00035DA1" w:rsidRDefault="00035DA1" w:rsidP="00E57F7F">
      <w:pPr>
        <w:rPr>
          <w:ins w:id="3104" w:author="t_竹沢 公佑" w:date="2020-07-01T13:18:00Z"/>
          <w:lang w:val="en"/>
        </w:rPr>
      </w:pPr>
    </w:p>
    <w:p w:rsidR="00035DA1" w:rsidRDefault="00B01C66">
      <w:pPr>
        <w:pStyle w:val="2"/>
        <w:rPr>
          <w:ins w:id="3105" w:author="t_竹沢 公佑" w:date="2020-07-01T13:18:00Z"/>
          <w:lang w:val="en"/>
        </w:rPr>
        <w:pPrChange w:id="3106" w:author="t_竹沢 公佑" w:date="2020-07-01T13:18:00Z">
          <w:pPr/>
        </w:pPrChange>
      </w:pPr>
      <w:bookmarkStart w:id="3107" w:name="_Toc63179389"/>
      <w:ins w:id="3108" w:author="t_竹沢 公佑" w:date="2020-07-01T13:29:00Z">
        <w:r>
          <w:rPr>
            <w:rFonts w:hint="eastAsia"/>
            <w:lang w:val="en"/>
          </w:rPr>
          <w:t>The n</w:t>
        </w:r>
      </w:ins>
      <w:ins w:id="3109" w:author="t_竹沢 公佑" w:date="2020-07-01T13:18:00Z">
        <w:r w:rsidR="00035DA1">
          <w:rPr>
            <w:rFonts w:hint="eastAsia"/>
            <w:lang w:val="en"/>
          </w:rPr>
          <w:t>otation for</w:t>
        </w:r>
      </w:ins>
      <w:ins w:id="3110" w:author="t_竹沢 公佑" w:date="2020-07-01T13:19:00Z">
        <w:r w:rsidR="00035DA1">
          <w:rPr>
            <w:rFonts w:hint="eastAsia"/>
            <w:lang w:val="en"/>
          </w:rPr>
          <w:t xml:space="preserve"> the </w:t>
        </w:r>
      </w:ins>
      <w:ins w:id="3111" w:author="t_竹沢 公佑" w:date="2020-07-01T13:18:00Z">
        <w:r w:rsidR="00035DA1">
          <w:rPr>
            <w:rFonts w:hint="eastAsia"/>
            <w:lang w:val="en"/>
          </w:rPr>
          <w:t>level</w:t>
        </w:r>
      </w:ins>
      <w:ins w:id="3112" w:author="t_竹沢 公佑" w:date="2020-07-02T14:33:00Z">
        <w:r w:rsidR="00C62ABE">
          <w:rPr>
            <w:rFonts w:hint="eastAsia"/>
            <w:lang w:val="en"/>
          </w:rPr>
          <w:t xml:space="preserve"> </w:t>
        </w:r>
      </w:ins>
      <w:ins w:id="3113" w:author="t_竹沢 公佑" w:date="2020-07-01T13:19:00Z">
        <w:r w:rsidR="00035DA1">
          <w:rPr>
            <w:rFonts w:hint="eastAsia"/>
            <w:lang w:val="en"/>
          </w:rPr>
          <w:t>of sample</w:t>
        </w:r>
      </w:ins>
      <w:bookmarkEnd w:id="3107"/>
    </w:p>
    <w:p w:rsidR="00035DA1" w:rsidDel="00035DA1" w:rsidRDefault="00035DA1" w:rsidP="00E57F7F">
      <w:pPr>
        <w:rPr>
          <w:del w:id="3114" w:author="t_竹沢 公佑" w:date="2020-07-01T13:18:00Z"/>
          <w:sz w:val="22"/>
          <w:szCs w:val="22"/>
          <w:lang w:val="en"/>
        </w:rPr>
      </w:pPr>
      <w:ins w:id="3115" w:author="t_竹沢 公佑" w:date="2020-07-01T13:18:00Z">
        <w:r>
          <w:rPr>
            <w:rFonts w:hint="eastAsia"/>
            <w:sz w:val="22"/>
            <w:szCs w:val="22"/>
            <w:lang w:val="en"/>
          </w:rPr>
          <w:t xml:space="preserve"> In this document, we use </w:t>
        </w:r>
      </w:ins>
      <w:ins w:id="3116" w:author="t_竹沢 公佑" w:date="2020-07-01T13:19:00Z">
        <w:r>
          <w:rPr>
            <w:rFonts w:hint="eastAsia"/>
            <w:sz w:val="22"/>
            <w:szCs w:val="22"/>
            <w:lang w:val="en"/>
          </w:rPr>
          <w:t>two notation</w:t>
        </w:r>
      </w:ins>
      <w:ins w:id="3117" w:author="t_竹沢 公佑" w:date="2020-07-01T13:27:00Z">
        <w:r w:rsidR="00BE0A42">
          <w:rPr>
            <w:rFonts w:hint="eastAsia"/>
            <w:sz w:val="22"/>
            <w:szCs w:val="22"/>
            <w:lang w:val="en"/>
          </w:rPr>
          <w:t>s</w:t>
        </w:r>
      </w:ins>
      <w:ins w:id="3118" w:author="t_竹沢 公佑" w:date="2020-07-01T13:20:00Z">
        <w:r>
          <w:rPr>
            <w:rFonts w:hint="eastAsia"/>
            <w:sz w:val="22"/>
            <w:szCs w:val="22"/>
            <w:lang w:val="en"/>
          </w:rPr>
          <w:t xml:space="preserve"> for representing bit level</w:t>
        </w:r>
      </w:ins>
      <w:ins w:id="3119" w:author="t_竹沢 公佑" w:date="2020-07-01T13:27:00Z">
        <w:r w:rsidR="00BE0A42">
          <w:rPr>
            <w:rFonts w:hint="eastAsia"/>
            <w:sz w:val="22"/>
            <w:szCs w:val="22"/>
            <w:lang w:val="en"/>
          </w:rPr>
          <w:t xml:space="preserve"> of ALMA frame data sample</w:t>
        </w:r>
      </w:ins>
      <w:ins w:id="3120" w:author="t_竹沢 公佑" w:date="2020-07-01T13:19:00Z">
        <w:r>
          <w:rPr>
            <w:rFonts w:hint="eastAsia"/>
            <w:sz w:val="22"/>
            <w:szCs w:val="22"/>
            <w:lang w:val="en"/>
          </w:rPr>
          <w:t>.</w:t>
        </w:r>
      </w:ins>
      <w:ins w:id="3121" w:author="t_竹沢 公佑" w:date="2020-07-01T13:20:00Z">
        <w:r>
          <w:rPr>
            <w:rFonts w:hint="eastAsia"/>
            <w:sz w:val="22"/>
            <w:szCs w:val="22"/>
            <w:lang w:val="en"/>
          </w:rPr>
          <w:t xml:space="preserve"> </w:t>
        </w:r>
      </w:ins>
    </w:p>
    <w:p w:rsidR="00035DA1" w:rsidRDefault="00035DA1">
      <w:pPr>
        <w:spacing w:line="0" w:lineRule="atLeast"/>
        <w:rPr>
          <w:ins w:id="3122" w:author="t_竹沢 公佑" w:date="2020-07-01T13:20:00Z"/>
          <w:sz w:val="22"/>
          <w:szCs w:val="22"/>
          <w:lang w:val="en"/>
        </w:rPr>
      </w:pPr>
    </w:p>
    <w:p w:rsidR="00035DA1" w:rsidRPr="00BE0A42" w:rsidRDefault="00035DA1">
      <w:pPr>
        <w:spacing w:line="0" w:lineRule="atLeast"/>
        <w:rPr>
          <w:ins w:id="3123" w:author="t_竹沢 公佑" w:date="2020-07-01T13:25:00Z"/>
          <w:sz w:val="22"/>
          <w:szCs w:val="22"/>
          <w:lang w:val="e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124" w:author="t_竹沢 公佑" w:date="2020-07-02T15:4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809"/>
        <w:gridCol w:w="1843"/>
        <w:gridCol w:w="3686"/>
        <w:tblGridChange w:id="3125">
          <w:tblGrid>
            <w:gridCol w:w="1809"/>
            <w:gridCol w:w="1843"/>
            <w:gridCol w:w="6469"/>
          </w:tblGrid>
        </w:tblGridChange>
      </w:tblGrid>
      <w:tr w:rsidR="004254C5" w:rsidRPr="004254C5" w:rsidTr="002A4E30">
        <w:trPr>
          <w:jc w:val="center"/>
          <w:ins w:id="3126" w:author="t_竹沢 公佑" w:date="2020-07-01T13:25:00Z"/>
        </w:trPr>
        <w:tc>
          <w:tcPr>
            <w:tcW w:w="1809" w:type="dxa"/>
            <w:shd w:val="clear" w:color="auto" w:fill="D9D9D9"/>
            <w:tcPrChange w:id="3127" w:author="t_竹沢 公佑" w:date="2020-07-02T15:46:00Z">
              <w:tcPr>
                <w:tcW w:w="1809" w:type="dxa"/>
                <w:shd w:val="clear" w:color="auto" w:fill="D9D9D9"/>
              </w:tcPr>
            </w:tcPrChange>
          </w:tcPr>
          <w:p w:rsidR="00BE0A42" w:rsidRPr="004254C5" w:rsidRDefault="00BE0A42" w:rsidP="004254C5">
            <w:pPr>
              <w:spacing w:line="0" w:lineRule="atLeast"/>
              <w:rPr>
                <w:ins w:id="3128" w:author="t_竹沢 公佑" w:date="2020-07-01T13:25:00Z"/>
                <w:sz w:val="22"/>
                <w:szCs w:val="22"/>
                <w:lang w:val="en"/>
              </w:rPr>
            </w:pPr>
            <w:ins w:id="3129" w:author="t_竹沢 公佑" w:date="2020-07-01T13:25:00Z">
              <w:r w:rsidRPr="004254C5">
                <w:rPr>
                  <w:rFonts w:hint="eastAsia"/>
                  <w:sz w:val="22"/>
                  <w:szCs w:val="22"/>
                  <w:lang w:val="en"/>
                </w:rPr>
                <w:t>HML notation</w:t>
              </w:r>
            </w:ins>
          </w:p>
        </w:tc>
        <w:tc>
          <w:tcPr>
            <w:tcW w:w="1843" w:type="dxa"/>
            <w:shd w:val="clear" w:color="auto" w:fill="D9D9D9"/>
            <w:tcPrChange w:id="3130" w:author="t_竹沢 公佑" w:date="2020-07-02T15:46:00Z">
              <w:tcPr>
                <w:tcW w:w="1843" w:type="dxa"/>
                <w:shd w:val="clear" w:color="auto" w:fill="D9D9D9"/>
              </w:tcPr>
            </w:tcPrChange>
          </w:tcPr>
          <w:p w:rsidR="00BE0A42" w:rsidRPr="004254C5" w:rsidRDefault="00BE0A42" w:rsidP="004254C5">
            <w:pPr>
              <w:spacing w:line="0" w:lineRule="atLeast"/>
              <w:rPr>
                <w:ins w:id="3131" w:author="t_竹沢 公佑" w:date="2020-07-01T13:25:00Z"/>
                <w:sz w:val="22"/>
                <w:szCs w:val="22"/>
                <w:lang w:val="en"/>
              </w:rPr>
            </w:pPr>
            <w:ins w:id="3132" w:author="t_竹沢 公佑" w:date="2020-07-01T13:25:00Z">
              <w:r w:rsidRPr="004254C5">
                <w:rPr>
                  <w:rFonts w:hint="eastAsia"/>
                  <w:sz w:val="22"/>
                  <w:szCs w:val="22"/>
                  <w:lang w:val="en"/>
                </w:rPr>
                <w:t>DCB notation</w:t>
              </w:r>
            </w:ins>
          </w:p>
        </w:tc>
        <w:tc>
          <w:tcPr>
            <w:tcW w:w="3686" w:type="dxa"/>
            <w:shd w:val="clear" w:color="auto" w:fill="D9D9D9"/>
            <w:tcPrChange w:id="3133" w:author="t_竹沢 公佑" w:date="2020-07-02T15:46:00Z">
              <w:tcPr>
                <w:tcW w:w="6469" w:type="dxa"/>
                <w:shd w:val="clear" w:color="auto" w:fill="D9D9D9"/>
              </w:tcPr>
            </w:tcPrChange>
          </w:tcPr>
          <w:p w:rsidR="00BE0A42" w:rsidRPr="004254C5" w:rsidRDefault="00BE0A42" w:rsidP="004254C5">
            <w:pPr>
              <w:spacing w:line="0" w:lineRule="atLeast"/>
              <w:rPr>
                <w:ins w:id="3134" w:author="t_竹沢 公佑" w:date="2020-07-01T13:25:00Z"/>
                <w:sz w:val="22"/>
                <w:szCs w:val="22"/>
                <w:lang w:val="en"/>
              </w:rPr>
            </w:pPr>
            <w:ins w:id="3135" w:author="t_竹沢 公佑" w:date="2020-07-01T13:26:00Z">
              <w:r w:rsidRPr="004254C5">
                <w:rPr>
                  <w:sz w:val="22"/>
                  <w:szCs w:val="22"/>
                  <w:lang w:val="en"/>
                </w:rPr>
                <w:t>D</w:t>
              </w:r>
              <w:r w:rsidRPr="004254C5">
                <w:rPr>
                  <w:rFonts w:hint="eastAsia"/>
                  <w:sz w:val="22"/>
                  <w:szCs w:val="22"/>
                  <w:lang w:val="en"/>
                </w:rPr>
                <w:t>escription</w:t>
              </w:r>
            </w:ins>
          </w:p>
        </w:tc>
      </w:tr>
      <w:tr w:rsidR="004254C5" w:rsidRPr="004254C5" w:rsidTr="002A4E30">
        <w:trPr>
          <w:jc w:val="center"/>
          <w:ins w:id="3136" w:author="t_竹沢 公佑" w:date="2020-07-01T13:25:00Z"/>
        </w:trPr>
        <w:tc>
          <w:tcPr>
            <w:tcW w:w="1809" w:type="dxa"/>
            <w:shd w:val="clear" w:color="auto" w:fill="auto"/>
            <w:tcPrChange w:id="3137" w:author="t_竹沢 公佑" w:date="2020-07-02T15:46:00Z">
              <w:tcPr>
                <w:tcW w:w="1809" w:type="dxa"/>
                <w:shd w:val="clear" w:color="auto" w:fill="auto"/>
              </w:tcPr>
            </w:tcPrChange>
          </w:tcPr>
          <w:p w:rsidR="00BE0A42" w:rsidRPr="004254C5" w:rsidRDefault="00BE0A42" w:rsidP="004254C5">
            <w:pPr>
              <w:spacing w:line="0" w:lineRule="atLeast"/>
              <w:rPr>
                <w:ins w:id="3138" w:author="t_竹沢 公佑" w:date="2020-07-01T13:25:00Z"/>
                <w:sz w:val="22"/>
                <w:szCs w:val="22"/>
                <w:lang w:val="en"/>
              </w:rPr>
            </w:pPr>
            <w:ins w:id="3139" w:author="t_竹沢 公佑" w:date="2020-07-01T13:26:00Z">
              <w:r w:rsidRPr="004254C5">
                <w:rPr>
                  <w:rFonts w:hint="eastAsia"/>
                  <w:sz w:val="22"/>
                  <w:szCs w:val="22"/>
                  <w:lang w:val="en"/>
                </w:rPr>
                <w:t>H bit</w:t>
              </w:r>
            </w:ins>
          </w:p>
        </w:tc>
        <w:tc>
          <w:tcPr>
            <w:tcW w:w="1843" w:type="dxa"/>
            <w:shd w:val="clear" w:color="auto" w:fill="auto"/>
            <w:tcPrChange w:id="3140" w:author="t_竹沢 公佑" w:date="2020-07-02T15:46:00Z">
              <w:tcPr>
                <w:tcW w:w="1843" w:type="dxa"/>
                <w:shd w:val="clear" w:color="auto" w:fill="auto"/>
              </w:tcPr>
            </w:tcPrChange>
          </w:tcPr>
          <w:p w:rsidR="00BE0A42" w:rsidRPr="004254C5" w:rsidRDefault="00BE0A42" w:rsidP="004254C5">
            <w:pPr>
              <w:spacing w:line="0" w:lineRule="atLeast"/>
              <w:rPr>
                <w:ins w:id="3141" w:author="t_竹沢 公佑" w:date="2020-07-01T13:25:00Z"/>
                <w:sz w:val="22"/>
                <w:szCs w:val="22"/>
                <w:lang w:val="en"/>
              </w:rPr>
            </w:pPr>
            <w:ins w:id="3142" w:author="t_竹沢 公佑" w:date="2020-07-01T13:26:00Z">
              <w:r w:rsidRPr="004254C5">
                <w:rPr>
                  <w:rFonts w:hint="eastAsia"/>
                  <w:sz w:val="22"/>
                  <w:szCs w:val="22"/>
                  <w:lang w:val="en"/>
                </w:rPr>
                <w:t>D bit</w:t>
              </w:r>
            </w:ins>
          </w:p>
        </w:tc>
        <w:tc>
          <w:tcPr>
            <w:tcW w:w="3686" w:type="dxa"/>
            <w:shd w:val="clear" w:color="auto" w:fill="auto"/>
            <w:tcPrChange w:id="3143" w:author="t_竹沢 公佑" w:date="2020-07-02T15:46:00Z">
              <w:tcPr>
                <w:tcW w:w="6469" w:type="dxa"/>
                <w:shd w:val="clear" w:color="auto" w:fill="auto"/>
              </w:tcPr>
            </w:tcPrChange>
          </w:tcPr>
          <w:p w:rsidR="00BE0A42" w:rsidRPr="004254C5" w:rsidRDefault="00BE0A42" w:rsidP="004254C5">
            <w:pPr>
              <w:spacing w:line="0" w:lineRule="atLeast"/>
              <w:rPr>
                <w:ins w:id="3144" w:author="t_竹沢 公佑" w:date="2020-07-01T13:25:00Z"/>
                <w:sz w:val="22"/>
                <w:szCs w:val="22"/>
                <w:lang w:val="en"/>
              </w:rPr>
            </w:pPr>
            <w:ins w:id="3145" w:author="t_竹沢 公佑" w:date="2020-07-01T13:26:00Z">
              <w:r w:rsidRPr="004254C5">
                <w:rPr>
                  <w:rFonts w:hint="eastAsia"/>
                  <w:sz w:val="22"/>
                  <w:szCs w:val="22"/>
                  <w:lang w:val="en"/>
                </w:rPr>
                <w:t>T</w:t>
              </w:r>
              <w:r w:rsidRPr="004254C5">
                <w:rPr>
                  <w:sz w:val="22"/>
                  <w:szCs w:val="22"/>
                  <w:lang w:val="en"/>
                </w:rPr>
                <w:t>h</w:t>
              </w:r>
              <w:r w:rsidRPr="004254C5">
                <w:rPr>
                  <w:rFonts w:hint="eastAsia"/>
                  <w:sz w:val="22"/>
                  <w:szCs w:val="22"/>
                  <w:lang w:val="en"/>
                </w:rPr>
                <w:t>e MSB bit of sample.</w:t>
              </w:r>
            </w:ins>
          </w:p>
        </w:tc>
      </w:tr>
      <w:tr w:rsidR="004254C5" w:rsidRPr="004254C5" w:rsidTr="002A4E30">
        <w:trPr>
          <w:jc w:val="center"/>
          <w:ins w:id="3146" w:author="t_竹沢 公佑" w:date="2020-07-01T13:25:00Z"/>
        </w:trPr>
        <w:tc>
          <w:tcPr>
            <w:tcW w:w="1809" w:type="dxa"/>
            <w:shd w:val="clear" w:color="auto" w:fill="auto"/>
            <w:tcPrChange w:id="3147" w:author="t_竹沢 公佑" w:date="2020-07-02T15:46:00Z">
              <w:tcPr>
                <w:tcW w:w="1809" w:type="dxa"/>
                <w:shd w:val="clear" w:color="auto" w:fill="auto"/>
              </w:tcPr>
            </w:tcPrChange>
          </w:tcPr>
          <w:p w:rsidR="00BE0A42" w:rsidRPr="004254C5" w:rsidRDefault="00BE0A42" w:rsidP="004254C5">
            <w:pPr>
              <w:spacing w:line="0" w:lineRule="atLeast"/>
              <w:rPr>
                <w:ins w:id="3148" w:author="t_竹沢 公佑" w:date="2020-07-01T13:25:00Z"/>
                <w:sz w:val="22"/>
                <w:szCs w:val="22"/>
                <w:lang w:val="en"/>
              </w:rPr>
            </w:pPr>
            <w:ins w:id="3149" w:author="t_竹沢 公佑" w:date="2020-07-01T13:26:00Z">
              <w:r w:rsidRPr="004254C5">
                <w:rPr>
                  <w:rFonts w:hint="eastAsia"/>
                  <w:sz w:val="22"/>
                  <w:szCs w:val="22"/>
                  <w:lang w:val="en"/>
                </w:rPr>
                <w:t>M bit</w:t>
              </w:r>
            </w:ins>
          </w:p>
        </w:tc>
        <w:tc>
          <w:tcPr>
            <w:tcW w:w="1843" w:type="dxa"/>
            <w:shd w:val="clear" w:color="auto" w:fill="auto"/>
            <w:tcPrChange w:id="3150" w:author="t_竹沢 公佑" w:date="2020-07-02T15:46:00Z">
              <w:tcPr>
                <w:tcW w:w="1843" w:type="dxa"/>
                <w:shd w:val="clear" w:color="auto" w:fill="auto"/>
              </w:tcPr>
            </w:tcPrChange>
          </w:tcPr>
          <w:p w:rsidR="00BE0A42" w:rsidRPr="004254C5" w:rsidRDefault="00BE0A42" w:rsidP="004254C5">
            <w:pPr>
              <w:spacing w:line="0" w:lineRule="atLeast"/>
              <w:rPr>
                <w:ins w:id="3151" w:author="t_竹沢 公佑" w:date="2020-07-01T13:25:00Z"/>
                <w:sz w:val="22"/>
                <w:szCs w:val="22"/>
                <w:lang w:val="en"/>
              </w:rPr>
            </w:pPr>
            <w:ins w:id="3152" w:author="t_竹沢 公佑" w:date="2020-07-01T13:26:00Z">
              <w:r w:rsidRPr="004254C5">
                <w:rPr>
                  <w:rFonts w:hint="eastAsia"/>
                  <w:sz w:val="22"/>
                  <w:szCs w:val="22"/>
                  <w:lang w:val="en"/>
                </w:rPr>
                <w:t>C bit</w:t>
              </w:r>
            </w:ins>
          </w:p>
        </w:tc>
        <w:tc>
          <w:tcPr>
            <w:tcW w:w="3686" w:type="dxa"/>
            <w:shd w:val="clear" w:color="auto" w:fill="auto"/>
            <w:tcPrChange w:id="3153" w:author="t_竹沢 公佑" w:date="2020-07-02T15:46:00Z">
              <w:tcPr>
                <w:tcW w:w="6469" w:type="dxa"/>
                <w:shd w:val="clear" w:color="auto" w:fill="auto"/>
              </w:tcPr>
            </w:tcPrChange>
          </w:tcPr>
          <w:p w:rsidR="00BE0A42" w:rsidRPr="004254C5" w:rsidRDefault="00BE0A42" w:rsidP="004254C5">
            <w:pPr>
              <w:spacing w:line="0" w:lineRule="atLeast"/>
              <w:rPr>
                <w:ins w:id="3154" w:author="t_竹沢 公佑" w:date="2020-07-01T13:25:00Z"/>
                <w:sz w:val="22"/>
                <w:szCs w:val="22"/>
                <w:lang w:val="en"/>
              </w:rPr>
            </w:pPr>
            <w:ins w:id="3155" w:author="t_竹沢 公佑" w:date="2020-07-01T13:26:00Z">
              <w:r w:rsidRPr="004254C5">
                <w:rPr>
                  <w:rFonts w:hint="eastAsia"/>
                  <w:sz w:val="22"/>
                  <w:szCs w:val="22"/>
                  <w:lang w:val="en"/>
                </w:rPr>
                <w:t>T</w:t>
              </w:r>
              <w:r w:rsidRPr="004254C5">
                <w:rPr>
                  <w:sz w:val="22"/>
                  <w:szCs w:val="22"/>
                  <w:lang w:val="en"/>
                </w:rPr>
                <w:t>h</w:t>
              </w:r>
              <w:r w:rsidRPr="004254C5">
                <w:rPr>
                  <w:rFonts w:hint="eastAsia"/>
                  <w:sz w:val="22"/>
                  <w:szCs w:val="22"/>
                  <w:lang w:val="en"/>
                </w:rPr>
                <w:t>e Middle bit of sample.</w:t>
              </w:r>
            </w:ins>
          </w:p>
        </w:tc>
      </w:tr>
      <w:tr w:rsidR="004254C5" w:rsidRPr="004254C5" w:rsidTr="002A4E30">
        <w:trPr>
          <w:jc w:val="center"/>
          <w:ins w:id="3156" w:author="t_竹沢 公佑" w:date="2020-07-01T13:25:00Z"/>
        </w:trPr>
        <w:tc>
          <w:tcPr>
            <w:tcW w:w="1809" w:type="dxa"/>
            <w:shd w:val="clear" w:color="auto" w:fill="auto"/>
            <w:tcPrChange w:id="3157" w:author="t_竹沢 公佑" w:date="2020-07-02T15:46:00Z">
              <w:tcPr>
                <w:tcW w:w="1809" w:type="dxa"/>
                <w:shd w:val="clear" w:color="auto" w:fill="auto"/>
              </w:tcPr>
            </w:tcPrChange>
          </w:tcPr>
          <w:p w:rsidR="00BE0A42" w:rsidRPr="004254C5" w:rsidRDefault="00BE0A42" w:rsidP="004254C5">
            <w:pPr>
              <w:spacing w:line="0" w:lineRule="atLeast"/>
              <w:rPr>
                <w:ins w:id="3158" w:author="t_竹沢 公佑" w:date="2020-07-01T13:25:00Z"/>
                <w:sz w:val="22"/>
                <w:szCs w:val="22"/>
                <w:lang w:val="en"/>
              </w:rPr>
            </w:pPr>
            <w:ins w:id="3159" w:author="t_竹沢 公佑" w:date="2020-07-01T13:26:00Z">
              <w:r w:rsidRPr="004254C5">
                <w:rPr>
                  <w:rFonts w:hint="eastAsia"/>
                  <w:sz w:val="22"/>
                  <w:szCs w:val="22"/>
                  <w:lang w:val="en"/>
                </w:rPr>
                <w:t>L bit</w:t>
              </w:r>
            </w:ins>
          </w:p>
        </w:tc>
        <w:tc>
          <w:tcPr>
            <w:tcW w:w="1843" w:type="dxa"/>
            <w:shd w:val="clear" w:color="auto" w:fill="auto"/>
            <w:tcPrChange w:id="3160" w:author="t_竹沢 公佑" w:date="2020-07-02T15:46:00Z">
              <w:tcPr>
                <w:tcW w:w="1843" w:type="dxa"/>
                <w:shd w:val="clear" w:color="auto" w:fill="auto"/>
              </w:tcPr>
            </w:tcPrChange>
          </w:tcPr>
          <w:p w:rsidR="00BE0A42" w:rsidRPr="004254C5" w:rsidRDefault="00BE0A42" w:rsidP="004254C5">
            <w:pPr>
              <w:spacing w:line="0" w:lineRule="atLeast"/>
              <w:rPr>
                <w:ins w:id="3161" w:author="t_竹沢 公佑" w:date="2020-07-01T13:25:00Z"/>
                <w:sz w:val="22"/>
                <w:szCs w:val="22"/>
                <w:lang w:val="en"/>
              </w:rPr>
            </w:pPr>
            <w:ins w:id="3162" w:author="t_竹沢 公佑" w:date="2020-07-01T13:26:00Z">
              <w:r w:rsidRPr="004254C5">
                <w:rPr>
                  <w:rFonts w:hint="eastAsia"/>
                  <w:sz w:val="22"/>
                  <w:szCs w:val="22"/>
                  <w:lang w:val="en"/>
                </w:rPr>
                <w:t>B bit</w:t>
              </w:r>
            </w:ins>
          </w:p>
        </w:tc>
        <w:tc>
          <w:tcPr>
            <w:tcW w:w="3686" w:type="dxa"/>
            <w:shd w:val="clear" w:color="auto" w:fill="auto"/>
            <w:tcPrChange w:id="3163" w:author="t_竹沢 公佑" w:date="2020-07-02T15:46:00Z">
              <w:tcPr>
                <w:tcW w:w="6469" w:type="dxa"/>
                <w:shd w:val="clear" w:color="auto" w:fill="auto"/>
              </w:tcPr>
            </w:tcPrChange>
          </w:tcPr>
          <w:p w:rsidR="00BE0A42" w:rsidRPr="004254C5" w:rsidRDefault="00BE0A42" w:rsidP="004254C5">
            <w:pPr>
              <w:spacing w:line="0" w:lineRule="atLeast"/>
              <w:rPr>
                <w:ins w:id="3164" w:author="t_竹沢 公佑" w:date="2020-07-01T13:25:00Z"/>
                <w:sz w:val="22"/>
                <w:szCs w:val="22"/>
                <w:lang w:val="en"/>
              </w:rPr>
            </w:pPr>
            <w:ins w:id="3165" w:author="t_竹沢 公佑" w:date="2020-07-01T13:26:00Z">
              <w:r w:rsidRPr="004254C5">
                <w:rPr>
                  <w:rFonts w:hint="eastAsia"/>
                  <w:sz w:val="22"/>
                  <w:szCs w:val="22"/>
                  <w:lang w:val="en"/>
                </w:rPr>
                <w:t>The LSB bit of sample.</w:t>
              </w:r>
            </w:ins>
          </w:p>
        </w:tc>
      </w:tr>
    </w:tbl>
    <w:p w:rsidR="00BE0A42" w:rsidRDefault="00BE0A42">
      <w:pPr>
        <w:spacing w:line="0" w:lineRule="atLeast"/>
        <w:rPr>
          <w:ins w:id="3166" w:author="t_竹沢 公佑" w:date="2020-07-01T13:25:00Z"/>
          <w:sz w:val="22"/>
          <w:szCs w:val="22"/>
          <w:lang w:val="en"/>
        </w:rPr>
      </w:pPr>
    </w:p>
    <w:p w:rsidR="00BE0A42" w:rsidRPr="0025475A" w:rsidRDefault="00BE0A42" w:rsidP="00BE0A42">
      <w:pPr>
        <w:pStyle w:val="af9"/>
        <w:jc w:val="center"/>
        <w:rPr>
          <w:ins w:id="3167" w:author="t_竹沢 公佑" w:date="2020-07-01T13:28:00Z"/>
          <w:b w:val="0"/>
          <w:sz w:val="22"/>
          <w:szCs w:val="22"/>
          <w:lang w:val="en"/>
        </w:rPr>
      </w:pPr>
      <w:ins w:id="3168" w:author="t_竹沢 公佑" w:date="2020-07-01T13:28:00Z">
        <w:r w:rsidRPr="0025475A">
          <w:rPr>
            <w:sz w:val="22"/>
            <w:szCs w:val="22"/>
          </w:rPr>
          <w:t xml:space="preserve">Table </w:t>
        </w:r>
      </w:ins>
      <w:ins w:id="3169" w:author="t_竹沢 公佑" w:date="2020-08-13T11:37:00Z">
        <w:r w:rsidR="00614602">
          <w:rPr>
            <w:sz w:val="22"/>
            <w:szCs w:val="22"/>
          </w:rPr>
          <w:fldChar w:fldCharType="begin"/>
        </w:r>
        <w:r w:rsidR="00614602">
          <w:rPr>
            <w:sz w:val="22"/>
            <w:szCs w:val="22"/>
          </w:rPr>
          <w:instrText xml:space="preserve"> STYLEREF 1 \s </w:instrText>
        </w:r>
      </w:ins>
      <w:r w:rsidR="00614602">
        <w:rPr>
          <w:sz w:val="22"/>
          <w:szCs w:val="22"/>
        </w:rPr>
        <w:fldChar w:fldCharType="separate"/>
      </w:r>
      <w:r w:rsidR="000B4FA1">
        <w:rPr>
          <w:noProof/>
          <w:sz w:val="22"/>
          <w:szCs w:val="22"/>
        </w:rPr>
        <w:t>1</w:t>
      </w:r>
      <w:ins w:id="3170" w:author="t_竹沢 公佑" w:date="2020-08-13T11:37:00Z">
        <w:r w:rsidR="00614602">
          <w:rPr>
            <w:sz w:val="22"/>
            <w:szCs w:val="22"/>
          </w:rPr>
          <w:fldChar w:fldCharType="end"/>
        </w:r>
        <w:r w:rsidR="00614602">
          <w:rPr>
            <w:sz w:val="22"/>
            <w:szCs w:val="22"/>
          </w:rPr>
          <w:noBreakHyphen/>
        </w:r>
        <w:r w:rsidR="00614602">
          <w:rPr>
            <w:sz w:val="22"/>
            <w:szCs w:val="22"/>
          </w:rPr>
          <w:fldChar w:fldCharType="begin"/>
        </w:r>
        <w:r w:rsidR="00614602">
          <w:rPr>
            <w:sz w:val="22"/>
            <w:szCs w:val="22"/>
          </w:rPr>
          <w:instrText xml:space="preserve"> SEQ Table \* ARABIC \s 1 </w:instrText>
        </w:r>
      </w:ins>
      <w:r w:rsidR="00614602">
        <w:rPr>
          <w:sz w:val="22"/>
          <w:szCs w:val="22"/>
        </w:rPr>
        <w:fldChar w:fldCharType="separate"/>
      </w:r>
      <w:ins w:id="3171" w:author="t_竹沢 公佑" w:date="2021-02-02T17:29:00Z">
        <w:r w:rsidR="000B4FA1">
          <w:rPr>
            <w:noProof/>
            <w:sz w:val="22"/>
            <w:szCs w:val="22"/>
          </w:rPr>
          <w:t>5</w:t>
        </w:r>
      </w:ins>
      <w:ins w:id="3172" w:author="t_竹沢 公佑" w:date="2020-08-13T11:37:00Z">
        <w:r w:rsidR="00614602">
          <w:rPr>
            <w:sz w:val="22"/>
            <w:szCs w:val="22"/>
          </w:rPr>
          <w:fldChar w:fldCharType="end"/>
        </w:r>
      </w:ins>
      <w:ins w:id="3173" w:author="t_竹沢 公佑" w:date="2020-07-01T13:28:00Z">
        <w:r w:rsidRPr="0025475A">
          <w:rPr>
            <w:sz w:val="22"/>
            <w:szCs w:val="22"/>
          </w:rPr>
          <w:t xml:space="preserve">: </w:t>
        </w:r>
        <w:r>
          <w:rPr>
            <w:rFonts w:hint="eastAsia"/>
            <w:b w:val="0"/>
            <w:sz w:val="22"/>
            <w:szCs w:val="22"/>
          </w:rPr>
          <w:t>The notation for bit level of ALMA frame data sample.</w:t>
        </w:r>
      </w:ins>
    </w:p>
    <w:p w:rsidR="00035DA1" w:rsidRPr="00BE0A42" w:rsidRDefault="00035DA1" w:rsidP="00E57F7F">
      <w:pPr>
        <w:rPr>
          <w:ins w:id="3174" w:author="t_竹沢 公佑" w:date="2020-07-01T13:18:00Z"/>
          <w:sz w:val="22"/>
          <w:szCs w:val="22"/>
          <w:lang w:val="en"/>
        </w:rPr>
      </w:pPr>
    </w:p>
    <w:p w:rsidR="00035DA1" w:rsidRPr="00ED7CFF" w:rsidRDefault="00035DA1" w:rsidP="00E57F7F">
      <w:pPr>
        <w:rPr>
          <w:ins w:id="3175" w:author="t_竹沢 公佑" w:date="2020-07-01T13:18:00Z"/>
          <w:sz w:val="22"/>
          <w:szCs w:val="22"/>
          <w:lang w:val="en"/>
          <w:rPrChange w:id="3176" w:author="t_竹沢 公佑" w:date="2019-10-06T13:49:00Z">
            <w:rPr>
              <w:ins w:id="3177" w:author="t_竹沢 公佑" w:date="2020-07-01T13:18:00Z"/>
              <w:lang w:val="en"/>
            </w:rPr>
          </w:rPrChange>
        </w:rPr>
      </w:pPr>
    </w:p>
    <w:p w:rsidR="00E57F7F" w:rsidRDefault="00E57F7F">
      <w:pPr>
        <w:spacing w:line="0" w:lineRule="atLeast"/>
      </w:pPr>
      <w:r>
        <w:rPr>
          <w:lang w:val="en"/>
        </w:rPr>
        <w:br w:type="page"/>
      </w:r>
    </w:p>
    <w:p w:rsidR="00DF1C7C" w:rsidRPr="008F5241" w:rsidRDefault="00DF1C7C" w:rsidP="008F5241">
      <w:pPr>
        <w:pStyle w:val="1"/>
        <w:rPr>
          <w:u w:val="single"/>
        </w:rPr>
      </w:pPr>
      <w:bookmarkStart w:id="3178" w:name="_Toc63179390"/>
      <w:r w:rsidRPr="008F5241">
        <w:rPr>
          <w:u w:val="single"/>
          <w:lang w:val="en"/>
        </w:rPr>
        <w:t>Structure of</w:t>
      </w:r>
      <w:r w:rsidRPr="008F5241">
        <w:rPr>
          <w:rFonts w:hint="eastAsia"/>
          <w:u w:val="single"/>
          <w:lang w:val="en"/>
        </w:rPr>
        <w:t xml:space="preserve"> Data </w:t>
      </w:r>
      <w:r w:rsidRPr="008F5241">
        <w:rPr>
          <w:rFonts w:hint="eastAsia"/>
          <w:u w:val="single"/>
        </w:rPr>
        <w:t>Buffer</w:t>
      </w:r>
      <w:bookmarkEnd w:id="3178"/>
    </w:p>
    <w:p w:rsidR="00DF1C7C" w:rsidRPr="008F5241" w:rsidRDefault="00DF1C7C" w:rsidP="008F5241">
      <w:pPr>
        <w:pStyle w:val="2"/>
        <w:rPr>
          <w:u w:val="single"/>
        </w:rPr>
      </w:pPr>
      <w:bookmarkStart w:id="3179" w:name="_Toc63179391"/>
      <w:r w:rsidRPr="008F5241">
        <w:rPr>
          <w:u w:val="single"/>
          <w:lang w:val="en"/>
        </w:rPr>
        <w:t>Structure of</w:t>
      </w:r>
      <w:r w:rsidRPr="008F5241">
        <w:rPr>
          <w:rFonts w:hint="eastAsia"/>
          <w:u w:val="single"/>
          <w:lang w:val="en"/>
        </w:rPr>
        <w:t xml:space="preserve"> </w:t>
      </w:r>
      <w:ins w:id="3180" w:author="t_竹沢 公佑" w:date="2020-04-06T11:28:00Z">
        <w:r w:rsidR="008502BD">
          <w:rPr>
            <w:rFonts w:hint="eastAsia"/>
            <w:u w:val="single"/>
            <w:lang w:val="en"/>
          </w:rPr>
          <w:t xml:space="preserve">Host </w:t>
        </w:r>
      </w:ins>
      <w:r w:rsidRPr="008F5241">
        <w:rPr>
          <w:rFonts w:hint="eastAsia"/>
          <w:u w:val="single"/>
          <w:lang w:val="en"/>
        </w:rPr>
        <w:t xml:space="preserve">Receive Ring </w:t>
      </w:r>
      <w:r w:rsidRPr="008F5241">
        <w:rPr>
          <w:rFonts w:hint="eastAsia"/>
          <w:u w:val="single"/>
        </w:rPr>
        <w:t>Buffer</w:t>
      </w:r>
      <w:bookmarkEnd w:id="3179"/>
    </w:p>
    <w:p w:rsidR="006571C3" w:rsidRPr="006571C3" w:rsidRDefault="00784A1F" w:rsidP="006571C3">
      <w:pPr>
        <w:pStyle w:val="a0"/>
        <w:ind w:left="960"/>
      </w:pPr>
      <w:r>
        <w:pict>
          <v:shape id="_x0000_s1073" type="#_x0000_t202" style="position:absolute;left:0;text-align:left;margin-left:16.8pt;margin-top:6.65pt;width:88.3pt;height:14.4pt;z-index:25" filled="f" stroked="f">
            <v:textbox style="mso-next-textbox:#_x0000_s1073" inset="0,0,0,0">
              <w:txbxContent>
                <w:p w:rsidR="000F6E92" w:rsidRDefault="000F6E92">
                  <w:pPr>
                    <w:pStyle w:val="HTML0"/>
                    <w:spacing w:line="0" w:lineRule="atLeast"/>
                    <w:rPr>
                      <w:rFonts w:eastAsia="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 xml:space="preserve">Offset(Virtual) </w:t>
                  </w:r>
                  <w:r>
                    <w:rPr>
                      <w:rFonts w:eastAsia="ＭＳ Ｐゴシック" w:hint="eastAsia"/>
                      <w:color w:val="222222"/>
                      <w:sz w:val="22"/>
                      <w:szCs w:val="22"/>
                      <w:lang w:val="en"/>
                    </w:rPr>
                    <w:t>address)</w:t>
                  </w:r>
                </w:p>
              </w:txbxContent>
            </v:textbox>
          </v:shape>
        </w:pict>
      </w:r>
    </w:p>
    <w:p w:rsidR="00DF1C7C" w:rsidRDefault="00784A1F">
      <w:pPr>
        <w:spacing w:line="0" w:lineRule="atLeast"/>
      </w:pPr>
      <w:r>
        <w:pict>
          <v:shape id="_x0000_s1074" type="#_x0000_t202" style="position:absolute;margin-left:50.55pt;margin-top:10.1pt;width:24.75pt;height:14.4pt;z-index:26" filled="f" stroked="f">
            <v:textbox style="mso-next-textbox:#_x0000_s1074" inset="0,0,0,0">
              <w:txbxContent>
                <w:p w:rsidR="000F6E92" w:rsidRDefault="000F6E92">
                  <w:pPr>
                    <w:pStyle w:val="HTML0"/>
                    <w:spacing w:line="0" w:lineRule="atLeast"/>
                    <w:jc w:val="right"/>
                    <w:rPr>
                      <w:rFonts w:eastAsia="ＭＳ Ｐゴシック"/>
                      <w:color w:val="222222"/>
                      <w:sz w:val="22"/>
                      <w:szCs w:val="22"/>
                      <w:lang w:val="en"/>
                    </w:rPr>
                  </w:pPr>
                  <w:r>
                    <w:rPr>
                      <w:rFonts w:eastAsia="ＭＳ Ｐゴシック" w:hint="eastAsia"/>
                      <w:color w:val="222222"/>
                      <w:sz w:val="22"/>
                      <w:szCs w:val="22"/>
                      <w:lang w:val="en"/>
                    </w:rPr>
                    <w:t>0x0</w:t>
                  </w:r>
                </w:p>
              </w:txbxContent>
            </v:textbox>
          </v:shape>
        </w:pict>
      </w:r>
    </w:p>
    <w:p w:rsidR="00DF1C7C" w:rsidRDefault="00784A1F">
      <w:pPr>
        <w:spacing w:line="0" w:lineRule="atLeast"/>
      </w:pPr>
      <w:r>
        <w:pict>
          <v:shape id="_x0000_s1075" type="#_x0000_t32" style="position:absolute;margin-left:265.8pt;margin-top:7.15pt;width:22.5pt;height:25.5pt;flip:y;z-index:16" o:connectortype="straight">
            <v:stroke dashstyle="dash"/>
          </v:shape>
        </w:pict>
      </w:r>
      <w:r>
        <w:pict>
          <v:shape id="_x0000_s1076" type="#_x0000_t202" style="position:absolute;margin-left:76.8pt;margin-top:-.35pt;width:92.25pt;height:61.75pt;z-index:8" filled="f">
            <v:textbox style="mso-next-textbox:#_x0000_s1076"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Group 0</w:t>
                  </w:r>
                </w:p>
                <w:p w:rsidR="000F6E92" w:rsidRPr="005038B9" w:rsidRDefault="000F6E92">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4MiB×35block</w:t>
                  </w:r>
                </w:p>
                <w:p w:rsidR="000F6E92" w:rsidRPr="005038B9" w:rsidRDefault="000F6E92">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=140MiB(48ms)</w:t>
                  </w:r>
                </w:p>
              </w:txbxContent>
            </v:textbox>
          </v:shape>
        </w:pict>
      </w:r>
      <w:r>
        <w:pict>
          <v:shape id="_x0000_s1077" type="#_x0000_t202" style="position:absolute;margin-left:288.3pt;margin-top:7.15pt;width:210pt;height:39.75pt;z-index:12" filled="f">
            <v:textbox style="mso-next-textbox:#_x0000_s1077"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 xml:space="preserve">Frame（48Ｂ = 384bit） </w:t>
                  </w:r>
                </w:p>
                <w:p w:rsidR="000F6E92" w:rsidRPr="005038B9" w:rsidRDefault="000F6E92" w:rsidP="005179B4">
                  <w:pPr>
                    <w:pStyle w:val="HTML0"/>
                    <w:spacing w:line="0" w:lineRule="atLeast"/>
                    <w:ind w:firstLineChars="50" w:firstLine="110"/>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 xml:space="preserve">See </w:t>
                  </w:r>
                  <w:r w:rsidRPr="005038B9">
                    <w:rPr>
                      <w:rFonts w:ascii="ＭＳ Ｐゴシック" w:eastAsia="ＭＳ Ｐゴシック" w:hAnsi="ＭＳ Ｐゴシック"/>
                      <w:b/>
                      <w:color w:val="222222"/>
                      <w:sz w:val="22"/>
                      <w:szCs w:val="22"/>
                      <w:lang w:val="en"/>
                    </w:rPr>
                    <w:t>“</w:t>
                  </w:r>
                  <w:r>
                    <w:rPr>
                      <w:rFonts w:ascii="ＭＳ Ｐゴシック" w:eastAsia="ＭＳ Ｐゴシック" w:hAnsi="ＭＳ Ｐゴシック"/>
                      <w:b/>
                      <w:color w:val="222222"/>
                      <w:sz w:val="22"/>
                      <w:szCs w:val="22"/>
                      <w:lang w:val="en"/>
                    </w:rPr>
                    <w:fldChar w:fldCharType="begin"/>
                  </w:r>
                  <w:r>
                    <w:rPr>
                      <w:rFonts w:ascii="ＭＳ Ｐゴシック" w:eastAsia="ＭＳ Ｐゴシック" w:hAnsi="ＭＳ Ｐゴシック"/>
                      <w:b/>
                      <w:color w:val="222222"/>
                      <w:sz w:val="22"/>
                      <w:szCs w:val="22"/>
                      <w:lang w:val="en"/>
                    </w:rPr>
                    <w:instrText xml:space="preserve"> REF _Ref13138841 \r \h </w:instrText>
                  </w:r>
                  <w:r>
                    <w:rPr>
                      <w:rFonts w:ascii="ＭＳ Ｐゴシック" w:eastAsia="ＭＳ Ｐゴシック" w:hAnsi="ＭＳ Ｐゴシック"/>
                      <w:b/>
                      <w:color w:val="222222"/>
                      <w:sz w:val="22"/>
                      <w:szCs w:val="22"/>
                      <w:lang w:val="en"/>
                    </w:rPr>
                  </w:r>
                  <w:r>
                    <w:rPr>
                      <w:rFonts w:ascii="ＭＳ Ｐゴシック" w:eastAsia="ＭＳ Ｐゴシック" w:hAnsi="ＭＳ Ｐゴシック"/>
                      <w:b/>
                      <w:color w:val="222222"/>
                      <w:sz w:val="22"/>
                      <w:szCs w:val="22"/>
                      <w:lang w:val="en"/>
                    </w:rPr>
                    <w:fldChar w:fldCharType="separate"/>
                  </w:r>
                  <w:r w:rsidR="008F6CDE">
                    <w:rPr>
                      <w:rFonts w:ascii="ＭＳ Ｐゴシック" w:eastAsia="ＭＳ Ｐゴシック" w:hAnsi="ＭＳ Ｐゴシック"/>
                      <w:b/>
                      <w:color w:val="222222"/>
                      <w:sz w:val="22"/>
                      <w:szCs w:val="22"/>
                      <w:lang w:val="en"/>
                    </w:rPr>
                    <w:t>3.1</w:t>
                  </w:r>
                  <w:r>
                    <w:rPr>
                      <w:rFonts w:ascii="ＭＳ Ｐゴシック" w:eastAsia="ＭＳ Ｐゴシック" w:hAnsi="ＭＳ Ｐゴシック"/>
                      <w:b/>
                      <w:color w:val="222222"/>
                      <w:sz w:val="22"/>
                      <w:szCs w:val="22"/>
                      <w:lang w:val="en"/>
                    </w:rPr>
                    <w:fldChar w:fldCharType="end"/>
                  </w:r>
                  <w:r>
                    <w:rPr>
                      <w:rFonts w:ascii="ＭＳ Ｐゴシック" w:eastAsia="ＭＳ Ｐゴシック" w:hAnsi="ＭＳ Ｐゴシック" w:hint="eastAsia"/>
                      <w:b/>
                      <w:color w:val="222222"/>
                      <w:sz w:val="22"/>
                      <w:szCs w:val="22"/>
                      <w:lang w:val="en"/>
                    </w:rPr>
                    <w:t xml:space="preserve"> </w:t>
                  </w:r>
                  <w:r w:rsidRPr="005038B9">
                    <w:rPr>
                      <w:rFonts w:ascii="ＭＳ Ｐゴシック" w:eastAsia="ＭＳ Ｐゴシック" w:hAnsi="ＭＳ Ｐゴシック"/>
                      <w:b/>
                      <w:color w:val="222222"/>
                      <w:sz w:val="22"/>
                      <w:szCs w:val="22"/>
                      <w:lang w:val="en"/>
                    </w:rPr>
                    <w:fldChar w:fldCharType="begin"/>
                  </w:r>
                  <w:r w:rsidRPr="005038B9">
                    <w:rPr>
                      <w:rFonts w:ascii="ＭＳ Ｐゴシック" w:eastAsia="ＭＳ Ｐゴシック" w:hAnsi="ＭＳ Ｐゴシック"/>
                      <w:b/>
                      <w:color w:val="222222"/>
                      <w:sz w:val="22"/>
                      <w:szCs w:val="22"/>
                      <w:lang w:val="en"/>
                    </w:rPr>
                    <w:instrText xml:space="preserve"> REF _Ref454951536 \h  \* MERGEFORMAT </w:instrText>
                  </w:r>
                  <w:r w:rsidRPr="005038B9">
                    <w:rPr>
                      <w:rFonts w:ascii="ＭＳ Ｐゴシック" w:eastAsia="ＭＳ Ｐゴシック" w:hAnsi="ＭＳ Ｐゴシック"/>
                      <w:b/>
                      <w:color w:val="222222"/>
                      <w:sz w:val="22"/>
                      <w:szCs w:val="22"/>
                      <w:lang w:val="en"/>
                    </w:rPr>
                  </w:r>
                  <w:r w:rsidRPr="005038B9">
                    <w:rPr>
                      <w:rFonts w:ascii="ＭＳ Ｐゴシック" w:eastAsia="ＭＳ Ｐゴシック" w:hAnsi="ＭＳ Ｐゴシック"/>
                      <w:b/>
                      <w:color w:val="222222"/>
                      <w:sz w:val="22"/>
                      <w:szCs w:val="22"/>
                      <w:lang w:val="en"/>
                    </w:rPr>
                    <w:fldChar w:fldCharType="separate"/>
                  </w:r>
                  <w:ins w:id="3181" w:author="t_竹沢 公佑" w:date="2021-02-02T17:08:00Z">
                    <w:r w:rsidR="008F6CDE" w:rsidRPr="008F6CDE">
                      <w:rPr>
                        <w:rFonts w:ascii="ＭＳ Ｐゴシック" w:eastAsia="ＭＳ Ｐゴシック" w:hAnsi="ＭＳ Ｐゴシック"/>
                        <w:b/>
                        <w:sz w:val="22"/>
                        <w:szCs w:val="22"/>
                        <w:rPrChange w:id="3182" w:author="t_竹沢 公佑" w:date="2021-02-02T17:08:00Z">
                          <w:rPr>
                            <w:u w:val="single"/>
                            <w:lang w:val="en"/>
                          </w:rPr>
                        </w:rPrChange>
                      </w:rPr>
                      <w:t>Normal</w:t>
                    </w:r>
                    <w:r w:rsidR="008F6CDE" w:rsidRPr="008F6CDE">
                      <w:rPr>
                        <w:rFonts w:ascii="ＭＳ Ｐゴシック" w:eastAsia="ＭＳ Ｐゴシック" w:hAnsi="ＭＳ Ｐゴシック"/>
                        <w:b/>
                        <w:sz w:val="22"/>
                        <w:szCs w:val="22"/>
                        <w:lang w:val="en"/>
                        <w:rPrChange w:id="3183" w:author="t_竹沢 公佑" w:date="2021-02-02T17:08:00Z">
                          <w:rPr>
                            <w:u w:val="single"/>
                            <w:lang w:val="en"/>
                          </w:rPr>
                        </w:rPrChange>
                      </w:rPr>
                      <w:t xml:space="preserve"> frame</w:t>
                    </w:r>
                  </w:ins>
                  <w:del w:id="3184" w:author="t_竹沢 公佑" w:date="2019-08-22T13:55:00Z">
                    <w:r w:rsidRPr="007E3A9D" w:rsidDel="007154FA">
                      <w:rPr>
                        <w:rFonts w:ascii="ＭＳ Ｐゴシック" w:eastAsia="ＭＳ Ｐゴシック" w:hAnsi="ＭＳ Ｐゴシック" w:hint="eastAsia"/>
                        <w:b/>
                        <w:sz w:val="22"/>
                        <w:szCs w:val="22"/>
                      </w:rPr>
                      <w:delText>Normal</w:delText>
                    </w:r>
                    <w:r w:rsidRPr="007E3A9D" w:rsidDel="007154FA">
                      <w:rPr>
                        <w:rFonts w:ascii="ＭＳ Ｐゴシック" w:eastAsia="ＭＳ Ｐゴシック" w:hAnsi="ＭＳ Ｐゴシック" w:hint="eastAsia"/>
                        <w:b/>
                        <w:sz w:val="22"/>
                        <w:szCs w:val="22"/>
                        <w:lang w:val="en"/>
                      </w:rPr>
                      <w:delText xml:space="preserve"> frame</w:delText>
                    </w:r>
                  </w:del>
                  <w:r w:rsidRPr="005038B9">
                    <w:rPr>
                      <w:rFonts w:ascii="ＭＳ Ｐゴシック" w:eastAsia="ＭＳ Ｐゴシック" w:hAnsi="ＭＳ Ｐゴシック"/>
                      <w:b/>
                      <w:color w:val="222222"/>
                      <w:sz w:val="22"/>
                      <w:szCs w:val="22"/>
                      <w:lang w:val="en"/>
                    </w:rPr>
                    <w:fldChar w:fldCharType="end"/>
                  </w:r>
                  <w:r w:rsidRPr="005038B9">
                    <w:rPr>
                      <w:rFonts w:ascii="ＭＳ Ｐゴシック" w:eastAsia="ＭＳ Ｐゴシック" w:hAnsi="ＭＳ Ｐゴシック"/>
                      <w:b/>
                      <w:color w:val="222222"/>
                      <w:sz w:val="22"/>
                      <w:szCs w:val="22"/>
                      <w:lang w:val="en"/>
                    </w:rPr>
                    <w:t>”</w:t>
                  </w:r>
                </w:p>
              </w:txbxContent>
            </v:textbox>
          </v:shape>
        </w:pict>
      </w:r>
      <w:r>
        <w:pict>
          <v:shape id="_x0000_s1078" type="#_x0000_t202" style="position:absolute;margin-left:195.3pt;margin-top:-.35pt;width:69.75pt;height:46.5pt;z-index:11" filled="f">
            <v:textbox style="mso-next-textbox:#_x0000_s1078"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Block(4MiB)</w:t>
                  </w:r>
                </w:p>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sz w:val="22"/>
                      <w:szCs w:val="22"/>
                    </w:rPr>
                    <w:t>≈1.398ms</w:t>
                  </w:r>
                </w:p>
              </w:txbxContent>
            </v:textbox>
          </v:shape>
        </w:pict>
      </w:r>
      <w:r>
        <w:pict>
          <v:shape id="_x0000_s1079" type="#_x0000_t32" style="position:absolute;margin-left:169.05pt;margin-top:-.35pt;width:26.25pt;height:42.75pt;flip:y;z-index:14" o:connectortype="straight">
            <v:stroke dashstyle="dash"/>
          </v:shape>
        </w:pict>
      </w:r>
    </w:p>
    <w:p w:rsidR="00DF1C7C" w:rsidRDefault="00DF1C7C">
      <w:pPr>
        <w:spacing w:line="0" w:lineRule="atLeast"/>
      </w:pPr>
    </w:p>
    <w:p w:rsidR="00DF1C7C" w:rsidRDefault="00784A1F">
      <w:pPr>
        <w:spacing w:line="0" w:lineRule="atLeast"/>
      </w:pPr>
      <w:r>
        <w:pict>
          <v:shape id="_x0000_s1080" type="#_x0000_t32" style="position:absolute;margin-left:265.05pt;margin-top:6.05pt;width:23.25pt;height:9pt;z-index:17" o:connectortype="straight">
            <v:stroke dashstyle="dash"/>
          </v:shape>
        </w:pict>
      </w:r>
      <w:r>
        <w:pict>
          <v:shape id="_x0000_s1081" type="#_x0000_t202" style="position:absolute;margin-left:76.8pt;margin-top:10.55pt;width:92.25pt;height:4.5pt;z-index:13" filled="f">
            <v:textbox style="mso-next-textbox:#_x0000_s1081" inset="0,0,0,0">
              <w:txbxContent>
                <w:p w:rsidR="000F6E92" w:rsidRDefault="000F6E92">
                  <w:pPr>
                    <w:pStyle w:val="HTML0"/>
                    <w:spacing w:line="0" w:lineRule="atLeast"/>
                    <w:rPr>
                      <w:rFonts w:eastAsia="ＭＳ Ｐゴシック"/>
                      <w:b/>
                      <w:color w:val="222222"/>
                      <w:sz w:val="22"/>
                      <w:szCs w:val="22"/>
                      <w:lang w:val="en"/>
                    </w:rPr>
                  </w:pPr>
                </w:p>
              </w:txbxContent>
            </v:textbox>
          </v:shape>
        </w:pict>
      </w:r>
      <w:r>
        <w:pict>
          <v:shape id="_x0000_s1082" type="#_x0000_t202" style="position:absolute;margin-left:195.3pt;margin-top:1.55pt;width:69.75pt;height:4.5pt;z-index:87" filled="f">
            <v:textbox style="mso-next-textbox:#_x0000_s1082" inset="0,0,0,0">
              <w:txbxContent>
                <w:p w:rsidR="000F6E92" w:rsidRDefault="000F6E92">
                  <w:pPr>
                    <w:pStyle w:val="HTML0"/>
                    <w:spacing w:line="0" w:lineRule="atLeast"/>
                    <w:rPr>
                      <w:rFonts w:eastAsia="ＭＳ Ｐゴシック"/>
                      <w:b/>
                      <w:color w:val="222222"/>
                      <w:sz w:val="22"/>
                      <w:szCs w:val="22"/>
                      <w:lang w:val="en"/>
                    </w:rPr>
                  </w:pPr>
                </w:p>
              </w:txbxContent>
            </v:textbox>
          </v:shape>
        </w:pict>
      </w:r>
    </w:p>
    <w:p w:rsidR="00DF1C7C" w:rsidRDefault="00784A1F">
      <w:pPr>
        <w:spacing w:line="0" w:lineRule="atLeast"/>
      </w:pPr>
      <w:r>
        <w:pict>
          <v:shape id="_x0000_s1083" type="#_x0000_t202" style="position:absolute;margin-left:76.8pt;margin-top:10.25pt;width:92.25pt;height:4.5pt;z-index:91" filled="f">
            <v:textbox style="mso-next-textbox:#_x0000_s1083" inset="0,0,0,0">
              <w:txbxContent>
                <w:p w:rsidR="000F6E92" w:rsidRDefault="000F6E92">
                  <w:pPr>
                    <w:pStyle w:val="HTML0"/>
                    <w:spacing w:line="0" w:lineRule="atLeast"/>
                    <w:rPr>
                      <w:rFonts w:eastAsia="ＭＳ Ｐゴシック"/>
                      <w:b/>
                      <w:color w:val="222222"/>
                      <w:sz w:val="22"/>
                      <w:szCs w:val="22"/>
                      <w:lang w:val="en"/>
                    </w:rPr>
                  </w:pPr>
                </w:p>
              </w:txbxContent>
            </v:textbox>
          </v:shape>
        </w:pict>
      </w:r>
      <w:r>
        <w:pict>
          <v:shape id="_x0000_s1084" type="#_x0000_t32" style="position:absolute;margin-left:169.05pt;margin-top:10.25pt;width:26.25pt;height:37.5pt;z-index:92" o:connectortype="straight">
            <v:stroke dashstyle="dash"/>
          </v:shape>
        </w:pict>
      </w:r>
      <w:r>
        <w:pict>
          <v:shape id="_x0000_s1085" type="#_x0000_t32" style="position:absolute;margin-left:169.05pt;margin-top:14.75pt;width:26.25pt;height:79.5pt;z-index:15" o:connectortype="straight">
            <v:stroke dashstyle="dash"/>
          </v:shape>
        </w:pict>
      </w:r>
      <w:r>
        <w:pict>
          <v:shape id="_x0000_s1086" type="#_x0000_t202" style="position:absolute;margin-left:16.05pt;margin-top:12.5pt;width:58.5pt;height:15pt;z-index:27" filled="f" stroked="f">
            <v:textbox style="mso-next-textbox:#_x0000_s1086" inset="0,0,0,0">
              <w:txbxContent>
                <w:p w:rsidR="000F6E92" w:rsidRPr="005038B9" w:rsidRDefault="000F6E92">
                  <w:pPr>
                    <w:pStyle w:val="HTML0"/>
                    <w:spacing w:line="0" w:lineRule="atLeast"/>
                    <w:jc w:val="righ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0x8C00000</w:t>
                  </w:r>
                </w:p>
              </w:txbxContent>
            </v:textbox>
          </v:shape>
        </w:pict>
      </w:r>
      <w:r>
        <w:pict>
          <v:shape id="_x0000_s1087" type="#_x0000_t32" style="position:absolute;margin-left:169.05pt;margin-top:-.5pt;width:26.25pt;height:0;z-index:93" o:connectortype="straight">
            <v:stroke dashstyle="dash"/>
          </v:shape>
        </w:pict>
      </w:r>
    </w:p>
    <w:p w:rsidR="00DF1C7C" w:rsidRDefault="00784A1F">
      <w:pPr>
        <w:spacing w:line="0" w:lineRule="atLeast"/>
      </w:pPr>
      <w:r>
        <w:pict>
          <v:shape id="_x0000_s1088" type="#_x0000_t202" style="position:absolute;margin-left:76.8pt;margin-top:-.35pt;width:92.25pt;height:59.5pt;z-index:9" filled="f">
            <v:textbox style="mso-next-textbox:#_x0000_s1088"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Group 1</w:t>
                  </w:r>
                </w:p>
                <w:p w:rsidR="000F6E92" w:rsidRPr="005038B9" w:rsidRDefault="000F6E92">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4MiB×35block</w:t>
                  </w:r>
                </w:p>
                <w:p w:rsidR="000F6E92" w:rsidRPr="005038B9" w:rsidRDefault="000F6E92">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=140MiB(48ms)</w:t>
                  </w:r>
                </w:p>
              </w:txbxContent>
            </v:textbox>
          </v:shape>
        </w:pict>
      </w:r>
      <w:r>
        <w:pict>
          <v:shape id="_x0000_s1089" type="#_x0000_t202" style="position:absolute;margin-left:15.3pt;margin-top:116.15pt;width:58.5pt;height:15pt;z-index:29" filled="f" stroked="f">
            <v:textbox style="mso-next-textbox:#_x0000_s1089" inset="0,0,0,0">
              <w:txbxContent>
                <w:p w:rsidR="000F6E92" w:rsidRPr="005038B9" w:rsidRDefault="000F6E92">
                  <w:pPr>
                    <w:pStyle w:val="HTML0"/>
                    <w:spacing w:line="0" w:lineRule="atLeast"/>
                    <w:jc w:val="righ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0x18400000</w:t>
                  </w:r>
                </w:p>
              </w:txbxContent>
            </v:textbox>
          </v:shape>
        </w:pict>
      </w:r>
    </w:p>
    <w:p w:rsidR="00DF1C7C" w:rsidRDefault="00DF1C7C">
      <w:pPr>
        <w:spacing w:line="0" w:lineRule="atLeast"/>
        <w:rPr>
          <w:b/>
        </w:rPr>
      </w:pPr>
    </w:p>
    <w:p w:rsidR="00DF1C7C" w:rsidRDefault="00784A1F">
      <w:pPr>
        <w:spacing w:line="0" w:lineRule="atLeast"/>
      </w:pPr>
      <w:r>
        <w:pict>
          <v:shape id="_x0000_s1091" type="#_x0000_t202" style="position:absolute;margin-left:269.55pt;margin-top:1.9pt;width:120.75pt;height:17.4pt;z-index:86" filled="f" stroked="f">
            <v:textbox style="mso-next-textbox:#_x0000_s1091"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w:t>
                  </w:r>
                  <w:r>
                    <w:rPr>
                      <w:rFonts w:ascii="ＭＳ Ｐゴシック" w:eastAsia="ＭＳ Ｐゴシック" w:hAnsi="ＭＳ Ｐゴシック" w:hint="eastAsia"/>
                      <w:b/>
                      <w:color w:val="222222"/>
                      <w:sz w:val="22"/>
                      <w:szCs w:val="22"/>
                      <w:lang w:val="en"/>
                    </w:rPr>
                    <w:t xml:space="preserve"> The　last　Block</w:t>
                  </w:r>
                </w:p>
              </w:txbxContent>
            </v:textbox>
          </v:shape>
        </w:pict>
      </w:r>
      <w:r>
        <w:pict>
          <v:shape id="_x0000_s1090" type="#_x0000_t202" style="position:absolute;margin-left:195.3pt;margin-top:1.05pt;width:69.75pt;height:46.5pt;z-index:84" filled="f">
            <v:textbox style="mso-next-textbox:#_x0000_s1090"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Block(4MiB)</w:t>
                  </w:r>
                </w:p>
              </w:txbxContent>
            </v:textbox>
          </v:shape>
        </w:pict>
      </w:r>
      <w:r>
        <w:pict>
          <v:shape id="_x0000_s1092" type="#_x0000_t202" style="position:absolute;margin-left:286.05pt;margin-top:69.55pt;width:210pt;height:39.75pt;z-index:90" filled="f">
            <v:textbox style="mso-next-textbox:#_x0000_s1092"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Information Frame(48B)</w:t>
                  </w:r>
                </w:p>
                <w:p w:rsidR="000F6E92" w:rsidRPr="005038B9" w:rsidRDefault="000F6E92">
                  <w:pPr>
                    <w:pStyle w:val="HTML0"/>
                    <w:spacing w:line="0" w:lineRule="atLeast"/>
                    <w:ind w:firstLineChars="50" w:firstLine="110"/>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 xml:space="preserve">See </w:t>
                  </w:r>
                  <w:r w:rsidRPr="005038B9">
                    <w:rPr>
                      <w:rFonts w:ascii="ＭＳ Ｐゴシック" w:eastAsia="ＭＳ Ｐゴシック" w:hAnsi="ＭＳ Ｐゴシック"/>
                      <w:b/>
                      <w:color w:val="222222"/>
                      <w:sz w:val="22"/>
                      <w:szCs w:val="22"/>
                      <w:lang w:val="en"/>
                    </w:rPr>
                    <w:t>“</w:t>
                  </w:r>
                  <w:r>
                    <w:rPr>
                      <w:rFonts w:ascii="ＭＳ Ｐゴシック" w:eastAsia="ＭＳ Ｐゴシック" w:hAnsi="ＭＳ Ｐゴシック"/>
                      <w:b/>
                      <w:color w:val="222222"/>
                      <w:sz w:val="22"/>
                      <w:szCs w:val="22"/>
                      <w:lang w:val="en"/>
                    </w:rPr>
                    <w:fldChar w:fldCharType="begin"/>
                  </w:r>
                  <w:r>
                    <w:rPr>
                      <w:rFonts w:ascii="ＭＳ Ｐゴシック" w:eastAsia="ＭＳ Ｐゴシック" w:hAnsi="ＭＳ Ｐゴシック"/>
                      <w:b/>
                      <w:color w:val="222222"/>
                      <w:sz w:val="22"/>
                      <w:szCs w:val="22"/>
                      <w:lang w:val="en"/>
                    </w:rPr>
                    <w:instrText xml:space="preserve"> REF _Ref454951577 \r \h </w:instrText>
                  </w:r>
                  <w:r>
                    <w:rPr>
                      <w:rFonts w:ascii="ＭＳ Ｐゴシック" w:eastAsia="ＭＳ Ｐゴシック" w:hAnsi="ＭＳ Ｐゴシック"/>
                      <w:b/>
                      <w:color w:val="222222"/>
                      <w:sz w:val="22"/>
                      <w:szCs w:val="22"/>
                      <w:lang w:val="en"/>
                    </w:rPr>
                  </w:r>
                  <w:r>
                    <w:rPr>
                      <w:rFonts w:ascii="ＭＳ Ｐゴシック" w:eastAsia="ＭＳ Ｐゴシック" w:hAnsi="ＭＳ Ｐゴシック"/>
                      <w:b/>
                      <w:color w:val="222222"/>
                      <w:sz w:val="22"/>
                      <w:szCs w:val="22"/>
                      <w:lang w:val="en"/>
                    </w:rPr>
                    <w:fldChar w:fldCharType="separate"/>
                  </w:r>
                  <w:r w:rsidR="008F6CDE">
                    <w:rPr>
                      <w:rFonts w:ascii="ＭＳ Ｐゴシック" w:eastAsia="ＭＳ Ｐゴシック" w:hAnsi="ＭＳ Ｐゴシック"/>
                      <w:b/>
                      <w:color w:val="222222"/>
                      <w:sz w:val="22"/>
                      <w:szCs w:val="22"/>
                      <w:lang w:val="en"/>
                    </w:rPr>
                    <w:t>3.2</w:t>
                  </w:r>
                  <w:r>
                    <w:rPr>
                      <w:rFonts w:ascii="ＭＳ Ｐゴシック" w:eastAsia="ＭＳ Ｐゴシック" w:hAnsi="ＭＳ Ｐゴシック"/>
                      <w:b/>
                      <w:color w:val="222222"/>
                      <w:sz w:val="22"/>
                      <w:szCs w:val="22"/>
                      <w:lang w:val="en"/>
                    </w:rPr>
                    <w:fldChar w:fldCharType="end"/>
                  </w:r>
                  <w:r>
                    <w:rPr>
                      <w:rFonts w:ascii="ＭＳ Ｐゴシック" w:eastAsia="ＭＳ Ｐゴシック" w:hAnsi="ＭＳ Ｐゴシック" w:hint="eastAsia"/>
                      <w:b/>
                      <w:color w:val="222222"/>
                      <w:sz w:val="22"/>
                      <w:szCs w:val="22"/>
                      <w:lang w:val="en"/>
                    </w:rPr>
                    <w:t xml:space="preserve"> </w:t>
                  </w:r>
                  <w:r w:rsidRPr="005038B9">
                    <w:rPr>
                      <w:rFonts w:ascii="ＭＳ Ｐゴシック" w:eastAsia="ＭＳ Ｐゴシック" w:hAnsi="ＭＳ Ｐゴシック"/>
                      <w:b/>
                      <w:color w:val="222222"/>
                      <w:sz w:val="22"/>
                      <w:szCs w:val="22"/>
                      <w:lang w:val="en"/>
                    </w:rPr>
                    <w:fldChar w:fldCharType="begin"/>
                  </w:r>
                  <w:r w:rsidRPr="005038B9">
                    <w:rPr>
                      <w:rFonts w:ascii="ＭＳ Ｐゴシック" w:eastAsia="ＭＳ Ｐゴシック" w:hAnsi="ＭＳ Ｐゴシック"/>
                      <w:b/>
                      <w:color w:val="222222"/>
                      <w:sz w:val="22"/>
                      <w:szCs w:val="22"/>
                      <w:lang w:val="en"/>
                    </w:rPr>
                    <w:instrText xml:space="preserve"> REF _Ref454951577 \h  \* MERGEFORMAT </w:instrText>
                  </w:r>
                  <w:r w:rsidRPr="005038B9">
                    <w:rPr>
                      <w:rFonts w:ascii="ＭＳ Ｐゴシック" w:eastAsia="ＭＳ Ｐゴシック" w:hAnsi="ＭＳ Ｐゴシック"/>
                      <w:b/>
                      <w:color w:val="222222"/>
                      <w:sz w:val="22"/>
                      <w:szCs w:val="22"/>
                      <w:lang w:val="en"/>
                    </w:rPr>
                  </w:r>
                  <w:r w:rsidRPr="005038B9">
                    <w:rPr>
                      <w:rFonts w:ascii="ＭＳ Ｐゴシック" w:eastAsia="ＭＳ Ｐゴシック" w:hAnsi="ＭＳ Ｐゴシック"/>
                      <w:b/>
                      <w:color w:val="222222"/>
                      <w:sz w:val="22"/>
                      <w:szCs w:val="22"/>
                      <w:lang w:val="en"/>
                    </w:rPr>
                    <w:fldChar w:fldCharType="separate"/>
                  </w:r>
                  <w:ins w:id="3185" w:author="t_竹沢 公佑" w:date="2021-02-02T17:08:00Z">
                    <w:r w:rsidR="008F6CDE" w:rsidRPr="008F6CDE">
                      <w:rPr>
                        <w:rFonts w:ascii="ＭＳ Ｐゴシック" w:eastAsia="ＭＳ Ｐゴシック" w:hAnsi="ＭＳ Ｐゴシック"/>
                        <w:b/>
                        <w:sz w:val="22"/>
                        <w:szCs w:val="22"/>
                        <w:rPrChange w:id="3186" w:author="t_竹沢 公佑" w:date="2021-02-02T17:08:00Z">
                          <w:rPr>
                            <w:u w:val="single"/>
                            <w:lang w:val="en"/>
                          </w:rPr>
                        </w:rPrChange>
                      </w:rPr>
                      <w:t>Information</w:t>
                    </w:r>
                    <w:r w:rsidR="008F6CDE" w:rsidRPr="008F6CDE">
                      <w:rPr>
                        <w:rFonts w:ascii="ＭＳ Ｐゴシック" w:eastAsia="ＭＳ Ｐゴシック" w:hAnsi="ＭＳ Ｐゴシック"/>
                        <w:b/>
                        <w:sz w:val="22"/>
                        <w:szCs w:val="22"/>
                        <w:lang w:val="en"/>
                        <w:rPrChange w:id="3187" w:author="t_竹沢 公佑" w:date="2021-02-02T17:08:00Z">
                          <w:rPr>
                            <w:u w:val="single"/>
                            <w:lang w:val="en"/>
                          </w:rPr>
                        </w:rPrChange>
                      </w:rPr>
                      <w:t xml:space="preserve"> frame</w:t>
                    </w:r>
                  </w:ins>
                  <w:del w:id="3188" w:author="t_竹沢 公佑" w:date="2019-08-22T13:55:00Z">
                    <w:r w:rsidRPr="007E3A9D" w:rsidDel="007154FA">
                      <w:rPr>
                        <w:rFonts w:ascii="ＭＳ Ｐゴシック" w:eastAsia="ＭＳ Ｐゴシック" w:hAnsi="ＭＳ Ｐゴシック" w:hint="eastAsia"/>
                        <w:b/>
                        <w:sz w:val="22"/>
                        <w:szCs w:val="22"/>
                      </w:rPr>
                      <w:delText>Information</w:delText>
                    </w:r>
                    <w:r w:rsidRPr="007E3A9D" w:rsidDel="007154FA">
                      <w:rPr>
                        <w:rFonts w:ascii="ＭＳ Ｐゴシック" w:eastAsia="ＭＳ Ｐゴシック" w:hAnsi="ＭＳ Ｐゴシック" w:hint="eastAsia"/>
                        <w:b/>
                        <w:sz w:val="22"/>
                        <w:szCs w:val="22"/>
                        <w:lang w:val="en"/>
                      </w:rPr>
                      <w:delText xml:space="preserve"> frame</w:delText>
                    </w:r>
                  </w:del>
                  <w:r w:rsidRPr="005038B9">
                    <w:rPr>
                      <w:rFonts w:ascii="ＭＳ Ｐゴシック" w:eastAsia="ＭＳ Ｐゴシック" w:hAnsi="ＭＳ Ｐゴシック"/>
                      <w:b/>
                      <w:color w:val="222222"/>
                      <w:sz w:val="22"/>
                      <w:szCs w:val="22"/>
                      <w:lang w:val="en"/>
                    </w:rPr>
                    <w:fldChar w:fldCharType="end"/>
                  </w:r>
                  <w:r w:rsidRPr="005038B9">
                    <w:rPr>
                      <w:rFonts w:ascii="ＭＳ Ｐゴシック" w:eastAsia="ＭＳ Ｐゴシック" w:hAnsi="ＭＳ Ｐゴシック"/>
                      <w:b/>
                      <w:color w:val="222222"/>
                      <w:sz w:val="22"/>
                      <w:szCs w:val="22"/>
                      <w:lang w:val="en"/>
                    </w:rPr>
                    <w:t>”</w:t>
                  </w:r>
                </w:p>
              </w:txbxContent>
            </v:textbox>
          </v:shape>
        </w:pict>
      </w:r>
    </w:p>
    <w:p w:rsidR="00DF1C7C" w:rsidRDefault="00784A1F">
      <w:pPr>
        <w:spacing w:line="0" w:lineRule="atLeast"/>
      </w:pPr>
      <w:r>
        <w:rPr>
          <w:noProof/>
        </w:rPr>
        <w:pict>
          <v:shape id="_x0000_s1301" type="#_x0000_t32" style="position:absolute;margin-left:265.05pt;margin-top:8.25pt;width:21.05pt;height:45.7pt;z-index:160" o:connectortype="straight">
            <v:stroke dashstyle="dash"/>
          </v:shape>
        </w:pict>
      </w:r>
      <w:r>
        <w:pict>
          <v:shape id="_x0000_s1099" type="#_x0000_t202" style="position:absolute;margin-left:195.3pt;margin-top:8.25pt;width:69.75pt;height:4.25pt;z-index:89" filled="f">
            <v:textbox style="mso-next-textbox:#_x0000_s1099" inset="0,0,0,0">
              <w:txbxContent>
                <w:p w:rsidR="000F6E92" w:rsidRDefault="000F6E92">
                  <w:pPr>
                    <w:pStyle w:val="HTML0"/>
                    <w:spacing w:line="0" w:lineRule="atLeast"/>
                    <w:rPr>
                      <w:rFonts w:eastAsia="ＭＳ Ｐゴシック"/>
                      <w:b/>
                      <w:color w:val="222222"/>
                      <w:sz w:val="22"/>
                      <w:szCs w:val="22"/>
                      <w:lang w:val="en"/>
                    </w:rPr>
                  </w:pPr>
                </w:p>
              </w:txbxContent>
            </v:textbox>
          </v:shape>
        </w:pict>
      </w:r>
      <w:r>
        <w:pict>
          <v:shape id="_x0000_s1094" type="#_x0000_t202" style="position:absolute;margin-left:195.3pt;margin-top:12.5pt;width:69.75pt;height:19.75pt;z-index:112" fillcolor="#a5a5a5">
            <v:textbox style="mso-next-textbox:#_x0000_s1094" inset="0,0,0,0">
              <w:txbxContent>
                <w:p w:rsidR="000F6E92" w:rsidRDefault="000F6E92">
                  <w:pPr>
                    <w:pStyle w:val="HTML0"/>
                    <w:spacing w:line="0" w:lineRule="atLeast"/>
                    <w:rPr>
                      <w:rFonts w:eastAsia="ＭＳ Ｐゴシック"/>
                      <w:b/>
                      <w:color w:val="222222"/>
                      <w:sz w:val="22"/>
                      <w:szCs w:val="22"/>
                      <w:lang w:val="en"/>
                    </w:rPr>
                  </w:pPr>
                </w:p>
              </w:txbxContent>
            </v:textbox>
          </v:shape>
        </w:pict>
      </w:r>
      <w:r>
        <w:pict>
          <v:shape id="_x0000_s1095" type="#_x0000_t32" style="position:absolute;margin-left:265.05pt;margin-top:12.5pt;width:21pt;height:81.25pt;z-index:94" o:connectortype="straight">
            <v:stroke dashstyle="dash"/>
          </v:shape>
        </w:pict>
      </w:r>
      <w:r>
        <w:pict>
          <v:shape id="_x0000_s1100" type="#_x0000_t202" style="position:absolute;margin-left:195.3pt;margin-top:8.25pt;width:69.75pt;height:4.5pt;z-index:85" filled="f">
            <v:textbox style="mso-next-textbox:#_x0000_s1100" inset="0,0,0,0">
              <w:txbxContent>
                <w:p w:rsidR="000F6E92" w:rsidRDefault="000F6E92">
                  <w:pPr>
                    <w:pStyle w:val="HTML0"/>
                    <w:spacing w:line="0" w:lineRule="atLeast"/>
                    <w:rPr>
                      <w:rFonts w:eastAsia="ＭＳ Ｐゴシック"/>
                      <w:b/>
                      <w:color w:val="222222"/>
                      <w:sz w:val="22"/>
                      <w:szCs w:val="22"/>
                      <w:lang w:val="en"/>
                    </w:rPr>
                  </w:pPr>
                </w:p>
              </w:txbxContent>
            </v:textbox>
          </v:shape>
        </w:pict>
      </w:r>
      <w:r>
        <w:pict>
          <v:shape id="_x0000_s1101" type="#_x0000_t202" style="position:absolute;margin-left:16.05pt;margin-top:10.5pt;width:58.5pt;height:15pt;z-index:28" filled="f" stroked="f">
            <v:textbox style="mso-next-textbox:#_x0000_s1101" inset="0,0,0,0">
              <w:txbxContent>
                <w:p w:rsidR="000F6E92" w:rsidRPr="005038B9" w:rsidRDefault="000F6E92">
                  <w:pPr>
                    <w:pStyle w:val="HTML0"/>
                    <w:spacing w:line="0" w:lineRule="atLeast"/>
                    <w:jc w:val="righ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0x11800000</w:t>
                  </w:r>
                </w:p>
              </w:txbxContent>
            </v:textbox>
          </v:shape>
        </w:pict>
      </w:r>
      <w:r>
        <w:pict>
          <v:shape id="_x0000_s1102" type="#_x0000_t202" style="position:absolute;margin-left:76.8pt;margin-top:12.5pt;width:92.25pt;height:59.25pt;z-index:10" filled="f">
            <v:textbox style="mso-next-textbox:#_x0000_s1102"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Group 2</w:t>
                  </w:r>
                </w:p>
                <w:p w:rsidR="000F6E92" w:rsidRPr="005038B9" w:rsidRDefault="000F6E92">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4M</w:t>
                  </w:r>
                  <w:r>
                    <w:rPr>
                      <w:rFonts w:ascii="ＭＳ Ｐゴシック" w:eastAsia="ＭＳ Ｐゴシック" w:hAnsi="ＭＳ Ｐゴシック" w:hint="eastAsia"/>
                      <w:sz w:val="22"/>
                      <w:szCs w:val="22"/>
                    </w:rPr>
                    <w:t>i</w:t>
                  </w:r>
                  <w:r w:rsidRPr="005038B9">
                    <w:rPr>
                      <w:rFonts w:ascii="ＭＳ Ｐゴシック" w:eastAsia="ＭＳ Ｐゴシック" w:hAnsi="ＭＳ Ｐゴシック" w:hint="eastAsia"/>
                      <w:sz w:val="22"/>
                      <w:szCs w:val="22"/>
                    </w:rPr>
                    <w:t>B×35block</w:t>
                  </w:r>
                </w:p>
                <w:p w:rsidR="000F6E92" w:rsidRPr="005038B9" w:rsidRDefault="000F6E92">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=140MiB(48ms)</w:t>
                  </w:r>
                </w:p>
                <w:p w:rsidR="000F6E92" w:rsidRDefault="000F6E92">
                  <w:pPr>
                    <w:pStyle w:val="HTML0"/>
                    <w:spacing w:line="0" w:lineRule="atLeast"/>
                    <w:ind w:firstLineChars="50" w:firstLine="110"/>
                    <w:rPr>
                      <w:rFonts w:eastAsia="ＭＳ Ｐゴシック"/>
                      <w:sz w:val="22"/>
                      <w:szCs w:val="22"/>
                    </w:rPr>
                  </w:pPr>
                </w:p>
              </w:txbxContent>
            </v:textbox>
          </v:shape>
        </w:pict>
      </w:r>
    </w:p>
    <w:p w:rsidR="00DF1C7C" w:rsidRDefault="00784A1F">
      <w:pPr>
        <w:spacing w:line="0" w:lineRule="atLeast"/>
      </w:pPr>
      <w:r>
        <w:pict>
          <v:shape id="_x0000_s1103" type="#_x0000_t32" style="position:absolute;margin-left:195.3pt;margin-top:14.9pt;width:8.25pt;height:28.5pt;flip:y;z-index:113" o:connectortype="straight">
            <v:stroke endarrow="block"/>
          </v:shape>
        </w:pict>
      </w:r>
    </w:p>
    <w:p w:rsidR="00DF1C7C" w:rsidRDefault="00DF1C7C">
      <w:pPr>
        <w:spacing w:line="0" w:lineRule="atLeast"/>
      </w:pPr>
    </w:p>
    <w:p w:rsidR="00DF1C7C" w:rsidRDefault="00784A1F">
      <w:pPr>
        <w:spacing w:line="0" w:lineRule="atLeast"/>
      </w:pPr>
      <w:r>
        <w:pict>
          <v:shape id="_x0000_s1104" type="#_x0000_t202" style="position:absolute;margin-left:191.55pt;margin-top:12.3pt;width:81pt;height:49.5pt;z-index:114" filled="f" stroked="f">
            <v:textbox style="mso-next-textbox:#_x0000_s1104"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 xml:space="preserve">Padding </w:t>
                  </w:r>
                </w:p>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2800592byte.</w:t>
                  </w:r>
                </w:p>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(unused area)</w:t>
                  </w:r>
                </w:p>
              </w:txbxContent>
            </v:textbox>
          </v:shape>
        </w:pict>
      </w:r>
    </w:p>
    <w:p w:rsidR="00DF1C7C" w:rsidRDefault="00784A1F">
      <w:pPr>
        <w:spacing w:line="0" w:lineRule="atLeast"/>
      </w:pPr>
      <w:r>
        <w:pict>
          <v:shape id="_x0000_s1105" type="#_x0000_t202" style="position:absolute;margin-left:76.8pt;margin-top:9.5pt;width:92.25pt;height:36.75pt;z-index:135" filled="f">
            <v:textbox style="mso-next-textbox:#_x0000_s1105" inset="0,0,0,0">
              <w:txbxContent>
                <w:p w:rsidR="000F6E92" w:rsidRDefault="000F6E92">
                  <w:pPr>
                    <w:pStyle w:val="HTML0"/>
                    <w:spacing w:line="0" w:lineRule="atLeast"/>
                    <w:jc w:val="center"/>
                    <w:rPr>
                      <w:rFonts w:eastAsia="ＭＳ Ｐゴシック"/>
                      <w:color w:val="222222"/>
                      <w:sz w:val="22"/>
                      <w:szCs w:val="22"/>
                      <w:lang w:val="en"/>
                    </w:rPr>
                  </w:pPr>
                  <w:r>
                    <w:rPr>
                      <w:rFonts w:eastAsia="ＭＳ Ｐゴシック" w:hint="eastAsia"/>
                      <w:color w:val="222222"/>
                      <w:sz w:val="22"/>
                      <w:szCs w:val="22"/>
                      <w:lang w:val="en"/>
                    </w:rPr>
                    <w:t>：</w:t>
                  </w:r>
                </w:p>
              </w:txbxContent>
            </v:textbox>
          </v:shape>
        </w:pict>
      </w:r>
    </w:p>
    <w:p w:rsidR="00DF1C7C" w:rsidRDefault="00DF1C7C">
      <w:pPr>
        <w:spacing w:line="0" w:lineRule="atLeast"/>
      </w:pPr>
    </w:p>
    <w:p w:rsidR="00DF1C7C" w:rsidRDefault="00784A1F">
      <w:pPr>
        <w:spacing w:line="0" w:lineRule="atLeast"/>
      </w:pPr>
      <w:r>
        <w:pict>
          <v:shape id="_x0000_s1106" type="#_x0000_t202" style="position:absolute;margin-left:272.55pt;margin-top:.35pt;width:226.5pt;height:38.75pt;z-index:88" filled="f" stroked="f">
            <v:textbox style="mso-next-textbox:#_x0000_s1106" inset="0,0,0,0">
              <w:txbxContent>
                <w:p w:rsidR="000F6E92" w:rsidRPr="005038B9" w:rsidRDefault="000F6E92">
                  <w:pPr>
                    <w:pStyle w:val="HTML0"/>
                    <w:spacing w:line="0" w:lineRule="atLeast"/>
                    <w:ind w:left="221" w:hangingChars="100" w:hanging="221"/>
                    <w:rPr>
                      <w:rFonts w:ascii="ＭＳ Ｐゴシック" w:eastAsia="ＭＳ Ｐゴシック" w:hAnsi="ＭＳ Ｐゴシック"/>
                      <w:color w:val="222222"/>
                      <w:sz w:val="22"/>
                      <w:szCs w:val="22"/>
                      <w:lang w:val="en"/>
                    </w:rPr>
                  </w:pPr>
                  <w:r>
                    <w:rPr>
                      <w:rFonts w:eastAsia="ＭＳ Ｐゴシック" w:hint="eastAsia"/>
                      <w:b/>
                      <w:color w:val="222222"/>
                      <w:sz w:val="22"/>
                      <w:szCs w:val="22"/>
                      <w:lang w:val="en"/>
                    </w:rPr>
                    <w:t xml:space="preserve">  </w:t>
                  </w:r>
                  <w:r w:rsidRPr="005038B9">
                    <w:rPr>
                      <w:rFonts w:ascii="ＭＳ Ｐゴシック" w:eastAsia="ＭＳ Ｐゴシック" w:hAnsi="ＭＳ Ｐゴシック" w:hint="eastAsia"/>
                      <w:color w:val="222222"/>
                      <w:sz w:val="22"/>
                      <w:szCs w:val="22"/>
                      <w:lang w:val="en"/>
                    </w:rPr>
                    <w:t>Only End Block of Group has the Information frame.</w:t>
                  </w:r>
                </w:p>
              </w:txbxContent>
            </v:textbox>
          </v:shape>
        </w:pict>
      </w:r>
      <w:r>
        <w:pict>
          <v:shape id="_x0000_s1107" type="#_x0000_t202" style="position:absolute;margin-left:76.8pt;margin-top:15.1pt;width:92.25pt;height:62.25pt;z-index:82" filled="f">
            <v:textbox style="mso-next-textbox:#_x0000_s1107"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Group 15(Default)</w:t>
                  </w:r>
                </w:p>
                <w:p w:rsidR="000F6E92" w:rsidRPr="005038B9" w:rsidRDefault="000F6E92">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4MiB×35block</w:t>
                  </w:r>
                </w:p>
                <w:p w:rsidR="000F6E92" w:rsidRPr="005038B9" w:rsidRDefault="000F6E92">
                  <w:pPr>
                    <w:pStyle w:val="HTML0"/>
                    <w:spacing w:line="0" w:lineRule="atLeast"/>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=140MiB(48ms)</w:t>
                  </w:r>
                </w:p>
              </w:txbxContent>
            </v:textbox>
          </v:shape>
        </w:pict>
      </w:r>
    </w:p>
    <w:p w:rsidR="00DF1C7C" w:rsidRDefault="00DF1C7C">
      <w:pPr>
        <w:spacing w:line="0" w:lineRule="atLeast"/>
      </w:pPr>
    </w:p>
    <w:p w:rsidR="00DF1C7C" w:rsidRDefault="00784A1F">
      <w:pPr>
        <w:spacing w:line="0" w:lineRule="atLeast"/>
      </w:pPr>
      <w:r>
        <w:pict>
          <v:shape id="_x0000_s1108" type="#_x0000_t202" style="position:absolute;margin-left:199.05pt;margin-top:8pt;width:228.75pt;height:33pt;z-index:139" filled="f" stroked="f">
            <v:textbox style="mso-next-textbox:#_x0000_s1108" inset="0,0,0,0">
              <w:txbxContent>
                <w:p w:rsidR="000F6E92" w:rsidRPr="005038B9" w:rsidRDefault="000F6E92">
                  <w:pPr>
                    <w:pStyle w:val="HTML0"/>
                    <w:spacing w:line="0" w:lineRule="atLeas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color w:val="222222"/>
                      <w:sz w:val="22"/>
                      <w:szCs w:val="22"/>
                      <w:lang w:val="en"/>
                    </w:rPr>
                    <w:t xml:space="preserve">You can extend to </w:t>
                  </w:r>
                  <w:r w:rsidRPr="005038B9">
                    <w:rPr>
                      <w:rFonts w:ascii="ＭＳ Ｐゴシック" w:eastAsia="ＭＳ Ｐゴシック" w:hAnsi="ＭＳ Ｐゴシック" w:hint="eastAsia"/>
                      <w:color w:val="222222"/>
                      <w:sz w:val="22"/>
                      <w:szCs w:val="22"/>
                      <w:lang w:val="en"/>
                    </w:rPr>
                    <w:t>32Group</w:t>
                  </w:r>
                  <w:r>
                    <w:rPr>
                      <w:rFonts w:ascii="ＭＳ Ｐゴシック" w:eastAsia="ＭＳ Ｐゴシック" w:hAnsi="ＭＳ Ｐゴシック" w:hint="eastAsia"/>
                      <w:color w:val="222222"/>
                      <w:sz w:val="22"/>
                      <w:szCs w:val="22"/>
                      <w:lang w:val="en"/>
                    </w:rPr>
                    <w:t>s</w:t>
                  </w:r>
                  <w:r w:rsidRPr="005038B9">
                    <w:rPr>
                      <w:rFonts w:ascii="ＭＳ Ｐゴシック" w:eastAsia="ＭＳ Ｐゴシック" w:hAnsi="ＭＳ Ｐゴシック" w:hint="eastAsia"/>
                      <w:color w:val="222222"/>
                      <w:sz w:val="22"/>
                      <w:szCs w:val="22"/>
                      <w:lang w:val="en"/>
                    </w:rPr>
                    <w:t xml:space="preserve"> or</w:t>
                  </w:r>
                  <w:r w:rsidRPr="005038B9">
                    <w:rPr>
                      <w:rFonts w:ascii="ＭＳ Ｐゴシック" w:eastAsia="ＭＳ Ｐゴシック" w:hAnsi="ＭＳ Ｐゴシック"/>
                      <w:color w:val="222222"/>
                      <w:sz w:val="22"/>
                      <w:szCs w:val="22"/>
                      <w:lang w:val="en"/>
                    </w:rPr>
                    <w:t xml:space="preserve"> 64Group</w:t>
                  </w:r>
                  <w:r>
                    <w:rPr>
                      <w:rFonts w:ascii="ＭＳ Ｐゴシック" w:eastAsia="ＭＳ Ｐゴシック" w:hAnsi="ＭＳ Ｐゴシック" w:hint="eastAsia"/>
                      <w:color w:val="222222"/>
                      <w:sz w:val="22"/>
                      <w:szCs w:val="22"/>
                      <w:lang w:val="en"/>
                    </w:rPr>
                    <w:t>s</w:t>
                  </w:r>
                  <w:r w:rsidRPr="005038B9">
                    <w:rPr>
                      <w:rFonts w:ascii="ＭＳ Ｐゴシック" w:eastAsia="ＭＳ Ｐゴシック" w:hAnsi="ＭＳ Ｐゴシック" w:hint="eastAsia"/>
                      <w:color w:val="222222"/>
                      <w:sz w:val="22"/>
                      <w:szCs w:val="22"/>
                      <w:lang w:val="en"/>
                    </w:rPr>
                    <w:t xml:space="preserve"> by using ioctl(DRXPD_</w:t>
                  </w:r>
                  <w:r>
                    <w:rPr>
                      <w:rFonts w:ascii="ＭＳ Ｐゴシック" w:eastAsia="ＭＳ Ｐゴシック" w:hAnsi="ＭＳ Ｐゴシック" w:hint="eastAsia"/>
                      <w:color w:val="222222"/>
                      <w:sz w:val="22"/>
                      <w:szCs w:val="22"/>
                      <w:lang w:val="en"/>
                    </w:rPr>
                    <w:t>SET_</w:t>
                  </w:r>
                  <w:r w:rsidRPr="005038B9">
                    <w:rPr>
                      <w:rFonts w:ascii="ＭＳ Ｐゴシック" w:eastAsia="ＭＳ Ｐゴシック" w:hAnsi="ＭＳ Ｐゴシック" w:hint="eastAsia"/>
                      <w:color w:val="222222"/>
                      <w:sz w:val="22"/>
                      <w:szCs w:val="22"/>
                      <w:lang w:val="en"/>
                    </w:rPr>
                    <w:t>RCVGROUPS).</w:t>
                  </w:r>
                </w:p>
              </w:txbxContent>
            </v:textbox>
          </v:shape>
        </w:pict>
      </w:r>
    </w:p>
    <w:p w:rsidR="00DF1C7C" w:rsidRDefault="00784A1F">
      <w:pPr>
        <w:spacing w:line="0" w:lineRule="atLeast"/>
      </w:pPr>
      <w:r>
        <w:pict>
          <v:shape id="_x0000_s1109" type="#_x0000_t32" style="position:absolute;margin-left:169.05pt;margin-top:5.1pt;width:26.25pt;height:0;flip:x;z-index:140" o:connectortype="straight">
            <v:stroke endarrow="block"/>
          </v:shape>
        </w:pict>
      </w:r>
    </w:p>
    <w:p w:rsidR="00DF1C7C" w:rsidRDefault="00DF1C7C">
      <w:pPr>
        <w:spacing w:line="0" w:lineRule="atLeast"/>
      </w:pPr>
    </w:p>
    <w:p w:rsidR="00DF1C7C" w:rsidRDefault="00784A1F">
      <w:pPr>
        <w:spacing w:line="0" w:lineRule="atLeast"/>
      </w:pPr>
      <w:r>
        <w:pict>
          <v:shape id="_x0000_s1110" type="#_x0000_t202" style="position:absolute;margin-left:16.8pt;margin-top:.35pt;width:58.5pt;height:15pt;z-index:83" filled="f" stroked="f">
            <v:textbox style="mso-next-textbox:#_x0000_s1110" inset="0,0,0,0">
              <w:txbxContent>
                <w:p w:rsidR="000F6E92" w:rsidRPr="005038B9" w:rsidRDefault="000F6E92">
                  <w:pPr>
                    <w:pStyle w:val="HTML0"/>
                    <w:spacing w:line="0" w:lineRule="atLeast"/>
                    <w:jc w:val="righ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0x8C000000</w:t>
                  </w:r>
                </w:p>
              </w:txbxContent>
            </v:textbox>
          </v:shape>
        </w:pict>
      </w:r>
    </w:p>
    <w:p w:rsidR="00DF1C7C" w:rsidRDefault="00DF1C7C">
      <w:pPr>
        <w:spacing w:line="0" w:lineRule="atLeast"/>
        <w:ind w:firstLineChars="100" w:firstLine="220"/>
        <w:rPr>
          <w:sz w:val="22"/>
          <w:szCs w:val="22"/>
        </w:rPr>
      </w:pPr>
      <w:r>
        <w:rPr>
          <w:sz w:val="22"/>
          <w:szCs w:val="22"/>
          <w:lang w:val="en"/>
        </w:rPr>
        <w:t xml:space="preserve">Data </w:t>
      </w:r>
      <w:r>
        <w:rPr>
          <w:rFonts w:hint="eastAsia"/>
          <w:sz w:val="22"/>
          <w:szCs w:val="22"/>
        </w:rPr>
        <w:t>are</w:t>
      </w:r>
      <w:r>
        <w:rPr>
          <w:sz w:val="22"/>
          <w:szCs w:val="22"/>
          <w:lang w:val="en"/>
        </w:rPr>
        <w:t xml:space="preserve"> written from the offset 0x0.</w:t>
      </w:r>
    </w:p>
    <w:p w:rsidR="00DF1C7C" w:rsidRDefault="00DF1C7C">
      <w:pPr>
        <w:spacing w:line="0" w:lineRule="atLeast"/>
        <w:ind w:firstLineChars="100" w:firstLine="220"/>
        <w:rPr>
          <w:sz w:val="22"/>
          <w:szCs w:val="22"/>
          <w:lang w:val="en"/>
        </w:rPr>
      </w:pPr>
      <w:r>
        <w:rPr>
          <w:sz w:val="22"/>
          <w:szCs w:val="22"/>
          <w:lang w:val="en"/>
        </w:rPr>
        <w:t xml:space="preserve">Data </w:t>
      </w:r>
      <w:r>
        <w:rPr>
          <w:rFonts w:hint="eastAsia"/>
          <w:sz w:val="22"/>
          <w:szCs w:val="22"/>
        </w:rPr>
        <w:t>are</w:t>
      </w:r>
      <w:r>
        <w:rPr>
          <w:sz w:val="22"/>
          <w:szCs w:val="22"/>
          <w:lang w:val="en"/>
        </w:rPr>
        <w:t xml:space="preserve"> written in Group0 → Group1 → … → Group</w:t>
      </w:r>
      <w:r>
        <w:rPr>
          <w:rFonts w:hint="eastAsia"/>
          <w:sz w:val="22"/>
          <w:szCs w:val="22"/>
          <w:lang w:val="en"/>
        </w:rPr>
        <w:t>15</w:t>
      </w:r>
      <w:r>
        <w:rPr>
          <w:sz w:val="22"/>
          <w:szCs w:val="22"/>
          <w:lang w:val="en"/>
        </w:rPr>
        <w:t>→ Group0→ Group1</w:t>
      </w:r>
      <w:r>
        <w:rPr>
          <w:rFonts w:hint="eastAsia"/>
          <w:sz w:val="22"/>
          <w:szCs w:val="22"/>
          <w:lang w:val="en"/>
        </w:rPr>
        <w:t xml:space="preserve">　・・</w:t>
      </w:r>
      <w:r>
        <w:rPr>
          <w:sz w:val="22"/>
          <w:szCs w:val="22"/>
          <w:lang w:val="en"/>
        </w:rPr>
        <w:t>order.</w:t>
      </w:r>
    </w:p>
    <w:p w:rsidR="00DF1C7C" w:rsidRDefault="00DF1C7C">
      <w:pPr>
        <w:spacing w:line="0" w:lineRule="atLeast"/>
        <w:ind w:firstLineChars="100" w:firstLine="220"/>
        <w:rPr>
          <w:sz w:val="22"/>
          <w:szCs w:val="22"/>
          <w:lang w:val="en"/>
        </w:rPr>
      </w:pPr>
    </w:p>
    <w:p w:rsidR="00FD2444" w:rsidRDefault="00FD2444" w:rsidP="00FD2444">
      <w:pPr>
        <w:spacing w:line="0" w:lineRule="atLeast"/>
        <w:ind w:leftChars="92" w:left="771" w:hangingChars="250" w:hanging="550"/>
        <w:rPr>
          <w:sz w:val="22"/>
          <w:szCs w:val="22"/>
          <w:lang w:val="en"/>
        </w:rPr>
      </w:pPr>
      <w:r>
        <w:rPr>
          <w:rFonts w:hint="eastAsia"/>
          <w:sz w:val="22"/>
          <w:szCs w:val="22"/>
          <w:lang w:val="en"/>
        </w:rPr>
        <w:t xml:space="preserve">Note: If you use the DRXP board with NUMA architecture server, this </w:t>
      </w:r>
      <w:ins w:id="3189" w:author="t_竹沢 公佑" w:date="2020-04-06T11:33:00Z">
        <w:r w:rsidR="008502BD">
          <w:rPr>
            <w:rFonts w:hint="eastAsia"/>
            <w:sz w:val="22"/>
            <w:szCs w:val="22"/>
            <w:lang w:val="en"/>
          </w:rPr>
          <w:t xml:space="preserve">host </w:t>
        </w:r>
      </w:ins>
      <w:r>
        <w:rPr>
          <w:rFonts w:hint="eastAsia"/>
          <w:sz w:val="22"/>
          <w:szCs w:val="22"/>
          <w:lang w:val="en"/>
        </w:rPr>
        <w:t xml:space="preserve">ring buffer is allocated </w:t>
      </w:r>
      <w:ins w:id="3190" w:author="t_竹沢 公佑" w:date="2019-10-04T20:50:00Z">
        <w:r w:rsidR="00A777F9">
          <w:rPr>
            <w:rFonts w:hint="eastAsia"/>
            <w:sz w:val="22"/>
            <w:szCs w:val="22"/>
            <w:lang w:val="en"/>
          </w:rPr>
          <w:t xml:space="preserve">according to </w:t>
        </w:r>
      </w:ins>
      <w:del w:id="3191" w:author="t_竹沢 公佑" w:date="2019-10-04T20:50:00Z">
        <w:r w:rsidDel="00A777F9">
          <w:rPr>
            <w:rFonts w:hint="eastAsia"/>
            <w:sz w:val="22"/>
            <w:szCs w:val="22"/>
            <w:lang w:val="en"/>
          </w:rPr>
          <w:delText xml:space="preserve">considering </w:delText>
        </w:r>
      </w:del>
      <w:r>
        <w:rPr>
          <w:rFonts w:hint="eastAsia"/>
          <w:sz w:val="22"/>
          <w:szCs w:val="22"/>
          <w:lang w:val="en"/>
        </w:rPr>
        <w:t xml:space="preserve">the node </w:t>
      </w:r>
      <w:ins w:id="3192" w:author="t_竹沢 公佑" w:date="2019-10-04T20:50:00Z">
        <w:r w:rsidR="00A777F9">
          <w:rPr>
            <w:rFonts w:hint="eastAsia"/>
            <w:sz w:val="22"/>
            <w:szCs w:val="22"/>
            <w:lang w:val="en"/>
          </w:rPr>
          <w:t xml:space="preserve">where </w:t>
        </w:r>
      </w:ins>
      <w:del w:id="3193" w:author="t_竹沢 公佑" w:date="2019-10-04T20:50:00Z">
        <w:r w:rsidDel="00A777F9">
          <w:rPr>
            <w:rFonts w:hint="eastAsia"/>
            <w:sz w:val="22"/>
            <w:szCs w:val="22"/>
            <w:lang w:val="en"/>
          </w:rPr>
          <w:delText xml:space="preserve">which </w:delText>
        </w:r>
      </w:del>
      <w:r>
        <w:rPr>
          <w:rFonts w:hint="eastAsia"/>
          <w:sz w:val="22"/>
          <w:szCs w:val="22"/>
          <w:lang w:val="en"/>
        </w:rPr>
        <w:t>the board belongs</w:t>
      </w:r>
      <w:del w:id="3194" w:author="t_竹沢 公佑" w:date="2019-10-04T20:50:00Z">
        <w:r w:rsidDel="00A777F9">
          <w:rPr>
            <w:rFonts w:hint="eastAsia"/>
            <w:sz w:val="22"/>
            <w:szCs w:val="22"/>
            <w:lang w:val="en"/>
          </w:rPr>
          <w:delText xml:space="preserve"> to</w:delText>
        </w:r>
      </w:del>
      <w:r>
        <w:rPr>
          <w:rFonts w:hint="eastAsia"/>
          <w:sz w:val="22"/>
          <w:szCs w:val="22"/>
          <w:lang w:val="en"/>
        </w:rPr>
        <w:t>.</w:t>
      </w:r>
    </w:p>
    <w:p w:rsidR="00FD2444" w:rsidRPr="00FD2444" w:rsidRDefault="00FD2444">
      <w:pPr>
        <w:spacing w:line="0" w:lineRule="atLeast"/>
        <w:ind w:firstLineChars="100" w:firstLine="220"/>
        <w:rPr>
          <w:sz w:val="22"/>
          <w:szCs w:val="22"/>
          <w:lang w:val="en"/>
        </w:rPr>
      </w:pPr>
    </w:p>
    <w:p w:rsidR="00FD2444" w:rsidRDefault="006571C3" w:rsidP="00FD2444">
      <w:pPr>
        <w:pStyle w:val="af9"/>
        <w:jc w:val="center"/>
        <w:rPr>
          <w:sz w:val="22"/>
          <w:szCs w:val="22"/>
          <w:lang w:val="en"/>
        </w:rPr>
      </w:pPr>
      <w:r>
        <w:t xml:space="preserve">Figure </w:t>
      </w:r>
      <w:ins w:id="3195" w:author="t_竹沢 公佑" w:date="2021-02-01T12:00:00Z">
        <w:r w:rsidR="000C2A5C">
          <w:fldChar w:fldCharType="begin"/>
        </w:r>
        <w:r w:rsidR="000C2A5C">
          <w:instrText xml:space="preserve"> STYLEREF 1 \s </w:instrText>
        </w:r>
      </w:ins>
      <w:r w:rsidR="000C2A5C">
        <w:fldChar w:fldCharType="separate"/>
      </w:r>
      <w:r w:rsidR="000B4FA1">
        <w:rPr>
          <w:noProof/>
        </w:rPr>
        <w:t>2</w:t>
      </w:r>
      <w:ins w:id="3196" w:author="t_竹沢 公佑" w:date="2021-02-01T12:00:00Z">
        <w:r w:rsidR="000C2A5C">
          <w:fldChar w:fldCharType="end"/>
        </w:r>
        <w:r w:rsidR="000C2A5C">
          <w:noBreakHyphen/>
        </w:r>
        <w:r w:rsidR="000C2A5C">
          <w:fldChar w:fldCharType="begin"/>
        </w:r>
        <w:r w:rsidR="000C2A5C">
          <w:instrText xml:space="preserve"> SEQ Figure \* ARABIC \s 1 </w:instrText>
        </w:r>
      </w:ins>
      <w:r w:rsidR="000C2A5C">
        <w:fldChar w:fldCharType="separate"/>
      </w:r>
      <w:ins w:id="3197" w:author="t_竹沢 公佑" w:date="2021-02-02T17:29:00Z">
        <w:r w:rsidR="000B4FA1">
          <w:rPr>
            <w:noProof/>
          </w:rPr>
          <w:t>1</w:t>
        </w:r>
      </w:ins>
      <w:ins w:id="3198" w:author="t_竹沢 公佑" w:date="2021-02-01T12:00:00Z">
        <w:r w:rsidR="000C2A5C">
          <w:fldChar w:fldCharType="end"/>
        </w:r>
      </w:ins>
      <w:del w:id="3199" w:author="t_竹沢 公佑" w:date="2019-10-06T14:31:00Z">
        <w:r w:rsidR="00D239E6" w:rsidDel="00C13B44">
          <w:fldChar w:fldCharType="begin"/>
        </w:r>
        <w:r w:rsidR="00D239E6" w:rsidDel="00C13B44">
          <w:delInstrText xml:space="preserve"> STYLEREF 1 \s </w:delInstrText>
        </w:r>
        <w:r w:rsidR="00D239E6" w:rsidDel="00C13B44">
          <w:fldChar w:fldCharType="separate"/>
        </w:r>
        <w:r w:rsidR="008A4939" w:rsidDel="00C13B44">
          <w:rPr>
            <w:noProof/>
          </w:rPr>
          <w:delText>2</w:delText>
        </w:r>
        <w:r w:rsidR="00D239E6" w:rsidDel="00C13B44">
          <w:fldChar w:fldCharType="end"/>
        </w:r>
        <w:r w:rsidR="00D239E6" w:rsidDel="00C13B44">
          <w:noBreakHyphen/>
        </w:r>
        <w:r w:rsidR="00D239E6" w:rsidDel="00C13B44">
          <w:fldChar w:fldCharType="begin"/>
        </w:r>
        <w:r w:rsidR="00D239E6" w:rsidDel="00C13B44">
          <w:delInstrText xml:space="preserve"> SEQ Figure \* ARABIC \s 1 </w:delInstrText>
        </w:r>
        <w:r w:rsidR="00D239E6" w:rsidDel="00C13B44">
          <w:fldChar w:fldCharType="separate"/>
        </w:r>
        <w:r w:rsidR="008A4939" w:rsidDel="00C13B44">
          <w:rPr>
            <w:noProof/>
          </w:rPr>
          <w:delText>1</w:delText>
        </w:r>
        <w:r w:rsidR="00D239E6" w:rsidDel="00C13B44">
          <w:fldChar w:fldCharType="end"/>
        </w:r>
      </w:del>
      <w:r>
        <w:rPr>
          <w:rFonts w:hint="eastAsia"/>
        </w:rPr>
        <w:t xml:space="preserve"> : </w:t>
      </w:r>
      <w:r w:rsidRPr="006571C3">
        <w:rPr>
          <w:b w:val="0"/>
        </w:rPr>
        <w:t>The</w:t>
      </w:r>
      <w:r w:rsidRPr="006571C3">
        <w:rPr>
          <w:rFonts w:hint="eastAsia"/>
          <w:b w:val="0"/>
        </w:rPr>
        <w:t xml:space="preserve"> structure of </w:t>
      </w:r>
      <w:ins w:id="3200" w:author="t_竹沢 公佑" w:date="2020-04-06T11:33:00Z">
        <w:r w:rsidR="008502BD">
          <w:rPr>
            <w:rFonts w:hint="eastAsia"/>
            <w:b w:val="0"/>
          </w:rPr>
          <w:t xml:space="preserve">host </w:t>
        </w:r>
      </w:ins>
      <w:r w:rsidRPr="006571C3">
        <w:rPr>
          <w:rFonts w:hint="eastAsia"/>
          <w:b w:val="0"/>
        </w:rPr>
        <w:t>receive ring buffer</w:t>
      </w:r>
    </w:p>
    <w:p w:rsidR="00FD2444" w:rsidRDefault="00FD2444" w:rsidP="00FD2444">
      <w:pPr>
        <w:spacing w:line="0" w:lineRule="atLeast"/>
        <w:rPr>
          <w:sz w:val="22"/>
          <w:szCs w:val="22"/>
          <w:lang w:val="en"/>
        </w:rPr>
      </w:pPr>
    </w:p>
    <w:p w:rsidR="00642D2C" w:rsidRDefault="00A777F9" w:rsidP="00642D2C">
      <w:pPr>
        <w:spacing w:line="0" w:lineRule="atLeast"/>
        <w:ind w:firstLineChars="100" w:firstLine="220"/>
        <w:rPr>
          <w:ins w:id="3201" w:author="t_竹沢 公佑" w:date="2019-10-04T20:56:00Z"/>
          <w:sz w:val="22"/>
          <w:szCs w:val="22"/>
          <w:lang w:val="en"/>
        </w:rPr>
      </w:pPr>
      <w:ins w:id="3202" w:author="t_竹沢 公佑" w:date="2019-10-04T20:51:00Z">
        <w:r>
          <w:rPr>
            <w:rFonts w:hint="eastAsia"/>
            <w:sz w:val="22"/>
            <w:szCs w:val="22"/>
            <w:lang w:val="en"/>
          </w:rPr>
          <w:t>An a</w:t>
        </w:r>
      </w:ins>
      <w:del w:id="3203" w:author="t_竹沢 公佑" w:date="2019-10-04T20:51:00Z">
        <w:r w:rsidR="0063690C" w:rsidDel="00A777F9">
          <w:rPr>
            <w:rFonts w:hint="eastAsia"/>
            <w:sz w:val="22"/>
            <w:szCs w:val="22"/>
            <w:lang w:val="en"/>
          </w:rPr>
          <w:delText>A</w:delText>
        </w:r>
      </w:del>
      <w:r w:rsidR="0063690C">
        <w:rPr>
          <w:rFonts w:hint="eastAsia"/>
          <w:sz w:val="22"/>
          <w:szCs w:val="22"/>
          <w:lang w:val="en"/>
        </w:rPr>
        <w:t>stronomy data quantized with</w:t>
      </w:r>
      <w:r w:rsidR="0001687A">
        <w:rPr>
          <w:rFonts w:hint="eastAsia"/>
          <w:sz w:val="22"/>
          <w:szCs w:val="22"/>
          <w:lang w:val="en"/>
        </w:rPr>
        <w:t xml:space="preserve"> three bits </w:t>
      </w:r>
      <w:r w:rsidR="00E52704">
        <w:rPr>
          <w:rFonts w:hint="eastAsia"/>
          <w:sz w:val="22"/>
          <w:szCs w:val="22"/>
          <w:lang w:val="en"/>
        </w:rPr>
        <w:t xml:space="preserve">at a rate of 8GHz </w:t>
      </w:r>
      <w:r w:rsidR="0001687A">
        <w:rPr>
          <w:rFonts w:hint="eastAsia"/>
          <w:sz w:val="22"/>
          <w:szCs w:val="22"/>
          <w:lang w:val="en"/>
        </w:rPr>
        <w:t xml:space="preserve">are transferred to the DRXP board through an optical fiber cable for each bit. </w:t>
      </w:r>
      <w:del w:id="3204" w:author="t_竹沢 公佑" w:date="2019-10-04T20:52:00Z">
        <w:r w:rsidR="0001687A" w:rsidDel="00A777F9">
          <w:rPr>
            <w:rFonts w:hint="eastAsia"/>
            <w:sz w:val="22"/>
            <w:szCs w:val="22"/>
            <w:lang w:val="en"/>
          </w:rPr>
          <w:delText xml:space="preserve">Three fiber cables </w:delText>
        </w:r>
        <w:r w:rsidR="00FA12E1" w:rsidDel="00A777F9">
          <w:rPr>
            <w:rFonts w:hint="eastAsia"/>
            <w:sz w:val="22"/>
            <w:szCs w:val="22"/>
            <w:lang w:val="en"/>
          </w:rPr>
          <w:delText>for</w:delText>
        </w:r>
        <w:r w:rsidR="0001687A" w:rsidDel="00A777F9">
          <w:rPr>
            <w:rFonts w:hint="eastAsia"/>
            <w:sz w:val="22"/>
            <w:szCs w:val="22"/>
            <w:lang w:val="en"/>
          </w:rPr>
          <w:delText xml:space="preserve"> three bits are connected to the DRXP board and developed on a ring buffer memory</w:delText>
        </w:r>
        <w:r w:rsidR="00C903F0" w:rsidDel="00A777F9">
          <w:rPr>
            <w:rFonts w:hint="eastAsia"/>
            <w:sz w:val="22"/>
            <w:szCs w:val="22"/>
            <w:lang w:val="en"/>
          </w:rPr>
          <w:delText xml:space="preserve"> in the electrical form</w:delText>
        </w:r>
        <w:r w:rsidR="0001687A" w:rsidDel="00A777F9">
          <w:rPr>
            <w:rFonts w:hint="eastAsia"/>
            <w:sz w:val="22"/>
            <w:szCs w:val="22"/>
            <w:lang w:val="en"/>
          </w:rPr>
          <w:delText xml:space="preserve">. </w:delText>
        </w:r>
      </w:del>
      <w:r w:rsidR="00A11A57">
        <w:rPr>
          <w:rFonts w:hint="eastAsia"/>
          <w:sz w:val="22"/>
          <w:szCs w:val="22"/>
          <w:lang w:val="en"/>
        </w:rPr>
        <w:t xml:space="preserve">The time sequential data is mapped onto the memory of 16 groups. The each group has 35 blocks of </w:t>
      </w:r>
      <w:r w:rsidR="00FA25D5">
        <w:rPr>
          <w:rFonts w:hint="eastAsia"/>
          <w:sz w:val="22"/>
          <w:szCs w:val="22"/>
          <w:lang w:val="en"/>
        </w:rPr>
        <w:t xml:space="preserve">each </w:t>
      </w:r>
      <w:r w:rsidR="00A11A57">
        <w:rPr>
          <w:rFonts w:hint="eastAsia"/>
          <w:sz w:val="22"/>
          <w:szCs w:val="22"/>
          <w:lang w:val="en"/>
        </w:rPr>
        <w:t>4MiB</w:t>
      </w:r>
      <w:r w:rsidR="00AC2BFF" w:rsidRPr="005038B9">
        <w:rPr>
          <w:rFonts w:hint="eastAsia"/>
          <w:sz w:val="22"/>
          <w:szCs w:val="22"/>
          <w:vertAlign w:val="superscript"/>
          <w:lang w:val="en"/>
        </w:rPr>
        <w:t>*</w:t>
      </w:r>
      <w:r w:rsidR="00A11A57">
        <w:rPr>
          <w:rFonts w:hint="eastAsia"/>
          <w:sz w:val="22"/>
          <w:szCs w:val="22"/>
          <w:lang w:val="en"/>
        </w:rPr>
        <w:t xml:space="preserve"> (2^20 Byte</w:t>
      </w:r>
      <w:r w:rsidR="00FA25D5">
        <w:rPr>
          <w:rFonts w:hint="eastAsia"/>
          <w:sz w:val="22"/>
          <w:szCs w:val="22"/>
          <w:lang w:val="en"/>
        </w:rPr>
        <w:t>s</w:t>
      </w:r>
      <w:r w:rsidR="00A11A57">
        <w:rPr>
          <w:rFonts w:hint="eastAsia"/>
          <w:sz w:val="22"/>
          <w:szCs w:val="22"/>
          <w:lang w:val="en"/>
        </w:rPr>
        <w:t xml:space="preserve">) in the </w:t>
      </w:r>
      <w:r w:rsidR="00FA25D5">
        <w:rPr>
          <w:rFonts w:hint="eastAsia"/>
          <w:sz w:val="22"/>
          <w:szCs w:val="22"/>
          <w:lang w:val="en"/>
        </w:rPr>
        <w:t xml:space="preserve">memory </w:t>
      </w:r>
      <w:r w:rsidR="00A11A57">
        <w:rPr>
          <w:rFonts w:hint="eastAsia"/>
          <w:sz w:val="22"/>
          <w:szCs w:val="22"/>
          <w:lang w:val="en"/>
        </w:rPr>
        <w:t xml:space="preserve">capacity. </w:t>
      </w:r>
      <w:r w:rsidR="00FA12E1">
        <w:rPr>
          <w:rFonts w:hint="eastAsia"/>
          <w:sz w:val="22"/>
          <w:szCs w:val="22"/>
          <w:lang w:val="en"/>
        </w:rPr>
        <w:t xml:space="preserve">The total memory size of each </w:t>
      </w:r>
      <w:r w:rsidR="00FA25D5">
        <w:rPr>
          <w:rFonts w:hint="eastAsia"/>
          <w:sz w:val="22"/>
          <w:szCs w:val="22"/>
          <w:lang w:val="en"/>
        </w:rPr>
        <w:t>group is 146800640 Byte</w:t>
      </w:r>
      <w:ins w:id="3205" w:author="t_竹沢 公佑" w:date="2019-10-04T20:54:00Z">
        <w:r w:rsidR="00642D2C">
          <w:rPr>
            <w:rFonts w:hint="eastAsia"/>
            <w:sz w:val="22"/>
            <w:szCs w:val="22"/>
            <w:lang w:val="en"/>
          </w:rPr>
          <w:t xml:space="preserve">. </w:t>
        </w:r>
      </w:ins>
      <w:del w:id="3206" w:author="t_竹沢 公佑" w:date="2019-10-04T20:54:00Z">
        <w:r w:rsidR="00FA25D5" w:rsidDel="00642D2C">
          <w:rPr>
            <w:rFonts w:hint="eastAsia"/>
            <w:sz w:val="22"/>
            <w:szCs w:val="22"/>
            <w:lang w:val="en"/>
          </w:rPr>
          <w:delText xml:space="preserve"> </w:delText>
        </w:r>
      </w:del>
      <w:ins w:id="3207" w:author="t_竹沢 公佑" w:date="2019-10-04T20:54:00Z">
        <w:r w:rsidR="00642D2C">
          <w:rPr>
            <w:rFonts w:hint="eastAsia"/>
            <w:sz w:val="22"/>
            <w:szCs w:val="22"/>
            <w:lang w:val="en"/>
          </w:rPr>
          <w:t>S</w:t>
        </w:r>
      </w:ins>
      <w:del w:id="3208" w:author="t_竹沢 公佑" w:date="2019-10-04T20:54:00Z">
        <w:r w:rsidR="00FA25D5" w:rsidDel="00642D2C">
          <w:rPr>
            <w:rFonts w:hint="eastAsia"/>
            <w:sz w:val="22"/>
            <w:szCs w:val="22"/>
            <w:lang w:val="en"/>
          </w:rPr>
          <w:delText>s</w:delText>
        </w:r>
      </w:del>
      <w:r w:rsidR="00FA25D5">
        <w:rPr>
          <w:rFonts w:hint="eastAsia"/>
          <w:sz w:val="22"/>
          <w:szCs w:val="22"/>
          <w:lang w:val="en"/>
        </w:rPr>
        <w:t xml:space="preserve">o </w:t>
      </w:r>
      <w:del w:id="3209" w:author="t_竹沢 公佑" w:date="2019-10-04T20:54:00Z">
        <w:r w:rsidR="00FA25D5" w:rsidDel="00642D2C">
          <w:rPr>
            <w:rFonts w:hint="eastAsia"/>
            <w:sz w:val="22"/>
            <w:szCs w:val="22"/>
            <w:lang w:val="en"/>
          </w:rPr>
          <w:delText xml:space="preserve">that </w:delText>
        </w:r>
      </w:del>
      <w:r w:rsidR="00FA25D5">
        <w:rPr>
          <w:rFonts w:hint="eastAsia"/>
          <w:sz w:val="22"/>
          <w:szCs w:val="22"/>
          <w:lang w:val="en"/>
        </w:rPr>
        <w:t>i</w:t>
      </w:r>
      <w:r w:rsidR="00A11A57">
        <w:rPr>
          <w:rFonts w:hint="eastAsia"/>
          <w:sz w:val="22"/>
          <w:szCs w:val="22"/>
          <w:lang w:val="en"/>
        </w:rPr>
        <w:t xml:space="preserve">f the address starts from 0x0, the next group starts from </w:t>
      </w:r>
      <w:r w:rsidR="00A11A57" w:rsidRPr="00351C95">
        <w:rPr>
          <w:rFonts w:hint="eastAsia"/>
          <w:sz w:val="22"/>
          <w:szCs w:val="22"/>
          <w:lang w:val="en"/>
        </w:rPr>
        <w:t>8C0000</w:t>
      </w:r>
      <w:r w:rsidR="00DA421A" w:rsidRPr="00351C95">
        <w:rPr>
          <w:rFonts w:hint="eastAsia"/>
          <w:sz w:val="22"/>
          <w:szCs w:val="22"/>
          <w:lang w:val="en"/>
        </w:rPr>
        <w:t>0</w:t>
      </w:r>
      <w:r w:rsidR="00A11A57">
        <w:rPr>
          <w:rFonts w:hint="eastAsia"/>
          <w:sz w:val="22"/>
          <w:szCs w:val="22"/>
          <w:lang w:val="en"/>
        </w:rPr>
        <w:t xml:space="preserve"> in hexadecimal (</w:t>
      </w:r>
      <w:r w:rsidR="00A11A57" w:rsidRPr="00A11A57">
        <w:rPr>
          <w:sz w:val="22"/>
          <w:szCs w:val="22"/>
          <w:lang w:val="en"/>
        </w:rPr>
        <w:t>146800640</w:t>
      </w:r>
      <w:r w:rsidR="00FA25D5">
        <w:rPr>
          <w:rFonts w:hint="eastAsia"/>
          <w:sz w:val="22"/>
          <w:szCs w:val="22"/>
          <w:lang w:val="en"/>
        </w:rPr>
        <w:t xml:space="preserve"> in decimal). </w:t>
      </w:r>
      <w:ins w:id="3210" w:author="t_竹沢 公佑" w:date="2019-10-04T20:56:00Z">
        <w:r w:rsidR="00642D2C">
          <w:rPr>
            <w:rFonts w:hint="eastAsia"/>
            <w:sz w:val="22"/>
            <w:szCs w:val="22"/>
            <w:lang w:val="en"/>
          </w:rPr>
          <w:t xml:space="preserve">Each </w:t>
        </w:r>
      </w:ins>
      <w:ins w:id="3211" w:author="t_竹沢 公佑" w:date="2019-10-04T20:57:00Z">
        <w:r w:rsidR="00642D2C">
          <w:rPr>
            <w:rFonts w:hint="eastAsia"/>
            <w:sz w:val="22"/>
            <w:szCs w:val="22"/>
            <w:lang w:val="en"/>
          </w:rPr>
          <w:t>group</w:t>
        </w:r>
      </w:ins>
      <w:ins w:id="3212" w:author="t_竹沢 公佑" w:date="2019-10-04T20:56:00Z">
        <w:r w:rsidR="00642D2C">
          <w:rPr>
            <w:rFonts w:hint="eastAsia"/>
            <w:sz w:val="22"/>
            <w:szCs w:val="22"/>
            <w:lang w:val="en"/>
          </w:rPr>
          <w:t xml:space="preserve"> has 3x10^6 data frames of 48 Byte.</w:t>
        </w:r>
      </w:ins>
      <w:ins w:id="3213" w:author="t_竹沢 公佑" w:date="2019-10-04T20:59:00Z">
        <w:r w:rsidR="00642D2C">
          <w:rPr>
            <w:rFonts w:hint="eastAsia"/>
            <w:sz w:val="22"/>
            <w:szCs w:val="22"/>
            <w:lang w:val="en"/>
          </w:rPr>
          <w:t xml:space="preserve"> The total memory size of the data frames is 144000000 Bytes, which corresponds to a total amount of data for 48 milliseconds (8GHzx3bits makes 24Gbit/s (3GB/s) and 3GB/s for 48 milliseconds makes </w:t>
        </w:r>
        <w:r w:rsidR="00642D2C" w:rsidRPr="00351C95">
          <w:rPr>
            <w:rFonts w:hint="eastAsia"/>
            <w:sz w:val="22"/>
            <w:szCs w:val="22"/>
            <w:lang w:val="en"/>
          </w:rPr>
          <w:t>144M</w:t>
        </w:r>
        <w:r w:rsidR="00642D2C" w:rsidRPr="00B968F3">
          <w:rPr>
            <w:rFonts w:hint="eastAsia"/>
            <w:sz w:val="22"/>
            <w:szCs w:val="22"/>
            <w:lang w:val="en"/>
          </w:rPr>
          <w:t>B</w:t>
        </w:r>
        <w:r w:rsidR="00642D2C">
          <w:rPr>
            <w:rFonts w:hint="eastAsia"/>
            <w:sz w:val="22"/>
            <w:szCs w:val="22"/>
            <w:lang w:val="en"/>
          </w:rPr>
          <w:t>.)</w:t>
        </w:r>
      </w:ins>
      <w:ins w:id="3214" w:author="t_竹沢 公佑" w:date="2020-08-13T13:15:00Z">
        <w:r w:rsidR="007A0FE7">
          <w:rPr>
            <w:rFonts w:hint="eastAsia"/>
            <w:sz w:val="22"/>
            <w:szCs w:val="22"/>
            <w:lang w:val="en"/>
          </w:rPr>
          <w:t xml:space="preserve">. </w:t>
        </w:r>
      </w:ins>
    </w:p>
    <w:p w:rsidR="00642D2C" w:rsidRDefault="007A0FE7">
      <w:pPr>
        <w:spacing w:line="0" w:lineRule="atLeast"/>
        <w:rPr>
          <w:ins w:id="3215" w:author="t_竹沢 公佑" w:date="2019-10-04T20:59:00Z"/>
          <w:sz w:val="22"/>
          <w:szCs w:val="22"/>
          <w:lang w:val="en"/>
        </w:rPr>
        <w:pPrChange w:id="3216" w:author="t_竹沢 公佑" w:date="2019-10-04T20:59:00Z">
          <w:pPr>
            <w:spacing w:line="0" w:lineRule="atLeast"/>
            <w:ind w:firstLineChars="100" w:firstLine="220"/>
          </w:pPr>
        </w:pPrChange>
      </w:pPr>
      <w:ins w:id="3217" w:author="t_竹沢 公佑" w:date="2020-08-13T13:22:00Z">
        <w:r>
          <w:rPr>
            <w:sz w:val="22"/>
            <w:szCs w:val="22"/>
            <w:lang w:val="en"/>
          </w:rPr>
          <w:br w:type="page"/>
        </w:r>
      </w:ins>
      <w:del w:id="3218" w:author="t_竹沢 公佑" w:date="2019-10-04T20:58:00Z">
        <w:r w:rsidR="00FA25D5" w:rsidDel="00642D2C">
          <w:rPr>
            <w:rFonts w:hint="eastAsia"/>
            <w:sz w:val="22"/>
            <w:szCs w:val="22"/>
            <w:lang w:val="en"/>
          </w:rPr>
          <w:lastRenderedPageBreak/>
          <w:delText xml:space="preserve">Each </w:delText>
        </w:r>
      </w:del>
      <w:del w:id="3219" w:author="t_竹沢 公佑" w:date="2019-10-04T20:53:00Z">
        <w:r w:rsidR="00FA25D5" w:rsidDel="00A777F9">
          <w:rPr>
            <w:rFonts w:hint="eastAsia"/>
            <w:sz w:val="22"/>
            <w:szCs w:val="22"/>
            <w:lang w:val="en"/>
          </w:rPr>
          <w:delText xml:space="preserve">block </w:delText>
        </w:r>
      </w:del>
      <w:del w:id="3220" w:author="t_竹沢 公佑" w:date="2019-10-04T20:58:00Z">
        <w:r w:rsidR="00FA25D5" w:rsidDel="00642D2C">
          <w:rPr>
            <w:rFonts w:hint="eastAsia"/>
            <w:sz w:val="22"/>
            <w:szCs w:val="22"/>
            <w:lang w:val="en"/>
          </w:rPr>
          <w:delText xml:space="preserve">is packed by 3x10^6 data frames of 48 Byte each. </w:delText>
        </w:r>
      </w:del>
    </w:p>
    <w:p w:rsidR="00AC2BFF" w:rsidRPr="00A11A57" w:rsidRDefault="00FA25D5">
      <w:pPr>
        <w:spacing w:line="0" w:lineRule="atLeast"/>
        <w:ind w:firstLineChars="100" w:firstLine="220"/>
        <w:rPr>
          <w:sz w:val="22"/>
          <w:szCs w:val="22"/>
          <w:lang w:val="en"/>
        </w:rPr>
      </w:pPr>
      <w:del w:id="3221" w:author="t_竹沢 公佑" w:date="2019-10-04T20:59:00Z">
        <w:r w:rsidDel="00642D2C">
          <w:rPr>
            <w:rFonts w:hint="eastAsia"/>
            <w:sz w:val="22"/>
            <w:szCs w:val="22"/>
            <w:lang w:val="en"/>
          </w:rPr>
          <w:delText>The total memory size of the data frames is 144000000 Bytes</w:delText>
        </w:r>
        <w:r w:rsidR="00E52704" w:rsidDel="00642D2C">
          <w:rPr>
            <w:rFonts w:hint="eastAsia"/>
            <w:sz w:val="22"/>
            <w:szCs w:val="22"/>
            <w:lang w:val="en"/>
          </w:rPr>
          <w:delText xml:space="preserve">, which corresponds to a total amount of data for 48 milliseconds (8GHzx3bits makes 24Gbit (3GB) per a second and 3GB/s for 48 milliseconds makes </w:delText>
        </w:r>
        <w:r w:rsidR="00E52704" w:rsidRPr="00351C95" w:rsidDel="00642D2C">
          <w:rPr>
            <w:rFonts w:hint="eastAsia"/>
            <w:sz w:val="22"/>
            <w:szCs w:val="22"/>
            <w:lang w:val="en"/>
          </w:rPr>
          <w:delText>144</w:delText>
        </w:r>
        <w:r w:rsidR="00521FB4" w:rsidRPr="00351C95" w:rsidDel="00642D2C">
          <w:rPr>
            <w:rFonts w:hint="eastAsia"/>
            <w:sz w:val="22"/>
            <w:szCs w:val="22"/>
            <w:lang w:val="en"/>
          </w:rPr>
          <w:delText>M</w:delText>
        </w:r>
        <w:r w:rsidR="00E52704" w:rsidRPr="00B968F3" w:rsidDel="00642D2C">
          <w:rPr>
            <w:rFonts w:hint="eastAsia"/>
            <w:sz w:val="22"/>
            <w:szCs w:val="22"/>
            <w:lang w:val="en"/>
          </w:rPr>
          <w:delText>B</w:delText>
        </w:r>
        <w:r w:rsidR="00E52704" w:rsidDel="00642D2C">
          <w:rPr>
            <w:rFonts w:hint="eastAsia"/>
            <w:sz w:val="22"/>
            <w:szCs w:val="22"/>
            <w:lang w:val="en"/>
          </w:rPr>
          <w:delText xml:space="preserve">. </w:delText>
        </w:r>
      </w:del>
      <w:r w:rsidR="00E52704">
        <w:rPr>
          <w:rFonts w:hint="eastAsia"/>
          <w:sz w:val="22"/>
          <w:szCs w:val="22"/>
          <w:lang w:val="en"/>
        </w:rPr>
        <w:t xml:space="preserve">The remaining 2800640-Byte data is attached to </w:t>
      </w:r>
      <w:r w:rsidR="00AC2BFF">
        <w:rPr>
          <w:rFonts w:hint="eastAsia"/>
          <w:sz w:val="22"/>
          <w:szCs w:val="22"/>
          <w:lang w:val="en"/>
        </w:rPr>
        <w:t xml:space="preserve">data frames and completes data area of the group. </w:t>
      </w:r>
      <w:ins w:id="3222" w:author="t_竹沢 公佑" w:date="2019-10-04T21:01:00Z">
        <w:r w:rsidR="00642D2C">
          <w:rPr>
            <w:rFonts w:hint="eastAsia"/>
            <w:sz w:val="22"/>
            <w:szCs w:val="22"/>
            <w:lang w:val="en"/>
          </w:rPr>
          <w:t xml:space="preserve">In the </w:t>
        </w:r>
      </w:ins>
      <w:del w:id="3223" w:author="t_竹沢 公佑" w:date="2019-10-04T21:01:00Z">
        <w:r w:rsidR="00AC2BFF" w:rsidDel="00642D2C">
          <w:rPr>
            <w:rFonts w:hint="eastAsia"/>
            <w:sz w:val="22"/>
            <w:szCs w:val="22"/>
            <w:lang w:val="en"/>
          </w:rPr>
          <w:delText xml:space="preserve">A part of </w:delText>
        </w:r>
      </w:del>
      <w:r w:rsidR="00AC2BFF">
        <w:rPr>
          <w:rFonts w:hint="eastAsia"/>
          <w:sz w:val="22"/>
          <w:szCs w:val="22"/>
          <w:lang w:val="en"/>
        </w:rPr>
        <w:t>280064</w:t>
      </w:r>
      <w:r w:rsidR="00FA12E1">
        <w:rPr>
          <w:rFonts w:hint="eastAsia"/>
          <w:sz w:val="22"/>
          <w:szCs w:val="22"/>
          <w:lang w:val="en"/>
        </w:rPr>
        <w:t>0-Byte data, 48 Bytes is used for</w:t>
      </w:r>
      <w:r w:rsidR="00AC2BFF">
        <w:rPr>
          <w:rFonts w:hint="eastAsia"/>
          <w:sz w:val="22"/>
          <w:szCs w:val="22"/>
          <w:lang w:val="en"/>
        </w:rPr>
        <w:t xml:space="preserve"> an information frame. The</w:t>
      </w:r>
      <w:del w:id="3224" w:author="t_竹沢 公佑" w:date="2019-10-04T21:01:00Z">
        <w:r w:rsidR="00AC2BFF" w:rsidDel="00642D2C">
          <w:rPr>
            <w:rFonts w:hint="eastAsia"/>
            <w:sz w:val="22"/>
            <w:szCs w:val="22"/>
            <w:lang w:val="en"/>
          </w:rPr>
          <w:delText xml:space="preserve"> rest of</w:delText>
        </w:r>
      </w:del>
      <w:r w:rsidR="00AC2BFF">
        <w:rPr>
          <w:rFonts w:hint="eastAsia"/>
          <w:sz w:val="22"/>
          <w:szCs w:val="22"/>
          <w:lang w:val="en"/>
        </w:rPr>
        <w:t xml:space="preserve"> 2800592 Bytes are padded with 0, </w:t>
      </w:r>
      <w:r w:rsidR="00FA12E1">
        <w:rPr>
          <w:rFonts w:hint="eastAsia"/>
          <w:sz w:val="22"/>
          <w:szCs w:val="22"/>
          <w:lang w:val="en"/>
        </w:rPr>
        <w:t xml:space="preserve">as </w:t>
      </w:r>
      <w:r w:rsidR="00AC2BFF">
        <w:rPr>
          <w:rFonts w:hint="eastAsia"/>
          <w:sz w:val="22"/>
          <w:szCs w:val="22"/>
          <w:lang w:val="en"/>
        </w:rPr>
        <w:t>unused area.</w:t>
      </w:r>
      <w:ins w:id="3225" w:author="t_竹沢 公佑" w:date="2020-08-13T13:23:00Z">
        <w:r w:rsidR="007A0FE7">
          <w:rPr>
            <w:rFonts w:hint="eastAsia"/>
            <w:sz w:val="22"/>
            <w:szCs w:val="22"/>
            <w:lang w:val="en"/>
          </w:rPr>
          <w:t xml:space="preserve"> </w:t>
        </w:r>
      </w:ins>
      <w:r w:rsidR="00AC2BFF">
        <w:rPr>
          <w:rFonts w:hint="eastAsia"/>
          <w:sz w:val="22"/>
          <w:szCs w:val="22"/>
          <w:lang w:val="en"/>
        </w:rPr>
        <w:t>(</w:t>
      </w:r>
      <w:r w:rsidR="003F24A3">
        <w:rPr>
          <w:rFonts w:hint="eastAsia"/>
          <w:sz w:val="22"/>
          <w:szCs w:val="22"/>
          <w:lang w:val="en"/>
        </w:rPr>
        <w:t>*</w:t>
      </w:r>
      <w:r w:rsidR="00AC2BFF">
        <w:rPr>
          <w:rFonts w:hint="eastAsia"/>
          <w:sz w:val="22"/>
          <w:szCs w:val="22"/>
          <w:lang w:val="en"/>
        </w:rPr>
        <w:t>Note</w:t>
      </w:r>
      <w:r w:rsidR="003F24A3">
        <w:rPr>
          <w:rFonts w:hint="eastAsia"/>
          <w:sz w:val="22"/>
          <w:szCs w:val="22"/>
          <w:lang w:val="en"/>
        </w:rPr>
        <w:t xml:space="preserve">: </w:t>
      </w:r>
      <w:r w:rsidR="00AC2BFF">
        <w:rPr>
          <w:rFonts w:hint="eastAsia"/>
          <w:sz w:val="22"/>
          <w:szCs w:val="22"/>
          <w:lang w:val="en"/>
        </w:rPr>
        <w:t>MiB is an unit of a data size of 2^20 Bytes. MB (Mega Byte) is 10^6 Bytes.)</w:t>
      </w:r>
      <w:ins w:id="3226" w:author="t_竹沢 公佑" w:date="2020-08-13T13:23:00Z">
        <w:r w:rsidR="007A0FE7">
          <w:rPr>
            <w:rFonts w:hint="eastAsia"/>
            <w:sz w:val="22"/>
            <w:szCs w:val="22"/>
            <w:lang w:val="en"/>
          </w:rPr>
          <w:t xml:space="preserve">. </w:t>
        </w:r>
      </w:ins>
    </w:p>
    <w:p w:rsidR="0001687A" w:rsidRPr="00E52704" w:rsidRDefault="0001687A">
      <w:pPr>
        <w:spacing w:line="0" w:lineRule="atLeast"/>
        <w:ind w:firstLineChars="100" w:firstLine="220"/>
        <w:rPr>
          <w:sz w:val="22"/>
          <w:szCs w:val="22"/>
          <w:lang w:val="en"/>
        </w:rPr>
      </w:pPr>
    </w:p>
    <w:p w:rsidR="0001687A" w:rsidRDefault="003F24A3" w:rsidP="005038B9">
      <w:pPr>
        <w:spacing w:line="0" w:lineRule="atLeast"/>
        <w:ind w:firstLineChars="50" w:firstLine="110"/>
        <w:rPr>
          <w:sz w:val="22"/>
          <w:szCs w:val="22"/>
          <w:lang w:val="en"/>
        </w:rPr>
      </w:pPr>
      <w:r>
        <w:rPr>
          <w:rFonts w:hint="eastAsia"/>
          <w:sz w:val="22"/>
          <w:szCs w:val="22"/>
          <w:lang w:val="en"/>
        </w:rPr>
        <w:t>The group 0 to 1</w:t>
      </w:r>
      <w:r w:rsidR="003833C6">
        <w:rPr>
          <w:rFonts w:hint="eastAsia"/>
          <w:sz w:val="22"/>
          <w:szCs w:val="22"/>
          <w:lang w:val="en"/>
        </w:rPr>
        <w:t>5</w:t>
      </w:r>
      <w:r>
        <w:rPr>
          <w:rFonts w:hint="eastAsia"/>
          <w:sz w:val="22"/>
          <w:szCs w:val="22"/>
          <w:lang w:val="en"/>
        </w:rPr>
        <w:t xml:space="preserve"> </w:t>
      </w:r>
      <w:ins w:id="3227" w:author="t_竹沢 公佑" w:date="2019-10-04T21:04:00Z">
        <w:r w:rsidR="00642D2C">
          <w:rPr>
            <w:rFonts w:hint="eastAsia"/>
            <w:sz w:val="22"/>
            <w:szCs w:val="22"/>
            <w:lang w:val="en"/>
          </w:rPr>
          <w:t xml:space="preserve">is </w:t>
        </w:r>
      </w:ins>
      <w:del w:id="3228" w:author="t_竹沢 公佑" w:date="2019-10-04T21:03:00Z">
        <w:r w:rsidDel="00642D2C">
          <w:rPr>
            <w:rFonts w:hint="eastAsia"/>
            <w:sz w:val="22"/>
            <w:szCs w:val="22"/>
            <w:lang w:val="en"/>
          </w:rPr>
          <w:delText xml:space="preserve">is </w:delText>
        </w:r>
      </w:del>
      <w:r>
        <w:rPr>
          <w:rFonts w:hint="eastAsia"/>
          <w:sz w:val="22"/>
          <w:szCs w:val="22"/>
          <w:lang w:val="en"/>
        </w:rPr>
        <w:t xml:space="preserve">repeated </w:t>
      </w:r>
      <w:r w:rsidR="00FA12E1">
        <w:rPr>
          <w:rFonts w:hint="eastAsia"/>
          <w:sz w:val="22"/>
          <w:szCs w:val="22"/>
          <w:lang w:val="en"/>
        </w:rPr>
        <w:t xml:space="preserve">from first to last </w:t>
      </w:r>
      <w:r w:rsidR="00D21CF3">
        <w:rPr>
          <w:rFonts w:hint="eastAsia"/>
          <w:sz w:val="22"/>
          <w:szCs w:val="22"/>
          <w:lang w:val="en"/>
        </w:rPr>
        <w:t>time-</w:t>
      </w:r>
      <w:r>
        <w:rPr>
          <w:rFonts w:hint="eastAsia"/>
          <w:sz w:val="22"/>
          <w:szCs w:val="22"/>
          <w:lang w:val="en"/>
        </w:rPr>
        <w:t>sequentially</w:t>
      </w:r>
      <w:r w:rsidR="00FA12E1">
        <w:rPr>
          <w:rFonts w:hint="eastAsia"/>
          <w:sz w:val="22"/>
          <w:szCs w:val="22"/>
          <w:lang w:val="en"/>
        </w:rPr>
        <w:t>.</w:t>
      </w:r>
    </w:p>
    <w:p w:rsidR="003F24A3" w:rsidRPr="00642D2C" w:rsidRDefault="003F24A3" w:rsidP="00944CA8">
      <w:pPr>
        <w:spacing w:line="0" w:lineRule="atLeast"/>
        <w:ind w:firstLineChars="100" w:firstLine="220"/>
        <w:rPr>
          <w:sz w:val="22"/>
          <w:szCs w:val="22"/>
          <w:lang w:val="en"/>
        </w:rPr>
      </w:pPr>
    </w:p>
    <w:p w:rsidR="00DF1C7C" w:rsidRDefault="00DF1C7C" w:rsidP="005038B9">
      <w:pPr>
        <w:spacing w:line="0" w:lineRule="atLeast"/>
        <w:ind w:firstLineChars="50" w:firstLine="110"/>
        <w:rPr>
          <w:sz w:val="22"/>
          <w:szCs w:val="22"/>
          <w:lang w:val="en"/>
        </w:rPr>
      </w:pPr>
      <w:r>
        <w:rPr>
          <w:sz w:val="22"/>
          <w:szCs w:val="22"/>
          <w:lang w:val="en"/>
        </w:rPr>
        <w:t xml:space="preserve">If the GPU interface </w:t>
      </w:r>
      <w:ins w:id="3229" w:author="t_竹沢 公佑" w:date="2019-10-04T21:04:00Z">
        <w:r w:rsidR="00642D2C">
          <w:rPr>
            <w:rFonts w:hint="eastAsia"/>
            <w:sz w:val="22"/>
            <w:szCs w:val="22"/>
            <w:lang w:val="en"/>
          </w:rPr>
          <w:t xml:space="preserve">uses </w:t>
        </w:r>
      </w:ins>
      <w:del w:id="3230" w:author="t_竹沢 公佑" w:date="2019-10-04T21:04:00Z">
        <w:r w:rsidDel="00642D2C">
          <w:rPr>
            <w:sz w:val="22"/>
            <w:szCs w:val="22"/>
            <w:lang w:val="en"/>
          </w:rPr>
          <w:delText xml:space="preserve">is using </w:delText>
        </w:r>
      </w:del>
      <w:r>
        <w:rPr>
          <w:sz w:val="22"/>
          <w:szCs w:val="22"/>
          <w:lang w:val="en"/>
        </w:rPr>
        <w:t>DMA, your application might need to issue a copy instruction on a block-by-block basis</w:t>
      </w:r>
      <w:r w:rsidR="003F24A3">
        <w:rPr>
          <w:rFonts w:hint="eastAsia"/>
          <w:sz w:val="22"/>
          <w:szCs w:val="22"/>
          <w:lang w:val="en"/>
        </w:rPr>
        <w:t xml:space="preserve"> in </w:t>
      </w:r>
      <w:ins w:id="3231" w:author="t_竹沢 公佑" w:date="2019-10-04T21:04:00Z">
        <w:r w:rsidR="00433311">
          <w:rPr>
            <w:rFonts w:hint="eastAsia"/>
            <w:sz w:val="22"/>
            <w:szCs w:val="22"/>
            <w:lang w:val="en"/>
          </w:rPr>
          <w:t>a</w:t>
        </w:r>
      </w:ins>
      <w:del w:id="3232" w:author="t_竹沢 公佑" w:date="2019-10-04T21:04:00Z">
        <w:r w:rsidR="003F24A3" w:rsidDel="00433311">
          <w:rPr>
            <w:rFonts w:hint="eastAsia"/>
            <w:sz w:val="22"/>
            <w:szCs w:val="22"/>
            <w:lang w:val="en"/>
          </w:rPr>
          <w:delText>the</w:delText>
        </w:r>
      </w:del>
      <w:ins w:id="3233" w:author="t_竹沢 公佑" w:date="2019-10-04T21:04:00Z">
        <w:r w:rsidR="00433311">
          <w:rPr>
            <w:rFonts w:hint="eastAsia"/>
            <w:sz w:val="22"/>
            <w:szCs w:val="22"/>
            <w:lang w:val="en"/>
          </w:rPr>
          <w:t xml:space="preserve"> </w:t>
        </w:r>
      </w:ins>
      <w:del w:id="3234" w:author="t_竹沢 公佑" w:date="2019-10-04T21:04:00Z">
        <w:r w:rsidR="003F24A3" w:rsidDel="00433311">
          <w:rPr>
            <w:rFonts w:hint="eastAsia"/>
            <w:sz w:val="22"/>
            <w:szCs w:val="22"/>
            <w:lang w:val="en"/>
          </w:rPr>
          <w:delText xml:space="preserve"> </w:delText>
        </w:r>
      </w:del>
      <w:r w:rsidR="003F24A3">
        <w:rPr>
          <w:rFonts w:hint="eastAsia"/>
          <w:sz w:val="22"/>
          <w:szCs w:val="22"/>
          <w:lang w:val="en"/>
        </w:rPr>
        <w:t>group</w:t>
      </w:r>
      <w:r>
        <w:rPr>
          <w:sz w:val="22"/>
          <w:szCs w:val="22"/>
          <w:lang w:val="en"/>
        </w:rPr>
        <w:t>.</w:t>
      </w:r>
      <w:r w:rsidR="003F24A3">
        <w:rPr>
          <w:rFonts w:hint="eastAsia"/>
          <w:sz w:val="22"/>
          <w:szCs w:val="22"/>
          <w:lang w:val="en"/>
        </w:rPr>
        <w:t xml:space="preserve"> The </w:t>
      </w:r>
      <w:r w:rsidR="004573FE">
        <w:rPr>
          <w:rFonts w:hint="eastAsia"/>
          <w:sz w:val="22"/>
          <w:szCs w:val="22"/>
          <w:lang w:val="en"/>
        </w:rPr>
        <w:t xml:space="preserve">last </w:t>
      </w:r>
      <w:r w:rsidR="003F24A3">
        <w:rPr>
          <w:rFonts w:hint="eastAsia"/>
          <w:sz w:val="22"/>
          <w:szCs w:val="22"/>
          <w:lang w:val="en"/>
        </w:rPr>
        <w:t xml:space="preserve">2800592-Bytes data in </w:t>
      </w:r>
      <w:r w:rsidR="00E443B7">
        <w:rPr>
          <w:rFonts w:hint="eastAsia"/>
          <w:sz w:val="22"/>
          <w:szCs w:val="22"/>
          <w:lang w:val="en"/>
        </w:rPr>
        <w:t xml:space="preserve">last </w:t>
      </w:r>
      <w:r w:rsidR="003F24A3">
        <w:rPr>
          <w:rFonts w:hint="eastAsia"/>
          <w:sz w:val="22"/>
          <w:szCs w:val="22"/>
          <w:lang w:val="en"/>
        </w:rPr>
        <w:t xml:space="preserve">block </w:t>
      </w:r>
      <w:ins w:id="3235" w:author="t_竹沢 公佑" w:date="2019-10-04T21:05:00Z">
        <w:r w:rsidR="00433311">
          <w:rPr>
            <w:rFonts w:hint="eastAsia"/>
            <w:sz w:val="22"/>
            <w:szCs w:val="22"/>
            <w:lang w:val="en"/>
          </w:rPr>
          <w:t xml:space="preserve">is disposed </w:t>
        </w:r>
      </w:ins>
      <w:del w:id="3236" w:author="t_竹沢 公佑" w:date="2019-10-04T21:05:00Z">
        <w:r w:rsidR="00D21CF3" w:rsidDel="00433311">
          <w:rPr>
            <w:rFonts w:hint="eastAsia"/>
            <w:sz w:val="22"/>
            <w:szCs w:val="22"/>
            <w:lang w:val="en"/>
          </w:rPr>
          <w:delText>will</w:delText>
        </w:r>
        <w:r w:rsidR="003F24A3" w:rsidDel="00433311">
          <w:rPr>
            <w:rFonts w:hint="eastAsia"/>
            <w:sz w:val="22"/>
            <w:szCs w:val="22"/>
            <w:lang w:val="en"/>
          </w:rPr>
          <w:delText xml:space="preserve"> be thrown away </w:delText>
        </w:r>
      </w:del>
      <w:r w:rsidR="003F24A3">
        <w:rPr>
          <w:rFonts w:hint="eastAsia"/>
          <w:sz w:val="22"/>
          <w:szCs w:val="22"/>
          <w:lang w:val="en"/>
        </w:rPr>
        <w:t xml:space="preserve">because it is meaningless. </w:t>
      </w:r>
    </w:p>
    <w:p w:rsidR="00DF1C7C" w:rsidRDefault="00DF1C7C" w:rsidP="00944CA8">
      <w:pPr>
        <w:spacing w:line="0" w:lineRule="atLeast"/>
        <w:rPr>
          <w:sz w:val="22"/>
          <w:szCs w:val="22"/>
          <w:lang w:val="en"/>
        </w:rPr>
      </w:pPr>
    </w:p>
    <w:p w:rsidR="00DF1C7C" w:rsidRDefault="00D1767D" w:rsidP="00503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firstLineChars="50" w:firstLine="110"/>
        <w:rPr>
          <w:rFonts w:cs="ＭＳ ゴシック"/>
          <w:sz w:val="22"/>
          <w:szCs w:val="22"/>
          <w:lang w:val="en"/>
        </w:rPr>
      </w:pPr>
      <w:r>
        <w:rPr>
          <w:rFonts w:cs="ＭＳ ゴシック" w:hint="eastAsia"/>
          <w:sz w:val="22"/>
          <w:szCs w:val="22"/>
          <w:lang w:val="en"/>
        </w:rPr>
        <w:t>I</w:t>
      </w:r>
      <w:r w:rsidR="00DF1C7C">
        <w:rPr>
          <w:rFonts w:cs="ＭＳ ゴシック"/>
          <w:sz w:val="22"/>
          <w:szCs w:val="22"/>
          <w:lang w:val="en"/>
        </w:rPr>
        <w:t xml:space="preserve">n the Linux memory management system, </w:t>
      </w:r>
      <w:r w:rsidR="00D21CF3">
        <w:rPr>
          <w:rFonts w:cs="ＭＳ ゴシック" w:hint="eastAsia"/>
          <w:sz w:val="22"/>
          <w:szCs w:val="22"/>
          <w:lang w:val="en"/>
        </w:rPr>
        <w:t>you</w:t>
      </w:r>
      <w:r w:rsidR="004306C2">
        <w:rPr>
          <w:rFonts w:cs="ＭＳ ゴシック" w:hint="eastAsia"/>
          <w:sz w:val="22"/>
          <w:szCs w:val="22"/>
          <w:lang w:val="en"/>
        </w:rPr>
        <w:t xml:space="preserve"> </w:t>
      </w:r>
      <w:r w:rsidR="00DF1C7C">
        <w:rPr>
          <w:rFonts w:cs="ＭＳ ゴシック"/>
          <w:sz w:val="22"/>
          <w:szCs w:val="22"/>
          <w:lang w:val="en"/>
        </w:rPr>
        <w:t>can alloc</w:t>
      </w:r>
      <w:r w:rsidR="00DF1C7C">
        <w:rPr>
          <w:rFonts w:cs="ＭＳ ゴシック" w:hint="eastAsia"/>
          <w:sz w:val="22"/>
          <w:szCs w:val="22"/>
          <w:lang w:val="en"/>
        </w:rPr>
        <w:t>ate</w:t>
      </w:r>
      <w:r w:rsidR="00DF1C7C">
        <w:rPr>
          <w:rFonts w:cs="ＭＳ ゴシック"/>
          <w:sz w:val="22"/>
          <w:szCs w:val="22"/>
          <w:lang w:val="en"/>
        </w:rPr>
        <w:t xml:space="preserve"> </w:t>
      </w:r>
      <w:ins w:id="3237" w:author="t_竹沢 公佑" w:date="2019-10-04T21:07:00Z">
        <w:r w:rsidR="00433311">
          <w:rPr>
            <w:rFonts w:cs="ＭＳ ゴシック" w:hint="eastAsia"/>
            <w:sz w:val="22"/>
            <w:szCs w:val="22"/>
            <w:lang w:val="en"/>
          </w:rPr>
          <w:t xml:space="preserve">up to 4MiB to </w:t>
        </w:r>
      </w:ins>
      <w:r w:rsidR="00DF1C7C">
        <w:rPr>
          <w:rFonts w:cs="ＭＳ ゴシック"/>
          <w:sz w:val="22"/>
          <w:szCs w:val="22"/>
          <w:lang w:val="en"/>
        </w:rPr>
        <w:t xml:space="preserve">the DMA </w:t>
      </w:r>
      <w:del w:id="3238" w:author="t_竹沢 公佑" w:date="2019-10-04T21:08:00Z">
        <w:r w:rsidR="00DF1C7C" w:rsidDel="00433311">
          <w:rPr>
            <w:rFonts w:cs="ＭＳ ゴシック"/>
            <w:sz w:val="22"/>
            <w:szCs w:val="22"/>
            <w:lang w:val="en"/>
          </w:rPr>
          <w:delText xml:space="preserve">dedicated </w:delText>
        </w:r>
      </w:del>
      <w:r w:rsidR="00DF1C7C">
        <w:rPr>
          <w:rFonts w:cs="ＭＳ ゴシック"/>
          <w:sz w:val="22"/>
          <w:szCs w:val="22"/>
          <w:lang w:val="en"/>
        </w:rPr>
        <w:t>space (physical address</w:t>
      </w:r>
      <w:r w:rsidR="00DF1C7C">
        <w:rPr>
          <w:rFonts w:cs="ＭＳ ゴシック" w:hint="eastAsia"/>
          <w:sz w:val="22"/>
          <w:szCs w:val="22"/>
        </w:rPr>
        <w:t>es</w:t>
      </w:r>
      <w:r w:rsidR="00DF1C7C">
        <w:rPr>
          <w:rFonts w:cs="ＭＳ ゴシック"/>
          <w:sz w:val="22"/>
          <w:szCs w:val="22"/>
          <w:lang w:val="en"/>
        </w:rPr>
        <w:t xml:space="preserve"> are consecutive)</w:t>
      </w:r>
      <w:r w:rsidR="00DF1C7C">
        <w:rPr>
          <w:rFonts w:cs="ＭＳ ゴシック" w:hint="eastAsia"/>
          <w:sz w:val="22"/>
          <w:szCs w:val="22"/>
          <w:lang w:val="en"/>
        </w:rPr>
        <w:t xml:space="preserve"> </w:t>
      </w:r>
      <w:del w:id="3239" w:author="t_竹沢 公佑" w:date="2019-10-04T21:08:00Z">
        <w:r w:rsidR="00DF1C7C" w:rsidDel="00433311">
          <w:rPr>
            <w:rFonts w:cs="ＭＳ ゴシック" w:hint="eastAsia"/>
            <w:sz w:val="22"/>
            <w:szCs w:val="22"/>
            <w:lang w:val="en"/>
          </w:rPr>
          <w:delText xml:space="preserve">up to </w:delText>
        </w:r>
        <w:r w:rsidR="00DF1C7C" w:rsidDel="00433311">
          <w:rPr>
            <w:rFonts w:cs="ＭＳ ゴシック"/>
            <w:sz w:val="22"/>
            <w:szCs w:val="22"/>
            <w:lang w:val="en"/>
          </w:rPr>
          <w:delText>4M</w:delText>
        </w:r>
        <w:r w:rsidR="00DF1C7C" w:rsidDel="00433311">
          <w:rPr>
            <w:rFonts w:cs="ＭＳ ゴシック" w:hint="eastAsia"/>
            <w:sz w:val="22"/>
            <w:szCs w:val="22"/>
            <w:lang w:val="en"/>
          </w:rPr>
          <w:delText xml:space="preserve">iB </w:delText>
        </w:r>
      </w:del>
      <w:r w:rsidR="00DF1C7C">
        <w:rPr>
          <w:rFonts w:cs="ＭＳ ゴシック" w:hint="eastAsia"/>
          <w:sz w:val="22"/>
          <w:szCs w:val="22"/>
          <w:lang w:val="en"/>
        </w:rPr>
        <w:t>at once.</w:t>
      </w:r>
    </w:p>
    <w:p w:rsidR="00DF1C7C" w:rsidRPr="005038B9" w:rsidRDefault="00DF1C7C" w:rsidP="00503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ind w:firstLineChars="50" w:firstLine="110"/>
        <w:rPr>
          <w:sz w:val="22"/>
          <w:szCs w:val="22"/>
          <w:lang w:val="en"/>
        </w:rPr>
      </w:pPr>
      <w:r w:rsidRPr="00434B91">
        <w:rPr>
          <w:rFonts w:cs="ＭＳ ゴシック"/>
          <w:sz w:val="22"/>
          <w:szCs w:val="22"/>
          <w:lang w:val="en"/>
        </w:rPr>
        <w:t>This 4M</w:t>
      </w:r>
      <w:r w:rsidR="004306C2" w:rsidRPr="005038B9">
        <w:rPr>
          <w:rFonts w:cs="ＭＳ ゴシック" w:hint="eastAsia"/>
          <w:sz w:val="22"/>
          <w:szCs w:val="22"/>
          <w:lang w:val="en"/>
        </w:rPr>
        <w:t>iB</w:t>
      </w:r>
      <w:r w:rsidRPr="00434B91">
        <w:rPr>
          <w:rFonts w:cs="ＭＳ ゴシック"/>
          <w:sz w:val="22"/>
          <w:szCs w:val="22"/>
          <w:lang w:val="en"/>
        </w:rPr>
        <w:t xml:space="preserve"> </w:t>
      </w:r>
      <w:r w:rsidRPr="00434B91">
        <w:rPr>
          <w:rFonts w:cs="ＭＳ ゴシック" w:hint="eastAsia"/>
          <w:sz w:val="22"/>
          <w:szCs w:val="22"/>
          <w:lang w:val="en"/>
        </w:rPr>
        <w:t>is</w:t>
      </w:r>
      <w:r w:rsidRPr="00434B91">
        <w:rPr>
          <w:rFonts w:cs="ＭＳ ゴシック"/>
          <w:sz w:val="22"/>
          <w:szCs w:val="22"/>
          <w:lang w:val="en"/>
        </w:rPr>
        <w:t xml:space="preserve"> </w:t>
      </w:r>
      <w:r w:rsidR="004306C2" w:rsidRPr="005038B9">
        <w:rPr>
          <w:rFonts w:cs="ＭＳ ゴシック" w:hint="eastAsia"/>
          <w:sz w:val="22"/>
          <w:szCs w:val="22"/>
          <w:lang w:val="en"/>
        </w:rPr>
        <w:t xml:space="preserve">an </w:t>
      </w:r>
      <w:r w:rsidRPr="00434B91">
        <w:rPr>
          <w:rFonts w:cs="ＭＳ ゴシック"/>
          <w:sz w:val="22"/>
          <w:szCs w:val="22"/>
          <w:lang w:val="en"/>
        </w:rPr>
        <w:t>unit called</w:t>
      </w:r>
      <w:r w:rsidRPr="00434B91">
        <w:rPr>
          <w:rFonts w:cs="ＭＳ ゴシック" w:hint="eastAsia"/>
          <w:sz w:val="22"/>
          <w:szCs w:val="22"/>
          <w:lang w:val="en"/>
        </w:rPr>
        <w:t xml:space="preserve"> </w:t>
      </w:r>
      <w:del w:id="3240" w:author="t_竹沢 公佑" w:date="2019-10-04T21:09:00Z">
        <w:r w:rsidR="004306C2" w:rsidRPr="005038B9" w:rsidDel="00433311">
          <w:rPr>
            <w:rFonts w:cs="ＭＳ ゴシック" w:hint="eastAsia"/>
            <w:sz w:val="22"/>
            <w:szCs w:val="22"/>
            <w:lang w:val="en"/>
          </w:rPr>
          <w:delText>as a</w:delText>
        </w:r>
      </w:del>
      <w:r w:rsidRPr="00434B91">
        <w:rPr>
          <w:rFonts w:cs="ＭＳ ゴシック"/>
          <w:sz w:val="22"/>
          <w:szCs w:val="22"/>
          <w:lang w:val="en"/>
        </w:rPr>
        <w:t>‘</w:t>
      </w:r>
      <w:r w:rsidRPr="00434B91">
        <w:rPr>
          <w:rFonts w:cs="ＭＳ ゴシック" w:hint="eastAsia"/>
          <w:sz w:val="22"/>
          <w:szCs w:val="22"/>
          <w:lang w:val="en"/>
        </w:rPr>
        <w:t>B</w:t>
      </w:r>
      <w:r w:rsidRPr="00434B91">
        <w:rPr>
          <w:rFonts w:cs="ＭＳ ゴシック"/>
          <w:sz w:val="22"/>
          <w:szCs w:val="22"/>
          <w:lang w:val="en"/>
        </w:rPr>
        <w:t>lock’</w:t>
      </w:r>
      <w:r w:rsidRPr="00434B91">
        <w:rPr>
          <w:rFonts w:cs="ＭＳ ゴシック" w:hint="eastAsia"/>
          <w:sz w:val="22"/>
          <w:szCs w:val="22"/>
          <w:lang w:val="en"/>
        </w:rPr>
        <w:t xml:space="preserve"> in this document</w:t>
      </w:r>
      <w:r w:rsidRPr="00434B91">
        <w:rPr>
          <w:rFonts w:cs="ＭＳ ゴシック"/>
          <w:sz w:val="22"/>
          <w:szCs w:val="22"/>
          <w:lang w:val="en"/>
        </w:rPr>
        <w:t>.</w:t>
      </w:r>
      <w:r w:rsidR="00BA054D">
        <w:rPr>
          <w:rFonts w:hint="eastAsia"/>
          <w:sz w:val="22"/>
          <w:szCs w:val="22"/>
          <w:lang w:val="en"/>
        </w:rPr>
        <w:t xml:space="preserve"> </w:t>
      </w:r>
      <w:r w:rsidRPr="005038B9">
        <w:rPr>
          <w:sz w:val="22"/>
          <w:szCs w:val="22"/>
          <w:lang w:val="en"/>
        </w:rPr>
        <w:t xml:space="preserve">Driver allocates </w:t>
      </w:r>
      <w:r w:rsidR="004306C2" w:rsidRPr="005038B9">
        <w:rPr>
          <w:rFonts w:hint="eastAsia"/>
          <w:sz w:val="22"/>
          <w:szCs w:val="22"/>
          <w:lang w:val="en"/>
        </w:rPr>
        <w:t xml:space="preserve">35 </w:t>
      </w:r>
      <w:r w:rsidRPr="005038B9">
        <w:rPr>
          <w:sz w:val="22"/>
          <w:szCs w:val="22"/>
          <w:lang w:val="en"/>
        </w:rPr>
        <w:t>blocks</w:t>
      </w:r>
      <w:r w:rsidR="00ED2727">
        <w:rPr>
          <w:rFonts w:hint="eastAsia"/>
          <w:sz w:val="22"/>
          <w:szCs w:val="22"/>
          <w:lang w:val="en"/>
        </w:rPr>
        <w:t xml:space="preserve"> </w:t>
      </w:r>
      <w:r w:rsidRPr="005038B9">
        <w:rPr>
          <w:sz w:val="22"/>
          <w:szCs w:val="22"/>
          <w:lang w:val="en"/>
        </w:rPr>
        <w:t xml:space="preserve">to configure </w:t>
      </w:r>
      <w:r w:rsidR="004306C2" w:rsidRPr="005038B9">
        <w:rPr>
          <w:rFonts w:hint="eastAsia"/>
          <w:sz w:val="22"/>
          <w:szCs w:val="22"/>
          <w:lang w:val="en"/>
        </w:rPr>
        <w:t xml:space="preserve">a </w:t>
      </w:r>
      <w:r w:rsidRPr="005038B9">
        <w:rPr>
          <w:sz w:val="22"/>
          <w:szCs w:val="22"/>
          <w:lang w:val="en"/>
        </w:rPr>
        <w:t>group.</w:t>
      </w:r>
    </w:p>
    <w:p w:rsidR="00DF1C7C" w:rsidRDefault="00DF1C7C" w:rsidP="005038B9">
      <w:pPr>
        <w:spacing w:line="0" w:lineRule="atLeast"/>
        <w:rPr>
          <w:sz w:val="22"/>
          <w:szCs w:val="22"/>
          <w:lang w:val="en"/>
        </w:rPr>
      </w:pPr>
      <w:del w:id="3241" w:author="t_竹沢 公佑" w:date="2019-10-04T21:09:00Z">
        <w:r w:rsidRPr="00ED2727" w:rsidDel="00433311">
          <w:rPr>
            <w:rFonts w:cs="ＭＳ ゴシック"/>
            <w:sz w:val="22"/>
            <w:szCs w:val="22"/>
            <w:lang w:val="en"/>
          </w:rPr>
          <w:delText>Therefore,</w:delText>
        </w:r>
        <w:r w:rsidRPr="00ED2727" w:rsidDel="00433311">
          <w:rPr>
            <w:sz w:val="22"/>
            <w:szCs w:val="22"/>
            <w:lang w:val="en"/>
          </w:rPr>
          <w:delText xml:space="preserve"> a series of </w:delText>
        </w:r>
      </w:del>
      <w:ins w:id="3242" w:author="t_竹沢 公佑" w:date="2019-10-04T21:09:00Z">
        <w:r w:rsidR="00433311">
          <w:rPr>
            <w:rFonts w:hint="eastAsia"/>
            <w:sz w:val="22"/>
            <w:szCs w:val="22"/>
            <w:lang w:val="en"/>
          </w:rPr>
          <w:t>P</w:t>
        </w:r>
      </w:ins>
      <w:del w:id="3243" w:author="t_竹沢 公佑" w:date="2019-10-04T21:09:00Z">
        <w:r w:rsidRPr="00ED2727" w:rsidDel="00433311">
          <w:rPr>
            <w:rFonts w:hint="eastAsia"/>
            <w:sz w:val="22"/>
            <w:szCs w:val="22"/>
            <w:lang w:val="en"/>
          </w:rPr>
          <w:delText>p</w:delText>
        </w:r>
      </w:del>
      <w:r w:rsidRPr="00ED2727">
        <w:rPr>
          <w:rFonts w:hint="eastAsia"/>
          <w:sz w:val="22"/>
          <w:szCs w:val="22"/>
          <w:lang w:val="en"/>
        </w:rPr>
        <w:t xml:space="preserve">hysical </w:t>
      </w:r>
      <w:r w:rsidRPr="00ED2727">
        <w:rPr>
          <w:sz w:val="22"/>
          <w:szCs w:val="22"/>
          <w:lang w:val="en"/>
        </w:rPr>
        <w:t>addresses in a group</w:t>
      </w:r>
      <w:del w:id="3244" w:author="t_竹沢 公佑" w:date="2019-10-04T21:09:00Z">
        <w:r w:rsidRPr="00ED2727" w:rsidDel="00433311">
          <w:rPr>
            <w:sz w:val="22"/>
            <w:szCs w:val="22"/>
            <w:lang w:val="en"/>
          </w:rPr>
          <w:delText xml:space="preserve"> </w:delText>
        </w:r>
      </w:del>
      <w:ins w:id="3245" w:author="t_竹沢 公佑" w:date="2019-10-04T21:09:00Z">
        <w:r w:rsidR="00433311">
          <w:rPr>
            <w:rFonts w:hint="eastAsia"/>
            <w:sz w:val="22"/>
            <w:szCs w:val="22"/>
            <w:lang w:val="en"/>
          </w:rPr>
          <w:t xml:space="preserve"> are not necessarily consecutive</w:t>
        </w:r>
      </w:ins>
      <w:del w:id="3246" w:author="t_竹沢 公佑" w:date="2019-10-04T21:09:00Z">
        <w:r w:rsidRPr="00ED2727" w:rsidDel="00433311">
          <w:rPr>
            <w:sz w:val="22"/>
            <w:szCs w:val="22"/>
            <w:lang w:val="en"/>
          </w:rPr>
          <w:delText>is not guaranteed</w:delText>
        </w:r>
      </w:del>
      <w:r w:rsidR="00D81AB8">
        <w:rPr>
          <w:rFonts w:hint="eastAsia"/>
          <w:sz w:val="22"/>
          <w:szCs w:val="22"/>
          <w:lang w:val="en"/>
        </w:rPr>
        <w:t>.</w:t>
      </w:r>
    </w:p>
    <w:p w:rsidR="00FD2444" w:rsidRDefault="00FD2444" w:rsidP="005038B9">
      <w:pPr>
        <w:spacing w:line="0" w:lineRule="atLeast"/>
        <w:rPr>
          <w:ins w:id="3247" w:author="t_竹沢 公佑" w:date="2020-08-13T13:22:00Z"/>
          <w:sz w:val="22"/>
          <w:szCs w:val="22"/>
          <w:lang w:val="en"/>
        </w:rPr>
      </w:pPr>
    </w:p>
    <w:p w:rsidR="007A0FE7" w:rsidRPr="00ED2727" w:rsidRDefault="007A0FE7" w:rsidP="005038B9">
      <w:pPr>
        <w:spacing w:line="0" w:lineRule="atLeast"/>
        <w:rPr>
          <w:sz w:val="22"/>
          <w:szCs w:val="22"/>
          <w:lang w:val="en"/>
        </w:rPr>
      </w:pPr>
      <w:ins w:id="3248" w:author="t_竹沢 公佑" w:date="2020-08-13T13:22:00Z">
        <w:r>
          <w:rPr>
            <w:sz w:val="22"/>
            <w:szCs w:val="22"/>
            <w:lang w:val="en"/>
          </w:rPr>
          <w:br w:type="page"/>
        </w:r>
      </w:ins>
    </w:p>
    <w:p w:rsidR="00DF1C7C" w:rsidRPr="008F5241" w:rsidRDefault="00DF1C7C" w:rsidP="008F5241">
      <w:pPr>
        <w:pStyle w:val="2"/>
        <w:rPr>
          <w:u w:val="single"/>
          <w:lang w:val="en"/>
        </w:rPr>
      </w:pPr>
      <w:bookmarkStart w:id="3249" w:name="_Toc63179392"/>
      <w:r w:rsidRPr="008F5241">
        <w:rPr>
          <w:u w:val="single"/>
          <w:lang w:val="en"/>
        </w:rPr>
        <w:t>Structure of</w:t>
      </w:r>
      <w:r w:rsidRPr="008F5241">
        <w:rPr>
          <w:rFonts w:hint="eastAsia"/>
          <w:u w:val="single"/>
          <w:lang w:val="en"/>
        </w:rPr>
        <w:t xml:space="preserve"> </w:t>
      </w:r>
      <w:ins w:id="3250" w:author="t_竹沢 公佑" w:date="2020-04-06T11:37:00Z">
        <w:r w:rsidR="008502BD">
          <w:rPr>
            <w:rFonts w:hint="eastAsia"/>
            <w:u w:val="single"/>
            <w:lang w:val="en"/>
          </w:rPr>
          <w:t xml:space="preserve">Host </w:t>
        </w:r>
      </w:ins>
      <w:r w:rsidRPr="008F5241">
        <w:rPr>
          <w:rFonts w:hint="eastAsia"/>
          <w:u w:val="single"/>
          <w:lang w:val="en"/>
        </w:rPr>
        <w:t>Transmission Buffer</w:t>
      </w:r>
      <w:bookmarkEnd w:id="3249"/>
      <w:r w:rsidR="002877D5" w:rsidRPr="008F5241">
        <w:rPr>
          <w:rFonts w:hint="eastAsia"/>
          <w:u w:val="single"/>
          <w:lang w:val="en"/>
        </w:rPr>
        <w:t xml:space="preserve"> </w:t>
      </w:r>
    </w:p>
    <w:p w:rsidR="00DF1C7C" w:rsidRDefault="00784A1F">
      <w:pPr>
        <w:spacing w:line="0" w:lineRule="atLeast"/>
      </w:pPr>
      <w:r>
        <w:pict>
          <v:shape id="_x0000_s1111" type="#_x0000_t202" style="position:absolute;margin-left:13.05pt;margin-top:5.5pt;width:112.5pt;height:14.4pt;z-index:31" filled="f" stroked="f">
            <v:textbox style="mso-next-textbox:#_x0000_s1111" inset="0,0,0,0">
              <w:txbxContent>
                <w:p w:rsidR="000F6E92" w:rsidRPr="005038B9" w:rsidRDefault="000F6E92">
                  <w:pPr>
                    <w:pStyle w:val="HTML0"/>
                    <w:spacing w:line="0" w:lineRule="atLeast"/>
                    <w:jc w:val="both"/>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Offset(Virtual)</w:t>
                  </w:r>
                </w:p>
                <w:p w:rsidR="000F6E92" w:rsidRDefault="000F6E92">
                  <w:pPr>
                    <w:pStyle w:val="HTML0"/>
                    <w:spacing w:line="0" w:lineRule="atLeast"/>
                    <w:jc w:val="both"/>
                    <w:rPr>
                      <w:rFonts w:eastAsia="ＭＳ Ｐゴシック"/>
                      <w:color w:val="222222"/>
                      <w:sz w:val="22"/>
                      <w:szCs w:val="22"/>
                      <w:lang w:val="en"/>
                    </w:rPr>
                  </w:pPr>
                  <w:r>
                    <w:rPr>
                      <w:rFonts w:eastAsia="ＭＳ Ｐゴシック" w:hint="eastAsia"/>
                      <w:color w:val="222222"/>
                      <w:sz w:val="22"/>
                      <w:szCs w:val="22"/>
                      <w:lang w:val="en"/>
                    </w:rPr>
                    <w:t xml:space="preserve"> address)</w:t>
                  </w:r>
                </w:p>
              </w:txbxContent>
            </v:textbox>
          </v:shape>
        </w:pict>
      </w:r>
    </w:p>
    <w:p w:rsidR="00DF1C7C" w:rsidRDefault="00784A1F">
      <w:pPr>
        <w:spacing w:line="0" w:lineRule="atLeast"/>
      </w:pPr>
      <w:r>
        <w:pict>
          <v:shape id="_x0000_s1112" type="#_x0000_t202" style="position:absolute;margin-left:52.8pt;margin-top:10.5pt;width:24.75pt;height:14.4pt;z-index:30" filled="f" stroked="f">
            <v:textbox style="mso-next-textbox:#_x0000_s1112" inset="0,0,0,0">
              <w:txbxContent>
                <w:p w:rsidR="000F6E92" w:rsidRPr="005038B9" w:rsidRDefault="000F6E92">
                  <w:pPr>
                    <w:pStyle w:val="HTML0"/>
                    <w:spacing w:line="0" w:lineRule="atLeast"/>
                    <w:jc w:val="righ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0x0</w:t>
                  </w:r>
                </w:p>
              </w:txbxContent>
            </v:textbox>
          </v:shape>
        </w:pict>
      </w:r>
    </w:p>
    <w:p w:rsidR="00DF1C7C" w:rsidRDefault="00784A1F">
      <w:pPr>
        <w:spacing w:line="0" w:lineRule="atLeast"/>
      </w:pPr>
      <w:r>
        <w:pict>
          <v:shape id="_x0000_s1113" type="#_x0000_t202" style="position:absolute;margin-left:79.8pt;margin-top:0;width:93pt;height:73.9pt;z-index:7" filled="f">
            <v:textbox style="mso-next-textbox:#_x0000_s1113" inset="0,0,0,0">
              <w:txbxContent>
                <w:p w:rsidR="000F6E92" w:rsidRPr="005038B9" w:rsidRDefault="000F6E92">
                  <w:pPr>
                    <w:pStyle w:val="HTML0"/>
                    <w:spacing w:line="0" w:lineRule="atLeast"/>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MaxSize:</w:t>
                  </w:r>
                </w:p>
                <w:p w:rsidR="000F6E92" w:rsidRPr="005038B9" w:rsidRDefault="000F6E92">
                  <w:pPr>
                    <w:pStyle w:val="HTML0"/>
                    <w:spacing w:line="0" w:lineRule="atLeast"/>
                    <w:ind w:firstLineChars="100" w:firstLine="22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4MiB×35block</w:t>
                  </w:r>
                </w:p>
                <w:p w:rsidR="000F6E92" w:rsidRPr="005038B9" w:rsidRDefault="000F6E92">
                  <w:pPr>
                    <w:pStyle w:val="HTML0"/>
                    <w:spacing w:line="0" w:lineRule="atLeast"/>
                    <w:ind w:firstLineChars="100" w:firstLine="22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=140M</w:t>
                  </w:r>
                  <w:r>
                    <w:rPr>
                      <w:rFonts w:ascii="ＭＳ Ｐゴシック" w:eastAsia="ＭＳ Ｐゴシック" w:hAnsi="ＭＳ Ｐゴシック" w:hint="eastAsia"/>
                      <w:sz w:val="22"/>
                      <w:szCs w:val="22"/>
                    </w:rPr>
                    <w:t>i</w:t>
                  </w:r>
                  <w:r w:rsidRPr="005038B9">
                    <w:rPr>
                      <w:rFonts w:ascii="ＭＳ Ｐゴシック" w:eastAsia="ＭＳ Ｐゴシック" w:hAnsi="ＭＳ Ｐゴシック" w:hint="eastAsia"/>
                      <w:sz w:val="22"/>
                      <w:szCs w:val="22"/>
                    </w:rPr>
                    <w:t>B(48ms)</w:t>
                  </w:r>
                </w:p>
                <w:p w:rsidR="000F6E92" w:rsidRDefault="000F6E92">
                  <w:pPr>
                    <w:pStyle w:val="HTML0"/>
                    <w:spacing w:line="0" w:lineRule="atLeast"/>
                    <w:rPr>
                      <w:rFonts w:eastAsia="ＭＳ Ｐゴシック"/>
                      <w:sz w:val="22"/>
                      <w:szCs w:val="22"/>
                    </w:rPr>
                  </w:pPr>
                </w:p>
              </w:txbxContent>
            </v:textbox>
          </v:shape>
        </w:pict>
      </w:r>
    </w:p>
    <w:p w:rsidR="00DF1C7C" w:rsidRDefault="00784A1F">
      <w:pPr>
        <w:spacing w:line="0" w:lineRule="atLeast"/>
      </w:pPr>
      <w:r>
        <w:pict>
          <v:shape id="_x0000_s1114" type="#_x0000_t32" style="position:absolute;margin-left:173.55pt;margin-top:5.85pt;width:25.5pt;height:23.75pt;flip:y;z-index:19" o:connectortype="straight">
            <v:stroke dashstyle="dash"/>
          </v:shape>
        </w:pict>
      </w:r>
      <w:r>
        <w:pict>
          <v:shape id="_x0000_s1115" type="#_x0000_t202" style="position:absolute;margin-left:290.55pt;margin-top:12.55pt;width:210pt;height:39.75pt;z-index:95" filled="f">
            <v:textbox style="mso-next-textbox:#_x0000_s1115"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 xml:space="preserve">Frame（48Ｂ = 384bit） </w:t>
                  </w:r>
                </w:p>
                <w:p w:rsidR="000F6E92" w:rsidRPr="005038B9" w:rsidRDefault="000F6E92">
                  <w:pPr>
                    <w:pStyle w:val="HTML0"/>
                    <w:spacing w:line="0" w:lineRule="atLeast"/>
                    <w:ind w:firstLineChars="50" w:firstLine="110"/>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 xml:space="preserve">See </w:t>
                  </w:r>
                  <w:r w:rsidRPr="005038B9">
                    <w:rPr>
                      <w:rFonts w:ascii="ＭＳ Ｐゴシック" w:eastAsia="ＭＳ Ｐゴシック" w:hAnsi="ＭＳ Ｐゴシック"/>
                      <w:b/>
                      <w:color w:val="222222"/>
                      <w:sz w:val="22"/>
                      <w:szCs w:val="22"/>
                      <w:lang w:val="en"/>
                    </w:rPr>
                    <w:t>“</w:t>
                  </w:r>
                  <w:r>
                    <w:rPr>
                      <w:rFonts w:ascii="ＭＳ Ｐゴシック" w:eastAsia="ＭＳ Ｐゴシック" w:hAnsi="ＭＳ Ｐゴシック"/>
                      <w:b/>
                      <w:color w:val="222222"/>
                      <w:sz w:val="22"/>
                      <w:szCs w:val="22"/>
                      <w:lang w:val="en"/>
                    </w:rPr>
                    <w:fldChar w:fldCharType="begin"/>
                  </w:r>
                  <w:r>
                    <w:rPr>
                      <w:rFonts w:ascii="ＭＳ Ｐゴシック" w:eastAsia="ＭＳ Ｐゴシック" w:hAnsi="ＭＳ Ｐゴシック"/>
                      <w:b/>
                      <w:color w:val="222222"/>
                      <w:sz w:val="22"/>
                      <w:szCs w:val="22"/>
                      <w:lang w:val="en"/>
                    </w:rPr>
                    <w:instrText xml:space="preserve"> REF _Ref13138841 \r \h </w:instrText>
                  </w:r>
                  <w:r>
                    <w:rPr>
                      <w:rFonts w:ascii="ＭＳ Ｐゴシック" w:eastAsia="ＭＳ Ｐゴシック" w:hAnsi="ＭＳ Ｐゴシック"/>
                      <w:b/>
                      <w:color w:val="222222"/>
                      <w:sz w:val="22"/>
                      <w:szCs w:val="22"/>
                      <w:lang w:val="en"/>
                    </w:rPr>
                  </w:r>
                  <w:r>
                    <w:rPr>
                      <w:rFonts w:ascii="ＭＳ Ｐゴシック" w:eastAsia="ＭＳ Ｐゴシック" w:hAnsi="ＭＳ Ｐゴシック"/>
                      <w:b/>
                      <w:color w:val="222222"/>
                      <w:sz w:val="22"/>
                      <w:szCs w:val="22"/>
                      <w:lang w:val="en"/>
                    </w:rPr>
                    <w:fldChar w:fldCharType="separate"/>
                  </w:r>
                  <w:r w:rsidR="008F6CDE">
                    <w:rPr>
                      <w:rFonts w:ascii="ＭＳ Ｐゴシック" w:eastAsia="ＭＳ Ｐゴシック" w:hAnsi="ＭＳ Ｐゴシック"/>
                      <w:b/>
                      <w:color w:val="222222"/>
                      <w:sz w:val="22"/>
                      <w:szCs w:val="22"/>
                      <w:lang w:val="en"/>
                    </w:rPr>
                    <w:t>3.1</w:t>
                  </w:r>
                  <w:r>
                    <w:rPr>
                      <w:rFonts w:ascii="ＭＳ Ｐゴシック" w:eastAsia="ＭＳ Ｐゴシック" w:hAnsi="ＭＳ Ｐゴシック"/>
                      <w:b/>
                      <w:color w:val="222222"/>
                      <w:sz w:val="22"/>
                      <w:szCs w:val="22"/>
                      <w:lang w:val="en"/>
                    </w:rPr>
                    <w:fldChar w:fldCharType="end"/>
                  </w:r>
                  <w:r>
                    <w:rPr>
                      <w:rFonts w:ascii="ＭＳ Ｐゴシック" w:eastAsia="ＭＳ Ｐゴシック" w:hAnsi="ＭＳ Ｐゴシック" w:hint="eastAsia"/>
                      <w:b/>
                      <w:color w:val="222222"/>
                      <w:sz w:val="22"/>
                      <w:szCs w:val="22"/>
                      <w:lang w:val="en"/>
                    </w:rPr>
                    <w:t xml:space="preserve"> </w:t>
                  </w:r>
                  <w:r w:rsidRPr="005038B9">
                    <w:rPr>
                      <w:rFonts w:ascii="ＭＳ Ｐゴシック" w:eastAsia="ＭＳ Ｐゴシック" w:hAnsi="ＭＳ Ｐゴシック"/>
                      <w:b/>
                      <w:color w:val="222222"/>
                      <w:sz w:val="22"/>
                      <w:szCs w:val="22"/>
                      <w:lang w:val="en"/>
                    </w:rPr>
                    <w:fldChar w:fldCharType="begin"/>
                  </w:r>
                  <w:r w:rsidRPr="005038B9">
                    <w:rPr>
                      <w:rFonts w:ascii="ＭＳ Ｐゴシック" w:eastAsia="ＭＳ Ｐゴシック" w:hAnsi="ＭＳ Ｐゴシック"/>
                      <w:b/>
                      <w:color w:val="222222"/>
                      <w:sz w:val="22"/>
                      <w:szCs w:val="22"/>
                      <w:lang w:val="en"/>
                    </w:rPr>
                    <w:instrText xml:space="preserve"> REF _Ref454951536 \h  \* MERGEFORMAT </w:instrText>
                  </w:r>
                  <w:r w:rsidRPr="005038B9">
                    <w:rPr>
                      <w:rFonts w:ascii="ＭＳ Ｐゴシック" w:eastAsia="ＭＳ Ｐゴシック" w:hAnsi="ＭＳ Ｐゴシック"/>
                      <w:b/>
                      <w:color w:val="222222"/>
                      <w:sz w:val="22"/>
                      <w:szCs w:val="22"/>
                      <w:lang w:val="en"/>
                    </w:rPr>
                  </w:r>
                  <w:r w:rsidRPr="005038B9">
                    <w:rPr>
                      <w:rFonts w:ascii="ＭＳ Ｐゴシック" w:eastAsia="ＭＳ Ｐゴシック" w:hAnsi="ＭＳ Ｐゴシック"/>
                      <w:b/>
                      <w:color w:val="222222"/>
                      <w:sz w:val="22"/>
                      <w:szCs w:val="22"/>
                      <w:lang w:val="en"/>
                    </w:rPr>
                    <w:fldChar w:fldCharType="separate"/>
                  </w:r>
                  <w:ins w:id="3251" w:author="t_竹沢 公佑" w:date="2021-02-02T17:08:00Z">
                    <w:r w:rsidR="008F6CDE" w:rsidRPr="008F6CDE">
                      <w:rPr>
                        <w:rFonts w:ascii="ＭＳ Ｐゴシック" w:eastAsia="ＭＳ Ｐゴシック" w:hAnsi="ＭＳ Ｐゴシック"/>
                        <w:b/>
                        <w:sz w:val="22"/>
                        <w:szCs w:val="22"/>
                        <w:rPrChange w:id="3252" w:author="t_竹沢 公佑" w:date="2021-02-02T17:08:00Z">
                          <w:rPr>
                            <w:u w:val="single"/>
                            <w:lang w:val="en"/>
                          </w:rPr>
                        </w:rPrChange>
                      </w:rPr>
                      <w:t>Normal</w:t>
                    </w:r>
                    <w:r w:rsidR="008F6CDE" w:rsidRPr="008F6CDE">
                      <w:rPr>
                        <w:rFonts w:ascii="ＭＳ Ｐゴシック" w:eastAsia="ＭＳ Ｐゴシック" w:hAnsi="ＭＳ Ｐゴシック"/>
                        <w:b/>
                        <w:sz w:val="22"/>
                        <w:szCs w:val="22"/>
                        <w:lang w:val="en"/>
                        <w:rPrChange w:id="3253" w:author="t_竹沢 公佑" w:date="2021-02-02T17:08:00Z">
                          <w:rPr>
                            <w:u w:val="single"/>
                            <w:lang w:val="en"/>
                          </w:rPr>
                        </w:rPrChange>
                      </w:rPr>
                      <w:t xml:space="preserve"> frame</w:t>
                    </w:r>
                  </w:ins>
                  <w:del w:id="3254" w:author="t_竹沢 公佑" w:date="2019-08-22T13:55:00Z">
                    <w:r w:rsidRPr="007E3A9D" w:rsidDel="007154FA">
                      <w:rPr>
                        <w:rFonts w:ascii="ＭＳ Ｐゴシック" w:eastAsia="ＭＳ Ｐゴシック" w:hAnsi="ＭＳ Ｐゴシック" w:hint="eastAsia"/>
                        <w:b/>
                        <w:sz w:val="22"/>
                        <w:szCs w:val="22"/>
                      </w:rPr>
                      <w:delText>Normal</w:delText>
                    </w:r>
                    <w:r w:rsidRPr="007E3A9D" w:rsidDel="007154FA">
                      <w:rPr>
                        <w:rFonts w:ascii="ＭＳ Ｐゴシック" w:eastAsia="ＭＳ Ｐゴシック" w:hAnsi="ＭＳ Ｐゴシック" w:hint="eastAsia"/>
                        <w:b/>
                        <w:sz w:val="22"/>
                        <w:szCs w:val="22"/>
                        <w:lang w:val="en"/>
                      </w:rPr>
                      <w:delText xml:space="preserve"> frame</w:delText>
                    </w:r>
                  </w:del>
                  <w:r w:rsidRPr="005038B9">
                    <w:rPr>
                      <w:rFonts w:ascii="ＭＳ Ｐゴシック" w:eastAsia="ＭＳ Ｐゴシック" w:hAnsi="ＭＳ Ｐゴシック"/>
                      <w:b/>
                      <w:color w:val="222222"/>
                      <w:sz w:val="22"/>
                      <w:szCs w:val="22"/>
                      <w:lang w:val="en"/>
                    </w:rPr>
                    <w:fldChar w:fldCharType="end"/>
                  </w:r>
                  <w:r w:rsidRPr="005038B9">
                    <w:rPr>
                      <w:rFonts w:ascii="ＭＳ Ｐゴシック" w:eastAsia="ＭＳ Ｐゴシック" w:hAnsi="ＭＳ Ｐゴシック"/>
                      <w:b/>
                      <w:color w:val="222222"/>
                      <w:sz w:val="22"/>
                      <w:szCs w:val="22"/>
                      <w:lang w:val="en"/>
                    </w:rPr>
                    <w:t>”</w:t>
                  </w:r>
                </w:p>
              </w:txbxContent>
            </v:textbox>
          </v:shape>
        </w:pict>
      </w:r>
      <w:r>
        <w:pict>
          <v:shape id="_x0000_s1116" type="#_x0000_t32" style="position:absolute;margin-left:265.8pt;margin-top:14.05pt;width:24.75pt;height:29.25pt;flip:y;z-index:22" o:connectortype="straight">
            <v:stroke dashstyle="dash"/>
          </v:shape>
        </w:pict>
      </w:r>
      <w:r>
        <w:pict>
          <v:shape id="_x0000_s1117" type="#_x0000_t202" style="position:absolute;margin-left:197.55pt;margin-top:5.8pt;width:68.25pt;height:46.5pt;z-index:18" filled="f">
            <v:textbox style="mso-next-textbox:#_x0000_s1117"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Block(4M</w:t>
                  </w:r>
                  <w:r>
                    <w:rPr>
                      <w:rFonts w:ascii="ＭＳ Ｐゴシック" w:eastAsia="ＭＳ Ｐゴシック" w:hAnsi="ＭＳ Ｐゴシック" w:hint="eastAsia"/>
                      <w:b/>
                      <w:color w:val="222222"/>
                      <w:sz w:val="22"/>
                      <w:szCs w:val="22"/>
                      <w:lang w:val="en"/>
                    </w:rPr>
                    <w:t>i</w:t>
                  </w:r>
                  <w:r w:rsidRPr="005038B9">
                    <w:rPr>
                      <w:rFonts w:ascii="ＭＳ Ｐゴシック" w:eastAsia="ＭＳ Ｐゴシック" w:hAnsi="ＭＳ Ｐゴシック" w:hint="eastAsia"/>
                      <w:b/>
                      <w:color w:val="222222"/>
                      <w:sz w:val="22"/>
                      <w:szCs w:val="22"/>
                      <w:lang w:val="en"/>
                    </w:rPr>
                    <w:t>B)</w:t>
                  </w:r>
                </w:p>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sz w:val="22"/>
                      <w:szCs w:val="22"/>
                    </w:rPr>
                    <w:t>≈1.398ms</w:t>
                  </w:r>
                </w:p>
              </w:txbxContent>
            </v:textbox>
          </v:shape>
        </w:pict>
      </w:r>
    </w:p>
    <w:p w:rsidR="00DF1C7C" w:rsidRDefault="00784A1F">
      <w:pPr>
        <w:spacing w:line="0" w:lineRule="atLeast"/>
      </w:pPr>
      <w:r>
        <w:pict>
          <v:shape id="_x0000_s1118" type="#_x0000_t202" style="position:absolute;margin-left:79.8pt;margin-top:14.05pt;width:93pt;height:4.5pt;z-index:24" filled="f">
            <v:textbox style="mso-next-textbox:#_x0000_s1118" inset="0,0,0,0">
              <w:txbxContent>
                <w:p w:rsidR="000F6E92" w:rsidRDefault="000F6E92">
                  <w:pPr>
                    <w:pStyle w:val="HTML0"/>
                    <w:spacing w:line="0" w:lineRule="atLeast"/>
                    <w:rPr>
                      <w:rFonts w:eastAsia="ＭＳ Ｐゴシック"/>
                      <w:b/>
                      <w:color w:val="222222"/>
                      <w:sz w:val="22"/>
                      <w:szCs w:val="22"/>
                      <w:lang w:val="en"/>
                    </w:rPr>
                  </w:pPr>
                </w:p>
              </w:txbxContent>
            </v:textbox>
          </v:shape>
        </w:pict>
      </w:r>
    </w:p>
    <w:p w:rsidR="00DF1C7C" w:rsidRDefault="00784A1F">
      <w:pPr>
        <w:spacing w:line="0" w:lineRule="atLeast"/>
      </w:pPr>
      <w:r>
        <w:pict>
          <v:shape id="_x0000_s1119" type="#_x0000_t32" style="position:absolute;margin-left:172.8pt;margin-top:3pt;width:24.75pt;height:18.95pt;z-index:20" o:connectortype="straight">
            <v:stroke dashstyle="dash"/>
          </v:shape>
        </w:pict>
      </w:r>
      <w:r>
        <w:pict>
          <v:shape id="_x0000_s1120" type="#_x0000_t202" style="position:absolute;margin-left:197.55pt;margin-top:12.2pt;width:68.25pt;height:4.5pt;z-index:21" filled="f">
            <v:textbox style="mso-next-textbox:#_x0000_s1120" inset="0,0,0,0">
              <w:txbxContent>
                <w:p w:rsidR="000F6E92" w:rsidRDefault="000F6E92">
                  <w:pPr>
                    <w:pStyle w:val="HTML0"/>
                    <w:spacing w:line="0" w:lineRule="atLeast"/>
                    <w:rPr>
                      <w:rFonts w:eastAsia="ＭＳ Ｐゴシック"/>
                      <w:b/>
                      <w:color w:val="222222"/>
                      <w:sz w:val="22"/>
                      <w:szCs w:val="22"/>
                      <w:lang w:val="en"/>
                    </w:rPr>
                  </w:pPr>
                </w:p>
              </w:txbxContent>
            </v:textbox>
          </v:shape>
        </w:pict>
      </w:r>
    </w:p>
    <w:p w:rsidR="00DF1C7C" w:rsidRDefault="00784A1F">
      <w:pPr>
        <w:spacing w:line="0" w:lineRule="atLeast"/>
      </w:pPr>
      <w:r>
        <w:pict>
          <v:shape id="_x0000_s1121" type="#_x0000_t32" style="position:absolute;margin-left:172.8pt;margin-top:11.65pt;width:21pt;height:71.05pt;z-index:122" o:connectortype="straight">
            <v:stroke dashstyle="dash"/>
          </v:shape>
        </w:pict>
      </w:r>
      <w:r>
        <w:pict>
          <v:shape id="_x0000_s1122" type="#_x0000_t32" style="position:absolute;margin-left:173.55pt;margin-top:9.4pt;width:20.25pt;height:26.8pt;z-index:121" o:connectortype="straight">
            <v:stroke dashstyle="dash"/>
          </v:shape>
        </w:pict>
      </w:r>
      <w:r>
        <w:pict>
          <v:shape id="_x0000_s1123" type="#_x0000_t202" style="position:absolute;margin-left:79.8pt;margin-top:7.15pt;width:93pt;height:4.5pt;z-index:120" filled="f">
            <v:textbox style="mso-next-textbox:#_x0000_s1123" inset="0,0,0,0">
              <w:txbxContent>
                <w:p w:rsidR="000F6E92" w:rsidRDefault="000F6E92">
                  <w:pPr>
                    <w:pStyle w:val="HTML0"/>
                    <w:spacing w:line="0" w:lineRule="atLeast"/>
                    <w:rPr>
                      <w:rFonts w:eastAsia="ＭＳ Ｐゴシック"/>
                      <w:b/>
                      <w:color w:val="222222"/>
                      <w:sz w:val="22"/>
                      <w:szCs w:val="22"/>
                      <w:lang w:val="en"/>
                    </w:rPr>
                  </w:pPr>
                </w:p>
              </w:txbxContent>
            </v:textbox>
          </v:shape>
        </w:pict>
      </w:r>
      <w:r>
        <w:pict>
          <v:shape id="_x0000_s1124" type="#_x0000_t202" style="position:absolute;margin-left:19.05pt;margin-top:9.4pt;width:58.5pt;height:15pt;z-index:115" filled="f" stroked="f">
            <v:textbox style="mso-next-textbox:#_x0000_s1124" inset="0,0,0,0">
              <w:txbxContent>
                <w:p w:rsidR="000F6E92" w:rsidRDefault="000F6E92">
                  <w:pPr>
                    <w:pStyle w:val="HTML0"/>
                    <w:spacing w:line="0" w:lineRule="atLeast"/>
                    <w:jc w:val="right"/>
                    <w:rPr>
                      <w:rFonts w:eastAsia="ＭＳ Ｐゴシック"/>
                      <w:color w:val="222222"/>
                      <w:sz w:val="22"/>
                      <w:szCs w:val="22"/>
                      <w:lang w:val="en"/>
                    </w:rPr>
                  </w:pPr>
                  <w:r>
                    <w:rPr>
                      <w:rFonts w:eastAsia="ＭＳ Ｐゴシック" w:hint="eastAsia"/>
                      <w:color w:val="222222"/>
                      <w:sz w:val="22"/>
                      <w:szCs w:val="22"/>
                      <w:lang w:val="en"/>
                    </w:rPr>
                    <w:t>0x8C00000</w:t>
                  </w:r>
                </w:p>
              </w:txbxContent>
            </v:textbox>
          </v:shape>
        </w:pict>
      </w:r>
      <w:r>
        <w:pict>
          <v:shape id="_x0000_s1125" type="#_x0000_t32" style="position:absolute;margin-left:265.8pt;margin-top:1.15pt;width:24pt;height:4.5pt;z-index:23" o:connectortype="straight">
            <v:stroke dashstyle="dash"/>
          </v:shape>
        </w:pict>
      </w:r>
    </w:p>
    <w:p w:rsidR="00DF1C7C" w:rsidRDefault="00DF1C7C">
      <w:pPr>
        <w:spacing w:line="0" w:lineRule="atLeast"/>
      </w:pPr>
    </w:p>
    <w:p w:rsidR="00DF1C7C" w:rsidRDefault="00784A1F">
      <w:pPr>
        <w:spacing w:line="0" w:lineRule="atLeast"/>
      </w:pPr>
      <w:r>
        <w:pict>
          <v:shape id="_x0000_s1126" type="#_x0000_t32" style="position:absolute;margin-left:193.8pt;margin-top:50.05pt;width:8.25pt;height:28.5pt;flip:y;z-index:119" o:connectortype="straight">
            <v:stroke endarrow="block"/>
          </v:shape>
        </w:pict>
      </w:r>
      <w:r>
        <w:pict>
          <v:shape id="_x0000_s1127" type="#_x0000_t202" style="position:absolute;margin-left:193.8pt;margin-top:32.05pt;width:69.75pt;height:19.75pt;z-index:118" fillcolor="#a5a5a5">
            <v:textbox style="mso-next-textbox:#_x0000_s1127" inset="0,0,0,0">
              <w:txbxContent>
                <w:p w:rsidR="000F6E92" w:rsidRDefault="000F6E92">
                  <w:pPr>
                    <w:pStyle w:val="HTML0"/>
                    <w:spacing w:line="0" w:lineRule="atLeast"/>
                    <w:rPr>
                      <w:rFonts w:eastAsia="ＭＳ Ｐゴシック"/>
                      <w:b/>
                      <w:color w:val="222222"/>
                      <w:sz w:val="22"/>
                      <w:szCs w:val="22"/>
                      <w:lang w:val="en"/>
                    </w:rPr>
                  </w:pPr>
                </w:p>
              </w:txbxContent>
            </v:textbox>
          </v:shape>
        </w:pict>
      </w:r>
      <w:r>
        <w:pict>
          <v:shape id="_x0000_s1128" type="#_x0000_t202" style="position:absolute;margin-left:268.05pt;margin-top:5.05pt;width:120.75pt;height:19.75pt;z-index:117" filled="f" stroked="f">
            <v:textbox style="mso-next-textbox:#_x0000_s1128"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←End Bloｃk！</w:t>
                  </w:r>
                </w:p>
              </w:txbxContent>
            </v:textbox>
          </v:shape>
        </w:pict>
      </w:r>
      <w:r>
        <w:pict>
          <v:shape id="_x0000_s1129" type="#_x0000_t202" style="position:absolute;margin-left:193.8pt;margin-top:5.05pt;width:69.75pt;height:46.5pt;z-index:116" filled="f">
            <v:textbox style="mso-next-textbox:#_x0000_s1129" inset="0,0,0,0">
              <w:txbxContent>
                <w:p w:rsidR="000F6E92" w:rsidRDefault="000F6E92">
                  <w:pPr>
                    <w:pStyle w:val="HTML0"/>
                    <w:spacing w:line="0" w:lineRule="atLeast"/>
                    <w:rPr>
                      <w:rFonts w:eastAsia="ＭＳ Ｐゴシック"/>
                      <w:b/>
                      <w:color w:val="222222"/>
                      <w:sz w:val="22"/>
                      <w:szCs w:val="22"/>
                      <w:lang w:val="en"/>
                    </w:rPr>
                  </w:pPr>
                  <w:r>
                    <w:rPr>
                      <w:rFonts w:eastAsia="ＭＳ Ｐゴシック" w:hint="eastAsia"/>
                      <w:b/>
                      <w:color w:val="222222"/>
                      <w:sz w:val="22"/>
                      <w:szCs w:val="22"/>
                      <w:lang w:val="en"/>
                    </w:rPr>
                    <w:t>Block(4MiB)</w:t>
                  </w:r>
                </w:p>
              </w:txbxContent>
            </v:textbox>
          </v:shape>
        </w:pict>
      </w:r>
    </w:p>
    <w:p w:rsidR="00DF1C7C" w:rsidRDefault="00DF1C7C">
      <w:pPr>
        <w:spacing w:line="0" w:lineRule="atLeast"/>
      </w:pPr>
    </w:p>
    <w:p w:rsidR="00DF1C7C" w:rsidRDefault="00DF1C7C">
      <w:pPr>
        <w:spacing w:line="0" w:lineRule="atLeast"/>
      </w:pPr>
    </w:p>
    <w:p w:rsidR="00DF1C7C" w:rsidRDefault="00DF1C7C">
      <w:pPr>
        <w:spacing w:line="0" w:lineRule="atLeast"/>
      </w:pPr>
    </w:p>
    <w:p w:rsidR="00DF1C7C" w:rsidRDefault="00DF1C7C">
      <w:pPr>
        <w:spacing w:line="0" w:lineRule="atLeast"/>
      </w:pPr>
    </w:p>
    <w:p w:rsidR="00DF1C7C" w:rsidRDefault="00784A1F">
      <w:pPr>
        <w:spacing w:line="0" w:lineRule="atLeast"/>
      </w:pPr>
      <w:r>
        <w:pict>
          <v:shape id="_x0000_s1130" type="#_x0000_t202" style="position:absolute;margin-left:182.55pt;margin-top:.75pt;width:81pt;height:75.05pt;z-index:134" filled="f" stroked="f">
            <v:textbox style="mso-next-textbox:#_x0000_s1130" inset="0,0,0,0">
              <w:txbxContent>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 xml:space="preserve">Padding </w:t>
                  </w:r>
                </w:p>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2800640byte.</w:t>
                  </w:r>
                </w:p>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(unused area)</w:t>
                  </w:r>
                </w:p>
                <w:p w:rsidR="000F6E92" w:rsidRPr="005038B9" w:rsidRDefault="000F6E92">
                  <w:pPr>
                    <w:pStyle w:val="HTML0"/>
                    <w:spacing w:line="0" w:lineRule="atLeast"/>
                    <w:rPr>
                      <w:rFonts w:ascii="ＭＳ Ｐゴシック" w:eastAsia="ＭＳ Ｐゴシック" w:hAnsi="ＭＳ Ｐゴシック"/>
                      <w:b/>
                      <w:color w:val="222222"/>
                      <w:sz w:val="22"/>
                      <w:szCs w:val="22"/>
                      <w:lang w:val="en"/>
                    </w:rPr>
                  </w:pPr>
                  <w:r w:rsidRPr="005038B9">
                    <w:rPr>
                      <w:rFonts w:ascii="ＭＳ Ｐゴシック" w:eastAsia="ＭＳ Ｐゴシック" w:hAnsi="ＭＳ Ｐゴシック" w:hint="eastAsia"/>
                      <w:b/>
                      <w:color w:val="222222"/>
                      <w:sz w:val="22"/>
                      <w:szCs w:val="22"/>
                      <w:lang w:val="en"/>
                    </w:rPr>
                    <w:t>No information frame</w:t>
                  </w:r>
                </w:p>
              </w:txbxContent>
            </v:textbox>
          </v:shape>
        </w:pict>
      </w:r>
    </w:p>
    <w:p w:rsidR="00DF1C7C" w:rsidRDefault="00DF1C7C">
      <w:pPr>
        <w:spacing w:line="0" w:lineRule="atLeast"/>
      </w:pPr>
    </w:p>
    <w:p w:rsidR="00DF1C7C" w:rsidRDefault="00DF1C7C">
      <w:pPr>
        <w:spacing w:line="0" w:lineRule="atLeast"/>
      </w:pPr>
    </w:p>
    <w:p w:rsidR="00DF1C7C" w:rsidRDefault="00DF1C7C">
      <w:pPr>
        <w:spacing w:line="0" w:lineRule="atLeast"/>
      </w:pPr>
    </w:p>
    <w:p w:rsidR="00A32D9A" w:rsidRDefault="00A32D9A">
      <w:pPr>
        <w:spacing w:line="0" w:lineRule="atLeast"/>
      </w:pPr>
    </w:p>
    <w:p w:rsidR="00226DFB" w:rsidRDefault="00226DFB" w:rsidP="00226DFB">
      <w:pPr>
        <w:spacing w:line="0" w:lineRule="atLeast"/>
        <w:ind w:firstLineChars="100" w:firstLine="220"/>
        <w:rPr>
          <w:sz w:val="22"/>
          <w:szCs w:val="22"/>
          <w:lang w:val="en"/>
        </w:rPr>
      </w:pPr>
      <w:r>
        <w:rPr>
          <w:sz w:val="22"/>
          <w:szCs w:val="22"/>
          <w:lang w:val="en"/>
        </w:rPr>
        <w:t xml:space="preserve">Data </w:t>
      </w:r>
      <w:r>
        <w:rPr>
          <w:rFonts w:hint="eastAsia"/>
          <w:sz w:val="22"/>
          <w:szCs w:val="22"/>
        </w:rPr>
        <w:t>are</w:t>
      </w:r>
      <w:r>
        <w:rPr>
          <w:sz w:val="22"/>
          <w:szCs w:val="22"/>
          <w:lang w:val="en"/>
        </w:rPr>
        <w:t xml:space="preserve"> sent from the offset 0x0.</w:t>
      </w:r>
    </w:p>
    <w:p w:rsidR="00226DFB" w:rsidRDefault="00226DFB">
      <w:pPr>
        <w:spacing w:line="0" w:lineRule="atLeast"/>
        <w:rPr>
          <w:lang w:val="en"/>
        </w:rPr>
      </w:pPr>
    </w:p>
    <w:p w:rsidR="00FD2444" w:rsidRDefault="00FD2444" w:rsidP="00FD2444">
      <w:pPr>
        <w:spacing w:line="0" w:lineRule="atLeast"/>
        <w:ind w:leftChars="92" w:left="771" w:hangingChars="250" w:hanging="550"/>
        <w:rPr>
          <w:sz w:val="22"/>
          <w:szCs w:val="22"/>
          <w:lang w:val="en"/>
        </w:rPr>
      </w:pPr>
      <w:r>
        <w:rPr>
          <w:rFonts w:hint="eastAsia"/>
          <w:sz w:val="22"/>
          <w:szCs w:val="22"/>
          <w:lang w:val="en"/>
        </w:rPr>
        <w:t xml:space="preserve">Note: If you use the DRXP board with NUMA architecture server, this </w:t>
      </w:r>
      <w:ins w:id="3255" w:author="t_竹沢 公佑" w:date="2020-04-06T11:38:00Z">
        <w:r w:rsidR="00CC2AEC">
          <w:rPr>
            <w:rFonts w:hint="eastAsia"/>
            <w:sz w:val="22"/>
            <w:szCs w:val="22"/>
            <w:lang w:val="en"/>
          </w:rPr>
          <w:t xml:space="preserve">host </w:t>
        </w:r>
      </w:ins>
      <w:r>
        <w:rPr>
          <w:rFonts w:hint="eastAsia"/>
          <w:sz w:val="22"/>
          <w:szCs w:val="22"/>
          <w:lang w:val="en"/>
        </w:rPr>
        <w:t xml:space="preserve">ring buffer is allocated </w:t>
      </w:r>
      <w:ins w:id="3256" w:author="t_竹沢 公佑" w:date="2019-10-04T21:11:00Z">
        <w:r w:rsidR="00433311">
          <w:rPr>
            <w:rFonts w:hint="eastAsia"/>
            <w:sz w:val="22"/>
            <w:szCs w:val="22"/>
            <w:lang w:val="en"/>
          </w:rPr>
          <w:t xml:space="preserve">according to </w:t>
        </w:r>
      </w:ins>
      <w:del w:id="3257" w:author="t_竹沢 公佑" w:date="2019-10-04T21:11:00Z">
        <w:r w:rsidDel="00433311">
          <w:rPr>
            <w:rFonts w:hint="eastAsia"/>
            <w:sz w:val="22"/>
            <w:szCs w:val="22"/>
            <w:lang w:val="en"/>
          </w:rPr>
          <w:delText xml:space="preserve">considering </w:delText>
        </w:r>
      </w:del>
      <w:r>
        <w:rPr>
          <w:rFonts w:hint="eastAsia"/>
          <w:sz w:val="22"/>
          <w:szCs w:val="22"/>
          <w:lang w:val="en"/>
        </w:rPr>
        <w:t xml:space="preserve">the node </w:t>
      </w:r>
      <w:ins w:id="3258" w:author="t_竹沢 公佑" w:date="2019-10-04T21:11:00Z">
        <w:r w:rsidR="00433311">
          <w:rPr>
            <w:rFonts w:hint="eastAsia"/>
            <w:sz w:val="22"/>
            <w:szCs w:val="22"/>
            <w:lang w:val="en"/>
          </w:rPr>
          <w:t xml:space="preserve">where </w:t>
        </w:r>
      </w:ins>
      <w:del w:id="3259" w:author="t_竹沢 公佑" w:date="2019-10-04T21:11:00Z">
        <w:r w:rsidDel="00433311">
          <w:rPr>
            <w:rFonts w:hint="eastAsia"/>
            <w:sz w:val="22"/>
            <w:szCs w:val="22"/>
            <w:lang w:val="en"/>
          </w:rPr>
          <w:delText xml:space="preserve">which </w:delText>
        </w:r>
      </w:del>
      <w:r>
        <w:rPr>
          <w:rFonts w:hint="eastAsia"/>
          <w:sz w:val="22"/>
          <w:szCs w:val="22"/>
          <w:lang w:val="en"/>
        </w:rPr>
        <w:t>the board belongs</w:t>
      </w:r>
      <w:del w:id="3260" w:author="t_竹沢 公佑" w:date="2019-10-04T21:11:00Z">
        <w:r w:rsidDel="00433311">
          <w:rPr>
            <w:rFonts w:hint="eastAsia"/>
            <w:sz w:val="22"/>
            <w:szCs w:val="22"/>
            <w:lang w:val="en"/>
          </w:rPr>
          <w:delText xml:space="preserve"> to</w:delText>
        </w:r>
      </w:del>
      <w:r>
        <w:rPr>
          <w:rFonts w:hint="eastAsia"/>
          <w:sz w:val="22"/>
          <w:szCs w:val="22"/>
          <w:lang w:val="en"/>
        </w:rPr>
        <w:t>.</w:t>
      </w:r>
    </w:p>
    <w:p w:rsidR="00FD2444" w:rsidRPr="00226DFB" w:rsidRDefault="00FD2444">
      <w:pPr>
        <w:spacing w:line="0" w:lineRule="atLeast"/>
        <w:rPr>
          <w:lang w:val="en"/>
        </w:rPr>
      </w:pPr>
    </w:p>
    <w:p w:rsidR="007D1FA4" w:rsidRPr="00226DFB" w:rsidRDefault="007D1FA4" w:rsidP="00226DFB">
      <w:pPr>
        <w:pStyle w:val="af9"/>
        <w:jc w:val="center"/>
        <w:rPr>
          <w:b w:val="0"/>
        </w:rPr>
      </w:pPr>
      <w:r>
        <w:t xml:space="preserve">Figure </w:t>
      </w:r>
      <w:ins w:id="3261" w:author="t_竹沢 公佑" w:date="2021-02-01T12:00:00Z">
        <w:r w:rsidR="000C2A5C">
          <w:fldChar w:fldCharType="begin"/>
        </w:r>
        <w:r w:rsidR="000C2A5C">
          <w:instrText xml:space="preserve"> STYLEREF 1 \s </w:instrText>
        </w:r>
      </w:ins>
      <w:r w:rsidR="000C2A5C">
        <w:fldChar w:fldCharType="separate"/>
      </w:r>
      <w:r w:rsidR="000B4FA1">
        <w:rPr>
          <w:noProof/>
        </w:rPr>
        <w:t>2</w:t>
      </w:r>
      <w:ins w:id="3262" w:author="t_竹沢 公佑" w:date="2021-02-01T12:00:00Z">
        <w:r w:rsidR="000C2A5C">
          <w:fldChar w:fldCharType="end"/>
        </w:r>
        <w:r w:rsidR="000C2A5C">
          <w:noBreakHyphen/>
        </w:r>
        <w:r w:rsidR="000C2A5C">
          <w:fldChar w:fldCharType="begin"/>
        </w:r>
        <w:r w:rsidR="000C2A5C">
          <w:instrText xml:space="preserve"> SEQ Figure \* ARABIC \s 1 </w:instrText>
        </w:r>
      </w:ins>
      <w:r w:rsidR="000C2A5C">
        <w:fldChar w:fldCharType="separate"/>
      </w:r>
      <w:ins w:id="3263" w:author="t_竹沢 公佑" w:date="2021-02-02T17:29:00Z">
        <w:r w:rsidR="000B4FA1">
          <w:rPr>
            <w:noProof/>
          </w:rPr>
          <w:t>2</w:t>
        </w:r>
      </w:ins>
      <w:ins w:id="3264" w:author="t_竹沢 公佑" w:date="2021-02-01T12:00:00Z">
        <w:r w:rsidR="000C2A5C">
          <w:fldChar w:fldCharType="end"/>
        </w:r>
      </w:ins>
      <w:del w:id="3265" w:author="t_竹沢 公佑" w:date="2019-10-06T14:31:00Z">
        <w:r w:rsidR="00D239E6" w:rsidDel="00C13B44">
          <w:fldChar w:fldCharType="begin"/>
        </w:r>
        <w:r w:rsidR="00D239E6" w:rsidDel="00C13B44">
          <w:delInstrText xml:space="preserve"> STYLEREF 1 \s </w:delInstrText>
        </w:r>
        <w:r w:rsidR="00D239E6" w:rsidDel="00C13B44">
          <w:fldChar w:fldCharType="separate"/>
        </w:r>
        <w:r w:rsidR="008A4939" w:rsidDel="00C13B44">
          <w:rPr>
            <w:noProof/>
          </w:rPr>
          <w:delText>2</w:delText>
        </w:r>
        <w:r w:rsidR="00D239E6" w:rsidDel="00C13B44">
          <w:fldChar w:fldCharType="end"/>
        </w:r>
        <w:r w:rsidR="00D239E6" w:rsidDel="00C13B44">
          <w:noBreakHyphen/>
        </w:r>
        <w:r w:rsidR="00D239E6" w:rsidDel="00C13B44">
          <w:fldChar w:fldCharType="begin"/>
        </w:r>
        <w:r w:rsidR="00D239E6" w:rsidDel="00C13B44">
          <w:delInstrText xml:space="preserve"> SEQ Figure \* ARABIC \s 1 </w:delInstrText>
        </w:r>
        <w:r w:rsidR="00D239E6" w:rsidDel="00C13B44">
          <w:fldChar w:fldCharType="separate"/>
        </w:r>
        <w:r w:rsidR="008A4939" w:rsidDel="00C13B44">
          <w:rPr>
            <w:noProof/>
          </w:rPr>
          <w:delText>2</w:delText>
        </w:r>
        <w:r w:rsidR="00D239E6" w:rsidDel="00C13B44">
          <w:fldChar w:fldCharType="end"/>
        </w:r>
      </w:del>
      <w:r>
        <w:rPr>
          <w:rFonts w:hint="eastAsia"/>
        </w:rPr>
        <w:t xml:space="preserve">: </w:t>
      </w:r>
      <w:r w:rsidRPr="007D1FA4">
        <w:rPr>
          <w:rFonts w:hint="eastAsia"/>
          <w:b w:val="0"/>
        </w:rPr>
        <w:t xml:space="preserve">The structure of </w:t>
      </w:r>
      <w:ins w:id="3266" w:author="t_竹沢 公佑" w:date="2020-04-06T11:39:00Z">
        <w:r w:rsidR="00CC2AEC">
          <w:rPr>
            <w:rFonts w:hint="eastAsia"/>
            <w:b w:val="0"/>
          </w:rPr>
          <w:t xml:space="preserve">host </w:t>
        </w:r>
      </w:ins>
      <w:r w:rsidRPr="007D1FA4">
        <w:rPr>
          <w:rFonts w:hint="eastAsia"/>
          <w:b w:val="0"/>
        </w:rPr>
        <w:t>transmission buffer</w:t>
      </w:r>
    </w:p>
    <w:p w:rsidR="00226DFB" w:rsidRDefault="00226DFB" w:rsidP="007D1FA4">
      <w:pPr>
        <w:spacing w:line="0" w:lineRule="atLeast"/>
        <w:ind w:firstLineChars="100" w:firstLine="220"/>
        <w:rPr>
          <w:sz w:val="22"/>
          <w:szCs w:val="22"/>
          <w:lang w:val="en"/>
        </w:rPr>
      </w:pPr>
    </w:p>
    <w:p w:rsidR="00DF1C7C" w:rsidRDefault="00DF1C7C" w:rsidP="007D1FA4">
      <w:pPr>
        <w:spacing w:line="0" w:lineRule="atLeast"/>
        <w:ind w:firstLineChars="100" w:firstLine="220"/>
        <w:rPr>
          <w:sz w:val="22"/>
          <w:szCs w:val="22"/>
          <w:lang w:val="en"/>
        </w:rPr>
      </w:pPr>
      <w:r>
        <w:rPr>
          <w:sz w:val="22"/>
          <w:szCs w:val="22"/>
          <w:lang w:val="en"/>
        </w:rPr>
        <w:t>P</w:t>
      </w:r>
      <w:r>
        <w:rPr>
          <w:rFonts w:hint="eastAsia"/>
          <w:sz w:val="22"/>
          <w:szCs w:val="22"/>
          <w:lang w:val="en"/>
        </w:rPr>
        <w:t xml:space="preserve">hysical　</w:t>
      </w:r>
      <w:r>
        <w:rPr>
          <w:sz w:val="22"/>
          <w:szCs w:val="22"/>
          <w:lang w:val="en"/>
        </w:rPr>
        <w:t xml:space="preserve">addresses are </w:t>
      </w:r>
      <w:ins w:id="3267" w:author="t_竹沢 公佑" w:date="2019-10-04T21:12:00Z">
        <w:r w:rsidR="00433311">
          <w:rPr>
            <w:rFonts w:hint="eastAsia"/>
            <w:sz w:val="22"/>
            <w:szCs w:val="22"/>
            <w:lang w:val="en"/>
          </w:rPr>
          <w:t xml:space="preserve">consecutive </w:t>
        </w:r>
      </w:ins>
      <w:del w:id="3268" w:author="t_竹沢 公佑" w:date="2019-10-04T21:12:00Z">
        <w:r w:rsidDel="00433311">
          <w:rPr>
            <w:sz w:val="22"/>
            <w:szCs w:val="22"/>
            <w:lang w:val="en"/>
          </w:rPr>
          <w:delText>continuous</w:delText>
        </w:r>
        <w:r w:rsidDel="00433311">
          <w:rPr>
            <w:rFonts w:hint="eastAsia"/>
            <w:sz w:val="22"/>
            <w:szCs w:val="22"/>
            <w:lang w:val="en"/>
          </w:rPr>
          <w:delText xml:space="preserve"> </w:delText>
        </w:r>
      </w:del>
      <w:r>
        <w:rPr>
          <w:rFonts w:hint="eastAsia"/>
          <w:sz w:val="22"/>
          <w:szCs w:val="22"/>
          <w:lang w:val="en"/>
        </w:rPr>
        <w:t>i</w:t>
      </w:r>
      <w:r>
        <w:rPr>
          <w:sz w:val="22"/>
          <w:szCs w:val="22"/>
          <w:lang w:val="en"/>
        </w:rPr>
        <w:t>n block</w:t>
      </w:r>
      <w:del w:id="3269" w:author="t_竹沢 公佑" w:date="2019-10-04T21:12:00Z">
        <w:r w:rsidDel="00433311">
          <w:rPr>
            <w:sz w:val="22"/>
            <w:szCs w:val="22"/>
            <w:lang w:val="en"/>
          </w:rPr>
          <w:delText>s</w:delText>
        </w:r>
      </w:del>
      <w:r w:rsidR="00357494">
        <w:rPr>
          <w:rFonts w:hint="eastAsia"/>
          <w:sz w:val="22"/>
          <w:szCs w:val="22"/>
          <w:lang w:val="en"/>
        </w:rPr>
        <w:t xml:space="preserve"> as </w:t>
      </w:r>
      <w:del w:id="3270" w:author="t_竹沢 公佑" w:date="2019-10-04T21:12:00Z">
        <w:r w:rsidR="00357494" w:rsidDel="00433311">
          <w:rPr>
            <w:rFonts w:hint="eastAsia"/>
            <w:sz w:val="22"/>
            <w:szCs w:val="22"/>
            <w:lang w:val="en"/>
          </w:rPr>
          <w:delText xml:space="preserve">is </w:delText>
        </w:r>
      </w:del>
      <w:r w:rsidR="00357494">
        <w:rPr>
          <w:rFonts w:hint="eastAsia"/>
          <w:sz w:val="22"/>
          <w:szCs w:val="22"/>
          <w:lang w:val="en"/>
        </w:rPr>
        <w:t>noted in the previous section</w:t>
      </w:r>
      <w:r>
        <w:rPr>
          <w:sz w:val="22"/>
          <w:szCs w:val="22"/>
          <w:lang w:val="en"/>
        </w:rPr>
        <w:t xml:space="preserve">. But </w:t>
      </w:r>
      <w:del w:id="3271" w:author="t_竹沢 公佑" w:date="2019-10-04T21:12:00Z">
        <w:r w:rsidDel="00433311">
          <w:rPr>
            <w:sz w:val="22"/>
            <w:szCs w:val="22"/>
            <w:lang w:val="en"/>
          </w:rPr>
          <w:delText xml:space="preserve">a </w:delText>
        </w:r>
      </w:del>
      <w:del w:id="3272" w:author="t_竹沢 公佑" w:date="2019-10-04T21:13:00Z">
        <w:r w:rsidDel="00433311">
          <w:rPr>
            <w:sz w:val="22"/>
            <w:szCs w:val="22"/>
            <w:lang w:val="en"/>
          </w:rPr>
          <w:delText xml:space="preserve">series of </w:delText>
        </w:r>
      </w:del>
      <w:r>
        <w:rPr>
          <w:rFonts w:hint="eastAsia"/>
          <w:sz w:val="22"/>
          <w:szCs w:val="22"/>
          <w:lang w:val="en"/>
        </w:rPr>
        <w:t xml:space="preserve">physical </w:t>
      </w:r>
      <w:r>
        <w:rPr>
          <w:sz w:val="22"/>
          <w:szCs w:val="22"/>
          <w:lang w:val="en"/>
        </w:rPr>
        <w:t>addresses in a group</w:t>
      </w:r>
      <w:del w:id="3273" w:author="t_竹沢 公佑" w:date="2019-10-04T21:13:00Z">
        <w:r w:rsidDel="00433311">
          <w:rPr>
            <w:sz w:val="22"/>
            <w:szCs w:val="22"/>
            <w:lang w:val="en"/>
          </w:rPr>
          <w:delText xml:space="preserve"> </w:delText>
        </w:r>
      </w:del>
      <w:ins w:id="3274" w:author="t_竹沢 公佑" w:date="2019-10-04T21:13:00Z">
        <w:r w:rsidR="00433311">
          <w:rPr>
            <w:rFonts w:hint="eastAsia"/>
            <w:sz w:val="22"/>
            <w:szCs w:val="22"/>
            <w:lang w:val="en"/>
          </w:rPr>
          <w:t xml:space="preserve"> are not necessarily consecutive</w:t>
        </w:r>
      </w:ins>
      <w:del w:id="3275" w:author="t_竹沢 公佑" w:date="2019-10-04T21:13:00Z">
        <w:r w:rsidDel="00433311">
          <w:rPr>
            <w:sz w:val="22"/>
            <w:szCs w:val="22"/>
            <w:lang w:val="en"/>
          </w:rPr>
          <w:delText>unit is not</w:delText>
        </w:r>
        <w:r w:rsidR="00357494" w:rsidDel="00433311">
          <w:rPr>
            <w:rFonts w:hint="eastAsia"/>
            <w:sz w:val="22"/>
            <w:szCs w:val="22"/>
            <w:lang w:val="en"/>
          </w:rPr>
          <w:delText xml:space="preserve"> </w:delText>
        </w:r>
        <w:r w:rsidDel="00433311">
          <w:rPr>
            <w:sz w:val="22"/>
            <w:szCs w:val="22"/>
            <w:lang w:val="en"/>
          </w:rPr>
          <w:delText>guaranteed</w:delText>
        </w:r>
      </w:del>
      <w:r>
        <w:rPr>
          <w:sz w:val="22"/>
          <w:szCs w:val="22"/>
          <w:lang w:val="en"/>
        </w:rPr>
        <w:t>.</w:t>
      </w:r>
      <w:r>
        <w:rPr>
          <w:rFonts w:hint="eastAsia"/>
          <w:sz w:val="22"/>
          <w:szCs w:val="22"/>
          <w:lang w:val="en"/>
        </w:rPr>
        <w:t xml:space="preserve">　</w:t>
      </w:r>
      <w:r>
        <w:rPr>
          <w:sz w:val="22"/>
          <w:szCs w:val="22"/>
          <w:lang w:val="en"/>
        </w:rPr>
        <w:t xml:space="preserve">If </w:t>
      </w:r>
      <w:r>
        <w:rPr>
          <w:rFonts w:hint="eastAsia"/>
          <w:sz w:val="22"/>
          <w:szCs w:val="22"/>
          <w:lang w:val="en"/>
        </w:rPr>
        <w:t xml:space="preserve">your application </w:t>
      </w:r>
      <w:r>
        <w:rPr>
          <w:sz w:val="22"/>
          <w:szCs w:val="22"/>
          <w:lang w:val="en"/>
        </w:rPr>
        <w:t xml:space="preserve">interface </w:t>
      </w:r>
      <w:ins w:id="3276" w:author="t_竹沢 公佑" w:date="2019-10-04T21:14:00Z">
        <w:r w:rsidR="00433311">
          <w:rPr>
            <w:rFonts w:hint="eastAsia"/>
            <w:sz w:val="22"/>
            <w:szCs w:val="22"/>
            <w:lang w:val="en"/>
          </w:rPr>
          <w:t xml:space="preserve">intends </w:t>
        </w:r>
      </w:ins>
      <w:del w:id="3277" w:author="t_竹沢 公佑" w:date="2019-10-04T21:14:00Z">
        <w:r w:rsidDel="00433311">
          <w:rPr>
            <w:sz w:val="22"/>
            <w:szCs w:val="22"/>
            <w:lang w:val="en"/>
          </w:rPr>
          <w:delText xml:space="preserve">is </w:delText>
        </w:r>
        <w:r w:rsidR="004306C2" w:rsidDel="00433311">
          <w:rPr>
            <w:rFonts w:hint="eastAsia"/>
            <w:sz w:val="22"/>
            <w:szCs w:val="22"/>
            <w:lang w:val="en"/>
          </w:rPr>
          <w:delText xml:space="preserve">intending </w:delText>
        </w:r>
      </w:del>
      <w:r w:rsidR="004306C2">
        <w:rPr>
          <w:rFonts w:hint="eastAsia"/>
          <w:sz w:val="22"/>
          <w:szCs w:val="22"/>
          <w:lang w:val="en"/>
        </w:rPr>
        <w:t>to use the</w:t>
      </w:r>
      <w:r w:rsidR="007D1FA4">
        <w:rPr>
          <w:rFonts w:hint="eastAsia"/>
          <w:sz w:val="22"/>
          <w:szCs w:val="22"/>
          <w:lang w:val="en"/>
        </w:rPr>
        <w:t xml:space="preserve"> </w:t>
      </w:r>
      <w:r>
        <w:rPr>
          <w:sz w:val="22"/>
          <w:szCs w:val="22"/>
          <w:lang w:val="en"/>
        </w:rPr>
        <w:t xml:space="preserve">DMA, </w:t>
      </w:r>
      <w:ins w:id="3278" w:author="t_竹沢 公佑" w:date="2019-10-04T21:14:00Z">
        <w:r w:rsidR="001F6FAE">
          <w:rPr>
            <w:rFonts w:hint="eastAsia"/>
            <w:sz w:val="22"/>
            <w:szCs w:val="22"/>
            <w:lang w:val="en"/>
          </w:rPr>
          <w:t xml:space="preserve">it </w:t>
        </w:r>
      </w:ins>
      <w:del w:id="3279" w:author="t_竹沢 公佑" w:date="2019-10-04T21:14:00Z">
        <w:r w:rsidDel="001F6FAE">
          <w:rPr>
            <w:sz w:val="22"/>
            <w:szCs w:val="22"/>
            <w:lang w:val="en"/>
          </w:rPr>
          <w:delText xml:space="preserve">your application </w:delText>
        </w:r>
      </w:del>
      <w:r>
        <w:rPr>
          <w:sz w:val="22"/>
          <w:szCs w:val="22"/>
          <w:lang w:val="en"/>
        </w:rPr>
        <w:t xml:space="preserve">might need to issue a copy </w:t>
      </w:r>
      <w:r w:rsidR="008A7863">
        <w:rPr>
          <w:rFonts w:hint="eastAsia"/>
          <w:sz w:val="22"/>
          <w:szCs w:val="22"/>
          <w:lang w:val="en"/>
        </w:rPr>
        <w:t xml:space="preserve">command </w:t>
      </w:r>
      <w:r>
        <w:rPr>
          <w:sz w:val="22"/>
          <w:szCs w:val="22"/>
          <w:lang w:val="en"/>
        </w:rPr>
        <w:t>on a block-by-block basis.</w:t>
      </w:r>
    </w:p>
    <w:p w:rsidR="00226DFB" w:rsidRDefault="00226DFB" w:rsidP="007D1FA4">
      <w:pPr>
        <w:spacing w:line="0" w:lineRule="atLeast"/>
        <w:ind w:firstLineChars="100" w:firstLine="220"/>
        <w:rPr>
          <w:sz w:val="22"/>
          <w:szCs w:val="22"/>
          <w:lang w:val="en"/>
        </w:rPr>
      </w:pPr>
    </w:p>
    <w:p w:rsidR="00226DFB" w:rsidRPr="007D1FA4" w:rsidRDefault="00226DFB" w:rsidP="007D1FA4">
      <w:pPr>
        <w:spacing w:line="0" w:lineRule="atLeast"/>
        <w:ind w:firstLineChars="100" w:firstLine="220"/>
        <w:rPr>
          <w:sz w:val="22"/>
          <w:szCs w:val="22"/>
        </w:rPr>
      </w:pPr>
    </w:p>
    <w:p w:rsidR="00DF1C7C" w:rsidRDefault="008C226D" w:rsidP="005038B9">
      <w:pPr>
        <w:spacing w:line="0" w:lineRule="atLeast"/>
        <w:rPr>
          <w:sz w:val="22"/>
          <w:szCs w:val="22"/>
          <w:lang w:val="en"/>
        </w:rPr>
      </w:pPr>
      <w:r>
        <w:rPr>
          <w:sz w:val="22"/>
          <w:szCs w:val="22"/>
          <w:lang w:val="en"/>
        </w:rPr>
        <w:br w:type="page"/>
      </w:r>
    </w:p>
    <w:p w:rsidR="00DF1C7C" w:rsidRPr="001D3D4C" w:rsidRDefault="00DF1C7C" w:rsidP="001D3D4C">
      <w:pPr>
        <w:pStyle w:val="1"/>
        <w:rPr>
          <w:u w:val="single"/>
        </w:rPr>
      </w:pPr>
      <w:bookmarkStart w:id="3280" w:name="_Ref454357912"/>
      <w:bookmarkStart w:id="3281" w:name="_Toc63179393"/>
      <w:r w:rsidRPr="008F5241">
        <w:rPr>
          <w:rFonts w:hint="eastAsia"/>
          <w:u w:val="single"/>
          <w:lang w:val="en"/>
        </w:rPr>
        <w:t>Format</w:t>
      </w:r>
      <w:r w:rsidRPr="008F5241">
        <w:rPr>
          <w:u w:val="single"/>
          <w:lang w:val="en"/>
        </w:rPr>
        <w:t xml:space="preserve"> of</w:t>
      </w:r>
      <w:r w:rsidRPr="008F5241">
        <w:rPr>
          <w:rFonts w:hint="eastAsia"/>
          <w:u w:val="single"/>
          <w:lang w:val="en"/>
        </w:rPr>
        <w:t xml:space="preserve"> Frame in </w:t>
      </w:r>
      <w:ins w:id="3282" w:author="t_竹沢 公佑" w:date="2019-08-22T15:07:00Z">
        <w:r w:rsidR="00F53508">
          <w:rPr>
            <w:rFonts w:hint="eastAsia"/>
            <w:u w:val="single"/>
            <w:lang w:val="en"/>
          </w:rPr>
          <w:t xml:space="preserve">Host </w:t>
        </w:r>
      </w:ins>
      <w:r w:rsidRPr="008F5241">
        <w:rPr>
          <w:rFonts w:hint="eastAsia"/>
          <w:u w:val="single"/>
          <w:lang w:val="en"/>
        </w:rPr>
        <w:t xml:space="preserve">Data </w:t>
      </w:r>
      <w:r w:rsidRPr="008F5241">
        <w:rPr>
          <w:rFonts w:hint="eastAsia"/>
          <w:u w:val="single"/>
        </w:rPr>
        <w:t>Buffer</w:t>
      </w:r>
      <w:bookmarkEnd w:id="3280"/>
      <w:bookmarkEnd w:id="3281"/>
    </w:p>
    <w:p w:rsidR="00DF1C7C" w:rsidRPr="008F5241" w:rsidRDefault="008F5241" w:rsidP="008F5241">
      <w:pPr>
        <w:pStyle w:val="2"/>
        <w:rPr>
          <w:u w:val="single"/>
        </w:rPr>
      </w:pPr>
      <w:bookmarkStart w:id="3283" w:name="_Ref454951536"/>
      <w:bookmarkStart w:id="3284" w:name="_Ref13138841"/>
      <w:bookmarkStart w:id="3285" w:name="_Toc63179394"/>
      <w:r w:rsidRPr="008F5241">
        <w:rPr>
          <w:rFonts w:hint="eastAsia"/>
          <w:u w:val="single"/>
          <w:lang w:val="en"/>
        </w:rPr>
        <w:t>Normal f</w:t>
      </w:r>
      <w:r w:rsidR="00DF1C7C" w:rsidRPr="008F5241">
        <w:rPr>
          <w:rFonts w:hint="eastAsia"/>
          <w:u w:val="single"/>
          <w:lang w:val="en"/>
        </w:rPr>
        <w:t>rame</w:t>
      </w:r>
      <w:bookmarkEnd w:id="3283"/>
      <w:r w:rsidR="001A601E">
        <w:rPr>
          <w:rFonts w:hint="eastAsia"/>
          <w:u w:val="single"/>
          <w:lang w:val="en"/>
        </w:rPr>
        <w:t xml:space="preserve"> (DRXP F2</w:t>
      </w:r>
      <w:r w:rsidR="00A3593B">
        <w:rPr>
          <w:rFonts w:hint="eastAsia"/>
          <w:u w:val="single"/>
          <w:lang w:val="en"/>
        </w:rPr>
        <w:t xml:space="preserve"> format</w:t>
      </w:r>
      <w:r w:rsidR="001A601E">
        <w:rPr>
          <w:rFonts w:hint="eastAsia"/>
          <w:u w:val="single"/>
          <w:lang w:val="en"/>
        </w:rPr>
        <w:t>)</w:t>
      </w:r>
      <w:bookmarkEnd w:id="3284"/>
      <w:bookmarkEnd w:id="3285"/>
    </w:p>
    <w:p w:rsidR="005933D3" w:rsidRDefault="00631E9F" w:rsidP="00631E9F">
      <w:pPr>
        <w:spacing w:line="0" w:lineRule="atLeast"/>
        <w:rPr>
          <w:sz w:val="22"/>
          <w:szCs w:val="22"/>
        </w:rPr>
      </w:pPr>
      <w:r>
        <w:rPr>
          <w:rFonts w:hint="eastAsia"/>
          <w:sz w:val="22"/>
          <w:szCs w:val="22"/>
        </w:rPr>
        <w:t xml:space="preserve"> </w:t>
      </w:r>
      <w:r w:rsidR="00D21CF3">
        <w:rPr>
          <w:rFonts w:hint="eastAsia"/>
          <w:sz w:val="22"/>
          <w:szCs w:val="22"/>
        </w:rPr>
        <w:t>The following</w:t>
      </w:r>
      <w:r>
        <w:rPr>
          <w:rFonts w:hint="eastAsia"/>
          <w:sz w:val="22"/>
          <w:szCs w:val="22"/>
        </w:rPr>
        <w:t xml:space="preserve"> table</w:t>
      </w:r>
      <w:ins w:id="3286" w:author="t_竹沢 公佑" w:date="2019-10-04T21:15:00Z">
        <w:r w:rsidR="00F21363">
          <w:rPr>
            <w:rFonts w:hint="eastAsia"/>
            <w:sz w:val="22"/>
            <w:szCs w:val="22"/>
          </w:rPr>
          <w:t>s</w:t>
        </w:r>
      </w:ins>
      <w:r>
        <w:rPr>
          <w:rFonts w:hint="eastAsia"/>
          <w:sz w:val="22"/>
          <w:szCs w:val="22"/>
        </w:rPr>
        <w:t xml:space="preserve"> represent</w:t>
      </w:r>
      <w:del w:id="3287" w:author="t_竹沢 公佑" w:date="2019-10-04T21:15:00Z">
        <w:r w:rsidDel="00F21363">
          <w:rPr>
            <w:rFonts w:hint="eastAsia"/>
            <w:sz w:val="22"/>
            <w:szCs w:val="22"/>
          </w:rPr>
          <w:delText>s</w:delText>
        </w:r>
      </w:del>
      <w:r>
        <w:rPr>
          <w:rFonts w:hint="eastAsia"/>
          <w:sz w:val="22"/>
          <w:szCs w:val="22"/>
        </w:rPr>
        <w:t xml:space="preserve"> one ALMA frame </w:t>
      </w:r>
      <w:r w:rsidR="005933D3">
        <w:rPr>
          <w:sz w:val="22"/>
          <w:szCs w:val="22"/>
        </w:rPr>
        <w:t>payload</w:t>
      </w:r>
      <w:r w:rsidR="005933D3">
        <w:rPr>
          <w:rFonts w:hint="eastAsia"/>
          <w:sz w:val="22"/>
          <w:szCs w:val="22"/>
        </w:rPr>
        <w:t xml:space="preserve"> </w:t>
      </w:r>
      <w:ins w:id="3288" w:author="t_竹沢 公佑" w:date="2019-10-04T21:16:00Z">
        <w:r w:rsidR="00F21363">
          <w:rPr>
            <w:rFonts w:hint="eastAsia"/>
            <w:sz w:val="22"/>
            <w:szCs w:val="22"/>
          </w:rPr>
          <w:t xml:space="preserve">for </w:t>
        </w:r>
      </w:ins>
      <w:del w:id="3289" w:author="t_竹沢 公佑" w:date="2019-10-04T21:16:00Z">
        <w:r w:rsidDel="00F21363">
          <w:rPr>
            <w:rFonts w:hint="eastAsia"/>
            <w:sz w:val="22"/>
            <w:szCs w:val="22"/>
          </w:rPr>
          <w:delText xml:space="preserve">on </w:delText>
        </w:r>
      </w:del>
      <w:r>
        <w:rPr>
          <w:rFonts w:hint="eastAsia"/>
          <w:sz w:val="22"/>
          <w:szCs w:val="22"/>
        </w:rPr>
        <w:t xml:space="preserve">each bit (Hbit/Mbit/Lbit). </w:t>
      </w:r>
      <w:ins w:id="3290" w:author="t_竹沢 公佑" w:date="2019-10-04T21:16:00Z">
        <w:r w:rsidR="00F21363">
          <w:rPr>
            <w:rFonts w:hint="eastAsia"/>
            <w:sz w:val="22"/>
            <w:szCs w:val="22"/>
          </w:rPr>
          <w:t>The i</w:t>
        </w:r>
      </w:ins>
      <w:del w:id="3291" w:author="t_竹沢 公佑" w:date="2019-10-04T21:16:00Z">
        <w:r w:rsidDel="00F21363">
          <w:rPr>
            <w:rFonts w:hint="eastAsia"/>
            <w:sz w:val="22"/>
            <w:szCs w:val="22"/>
          </w:rPr>
          <w:delText>I</w:delText>
        </w:r>
      </w:del>
      <w:r>
        <w:rPr>
          <w:rFonts w:hint="eastAsia"/>
          <w:sz w:val="22"/>
          <w:szCs w:val="22"/>
        </w:rPr>
        <w:t xml:space="preserve">ndex represents </w:t>
      </w:r>
    </w:p>
    <w:p w:rsidR="00631E9F" w:rsidRDefault="00631E9F" w:rsidP="00A03FA0">
      <w:pPr>
        <w:spacing w:line="0" w:lineRule="atLeast"/>
        <w:rPr>
          <w:sz w:val="22"/>
          <w:szCs w:val="22"/>
        </w:rPr>
      </w:pPr>
      <w:r>
        <w:rPr>
          <w:rFonts w:hint="eastAsia"/>
          <w:sz w:val="22"/>
          <w:szCs w:val="22"/>
        </w:rPr>
        <w:t>the time order.</w:t>
      </w:r>
      <w:r w:rsidR="005933D3">
        <w:rPr>
          <w:rFonts w:hint="eastAsia"/>
          <w:sz w:val="22"/>
          <w:szCs w:val="22"/>
        </w:rPr>
        <w:t xml:space="preserve"> </w:t>
      </w:r>
      <w:r w:rsidR="00D67BEE">
        <w:rPr>
          <w:rFonts w:hint="eastAsia"/>
          <w:sz w:val="22"/>
          <w:szCs w:val="22"/>
        </w:rPr>
        <w:t xml:space="preserve">The Alphabet of </w:t>
      </w:r>
      <w:ins w:id="3292" w:author="t_竹沢 公佑" w:date="2019-10-04T21:16:00Z">
        <w:r w:rsidR="00F21363">
          <w:rPr>
            <w:rFonts w:hint="eastAsia"/>
            <w:sz w:val="22"/>
            <w:szCs w:val="22"/>
          </w:rPr>
          <w:t>the following tables</w:t>
        </w:r>
      </w:ins>
      <w:del w:id="3293" w:author="t_竹沢 公佑" w:date="2019-10-04T21:16:00Z">
        <w:r w:rsidR="00D67BEE" w:rsidDel="00F21363">
          <w:rPr>
            <w:rFonts w:hint="eastAsia"/>
            <w:sz w:val="22"/>
            <w:szCs w:val="22"/>
          </w:rPr>
          <w:delText xml:space="preserve">below </w:delText>
        </w:r>
        <w:r w:rsidR="00F21363" w:rsidDel="00F21363">
          <w:rPr>
            <w:rFonts w:hint="eastAsia"/>
            <w:sz w:val="22"/>
            <w:szCs w:val="22"/>
          </w:rPr>
          <w:delText>t</w:delText>
        </w:r>
        <w:r w:rsidR="00D67BEE" w:rsidDel="00F21363">
          <w:rPr>
            <w:rFonts w:hint="eastAsia"/>
            <w:sz w:val="22"/>
            <w:szCs w:val="22"/>
          </w:rPr>
          <w:delText>ables</w:delText>
        </w:r>
      </w:del>
      <w:r w:rsidR="00D67BEE">
        <w:rPr>
          <w:rFonts w:hint="eastAsia"/>
          <w:sz w:val="22"/>
          <w:szCs w:val="22"/>
        </w:rPr>
        <w:t xml:space="preserve"> </w:t>
      </w:r>
      <w:ins w:id="3294" w:author="t_竹沢 公佑" w:date="2019-10-04T21:17:00Z">
        <w:r w:rsidR="00F21363">
          <w:rPr>
            <w:rFonts w:hint="eastAsia"/>
            <w:sz w:val="22"/>
            <w:szCs w:val="22"/>
          </w:rPr>
          <w:t xml:space="preserve">represents </w:t>
        </w:r>
      </w:ins>
      <w:del w:id="3295" w:author="t_竹沢 公佑" w:date="2019-10-04T21:17:00Z">
        <w:r w:rsidR="00D67BEE" w:rsidDel="00F21363">
          <w:rPr>
            <w:rFonts w:hint="eastAsia"/>
            <w:sz w:val="22"/>
            <w:szCs w:val="22"/>
          </w:rPr>
          <w:delText xml:space="preserve">means </w:delText>
        </w:r>
      </w:del>
      <w:r w:rsidR="00D67BEE">
        <w:rPr>
          <w:rFonts w:hint="eastAsia"/>
          <w:sz w:val="22"/>
          <w:szCs w:val="22"/>
        </w:rPr>
        <w:t>the sample Level.</w:t>
      </w:r>
    </w:p>
    <w:p w:rsidR="00A03FA0" w:rsidRDefault="00A03FA0" w:rsidP="00A03FA0">
      <w:pPr>
        <w:spacing w:line="0" w:lineRule="atLeast"/>
        <w:rPr>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
        <w:gridCol w:w="602"/>
        <w:gridCol w:w="602"/>
        <w:gridCol w:w="3606"/>
        <w:gridCol w:w="687"/>
        <w:gridCol w:w="687"/>
        <w:gridCol w:w="687"/>
      </w:tblGrid>
      <w:tr w:rsidR="009C1AA0" w:rsidRPr="00A43CA5" w:rsidTr="00587E02">
        <w:trPr>
          <w:jc w:val="center"/>
        </w:trPr>
        <w:tc>
          <w:tcPr>
            <w:tcW w:w="602" w:type="dxa"/>
            <w:shd w:val="clear" w:color="auto" w:fill="auto"/>
          </w:tcPr>
          <w:p w:rsidR="009C1AA0" w:rsidRPr="00A43CA5" w:rsidRDefault="009C1AA0" w:rsidP="00A43CA5">
            <w:pPr>
              <w:spacing w:line="0" w:lineRule="atLeast"/>
              <w:rPr>
                <w:sz w:val="18"/>
                <w:szCs w:val="18"/>
              </w:rPr>
            </w:pPr>
            <w:r w:rsidRPr="00A43CA5">
              <w:rPr>
                <w:rFonts w:hint="eastAsia"/>
                <w:sz w:val="18"/>
                <w:szCs w:val="18"/>
              </w:rPr>
              <w:t>H0</w:t>
            </w:r>
          </w:p>
        </w:tc>
        <w:tc>
          <w:tcPr>
            <w:tcW w:w="602" w:type="dxa"/>
            <w:shd w:val="clear" w:color="auto" w:fill="auto"/>
          </w:tcPr>
          <w:p w:rsidR="009C1AA0" w:rsidRPr="00A43CA5" w:rsidRDefault="009C1AA0" w:rsidP="00A43CA5">
            <w:pPr>
              <w:spacing w:line="0" w:lineRule="atLeast"/>
              <w:rPr>
                <w:sz w:val="18"/>
                <w:szCs w:val="18"/>
              </w:rPr>
            </w:pPr>
            <w:r w:rsidRPr="00A43CA5">
              <w:rPr>
                <w:rFonts w:hint="eastAsia"/>
                <w:sz w:val="18"/>
                <w:szCs w:val="18"/>
              </w:rPr>
              <w:t>H1</w:t>
            </w:r>
          </w:p>
        </w:tc>
        <w:tc>
          <w:tcPr>
            <w:tcW w:w="602" w:type="dxa"/>
            <w:shd w:val="clear" w:color="auto" w:fill="auto"/>
          </w:tcPr>
          <w:p w:rsidR="009C1AA0" w:rsidRPr="00A43CA5" w:rsidRDefault="009C1AA0" w:rsidP="00A43CA5">
            <w:pPr>
              <w:spacing w:line="0" w:lineRule="atLeast"/>
              <w:rPr>
                <w:sz w:val="18"/>
                <w:szCs w:val="18"/>
              </w:rPr>
            </w:pPr>
            <w:r w:rsidRPr="00A43CA5">
              <w:rPr>
                <w:rFonts w:hint="eastAsia"/>
                <w:sz w:val="18"/>
                <w:szCs w:val="18"/>
              </w:rPr>
              <w:t>H2</w:t>
            </w:r>
          </w:p>
        </w:tc>
        <w:tc>
          <w:tcPr>
            <w:tcW w:w="3606" w:type="dxa"/>
            <w:shd w:val="clear" w:color="auto" w:fill="auto"/>
          </w:tcPr>
          <w:p w:rsidR="009C1AA0" w:rsidRPr="00A43CA5" w:rsidRDefault="009C1AA0"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auto"/>
          </w:tcPr>
          <w:p w:rsidR="009C1AA0" w:rsidRPr="00A43CA5" w:rsidRDefault="009C1AA0" w:rsidP="00A43CA5">
            <w:pPr>
              <w:spacing w:line="0" w:lineRule="atLeast"/>
              <w:rPr>
                <w:sz w:val="18"/>
                <w:szCs w:val="18"/>
                <w:lang w:val="en"/>
              </w:rPr>
            </w:pPr>
            <w:r w:rsidRPr="00A43CA5">
              <w:rPr>
                <w:rFonts w:hint="eastAsia"/>
                <w:sz w:val="18"/>
                <w:szCs w:val="18"/>
                <w:lang w:val="en"/>
              </w:rPr>
              <w:t>H13</w:t>
            </w:r>
          </w:p>
        </w:tc>
        <w:tc>
          <w:tcPr>
            <w:tcW w:w="687" w:type="dxa"/>
            <w:shd w:val="clear" w:color="auto" w:fill="auto"/>
          </w:tcPr>
          <w:p w:rsidR="009C1AA0" w:rsidRPr="00A43CA5" w:rsidRDefault="009C1AA0" w:rsidP="00A43CA5">
            <w:pPr>
              <w:spacing w:line="0" w:lineRule="atLeast"/>
              <w:rPr>
                <w:sz w:val="18"/>
                <w:szCs w:val="18"/>
              </w:rPr>
            </w:pPr>
            <w:r w:rsidRPr="00A43CA5">
              <w:rPr>
                <w:rFonts w:hint="eastAsia"/>
                <w:sz w:val="18"/>
                <w:szCs w:val="18"/>
              </w:rPr>
              <w:t>H14</w:t>
            </w:r>
          </w:p>
        </w:tc>
        <w:tc>
          <w:tcPr>
            <w:tcW w:w="687" w:type="dxa"/>
            <w:shd w:val="clear" w:color="auto" w:fill="auto"/>
          </w:tcPr>
          <w:p w:rsidR="009C1AA0" w:rsidRPr="00A43CA5" w:rsidRDefault="009C1AA0" w:rsidP="00A43CA5">
            <w:pPr>
              <w:spacing w:line="0" w:lineRule="atLeast"/>
              <w:rPr>
                <w:sz w:val="18"/>
                <w:szCs w:val="18"/>
              </w:rPr>
            </w:pPr>
            <w:r w:rsidRPr="00A43CA5">
              <w:rPr>
                <w:rFonts w:hint="eastAsia"/>
                <w:sz w:val="18"/>
                <w:szCs w:val="18"/>
              </w:rPr>
              <w:t>H15</w:t>
            </w:r>
          </w:p>
        </w:tc>
      </w:tr>
      <w:tr w:rsidR="009C1AA0" w:rsidRPr="00A43CA5" w:rsidTr="00587E02">
        <w:trPr>
          <w:jc w:val="center"/>
        </w:trPr>
        <w:tc>
          <w:tcPr>
            <w:tcW w:w="602" w:type="dxa"/>
            <w:shd w:val="clear" w:color="auto" w:fill="BFBFBF"/>
          </w:tcPr>
          <w:p w:rsidR="009C1AA0" w:rsidRPr="00A43CA5" w:rsidRDefault="009C1AA0" w:rsidP="00A43CA5">
            <w:pPr>
              <w:spacing w:line="0" w:lineRule="atLeast"/>
              <w:rPr>
                <w:sz w:val="18"/>
                <w:szCs w:val="18"/>
              </w:rPr>
            </w:pPr>
            <w:r w:rsidRPr="00A43CA5">
              <w:rPr>
                <w:rFonts w:hint="eastAsia"/>
                <w:sz w:val="18"/>
                <w:szCs w:val="18"/>
              </w:rPr>
              <w:t>H1</w:t>
            </w:r>
            <w:r w:rsidR="00631E9F" w:rsidRPr="00A43CA5">
              <w:rPr>
                <w:rFonts w:hint="eastAsia"/>
                <w:sz w:val="18"/>
                <w:szCs w:val="18"/>
              </w:rPr>
              <w:t>6</w:t>
            </w:r>
          </w:p>
        </w:tc>
        <w:tc>
          <w:tcPr>
            <w:tcW w:w="602" w:type="dxa"/>
            <w:shd w:val="clear" w:color="auto" w:fill="BFBFBF"/>
          </w:tcPr>
          <w:p w:rsidR="009C1AA0" w:rsidRPr="00A43CA5" w:rsidRDefault="009C1AA0" w:rsidP="00A43CA5">
            <w:pPr>
              <w:spacing w:line="0" w:lineRule="atLeast"/>
              <w:rPr>
                <w:sz w:val="18"/>
                <w:szCs w:val="18"/>
              </w:rPr>
            </w:pPr>
            <w:r w:rsidRPr="00A43CA5">
              <w:rPr>
                <w:rFonts w:hint="eastAsia"/>
                <w:sz w:val="18"/>
                <w:szCs w:val="18"/>
              </w:rPr>
              <w:t>H1</w:t>
            </w:r>
            <w:r w:rsidR="00631E9F" w:rsidRPr="00A43CA5">
              <w:rPr>
                <w:rFonts w:hint="eastAsia"/>
                <w:sz w:val="18"/>
                <w:szCs w:val="18"/>
              </w:rPr>
              <w:t>7</w:t>
            </w:r>
          </w:p>
        </w:tc>
        <w:tc>
          <w:tcPr>
            <w:tcW w:w="602" w:type="dxa"/>
            <w:shd w:val="clear" w:color="auto" w:fill="BFBFBF"/>
          </w:tcPr>
          <w:p w:rsidR="009C1AA0" w:rsidRPr="00A43CA5" w:rsidRDefault="009C1AA0" w:rsidP="00A43CA5">
            <w:pPr>
              <w:spacing w:line="0" w:lineRule="atLeast"/>
              <w:rPr>
                <w:sz w:val="18"/>
                <w:szCs w:val="18"/>
              </w:rPr>
            </w:pPr>
            <w:r w:rsidRPr="00A43CA5">
              <w:rPr>
                <w:rFonts w:hint="eastAsia"/>
                <w:sz w:val="18"/>
                <w:szCs w:val="18"/>
              </w:rPr>
              <w:t>H1</w:t>
            </w:r>
            <w:r w:rsidR="00631E9F" w:rsidRPr="00A43CA5">
              <w:rPr>
                <w:rFonts w:hint="eastAsia"/>
                <w:sz w:val="18"/>
                <w:szCs w:val="18"/>
              </w:rPr>
              <w:t>8</w:t>
            </w:r>
          </w:p>
        </w:tc>
        <w:tc>
          <w:tcPr>
            <w:tcW w:w="3606" w:type="dxa"/>
            <w:shd w:val="clear" w:color="auto" w:fill="BFBFBF"/>
          </w:tcPr>
          <w:p w:rsidR="009C1AA0" w:rsidRPr="00A43CA5" w:rsidRDefault="009C1AA0"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BFBFBF"/>
          </w:tcPr>
          <w:p w:rsidR="009C1AA0" w:rsidRPr="00A43CA5" w:rsidRDefault="009C1AA0" w:rsidP="00A43CA5">
            <w:pPr>
              <w:spacing w:line="0" w:lineRule="atLeast"/>
              <w:rPr>
                <w:sz w:val="18"/>
                <w:szCs w:val="18"/>
                <w:lang w:val="en"/>
              </w:rPr>
            </w:pPr>
            <w:r w:rsidRPr="00A43CA5">
              <w:rPr>
                <w:rFonts w:hint="eastAsia"/>
                <w:sz w:val="18"/>
                <w:szCs w:val="18"/>
                <w:lang w:val="en"/>
              </w:rPr>
              <w:t>H29</w:t>
            </w:r>
          </w:p>
        </w:tc>
        <w:tc>
          <w:tcPr>
            <w:tcW w:w="687" w:type="dxa"/>
            <w:shd w:val="clear" w:color="auto" w:fill="BFBFBF"/>
          </w:tcPr>
          <w:p w:rsidR="009C1AA0" w:rsidRPr="00A43CA5" w:rsidRDefault="009C1AA0" w:rsidP="00A43CA5">
            <w:pPr>
              <w:spacing w:line="0" w:lineRule="atLeast"/>
              <w:rPr>
                <w:sz w:val="18"/>
                <w:szCs w:val="18"/>
              </w:rPr>
            </w:pPr>
            <w:r w:rsidRPr="00A43CA5">
              <w:rPr>
                <w:rFonts w:hint="eastAsia"/>
                <w:sz w:val="18"/>
                <w:szCs w:val="18"/>
              </w:rPr>
              <w:t>H30</w:t>
            </w:r>
          </w:p>
        </w:tc>
        <w:tc>
          <w:tcPr>
            <w:tcW w:w="687" w:type="dxa"/>
            <w:shd w:val="clear" w:color="auto" w:fill="BFBFBF"/>
          </w:tcPr>
          <w:p w:rsidR="009C1AA0" w:rsidRPr="00A43CA5" w:rsidRDefault="009C1AA0" w:rsidP="00A43CA5">
            <w:pPr>
              <w:spacing w:line="0" w:lineRule="atLeast"/>
              <w:rPr>
                <w:sz w:val="18"/>
                <w:szCs w:val="18"/>
              </w:rPr>
            </w:pPr>
            <w:r w:rsidRPr="00A43CA5">
              <w:rPr>
                <w:rFonts w:hint="eastAsia"/>
                <w:sz w:val="18"/>
                <w:szCs w:val="18"/>
              </w:rPr>
              <w:t>H31</w:t>
            </w:r>
          </w:p>
        </w:tc>
      </w:tr>
      <w:tr w:rsidR="009C1AA0" w:rsidRPr="00A43CA5" w:rsidTr="00587E02">
        <w:trPr>
          <w:jc w:val="center"/>
        </w:trPr>
        <w:tc>
          <w:tcPr>
            <w:tcW w:w="602" w:type="dxa"/>
            <w:shd w:val="clear" w:color="auto" w:fill="auto"/>
          </w:tcPr>
          <w:p w:rsidR="009C1AA0" w:rsidRPr="00A43CA5" w:rsidRDefault="009C1AA0" w:rsidP="00A43CA5">
            <w:pPr>
              <w:spacing w:line="0" w:lineRule="atLeast"/>
              <w:rPr>
                <w:sz w:val="18"/>
                <w:szCs w:val="18"/>
              </w:rPr>
            </w:pPr>
            <w:r w:rsidRPr="00A43CA5">
              <w:rPr>
                <w:rFonts w:hint="eastAsia"/>
                <w:sz w:val="18"/>
                <w:szCs w:val="18"/>
              </w:rPr>
              <w:t>H32</w:t>
            </w:r>
          </w:p>
        </w:tc>
        <w:tc>
          <w:tcPr>
            <w:tcW w:w="602" w:type="dxa"/>
            <w:shd w:val="clear" w:color="auto" w:fill="auto"/>
          </w:tcPr>
          <w:p w:rsidR="009C1AA0" w:rsidRPr="00A43CA5" w:rsidRDefault="009C1AA0" w:rsidP="00A43CA5">
            <w:pPr>
              <w:spacing w:line="0" w:lineRule="atLeast"/>
              <w:rPr>
                <w:sz w:val="18"/>
                <w:szCs w:val="18"/>
              </w:rPr>
            </w:pPr>
            <w:r w:rsidRPr="00A43CA5">
              <w:rPr>
                <w:rFonts w:hint="eastAsia"/>
                <w:sz w:val="18"/>
                <w:szCs w:val="18"/>
              </w:rPr>
              <w:t>H33</w:t>
            </w:r>
          </w:p>
        </w:tc>
        <w:tc>
          <w:tcPr>
            <w:tcW w:w="602" w:type="dxa"/>
            <w:shd w:val="clear" w:color="auto" w:fill="auto"/>
          </w:tcPr>
          <w:p w:rsidR="009C1AA0" w:rsidRPr="00A43CA5" w:rsidRDefault="009C1AA0" w:rsidP="00A43CA5">
            <w:pPr>
              <w:spacing w:line="0" w:lineRule="atLeast"/>
              <w:rPr>
                <w:sz w:val="18"/>
                <w:szCs w:val="18"/>
              </w:rPr>
            </w:pPr>
            <w:r w:rsidRPr="00A43CA5">
              <w:rPr>
                <w:rFonts w:hint="eastAsia"/>
                <w:sz w:val="18"/>
                <w:szCs w:val="18"/>
              </w:rPr>
              <w:t>H34</w:t>
            </w:r>
          </w:p>
        </w:tc>
        <w:tc>
          <w:tcPr>
            <w:tcW w:w="3606" w:type="dxa"/>
            <w:shd w:val="clear" w:color="auto" w:fill="auto"/>
          </w:tcPr>
          <w:p w:rsidR="009C1AA0" w:rsidRPr="00A43CA5" w:rsidRDefault="009C1AA0"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auto"/>
          </w:tcPr>
          <w:p w:rsidR="009C1AA0" w:rsidRPr="00A43CA5" w:rsidRDefault="009C1AA0" w:rsidP="00A43CA5">
            <w:pPr>
              <w:spacing w:line="0" w:lineRule="atLeast"/>
              <w:rPr>
                <w:sz w:val="18"/>
                <w:szCs w:val="18"/>
                <w:lang w:val="en"/>
              </w:rPr>
            </w:pPr>
            <w:r w:rsidRPr="00A43CA5">
              <w:rPr>
                <w:rFonts w:hint="eastAsia"/>
                <w:sz w:val="18"/>
                <w:szCs w:val="18"/>
                <w:lang w:val="en"/>
              </w:rPr>
              <w:t>H45</w:t>
            </w:r>
          </w:p>
        </w:tc>
        <w:tc>
          <w:tcPr>
            <w:tcW w:w="687" w:type="dxa"/>
            <w:shd w:val="clear" w:color="auto" w:fill="auto"/>
          </w:tcPr>
          <w:p w:rsidR="009C1AA0" w:rsidRPr="00A43CA5" w:rsidRDefault="009C1AA0" w:rsidP="00A43CA5">
            <w:pPr>
              <w:spacing w:line="0" w:lineRule="atLeast"/>
              <w:rPr>
                <w:sz w:val="18"/>
                <w:szCs w:val="18"/>
              </w:rPr>
            </w:pPr>
            <w:r w:rsidRPr="00A43CA5">
              <w:rPr>
                <w:rFonts w:hint="eastAsia"/>
                <w:sz w:val="18"/>
                <w:szCs w:val="18"/>
              </w:rPr>
              <w:t>H46</w:t>
            </w:r>
          </w:p>
        </w:tc>
        <w:tc>
          <w:tcPr>
            <w:tcW w:w="687" w:type="dxa"/>
            <w:shd w:val="clear" w:color="auto" w:fill="auto"/>
          </w:tcPr>
          <w:p w:rsidR="009C1AA0" w:rsidRPr="00A43CA5" w:rsidRDefault="009C1AA0" w:rsidP="00A43CA5">
            <w:pPr>
              <w:spacing w:line="0" w:lineRule="atLeast"/>
              <w:rPr>
                <w:sz w:val="18"/>
                <w:szCs w:val="18"/>
              </w:rPr>
            </w:pPr>
            <w:r w:rsidRPr="00A43CA5">
              <w:rPr>
                <w:rFonts w:hint="eastAsia"/>
                <w:sz w:val="18"/>
                <w:szCs w:val="18"/>
              </w:rPr>
              <w:t>H47</w:t>
            </w:r>
          </w:p>
        </w:tc>
      </w:tr>
      <w:tr w:rsidR="00631E9F" w:rsidRPr="00A43CA5" w:rsidTr="00587E02">
        <w:trPr>
          <w:jc w:val="center"/>
        </w:trPr>
        <w:tc>
          <w:tcPr>
            <w:tcW w:w="602"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H48</w:t>
            </w:r>
          </w:p>
        </w:tc>
        <w:tc>
          <w:tcPr>
            <w:tcW w:w="602"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H49</w:t>
            </w:r>
          </w:p>
        </w:tc>
        <w:tc>
          <w:tcPr>
            <w:tcW w:w="602"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H50</w:t>
            </w:r>
          </w:p>
        </w:tc>
        <w:tc>
          <w:tcPr>
            <w:tcW w:w="3606" w:type="dxa"/>
            <w:shd w:val="clear" w:color="auto" w:fill="BFBFBF"/>
          </w:tcPr>
          <w:p w:rsidR="00631E9F" w:rsidRPr="00A43CA5" w:rsidRDefault="00631E9F" w:rsidP="00A43CA5">
            <w:pPr>
              <w:pStyle w:val="HTML0"/>
              <w:spacing w:line="0" w:lineRule="atLeast"/>
              <w:jc w:val="center"/>
              <w:rPr>
                <w:rFonts w:ascii="ＭＳ Ｐゴシック" w:eastAsia="ＭＳ Ｐゴシック" w:hAnsi="ＭＳ Ｐゴシック"/>
                <w:color w:val="222222"/>
                <w:sz w:val="18"/>
                <w:szCs w:val="18"/>
                <w:lang w:val="en"/>
              </w:rPr>
            </w:pPr>
          </w:p>
        </w:tc>
        <w:tc>
          <w:tcPr>
            <w:tcW w:w="687" w:type="dxa"/>
            <w:shd w:val="clear" w:color="auto" w:fill="BFBFBF"/>
          </w:tcPr>
          <w:p w:rsidR="00631E9F" w:rsidRPr="00A43CA5" w:rsidRDefault="00631E9F" w:rsidP="00A43CA5">
            <w:pPr>
              <w:spacing w:line="0" w:lineRule="atLeast"/>
              <w:rPr>
                <w:sz w:val="18"/>
                <w:szCs w:val="18"/>
                <w:lang w:val="en"/>
              </w:rPr>
            </w:pPr>
            <w:r w:rsidRPr="00A43CA5">
              <w:rPr>
                <w:rFonts w:hint="eastAsia"/>
                <w:sz w:val="18"/>
                <w:szCs w:val="18"/>
                <w:lang w:val="en"/>
              </w:rPr>
              <w:t>H61</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H62</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H63</w:t>
            </w:r>
          </w:p>
        </w:tc>
      </w:tr>
      <w:tr w:rsidR="009C1AA0" w:rsidRPr="00A43CA5" w:rsidTr="00587E02">
        <w:trPr>
          <w:jc w:val="center"/>
        </w:trPr>
        <w:tc>
          <w:tcPr>
            <w:tcW w:w="7473" w:type="dxa"/>
            <w:gridSpan w:val="7"/>
            <w:shd w:val="clear" w:color="auto" w:fill="auto"/>
          </w:tcPr>
          <w:p w:rsidR="009C1AA0" w:rsidRPr="00A43CA5" w:rsidRDefault="009C1AA0" w:rsidP="00A43CA5">
            <w:pPr>
              <w:spacing w:line="0" w:lineRule="atLeast"/>
              <w:ind w:firstLineChars="1550" w:firstLine="2790"/>
              <w:rPr>
                <w:sz w:val="18"/>
                <w:szCs w:val="18"/>
              </w:rPr>
            </w:pPr>
            <w:r w:rsidRPr="00A43CA5">
              <w:rPr>
                <w:rFonts w:hint="eastAsia"/>
                <w:color w:val="222222"/>
                <w:sz w:val="18"/>
                <w:szCs w:val="18"/>
                <w:lang w:val="en"/>
              </w:rPr>
              <w:t>・・・・・・・・・・・・・</w:t>
            </w:r>
          </w:p>
        </w:tc>
      </w:tr>
      <w:tr w:rsidR="00631E9F" w:rsidRPr="00A43CA5" w:rsidTr="00587E02">
        <w:trPr>
          <w:jc w:val="center"/>
        </w:trPr>
        <w:tc>
          <w:tcPr>
            <w:tcW w:w="602" w:type="dxa"/>
            <w:shd w:val="clear" w:color="auto" w:fill="auto"/>
          </w:tcPr>
          <w:p w:rsidR="00631E9F" w:rsidRPr="00A43CA5" w:rsidRDefault="00631E9F" w:rsidP="00A43CA5">
            <w:pPr>
              <w:spacing w:line="0" w:lineRule="atLeast"/>
              <w:rPr>
                <w:sz w:val="18"/>
                <w:szCs w:val="18"/>
              </w:rPr>
            </w:pPr>
            <w:r w:rsidRPr="00A43CA5">
              <w:rPr>
                <w:rFonts w:hint="eastAsia"/>
                <w:sz w:val="18"/>
                <w:szCs w:val="18"/>
              </w:rPr>
              <w:t>H96</w:t>
            </w:r>
          </w:p>
        </w:tc>
        <w:tc>
          <w:tcPr>
            <w:tcW w:w="602" w:type="dxa"/>
            <w:shd w:val="clear" w:color="auto" w:fill="auto"/>
          </w:tcPr>
          <w:p w:rsidR="00631E9F" w:rsidRPr="00A43CA5" w:rsidRDefault="00631E9F" w:rsidP="00A43CA5">
            <w:pPr>
              <w:spacing w:line="0" w:lineRule="atLeast"/>
              <w:rPr>
                <w:sz w:val="18"/>
                <w:szCs w:val="18"/>
              </w:rPr>
            </w:pPr>
            <w:r w:rsidRPr="00A43CA5">
              <w:rPr>
                <w:rFonts w:hint="eastAsia"/>
                <w:sz w:val="18"/>
                <w:szCs w:val="18"/>
              </w:rPr>
              <w:t>H97</w:t>
            </w:r>
          </w:p>
        </w:tc>
        <w:tc>
          <w:tcPr>
            <w:tcW w:w="602" w:type="dxa"/>
            <w:shd w:val="clear" w:color="auto" w:fill="auto"/>
          </w:tcPr>
          <w:p w:rsidR="00631E9F" w:rsidRPr="00A43CA5" w:rsidRDefault="00631E9F" w:rsidP="00A43CA5">
            <w:pPr>
              <w:spacing w:line="0" w:lineRule="atLeast"/>
              <w:rPr>
                <w:sz w:val="18"/>
                <w:szCs w:val="18"/>
              </w:rPr>
            </w:pPr>
            <w:r w:rsidRPr="00A43CA5">
              <w:rPr>
                <w:rFonts w:hint="eastAsia"/>
                <w:sz w:val="18"/>
                <w:szCs w:val="18"/>
              </w:rPr>
              <w:t>H98</w:t>
            </w:r>
          </w:p>
        </w:tc>
        <w:tc>
          <w:tcPr>
            <w:tcW w:w="3606" w:type="dxa"/>
            <w:shd w:val="clear" w:color="auto" w:fill="auto"/>
          </w:tcPr>
          <w:p w:rsidR="00631E9F" w:rsidRPr="00A43CA5" w:rsidRDefault="00631E9F" w:rsidP="00A43CA5">
            <w:pPr>
              <w:pStyle w:val="HTML0"/>
              <w:spacing w:line="0" w:lineRule="atLeast"/>
              <w:jc w:val="center"/>
              <w:rPr>
                <w:rFonts w:ascii="ＭＳ Ｐゴシック" w:eastAsia="ＭＳ Ｐゴシック" w:hAnsi="ＭＳ Ｐゴシック"/>
                <w:color w:val="222222"/>
                <w:sz w:val="18"/>
                <w:szCs w:val="18"/>
                <w:lang w:val="en"/>
              </w:rPr>
            </w:pPr>
          </w:p>
        </w:tc>
        <w:tc>
          <w:tcPr>
            <w:tcW w:w="687" w:type="dxa"/>
            <w:shd w:val="clear" w:color="auto" w:fill="auto"/>
          </w:tcPr>
          <w:p w:rsidR="00631E9F" w:rsidRPr="00A43CA5" w:rsidRDefault="00631E9F" w:rsidP="00A43CA5">
            <w:pPr>
              <w:spacing w:line="0" w:lineRule="atLeast"/>
              <w:rPr>
                <w:sz w:val="18"/>
                <w:szCs w:val="18"/>
                <w:lang w:val="en"/>
              </w:rPr>
            </w:pPr>
            <w:r w:rsidRPr="00A43CA5">
              <w:rPr>
                <w:rFonts w:hint="eastAsia"/>
                <w:sz w:val="18"/>
                <w:szCs w:val="18"/>
                <w:lang w:val="en"/>
              </w:rPr>
              <w:t>H109</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H110</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H111</w:t>
            </w:r>
          </w:p>
        </w:tc>
      </w:tr>
      <w:tr w:rsidR="009C1AA0" w:rsidRPr="00A43CA5" w:rsidTr="00587E02">
        <w:trPr>
          <w:jc w:val="center"/>
        </w:trPr>
        <w:tc>
          <w:tcPr>
            <w:tcW w:w="602" w:type="dxa"/>
            <w:shd w:val="clear" w:color="auto" w:fill="BFBFBF"/>
          </w:tcPr>
          <w:p w:rsidR="009C1AA0" w:rsidRPr="00A43CA5" w:rsidRDefault="009C1AA0" w:rsidP="00A43CA5">
            <w:pPr>
              <w:spacing w:line="0" w:lineRule="atLeast"/>
              <w:rPr>
                <w:sz w:val="18"/>
                <w:szCs w:val="18"/>
              </w:rPr>
            </w:pPr>
            <w:r w:rsidRPr="00A43CA5">
              <w:rPr>
                <w:rFonts w:hint="eastAsia"/>
                <w:sz w:val="18"/>
                <w:szCs w:val="18"/>
              </w:rPr>
              <w:t>H112</w:t>
            </w:r>
          </w:p>
        </w:tc>
        <w:tc>
          <w:tcPr>
            <w:tcW w:w="602" w:type="dxa"/>
            <w:shd w:val="clear" w:color="auto" w:fill="BFBFBF"/>
          </w:tcPr>
          <w:p w:rsidR="009C1AA0" w:rsidRPr="00A43CA5" w:rsidRDefault="009C1AA0" w:rsidP="00A43CA5">
            <w:pPr>
              <w:spacing w:line="0" w:lineRule="atLeast"/>
              <w:rPr>
                <w:sz w:val="18"/>
                <w:szCs w:val="18"/>
              </w:rPr>
            </w:pPr>
            <w:r w:rsidRPr="00A43CA5">
              <w:rPr>
                <w:rFonts w:hint="eastAsia"/>
                <w:sz w:val="18"/>
                <w:szCs w:val="18"/>
              </w:rPr>
              <w:t>H113</w:t>
            </w:r>
          </w:p>
        </w:tc>
        <w:tc>
          <w:tcPr>
            <w:tcW w:w="602" w:type="dxa"/>
            <w:shd w:val="clear" w:color="auto" w:fill="BFBFBF"/>
          </w:tcPr>
          <w:p w:rsidR="009C1AA0" w:rsidRPr="00A43CA5" w:rsidRDefault="009C1AA0" w:rsidP="00A43CA5">
            <w:pPr>
              <w:spacing w:line="0" w:lineRule="atLeast"/>
              <w:rPr>
                <w:sz w:val="18"/>
                <w:szCs w:val="18"/>
              </w:rPr>
            </w:pPr>
            <w:r w:rsidRPr="00A43CA5">
              <w:rPr>
                <w:rFonts w:hint="eastAsia"/>
                <w:sz w:val="18"/>
                <w:szCs w:val="18"/>
              </w:rPr>
              <w:t>H114</w:t>
            </w:r>
          </w:p>
        </w:tc>
        <w:tc>
          <w:tcPr>
            <w:tcW w:w="3606" w:type="dxa"/>
            <w:shd w:val="clear" w:color="auto" w:fill="BFBFBF"/>
          </w:tcPr>
          <w:p w:rsidR="009C1AA0" w:rsidRPr="00A43CA5" w:rsidRDefault="009C1AA0"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BFBFBF"/>
          </w:tcPr>
          <w:p w:rsidR="009C1AA0" w:rsidRPr="00A43CA5" w:rsidRDefault="009C1AA0" w:rsidP="00A43CA5">
            <w:pPr>
              <w:spacing w:line="0" w:lineRule="atLeast"/>
              <w:rPr>
                <w:sz w:val="18"/>
                <w:szCs w:val="18"/>
                <w:lang w:val="en"/>
              </w:rPr>
            </w:pPr>
            <w:r w:rsidRPr="00A43CA5">
              <w:rPr>
                <w:rFonts w:hint="eastAsia"/>
                <w:sz w:val="18"/>
                <w:szCs w:val="18"/>
                <w:lang w:val="en"/>
              </w:rPr>
              <w:t>H125</w:t>
            </w:r>
          </w:p>
        </w:tc>
        <w:tc>
          <w:tcPr>
            <w:tcW w:w="687" w:type="dxa"/>
            <w:shd w:val="clear" w:color="auto" w:fill="BFBFBF"/>
          </w:tcPr>
          <w:p w:rsidR="009C1AA0" w:rsidRPr="00A43CA5" w:rsidRDefault="009C1AA0" w:rsidP="00A43CA5">
            <w:pPr>
              <w:spacing w:line="0" w:lineRule="atLeast"/>
              <w:rPr>
                <w:sz w:val="18"/>
                <w:szCs w:val="18"/>
              </w:rPr>
            </w:pPr>
            <w:r w:rsidRPr="00A43CA5">
              <w:rPr>
                <w:rFonts w:hint="eastAsia"/>
                <w:sz w:val="18"/>
                <w:szCs w:val="18"/>
              </w:rPr>
              <w:t>H126</w:t>
            </w:r>
          </w:p>
        </w:tc>
        <w:tc>
          <w:tcPr>
            <w:tcW w:w="687" w:type="dxa"/>
            <w:shd w:val="clear" w:color="auto" w:fill="BFBFBF"/>
          </w:tcPr>
          <w:p w:rsidR="009C1AA0" w:rsidRPr="00A43CA5" w:rsidRDefault="009C1AA0" w:rsidP="00A43CA5">
            <w:pPr>
              <w:spacing w:line="0" w:lineRule="atLeast"/>
              <w:rPr>
                <w:sz w:val="18"/>
                <w:szCs w:val="18"/>
              </w:rPr>
            </w:pPr>
            <w:r w:rsidRPr="00A43CA5">
              <w:rPr>
                <w:rFonts w:hint="eastAsia"/>
                <w:sz w:val="18"/>
                <w:szCs w:val="18"/>
              </w:rPr>
              <w:t>H127</w:t>
            </w:r>
          </w:p>
        </w:tc>
      </w:tr>
    </w:tbl>
    <w:p w:rsidR="00631E9F" w:rsidRDefault="00587E02" w:rsidP="00587E02">
      <w:pPr>
        <w:spacing w:line="0" w:lineRule="atLeast"/>
        <w:jc w:val="center"/>
        <w:rPr>
          <w:sz w:val="22"/>
          <w:szCs w:val="22"/>
        </w:rPr>
      </w:pPr>
      <w:r>
        <w:rPr>
          <w:rFonts w:hint="eastAsia"/>
          <w:sz w:val="22"/>
          <w:szCs w:val="22"/>
        </w:rPr>
        <w:t>Hbit ALMA frame</w:t>
      </w:r>
    </w:p>
    <w:p w:rsidR="00631E9F" w:rsidRDefault="00631E9F" w:rsidP="00631E9F">
      <w:pPr>
        <w:spacing w:line="0" w:lineRule="atLeast"/>
        <w:jc w:val="center"/>
        <w:rPr>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620"/>
        <w:gridCol w:w="620"/>
        <w:gridCol w:w="3606"/>
        <w:gridCol w:w="687"/>
        <w:gridCol w:w="687"/>
        <w:gridCol w:w="687"/>
      </w:tblGrid>
      <w:tr w:rsidR="00631E9F" w:rsidRPr="00A43CA5" w:rsidTr="00587E02">
        <w:trPr>
          <w:jc w:val="center"/>
        </w:trPr>
        <w:tc>
          <w:tcPr>
            <w:tcW w:w="620"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M0</w:t>
            </w:r>
          </w:p>
        </w:tc>
        <w:tc>
          <w:tcPr>
            <w:tcW w:w="620"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M1</w:t>
            </w:r>
          </w:p>
        </w:tc>
        <w:tc>
          <w:tcPr>
            <w:tcW w:w="620"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M2</w:t>
            </w:r>
          </w:p>
        </w:tc>
        <w:tc>
          <w:tcPr>
            <w:tcW w:w="3606" w:type="dxa"/>
            <w:shd w:val="clear" w:color="auto" w:fill="auto"/>
          </w:tcPr>
          <w:p w:rsidR="00631E9F" w:rsidRPr="00A43CA5" w:rsidRDefault="00631E9F"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auto"/>
          </w:tcPr>
          <w:p w:rsidR="00631E9F" w:rsidRPr="00A43CA5" w:rsidRDefault="00631E9F" w:rsidP="00A43CA5">
            <w:pPr>
              <w:spacing w:line="0" w:lineRule="atLeast"/>
              <w:rPr>
                <w:sz w:val="18"/>
                <w:szCs w:val="18"/>
                <w:lang w:val="en"/>
              </w:rPr>
            </w:pPr>
            <w:r w:rsidRPr="00A43CA5">
              <w:rPr>
                <w:rFonts w:hint="eastAsia"/>
                <w:sz w:val="18"/>
                <w:szCs w:val="18"/>
                <w:lang w:val="en"/>
              </w:rPr>
              <w:t>M13</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M14</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M15</w:t>
            </w:r>
          </w:p>
        </w:tc>
      </w:tr>
      <w:tr w:rsidR="00631E9F" w:rsidRPr="00A43CA5" w:rsidTr="00587E02">
        <w:trPr>
          <w:jc w:val="center"/>
        </w:trPr>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M1</w:t>
            </w:r>
            <w:ins w:id="3296" w:author="t_竹沢 公佑" w:date="2019-08-22T15:10:00Z">
              <w:r w:rsidR="00F53508">
                <w:rPr>
                  <w:rFonts w:hint="eastAsia"/>
                  <w:sz w:val="18"/>
                  <w:szCs w:val="18"/>
                </w:rPr>
                <w:t>6</w:t>
              </w:r>
            </w:ins>
            <w:del w:id="3297" w:author="t_竹沢 公佑" w:date="2019-08-22T15:10:00Z">
              <w:r w:rsidRPr="00A43CA5" w:rsidDel="00F53508">
                <w:rPr>
                  <w:rFonts w:hint="eastAsia"/>
                  <w:sz w:val="18"/>
                  <w:szCs w:val="18"/>
                </w:rPr>
                <w:delText>7</w:delText>
              </w:r>
            </w:del>
          </w:p>
        </w:tc>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M1</w:t>
            </w:r>
            <w:ins w:id="3298" w:author="t_竹沢 公佑" w:date="2019-08-22T15:10:00Z">
              <w:r w:rsidR="00F53508">
                <w:rPr>
                  <w:rFonts w:hint="eastAsia"/>
                  <w:sz w:val="18"/>
                  <w:szCs w:val="18"/>
                </w:rPr>
                <w:t>7</w:t>
              </w:r>
            </w:ins>
            <w:del w:id="3299" w:author="t_竹沢 公佑" w:date="2019-08-22T15:10:00Z">
              <w:r w:rsidRPr="00A43CA5" w:rsidDel="00F53508">
                <w:rPr>
                  <w:rFonts w:hint="eastAsia"/>
                  <w:sz w:val="18"/>
                  <w:szCs w:val="18"/>
                </w:rPr>
                <w:delText>8</w:delText>
              </w:r>
            </w:del>
          </w:p>
        </w:tc>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M1</w:t>
            </w:r>
            <w:ins w:id="3300" w:author="t_竹沢 公佑" w:date="2019-08-22T15:10:00Z">
              <w:r w:rsidR="00F53508">
                <w:rPr>
                  <w:rFonts w:hint="eastAsia"/>
                  <w:sz w:val="18"/>
                  <w:szCs w:val="18"/>
                </w:rPr>
                <w:t>8</w:t>
              </w:r>
            </w:ins>
            <w:del w:id="3301" w:author="t_竹沢 公佑" w:date="2019-08-22T15:10:00Z">
              <w:r w:rsidRPr="00A43CA5" w:rsidDel="00F53508">
                <w:rPr>
                  <w:rFonts w:hint="eastAsia"/>
                  <w:sz w:val="18"/>
                  <w:szCs w:val="18"/>
                </w:rPr>
                <w:delText>9</w:delText>
              </w:r>
            </w:del>
          </w:p>
        </w:tc>
        <w:tc>
          <w:tcPr>
            <w:tcW w:w="3606" w:type="dxa"/>
            <w:shd w:val="clear" w:color="auto" w:fill="BFBFBF"/>
          </w:tcPr>
          <w:p w:rsidR="00631E9F" w:rsidRPr="00A43CA5" w:rsidRDefault="00631E9F"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BFBFBF"/>
          </w:tcPr>
          <w:p w:rsidR="00631E9F" w:rsidRPr="00A43CA5" w:rsidRDefault="00631E9F" w:rsidP="00A43CA5">
            <w:pPr>
              <w:spacing w:line="0" w:lineRule="atLeast"/>
              <w:rPr>
                <w:sz w:val="18"/>
                <w:szCs w:val="18"/>
                <w:lang w:val="en"/>
              </w:rPr>
            </w:pPr>
            <w:r w:rsidRPr="00A43CA5">
              <w:rPr>
                <w:rFonts w:hint="eastAsia"/>
                <w:sz w:val="18"/>
                <w:szCs w:val="18"/>
                <w:lang w:val="en"/>
              </w:rPr>
              <w:t>M29</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M30</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M31</w:t>
            </w:r>
          </w:p>
        </w:tc>
      </w:tr>
      <w:tr w:rsidR="00631E9F" w:rsidRPr="00A43CA5" w:rsidTr="00587E02">
        <w:trPr>
          <w:jc w:val="center"/>
        </w:trPr>
        <w:tc>
          <w:tcPr>
            <w:tcW w:w="620"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M32</w:t>
            </w:r>
          </w:p>
        </w:tc>
        <w:tc>
          <w:tcPr>
            <w:tcW w:w="620"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M33</w:t>
            </w:r>
          </w:p>
        </w:tc>
        <w:tc>
          <w:tcPr>
            <w:tcW w:w="620"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M34</w:t>
            </w:r>
          </w:p>
        </w:tc>
        <w:tc>
          <w:tcPr>
            <w:tcW w:w="3606" w:type="dxa"/>
            <w:shd w:val="clear" w:color="auto" w:fill="auto"/>
          </w:tcPr>
          <w:p w:rsidR="00631E9F" w:rsidRPr="00A43CA5" w:rsidRDefault="00631E9F"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auto"/>
          </w:tcPr>
          <w:p w:rsidR="00631E9F" w:rsidRPr="00A43CA5" w:rsidRDefault="00631E9F" w:rsidP="00A43CA5">
            <w:pPr>
              <w:spacing w:line="0" w:lineRule="atLeast"/>
              <w:rPr>
                <w:sz w:val="18"/>
                <w:szCs w:val="18"/>
                <w:lang w:val="en"/>
              </w:rPr>
            </w:pPr>
            <w:r w:rsidRPr="00A43CA5">
              <w:rPr>
                <w:rFonts w:hint="eastAsia"/>
                <w:sz w:val="18"/>
                <w:szCs w:val="18"/>
                <w:lang w:val="en"/>
              </w:rPr>
              <w:t>M45</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M46</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M47</w:t>
            </w:r>
          </w:p>
        </w:tc>
      </w:tr>
      <w:tr w:rsidR="00631E9F" w:rsidRPr="00A43CA5" w:rsidTr="00587E02">
        <w:trPr>
          <w:jc w:val="center"/>
        </w:trPr>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M48</w:t>
            </w:r>
          </w:p>
        </w:tc>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M49</w:t>
            </w:r>
          </w:p>
        </w:tc>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M50</w:t>
            </w:r>
          </w:p>
        </w:tc>
        <w:tc>
          <w:tcPr>
            <w:tcW w:w="3606" w:type="dxa"/>
            <w:shd w:val="clear" w:color="auto" w:fill="BFBFBF"/>
          </w:tcPr>
          <w:p w:rsidR="00631E9F" w:rsidRPr="00A43CA5" w:rsidRDefault="00631E9F" w:rsidP="00A43CA5">
            <w:pPr>
              <w:pStyle w:val="HTML0"/>
              <w:spacing w:line="0" w:lineRule="atLeast"/>
              <w:jc w:val="center"/>
              <w:rPr>
                <w:rFonts w:ascii="ＭＳ Ｐゴシック" w:eastAsia="ＭＳ Ｐゴシック" w:hAnsi="ＭＳ Ｐゴシック"/>
                <w:color w:val="222222"/>
                <w:sz w:val="18"/>
                <w:szCs w:val="18"/>
                <w:lang w:val="en"/>
              </w:rPr>
            </w:pPr>
          </w:p>
        </w:tc>
        <w:tc>
          <w:tcPr>
            <w:tcW w:w="687" w:type="dxa"/>
            <w:shd w:val="clear" w:color="auto" w:fill="BFBFBF"/>
          </w:tcPr>
          <w:p w:rsidR="00631E9F" w:rsidRPr="00A43CA5" w:rsidRDefault="00631E9F" w:rsidP="00A43CA5">
            <w:pPr>
              <w:spacing w:line="0" w:lineRule="atLeast"/>
              <w:rPr>
                <w:sz w:val="18"/>
                <w:szCs w:val="18"/>
                <w:lang w:val="en"/>
              </w:rPr>
            </w:pPr>
            <w:r w:rsidRPr="00A43CA5">
              <w:rPr>
                <w:rFonts w:hint="eastAsia"/>
                <w:sz w:val="18"/>
                <w:szCs w:val="18"/>
                <w:lang w:val="en"/>
              </w:rPr>
              <w:t>M61</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M62</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M63</w:t>
            </w:r>
          </w:p>
        </w:tc>
      </w:tr>
      <w:tr w:rsidR="00631E9F" w:rsidRPr="00A43CA5" w:rsidTr="00587E02">
        <w:trPr>
          <w:jc w:val="center"/>
        </w:trPr>
        <w:tc>
          <w:tcPr>
            <w:tcW w:w="7527" w:type="dxa"/>
            <w:gridSpan w:val="7"/>
            <w:shd w:val="clear" w:color="auto" w:fill="auto"/>
          </w:tcPr>
          <w:p w:rsidR="00631E9F" w:rsidRPr="00A43CA5" w:rsidRDefault="00631E9F" w:rsidP="00A43CA5">
            <w:pPr>
              <w:spacing w:line="0" w:lineRule="atLeast"/>
              <w:ind w:firstLineChars="1550" w:firstLine="2790"/>
              <w:rPr>
                <w:sz w:val="18"/>
                <w:szCs w:val="18"/>
              </w:rPr>
            </w:pPr>
            <w:r w:rsidRPr="00A43CA5">
              <w:rPr>
                <w:rFonts w:hint="eastAsia"/>
                <w:color w:val="222222"/>
                <w:sz w:val="18"/>
                <w:szCs w:val="18"/>
                <w:lang w:val="en"/>
              </w:rPr>
              <w:t>・・・・・・・・・・・・・</w:t>
            </w:r>
          </w:p>
        </w:tc>
      </w:tr>
      <w:tr w:rsidR="00631E9F" w:rsidRPr="00A43CA5" w:rsidTr="00587E02">
        <w:trPr>
          <w:jc w:val="center"/>
        </w:trPr>
        <w:tc>
          <w:tcPr>
            <w:tcW w:w="620"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M96</w:t>
            </w:r>
          </w:p>
        </w:tc>
        <w:tc>
          <w:tcPr>
            <w:tcW w:w="620"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M97</w:t>
            </w:r>
          </w:p>
        </w:tc>
        <w:tc>
          <w:tcPr>
            <w:tcW w:w="620"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M98</w:t>
            </w:r>
          </w:p>
        </w:tc>
        <w:tc>
          <w:tcPr>
            <w:tcW w:w="3606" w:type="dxa"/>
            <w:shd w:val="clear" w:color="auto" w:fill="auto"/>
          </w:tcPr>
          <w:p w:rsidR="00631E9F" w:rsidRPr="00A43CA5" w:rsidRDefault="00631E9F" w:rsidP="00A43CA5">
            <w:pPr>
              <w:pStyle w:val="HTML0"/>
              <w:spacing w:line="0" w:lineRule="atLeast"/>
              <w:jc w:val="center"/>
              <w:rPr>
                <w:rFonts w:ascii="ＭＳ Ｐゴシック" w:eastAsia="ＭＳ Ｐゴシック" w:hAnsi="ＭＳ Ｐゴシック"/>
                <w:color w:val="222222"/>
                <w:sz w:val="18"/>
                <w:szCs w:val="18"/>
                <w:lang w:val="en"/>
              </w:rPr>
            </w:pPr>
          </w:p>
        </w:tc>
        <w:tc>
          <w:tcPr>
            <w:tcW w:w="687" w:type="dxa"/>
            <w:shd w:val="clear" w:color="auto" w:fill="auto"/>
          </w:tcPr>
          <w:p w:rsidR="00631E9F" w:rsidRPr="00A43CA5" w:rsidRDefault="00631E9F" w:rsidP="00A43CA5">
            <w:pPr>
              <w:spacing w:line="0" w:lineRule="atLeast"/>
              <w:rPr>
                <w:sz w:val="18"/>
                <w:szCs w:val="18"/>
                <w:lang w:val="en"/>
              </w:rPr>
            </w:pPr>
            <w:r w:rsidRPr="00A43CA5">
              <w:rPr>
                <w:rFonts w:hint="eastAsia"/>
                <w:sz w:val="18"/>
                <w:szCs w:val="18"/>
                <w:lang w:val="en"/>
              </w:rPr>
              <w:t>M109</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M110</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M111</w:t>
            </w:r>
          </w:p>
        </w:tc>
      </w:tr>
      <w:tr w:rsidR="00631E9F" w:rsidRPr="00A43CA5" w:rsidTr="00587E02">
        <w:trPr>
          <w:jc w:val="center"/>
        </w:trPr>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M112</w:t>
            </w:r>
          </w:p>
        </w:tc>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M113</w:t>
            </w:r>
          </w:p>
        </w:tc>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M114</w:t>
            </w:r>
          </w:p>
        </w:tc>
        <w:tc>
          <w:tcPr>
            <w:tcW w:w="3606" w:type="dxa"/>
            <w:shd w:val="clear" w:color="auto" w:fill="BFBFBF"/>
          </w:tcPr>
          <w:p w:rsidR="00631E9F" w:rsidRPr="00A43CA5" w:rsidRDefault="00631E9F"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BFBFBF"/>
          </w:tcPr>
          <w:p w:rsidR="00631E9F" w:rsidRPr="00A43CA5" w:rsidRDefault="00631E9F" w:rsidP="00A43CA5">
            <w:pPr>
              <w:spacing w:line="0" w:lineRule="atLeast"/>
              <w:rPr>
                <w:sz w:val="18"/>
                <w:szCs w:val="18"/>
                <w:lang w:val="en"/>
              </w:rPr>
            </w:pPr>
            <w:r w:rsidRPr="00A43CA5">
              <w:rPr>
                <w:rFonts w:hint="eastAsia"/>
                <w:sz w:val="18"/>
                <w:szCs w:val="18"/>
                <w:lang w:val="en"/>
              </w:rPr>
              <w:t>M125</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M126</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M127</w:t>
            </w:r>
          </w:p>
        </w:tc>
      </w:tr>
    </w:tbl>
    <w:p w:rsidR="00631E9F" w:rsidRDefault="00587E02" w:rsidP="00587E02">
      <w:pPr>
        <w:spacing w:line="0" w:lineRule="atLeast"/>
        <w:jc w:val="center"/>
        <w:rPr>
          <w:sz w:val="22"/>
          <w:szCs w:val="22"/>
        </w:rPr>
      </w:pPr>
      <w:r>
        <w:rPr>
          <w:rFonts w:hint="eastAsia"/>
          <w:sz w:val="22"/>
          <w:szCs w:val="22"/>
        </w:rPr>
        <w:t>Mbit ALMA frame</w:t>
      </w:r>
    </w:p>
    <w:p w:rsidR="00631E9F" w:rsidRDefault="00631E9F" w:rsidP="00631E9F">
      <w:pPr>
        <w:spacing w:line="0" w:lineRule="atLeast"/>
        <w:jc w:val="center"/>
        <w:rPr>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84"/>
        <w:gridCol w:w="584"/>
        <w:gridCol w:w="3606"/>
        <w:gridCol w:w="687"/>
        <w:gridCol w:w="687"/>
        <w:gridCol w:w="687"/>
      </w:tblGrid>
      <w:tr w:rsidR="00631E9F" w:rsidRPr="00A43CA5" w:rsidTr="00587E02">
        <w:trPr>
          <w:jc w:val="center"/>
        </w:trPr>
        <w:tc>
          <w:tcPr>
            <w:tcW w:w="584"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L0</w:t>
            </w:r>
          </w:p>
        </w:tc>
        <w:tc>
          <w:tcPr>
            <w:tcW w:w="584"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L1</w:t>
            </w:r>
          </w:p>
        </w:tc>
        <w:tc>
          <w:tcPr>
            <w:tcW w:w="584"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L2</w:t>
            </w:r>
          </w:p>
        </w:tc>
        <w:tc>
          <w:tcPr>
            <w:tcW w:w="3606" w:type="dxa"/>
            <w:shd w:val="clear" w:color="auto" w:fill="auto"/>
          </w:tcPr>
          <w:p w:rsidR="00631E9F" w:rsidRPr="00A43CA5" w:rsidRDefault="00631E9F"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auto"/>
          </w:tcPr>
          <w:p w:rsidR="00631E9F" w:rsidRPr="00A43CA5" w:rsidRDefault="00631E9F" w:rsidP="00A43CA5">
            <w:pPr>
              <w:spacing w:line="0" w:lineRule="atLeast"/>
              <w:rPr>
                <w:sz w:val="18"/>
                <w:szCs w:val="18"/>
                <w:lang w:val="en"/>
              </w:rPr>
            </w:pPr>
            <w:r w:rsidRPr="00A43CA5">
              <w:rPr>
                <w:rFonts w:hint="eastAsia"/>
                <w:sz w:val="18"/>
                <w:szCs w:val="18"/>
                <w:lang w:val="en"/>
              </w:rPr>
              <w:t>L13</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L14</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L15</w:t>
            </w:r>
          </w:p>
        </w:tc>
      </w:tr>
      <w:tr w:rsidR="00631E9F" w:rsidRPr="00A43CA5" w:rsidTr="00587E02">
        <w:trPr>
          <w:jc w:val="center"/>
        </w:trPr>
        <w:tc>
          <w:tcPr>
            <w:tcW w:w="584"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L1</w:t>
            </w:r>
            <w:ins w:id="3302" w:author="t_竹沢 公佑" w:date="2019-08-22T15:11:00Z">
              <w:r w:rsidR="00F53508">
                <w:rPr>
                  <w:rFonts w:hint="eastAsia"/>
                  <w:sz w:val="18"/>
                  <w:szCs w:val="18"/>
                </w:rPr>
                <w:t>6</w:t>
              </w:r>
            </w:ins>
            <w:del w:id="3303" w:author="t_竹沢 公佑" w:date="2019-08-22T15:11:00Z">
              <w:r w:rsidRPr="00A43CA5" w:rsidDel="00F53508">
                <w:rPr>
                  <w:rFonts w:hint="eastAsia"/>
                  <w:sz w:val="18"/>
                  <w:szCs w:val="18"/>
                </w:rPr>
                <w:delText>7</w:delText>
              </w:r>
            </w:del>
          </w:p>
        </w:tc>
        <w:tc>
          <w:tcPr>
            <w:tcW w:w="584"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L1</w:t>
            </w:r>
            <w:ins w:id="3304" w:author="t_竹沢 公佑" w:date="2019-08-22T15:11:00Z">
              <w:r w:rsidR="00F53508">
                <w:rPr>
                  <w:rFonts w:hint="eastAsia"/>
                  <w:sz w:val="18"/>
                  <w:szCs w:val="18"/>
                </w:rPr>
                <w:t>7</w:t>
              </w:r>
            </w:ins>
            <w:del w:id="3305" w:author="t_竹沢 公佑" w:date="2019-08-22T15:11:00Z">
              <w:r w:rsidRPr="00A43CA5" w:rsidDel="00F53508">
                <w:rPr>
                  <w:rFonts w:hint="eastAsia"/>
                  <w:sz w:val="18"/>
                  <w:szCs w:val="18"/>
                </w:rPr>
                <w:delText>8</w:delText>
              </w:r>
            </w:del>
          </w:p>
        </w:tc>
        <w:tc>
          <w:tcPr>
            <w:tcW w:w="584"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L1</w:t>
            </w:r>
            <w:ins w:id="3306" w:author="t_竹沢 公佑" w:date="2019-08-22T15:11:00Z">
              <w:r w:rsidR="00F53508">
                <w:rPr>
                  <w:rFonts w:hint="eastAsia"/>
                  <w:sz w:val="18"/>
                  <w:szCs w:val="18"/>
                </w:rPr>
                <w:t>8</w:t>
              </w:r>
            </w:ins>
            <w:del w:id="3307" w:author="t_竹沢 公佑" w:date="2019-08-22T15:11:00Z">
              <w:r w:rsidRPr="00A43CA5" w:rsidDel="00F53508">
                <w:rPr>
                  <w:rFonts w:hint="eastAsia"/>
                  <w:sz w:val="18"/>
                  <w:szCs w:val="18"/>
                </w:rPr>
                <w:delText>9</w:delText>
              </w:r>
            </w:del>
          </w:p>
        </w:tc>
        <w:tc>
          <w:tcPr>
            <w:tcW w:w="3606" w:type="dxa"/>
            <w:shd w:val="clear" w:color="auto" w:fill="BFBFBF"/>
          </w:tcPr>
          <w:p w:rsidR="00631E9F" w:rsidRPr="00A43CA5" w:rsidRDefault="00631E9F"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BFBFBF"/>
          </w:tcPr>
          <w:p w:rsidR="00631E9F" w:rsidRPr="00A43CA5" w:rsidRDefault="00631E9F" w:rsidP="00A43CA5">
            <w:pPr>
              <w:spacing w:line="0" w:lineRule="atLeast"/>
              <w:rPr>
                <w:sz w:val="18"/>
                <w:szCs w:val="18"/>
                <w:lang w:val="en"/>
              </w:rPr>
            </w:pPr>
            <w:r w:rsidRPr="00A43CA5">
              <w:rPr>
                <w:rFonts w:hint="eastAsia"/>
                <w:sz w:val="18"/>
                <w:szCs w:val="18"/>
                <w:lang w:val="en"/>
              </w:rPr>
              <w:t>L29</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L30</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L31</w:t>
            </w:r>
          </w:p>
        </w:tc>
      </w:tr>
      <w:tr w:rsidR="00631E9F" w:rsidRPr="00A43CA5" w:rsidTr="00587E02">
        <w:trPr>
          <w:jc w:val="center"/>
        </w:trPr>
        <w:tc>
          <w:tcPr>
            <w:tcW w:w="584"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L32</w:t>
            </w:r>
          </w:p>
        </w:tc>
        <w:tc>
          <w:tcPr>
            <w:tcW w:w="584"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L33</w:t>
            </w:r>
          </w:p>
        </w:tc>
        <w:tc>
          <w:tcPr>
            <w:tcW w:w="584"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L34</w:t>
            </w:r>
          </w:p>
        </w:tc>
        <w:tc>
          <w:tcPr>
            <w:tcW w:w="3606" w:type="dxa"/>
            <w:shd w:val="clear" w:color="auto" w:fill="auto"/>
          </w:tcPr>
          <w:p w:rsidR="00631E9F" w:rsidRPr="00A43CA5" w:rsidRDefault="00631E9F"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auto"/>
          </w:tcPr>
          <w:p w:rsidR="00631E9F" w:rsidRPr="00A43CA5" w:rsidRDefault="00631E9F" w:rsidP="00A43CA5">
            <w:pPr>
              <w:spacing w:line="0" w:lineRule="atLeast"/>
              <w:rPr>
                <w:sz w:val="18"/>
                <w:szCs w:val="18"/>
                <w:lang w:val="en"/>
              </w:rPr>
            </w:pPr>
            <w:r w:rsidRPr="00A43CA5">
              <w:rPr>
                <w:rFonts w:hint="eastAsia"/>
                <w:sz w:val="18"/>
                <w:szCs w:val="18"/>
                <w:lang w:val="en"/>
              </w:rPr>
              <w:t>L45</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L46</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L47</w:t>
            </w:r>
          </w:p>
        </w:tc>
      </w:tr>
      <w:tr w:rsidR="00631E9F" w:rsidRPr="00A43CA5" w:rsidTr="00587E02">
        <w:trPr>
          <w:jc w:val="center"/>
        </w:trPr>
        <w:tc>
          <w:tcPr>
            <w:tcW w:w="584"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L48</w:t>
            </w:r>
          </w:p>
        </w:tc>
        <w:tc>
          <w:tcPr>
            <w:tcW w:w="584"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L49</w:t>
            </w:r>
          </w:p>
        </w:tc>
        <w:tc>
          <w:tcPr>
            <w:tcW w:w="584"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L50</w:t>
            </w:r>
          </w:p>
        </w:tc>
        <w:tc>
          <w:tcPr>
            <w:tcW w:w="3606" w:type="dxa"/>
            <w:shd w:val="clear" w:color="auto" w:fill="BFBFBF"/>
          </w:tcPr>
          <w:p w:rsidR="00631E9F" w:rsidRPr="00A43CA5" w:rsidRDefault="007C55AE"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BFBFBF"/>
          </w:tcPr>
          <w:p w:rsidR="00631E9F" w:rsidRPr="00A43CA5" w:rsidRDefault="00631E9F" w:rsidP="00A43CA5">
            <w:pPr>
              <w:spacing w:line="0" w:lineRule="atLeast"/>
              <w:rPr>
                <w:sz w:val="18"/>
                <w:szCs w:val="18"/>
                <w:lang w:val="en"/>
              </w:rPr>
            </w:pPr>
            <w:r w:rsidRPr="00A43CA5">
              <w:rPr>
                <w:rFonts w:hint="eastAsia"/>
                <w:sz w:val="18"/>
                <w:szCs w:val="18"/>
                <w:lang w:val="en"/>
              </w:rPr>
              <w:t>L61</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L62</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L63</w:t>
            </w:r>
          </w:p>
        </w:tc>
      </w:tr>
      <w:tr w:rsidR="00631E9F" w:rsidRPr="00A43CA5" w:rsidTr="00587E02">
        <w:trPr>
          <w:jc w:val="center"/>
        </w:trPr>
        <w:tc>
          <w:tcPr>
            <w:tcW w:w="7419" w:type="dxa"/>
            <w:gridSpan w:val="7"/>
            <w:shd w:val="clear" w:color="auto" w:fill="auto"/>
          </w:tcPr>
          <w:p w:rsidR="00631E9F" w:rsidRPr="00A43CA5" w:rsidRDefault="00631E9F" w:rsidP="00A43CA5">
            <w:pPr>
              <w:spacing w:line="0" w:lineRule="atLeast"/>
              <w:ind w:firstLineChars="1550" w:firstLine="2790"/>
              <w:rPr>
                <w:sz w:val="18"/>
                <w:szCs w:val="18"/>
              </w:rPr>
            </w:pPr>
            <w:r w:rsidRPr="00A43CA5">
              <w:rPr>
                <w:rFonts w:hint="eastAsia"/>
                <w:color w:val="222222"/>
                <w:sz w:val="18"/>
                <w:szCs w:val="18"/>
                <w:lang w:val="en"/>
              </w:rPr>
              <w:t>・・・・・・・・・・・・・</w:t>
            </w:r>
          </w:p>
        </w:tc>
      </w:tr>
      <w:tr w:rsidR="00631E9F" w:rsidRPr="00A43CA5" w:rsidTr="00587E02">
        <w:trPr>
          <w:jc w:val="center"/>
        </w:trPr>
        <w:tc>
          <w:tcPr>
            <w:tcW w:w="584"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L96</w:t>
            </w:r>
          </w:p>
        </w:tc>
        <w:tc>
          <w:tcPr>
            <w:tcW w:w="584"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L97</w:t>
            </w:r>
          </w:p>
        </w:tc>
        <w:tc>
          <w:tcPr>
            <w:tcW w:w="584"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L98</w:t>
            </w:r>
          </w:p>
        </w:tc>
        <w:tc>
          <w:tcPr>
            <w:tcW w:w="3606" w:type="dxa"/>
            <w:shd w:val="clear" w:color="auto" w:fill="auto"/>
          </w:tcPr>
          <w:p w:rsidR="00631E9F" w:rsidRPr="00A43CA5" w:rsidRDefault="007C55AE"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auto"/>
          </w:tcPr>
          <w:p w:rsidR="00631E9F" w:rsidRPr="00A43CA5" w:rsidRDefault="00631E9F" w:rsidP="00A43CA5">
            <w:pPr>
              <w:spacing w:line="0" w:lineRule="atLeast"/>
              <w:rPr>
                <w:sz w:val="18"/>
                <w:szCs w:val="18"/>
                <w:lang w:val="en"/>
              </w:rPr>
            </w:pPr>
            <w:r w:rsidRPr="00A43CA5">
              <w:rPr>
                <w:rFonts w:hint="eastAsia"/>
                <w:sz w:val="18"/>
                <w:szCs w:val="18"/>
                <w:lang w:val="en"/>
              </w:rPr>
              <w:t>L109</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L110</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rPr>
              <w:t>L111</w:t>
            </w:r>
          </w:p>
        </w:tc>
      </w:tr>
      <w:tr w:rsidR="00631E9F" w:rsidRPr="00A43CA5" w:rsidTr="00587E02">
        <w:trPr>
          <w:jc w:val="center"/>
        </w:trPr>
        <w:tc>
          <w:tcPr>
            <w:tcW w:w="584"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L112</w:t>
            </w:r>
          </w:p>
        </w:tc>
        <w:tc>
          <w:tcPr>
            <w:tcW w:w="584"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L113</w:t>
            </w:r>
          </w:p>
        </w:tc>
        <w:tc>
          <w:tcPr>
            <w:tcW w:w="584"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L114</w:t>
            </w:r>
          </w:p>
        </w:tc>
        <w:tc>
          <w:tcPr>
            <w:tcW w:w="3606" w:type="dxa"/>
            <w:shd w:val="clear" w:color="auto" w:fill="BFBFBF"/>
          </w:tcPr>
          <w:p w:rsidR="00631E9F" w:rsidRPr="00A43CA5" w:rsidRDefault="00631E9F" w:rsidP="00A43CA5">
            <w:pPr>
              <w:pStyle w:val="HTML0"/>
              <w:spacing w:line="0" w:lineRule="atLeast"/>
              <w:jc w:val="center"/>
              <w:rPr>
                <w:rFonts w:ascii="ＭＳ Ｐゴシック" w:eastAsia="ＭＳ Ｐゴシック" w:hAnsi="ＭＳ Ｐゴシック"/>
                <w:color w:val="222222"/>
                <w:sz w:val="18"/>
                <w:szCs w:val="18"/>
                <w:lang w:val="en"/>
              </w:rPr>
            </w:pPr>
            <w:r w:rsidRPr="00A43CA5">
              <w:rPr>
                <w:rFonts w:ascii="ＭＳ Ｐゴシック" w:eastAsia="ＭＳ Ｐゴシック" w:hAnsi="ＭＳ Ｐゴシック" w:hint="eastAsia"/>
                <w:color w:val="222222"/>
                <w:sz w:val="18"/>
                <w:szCs w:val="18"/>
                <w:lang w:val="en"/>
              </w:rPr>
              <w:t>・・・・・・・・・・・・・</w:t>
            </w:r>
          </w:p>
        </w:tc>
        <w:tc>
          <w:tcPr>
            <w:tcW w:w="687" w:type="dxa"/>
            <w:shd w:val="clear" w:color="auto" w:fill="BFBFBF"/>
          </w:tcPr>
          <w:p w:rsidR="00631E9F" w:rsidRPr="00A43CA5" w:rsidRDefault="00631E9F" w:rsidP="00A43CA5">
            <w:pPr>
              <w:spacing w:line="0" w:lineRule="atLeast"/>
              <w:rPr>
                <w:sz w:val="18"/>
                <w:szCs w:val="18"/>
                <w:lang w:val="en"/>
              </w:rPr>
            </w:pPr>
            <w:r w:rsidRPr="00A43CA5">
              <w:rPr>
                <w:rFonts w:hint="eastAsia"/>
                <w:sz w:val="18"/>
                <w:szCs w:val="18"/>
                <w:lang w:val="en"/>
              </w:rPr>
              <w:t>L125</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L126</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L127</w:t>
            </w:r>
          </w:p>
        </w:tc>
      </w:tr>
    </w:tbl>
    <w:p w:rsidR="001D3D4C" w:rsidRDefault="00587E02" w:rsidP="00587E02">
      <w:pPr>
        <w:spacing w:line="0" w:lineRule="atLeast"/>
        <w:jc w:val="center"/>
        <w:rPr>
          <w:sz w:val="22"/>
          <w:szCs w:val="22"/>
        </w:rPr>
      </w:pPr>
      <w:r>
        <w:rPr>
          <w:rFonts w:hint="eastAsia"/>
          <w:sz w:val="22"/>
          <w:szCs w:val="22"/>
        </w:rPr>
        <w:t>Lbit ALMA frame</w:t>
      </w:r>
    </w:p>
    <w:p w:rsidR="00587E02" w:rsidRDefault="00587E02">
      <w:pPr>
        <w:spacing w:line="0" w:lineRule="atLeast"/>
        <w:rPr>
          <w:ins w:id="3308" w:author="t_竹沢 公佑" w:date="2019-09-04T15:35:00Z"/>
          <w:sz w:val="22"/>
          <w:szCs w:val="22"/>
        </w:rPr>
      </w:pPr>
    </w:p>
    <w:p w:rsidR="00C76394" w:rsidRDefault="00C76394">
      <w:pPr>
        <w:spacing w:line="0" w:lineRule="atLeast"/>
        <w:rPr>
          <w:sz w:val="22"/>
          <w:szCs w:val="22"/>
        </w:rPr>
      </w:pPr>
      <w:ins w:id="3309" w:author="t_竹沢 公佑" w:date="2019-09-04T15:35:00Z">
        <w:r>
          <w:rPr>
            <w:sz w:val="22"/>
            <w:szCs w:val="22"/>
          </w:rPr>
          <w:br w:type="page"/>
        </w:r>
      </w:ins>
    </w:p>
    <w:p w:rsidR="00587E02" w:rsidRDefault="00587E02" w:rsidP="00587E02">
      <w:pPr>
        <w:spacing w:line="0" w:lineRule="atLeast"/>
        <w:ind w:firstLineChars="50" w:firstLine="110"/>
        <w:rPr>
          <w:sz w:val="22"/>
          <w:szCs w:val="22"/>
        </w:rPr>
      </w:pPr>
      <w:r>
        <w:rPr>
          <w:rFonts w:hint="eastAsia"/>
          <w:sz w:val="22"/>
          <w:szCs w:val="22"/>
        </w:rPr>
        <w:t xml:space="preserve">One frame </w:t>
      </w:r>
      <w:ins w:id="3310" w:author="t_竹沢 公佑" w:date="2019-10-04T21:18:00Z">
        <w:r w:rsidR="00F21363">
          <w:rPr>
            <w:rFonts w:hint="eastAsia"/>
            <w:sz w:val="22"/>
            <w:szCs w:val="22"/>
          </w:rPr>
          <w:t xml:space="preserve">has </w:t>
        </w:r>
      </w:ins>
      <w:del w:id="3311" w:author="t_竹沢 公佑" w:date="2019-10-04T21:18:00Z">
        <w:r w:rsidDel="00F21363">
          <w:rPr>
            <w:rFonts w:hint="eastAsia"/>
            <w:sz w:val="22"/>
            <w:szCs w:val="22"/>
          </w:rPr>
          <w:delText xml:space="preserve">is </w:delText>
        </w:r>
      </w:del>
      <w:r>
        <w:rPr>
          <w:rFonts w:hint="eastAsia"/>
          <w:sz w:val="22"/>
          <w:szCs w:val="22"/>
        </w:rPr>
        <w:t xml:space="preserve">48Bytes (=384bits). The production DRXP board organizes </w:t>
      </w:r>
      <w:ins w:id="3312" w:author="t_竹沢 公佑" w:date="2019-10-04T21:18:00Z">
        <w:r w:rsidR="00F21363">
          <w:rPr>
            <w:rFonts w:hint="eastAsia"/>
            <w:sz w:val="22"/>
            <w:szCs w:val="22"/>
          </w:rPr>
          <w:t xml:space="preserve">the </w:t>
        </w:r>
      </w:ins>
      <w:r>
        <w:rPr>
          <w:rFonts w:hint="eastAsia"/>
          <w:sz w:val="22"/>
          <w:szCs w:val="22"/>
        </w:rPr>
        <w:t xml:space="preserve">above ALMA frame </w:t>
      </w:r>
      <w:r>
        <w:rPr>
          <w:sz w:val="22"/>
          <w:szCs w:val="22"/>
        </w:rPr>
        <w:t>payload</w:t>
      </w:r>
      <w:r>
        <w:rPr>
          <w:rFonts w:hint="eastAsia"/>
          <w:sz w:val="22"/>
          <w:szCs w:val="22"/>
        </w:rPr>
        <w:t xml:space="preserve">s </w:t>
      </w:r>
    </w:p>
    <w:p w:rsidR="00A03FA0" w:rsidRDefault="00587E02" w:rsidP="00A03FA0">
      <w:pPr>
        <w:spacing w:line="0" w:lineRule="atLeast"/>
        <w:ind w:firstLineChars="50" w:firstLine="110"/>
        <w:rPr>
          <w:ins w:id="3313" w:author="t_竹沢 公佑" w:date="2019-09-04T15:35:00Z"/>
          <w:sz w:val="22"/>
          <w:szCs w:val="22"/>
        </w:rPr>
      </w:pPr>
      <w:r>
        <w:rPr>
          <w:rFonts w:hint="eastAsia"/>
          <w:sz w:val="22"/>
          <w:szCs w:val="22"/>
        </w:rPr>
        <w:t xml:space="preserve">as </w:t>
      </w:r>
      <w:r w:rsidR="00D21CF3">
        <w:rPr>
          <w:rFonts w:hint="eastAsia"/>
          <w:sz w:val="22"/>
          <w:szCs w:val="22"/>
        </w:rPr>
        <w:t>the following</w:t>
      </w:r>
      <w:r>
        <w:rPr>
          <w:rFonts w:hint="eastAsia"/>
          <w:sz w:val="22"/>
          <w:szCs w:val="22"/>
        </w:rPr>
        <w:t xml:space="preserve"> table. DRXP board assu</w:t>
      </w:r>
      <w:r w:rsidR="00D21CF3">
        <w:rPr>
          <w:rFonts w:hint="eastAsia"/>
          <w:sz w:val="22"/>
          <w:szCs w:val="22"/>
        </w:rPr>
        <w:t xml:space="preserve">mes that host machine is </w:t>
      </w:r>
      <w:ins w:id="3314" w:author="t_竹沢 公佑" w:date="2019-10-04T21:19:00Z">
        <w:r w:rsidR="00F21363">
          <w:rPr>
            <w:rFonts w:hint="eastAsia"/>
            <w:sz w:val="22"/>
            <w:szCs w:val="22"/>
          </w:rPr>
          <w:t xml:space="preserve">a </w:t>
        </w:r>
      </w:ins>
      <w:r w:rsidR="00D21CF3">
        <w:rPr>
          <w:rFonts w:hint="eastAsia"/>
          <w:sz w:val="22"/>
          <w:szCs w:val="22"/>
        </w:rPr>
        <w:t xml:space="preserve">little </w:t>
      </w:r>
      <w:r>
        <w:rPr>
          <w:rFonts w:hint="eastAsia"/>
          <w:sz w:val="22"/>
          <w:szCs w:val="22"/>
        </w:rPr>
        <w:t>endian machine.</w:t>
      </w:r>
    </w:p>
    <w:p w:rsidR="00C76394" w:rsidRPr="00587E02" w:rsidRDefault="00C76394" w:rsidP="00A03FA0">
      <w:pPr>
        <w:spacing w:line="0" w:lineRule="atLeast"/>
        <w:ind w:firstLineChars="50" w:firstLine="110"/>
        <w:rPr>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
        <w:gridCol w:w="620"/>
        <w:gridCol w:w="620"/>
        <w:gridCol w:w="620"/>
        <w:gridCol w:w="687"/>
        <w:gridCol w:w="687"/>
        <w:gridCol w:w="687"/>
        <w:gridCol w:w="687"/>
        <w:gridCol w:w="687"/>
      </w:tblGrid>
      <w:tr w:rsidR="00631E9F" w:rsidRPr="00A43CA5" w:rsidTr="00A43CA5">
        <w:trPr>
          <w:jc w:val="center"/>
        </w:trPr>
        <w:tc>
          <w:tcPr>
            <w:tcW w:w="750" w:type="dxa"/>
            <w:shd w:val="clear" w:color="auto" w:fill="auto"/>
          </w:tcPr>
          <w:p w:rsidR="00631E9F" w:rsidRPr="00A43CA5" w:rsidRDefault="00631E9F" w:rsidP="00A43CA5">
            <w:pPr>
              <w:spacing w:line="0" w:lineRule="atLeast"/>
              <w:rPr>
                <w:sz w:val="18"/>
                <w:szCs w:val="18"/>
              </w:rPr>
            </w:pPr>
          </w:p>
        </w:tc>
        <w:tc>
          <w:tcPr>
            <w:tcW w:w="620" w:type="dxa"/>
            <w:shd w:val="clear" w:color="auto" w:fill="auto"/>
          </w:tcPr>
          <w:p w:rsidR="00631E9F" w:rsidRPr="00A43CA5" w:rsidRDefault="00631E9F" w:rsidP="00A43CA5">
            <w:pPr>
              <w:spacing w:line="0" w:lineRule="atLeast"/>
              <w:rPr>
                <w:sz w:val="18"/>
                <w:szCs w:val="18"/>
              </w:rPr>
            </w:pPr>
            <w:r w:rsidRPr="00A43CA5">
              <w:rPr>
                <w:sz w:val="18"/>
                <w:szCs w:val="18"/>
              </w:rPr>
              <w:t>B</w:t>
            </w:r>
            <w:r w:rsidRPr="00A43CA5">
              <w:rPr>
                <w:rFonts w:hint="eastAsia"/>
                <w:sz w:val="18"/>
                <w:szCs w:val="18"/>
              </w:rPr>
              <w:t>it7</w:t>
            </w:r>
          </w:p>
        </w:tc>
        <w:tc>
          <w:tcPr>
            <w:tcW w:w="620" w:type="dxa"/>
            <w:shd w:val="clear" w:color="auto" w:fill="auto"/>
          </w:tcPr>
          <w:p w:rsidR="00631E9F" w:rsidRPr="00A43CA5" w:rsidRDefault="00631E9F" w:rsidP="00A43CA5">
            <w:pPr>
              <w:spacing w:line="0" w:lineRule="atLeast"/>
              <w:rPr>
                <w:sz w:val="18"/>
                <w:szCs w:val="18"/>
              </w:rPr>
            </w:pPr>
            <w:r w:rsidRPr="00A43CA5">
              <w:rPr>
                <w:rFonts w:hint="eastAsia"/>
                <w:sz w:val="18"/>
                <w:szCs w:val="18"/>
              </w:rPr>
              <w:t>Bit6</w:t>
            </w:r>
          </w:p>
        </w:tc>
        <w:tc>
          <w:tcPr>
            <w:tcW w:w="620" w:type="dxa"/>
            <w:shd w:val="clear" w:color="auto" w:fill="auto"/>
          </w:tcPr>
          <w:p w:rsidR="00631E9F" w:rsidRPr="00A43CA5" w:rsidRDefault="00631E9F" w:rsidP="00A43CA5">
            <w:pPr>
              <w:spacing w:line="0" w:lineRule="atLeast"/>
              <w:rPr>
                <w:sz w:val="18"/>
                <w:szCs w:val="18"/>
              </w:rPr>
            </w:pPr>
            <w:r w:rsidRPr="00A43CA5">
              <w:rPr>
                <w:rFonts w:hint="eastAsia"/>
                <w:sz w:val="18"/>
                <w:szCs w:val="18"/>
              </w:rPr>
              <w:t>Bit5</w:t>
            </w:r>
          </w:p>
        </w:tc>
        <w:tc>
          <w:tcPr>
            <w:tcW w:w="687" w:type="dxa"/>
            <w:shd w:val="clear" w:color="auto" w:fill="auto"/>
          </w:tcPr>
          <w:p w:rsidR="00631E9F" w:rsidRPr="00A43CA5" w:rsidRDefault="00631E9F" w:rsidP="00A43CA5">
            <w:pPr>
              <w:spacing w:line="0" w:lineRule="atLeast"/>
              <w:rPr>
                <w:sz w:val="18"/>
                <w:szCs w:val="18"/>
                <w:lang w:val="en"/>
              </w:rPr>
            </w:pPr>
            <w:r w:rsidRPr="00A43CA5">
              <w:rPr>
                <w:rFonts w:hint="eastAsia"/>
                <w:sz w:val="18"/>
                <w:szCs w:val="18"/>
                <w:lang w:val="en"/>
              </w:rPr>
              <w:t>Bit4</w:t>
            </w:r>
          </w:p>
        </w:tc>
        <w:tc>
          <w:tcPr>
            <w:tcW w:w="687" w:type="dxa"/>
            <w:shd w:val="clear" w:color="auto" w:fill="auto"/>
          </w:tcPr>
          <w:p w:rsidR="00631E9F" w:rsidRPr="00A43CA5" w:rsidRDefault="00631E9F" w:rsidP="00A43CA5">
            <w:pPr>
              <w:spacing w:line="0" w:lineRule="atLeast"/>
              <w:rPr>
                <w:sz w:val="18"/>
                <w:szCs w:val="18"/>
                <w:lang w:val="en"/>
              </w:rPr>
            </w:pPr>
            <w:r w:rsidRPr="00A43CA5">
              <w:rPr>
                <w:rFonts w:hint="eastAsia"/>
                <w:sz w:val="18"/>
                <w:szCs w:val="18"/>
                <w:lang w:val="en"/>
              </w:rPr>
              <w:t>Bit3</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lang w:val="en"/>
              </w:rPr>
              <w:t>Bit2</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lang w:val="en"/>
              </w:rPr>
              <w:t>Bit1</w:t>
            </w:r>
          </w:p>
        </w:tc>
        <w:tc>
          <w:tcPr>
            <w:tcW w:w="687" w:type="dxa"/>
            <w:shd w:val="clear" w:color="auto" w:fill="auto"/>
          </w:tcPr>
          <w:p w:rsidR="00631E9F" w:rsidRPr="00A43CA5" w:rsidRDefault="00631E9F" w:rsidP="00A43CA5">
            <w:pPr>
              <w:spacing w:line="0" w:lineRule="atLeast"/>
              <w:rPr>
                <w:sz w:val="18"/>
                <w:szCs w:val="18"/>
              </w:rPr>
            </w:pPr>
            <w:r w:rsidRPr="00A43CA5">
              <w:rPr>
                <w:rFonts w:hint="eastAsia"/>
                <w:sz w:val="18"/>
                <w:szCs w:val="18"/>
                <w:lang w:val="en"/>
              </w:rPr>
              <w:t>Bit0</w:t>
            </w:r>
          </w:p>
        </w:tc>
      </w:tr>
      <w:tr w:rsidR="00631E9F" w:rsidRPr="00A43CA5" w:rsidTr="00A43CA5">
        <w:trPr>
          <w:jc w:val="center"/>
        </w:trPr>
        <w:tc>
          <w:tcPr>
            <w:tcW w:w="750"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Byte0</w:t>
            </w:r>
          </w:p>
        </w:tc>
        <w:tc>
          <w:tcPr>
            <w:tcW w:w="620"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M1</w:t>
            </w:r>
          </w:p>
        </w:tc>
        <w:tc>
          <w:tcPr>
            <w:tcW w:w="620"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L1</w:t>
            </w:r>
          </w:p>
        </w:tc>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H16</w:t>
            </w:r>
          </w:p>
        </w:tc>
        <w:tc>
          <w:tcPr>
            <w:tcW w:w="687" w:type="dxa"/>
            <w:shd w:val="clear" w:color="auto" w:fill="BFBFBF"/>
          </w:tcPr>
          <w:p w:rsidR="00631E9F" w:rsidRPr="00A43CA5" w:rsidRDefault="00631E9F" w:rsidP="00A43CA5">
            <w:pPr>
              <w:spacing w:line="0" w:lineRule="atLeast"/>
              <w:rPr>
                <w:sz w:val="18"/>
                <w:szCs w:val="18"/>
                <w:lang w:val="en"/>
              </w:rPr>
            </w:pPr>
            <w:r w:rsidRPr="00A43CA5">
              <w:rPr>
                <w:rFonts w:hint="eastAsia"/>
                <w:sz w:val="18"/>
                <w:szCs w:val="18"/>
                <w:lang w:val="en"/>
              </w:rPr>
              <w:t>M16</w:t>
            </w:r>
          </w:p>
        </w:tc>
        <w:tc>
          <w:tcPr>
            <w:tcW w:w="687" w:type="dxa"/>
            <w:shd w:val="clear" w:color="auto" w:fill="BFBFBF"/>
          </w:tcPr>
          <w:p w:rsidR="00631E9F" w:rsidRPr="00A43CA5" w:rsidRDefault="00631E9F" w:rsidP="00A43CA5">
            <w:pPr>
              <w:spacing w:line="0" w:lineRule="atLeast"/>
              <w:rPr>
                <w:sz w:val="18"/>
                <w:szCs w:val="18"/>
                <w:lang w:val="en"/>
              </w:rPr>
            </w:pPr>
            <w:r w:rsidRPr="00A43CA5">
              <w:rPr>
                <w:rFonts w:hint="eastAsia"/>
                <w:sz w:val="18"/>
                <w:szCs w:val="18"/>
                <w:lang w:val="en"/>
              </w:rPr>
              <w:t>L16</w:t>
            </w:r>
          </w:p>
        </w:tc>
        <w:tc>
          <w:tcPr>
            <w:tcW w:w="687"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H0</w:t>
            </w:r>
          </w:p>
        </w:tc>
        <w:tc>
          <w:tcPr>
            <w:tcW w:w="687"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M0</w:t>
            </w:r>
          </w:p>
        </w:tc>
        <w:tc>
          <w:tcPr>
            <w:tcW w:w="687"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L0</w:t>
            </w:r>
          </w:p>
        </w:tc>
      </w:tr>
      <w:tr w:rsidR="00631E9F" w:rsidRPr="00A43CA5" w:rsidTr="00A43CA5">
        <w:trPr>
          <w:jc w:val="center"/>
        </w:trPr>
        <w:tc>
          <w:tcPr>
            <w:tcW w:w="750"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Byte1</w:t>
            </w:r>
          </w:p>
        </w:tc>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L18</w:t>
            </w:r>
          </w:p>
        </w:tc>
        <w:tc>
          <w:tcPr>
            <w:tcW w:w="620"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H2</w:t>
            </w:r>
          </w:p>
        </w:tc>
        <w:tc>
          <w:tcPr>
            <w:tcW w:w="620"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M2</w:t>
            </w:r>
          </w:p>
        </w:tc>
        <w:tc>
          <w:tcPr>
            <w:tcW w:w="687" w:type="dxa"/>
            <w:shd w:val="clear" w:color="auto" w:fill="FFFFFF"/>
          </w:tcPr>
          <w:p w:rsidR="00631E9F" w:rsidRPr="00A43CA5" w:rsidRDefault="00631E9F" w:rsidP="00A43CA5">
            <w:pPr>
              <w:spacing w:line="0" w:lineRule="atLeast"/>
              <w:rPr>
                <w:sz w:val="18"/>
                <w:szCs w:val="18"/>
                <w:lang w:val="en"/>
              </w:rPr>
            </w:pPr>
            <w:r w:rsidRPr="00A43CA5">
              <w:rPr>
                <w:rFonts w:hint="eastAsia"/>
                <w:sz w:val="18"/>
                <w:szCs w:val="18"/>
                <w:lang w:val="en"/>
              </w:rPr>
              <w:t>L2</w:t>
            </w:r>
          </w:p>
        </w:tc>
        <w:tc>
          <w:tcPr>
            <w:tcW w:w="687" w:type="dxa"/>
            <w:shd w:val="clear" w:color="auto" w:fill="BFBFBF"/>
          </w:tcPr>
          <w:p w:rsidR="00631E9F" w:rsidRPr="00A43CA5" w:rsidRDefault="00631E9F" w:rsidP="00A43CA5">
            <w:pPr>
              <w:spacing w:line="0" w:lineRule="atLeast"/>
              <w:rPr>
                <w:sz w:val="18"/>
                <w:szCs w:val="18"/>
                <w:lang w:val="en"/>
              </w:rPr>
            </w:pPr>
            <w:r w:rsidRPr="00A43CA5">
              <w:rPr>
                <w:rFonts w:hint="eastAsia"/>
                <w:sz w:val="18"/>
                <w:szCs w:val="18"/>
                <w:lang w:val="en"/>
              </w:rPr>
              <w:t>H17</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M17</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L17</w:t>
            </w:r>
          </w:p>
        </w:tc>
        <w:tc>
          <w:tcPr>
            <w:tcW w:w="687"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H1</w:t>
            </w:r>
          </w:p>
        </w:tc>
      </w:tr>
      <w:tr w:rsidR="00631E9F" w:rsidRPr="00A43CA5" w:rsidTr="00A43CA5">
        <w:trPr>
          <w:jc w:val="center"/>
        </w:trPr>
        <w:tc>
          <w:tcPr>
            <w:tcW w:w="750"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Byte2</w:t>
            </w:r>
          </w:p>
        </w:tc>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H19</w:t>
            </w:r>
          </w:p>
        </w:tc>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M19</w:t>
            </w:r>
          </w:p>
        </w:tc>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L19</w:t>
            </w:r>
          </w:p>
        </w:tc>
        <w:tc>
          <w:tcPr>
            <w:tcW w:w="687" w:type="dxa"/>
            <w:shd w:val="clear" w:color="auto" w:fill="FFFFFF"/>
          </w:tcPr>
          <w:p w:rsidR="00631E9F" w:rsidRPr="00A43CA5" w:rsidRDefault="00631E9F" w:rsidP="00A43CA5">
            <w:pPr>
              <w:spacing w:line="0" w:lineRule="atLeast"/>
              <w:rPr>
                <w:sz w:val="18"/>
                <w:szCs w:val="18"/>
                <w:lang w:val="en"/>
              </w:rPr>
            </w:pPr>
            <w:r w:rsidRPr="00A43CA5">
              <w:rPr>
                <w:rFonts w:hint="eastAsia"/>
                <w:sz w:val="18"/>
                <w:szCs w:val="18"/>
                <w:lang w:val="en"/>
              </w:rPr>
              <w:t>H3</w:t>
            </w:r>
          </w:p>
        </w:tc>
        <w:tc>
          <w:tcPr>
            <w:tcW w:w="687" w:type="dxa"/>
            <w:shd w:val="clear" w:color="auto" w:fill="FFFFFF"/>
          </w:tcPr>
          <w:p w:rsidR="00631E9F" w:rsidRPr="00A43CA5" w:rsidRDefault="00631E9F" w:rsidP="00A43CA5">
            <w:pPr>
              <w:spacing w:line="0" w:lineRule="atLeast"/>
              <w:rPr>
                <w:sz w:val="18"/>
                <w:szCs w:val="18"/>
                <w:lang w:val="en"/>
              </w:rPr>
            </w:pPr>
            <w:r w:rsidRPr="00A43CA5">
              <w:rPr>
                <w:rFonts w:hint="eastAsia"/>
                <w:sz w:val="18"/>
                <w:szCs w:val="18"/>
                <w:lang w:val="en"/>
              </w:rPr>
              <w:t>M3</w:t>
            </w:r>
          </w:p>
        </w:tc>
        <w:tc>
          <w:tcPr>
            <w:tcW w:w="687"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L3</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H18</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M18</w:t>
            </w:r>
          </w:p>
        </w:tc>
      </w:tr>
      <w:tr w:rsidR="00631E9F" w:rsidRPr="00A43CA5" w:rsidTr="00A43CA5">
        <w:trPr>
          <w:jc w:val="center"/>
        </w:trPr>
        <w:tc>
          <w:tcPr>
            <w:tcW w:w="750"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Byte3</w:t>
            </w:r>
          </w:p>
        </w:tc>
        <w:tc>
          <w:tcPr>
            <w:tcW w:w="620"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M5</w:t>
            </w:r>
          </w:p>
        </w:tc>
        <w:tc>
          <w:tcPr>
            <w:tcW w:w="620"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L5</w:t>
            </w:r>
          </w:p>
        </w:tc>
        <w:tc>
          <w:tcPr>
            <w:tcW w:w="620"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H20</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M20</w:t>
            </w:r>
          </w:p>
        </w:tc>
        <w:tc>
          <w:tcPr>
            <w:tcW w:w="687" w:type="dxa"/>
            <w:shd w:val="clear" w:color="auto" w:fill="BFBFBF"/>
          </w:tcPr>
          <w:p w:rsidR="00631E9F" w:rsidRPr="00A43CA5" w:rsidRDefault="00631E9F" w:rsidP="00A43CA5">
            <w:pPr>
              <w:spacing w:line="0" w:lineRule="atLeast"/>
              <w:rPr>
                <w:sz w:val="18"/>
                <w:szCs w:val="18"/>
              </w:rPr>
            </w:pPr>
            <w:r w:rsidRPr="00A43CA5">
              <w:rPr>
                <w:rFonts w:hint="eastAsia"/>
                <w:sz w:val="18"/>
                <w:szCs w:val="18"/>
              </w:rPr>
              <w:t>L20</w:t>
            </w:r>
          </w:p>
        </w:tc>
        <w:tc>
          <w:tcPr>
            <w:tcW w:w="687"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H4</w:t>
            </w:r>
          </w:p>
        </w:tc>
        <w:tc>
          <w:tcPr>
            <w:tcW w:w="687"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M4</w:t>
            </w:r>
          </w:p>
        </w:tc>
        <w:tc>
          <w:tcPr>
            <w:tcW w:w="687" w:type="dxa"/>
            <w:shd w:val="clear" w:color="auto" w:fill="FFFFFF"/>
          </w:tcPr>
          <w:p w:rsidR="00631E9F" w:rsidRPr="00A43CA5" w:rsidRDefault="00631E9F" w:rsidP="00A43CA5">
            <w:pPr>
              <w:spacing w:line="0" w:lineRule="atLeast"/>
              <w:rPr>
                <w:sz w:val="18"/>
                <w:szCs w:val="18"/>
              </w:rPr>
            </w:pPr>
            <w:r w:rsidRPr="00A43CA5">
              <w:rPr>
                <w:rFonts w:hint="eastAsia"/>
                <w:sz w:val="18"/>
                <w:szCs w:val="18"/>
              </w:rPr>
              <w:t>L4</w:t>
            </w:r>
          </w:p>
        </w:tc>
      </w:tr>
      <w:tr w:rsidR="001B535E" w:rsidRPr="00A43CA5" w:rsidTr="00A43CA5">
        <w:trPr>
          <w:jc w:val="center"/>
        </w:trPr>
        <w:tc>
          <w:tcPr>
            <w:tcW w:w="750" w:type="dxa"/>
            <w:shd w:val="clear" w:color="auto" w:fill="FFFFFF"/>
          </w:tcPr>
          <w:p w:rsidR="001B535E" w:rsidRPr="00A43CA5" w:rsidRDefault="001B535E" w:rsidP="00A43CA5">
            <w:pPr>
              <w:spacing w:line="0" w:lineRule="atLeast"/>
              <w:rPr>
                <w:sz w:val="18"/>
                <w:szCs w:val="18"/>
              </w:rPr>
            </w:pPr>
            <w:r w:rsidRPr="00A43CA5">
              <w:rPr>
                <w:rFonts w:hint="eastAsia"/>
                <w:sz w:val="18"/>
                <w:szCs w:val="18"/>
              </w:rPr>
              <w:t>Byte4</w:t>
            </w:r>
          </w:p>
        </w:tc>
        <w:tc>
          <w:tcPr>
            <w:tcW w:w="620" w:type="dxa"/>
            <w:shd w:val="clear" w:color="auto" w:fill="BFBFBF"/>
          </w:tcPr>
          <w:p w:rsidR="001B535E" w:rsidRPr="00A43CA5" w:rsidRDefault="001B535E" w:rsidP="00A43CA5">
            <w:pPr>
              <w:spacing w:line="0" w:lineRule="atLeast"/>
              <w:rPr>
                <w:sz w:val="18"/>
                <w:szCs w:val="18"/>
              </w:rPr>
            </w:pPr>
            <w:r w:rsidRPr="00A43CA5">
              <w:rPr>
                <w:rFonts w:hint="eastAsia"/>
                <w:sz w:val="18"/>
                <w:szCs w:val="18"/>
              </w:rPr>
              <w:t>L22</w:t>
            </w:r>
          </w:p>
        </w:tc>
        <w:tc>
          <w:tcPr>
            <w:tcW w:w="620" w:type="dxa"/>
            <w:shd w:val="clear" w:color="auto" w:fill="FFFFFF"/>
          </w:tcPr>
          <w:p w:rsidR="001B535E" w:rsidRPr="00A43CA5" w:rsidRDefault="001B535E" w:rsidP="00A43CA5">
            <w:pPr>
              <w:spacing w:line="0" w:lineRule="atLeast"/>
              <w:rPr>
                <w:sz w:val="18"/>
                <w:szCs w:val="18"/>
              </w:rPr>
            </w:pPr>
            <w:r w:rsidRPr="00A43CA5">
              <w:rPr>
                <w:rFonts w:hint="eastAsia"/>
                <w:sz w:val="18"/>
                <w:szCs w:val="18"/>
              </w:rPr>
              <w:t>H6</w:t>
            </w:r>
          </w:p>
        </w:tc>
        <w:tc>
          <w:tcPr>
            <w:tcW w:w="620" w:type="dxa"/>
            <w:shd w:val="clear" w:color="auto" w:fill="FFFFFF"/>
          </w:tcPr>
          <w:p w:rsidR="001B535E" w:rsidRPr="00A43CA5" w:rsidRDefault="001B535E" w:rsidP="00A43CA5">
            <w:pPr>
              <w:spacing w:line="0" w:lineRule="atLeast"/>
              <w:rPr>
                <w:sz w:val="18"/>
                <w:szCs w:val="18"/>
              </w:rPr>
            </w:pPr>
            <w:r w:rsidRPr="00A43CA5">
              <w:rPr>
                <w:rFonts w:hint="eastAsia"/>
                <w:sz w:val="18"/>
                <w:szCs w:val="18"/>
              </w:rPr>
              <w:t>M6</w:t>
            </w:r>
          </w:p>
        </w:tc>
        <w:tc>
          <w:tcPr>
            <w:tcW w:w="687" w:type="dxa"/>
            <w:shd w:val="clear" w:color="auto" w:fill="FFFFFF"/>
          </w:tcPr>
          <w:p w:rsidR="001B535E" w:rsidRPr="00A43CA5" w:rsidRDefault="001B535E" w:rsidP="00A43CA5">
            <w:pPr>
              <w:spacing w:line="0" w:lineRule="atLeast"/>
              <w:rPr>
                <w:sz w:val="18"/>
                <w:szCs w:val="18"/>
              </w:rPr>
            </w:pPr>
            <w:r w:rsidRPr="00A43CA5">
              <w:rPr>
                <w:rFonts w:hint="eastAsia"/>
                <w:sz w:val="18"/>
                <w:szCs w:val="18"/>
              </w:rPr>
              <w:t>L6</w:t>
            </w:r>
          </w:p>
        </w:tc>
        <w:tc>
          <w:tcPr>
            <w:tcW w:w="687" w:type="dxa"/>
            <w:shd w:val="clear" w:color="auto" w:fill="BFBFBF"/>
          </w:tcPr>
          <w:p w:rsidR="001B535E" w:rsidRPr="00A43CA5" w:rsidRDefault="001B535E" w:rsidP="00A43CA5">
            <w:pPr>
              <w:spacing w:line="0" w:lineRule="atLeast"/>
              <w:rPr>
                <w:sz w:val="18"/>
                <w:szCs w:val="18"/>
              </w:rPr>
            </w:pPr>
            <w:r w:rsidRPr="00A43CA5">
              <w:rPr>
                <w:rFonts w:hint="eastAsia"/>
                <w:sz w:val="18"/>
                <w:szCs w:val="18"/>
              </w:rPr>
              <w:t>H21</w:t>
            </w:r>
          </w:p>
        </w:tc>
        <w:tc>
          <w:tcPr>
            <w:tcW w:w="687" w:type="dxa"/>
            <w:shd w:val="clear" w:color="auto" w:fill="BFBFBF"/>
          </w:tcPr>
          <w:p w:rsidR="001B535E" w:rsidRPr="00A43CA5" w:rsidRDefault="001B535E" w:rsidP="00A43CA5">
            <w:pPr>
              <w:spacing w:line="0" w:lineRule="atLeast"/>
              <w:rPr>
                <w:sz w:val="18"/>
                <w:szCs w:val="18"/>
              </w:rPr>
            </w:pPr>
            <w:r w:rsidRPr="00A43CA5">
              <w:rPr>
                <w:rFonts w:hint="eastAsia"/>
                <w:sz w:val="18"/>
                <w:szCs w:val="18"/>
              </w:rPr>
              <w:t>M21</w:t>
            </w:r>
          </w:p>
        </w:tc>
        <w:tc>
          <w:tcPr>
            <w:tcW w:w="687" w:type="dxa"/>
            <w:shd w:val="clear" w:color="auto" w:fill="BFBFBF"/>
          </w:tcPr>
          <w:p w:rsidR="001B535E" w:rsidRPr="00A43CA5" w:rsidRDefault="001B535E" w:rsidP="00A43CA5">
            <w:pPr>
              <w:spacing w:line="0" w:lineRule="atLeast"/>
              <w:rPr>
                <w:sz w:val="18"/>
                <w:szCs w:val="18"/>
              </w:rPr>
            </w:pPr>
            <w:r w:rsidRPr="00A43CA5">
              <w:rPr>
                <w:rFonts w:hint="eastAsia"/>
                <w:sz w:val="18"/>
                <w:szCs w:val="18"/>
              </w:rPr>
              <w:t>L21</w:t>
            </w:r>
          </w:p>
        </w:tc>
        <w:tc>
          <w:tcPr>
            <w:tcW w:w="687" w:type="dxa"/>
            <w:shd w:val="clear" w:color="auto" w:fill="FFFFFF"/>
          </w:tcPr>
          <w:p w:rsidR="001B535E" w:rsidRPr="00A43CA5" w:rsidRDefault="001B535E" w:rsidP="00A43CA5">
            <w:pPr>
              <w:spacing w:line="0" w:lineRule="atLeast"/>
              <w:rPr>
                <w:sz w:val="18"/>
                <w:szCs w:val="18"/>
              </w:rPr>
            </w:pPr>
            <w:r w:rsidRPr="00A43CA5">
              <w:rPr>
                <w:rFonts w:hint="eastAsia"/>
                <w:sz w:val="18"/>
                <w:szCs w:val="18"/>
              </w:rPr>
              <w:t>H5</w:t>
            </w:r>
          </w:p>
        </w:tc>
      </w:tr>
      <w:tr w:rsidR="00507C01" w:rsidRPr="00A43CA5" w:rsidTr="001B5675">
        <w:trPr>
          <w:jc w:val="center"/>
        </w:trPr>
        <w:tc>
          <w:tcPr>
            <w:tcW w:w="750" w:type="dxa"/>
            <w:shd w:val="clear" w:color="auto" w:fill="FFFFFF"/>
          </w:tcPr>
          <w:p w:rsidR="00507C01" w:rsidRPr="00A43CA5" w:rsidRDefault="00507C01" w:rsidP="00A43CA5">
            <w:pPr>
              <w:spacing w:line="0" w:lineRule="atLeast"/>
              <w:rPr>
                <w:sz w:val="18"/>
                <w:szCs w:val="18"/>
              </w:rPr>
            </w:pPr>
            <w:r>
              <w:rPr>
                <w:rFonts w:hint="eastAsia"/>
                <w:sz w:val="18"/>
                <w:szCs w:val="18"/>
              </w:rPr>
              <w:t>Byte5</w:t>
            </w:r>
          </w:p>
        </w:tc>
        <w:tc>
          <w:tcPr>
            <w:tcW w:w="620" w:type="dxa"/>
            <w:shd w:val="clear" w:color="auto" w:fill="BFBFBF"/>
          </w:tcPr>
          <w:p w:rsidR="00507C01" w:rsidRPr="00A43CA5" w:rsidRDefault="00507C01" w:rsidP="00A43CA5">
            <w:pPr>
              <w:spacing w:line="0" w:lineRule="atLeast"/>
              <w:rPr>
                <w:sz w:val="18"/>
                <w:szCs w:val="18"/>
              </w:rPr>
            </w:pPr>
            <w:r>
              <w:rPr>
                <w:rFonts w:hint="eastAsia"/>
                <w:sz w:val="18"/>
                <w:szCs w:val="18"/>
              </w:rPr>
              <w:t>H23</w:t>
            </w:r>
          </w:p>
        </w:tc>
        <w:tc>
          <w:tcPr>
            <w:tcW w:w="620" w:type="dxa"/>
            <w:shd w:val="clear" w:color="auto" w:fill="BFBFBF"/>
          </w:tcPr>
          <w:p w:rsidR="00507C01" w:rsidRPr="00A43CA5" w:rsidRDefault="00507C01" w:rsidP="00A43CA5">
            <w:pPr>
              <w:spacing w:line="0" w:lineRule="atLeast"/>
              <w:rPr>
                <w:sz w:val="18"/>
                <w:szCs w:val="18"/>
              </w:rPr>
            </w:pPr>
            <w:r>
              <w:rPr>
                <w:rFonts w:hint="eastAsia"/>
                <w:sz w:val="18"/>
                <w:szCs w:val="18"/>
              </w:rPr>
              <w:t>M23</w:t>
            </w:r>
          </w:p>
        </w:tc>
        <w:tc>
          <w:tcPr>
            <w:tcW w:w="620" w:type="dxa"/>
            <w:shd w:val="clear" w:color="auto" w:fill="BFBFBF"/>
          </w:tcPr>
          <w:p w:rsidR="00507C01" w:rsidRPr="00A43CA5" w:rsidRDefault="00507C01" w:rsidP="00A43CA5">
            <w:pPr>
              <w:spacing w:line="0" w:lineRule="atLeast"/>
              <w:rPr>
                <w:sz w:val="18"/>
                <w:szCs w:val="18"/>
              </w:rPr>
            </w:pPr>
            <w:r>
              <w:rPr>
                <w:rFonts w:hint="eastAsia"/>
                <w:sz w:val="18"/>
                <w:szCs w:val="18"/>
              </w:rPr>
              <w:t>L23</w:t>
            </w:r>
          </w:p>
        </w:tc>
        <w:tc>
          <w:tcPr>
            <w:tcW w:w="687" w:type="dxa"/>
            <w:shd w:val="clear" w:color="auto" w:fill="auto"/>
          </w:tcPr>
          <w:p w:rsidR="00507C01" w:rsidRPr="00A43CA5" w:rsidRDefault="00507C01" w:rsidP="00A43CA5">
            <w:pPr>
              <w:spacing w:line="0" w:lineRule="atLeast"/>
              <w:rPr>
                <w:sz w:val="18"/>
                <w:szCs w:val="18"/>
              </w:rPr>
            </w:pPr>
            <w:r>
              <w:rPr>
                <w:rFonts w:hint="eastAsia"/>
                <w:sz w:val="18"/>
                <w:szCs w:val="18"/>
              </w:rPr>
              <w:t>H7</w:t>
            </w:r>
          </w:p>
        </w:tc>
        <w:tc>
          <w:tcPr>
            <w:tcW w:w="687" w:type="dxa"/>
            <w:shd w:val="clear" w:color="auto" w:fill="auto"/>
          </w:tcPr>
          <w:p w:rsidR="00507C01" w:rsidRPr="00A43CA5" w:rsidRDefault="00507C01" w:rsidP="00A43CA5">
            <w:pPr>
              <w:spacing w:line="0" w:lineRule="atLeast"/>
              <w:rPr>
                <w:sz w:val="18"/>
                <w:szCs w:val="18"/>
              </w:rPr>
            </w:pPr>
            <w:r>
              <w:rPr>
                <w:rFonts w:hint="eastAsia"/>
                <w:sz w:val="18"/>
                <w:szCs w:val="18"/>
              </w:rPr>
              <w:t>M7</w:t>
            </w:r>
          </w:p>
        </w:tc>
        <w:tc>
          <w:tcPr>
            <w:tcW w:w="687" w:type="dxa"/>
            <w:shd w:val="clear" w:color="auto" w:fill="auto"/>
          </w:tcPr>
          <w:p w:rsidR="00507C01" w:rsidRPr="00A43CA5" w:rsidRDefault="00507C01" w:rsidP="00A43CA5">
            <w:pPr>
              <w:spacing w:line="0" w:lineRule="atLeast"/>
              <w:rPr>
                <w:sz w:val="18"/>
                <w:szCs w:val="18"/>
              </w:rPr>
            </w:pPr>
            <w:r>
              <w:rPr>
                <w:rFonts w:hint="eastAsia"/>
                <w:sz w:val="18"/>
                <w:szCs w:val="18"/>
              </w:rPr>
              <w:t>L7</w:t>
            </w:r>
          </w:p>
        </w:tc>
        <w:tc>
          <w:tcPr>
            <w:tcW w:w="687" w:type="dxa"/>
            <w:shd w:val="clear" w:color="auto" w:fill="BFBFBF"/>
          </w:tcPr>
          <w:p w:rsidR="00507C01" w:rsidRPr="00A43CA5" w:rsidRDefault="00507C01" w:rsidP="00A43CA5">
            <w:pPr>
              <w:spacing w:line="0" w:lineRule="atLeast"/>
              <w:rPr>
                <w:sz w:val="18"/>
                <w:szCs w:val="18"/>
              </w:rPr>
            </w:pPr>
            <w:r>
              <w:rPr>
                <w:rFonts w:hint="eastAsia"/>
                <w:sz w:val="18"/>
                <w:szCs w:val="18"/>
              </w:rPr>
              <w:t>H22</w:t>
            </w:r>
          </w:p>
        </w:tc>
        <w:tc>
          <w:tcPr>
            <w:tcW w:w="687" w:type="dxa"/>
            <w:shd w:val="clear" w:color="auto" w:fill="BFBFBF"/>
          </w:tcPr>
          <w:p w:rsidR="00507C01" w:rsidRPr="00A43CA5" w:rsidRDefault="00507C01" w:rsidP="00A43CA5">
            <w:pPr>
              <w:spacing w:line="0" w:lineRule="atLeast"/>
              <w:rPr>
                <w:sz w:val="18"/>
                <w:szCs w:val="18"/>
              </w:rPr>
            </w:pPr>
            <w:r>
              <w:rPr>
                <w:rFonts w:hint="eastAsia"/>
                <w:sz w:val="18"/>
                <w:szCs w:val="18"/>
              </w:rPr>
              <w:t>M22</w:t>
            </w:r>
          </w:p>
        </w:tc>
      </w:tr>
      <w:tr w:rsidR="00507C01" w:rsidRPr="00A43CA5" w:rsidTr="001B5675">
        <w:trPr>
          <w:jc w:val="center"/>
        </w:trPr>
        <w:tc>
          <w:tcPr>
            <w:tcW w:w="750" w:type="dxa"/>
            <w:shd w:val="clear" w:color="auto" w:fill="FFFFFF"/>
          </w:tcPr>
          <w:p w:rsidR="00507C01" w:rsidRDefault="00507C01" w:rsidP="00A43CA5">
            <w:pPr>
              <w:spacing w:line="0" w:lineRule="atLeast"/>
              <w:rPr>
                <w:sz w:val="18"/>
                <w:szCs w:val="18"/>
              </w:rPr>
            </w:pPr>
            <w:r>
              <w:rPr>
                <w:rFonts w:hint="eastAsia"/>
                <w:sz w:val="18"/>
                <w:szCs w:val="18"/>
              </w:rPr>
              <w:t>Byte6</w:t>
            </w:r>
          </w:p>
        </w:tc>
        <w:tc>
          <w:tcPr>
            <w:tcW w:w="620" w:type="dxa"/>
            <w:shd w:val="clear" w:color="auto" w:fill="auto"/>
          </w:tcPr>
          <w:p w:rsidR="00507C01" w:rsidRPr="00A43CA5" w:rsidRDefault="00507C01" w:rsidP="00A43CA5">
            <w:pPr>
              <w:spacing w:line="0" w:lineRule="atLeast"/>
              <w:rPr>
                <w:sz w:val="18"/>
                <w:szCs w:val="18"/>
              </w:rPr>
            </w:pPr>
            <w:r>
              <w:rPr>
                <w:rFonts w:hint="eastAsia"/>
                <w:sz w:val="18"/>
                <w:szCs w:val="18"/>
              </w:rPr>
              <w:t>M9</w:t>
            </w:r>
          </w:p>
        </w:tc>
        <w:tc>
          <w:tcPr>
            <w:tcW w:w="620" w:type="dxa"/>
            <w:shd w:val="clear" w:color="auto" w:fill="auto"/>
          </w:tcPr>
          <w:p w:rsidR="00507C01" w:rsidRPr="00A43CA5" w:rsidRDefault="00507C01" w:rsidP="00A43CA5">
            <w:pPr>
              <w:spacing w:line="0" w:lineRule="atLeast"/>
              <w:rPr>
                <w:sz w:val="18"/>
                <w:szCs w:val="18"/>
              </w:rPr>
            </w:pPr>
            <w:r>
              <w:rPr>
                <w:rFonts w:hint="eastAsia"/>
                <w:sz w:val="18"/>
                <w:szCs w:val="18"/>
              </w:rPr>
              <w:t>L9</w:t>
            </w:r>
          </w:p>
        </w:tc>
        <w:tc>
          <w:tcPr>
            <w:tcW w:w="620" w:type="dxa"/>
            <w:shd w:val="clear" w:color="auto" w:fill="BFBFBF"/>
          </w:tcPr>
          <w:p w:rsidR="00507C01" w:rsidRPr="00A43CA5" w:rsidRDefault="00507C01" w:rsidP="00A43CA5">
            <w:pPr>
              <w:spacing w:line="0" w:lineRule="atLeast"/>
              <w:rPr>
                <w:sz w:val="18"/>
                <w:szCs w:val="18"/>
              </w:rPr>
            </w:pPr>
            <w:r>
              <w:rPr>
                <w:rFonts w:hint="eastAsia"/>
                <w:sz w:val="18"/>
                <w:szCs w:val="18"/>
              </w:rPr>
              <w:t>H24</w:t>
            </w:r>
          </w:p>
        </w:tc>
        <w:tc>
          <w:tcPr>
            <w:tcW w:w="687" w:type="dxa"/>
            <w:shd w:val="clear" w:color="auto" w:fill="BFBFBF"/>
          </w:tcPr>
          <w:p w:rsidR="00507C01" w:rsidRPr="00A43CA5" w:rsidRDefault="00507C01" w:rsidP="00A43CA5">
            <w:pPr>
              <w:spacing w:line="0" w:lineRule="atLeast"/>
              <w:rPr>
                <w:sz w:val="18"/>
                <w:szCs w:val="18"/>
              </w:rPr>
            </w:pPr>
            <w:r>
              <w:rPr>
                <w:rFonts w:hint="eastAsia"/>
                <w:sz w:val="18"/>
                <w:szCs w:val="18"/>
              </w:rPr>
              <w:t>M24</w:t>
            </w:r>
          </w:p>
        </w:tc>
        <w:tc>
          <w:tcPr>
            <w:tcW w:w="687" w:type="dxa"/>
            <w:shd w:val="clear" w:color="auto" w:fill="BFBFBF"/>
          </w:tcPr>
          <w:p w:rsidR="00507C01" w:rsidRPr="00A43CA5" w:rsidRDefault="00507C01" w:rsidP="00A43CA5">
            <w:pPr>
              <w:spacing w:line="0" w:lineRule="atLeast"/>
              <w:rPr>
                <w:sz w:val="18"/>
                <w:szCs w:val="18"/>
              </w:rPr>
            </w:pPr>
            <w:r>
              <w:rPr>
                <w:rFonts w:hint="eastAsia"/>
                <w:sz w:val="18"/>
                <w:szCs w:val="18"/>
              </w:rPr>
              <w:t>L24</w:t>
            </w:r>
          </w:p>
        </w:tc>
        <w:tc>
          <w:tcPr>
            <w:tcW w:w="687" w:type="dxa"/>
            <w:shd w:val="clear" w:color="auto" w:fill="auto"/>
          </w:tcPr>
          <w:p w:rsidR="00507C01" w:rsidRPr="00A43CA5" w:rsidRDefault="00507C01" w:rsidP="00A43CA5">
            <w:pPr>
              <w:spacing w:line="0" w:lineRule="atLeast"/>
              <w:rPr>
                <w:sz w:val="18"/>
                <w:szCs w:val="18"/>
              </w:rPr>
            </w:pPr>
            <w:r>
              <w:rPr>
                <w:rFonts w:hint="eastAsia"/>
                <w:sz w:val="18"/>
                <w:szCs w:val="18"/>
              </w:rPr>
              <w:t>H8</w:t>
            </w:r>
          </w:p>
        </w:tc>
        <w:tc>
          <w:tcPr>
            <w:tcW w:w="687" w:type="dxa"/>
            <w:shd w:val="clear" w:color="auto" w:fill="auto"/>
          </w:tcPr>
          <w:p w:rsidR="00507C01" w:rsidRPr="00A43CA5" w:rsidRDefault="00507C01" w:rsidP="00A43CA5">
            <w:pPr>
              <w:spacing w:line="0" w:lineRule="atLeast"/>
              <w:rPr>
                <w:sz w:val="18"/>
                <w:szCs w:val="18"/>
              </w:rPr>
            </w:pPr>
            <w:r>
              <w:rPr>
                <w:rFonts w:hint="eastAsia"/>
                <w:sz w:val="18"/>
                <w:szCs w:val="18"/>
              </w:rPr>
              <w:t>M8</w:t>
            </w:r>
          </w:p>
        </w:tc>
        <w:tc>
          <w:tcPr>
            <w:tcW w:w="687" w:type="dxa"/>
            <w:shd w:val="clear" w:color="auto" w:fill="auto"/>
          </w:tcPr>
          <w:p w:rsidR="00507C01" w:rsidRDefault="00507C01" w:rsidP="00A43CA5">
            <w:pPr>
              <w:spacing w:line="0" w:lineRule="atLeast"/>
              <w:rPr>
                <w:sz w:val="18"/>
                <w:szCs w:val="18"/>
              </w:rPr>
            </w:pPr>
            <w:r>
              <w:rPr>
                <w:rFonts w:hint="eastAsia"/>
                <w:sz w:val="18"/>
                <w:szCs w:val="18"/>
              </w:rPr>
              <w:t>L8</w:t>
            </w:r>
          </w:p>
        </w:tc>
      </w:tr>
      <w:tr w:rsidR="00507C01" w:rsidTr="001B5675">
        <w:trPr>
          <w:jc w:val="center"/>
        </w:trPr>
        <w:tc>
          <w:tcPr>
            <w:tcW w:w="750" w:type="dxa"/>
            <w:shd w:val="clear" w:color="auto" w:fill="FFFFFF"/>
          </w:tcPr>
          <w:p w:rsidR="00507C01" w:rsidRDefault="00507C01" w:rsidP="001B5675">
            <w:pPr>
              <w:spacing w:line="0" w:lineRule="atLeast"/>
              <w:rPr>
                <w:sz w:val="18"/>
                <w:szCs w:val="18"/>
              </w:rPr>
            </w:pPr>
            <w:r>
              <w:rPr>
                <w:rFonts w:hint="eastAsia"/>
                <w:sz w:val="18"/>
                <w:szCs w:val="18"/>
              </w:rPr>
              <w:t>Byte7</w:t>
            </w:r>
          </w:p>
        </w:tc>
        <w:tc>
          <w:tcPr>
            <w:tcW w:w="620" w:type="dxa"/>
            <w:shd w:val="clear" w:color="auto" w:fill="BFBFBF"/>
          </w:tcPr>
          <w:p w:rsidR="00507C01" w:rsidRPr="00A43CA5" w:rsidRDefault="00507C01" w:rsidP="001B5675">
            <w:pPr>
              <w:spacing w:line="0" w:lineRule="atLeast"/>
              <w:rPr>
                <w:sz w:val="18"/>
                <w:szCs w:val="18"/>
              </w:rPr>
            </w:pPr>
            <w:r>
              <w:rPr>
                <w:rFonts w:hint="eastAsia"/>
                <w:sz w:val="18"/>
                <w:szCs w:val="18"/>
              </w:rPr>
              <w:t>L26</w:t>
            </w:r>
          </w:p>
        </w:tc>
        <w:tc>
          <w:tcPr>
            <w:tcW w:w="620" w:type="dxa"/>
            <w:shd w:val="clear" w:color="auto" w:fill="auto"/>
          </w:tcPr>
          <w:p w:rsidR="00507C01" w:rsidRPr="00A43CA5" w:rsidRDefault="00507C01" w:rsidP="001B5675">
            <w:pPr>
              <w:spacing w:line="0" w:lineRule="atLeast"/>
              <w:rPr>
                <w:sz w:val="18"/>
                <w:szCs w:val="18"/>
              </w:rPr>
            </w:pPr>
            <w:r>
              <w:rPr>
                <w:rFonts w:hint="eastAsia"/>
                <w:sz w:val="18"/>
                <w:szCs w:val="18"/>
              </w:rPr>
              <w:t>H10</w:t>
            </w:r>
          </w:p>
        </w:tc>
        <w:tc>
          <w:tcPr>
            <w:tcW w:w="620" w:type="dxa"/>
            <w:shd w:val="clear" w:color="auto" w:fill="auto"/>
          </w:tcPr>
          <w:p w:rsidR="00507C01" w:rsidRPr="00A43CA5" w:rsidRDefault="00507C01" w:rsidP="001B5675">
            <w:pPr>
              <w:spacing w:line="0" w:lineRule="atLeast"/>
              <w:rPr>
                <w:sz w:val="18"/>
                <w:szCs w:val="18"/>
              </w:rPr>
            </w:pPr>
            <w:r>
              <w:rPr>
                <w:rFonts w:hint="eastAsia"/>
                <w:sz w:val="18"/>
                <w:szCs w:val="18"/>
              </w:rPr>
              <w:t>M10</w:t>
            </w:r>
          </w:p>
        </w:tc>
        <w:tc>
          <w:tcPr>
            <w:tcW w:w="687" w:type="dxa"/>
            <w:shd w:val="clear" w:color="auto" w:fill="auto"/>
          </w:tcPr>
          <w:p w:rsidR="00507C01" w:rsidRPr="00A43CA5" w:rsidRDefault="00507C01" w:rsidP="001B5675">
            <w:pPr>
              <w:spacing w:line="0" w:lineRule="atLeast"/>
              <w:rPr>
                <w:sz w:val="18"/>
                <w:szCs w:val="18"/>
              </w:rPr>
            </w:pPr>
            <w:r>
              <w:rPr>
                <w:rFonts w:hint="eastAsia"/>
                <w:sz w:val="18"/>
                <w:szCs w:val="18"/>
              </w:rPr>
              <w:t>L10</w:t>
            </w:r>
          </w:p>
        </w:tc>
        <w:tc>
          <w:tcPr>
            <w:tcW w:w="687" w:type="dxa"/>
            <w:shd w:val="clear" w:color="auto" w:fill="BFBFBF"/>
          </w:tcPr>
          <w:p w:rsidR="00507C01" w:rsidRPr="00A43CA5" w:rsidRDefault="00507C01" w:rsidP="001B5675">
            <w:pPr>
              <w:spacing w:line="0" w:lineRule="atLeast"/>
              <w:rPr>
                <w:sz w:val="18"/>
                <w:szCs w:val="18"/>
              </w:rPr>
            </w:pPr>
            <w:r>
              <w:rPr>
                <w:rFonts w:hint="eastAsia"/>
                <w:sz w:val="18"/>
                <w:szCs w:val="18"/>
              </w:rPr>
              <w:t>H25</w:t>
            </w:r>
          </w:p>
        </w:tc>
        <w:tc>
          <w:tcPr>
            <w:tcW w:w="687" w:type="dxa"/>
            <w:shd w:val="clear" w:color="auto" w:fill="BFBFBF"/>
          </w:tcPr>
          <w:p w:rsidR="00507C01" w:rsidRPr="00A43CA5" w:rsidRDefault="00507C01" w:rsidP="001B5675">
            <w:pPr>
              <w:spacing w:line="0" w:lineRule="atLeast"/>
              <w:rPr>
                <w:sz w:val="18"/>
                <w:szCs w:val="18"/>
              </w:rPr>
            </w:pPr>
            <w:r>
              <w:rPr>
                <w:rFonts w:hint="eastAsia"/>
                <w:sz w:val="18"/>
                <w:szCs w:val="18"/>
              </w:rPr>
              <w:t>M25</w:t>
            </w:r>
          </w:p>
        </w:tc>
        <w:tc>
          <w:tcPr>
            <w:tcW w:w="687" w:type="dxa"/>
            <w:shd w:val="clear" w:color="auto" w:fill="BFBFBF"/>
          </w:tcPr>
          <w:p w:rsidR="00507C01" w:rsidRPr="00A43CA5" w:rsidRDefault="00507C01" w:rsidP="001B5675">
            <w:pPr>
              <w:spacing w:line="0" w:lineRule="atLeast"/>
              <w:rPr>
                <w:sz w:val="18"/>
                <w:szCs w:val="18"/>
              </w:rPr>
            </w:pPr>
            <w:r>
              <w:rPr>
                <w:rFonts w:hint="eastAsia"/>
                <w:sz w:val="18"/>
                <w:szCs w:val="18"/>
              </w:rPr>
              <w:t>L25</w:t>
            </w:r>
          </w:p>
        </w:tc>
        <w:tc>
          <w:tcPr>
            <w:tcW w:w="687" w:type="dxa"/>
            <w:shd w:val="clear" w:color="auto" w:fill="auto"/>
          </w:tcPr>
          <w:p w:rsidR="00507C01" w:rsidRDefault="00507C01" w:rsidP="001B5675">
            <w:pPr>
              <w:spacing w:line="0" w:lineRule="atLeast"/>
              <w:rPr>
                <w:sz w:val="18"/>
                <w:szCs w:val="18"/>
              </w:rPr>
            </w:pPr>
            <w:r>
              <w:rPr>
                <w:rFonts w:hint="eastAsia"/>
                <w:sz w:val="18"/>
                <w:szCs w:val="18"/>
              </w:rPr>
              <w:t>H9</w:t>
            </w:r>
          </w:p>
        </w:tc>
      </w:tr>
      <w:tr w:rsidR="007C55AE" w:rsidRPr="00A43CA5" w:rsidTr="00A43CA5">
        <w:trPr>
          <w:jc w:val="center"/>
        </w:trPr>
        <w:tc>
          <w:tcPr>
            <w:tcW w:w="6045" w:type="dxa"/>
            <w:gridSpan w:val="9"/>
            <w:shd w:val="clear" w:color="auto" w:fill="FFFFFF"/>
          </w:tcPr>
          <w:p w:rsidR="007C55AE" w:rsidRPr="00A43CA5" w:rsidRDefault="007C55AE" w:rsidP="00A43CA5">
            <w:pPr>
              <w:spacing w:line="0" w:lineRule="atLeast"/>
              <w:jc w:val="center"/>
              <w:rPr>
                <w:sz w:val="18"/>
                <w:szCs w:val="18"/>
              </w:rPr>
            </w:pPr>
            <w:r w:rsidRPr="00A43CA5">
              <w:rPr>
                <w:rFonts w:hint="eastAsia"/>
                <w:color w:val="222222"/>
                <w:sz w:val="18"/>
                <w:szCs w:val="18"/>
                <w:lang w:val="en"/>
              </w:rPr>
              <w:t>・・・・・・・・・・・・・</w:t>
            </w:r>
          </w:p>
        </w:tc>
      </w:tr>
      <w:tr w:rsidR="001B535E" w:rsidRPr="00A43CA5" w:rsidTr="00A43CA5">
        <w:trPr>
          <w:jc w:val="center"/>
        </w:trPr>
        <w:tc>
          <w:tcPr>
            <w:tcW w:w="750" w:type="dxa"/>
            <w:shd w:val="clear" w:color="auto" w:fill="FFFFFF"/>
          </w:tcPr>
          <w:p w:rsidR="001B535E" w:rsidRPr="00A43CA5" w:rsidRDefault="00D67BEE" w:rsidP="00A43CA5">
            <w:pPr>
              <w:spacing w:line="0" w:lineRule="atLeast"/>
              <w:rPr>
                <w:sz w:val="18"/>
                <w:szCs w:val="18"/>
              </w:rPr>
            </w:pPr>
            <w:r w:rsidRPr="00A43CA5">
              <w:rPr>
                <w:rFonts w:hint="eastAsia"/>
                <w:sz w:val="18"/>
                <w:szCs w:val="18"/>
              </w:rPr>
              <w:t>Byte43</w:t>
            </w:r>
          </w:p>
        </w:tc>
        <w:tc>
          <w:tcPr>
            <w:tcW w:w="620" w:type="dxa"/>
            <w:shd w:val="clear" w:color="auto" w:fill="BFBFBF"/>
          </w:tcPr>
          <w:p w:rsidR="001B535E" w:rsidRPr="00A43CA5" w:rsidRDefault="007C55AE" w:rsidP="00A43CA5">
            <w:pPr>
              <w:spacing w:line="0" w:lineRule="atLeast"/>
              <w:rPr>
                <w:sz w:val="18"/>
                <w:szCs w:val="18"/>
              </w:rPr>
            </w:pPr>
            <w:r w:rsidRPr="00A43CA5">
              <w:rPr>
                <w:rFonts w:hint="eastAsia"/>
                <w:sz w:val="18"/>
                <w:szCs w:val="18"/>
              </w:rPr>
              <w:t>L122</w:t>
            </w:r>
          </w:p>
        </w:tc>
        <w:tc>
          <w:tcPr>
            <w:tcW w:w="620" w:type="dxa"/>
            <w:shd w:val="clear" w:color="auto" w:fill="FFFFFF"/>
          </w:tcPr>
          <w:p w:rsidR="001B535E" w:rsidRPr="00A43CA5" w:rsidRDefault="007C55AE" w:rsidP="00A43CA5">
            <w:pPr>
              <w:spacing w:line="0" w:lineRule="atLeast"/>
              <w:rPr>
                <w:sz w:val="18"/>
                <w:szCs w:val="18"/>
              </w:rPr>
            </w:pPr>
            <w:r w:rsidRPr="00A43CA5">
              <w:rPr>
                <w:rFonts w:hint="eastAsia"/>
                <w:sz w:val="18"/>
                <w:szCs w:val="18"/>
              </w:rPr>
              <w:t>H106</w:t>
            </w:r>
          </w:p>
        </w:tc>
        <w:tc>
          <w:tcPr>
            <w:tcW w:w="620" w:type="dxa"/>
            <w:shd w:val="clear" w:color="auto" w:fill="FFFFFF"/>
          </w:tcPr>
          <w:p w:rsidR="001B535E" w:rsidRPr="00A43CA5" w:rsidRDefault="007C55AE" w:rsidP="00A43CA5">
            <w:pPr>
              <w:spacing w:line="0" w:lineRule="atLeast"/>
              <w:rPr>
                <w:sz w:val="18"/>
                <w:szCs w:val="18"/>
              </w:rPr>
            </w:pPr>
            <w:r w:rsidRPr="00A43CA5">
              <w:rPr>
                <w:rFonts w:hint="eastAsia"/>
                <w:sz w:val="18"/>
                <w:szCs w:val="18"/>
              </w:rPr>
              <w:t>M106</w:t>
            </w:r>
          </w:p>
        </w:tc>
        <w:tc>
          <w:tcPr>
            <w:tcW w:w="687" w:type="dxa"/>
            <w:shd w:val="clear" w:color="auto" w:fill="FFFFFF"/>
          </w:tcPr>
          <w:p w:rsidR="001B535E" w:rsidRPr="00A43CA5" w:rsidRDefault="007C55AE" w:rsidP="00A43CA5">
            <w:pPr>
              <w:spacing w:line="0" w:lineRule="atLeast"/>
              <w:rPr>
                <w:sz w:val="18"/>
                <w:szCs w:val="18"/>
                <w:lang w:val="en"/>
              </w:rPr>
            </w:pPr>
            <w:r w:rsidRPr="00A43CA5">
              <w:rPr>
                <w:rFonts w:hint="eastAsia"/>
                <w:sz w:val="18"/>
                <w:szCs w:val="18"/>
                <w:lang w:val="en"/>
              </w:rPr>
              <w:t>L106</w:t>
            </w:r>
          </w:p>
        </w:tc>
        <w:tc>
          <w:tcPr>
            <w:tcW w:w="687" w:type="dxa"/>
            <w:shd w:val="clear" w:color="auto" w:fill="BFBFBF"/>
          </w:tcPr>
          <w:p w:rsidR="001B535E" w:rsidRPr="00A43CA5" w:rsidRDefault="007C55AE" w:rsidP="00A43CA5">
            <w:pPr>
              <w:spacing w:line="0" w:lineRule="atLeast"/>
              <w:rPr>
                <w:sz w:val="18"/>
                <w:szCs w:val="18"/>
                <w:lang w:val="en"/>
              </w:rPr>
            </w:pPr>
            <w:r w:rsidRPr="00A43CA5">
              <w:rPr>
                <w:rFonts w:hint="eastAsia"/>
                <w:sz w:val="18"/>
                <w:szCs w:val="18"/>
                <w:lang w:val="en"/>
              </w:rPr>
              <w:t>H121</w:t>
            </w:r>
          </w:p>
        </w:tc>
        <w:tc>
          <w:tcPr>
            <w:tcW w:w="687" w:type="dxa"/>
            <w:shd w:val="clear" w:color="auto" w:fill="BFBFBF"/>
          </w:tcPr>
          <w:p w:rsidR="001B535E" w:rsidRPr="00A43CA5" w:rsidRDefault="007C55AE" w:rsidP="00A43CA5">
            <w:pPr>
              <w:spacing w:line="0" w:lineRule="atLeast"/>
              <w:rPr>
                <w:sz w:val="18"/>
                <w:szCs w:val="18"/>
              </w:rPr>
            </w:pPr>
            <w:r w:rsidRPr="00A43CA5">
              <w:rPr>
                <w:rFonts w:hint="eastAsia"/>
                <w:sz w:val="18"/>
                <w:szCs w:val="18"/>
              </w:rPr>
              <w:t>M121</w:t>
            </w:r>
          </w:p>
        </w:tc>
        <w:tc>
          <w:tcPr>
            <w:tcW w:w="687" w:type="dxa"/>
            <w:shd w:val="clear" w:color="auto" w:fill="BFBFBF"/>
          </w:tcPr>
          <w:p w:rsidR="001B535E" w:rsidRPr="00A43CA5" w:rsidRDefault="007C55AE" w:rsidP="00A43CA5">
            <w:pPr>
              <w:spacing w:line="0" w:lineRule="atLeast"/>
              <w:rPr>
                <w:sz w:val="18"/>
                <w:szCs w:val="18"/>
              </w:rPr>
            </w:pPr>
            <w:r w:rsidRPr="00A43CA5">
              <w:rPr>
                <w:rFonts w:hint="eastAsia"/>
                <w:sz w:val="18"/>
                <w:szCs w:val="18"/>
              </w:rPr>
              <w:t>L121</w:t>
            </w:r>
          </w:p>
        </w:tc>
        <w:tc>
          <w:tcPr>
            <w:tcW w:w="687" w:type="dxa"/>
            <w:shd w:val="clear" w:color="auto" w:fill="FFFFFF"/>
          </w:tcPr>
          <w:p w:rsidR="001B535E" w:rsidRPr="00A43CA5" w:rsidRDefault="007C55AE" w:rsidP="00A43CA5">
            <w:pPr>
              <w:spacing w:line="0" w:lineRule="atLeast"/>
              <w:rPr>
                <w:sz w:val="18"/>
                <w:szCs w:val="18"/>
              </w:rPr>
            </w:pPr>
            <w:r w:rsidRPr="00A43CA5">
              <w:rPr>
                <w:rFonts w:hint="eastAsia"/>
                <w:sz w:val="18"/>
                <w:szCs w:val="18"/>
              </w:rPr>
              <w:t>H105</w:t>
            </w:r>
          </w:p>
        </w:tc>
      </w:tr>
      <w:tr w:rsidR="00D67BEE" w:rsidRPr="00A43CA5" w:rsidTr="00A43CA5">
        <w:trPr>
          <w:jc w:val="center"/>
        </w:trPr>
        <w:tc>
          <w:tcPr>
            <w:tcW w:w="750"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Byte44</w:t>
            </w:r>
          </w:p>
        </w:tc>
        <w:tc>
          <w:tcPr>
            <w:tcW w:w="620"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H123</w:t>
            </w:r>
          </w:p>
        </w:tc>
        <w:tc>
          <w:tcPr>
            <w:tcW w:w="620"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M123</w:t>
            </w:r>
          </w:p>
        </w:tc>
        <w:tc>
          <w:tcPr>
            <w:tcW w:w="620"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L123</w:t>
            </w:r>
          </w:p>
        </w:tc>
        <w:tc>
          <w:tcPr>
            <w:tcW w:w="687"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H107</w:t>
            </w:r>
          </w:p>
        </w:tc>
        <w:tc>
          <w:tcPr>
            <w:tcW w:w="687"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M107</w:t>
            </w:r>
          </w:p>
        </w:tc>
        <w:tc>
          <w:tcPr>
            <w:tcW w:w="687"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L107</w:t>
            </w:r>
          </w:p>
        </w:tc>
        <w:tc>
          <w:tcPr>
            <w:tcW w:w="687"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H122</w:t>
            </w:r>
          </w:p>
        </w:tc>
        <w:tc>
          <w:tcPr>
            <w:tcW w:w="687"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M122</w:t>
            </w:r>
          </w:p>
        </w:tc>
      </w:tr>
      <w:tr w:rsidR="00D67BEE" w:rsidRPr="00A43CA5" w:rsidTr="00A43CA5">
        <w:trPr>
          <w:jc w:val="center"/>
        </w:trPr>
        <w:tc>
          <w:tcPr>
            <w:tcW w:w="750"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Byte45</w:t>
            </w:r>
          </w:p>
        </w:tc>
        <w:tc>
          <w:tcPr>
            <w:tcW w:w="620"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M109</w:t>
            </w:r>
          </w:p>
        </w:tc>
        <w:tc>
          <w:tcPr>
            <w:tcW w:w="620"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L109</w:t>
            </w:r>
          </w:p>
        </w:tc>
        <w:tc>
          <w:tcPr>
            <w:tcW w:w="620"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H124</w:t>
            </w:r>
          </w:p>
        </w:tc>
        <w:tc>
          <w:tcPr>
            <w:tcW w:w="687"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M124</w:t>
            </w:r>
          </w:p>
        </w:tc>
        <w:tc>
          <w:tcPr>
            <w:tcW w:w="687"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L124</w:t>
            </w:r>
          </w:p>
        </w:tc>
        <w:tc>
          <w:tcPr>
            <w:tcW w:w="687"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H108</w:t>
            </w:r>
          </w:p>
        </w:tc>
        <w:tc>
          <w:tcPr>
            <w:tcW w:w="687"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M108</w:t>
            </w:r>
          </w:p>
        </w:tc>
        <w:tc>
          <w:tcPr>
            <w:tcW w:w="687"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L108</w:t>
            </w:r>
          </w:p>
        </w:tc>
      </w:tr>
      <w:tr w:rsidR="00D67BEE" w:rsidRPr="00A43CA5" w:rsidTr="00A43CA5">
        <w:trPr>
          <w:jc w:val="center"/>
        </w:trPr>
        <w:tc>
          <w:tcPr>
            <w:tcW w:w="750"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Byte46</w:t>
            </w:r>
          </w:p>
        </w:tc>
        <w:tc>
          <w:tcPr>
            <w:tcW w:w="620"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L126</w:t>
            </w:r>
          </w:p>
        </w:tc>
        <w:tc>
          <w:tcPr>
            <w:tcW w:w="620"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H110</w:t>
            </w:r>
          </w:p>
        </w:tc>
        <w:tc>
          <w:tcPr>
            <w:tcW w:w="620"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M110</w:t>
            </w:r>
          </w:p>
        </w:tc>
        <w:tc>
          <w:tcPr>
            <w:tcW w:w="687"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L110</w:t>
            </w:r>
          </w:p>
        </w:tc>
        <w:tc>
          <w:tcPr>
            <w:tcW w:w="687"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H125</w:t>
            </w:r>
          </w:p>
        </w:tc>
        <w:tc>
          <w:tcPr>
            <w:tcW w:w="687"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M125</w:t>
            </w:r>
          </w:p>
        </w:tc>
        <w:tc>
          <w:tcPr>
            <w:tcW w:w="687"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L125</w:t>
            </w:r>
          </w:p>
        </w:tc>
        <w:tc>
          <w:tcPr>
            <w:tcW w:w="687"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H109</w:t>
            </w:r>
          </w:p>
        </w:tc>
      </w:tr>
      <w:tr w:rsidR="00D67BEE" w:rsidRPr="00A43CA5" w:rsidTr="00A43CA5">
        <w:trPr>
          <w:jc w:val="center"/>
        </w:trPr>
        <w:tc>
          <w:tcPr>
            <w:tcW w:w="750"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Byte47</w:t>
            </w:r>
          </w:p>
        </w:tc>
        <w:tc>
          <w:tcPr>
            <w:tcW w:w="620"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H127</w:t>
            </w:r>
          </w:p>
        </w:tc>
        <w:tc>
          <w:tcPr>
            <w:tcW w:w="620"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M127</w:t>
            </w:r>
          </w:p>
        </w:tc>
        <w:tc>
          <w:tcPr>
            <w:tcW w:w="620"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L127</w:t>
            </w:r>
          </w:p>
        </w:tc>
        <w:tc>
          <w:tcPr>
            <w:tcW w:w="687"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H111</w:t>
            </w:r>
          </w:p>
        </w:tc>
        <w:tc>
          <w:tcPr>
            <w:tcW w:w="687"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M111</w:t>
            </w:r>
          </w:p>
        </w:tc>
        <w:tc>
          <w:tcPr>
            <w:tcW w:w="687" w:type="dxa"/>
            <w:shd w:val="clear" w:color="auto" w:fill="FFFFFF"/>
          </w:tcPr>
          <w:p w:rsidR="00D67BEE" w:rsidRPr="00A43CA5" w:rsidRDefault="00D67BEE" w:rsidP="00A43CA5">
            <w:pPr>
              <w:spacing w:line="0" w:lineRule="atLeast"/>
              <w:rPr>
                <w:sz w:val="18"/>
                <w:szCs w:val="18"/>
              </w:rPr>
            </w:pPr>
            <w:r w:rsidRPr="00A43CA5">
              <w:rPr>
                <w:rFonts w:hint="eastAsia"/>
                <w:sz w:val="18"/>
                <w:szCs w:val="18"/>
              </w:rPr>
              <w:t>L111</w:t>
            </w:r>
          </w:p>
        </w:tc>
        <w:tc>
          <w:tcPr>
            <w:tcW w:w="687"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H126</w:t>
            </w:r>
          </w:p>
        </w:tc>
        <w:tc>
          <w:tcPr>
            <w:tcW w:w="687" w:type="dxa"/>
            <w:shd w:val="clear" w:color="auto" w:fill="BFBFBF"/>
          </w:tcPr>
          <w:p w:rsidR="00D67BEE" w:rsidRPr="00A43CA5" w:rsidRDefault="00D67BEE" w:rsidP="00A43CA5">
            <w:pPr>
              <w:spacing w:line="0" w:lineRule="atLeast"/>
              <w:rPr>
                <w:sz w:val="18"/>
                <w:szCs w:val="18"/>
              </w:rPr>
            </w:pPr>
            <w:r w:rsidRPr="00A43CA5">
              <w:rPr>
                <w:rFonts w:hint="eastAsia"/>
                <w:sz w:val="18"/>
                <w:szCs w:val="18"/>
              </w:rPr>
              <w:t>M126</w:t>
            </w:r>
          </w:p>
        </w:tc>
      </w:tr>
    </w:tbl>
    <w:p w:rsidR="001D3D4C" w:rsidRDefault="00D239E6" w:rsidP="001D3D4C">
      <w:pPr>
        <w:pStyle w:val="af9"/>
        <w:jc w:val="center"/>
        <w:rPr>
          <w:b w:val="0"/>
        </w:rPr>
      </w:pPr>
      <w:r>
        <w:t xml:space="preserve">Figure </w:t>
      </w:r>
      <w:ins w:id="3315" w:author="t_竹沢 公佑" w:date="2021-02-01T12:00:00Z">
        <w:r w:rsidR="000C2A5C">
          <w:fldChar w:fldCharType="begin"/>
        </w:r>
        <w:r w:rsidR="000C2A5C">
          <w:instrText xml:space="preserve"> STYLEREF 1 \s </w:instrText>
        </w:r>
      </w:ins>
      <w:r w:rsidR="000C2A5C">
        <w:fldChar w:fldCharType="separate"/>
      </w:r>
      <w:r w:rsidR="000B4FA1">
        <w:rPr>
          <w:noProof/>
        </w:rPr>
        <w:t>3</w:t>
      </w:r>
      <w:ins w:id="3316" w:author="t_竹沢 公佑" w:date="2021-02-01T12:00:00Z">
        <w:r w:rsidR="000C2A5C">
          <w:fldChar w:fldCharType="end"/>
        </w:r>
        <w:r w:rsidR="000C2A5C">
          <w:noBreakHyphen/>
        </w:r>
        <w:r w:rsidR="000C2A5C">
          <w:fldChar w:fldCharType="begin"/>
        </w:r>
        <w:r w:rsidR="000C2A5C">
          <w:instrText xml:space="preserve"> SEQ Figure \* ARABIC \s 1 </w:instrText>
        </w:r>
      </w:ins>
      <w:r w:rsidR="000C2A5C">
        <w:fldChar w:fldCharType="separate"/>
      </w:r>
      <w:ins w:id="3317" w:author="t_竹沢 公佑" w:date="2021-02-02T17:29:00Z">
        <w:r w:rsidR="000B4FA1">
          <w:rPr>
            <w:noProof/>
          </w:rPr>
          <w:t>1</w:t>
        </w:r>
      </w:ins>
      <w:ins w:id="3318" w:author="t_竹沢 公佑" w:date="2021-02-01T12:00:00Z">
        <w:r w:rsidR="000C2A5C">
          <w:fldChar w:fldCharType="end"/>
        </w:r>
      </w:ins>
      <w:del w:id="3319" w:author="t_竹沢 公佑" w:date="2019-10-06T14:31:00Z">
        <w:r w:rsidDel="00C13B44">
          <w:fldChar w:fldCharType="begin"/>
        </w:r>
        <w:r w:rsidDel="00C13B44">
          <w:delInstrText xml:space="preserve"> STYLEREF 1 \s </w:delInstrText>
        </w:r>
        <w:r w:rsidDel="00C13B44">
          <w:fldChar w:fldCharType="separate"/>
        </w:r>
        <w:r w:rsidR="008A4939" w:rsidDel="00C13B44">
          <w:rPr>
            <w:noProof/>
          </w:rPr>
          <w:delText>3</w:delText>
        </w:r>
        <w:r w:rsidDel="00C13B44">
          <w:fldChar w:fldCharType="end"/>
        </w:r>
        <w:r w:rsidDel="00C13B44">
          <w:noBreakHyphen/>
        </w:r>
        <w:r w:rsidDel="00C13B44">
          <w:fldChar w:fldCharType="begin"/>
        </w:r>
        <w:r w:rsidDel="00C13B44">
          <w:delInstrText xml:space="preserve"> SEQ Figure \* ARABIC \s 1 </w:delInstrText>
        </w:r>
        <w:r w:rsidDel="00C13B44">
          <w:fldChar w:fldCharType="separate"/>
        </w:r>
        <w:r w:rsidR="008A4939" w:rsidDel="00C13B44">
          <w:rPr>
            <w:noProof/>
          </w:rPr>
          <w:delText>1</w:delText>
        </w:r>
        <w:r w:rsidDel="00C13B44">
          <w:fldChar w:fldCharType="end"/>
        </w:r>
      </w:del>
      <w:r>
        <w:rPr>
          <w:rFonts w:hint="eastAsia"/>
        </w:rPr>
        <w:t xml:space="preserve">: </w:t>
      </w:r>
      <w:r w:rsidRPr="00D239E6">
        <w:rPr>
          <w:rFonts w:hint="eastAsia"/>
          <w:b w:val="0"/>
        </w:rPr>
        <w:t>The structure of normal frame</w:t>
      </w:r>
      <w:r w:rsidR="00587E02">
        <w:rPr>
          <w:rFonts w:hint="eastAsia"/>
          <w:b w:val="0"/>
        </w:rPr>
        <w:t xml:space="preserve"> (DRXP F2 format)</w:t>
      </w:r>
    </w:p>
    <w:p w:rsidR="00587E02" w:rsidRDefault="00587E02" w:rsidP="00587E02"/>
    <w:p w:rsidR="00587E02" w:rsidRPr="008F5241" w:rsidRDefault="00587E02" w:rsidP="00587E02">
      <w:pPr>
        <w:pStyle w:val="3"/>
      </w:pPr>
      <w:bookmarkStart w:id="3320" w:name="_Toc63179395"/>
      <w:r>
        <w:rPr>
          <w:rFonts w:hint="eastAsia"/>
        </w:rPr>
        <w:t>The kinds of normal frame</w:t>
      </w:r>
      <w:ins w:id="3321" w:author="t_竹沢 公佑" w:date="2020-11-24T16:15:00Z">
        <w:r w:rsidR="00AC5EA4">
          <w:rPr>
            <w:rFonts w:hint="eastAsia"/>
          </w:rPr>
          <w:t xml:space="preserve"> (DRXP F1 format)</w:t>
        </w:r>
      </w:ins>
      <w:bookmarkEnd w:id="3320"/>
    </w:p>
    <w:p w:rsidR="00587E02" w:rsidRPr="00F1360B" w:rsidRDefault="00587E02" w:rsidP="00587E02">
      <w:pPr>
        <w:spacing w:line="0" w:lineRule="atLeast"/>
        <w:rPr>
          <w:sz w:val="22"/>
          <w:szCs w:val="22"/>
          <w:rPrChange w:id="3322" w:author="t_竹沢 公佑" w:date="2019-08-22T13:49:00Z">
            <w:rPr/>
          </w:rPrChange>
        </w:rPr>
      </w:pPr>
      <w:r>
        <w:rPr>
          <w:rFonts w:hint="eastAsia"/>
        </w:rPr>
        <w:t xml:space="preserve"> </w:t>
      </w:r>
      <w:r w:rsidRPr="00F1360B">
        <w:rPr>
          <w:sz w:val="22"/>
          <w:szCs w:val="22"/>
          <w:rPrChange w:id="3323" w:author="t_竹沢 公佑" w:date="2019-08-22T13:49:00Z">
            <w:rPr/>
          </w:rPrChange>
        </w:rPr>
        <w:t>There are two kinds of normal frame format</w:t>
      </w:r>
      <w:ins w:id="3324" w:author="t_竹沢 公佑" w:date="2019-10-04T21:21:00Z">
        <w:r w:rsidR="00F21363">
          <w:rPr>
            <w:rFonts w:hint="eastAsia"/>
            <w:sz w:val="22"/>
            <w:szCs w:val="22"/>
          </w:rPr>
          <w:t>s</w:t>
        </w:r>
      </w:ins>
      <w:r w:rsidRPr="00F1360B">
        <w:rPr>
          <w:sz w:val="22"/>
          <w:szCs w:val="22"/>
          <w:rPrChange w:id="3325" w:author="t_竹沢 公佑" w:date="2019-08-22T13:49:00Z">
            <w:rPr/>
          </w:rPrChange>
        </w:rPr>
        <w:t xml:space="preserve">, DRXP F1 format and DRXP F2 format. The </w:t>
      </w:r>
      <w:ins w:id="3326" w:author="t_竹沢 公佑" w:date="2020-11-24T16:17:00Z">
        <w:r w:rsidR="00AC5EA4">
          <w:rPr>
            <w:rFonts w:hint="eastAsia"/>
            <w:sz w:val="22"/>
            <w:szCs w:val="22"/>
          </w:rPr>
          <w:t xml:space="preserve">prototype DRXP </w:t>
        </w:r>
      </w:ins>
      <w:ins w:id="3327" w:author="t_竹沢 公佑" w:date="2020-11-24T16:16:00Z">
        <w:r w:rsidR="00AC5EA4">
          <w:rPr>
            <w:rFonts w:hint="eastAsia"/>
            <w:sz w:val="22"/>
            <w:szCs w:val="22"/>
          </w:rPr>
          <w:t>version 7524B073 or older</w:t>
        </w:r>
      </w:ins>
      <w:del w:id="3328" w:author="t_竹沢 公佑" w:date="2020-11-24T16:17:00Z">
        <w:r w:rsidRPr="00F1360B" w:rsidDel="00AC5EA4">
          <w:rPr>
            <w:sz w:val="22"/>
            <w:szCs w:val="22"/>
            <w:rPrChange w:id="3329" w:author="t_竹沢 公佑" w:date="2019-08-22T13:49:00Z">
              <w:rPr/>
            </w:rPrChange>
          </w:rPr>
          <w:delText>prototype DRXP</w:delText>
        </w:r>
      </w:del>
      <w:r w:rsidRPr="00F1360B">
        <w:rPr>
          <w:sz w:val="22"/>
          <w:szCs w:val="22"/>
          <w:rPrChange w:id="3330" w:author="t_竹沢 公佑" w:date="2019-08-22T13:49:00Z">
            <w:rPr/>
          </w:rPrChange>
        </w:rPr>
        <w:t xml:space="preserve"> </w:t>
      </w:r>
      <w:del w:id="3331" w:author="t_竹沢 公佑" w:date="2020-11-24T16:16:00Z">
        <w:r w:rsidRPr="00F1360B" w:rsidDel="00AC5EA4">
          <w:rPr>
            <w:sz w:val="22"/>
            <w:szCs w:val="22"/>
            <w:rPrChange w:id="3332" w:author="t_竹沢 公佑" w:date="2019-08-22T13:49:00Z">
              <w:rPr/>
            </w:rPrChange>
          </w:rPr>
          <w:delText xml:space="preserve">board </w:delText>
        </w:r>
      </w:del>
      <w:r w:rsidRPr="00F1360B">
        <w:rPr>
          <w:sz w:val="22"/>
          <w:szCs w:val="22"/>
          <w:rPrChange w:id="3333" w:author="t_竹沢 公佑" w:date="2019-08-22T13:49:00Z">
            <w:rPr/>
          </w:rPrChange>
        </w:rPr>
        <w:t xml:space="preserve">uses DRXP F1 format. The production DRXP board </w:t>
      </w:r>
      <w:ins w:id="3334" w:author="t_竹沢 公佑" w:date="2020-11-24T16:19:00Z">
        <w:r w:rsidR="00AC5EA4">
          <w:rPr>
            <w:rFonts w:hint="eastAsia"/>
            <w:sz w:val="22"/>
            <w:szCs w:val="22"/>
          </w:rPr>
          <w:t>and</w:t>
        </w:r>
        <w:r w:rsidR="009D0FF8">
          <w:rPr>
            <w:rFonts w:hint="eastAsia"/>
            <w:sz w:val="22"/>
            <w:szCs w:val="22"/>
          </w:rPr>
          <w:t xml:space="preserve"> the prototype DRXP (version</w:t>
        </w:r>
      </w:ins>
      <w:ins w:id="3335" w:author="t_竹沢 公佑" w:date="2021-02-01T13:35:00Z">
        <w:r w:rsidR="009D0FF8">
          <w:rPr>
            <w:rFonts w:hint="eastAsia"/>
            <w:sz w:val="22"/>
            <w:szCs w:val="22"/>
          </w:rPr>
          <w:t xml:space="preserve"> A5A89944</w:t>
        </w:r>
      </w:ins>
      <w:ins w:id="3336" w:author="t_竹沢 公佑" w:date="2020-11-24T16:19:00Z">
        <w:r w:rsidR="00AC5EA4">
          <w:rPr>
            <w:rFonts w:hint="eastAsia"/>
            <w:sz w:val="22"/>
            <w:szCs w:val="22"/>
          </w:rPr>
          <w:t xml:space="preserve"> or later) </w:t>
        </w:r>
      </w:ins>
      <w:r w:rsidRPr="00F1360B">
        <w:rPr>
          <w:sz w:val="22"/>
          <w:szCs w:val="22"/>
          <w:rPrChange w:id="3337" w:author="t_竹沢 公佑" w:date="2019-08-22T13:49:00Z">
            <w:rPr/>
          </w:rPrChange>
        </w:rPr>
        <w:t xml:space="preserve">uses DRXP F2 format. </w:t>
      </w:r>
      <w:r w:rsidR="00D21CF3" w:rsidRPr="00F1360B">
        <w:rPr>
          <w:sz w:val="22"/>
          <w:szCs w:val="22"/>
          <w:rPrChange w:id="3338" w:author="t_竹沢 公佑" w:date="2019-08-22T13:49:00Z">
            <w:rPr/>
          </w:rPrChange>
        </w:rPr>
        <w:t>The following</w:t>
      </w:r>
      <w:r w:rsidRPr="00F1360B">
        <w:rPr>
          <w:sz w:val="22"/>
          <w:szCs w:val="22"/>
          <w:rPrChange w:id="3339" w:author="t_竹沢 公佑" w:date="2019-08-22T13:49:00Z">
            <w:rPr/>
          </w:rPrChange>
        </w:rPr>
        <w:t xml:space="preserve"> figure </w:t>
      </w:r>
      <w:r w:rsidR="00CC3BC5" w:rsidRPr="00F1360B">
        <w:rPr>
          <w:sz w:val="22"/>
          <w:szCs w:val="22"/>
          <w:rPrChange w:id="3340" w:author="t_竹沢 公佑" w:date="2019-08-22T13:49:00Z">
            <w:rPr/>
          </w:rPrChange>
        </w:rPr>
        <w:t>is the structure of DRXP F1 for</w:t>
      </w:r>
      <w:r w:rsidRPr="00F1360B">
        <w:rPr>
          <w:sz w:val="22"/>
          <w:szCs w:val="22"/>
          <w:rPrChange w:id="3341" w:author="t_竹沢 公佑" w:date="2019-08-22T13:49:00Z">
            <w:rPr/>
          </w:rPrChange>
        </w:rPr>
        <w:t>m</w:t>
      </w:r>
      <w:r w:rsidR="00CC3BC5" w:rsidRPr="00F1360B">
        <w:rPr>
          <w:sz w:val="22"/>
          <w:szCs w:val="22"/>
          <w:rPrChange w:id="3342" w:author="t_竹沢 公佑" w:date="2019-08-22T13:49:00Z">
            <w:rPr/>
          </w:rPrChange>
        </w:rPr>
        <w:t>a</w:t>
      </w:r>
      <w:r w:rsidRPr="00F1360B">
        <w:rPr>
          <w:sz w:val="22"/>
          <w:szCs w:val="22"/>
          <w:rPrChange w:id="3343" w:author="t_竹沢 公佑" w:date="2019-08-22T13:49:00Z">
            <w:rPr/>
          </w:rPrChange>
        </w:rPr>
        <w:t>t.</w:t>
      </w:r>
      <w:r w:rsidR="0062408A" w:rsidRPr="00F1360B">
        <w:rPr>
          <w:sz w:val="22"/>
          <w:szCs w:val="22"/>
          <w:rPrChange w:id="3344" w:author="t_竹沢 公佑" w:date="2019-08-22T13:49:00Z">
            <w:rPr/>
          </w:rPrChange>
        </w:rPr>
        <w:t xml:space="preserve"> The prototype </w:t>
      </w:r>
      <w:r w:rsidR="0062408A" w:rsidRPr="00AE4678">
        <w:rPr>
          <w:rFonts w:hint="eastAsia"/>
          <w:sz w:val="22"/>
          <w:szCs w:val="22"/>
        </w:rPr>
        <w:t xml:space="preserve">DRXP board also assumes that host machine is </w:t>
      </w:r>
      <w:ins w:id="3345" w:author="t_竹沢 公佑" w:date="2019-10-04T21:23:00Z">
        <w:r w:rsidR="00F21363">
          <w:rPr>
            <w:rFonts w:hint="eastAsia"/>
            <w:sz w:val="22"/>
            <w:szCs w:val="22"/>
          </w:rPr>
          <w:t xml:space="preserve">a </w:t>
        </w:r>
      </w:ins>
      <w:r w:rsidR="0062408A" w:rsidRPr="00AE4678">
        <w:rPr>
          <w:rFonts w:hint="eastAsia"/>
          <w:sz w:val="22"/>
          <w:szCs w:val="22"/>
        </w:rPr>
        <w:t>little endian machine.</w:t>
      </w:r>
    </w:p>
    <w:p w:rsidR="00587E02" w:rsidRDefault="00587E02" w:rsidP="00587E02">
      <w:pPr>
        <w:spacing w:line="0" w:lineRule="atLeast"/>
        <w:rPr>
          <w:sz w:val="22"/>
          <w:szCs w:val="22"/>
        </w:rPr>
      </w:pPr>
    </w:p>
    <w:p w:rsidR="00587E02" w:rsidRDefault="00784A1F" w:rsidP="00587E02">
      <w:pPr>
        <w:spacing w:line="0" w:lineRule="atLeast"/>
      </w:pPr>
      <w:r>
        <w:pict>
          <v:shape id="_x0000_s1689" type="#_x0000_t202" style="position:absolute;margin-left:-.45pt;margin-top:8.5pt;width:37.5pt;height:14.4pt;z-index:370" filled="f" stroked="f">
            <v:textbox style="mso-next-textbox:#_x0000_s1689" inset="0,0,0,0">
              <w:txbxContent>
                <w:p w:rsidR="000F6E92" w:rsidRPr="005038B9" w:rsidRDefault="000F6E92" w:rsidP="00587E02">
                  <w:pPr>
                    <w:pStyle w:val="HTML0"/>
                    <w:spacing w:line="0" w:lineRule="atLeas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Offset</w:t>
                  </w:r>
                </w:p>
              </w:txbxContent>
            </v:textbox>
          </v:shape>
        </w:pict>
      </w:r>
    </w:p>
    <w:p w:rsidR="00587E02" w:rsidRDefault="00784A1F" w:rsidP="00587E02">
      <w:pPr>
        <w:spacing w:line="0" w:lineRule="atLeast"/>
      </w:pPr>
      <w:r>
        <w:pict>
          <v:shape id="_x0000_s1691" type="#_x0000_t202" style="position:absolute;margin-left:358.05pt;margin-top:10.75pt;width:34.5pt;height:14.4pt;z-index:372" filled="f" stroked="f">
            <v:textbox style="mso-next-textbox:#_x0000_s1691" inset="0,0,0,0">
              <w:txbxContent>
                <w:p w:rsidR="000F6E92" w:rsidRPr="005038B9" w:rsidRDefault="000F6E92" w:rsidP="00587E02">
                  <w:pPr>
                    <w:pStyle w:val="HTML0"/>
                    <w:spacing w:line="0" w:lineRule="atLeast"/>
                    <w:jc w:val="righ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0x2F</w:t>
                  </w:r>
                </w:p>
              </w:txbxContent>
            </v:textbox>
          </v:shape>
        </w:pict>
      </w:r>
      <w:r>
        <w:pict>
          <v:shape id="_x0000_s1700" type="#_x0000_t202" style="position:absolute;margin-left:133.05pt;margin-top:10.05pt;width:27pt;height:14.4pt;z-index:381" filled="f" stroked="f">
            <v:textbox style="mso-next-textbox:#_x0000_s1700" inset="0,0,0,0">
              <w:txbxContent>
                <w:p w:rsidR="000F6E92" w:rsidRPr="005038B9" w:rsidRDefault="000F6E92" w:rsidP="00587E02">
                  <w:pPr>
                    <w:pStyle w:val="HTML0"/>
                    <w:spacing w:line="0" w:lineRule="atLeas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0x1</w:t>
                  </w:r>
                </w:p>
              </w:txbxContent>
            </v:textbox>
          </v:shape>
        </w:pict>
      </w:r>
      <w:r>
        <w:pict>
          <v:shape id="_x0000_s1690" type="#_x0000_t202" style="position:absolute;margin-left:10.8pt;margin-top:9.3pt;width:27pt;height:14.4pt;z-index:371" filled="f" stroked="f">
            <v:textbox style="mso-next-textbox:#_x0000_s1690" inset="0,0,0,0">
              <w:txbxContent>
                <w:p w:rsidR="000F6E92" w:rsidRPr="005038B9" w:rsidRDefault="000F6E92" w:rsidP="00587E02">
                  <w:pPr>
                    <w:pStyle w:val="HTML0"/>
                    <w:spacing w:line="0" w:lineRule="atLeas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0x0</w:t>
                  </w:r>
                </w:p>
              </w:txbxContent>
            </v:textbox>
          </v:shape>
        </w:pict>
      </w:r>
      <w:r>
        <w:pict>
          <v:shape id="_x0000_s1699" type="#_x0000_t202" style="position:absolute;margin-left:31.05pt;margin-top:1.65pt;width:30.75pt;height:15.15pt;z-index:380" filled="f" stroked="f">
            <v:textbox style="mso-next-textbox:#_x0000_s1699"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3bit</w:t>
                  </w:r>
                </w:p>
              </w:txbxContent>
            </v:textbox>
          </v:shape>
        </w:pict>
      </w:r>
    </w:p>
    <w:p w:rsidR="00587E02" w:rsidRDefault="00784A1F" w:rsidP="00587E02">
      <w:pPr>
        <w:spacing w:line="0" w:lineRule="atLeast"/>
      </w:pPr>
      <w: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698" type="#_x0000_t88" style="position:absolute;margin-left:38.5pt;margin-top:-10.25pt;width:12.1pt;height:39pt;rotation:90;flip:y;z-index:379" adj=",10486">
            <v:textbox inset="5.85pt,.7pt,5.85pt,.7pt"/>
          </v:shape>
        </w:pict>
      </w:r>
    </w:p>
    <w:p w:rsidR="00587E02" w:rsidRDefault="00784A1F" w:rsidP="00587E02">
      <w:pPr>
        <w:spacing w:line="0" w:lineRule="atLeast"/>
      </w:pPr>
      <w:r>
        <w:pict>
          <v:shape id="_x0000_s1720" type="#_x0000_t202" style="position:absolute;margin-left:448.8pt;margin-top:3.25pt;width:13.5pt;height:14.3pt;z-index:401">
            <v:textbox style="mso-next-textbox:#_x0000_s1720"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M</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719" type="#_x0000_t202" style="position:absolute;margin-left:435.3pt;margin-top:3.25pt;width:13.5pt;height:13.85pt;z-index:400">
            <v:textbox style="mso-next-textbox:#_x0000_s1719"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H</w:t>
                  </w:r>
                </w:p>
              </w:txbxContent>
            </v:textbox>
          </v:shape>
        </w:pict>
      </w:r>
      <w:r>
        <w:pict>
          <v:shape id="_x0000_s1715" type="#_x0000_t202" style="position:absolute;margin-left:227.55pt;margin-top:3.25pt;width:13.5pt;height:13.85pt;z-index:396">
            <v:textbox style="mso-next-textbox:#_x0000_s1715"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H</w:t>
                  </w:r>
                </w:p>
              </w:txbxContent>
            </v:textbox>
          </v:shape>
        </w:pict>
      </w:r>
      <w:r>
        <w:pict>
          <v:shape id="_x0000_s1710" type="#_x0000_t202" style="position:absolute;margin-left:187.05pt;margin-top:3.25pt;width:13.5pt;height:14.3pt;z-index:391">
            <v:textbox style="mso-next-textbox:#_x0000_s1710"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H</w:t>
                  </w:r>
                </w:p>
              </w:txbxContent>
            </v:textbox>
          </v:shape>
        </w:pict>
      </w:r>
      <w:r>
        <w:pict>
          <v:shape id="_x0000_s1711" type="#_x0000_t202" style="position:absolute;margin-left:200.55pt;margin-top:3.25pt;width:13.5pt;height:14.3pt;z-index:392">
            <v:textbox style="mso-next-textbox:#_x0000_s1711"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M</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713" type="#_x0000_t202" style="position:absolute;margin-left:242.55pt;margin-top:3.2pt;width:125.25pt;height:13.9pt;z-index:394">
            <v:textbox style="mso-next-textbox:#_x0000_s1713"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714" type="#_x0000_t202" style="position:absolute;margin-left:214.05pt;margin-top:3.2pt;width:13.5pt;height:14.15pt;z-index:395">
            <v:textbox style="mso-next-textbox:#_x0000_s1714"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L</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709" type="#_x0000_t202" style="position:absolute;margin-left:173.55pt;margin-top:3.25pt;width:13.5pt;height:14.15pt;z-index:390">
            <v:textbox style="mso-next-textbox:#_x0000_s1709"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L</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708" type="#_x0000_t202" style="position:absolute;margin-left:160.05pt;margin-top:3.25pt;width:13.5pt;height:14.15pt;z-index:389">
            <v:textbox style="mso-next-textbox:#_x0000_s1708"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M</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707" type="#_x0000_t202" style="position:absolute;margin-left:146.55pt;margin-top:3.25pt;width:13.5pt;height:14.15pt;z-index:388">
            <v:textbox style="mso-next-textbox:#_x0000_s1707"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H</w:t>
                  </w:r>
                </w:p>
              </w:txbxContent>
            </v:textbox>
          </v:shape>
        </w:pict>
      </w:r>
      <w:r>
        <w:pict>
          <v:shape id="_x0000_s1706" type="#_x0000_t202" style="position:absolute;margin-left:133.05pt;margin-top:3.25pt;width:13.5pt;height:14.15pt;z-index:387">
            <v:textbox style="mso-next-textbox:#_x0000_s1706"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L</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724" type="#_x0000_t202" style="position:absolute;margin-left:369.3pt;margin-top:3.15pt;width:13.5pt;height:14.15pt;z-index:405">
            <v:textbox style="mso-next-textbox:#_x0000_s1724"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M</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723" type="#_x0000_t202" style="position:absolute;margin-left:382.05pt;margin-top:3.2pt;width:13.5pt;height:14.15pt;z-index:404">
            <v:textbox style="mso-next-textbox:#_x0000_s1723"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L</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722" type="#_x0000_t202" style="position:absolute;margin-left:395.55pt;margin-top:3.2pt;width:13.5pt;height:14.15pt;z-index:403">
            <v:textbox style="mso-next-textbox:#_x0000_s1722"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H</w:t>
                  </w:r>
                </w:p>
              </w:txbxContent>
            </v:textbox>
          </v:shape>
        </w:pict>
      </w:r>
      <w:r>
        <w:pict>
          <v:shape id="_x0000_s1718" type="#_x0000_t202" style="position:absolute;margin-left:421.8pt;margin-top:3.25pt;width:13.5pt;height:14.15pt;z-index:399">
            <v:textbox style="mso-next-textbox:#_x0000_s1718"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L</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717" type="#_x0000_t202" style="position:absolute;margin-left:408.3pt;margin-top:3.25pt;width:13.5pt;height:14.15pt;z-index:398">
            <v:textbox style="mso-next-textbox:#_x0000_s1717"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M</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721" type="#_x0000_t202" style="position:absolute;margin-left:462.3pt;margin-top:3.2pt;width:13.5pt;height:14.15pt;z-index:402">
            <v:textbox style="mso-next-textbox:#_x0000_s1721"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L</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687" type="#_x0000_t202" style="position:absolute;margin-left:23.55pt;margin-top:3.1pt;width:452.25pt;height:14.45pt;z-index:368" fillcolor="black">
            <v:textbox style="mso-next-textbox:#_x0000_s1687" inset="0,0,0,0">
              <w:txbxContent>
                <w:p w:rsidR="000F6E92" w:rsidRPr="005038B9" w:rsidRDefault="000F6E92" w:rsidP="00587E02">
                  <w:pPr>
                    <w:pStyle w:val="HTML0"/>
                    <w:spacing w:line="0" w:lineRule="atLeast"/>
                    <w:rPr>
                      <w:rFonts w:ascii="ＭＳ Ｐゴシック" w:eastAsia="ＭＳ Ｐゴシック" w:hAnsi="ＭＳ Ｐゴシック"/>
                      <w:b/>
                      <w:color w:val="222222"/>
                      <w:sz w:val="22"/>
                      <w:szCs w:val="22"/>
                      <w:lang w:val="en"/>
                    </w:rPr>
                  </w:pPr>
                </w:p>
              </w:txbxContent>
            </v:textbox>
          </v:shape>
        </w:pict>
      </w:r>
      <w:r>
        <w:pict>
          <v:shape id="_x0000_s1705" type="#_x0000_t202" style="position:absolute;margin-left:118.05pt;margin-top:3.25pt;width:13.5pt;height:14.15pt;z-index:386">
            <v:textbox style="mso-next-textbox:#_x0000_s1705"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M</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704" type="#_x0000_t202" style="position:absolute;margin-left:104.55pt;margin-top:3.25pt;width:13.5pt;height:14.15pt;z-index:385">
            <v:textbox style="mso-next-textbox:#_x0000_s1704"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H</w:t>
                  </w:r>
                </w:p>
              </w:txbxContent>
            </v:textbox>
          </v:shape>
        </w:pict>
      </w:r>
      <w:r>
        <w:pict>
          <v:shape id="_x0000_s1702" type="#_x0000_t202" style="position:absolute;margin-left:77.55pt;margin-top:3.25pt;width:13.5pt;height:14.15pt;z-index:383">
            <v:textbox style="mso-next-textbox:#_x0000_s1702"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M</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701" type="#_x0000_t202" style="position:absolute;margin-left:64.05pt;margin-top:3.25pt;width:13.5pt;height:14.15pt;z-index:382">
            <v:textbox style="mso-next-textbox:#_x0000_s1701"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H</w:t>
                  </w:r>
                </w:p>
              </w:txbxContent>
            </v:textbox>
          </v:shape>
        </w:pict>
      </w:r>
      <w:r>
        <w:pict>
          <v:shape id="_x0000_s1703" type="#_x0000_t202" style="position:absolute;margin-left:91.05pt;margin-top:3.25pt;width:13.5pt;height:14.15pt;z-index:384">
            <v:textbox style="mso-next-textbox:#_x0000_s1703"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L</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693" type="#_x0000_t202" style="position:absolute;margin-left:50.55pt;margin-top:3.1pt;width:13.5pt;height:14.15pt;z-index:374">
            <v:textbox style="mso-next-textbox:#_x0000_s1693"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L</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692" type="#_x0000_t202" style="position:absolute;margin-left:37.05pt;margin-top:3.1pt;width:13.5pt;height:14.15pt;z-index:373">
            <v:textbox style="mso-next-textbox:#_x0000_s1692"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M</w:t>
                  </w:r>
                </w:p>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688" type="#_x0000_t202" style="position:absolute;margin-left:23.55pt;margin-top:3.1pt;width:13.5pt;height:14.15pt;z-index:369">
            <v:textbox style="mso-next-textbox:#_x0000_s1688"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H</w:t>
                  </w:r>
                </w:p>
              </w:txbxContent>
            </v:textbox>
          </v:shape>
        </w:pict>
      </w:r>
    </w:p>
    <w:p w:rsidR="00587E02" w:rsidRDefault="00784A1F" w:rsidP="00587E02">
      <w:pPr>
        <w:spacing w:line="0" w:lineRule="atLeast"/>
      </w:pPr>
      <w:r>
        <w:pict>
          <v:shape id="_x0000_s1695" type="#_x0000_t202" style="position:absolute;margin-left:22.8pt;margin-top:2.75pt;width:27pt;height:14.4pt;z-index:376" filled="f" stroked="f">
            <v:textbox style="mso-next-textbox:#_x0000_s1695" inset="0,0,0,0">
              <w:txbxContent>
                <w:p w:rsidR="000F6E92" w:rsidRPr="005038B9" w:rsidRDefault="000F6E92" w:rsidP="00587E02">
                  <w:pPr>
                    <w:pStyle w:val="HTML0"/>
                    <w:spacing w:line="0" w:lineRule="atLeas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Msb</w:t>
                  </w:r>
                </w:p>
              </w:txbxContent>
            </v:textbox>
          </v:shape>
        </w:pict>
      </w:r>
      <w:r>
        <w:pict>
          <v:shape id="_x0000_s1696" type="#_x0000_t202" style="position:absolute;margin-left:115.8pt;margin-top:3.5pt;width:27pt;height:14.4pt;z-index:377" filled="f" stroked="f">
            <v:textbox style="mso-next-textbox:#_x0000_s1696" inset="0,0,0,0">
              <w:txbxContent>
                <w:p w:rsidR="000F6E92" w:rsidRPr="005038B9" w:rsidRDefault="000F6E92" w:rsidP="00587E02">
                  <w:pPr>
                    <w:pStyle w:val="HTML0"/>
                    <w:spacing w:line="0" w:lineRule="atLeas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Lsb</w:t>
                  </w:r>
                </w:p>
              </w:txbxContent>
            </v:textbox>
          </v:shape>
        </w:pict>
      </w:r>
    </w:p>
    <w:p w:rsidR="00587E02" w:rsidRDefault="00784A1F" w:rsidP="00587E02">
      <w:pPr>
        <w:spacing w:line="0" w:lineRule="atLeast"/>
      </w:pPr>
      <w:r>
        <w:pict>
          <v:shape id="_x0000_s1725" type="#_x0000_t88" style="position:absolute;margin-left:416.9pt;margin-top:-38.8pt;width:14.25pt;height:103.5pt;rotation:90;z-index:406" adj=",10486">
            <v:textbox inset="5.85pt,.7pt,5.85pt,.7pt"/>
          </v:shape>
        </w:pict>
      </w:r>
      <w:r>
        <w:pict>
          <v:shape id="_x0000_s1712" type="#_x0000_t88" style="position:absolute;margin-left:178.4pt;margin-top:-38.8pt;width:14.25pt;height:103.5pt;rotation:90;z-index:393" adj=",10486">
            <v:textbox inset="5.85pt,.7pt,5.85pt,.7pt"/>
          </v:shape>
        </w:pict>
      </w:r>
      <w:r>
        <w:pict>
          <v:shape id="_x0000_s1694" type="#_x0000_t88" style="position:absolute;margin-left:70.4pt;margin-top:-38.8pt;width:14.25pt;height:103.5pt;rotation:90;z-index:375" adj=",10486">
            <v:textbox inset="5.85pt,.7pt,5.85pt,.7pt"/>
          </v:shape>
        </w:pict>
      </w:r>
    </w:p>
    <w:p w:rsidR="00587E02" w:rsidRDefault="00784A1F" w:rsidP="00587E02">
      <w:pPr>
        <w:spacing w:line="0" w:lineRule="atLeast"/>
      </w:pPr>
      <w:r>
        <w:pict>
          <v:shape id="_x0000_s1726" type="#_x0000_t202" style="position:absolute;margin-left:404.55pt;margin-top:6.4pt;width:44.25pt;height:14.4pt;z-index:407" filled="f" stroked="f">
            <v:textbox style="mso-next-textbox:#_x0000_s1726"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1Byte</w:t>
                  </w:r>
                </w:p>
              </w:txbxContent>
            </v:textbox>
          </v:shape>
        </w:pict>
      </w:r>
      <w:r>
        <w:pict>
          <v:shape id="_x0000_s1716" type="#_x0000_t202" style="position:absolute;margin-left:166.05pt;margin-top:6.4pt;width:44.25pt;height:14.4pt;z-index:397" filled="f" stroked="f">
            <v:textbox style="mso-next-textbox:#_x0000_s1716"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1Byte</w:t>
                  </w:r>
                </w:p>
              </w:txbxContent>
            </v:textbox>
          </v:shape>
        </w:pict>
      </w:r>
      <w:r>
        <w:pict>
          <v:shape id="_x0000_s1697" type="#_x0000_t202" style="position:absolute;margin-left:55.8pt;margin-top:6.4pt;width:44.25pt;height:14.4pt;z-index:378" filled="f" stroked="f">
            <v:textbox style="mso-next-textbox:#_x0000_s1697"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1Byte</w:t>
                  </w:r>
                </w:p>
              </w:txbxContent>
            </v:textbox>
          </v:shape>
        </w:pict>
      </w:r>
    </w:p>
    <w:p w:rsidR="00587E02" w:rsidRDefault="00784A1F" w:rsidP="00587E02">
      <w:pPr>
        <w:spacing w:line="0" w:lineRule="atLeast"/>
      </w:pPr>
      <w:r>
        <w:pict>
          <v:shape id="_x0000_s1727" type="#_x0000_t88" style="position:absolute;margin-left:224.65pt;margin-top:-191.65pt;width:48.6pt;height:446.25pt;rotation:90;z-index:408" adj=",10486">
            <v:textbox inset="5.85pt,.7pt,5.85pt,.7pt"/>
          </v:shape>
        </w:pict>
      </w:r>
    </w:p>
    <w:p w:rsidR="00587E02" w:rsidRDefault="00587E02" w:rsidP="00587E02">
      <w:pPr>
        <w:spacing w:line="0" w:lineRule="atLeast"/>
      </w:pPr>
    </w:p>
    <w:p w:rsidR="00587E02" w:rsidRDefault="00587E02" w:rsidP="00587E02">
      <w:pPr>
        <w:spacing w:line="0" w:lineRule="atLeast"/>
      </w:pPr>
    </w:p>
    <w:p w:rsidR="00587E02" w:rsidRDefault="00784A1F" w:rsidP="00587E02">
      <w:pPr>
        <w:spacing w:line="0" w:lineRule="atLeast"/>
      </w:pPr>
      <w:r>
        <w:pict>
          <v:shape id="_x0000_s1728" type="#_x0000_t202" style="position:absolute;margin-left:173.55pt;margin-top:9.1pt;width:153.75pt;height:18.75pt;z-index:409" filled="f" stroked="f">
            <v:textbox style="mso-next-textbox:#_x0000_s1728" inset="0,0,0,0">
              <w:txbxContent>
                <w:p w:rsidR="000F6E92" w:rsidRPr="005038B9" w:rsidRDefault="000F6E92" w:rsidP="00587E0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3bit×128＝384bit=48Byte</w:t>
                  </w:r>
                </w:p>
              </w:txbxContent>
            </v:textbox>
          </v:shape>
        </w:pict>
      </w:r>
    </w:p>
    <w:p w:rsidR="00587E02" w:rsidRDefault="00587E02" w:rsidP="00587E02">
      <w:pPr>
        <w:spacing w:line="0" w:lineRule="atLeast"/>
      </w:pPr>
    </w:p>
    <w:p w:rsidR="00AD094D" w:rsidRPr="00AD094D" w:rsidRDefault="00587E02" w:rsidP="00AD094D">
      <w:pPr>
        <w:pStyle w:val="af9"/>
        <w:jc w:val="center"/>
        <w:rPr>
          <w:b w:val="0"/>
        </w:rPr>
      </w:pPr>
      <w:r>
        <w:t xml:space="preserve">Figure </w:t>
      </w:r>
      <w:ins w:id="3346" w:author="t_竹沢 公佑" w:date="2021-02-01T12:00:00Z">
        <w:r w:rsidR="000C2A5C">
          <w:fldChar w:fldCharType="begin"/>
        </w:r>
        <w:r w:rsidR="000C2A5C">
          <w:instrText xml:space="preserve"> STYLEREF 1 \s </w:instrText>
        </w:r>
      </w:ins>
      <w:r w:rsidR="000C2A5C">
        <w:fldChar w:fldCharType="separate"/>
      </w:r>
      <w:r w:rsidR="000B4FA1">
        <w:rPr>
          <w:noProof/>
        </w:rPr>
        <w:t>3</w:t>
      </w:r>
      <w:ins w:id="3347" w:author="t_竹沢 公佑" w:date="2021-02-01T12:00:00Z">
        <w:r w:rsidR="000C2A5C">
          <w:fldChar w:fldCharType="end"/>
        </w:r>
        <w:r w:rsidR="000C2A5C">
          <w:noBreakHyphen/>
        </w:r>
        <w:r w:rsidR="000C2A5C">
          <w:fldChar w:fldCharType="begin"/>
        </w:r>
        <w:r w:rsidR="000C2A5C">
          <w:instrText xml:space="preserve"> SEQ Figure \* ARABIC \s 1 </w:instrText>
        </w:r>
      </w:ins>
      <w:r w:rsidR="000C2A5C">
        <w:fldChar w:fldCharType="separate"/>
      </w:r>
      <w:ins w:id="3348" w:author="t_竹沢 公佑" w:date="2021-02-02T17:29:00Z">
        <w:r w:rsidR="000B4FA1">
          <w:rPr>
            <w:noProof/>
          </w:rPr>
          <w:t>2</w:t>
        </w:r>
      </w:ins>
      <w:ins w:id="3349" w:author="t_竹沢 公佑" w:date="2021-02-01T12:00:00Z">
        <w:r w:rsidR="000C2A5C">
          <w:fldChar w:fldCharType="end"/>
        </w:r>
      </w:ins>
      <w:del w:id="3350" w:author="t_竹沢 公佑" w:date="2019-10-06T14:31:00Z">
        <w:r w:rsidDel="00C13B44">
          <w:fldChar w:fldCharType="begin"/>
        </w:r>
        <w:r w:rsidDel="00C13B44">
          <w:delInstrText xml:space="preserve"> STYLEREF 1 \s </w:delInstrText>
        </w:r>
        <w:r w:rsidDel="00C13B44">
          <w:fldChar w:fldCharType="separate"/>
        </w:r>
        <w:r w:rsidR="008A4939" w:rsidDel="00C13B44">
          <w:rPr>
            <w:noProof/>
          </w:rPr>
          <w:delText>3</w:delText>
        </w:r>
        <w:r w:rsidDel="00C13B44">
          <w:fldChar w:fldCharType="end"/>
        </w:r>
        <w:r w:rsidDel="00C13B44">
          <w:noBreakHyphen/>
        </w:r>
        <w:r w:rsidDel="00C13B44">
          <w:fldChar w:fldCharType="begin"/>
        </w:r>
        <w:r w:rsidDel="00C13B44">
          <w:delInstrText xml:space="preserve"> SEQ Figure \* ARABIC \s 1 </w:delInstrText>
        </w:r>
        <w:r w:rsidDel="00C13B44">
          <w:fldChar w:fldCharType="separate"/>
        </w:r>
        <w:r w:rsidR="008A4939" w:rsidDel="00C13B44">
          <w:rPr>
            <w:noProof/>
          </w:rPr>
          <w:delText>2</w:delText>
        </w:r>
        <w:r w:rsidDel="00C13B44">
          <w:fldChar w:fldCharType="end"/>
        </w:r>
      </w:del>
      <w:r>
        <w:rPr>
          <w:rFonts w:hint="eastAsia"/>
        </w:rPr>
        <w:t xml:space="preserve">: </w:t>
      </w:r>
      <w:r w:rsidRPr="00D239E6">
        <w:rPr>
          <w:rFonts w:hint="eastAsia"/>
          <w:b w:val="0"/>
        </w:rPr>
        <w:t>The structure of normal frame</w:t>
      </w:r>
      <w:r>
        <w:rPr>
          <w:rFonts w:hint="eastAsia"/>
          <w:b w:val="0"/>
        </w:rPr>
        <w:t xml:space="preserve"> (DRXP F1 format)</w:t>
      </w:r>
    </w:p>
    <w:p w:rsidR="00587E02" w:rsidRDefault="00587E02" w:rsidP="00587E02">
      <w:pPr>
        <w:spacing w:line="0" w:lineRule="atLeast"/>
        <w:jc w:val="center"/>
        <w:rPr>
          <w:sz w:val="22"/>
          <w:szCs w:val="22"/>
          <w:lang w:val="en"/>
        </w:rPr>
      </w:pPr>
      <w:r>
        <w:rPr>
          <w:sz w:val="22"/>
          <w:szCs w:val="22"/>
          <w:lang w:val="en"/>
        </w:rPr>
        <w:t xml:space="preserve">The new data </w:t>
      </w:r>
      <w:r>
        <w:rPr>
          <w:rFonts w:hint="eastAsia"/>
          <w:sz w:val="22"/>
          <w:szCs w:val="22"/>
        </w:rPr>
        <w:t>are</w:t>
      </w:r>
      <w:r>
        <w:rPr>
          <w:sz w:val="22"/>
          <w:szCs w:val="22"/>
          <w:lang w:val="en"/>
        </w:rPr>
        <w:t xml:space="preserve"> offset 0x2F</w:t>
      </w:r>
      <w:r>
        <w:rPr>
          <w:rFonts w:hint="eastAsia"/>
          <w:sz w:val="22"/>
          <w:szCs w:val="22"/>
          <w:lang w:val="en"/>
        </w:rPr>
        <w:t>,</w:t>
      </w:r>
      <w:r>
        <w:rPr>
          <w:sz w:val="22"/>
          <w:szCs w:val="22"/>
          <w:lang w:val="en"/>
        </w:rPr>
        <w:t xml:space="preserve"> </w:t>
      </w:r>
      <w:r>
        <w:rPr>
          <w:rFonts w:hint="eastAsia"/>
          <w:sz w:val="22"/>
          <w:szCs w:val="22"/>
          <w:lang w:val="en"/>
        </w:rPr>
        <w:t xml:space="preserve">The </w:t>
      </w:r>
      <w:r>
        <w:rPr>
          <w:sz w:val="22"/>
          <w:szCs w:val="22"/>
          <w:lang w:val="en"/>
        </w:rPr>
        <w:t xml:space="preserve">old data </w:t>
      </w:r>
      <w:r>
        <w:rPr>
          <w:rFonts w:hint="eastAsia"/>
          <w:sz w:val="22"/>
          <w:szCs w:val="22"/>
        </w:rPr>
        <w:t>are</w:t>
      </w:r>
      <w:r>
        <w:rPr>
          <w:rFonts w:hint="eastAsia"/>
          <w:sz w:val="22"/>
          <w:szCs w:val="22"/>
          <w:lang w:val="en"/>
        </w:rPr>
        <w:t xml:space="preserve"> </w:t>
      </w:r>
      <w:r>
        <w:rPr>
          <w:sz w:val="22"/>
          <w:szCs w:val="22"/>
          <w:lang w:val="en"/>
        </w:rPr>
        <w:t>offset 0</w:t>
      </w:r>
      <w:r>
        <w:rPr>
          <w:rFonts w:hint="eastAsia"/>
          <w:sz w:val="22"/>
          <w:szCs w:val="22"/>
          <w:lang w:val="en"/>
        </w:rPr>
        <w:t xml:space="preserve">.  </w:t>
      </w:r>
    </w:p>
    <w:p w:rsidR="00587E02" w:rsidRDefault="00587E02" w:rsidP="00587E02">
      <w:pPr>
        <w:spacing w:line="0" w:lineRule="atLeast"/>
        <w:jc w:val="center"/>
        <w:rPr>
          <w:sz w:val="22"/>
          <w:szCs w:val="22"/>
          <w:lang w:val="en"/>
        </w:rPr>
      </w:pPr>
      <w:r>
        <w:rPr>
          <w:rFonts w:hint="eastAsia"/>
          <w:sz w:val="22"/>
          <w:szCs w:val="22"/>
          <w:lang w:val="en"/>
        </w:rPr>
        <w:t xml:space="preserve">The bit assignment of the ALMA frame is preserved, </w:t>
      </w:r>
    </w:p>
    <w:p w:rsidR="00587E02" w:rsidRDefault="00587E02" w:rsidP="00587E02">
      <w:pPr>
        <w:spacing w:line="0" w:lineRule="atLeast"/>
        <w:jc w:val="center"/>
        <w:rPr>
          <w:sz w:val="22"/>
          <w:szCs w:val="22"/>
          <w:lang w:val="en"/>
        </w:rPr>
      </w:pPr>
      <w:del w:id="3351" w:author="t_竹沢 公佑" w:date="2019-10-04T21:25:00Z">
        <w:r w:rsidDel="00342764">
          <w:rPr>
            <w:rFonts w:hint="eastAsia"/>
            <w:sz w:val="22"/>
            <w:szCs w:val="22"/>
            <w:lang w:val="en"/>
          </w:rPr>
          <w:delText xml:space="preserve">3bit samples and </w:delText>
        </w:r>
      </w:del>
      <w:r>
        <w:rPr>
          <w:rFonts w:hint="eastAsia"/>
          <w:sz w:val="22"/>
          <w:szCs w:val="22"/>
          <w:lang w:val="en"/>
        </w:rPr>
        <w:t xml:space="preserve">128 samples </w:t>
      </w:r>
      <w:r w:rsidR="00D21CF3">
        <w:rPr>
          <w:rFonts w:hint="eastAsia"/>
          <w:sz w:val="22"/>
          <w:szCs w:val="22"/>
          <w:lang w:val="en"/>
        </w:rPr>
        <w:t xml:space="preserve">with 3bits </w:t>
      </w:r>
      <w:r>
        <w:rPr>
          <w:rFonts w:hint="eastAsia"/>
          <w:sz w:val="22"/>
          <w:szCs w:val="22"/>
          <w:lang w:val="en"/>
        </w:rPr>
        <w:t>in a frame.</w:t>
      </w:r>
    </w:p>
    <w:p w:rsidR="00587E02" w:rsidRPr="00587E02" w:rsidRDefault="00587E02" w:rsidP="00587E02">
      <w:pPr>
        <w:rPr>
          <w:lang w:val="en"/>
        </w:rPr>
      </w:pPr>
    </w:p>
    <w:p w:rsidR="00587E02" w:rsidRPr="00587E02" w:rsidRDefault="00587E02" w:rsidP="00587E02"/>
    <w:p w:rsidR="001A601E" w:rsidRDefault="00407BBE">
      <w:pPr>
        <w:spacing w:line="0" w:lineRule="atLeast"/>
      </w:pPr>
      <w:r>
        <w:br w:type="page"/>
      </w:r>
    </w:p>
    <w:p w:rsidR="00A1402D" w:rsidRPr="008F5241" w:rsidRDefault="008F5241" w:rsidP="008F5241">
      <w:pPr>
        <w:pStyle w:val="2"/>
        <w:rPr>
          <w:u w:val="single"/>
        </w:rPr>
      </w:pPr>
      <w:bookmarkStart w:id="3352" w:name="_Ref454951577"/>
      <w:bookmarkStart w:id="3353" w:name="_Toc63179396"/>
      <w:r>
        <w:rPr>
          <w:rFonts w:hint="eastAsia"/>
          <w:u w:val="single"/>
          <w:lang w:val="en"/>
        </w:rPr>
        <w:t>Information f</w:t>
      </w:r>
      <w:r w:rsidR="00DF1C7C" w:rsidRPr="008F5241">
        <w:rPr>
          <w:rFonts w:hint="eastAsia"/>
          <w:u w:val="single"/>
          <w:lang w:val="en"/>
        </w:rPr>
        <w:t>rame</w:t>
      </w:r>
      <w:bookmarkEnd w:id="3352"/>
      <w:bookmarkEnd w:id="3353"/>
    </w:p>
    <w:p w:rsidR="00A1402D" w:rsidRPr="00A1402D" w:rsidRDefault="00A1402D">
      <w:pPr>
        <w:spacing w:line="0" w:lineRule="atLeast"/>
        <w:rPr>
          <w:sz w:val="22"/>
          <w:szCs w:val="22"/>
        </w:rPr>
      </w:pPr>
      <w:r w:rsidRPr="00A1402D">
        <w:rPr>
          <w:sz w:val="22"/>
          <w:szCs w:val="22"/>
        </w:rPr>
        <w:t xml:space="preserve">An information frame is appended to the end of each group. It contains </w:t>
      </w:r>
      <w:del w:id="3354" w:author="t_竹沢 公佑" w:date="2019-10-04T21:34:00Z">
        <w:r w:rsidRPr="00A1402D" w:rsidDel="00342764">
          <w:rPr>
            <w:sz w:val="22"/>
            <w:szCs w:val="22"/>
          </w:rPr>
          <w:delText>the</w:delText>
        </w:r>
      </w:del>
      <w:ins w:id="3355" w:author="t_竹沢 公佑" w:date="2019-10-04T21:34:00Z">
        <w:r w:rsidR="00342764">
          <w:rPr>
            <w:rFonts w:hint="eastAsia"/>
            <w:sz w:val="22"/>
            <w:szCs w:val="22"/>
          </w:rPr>
          <w:t xml:space="preserve">a </w:t>
        </w:r>
      </w:ins>
      <w:del w:id="3356" w:author="t_竹沢 公佑" w:date="2019-10-04T21:34:00Z">
        <w:r w:rsidRPr="00A1402D" w:rsidDel="00342764">
          <w:rPr>
            <w:sz w:val="22"/>
            <w:szCs w:val="22"/>
          </w:rPr>
          <w:delText xml:space="preserve"> </w:delText>
        </w:r>
      </w:del>
      <w:r w:rsidRPr="00A1402D">
        <w:rPr>
          <w:sz w:val="22"/>
          <w:szCs w:val="22"/>
        </w:rPr>
        <w:t>status of the frames in</w:t>
      </w:r>
      <w:ins w:id="3357" w:author="t_竹沢 公佑" w:date="2019-10-04T21:35:00Z">
        <w:r w:rsidR="00C2601F">
          <w:rPr>
            <w:rFonts w:hint="eastAsia"/>
            <w:sz w:val="22"/>
            <w:szCs w:val="22"/>
          </w:rPr>
          <w:t xml:space="preserve"> </w:t>
        </w:r>
      </w:ins>
      <w:ins w:id="3358" w:author="t_竹沢 公佑" w:date="2019-10-04T21:34:00Z">
        <w:r w:rsidR="00C2601F">
          <w:rPr>
            <w:rFonts w:hint="eastAsia"/>
            <w:sz w:val="22"/>
            <w:szCs w:val="22"/>
          </w:rPr>
          <w:t>a</w:t>
        </w:r>
      </w:ins>
      <w:del w:id="3359" w:author="t_竹沢 公佑" w:date="2019-10-04T21:34:00Z">
        <w:r w:rsidRPr="00A1402D" w:rsidDel="00C2601F">
          <w:rPr>
            <w:sz w:val="22"/>
            <w:szCs w:val="22"/>
          </w:rPr>
          <w:delText xml:space="preserve"> that</w:delText>
        </w:r>
      </w:del>
      <w:r w:rsidRPr="00A1402D">
        <w:rPr>
          <w:sz w:val="22"/>
          <w:szCs w:val="22"/>
        </w:rPr>
        <w:t xml:space="preserve"> group and the </w:t>
      </w:r>
      <w:ins w:id="3360" w:author="t_竹沢 公佑" w:date="2019-10-04T21:35:00Z">
        <w:r w:rsidR="00C2601F">
          <w:rPr>
            <w:rFonts w:hint="eastAsia"/>
            <w:sz w:val="22"/>
            <w:szCs w:val="22"/>
          </w:rPr>
          <w:t xml:space="preserve">reception </w:t>
        </w:r>
      </w:ins>
      <w:r w:rsidRPr="00A1402D">
        <w:rPr>
          <w:sz w:val="22"/>
          <w:szCs w:val="22"/>
        </w:rPr>
        <w:t xml:space="preserve">time </w:t>
      </w:r>
      <w:ins w:id="3361" w:author="t_竹沢 公佑" w:date="2019-10-04T21:35:00Z">
        <w:r w:rsidR="00C2601F">
          <w:rPr>
            <w:rFonts w:hint="eastAsia"/>
            <w:sz w:val="22"/>
            <w:szCs w:val="22"/>
          </w:rPr>
          <w:t xml:space="preserve">of </w:t>
        </w:r>
      </w:ins>
      <w:del w:id="3362" w:author="t_竹沢 公佑" w:date="2019-10-04T21:35:00Z">
        <w:r w:rsidRPr="00A1402D" w:rsidDel="00C2601F">
          <w:rPr>
            <w:sz w:val="22"/>
            <w:szCs w:val="22"/>
          </w:rPr>
          <w:delText xml:space="preserve">when </w:delText>
        </w:r>
      </w:del>
      <w:r w:rsidRPr="00A1402D">
        <w:rPr>
          <w:sz w:val="22"/>
          <w:szCs w:val="22"/>
        </w:rPr>
        <w:t xml:space="preserve">the first frame of </w:t>
      </w:r>
      <w:ins w:id="3363" w:author="t_竹沢 公佑" w:date="2019-10-04T21:35:00Z">
        <w:r w:rsidR="00C2601F">
          <w:rPr>
            <w:rFonts w:hint="eastAsia"/>
            <w:sz w:val="22"/>
            <w:szCs w:val="22"/>
          </w:rPr>
          <w:t xml:space="preserve">a </w:t>
        </w:r>
      </w:ins>
      <w:del w:id="3364" w:author="t_竹沢 公佑" w:date="2019-10-04T21:35:00Z">
        <w:r w:rsidRPr="00A1402D" w:rsidDel="00C2601F">
          <w:rPr>
            <w:sz w:val="22"/>
            <w:szCs w:val="22"/>
          </w:rPr>
          <w:delText xml:space="preserve">the </w:delText>
        </w:r>
      </w:del>
      <w:r w:rsidRPr="00A1402D">
        <w:rPr>
          <w:sz w:val="22"/>
          <w:szCs w:val="22"/>
        </w:rPr>
        <w:t>group</w:t>
      </w:r>
      <w:del w:id="3365" w:author="t_竹沢 公佑" w:date="2019-10-04T21:35:00Z">
        <w:r w:rsidRPr="00A1402D" w:rsidDel="00C2601F">
          <w:rPr>
            <w:sz w:val="22"/>
            <w:szCs w:val="22"/>
          </w:rPr>
          <w:delText xml:space="preserve"> is received</w:delText>
        </w:r>
      </w:del>
      <w:r w:rsidRPr="00A1402D">
        <w:rPr>
          <w:sz w:val="22"/>
          <w:szCs w:val="22"/>
        </w:rPr>
        <w:t>.</w:t>
      </w:r>
    </w:p>
    <w:p w:rsidR="00DF1C7C" w:rsidRDefault="00784A1F">
      <w:pPr>
        <w:spacing w:line="0" w:lineRule="atLeast"/>
      </w:pPr>
      <w:r>
        <w:pict>
          <v:shape id="_x0000_s1173" type="#_x0000_t202" style="position:absolute;margin-left:-.45pt;margin-top:8.5pt;width:37.5pt;height:14.4pt;z-index:97" filled="f" stroked="f">
            <v:textbox style="mso-next-textbox:#_x0000_s1173" inset="0,0,0,0">
              <w:txbxContent>
                <w:p w:rsidR="000F6E92" w:rsidRDefault="000F6E92">
                  <w:pPr>
                    <w:pStyle w:val="HTML0"/>
                    <w:spacing w:line="0" w:lineRule="atLeast"/>
                    <w:rPr>
                      <w:rFonts w:eastAsia="ＭＳ Ｐゴシック"/>
                      <w:color w:val="222222"/>
                      <w:sz w:val="22"/>
                      <w:szCs w:val="22"/>
                      <w:lang w:val="en"/>
                    </w:rPr>
                  </w:pPr>
                  <w:r>
                    <w:rPr>
                      <w:rFonts w:eastAsia="ＭＳ Ｐゴシック" w:hint="eastAsia"/>
                      <w:color w:val="222222"/>
                      <w:sz w:val="22"/>
                      <w:szCs w:val="22"/>
                      <w:lang w:val="en"/>
                    </w:rPr>
                    <w:t>Offset</w:t>
                  </w:r>
                </w:p>
              </w:txbxContent>
            </v:textbox>
          </v:shape>
        </w:pict>
      </w:r>
    </w:p>
    <w:p w:rsidR="00DF1C7C" w:rsidRDefault="00784A1F">
      <w:pPr>
        <w:spacing w:line="0" w:lineRule="atLeast"/>
      </w:pPr>
      <w:r>
        <w:pict>
          <v:shape id="_x0000_s1174" type="#_x0000_t202" style="position:absolute;margin-left:302.55pt;margin-top:10.75pt;width:27pt;height:14.4pt;z-index:110" filled="f" stroked="f">
            <v:textbox style="mso-next-textbox:#_x0000_s1174" inset="0,0,0,0">
              <w:txbxContent>
                <w:p w:rsidR="000F6E92" w:rsidRPr="005038B9" w:rsidRDefault="000F6E92">
                  <w:pPr>
                    <w:pStyle w:val="HTML0"/>
                    <w:spacing w:line="0" w:lineRule="atLeas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0xC</w:t>
                  </w:r>
                </w:p>
                <w:p w:rsidR="000F6E92" w:rsidRPr="005038B9" w:rsidRDefault="000F6E92">
                  <w:pPr>
                    <w:pStyle w:val="HTML0"/>
                    <w:spacing w:line="0" w:lineRule="atLeast"/>
                    <w:rPr>
                      <w:rFonts w:ascii="ＭＳ Ｐゴシック" w:eastAsia="ＭＳ Ｐゴシック" w:hAnsi="ＭＳ Ｐゴシック"/>
                      <w:color w:val="222222"/>
                      <w:sz w:val="22"/>
                      <w:szCs w:val="22"/>
                      <w:lang w:val="en"/>
                    </w:rPr>
                  </w:pPr>
                </w:p>
              </w:txbxContent>
            </v:textbox>
          </v:shape>
        </w:pict>
      </w:r>
      <w:r>
        <w:pict>
          <v:shape id="_x0000_s1175" type="#_x0000_t202" style="position:absolute;margin-left:373.8pt;margin-top:11.6pt;width:27pt;height:14.4pt;z-index:111" filled="f" stroked="f">
            <v:textbox style="mso-next-textbox:#_x0000_s1175" inset="0,0,0,0">
              <w:txbxContent>
                <w:p w:rsidR="000F6E92" w:rsidRPr="005038B9" w:rsidRDefault="000F6E92">
                  <w:pPr>
                    <w:pStyle w:val="HTML0"/>
                    <w:spacing w:line="0" w:lineRule="atLeas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0x2F</w:t>
                  </w:r>
                </w:p>
                <w:p w:rsidR="000F6E92" w:rsidRPr="005038B9" w:rsidRDefault="000F6E92">
                  <w:pPr>
                    <w:pStyle w:val="HTML0"/>
                    <w:spacing w:line="0" w:lineRule="atLeast"/>
                    <w:rPr>
                      <w:rFonts w:ascii="ＭＳ Ｐゴシック" w:eastAsia="ＭＳ Ｐゴシック" w:hAnsi="ＭＳ Ｐゴシック"/>
                      <w:color w:val="222222"/>
                      <w:sz w:val="22"/>
                      <w:szCs w:val="22"/>
                      <w:lang w:val="en"/>
                    </w:rPr>
                  </w:pPr>
                </w:p>
              </w:txbxContent>
            </v:textbox>
          </v:shape>
        </w:pict>
      </w:r>
      <w:r>
        <w:pict>
          <v:shape id="_x0000_s1176" type="#_x0000_t202" style="position:absolute;margin-left:121.8pt;margin-top:9.3pt;width:27pt;height:14.4pt;z-index:101" filled="f" stroked="f">
            <v:textbox style="mso-next-textbox:#_x0000_s1176" inset="0,0,0,0">
              <w:txbxContent>
                <w:p w:rsidR="000F6E92" w:rsidRPr="005038B9" w:rsidRDefault="000F6E92">
                  <w:pPr>
                    <w:pStyle w:val="HTML0"/>
                    <w:spacing w:line="0" w:lineRule="atLeas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0x8</w:t>
                  </w:r>
                </w:p>
              </w:txbxContent>
            </v:textbox>
          </v:shape>
        </w:pict>
      </w:r>
      <w:r>
        <w:pict>
          <v:shape id="_x0000_s1177" type="#_x0000_t202" style="position:absolute;margin-left:10.8pt;margin-top:9.3pt;width:27pt;height:14.4pt;z-index:98" filled="f" stroked="f">
            <v:textbox style="mso-next-textbox:#_x0000_s1177" inset="0,0,0,0">
              <w:txbxContent>
                <w:p w:rsidR="000F6E92" w:rsidRPr="005038B9" w:rsidRDefault="000F6E92">
                  <w:pPr>
                    <w:pStyle w:val="HTML0"/>
                    <w:spacing w:line="0" w:lineRule="atLeast"/>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0x0</w:t>
                  </w:r>
                </w:p>
              </w:txbxContent>
            </v:textbox>
          </v:shape>
        </w:pict>
      </w:r>
    </w:p>
    <w:p w:rsidR="00DF1C7C" w:rsidRDefault="00784A1F">
      <w:pPr>
        <w:spacing w:line="0" w:lineRule="atLeast"/>
      </w:pPr>
      <w:r>
        <w:rPr>
          <w:noProof/>
        </w:rPr>
        <w:pict>
          <v:shape id="_x0000_s1800" type="#_x0000_t202" style="position:absolute;margin-left:121.8pt;margin-top:10.45pt;width:86.25pt;height:49.35pt;z-index:472">
            <v:textbox style="mso-next-textbox:#_x0000_s1800" inset="0,0,0,0">
              <w:txbxContent>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 xml:space="preserve">unsigned int </w:t>
                  </w:r>
                </w:p>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Frame Status</w:t>
                  </w:r>
                </w:p>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ins w:id="3366" w:author="t_竹沢 公佑" w:date="2019-08-24T09:49:00Z">
        <w:r>
          <w:rPr>
            <w:noProof/>
          </w:rPr>
          <w:pict>
            <v:shape id="_x0000_s1801" type="#_x0000_t202" style="position:absolute;margin-left:207.3pt;margin-top:10.45pt;width:41.25pt;height:49.35pt;z-index:473">
              <v:textbox style="mso-next-textbox:#_x0000_s1801" inset="0,0,0,0">
                <w:txbxContent>
                  <w:p w:rsidR="000F6E92" w:rsidRPr="005038B9" w:rsidDel="0044786F" w:rsidRDefault="000F6E92" w:rsidP="0044786F">
                    <w:pPr>
                      <w:pStyle w:val="HTML0"/>
                      <w:spacing w:line="0" w:lineRule="atLeast"/>
                      <w:jc w:val="center"/>
                      <w:rPr>
                        <w:del w:id="3367" w:author="t_竹沢 公佑" w:date="2019-08-24T09:50:00Z"/>
                        <w:rFonts w:ascii="ＭＳ Ｐゴシック" w:eastAsia="ＭＳ Ｐゴシック" w:hAnsi="ＭＳ Ｐゴシック"/>
                        <w:color w:val="222222"/>
                        <w:sz w:val="22"/>
                        <w:szCs w:val="22"/>
                        <w:lang w:val="en"/>
                      </w:rPr>
                    </w:pPr>
                    <w:ins w:id="3368" w:author="t_竹沢 公佑" w:date="2019-08-24T09:50:00Z">
                      <w:r>
                        <w:rPr>
                          <w:rFonts w:ascii="ＭＳ Ｐゴシック" w:eastAsia="ＭＳ Ｐゴシック" w:hAnsi="ＭＳ Ｐゴシック" w:hint="eastAsia"/>
                          <w:color w:val="222222"/>
                          <w:sz w:val="22"/>
                          <w:szCs w:val="22"/>
                          <w:lang w:val="en"/>
                        </w:rPr>
                        <w:t>Parity</w:t>
                      </w:r>
                    </w:ins>
                    <w:del w:id="3369" w:author="t_竹沢 公佑" w:date="2019-08-24T09:50:00Z">
                      <w:r w:rsidRPr="005038B9" w:rsidDel="0044786F">
                        <w:rPr>
                          <w:rFonts w:ascii="ＭＳ Ｐゴシック" w:eastAsia="ＭＳ Ｐゴシック" w:hAnsi="ＭＳ Ｐゴシック" w:hint="eastAsia"/>
                          <w:color w:val="222222"/>
                          <w:sz w:val="22"/>
                          <w:szCs w:val="22"/>
                          <w:lang w:val="en"/>
                        </w:rPr>
                        <w:delText xml:space="preserve">unsigned int </w:delText>
                      </w:r>
                    </w:del>
                  </w:p>
                  <w:p w:rsidR="000F6E92" w:rsidRPr="005038B9" w:rsidDel="0044786F" w:rsidRDefault="000F6E92" w:rsidP="0044786F">
                    <w:pPr>
                      <w:pStyle w:val="HTML0"/>
                      <w:spacing w:line="0" w:lineRule="atLeast"/>
                      <w:jc w:val="center"/>
                      <w:rPr>
                        <w:del w:id="3370" w:author="t_竹沢 公佑" w:date="2019-08-24T09:50:00Z"/>
                        <w:rFonts w:ascii="ＭＳ Ｐゴシック" w:eastAsia="ＭＳ Ｐゴシック" w:hAnsi="ＭＳ Ｐゴシック"/>
                        <w:color w:val="222222"/>
                        <w:sz w:val="22"/>
                        <w:szCs w:val="22"/>
                        <w:lang w:val="en"/>
                      </w:rPr>
                    </w:pPr>
                    <w:del w:id="3371" w:author="t_竹沢 公佑" w:date="2019-08-24T09:50:00Z">
                      <w:r w:rsidRPr="005038B9" w:rsidDel="0044786F">
                        <w:rPr>
                          <w:rFonts w:ascii="ＭＳ Ｐゴシック" w:eastAsia="ＭＳ Ｐゴシック" w:hAnsi="ＭＳ Ｐゴシック" w:hint="eastAsia"/>
                          <w:color w:val="222222"/>
                          <w:sz w:val="22"/>
                          <w:szCs w:val="22"/>
                          <w:lang w:val="en"/>
                        </w:rPr>
                        <w:delText>Frame Status</w:delText>
                      </w:r>
                    </w:del>
                  </w:p>
                  <w:p w:rsidR="000F6E92" w:rsidRPr="005038B9" w:rsidRDefault="000F6E92" w:rsidP="0044786F">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ins>
      <w:r>
        <w:pict>
          <v:shape id="_x0000_s1179" type="#_x0000_t202" style="position:absolute;margin-left:248.55pt;margin-top:10.45pt;width:57.75pt;height:49.35pt;z-index:136" fillcolor="#d8d8d8">
            <v:textbox style="mso-next-textbox:#_x0000_s1179" inset="0,0,0,0">
              <w:txbxContent>
                <w:p w:rsidR="000F6E92" w:rsidRDefault="000F6E92">
                  <w:pPr>
                    <w:pStyle w:val="HTML0"/>
                    <w:spacing w:line="0" w:lineRule="atLeast"/>
                    <w:jc w:val="center"/>
                    <w:rPr>
                      <w:ins w:id="3372" w:author="t_竹沢 公佑" w:date="2019-08-24T09:49:00Z"/>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color w:val="222222"/>
                      <w:sz w:val="22"/>
                      <w:szCs w:val="22"/>
                      <w:lang w:val="en"/>
                    </w:rPr>
                    <w:t>U</w:t>
                  </w:r>
                  <w:r w:rsidRPr="005038B9">
                    <w:rPr>
                      <w:rFonts w:ascii="ＭＳ Ｐゴシック" w:eastAsia="ＭＳ Ｐゴシック" w:hAnsi="ＭＳ Ｐゴシック" w:hint="eastAsia"/>
                      <w:color w:val="222222"/>
                      <w:sz w:val="22"/>
                      <w:szCs w:val="22"/>
                      <w:lang w:val="en"/>
                    </w:rPr>
                    <w:t>nused</w:t>
                  </w:r>
                </w:p>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del w:id="3373" w:author="t_竹沢 公佑" w:date="2019-08-24T09:49:00Z">
                    <w:r w:rsidRPr="005038B9" w:rsidDel="0044786F">
                      <w:rPr>
                        <w:rFonts w:ascii="ＭＳ Ｐゴシック" w:eastAsia="ＭＳ Ｐゴシック" w:hAnsi="ＭＳ Ｐゴシック" w:hint="eastAsia"/>
                        <w:color w:val="222222"/>
                        <w:sz w:val="22"/>
                        <w:szCs w:val="22"/>
                        <w:lang w:val="en"/>
                      </w:rPr>
                      <w:delText xml:space="preserve"> </w:delText>
                    </w:r>
                  </w:del>
                  <w:r w:rsidRPr="005038B9">
                    <w:rPr>
                      <w:rFonts w:ascii="ＭＳ Ｐゴシック" w:eastAsia="ＭＳ Ｐゴシック" w:hAnsi="ＭＳ Ｐゴシック" w:hint="eastAsia"/>
                      <w:color w:val="222222"/>
                      <w:sz w:val="22"/>
                      <w:szCs w:val="22"/>
                      <w:lang w:val="en"/>
                    </w:rPr>
                    <w:t>area</w:t>
                  </w:r>
                </w:p>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w:t>
                  </w:r>
                  <w:r>
                    <w:rPr>
                      <w:rFonts w:ascii="ＭＳ Ｐゴシック" w:eastAsia="ＭＳ Ｐゴシック" w:hAnsi="ＭＳ Ｐゴシック" w:hint="eastAsia"/>
                      <w:color w:val="222222"/>
                      <w:sz w:val="22"/>
                      <w:szCs w:val="22"/>
                      <w:lang w:val="en"/>
                    </w:rPr>
                    <w:t>undefined</w:t>
                  </w:r>
                  <w:r w:rsidRPr="005038B9">
                    <w:rPr>
                      <w:rFonts w:ascii="ＭＳ Ｐゴシック" w:eastAsia="ＭＳ Ｐゴシック" w:hAnsi="ＭＳ Ｐゴシック" w:hint="eastAsia"/>
                      <w:color w:val="222222"/>
                      <w:sz w:val="22"/>
                      <w:szCs w:val="22"/>
                      <w:lang w:val="en"/>
                    </w:rPr>
                    <w:t>)</w:t>
                  </w:r>
                </w:p>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178" type="#_x0000_t202" style="position:absolute;margin-left:304.05pt;margin-top:10.45pt;width:96.75pt;height:49.35pt;z-index:108">
            <v:textbox style="mso-next-textbox:#_x0000_s1178" inset="0,0,0,0">
              <w:txbxContent>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 xml:space="preserve">struct </w:t>
                  </w:r>
                  <w:r w:rsidRPr="005038B9">
                    <w:rPr>
                      <w:rFonts w:ascii="ＭＳ Ｐゴシック" w:eastAsia="ＭＳ Ｐゴシック" w:hAnsi="ＭＳ Ｐゴシック"/>
                      <w:iCs/>
                      <w:color w:val="000000"/>
                      <w:sz w:val="22"/>
                      <w:szCs w:val="22"/>
                    </w:rPr>
                    <w:t>timespec</w:t>
                  </w:r>
                  <w:r w:rsidRPr="005038B9">
                    <w:rPr>
                      <w:rFonts w:ascii="ＭＳ Ｐゴシック" w:eastAsia="ＭＳ Ｐゴシック" w:hAnsi="ＭＳ Ｐゴシック"/>
                      <w:color w:val="000000"/>
                      <w:sz w:val="22"/>
                      <w:szCs w:val="22"/>
                    </w:rPr>
                    <w:t xml:space="preserve"> </w:t>
                  </w:r>
                  <w:r w:rsidRPr="005038B9">
                    <w:rPr>
                      <w:rFonts w:ascii="ＭＳ Ｐゴシック" w:eastAsia="ＭＳ Ｐゴシック" w:hAnsi="ＭＳ Ｐゴシック" w:hint="eastAsia"/>
                      <w:color w:val="222222"/>
                      <w:sz w:val="22"/>
                      <w:szCs w:val="22"/>
                      <w:lang w:val="en"/>
                    </w:rPr>
                    <w:t xml:space="preserve"> </w:t>
                  </w:r>
                </w:p>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 xml:space="preserve">software </w:t>
                  </w:r>
                  <w:r>
                    <w:rPr>
                      <w:rFonts w:ascii="ＭＳ Ｐゴシック" w:eastAsia="ＭＳ Ｐゴシック" w:hAnsi="ＭＳ Ｐゴシック" w:hint="eastAsia"/>
                      <w:color w:val="222222"/>
                      <w:sz w:val="22"/>
                      <w:szCs w:val="22"/>
                      <w:lang w:val="en"/>
                    </w:rPr>
                    <w:t xml:space="preserve">UTC </w:t>
                  </w:r>
                  <w:r w:rsidRPr="005038B9">
                    <w:rPr>
                      <w:rFonts w:ascii="ＭＳ Ｐゴシック" w:eastAsia="ＭＳ Ｐゴシック" w:hAnsi="ＭＳ Ｐゴシック" w:hint="eastAsia"/>
                      <w:color w:val="222222"/>
                      <w:sz w:val="22"/>
                      <w:szCs w:val="22"/>
                      <w:lang w:val="en"/>
                    </w:rPr>
                    <w:t>timestamp</w:t>
                  </w:r>
                </w:p>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180" type="#_x0000_t202" style="position:absolute;margin-left:121.8pt;margin-top:10.45pt;width:85.5pt;height:49.35pt;z-index:107">
            <v:textbox style="mso-next-textbox:#_x0000_s1180" inset="0,0,0,0">
              <w:txbxContent>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 xml:space="preserve">unsigned int </w:t>
                  </w:r>
                </w:p>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Frame Status</w:t>
                  </w:r>
                </w:p>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r>
        <w:pict>
          <v:shape id="_x0000_s1181" type="#_x0000_t202" style="position:absolute;margin-left:23.55pt;margin-top:10.45pt;width:99pt;height:49.35pt;z-index:96">
            <v:textbox style="mso-next-textbox:#_x0000_s1181" inset="0,0,0,0">
              <w:txbxContent>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 xml:space="preserve">unsigned long </w:t>
                  </w:r>
                </w:p>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hardware 48ms tick count</w:t>
                  </w:r>
                </w:p>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p>
              </w:txbxContent>
            </v:textbox>
          </v:shape>
        </w:pict>
      </w:r>
    </w:p>
    <w:p w:rsidR="00DF1C7C" w:rsidRDefault="00DF1C7C">
      <w:pPr>
        <w:spacing w:line="0" w:lineRule="atLeast"/>
      </w:pPr>
    </w:p>
    <w:p w:rsidR="00DF1C7C" w:rsidRDefault="00DF1C7C">
      <w:pPr>
        <w:spacing w:line="0" w:lineRule="atLeast"/>
      </w:pPr>
    </w:p>
    <w:p w:rsidR="00DF1C7C" w:rsidRDefault="00784A1F">
      <w:pPr>
        <w:tabs>
          <w:tab w:val="left" w:pos="5865"/>
        </w:tabs>
        <w:spacing w:line="0" w:lineRule="atLeast"/>
      </w:pPr>
      <w:r>
        <w:pict>
          <v:shape id="_x0000_s1187" type="#_x0000_t88" style="position:absolute;margin-left:346.45pt;margin-top:-27.05pt;width:14.2pt;height:94.5pt;rotation:90;z-index:104" adj=",10486">
            <v:textbox inset="5.85pt,.7pt,5.85pt,.7pt"/>
          </v:shape>
        </w:pict>
      </w:r>
      <w:ins w:id="3374" w:author="t_竹沢 公佑" w:date="2019-08-24T09:50:00Z">
        <w:r>
          <w:rPr>
            <w:noProof/>
          </w:rPr>
          <w:pict>
            <v:shape id="_x0000_s1802" type="#_x0000_t88" style="position:absolute;margin-left:219.75pt;margin-top:2.35pt;width:17.1pt;height:40.5pt;rotation:90;z-index:474" adj=",10486">
              <v:textbox inset="5.85pt,.7pt,5.85pt,.7pt"/>
            </v:shape>
          </w:pict>
        </w:r>
      </w:ins>
      <w:r>
        <w:pict>
          <v:shape id="_x0000_s1186" type="#_x0000_t88" style="position:absolute;margin-left:268.9pt;margin-top:-7.25pt;width:17.1pt;height:57.75pt;rotation:90;z-index:137" adj=",10486">
            <v:textbox inset="5.85pt,.7pt,5.85pt,.7pt"/>
          </v:shape>
        </w:pict>
      </w:r>
      <w:r>
        <w:pict>
          <v:shape id="_x0000_s1183" type="#_x0000_t88" style="position:absolute;margin-left:157.8pt;margin-top:-21.2pt;width:14.25pt;height:84.75pt;rotation:90;z-index:102" adj=",10486">
            <v:textbox inset="5.85pt,.7pt,5.85pt,.7pt"/>
          </v:shape>
        </w:pict>
      </w:r>
      <w:r>
        <w:pict>
          <v:shape id="_x0000_s1184" type="#_x0000_t88" style="position:absolute;margin-left:66.05pt;margin-top:-28.45pt;width:13.3pt;height:98.25pt;rotation:90;z-index:99" adj=",10486">
            <v:textbox inset="5.85pt,.7pt,5.85pt,.7pt"/>
          </v:shape>
        </w:pict>
      </w:r>
      <w:r w:rsidR="00DF1C7C">
        <w:tab/>
      </w:r>
    </w:p>
    <w:p w:rsidR="00DF1C7C" w:rsidRDefault="00784A1F">
      <w:pPr>
        <w:spacing w:line="0" w:lineRule="atLeast"/>
      </w:pPr>
      <w:r>
        <w:pict>
          <v:shape id="_x0000_s1189" type="#_x0000_t202" style="position:absolute;margin-left:46.05pt;margin-top:11.75pt;width:56.25pt;height:16.4pt;z-index:100" filled="f" stroked="f">
            <v:textbox style="mso-next-textbox:#_x0000_s1189" inset="0,0,0,0">
              <w:txbxContent>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8Byte</w:t>
                  </w:r>
                </w:p>
              </w:txbxContent>
            </v:textbox>
          </v:shape>
        </w:pict>
      </w:r>
      <w:r>
        <w:pict>
          <v:shape id="_x0000_s1182" type="#_x0000_t202" style="position:absolute;margin-left:249.3pt;margin-top:11.75pt;width:58.5pt;height:16.4pt;z-index:138" filled="f" stroked="f">
            <v:textbox style="mso-next-textbox:#_x0000_s1182" inset="0,0,0,0">
              <w:txbxContent>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ins w:id="3375" w:author="t_竹沢 公佑" w:date="2019-08-24T09:50:00Z">
                    <w:r>
                      <w:rPr>
                        <w:rFonts w:ascii="ＭＳ Ｐゴシック" w:eastAsia="ＭＳ Ｐゴシック" w:hAnsi="ＭＳ Ｐゴシック" w:hint="eastAsia"/>
                        <w:color w:val="222222"/>
                        <w:sz w:val="22"/>
                        <w:szCs w:val="22"/>
                        <w:lang w:val="en"/>
                      </w:rPr>
                      <w:t>14</w:t>
                    </w:r>
                  </w:ins>
                  <w:del w:id="3376" w:author="t_竹沢 公佑" w:date="2019-08-24T09:50:00Z">
                    <w:r w:rsidRPr="005038B9" w:rsidDel="0044786F">
                      <w:rPr>
                        <w:rFonts w:ascii="ＭＳ Ｐゴシック" w:eastAsia="ＭＳ Ｐゴシック" w:hAnsi="ＭＳ Ｐゴシック" w:hint="eastAsia"/>
                        <w:color w:val="222222"/>
                        <w:sz w:val="22"/>
                        <w:szCs w:val="22"/>
                        <w:lang w:val="en"/>
                      </w:rPr>
                      <w:delText>20</w:delText>
                    </w:r>
                  </w:del>
                  <w:ins w:id="3377" w:author="t_竹沢 公佑" w:date="2019-08-24T09:51:00Z">
                    <w:r>
                      <w:rPr>
                        <w:rFonts w:ascii="ＭＳ Ｐゴシック" w:eastAsia="ＭＳ Ｐゴシック" w:hAnsi="ＭＳ Ｐゴシック" w:hint="eastAsia"/>
                        <w:color w:val="222222"/>
                        <w:sz w:val="22"/>
                        <w:szCs w:val="22"/>
                        <w:lang w:val="en"/>
                      </w:rPr>
                      <w:t>B</w:t>
                    </w:r>
                  </w:ins>
                  <w:del w:id="3378" w:author="t_竹沢 公佑" w:date="2019-08-24T09:51:00Z">
                    <w:r w:rsidRPr="005038B9" w:rsidDel="0044786F">
                      <w:rPr>
                        <w:rFonts w:ascii="ＭＳ Ｐゴシック" w:eastAsia="ＭＳ Ｐゴシック" w:hAnsi="ＭＳ Ｐゴシック" w:hint="eastAsia"/>
                        <w:color w:val="222222"/>
                        <w:sz w:val="22"/>
                        <w:szCs w:val="22"/>
                        <w:lang w:val="en"/>
                      </w:rPr>
                      <w:delText>b</w:delText>
                    </w:r>
                  </w:del>
                  <w:r w:rsidRPr="005038B9">
                    <w:rPr>
                      <w:rFonts w:ascii="ＭＳ Ｐゴシック" w:eastAsia="ＭＳ Ｐゴシック" w:hAnsi="ＭＳ Ｐゴシック" w:hint="eastAsia"/>
                      <w:color w:val="222222"/>
                      <w:sz w:val="22"/>
                      <w:szCs w:val="22"/>
                      <w:lang w:val="en"/>
                    </w:rPr>
                    <w:t>yte</w:t>
                  </w:r>
                </w:p>
              </w:txbxContent>
            </v:textbox>
          </v:shape>
        </w:pict>
      </w:r>
      <w:ins w:id="3379" w:author="t_竹沢 公佑" w:date="2019-08-24T09:51:00Z">
        <w:r>
          <w:rPr>
            <w:noProof/>
            <w:u w:val="single"/>
          </w:rPr>
          <w:pict>
            <v:shape id="_x0000_s1803" type="#_x0000_t202" style="position:absolute;margin-left:199.05pt;margin-top:11.75pt;width:58.5pt;height:16.4pt;z-index:475" filled="f" stroked="f">
              <v:textbox style="mso-next-textbox:#_x0000_s1803" inset="0,0,0,0">
                <w:txbxContent>
                  <w:p w:rsidR="000F6E92" w:rsidRPr="005038B9" w:rsidRDefault="000F6E92" w:rsidP="0044786F">
                    <w:pPr>
                      <w:pStyle w:val="HTML0"/>
                      <w:spacing w:line="0" w:lineRule="atLeast"/>
                      <w:jc w:val="center"/>
                      <w:rPr>
                        <w:rFonts w:ascii="ＭＳ Ｐゴシック" w:eastAsia="ＭＳ Ｐゴシック" w:hAnsi="ＭＳ Ｐゴシック"/>
                        <w:color w:val="222222"/>
                        <w:sz w:val="22"/>
                        <w:szCs w:val="22"/>
                        <w:lang w:val="en"/>
                      </w:rPr>
                    </w:pPr>
                    <w:ins w:id="3380" w:author="t_竹沢 公佑" w:date="2019-08-24T09:51:00Z">
                      <w:r>
                        <w:rPr>
                          <w:rFonts w:ascii="ＭＳ Ｐゴシック" w:eastAsia="ＭＳ Ｐゴシック" w:hAnsi="ＭＳ Ｐゴシック" w:hint="eastAsia"/>
                          <w:color w:val="222222"/>
                          <w:sz w:val="22"/>
                          <w:szCs w:val="22"/>
                          <w:lang w:val="en"/>
                        </w:rPr>
                        <w:t>6</w:t>
                      </w:r>
                    </w:ins>
                    <w:del w:id="3381" w:author="t_竹沢 公佑" w:date="2019-08-24T09:50:00Z">
                      <w:r w:rsidRPr="005038B9" w:rsidDel="0044786F">
                        <w:rPr>
                          <w:rFonts w:ascii="ＭＳ Ｐゴシック" w:eastAsia="ＭＳ Ｐゴシック" w:hAnsi="ＭＳ Ｐゴシック" w:hint="eastAsia"/>
                          <w:color w:val="222222"/>
                          <w:sz w:val="22"/>
                          <w:szCs w:val="22"/>
                          <w:lang w:val="en"/>
                        </w:rPr>
                        <w:delText>20</w:delText>
                      </w:r>
                    </w:del>
                    <w:ins w:id="3382" w:author="t_竹沢 公佑" w:date="2019-08-24T09:51:00Z">
                      <w:r>
                        <w:rPr>
                          <w:rFonts w:ascii="ＭＳ Ｐゴシック" w:eastAsia="ＭＳ Ｐゴシック" w:hAnsi="ＭＳ Ｐゴシック" w:hint="eastAsia"/>
                          <w:color w:val="222222"/>
                          <w:sz w:val="22"/>
                          <w:szCs w:val="22"/>
                          <w:lang w:val="en"/>
                        </w:rPr>
                        <w:t>B</w:t>
                      </w:r>
                    </w:ins>
                    <w:del w:id="3383" w:author="t_竹沢 公佑" w:date="2019-08-24T09:51:00Z">
                      <w:r w:rsidRPr="005038B9" w:rsidDel="0044786F">
                        <w:rPr>
                          <w:rFonts w:ascii="ＭＳ Ｐゴシック" w:eastAsia="ＭＳ Ｐゴシック" w:hAnsi="ＭＳ Ｐゴシック" w:hint="eastAsia"/>
                          <w:color w:val="222222"/>
                          <w:sz w:val="22"/>
                          <w:szCs w:val="22"/>
                          <w:lang w:val="en"/>
                        </w:rPr>
                        <w:delText>b</w:delText>
                      </w:r>
                    </w:del>
                    <w:r w:rsidRPr="005038B9">
                      <w:rPr>
                        <w:rFonts w:ascii="ＭＳ Ｐゴシック" w:eastAsia="ＭＳ Ｐゴシック" w:hAnsi="ＭＳ Ｐゴシック" w:hint="eastAsia"/>
                        <w:color w:val="222222"/>
                        <w:sz w:val="22"/>
                        <w:szCs w:val="22"/>
                        <w:lang w:val="en"/>
                      </w:rPr>
                      <w:t>yte</w:t>
                    </w:r>
                  </w:p>
                </w:txbxContent>
              </v:textbox>
            </v:shape>
          </w:pict>
        </w:r>
      </w:ins>
      <w:r>
        <w:pict>
          <v:shape id="_x0000_s1185" type="#_x0000_t202" style="position:absolute;margin-left:139.5pt;margin-top:11.75pt;width:58.5pt;height:16.4pt;z-index:103" filled="f" stroked="f">
            <v:textbox style="mso-next-textbox:#_x0000_s1185" inset="0,0,0,0">
              <w:txbxContent>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4Byte</w:t>
                  </w:r>
                </w:p>
              </w:txbxContent>
            </v:textbox>
          </v:shape>
        </w:pict>
      </w:r>
      <w:r>
        <w:pict>
          <v:shape id="_x0000_s1188" type="#_x0000_t202" style="position:absolute;margin-left:327.3pt;margin-top:12.55pt;width:58.5pt;height:16.4pt;z-index:109" filled="f" stroked="f">
            <v:textbox style="mso-next-textbox:#_x0000_s1188" inset="0,0,0,0">
              <w:txbxContent>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16Byte</w:t>
                  </w:r>
                </w:p>
              </w:txbxContent>
            </v:textbox>
          </v:shape>
        </w:pict>
      </w:r>
    </w:p>
    <w:p w:rsidR="00DF1C7C" w:rsidRDefault="00784A1F">
      <w:pPr>
        <w:spacing w:line="0" w:lineRule="atLeast"/>
      </w:pPr>
      <w:r>
        <w:pict>
          <v:shape id="_x0000_s1190" type="#_x0000_t88" style="position:absolute;margin-left:199.85pt;margin-top:-168.5pt;width:28.4pt;height:376.5pt;rotation:90;z-index:105" adj=",10486">
            <v:textbox inset="5.85pt,.7pt,5.85pt,.7pt"/>
          </v:shape>
        </w:pict>
      </w:r>
    </w:p>
    <w:p w:rsidR="00DF1C7C" w:rsidRDefault="00DF1C7C">
      <w:pPr>
        <w:spacing w:line="0" w:lineRule="atLeast"/>
      </w:pPr>
    </w:p>
    <w:p w:rsidR="007D1FA4" w:rsidDel="00AD21DC" w:rsidRDefault="00784A1F">
      <w:pPr>
        <w:spacing w:line="0" w:lineRule="atLeast"/>
        <w:rPr>
          <w:del w:id="3384" w:author="t_竹沢 公佑" w:date="2021-02-01T15:14:00Z"/>
        </w:rPr>
      </w:pPr>
      <w:r>
        <w:pict>
          <v:shape id="_x0000_s1191" type="#_x0000_t202" style="position:absolute;margin-left:182.05pt;margin-top:3.45pt;width:75pt;height:18.75pt;z-index:106" filled="f" stroked="f">
            <v:textbox style="mso-next-textbox:#_x0000_s1191" inset="0,0,0,0">
              <w:txbxContent>
                <w:p w:rsidR="000F6E92" w:rsidRPr="005038B9" w:rsidRDefault="000F6E92">
                  <w:pPr>
                    <w:pStyle w:val="HTML0"/>
                    <w:spacing w:line="0" w:lineRule="atLeast"/>
                    <w:jc w:val="center"/>
                    <w:rPr>
                      <w:rFonts w:ascii="ＭＳ Ｐゴシック" w:eastAsia="ＭＳ Ｐゴシック" w:hAnsi="ＭＳ Ｐゴシック"/>
                      <w:color w:val="222222"/>
                      <w:sz w:val="22"/>
                      <w:szCs w:val="22"/>
                      <w:lang w:val="en"/>
                    </w:rPr>
                  </w:pPr>
                  <w:r w:rsidRPr="005038B9">
                    <w:rPr>
                      <w:rFonts w:ascii="ＭＳ Ｐゴシック" w:eastAsia="ＭＳ Ｐゴシック" w:hAnsi="ＭＳ Ｐゴシック" w:hint="eastAsia"/>
                      <w:color w:val="222222"/>
                      <w:sz w:val="22"/>
                      <w:szCs w:val="22"/>
                      <w:lang w:val="en"/>
                    </w:rPr>
                    <w:t>48Byte</w:t>
                  </w:r>
                </w:p>
              </w:txbxContent>
            </v:textbox>
          </v:shape>
        </w:pict>
      </w:r>
    </w:p>
    <w:p w:rsidR="00AD21DC" w:rsidRDefault="00AD21DC">
      <w:pPr>
        <w:spacing w:line="0" w:lineRule="atLeast"/>
        <w:rPr>
          <w:ins w:id="3385" w:author="t_竹沢 公佑" w:date="2021-02-01T15:14:00Z"/>
        </w:rPr>
      </w:pPr>
    </w:p>
    <w:p w:rsidR="0081677B" w:rsidRDefault="0081677B">
      <w:pPr>
        <w:spacing w:line="0" w:lineRule="atLeast"/>
      </w:pPr>
    </w:p>
    <w:p w:rsidR="00D239E6" w:rsidRDefault="00D239E6" w:rsidP="00D239E6">
      <w:pPr>
        <w:pStyle w:val="af9"/>
        <w:jc w:val="center"/>
        <w:rPr>
          <w:b w:val="0"/>
        </w:rPr>
      </w:pPr>
      <w:r>
        <w:t xml:space="preserve">Figure </w:t>
      </w:r>
      <w:ins w:id="3386" w:author="t_竹沢 公佑" w:date="2021-02-01T12:00:00Z">
        <w:r w:rsidR="000C2A5C">
          <w:fldChar w:fldCharType="begin"/>
        </w:r>
        <w:r w:rsidR="000C2A5C">
          <w:instrText xml:space="preserve"> STYLEREF 1 \s </w:instrText>
        </w:r>
      </w:ins>
      <w:r w:rsidR="000C2A5C">
        <w:fldChar w:fldCharType="separate"/>
      </w:r>
      <w:r w:rsidR="000B4FA1">
        <w:rPr>
          <w:noProof/>
        </w:rPr>
        <w:t>3</w:t>
      </w:r>
      <w:ins w:id="3387" w:author="t_竹沢 公佑" w:date="2021-02-01T12:00:00Z">
        <w:r w:rsidR="000C2A5C">
          <w:fldChar w:fldCharType="end"/>
        </w:r>
        <w:r w:rsidR="000C2A5C">
          <w:noBreakHyphen/>
        </w:r>
        <w:r w:rsidR="000C2A5C">
          <w:fldChar w:fldCharType="begin"/>
        </w:r>
        <w:r w:rsidR="000C2A5C">
          <w:instrText xml:space="preserve"> SEQ Figure \* ARABIC \s 1 </w:instrText>
        </w:r>
      </w:ins>
      <w:r w:rsidR="000C2A5C">
        <w:fldChar w:fldCharType="separate"/>
      </w:r>
      <w:ins w:id="3388" w:author="t_竹沢 公佑" w:date="2021-02-02T17:29:00Z">
        <w:r w:rsidR="000B4FA1">
          <w:rPr>
            <w:noProof/>
          </w:rPr>
          <w:t>3</w:t>
        </w:r>
      </w:ins>
      <w:ins w:id="3389" w:author="t_竹沢 公佑" w:date="2021-02-01T12:00:00Z">
        <w:r w:rsidR="000C2A5C">
          <w:fldChar w:fldCharType="end"/>
        </w:r>
      </w:ins>
      <w:del w:id="3390" w:author="t_竹沢 公佑" w:date="2019-10-06T14:31:00Z">
        <w:r w:rsidDel="00C13B44">
          <w:fldChar w:fldCharType="begin"/>
        </w:r>
        <w:r w:rsidDel="00C13B44">
          <w:delInstrText xml:space="preserve"> STYLEREF 1 \s </w:delInstrText>
        </w:r>
        <w:r w:rsidDel="00C13B44">
          <w:fldChar w:fldCharType="separate"/>
        </w:r>
        <w:r w:rsidR="008A4939" w:rsidDel="00C13B44">
          <w:rPr>
            <w:noProof/>
          </w:rPr>
          <w:delText>3</w:delText>
        </w:r>
        <w:r w:rsidDel="00C13B44">
          <w:fldChar w:fldCharType="end"/>
        </w:r>
        <w:r w:rsidDel="00C13B44">
          <w:noBreakHyphen/>
        </w:r>
        <w:r w:rsidDel="00C13B44">
          <w:fldChar w:fldCharType="begin"/>
        </w:r>
        <w:r w:rsidDel="00C13B44">
          <w:delInstrText xml:space="preserve"> SEQ Figure \* ARABIC \s 1 </w:delInstrText>
        </w:r>
        <w:r w:rsidDel="00C13B44">
          <w:fldChar w:fldCharType="separate"/>
        </w:r>
        <w:r w:rsidR="008A4939" w:rsidDel="00C13B44">
          <w:rPr>
            <w:noProof/>
          </w:rPr>
          <w:delText>3</w:delText>
        </w:r>
        <w:r w:rsidDel="00C13B44">
          <w:fldChar w:fldCharType="end"/>
        </w:r>
      </w:del>
      <w:r>
        <w:rPr>
          <w:rFonts w:hint="eastAsia"/>
        </w:rPr>
        <w:t xml:space="preserve">: </w:t>
      </w:r>
      <w:r w:rsidRPr="00D239E6">
        <w:rPr>
          <w:b w:val="0"/>
        </w:rPr>
        <w:t>The</w:t>
      </w:r>
      <w:r w:rsidRPr="00D239E6">
        <w:rPr>
          <w:rFonts w:hint="eastAsia"/>
          <w:b w:val="0"/>
        </w:rPr>
        <w:t xml:space="preserve"> structure of information frame</w:t>
      </w:r>
    </w:p>
    <w:p w:rsidR="00D239E6" w:rsidRPr="00D239E6" w:rsidRDefault="00D239E6" w:rsidP="00D239E6"/>
    <w:p w:rsidR="00DF1C7C" w:rsidRDefault="00DF1C7C">
      <w:pPr>
        <w:spacing w:line="0" w:lineRule="atLeast"/>
        <w:rPr>
          <w:sz w:val="22"/>
          <w:szCs w:val="22"/>
        </w:rPr>
      </w:pPr>
      <w:r>
        <w:rPr>
          <w:rFonts w:hint="eastAsia"/>
          <w:b/>
          <w:sz w:val="22"/>
          <w:szCs w:val="22"/>
        </w:rPr>
        <w:t xml:space="preserve">Hardware </w:t>
      </w:r>
      <w:r>
        <w:rPr>
          <w:b/>
          <w:sz w:val="22"/>
          <w:szCs w:val="22"/>
        </w:rPr>
        <w:t>48ms tick count</w:t>
      </w:r>
      <w:r w:rsidR="00F2045F">
        <w:rPr>
          <w:rFonts w:hint="eastAsia"/>
          <w:b/>
          <w:sz w:val="22"/>
          <w:szCs w:val="22"/>
        </w:rPr>
        <w:t xml:space="preserve"> </w:t>
      </w:r>
      <w:r>
        <w:rPr>
          <w:rFonts w:hint="eastAsia"/>
          <w:b/>
          <w:sz w:val="22"/>
          <w:szCs w:val="22"/>
        </w:rPr>
        <w:t>(64bit)</w:t>
      </w:r>
      <w:r>
        <w:rPr>
          <w:rFonts w:hint="eastAsia"/>
          <w:sz w:val="22"/>
          <w:szCs w:val="22"/>
        </w:rPr>
        <w:t xml:space="preserve"> : F</w:t>
      </w:r>
      <w:r>
        <w:rPr>
          <w:sz w:val="22"/>
          <w:szCs w:val="22"/>
        </w:rPr>
        <w:t>ree run counter</w:t>
      </w:r>
      <w:r>
        <w:rPr>
          <w:rFonts w:hint="eastAsia"/>
          <w:sz w:val="22"/>
          <w:szCs w:val="22"/>
        </w:rPr>
        <w:t xml:space="preserve">. The counter </w:t>
      </w:r>
      <w:r>
        <w:rPr>
          <w:sz w:val="22"/>
          <w:szCs w:val="22"/>
        </w:rPr>
        <w:t>on the DRXP board counts up at each received meta</w:t>
      </w:r>
      <w:del w:id="3391" w:author="t_竹沢 公佑" w:date="2019-10-04T21:37:00Z">
        <w:r w:rsidDel="00C2601F">
          <w:rPr>
            <w:sz w:val="22"/>
            <w:szCs w:val="22"/>
          </w:rPr>
          <w:delText>-</w:delText>
        </w:r>
      </w:del>
      <w:r>
        <w:rPr>
          <w:sz w:val="22"/>
          <w:szCs w:val="22"/>
        </w:rPr>
        <w:t>frame</w:t>
      </w:r>
      <w:r w:rsidR="00673E0E">
        <w:rPr>
          <w:rFonts w:hint="eastAsia"/>
          <w:sz w:val="22"/>
          <w:szCs w:val="22"/>
        </w:rPr>
        <w:t xml:space="preserve">. </w:t>
      </w:r>
      <w:del w:id="3392" w:author="t_竹沢 公佑" w:date="2019-10-04T21:38:00Z">
        <w:r w:rsidR="00673E0E" w:rsidDel="00C2601F">
          <w:rPr>
            <w:rFonts w:hint="eastAsia"/>
            <w:sz w:val="22"/>
            <w:szCs w:val="22"/>
          </w:rPr>
          <w:delText xml:space="preserve">The endian of </w:delText>
        </w:r>
      </w:del>
      <w:ins w:id="3393" w:author="t_竹沢 公佑" w:date="2019-10-04T21:38:00Z">
        <w:r w:rsidR="00C2601F">
          <w:rPr>
            <w:rFonts w:hint="eastAsia"/>
            <w:sz w:val="22"/>
            <w:szCs w:val="22"/>
          </w:rPr>
          <w:t>T</w:t>
        </w:r>
      </w:ins>
      <w:del w:id="3394" w:author="t_竹沢 公佑" w:date="2019-10-04T21:38:00Z">
        <w:r w:rsidR="00673E0E" w:rsidDel="00C2601F">
          <w:rPr>
            <w:rFonts w:hint="eastAsia"/>
            <w:sz w:val="22"/>
            <w:szCs w:val="22"/>
          </w:rPr>
          <w:delText>t</w:delText>
        </w:r>
      </w:del>
      <w:r w:rsidR="00673E0E">
        <w:rPr>
          <w:rFonts w:hint="eastAsia"/>
          <w:sz w:val="22"/>
          <w:szCs w:val="22"/>
        </w:rPr>
        <w:t xml:space="preserve">his data is </w:t>
      </w:r>
      <w:ins w:id="3395" w:author="t_竹沢 公佑" w:date="2019-10-04T21:38:00Z">
        <w:r w:rsidR="00C2601F">
          <w:rPr>
            <w:rFonts w:hint="eastAsia"/>
            <w:sz w:val="22"/>
            <w:szCs w:val="22"/>
          </w:rPr>
          <w:t xml:space="preserve">in </w:t>
        </w:r>
      </w:ins>
      <w:r w:rsidR="00673E0E">
        <w:rPr>
          <w:rFonts w:hint="eastAsia"/>
          <w:sz w:val="22"/>
          <w:szCs w:val="22"/>
        </w:rPr>
        <w:t>little endian</w:t>
      </w:r>
      <w:ins w:id="3396" w:author="t_竹沢 公佑" w:date="2019-10-04T21:38:00Z">
        <w:r w:rsidR="00C2601F">
          <w:rPr>
            <w:rFonts w:hint="eastAsia"/>
            <w:sz w:val="22"/>
            <w:szCs w:val="22"/>
          </w:rPr>
          <w:t xml:space="preserve"> format</w:t>
        </w:r>
      </w:ins>
      <w:r w:rsidR="00673E0E">
        <w:rPr>
          <w:rFonts w:hint="eastAsia"/>
          <w:sz w:val="22"/>
          <w:szCs w:val="22"/>
        </w:rPr>
        <w:t>.</w:t>
      </w:r>
      <w:r>
        <w:rPr>
          <w:rFonts w:hint="eastAsia"/>
          <w:sz w:val="22"/>
          <w:szCs w:val="22"/>
        </w:rPr>
        <w:t xml:space="preserve"> </w:t>
      </w:r>
      <w:r w:rsidR="00E40AA1">
        <w:rPr>
          <w:rFonts w:hint="eastAsia"/>
          <w:sz w:val="22"/>
          <w:szCs w:val="22"/>
        </w:rPr>
        <w:t>The value range is [0, 2</w:t>
      </w:r>
      <w:r w:rsidR="00E40AA1">
        <w:rPr>
          <w:rFonts w:hint="eastAsia"/>
          <w:sz w:val="22"/>
          <w:szCs w:val="22"/>
          <w:vertAlign w:val="superscript"/>
        </w:rPr>
        <w:t xml:space="preserve">64  </w:t>
      </w:r>
      <w:r w:rsidR="00E40AA1">
        <w:rPr>
          <w:rFonts w:hint="eastAsia"/>
          <w:sz w:val="22"/>
          <w:szCs w:val="22"/>
        </w:rPr>
        <w:t>-1 ]. This counter is r</w:t>
      </w:r>
      <w:r w:rsidR="00C643A4">
        <w:rPr>
          <w:rFonts w:hint="eastAsia"/>
          <w:sz w:val="22"/>
          <w:szCs w:val="22"/>
        </w:rPr>
        <w:t xml:space="preserve">eset when </w:t>
      </w:r>
      <w:ins w:id="3397" w:author="t_竹沢 公佑" w:date="2019-10-04T21:39:00Z">
        <w:r w:rsidR="00C2601F">
          <w:rPr>
            <w:rFonts w:hint="eastAsia"/>
            <w:sz w:val="22"/>
            <w:szCs w:val="22"/>
          </w:rPr>
          <w:t xml:space="preserve">the </w:t>
        </w:r>
      </w:ins>
      <w:r w:rsidR="00C643A4">
        <w:rPr>
          <w:rFonts w:hint="eastAsia"/>
          <w:sz w:val="22"/>
          <w:szCs w:val="22"/>
        </w:rPr>
        <w:t xml:space="preserve">device file is opened or </w:t>
      </w:r>
      <w:r w:rsidR="00FD7F5E">
        <w:rPr>
          <w:rFonts w:hint="eastAsia"/>
          <w:sz w:val="22"/>
          <w:szCs w:val="22"/>
        </w:rPr>
        <w:t>RESET_DFR</w:t>
      </w:r>
      <w:r w:rsidR="00C643A4">
        <w:rPr>
          <w:rFonts w:hint="eastAsia"/>
          <w:sz w:val="22"/>
          <w:szCs w:val="22"/>
        </w:rPr>
        <w:t xml:space="preserve"> with </w:t>
      </w:r>
      <w:ins w:id="3398" w:author="t_竹沢 公佑" w:date="2019-10-04T21:39:00Z">
        <w:r w:rsidR="00C2601F">
          <w:rPr>
            <w:rFonts w:hint="eastAsia"/>
            <w:sz w:val="22"/>
            <w:szCs w:val="22"/>
          </w:rPr>
          <w:t>m</w:t>
        </w:r>
      </w:ins>
      <w:del w:id="3399" w:author="t_竹沢 公佑" w:date="2019-10-04T21:39:00Z">
        <w:r w:rsidR="00C643A4" w:rsidDel="00C2601F">
          <w:rPr>
            <w:rFonts w:hint="eastAsia"/>
            <w:sz w:val="22"/>
            <w:szCs w:val="22"/>
          </w:rPr>
          <w:delText>M</w:delText>
        </w:r>
      </w:del>
      <w:r w:rsidR="00C643A4">
        <w:rPr>
          <w:rFonts w:hint="eastAsia"/>
          <w:sz w:val="22"/>
          <w:szCs w:val="22"/>
        </w:rPr>
        <w:t>aster reset bit is called.</w:t>
      </w:r>
      <w:r w:rsidR="00E40AA1">
        <w:rPr>
          <w:rFonts w:hint="eastAsia"/>
          <w:sz w:val="22"/>
          <w:szCs w:val="22"/>
        </w:rPr>
        <w:t xml:space="preserve"> </w:t>
      </w:r>
    </w:p>
    <w:p w:rsidR="00DF1C7C" w:rsidRDefault="00DF1C7C">
      <w:pPr>
        <w:spacing w:line="0" w:lineRule="atLeast"/>
        <w:rPr>
          <w:ins w:id="3400" w:author="t_竹沢 公佑" w:date="2021-02-01T15:14:00Z"/>
          <w:sz w:val="22"/>
          <w:szCs w:val="22"/>
        </w:rPr>
        <w:pPrChange w:id="3401" w:author="t_竹沢 公佑" w:date="2021-02-01T15:14:00Z">
          <w:pPr>
            <w:spacing w:line="0" w:lineRule="atLeast"/>
            <w:ind w:firstLineChars="150" w:firstLine="330"/>
          </w:pPr>
        </w:pPrChange>
      </w:pPr>
    </w:p>
    <w:p w:rsidR="00AD21DC" w:rsidRPr="0065619D" w:rsidRDefault="00AD21DC">
      <w:pPr>
        <w:spacing w:line="0" w:lineRule="atLeast"/>
        <w:rPr>
          <w:sz w:val="22"/>
          <w:szCs w:val="22"/>
        </w:rPr>
        <w:pPrChange w:id="3402" w:author="t_竹沢 公佑" w:date="2021-02-01T15:14:00Z">
          <w:pPr>
            <w:spacing w:line="0" w:lineRule="atLeast"/>
            <w:ind w:firstLineChars="150" w:firstLine="330"/>
          </w:pPr>
        </w:pPrChange>
      </w:pPr>
      <w:ins w:id="3403" w:author="t_竹沢 公佑" w:date="2021-02-01T15:14:00Z">
        <w:r>
          <w:rPr>
            <w:sz w:val="22"/>
            <w:szCs w:val="22"/>
          </w:rPr>
          <w:br w:type="page"/>
        </w:r>
      </w:ins>
    </w:p>
    <w:p w:rsidR="00DF1C7C" w:rsidRDefault="00DF1C7C">
      <w:pPr>
        <w:spacing w:line="0" w:lineRule="atLeast"/>
        <w:rPr>
          <w:sz w:val="22"/>
          <w:szCs w:val="22"/>
          <w:lang w:val="en"/>
        </w:rPr>
      </w:pPr>
      <w:r w:rsidRPr="00122EE7">
        <w:rPr>
          <w:rFonts w:hint="eastAsia"/>
          <w:b/>
          <w:sz w:val="22"/>
          <w:szCs w:val="22"/>
        </w:rPr>
        <w:t>Frame status</w:t>
      </w:r>
      <w:r w:rsidR="00F2045F" w:rsidRPr="00122EE7">
        <w:rPr>
          <w:rFonts w:hint="eastAsia"/>
          <w:b/>
          <w:sz w:val="22"/>
          <w:szCs w:val="22"/>
        </w:rPr>
        <w:t xml:space="preserve"> </w:t>
      </w:r>
      <w:r w:rsidRPr="00122EE7">
        <w:rPr>
          <w:rFonts w:hint="eastAsia"/>
          <w:b/>
          <w:sz w:val="22"/>
          <w:szCs w:val="22"/>
        </w:rPr>
        <w:t>(32bit)</w:t>
      </w:r>
      <w:r w:rsidRPr="00122EE7">
        <w:rPr>
          <w:rFonts w:hint="eastAsia"/>
          <w:sz w:val="22"/>
          <w:szCs w:val="22"/>
        </w:rPr>
        <w:t xml:space="preserve"> : </w:t>
      </w:r>
      <w:r w:rsidRPr="005038B9">
        <w:rPr>
          <w:sz w:val="22"/>
          <w:szCs w:val="22"/>
          <w:lang w:val="en"/>
        </w:rPr>
        <w:t xml:space="preserve">If any of </w:t>
      </w:r>
      <w:ins w:id="3404" w:author="t_竹沢 公佑" w:date="2019-10-04T21:39:00Z">
        <w:r w:rsidR="00C2601F">
          <w:rPr>
            <w:rFonts w:hint="eastAsia"/>
            <w:sz w:val="22"/>
            <w:szCs w:val="22"/>
            <w:lang w:val="en"/>
          </w:rPr>
          <w:t xml:space="preserve">them </w:t>
        </w:r>
      </w:ins>
      <w:del w:id="3405" w:author="t_竹沢 公佑" w:date="2019-10-04T21:39:00Z">
        <w:r w:rsidRPr="005038B9" w:rsidDel="00C2601F">
          <w:rPr>
            <w:sz w:val="22"/>
            <w:szCs w:val="22"/>
            <w:lang w:val="en"/>
          </w:rPr>
          <w:delText xml:space="preserve">the bit </w:delText>
        </w:r>
      </w:del>
      <w:r w:rsidRPr="005038B9">
        <w:rPr>
          <w:sz w:val="22"/>
          <w:szCs w:val="22"/>
          <w:lang w:val="en"/>
        </w:rPr>
        <w:t xml:space="preserve">is 1, the data of </w:t>
      </w:r>
      <w:ins w:id="3406" w:author="t_竹沢 公佑" w:date="2019-10-04T21:40:00Z">
        <w:r w:rsidR="00C2601F">
          <w:rPr>
            <w:rFonts w:hint="eastAsia"/>
            <w:sz w:val="22"/>
            <w:szCs w:val="22"/>
            <w:lang w:val="en"/>
          </w:rPr>
          <w:t xml:space="preserve">the </w:t>
        </w:r>
      </w:ins>
      <w:del w:id="3407" w:author="t_竹沢 公佑" w:date="2019-10-04T21:40:00Z">
        <w:r w:rsidRPr="005038B9" w:rsidDel="00C2601F">
          <w:rPr>
            <w:sz w:val="22"/>
            <w:szCs w:val="22"/>
            <w:lang w:val="en"/>
          </w:rPr>
          <w:delText xml:space="preserve">this </w:delText>
        </w:r>
      </w:del>
      <w:r w:rsidRPr="005038B9">
        <w:rPr>
          <w:sz w:val="22"/>
          <w:szCs w:val="22"/>
          <w:lang w:val="en"/>
        </w:rPr>
        <w:t xml:space="preserve">group should be discarded because it </w:t>
      </w:r>
      <w:r w:rsidR="00F2045F" w:rsidRPr="005038B9">
        <w:rPr>
          <w:rFonts w:hint="eastAsia"/>
          <w:sz w:val="22"/>
          <w:szCs w:val="22"/>
          <w:lang w:val="en"/>
        </w:rPr>
        <w:t xml:space="preserve">has </w:t>
      </w:r>
      <w:r w:rsidRPr="005038B9">
        <w:rPr>
          <w:rFonts w:hint="eastAsia"/>
          <w:sz w:val="22"/>
          <w:szCs w:val="22"/>
        </w:rPr>
        <w:t xml:space="preserve">an </w:t>
      </w:r>
      <w:r w:rsidRPr="005038B9">
        <w:rPr>
          <w:sz w:val="22"/>
          <w:szCs w:val="22"/>
          <w:lang w:val="en"/>
        </w:rPr>
        <w:t>error.</w:t>
      </w:r>
    </w:p>
    <w:p w:rsidR="009D419F" w:rsidRDefault="0081677B" w:rsidP="009D419F">
      <w:pPr>
        <w:spacing w:line="0" w:lineRule="atLeast"/>
        <w:ind w:firstLineChars="50" w:firstLine="110"/>
        <w:rPr>
          <w:sz w:val="22"/>
          <w:szCs w:val="22"/>
          <w:lang w:val="en"/>
        </w:rPr>
      </w:pPr>
      <w:r>
        <w:rPr>
          <w:rFonts w:hint="eastAsia"/>
          <w:sz w:val="22"/>
          <w:szCs w:val="22"/>
          <w:lang w:val="en"/>
        </w:rPr>
        <w:t xml:space="preserve">These bits represent real-time statuses of the frames </w:t>
      </w:r>
      <w:ins w:id="3408" w:author="t_竹沢 公佑" w:date="2019-10-04T21:40:00Z">
        <w:r w:rsidR="00C2601F">
          <w:rPr>
            <w:rFonts w:hint="eastAsia"/>
            <w:sz w:val="22"/>
            <w:szCs w:val="22"/>
            <w:lang w:val="en"/>
          </w:rPr>
          <w:t xml:space="preserve">in </w:t>
        </w:r>
      </w:ins>
      <w:del w:id="3409" w:author="t_竹沢 公佑" w:date="2019-10-04T21:40:00Z">
        <w:r w:rsidDel="00C2601F">
          <w:rPr>
            <w:rFonts w:hint="eastAsia"/>
            <w:sz w:val="22"/>
            <w:szCs w:val="22"/>
            <w:lang w:val="en"/>
          </w:rPr>
          <w:delText xml:space="preserve">within </w:delText>
        </w:r>
      </w:del>
      <w:r>
        <w:rPr>
          <w:rFonts w:hint="eastAsia"/>
          <w:sz w:val="22"/>
          <w:szCs w:val="22"/>
          <w:lang w:val="en"/>
        </w:rPr>
        <w:t>a group.</w:t>
      </w:r>
      <w:r w:rsidR="00A0700D">
        <w:rPr>
          <w:rFonts w:hint="eastAsia"/>
          <w:sz w:val="22"/>
          <w:szCs w:val="22"/>
          <w:lang w:val="en"/>
        </w:rPr>
        <w:t xml:space="preserve"> </w:t>
      </w:r>
    </w:p>
    <w:p w:rsidR="00D31DFB" w:rsidRDefault="00D31DFB" w:rsidP="009D419F">
      <w:pPr>
        <w:spacing w:line="0" w:lineRule="atLeast"/>
        <w:ind w:firstLineChars="50" w:firstLine="110"/>
        <w:rPr>
          <w:sz w:val="22"/>
          <w:szCs w:val="22"/>
          <w:lang w:val="en"/>
        </w:rPr>
      </w:pPr>
    </w:p>
    <w:p w:rsidR="00DF1C7C" w:rsidRDefault="00DF1C7C">
      <w:pPr>
        <w:spacing w:line="0" w:lineRule="atLeast"/>
        <w:ind w:firstLineChars="200" w:firstLine="440"/>
        <w:rPr>
          <w:sz w:val="22"/>
          <w:szCs w:val="22"/>
        </w:rPr>
      </w:pPr>
      <w:r>
        <w:rPr>
          <w:rFonts w:hint="eastAsia"/>
          <w:sz w:val="22"/>
          <w:szCs w:val="22"/>
        </w:rPr>
        <w:t>Bit[31:</w:t>
      </w:r>
      <w:r w:rsidR="007C55AE">
        <w:rPr>
          <w:rFonts w:hint="eastAsia"/>
          <w:sz w:val="22"/>
          <w:szCs w:val="22"/>
        </w:rPr>
        <w:t>20</w:t>
      </w:r>
      <w:r>
        <w:rPr>
          <w:rFonts w:hint="eastAsia"/>
          <w:sz w:val="22"/>
          <w:szCs w:val="22"/>
        </w:rPr>
        <w:t>]   unused bits(</w:t>
      </w:r>
      <w:r w:rsidR="009E2D4A">
        <w:rPr>
          <w:rFonts w:hint="eastAsia"/>
          <w:sz w:val="22"/>
          <w:szCs w:val="22"/>
        </w:rPr>
        <w:t>undefined</w:t>
      </w:r>
      <w:r>
        <w:rPr>
          <w:rFonts w:hint="eastAsia"/>
          <w:sz w:val="22"/>
          <w:szCs w:val="22"/>
        </w:rPr>
        <w:t>)</w:t>
      </w:r>
    </w:p>
    <w:p w:rsidR="007C55AE" w:rsidRDefault="007C55AE">
      <w:pPr>
        <w:spacing w:line="0" w:lineRule="atLeast"/>
        <w:ind w:firstLineChars="200" w:firstLine="440"/>
        <w:rPr>
          <w:sz w:val="22"/>
          <w:szCs w:val="22"/>
        </w:rPr>
      </w:pPr>
      <w:r>
        <w:rPr>
          <w:rFonts w:hint="eastAsia"/>
          <w:sz w:val="22"/>
          <w:szCs w:val="22"/>
        </w:rPr>
        <w:t xml:space="preserve">Bit[19]   </w:t>
      </w:r>
      <w:r w:rsidR="001847D5">
        <w:rPr>
          <w:rFonts w:hint="eastAsia"/>
          <w:sz w:val="22"/>
          <w:szCs w:val="22"/>
        </w:rPr>
        <w:t>unused bits(undefined)</w:t>
      </w:r>
    </w:p>
    <w:p w:rsidR="007C55AE" w:rsidRDefault="007C55AE">
      <w:pPr>
        <w:spacing w:line="0" w:lineRule="atLeast"/>
        <w:ind w:firstLineChars="200" w:firstLine="440"/>
        <w:rPr>
          <w:sz w:val="22"/>
          <w:szCs w:val="22"/>
        </w:rPr>
      </w:pPr>
      <w:r>
        <w:rPr>
          <w:rFonts w:hint="eastAsia"/>
          <w:sz w:val="22"/>
          <w:szCs w:val="22"/>
        </w:rPr>
        <w:t>Bit[18]   1… Couldn</w:t>
      </w:r>
      <w:r>
        <w:rPr>
          <w:sz w:val="22"/>
          <w:szCs w:val="22"/>
        </w:rPr>
        <w:t>’</w:t>
      </w:r>
      <w:r>
        <w:rPr>
          <w:rFonts w:hint="eastAsia"/>
          <w:sz w:val="22"/>
          <w:szCs w:val="22"/>
        </w:rPr>
        <w:t>t find the meta</w:t>
      </w:r>
      <w:r w:rsidR="005933D3">
        <w:rPr>
          <w:rFonts w:hint="eastAsia"/>
          <w:sz w:val="22"/>
          <w:szCs w:val="22"/>
        </w:rPr>
        <w:t xml:space="preserve"> frame bit in ALMA F</w:t>
      </w:r>
      <w:r w:rsidR="001847D5">
        <w:rPr>
          <w:rFonts w:hint="eastAsia"/>
          <w:sz w:val="22"/>
          <w:szCs w:val="22"/>
        </w:rPr>
        <w:t>rame[Bbit], 0…OK</w:t>
      </w:r>
    </w:p>
    <w:p w:rsidR="007C55AE" w:rsidRDefault="007C55AE">
      <w:pPr>
        <w:spacing w:line="0" w:lineRule="atLeast"/>
        <w:ind w:firstLineChars="200" w:firstLine="440"/>
        <w:rPr>
          <w:sz w:val="22"/>
          <w:szCs w:val="22"/>
        </w:rPr>
      </w:pPr>
      <w:r>
        <w:rPr>
          <w:rFonts w:hint="eastAsia"/>
          <w:sz w:val="22"/>
          <w:szCs w:val="22"/>
        </w:rPr>
        <w:t>Bit[17]   1… Couldn</w:t>
      </w:r>
      <w:r>
        <w:rPr>
          <w:sz w:val="22"/>
          <w:szCs w:val="22"/>
        </w:rPr>
        <w:t>’</w:t>
      </w:r>
      <w:r>
        <w:rPr>
          <w:rFonts w:hint="eastAsia"/>
          <w:sz w:val="22"/>
          <w:szCs w:val="22"/>
        </w:rPr>
        <w:t>t find the</w:t>
      </w:r>
      <w:r w:rsidR="001847D5">
        <w:rPr>
          <w:rFonts w:hint="eastAsia"/>
          <w:sz w:val="22"/>
          <w:szCs w:val="22"/>
        </w:rPr>
        <w:t xml:space="preserve"> meta frame bit in ALMA Frame[Cbit], 0…OK</w:t>
      </w:r>
    </w:p>
    <w:p w:rsidR="007C55AE" w:rsidRDefault="007C55AE">
      <w:pPr>
        <w:spacing w:line="0" w:lineRule="atLeast"/>
        <w:ind w:firstLineChars="200" w:firstLine="440"/>
        <w:rPr>
          <w:sz w:val="22"/>
          <w:szCs w:val="22"/>
        </w:rPr>
      </w:pPr>
      <w:r>
        <w:rPr>
          <w:rFonts w:hint="eastAsia"/>
          <w:sz w:val="22"/>
          <w:szCs w:val="22"/>
        </w:rPr>
        <w:t>Bit[16]   1… Couldn</w:t>
      </w:r>
      <w:r>
        <w:rPr>
          <w:sz w:val="22"/>
          <w:szCs w:val="22"/>
        </w:rPr>
        <w:t>’</w:t>
      </w:r>
      <w:r>
        <w:rPr>
          <w:rFonts w:hint="eastAsia"/>
          <w:sz w:val="22"/>
          <w:szCs w:val="22"/>
        </w:rPr>
        <w:t>t find the</w:t>
      </w:r>
      <w:r w:rsidR="001847D5">
        <w:rPr>
          <w:rFonts w:hint="eastAsia"/>
          <w:sz w:val="22"/>
          <w:szCs w:val="22"/>
        </w:rPr>
        <w:t xml:space="preserve"> meta frame bit in ALMA Frame[Dbit], 0…OK</w:t>
      </w:r>
      <w:r w:rsidR="00D31DFB">
        <w:rPr>
          <w:rFonts w:hint="eastAsia"/>
          <w:sz w:val="22"/>
          <w:szCs w:val="22"/>
        </w:rPr>
        <w:t xml:space="preserve"> (*6)</w:t>
      </w:r>
    </w:p>
    <w:p w:rsidR="00DF1C7C" w:rsidRDefault="00DF1C7C">
      <w:pPr>
        <w:spacing w:line="0" w:lineRule="atLeast"/>
        <w:ind w:firstLineChars="200" w:firstLine="440"/>
        <w:rPr>
          <w:sz w:val="22"/>
          <w:szCs w:val="22"/>
        </w:rPr>
      </w:pPr>
      <w:r>
        <w:rPr>
          <w:rFonts w:hint="eastAsia"/>
          <w:sz w:val="22"/>
          <w:szCs w:val="22"/>
        </w:rPr>
        <w:t>Bit[15]   unused bits(</w:t>
      </w:r>
      <w:r w:rsidR="009E2D4A">
        <w:rPr>
          <w:rFonts w:hint="eastAsia"/>
          <w:sz w:val="22"/>
          <w:szCs w:val="22"/>
        </w:rPr>
        <w:t>undefined</w:t>
      </w:r>
      <w:r>
        <w:rPr>
          <w:rFonts w:hint="eastAsia"/>
          <w:sz w:val="22"/>
          <w:szCs w:val="22"/>
        </w:rPr>
        <w:t>)</w:t>
      </w:r>
    </w:p>
    <w:p w:rsidR="00DF1C7C" w:rsidRDefault="00DF1C7C">
      <w:pPr>
        <w:spacing w:line="0" w:lineRule="atLeast"/>
        <w:ind w:firstLineChars="200" w:firstLine="440"/>
        <w:rPr>
          <w:sz w:val="22"/>
          <w:szCs w:val="22"/>
        </w:rPr>
      </w:pPr>
      <w:r>
        <w:rPr>
          <w:rFonts w:hint="eastAsia"/>
          <w:sz w:val="22"/>
          <w:szCs w:val="22"/>
        </w:rPr>
        <w:t>Bit[14]   1…ALMA　Frame Sequence Count Error[Bbit], 0…OK</w:t>
      </w:r>
    </w:p>
    <w:p w:rsidR="00DF1C7C" w:rsidRDefault="00DF1C7C">
      <w:pPr>
        <w:spacing w:line="0" w:lineRule="atLeast"/>
        <w:ind w:firstLineChars="200" w:firstLine="440"/>
        <w:rPr>
          <w:sz w:val="22"/>
          <w:szCs w:val="22"/>
        </w:rPr>
      </w:pPr>
      <w:r>
        <w:rPr>
          <w:rFonts w:hint="eastAsia"/>
          <w:sz w:val="22"/>
          <w:szCs w:val="22"/>
        </w:rPr>
        <w:t>Bit[13]   1…ALMA　Frame Sequence Count Error[Cbit], 0…OK</w:t>
      </w:r>
    </w:p>
    <w:p w:rsidR="00DF1C7C" w:rsidRDefault="00DF1C7C">
      <w:pPr>
        <w:spacing w:line="0" w:lineRule="atLeast"/>
        <w:ind w:firstLineChars="200" w:firstLine="440"/>
        <w:rPr>
          <w:sz w:val="22"/>
          <w:szCs w:val="22"/>
        </w:rPr>
      </w:pPr>
      <w:r>
        <w:rPr>
          <w:rFonts w:hint="eastAsia"/>
          <w:sz w:val="22"/>
          <w:szCs w:val="22"/>
        </w:rPr>
        <w:t>Bit[12]   1…ALMA　Frame Sequence Count Error[Dbit], 0…OK</w:t>
      </w:r>
      <w:r w:rsidR="00D31DFB">
        <w:rPr>
          <w:rFonts w:hint="eastAsia"/>
          <w:sz w:val="22"/>
          <w:szCs w:val="22"/>
        </w:rPr>
        <w:t xml:space="preserve"> (*5)</w:t>
      </w:r>
    </w:p>
    <w:p w:rsidR="00DF1C7C" w:rsidRDefault="00DF1C7C">
      <w:pPr>
        <w:spacing w:line="0" w:lineRule="atLeast"/>
        <w:ind w:firstLineChars="200" w:firstLine="440"/>
        <w:rPr>
          <w:sz w:val="22"/>
          <w:szCs w:val="22"/>
        </w:rPr>
      </w:pPr>
      <w:r>
        <w:rPr>
          <w:rFonts w:hint="eastAsia"/>
          <w:sz w:val="22"/>
          <w:szCs w:val="22"/>
        </w:rPr>
        <w:t>Bit[11]   unused bit(</w:t>
      </w:r>
      <w:r w:rsidR="009E2D4A">
        <w:rPr>
          <w:rFonts w:hint="eastAsia"/>
          <w:sz w:val="22"/>
          <w:szCs w:val="22"/>
        </w:rPr>
        <w:t>undefined</w:t>
      </w:r>
      <w:r>
        <w:rPr>
          <w:rFonts w:hint="eastAsia"/>
          <w:sz w:val="22"/>
          <w:szCs w:val="22"/>
        </w:rPr>
        <w:t>)</w:t>
      </w:r>
    </w:p>
    <w:p w:rsidR="00DF1C7C" w:rsidRDefault="00DF1C7C">
      <w:pPr>
        <w:spacing w:line="0" w:lineRule="atLeast"/>
        <w:ind w:firstLineChars="200" w:firstLine="440"/>
        <w:rPr>
          <w:sz w:val="22"/>
          <w:szCs w:val="22"/>
        </w:rPr>
      </w:pPr>
      <w:r>
        <w:rPr>
          <w:rFonts w:hint="eastAsia"/>
          <w:sz w:val="22"/>
          <w:szCs w:val="22"/>
        </w:rPr>
        <w:t>Bit[10]　　1…ALMA　Frame CheckSum Error[Bbit], 0…OK</w:t>
      </w:r>
    </w:p>
    <w:p w:rsidR="00DF1C7C" w:rsidRDefault="00DF1C7C">
      <w:pPr>
        <w:spacing w:line="0" w:lineRule="atLeast"/>
        <w:ind w:firstLineChars="200" w:firstLine="440"/>
        <w:rPr>
          <w:sz w:val="22"/>
          <w:szCs w:val="22"/>
        </w:rPr>
      </w:pPr>
      <w:r>
        <w:rPr>
          <w:rFonts w:hint="eastAsia"/>
          <w:sz w:val="22"/>
          <w:szCs w:val="22"/>
        </w:rPr>
        <w:t>Bit[9]　　　1…ALMA　Frame CheckSum Error[Cbit], 0…OK</w:t>
      </w:r>
    </w:p>
    <w:p w:rsidR="00DF1C7C" w:rsidRDefault="00DF1C7C">
      <w:pPr>
        <w:spacing w:line="0" w:lineRule="atLeast"/>
        <w:ind w:firstLineChars="200" w:firstLine="440"/>
        <w:rPr>
          <w:sz w:val="22"/>
          <w:szCs w:val="22"/>
        </w:rPr>
      </w:pPr>
      <w:r>
        <w:rPr>
          <w:rFonts w:hint="eastAsia"/>
          <w:sz w:val="22"/>
          <w:szCs w:val="22"/>
        </w:rPr>
        <w:t>Bit[8]　　　1…ALMA　Frame CheckSum Error[Dbit], 0…OK</w:t>
      </w:r>
      <w:r w:rsidR="00D31DFB">
        <w:rPr>
          <w:rFonts w:hint="eastAsia"/>
          <w:sz w:val="22"/>
          <w:szCs w:val="22"/>
        </w:rPr>
        <w:t xml:space="preserve"> (*4)</w:t>
      </w:r>
    </w:p>
    <w:p w:rsidR="00DF1C7C" w:rsidRDefault="00DF1C7C">
      <w:pPr>
        <w:spacing w:line="0" w:lineRule="atLeast"/>
        <w:ind w:firstLineChars="200" w:firstLine="440"/>
        <w:rPr>
          <w:sz w:val="22"/>
          <w:szCs w:val="22"/>
        </w:rPr>
      </w:pPr>
      <w:r>
        <w:rPr>
          <w:rFonts w:hint="eastAsia"/>
          <w:sz w:val="22"/>
          <w:szCs w:val="22"/>
        </w:rPr>
        <w:t>Bit[7]    unused bit(</w:t>
      </w:r>
      <w:r w:rsidR="009E2D4A">
        <w:rPr>
          <w:rFonts w:hint="eastAsia"/>
          <w:sz w:val="22"/>
          <w:szCs w:val="22"/>
        </w:rPr>
        <w:t>undefined</w:t>
      </w:r>
      <w:r>
        <w:rPr>
          <w:rFonts w:hint="eastAsia"/>
          <w:sz w:val="22"/>
          <w:szCs w:val="22"/>
        </w:rPr>
        <w:t>)</w:t>
      </w:r>
    </w:p>
    <w:p w:rsidR="00DF1C7C" w:rsidRDefault="00DF1C7C">
      <w:pPr>
        <w:spacing w:line="0" w:lineRule="atLeast"/>
        <w:ind w:firstLineChars="200" w:firstLine="440"/>
        <w:rPr>
          <w:sz w:val="22"/>
          <w:szCs w:val="22"/>
        </w:rPr>
      </w:pPr>
      <w:r>
        <w:rPr>
          <w:rFonts w:hint="eastAsia"/>
          <w:sz w:val="22"/>
          <w:szCs w:val="22"/>
        </w:rPr>
        <w:t>Bit[6]　　　1…ALMA　Frame Sync Error[Bbit], 0…OK</w:t>
      </w:r>
    </w:p>
    <w:p w:rsidR="00DF1C7C" w:rsidRDefault="00DF1C7C">
      <w:pPr>
        <w:spacing w:line="0" w:lineRule="atLeast"/>
        <w:ind w:firstLineChars="200" w:firstLine="440"/>
        <w:rPr>
          <w:sz w:val="22"/>
          <w:szCs w:val="22"/>
        </w:rPr>
      </w:pPr>
      <w:r>
        <w:rPr>
          <w:rFonts w:hint="eastAsia"/>
          <w:sz w:val="22"/>
          <w:szCs w:val="22"/>
        </w:rPr>
        <w:t>Bit[5]　　　1…ALMA　Frame Sync Error[Cbit], 0…OK</w:t>
      </w:r>
    </w:p>
    <w:p w:rsidR="00DF1C7C" w:rsidRDefault="00DF1C7C">
      <w:pPr>
        <w:spacing w:line="0" w:lineRule="atLeast"/>
        <w:ind w:firstLineChars="200" w:firstLine="440"/>
        <w:rPr>
          <w:sz w:val="22"/>
          <w:szCs w:val="22"/>
        </w:rPr>
      </w:pPr>
      <w:r>
        <w:rPr>
          <w:rFonts w:hint="eastAsia"/>
          <w:sz w:val="22"/>
          <w:szCs w:val="22"/>
        </w:rPr>
        <w:t>Bit[4]　　　1…ALMA　Frame Sync Error[Dbit], 0…OK</w:t>
      </w:r>
      <w:r w:rsidR="00D31DFB">
        <w:rPr>
          <w:rFonts w:hint="eastAsia"/>
          <w:sz w:val="22"/>
          <w:szCs w:val="22"/>
        </w:rPr>
        <w:t xml:space="preserve"> (*3)</w:t>
      </w:r>
    </w:p>
    <w:p w:rsidR="00DF1C7C" w:rsidRDefault="00DF1C7C">
      <w:pPr>
        <w:spacing w:line="0" w:lineRule="atLeast"/>
        <w:ind w:firstLineChars="200" w:firstLine="440"/>
        <w:rPr>
          <w:ins w:id="3410" w:author="t_竹沢 公佑" w:date="2020-08-24T10:07:00Z"/>
          <w:sz w:val="22"/>
          <w:szCs w:val="22"/>
        </w:rPr>
      </w:pPr>
      <w:r>
        <w:rPr>
          <w:rFonts w:hint="eastAsia"/>
          <w:sz w:val="22"/>
          <w:szCs w:val="22"/>
        </w:rPr>
        <w:t>Bit[3</w:t>
      </w:r>
      <w:del w:id="3411" w:author="t_竹沢 公佑" w:date="2020-08-24T10:07:00Z">
        <w:r w:rsidDel="00C7687E">
          <w:rPr>
            <w:rFonts w:hint="eastAsia"/>
            <w:sz w:val="22"/>
            <w:szCs w:val="22"/>
          </w:rPr>
          <w:delText>：2</w:delText>
        </w:r>
      </w:del>
      <w:r>
        <w:rPr>
          <w:rFonts w:hint="eastAsia"/>
          <w:sz w:val="22"/>
          <w:szCs w:val="22"/>
        </w:rPr>
        <w:t xml:space="preserve">]   </w:t>
      </w:r>
      <w:ins w:id="3412" w:author="t_竹沢 公佑" w:date="2020-08-24T10:07:00Z">
        <w:r w:rsidR="00C7687E">
          <w:rPr>
            <w:rFonts w:hint="eastAsia"/>
            <w:sz w:val="22"/>
            <w:szCs w:val="22"/>
          </w:rPr>
          <w:t xml:space="preserve"> </w:t>
        </w:r>
      </w:ins>
      <w:r>
        <w:rPr>
          <w:rFonts w:hint="eastAsia"/>
          <w:sz w:val="22"/>
          <w:szCs w:val="22"/>
        </w:rPr>
        <w:t>unused bits(</w:t>
      </w:r>
      <w:r w:rsidR="009E2D4A">
        <w:rPr>
          <w:rFonts w:hint="eastAsia"/>
          <w:sz w:val="22"/>
          <w:szCs w:val="22"/>
        </w:rPr>
        <w:t>undefined</w:t>
      </w:r>
      <w:r>
        <w:rPr>
          <w:rFonts w:hint="eastAsia"/>
          <w:sz w:val="22"/>
          <w:szCs w:val="22"/>
        </w:rPr>
        <w:t>)</w:t>
      </w:r>
      <w:r w:rsidR="00140A96" w:rsidRPr="00140A96">
        <w:rPr>
          <w:rFonts w:hint="eastAsia"/>
          <w:sz w:val="22"/>
          <w:szCs w:val="22"/>
        </w:rPr>
        <w:t xml:space="preserve"> </w:t>
      </w:r>
    </w:p>
    <w:p w:rsidR="00C7687E" w:rsidRDefault="00C7687E">
      <w:pPr>
        <w:spacing w:line="0" w:lineRule="atLeast"/>
        <w:ind w:firstLineChars="200" w:firstLine="440"/>
        <w:rPr>
          <w:sz w:val="22"/>
          <w:szCs w:val="22"/>
        </w:rPr>
      </w:pPr>
      <w:ins w:id="3413" w:author="t_竹沢 公佑" w:date="2020-08-24T10:07:00Z">
        <w:r>
          <w:rPr>
            <w:rFonts w:hint="eastAsia"/>
            <w:sz w:val="22"/>
            <w:szCs w:val="22"/>
          </w:rPr>
          <w:t>Bit[2]    1…</w:t>
        </w:r>
        <w:r w:rsidR="003075B7">
          <w:rPr>
            <w:rFonts w:hint="eastAsia"/>
            <w:sz w:val="22"/>
            <w:szCs w:val="22"/>
          </w:rPr>
          <w:t>I</w:t>
        </w:r>
      </w:ins>
      <w:ins w:id="3414" w:author="t_竹沢 公佑" w:date="2020-11-30T13:52:00Z">
        <w:r w:rsidR="003075B7">
          <w:rPr>
            <w:rFonts w:hint="eastAsia"/>
            <w:sz w:val="22"/>
            <w:szCs w:val="22"/>
          </w:rPr>
          <w:t>n</w:t>
        </w:r>
      </w:ins>
      <w:ins w:id="3415" w:author="t_竹沢 公佑" w:date="2020-08-24T10:07:00Z">
        <w:r>
          <w:rPr>
            <w:rFonts w:hint="eastAsia"/>
            <w:sz w:val="22"/>
            <w:szCs w:val="22"/>
          </w:rPr>
          <w:t>complete flag (*7)</w:t>
        </w:r>
      </w:ins>
    </w:p>
    <w:p w:rsidR="00DF1C7C" w:rsidRDefault="00DF1C7C">
      <w:pPr>
        <w:spacing w:line="0" w:lineRule="atLeast"/>
        <w:ind w:firstLineChars="200" w:firstLine="440"/>
        <w:rPr>
          <w:sz w:val="22"/>
          <w:szCs w:val="22"/>
        </w:rPr>
      </w:pPr>
      <w:r>
        <w:rPr>
          <w:rFonts w:hint="eastAsia"/>
          <w:sz w:val="22"/>
          <w:szCs w:val="22"/>
        </w:rPr>
        <w:t xml:space="preserve">Bit[1]    </w:t>
      </w:r>
      <w:r w:rsidR="00140A96">
        <w:rPr>
          <w:rFonts w:hint="eastAsia"/>
          <w:sz w:val="22"/>
          <w:szCs w:val="22"/>
        </w:rPr>
        <w:t>1…</w:t>
      </w:r>
      <w:r>
        <w:rPr>
          <w:sz w:val="22"/>
          <w:szCs w:val="22"/>
        </w:rPr>
        <w:t xml:space="preserve">Dummy data is filled. </w:t>
      </w:r>
      <w:r w:rsidR="001847D5">
        <w:rPr>
          <w:rFonts w:hint="eastAsia"/>
          <w:sz w:val="22"/>
          <w:szCs w:val="22"/>
        </w:rPr>
        <w:t>(*1)</w:t>
      </w:r>
    </w:p>
    <w:p w:rsidR="00425A26" w:rsidRDefault="00DF1C7C" w:rsidP="00425A26">
      <w:pPr>
        <w:spacing w:line="0" w:lineRule="atLeast"/>
        <w:ind w:firstLineChars="200" w:firstLine="440"/>
        <w:rPr>
          <w:sz w:val="22"/>
          <w:szCs w:val="22"/>
        </w:rPr>
      </w:pPr>
      <w:r>
        <w:rPr>
          <w:sz w:val="22"/>
          <w:szCs w:val="22"/>
        </w:rPr>
        <w:t>B</w:t>
      </w:r>
      <w:r>
        <w:rPr>
          <w:rFonts w:hint="eastAsia"/>
          <w:sz w:val="22"/>
          <w:szCs w:val="22"/>
        </w:rPr>
        <w:t xml:space="preserve">it[0]    </w:t>
      </w:r>
      <w:r w:rsidR="00675734">
        <w:rPr>
          <w:rFonts w:hint="eastAsia"/>
          <w:sz w:val="22"/>
          <w:szCs w:val="22"/>
        </w:rPr>
        <w:t>0</w:t>
      </w:r>
      <w:r>
        <w:rPr>
          <w:sz w:val="22"/>
          <w:szCs w:val="22"/>
        </w:rPr>
        <w:t>…</w:t>
      </w:r>
      <w:r w:rsidR="007C55AE">
        <w:rPr>
          <w:rFonts w:hint="eastAsia"/>
          <w:sz w:val="22"/>
          <w:szCs w:val="22"/>
        </w:rPr>
        <w:t xml:space="preserve"> </w:t>
      </w:r>
      <w:ins w:id="3416" w:author="t_竹沢 公佑" w:date="2020-08-12T13:40:00Z">
        <w:r w:rsidR="00F97C6F">
          <w:rPr>
            <w:rFonts w:hint="eastAsia"/>
            <w:sz w:val="22"/>
            <w:szCs w:val="22"/>
          </w:rPr>
          <w:t>B</w:t>
        </w:r>
      </w:ins>
      <w:del w:id="3417" w:author="t_竹沢 公佑" w:date="2020-08-12T13:40:00Z">
        <w:r w:rsidR="007C55AE" w:rsidDel="00F97C6F">
          <w:rPr>
            <w:rFonts w:hint="eastAsia"/>
            <w:sz w:val="22"/>
            <w:szCs w:val="22"/>
          </w:rPr>
          <w:delText>H</w:delText>
        </w:r>
      </w:del>
      <w:r w:rsidR="007C55AE">
        <w:rPr>
          <w:rFonts w:hint="eastAsia"/>
          <w:sz w:val="22"/>
          <w:szCs w:val="22"/>
        </w:rPr>
        <w:t>bit/</w:t>
      </w:r>
      <w:ins w:id="3418" w:author="t_竹沢 公佑" w:date="2020-08-12T13:40:00Z">
        <w:r w:rsidR="00F97C6F">
          <w:rPr>
            <w:rFonts w:hint="eastAsia"/>
            <w:sz w:val="22"/>
            <w:szCs w:val="22"/>
          </w:rPr>
          <w:t>C</w:t>
        </w:r>
      </w:ins>
      <w:del w:id="3419" w:author="t_竹沢 公佑" w:date="2020-08-12T13:40:00Z">
        <w:r w:rsidR="007C55AE" w:rsidDel="00F97C6F">
          <w:rPr>
            <w:rFonts w:hint="eastAsia"/>
            <w:sz w:val="22"/>
            <w:szCs w:val="22"/>
          </w:rPr>
          <w:delText>M</w:delText>
        </w:r>
      </w:del>
      <w:r w:rsidR="007C55AE">
        <w:rPr>
          <w:rFonts w:hint="eastAsia"/>
          <w:sz w:val="22"/>
          <w:szCs w:val="22"/>
        </w:rPr>
        <w:t>bit/</w:t>
      </w:r>
      <w:ins w:id="3420" w:author="t_竹沢 公佑" w:date="2020-08-12T13:40:00Z">
        <w:r w:rsidR="00F97C6F">
          <w:rPr>
            <w:rFonts w:hint="eastAsia"/>
            <w:sz w:val="22"/>
            <w:szCs w:val="22"/>
          </w:rPr>
          <w:t>D</w:t>
        </w:r>
      </w:ins>
      <w:del w:id="3421" w:author="t_竹沢 公佑" w:date="2020-08-12T13:40:00Z">
        <w:r w:rsidR="007C55AE" w:rsidDel="00F97C6F">
          <w:rPr>
            <w:rFonts w:hint="eastAsia"/>
            <w:sz w:val="22"/>
            <w:szCs w:val="22"/>
          </w:rPr>
          <w:delText>L</w:delText>
        </w:r>
      </w:del>
      <w:r w:rsidR="007C55AE">
        <w:rPr>
          <w:rFonts w:hint="eastAsia"/>
          <w:sz w:val="22"/>
          <w:szCs w:val="22"/>
        </w:rPr>
        <w:t xml:space="preserve">bit are </w:t>
      </w:r>
      <w:r w:rsidR="007C55AE">
        <w:rPr>
          <w:sz w:val="22"/>
          <w:szCs w:val="22"/>
        </w:rPr>
        <w:t>synchronized</w:t>
      </w:r>
      <w:r w:rsidR="007C55AE">
        <w:rPr>
          <w:rFonts w:hint="eastAsia"/>
          <w:sz w:val="22"/>
          <w:szCs w:val="22"/>
        </w:rPr>
        <w:t xml:space="preserve"> by meta bit on each ALMA frame</w:t>
      </w:r>
      <w:r w:rsidR="00660FCC">
        <w:rPr>
          <w:rFonts w:hint="eastAsia"/>
          <w:sz w:val="22"/>
          <w:szCs w:val="22"/>
        </w:rPr>
        <w:t xml:space="preserve"> (*2)</w:t>
      </w:r>
      <w:r>
        <w:rPr>
          <w:rFonts w:hint="eastAsia"/>
          <w:sz w:val="22"/>
          <w:szCs w:val="22"/>
        </w:rPr>
        <w:t xml:space="preserve">, </w:t>
      </w:r>
    </w:p>
    <w:p w:rsidR="00DF1C7C" w:rsidRDefault="00675734" w:rsidP="00675734">
      <w:pPr>
        <w:spacing w:line="0" w:lineRule="atLeast"/>
        <w:ind w:firstLineChars="650" w:firstLine="1430"/>
        <w:rPr>
          <w:sz w:val="22"/>
          <w:szCs w:val="22"/>
        </w:rPr>
      </w:pPr>
      <w:r>
        <w:rPr>
          <w:rFonts w:hint="eastAsia"/>
          <w:sz w:val="22"/>
          <w:szCs w:val="22"/>
        </w:rPr>
        <w:t>1</w:t>
      </w:r>
      <w:r w:rsidR="00DF1C7C">
        <w:rPr>
          <w:sz w:val="22"/>
          <w:szCs w:val="22"/>
        </w:rPr>
        <w:t>…</w:t>
      </w:r>
      <w:r w:rsidR="007C55AE">
        <w:rPr>
          <w:rFonts w:hint="eastAsia"/>
          <w:sz w:val="22"/>
          <w:szCs w:val="22"/>
        </w:rPr>
        <w:t xml:space="preserve"> not synchronized</w:t>
      </w:r>
      <w:r w:rsidR="00FF1D91">
        <w:rPr>
          <w:rFonts w:hint="eastAsia"/>
          <w:sz w:val="22"/>
          <w:szCs w:val="22"/>
        </w:rPr>
        <w:t xml:space="preserve"> (*2)</w:t>
      </w:r>
      <w:r w:rsidR="007C55AE">
        <w:rPr>
          <w:rFonts w:hint="eastAsia"/>
          <w:sz w:val="22"/>
          <w:szCs w:val="22"/>
        </w:rPr>
        <w:t>.</w:t>
      </w:r>
    </w:p>
    <w:p w:rsidR="00DF1C7C" w:rsidRDefault="00DF1C7C">
      <w:pPr>
        <w:spacing w:line="0" w:lineRule="atLeast"/>
        <w:rPr>
          <w:sz w:val="22"/>
          <w:szCs w:val="22"/>
        </w:rPr>
      </w:pPr>
    </w:p>
    <w:p w:rsidR="00140A96" w:rsidRDefault="001847D5" w:rsidP="00140A96">
      <w:pPr>
        <w:spacing w:line="0" w:lineRule="atLeast"/>
        <w:rPr>
          <w:sz w:val="22"/>
          <w:szCs w:val="22"/>
        </w:rPr>
      </w:pPr>
      <w:r>
        <w:rPr>
          <w:rFonts w:hint="eastAsia"/>
          <w:sz w:val="22"/>
          <w:szCs w:val="22"/>
        </w:rPr>
        <w:t xml:space="preserve">(*1) When production DRXP board is in reception mode, it transfers the dummy data </w:t>
      </w:r>
      <w:r w:rsidR="00140A96">
        <w:rPr>
          <w:rFonts w:hint="eastAsia"/>
          <w:sz w:val="22"/>
          <w:szCs w:val="22"/>
        </w:rPr>
        <w:t>to user memory</w:t>
      </w:r>
    </w:p>
    <w:p w:rsidR="00140A96" w:rsidRDefault="00140A96" w:rsidP="00140A96">
      <w:pPr>
        <w:spacing w:line="0" w:lineRule="atLeast"/>
        <w:ind w:firstLineChars="200" w:firstLine="440"/>
        <w:rPr>
          <w:sz w:val="22"/>
          <w:szCs w:val="22"/>
        </w:rPr>
      </w:pPr>
      <w:r>
        <w:rPr>
          <w:rFonts w:hint="eastAsia"/>
          <w:sz w:val="22"/>
          <w:szCs w:val="22"/>
        </w:rPr>
        <w:t>u</w:t>
      </w:r>
      <w:r w:rsidR="001847D5">
        <w:rPr>
          <w:rFonts w:hint="eastAsia"/>
          <w:sz w:val="22"/>
          <w:szCs w:val="22"/>
        </w:rPr>
        <w:t>nti</w:t>
      </w:r>
      <w:r>
        <w:rPr>
          <w:rFonts w:hint="eastAsia"/>
          <w:sz w:val="22"/>
          <w:szCs w:val="22"/>
        </w:rPr>
        <w:t xml:space="preserve">l ALMA frame logic receives the first valid data. The valid data means that ALMA frame has no </w:t>
      </w:r>
    </w:p>
    <w:p w:rsidR="001847D5" w:rsidRDefault="00140A96" w:rsidP="00140A96">
      <w:pPr>
        <w:spacing w:line="0" w:lineRule="atLeast"/>
        <w:ind w:firstLineChars="200" w:firstLine="440"/>
        <w:rPr>
          <w:sz w:val="22"/>
          <w:szCs w:val="22"/>
        </w:rPr>
      </w:pPr>
      <w:r>
        <w:rPr>
          <w:rFonts w:hint="eastAsia"/>
          <w:sz w:val="22"/>
          <w:szCs w:val="22"/>
        </w:rPr>
        <w:t xml:space="preserve">checksum error, frame sync error and </w:t>
      </w:r>
      <w:ins w:id="3422" w:author="t_竹沢 公佑" w:date="2020-08-13T13:06:00Z">
        <w:r w:rsidR="001079C3">
          <w:rPr>
            <w:rFonts w:hint="eastAsia"/>
            <w:sz w:val="22"/>
            <w:szCs w:val="22"/>
          </w:rPr>
          <w:t>B</w:t>
        </w:r>
      </w:ins>
      <w:del w:id="3423" w:author="t_竹沢 公佑" w:date="2020-08-13T13:06:00Z">
        <w:r w:rsidDel="001079C3">
          <w:rPr>
            <w:rFonts w:hint="eastAsia"/>
            <w:sz w:val="22"/>
            <w:szCs w:val="22"/>
          </w:rPr>
          <w:delText>H</w:delText>
        </w:r>
      </w:del>
      <w:r>
        <w:rPr>
          <w:rFonts w:hint="eastAsia"/>
          <w:sz w:val="22"/>
          <w:szCs w:val="22"/>
        </w:rPr>
        <w:t>/</w:t>
      </w:r>
      <w:ins w:id="3424" w:author="t_竹沢 公佑" w:date="2020-08-13T13:06:00Z">
        <w:r w:rsidR="001079C3">
          <w:rPr>
            <w:rFonts w:hint="eastAsia"/>
            <w:sz w:val="22"/>
            <w:szCs w:val="22"/>
          </w:rPr>
          <w:t>C</w:t>
        </w:r>
      </w:ins>
      <w:del w:id="3425" w:author="t_竹沢 公佑" w:date="2020-08-13T13:06:00Z">
        <w:r w:rsidDel="001079C3">
          <w:rPr>
            <w:rFonts w:hint="eastAsia"/>
            <w:sz w:val="22"/>
            <w:szCs w:val="22"/>
          </w:rPr>
          <w:delText>M</w:delText>
        </w:r>
      </w:del>
      <w:r>
        <w:rPr>
          <w:rFonts w:hint="eastAsia"/>
          <w:sz w:val="22"/>
          <w:szCs w:val="22"/>
        </w:rPr>
        <w:t>/</w:t>
      </w:r>
      <w:ins w:id="3426" w:author="t_竹沢 公佑" w:date="2020-08-13T13:06:00Z">
        <w:r w:rsidR="001079C3">
          <w:rPr>
            <w:rFonts w:hint="eastAsia"/>
            <w:sz w:val="22"/>
            <w:szCs w:val="22"/>
          </w:rPr>
          <w:t>D</w:t>
        </w:r>
      </w:ins>
      <w:del w:id="3427" w:author="t_竹沢 公佑" w:date="2020-08-13T13:06:00Z">
        <w:r w:rsidDel="001079C3">
          <w:rPr>
            <w:rFonts w:hint="eastAsia"/>
            <w:sz w:val="22"/>
            <w:szCs w:val="22"/>
          </w:rPr>
          <w:delText>L</w:delText>
        </w:r>
      </w:del>
      <w:r>
        <w:rPr>
          <w:rFonts w:hint="eastAsia"/>
          <w:sz w:val="22"/>
          <w:szCs w:val="22"/>
        </w:rPr>
        <w:t xml:space="preserve"> bits are synchronized.</w:t>
      </w:r>
    </w:p>
    <w:p w:rsidR="00660FCC" w:rsidRDefault="00660FCC">
      <w:pPr>
        <w:spacing w:line="0" w:lineRule="atLeast"/>
        <w:rPr>
          <w:sz w:val="22"/>
          <w:szCs w:val="22"/>
        </w:rPr>
      </w:pPr>
    </w:p>
    <w:p w:rsidR="00680A33" w:rsidRDefault="00660FCC">
      <w:pPr>
        <w:spacing w:line="0" w:lineRule="atLeast"/>
        <w:ind w:left="440" w:hangingChars="200" w:hanging="440"/>
        <w:rPr>
          <w:ins w:id="3428" w:author="t_竹沢 公佑" w:date="2020-07-20T12:25:00Z"/>
          <w:sz w:val="22"/>
          <w:szCs w:val="22"/>
        </w:rPr>
      </w:pPr>
      <w:r>
        <w:rPr>
          <w:rFonts w:hint="eastAsia"/>
          <w:sz w:val="22"/>
          <w:szCs w:val="22"/>
        </w:rPr>
        <w:t>(*2)</w:t>
      </w:r>
      <w:r w:rsidR="00FF1D91">
        <w:rPr>
          <w:rFonts w:hint="eastAsia"/>
          <w:sz w:val="22"/>
          <w:szCs w:val="22"/>
        </w:rPr>
        <w:t xml:space="preserve"> </w:t>
      </w:r>
      <w:ins w:id="3429" w:author="t_竹沢 公佑" w:date="2020-07-20T12:28:00Z">
        <w:r w:rsidR="00A308C6">
          <w:rPr>
            <w:rFonts w:hint="eastAsia"/>
            <w:sz w:val="22"/>
            <w:szCs w:val="22"/>
          </w:rPr>
          <w:t>In the following cases, it sets this bit to 1.</w:t>
        </w:r>
      </w:ins>
      <w:del w:id="3430" w:author="t_竹沢 公佑" w:date="2020-07-20T12:30:00Z">
        <w:r w:rsidDel="00A308C6">
          <w:rPr>
            <w:rFonts w:hint="eastAsia"/>
            <w:sz w:val="22"/>
            <w:szCs w:val="22"/>
          </w:rPr>
          <w:delText xml:space="preserve">When DRXP board </w:delText>
        </w:r>
        <w:r w:rsidR="00FF1D91" w:rsidDel="00A308C6">
          <w:rPr>
            <w:rFonts w:hint="eastAsia"/>
            <w:sz w:val="22"/>
            <w:szCs w:val="22"/>
          </w:rPr>
          <w:delText xml:space="preserve">detects </w:delText>
        </w:r>
      </w:del>
      <w:del w:id="3431" w:author="t_竹沢 公佑" w:date="2019-10-04T21:43:00Z">
        <w:r w:rsidDel="00C2601F">
          <w:rPr>
            <w:rFonts w:hint="eastAsia"/>
            <w:sz w:val="22"/>
            <w:szCs w:val="22"/>
          </w:rPr>
          <w:delText xml:space="preserve">the </w:delText>
        </w:r>
      </w:del>
      <w:del w:id="3432" w:author="t_竹沢 公佑" w:date="2020-07-20T12:30:00Z">
        <w:r w:rsidDel="00A308C6">
          <w:rPr>
            <w:rFonts w:hint="eastAsia"/>
            <w:sz w:val="22"/>
            <w:szCs w:val="22"/>
          </w:rPr>
          <w:delText>checksum error</w:delText>
        </w:r>
      </w:del>
      <w:del w:id="3433" w:author="t_竹沢 公佑" w:date="2020-07-20T12:28:00Z">
        <w:r w:rsidR="00FF1D91" w:rsidDel="00A308C6">
          <w:rPr>
            <w:rFonts w:hint="eastAsia"/>
            <w:sz w:val="22"/>
            <w:szCs w:val="22"/>
          </w:rPr>
          <w:delText>, it also sets this bit to</w:delText>
        </w:r>
      </w:del>
      <w:del w:id="3434" w:author="t_竹沢 公佑" w:date="2019-10-04T21:43:00Z">
        <w:r w:rsidR="00FF1D91" w:rsidDel="00C2601F">
          <w:rPr>
            <w:rFonts w:hint="eastAsia"/>
            <w:sz w:val="22"/>
            <w:szCs w:val="22"/>
          </w:rPr>
          <w:delText xml:space="preserve"> one</w:delText>
        </w:r>
      </w:del>
      <w:del w:id="3435" w:author="t_竹沢 公佑" w:date="2020-07-20T12:30:00Z">
        <w:r w:rsidR="00FF1D91" w:rsidDel="00A308C6">
          <w:rPr>
            <w:rFonts w:hint="eastAsia"/>
            <w:sz w:val="22"/>
            <w:szCs w:val="22"/>
          </w:rPr>
          <w:delText>.</w:delText>
        </w:r>
        <w:r w:rsidR="00680A33" w:rsidDel="00A308C6">
          <w:rPr>
            <w:rFonts w:hint="eastAsia"/>
            <w:sz w:val="22"/>
            <w:szCs w:val="22"/>
          </w:rPr>
          <w:delText xml:space="preserve"> </w:delText>
        </w:r>
      </w:del>
    </w:p>
    <w:p w:rsidR="00A308C6" w:rsidRPr="00C866A1" w:rsidDel="00D7387D" w:rsidRDefault="00A308C6">
      <w:pPr>
        <w:spacing w:line="0" w:lineRule="atLeast"/>
        <w:rPr>
          <w:del w:id="3436" w:author="t_竹沢 公佑" w:date="2020-08-13T14:15:00Z"/>
          <w:sz w:val="22"/>
          <w:szCs w:val="22"/>
          <w:rPrChange w:id="3437" w:author="t_竹沢 公佑" w:date="2021-02-02T17:51:00Z">
            <w:rPr>
              <w:del w:id="3438" w:author="t_竹沢 公佑" w:date="2020-08-13T14:15:00Z"/>
              <w:sz w:val="22"/>
              <w:szCs w:val="22"/>
            </w:rPr>
          </w:rPrChange>
        </w:rPr>
        <w:pPrChange w:id="3439" w:author="t_竹沢 公佑" w:date="2020-08-13T14:20:00Z">
          <w:pPr>
            <w:spacing w:line="0" w:lineRule="atLeast"/>
            <w:ind w:leftChars="200" w:left="480"/>
          </w:pPr>
        </w:pPrChange>
      </w:pPr>
      <w:ins w:id="3440" w:author="t_竹沢 公佑" w:date="2020-07-20T12:26:00Z">
        <w:r>
          <w:rPr>
            <w:rFonts w:hint="eastAsia"/>
            <w:sz w:val="22"/>
            <w:szCs w:val="22"/>
          </w:rPr>
          <w:t xml:space="preserve">    </w:t>
        </w:r>
      </w:ins>
      <w:ins w:id="3441" w:author="t_竹沢 公佑" w:date="2021-02-01T15:10:00Z">
        <w:r w:rsidR="00AD21DC">
          <w:rPr>
            <w:rFonts w:hint="eastAsia"/>
            <w:sz w:val="22"/>
            <w:szCs w:val="22"/>
          </w:rPr>
          <w:t>(1</w:t>
        </w:r>
      </w:ins>
      <w:ins w:id="3442" w:author="t_竹沢 公佑" w:date="2020-07-20T12:29:00Z">
        <w:r>
          <w:rPr>
            <w:rFonts w:hint="eastAsia"/>
            <w:sz w:val="22"/>
            <w:szCs w:val="22"/>
          </w:rPr>
          <w:t>)</w:t>
        </w:r>
      </w:ins>
      <w:ins w:id="3443" w:author="t_竹沢 公佑" w:date="2020-07-20T12:28:00Z">
        <w:r>
          <w:rPr>
            <w:rFonts w:hint="eastAsia"/>
            <w:sz w:val="22"/>
            <w:szCs w:val="22"/>
          </w:rPr>
          <w:t xml:space="preserve"> </w:t>
        </w:r>
      </w:ins>
      <w:ins w:id="3444" w:author="t_竹沢 公佑" w:date="2020-08-13T14:13:00Z">
        <w:r w:rsidR="00D7387D">
          <w:rPr>
            <w:rFonts w:hint="eastAsia"/>
            <w:sz w:val="22"/>
            <w:szCs w:val="22"/>
          </w:rPr>
          <w:t xml:space="preserve">When </w:t>
        </w:r>
      </w:ins>
      <w:ins w:id="3445" w:author="t_竹沢 公佑" w:date="2020-08-13T14:19:00Z">
        <w:r w:rsidR="00D7387D">
          <w:rPr>
            <w:rFonts w:hint="eastAsia"/>
            <w:sz w:val="22"/>
            <w:szCs w:val="22"/>
          </w:rPr>
          <w:t>a metaframe can</w:t>
        </w:r>
      </w:ins>
      <w:ins w:id="3446" w:author="t_竹沢 公佑" w:date="2020-08-13T14:20:00Z">
        <w:r w:rsidR="00D7387D">
          <w:rPr>
            <w:sz w:val="22"/>
            <w:szCs w:val="22"/>
          </w:rPr>
          <w:t>’</w:t>
        </w:r>
      </w:ins>
      <w:ins w:id="3447" w:author="t_竹沢 公佑" w:date="2020-08-13T14:19:00Z">
        <w:r w:rsidR="00D7387D">
          <w:rPr>
            <w:rFonts w:hint="eastAsia"/>
            <w:sz w:val="22"/>
            <w:szCs w:val="22"/>
          </w:rPr>
          <w:t>t be detec</w:t>
        </w:r>
      </w:ins>
      <w:ins w:id="3448" w:author="t_竹沢 公佑" w:date="2020-08-13T14:20:00Z">
        <w:r w:rsidR="00D7387D">
          <w:rPr>
            <w:rFonts w:hint="eastAsia"/>
            <w:sz w:val="22"/>
            <w:szCs w:val="22"/>
          </w:rPr>
          <w:t>ted 48ms after the last detected metaframe</w:t>
        </w:r>
      </w:ins>
      <w:ins w:id="3449" w:author="t_竹沢 公佑" w:date="2020-08-13T14:23:00Z">
        <w:r w:rsidR="002E6645">
          <w:rPr>
            <w:rFonts w:hint="eastAsia"/>
            <w:sz w:val="22"/>
            <w:szCs w:val="22"/>
          </w:rPr>
          <w:t xml:space="preserve"> at B/C/D bit</w:t>
        </w:r>
      </w:ins>
      <w:ins w:id="3450" w:author="t_竹沢 公佑" w:date="2021-02-02T17:51:00Z">
        <w:r w:rsidR="00C866A1">
          <w:rPr>
            <w:rFonts w:hint="eastAsia"/>
            <w:sz w:val="22"/>
            <w:szCs w:val="22"/>
          </w:rPr>
          <w:t>,</w:t>
        </w:r>
      </w:ins>
    </w:p>
    <w:p w:rsidR="00AD21DC" w:rsidRDefault="00AD21DC">
      <w:pPr>
        <w:spacing w:line="0" w:lineRule="atLeast"/>
        <w:rPr>
          <w:ins w:id="3451" w:author="t_竹沢 公佑" w:date="2021-02-01T15:10:00Z"/>
          <w:sz w:val="22"/>
          <w:szCs w:val="22"/>
        </w:rPr>
        <w:pPrChange w:id="3452" w:author="t_竹沢 公佑" w:date="2021-02-01T15:10:00Z">
          <w:pPr>
            <w:spacing w:line="0" w:lineRule="atLeast"/>
            <w:ind w:leftChars="200" w:left="480"/>
          </w:pPr>
        </w:pPrChange>
      </w:pPr>
    </w:p>
    <w:p w:rsidR="00AD21DC" w:rsidRDefault="00AD21DC">
      <w:pPr>
        <w:spacing w:line="0" w:lineRule="atLeast"/>
        <w:ind w:left="770" w:hangingChars="350" w:hanging="770"/>
        <w:rPr>
          <w:ins w:id="3453" w:author="t_竹沢 公佑" w:date="2021-02-01T15:10:00Z"/>
          <w:sz w:val="22"/>
          <w:szCs w:val="22"/>
        </w:rPr>
        <w:pPrChange w:id="3454" w:author="t_竹沢 公佑" w:date="2021-02-01T15:12:00Z">
          <w:pPr>
            <w:spacing w:line="0" w:lineRule="atLeast"/>
            <w:ind w:leftChars="200" w:left="480"/>
          </w:pPr>
        </w:pPrChange>
      </w:pPr>
      <w:ins w:id="3455" w:author="t_竹沢 公佑" w:date="2021-02-01T15:10:00Z">
        <w:r>
          <w:rPr>
            <w:rFonts w:hint="eastAsia"/>
            <w:sz w:val="22"/>
            <w:szCs w:val="22"/>
          </w:rPr>
          <w:t xml:space="preserve">      </w:t>
        </w:r>
      </w:ins>
      <w:ins w:id="3456" w:author="t_竹沢 公佑" w:date="2021-02-01T15:11:00Z">
        <w:r w:rsidR="00C866A1">
          <w:rPr>
            <w:rFonts w:hint="eastAsia"/>
            <w:sz w:val="22"/>
            <w:szCs w:val="22"/>
          </w:rPr>
          <w:t xml:space="preserve"> </w:t>
        </w:r>
      </w:ins>
      <w:ins w:id="3457" w:author="t_竹沢 公佑" w:date="2021-02-02T17:51:00Z">
        <w:r w:rsidR="00C866A1">
          <w:rPr>
            <w:rFonts w:hint="eastAsia"/>
            <w:sz w:val="22"/>
            <w:szCs w:val="22"/>
          </w:rPr>
          <w:t>i</w:t>
        </w:r>
      </w:ins>
      <w:ins w:id="3458" w:author="t_竹沢 公佑" w:date="2021-02-01T15:11:00Z">
        <w:r>
          <w:rPr>
            <w:rFonts w:hint="eastAsia"/>
            <w:sz w:val="22"/>
            <w:szCs w:val="22"/>
          </w:rPr>
          <w:t>f the timing is earlier or later than this, it will set this bit. When it detects metaframe</w:t>
        </w:r>
        <w:r w:rsidR="00C866A1">
          <w:rPr>
            <w:rFonts w:hint="eastAsia"/>
            <w:sz w:val="22"/>
            <w:szCs w:val="22"/>
          </w:rPr>
          <w:t xml:space="preserve"> earlier than 48ms after the la</w:t>
        </w:r>
        <w:r>
          <w:rPr>
            <w:rFonts w:hint="eastAsia"/>
            <w:sz w:val="22"/>
            <w:szCs w:val="22"/>
          </w:rPr>
          <w:t>st detected metaframe</w:t>
        </w:r>
      </w:ins>
      <w:ins w:id="3459" w:author="t_竹沢 公佑" w:date="2021-02-01T15:25:00Z">
        <w:r w:rsidR="002E4F86">
          <w:rPr>
            <w:rFonts w:hint="eastAsia"/>
            <w:sz w:val="22"/>
            <w:szCs w:val="22"/>
          </w:rPr>
          <w:t>,</w:t>
        </w:r>
      </w:ins>
      <w:ins w:id="3460" w:author="t_竹沢 公佑" w:date="2021-02-01T15:11:00Z">
        <w:r>
          <w:rPr>
            <w:rFonts w:hint="eastAsia"/>
            <w:sz w:val="22"/>
            <w:szCs w:val="22"/>
          </w:rPr>
          <w:t xml:space="preserve"> </w:t>
        </w:r>
      </w:ins>
      <w:ins w:id="3461" w:author="t_竹沢 公佑" w:date="2021-02-01T15:25:00Z">
        <w:r w:rsidR="002E4F86">
          <w:rPr>
            <w:rFonts w:hint="eastAsia"/>
            <w:sz w:val="22"/>
            <w:szCs w:val="22"/>
          </w:rPr>
          <w:t>i</w:t>
        </w:r>
      </w:ins>
      <w:ins w:id="3462" w:author="t_竹沢 公佑" w:date="2021-02-01T15:11:00Z">
        <w:r>
          <w:rPr>
            <w:rFonts w:hint="eastAsia"/>
            <w:sz w:val="22"/>
            <w:szCs w:val="22"/>
          </w:rPr>
          <w:t xml:space="preserve">t </w:t>
        </w:r>
      </w:ins>
      <w:ins w:id="3463" w:author="t_竹沢 公佑" w:date="2021-02-01T15:12:00Z">
        <w:r>
          <w:rPr>
            <w:rFonts w:hint="eastAsia"/>
            <w:sz w:val="22"/>
            <w:szCs w:val="22"/>
          </w:rPr>
          <w:t>also sets ALMA Frame CheckSum Error B/C/D bits and ALMA Frame Sequence Count Error B/C/D bits.</w:t>
        </w:r>
      </w:ins>
      <w:ins w:id="3464" w:author="t_竹沢 公佑" w:date="2021-02-01T15:17:00Z">
        <w:r>
          <w:rPr>
            <w:rFonts w:hint="eastAsia"/>
            <w:sz w:val="22"/>
            <w:szCs w:val="22"/>
          </w:rPr>
          <w:t xml:space="preserve"> </w:t>
        </w:r>
        <w:r w:rsidR="00C866A1">
          <w:rPr>
            <w:sz w:val="22"/>
            <w:szCs w:val="22"/>
          </w:rPr>
          <w:t>These bits represent</w:t>
        </w:r>
        <w:r w:rsidR="002E4F86">
          <w:rPr>
            <w:sz w:val="22"/>
            <w:szCs w:val="22"/>
          </w:rPr>
          <w:t xml:space="preserve"> the </w:t>
        </w:r>
      </w:ins>
      <w:ins w:id="3465" w:author="t_竹沢 公佑" w:date="2021-02-01T15:24:00Z">
        <w:r w:rsidR="002E4F86">
          <w:rPr>
            <w:rFonts w:hint="eastAsia"/>
            <w:sz w:val="22"/>
            <w:szCs w:val="22"/>
          </w:rPr>
          <w:t xml:space="preserve">data in </w:t>
        </w:r>
      </w:ins>
      <w:ins w:id="3466" w:author="t_竹沢 公佑" w:date="2021-02-02T17:52:00Z">
        <w:r w:rsidR="00C866A1">
          <w:rPr>
            <w:rFonts w:hint="eastAsia"/>
            <w:sz w:val="22"/>
            <w:szCs w:val="22"/>
          </w:rPr>
          <w:t xml:space="preserve">the </w:t>
        </w:r>
      </w:ins>
      <w:ins w:id="3467" w:author="t_竹沢 公佑" w:date="2021-02-01T15:17:00Z">
        <w:r w:rsidR="00C866A1">
          <w:rPr>
            <w:sz w:val="22"/>
            <w:szCs w:val="22"/>
          </w:rPr>
          <w:t>g</w:t>
        </w:r>
        <w:r w:rsidRPr="00AD21DC">
          <w:rPr>
            <w:sz w:val="22"/>
            <w:szCs w:val="22"/>
          </w:rPr>
          <w:t>roup buffer includes undefined data.</w:t>
        </w:r>
        <w:r>
          <w:rPr>
            <w:rFonts w:hint="eastAsia"/>
            <w:sz w:val="22"/>
            <w:szCs w:val="22"/>
          </w:rPr>
          <w:t xml:space="preserve"> </w:t>
        </w:r>
      </w:ins>
    </w:p>
    <w:p w:rsidR="00AD21DC" w:rsidRDefault="00AD21DC">
      <w:pPr>
        <w:spacing w:line="0" w:lineRule="atLeast"/>
        <w:rPr>
          <w:ins w:id="3468" w:author="t_竹沢 公佑" w:date="2021-02-01T15:10:00Z"/>
          <w:sz w:val="22"/>
          <w:szCs w:val="22"/>
        </w:rPr>
        <w:pPrChange w:id="3469" w:author="t_竹沢 公佑" w:date="2021-02-01T15:10:00Z">
          <w:pPr>
            <w:spacing w:line="0" w:lineRule="atLeast"/>
            <w:ind w:leftChars="200" w:left="480"/>
          </w:pPr>
        </w:pPrChange>
      </w:pPr>
    </w:p>
    <w:p w:rsidR="00621988" w:rsidDel="002E6645" w:rsidRDefault="00AD21DC">
      <w:pPr>
        <w:spacing w:line="0" w:lineRule="atLeast"/>
        <w:ind w:leftChars="200" w:left="810" w:hangingChars="150" w:hanging="330"/>
        <w:rPr>
          <w:del w:id="3470" w:author="t_竹沢 公佑" w:date="2020-07-06T10:33:00Z"/>
          <w:sz w:val="22"/>
          <w:szCs w:val="22"/>
        </w:rPr>
        <w:pPrChange w:id="3471" w:author="t_竹沢 公佑" w:date="2021-02-01T15:10:00Z">
          <w:pPr>
            <w:spacing w:line="0" w:lineRule="atLeast"/>
            <w:ind w:leftChars="200" w:left="480"/>
          </w:pPr>
        </w:pPrChange>
      </w:pPr>
      <w:ins w:id="3472" w:author="t_竹沢 公佑" w:date="2021-02-01T15:10:00Z">
        <w:r>
          <w:rPr>
            <w:rFonts w:hint="eastAsia"/>
            <w:sz w:val="22"/>
            <w:szCs w:val="22"/>
          </w:rPr>
          <w:t>(</w:t>
        </w:r>
      </w:ins>
      <w:ins w:id="3473" w:author="t_竹沢 公佑" w:date="2020-07-20T12:29:00Z">
        <w:r w:rsidR="00A308C6">
          <w:rPr>
            <w:rFonts w:hint="eastAsia"/>
            <w:sz w:val="22"/>
            <w:szCs w:val="22"/>
          </w:rPr>
          <w:t>2) W</w:t>
        </w:r>
      </w:ins>
      <w:ins w:id="3474" w:author="t_竹沢 公佑" w:date="2020-07-20T12:27:00Z">
        <w:r w:rsidR="00A308C6" w:rsidRPr="00A308C6">
          <w:rPr>
            <w:sz w:val="22"/>
            <w:szCs w:val="22"/>
          </w:rPr>
          <w:t xml:space="preserve">hen </w:t>
        </w:r>
      </w:ins>
      <w:ins w:id="3475" w:author="t_竹沢 公佑" w:date="2020-08-13T14:20:00Z">
        <w:r w:rsidR="00D7387D">
          <w:rPr>
            <w:rFonts w:hint="eastAsia"/>
            <w:sz w:val="22"/>
            <w:szCs w:val="22"/>
          </w:rPr>
          <w:t xml:space="preserve">a metaframe is detected </w:t>
        </w:r>
      </w:ins>
      <w:ins w:id="3476" w:author="t_竹沢 公佑" w:date="2020-08-13T14:21:00Z">
        <w:r w:rsidR="00D7387D">
          <w:rPr>
            <w:rFonts w:hint="eastAsia"/>
            <w:sz w:val="22"/>
            <w:szCs w:val="22"/>
          </w:rPr>
          <w:t>48ms after the last detected metaframe</w:t>
        </w:r>
      </w:ins>
      <w:ins w:id="3477" w:author="t_竹沢 公佑" w:date="2020-08-13T14:23:00Z">
        <w:r w:rsidR="002E6645">
          <w:rPr>
            <w:rFonts w:hint="eastAsia"/>
            <w:sz w:val="22"/>
            <w:szCs w:val="22"/>
          </w:rPr>
          <w:t xml:space="preserve"> at B/C/D bit</w:t>
        </w:r>
      </w:ins>
      <w:ins w:id="3478" w:author="t_竹沢 公佑" w:date="2020-08-13T14:21:00Z">
        <w:r w:rsidR="002E6645">
          <w:rPr>
            <w:rFonts w:hint="eastAsia"/>
            <w:sz w:val="22"/>
            <w:szCs w:val="22"/>
          </w:rPr>
          <w:t xml:space="preserve">. But group has </w:t>
        </w:r>
      </w:ins>
      <w:ins w:id="3479" w:author="t_竹沢 公佑" w:date="2020-08-13T14:28:00Z">
        <w:r w:rsidR="002E6645">
          <w:rPr>
            <w:rFonts w:hint="eastAsia"/>
            <w:sz w:val="22"/>
            <w:szCs w:val="22"/>
          </w:rPr>
          <w:t>(some)</w:t>
        </w:r>
      </w:ins>
      <w:ins w:id="3480" w:author="t_竹沢 公佑" w:date="2020-08-13T14:21:00Z">
        <w:r w:rsidR="002E6645">
          <w:rPr>
            <w:rFonts w:hint="eastAsia"/>
            <w:sz w:val="22"/>
            <w:szCs w:val="22"/>
          </w:rPr>
          <w:t xml:space="preserve"> check sum error</w:t>
        </w:r>
      </w:ins>
      <w:ins w:id="3481" w:author="t_竹沢 公佑" w:date="2020-08-13T14:28:00Z">
        <w:r w:rsidR="002E6645">
          <w:rPr>
            <w:rFonts w:hint="eastAsia"/>
            <w:sz w:val="22"/>
            <w:szCs w:val="22"/>
          </w:rPr>
          <w:t xml:space="preserve"> frame(s)</w:t>
        </w:r>
      </w:ins>
      <w:ins w:id="3482" w:author="t_竹沢 公佑" w:date="2020-08-13T14:21:00Z">
        <w:r w:rsidR="002E6645">
          <w:rPr>
            <w:rFonts w:hint="eastAsia"/>
            <w:sz w:val="22"/>
            <w:szCs w:val="22"/>
          </w:rPr>
          <w:t>.</w:t>
        </w:r>
      </w:ins>
    </w:p>
    <w:p w:rsidR="002E6645" w:rsidRDefault="002E6645">
      <w:pPr>
        <w:spacing w:line="0" w:lineRule="atLeast"/>
        <w:ind w:leftChars="200" w:left="810" w:hangingChars="150" w:hanging="330"/>
        <w:rPr>
          <w:ins w:id="3483" w:author="t_竹沢 公佑" w:date="2020-08-13T14:22:00Z"/>
          <w:sz w:val="22"/>
          <w:szCs w:val="22"/>
        </w:rPr>
        <w:pPrChange w:id="3484" w:author="t_竹沢 公佑" w:date="2021-02-01T15:10:00Z">
          <w:pPr>
            <w:spacing w:line="0" w:lineRule="atLeast"/>
            <w:ind w:leftChars="200" w:left="480"/>
          </w:pPr>
        </w:pPrChange>
      </w:pPr>
    </w:p>
    <w:p w:rsidR="00AD21DC" w:rsidRDefault="00AD21DC">
      <w:pPr>
        <w:spacing w:line="0" w:lineRule="atLeast"/>
        <w:rPr>
          <w:ins w:id="3485" w:author="t_竹沢 公佑" w:date="2021-02-01T15:14:00Z"/>
          <w:sz w:val="22"/>
          <w:szCs w:val="22"/>
        </w:rPr>
        <w:pPrChange w:id="3486" w:author="t_竹沢 公佑" w:date="2020-07-06T10:33:00Z">
          <w:pPr>
            <w:spacing w:line="0" w:lineRule="atLeast"/>
            <w:ind w:leftChars="200" w:left="480"/>
          </w:pPr>
        </w:pPrChange>
      </w:pPr>
    </w:p>
    <w:p w:rsidR="00DD771F" w:rsidRPr="009D419F" w:rsidDel="00E6038A" w:rsidRDefault="00AD21DC">
      <w:pPr>
        <w:spacing w:line="0" w:lineRule="atLeast"/>
        <w:rPr>
          <w:del w:id="3487" w:author="t_竹沢 公佑" w:date="2020-07-06T10:33:00Z"/>
          <w:sz w:val="22"/>
          <w:szCs w:val="22"/>
          <w:lang w:val="en"/>
        </w:rPr>
        <w:pPrChange w:id="3488" w:author="t_竹沢 公佑" w:date="2019-10-04T21:46:00Z">
          <w:pPr>
            <w:spacing w:line="0" w:lineRule="atLeast"/>
            <w:ind w:left="440" w:hangingChars="200" w:hanging="440"/>
          </w:pPr>
        </w:pPrChange>
      </w:pPr>
      <w:ins w:id="3489" w:author="t_竹沢 公佑" w:date="2021-02-01T15:14:00Z">
        <w:r>
          <w:rPr>
            <w:sz w:val="22"/>
            <w:szCs w:val="22"/>
          </w:rPr>
          <w:br w:type="page"/>
        </w:r>
      </w:ins>
      <w:del w:id="3490" w:author="t_竹沢 公佑" w:date="2020-07-06T10:33:00Z">
        <w:r w:rsidR="009D419F" w:rsidDel="00E6038A">
          <w:rPr>
            <w:rFonts w:hint="eastAsia"/>
            <w:sz w:val="22"/>
            <w:szCs w:val="22"/>
          </w:rPr>
          <w:lastRenderedPageBreak/>
          <w:delText xml:space="preserve">(*3) </w:delText>
        </w:r>
      </w:del>
      <w:del w:id="3491" w:author="t_竹沢 公佑" w:date="2019-09-19T17:08:00Z">
        <w:r w:rsidR="00D31DFB" w:rsidDel="00DD771F">
          <w:rPr>
            <w:sz w:val="22"/>
            <w:szCs w:val="22"/>
            <w:lang w:val="en"/>
          </w:rPr>
          <w:delText>“</w:delText>
        </w:r>
        <w:r w:rsidR="00D31DFB" w:rsidRPr="00A0700D" w:rsidDel="00DD771F">
          <w:rPr>
            <w:sz w:val="22"/>
            <w:szCs w:val="22"/>
            <w:lang w:val="en"/>
          </w:rPr>
          <w:delText>ALMA Frame Sequence Count Error</w:delText>
        </w:r>
        <w:r w:rsidR="00D31DFB" w:rsidDel="00DD771F">
          <w:rPr>
            <w:sz w:val="22"/>
            <w:szCs w:val="22"/>
            <w:lang w:val="en"/>
          </w:rPr>
          <w:delText>”</w:delText>
        </w:r>
        <w:r w:rsidR="009D419F" w:rsidDel="00DD771F">
          <w:rPr>
            <w:rFonts w:hint="eastAsia"/>
            <w:sz w:val="22"/>
            <w:szCs w:val="22"/>
            <w:lang w:val="en"/>
          </w:rPr>
          <w:delText xml:space="preserve"> </w:delText>
        </w:r>
        <w:r w:rsidR="00C225EE" w:rsidDel="00DD771F">
          <w:rPr>
            <w:rFonts w:hint="eastAsia"/>
            <w:sz w:val="22"/>
            <w:szCs w:val="22"/>
            <w:lang w:val="en"/>
          </w:rPr>
          <w:delText>means</w:delText>
        </w:r>
        <w:r w:rsidR="009D419F" w:rsidDel="00DD771F">
          <w:rPr>
            <w:rFonts w:hint="eastAsia"/>
            <w:sz w:val="22"/>
            <w:szCs w:val="22"/>
            <w:lang w:val="en"/>
          </w:rPr>
          <w:delText xml:space="preserve"> frame synchronizer status. </w:delText>
        </w:r>
      </w:del>
      <w:del w:id="3492" w:author="t_竹沢 公佑" w:date="2019-10-04T21:45:00Z">
        <w:r w:rsidR="009D419F" w:rsidDel="003B2924">
          <w:rPr>
            <w:sz w:val="22"/>
            <w:szCs w:val="22"/>
            <w:lang w:val="en"/>
          </w:rPr>
          <w:delText>If</w:delText>
        </w:r>
        <w:r w:rsidR="009D419F" w:rsidDel="003B2924">
          <w:rPr>
            <w:rFonts w:hint="eastAsia"/>
            <w:sz w:val="22"/>
            <w:szCs w:val="22"/>
            <w:lang w:val="en"/>
          </w:rPr>
          <w:delText xml:space="preserve"> </w:delText>
        </w:r>
      </w:del>
      <w:del w:id="3493" w:author="t_竹沢 公佑" w:date="2020-07-06T10:33:00Z">
        <w:r w:rsidR="009D419F" w:rsidRPr="00A0700D" w:rsidDel="00E6038A">
          <w:rPr>
            <w:sz w:val="22"/>
            <w:szCs w:val="22"/>
            <w:lang w:val="en"/>
          </w:rPr>
          <w:delText xml:space="preserve">frame </w:delText>
        </w:r>
      </w:del>
      <w:del w:id="3494" w:author="t_竹沢 公佑" w:date="2019-09-19T17:08:00Z">
        <w:r w:rsidR="009D419F" w:rsidRPr="00A0700D" w:rsidDel="00DD771F">
          <w:rPr>
            <w:sz w:val="22"/>
            <w:szCs w:val="22"/>
            <w:lang w:val="en"/>
          </w:rPr>
          <w:delText xml:space="preserve">synchronizer </w:delText>
        </w:r>
      </w:del>
      <w:del w:id="3495" w:author="t_竹沢 公佑" w:date="2020-07-06T10:33:00Z">
        <w:r w:rsidR="009D419F" w:rsidRPr="00A0700D" w:rsidDel="00E6038A">
          <w:rPr>
            <w:sz w:val="22"/>
            <w:szCs w:val="22"/>
            <w:lang w:val="en"/>
          </w:rPr>
          <w:delText>detects an error</w:delText>
        </w:r>
        <w:r w:rsidR="00D31DFB" w:rsidDel="00E6038A">
          <w:rPr>
            <w:rFonts w:hint="eastAsia"/>
            <w:sz w:val="22"/>
            <w:szCs w:val="22"/>
            <w:lang w:val="en"/>
          </w:rPr>
          <w:delText xml:space="preserve"> </w:delText>
        </w:r>
      </w:del>
      <w:del w:id="3496" w:author="t_竹沢 公佑" w:date="2019-09-19T17:14:00Z">
        <w:r w:rsidR="00D31DFB" w:rsidDel="00B21B4D">
          <w:rPr>
            <w:rFonts w:hint="eastAsia"/>
            <w:sz w:val="22"/>
            <w:szCs w:val="22"/>
            <w:lang w:val="en"/>
          </w:rPr>
          <w:delText xml:space="preserve">in </w:delText>
        </w:r>
      </w:del>
      <w:del w:id="3497" w:author="t_竹沢 公佑" w:date="2020-07-06T10:33:00Z">
        <w:r w:rsidR="009D419F" w:rsidDel="00E6038A">
          <w:rPr>
            <w:sz w:val="22"/>
            <w:szCs w:val="22"/>
            <w:lang w:val="en"/>
          </w:rPr>
          <w:delText>”</w:delText>
        </w:r>
        <w:r w:rsidR="00034F79" w:rsidDel="00E6038A">
          <w:rPr>
            <w:sz w:val="22"/>
            <w:szCs w:val="22"/>
            <w:lang w:val="en"/>
          </w:rPr>
          <w:delText>Sequence</w:delText>
        </w:r>
        <w:r w:rsidR="009D419F" w:rsidRPr="00A0700D" w:rsidDel="00E6038A">
          <w:rPr>
            <w:sz w:val="22"/>
            <w:szCs w:val="22"/>
            <w:lang w:val="en"/>
          </w:rPr>
          <w:delText>Count</w:delText>
        </w:r>
        <w:r w:rsidR="009D419F" w:rsidDel="00E6038A">
          <w:rPr>
            <w:sz w:val="22"/>
            <w:szCs w:val="22"/>
            <w:lang w:val="en"/>
          </w:rPr>
          <w:delText>”</w:delText>
        </w:r>
        <w:r w:rsidR="009D419F" w:rsidRPr="00A0700D" w:rsidDel="00E6038A">
          <w:rPr>
            <w:sz w:val="22"/>
            <w:szCs w:val="22"/>
            <w:lang w:val="en"/>
          </w:rPr>
          <w:delText xml:space="preserve"> </w:delText>
        </w:r>
      </w:del>
      <w:del w:id="3498" w:author="t_竹沢 公佑" w:date="2019-09-19T17:14:00Z">
        <w:r w:rsidR="009D419F" w:rsidRPr="00A0700D" w:rsidDel="00B21B4D">
          <w:rPr>
            <w:sz w:val="22"/>
            <w:szCs w:val="22"/>
            <w:lang w:val="en"/>
          </w:rPr>
          <w:delText>part</w:delText>
        </w:r>
      </w:del>
      <w:del w:id="3499" w:author="t_竹沢 公佑" w:date="2020-07-06T10:33:00Z">
        <w:r w:rsidR="009D419F" w:rsidRPr="00A0700D" w:rsidDel="00E6038A">
          <w:rPr>
            <w:sz w:val="22"/>
            <w:szCs w:val="22"/>
            <w:lang w:val="en"/>
          </w:rPr>
          <w:delText xml:space="preserve"> </w:delText>
        </w:r>
      </w:del>
      <w:del w:id="3500" w:author="t_竹沢 公佑" w:date="2019-09-19T17:14:00Z">
        <w:r w:rsidR="009D419F" w:rsidRPr="00A0700D" w:rsidDel="00B21B4D">
          <w:rPr>
            <w:sz w:val="22"/>
            <w:szCs w:val="22"/>
            <w:lang w:val="en"/>
          </w:rPr>
          <w:delText xml:space="preserve">of </w:delText>
        </w:r>
      </w:del>
      <w:del w:id="3501" w:author="t_竹沢 公佑" w:date="2020-07-06T10:33:00Z">
        <w:r w:rsidR="009D419F" w:rsidRPr="00A0700D" w:rsidDel="00E6038A">
          <w:rPr>
            <w:sz w:val="22"/>
            <w:szCs w:val="22"/>
            <w:lang w:val="en"/>
          </w:rPr>
          <w:delText>the ALMA frame</w:delText>
        </w:r>
      </w:del>
      <w:del w:id="3502" w:author="t_竹沢 公佑" w:date="2019-09-19T17:11:00Z">
        <w:r w:rsidR="009D419F" w:rsidRPr="00A0700D" w:rsidDel="00DD771F">
          <w:rPr>
            <w:sz w:val="22"/>
            <w:szCs w:val="22"/>
            <w:lang w:val="en"/>
          </w:rPr>
          <w:delText xml:space="preserve"> format</w:delText>
        </w:r>
      </w:del>
      <w:del w:id="3503" w:author="t_竹沢 公佑" w:date="2020-07-06T10:33:00Z">
        <w:r w:rsidR="009D419F" w:rsidRPr="00A0700D" w:rsidDel="00E6038A">
          <w:rPr>
            <w:sz w:val="22"/>
            <w:szCs w:val="22"/>
            <w:lang w:val="en"/>
          </w:rPr>
          <w:delText>,</w:delText>
        </w:r>
        <w:r w:rsidR="009D419F" w:rsidDel="00E6038A">
          <w:rPr>
            <w:rFonts w:hint="eastAsia"/>
            <w:sz w:val="22"/>
            <w:szCs w:val="22"/>
            <w:lang w:val="en"/>
          </w:rPr>
          <w:delText xml:space="preserve"> </w:delText>
        </w:r>
        <w:r w:rsidR="009D419F" w:rsidDel="00E6038A">
          <w:rPr>
            <w:sz w:val="22"/>
            <w:szCs w:val="22"/>
            <w:lang w:val="en"/>
          </w:rPr>
          <w:delText>“</w:delText>
        </w:r>
        <w:r w:rsidR="009D419F" w:rsidRPr="00A0700D" w:rsidDel="00E6038A">
          <w:rPr>
            <w:sz w:val="22"/>
            <w:szCs w:val="22"/>
            <w:lang w:val="en"/>
          </w:rPr>
          <w:delText>ALMA Frame Sequence Count Error</w:delText>
        </w:r>
        <w:r w:rsidR="009D419F" w:rsidDel="00E6038A">
          <w:rPr>
            <w:sz w:val="22"/>
            <w:szCs w:val="22"/>
            <w:lang w:val="en"/>
          </w:rPr>
          <w:delText>”</w:delText>
        </w:r>
        <w:r w:rsidR="009D419F" w:rsidRPr="00A0700D" w:rsidDel="00E6038A">
          <w:rPr>
            <w:sz w:val="22"/>
            <w:szCs w:val="22"/>
            <w:lang w:val="en"/>
          </w:rPr>
          <w:delText xml:space="preserve"> is set to 1.</w:delText>
        </w:r>
      </w:del>
    </w:p>
    <w:p w:rsidR="00DD771F" w:rsidDel="00E6038A" w:rsidRDefault="009D419F" w:rsidP="00D31DFB">
      <w:pPr>
        <w:spacing w:line="0" w:lineRule="atLeast"/>
        <w:ind w:left="440" w:hangingChars="200" w:hanging="440"/>
        <w:rPr>
          <w:del w:id="3504" w:author="t_竹沢 公佑" w:date="2020-07-06T10:33:00Z"/>
          <w:sz w:val="22"/>
          <w:szCs w:val="22"/>
          <w:lang w:val="en"/>
        </w:rPr>
      </w:pPr>
      <w:del w:id="3505" w:author="t_竹沢 公佑" w:date="2020-07-06T10:33:00Z">
        <w:r w:rsidDel="00E6038A">
          <w:rPr>
            <w:rFonts w:hint="eastAsia"/>
            <w:sz w:val="22"/>
            <w:szCs w:val="22"/>
            <w:lang w:val="en"/>
          </w:rPr>
          <w:delText>(*4)</w:delText>
        </w:r>
        <w:r w:rsidR="00D31DFB" w:rsidRPr="00D31DFB" w:rsidDel="00E6038A">
          <w:rPr>
            <w:sz w:val="22"/>
            <w:szCs w:val="22"/>
            <w:lang w:val="en"/>
          </w:rPr>
          <w:delText xml:space="preserve"> </w:delText>
        </w:r>
      </w:del>
      <w:del w:id="3506" w:author="t_竹沢 公佑" w:date="2019-09-19T17:09:00Z">
        <w:r w:rsidR="00D31DFB" w:rsidDel="00DD771F">
          <w:rPr>
            <w:sz w:val="22"/>
            <w:szCs w:val="22"/>
            <w:lang w:val="en"/>
          </w:rPr>
          <w:delText xml:space="preserve">“ALMA Frame </w:delText>
        </w:r>
        <w:r w:rsidR="00D31DFB" w:rsidDel="00DD771F">
          <w:rPr>
            <w:rFonts w:hint="eastAsia"/>
            <w:sz w:val="22"/>
            <w:szCs w:val="22"/>
            <w:lang w:val="en"/>
          </w:rPr>
          <w:delText>c</w:delText>
        </w:r>
        <w:r w:rsidR="00D31DFB" w:rsidDel="00DD771F">
          <w:rPr>
            <w:sz w:val="22"/>
            <w:szCs w:val="22"/>
            <w:lang w:val="en"/>
          </w:rPr>
          <w:delText>heck</w:delText>
        </w:r>
        <w:r w:rsidR="00D31DFB" w:rsidDel="00DD771F">
          <w:rPr>
            <w:rFonts w:hint="eastAsia"/>
            <w:sz w:val="22"/>
            <w:szCs w:val="22"/>
            <w:lang w:val="en"/>
          </w:rPr>
          <w:delText>s</w:delText>
        </w:r>
        <w:r w:rsidR="00D31DFB" w:rsidDel="00DD771F">
          <w:rPr>
            <w:sz w:val="22"/>
            <w:szCs w:val="22"/>
            <w:lang w:val="en"/>
          </w:rPr>
          <w:delText>um Error”</w:delText>
        </w:r>
        <w:r w:rsidR="00D31DFB" w:rsidDel="00DD771F">
          <w:rPr>
            <w:rFonts w:hint="eastAsia"/>
            <w:sz w:val="22"/>
            <w:szCs w:val="22"/>
            <w:lang w:val="en"/>
          </w:rPr>
          <w:delText xml:space="preserve"> </w:delText>
        </w:r>
        <w:r w:rsidR="00C225EE" w:rsidDel="00DD771F">
          <w:rPr>
            <w:rFonts w:hint="eastAsia"/>
            <w:sz w:val="22"/>
            <w:szCs w:val="22"/>
            <w:lang w:val="en"/>
          </w:rPr>
          <w:delText>means</w:delText>
        </w:r>
        <w:r w:rsidR="00D31DFB" w:rsidDel="00DD771F">
          <w:rPr>
            <w:rFonts w:hint="eastAsia"/>
            <w:sz w:val="22"/>
            <w:szCs w:val="22"/>
            <w:lang w:val="en"/>
          </w:rPr>
          <w:delText xml:space="preserve"> frame synchronizer status. </w:delText>
        </w:r>
      </w:del>
      <w:del w:id="3507" w:author="t_竹沢 公佑" w:date="2019-10-04T21:47:00Z">
        <w:r w:rsidRPr="00A0700D" w:rsidDel="003B2924">
          <w:rPr>
            <w:sz w:val="22"/>
            <w:szCs w:val="22"/>
            <w:lang w:val="en"/>
          </w:rPr>
          <w:delText>If</w:delText>
        </w:r>
      </w:del>
      <w:del w:id="3508" w:author="t_竹沢 公佑" w:date="2019-09-19T17:09:00Z">
        <w:r w:rsidRPr="00A0700D" w:rsidDel="00DD771F">
          <w:rPr>
            <w:sz w:val="22"/>
            <w:szCs w:val="22"/>
            <w:lang w:val="en"/>
          </w:rPr>
          <w:delText xml:space="preserve"> the </w:delText>
        </w:r>
      </w:del>
      <w:del w:id="3509" w:author="t_竹沢 公佑" w:date="2020-07-06T10:33:00Z">
        <w:r w:rsidRPr="00A0700D" w:rsidDel="00E6038A">
          <w:rPr>
            <w:sz w:val="22"/>
            <w:szCs w:val="22"/>
            <w:lang w:val="en"/>
          </w:rPr>
          <w:delText xml:space="preserve">frame </w:delText>
        </w:r>
      </w:del>
      <w:del w:id="3510" w:author="t_竹沢 公佑" w:date="2019-09-19T17:09:00Z">
        <w:r w:rsidRPr="00A0700D" w:rsidDel="00DD771F">
          <w:rPr>
            <w:sz w:val="22"/>
            <w:szCs w:val="22"/>
            <w:lang w:val="en"/>
          </w:rPr>
          <w:delText>synchr</w:delText>
        </w:r>
        <w:r w:rsidDel="00DD771F">
          <w:rPr>
            <w:sz w:val="22"/>
            <w:szCs w:val="22"/>
            <w:lang w:val="en"/>
          </w:rPr>
          <w:delText xml:space="preserve">onizer </w:delText>
        </w:r>
      </w:del>
      <w:del w:id="3511" w:author="t_竹沢 公佑" w:date="2020-07-06T10:33:00Z">
        <w:r w:rsidDel="00E6038A">
          <w:rPr>
            <w:sz w:val="22"/>
            <w:szCs w:val="22"/>
            <w:lang w:val="en"/>
          </w:rPr>
          <w:delText>detects an error in “</w:delText>
        </w:r>
        <w:r w:rsidDel="00E6038A">
          <w:rPr>
            <w:rFonts w:hint="eastAsia"/>
            <w:sz w:val="22"/>
            <w:szCs w:val="22"/>
            <w:lang w:val="en"/>
          </w:rPr>
          <w:delText>C</w:delText>
        </w:r>
        <w:r w:rsidDel="00E6038A">
          <w:rPr>
            <w:sz w:val="22"/>
            <w:szCs w:val="22"/>
            <w:lang w:val="en"/>
          </w:rPr>
          <w:delText>heck</w:delText>
        </w:r>
        <w:r w:rsidDel="00E6038A">
          <w:rPr>
            <w:rFonts w:hint="eastAsia"/>
            <w:sz w:val="22"/>
            <w:szCs w:val="22"/>
            <w:lang w:val="en"/>
          </w:rPr>
          <w:delText>S</w:delText>
        </w:r>
        <w:r w:rsidRPr="00A0700D" w:rsidDel="00E6038A">
          <w:rPr>
            <w:sz w:val="22"/>
            <w:szCs w:val="22"/>
            <w:lang w:val="en"/>
          </w:rPr>
          <w:delText>um</w:delText>
        </w:r>
        <w:r w:rsidDel="00E6038A">
          <w:rPr>
            <w:sz w:val="22"/>
            <w:szCs w:val="22"/>
            <w:lang w:val="en"/>
          </w:rPr>
          <w:delText>”</w:delText>
        </w:r>
        <w:r w:rsidRPr="00A0700D" w:rsidDel="00E6038A">
          <w:rPr>
            <w:sz w:val="22"/>
            <w:szCs w:val="22"/>
            <w:lang w:val="en"/>
          </w:rPr>
          <w:delText xml:space="preserve"> </w:delText>
        </w:r>
      </w:del>
      <w:del w:id="3512" w:author="t_竹沢 公佑" w:date="2019-09-19T17:15:00Z">
        <w:r w:rsidRPr="00A0700D" w:rsidDel="00B21B4D">
          <w:rPr>
            <w:sz w:val="22"/>
            <w:szCs w:val="22"/>
            <w:lang w:val="en"/>
          </w:rPr>
          <w:delText>part</w:delText>
        </w:r>
      </w:del>
      <w:del w:id="3513" w:author="t_竹沢 公佑" w:date="2020-07-06T10:33:00Z">
        <w:r w:rsidRPr="00A0700D" w:rsidDel="00E6038A">
          <w:rPr>
            <w:sz w:val="22"/>
            <w:szCs w:val="22"/>
            <w:lang w:val="en"/>
          </w:rPr>
          <w:delText xml:space="preserve"> of the ALMA frame</w:delText>
        </w:r>
      </w:del>
      <w:del w:id="3514" w:author="t_竹沢 公佑" w:date="2019-09-19T17:11:00Z">
        <w:r w:rsidRPr="00A0700D" w:rsidDel="00DD771F">
          <w:rPr>
            <w:sz w:val="22"/>
            <w:szCs w:val="22"/>
            <w:lang w:val="en"/>
          </w:rPr>
          <w:delText xml:space="preserve"> format</w:delText>
        </w:r>
      </w:del>
      <w:del w:id="3515" w:author="t_竹沢 公佑" w:date="2020-07-06T10:33:00Z">
        <w:r w:rsidRPr="00A0700D" w:rsidDel="00E6038A">
          <w:rPr>
            <w:sz w:val="22"/>
            <w:szCs w:val="22"/>
            <w:lang w:val="en"/>
          </w:rPr>
          <w:delText xml:space="preserve">, </w:delText>
        </w:r>
        <w:r w:rsidR="00D31DFB" w:rsidDel="00E6038A">
          <w:rPr>
            <w:sz w:val="22"/>
            <w:szCs w:val="22"/>
            <w:lang w:val="en"/>
          </w:rPr>
          <w:delText xml:space="preserve">“ALMA Frame </w:delText>
        </w:r>
        <w:r w:rsidR="00D31DFB" w:rsidDel="00E6038A">
          <w:rPr>
            <w:rFonts w:hint="eastAsia"/>
            <w:sz w:val="22"/>
            <w:szCs w:val="22"/>
            <w:lang w:val="en"/>
          </w:rPr>
          <w:delText>c</w:delText>
        </w:r>
        <w:r w:rsidR="00D31DFB" w:rsidDel="00E6038A">
          <w:rPr>
            <w:sz w:val="22"/>
            <w:szCs w:val="22"/>
            <w:lang w:val="en"/>
          </w:rPr>
          <w:delText>heck</w:delText>
        </w:r>
        <w:r w:rsidR="00D31DFB" w:rsidDel="00E6038A">
          <w:rPr>
            <w:rFonts w:hint="eastAsia"/>
            <w:sz w:val="22"/>
            <w:szCs w:val="22"/>
            <w:lang w:val="en"/>
          </w:rPr>
          <w:delText>s</w:delText>
        </w:r>
        <w:r w:rsidR="00D31DFB" w:rsidDel="00E6038A">
          <w:rPr>
            <w:sz w:val="22"/>
            <w:szCs w:val="22"/>
            <w:lang w:val="en"/>
          </w:rPr>
          <w:delText>um Error”</w:delText>
        </w:r>
        <w:r w:rsidR="00D31DFB" w:rsidDel="00E6038A">
          <w:rPr>
            <w:rFonts w:hint="eastAsia"/>
            <w:sz w:val="22"/>
            <w:szCs w:val="22"/>
            <w:lang w:val="en"/>
          </w:rPr>
          <w:delText xml:space="preserve"> </w:delText>
        </w:r>
        <w:r w:rsidDel="00E6038A">
          <w:rPr>
            <w:rFonts w:hint="eastAsia"/>
            <w:sz w:val="22"/>
            <w:szCs w:val="22"/>
            <w:lang w:val="en"/>
          </w:rPr>
          <w:delText>is set to 1.</w:delText>
        </w:r>
      </w:del>
    </w:p>
    <w:p w:rsidR="00DD771F" w:rsidDel="00E6038A" w:rsidRDefault="009D419F" w:rsidP="00D31DFB">
      <w:pPr>
        <w:spacing w:line="0" w:lineRule="atLeast"/>
        <w:ind w:left="440" w:hangingChars="200" w:hanging="440"/>
        <w:rPr>
          <w:del w:id="3516" w:author="t_竹沢 公佑" w:date="2020-07-06T10:33:00Z"/>
          <w:sz w:val="22"/>
          <w:szCs w:val="22"/>
          <w:lang w:val="en"/>
        </w:rPr>
      </w:pPr>
      <w:del w:id="3517" w:author="t_竹沢 公佑" w:date="2020-07-06T10:33:00Z">
        <w:r w:rsidDel="00E6038A">
          <w:rPr>
            <w:rFonts w:hint="eastAsia"/>
            <w:sz w:val="22"/>
            <w:szCs w:val="22"/>
            <w:lang w:val="en"/>
          </w:rPr>
          <w:delText>(*5)</w:delText>
        </w:r>
        <w:r w:rsidR="00D31DFB" w:rsidRPr="00D31DFB" w:rsidDel="00E6038A">
          <w:rPr>
            <w:sz w:val="22"/>
            <w:szCs w:val="22"/>
            <w:lang w:val="en"/>
          </w:rPr>
          <w:delText xml:space="preserve"> </w:delText>
        </w:r>
      </w:del>
      <w:del w:id="3518" w:author="t_竹沢 公佑" w:date="2019-09-19T17:09:00Z">
        <w:r w:rsidR="00D31DFB" w:rsidDel="00DD771F">
          <w:rPr>
            <w:sz w:val="22"/>
            <w:szCs w:val="22"/>
            <w:lang w:val="en"/>
          </w:rPr>
          <w:delText>”ALMA Frame Sync Error”</w:delText>
        </w:r>
        <w:r w:rsidR="00D31DFB" w:rsidDel="00DD771F">
          <w:rPr>
            <w:rFonts w:hint="eastAsia"/>
            <w:sz w:val="22"/>
            <w:szCs w:val="22"/>
            <w:lang w:val="en"/>
          </w:rPr>
          <w:delText xml:space="preserve"> </w:delText>
        </w:r>
        <w:r w:rsidR="00C225EE" w:rsidDel="00DD771F">
          <w:rPr>
            <w:rFonts w:hint="eastAsia"/>
            <w:sz w:val="22"/>
            <w:szCs w:val="22"/>
            <w:lang w:val="en"/>
          </w:rPr>
          <w:delText>means</w:delText>
        </w:r>
        <w:r w:rsidR="00D31DFB" w:rsidDel="00DD771F">
          <w:rPr>
            <w:rFonts w:hint="eastAsia"/>
            <w:sz w:val="22"/>
            <w:szCs w:val="22"/>
            <w:lang w:val="en"/>
          </w:rPr>
          <w:delText xml:space="preserve"> frame synchronizer status.</w:delText>
        </w:r>
        <w:r w:rsidDel="00DD771F">
          <w:rPr>
            <w:rFonts w:hint="eastAsia"/>
            <w:sz w:val="22"/>
            <w:szCs w:val="22"/>
            <w:lang w:val="en"/>
          </w:rPr>
          <w:delText xml:space="preserve"> </w:delText>
        </w:r>
      </w:del>
      <w:del w:id="3519" w:author="t_竹沢 公佑" w:date="2019-10-04T21:48:00Z">
        <w:r w:rsidRPr="00272B99" w:rsidDel="003B2924">
          <w:rPr>
            <w:sz w:val="22"/>
            <w:szCs w:val="22"/>
            <w:lang w:val="en"/>
          </w:rPr>
          <w:delText>If</w:delText>
        </w:r>
      </w:del>
      <w:del w:id="3520" w:author="t_竹沢 公佑" w:date="2020-07-06T10:33:00Z">
        <w:r w:rsidRPr="00272B99" w:rsidDel="00E6038A">
          <w:rPr>
            <w:sz w:val="22"/>
            <w:szCs w:val="22"/>
            <w:lang w:val="en"/>
          </w:rPr>
          <w:delText xml:space="preserve"> </w:delText>
        </w:r>
      </w:del>
      <w:del w:id="3521" w:author="t_竹沢 公佑" w:date="2019-09-19T17:09:00Z">
        <w:r w:rsidRPr="00272B99" w:rsidDel="00DD771F">
          <w:rPr>
            <w:sz w:val="22"/>
            <w:szCs w:val="22"/>
            <w:lang w:val="en"/>
          </w:rPr>
          <w:delText xml:space="preserve">the </w:delText>
        </w:r>
      </w:del>
      <w:del w:id="3522" w:author="t_竹沢 公佑" w:date="2020-07-06T10:33:00Z">
        <w:r w:rsidRPr="00272B99" w:rsidDel="00E6038A">
          <w:rPr>
            <w:sz w:val="22"/>
            <w:szCs w:val="22"/>
            <w:lang w:val="en"/>
          </w:rPr>
          <w:delText xml:space="preserve">frame </w:delText>
        </w:r>
      </w:del>
      <w:del w:id="3523" w:author="t_竹沢 公佑" w:date="2019-09-19T17:10:00Z">
        <w:r w:rsidRPr="00272B99" w:rsidDel="00DD771F">
          <w:rPr>
            <w:sz w:val="22"/>
            <w:szCs w:val="22"/>
            <w:lang w:val="en"/>
          </w:rPr>
          <w:delText>synchr</w:delText>
        </w:r>
        <w:r w:rsidDel="00DD771F">
          <w:rPr>
            <w:sz w:val="22"/>
            <w:szCs w:val="22"/>
            <w:lang w:val="en"/>
          </w:rPr>
          <w:delText xml:space="preserve">onizer detects an </w:delText>
        </w:r>
        <w:r w:rsidR="00034F79" w:rsidDel="00DD771F">
          <w:rPr>
            <w:sz w:val="22"/>
            <w:szCs w:val="22"/>
            <w:lang w:val="en"/>
          </w:rPr>
          <w:delText>error in</w:delText>
        </w:r>
      </w:del>
      <w:del w:id="3524" w:author="t_竹沢 公佑" w:date="2020-07-06T10:33:00Z">
        <w:r w:rsidR="00034F79" w:rsidDel="00E6038A">
          <w:rPr>
            <w:rFonts w:hint="eastAsia"/>
            <w:sz w:val="22"/>
            <w:szCs w:val="22"/>
            <w:lang w:val="en"/>
          </w:rPr>
          <w:delText xml:space="preserve"> </w:delText>
        </w:r>
      </w:del>
      <w:del w:id="3525" w:author="t_竹沢 公佑" w:date="2019-09-19T17:10:00Z">
        <w:r w:rsidDel="00DD771F">
          <w:rPr>
            <w:sz w:val="22"/>
            <w:szCs w:val="22"/>
            <w:lang w:val="en"/>
          </w:rPr>
          <w:delText xml:space="preserve"> </w:delText>
        </w:r>
      </w:del>
      <w:del w:id="3526" w:author="t_竹沢 公佑" w:date="2020-07-06T10:33:00Z">
        <w:r w:rsidDel="00E6038A">
          <w:rPr>
            <w:sz w:val="22"/>
            <w:szCs w:val="22"/>
            <w:lang w:val="en"/>
          </w:rPr>
          <w:delText>“</w:delText>
        </w:r>
        <w:r w:rsidDel="00E6038A">
          <w:rPr>
            <w:rFonts w:hint="eastAsia"/>
            <w:sz w:val="22"/>
            <w:szCs w:val="22"/>
            <w:lang w:val="en"/>
          </w:rPr>
          <w:delText>S</w:delText>
        </w:r>
        <w:r w:rsidDel="00E6038A">
          <w:rPr>
            <w:sz w:val="22"/>
            <w:szCs w:val="22"/>
            <w:lang w:val="en"/>
          </w:rPr>
          <w:delText>ync</w:delText>
        </w:r>
        <w:r w:rsidDel="00E6038A">
          <w:rPr>
            <w:rFonts w:hint="eastAsia"/>
            <w:sz w:val="22"/>
            <w:szCs w:val="22"/>
            <w:lang w:val="en"/>
          </w:rPr>
          <w:delText>P</w:delText>
        </w:r>
        <w:r w:rsidRPr="00272B99" w:rsidDel="00E6038A">
          <w:rPr>
            <w:sz w:val="22"/>
            <w:szCs w:val="22"/>
            <w:lang w:val="en"/>
          </w:rPr>
          <w:delText>attern</w:delText>
        </w:r>
        <w:r w:rsidDel="00E6038A">
          <w:rPr>
            <w:sz w:val="22"/>
            <w:szCs w:val="22"/>
            <w:lang w:val="en"/>
          </w:rPr>
          <w:delText>”</w:delText>
        </w:r>
        <w:r w:rsidR="00D31DFB" w:rsidDel="00E6038A">
          <w:rPr>
            <w:sz w:val="22"/>
            <w:szCs w:val="22"/>
            <w:lang w:val="en"/>
          </w:rPr>
          <w:delText xml:space="preserve"> </w:delText>
        </w:r>
      </w:del>
      <w:del w:id="3527" w:author="t_竹沢 公佑" w:date="2019-09-19T17:10:00Z">
        <w:r w:rsidR="00D31DFB" w:rsidDel="00DD771F">
          <w:rPr>
            <w:sz w:val="22"/>
            <w:szCs w:val="22"/>
            <w:lang w:val="en"/>
          </w:rPr>
          <w:delText xml:space="preserve">part of </w:delText>
        </w:r>
      </w:del>
      <w:del w:id="3528" w:author="t_竹沢 公佑" w:date="2020-07-06T10:33:00Z">
        <w:r w:rsidR="00D31DFB" w:rsidDel="00E6038A">
          <w:rPr>
            <w:sz w:val="22"/>
            <w:szCs w:val="22"/>
            <w:lang w:val="en"/>
          </w:rPr>
          <w:delText>the ALMA frame</w:delText>
        </w:r>
      </w:del>
      <w:del w:id="3529" w:author="t_竹沢 公佑" w:date="2019-09-19T17:11:00Z">
        <w:r w:rsidR="00D31DFB" w:rsidDel="00DD771F">
          <w:rPr>
            <w:sz w:val="22"/>
            <w:szCs w:val="22"/>
            <w:lang w:val="en"/>
          </w:rPr>
          <w:delText xml:space="preserve"> format</w:delText>
        </w:r>
        <w:r w:rsidR="00034F79" w:rsidDel="00DD771F">
          <w:rPr>
            <w:rFonts w:hint="eastAsia"/>
            <w:sz w:val="22"/>
            <w:szCs w:val="22"/>
            <w:lang w:val="en"/>
          </w:rPr>
          <w:delText xml:space="preserve">, </w:delText>
        </w:r>
      </w:del>
      <w:del w:id="3530" w:author="t_竹沢 公佑" w:date="2020-07-06T10:33:00Z">
        <w:r w:rsidR="00034F79" w:rsidDel="00E6038A">
          <w:rPr>
            <w:sz w:val="22"/>
            <w:szCs w:val="22"/>
            <w:lang w:val="en"/>
          </w:rPr>
          <w:delText>”ALMA Frame Sync Error”</w:delText>
        </w:r>
        <w:r w:rsidR="00034F79" w:rsidDel="00E6038A">
          <w:rPr>
            <w:rFonts w:hint="eastAsia"/>
            <w:sz w:val="22"/>
            <w:szCs w:val="22"/>
            <w:lang w:val="en"/>
          </w:rPr>
          <w:delText xml:space="preserve"> </w:delText>
        </w:r>
        <w:r w:rsidDel="00E6038A">
          <w:rPr>
            <w:rFonts w:hint="eastAsia"/>
            <w:sz w:val="22"/>
            <w:szCs w:val="22"/>
            <w:lang w:val="en"/>
          </w:rPr>
          <w:delText>is set to 1.</w:delText>
        </w:r>
      </w:del>
    </w:p>
    <w:p w:rsidR="00C225EE" w:rsidDel="00E6038A" w:rsidRDefault="00C225EE" w:rsidP="0065619D">
      <w:pPr>
        <w:spacing w:line="0" w:lineRule="atLeast"/>
        <w:ind w:left="440" w:hangingChars="200" w:hanging="440"/>
        <w:rPr>
          <w:del w:id="3531" w:author="t_竹沢 公佑" w:date="2020-07-06T10:33:00Z"/>
          <w:sz w:val="22"/>
          <w:szCs w:val="22"/>
          <w:lang w:val="en"/>
        </w:rPr>
      </w:pPr>
      <w:del w:id="3532" w:author="t_竹沢 公佑" w:date="2020-07-06T10:33:00Z">
        <w:r w:rsidDel="00E6038A">
          <w:rPr>
            <w:rFonts w:hint="eastAsia"/>
            <w:sz w:val="22"/>
            <w:szCs w:val="22"/>
            <w:lang w:val="en"/>
          </w:rPr>
          <w:delText>(*6)</w:delText>
        </w:r>
        <w:r w:rsidRPr="00D31DFB" w:rsidDel="00E6038A">
          <w:rPr>
            <w:sz w:val="22"/>
            <w:szCs w:val="22"/>
            <w:lang w:val="en"/>
          </w:rPr>
          <w:delText xml:space="preserve"> </w:delText>
        </w:r>
      </w:del>
      <w:del w:id="3533" w:author="t_竹沢 公佑" w:date="2019-09-19T17:12:00Z">
        <w:r w:rsidDel="00445862">
          <w:rPr>
            <w:sz w:val="22"/>
            <w:szCs w:val="22"/>
            <w:lang w:val="en"/>
          </w:rPr>
          <w:delText>”</w:delText>
        </w:r>
        <w:r w:rsidRPr="00C225EE" w:rsidDel="00445862">
          <w:rPr>
            <w:rFonts w:hint="eastAsia"/>
            <w:sz w:val="22"/>
            <w:szCs w:val="22"/>
          </w:rPr>
          <w:delText xml:space="preserve"> </w:delText>
        </w:r>
        <w:r w:rsidDel="00445862">
          <w:rPr>
            <w:rFonts w:hint="eastAsia"/>
            <w:sz w:val="22"/>
            <w:szCs w:val="22"/>
          </w:rPr>
          <w:delText>Couldn</w:delText>
        </w:r>
        <w:r w:rsidDel="00445862">
          <w:rPr>
            <w:sz w:val="22"/>
            <w:szCs w:val="22"/>
          </w:rPr>
          <w:delText>’</w:delText>
        </w:r>
        <w:r w:rsidDel="00445862">
          <w:rPr>
            <w:rFonts w:hint="eastAsia"/>
            <w:sz w:val="22"/>
            <w:szCs w:val="22"/>
          </w:rPr>
          <w:delText>t find the meta frame bit in ALMA Frame</w:delText>
        </w:r>
        <w:r w:rsidDel="00445862">
          <w:rPr>
            <w:sz w:val="22"/>
            <w:szCs w:val="22"/>
            <w:lang w:val="en"/>
          </w:rPr>
          <w:delText>”</w:delText>
        </w:r>
        <w:r w:rsidDel="00445862">
          <w:rPr>
            <w:rFonts w:hint="eastAsia"/>
            <w:sz w:val="22"/>
            <w:szCs w:val="22"/>
            <w:lang w:val="en"/>
          </w:rPr>
          <w:delText xml:space="preserve"> means frame synchronizer status. </w:delText>
        </w:r>
      </w:del>
      <w:del w:id="3534" w:author="t_竹沢 公佑" w:date="2019-10-04T21:50:00Z">
        <w:r w:rsidRPr="00272B99" w:rsidDel="003B2924">
          <w:rPr>
            <w:sz w:val="22"/>
            <w:szCs w:val="22"/>
            <w:lang w:val="en"/>
          </w:rPr>
          <w:delText xml:space="preserve">If </w:delText>
        </w:r>
      </w:del>
      <w:del w:id="3535" w:author="t_竹沢 公佑" w:date="2020-07-06T10:33:00Z">
        <w:r w:rsidRPr="00272B99" w:rsidDel="00E6038A">
          <w:rPr>
            <w:sz w:val="22"/>
            <w:szCs w:val="22"/>
            <w:lang w:val="en"/>
          </w:rPr>
          <w:delText xml:space="preserve">the </w:delText>
        </w:r>
      </w:del>
      <w:del w:id="3536" w:author="t_竹沢 公佑" w:date="2019-09-19T17:12:00Z">
        <w:r w:rsidRPr="00272B99" w:rsidDel="00445862">
          <w:rPr>
            <w:sz w:val="22"/>
            <w:szCs w:val="22"/>
            <w:lang w:val="en"/>
          </w:rPr>
          <w:delText>f</w:delText>
        </w:r>
      </w:del>
      <w:del w:id="3537" w:author="t_竹沢 公佑" w:date="2020-07-06T10:33:00Z">
        <w:r w:rsidRPr="00272B99" w:rsidDel="00E6038A">
          <w:rPr>
            <w:sz w:val="22"/>
            <w:szCs w:val="22"/>
            <w:lang w:val="en"/>
          </w:rPr>
          <w:delText xml:space="preserve">rame </w:delText>
        </w:r>
      </w:del>
      <w:del w:id="3538" w:author="t_竹沢 公佑" w:date="2019-09-19T17:12:00Z">
        <w:r w:rsidRPr="00272B99" w:rsidDel="00445862">
          <w:rPr>
            <w:sz w:val="22"/>
            <w:szCs w:val="22"/>
            <w:lang w:val="en"/>
          </w:rPr>
          <w:delText>synchr</w:delText>
        </w:r>
        <w:r w:rsidDel="00445862">
          <w:rPr>
            <w:sz w:val="22"/>
            <w:szCs w:val="22"/>
            <w:lang w:val="en"/>
          </w:rPr>
          <w:delText xml:space="preserve">onizer </w:delText>
        </w:r>
      </w:del>
      <w:del w:id="3539" w:author="t_竹沢 公佑" w:date="2020-07-06T10:33:00Z">
        <w:r w:rsidR="00C442C9" w:rsidDel="00E6038A">
          <w:rPr>
            <w:rFonts w:hint="eastAsia"/>
            <w:sz w:val="22"/>
            <w:szCs w:val="22"/>
            <w:lang w:val="en"/>
          </w:rPr>
          <w:delText xml:space="preserve">cannot </w:delText>
        </w:r>
      </w:del>
      <w:del w:id="3540" w:author="t_竹沢 公佑" w:date="2019-09-19T17:12:00Z">
        <w:r w:rsidR="00883E8D" w:rsidDel="00445862">
          <w:rPr>
            <w:sz w:val="22"/>
            <w:szCs w:val="22"/>
            <w:lang w:val="en"/>
          </w:rPr>
          <w:delText>detect</w:delText>
        </w:r>
        <w:r w:rsidDel="00445862">
          <w:rPr>
            <w:sz w:val="22"/>
            <w:szCs w:val="22"/>
            <w:lang w:val="en"/>
          </w:rPr>
          <w:delText xml:space="preserve"> an error in</w:delText>
        </w:r>
        <w:r w:rsidDel="00445862">
          <w:rPr>
            <w:rFonts w:hint="eastAsia"/>
            <w:sz w:val="22"/>
            <w:szCs w:val="22"/>
            <w:lang w:val="en"/>
          </w:rPr>
          <w:delText xml:space="preserve"> </w:delText>
        </w:r>
      </w:del>
      <w:del w:id="3541" w:author="t_竹沢 公佑" w:date="2020-07-06T10:33:00Z">
        <w:r w:rsidDel="00E6038A">
          <w:rPr>
            <w:sz w:val="22"/>
            <w:szCs w:val="22"/>
            <w:lang w:val="en"/>
          </w:rPr>
          <w:delText>“</w:delText>
        </w:r>
        <w:r w:rsidR="00883E8D" w:rsidDel="00E6038A">
          <w:rPr>
            <w:rFonts w:hint="eastAsia"/>
            <w:sz w:val="22"/>
            <w:szCs w:val="22"/>
            <w:lang w:val="en"/>
          </w:rPr>
          <w:delText>MetaFrameBit</w:delText>
        </w:r>
        <w:r w:rsidDel="00E6038A">
          <w:rPr>
            <w:sz w:val="22"/>
            <w:szCs w:val="22"/>
            <w:lang w:val="en"/>
          </w:rPr>
          <w:delText xml:space="preserve">” </w:delText>
        </w:r>
      </w:del>
      <w:del w:id="3542" w:author="t_竹沢 公佑" w:date="2019-09-19T17:12:00Z">
        <w:r w:rsidDel="00445862">
          <w:rPr>
            <w:sz w:val="22"/>
            <w:szCs w:val="22"/>
            <w:lang w:val="en"/>
          </w:rPr>
          <w:delText xml:space="preserve">part of </w:delText>
        </w:r>
      </w:del>
      <w:del w:id="3543" w:author="t_竹沢 公佑" w:date="2020-07-06T10:33:00Z">
        <w:r w:rsidDel="00E6038A">
          <w:rPr>
            <w:sz w:val="22"/>
            <w:szCs w:val="22"/>
            <w:lang w:val="en"/>
          </w:rPr>
          <w:delText>the ALMA frame</w:delText>
        </w:r>
      </w:del>
      <w:del w:id="3544" w:author="t_竹沢 公佑" w:date="2019-09-19T17:16:00Z">
        <w:r w:rsidDel="00B21B4D">
          <w:rPr>
            <w:sz w:val="22"/>
            <w:szCs w:val="22"/>
            <w:lang w:val="en"/>
          </w:rPr>
          <w:delText xml:space="preserve"> format</w:delText>
        </w:r>
        <w:r w:rsidR="00883E8D" w:rsidDel="00B21B4D">
          <w:rPr>
            <w:rFonts w:hint="eastAsia"/>
            <w:sz w:val="22"/>
            <w:szCs w:val="22"/>
            <w:lang w:val="en"/>
          </w:rPr>
          <w:delText>,</w:delText>
        </w:r>
      </w:del>
      <w:del w:id="3545" w:author="t_竹沢 公佑" w:date="2020-07-06T10:33:00Z">
        <w:r w:rsidR="00883E8D" w:rsidDel="00E6038A">
          <w:rPr>
            <w:rFonts w:hint="eastAsia"/>
            <w:sz w:val="22"/>
            <w:szCs w:val="22"/>
            <w:lang w:val="en"/>
          </w:rPr>
          <w:delText xml:space="preserve"> </w:delText>
        </w:r>
        <w:r w:rsidDel="00E6038A">
          <w:rPr>
            <w:sz w:val="22"/>
            <w:szCs w:val="22"/>
            <w:lang w:val="en"/>
          </w:rPr>
          <w:delText>”</w:delText>
        </w:r>
        <w:r w:rsidR="00883E8D" w:rsidRPr="00C225EE" w:rsidDel="00E6038A">
          <w:rPr>
            <w:rFonts w:hint="eastAsia"/>
            <w:sz w:val="22"/>
            <w:szCs w:val="22"/>
          </w:rPr>
          <w:delText xml:space="preserve"> </w:delText>
        </w:r>
        <w:r w:rsidR="00883E8D" w:rsidDel="00E6038A">
          <w:rPr>
            <w:rFonts w:hint="eastAsia"/>
            <w:sz w:val="22"/>
            <w:szCs w:val="22"/>
          </w:rPr>
          <w:delText>Couldn</w:delText>
        </w:r>
        <w:r w:rsidR="00883E8D" w:rsidDel="00E6038A">
          <w:rPr>
            <w:sz w:val="22"/>
            <w:szCs w:val="22"/>
          </w:rPr>
          <w:delText>’</w:delText>
        </w:r>
        <w:r w:rsidR="00883E8D" w:rsidDel="00E6038A">
          <w:rPr>
            <w:rFonts w:hint="eastAsia"/>
            <w:sz w:val="22"/>
            <w:szCs w:val="22"/>
          </w:rPr>
          <w:delText>t find the meta frame bit in ALMA Frame</w:delText>
        </w:r>
        <w:r w:rsidDel="00E6038A">
          <w:rPr>
            <w:sz w:val="22"/>
            <w:szCs w:val="22"/>
            <w:lang w:val="en"/>
          </w:rPr>
          <w:delText>”</w:delText>
        </w:r>
        <w:r w:rsidDel="00E6038A">
          <w:rPr>
            <w:rFonts w:hint="eastAsia"/>
            <w:sz w:val="22"/>
            <w:szCs w:val="22"/>
            <w:lang w:val="en"/>
          </w:rPr>
          <w:delText xml:space="preserve"> is set to 1.</w:delText>
        </w:r>
      </w:del>
    </w:p>
    <w:p w:rsidR="00D31DFB" w:rsidRPr="00883E8D" w:rsidDel="00E6038A" w:rsidRDefault="00D31DFB" w:rsidP="009D419F">
      <w:pPr>
        <w:spacing w:line="0" w:lineRule="atLeast"/>
        <w:rPr>
          <w:del w:id="3546" w:author="t_竹沢 公佑" w:date="2020-07-06T10:33:00Z"/>
          <w:sz w:val="22"/>
          <w:szCs w:val="22"/>
          <w:lang w:val="en"/>
        </w:rPr>
      </w:pPr>
    </w:p>
    <w:p w:rsidR="00D31DFB" w:rsidDel="00445862" w:rsidRDefault="00D31DFB">
      <w:pPr>
        <w:spacing w:line="0" w:lineRule="atLeast"/>
        <w:ind w:left="1650" w:hangingChars="750" w:hanging="1650"/>
        <w:rPr>
          <w:del w:id="3547" w:author="t_竹沢 公佑" w:date="2019-09-19T17:13:00Z"/>
          <w:sz w:val="22"/>
          <w:szCs w:val="22"/>
          <w:lang w:val="en"/>
        </w:rPr>
        <w:pPrChange w:id="3548" w:author="t_竹沢 公佑" w:date="2019-10-04T21:53:00Z">
          <w:pPr>
            <w:spacing w:line="0" w:lineRule="atLeast"/>
            <w:ind w:firstLineChars="50" w:firstLine="110"/>
          </w:pPr>
        </w:pPrChange>
      </w:pPr>
      <w:del w:id="3549" w:author="t_竹沢 公佑" w:date="2020-07-06T10:33:00Z">
        <w:r w:rsidDel="00E6038A">
          <w:rPr>
            <w:rFonts w:hint="eastAsia"/>
            <w:sz w:val="22"/>
            <w:szCs w:val="22"/>
            <w:lang w:val="en"/>
          </w:rPr>
          <w:delText xml:space="preserve">(*3)(*4)(*5)(*6)  </w:delText>
        </w:r>
      </w:del>
      <w:del w:id="3550" w:author="t_竹沢 公佑" w:date="2019-10-04T21:52:00Z">
        <w:r w:rsidRPr="00A0700D" w:rsidDel="003B2924">
          <w:rPr>
            <w:sz w:val="22"/>
            <w:szCs w:val="22"/>
            <w:lang w:val="en"/>
          </w:rPr>
          <w:delText>If you want to know detail</w:delText>
        </w:r>
      </w:del>
      <w:del w:id="3551" w:author="t_竹沢 公佑" w:date="2019-09-19T17:13:00Z">
        <w:r w:rsidRPr="00A0700D" w:rsidDel="00445862">
          <w:rPr>
            <w:sz w:val="22"/>
            <w:szCs w:val="22"/>
            <w:lang w:val="en"/>
          </w:rPr>
          <w:delText xml:space="preserve"> </w:delText>
        </w:r>
        <w:r w:rsidDel="00445862">
          <w:rPr>
            <w:rFonts w:hint="eastAsia"/>
            <w:sz w:val="22"/>
            <w:szCs w:val="22"/>
            <w:lang w:val="en"/>
          </w:rPr>
          <w:delText xml:space="preserve">about ALMA </w:delText>
        </w:r>
        <w:r w:rsidRPr="00A0700D" w:rsidDel="00445862">
          <w:rPr>
            <w:sz w:val="22"/>
            <w:szCs w:val="22"/>
            <w:lang w:val="en"/>
          </w:rPr>
          <w:delText>frame and frame synchronizer</w:delText>
        </w:r>
      </w:del>
      <w:del w:id="3552" w:author="t_竹沢 公佑" w:date="2019-10-04T21:52:00Z">
        <w:r w:rsidRPr="00A0700D" w:rsidDel="003B2924">
          <w:rPr>
            <w:sz w:val="22"/>
            <w:szCs w:val="22"/>
            <w:lang w:val="en"/>
          </w:rPr>
          <w:delText xml:space="preserve">, </w:delText>
        </w:r>
      </w:del>
    </w:p>
    <w:p w:rsidR="00D31DFB" w:rsidDel="00F40E4D" w:rsidRDefault="00D31DFB">
      <w:pPr>
        <w:spacing w:line="0" w:lineRule="atLeast"/>
        <w:ind w:left="1650" w:hangingChars="750" w:hanging="1650"/>
        <w:rPr>
          <w:del w:id="3553" w:author="t_竹沢 公佑" w:date="2019-09-02T14:31:00Z"/>
          <w:sz w:val="22"/>
          <w:szCs w:val="22"/>
          <w:lang w:val="en"/>
        </w:rPr>
        <w:pPrChange w:id="3554" w:author="t_竹沢 公佑" w:date="2019-10-04T21:53:00Z">
          <w:pPr>
            <w:spacing w:line="0" w:lineRule="atLeast"/>
            <w:ind w:leftChars="200" w:left="480"/>
          </w:pPr>
        </w:pPrChange>
      </w:pPr>
      <w:del w:id="3555" w:author="t_竹沢 公佑" w:date="2019-10-04T21:52:00Z">
        <w:r w:rsidRPr="00A0700D" w:rsidDel="003B2924">
          <w:rPr>
            <w:sz w:val="22"/>
            <w:szCs w:val="22"/>
            <w:lang w:val="en"/>
          </w:rPr>
          <w:delText>see "</w:delText>
        </w:r>
      </w:del>
      <w:del w:id="3556" w:author="t_竹沢 公佑" w:date="2019-09-19T17:16:00Z">
        <w:r w:rsidRPr="00A0700D" w:rsidDel="00B21B4D">
          <w:rPr>
            <w:sz w:val="22"/>
            <w:szCs w:val="22"/>
            <w:lang w:val="en"/>
          </w:rPr>
          <w:delText xml:space="preserve">5.2.3. </w:delText>
        </w:r>
      </w:del>
      <w:del w:id="3557" w:author="t_竹沢 公佑" w:date="2019-10-04T21:52:00Z">
        <w:r w:rsidRPr="00A0700D" w:rsidDel="003B2924">
          <w:rPr>
            <w:sz w:val="22"/>
            <w:szCs w:val="22"/>
            <w:lang w:val="en"/>
          </w:rPr>
          <w:delText>ALMA frame de-formatter" in user manual.</w:delText>
        </w:r>
      </w:del>
    </w:p>
    <w:p w:rsidR="009D419F" w:rsidDel="003B2924" w:rsidRDefault="009D419F">
      <w:pPr>
        <w:spacing w:line="0" w:lineRule="atLeast"/>
        <w:ind w:left="1650" w:hangingChars="750" w:hanging="1650"/>
        <w:rPr>
          <w:del w:id="3558" w:author="t_竹沢 公佑" w:date="2019-08-24T09:48:00Z"/>
          <w:sz w:val="22"/>
          <w:szCs w:val="22"/>
          <w:lang w:val="en"/>
        </w:rPr>
        <w:pPrChange w:id="3559" w:author="t_竹沢 公佑" w:date="2019-10-04T21:53:00Z">
          <w:pPr>
            <w:spacing w:line="0" w:lineRule="atLeast"/>
            <w:ind w:leftChars="200" w:left="480"/>
          </w:pPr>
        </w:pPrChange>
      </w:pPr>
    </w:p>
    <w:p w:rsidR="009D419F" w:rsidRDefault="009D419F">
      <w:pPr>
        <w:spacing w:line="0" w:lineRule="atLeast"/>
        <w:rPr>
          <w:ins w:id="3560" w:author="t_竹沢 公佑" w:date="2020-07-06T10:33:00Z"/>
          <w:sz w:val="22"/>
          <w:szCs w:val="22"/>
          <w:lang w:val="en"/>
        </w:rPr>
        <w:pPrChange w:id="3561" w:author="t_竹沢 公佑" w:date="2020-07-06T10:33:00Z">
          <w:pPr>
            <w:spacing w:line="0" w:lineRule="atLeast"/>
            <w:ind w:leftChars="200" w:left="480"/>
          </w:pPr>
        </w:pPrChange>
      </w:pPr>
    </w:p>
    <w:p w:rsidR="00E6038A" w:rsidRPr="00E6038A" w:rsidRDefault="00E6038A" w:rsidP="00E6038A">
      <w:pPr>
        <w:spacing w:line="0" w:lineRule="atLeast"/>
        <w:rPr>
          <w:ins w:id="3562" w:author="t_竹沢 公佑" w:date="2020-07-06T10:33:00Z"/>
          <w:sz w:val="22"/>
          <w:szCs w:val="22"/>
        </w:rPr>
      </w:pPr>
      <w:ins w:id="3563" w:author="t_竹沢 公佑" w:date="2020-07-06T10:33:00Z">
        <w:r w:rsidRPr="00E6038A">
          <w:rPr>
            <w:sz w:val="22"/>
            <w:szCs w:val="22"/>
          </w:rPr>
          <w:t>(*3)(*4)(*5)(*6)</w:t>
        </w:r>
      </w:ins>
    </w:p>
    <w:p w:rsidR="00E6038A" w:rsidRDefault="00E6038A">
      <w:pPr>
        <w:spacing w:line="0" w:lineRule="atLeast"/>
        <w:ind w:firstLineChars="200" w:firstLine="440"/>
        <w:rPr>
          <w:ins w:id="3564" w:author="t_竹沢 公佑" w:date="2020-07-06T10:34:00Z"/>
          <w:sz w:val="22"/>
          <w:szCs w:val="22"/>
        </w:rPr>
        <w:pPrChange w:id="3565" w:author="t_竹沢 公佑" w:date="2020-07-06T10:34:00Z">
          <w:pPr>
            <w:spacing w:line="0" w:lineRule="atLeast"/>
          </w:pPr>
        </w:pPrChange>
      </w:pPr>
      <w:ins w:id="3566" w:author="t_竹沢 公佑" w:date="2020-07-06T10:33:00Z">
        <w:r w:rsidRPr="00E6038A">
          <w:rPr>
            <w:sz w:val="22"/>
            <w:szCs w:val="22"/>
          </w:rPr>
          <w:t>The data in the group is extracted payload of 3,000,000 ALMA frames.</w:t>
        </w:r>
      </w:ins>
    </w:p>
    <w:p w:rsidR="00E6038A" w:rsidRDefault="00E6038A">
      <w:pPr>
        <w:spacing w:line="0" w:lineRule="atLeast"/>
        <w:ind w:firstLineChars="200" w:firstLine="440"/>
        <w:rPr>
          <w:ins w:id="3567" w:author="t_竹沢 公佑" w:date="2020-07-06T10:34:00Z"/>
          <w:sz w:val="22"/>
          <w:szCs w:val="22"/>
        </w:rPr>
        <w:pPrChange w:id="3568" w:author="t_竹沢 公佑" w:date="2020-07-06T10:34:00Z">
          <w:pPr>
            <w:spacing w:line="0" w:lineRule="atLeast"/>
          </w:pPr>
        </w:pPrChange>
      </w:pPr>
      <w:ins w:id="3569" w:author="t_竹沢 公佑" w:date="2020-07-06T10:33:00Z">
        <w:r w:rsidRPr="00E6038A">
          <w:rPr>
            <w:sz w:val="22"/>
            <w:szCs w:val="22"/>
          </w:rPr>
          <w:t>If the ALMA frame de-formater detects errors in these frames, </w:t>
        </w:r>
      </w:ins>
    </w:p>
    <w:p w:rsidR="00E6038A" w:rsidRDefault="00E6038A">
      <w:pPr>
        <w:spacing w:line="0" w:lineRule="atLeast"/>
        <w:ind w:firstLineChars="200" w:firstLine="440"/>
        <w:rPr>
          <w:ins w:id="3570" w:author="t_竹沢 公佑" w:date="2020-07-06T10:34:00Z"/>
          <w:sz w:val="22"/>
          <w:szCs w:val="22"/>
        </w:rPr>
        <w:pPrChange w:id="3571" w:author="t_竹沢 公佑" w:date="2020-07-06T10:34:00Z">
          <w:pPr>
            <w:spacing w:line="0" w:lineRule="atLeast"/>
          </w:pPr>
        </w:pPrChange>
      </w:pPr>
      <w:ins w:id="3572" w:author="t_竹沢 公佑" w:date="2020-07-06T10:33:00Z">
        <w:r w:rsidRPr="00E6038A">
          <w:rPr>
            <w:sz w:val="22"/>
            <w:szCs w:val="22"/>
          </w:rPr>
          <w:t>it sets error bit in the information frame.</w:t>
        </w:r>
      </w:ins>
    </w:p>
    <w:p w:rsidR="00E6038A" w:rsidRDefault="00E6038A">
      <w:pPr>
        <w:spacing w:line="0" w:lineRule="atLeast"/>
        <w:ind w:firstLineChars="200" w:firstLine="440"/>
        <w:rPr>
          <w:ins w:id="3573" w:author="t_竹沢 公佑" w:date="2020-07-06T10:34:00Z"/>
          <w:sz w:val="22"/>
          <w:szCs w:val="22"/>
        </w:rPr>
        <w:pPrChange w:id="3574" w:author="t_竹沢 公佑" w:date="2020-07-06T10:34:00Z">
          <w:pPr>
            <w:spacing w:line="0" w:lineRule="atLeast"/>
          </w:pPr>
        </w:pPrChange>
      </w:pPr>
    </w:p>
    <w:p w:rsidR="00E6038A" w:rsidRDefault="003611E3">
      <w:pPr>
        <w:spacing w:line="0" w:lineRule="atLeast"/>
        <w:ind w:firstLineChars="200" w:firstLine="440"/>
        <w:rPr>
          <w:ins w:id="3575" w:author="t_竹沢 公佑" w:date="2020-07-06T10:34:00Z"/>
          <w:sz w:val="22"/>
          <w:szCs w:val="22"/>
        </w:rPr>
        <w:pPrChange w:id="3576" w:author="t_竹沢 公佑" w:date="2020-07-06T10:34:00Z">
          <w:pPr>
            <w:spacing w:line="0" w:lineRule="atLeast"/>
          </w:pPr>
        </w:pPrChange>
      </w:pPr>
      <w:ins w:id="3577" w:author="t_竹沢 公佑" w:date="2020-12-14T11:22:00Z">
        <w:r>
          <w:rPr>
            <w:rFonts w:hint="eastAsia"/>
            <w:sz w:val="22"/>
            <w:szCs w:val="22"/>
          </w:rPr>
          <w:t>W</w:t>
        </w:r>
      </w:ins>
      <w:ins w:id="3578" w:author="t_竹沢 公佑" w:date="2020-07-06T10:33:00Z">
        <w:r w:rsidR="00E6038A" w:rsidRPr="00E6038A">
          <w:rPr>
            <w:sz w:val="22"/>
            <w:szCs w:val="22"/>
          </w:rPr>
          <w:t>hen the ALMA frame de-formatter detects an error in the sequence counter area of ALMA frame,</w:t>
        </w:r>
      </w:ins>
    </w:p>
    <w:p w:rsidR="00E6038A" w:rsidRDefault="00E6038A">
      <w:pPr>
        <w:spacing w:line="0" w:lineRule="atLeast"/>
        <w:ind w:firstLineChars="200" w:firstLine="440"/>
        <w:rPr>
          <w:ins w:id="3579" w:author="t_竹沢 公佑" w:date="2020-07-06T10:34:00Z"/>
          <w:sz w:val="22"/>
          <w:szCs w:val="22"/>
        </w:rPr>
        <w:pPrChange w:id="3580" w:author="t_竹沢 公佑" w:date="2020-07-06T10:34:00Z">
          <w:pPr>
            <w:spacing w:line="0" w:lineRule="atLeast"/>
          </w:pPr>
        </w:pPrChange>
      </w:pPr>
      <w:ins w:id="3581" w:author="t_竹沢 公佑" w:date="2020-07-06T10:33:00Z">
        <w:r w:rsidRPr="00E6038A">
          <w:rPr>
            <w:sz w:val="22"/>
            <w:szCs w:val="22"/>
          </w:rPr>
          <w:t>"ALMA frame Sequence Count Error" bit is set to 1.</w:t>
        </w:r>
      </w:ins>
    </w:p>
    <w:p w:rsidR="00E6038A" w:rsidRDefault="00E6038A">
      <w:pPr>
        <w:spacing w:line="0" w:lineRule="atLeast"/>
        <w:ind w:firstLineChars="200" w:firstLine="440"/>
        <w:rPr>
          <w:ins w:id="3582" w:author="t_竹沢 公佑" w:date="2020-07-06T10:34:00Z"/>
          <w:sz w:val="22"/>
          <w:szCs w:val="22"/>
        </w:rPr>
        <w:pPrChange w:id="3583" w:author="t_竹沢 公佑" w:date="2020-07-06T10:34:00Z">
          <w:pPr>
            <w:spacing w:line="0" w:lineRule="atLeast"/>
          </w:pPr>
        </w:pPrChange>
      </w:pPr>
      <w:ins w:id="3584" w:author="t_竹沢 公佑" w:date="2020-07-06T10:33:00Z">
        <w:r w:rsidRPr="00E6038A">
          <w:rPr>
            <w:sz w:val="22"/>
            <w:szCs w:val="22"/>
          </w:rPr>
          <w:t>Normally, sequence counter of ALMA frame is increased by 1.</w:t>
        </w:r>
      </w:ins>
    </w:p>
    <w:p w:rsidR="00E6038A" w:rsidRDefault="00E6038A">
      <w:pPr>
        <w:spacing w:line="0" w:lineRule="atLeast"/>
        <w:ind w:firstLineChars="200" w:firstLine="440"/>
        <w:rPr>
          <w:ins w:id="3585" w:author="t_竹沢 公佑" w:date="2020-07-06T10:34:00Z"/>
          <w:sz w:val="22"/>
          <w:szCs w:val="22"/>
        </w:rPr>
        <w:pPrChange w:id="3586" w:author="t_竹沢 公佑" w:date="2020-07-06T10:34:00Z">
          <w:pPr>
            <w:spacing w:line="0" w:lineRule="atLeast"/>
          </w:pPr>
        </w:pPrChange>
      </w:pPr>
      <w:ins w:id="3587" w:author="t_竹沢 公佑" w:date="2020-07-06T10:33:00Z">
        <w:r w:rsidRPr="00E6038A">
          <w:rPr>
            <w:sz w:val="22"/>
            <w:szCs w:val="22"/>
          </w:rPr>
          <w:t>This error bit represents some ALMA frames in group have wrong sequence number.</w:t>
        </w:r>
      </w:ins>
    </w:p>
    <w:p w:rsidR="00E6038A" w:rsidRDefault="00E6038A">
      <w:pPr>
        <w:spacing w:line="0" w:lineRule="atLeast"/>
        <w:ind w:firstLineChars="200" w:firstLine="440"/>
        <w:rPr>
          <w:ins w:id="3588" w:author="t_竹沢 公佑" w:date="2020-07-06T10:34:00Z"/>
          <w:sz w:val="22"/>
          <w:szCs w:val="22"/>
        </w:rPr>
        <w:pPrChange w:id="3589" w:author="t_竹沢 公佑" w:date="2020-07-06T10:34:00Z">
          <w:pPr>
            <w:spacing w:line="0" w:lineRule="atLeast"/>
          </w:pPr>
        </w:pPrChange>
      </w:pPr>
    </w:p>
    <w:p w:rsidR="00E6038A" w:rsidRDefault="003611E3">
      <w:pPr>
        <w:spacing w:line="0" w:lineRule="atLeast"/>
        <w:ind w:firstLineChars="200" w:firstLine="440"/>
        <w:rPr>
          <w:ins w:id="3590" w:author="t_竹沢 公佑" w:date="2020-07-06T10:34:00Z"/>
          <w:sz w:val="22"/>
          <w:szCs w:val="22"/>
        </w:rPr>
        <w:pPrChange w:id="3591" w:author="t_竹沢 公佑" w:date="2020-07-06T10:34:00Z">
          <w:pPr>
            <w:spacing w:line="0" w:lineRule="atLeast"/>
          </w:pPr>
        </w:pPrChange>
      </w:pPr>
      <w:ins w:id="3592" w:author="t_竹沢 公佑" w:date="2020-12-14T11:22:00Z">
        <w:r>
          <w:rPr>
            <w:rFonts w:hint="eastAsia"/>
            <w:sz w:val="22"/>
            <w:szCs w:val="22"/>
          </w:rPr>
          <w:t>W</w:t>
        </w:r>
      </w:ins>
      <w:ins w:id="3593" w:author="t_竹沢 公佑" w:date="2020-07-06T10:33:00Z">
        <w:r w:rsidR="00E6038A" w:rsidRPr="00E6038A">
          <w:rPr>
            <w:sz w:val="22"/>
            <w:szCs w:val="22"/>
          </w:rPr>
          <w:t>hen the ALMA frame de-formatter detects an error in the checksum area of ALMA frame,</w:t>
        </w:r>
      </w:ins>
    </w:p>
    <w:p w:rsidR="00E6038A" w:rsidRDefault="00E6038A">
      <w:pPr>
        <w:spacing w:line="0" w:lineRule="atLeast"/>
        <w:ind w:firstLineChars="200" w:firstLine="440"/>
        <w:rPr>
          <w:ins w:id="3594" w:author="t_竹沢 公佑" w:date="2020-07-06T10:34:00Z"/>
          <w:sz w:val="22"/>
          <w:szCs w:val="22"/>
        </w:rPr>
        <w:pPrChange w:id="3595" w:author="t_竹沢 公佑" w:date="2020-07-06T10:34:00Z">
          <w:pPr>
            <w:spacing w:line="0" w:lineRule="atLeast"/>
          </w:pPr>
        </w:pPrChange>
      </w:pPr>
      <w:ins w:id="3596" w:author="t_竹沢 公佑" w:date="2020-07-06T10:33:00Z">
        <w:r w:rsidRPr="00E6038A">
          <w:rPr>
            <w:sz w:val="22"/>
            <w:szCs w:val="22"/>
          </w:rPr>
          <w:t>the "ALMA frame Checksum Error" bit is set to 1.</w:t>
        </w:r>
      </w:ins>
    </w:p>
    <w:p w:rsidR="00E6038A" w:rsidRDefault="00E6038A">
      <w:pPr>
        <w:spacing w:line="0" w:lineRule="atLeast"/>
        <w:ind w:leftChars="200" w:left="480"/>
        <w:rPr>
          <w:ins w:id="3597" w:author="t_竹沢 公佑" w:date="2020-07-06T10:35:00Z"/>
          <w:sz w:val="22"/>
          <w:szCs w:val="22"/>
        </w:rPr>
        <w:pPrChange w:id="3598" w:author="t_竹沢 公佑" w:date="2020-07-06T10:35:00Z">
          <w:pPr>
            <w:spacing w:line="0" w:lineRule="atLeast"/>
          </w:pPr>
        </w:pPrChange>
      </w:pPr>
      <w:ins w:id="3599" w:author="t_竹沢 公佑" w:date="2020-07-06T10:33:00Z">
        <w:r w:rsidRPr="00E6038A">
          <w:rPr>
            <w:sz w:val="22"/>
            <w:szCs w:val="22"/>
          </w:rPr>
          <w:t>This error bit represents the caluculated checksum of some frames i</w:t>
        </w:r>
        <w:r>
          <w:rPr>
            <w:sz w:val="22"/>
            <w:szCs w:val="22"/>
          </w:rPr>
          <w:t>n group </w:t>
        </w:r>
      </w:ins>
      <w:ins w:id="3600" w:author="t_竹沢 公佑" w:date="2020-07-06T10:35:00Z">
        <w:r>
          <w:rPr>
            <w:rFonts w:hint="eastAsia"/>
            <w:sz w:val="22"/>
            <w:szCs w:val="22"/>
          </w:rPr>
          <w:br/>
        </w:r>
      </w:ins>
      <w:ins w:id="3601" w:author="t_竹沢 公佑" w:date="2020-07-06T10:33:00Z">
        <w:r>
          <w:rPr>
            <w:sz w:val="22"/>
            <w:szCs w:val="22"/>
          </w:rPr>
          <w:t>is not much each ALMA f</w:t>
        </w:r>
      </w:ins>
      <w:ins w:id="3602" w:author="t_竹沢 公佑" w:date="2020-07-06T10:35:00Z">
        <w:r>
          <w:rPr>
            <w:rFonts w:hint="eastAsia"/>
            <w:sz w:val="22"/>
            <w:szCs w:val="22"/>
          </w:rPr>
          <w:t>r</w:t>
        </w:r>
      </w:ins>
      <w:ins w:id="3603" w:author="t_竹沢 公佑" w:date="2020-07-06T10:33:00Z">
        <w:r w:rsidRPr="00E6038A">
          <w:rPr>
            <w:sz w:val="22"/>
            <w:szCs w:val="22"/>
          </w:rPr>
          <w:t>ame's checksum value.</w:t>
        </w:r>
      </w:ins>
    </w:p>
    <w:p w:rsidR="00E6038A" w:rsidRDefault="00E6038A">
      <w:pPr>
        <w:spacing w:line="0" w:lineRule="atLeast"/>
        <w:ind w:leftChars="200" w:left="480"/>
        <w:rPr>
          <w:ins w:id="3604" w:author="t_竹沢 公佑" w:date="2020-07-06T10:35:00Z"/>
          <w:sz w:val="22"/>
          <w:szCs w:val="22"/>
        </w:rPr>
        <w:pPrChange w:id="3605" w:author="t_竹沢 公佑" w:date="2020-07-06T10:35:00Z">
          <w:pPr>
            <w:spacing w:line="0" w:lineRule="atLeast"/>
          </w:pPr>
        </w:pPrChange>
      </w:pPr>
    </w:p>
    <w:p w:rsidR="00E6038A" w:rsidRDefault="003611E3">
      <w:pPr>
        <w:spacing w:line="0" w:lineRule="atLeast"/>
        <w:ind w:leftChars="200" w:left="480"/>
        <w:rPr>
          <w:ins w:id="3606" w:author="t_竹沢 公佑" w:date="2020-07-06T10:35:00Z"/>
          <w:sz w:val="22"/>
          <w:szCs w:val="22"/>
        </w:rPr>
        <w:pPrChange w:id="3607" w:author="t_竹沢 公佑" w:date="2020-07-06T10:35:00Z">
          <w:pPr>
            <w:spacing w:line="0" w:lineRule="atLeast"/>
          </w:pPr>
        </w:pPrChange>
      </w:pPr>
      <w:ins w:id="3608" w:author="t_竹沢 公佑" w:date="2020-12-14T11:22:00Z">
        <w:r>
          <w:rPr>
            <w:rFonts w:hint="eastAsia"/>
            <w:sz w:val="22"/>
            <w:szCs w:val="22"/>
          </w:rPr>
          <w:t>W</w:t>
        </w:r>
      </w:ins>
      <w:ins w:id="3609" w:author="t_竹沢 公佑" w:date="2020-07-06T10:33:00Z">
        <w:r w:rsidR="00E6038A" w:rsidRPr="00E6038A">
          <w:rPr>
            <w:sz w:val="22"/>
            <w:szCs w:val="22"/>
          </w:rPr>
          <w:t>hen the ALMA frame de-formatter fails to find ALMA frame's sync pattern received data.</w:t>
        </w:r>
      </w:ins>
    </w:p>
    <w:p w:rsidR="00E6038A" w:rsidRDefault="00E6038A">
      <w:pPr>
        <w:spacing w:line="0" w:lineRule="atLeast"/>
        <w:ind w:leftChars="200" w:left="480"/>
        <w:rPr>
          <w:ins w:id="3610" w:author="t_竹沢 公佑" w:date="2020-07-06T10:35:00Z"/>
          <w:sz w:val="22"/>
          <w:szCs w:val="22"/>
        </w:rPr>
        <w:pPrChange w:id="3611" w:author="t_竹沢 公佑" w:date="2020-07-06T10:35:00Z">
          <w:pPr>
            <w:spacing w:line="0" w:lineRule="atLeast"/>
          </w:pPr>
        </w:pPrChange>
      </w:pPr>
      <w:ins w:id="3612" w:author="t_竹沢 公佑" w:date="2020-07-06T10:33:00Z">
        <w:r w:rsidRPr="00E6038A">
          <w:rPr>
            <w:sz w:val="22"/>
            <w:szCs w:val="22"/>
          </w:rPr>
          <w:t>The "ALMA fr</w:t>
        </w:r>
        <w:r>
          <w:rPr>
            <w:sz w:val="22"/>
            <w:szCs w:val="22"/>
          </w:rPr>
          <w:t>ame Sync Error" bit is set to 1</w:t>
        </w:r>
      </w:ins>
      <w:ins w:id="3613" w:author="t_竹沢 公佑" w:date="2020-07-06T10:35:00Z">
        <w:r>
          <w:rPr>
            <w:rFonts w:hint="eastAsia"/>
            <w:sz w:val="22"/>
            <w:szCs w:val="22"/>
          </w:rPr>
          <w:t>.</w:t>
        </w:r>
      </w:ins>
    </w:p>
    <w:p w:rsidR="00E6038A" w:rsidRDefault="00E6038A">
      <w:pPr>
        <w:spacing w:line="0" w:lineRule="atLeast"/>
        <w:ind w:leftChars="200" w:left="480"/>
        <w:rPr>
          <w:ins w:id="3614" w:author="t_竹沢 公佑" w:date="2020-07-06T10:35:00Z"/>
          <w:sz w:val="22"/>
          <w:szCs w:val="22"/>
        </w:rPr>
        <w:pPrChange w:id="3615" w:author="t_竹沢 公佑" w:date="2020-07-06T10:35:00Z">
          <w:pPr>
            <w:spacing w:line="0" w:lineRule="atLeast"/>
          </w:pPr>
        </w:pPrChange>
      </w:pPr>
      <w:ins w:id="3616" w:author="t_竹沢 公佑" w:date="2020-07-06T10:33:00Z">
        <w:r w:rsidRPr="00E6038A">
          <w:rPr>
            <w:sz w:val="22"/>
            <w:szCs w:val="22"/>
          </w:rPr>
          <w:t>The ALMA frame has sync pattern for finding the ALMA frame from received bit data.</w:t>
        </w:r>
      </w:ins>
    </w:p>
    <w:p w:rsidR="00E6038A" w:rsidRDefault="00E6038A">
      <w:pPr>
        <w:spacing w:line="0" w:lineRule="atLeast"/>
        <w:ind w:leftChars="200" w:left="480"/>
        <w:rPr>
          <w:ins w:id="3617" w:author="t_竹沢 公佑" w:date="2020-07-06T10:35:00Z"/>
          <w:sz w:val="22"/>
          <w:szCs w:val="22"/>
        </w:rPr>
        <w:pPrChange w:id="3618" w:author="t_竹沢 公佑" w:date="2020-07-06T10:35:00Z">
          <w:pPr>
            <w:spacing w:line="0" w:lineRule="atLeast"/>
          </w:pPr>
        </w:pPrChange>
      </w:pPr>
      <w:ins w:id="3619" w:author="t_竹沢 公佑" w:date="2020-07-06T10:33:00Z">
        <w:r w:rsidRPr="00E6038A">
          <w:rPr>
            <w:sz w:val="22"/>
            <w:szCs w:val="22"/>
          </w:rPr>
          <w:t>This error bit represents the ALMA frame de-formatter can't find sync pattern at expected position.</w:t>
        </w:r>
      </w:ins>
    </w:p>
    <w:p w:rsidR="00E6038A" w:rsidRDefault="00E6038A">
      <w:pPr>
        <w:spacing w:line="0" w:lineRule="atLeast"/>
        <w:ind w:leftChars="200" w:left="480"/>
        <w:rPr>
          <w:ins w:id="3620" w:author="t_竹沢 公佑" w:date="2020-07-06T10:35:00Z"/>
          <w:sz w:val="22"/>
          <w:szCs w:val="22"/>
        </w:rPr>
        <w:pPrChange w:id="3621" w:author="t_竹沢 公佑" w:date="2020-07-06T10:35:00Z">
          <w:pPr>
            <w:spacing w:line="0" w:lineRule="atLeast"/>
          </w:pPr>
        </w:pPrChange>
      </w:pPr>
      <w:ins w:id="3622" w:author="t_竹沢 公佑" w:date="2020-07-06T10:33:00Z">
        <w:r w:rsidRPr="00E6038A">
          <w:rPr>
            <w:sz w:val="22"/>
            <w:szCs w:val="22"/>
          </w:rPr>
          <w:t>If there is no error, this sync pattern appears every 160 bits (The length of ALMA frame is 160bits).</w:t>
        </w:r>
      </w:ins>
    </w:p>
    <w:p w:rsidR="00E6038A" w:rsidRDefault="00E6038A">
      <w:pPr>
        <w:spacing w:line="0" w:lineRule="atLeast"/>
        <w:ind w:leftChars="200" w:left="480"/>
        <w:rPr>
          <w:ins w:id="3623" w:author="t_竹沢 公佑" w:date="2020-07-06T10:35:00Z"/>
          <w:sz w:val="22"/>
          <w:szCs w:val="22"/>
        </w:rPr>
        <w:pPrChange w:id="3624" w:author="t_竹沢 公佑" w:date="2020-07-06T10:35:00Z">
          <w:pPr>
            <w:spacing w:line="0" w:lineRule="atLeast"/>
          </w:pPr>
        </w:pPrChange>
      </w:pPr>
    </w:p>
    <w:p w:rsidR="00E6038A" w:rsidRDefault="00E6038A">
      <w:pPr>
        <w:spacing w:line="0" w:lineRule="atLeast"/>
        <w:ind w:leftChars="200" w:left="480"/>
        <w:rPr>
          <w:ins w:id="3625" w:author="t_竹沢 公佑" w:date="2020-07-06T10:35:00Z"/>
          <w:sz w:val="22"/>
          <w:szCs w:val="22"/>
        </w:rPr>
        <w:pPrChange w:id="3626" w:author="t_竹沢 公佑" w:date="2020-07-06T10:35:00Z">
          <w:pPr>
            <w:spacing w:line="0" w:lineRule="atLeast"/>
          </w:pPr>
        </w:pPrChange>
      </w:pPr>
      <w:ins w:id="3627" w:author="t_竹沢 公佑" w:date="2020-07-06T10:33:00Z">
        <w:r w:rsidRPr="00E6038A">
          <w:rPr>
            <w:sz w:val="22"/>
            <w:szCs w:val="22"/>
          </w:rPr>
          <w:t>”Couldn’t find the meta frame bit in ALMA Frame” represents a frame de-formatter status. </w:t>
        </w:r>
      </w:ins>
    </w:p>
    <w:p w:rsidR="00E6038A" w:rsidRDefault="00E6038A">
      <w:pPr>
        <w:spacing w:line="0" w:lineRule="atLeast"/>
        <w:ind w:leftChars="200" w:left="480"/>
        <w:rPr>
          <w:ins w:id="3628" w:author="t_竹沢 公佑" w:date="2020-07-06T10:36:00Z"/>
          <w:sz w:val="22"/>
          <w:szCs w:val="22"/>
        </w:rPr>
        <w:pPrChange w:id="3629" w:author="t_竹沢 公佑" w:date="2020-07-06T10:36:00Z">
          <w:pPr>
            <w:spacing w:line="0" w:lineRule="atLeast"/>
          </w:pPr>
        </w:pPrChange>
      </w:pPr>
      <w:ins w:id="3630" w:author="t_竹沢 公佑" w:date="2020-07-06T10:33:00Z">
        <w:r w:rsidRPr="00E6038A">
          <w:rPr>
            <w:sz w:val="22"/>
            <w:szCs w:val="22"/>
          </w:rPr>
          <w:t>When the ALMA frame de-formatter cannot find “MetaFrameBit” in the ALMA frame in group, </w:t>
        </w:r>
      </w:ins>
    </w:p>
    <w:p w:rsidR="003611E3" w:rsidRDefault="00E6038A">
      <w:pPr>
        <w:spacing w:line="0" w:lineRule="atLeast"/>
        <w:ind w:leftChars="200" w:left="480"/>
        <w:rPr>
          <w:ins w:id="3631" w:author="t_竹沢 公佑" w:date="2020-12-14T11:23:00Z"/>
          <w:sz w:val="22"/>
          <w:szCs w:val="22"/>
        </w:rPr>
        <w:pPrChange w:id="3632" w:author="t_竹沢 公佑" w:date="2020-12-14T11:23:00Z">
          <w:pPr>
            <w:spacing w:line="0" w:lineRule="atLeast"/>
          </w:pPr>
        </w:pPrChange>
      </w:pPr>
      <w:ins w:id="3633" w:author="t_竹沢 公佑" w:date="2020-07-06T10:33:00Z">
        <w:r w:rsidRPr="00E6038A">
          <w:rPr>
            <w:sz w:val="22"/>
            <w:szCs w:val="22"/>
          </w:rPr>
          <w:t>”Couldn’t find the meta frame bit in ALMA Frame” is set to 1.</w:t>
        </w:r>
      </w:ins>
    </w:p>
    <w:p w:rsidR="003611E3" w:rsidRDefault="003611E3">
      <w:pPr>
        <w:spacing w:line="0" w:lineRule="atLeast"/>
        <w:ind w:leftChars="200" w:left="480"/>
        <w:rPr>
          <w:ins w:id="3634" w:author="t_竹沢 公佑" w:date="2020-12-14T11:23:00Z"/>
          <w:sz w:val="22"/>
          <w:szCs w:val="22"/>
        </w:rPr>
        <w:pPrChange w:id="3635" w:author="t_竹沢 公佑" w:date="2020-12-14T11:23:00Z">
          <w:pPr>
            <w:spacing w:line="0" w:lineRule="atLeast"/>
          </w:pPr>
        </w:pPrChange>
      </w:pPr>
    </w:p>
    <w:p w:rsidR="003611E3" w:rsidRPr="008D2BA1" w:rsidRDefault="003611E3">
      <w:pPr>
        <w:spacing w:line="0" w:lineRule="atLeast"/>
        <w:ind w:leftChars="200" w:left="480" w:right="1020"/>
        <w:rPr>
          <w:ins w:id="3636" w:author="t_竹沢 公佑" w:date="2020-12-14T11:23:00Z"/>
          <w:rFonts w:cs="Lucida Console"/>
          <w:sz w:val="22"/>
          <w:szCs w:val="22"/>
        </w:rPr>
        <w:pPrChange w:id="3637" w:author="t_竹沢 公佑" w:date="2020-12-14T11:23:00Z">
          <w:pPr>
            <w:spacing w:line="0" w:lineRule="atLeast"/>
            <w:ind w:left="440" w:right="1020" w:hangingChars="200" w:hanging="440"/>
          </w:pPr>
        </w:pPrChange>
      </w:pPr>
      <w:ins w:id="3638" w:author="t_竹沢 公佑" w:date="2020-12-14T11:23:00Z">
        <w:r>
          <w:rPr>
            <w:rFonts w:cs="Lucida Console" w:hint="eastAsia"/>
            <w:sz w:val="22"/>
            <w:szCs w:val="22"/>
          </w:rPr>
          <w:t xml:space="preserve">If it detects </w:t>
        </w:r>
      </w:ins>
      <w:ins w:id="3639" w:author="t_竹沢 公佑" w:date="2020-12-14T11:36:00Z">
        <w:r w:rsidR="002A73DD">
          <w:rPr>
            <w:rFonts w:cs="Lucida Console" w:hint="eastAsia"/>
            <w:sz w:val="22"/>
            <w:szCs w:val="22"/>
          </w:rPr>
          <w:t xml:space="preserve">an </w:t>
        </w:r>
      </w:ins>
      <w:ins w:id="3640" w:author="t_竹沢 公佑" w:date="2020-12-14T11:23:00Z">
        <w:r>
          <w:rPr>
            <w:rFonts w:cs="Lucida Console" w:hint="eastAsia"/>
            <w:sz w:val="22"/>
            <w:szCs w:val="22"/>
          </w:rPr>
          <w:t xml:space="preserve">earlier meta-frame bit, it sets all checksum error bits and all sequence error bits in </w:t>
        </w:r>
      </w:ins>
      <w:ins w:id="3641" w:author="t_竹沢 公佑" w:date="2020-12-14T11:36:00Z">
        <w:r w:rsidR="002A73DD">
          <w:rPr>
            <w:rFonts w:cs="Lucida Console" w:hint="eastAsia"/>
            <w:sz w:val="22"/>
            <w:szCs w:val="22"/>
          </w:rPr>
          <w:t xml:space="preserve">the </w:t>
        </w:r>
      </w:ins>
      <w:ins w:id="3642" w:author="t_竹沢 公佑" w:date="2020-12-14T11:23:00Z">
        <w:r>
          <w:rPr>
            <w:rFonts w:cs="Lucida Console" w:hint="eastAsia"/>
            <w:sz w:val="22"/>
            <w:szCs w:val="22"/>
          </w:rPr>
          <w:t>information frame.</w:t>
        </w:r>
      </w:ins>
      <w:ins w:id="3643" w:author="t_竹沢 公佑" w:date="2020-12-14T11:24:00Z">
        <w:r>
          <w:rPr>
            <w:rFonts w:cs="Lucida Console" w:hint="eastAsia"/>
            <w:sz w:val="22"/>
            <w:szCs w:val="22"/>
          </w:rPr>
          <w:t xml:space="preserve"> And it also sets </w:t>
        </w:r>
      </w:ins>
      <w:ins w:id="3644" w:author="t_竹沢 公佑" w:date="2020-12-14T11:36:00Z">
        <w:r w:rsidR="002A73DD">
          <w:rPr>
            <w:rFonts w:cs="Lucida Console" w:hint="eastAsia"/>
            <w:sz w:val="22"/>
            <w:szCs w:val="22"/>
          </w:rPr>
          <w:t xml:space="preserve">an </w:t>
        </w:r>
      </w:ins>
      <w:ins w:id="3645" w:author="t_竹沢 公佑" w:date="2020-12-14T11:24:00Z">
        <w:r>
          <w:rPr>
            <w:rFonts w:cs="Lucida Console" w:hint="eastAsia"/>
            <w:sz w:val="22"/>
            <w:szCs w:val="22"/>
          </w:rPr>
          <w:t xml:space="preserve">incomplete flag. </w:t>
        </w:r>
      </w:ins>
      <w:ins w:id="3646" w:author="t_竹沢 公佑" w:date="2020-12-14T11:36:00Z">
        <w:r w:rsidR="002A73DD">
          <w:rPr>
            <w:rFonts w:cs="Lucida Console" w:hint="eastAsia"/>
            <w:sz w:val="22"/>
            <w:szCs w:val="22"/>
          </w:rPr>
          <w:t xml:space="preserve">For the </w:t>
        </w:r>
      </w:ins>
      <w:ins w:id="3647" w:author="t_竹沢 公佑" w:date="2020-12-14T11:37:00Z">
        <w:r w:rsidR="002A73DD">
          <w:rPr>
            <w:rFonts w:cs="Lucida Console" w:hint="eastAsia"/>
            <w:sz w:val="22"/>
            <w:szCs w:val="22"/>
          </w:rPr>
          <w:t>detail of incomplete flag, p</w:t>
        </w:r>
      </w:ins>
      <w:ins w:id="3648" w:author="t_竹沢 公佑" w:date="2020-12-14T11:24:00Z">
        <w:r>
          <w:rPr>
            <w:rFonts w:cs="Lucida Console" w:hint="eastAsia"/>
            <w:sz w:val="22"/>
            <w:szCs w:val="22"/>
          </w:rPr>
          <w:t>lease refer to the note (*7).</w:t>
        </w:r>
      </w:ins>
    </w:p>
    <w:p w:rsidR="003611E3" w:rsidRPr="002A73DD" w:rsidRDefault="003611E3">
      <w:pPr>
        <w:spacing w:line="0" w:lineRule="atLeast"/>
        <w:rPr>
          <w:ins w:id="3649" w:author="t_竹沢 公佑" w:date="2020-07-06T10:36:00Z"/>
          <w:sz w:val="22"/>
          <w:szCs w:val="22"/>
        </w:rPr>
      </w:pPr>
    </w:p>
    <w:p w:rsidR="00E6038A" w:rsidRPr="00E6038A" w:rsidRDefault="00E6038A">
      <w:pPr>
        <w:spacing w:line="0" w:lineRule="atLeast"/>
        <w:ind w:leftChars="200" w:left="480"/>
        <w:rPr>
          <w:ins w:id="3650" w:author="t_竹沢 公佑" w:date="2020-07-06T10:33:00Z"/>
          <w:sz w:val="22"/>
          <w:szCs w:val="22"/>
        </w:rPr>
        <w:pPrChange w:id="3651" w:author="t_竹沢 公佑" w:date="2020-07-06T10:36:00Z">
          <w:pPr>
            <w:spacing w:line="0" w:lineRule="atLeast"/>
          </w:pPr>
        </w:pPrChange>
      </w:pPr>
      <w:ins w:id="3652" w:author="t_竹沢 公佑" w:date="2020-07-06T10:33:00Z">
        <w:r w:rsidRPr="00E6038A">
          <w:rPr>
            <w:sz w:val="22"/>
            <w:szCs w:val="22"/>
          </w:rPr>
          <w:t>For the detail of the ALMA frame de-formatter, please refer to the user's manual (de-formatter).</w:t>
        </w:r>
      </w:ins>
    </w:p>
    <w:p w:rsidR="00C7687E" w:rsidRDefault="00C7687E">
      <w:pPr>
        <w:spacing w:line="0" w:lineRule="atLeast"/>
        <w:rPr>
          <w:ins w:id="3653" w:author="t_竹沢 公佑" w:date="2020-08-24T10:07:00Z"/>
          <w:sz w:val="22"/>
          <w:szCs w:val="22"/>
          <w:lang w:val="en"/>
        </w:rPr>
        <w:pPrChange w:id="3654" w:author="t_竹沢 公佑" w:date="2020-07-06T10:33:00Z">
          <w:pPr>
            <w:spacing w:line="0" w:lineRule="atLeast"/>
            <w:ind w:leftChars="200" w:left="480"/>
          </w:pPr>
        </w:pPrChange>
      </w:pPr>
    </w:p>
    <w:p w:rsidR="002E4F86" w:rsidRDefault="00C7687E" w:rsidP="002E4F86">
      <w:pPr>
        <w:spacing w:line="0" w:lineRule="atLeast"/>
        <w:ind w:left="770" w:hangingChars="350" w:hanging="770"/>
        <w:rPr>
          <w:ins w:id="3655" w:author="t_竹沢 公佑" w:date="2021-02-01T15:19:00Z"/>
          <w:sz w:val="22"/>
          <w:szCs w:val="22"/>
          <w:lang w:val="en"/>
        </w:rPr>
      </w:pPr>
      <w:ins w:id="3656" w:author="t_竹沢 公佑" w:date="2020-08-24T10:07:00Z">
        <w:r>
          <w:rPr>
            <w:rFonts w:hint="eastAsia"/>
            <w:sz w:val="22"/>
            <w:szCs w:val="22"/>
            <w:lang w:val="en"/>
          </w:rPr>
          <w:t>(*7)</w:t>
        </w:r>
      </w:ins>
      <w:ins w:id="3657" w:author="t_竹沢 公佑" w:date="2020-08-24T14:16:00Z">
        <w:r w:rsidR="00326ABB">
          <w:rPr>
            <w:rFonts w:hint="eastAsia"/>
            <w:sz w:val="22"/>
            <w:szCs w:val="22"/>
            <w:lang w:val="en"/>
          </w:rPr>
          <w:t xml:space="preserve"> When w</w:t>
        </w:r>
      </w:ins>
      <w:ins w:id="3658" w:author="t_竹沢 公佑" w:date="2020-08-24T10:09:00Z">
        <w:r w:rsidRPr="00C7687E">
          <w:rPr>
            <w:sz w:val="22"/>
            <w:szCs w:val="22"/>
            <w:lang w:val="en"/>
          </w:rPr>
          <w:t>riting target group move</w:t>
        </w:r>
        <w:r>
          <w:rPr>
            <w:rFonts w:hint="eastAsia"/>
            <w:sz w:val="22"/>
            <w:szCs w:val="22"/>
            <w:lang w:val="en"/>
          </w:rPr>
          <w:t>s</w:t>
        </w:r>
        <w:r>
          <w:rPr>
            <w:sz w:val="22"/>
            <w:szCs w:val="22"/>
            <w:lang w:val="en"/>
          </w:rPr>
          <w:t xml:space="preserve"> to </w:t>
        </w:r>
      </w:ins>
      <w:ins w:id="3659" w:author="t_竹沢 公佑" w:date="2021-02-02T17:54:00Z">
        <w:r w:rsidR="00C866A1">
          <w:rPr>
            <w:rFonts w:hint="eastAsia"/>
            <w:sz w:val="22"/>
            <w:szCs w:val="22"/>
            <w:lang w:val="en"/>
          </w:rPr>
          <w:t xml:space="preserve">the </w:t>
        </w:r>
      </w:ins>
      <w:ins w:id="3660" w:author="t_竹沢 公佑" w:date="2020-08-24T10:09:00Z">
        <w:r>
          <w:rPr>
            <w:sz w:val="22"/>
            <w:szCs w:val="22"/>
            <w:lang w:val="en"/>
          </w:rPr>
          <w:t xml:space="preserve">next </w:t>
        </w:r>
        <w:r>
          <w:rPr>
            <w:rFonts w:hint="eastAsia"/>
            <w:sz w:val="22"/>
            <w:szCs w:val="22"/>
            <w:lang w:val="en"/>
          </w:rPr>
          <w:t>before filling all</w:t>
        </w:r>
      </w:ins>
      <w:ins w:id="3661" w:author="t_竹沢 公佑" w:date="2020-08-24T10:10:00Z">
        <w:r w:rsidR="00326ABB">
          <w:rPr>
            <w:rFonts w:hint="eastAsia"/>
            <w:sz w:val="22"/>
            <w:szCs w:val="22"/>
            <w:lang w:val="en"/>
          </w:rPr>
          <w:t xml:space="preserve"> frame</w:t>
        </w:r>
      </w:ins>
      <w:ins w:id="3662" w:author="t_竹沢 公佑" w:date="2020-11-30T13:33:00Z">
        <w:r w:rsidR="001D535E">
          <w:rPr>
            <w:rFonts w:hint="eastAsia"/>
            <w:sz w:val="22"/>
            <w:szCs w:val="22"/>
            <w:lang w:val="en"/>
          </w:rPr>
          <w:t>s</w:t>
        </w:r>
      </w:ins>
      <w:ins w:id="3663" w:author="t_竹沢 公佑" w:date="2020-08-24T14:17:00Z">
        <w:r w:rsidR="00326ABB">
          <w:rPr>
            <w:rFonts w:hint="eastAsia"/>
            <w:sz w:val="22"/>
            <w:szCs w:val="22"/>
            <w:lang w:val="en"/>
          </w:rPr>
          <w:t>, this bit is asserted</w:t>
        </w:r>
      </w:ins>
      <w:ins w:id="3664" w:author="t_竹沢 公佑" w:date="2020-08-24T10:09:00Z">
        <w:r>
          <w:rPr>
            <w:rFonts w:hint="eastAsia"/>
            <w:sz w:val="22"/>
            <w:szCs w:val="22"/>
            <w:lang w:val="en"/>
          </w:rPr>
          <w:t>.</w:t>
        </w:r>
      </w:ins>
      <w:ins w:id="3665" w:author="t_竹沢 公佑" w:date="2020-08-24T10:10:00Z">
        <w:r>
          <w:rPr>
            <w:rFonts w:hint="eastAsia"/>
            <w:sz w:val="22"/>
            <w:szCs w:val="22"/>
            <w:lang w:val="en"/>
          </w:rPr>
          <w:t xml:space="preserve"> </w:t>
        </w:r>
      </w:ins>
    </w:p>
    <w:p w:rsidR="002E4F86" w:rsidRDefault="002E4F86">
      <w:pPr>
        <w:spacing w:line="0" w:lineRule="atLeast"/>
        <w:ind w:firstLineChars="200" w:firstLine="440"/>
        <w:rPr>
          <w:ins w:id="3666" w:author="t_竹沢 公佑" w:date="2021-02-01T15:21:00Z"/>
          <w:sz w:val="22"/>
          <w:szCs w:val="22"/>
        </w:rPr>
        <w:pPrChange w:id="3667" w:author="t_竹沢 公佑" w:date="2021-02-01T15:21:00Z">
          <w:pPr>
            <w:spacing w:line="0" w:lineRule="atLeast"/>
            <w:ind w:left="770" w:hangingChars="350" w:hanging="770"/>
          </w:pPr>
        </w:pPrChange>
      </w:pPr>
      <w:ins w:id="3668" w:author="t_竹沢 公佑" w:date="2020-08-24T10:11:00Z">
        <w:r>
          <w:rPr>
            <w:rFonts w:hint="eastAsia"/>
            <w:sz w:val="22"/>
            <w:szCs w:val="22"/>
            <w:lang w:val="en"/>
          </w:rPr>
          <w:t>It means metaframe</w:t>
        </w:r>
        <w:r w:rsidR="00C7687E">
          <w:rPr>
            <w:rFonts w:hint="eastAsia"/>
            <w:sz w:val="22"/>
            <w:szCs w:val="22"/>
            <w:lang w:val="en"/>
          </w:rPr>
          <w:t xml:space="preserve">t is detected </w:t>
        </w:r>
      </w:ins>
      <w:ins w:id="3669" w:author="t_竹沢 公佑" w:date="2020-08-24T10:12:00Z">
        <w:r w:rsidR="00C7687E">
          <w:rPr>
            <w:rFonts w:hint="eastAsia"/>
            <w:sz w:val="22"/>
            <w:szCs w:val="22"/>
            <w:lang w:val="en"/>
          </w:rPr>
          <w:t xml:space="preserve">earlier than </w:t>
        </w:r>
      </w:ins>
      <w:ins w:id="3670" w:author="t_竹沢 公佑" w:date="2021-02-01T15:15:00Z">
        <w:r w:rsidR="00AD21DC">
          <w:rPr>
            <w:rFonts w:hint="eastAsia"/>
            <w:sz w:val="22"/>
            <w:szCs w:val="22"/>
            <w:lang w:val="en"/>
          </w:rPr>
          <w:t xml:space="preserve">48ms after the last detected metaframe. </w:t>
        </w:r>
      </w:ins>
      <w:ins w:id="3671" w:author="t_竹沢 公佑" w:date="2021-02-01T15:18:00Z">
        <w:r>
          <w:rPr>
            <w:rFonts w:hint="eastAsia"/>
            <w:sz w:val="22"/>
            <w:szCs w:val="22"/>
          </w:rPr>
          <w:t>When it detects</w:t>
        </w:r>
      </w:ins>
    </w:p>
    <w:p w:rsidR="001D535E" w:rsidRPr="002E4F86" w:rsidRDefault="002E4F86">
      <w:pPr>
        <w:spacing w:line="0" w:lineRule="atLeast"/>
        <w:ind w:leftChars="200" w:left="480"/>
        <w:rPr>
          <w:ins w:id="3672" w:author="t_竹沢 公佑" w:date="2020-08-24T10:27:00Z"/>
          <w:sz w:val="22"/>
          <w:szCs w:val="22"/>
          <w:rPrChange w:id="3673" w:author="t_竹沢 公佑" w:date="2021-02-01T15:22:00Z">
            <w:rPr>
              <w:ins w:id="3674" w:author="t_竹沢 公佑" w:date="2020-08-24T10:27:00Z"/>
              <w:lang w:val="en"/>
            </w:rPr>
          </w:rPrChange>
        </w:rPr>
        <w:pPrChange w:id="3675" w:author="t_竹沢 公佑" w:date="2021-02-01T15:22:00Z">
          <w:pPr>
            <w:spacing w:line="0" w:lineRule="atLeast"/>
            <w:ind w:left="440" w:right="1020" w:hangingChars="200" w:hanging="440"/>
          </w:pPr>
        </w:pPrChange>
      </w:pPr>
      <w:ins w:id="3676" w:author="t_竹沢 公佑" w:date="2021-02-01T15:18:00Z">
        <w:r>
          <w:rPr>
            <w:rFonts w:hint="eastAsia"/>
            <w:sz w:val="22"/>
            <w:szCs w:val="22"/>
          </w:rPr>
          <w:t xml:space="preserve"> metaframe</w:t>
        </w:r>
        <w:r w:rsidR="00C866A1">
          <w:rPr>
            <w:rFonts w:hint="eastAsia"/>
            <w:sz w:val="22"/>
            <w:szCs w:val="22"/>
          </w:rPr>
          <w:t xml:space="preserve"> earlier than 48ms after the la</w:t>
        </w:r>
        <w:r>
          <w:rPr>
            <w:rFonts w:hint="eastAsia"/>
            <w:sz w:val="22"/>
            <w:szCs w:val="22"/>
          </w:rPr>
          <w:t>st detected metaframe</w:t>
        </w:r>
      </w:ins>
      <w:ins w:id="3677" w:author="t_竹沢 公佑" w:date="2021-02-01T15:21:00Z">
        <w:r>
          <w:rPr>
            <w:rFonts w:hint="eastAsia"/>
            <w:sz w:val="22"/>
            <w:szCs w:val="22"/>
          </w:rPr>
          <w:t>,</w:t>
        </w:r>
      </w:ins>
      <w:ins w:id="3678" w:author="t_竹沢 公佑" w:date="2021-02-01T15:18:00Z">
        <w:r>
          <w:rPr>
            <w:rFonts w:hint="eastAsia"/>
            <w:sz w:val="22"/>
            <w:szCs w:val="22"/>
          </w:rPr>
          <w:t xml:space="preserve"> </w:t>
        </w:r>
      </w:ins>
      <w:ins w:id="3679" w:author="t_竹沢 公佑" w:date="2021-02-01T15:21:00Z">
        <w:r>
          <w:rPr>
            <w:rFonts w:hint="eastAsia"/>
            <w:sz w:val="22"/>
            <w:szCs w:val="22"/>
          </w:rPr>
          <w:t>i</w:t>
        </w:r>
      </w:ins>
      <w:ins w:id="3680" w:author="t_竹沢 公佑" w:date="2021-02-01T15:18:00Z">
        <w:r>
          <w:rPr>
            <w:rFonts w:hint="eastAsia"/>
            <w:sz w:val="22"/>
            <w:szCs w:val="22"/>
          </w:rPr>
          <w:t xml:space="preserve">t also sets ALMA Frame CheckSum Error B/C/D bits and ALMA Frame Sequence Count Error B/C/D bits. </w:t>
        </w:r>
        <w:r w:rsidR="00C866A1">
          <w:rPr>
            <w:sz w:val="22"/>
            <w:szCs w:val="22"/>
          </w:rPr>
          <w:t>These bits represent</w:t>
        </w:r>
        <w:r w:rsidRPr="00AD21DC">
          <w:rPr>
            <w:sz w:val="22"/>
            <w:szCs w:val="22"/>
          </w:rPr>
          <w:t xml:space="preserve"> the state </w:t>
        </w:r>
      </w:ins>
      <w:ins w:id="3681" w:author="t_竹沢 公佑" w:date="2021-02-01T15:21:00Z">
        <w:r>
          <w:rPr>
            <w:rFonts w:hint="eastAsia"/>
            <w:sz w:val="22"/>
            <w:szCs w:val="22"/>
          </w:rPr>
          <w:t xml:space="preserve">of </w:t>
        </w:r>
      </w:ins>
      <w:ins w:id="3682" w:author="t_竹沢 公佑" w:date="2021-02-01T15:18:00Z">
        <w:r w:rsidR="00C866A1">
          <w:rPr>
            <w:sz w:val="22"/>
            <w:szCs w:val="22"/>
          </w:rPr>
          <w:t>the g</w:t>
        </w:r>
        <w:bookmarkStart w:id="3683" w:name="_GoBack"/>
        <w:bookmarkEnd w:id="3683"/>
        <w:r w:rsidRPr="00AD21DC">
          <w:rPr>
            <w:sz w:val="22"/>
            <w:szCs w:val="22"/>
          </w:rPr>
          <w:t xml:space="preserve">roup buffer </w:t>
        </w:r>
      </w:ins>
      <w:ins w:id="3684" w:author="t_竹沢 公佑" w:date="2021-02-01T15:21:00Z">
        <w:r>
          <w:rPr>
            <w:rFonts w:hint="eastAsia"/>
            <w:sz w:val="22"/>
            <w:szCs w:val="22"/>
          </w:rPr>
          <w:t xml:space="preserve">data </w:t>
        </w:r>
      </w:ins>
      <w:ins w:id="3685" w:author="t_竹沢 公佑" w:date="2021-02-01T15:18:00Z">
        <w:r w:rsidRPr="00AD21DC">
          <w:rPr>
            <w:sz w:val="22"/>
            <w:szCs w:val="22"/>
          </w:rPr>
          <w:t>includes undefined data.</w:t>
        </w:r>
        <w:r>
          <w:rPr>
            <w:rFonts w:hint="eastAsia"/>
            <w:sz w:val="22"/>
            <w:szCs w:val="22"/>
          </w:rPr>
          <w:t xml:space="preserve"> </w:t>
        </w:r>
      </w:ins>
      <w:ins w:id="3686" w:author="t_竹沢 公佑" w:date="2020-08-24T10:13:00Z">
        <w:r w:rsidR="00AC7A28">
          <w:rPr>
            <w:rFonts w:hint="eastAsia"/>
            <w:sz w:val="22"/>
            <w:szCs w:val="22"/>
            <w:lang w:val="en"/>
          </w:rPr>
          <w:t xml:space="preserve">This flag is available with device driver version </w:t>
        </w:r>
      </w:ins>
      <w:ins w:id="3687" w:author="t_竹沢 公佑" w:date="2020-08-24T10:14:00Z">
        <w:r w:rsidR="00AC7A28">
          <w:rPr>
            <w:rFonts w:hint="eastAsia"/>
            <w:sz w:val="22"/>
            <w:szCs w:val="22"/>
            <w:lang w:val="en"/>
          </w:rPr>
          <w:t xml:space="preserve">2.0.8 or </w:t>
        </w:r>
        <w:r w:rsidR="00317663">
          <w:rPr>
            <w:rFonts w:hint="eastAsia"/>
            <w:sz w:val="22"/>
            <w:szCs w:val="22"/>
            <w:lang w:val="en"/>
          </w:rPr>
          <w:t>later. And it needs</w:t>
        </w:r>
        <w:r w:rsidR="00AC7A28">
          <w:rPr>
            <w:rFonts w:hint="eastAsia"/>
            <w:sz w:val="22"/>
            <w:szCs w:val="22"/>
            <w:lang w:val="en"/>
          </w:rPr>
          <w:t xml:space="preserve"> </w:t>
        </w:r>
      </w:ins>
      <w:ins w:id="3688" w:author="t_竹沢 公佑" w:date="2020-08-24T10:15:00Z">
        <w:r w:rsidR="00317663">
          <w:rPr>
            <w:rFonts w:hint="eastAsia"/>
            <w:sz w:val="22"/>
            <w:szCs w:val="22"/>
            <w:lang w:val="en"/>
          </w:rPr>
          <w:t xml:space="preserve">a newer </w:t>
        </w:r>
      </w:ins>
      <w:ins w:id="3689" w:author="t_竹沢 公佑" w:date="2020-08-24T10:14:00Z">
        <w:r w:rsidR="00AC7A28">
          <w:rPr>
            <w:rFonts w:hint="eastAsia"/>
            <w:sz w:val="22"/>
            <w:szCs w:val="22"/>
            <w:lang w:val="en"/>
          </w:rPr>
          <w:t xml:space="preserve">FPGA version </w:t>
        </w:r>
      </w:ins>
      <w:ins w:id="3690" w:author="t_竹沢 公佑" w:date="2020-08-24T10:15:00Z">
        <w:r w:rsidR="00317663">
          <w:rPr>
            <w:rFonts w:hint="eastAsia"/>
            <w:sz w:val="22"/>
            <w:szCs w:val="22"/>
            <w:lang w:val="en"/>
          </w:rPr>
          <w:t xml:space="preserve">than </w:t>
        </w:r>
        <w:r w:rsidR="00317663">
          <w:rPr>
            <w:sz w:val="22"/>
            <w:szCs w:val="22"/>
            <w:lang w:val="en"/>
          </w:rPr>
          <w:t>“</w:t>
        </w:r>
        <w:r w:rsidR="00317663">
          <w:rPr>
            <w:rFonts w:cs="Lucida Console" w:hint="eastAsia"/>
            <w:sz w:val="22"/>
            <w:szCs w:val="22"/>
          </w:rPr>
          <w:t>52291486</w:t>
        </w:r>
        <w:r w:rsidR="00317663">
          <w:rPr>
            <w:rFonts w:cs="Lucida Console"/>
            <w:sz w:val="22"/>
            <w:szCs w:val="22"/>
          </w:rPr>
          <w:t>”</w:t>
        </w:r>
        <w:r w:rsidR="00317663">
          <w:rPr>
            <w:rFonts w:cs="Lucida Console" w:hint="eastAsia"/>
            <w:sz w:val="22"/>
            <w:szCs w:val="22"/>
          </w:rPr>
          <w:t>.</w:t>
        </w:r>
      </w:ins>
      <w:ins w:id="3691" w:author="t_竹沢 公佑" w:date="2020-08-24T10:27:00Z">
        <w:r w:rsidR="00F81F51">
          <w:rPr>
            <w:rFonts w:cs="Lucida Console" w:hint="eastAsia"/>
            <w:sz w:val="22"/>
            <w:szCs w:val="22"/>
          </w:rPr>
          <w:t xml:space="preserve"> (</w:t>
        </w:r>
      </w:ins>
      <w:ins w:id="3692" w:author="t_竹沢 公佑" w:date="2020-08-24T10:28:00Z">
        <w:r w:rsidR="00F81F51">
          <w:rPr>
            <w:rFonts w:cs="Lucida Console" w:hint="eastAsia"/>
            <w:sz w:val="22"/>
            <w:szCs w:val="22"/>
          </w:rPr>
          <w:t>I</w:t>
        </w:r>
      </w:ins>
      <w:ins w:id="3693" w:author="t_竹沢 公佑" w:date="2020-08-24T10:27:00Z">
        <w:r w:rsidR="00F81F51">
          <w:rPr>
            <w:rFonts w:cs="Lucida Console" w:hint="eastAsia"/>
            <w:sz w:val="22"/>
            <w:szCs w:val="22"/>
          </w:rPr>
          <w:t>n the case of prototype DRXP, it nee</w:t>
        </w:r>
      </w:ins>
      <w:ins w:id="3694" w:author="t_竹沢 公佑" w:date="2020-08-24T10:28:00Z">
        <w:r w:rsidR="00F81F51">
          <w:rPr>
            <w:rFonts w:cs="Lucida Console" w:hint="eastAsia"/>
            <w:sz w:val="22"/>
            <w:szCs w:val="22"/>
          </w:rPr>
          <w:t>d</w:t>
        </w:r>
      </w:ins>
      <w:ins w:id="3695" w:author="t_竹沢 公佑" w:date="2020-08-24T10:27:00Z">
        <w:r w:rsidR="00F81F51">
          <w:rPr>
            <w:rFonts w:cs="Lucida Console" w:hint="eastAsia"/>
            <w:sz w:val="22"/>
            <w:szCs w:val="22"/>
          </w:rPr>
          <w:t xml:space="preserve">s a newer FPGA than </w:t>
        </w:r>
        <w:r w:rsidR="00F81F51" w:rsidRPr="00233081">
          <w:rPr>
            <w:sz w:val="22"/>
            <w:szCs w:val="22"/>
            <w:lang w:val="en"/>
          </w:rPr>
          <w:t>7524B073</w:t>
        </w:r>
        <w:r w:rsidR="00F81F51">
          <w:rPr>
            <w:rFonts w:cs="Lucida Console" w:hint="eastAsia"/>
            <w:sz w:val="22"/>
            <w:szCs w:val="22"/>
          </w:rPr>
          <w:t>).</w:t>
        </w:r>
      </w:ins>
      <w:ins w:id="3696" w:author="t_竹沢 公佑" w:date="2020-11-30T13:34:00Z">
        <w:r w:rsidR="001D535E">
          <w:rPr>
            <w:rFonts w:cs="Lucida Console" w:hint="eastAsia"/>
            <w:sz w:val="22"/>
            <w:szCs w:val="22"/>
          </w:rPr>
          <w:t xml:space="preserve"> </w:t>
        </w:r>
      </w:ins>
    </w:p>
    <w:p w:rsidR="00C7687E" w:rsidRPr="00F81F51" w:rsidRDefault="00C7687E">
      <w:pPr>
        <w:spacing w:line="0" w:lineRule="atLeast"/>
        <w:ind w:left="550" w:hangingChars="250" w:hanging="550"/>
        <w:rPr>
          <w:ins w:id="3697" w:author="t_竹沢 公佑" w:date="2020-08-24T10:07:00Z"/>
          <w:sz w:val="22"/>
          <w:szCs w:val="22"/>
          <w:lang w:val="en"/>
        </w:rPr>
        <w:pPrChange w:id="3698" w:author="t_竹沢 公佑" w:date="2020-08-24T10:12:00Z">
          <w:pPr>
            <w:spacing w:line="0" w:lineRule="atLeast"/>
            <w:ind w:leftChars="200" w:left="480"/>
          </w:pPr>
        </w:pPrChange>
      </w:pPr>
    </w:p>
    <w:p w:rsidR="00C7687E" w:rsidRPr="00E6038A" w:rsidRDefault="00C7687E">
      <w:pPr>
        <w:spacing w:line="0" w:lineRule="atLeast"/>
        <w:rPr>
          <w:sz w:val="22"/>
          <w:szCs w:val="22"/>
          <w:lang w:val="en"/>
          <w:rPrChange w:id="3699" w:author="t_竹沢 公佑" w:date="2020-07-06T10:33:00Z">
            <w:rPr>
              <w:sz w:val="22"/>
              <w:szCs w:val="22"/>
            </w:rPr>
          </w:rPrChange>
        </w:rPr>
        <w:pPrChange w:id="3700" w:author="t_竹沢 公佑" w:date="2020-07-06T10:33:00Z">
          <w:pPr>
            <w:spacing w:line="0" w:lineRule="atLeast"/>
            <w:ind w:leftChars="200" w:left="480"/>
          </w:pPr>
        </w:pPrChange>
      </w:pPr>
      <w:ins w:id="3701" w:author="t_竹沢 公佑" w:date="2020-08-24T10:07:00Z">
        <w:r>
          <w:rPr>
            <w:sz w:val="22"/>
            <w:szCs w:val="22"/>
            <w:lang w:val="en"/>
          </w:rPr>
          <w:br w:type="page"/>
        </w:r>
      </w:ins>
    </w:p>
    <w:p w:rsidR="00A3255A" w:rsidRDefault="0044786F">
      <w:pPr>
        <w:spacing w:line="0" w:lineRule="atLeast"/>
        <w:rPr>
          <w:ins w:id="3702" w:author="t_竹沢 公佑" w:date="2019-09-02T14:31:00Z"/>
          <w:b/>
          <w:sz w:val="22"/>
          <w:szCs w:val="22"/>
        </w:rPr>
        <w:pPrChange w:id="3703" w:author="t_竹沢 公佑" w:date="2019-09-02T14:31:00Z">
          <w:pPr>
            <w:spacing w:line="0" w:lineRule="atLeast"/>
            <w:ind w:firstLineChars="200" w:firstLine="442"/>
          </w:pPr>
        </w:pPrChange>
      </w:pPr>
      <w:ins w:id="3704" w:author="t_竹沢 公佑" w:date="2019-08-24T09:48:00Z">
        <w:r w:rsidRPr="00A665BF">
          <w:rPr>
            <w:rFonts w:hint="eastAsia"/>
            <w:b/>
            <w:sz w:val="22"/>
            <w:szCs w:val="22"/>
          </w:rPr>
          <w:t>Parity:</w:t>
        </w:r>
      </w:ins>
    </w:p>
    <w:p w:rsidR="00F40E4D" w:rsidRPr="00CF0938" w:rsidRDefault="00F40E4D">
      <w:pPr>
        <w:spacing w:line="0" w:lineRule="atLeast"/>
        <w:ind w:firstLine="442"/>
        <w:rPr>
          <w:ins w:id="3705" w:author="t_竹沢 公佑" w:date="2019-08-24T09:48:00Z"/>
          <w:b/>
          <w:sz w:val="22"/>
          <w:szCs w:val="22"/>
          <w:rPrChange w:id="3706" w:author="t_竹沢 公佑" w:date="2019-09-02T14:30:00Z">
            <w:rPr>
              <w:ins w:id="3707" w:author="t_竹沢 公佑" w:date="2019-08-24T09:48:00Z"/>
              <w:sz w:val="22"/>
              <w:szCs w:val="22"/>
            </w:rPr>
          </w:rPrChange>
        </w:rPr>
        <w:pPrChange w:id="3708" w:author="t_竹沢 公佑" w:date="2019-09-02T14:31:00Z">
          <w:pPr>
            <w:spacing w:line="0" w:lineRule="atLeast"/>
            <w:ind w:firstLineChars="200" w:firstLine="440"/>
          </w:pPr>
        </w:pPrChange>
      </w:pPr>
    </w:p>
    <w:p w:rsidR="0044786F" w:rsidRPr="00046DE2" w:rsidRDefault="0044786F">
      <w:pPr>
        <w:spacing w:line="0" w:lineRule="atLeast"/>
        <w:ind w:firstLine="440"/>
        <w:rPr>
          <w:ins w:id="3709" w:author="t_竹沢 公佑" w:date="2019-08-24T09:48:00Z"/>
          <w:sz w:val="22"/>
          <w:szCs w:val="22"/>
        </w:rPr>
        <w:pPrChange w:id="3710" w:author="t_竹沢 公佑" w:date="2019-09-02T14:31:00Z">
          <w:pPr>
            <w:spacing w:line="0" w:lineRule="atLeast"/>
            <w:ind w:firstLineChars="200" w:firstLine="440"/>
          </w:pPr>
        </w:pPrChange>
      </w:pPr>
      <w:ins w:id="3711" w:author="t_竹沢 公佑" w:date="2019-08-24T09:48:00Z">
        <w:r>
          <w:rPr>
            <w:rFonts w:hint="eastAsia"/>
            <w:sz w:val="22"/>
            <w:szCs w:val="22"/>
          </w:rPr>
          <w:t>Bit[47：32]   Data parity [Bbit]</w:t>
        </w:r>
      </w:ins>
    </w:p>
    <w:p w:rsidR="0044786F" w:rsidRPr="00046DE2" w:rsidRDefault="0044786F" w:rsidP="0044786F">
      <w:pPr>
        <w:spacing w:line="0" w:lineRule="atLeast"/>
        <w:ind w:firstLineChars="200" w:firstLine="440"/>
        <w:rPr>
          <w:ins w:id="3712" w:author="t_竹沢 公佑" w:date="2019-08-24T09:48:00Z"/>
          <w:sz w:val="22"/>
          <w:szCs w:val="22"/>
        </w:rPr>
      </w:pPr>
      <w:ins w:id="3713" w:author="t_竹沢 公佑" w:date="2019-08-24T09:48:00Z">
        <w:r>
          <w:rPr>
            <w:rFonts w:hint="eastAsia"/>
            <w:sz w:val="22"/>
            <w:szCs w:val="22"/>
          </w:rPr>
          <w:t>Bit[31：15]   Data parity [Cbit]</w:t>
        </w:r>
      </w:ins>
    </w:p>
    <w:p w:rsidR="0044786F" w:rsidRDefault="0044786F" w:rsidP="0044786F">
      <w:pPr>
        <w:spacing w:line="0" w:lineRule="atLeast"/>
        <w:ind w:firstLineChars="200" w:firstLine="440"/>
        <w:rPr>
          <w:ins w:id="3714" w:author="t_竹沢 公佑" w:date="2019-08-24T09:48:00Z"/>
          <w:sz w:val="22"/>
          <w:szCs w:val="22"/>
        </w:rPr>
      </w:pPr>
      <w:ins w:id="3715" w:author="t_竹沢 公佑" w:date="2019-08-24T09:48:00Z">
        <w:r>
          <w:rPr>
            <w:rFonts w:hint="eastAsia"/>
            <w:sz w:val="22"/>
            <w:szCs w:val="22"/>
          </w:rPr>
          <w:t>Bit[15：0]    Data parity [Dbit]</w:t>
        </w:r>
      </w:ins>
    </w:p>
    <w:p w:rsidR="0044786F" w:rsidRDefault="0044786F" w:rsidP="0044786F">
      <w:pPr>
        <w:spacing w:line="0" w:lineRule="atLeast"/>
        <w:rPr>
          <w:ins w:id="3716" w:author="t_竹沢 公佑" w:date="2019-08-24T09:48:00Z"/>
          <w:sz w:val="22"/>
          <w:szCs w:val="22"/>
        </w:rPr>
      </w:pPr>
    </w:p>
    <w:p w:rsidR="0044786F" w:rsidRDefault="0044786F" w:rsidP="0044786F">
      <w:pPr>
        <w:spacing w:line="0" w:lineRule="atLeast"/>
        <w:rPr>
          <w:ins w:id="3717" w:author="t_竹沢 公佑" w:date="2019-08-24T09:48:00Z"/>
          <w:sz w:val="22"/>
          <w:szCs w:val="22"/>
        </w:rPr>
      </w:pPr>
      <w:ins w:id="3718" w:author="t_竹沢 公佑" w:date="2019-08-24T09:48:00Z">
        <w:r>
          <w:rPr>
            <w:rFonts w:hint="eastAsia"/>
            <w:sz w:val="22"/>
            <w:szCs w:val="22"/>
          </w:rPr>
          <w:t>The FPGA logic generates the parity from the data</w:t>
        </w:r>
      </w:ins>
      <w:ins w:id="3719" w:author="t_竹沢 公佑" w:date="2019-10-04T21:53:00Z">
        <w:r w:rsidR="003B2924">
          <w:rPr>
            <w:rFonts w:hint="eastAsia"/>
            <w:sz w:val="22"/>
            <w:szCs w:val="22"/>
          </w:rPr>
          <w:t xml:space="preserve"> that the de-formatter logic receives</w:t>
        </w:r>
      </w:ins>
      <w:ins w:id="3720" w:author="t_竹沢 公佑" w:date="2019-08-24T09:48:00Z">
        <w:r>
          <w:rPr>
            <w:rFonts w:hint="eastAsia"/>
            <w:sz w:val="22"/>
            <w:szCs w:val="22"/>
          </w:rPr>
          <w:t xml:space="preserve">. </w:t>
        </w:r>
      </w:ins>
      <w:ins w:id="3721" w:author="t_竹沢 公佑" w:date="2019-10-04T21:54:00Z">
        <w:r w:rsidR="003B2924">
          <w:rPr>
            <w:rFonts w:hint="eastAsia"/>
            <w:sz w:val="22"/>
            <w:szCs w:val="22"/>
          </w:rPr>
          <w:t xml:space="preserve">Your </w:t>
        </w:r>
      </w:ins>
      <w:ins w:id="3722" w:author="t_竹沢 公佑" w:date="2019-08-24T09:48:00Z">
        <w:r>
          <w:rPr>
            <w:rFonts w:hint="eastAsia"/>
            <w:sz w:val="22"/>
            <w:szCs w:val="22"/>
          </w:rPr>
          <w:t xml:space="preserve">application can confirm the data integrity in the FPGA logic </w:t>
        </w:r>
      </w:ins>
      <w:ins w:id="3723" w:author="t_竹沢 公佑" w:date="2019-10-04T21:54:00Z">
        <w:r w:rsidR="003B2924">
          <w:rPr>
            <w:rFonts w:hint="eastAsia"/>
            <w:sz w:val="22"/>
            <w:szCs w:val="22"/>
          </w:rPr>
          <w:t xml:space="preserve">with </w:t>
        </w:r>
      </w:ins>
      <w:ins w:id="3724" w:author="t_竹沢 公佑" w:date="2019-08-24T09:48:00Z">
        <w:r>
          <w:rPr>
            <w:rFonts w:hint="eastAsia"/>
            <w:sz w:val="22"/>
            <w:szCs w:val="22"/>
          </w:rPr>
          <w:t xml:space="preserve">this parity. The logic starts to generate </w:t>
        </w:r>
      </w:ins>
      <w:ins w:id="3725" w:author="t_竹沢 公佑" w:date="2019-10-04T21:55:00Z">
        <w:r w:rsidR="002D2956">
          <w:rPr>
            <w:rFonts w:hint="eastAsia"/>
            <w:sz w:val="22"/>
            <w:szCs w:val="22"/>
          </w:rPr>
          <w:t xml:space="preserve">the </w:t>
        </w:r>
      </w:ins>
      <w:ins w:id="3726" w:author="t_竹沢 公佑" w:date="2019-08-24T09:48:00Z">
        <w:r w:rsidR="002D2956">
          <w:rPr>
            <w:rFonts w:hint="eastAsia"/>
            <w:sz w:val="22"/>
            <w:szCs w:val="22"/>
          </w:rPr>
          <w:t>parity when it detects the meta</w:t>
        </w:r>
        <w:r>
          <w:rPr>
            <w:rFonts w:hint="eastAsia"/>
            <w:sz w:val="22"/>
            <w:szCs w:val="22"/>
          </w:rPr>
          <w:t xml:space="preserve">frame bit. </w:t>
        </w:r>
      </w:ins>
      <w:ins w:id="3727" w:author="t_竹沢 公佑" w:date="2019-10-04T21:55:00Z">
        <w:r w:rsidR="002D2956">
          <w:rPr>
            <w:rFonts w:hint="eastAsia"/>
            <w:sz w:val="22"/>
            <w:szCs w:val="22"/>
          </w:rPr>
          <w:t xml:space="preserve">Your </w:t>
        </w:r>
      </w:ins>
      <w:ins w:id="3728" w:author="t_竹沢 公佑" w:date="2019-08-24T09:48:00Z">
        <w:r>
          <w:rPr>
            <w:rFonts w:hint="eastAsia"/>
            <w:sz w:val="22"/>
            <w:szCs w:val="22"/>
          </w:rPr>
          <w:t>application can set t</w:t>
        </w:r>
        <w:r>
          <w:rPr>
            <w:sz w:val="22"/>
            <w:szCs w:val="22"/>
          </w:rPr>
          <w:t>h</w:t>
        </w:r>
        <w:r>
          <w:rPr>
            <w:rFonts w:hint="eastAsia"/>
            <w:sz w:val="22"/>
            <w:szCs w:val="22"/>
          </w:rPr>
          <w:t>e range of parity calculation from 1 to 3,000,000 ALMA frames.</w:t>
        </w:r>
      </w:ins>
      <w:ins w:id="3729" w:author="t_竹沢 公佑" w:date="2019-10-06T10:43:00Z">
        <w:r w:rsidR="002F2A95">
          <w:rPr>
            <w:rFonts w:hint="eastAsia"/>
            <w:sz w:val="22"/>
            <w:szCs w:val="22"/>
          </w:rPr>
          <w:t xml:space="preserve"> </w:t>
        </w:r>
      </w:ins>
      <w:ins w:id="3730" w:author="t_竹沢 公佑" w:date="2019-10-06T10:46:00Z">
        <w:r w:rsidR="002F2A95">
          <w:rPr>
            <w:rFonts w:hint="eastAsia"/>
            <w:sz w:val="22"/>
            <w:szCs w:val="22"/>
          </w:rPr>
          <w:t xml:space="preserve">For more details please </w:t>
        </w:r>
      </w:ins>
      <w:ins w:id="3731" w:author="t_竹沢 公佑" w:date="2019-10-06T10:43:00Z">
        <w:r w:rsidR="002F2A95">
          <w:rPr>
            <w:rFonts w:hint="eastAsia"/>
            <w:sz w:val="22"/>
            <w:szCs w:val="22"/>
          </w:rPr>
          <w:t xml:space="preserve">refer </w:t>
        </w:r>
      </w:ins>
      <w:ins w:id="3732" w:author="t_竹沢 公佑" w:date="2019-10-06T10:47:00Z">
        <w:r w:rsidR="002F2A95">
          <w:rPr>
            <w:rFonts w:hint="eastAsia"/>
            <w:sz w:val="22"/>
            <w:szCs w:val="22"/>
          </w:rPr>
          <w:t xml:space="preserve">to </w:t>
        </w:r>
        <w:r w:rsidR="002F2A95" w:rsidRPr="002F2A95">
          <w:rPr>
            <w:b/>
            <w:sz w:val="22"/>
            <w:szCs w:val="22"/>
            <w:rPrChange w:id="3733" w:author="t_竹沢 公佑" w:date="2019-10-06T10:47:00Z">
              <w:rPr>
                <w:sz w:val="22"/>
                <w:szCs w:val="22"/>
              </w:rPr>
            </w:rPrChange>
          </w:rPr>
          <w:t>“</w:t>
        </w:r>
        <w:r w:rsidR="002F2A95" w:rsidRPr="002F2A95">
          <w:rPr>
            <w:b/>
            <w:sz w:val="22"/>
            <w:szCs w:val="22"/>
            <w:rPrChange w:id="3734" w:author="t_竹沢 公佑" w:date="2019-10-06T10:47:00Z">
              <w:rPr>
                <w:sz w:val="22"/>
                <w:szCs w:val="22"/>
              </w:rPr>
            </w:rPrChange>
          </w:rPr>
          <w:fldChar w:fldCharType="begin"/>
        </w:r>
        <w:r w:rsidR="002F2A95" w:rsidRPr="002F2A95">
          <w:rPr>
            <w:b/>
            <w:sz w:val="22"/>
            <w:szCs w:val="22"/>
            <w:rPrChange w:id="3735" w:author="t_竹沢 公佑" w:date="2019-10-06T10:47:00Z">
              <w:rPr>
                <w:sz w:val="22"/>
                <w:szCs w:val="22"/>
              </w:rPr>
            </w:rPrChange>
          </w:rPr>
          <w:instrText xml:space="preserve"> REF _Ref21251272 \r \h </w:instrText>
        </w:r>
      </w:ins>
      <w:r w:rsidR="002F2A95">
        <w:rPr>
          <w:b/>
          <w:sz w:val="22"/>
          <w:szCs w:val="22"/>
        </w:rPr>
        <w:instrText xml:space="preserve"> \* MERGEFORMAT </w:instrText>
      </w:r>
      <w:r w:rsidR="002F2A95" w:rsidRPr="002F2A95">
        <w:rPr>
          <w:b/>
          <w:sz w:val="22"/>
          <w:szCs w:val="22"/>
          <w:rPrChange w:id="3736" w:author="t_竹沢 公佑" w:date="2019-10-06T10:47:00Z">
            <w:rPr>
              <w:b/>
              <w:sz w:val="22"/>
              <w:szCs w:val="22"/>
            </w:rPr>
          </w:rPrChange>
        </w:rPr>
      </w:r>
      <w:r w:rsidR="002F2A95" w:rsidRPr="002F2A95">
        <w:rPr>
          <w:b/>
          <w:sz w:val="22"/>
          <w:szCs w:val="22"/>
          <w:rPrChange w:id="3737" w:author="t_竹沢 公佑" w:date="2019-10-06T10:47:00Z">
            <w:rPr>
              <w:sz w:val="22"/>
              <w:szCs w:val="22"/>
            </w:rPr>
          </w:rPrChange>
        </w:rPr>
        <w:fldChar w:fldCharType="separate"/>
      </w:r>
      <w:ins w:id="3738" w:author="t_竹沢 公佑" w:date="2021-02-02T17:29:00Z">
        <w:r w:rsidR="000B4FA1">
          <w:rPr>
            <w:b/>
            <w:sz w:val="22"/>
            <w:szCs w:val="22"/>
          </w:rPr>
          <w:t>7.5</w:t>
        </w:r>
      </w:ins>
      <w:ins w:id="3739" w:author="t_竹沢 公佑" w:date="2019-10-06T10:47:00Z">
        <w:r w:rsidR="002F2A95" w:rsidRPr="002F2A95">
          <w:rPr>
            <w:b/>
            <w:sz w:val="22"/>
            <w:szCs w:val="22"/>
            <w:rPrChange w:id="3740" w:author="t_竹沢 公佑" w:date="2019-10-06T10:47:00Z">
              <w:rPr>
                <w:sz w:val="22"/>
                <w:szCs w:val="22"/>
              </w:rPr>
            </w:rPrChange>
          </w:rPr>
          <w:fldChar w:fldCharType="end"/>
        </w:r>
        <w:r w:rsidR="002F2A95" w:rsidRPr="002F2A95">
          <w:rPr>
            <w:b/>
            <w:sz w:val="22"/>
            <w:szCs w:val="22"/>
            <w:rPrChange w:id="3741" w:author="t_竹沢 公佑" w:date="2019-10-06T10:47:00Z">
              <w:rPr>
                <w:sz w:val="22"/>
                <w:szCs w:val="22"/>
              </w:rPr>
            </w:rPrChange>
          </w:rPr>
          <w:t xml:space="preserve"> </w:t>
        </w:r>
        <w:r w:rsidR="002F2A95" w:rsidRPr="002F2A95">
          <w:rPr>
            <w:b/>
            <w:sz w:val="22"/>
            <w:szCs w:val="22"/>
            <w:rPrChange w:id="3742" w:author="t_竹沢 公佑" w:date="2019-10-06T10:47:00Z">
              <w:rPr>
                <w:sz w:val="22"/>
                <w:szCs w:val="22"/>
              </w:rPr>
            </w:rPrChange>
          </w:rPr>
          <w:fldChar w:fldCharType="begin"/>
        </w:r>
        <w:r w:rsidR="002F2A95" w:rsidRPr="002F2A95">
          <w:rPr>
            <w:b/>
            <w:sz w:val="22"/>
            <w:szCs w:val="22"/>
            <w:rPrChange w:id="3743" w:author="t_竹沢 公佑" w:date="2019-10-06T10:47:00Z">
              <w:rPr>
                <w:sz w:val="22"/>
                <w:szCs w:val="22"/>
              </w:rPr>
            </w:rPrChange>
          </w:rPr>
          <w:instrText xml:space="preserve"> REF _Ref21251276 \h </w:instrText>
        </w:r>
      </w:ins>
      <w:r w:rsidR="002F2A95">
        <w:rPr>
          <w:b/>
          <w:sz w:val="22"/>
          <w:szCs w:val="22"/>
        </w:rPr>
        <w:instrText xml:space="preserve"> \* MERGEFORMAT </w:instrText>
      </w:r>
      <w:r w:rsidR="002F2A95" w:rsidRPr="002F2A95">
        <w:rPr>
          <w:b/>
          <w:sz w:val="22"/>
          <w:szCs w:val="22"/>
          <w:rPrChange w:id="3744" w:author="t_竹沢 公佑" w:date="2019-10-06T10:47:00Z">
            <w:rPr>
              <w:b/>
              <w:sz w:val="22"/>
              <w:szCs w:val="22"/>
            </w:rPr>
          </w:rPrChange>
        </w:rPr>
      </w:r>
      <w:r w:rsidR="002F2A95" w:rsidRPr="002F2A95">
        <w:rPr>
          <w:b/>
          <w:sz w:val="22"/>
          <w:szCs w:val="22"/>
          <w:rPrChange w:id="3745" w:author="t_竹沢 公佑" w:date="2019-10-06T10:47:00Z">
            <w:rPr>
              <w:sz w:val="22"/>
              <w:szCs w:val="22"/>
            </w:rPr>
          </w:rPrChange>
        </w:rPr>
        <w:fldChar w:fldCharType="separate"/>
      </w:r>
      <w:ins w:id="3746" w:author="t_竹沢 公佑" w:date="2021-02-02T17:29:00Z">
        <w:r w:rsidR="000B4FA1" w:rsidRPr="000B4FA1">
          <w:rPr>
            <w:b/>
            <w:lang w:val="en"/>
            <w:rPrChange w:id="3747" w:author="t_竹沢 公佑" w:date="2021-02-02T17:29:00Z">
              <w:rPr>
                <w:lang w:val="en"/>
              </w:rPr>
            </w:rPrChange>
          </w:rPr>
          <w:t>The parity for checking FPGA data integrity</w:t>
        </w:r>
      </w:ins>
      <w:ins w:id="3748" w:author="t_竹沢 公佑" w:date="2019-10-06T10:47:00Z">
        <w:r w:rsidR="002F2A95" w:rsidRPr="002F2A95">
          <w:rPr>
            <w:b/>
            <w:sz w:val="22"/>
            <w:szCs w:val="22"/>
            <w:rPrChange w:id="3749" w:author="t_竹沢 公佑" w:date="2019-10-06T10:47:00Z">
              <w:rPr>
                <w:sz w:val="22"/>
                <w:szCs w:val="22"/>
              </w:rPr>
            </w:rPrChange>
          </w:rPr>
          <w:fldChar w:fldCharType="end"/>
        </w:r>
        <w:r w:rsidR="002F2A95" w:rsidRPr="002F2A95">
          <w:rPr>
            <w:b/>
            <w:sz w:val="22"/>
            <w:szCs w:val="22"/>
            <w:rPrChange w:id="3750" w:author="t_竹沢 公佑" w:date="2019-10-06T10:47:00Z">
              <w:rPr>
                <w:sz w:val="22"/>
                <w:szCs w:val="22"/>
              </w:rPr>
            </w:rPrChange>
          </w:rPr>
          <w:t>”</w:t>
        </w:r>
        <w:r w:rsidR="002F2A95">
          <w:rPr>
            <w:rFonts w:hint="eastAsia"/>
            <w:sz w:val="22"/>
            <w:szCs w:val="22"/>
          </w:rPr>
          <w:t>..</w:t>
        </w:r>
      </w:ins>
    </w:p>
    <w:p w:rsidR="0044786F" w:rsidRDefault="0044786F">
      <w:pPr>
        <w:spacing w:line="0" w:lineRule="atLeast"/>
        <w:rPr>
          <w:ins w:id="3751" w:author="t_竹沢 公佑" w:date="2019-09-04T15:35:00Z"/>
          <w:sz w:val="22"/>
          <w:szCs w:val="22"/>
        </w:rPr>
      </w:pPr>
    </w:p>
    <w:p w:rsidR="00C76394" w:rsidRDefault="00C76394">
      <w:pPr>
        <w:spacing w:line="0" w:lineRule="atLeast"/>
        <w:rPr>
          <w:sz w:val="22"/>
          <w:szCs w:val="22"/>
        </w:rPr>
      </w:pPr>
      <w:ins w:id="3752" w:author="t_竹沢 公佑" w:date="2019-09-04T15:35:00Z">
        <w:r>
          <w:rPr>
            <w:sz w:val="22"/>
            <w:szCs w:val="22"/>
          </w:rPr>
          <w:br w:type="page"/>
        </w:r>
      </w:ins>
    </w:p>
    <w:p w:rsidR="00DF1C7C" w:rsidRPr="008C226D" w:rsidRDefault="00A87BB2">
      <w:pPr>
        <w:spacing w:line="0" w:lineRule="atLeast"/>
        <w:rPr>
          <w:sz w:val="22"/>
          <w:szCs w:val="22"/>
        </w:rPr>
      </w:pPr>
      <w:r>
        <w:rPr>
          <w:rFonts w:hint="eastAsia"/>
          <w:b/>
          <w:sz w:val="22"/>
          <w:szCs w:val="22"/>
        </w:rPr>
        <w:t>UTC</w:t>
      </w:r>
      <w:r w:rsidRPr="008C226D" w:rsidDel="00A87BB2">
        <w:rPr>
          <w:rFonts w:hint="eastAsia"/>
          <w:b/>
          <w:sz w:val="22"/>
          <w:szCs w:val="22"/>
        </w:rPr>
        <w:t xml:space="preserve"> </w:t>
      </w:r>
      <w:r w:rsidR="00DF1C7C" w:rsidRPr="008C226D">
        <w:rPr>
          <w:rFonts w:hint="eastAsia"/>
          <w:b/>
          <w:sz w:val="22"/>
          <w:szCs w:val="22"/>
        </w:rPr>
        <w:t>(struct timespec)</w:t>
      </w:r>
      <w:r w:rsidR="00DF1C7C" w:rsidRPr="008C226D">
        <w:rPr>
          <w:rFonts w:hint="eastAsia"/>
          <w:sz w:val="22"/>
          <w:szCs w:val="22"/>
        </w:rPr>
        <w:t xml:space="preserve"> : </w:t>
      </w:r>
      <w:r w:rsidR="00DF1C7C" w:rsidRPr="008C226D">
        <w:rPr>
          <w:sz w:val="22"/>
          <w:szCs w:val="22"/>
        </w:rPr>
        <w:t xml:space="preserve">software timestamp </w:t>
      </w:r>
      <w:r w:rsidR="00DF1C7C" w:rsidRPr="008C226D">
        <w:rPr>
          <w:rFonts w:hint="eastAsia"/>
          <w:sz w:val="22"/>
          <w:szCs w:val="22"/>
        </w:rPr>
        <w:t xml:space="preserve">is </w:t>
      </w:r>
      <w:r w:rsidR="00DF1C7C" w:rsidRPr="008C226D">
        <w:rPr>
          <w:sz w:val="22"/>
          <w:szCs w:val="22"/>
        </w:rPr>
        <w:t>set</w:t>
      </w:r>
      <w:ins w:id="3753" w:author="t_竹沢 公佑" w:date="2019-10-04T21:57:00Z">
        <w:r w:rsidR="00824F88">
          <w:rPr>
            <w:rFonts w:hint="eastAsia"/>
            <w:sz w:val="22"/>
            <w:szCs w:val="22"/>
          </w:rPr>
          <w:t xml:space="preserve"> </w:t>
        </w:r>
      </w:ins>
      <w:del w:id="3754" w:author="t_竹沢 公佑" w:date="2019-10-04T21:57:00Z">
        <w:r w:rsidR="00DF1C7C" w:rsidRPr="008C226D" w:rsidDel="00824F88">
          <w:rPr>
            <w:sz w:val="22"/>
            <w:szCs w:val="22"/>
          </w:rPr>
          <w:delText xml:space="preserve"> </w:delText>
        </w:r>
      </w:del>
      <w:ins w:id="3755" w:author="t_竹沢 公佑" w:date="2019-10-04T21:57:00Z">
        <w:r w:rsidR="00824F88">
          <w:rPr>
            <w:rFonts w:hint="eastAsia"/>
            <w:sz w:val="22"/>
            <w:szCs w:val="22"/>
          </w:rPr>
          <w:t>when the DRXP board writes a grou</w:t>
        </w:r>
      </w:ins>
      <w:ins w:id="3756" w:author="t_竹沢 公佑" w:date="2019-10-04T21:58:00Z">
        <w:r w:rsidR="00824F88">
          <w:rPr>
            <w:rFonts w:hint="eastAsia"/>
            <w:sz w:val="22"/>
            <w:szCs w:val="22"/>
          </w:rPr>
          <w:t>p to the Host Ring Buffer completely</w:t>
        </w:r>
      </w:ins>
      <w:del w:id="3757" w:author="t_竹沢 公佑" w:date="2019-10-04T21:57:00Z">
        <w:r w:rsidR="00DF1C7C" w:rsidRPr="008C226D" w:rsidDel="00824F88">
          <w:rPr>
            <w:sz w:val="22"/>
            <w:szCs w:val="22"/>
          </w:rPr>
          <w:delText>upon reception of a complete Group</w:delText>
        </w:r>
        <w:r w:rsidR="00DF1C7C" w:rsidRPr="008C226D" w:rsidDel="00824F88">
          <w:rPr>
            <w:rFonts w:hint="eastAsia"/>
            <w:sz w:val="22"/>
            <w:szCs w:val="22"/>
          </w:rPr>
          <w:delText xml:space="preserve"> written by the driver</w:delText>
        </w:r>
      </w:del>
      <w:r w:rsidR="00DF1C7C" w:rsidRPr="008C226D">
        <w:rPr>
          <w:sz w:val="22"/>
          <w:szCs w:val="22"/>
        </w:rPr>
        <w:t xml:space="preserve">. </w:t>
      </w:r>
    </w:p>
    <w:p w:rsidR="00DF1C7C" w:rsidRPr="008C226D" w:rsidRDefault="00DF1C7C">
      <w:pPr>
        <w:spacing w:line="0" w:lineRule="atLeast"/>
        <w:ind w:firstLineChars="250" w:firstLine="550"/>
        <w:rPr>
          <w:sz w:val="22"/>
          <w:szCs w:val="22"/>
        </w:rPr>
      </w:pPr>
      <w:r w:rsidRPr="008C226D">
        <w:rPr>
          <w:sz w:val="22"/>
          <w:szCs w:val="22"/>
        </w:rPr>
        <w:t>struct timespec {</w:t>
      </w:r>
    </w:p>
    <w:p w:rsidR="00DF1C7C" w:rsidRDefault="00DF1C7C">
      <w:pPr>
        <w:tabs>
          <w:tab w:val="left" w:pos="916"/>
          <w:tab w:val="left" w:pos="1720"/>
          <w:tab w:val="left" w:pos="23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ＭＳ ゴシック"/>
          <w:sz w:val="22"/>
          <w:szCs w:val="22"/>
        </w:rPr>
      </w:pPr>
      <w:r>
        <w:rPr>
          <w:rFonts w:cs="ＭＳ ゴシック"/>
          <w:sz w:val="22"/>
          <w:szCs w:val="22"/>
        </w:rPr>
        <w:t xml:space="preserve">    </w:t>
      </w:r>
      <w:r>
        <w:rPr>
          <w:rFonts w:cs="ＭＳ ゴシック" w:hint="eastAsia"/>
          <w:sz w:val="22"/>
          <w:szCs w:val="22"/>
        </w:rPr>
        <w:tab/>
      </w:r>
      <w:r>
        <w:rPr>
          <w:rFonts w:cs="ＭＳ ゴシック"/>
          <w:sz w:val="22"/>
          <w:szCs w:val="22"/>
        </w:rPr>
        <w:t>time_t   tv_sec;        /* seconds</w:t>
      </w:r>
      <w:r>
        <w:rPr>
          <w:rFonts w:cs="ＭＳ ゴシック" w:hint="eastAsia"/>
          <w:sz w:val="22"/>
          <w:szCs w:val="22"/>
        </w:rPr>
        <w:t>(64bit)</w:t>
      </w:r>
      <w:r>
        <w:rPr>
          <w:rFonts w:cs="ＭＳ ゴシック"/>
          <w:sz w:val="22"/>
          <w:szCs w:val="22"/>
        </w:rPr>
        <w:t xml:space="preserve"> */</w:t>
      </w:r>
    </w:p>
    <w:p w:rsidR="00DF1C7C" w:rsidRDefault="00DF1C7C">
      <w:pPr>
        <w:tabs>
          <w:tab w:val="left" w:pos="920"/>
          <w:tab w:val="left" w:pos="1832"/>
          <w:tab w:val="left" w:pos="23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ＭＳ ゴシック"/>
          <w:sz w:val="22"/>
          <w:szCs w:val="22"/>
        </w:rPr>
      </w:pPr>
      <w:r>
        <w:rPr>
          <w:rFonts w:cs="ＭＳ ゴシック"/>
          <w:sz w:val="22"/>
          <w:szCs w:val="22"/>
        </w:rPr>
        <w:t xml:space="preserve">    </w:t>
      </w:r>
      <w:r>
        <w:rPr>
          <w:rFonts w:cs="ＭＳ ゴシック" w:hint="eastAsia"/>
          <w:sz w:val="22"/>
          <w:szCs w:val="22"/>
        </w:rPr>
        <w:tab/>
      </w:r>
      <w:r>
        <w:rPr>
          <w:rFonts w:cs="ＭＳ ゴシック"/>
          <w:sz w:val="22"/>
          <w:szCs w:val="22"/>
        </w:rPr>
        <w:t>long     tv_nsec;       /* nanoseconds</w:t>
      </w:r>
      <w:r>
        <w:rPr>
          <w:rFonts w:cs="ＭＳ ゴシック" w:hint="eastAsia"/>
          <w:sz w:val="22"/>
          <w:szCs w:val="22"/>
        </w:rPr>
        <w:t>(64bit)</w:t>
      </w:r>
      <w:r>
        <w:rPr>
          <w:rFonts w:cs="ＭＳ ゴシック"/>
          <w:sz w:val="22"/>
          <w:szCs w:val="22"/>
        </w:rPr>
        <w:t xml:space="preserve"> */</w:t>
      </w:r>
    </w:p>
    <w:p w:rsidR="00FE5D1D" w:rsidRDefault="00DF1C7C" w:rsidP="00FE5D1D">
      <w:pPr>
        <w:tabs>
          <w:tab w:val="left" w:pos="595"/>
          <w:tab w:val="left" w:pos="16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ＭＳ ゴシック"/>
          <w:sz w:val="22"/>
          <w:szCs w:val="22"/>
        </w:rPr>
      </w:pPr>
      <w:r>
        <w:rPr>
          <w:rFonts w:cs="ＭＳ ゴシック" w:hint="eastAsia"/>
          <w:sz w:val="22"/>
          <w:szCs w:val="22"/>
        </w:rPr>
        <w:tab/>
      </w:r>
      <w:r>
        <w:rPr>
          <w:rFonts w:cs="ＭＳ ゴシック"/>
          <w:sz w:val="22"/>
          <w:szCs w:val="22"/>
        </w:rPr>
        <w:t>};</w:t>
      </w:r>
    </w:p>
    <w:p w:rsidR="00FE5D1D" w:rsidRDefault="00FE5D1D" w:rsidP="00FE5D1D">
      <w:pPr>
        <w:tabs>
          <w:tab w:val="left" w:pos="595"/>
          <w:tab w:val="left" w:pos="16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550"/>
        <w:rPr>
          <w:sz w:val="22"/>
          <w:szCs w:val="22"/>
        </w:rPr>
      </w:pPr>
    </w:p>
    <w:p w:rsidR="00FE5D1D" w:rsidRPr="00FE5D1D" w:rsidRDefault="00FE5D1D" w:rsidP="00FE5D1D">
      <w:pPr>
        <w:tabs>
          <w:tab w:val="left" w:pos="595"/>
          <w:tab w:val="left" w:pos="16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del w:id="3758" w:author="t_竹沢 公佑" w:date="2019-10-04T21:59:00Z">
        <w:r w:rsidRPr="00FE5D1D" w:rsidDel="00824F88">
          <w:rPr>
            <w:rFonts w:hint="eastAsia"/>
            <w:sz w:val="22"/>
            <w:szCs w:val="22"/>
          </w:rPr>
          <w:delText>T</w:delText>
        </w:r>
        <w:r w:rsidDel="00824F88">
          <w:rPr>
            <w:rFonts w:hint="eastAsia"/>
            <w:sz w:val="22"/>
            <w:szCs w:val="22"/>
          </w:rPr>
          <w:delText xml:space="preserve">he endian of </w:delText>
        </w:r>
      </w:del>
      <w:ins w:id="3759" w:author="t_竹沢 公佑" w:date="2019-10-04T21:59:00Z">
        <w:r w:rsidR="00824F88">
          <w:rPr>
            <w:rFonts w:hint="eastAsia"/>
            <w:sz w:val="22"/>
            <w:szCs w:val="22"/>
          </w:rPr>
          <w:t>T</w:t>
        </w:r>
      </w:ins>
      <w:del w:id="3760" w:author="t_竹沢 公佑" w:date="2019-10-04T21:59:00Z">
        <w:r w:rsidDel="00824F88">
          <w:rPr>
            <w:rFonts w:hint="eastAsia"/>
            <w:sz w:val="22"/>
            <w:szCs w:val="22"/>
          </w:rPr>
          <w:delText>t</w:delText>
        </w:r>
      </w:del>
      <w:r>
        <w:rPr>
          <w:rFonts w:hint="eastAsia"/>
          <w:sz w:val="22"/>
          <w:szCs w:val="22"/>
        </w:rPr>
        <w:t>hese data (tv_sec and tv_nsec)</w:t>
      </w:r>
      <w:r w:rsidRPr="00FE5D1D">
        <w:rPr>
          <w:rFonts w:hint="eastAsia"/>
          <w:sz w:val="22"/>
          <w:szCs w:val="22"/>
        </w:rPr>
        <w:t xml:space="preserve"> </w:t>
      </w:r>
      <w:ins w:id="3761" w:author="t_竹沢 公佑" w:date="2019-10-04T21:59:00Z">
        <w:r w:rsidR="00824F88">
          <w:rPr>
            <w:rFonts w:hint="eastAsia"/>
            <w:sz w:val="22"/>
            <w:szCs w:val="22"/>
          </w:rPr>
          <w:t xml:space="preserve">are in </w:t>
        </w:r>
      </w:ins>
      <w:del w:id="3762" w:author="t_竹沢 公佑" w:date="2019-10-04T21:59:00Z">
        <w:r w:rsidRPr="00FE5D1D" w:rsidDel="00824F88">
          <w:rPr>
            <w:rFonts w:hint="eastAsia"/>
            <w:sz w:val="22"/>
            <w:szCs w:val="22"/>
          </w:rPr>
          <w:delText xml:space="preserve">is </w:delText>
        </w:r>
      </w:del>
      <w:r w:rsidRPr="00FE5D1D">
        <w:rPr>
          <w:rFonts w:hint="eastAsia"/>
          <w:sz w:val="22"/>
          <w:szCs w:val="22"/>
        </w:rPr>
        <w:t>little endian</w:t>
      </w:r>
      <w:ins w:id="3763" w:author="t_竹沢 公佑" w:date="2019-10-04T22:00:00Z">
        <w:r w:rsidR="00824F88">
          <w:rPr>
            <w:rFonts w:hint="eastAsia"/>
            <w:sz w:val="22"/>
            <w:szCs w:val="22"/>
          </w:rPr>
          <w:t xml:space="preserve"> format</w:t>
        </w:r>
      </w:ins>
      <w:r w:rsidRPr="00FE5D1D">
        <w:rPr>
          <w:rFonts w:hint="eastAsia"/>
          <w:sz w:val="22"/>
          <w:szCs w:val="22"/>
        </w:rPr>
        <w:t>.</w:t>
      </w:r>
    </w:p>
    <w:p w:rsidR="00824F88" w:rsidRDefault="00C0789B">
      <w:pPr>
        <w:pStyle w:val="HTML0"/>
        <w:spacing w:line="0" w:lineRule="atLeast"/>
        <w:rPr>
          <w:ins w:id="3764" w:author="t_竹沢 公佑" w:date="2019-10-04T22:00:00Z"/>
          <w:rFonts w:ascii="ＭＳ Ｐゴシック" w:eastAsia="ＭＳ Ｐゴシック" w:hAnsi="ＭＳ Ｐゴシック"/>
          <w:iCs/>
          <w:sz w:val="22"/>
          <w:szCs w:val="22"/>
        </w:rPr>
      </w:pPr>
      <w:del w:id="3765" w:author="t_竹沢 公佑" w:date="2019-10-04T22:01:00Z">
        <w:r w:rsidRPr="00C0789B" w:rsidDel="00824F88">
          <w:rPr>
            <w:rFonts w:ascii="ＭＳ Ｐゴシック" w:eastAsia="ＭＳ Ｐゴシック" w:hAnsi="ＭＳ Ｐゴシック"/>
            <w:iCs/>
            <w:sz w:val="22"/>
            <w:szCs w:val="22"/>
          </w:rPr>
          <w:delText xml:space="preserve">When the first frame with a metaframe bit is received by the DRXP board, it interrupts the CPU and the driver stores the current time in a certain place in the system memory. </w:delText>
        </w:r>
      </w:del>
      <w:ins w:id="3766" w:author="t_竹沢 公佑" w:date="2019-10-04T22:00:00Z">
        <w:r w:rsidR="00824F88" w:rsidRPr="00C0789B">
          <w:rPr>
            <w:rFonts w:ascii="ＭＳ Ｐゴシック" w:eastAsia="ＭＳ Ｐゴシック" w:hAnsi="ＭＳ Ｐゴシック"/>
            <w:iCs/>
            <w:sz w:val="22"/>
            <w:szCs w:val="22"/>
          </w:rPr>
          <w:t xml:space="preserve">When </w:t>
        </w:r>
        <w:r w:rsidR="00824F88">
          <w:rPr>
            <w:rFonts w:ascii="ＭＳ Ｐゴシック" w:eastAsia="ＭＳ Ｐゴシック" w:hAnsi="ＭＳ Ｐゴシック" w:hint="eastAsia"/>
            <w:iCs/>
            <w:sz w:val="22"/>
            <w:szCs w:val="22"/>
          </w:rPr>
          <w:t>a DRXP board receives the first frame which contains a metaframe bit</w:t>
        </w:r>
        <w:r w:rsidR="00824F88" w:rsidRPr="00C0789B">
          <w:rPr>
            <w:rFonts w:ascii="ＭＳ Ｐゴシック" w:eastAsia="ＭＳ Ｐゴシック" w:hAnsi="ＭＳ Ｐゴシック"/>
            <w:iCs/>
            <w:sz w:val="22"/>
            <w:szCs w:val="22"/>
          </w:rPr>
          <w:t>, it interrupts the CPU and the driver stores the current time in a certain place in the system memory.</w:t>
        </w:r>
      </w:ins>
    </w:p>
    <w:p w:rsidR="0079617D" w:rsidRPr="008F6847" w:rsidRDefault="00C0789B">
      <w:pPr>
        <w:pStyle w:val="HTML0"/>
        <w:spacing w:line="0" w:lineRule="atLeast"/>
        <w:rPr>
          <w:rFonts w:ascii="ＭＳ Ｐゴシック" w:eastAsia="ＭＳ Ｐゴシック" w:hAnsi="ＭＳ Ｐゴシック"/>
          <w:iCs/>
          <w:sz w:val="22"/>
          <w:szCs w:val="22"/>
        </w:rPr>
      </w:pPr>
      <w:r w:rsidRPr="00C0789B">
        <w:rPr>
          <w:rFonts w:ascii="ＭＳ Ｐゴシック" w:eastAsia="ＭＳ Ｐゴシック" w:hAnsi="ＭＳ Ｐゴシック"/>
          <w:iCs/>
          <w:sz w:val="22"/>
          <w:szCs w:val="22"/>
        </w:rPr>
        <w:t xml:space="preserve">Right after all frames (blocks) of </w:t>
      </w:r>
      <w:ins w:id="3767" w:author="t_竹沢 公佑" w:date="2019-10-04T22:01:00Z">
        <w:r w:rsidR="00824F88">
          <w:rPr>
            <w:rFonts w:ascii="ＭＳ Ｐゴシック" w:eastAsia="ＭＳ Ｐゴシック" w:hAnsi="ＭＳ Ｐゴシック" w:hint="eastAsia"/>
            <w:iCs/>
            <w:sz w:val="22"/>
            <w:szCs w:val="22"/>
          </w:rPr>
          <w:t xml:space="preserve">the </w:t>
        </w:r>
      </w:ins>
      <w:del w:id="3768" w:author="t_竹沢 公佑" w:date="2019-10-04T22:01:00Z">
        <w:r w:rsidRPr="00C0789B" w:rsidDel="00824F88">
          <w:rPr>
            <w:rFonts w:ascii="ＭＳ Ｐゴシック" w:eastAsia="ＭＳ Ｐゴシック" w:hAnsi="ＭＳ Ｐゴシック"/>
            <w:iCs/>
            <w:sz w:val="22"/>
            <w:szCs w:val="22"/>
          </w:rPr>
          <w:delText xml:space="preserve">that </w:delText>
        </w:r>
      </w:del>
      <w:r w:rsidRPr="00C0789B">
        <w:rPr>
          <w:rFonts w:ascii="ＭＳ Ｐゴシック" w:eastAsia="ＭＳ Ｐゴシック" w:hAnsi="ＭＳ Ｐゴシック"/>
          <w:iCs/>
          <w:sz w:val="22"/>
          <w:szCs w:val="22"/>
        </w:rPr>
        <w:t xml:space="preserve">group are transferred to the system memory, the driver copies the time to UTC(struct timespec). To get the current time, the driver calls getnstimeofday() which typically returns the time of the wall clock that can be adjusted </w:t>
      </w:r>
      <w:ins w:id="3769" w:author="t_竹沢 公佑" w:date="2019-10-04T22:02:00Z">
        <w:r w:rsidR="00824F88">
          <w:rPr>
            <w:rFonts w:ascii="ＭＳ Ｐゴシック" w:eastAsia="ＭＳ Ｐゴシック" w:hAnsi="ＭＳ Ｐゴシック" w:hint="eastAsia"/>
            <w:iCs/>
            <w:sz w:val="22"/>
            <w:szCs w:val="22"/>
          </w:rPr>
          <w:t xml:space="preserve">using </w:t>
        </w:r>
      </w:ins>
      <w:del w:id="3770" w:author="t_竹沢 公佑" w:date="2019-10-04T22:02:00Z">
        <w:r w:rsidRPr="00C0789B" w:rsidDel="00824F88">
          <w:rPr>
            <w:rFonts w:ascii="ＭＳ Ｐゴシック" w:eastAsia="ＭＳ Ｐゴシック" w:hAnsi="ＭＳ Ｐゴシック"/>
            <w:iCs/>
            <w:sz w:val="22"/>
            <w:szCs w:val="22"/>
          </w:rPr>
          <w:delText xml:space="preserve">through </w:delText>
        </w:r>
      </w:del>
      <w:r w:rsidRPr="00C0789B">
        <w:rPr>
          <w:rFonts w:ascii="ＭＳ Ｐゴシック" w:eastAsia="ＭＳ Ｐゴシック" w:hAnsi="ＭＳ Ｐゴシック"/>
          <w:iCs/>
          <w:sz w:val="22"/>
          <w:szCs w:val="22"/>
        </w:rPr>
        <w:t xml:space="preserve">NTP or some other methods. </w:t>
      </w:r>
      <w:ins w:id="3771" w:author="t_竹沢 公佑" w:date="2019-10-04T22:02:00Z">
        <w:r w:rsidR="00824F88">
          <w:rPr>
            <w:rFonts w:ascii="ＭＳ Ｐゴシック" w:eastAsia="ＭＳ Ｐゴシック" w:hAnsi="ＭＳ Ｐゴシック" w:hint="eastAsia"/>
            <w:iCs/>
            <w:sz w:val="22"/>
            <w:szCs w:val="22"/>
          </w:rPr>
          <w:t xml:space="preserve">You </w:t>
        </w:r>
      </w:ins>
      <w:del w:id="3772" w:author="t_竹沢 公佑" w:date="2019-10-04T22:02:00Z">
        <w:r w:rsidRPr="00C0789B" w:rsidDel="00824F88">
          <w:rPr>
            <w:rFonts w:ascii="ＭＳ Ｐゴシック" w:eastAsia="ＭＳ Ｐゴシック" w:hAnsi="ＭＳ Ｐゴシック"/>
            <w:iCs/>
            <w:sz w:val="22"/>
            <w:szCs w:val="22"/>
          </w:rPr>
          <w:delText xml:space="preserve">The user </w:delText>
        </w:r>
      </w:del>
      <w:r w:rsidRPr="00C0789B">
        <w:rPr>
          <w:rFonts w:ascii="ＭＳ Ｐゴシック" w:eastAsia="ＭＳ Ｐゴシック" w:hAnsi="ＭＳ Ｐゴシック"/>
          <w:iCs/>
          <w:sz w:val="22"/>
          <w:szCs w:val="22"/>
        </w:rPr>
        <w:t>need</w:t>
      </w:r>
      <w:del w:id="3773" w:author="t_竹沢 公佑" w:date="2019-10-04T22:03:00Z">
        <w:r w:rsidRPr="00C0789B" w:rsidDel="00824F88">
          <w:rPr>
            <w:rFonts w:ascii="ＭＳ Ｐゴシック" w:eastAsia="ＭＳ Ｐゴシック" w:hAnsi="ＭＳ Ｐゴシック"/>
            <w:iCs/>
            <w:sz w:val="22"/>
            <w:szCs w:val="22"/>
          </w:rPr>
          <w:delText>s</w:delText>
        </w:r>
      </w:del>
      <w:r w:rsidRPr="00C0789B">
        <w:rPr>
          <w:rFonts w:ascii="ＭＳ Ｐゴシック" w:eastAsia="ＭＳ Ｐゴシック" w:hAnsi="ＭＳ Ｐゴシック"/>
          <w:iCs/>
          <w:sz w:val="22"/>
          <w:szCs w:val="22"/>
        </w:rPr>
        <w:t xml:space="preserve"> to adjust the wall clock of the system using NTP (or another appropriate method) to </w:t>
      </w:r>
      <w:ins w:id="3774" w:author="t_竹沢 公佑" w:date="2019-10-04T22:03:00Z">
        <w:r w:rsidR="00824F88">
          <w:rPr>
            <w:rFonts w:ascii="ＭＳ Ｐゴシック" w:eastAsia="ＭＳ Ｐゴシック" w:hAnsi="ＭＳ Ｐゴシック" w:hint="eastAsia"/>
            <w:iCs/>
            <w:sz w:val="22"/>
            <w:szCs w:val="22"/>
          </w:rPr>
          <w:t xml:space="preserve">set </w:t>
        </w:r>
      </w:ins>
      <w:del w:id="3775" w:author="t_竹沢 公佑" w:date="2019-10-04T22:03:00Z">
        <w:r w:rsidRPr="00C0789B" w:rsidDel="00824F88">
          <w:rPr>
            <w:rFonts w:ascii="ＭＳ Ｐゴシック" w:eastAsia="ＭＳ Ｐゴシック" w:hAnsi="ＭＳ Ｐゴシック"/>
            <w:iCs/>
            <w:sz w:val="22"/>
            <w:szCs w:val="22"/>
          </w:rPr>
          <w:delText xml:space="preserve">have </w:delText>
        </w:r>
      </w:del>
      <w:r w:rsidRPr="00C0789B">
        <w:rPr>
          <w:rFonts w:ascii="ＭＳ Ｐゴシック" w:eastAsia="ＭＳ Ｐゴシック" w:hAnsi="ＭＳ Ｐゴシック"/>
          <w:iCs/>
          <w:sz w:val="22"/>
          <w:szCs w:val="22"/>
        </w:rPr>
        <w:t xml:space="preserve">the correct timestamp in </w:t>
      </w:r>
      <w:ins w:id="3776" w:author="t_竹沢 公佑" w:date="2019-10-04T22:03:00Z">
        <w:r w:rsidR="00824F88">
          <w:rPr>
            <w:rFonts w:ascii="ＭＳ Ｐゴシック" w:eastAsia="ＭＳ Ｐゴシック" w:hAnsi="ＭＳ Ｐゴシック" w:hint="eastAsia"/>
            <w:iCs/>
            <w:sz w:val="22"/>
            <w:szCs w:val="22"/>
          </w:rPr>
          <w:t xml:space="preserve">the </w:t>
        </w:r>
      </w:ins>
      <w:del w:id="3777" w:author="t_竹沢 公佑" w:date="2019-10-04T22:03:00Z">
        <w:r w:rsidRPr="00C0789B" w:rsidDel="00824F88">
          <w:rPr>
            <w:rFonts w:ascii="ＭＳ Ｐゴシック" w:eastAsia="ＭＳ Ｐゴシック" w:hAnsi="ＭＳ Ｐゴシック"/>
            <w:iCs/>
            <w:sz w:val="22"/>
            <w:szCs w:val="22"/>
          </w:rPr>
          <w:delText xml:space="preserve">the </w:delText>
        </w:r>
      </w:del>
      <w:r w:rsidRPr="00C0789B">
        <w:rPr>
          <w:rFonts w:ascii="ＭＳ Ｐゴシック" w:eastAsia="ＭＳ Ｐゴシック" w:hAnsi="ＭＳ Ｐゴシック"/>
          <w:iCs/>
          <w:sz w:val="22"/>
          <w:szCs w:val="22"/>
        </w:rPr>
        <w:t>information frame.</w:t>
      </w:r>
      <w:r w:rsidR="00450E8C">
        <w:rPr>
          <w:rFonts w:ascii="ＭＳ Ｐゴシック" w:eastAsia="ＭＳ Ｐゴシック" w:hAnsi="ＭＳ Ｐゴシック" w:hint="eastAsia"/>
          <w:iCs/>
          <w:sz w:val="22"/>
          <w:szCs w:val="22"/>
        </w:rPr>
        <w:t xml:space="preserve"> </w:t>
      </w:r>
      <w:r w:rsidR="00A87BB2">
        <w:rPr>
          <w:rFonts w:ascii="ＭＳ Ｐゴシック" w:eastAsia="ＭＳ Ｐゴシック" w:hAnsi="ＭＳ Ｐゴシック" w:hint="eastAsia"/>
          <w:sz w:val="22"/>
          <w:szCs w:val="22"/>
        </w:rPr>
        <w:t>This time stamp is the number of seconds since Epoch, 1970/01/01/00:00:00(UTC).</w:t>
      </w:r>
      <w:r w:rsidR="008F6847">
        <w:rPr>
          <w:rFonts w:ascii="ＭＳ Ｐゴシック" w:eastAsia="ＭＳ Ｐゴシック" w:hAnsi="ＭＳ Ｐゴシック" w:hint="eastAsia"/>
          <w:sz w:val="22"/>
          <w:szCs w:val="22"/>
        </w:rPr>
        <w:t xml:space="preserve"> And the value range of the tv_nsec is [0, 999999999]. </w:t>
      </w:r>
      <w:r w:rsidR="00DF1C7C" w:rsidRPr="005038B9">
        <w:rPr>
          <w:rFonts w:ascii="ＭＳ Ｐゴシック" w:eastAsia="ＭＳ Ｐゴシック" w:hAnsi="ＭＳ Ｐゴシック"/>
          <w:sz w:val="22"/>
          <w:szCs w:val="22"/>
        </w:rPr>
        <w:t>For hardware derived data timestamps</w:t>
      </w:r>
      <w:r w:rsidR="00ED04A8" w:rsidRPr="005038B9">
        <w:rPr>
          <w:rFonts w:ascii="ＭＳ Ｐゴシック" w:eastAsia="ＭＳ Ｐゴシック" w:hAnsi="ＭＳ Ｐゴシック" w:hint="eastAsia"/>
          <w:sz w:val="22"/>
          <w:szCs w:val="22"/>
        </w:rPr>
        <w:t>,</w:t>
      </w:r>
      <w:r w:rsidR="00DF1C7C" w:rsidRPr="005038B9">
        <w:rPr>
          <w:rFonts w:ascii="ＭＳ Ｐゴシック" w:eastAsia="ＭＳ Ｐゴシック" w:hAnsi="ＭＳ Ｐゴシック"/>
          <w:sz w:val="22"/>
          <w:szCs w:val="22"/>
        </w:rPr>
        <w:t xml:space="preserve"> please use the tick count field</w:t>
      </w:r>
      <w:r w:rsidR="00D041A1" w:rsidRPr="005038B9">
        <w:rPr>
          <w:rFonts w:ascii="ＭＳ Ｐゴシック" w:eastAsia="ＭＳ Ｐゴシック" w:hAnsi="ＭＳ Ｐゴシック" w:hint="eastAsia"/>
          <w:sz w:val="22"/>
          <w:szCs w:val="22"/>
        </w:rPr>
        <w:t xml:space="preserve"> at every 48msec</w:t>
      </w:r>
      <w:r w:rsidR="00DF1C7C" w:rsidRPr="005038B9">
        <w:rPr>
          <w:rFonts w:ascii="ＭＳ Ｐゴシック" w:eastAsia="ＭＳ Ｐゴシック" w:hAnsi="ＭＳ Ｐゴシック"/>
          <w:sz w:val="22"/>
          <w:szCs w:val="22"/>
        </w:rPr>
        <w:t>.</w:t>
      </w:r>
      <w:r w:rsidR="008F6847">
        <w:rPr>
          <w:rFonts w:ascii="ＭＳ Ｐゴシック" w:eastAsia="ＭＳ Ｐゴシック" w:hAnsi="ＭＳ Ｐゴシック" w:hint="eastAsia"/>
          <w:iCs/>
          <w:sz w:val="22"/>
          <w:szCs w:val="22"/>
        </w:rPr>
        <w:t xml:space="preserve"> </w:t>
      </w:r>
      <w:r w:rsidR="00727B82">
        <w:rPr>
          <w:rFonts w:ascii="ＭＳ Ｐゴシック" w:eastAsia="ＭＳ Ｐゴシック" w:hAnsi="ＭＳ Ｐゴシック" w:hint="eastAsia"/>
          <w:sz w:val="22"/>
          <w:szCs w:val="22"/>
        </w:rPr>
        <w:t>DRXP driver version 1.0.1 or older uses TAI for representing software timestamp.</w:t>
      </w:r>
    </w:p>
    <w:p w:rsidR="00DF1C7C" w:rsidRPr="005038B9" w:rsidRDefault="0079617D">
      <w:pPr>
        <w:pStyle w:val="HTML0"/>
        <w:spacing w:line="0" w:lineRule="atLeast"/>
        <w:rPr>
          <w:rFonts w:ascii="ＭＳ Ｐゴシック" w:eastAsia="ＭＳ Ｐゴシック" w:hAnsi="ＭＳ Ｐゴシック"/>
          <w:sz w:val="22"/>
          <w:szCs w:val="22"/>
          <w:lang w:val="en"/>
        </w:rPr>
      </w:pPr>
      <w:r>
        <w:rPr>
          <w:rFonts w:ascii="ＭＳ Ｐゴシック" w:eastAsia="ＭＳ Ｐゴシック" w:hAnsi="ＭＳ Ｐゴシック"/>
          <w:sz w:val="22"/>
          <w:szCs w:val="22"/>
          <w:lang w:val="en"/>
        </w:rPr>
        <w:br w:type="page"/>
      </w:r>
    </w:p>
    <w:p w:rsidR="00DF1C7C" w:rsidRPr="008F5241" w:rsidRDefault="00D71AA8" w:rsidP="008F5241">
      <w:pPr>
        <w:pStyle w:val="1"/>
        <w:rPr>
          <w:u w:val="single"/>
        </w:rPr>
      </w:pPr>
      <w:bookmarkStart w:id="3778" w:name="_Toc63179397"/>
      <w:r w:rsidRPr="008F5241">
        <w:rPr>
          <w:rFonts w:hint="eastAsia"/>
          <w:u w:val="single"/>
          <w:lang w:val="en"/>
        </w:rPr>
        <w:t>Usage</w:t>
      </w:r>
      <w:bookmarkEnd w:id="3778"/>
    </w:p>
    <w:p w:rsidR="00DF1C7C" w:rsidRPr="008F5241" w:rsidRDefault="00B57D8D" w:rsidP="008F5241">
      <w:pPr>
        <w:pStyle w:val="2"/>
        <w:rPr>
          <w:u w:val="single"/>
        </w:rPr>
      </w:pPr>
      <w:bookmarkStart w:id="3779" w:name="_Toc63179398"/>
      <w:ins w:id="3780" w:author="t_竹沢 公佑" w:date="2019-10-04T22:04:00Z">
        <w:r>
          <w:rPr>
            <w:rFonts w:hint="eastAsia"/>
            <w:u w:val="single"/>
          </w:rPr>
          <w:t>The n</w:t>
        </w:r>
      </w:ins>
      <w:del w:id="3781" w:author="t_竹沢 公佑" w:date="2019-10-04T22:04:00Z">
        <w:r w:rsidR="00DF1C7C" w:rsidRPr="008F5241" w:rsidDel="00B57D8D">
          <w:rPr>
            <w:rFonts w:hint="eastAsia"/>
            <w:u w:val="single"/>
          </w:rPr>
          <w:delText>N</w:delText>
        </w:r>
      </w:del>
      <w:r w:rsidR="00DF1C7C" w:rsidRPr="008F5241">
        <w:rPr>
          <w:rFonts w:hint="eastAsia"/>
          <w:u w:val="single"/>
        </w:rPr>
        <w:t>ote on the driver use</w:t>
      </w:r>
      <w:bookmarkEnd w:id="3779"/>
    </w:p>
    <w:p w:rsidR="00910B03" w:rsidRPr="00910B03" w:rsidRDefault="00910B03">
      <w:pPr>
        <w:ind w:firstLineChars="50" w:firstLine="110"/>
        <w:rPr>
          <w:ins w:id="3782" w:author="t_竹沢 公佑" w:date="2019-10-07T07:31:00Z"/>
          <w:sz w:val="22"/>
          <w:szCs w:val="22"/>
          <w:rPrChange w:id="3783" w:author="t_竹沢 公佑" w:date="2019-10-07T07:32:00Z">
            <w:rPr>
              <w:ins w:id="3784" w:author="t_竹沢 公佑" w:date="2019-10-07T07:31:00Z"/>
              <w:sz w:val="22"/>
              <w:szCs w:val="22"/>
              <w:lang w:val="en"/>
            </w:rPr>
          </w:rPrChange>
        </w:rPr>
        <w:pPrChange w:id="3785" w:author="t_竹沢 公佑" w:date="2019-10-07T07:33:00Z">
          <w:pPr>
            <w:pStyle w:val="a0"/>
            <w:ind w:leftChars="50" w:left="230" w:hangingChars="50" w:hanging="110"/>
          </w:pPr>
        </w:pPrChange>
      </w:pPr>
      <w:ins w:id="3786" w:author="t_竹沢 公佑" w:date="2019-10-07T07:32:00Z">
        <w:r>
          <w:rPr>
            <w:rFonts w:hint="eastAsia"/>
            <w:sz w:val="22"/>
            <w:szCs w:val="22"/>
          </w:rPr>
          <w:t>When device driver is installed to system, device driver tries to find prototype/production DRXP board. If it detects the prototype/production DRXP board, it creates device file, /dev/drxpX (X=0,1,2,</w:t>
        </w:r>
        <w:r>
          <w:rPr>
            <w:sz w:val="22"/>
            <w:szCs w:val="22"/>
          </w:rPr>
          <w:t>…</w:t>
        </w:r>
        <w:r>
          <w:rPr>
            <w:rFonts w:hint="eastAsia"/>
            <w:sz w:val="22"/>
            <w:szCs w:val="22"/>
          </w:rPr>
          <w:t xml:space="preserve">). </w:t>
        </w:r>
      </w:ins>
      <w:ins w:id="3787" w:author="t_竹沢 公佑" w:date="2019-10-07T07:33:00Z">
        <w:r w:rsidR="00255267">
          <w:rPr>
            <w:rFonts w:hint="eastAsia"/>
            <w:sz w:val="22"/>
            <w:szCs w:val="22"/>
          </w:rPr>
          <w:t>Your application can control/monitor DRXP boards via th</w:t>
        </w:r>
      </w:ins>
      <w:ins w:id="3788" w:author="t_竹沢 公佑" w:date="2019-10-07T07:34:00Z">
        <w:r w:rsidR="00255267">
          <w:rPr>
            <w:rFonts w:hint="eastAsia"/>
            <w:sz w:val="22"/>
            <w:szCs w:val="22"/>
          </w:rPr>
          <w:t>ese</w:t>
        </w:r>
      </w:ins>
      <w:ins w:id="3789" w:author="t_竹沢 公佑" w:date="2019-10-07T07:33:00Z">
        <w:r w:rsidR="00255267">
          <w:rPr>
            <w:rFonts w:hint="eastAsia"/>
            <w:sz w:val="22"/>
            <w:szCs w:val="22"/>
          </w:rPr>
          <w:t xml:space="preserve"> device file.</w:t>
        </w:r>
      </w:ins>
      <w:ins w:id="3790" w:author="t_竹沢 公佑" w:date="2019-10-07T07:34:00Z">
        <w:r w:rsidR="00255267">
          <w:rPr>
            <w:rFonts w:hint="eastAsia"/>
            <w:sz w:val="22"/>
            <w:szCs w:val="22"/>
          </w:rPr>
          <w:t xml:space="preserve"> </w:t>
        </w:r>
      </w:ins>
      <w:ins w:id="3791" w:author="t_竹沢 公佑" w:date="2019-10-07T07:32:00Z">
        <w:r>
          <w:rPr>
            <w:rFonts w:hint="eastAsia"/>
            <w:sz w:val="22"/>
            <w:szCs w:val="22"/>
          </w:rPr>
          <w:t>The device file index(X) is assigned from zero in order. When it detects prototype DRXP board, it creates one device file. (e.g. /dev/drxpX)</w:t>
        </w:r>
      </w:ins>
      <w:ins w:id="3792" w:author="t_竹沢 公佑" w:date="2019-10-07T07:34:00Z">
        <w:r w:rsidR="00255267">
          <w:rPr>
            <w:rFonts w:hint="eastAsia"/>
            <w:sz w:val="22"/>
            <w:szCs w:val="22"/>
          </w:rPr>
          <w:t>.</w:t>
        </w:r>
      </w:ins>
      <w:ins w:id="3793" w:author="t_竹沢 公佑" w:date="2019-10-07T07:32:00Z">
        <w:r>
          <w:rPr>
            <w:rFonts w:hint="eastAsia"/>
            <w:sz w:val="22"/>
            <w:szCs w:val="22"/>
          </w:rPr>
          <w:t xml:space="preserve"> When it detects production DRXP board, it creates two device files. (e.g. /dev/drxpX, /dev/drxp(X+1)) </w:t>
        </w:r>
      </w:ins>
      <w:ins w:id="3794" w:author="t_竹沢 公佑" w:date="2019-10-07T07:34:00Z">
        <w:r w:rsidR="00255267">
          <w:rPr>
            <w:rFonts w:hint="eastAsia"/>
            <w:sz w:val="22"/>
            <w:szCs w:val="22"/>
          </w:rPr>
          <w:t xml:space="preserve">. </w:t>
        </w:r>
      </w:ins>
      <w:ins w:id="3795" w:author="t_竹沢 公佑" w:date="2019-10-07T07:32:00Z">
        <w:r>
          <w:rPr>
            <w:rFonts w:hint="eastAsia"/>
            <w:sz w:val="22"/>
            <w:szCs w:val="22"/>
          </w:rPr>
          <w:t xml:space="preserve">The smaller number is imparted IF1. For </w:t>
        </w:r>
        <w:r>
          <w:rPr>
            <w:sz w:val="22"/>
            <w:szCs w:val="22"/>
          </w:rPr>
          <w:t>example</w:t>
        </w:r>
        <w:r>
          <w:rPr>
            <w:rFonts w:hint="eastAsia"/>
            <w:sz w:val="22"/>
            <w:szCs w:val="22"/>
          </w:rPr>
          <w:t xml:space="preserve">, one prototype DRXP board and one production DRXP board are in one server. And assume that the device driver finds prototype DRXP board at first. In this case, /dev/drxp0 is created for prototype DRXP board, /dev/drxp1 is created for production DRXP board IF1, /dev/drxp1 is created for production DRXP </w:t>
        </w:r>
        <w:r>
          <w:rPr>
            <w:sz w:val="22"/>
            <w:szCs w:val="22"/>
          </w:rPr>
          <w:t>board</w:t>
        </w:r>
        <w:r>
          <w:rPr>
            <w:rFonts w:hint="eastAsia"/>
            <w:sz w:val="22"/>
            <w:szCs w:val="22"/>
          </w:rPr>
          <w:t xml:space="preserve"> IF2.</w:t>
        </w:r>
      </w:ins>
    </w:p>
    <w:p w:rsidR="00DF1C7C" w:rsidDel="002B0AF3" w:rsidRDefault="00DF1C7C" w:rsidP="0065619D">
      <w:pPr>
        <w:pStyle w:val="a0"/>
        <w:ind w:leftChars="0" w:left="0" w:firstLineChars="64" w:firstLine="141"/>
        <w:rPr>
          <w:del w:id="3796" w:author="t_竹沢 公佑" w:date="2019-10-07T06:44:00Z"/>
          <w:sz w:val="22"/>
          <w:szCs w:val="22"/>
          <w:lang w:val="en"/>
        </w:rPr>
      </w:pPr>
      <w:r>
        <w:rPr>
          <w:sz w:val="22"/>
          <w:szCs w:val="22"/>
          <w:lang w:val="en"/>
        </w:rPr>
        <w:t>This driver does not allow</w:t>
      </w:r>
      <w:del w:id="3797" w:author="t_竹沢 公佑" w:date="2019-10-04T22:05:00Z">
        <w:r w:rsidDel="00B57D8D">
          <w:rPr>
            <w:sz w:val="22"/>
            <w:szCs w:val="22"/>
            <w:lang w:val="en"/>
          </w:rPr>
          <w:delText xml:space="preserve"> </w:delText>
        </w:r>
      </w:del>
      <w:ins w:id="3798" w:author="t_竹沢 公佑" w:date="2019-10-04T22:05:00Z">
        <w:r w:rsidR="00B57D8D">
          <w:rPr>
            <w:rFonts w:hint="eastAsia"/>
            <w:sz w:val="22"/>
            <w:szCs w:val="22"/>
            <w:lang w:val="en"/>
          </w:rPr>
          <w:t xml:space="preserve"> a device file to open multiply</w:t>
        </w:r>
      </w:ins>
      <w:del w:id="3799" w:author="t_竹沢 公佑" w:date="2019-10-04T22:05:00Z">
        <w:r w:rsidDel="00B57D8D">
          <w:rPr>
            <w:sz w:val="22"/>
            <w:szCs w:val="22"/>
            <w:lang w:val="en"/>
          </w:rPr>
          <w:delText>multiple open of DRXP board unit</w:delText>
        </w:r>
      </w:del>
      <w:r>
        <w:rPr>
          <w:sz w:val="22"/>
          <w:szCs w:val="22"/>
          <w:lang w:val="en"/>
        </w:rPr>
        <w:t>.</w:t>
      </w:r>
      <w:r w:rsidR="00673E0E">
        <w:rPr>
          <w:rFonts w:hint="eastAsia"/>
          <w:sz w:val="22"/>
          <w:szCs w:val="22"/>
          <w:lang w:val="en"/>
        </w:rPr>
        <w:t xml:space="preserve"> </w:t>
      </w:r>
      <w:r>
        <w:rPr>
          <w:sz w:val="22"/>
          <w:szCs w:val="22"/>
          <w:lang w:val="en"/>
        </w:rPr>
        <w:t xml:space="preserve">This driver is not </w:t>
      </w:r>
      <w:r w:rsidRPr="00E77CBB">
        <w:rPr>
          <w:sz w:val="22"/>
          <w:szCs w:val="22"/>
          <w:lang w:val="en"/>
        </w:rPr>
        <w:t>reentrant</w:t>
      </w:r>
      <w:r>
        <w:rPr>
          <w:sz w:val="22"/>
          <w:szCs w:val="22"/>
          <w:lang w:val="en"/>
        </w:rPr>
        <w:t xml:space="preserve">. </w:t>
      </w:r>
      <w:ins w:id="3800" w:author="t_竹沢 公佑" w:date="2019-10-04T22:06:00Z">
        <w:r w:rsidR="00B57D8D">
          <w:rPr>
            <w:rFonts w:hint="eastAsia"/>
            <w:sz w:val="22"/>
            <w:szCs w:val="22"/>
            <w:lang w:val="en"/>
          </w:rPr>
          <w:t>When you want to use single device file in many applications, you need to put them together so that single application access to single device file</w:t>
        </w:r>
        <w:r w:rsidR="00B57D8D">
          <w:rPr>
            <w:sz w:val="22"/>
            <w:szCs w:val="22"/>
            <w:lang w:val="en"/>
          </w:rPr>
          <w:t>.</w:t>
        </w:r>
      </w:ins>
      <w:ins w:id="3801" w:author="t_竹沢 公佑" w:date="2019-10-04T22:07:00Z">
        <w:r w:rsidR="00B57D8D">
          <w:rPr>
            <w:rFonts w:hint="eastAsia"/>
            <w:sz w:val="22"/>
            <w:szCs w:val="22"/>
            <w:lang w:val="en"/>
          </w:rPr>
          <w:t xml:space="preserve"> </w:t>
        </w:r>
      </w:ins>
      <w:del w:id="3802" w:author="t_竹沢 公佑" w:date="2019-10-04T22:07:00Z">
        <w:r w:rsidDel="00B57D8D">
          <w:rPr>
            <w:sz w:val="22"/>
            <w:szCs w:val="22"/>
            <w:lang w:val="en"/>
          </w:rPr>
          <w:delText>Exclusive processing of the case to be used in multiple</w:delText>
        </w:r>
        <w:r w:rsidDel="00B57D8D">
          <w:rPr>
            <w:rFonts w:hint="eastAsia"/>
            <w:sz w:val="22"/>
            <w:szCs w:val="22"/>
            <w:lang w:val="en"/>
          </w:rPr>
          <w:delText xml:space="preserve"> </w:delText>
        </w:r>
        <w:r w:rsidDel="00B57D8D">
          <w:rPr>
            <w:sz w:val="22"/>
            <w:szCs w:val="22"/>
            <w:lang w:val="en"/>
          </w:rPr>
          <w:delText>process</w:delText>
        </w:r>
        <w:r w:rsidR="00433187" w:rsidDel="00B57D8D">
          <w:rPr>
            <w:rFonts w:hint="eastAsia"/>
            <w:sz w:val="22"/>
            <w:szCs w:val="22"/>
            <w:lang w:val="en"/>
          </w:rPr>
          <w:delText>es</w:delText>
        </w:r>
        <w:r w:rsidDel="00B57D8D">
          <w:rPr>
            <w:sz w:val="22"/>
            <w:szCs w:val="22"/>
            <w:lang w:val="en"/>
          </w:rPr>
          <w:delText xml:space="preserve"> shall be</w:delText>
        </w:r>
        <w:r w:rsidDel="00B57D8D">
          <w:rPr>
            <w:rFonts w:hint="eastAsia"/>
            <w:sz w:val="22"/>
            <w:szCs w:val="22"/>
            <w:lang w:val="en"/>
          </w:rPr>
          <w:delText xml:space="preserve"> </w:delText>
        </w:r>
        <w:r w:rsidDel="00B57D8D">
          <w:rPr>
            <w:sz w:val="22"/>
            <w:szCs w:val="22"/>
            <w:lang w:val="en"/>
          </w:rPr>
          <w:delText xml:space="preserve">determined </w:delText>
        </w:r>
        <w:r w:rsidRPr="00E77CBB" w:rsidDel="00B57D8D">
          <w:rPr>
            <w:sz w:val="22"/>
            <w:szCs w:val="22"/>
            <w:lang w:val="en"/>
          </w:rPr>
          <w:delText>at the sole discretion of the application</w:delText>
        </w:r>
        <w:r w:rsidDel="00B57D8D">
          <w:rPr>
            <w:sz w:val="22"/>
            <w:szCs w:val="22"/>
            <w:lang w:val="en"/>
          </w:rPr>
          <w:delText>.</w:delText>
        </w:r>
        <w:r w:rsidR="00673E0E" w:rsidDel="00B57D8D">
          <w:rPr>
            <w:rFonts w:hint="eastAsia"/>
            <w:sz w:val="22"/>
            <w:szCs w:val="22"/>
            <w:lang w:val="en"/>
          </w:rPr>
          <w:delText xml:space="preserve"> </w:delText>
        </w:r>
      </w:del>
      <w:r w:rsidR="00673E0E">
        <w:rPr>
          <w:rFonts w:hint="eastAsia"/>
          <w:sz w:val="22"/>
          <w:szCs w:val="22"/>
          <w:lang w:val="en"/>
        </w:rPr>
        <w:t xml:space="preserve">And this driver </w:t>
      </w:r>
      <w:del w:id="3803" w:author="t_竹沢 公佑" w:date="2019-10-04T22:07:00Z">
        <w:r w:rsidR="00673E0E" w:rsidDel="00B57D8D">
          <w:rPr>
            <w:rFonts w:hint="eastAsia"/>
            <w:sz w:val="22"/>
            <w:szCs w:val="22"/>
            <w:lang w:val="en"/>
          </w:rPr>
          <w:delText xml:space="preserve">is only </w:delText>
        </w:r>
      </w:del>
      <w:r w:rsidR="00673E0E">
        <w:rPr>
          <w:rFonts w:hint="eastAsia"/>
          <w:sz w:val="22"/>
          <w:szCs w:val="22"/>
          <w:lang w:val="en"/>
        </w:rPr>
        <w:t>support</w:t>
      </w:r>
      <w:ins w:id="3804" w:author="t_竹沢 公佑" w:date="2019-10-04T22:07:00Z">
        <w:r w:rsidR="00B57D8D">
          <w:rPr>
            <w:rFonts w:hint="eastAsia"/>
            <w:sz w:val="22"/>
            <w:szCs w:val="22"/>
            <w:lang w:val="en"/>
          </w:rPr>
          <w:t>s</w:t>
        </w:r>
      </w:ins>
      <w:r w:rsidR="00673E0E">
        <w:rPr>
          <w:rFonts w:hint="eastAsia"/>
          <w:sz w:val="22"/>
          <w:szCs w:val="22"/>
          <w:lang w:val="en"/>
        </w:rPr>
        <w:t xml:space="preserve"> </w:t>
      </w:r>
      <w:ins w:id="3805" w:author="t_竹沢 公佑" w:date="2019-10-04T22:07:00Z">
        <w:r w:rsidR="00B57D8D">
          <w:rPr>
            <w:rFonts w:hint="eastAsia"/>
            <w:sz w:val="22"/>
            <w:szCs w:val="22"/>
            <w:lang w:val="en"/>
          </w:rPr>
          <w:t xml:space="preserve">only </w:t>
        </w:r>
      </w:ins>
      <w:del w:id="3806" w:author="t_竹沢 公佑" w:date="2019-10-04T22:07:00Z">
        <w:r w:rsidR="00673E0E" w:rsidDel="00B57D8D">
          <w:rPr>
            <w:rFonts w:hint="eastAsia"/>
            <w:sz w:val="22"/>
            <w:szCs w:val="22"/>
            <w:lang w:val="en"/>
          </w:rPr>
          <w:delText xml:space="preserve">the </w:delText>
        </w:r>
      </w:del>
      <w:r w:rsidR="00673E0E">
        <w:rPr>
          <w:rFonts w:hint="eastAsia"/>
          <w:sz w:val="22"/>
          <w:szCs w:val="22"/>
          <w:lang w:val="en"/>
        </w:rPr>
        <w:t xml:space="preserve">x86-x64 architecture. </w:t>
      </w:r>
    </w:p>
    <w:p w:rsidR="00E77CBB" w:rsidRDefault="00E77CBB">
      <w:pPr>
        <w:pStyle w:val="a0"/>
        <w:ind w:leftChars="0" w:left="0" w:firstLineChars="64" w:firstLine="141"/>
        <w:rPr>
          <w:sz w:val="22"/>
          <w:szCs w:val="22"/>
          <w:lang w:val="en"/>
        </w:rPr>
        <w:pPrChange w:id="3807" w:author="t_竹沢 公佑" w:date="2019-10-07T06:44:00Z">
          <w:pPr>
            <w:pStyle w:val="a0"/>
            <w:ind w:leftChars="50" w:left="230" w:hangingChars="50" w:hanging="110"/>
          </w:pPr>
        </w:pPrChange>
      </w:pPr>
    </w:p>
    <w:p w:rsidR="00DF1C7C" w:rsidRDefault="00DF1C7C" w:rsidP="005038B9">
      <w:pPr>
        <w:pStyle w:val="a0"/>
        <w:ind w:leftChars="0" w:left="2" w:firstLineChars="64" w:firstLine="141"/>
        <w:rPr>
          <w:sz w:val="22"/>
          <w:szCs w:val="22"/>
        </w:rPr>
      </w:pPr>
      <w:del w:id="3808" w:author="t_竹沢 公佑" w:date="2019-10-04T22:09:00Z">
        <w:r w:rsidDel="00B57D8D">
          <w:rPr>
            <w:sz w:val="22"/>
            <w:szCs w:val="22"/>
          </w:rPr>
          <w:delText xml:space="preserve">For </w:delText>
        </w:r>
      </w:del>
      <w:r>
        <w:rPr>
          <w:sz w:val="22"/>
          <w:szCs w:val="22"/>
        </w:rPr>
        <w:t xml:space="preserve">C/C++ programs include the header file “drxpd.h” </w:t>
      </w:r>
      <w:ins w:id="3809" w:author="t_竹沢 公佑" w:date="2019-10-04T22:09:00Z">
        <w:r w:rsidR="00B57D8D">
          <w:rPr>
            <w:rFonts w:hint="eastAsia"/>
            <w:sz w:val="22"/>
            <w:szCs w:val="22"/>
          </w:rPr>
          <w:t xml:space="preserve">to use </w:t>
        </w:r>
      </w:ins>
      <w:del w:id="3810" w:author="t_竹沢 公佑" w:date="2019-10-04T22:09:00Z">
        <w:r w:rsidDel="00B57D8D">
          <w:rPr>
            <w:sz w:val="22"/>
            <w:szCs w:val="22"/>
          </w:rPr>
          <w:delText xml:space="preserve">that defines </w:delText>
        </w:r>
      </w:del>
      <w:r>
        <w:rPr>
          <w:sz w:val="22"/>
          <w:szCs w:val="22"/>
        </w:rPr>
        <w:t xml:space="preserve">the data structures and constants </w:t>
      </w:r>
      <w:ins w:id="3811" w:author="t_竹沢 公佑" w:date="2019-10-04T22:10:00Z">
        <w:r w:rsidR="00B57D8D">
          <w:rPr>
            <w:rFonts w:hint="eastAsia"/>
            <w:sz w:val="22"/>
            <w:szCs w:val="22"/>
          </w:rPr>
          <w:t xml:space="preserve">in your application. The </w:t>
        </w:r>
      </w:ins>
      <w:del w:id="3812" w:author="t_竹沢 公佑" w:date="2019-10-04T22:10:00Z">
        <w:r w:rsidDel="00B57D8D">
          <w:rPr>
            <w:sz w:val="22"/>
            <w:szCs w:val="22"/>
          </w:rPr>
          <w:delText xml:space="preserve">Note that the </w:delText>
        </w:r>
      </w:del>
      <w:r>
        <w:rPr>
          <w:sz w:val="22"/>
          <w:szCs w:val="22"/>
        </w:rPr>
        <w:t xml:space="preserve">header file currently contains two sets of constants, the first </w:t>
      </w:r>
      <w:r>
        <w:rPr>
          <w:rFonts w:hint="eastAsia"/>
          <w:sz w:val="22"/>
          <w:szCs w:val="22"/>
        </w:rPr>
        <w:t xml:space="preserve">is </w:t>
      </w:r>
      <w:r>
        <w:rPr>
          <w:sz w:val="22"/>
          <w:szCs w:val="22"/>
        </w:rPr>
        <w:t xml:space="preserve">for kernel space (the driver itself), and </w:t>
      </w:r>
      <w:ins w:id="3813" w:author="t_竹沢 公佑" w:date="2019-10-04T22:11:00Z">
        <w:r w:rsidR="00B57D8D">
          <w:rPr>
            <w:rFonts w:hint="eastAsia"/>
            <w:sz w:val="22"/>
            <w:szCs w:val="22"/>
          </w:rPr>
          <w:t>the other</w:t>
        </w:r>
      </w:ins>
      <w:del w:id="3814" w:author="t_竹沢 公佑" w:date="2019-10-04T22:11:00Z">
        <w:r w:rsidR="003738FE" w:rsidDel="00B57D8D">
          <w:rPr>
            <w:rFonts w:hint="eastAsia"/>
            <w:sz w:val="22"/>
            <w:szCs w:val="22"/>
          </w:rPr>
          <w:delText>another</w:delText>
        </w:r>
      </w:del>
      <w:r w:rsidR="003738FE">
        <w:rPr>
          <w:rFonts w:hint="eastAsia"/>
          <w:sz w:val="22"/>
          <w:szCs w:val="22"/>
        </w:rPr>
        <w:t xml:space="preserve"> </w:t>
      </w:r>
      <w:r>
        <w:rPr>
          <w:rFonts w:hint="eastAsia"/>
          <w:sz w:val="22"/>
          <w:szCs w:val="22"/>
        </w:rPr>
        <w:t xml:space="preserve">is </w:t>
      </w:r>
      <w:r>
        <w:rPr>
          <w:sz w:val="22"/>
          <w:szCs w:val="22"/>
        </w:rPr>
        <w:t>for the user</w:t>
      </w:r>
      <w:ins w:id="3815" w:author="t_竹沢 公佑" w:date="2019-10-04T22:11:00Z">
        <w:r w:rsidR="00B57D8D">
          <w:rPr>
            <w:rFonts w:hint="eastAsia"/>
            <w:sz w:val="22"/>
            <w:szCs w:val="22"/>
          </w:rPr>
          <w:t>-</w:t>
        </w:r>
      </w:ins>
      <w:del w:id="3816" w:author="t_竹沢 公佑" w:date="2019-10-04T22:11:00Z">
        <w:r w:rsidDel="00B57D8D">
          <w:rPr>
            <w:sz w:val="22"/>
            <w:szCs w:val="22"/>
          </w:rPr>
          <w:delText xml:space="preserve"> </w:delText>
        </w:r>
      </w:del>
      <w:r>
        <w:rPr>
          <w:sz w:val="22"/>
          <w:szCs w:val="22"/>
        </w:rPr>
        <w:t>software. Control and monitoring</w:t>
      </w:r>
      <w:r w:rsidR="003738FE">
        <w:rPr>
          <w:rFonts w:hint="eastAsia"/>
          <w:sz w:val="22"/>
          <w:szCs w:val="22"/>
        </w:rPr>
        <w:t xml:space="preserve"> </w:t>
      </w:r>
      <w:ins w:id="3817" w:author="t_竹沢 公佑" w:date="2019-10-04T22:12:00Z">
        <w:r w:rsidR="00B57D8D">
          <w:rPr>
            <w:rFonts w:hint="eastAsia"/>
            <w:sz w:val="22"/>
            <w:szCs w:val="22"/>
          </w:rPr>
          <w:t xml:space="preserve">items which contain </w:t>
        </w:r>
      </w:ins>
      <w:del w:id="3818" w:author="t_竹沢 公佑" w:date="2019-10-04T22:12:00Z">
        <w:r w:rsidR="003738FE" w:rsidDel="00B57D8D">
          <w:rPr>
            <w:rFonts w:hint="eastAsia"/>
            <w:sz w:val="22"/>
            <w:szCs w:val="22"/>
          </w:rPr>
          <w:delText>words</w:delText>
        </w:r>
        <w:r w:rsidDel="00B57D8D">
          <w:rPr>
            <w:sz w:val="22"/>
            <w:szCs w:val="22"/>
          </w:rPr>
          <w:delText xml:space="preserve"> </w:delText>
        </w:r>
        <w:r w:rsidR="003738FE" w:rsidDel="00B57D8D">
          <w:rPr>
            <w:rFonts w:hint="eastAsia"/>
            <w:sz w:val="22"/>
            <w:szCs w:val="22"/>
          </w:rPr>
          <w:delText xml:space="preserve">of characters </w:delText>
        </w:r>
      </w:del>
      <w:r w:rsidR="003738FE">
        <w:rPr>
          <w:sz w:val="22"/>
          <w:szCs w:val="22"/>
        </w:rPr>
        <w:t>‘</w:t>
      </w:r>
      <w:r>
        <w:rPr>
          <w:sz w:val="22"/>
          <w:szCs w:val="22"/>
        </w:rPr>
        <w:t>*_ID_*</w:t>
      </w:r>
      <w:r w:rsidR="003738FE">
        <w:rPr>
          <w:sz w:val="22"/>
          <w:szCs w:val="22"/>
        </w:rPr>
        <w:t>’</w:t>
      </w:r>
      <w:del w:id="3819" w:author="t_竹沢 公佑" w:date="2019-10-04T22:12:00Z">
        <w:r w:rsidDel="00B57D8D">
          <w:rPr>
            <w:sz w:val="22"/>
            <w:szCs w:val="22"/>
          </w:rPr>
          <w:delText xml:space="preserve"> </w:delText>
        </w:r>
      </w:del>
      <w:ins w:id="3820" w:author="t_竹沢 公佑" w:date="2019-10-04T22:12:00Z">
        <w:r w:rsidR="00B57D8D">
          <w:rPr>
            <w:rFonts w:hint="eastAsia"/>
            <w:sz w:val="22"/>
            <w:szCs w:val="22"/>
          </w:rPr>
          <w:t>are latter</w:t>
        </w:r>
      </w:ins>
      <w:del w:id="3821" w:author="t_竹沢 公佑" w:date="2019-10-04T22:12:00Z">
        <w:r w:rsidDel="00B57D8D">
          <w:rPr>
            <w:sz w:val="22"/>
            <w:szCs w:val="22"/>
          </w:rPr>
          <w:delText>are intended for user software</w:delText>
        </w:r>
      </w:del>
      <w:ins w:id="3822" w:author="t_竹沢 公佑" w:date="2019-10-04T22:13:00Z">
        <w:r w:rsidR="00B57D8D">
          <w:rPr>
            <w:rFonts w:hint="eastAsia"/>
            <w:sz w:val="22"/>
            <w:szCs w:val="22"/>
          </w:rPr>
          <w:t>.</w:t>
        </w:r>
      </w:ins>
      <w:del w:id="3823" w:author="t_竹沢 公佑" w:date="2019-10-04T22:13:00Z">
        <w:r w:rsidDel="00B57D8D">
          <w:rPr>
            <w:sz w:val="22"/>
            <w:szCs w:val="22"/>
          </w:rPr>
          <w:delText>.</w:delText>
        </w:r>
      </w:del>
      <w:r>
        <w:rPr>
          <w:sz w:val="22"/>
          <w:szCs w:val="22"/>
        </w:rPr>
        <w:t xml:space="preserve"> For example, </w:t>
      </w:r>
      <w:r w:rsidR="00FD7F5E">
        <w:rPr>
          <w:sz w:val="22"/>
          <w:szCs w:val="22"/>
        </w:rPr>
        <w:t>RESET_DFR</w:t>
      </w:r>
      <w:r>
        <w:rPr>
          <w:sz w:val="22"/>
          <w:szCs w:val="22"/>
        </w:rPr>
        <w:t xml:space="preserve"> is for kernel space only, and you should use </w:t>
      </w:r>
      <w:r w:rsidR="00FD7F5E">
        <w:rPr>
          <w:sz w:val="22"/>
          <w:szCs w:val="22"/>
        </w:rPr>
        <w:t>RST</w:t>
      </w:r>
      <w:r w:rsidR="00FD7F5E">
        <w:rPr>
          <w:rFonts w:hint="eastAsia"/>
          <w:sz w:val="22"/>
          <w:szCs w:val="22"/>
        </w:rPr>
        <w:t>_</w:t>
      </w:r>
      <w:r w:rsidR="00FD7F5E">
        <w:rPr>
          <w:sz w:val="22"/>
          <w:szCs w:val="22"/>
        </w:rPr>
        <w:t>DFR</w:t>
      </w:r>
      <w:r>
        <w:rPr>
          <w:sz w:val="22"/>
          <w:szCs w:val="22"/>
        </w:rPr>
        <w:t xml:space="preserve">_ID_ALL (or </w:t>
      </w:r>
      <w:r w:rsidR="00FD7F5E">
        <w:rPr>
          <w:sz w:val="22"/>
          <w:szCs w:val="22"/>
        </w:rPr>
        <w:t>RST</w:t>
      </w:r>
      <w:r w:rsidR="00FD7F5E">
        <w:rPr>
          <w:rFonts w:hint="eastAsia"/>
          <w:sz w:val="22"/>
          <w:szCs w:val="22"/>
        </w:rPr>
        <w:t>_</w:t>
      </w:r>
      <w:r w:rsidR="00FD7F5E">
        <w:rPr>
          <w:sz w:val="22"/>
          <w:szCs w:val="22"/>
        </w:rPr>
        <w:t>DFR</w:t>
      </w:r>
      <w:r>
        <w:rPr>
          <w:sz w:val="22"/>
          <w:szCs w:val="22"/>
        </w:rPr>
        <w:t xml:space="preserve">_ID_D, </w:t>
      </w:r>
      <w:r w:rsidR="00FD7F5E">
        <w:rPr>
          <w:sz w:val="22"/>
          <w:szCs w:val="22"/>
        </w:rPr>
        <w:t>RST</w:t>
      </w:r>
      <w:r w:rsidR="00FD7F5E">
        <w:rPr>
          <w:rFonts w:hint="eastAsia"/>
          <w:sz w:val="22"/>
          <w:szCs w:val="22"/>
        </w:rPr>
        <w:t>_</w:t>
      </w:r>
      <w:r w:rsidR="00FD7F5E">
        <w:rPr>
          <w:sz w:val="22"/>
          <w:szCs w:val="22"/>
        </w:rPr>
        <w:t>DFR_</w:t>
      </w:r>
      <w:r>
        <w:rPr>
          <w:sz w:val="22"/>
          <w:szCs w:val="22"/>
        </w:rPr>
        <w:t xml:space="preserve">ID_C, or </w:t>
      </w:r>
      <w:r w:rsidR="00FD7F5E">
        <w:rPr>
          <w:sz w:val="22"/>
          <w:szCs w:val="22"/>
        </w:rPr>
        <w:t>RST</w:t>
      </w:r>
      <w:r w:rsidR="00FD7F5E">
        <w:rPr>
          <w:rFonts w:hint="eastAsia"/>
          <w:sz w:val="22"/>
          <w:szCs w:val="22"/>
        </w:rPr>
        <w:t>_</w:t>
      </w:r>
      <w:r w:rsidR="00FD7F5E">
        <w:rPr>
          <w:sz w:val="22"/>
          <w:szCs w:val="22"/>
        </w:rPr>
        <w:t>DFR_</w:t>
      </w:r>
      <w:r>
        <w:rPr>
          <w:sz w:val="22"/>
          <w:szCs w:val="22"/>
        </w:rPr>
        <w:t>ID_B).</w:t>
      </w:r>
    </w:p>
    <w:p w:rsidR="00C75864" w:rsidRPr="00E059A1" w:rsidRDefault="00C75864" w:rsidP="0065619D">
      <w:pPr>
        <w:pStyle w:val="a0"/>
        <w:ind w:leftChars="0" w:left="2" w:firstLineChars="64" w:firstLine="141"/>
        <w:rPr>
          <w:sz w:val="22"/>
          <w:szCs w:val="22"/>
        </w:rPr>
      </w:pPr>
      <w:del w:id="3824" w:author="t_竹沢 公佑" w:date="2019-10-04T22:13:00Z">
        <w:r w:rsidRPr="00106060" w:rsidDel="00B57D8D">
          <w:rPr>
            <w:sz w:val="22"/>
            <w:szCs w:val="22"/>
          </w:rPr>
          <w:delText>The device driver set</w:delText>
        </w:r>
        <w:r w:rsidR="005D2BC8" w:rsidDel="00B57D8D">
          <w:rPr>
            <w:rFonts w:hint="eastAsia"/>
            <w:sz w:val="22"/>
            <w:szCs w:val="22"/>
          </w:rPr>
          <w:delText>s</w:delText>
        </w:r>
        <w:r w:rsidR="005D2BC8" w:rsidDel="00B57D8D">
          <w:rPr>
            <w:sz w:val="22"/>
            <w:szCs w:val="22"/>
          </w:rPr>
          <w:delText xml:space="preserve"> </w:delText>
        </w:r>
        <w:r w:rsidR="005D2BC8" w:rsidDel="00B57D8D">
          <w:rPr>
            <w:rFonts w:hint="eastAsia"/>
            <w:sz w:val="22"/>
            <w:szCs w:val="22"/>
          </w:rPr>
          <w:delText xml:space="preserve">the </w:delText>
        </w:r>
        <w:r w:rsidRPr="00106060" w:rsidDel="00B57D8D">
          <w:rPr>
            <w:sz w:val="22"/>
            <w:szCs w:val="22"/>
          </w:rPr>
          <w:delText>proper value to errn</w:delText>
        </w:r>
        <w:r w:rsidDel="00B57D8D">
          <w:rPr>
            <w:sz w:val="22"/>
            <w:szCs w:val="22"/>
          </w:rPr>
          <w:delText>o</w:delText>
        </w:r>
        <w:r w:rsidR="005D2BC8" w:rsidDel="00B57D8D">
          <w:rPr>
            <w:rFonts w:hint="eastAsia"/>
            <w:sz w:val="22"/>
            <w:szCs w:val="22"/>
          </w:rPr>
          <w:delText>.</w:delText>
        </w:r>
        <w:r w:rsidDel="00B57D8D">
          <w:rPr>
            <w:sz w:val="22"/>
            <w:szCs w:val="22"/>
          </w:rPr>
          <w:delText xml:space="preserve"> </w:delText>
        </w:r>
      </w:del>
      <w:r w:rsidR="005D2BC8">
        <w:rPr>
          <w:rFonts w:hint="eastAsia"/>
          <w:sz w:val="22"/>
          <w:szCs w:val="22"/>
        </w:rPr>
        <w:t xml:space="preserve">We recommend </w:t>
      </w:r>
      <w:ins w:id="3825" w:author="t_竹沢 公佑" w:date="2019-10-04T22:14:00Z">
        <w:r w:rsidR="00B57D8D">
          <w:rPr>
            <w:rFonts w:hint="eastAsia"/>
            <w:sz w:val="22"/>
            <w:szCs w:val="22"/>
          </w:rPr>
          <w:t xml:space="preserve">your </w:t>
        </w:r>
      </w:ins>
      <w:del w:id="3826" w:author="t_竹沢 公佑" w:date="2019-10-04T22:14:00Z">
        <w:r w:rsidR="005D2BC8" w:rsidDel="00B57D8D">
          <w:rPr>
            <w:rFonts w:hint="eastAsia"/>
            <w:sz w:val="22"/>
            <w:szCs w:val="22"/>
          </w:rPr>
          <w:delText xml:space="preserve">that user </w:delText>
        </w:r>
      </w:del>
      <w:r w:rsidR="005D2BC8">
        <w:rPr>
          <w:rFonts w:hint="eastAsia"/>
          <w:sz w:val="22"/>
          <w:szCs w:val="22"/>
        </w:rPr>
        <w:t xml:space="preserve">application </w:t>
      </w:r>
      <w:ins w:id="3827" w:author="t_竹沢 公佑" w:date="2019-10-04T22:14:00Z">
        <w:r w:rsidR="00B57D8D">
          <w:rPr>
            <w:rFonts w:hint="eastAsia"/>
            <w:sz w:val="22"/>
            <w:szCs w:val="22"/>
          </w:rPr>
          <w:t xml:space="preserve">should </w:t>
        </w:r>
      </w:ins>
      <w:r w:rsidR="005D2BC8">
        <w:rPr>
          <w:rFonts w:hint="eastAsia"/>
          <w:sz w:val="22"/>
          <w:szCs w:val="22"/>
        </w:rPr>
        <w:t>include</w:t>
      </w:r>
      <w:del w:id="3828" w:author="t_竹沢 公佑" w:date="2019-10-04T22:14:00Z">
        <w:r w:rsidR="005D2BC8" w:rsidDel="00B57D8D">
          <w:rPr>
            <w:rFonts w:hint="eastAsia"/>
            <w:sz w:val="22"/>
            <w:szCs w:val="22"/>
          </w:rPr>
          <w:delText>s</w:delText>
        </w:r>
      </w:del>
      <w:r w:rsidR="005D2BC8">
        <w:rPr>
          <w:rFonts w:hint="eastAsia"/>
          <w:sz w:val="22"/>
          <w:szCs w:val="22"/>
        </w:rPr>
        <w:t xml:space="preserve"> &lt;errno.h&gt; and check</w:t>
      </w:r>
      <w:del w:id="3829" w:author="t_竹沢 公佑" w:date="2019-10-04T22:14:00Z">
        <w:r w:rsidR="008B62DD" w:rsidDel="00B57D8D">
          <w:rPr>
            <w:rFonts w:hint="eastAsia"/>
            <w:sz w:val="22"/>
            <w:szCs w:val="22"/>
          </w:rPr>
          <w:delText>s</w:delText>
        </w:r>
      </w:del>
      <w:r w:rsidR="005D2BC8">
        <w:rPr>
          <w:rFonts w:hint="eastAsia"/>
          <w:sz w:val="22"/>
          <w:szCs w:val="22"/>
        </w:rPr>
        <w:t xml:space="preserve"> the errno when DRXP API fails.</w:t>
      </w:r>
      <w:r w:rsidR="00E059A1" w:rsidRPr="00E059A1">
        <w:t xml:space="preserve"> </w:t>
      </w:r>
      <w:r w:rsidR="005D2BC8">
        <w:rPr>
          <w:rFonts w:hint="eastAsia"/>
        </w:rPr>
        <w:t>For the detail of errno(3), please execute man command and read manual of errno(3). (e.g. $man errno</w:t>
      </w:r>
      <w:del w:id="3830" w:author="t_竹沢 公佑" w:date="2019-10-04T22:14:00Z">
        <w:r w:rsidR="005D2BC8" w:rsidDel="00554EBE">
          <w:rPr>
            <w:rFonts w:hint="eastAsia"/>
          </w:rPr>
          <w:delText xml:space="preserve"> </w:delText>
        </w:r>
      </w:del>
      <w:r w:rsidR="005D2BC8">
        <w:rPr>
          <w:rFonts w:hint="eastAsia"/>
        </w:rPr>
        <w:t>.)</w:t>
      </w:r>
      <w:ins w:id="3831" w:author="t_竹沢 公佑" w:date="2019-10-04T22:18:00Z">
        <w:r w:rsidR="00554EBE">
          <w:rPr>
            <w:rFonts w:hint="eastAsia"/>
          </w:rPr>
          <w:t xml:space="preserve"> </w:t>
        </w:r>
      </w:ins>
      <w:del w:id="3832" w:author="t_竹沢 公佑" w:date="2019-10-04T22:18:00Z">
        <w:r w:rsidR="005D2BC8" w:rsidDel="00554EBE">
          <w:rPr>
            <w:rFonts w:hint="eastAsia"/>
          </w:rPr>
          <w:delText xml:space="preserve"> </w:delText>
        </w:r>
      </w:del>
      <w:ins w:id="3833" w:author="t_竹沢 公佑" w:date="2019-10-04T22:15:00Z">
        <w:r w:rsidR="00554EBE">
          <w:rPr>
            <w:rFonts w:hint="eastAsia"/>
          </w:rPr>
          <w:t xml:space="preserve">Your application should </w:t>
        </w:r>
      </w:ins>
      <w:del w:id="3834" w:author="t_竹沢 公佑" w:date="2019-10-04T22:15:00Z">
        <w:r w:rsidR="00E059A1" w:rsidRPr="00E059A1" w:rsidDel="00554EBE">
          <w:rPr>
            <w:sz w:val="22"/>
            <w:szCs w:val="22"/>
          </w:rPr>
          <w:delText xml:space="preserve">In the case that user application wants to </w:delText>
        </w:r>
      </w:del>
      <w:r w:rsidR="00E059A1" w:rsidRPr="00E059A1">
        <w:rPr>
          <w:sz w:val="22"/>
          <w:szCs w:val="22"/>
        </w:rPr>
        <w:t xml:space="preserve">include </w:t>
      </w:r>
      <w:del w:id="3835" w:author="t_竹沢 公佑" w:date="2019-10-04T22:16:00Z">
        <w:r w:rsidR="00E059A1" w:rsidRPr="00E059A1" w:rsidDel="00554EBE">
          <w:rPr>
            <w:sz w:val="22"/>
            <w:szCs w:val="22"/>
          </w:rPr>
          <w:delText xml:space="preserve">the errno header device driver uses explicitly, please include </w:delText>
        </w:r>
      </w:del>
      <w:r w:rsidR="00E059A1" w:rsidRPr="00E059A1">
        <w:rPr>
          <w:sz w:val="22"/>
          <w:szCs w:val="22"/>
        </w:rPr>
        <w:t>“/usr/include/asm-generic/errno.h” and</w:t>
      </w:r>
      <w:ins w:id="3836" w:author="t_竹沢 公佑" w:date="2019-10-04T22:16:00Z">
        <w:r w:rsidR="00554EBE">
          <w:rPr>
            <w:rFonts w:hint="eastAsia"/>
            <w:sz w:val="22"/>
            <w:szCs w:val="22"/>
          </w:rPr>
          <w:t xml:space="preserve"> </w:t>
        </w:r>
      </w:ins>
      <w:del w:id="3837" w:author="t_竹沢 公佑" w:date="2019-10-04T22:16:00Z">
        <w:r w:rsidR="00E059A1" w:rsidRPr="00E059A1" w:rsidDel="00554EBE">
          <w:rPr>
            <w:sz w:val="22"/>
            <w:szCs w:val="22"/>
          </w:rPr>
          <w:delText xml:space="preserve"> </w:delText>
        </w:r>
      </w:del>
      <w:r w:rsidR="00E059A1" w:rsidRPr="00E059A1">
        <w:rPr>
          <w:sz w:val="22"/>
          <w:szCs w:val="22"/>
        </w:rPr>
        <w:t>“/usr/include/asm-generic/errno-base.h”</w:t>
      </w:r>
      <w:ins w:id="3838" w:author="t_竹沢 公佑" w:date="2019-10-04T22:17:00Z">
        <w:r w:rsidR="00554EBE">
          <w:rPr>
            <w:rFonts w:hint="eastAsia"/>
            <w:sz w:val="22"/>
            <w:szCs w:val="22"/>
          </w:rPr>
          <w:t xml:space="preserve"> to </w:t>
        </w:r>
        <w:r w:rsidR="00554EBE">
          <w:rPr>
            <w:sz w:val="22"/>
            <w:szCs w:val="22"/>
          </w:rPr>
          <w:t>include</w:t>
        </w:r>
        <w:r w:rsidR="00554EBE">
          <w:rPr>
            <w:rFonts w:hint="eastAsia"/>
            <w:sz w:val="22"/>
            <w:szCs w:val="22"/>
          </w:rPr>
          <w:t xml:space="preserve"> the same errno header that the device driver uses explicitly</w:t>
        </w:r>
      </w:ins>
      <w:r w:rsidR="00E059A1" w:rsidRPr="00E059A1">
        <w:rPr>
          <w:sz w:val="22"/>
          <w:szCs w:val="22"/>
        </w:rPr>
        <w:t>.</w:t>
      </w:r>
    </w:p>
    <w:p w:rsidR="00106060" w:rsidRPr="0065619D" w:rsidRDefault="00106060" w:rsidP="00106060">
      <w:pPr>
        <w:pStyle w:val="a0"/>
        <w:ind w:leftChars="0" w:left="2" w:firstLineChars="64" w:firstLine="141"/>
        <w:rPr>
          <w:sz w:val="22"/>
          <w:szCs w:val="22"/>
        </w:rPr>
      </w:pPr>
    </w:p>
    <w:p w:rsidR="00DF1C7C" w:rsidRPr="008F5241" w:rsidRDefault="00554EBE" w:rsidP="008F5241">
      <w:pPr>
        <w:pStyle w:val="2"/>
        <w:rPr>
          <w:sz w:val="22"/>
          <w:szCs w:val="22"/>
          <w:u w:val="single"/>
        </w:rPr>
      </w:pPr>
      <w:bookmarkStart w:id="3839" w:name="_Ref21123276"/>
      <w:bookmarkStart w:id="3840" w:name="_Ref21123320"/>
      <w:bookmarkStart w:id="3841" w:name="_Ref21123325"/>
      <w:bookmarkStart w:id="3842" w:name="_Toc63179399"/>
      <w:ins w:id="3843" w:author="t_竹沢 公佑" w:date="2019-10-04T22:18:00Z">
        <w:r>
          <w:rPr>
            <w:rFonts w:hint="eastAsia"/>
            <w:u w:val="single"/>
          </w:rPr>
          <w:t xml:space="preserve">Installation of the </w:t>
        </w:r>
      </w:ins>
      <w:del w:id="3844" w:author="t_竹沢 公佑" w:date="2019-10-04T22:18:00Z">
        <w:r w:rsidR="00DF1C7C" w:rsidRPr="008F5241" w:rsidDel="00554EBE">
          <w:rPr>
            <w:rFonts w:hint="eastAsia"/>
            <w:u w:val="single"/>
          </w:rPr>
          <w:delText xml:space="preserve">Installing </w:delText>
        </w:r>
      </w:del>
      <w:r w:rsidR="00DF1C7C" w:rsidRPr="008F5241">
        <w:rPr>
          <w:rFonts w:hint="eastAsia"/>
          <w:u w:val="single"/>
        </w:rPr>
        <w:t>Driver</w:t>
      </w:r>
      <w:bookmarkEnd w:id="3839"/>
      <w:bookmarkEnd w:id="3840"/>
      <w:bookmarkEnd w:id="3841"/>
      <w:bookmarkEnd w:id="3842"/>
    </w:p>
    <w:p w:rsidR="006840BF" w:rsidRDefault="00554EBE" w:rsidP="00D239E6">
      <w:pPr>
        <w:ind w:firstLineChars="64" w:firstLine="141"/>
        <w:rPr>
          <w:sz w:val="22"/>
          <w:szCs w:val="22"/>
        </w:rPr>
      </w:pPr>
      <w:ins w:id="3845" w:author="t_竹沢 公佑" w:date="2019-10-04T22:19:00Z">
        <w:r>
          <w:rPr>
            <w:rFonts w:hint="eastAsia"/>
            <w:sz w:val="22"/>
            <w:szCs w:val="22"/>
          </w:rPr>
          <w:t>About</w:t>
        </w:r>
      </w:ins>
      <w:del w:id="3846" w:author="t_竹沢 公佑" w:date="2019-10-04T22:19:00Z">
        <w:r w:rsidR="006840BF" w:rsidDel="00554EBE">
          <w:rPr>
            <w:rFonts w:hint="eastAsia"/>
            <w:sz w:val="22"/>
            <w:szCs w:val="22"/>
          </w:rPr>
          <w:delText>For</w:delText>
        </w:r>
      </w:del>
      <w:r w:rsidR="006840BF">
        <w:rPr>
          <w:rFonts w:hint="eastAsia"/>
          <w:sz w:val="22"/>
          <w:szCs w:val="22"/>
        </w:rPr>
        <w:t xml:space="preserve"> the </w:t>
      </w:r>
      <w:r w:rsidR="006840BF">
        <w:rPr>
          <w:sz w:val="22"/>
          <w:szCs w:val="22"/>
        </w:rPr>
        <w:t>installation</w:t>
      </w:r>
      <w:r w:rsidR="006840BF">
        <w:rPr>
          <w:rFonts w:hint="eastAsia"/>
          <w:sz w:val="22"/>
          <w:szCs w:val="22"/>
        </w:rPr>
        <w:t xml:space="preserve"> driver, please refer </w:t>
      </w:r>
      <w:ins w:id="3847" w:author="t_竹沢 公佑" w:date="2019-10-07T07:02:00Z">
        <w:r w:rsidR="00BA15CB">
          <w:rPr>
            <w:rFonts w:hint="eastAsia"/>
            <w:sz w:val="22"/>
            <w:szCs w:val="22"/>
          </w:rPr>
          <w:t xml:space="preserve">to </w:t>
        </w:r>
      </w:ins>
      <w:r w:rsidR="006840BF">
        <w:rPr>
          <w:rFonts w:hint="eastAsia"/>
          <w:sz w:val="22"/>
          <w:szCs w:val="22"/>
        </w:rPr>
        <w:t>the user</w:t>
      </w:r>
      <w:r w:rsidR="006840BF">
        <w:rPr>
          <w:sz w:val="22"/>
          <w:szCs w:val="22"/>
        </w:rPr>
        <w:t>’</w:t>
      </w:r>
      <w:r w:rsidR="006840BF">
        <w:rPr>
          <w:rFonts w:hint="eastAsia"/>
          <w:sz w:val="22"/>
          <w:szCs w:val="22"/>
        </w:rPr>
        <w:t>s　manual.</w:t>
      </w:r>
    </w:p>
    <w:p w:rsidR="00D239E6" w:rsidRDefault="00D239E6" w:rsidP="00D239E6">
      <w:pPr>
        <w:ind w:firstLineChars="64" w:firstLine="141"/>
        <w:rPr>
          <w:ins w:id="3848" w:author="t_竹沢 公佑" w:date="2019-10-07T07:13:00Z"/>
          <w:sz w:val="22"/>
          <w:szCs w:val="22"/>
        </w:rPr>
      </w:pPr>
    </w:p>
    <w:p w:rsidR="00910B03" w:rsidRPr="008C7594" w:rsidDel="00910B03" w:rsidRDefault="00910B03">
      <w:pPr>
        <w:rPr>
          <w:del w:id="3849" w:author="t_竹沢 公佑" w:date="2019-10-07T07:32:00Z"/>
          <w:sz w:val="22"/>
          <w:szCs w:val="22"/>
        </w:rPr>
        <w:pPrChange w:id="3850" w:author="t_竹沢 公佑" w:date="2019-10-07T07:29:00Z">
          <w:pPr>
            <w:ind w:firstLineChars="64" w:firstLine="141"/>
          </w:pPr>
        </w:pPrChange>
      </w:pPr>
      <w:bookmarkStart w:id="3851" w:name="_Toc41910889"/>
      <w:bookmarkStart w:id="3852" w:name="_Toc42516138"/>
      <w:bookmarkStart w:id="3853" w:name="_Toc43121251"/>
      <w:bookmarkStart w:id="3854" w:name="_Toc43725344"/>
      <w:bookmarkStart w:id="3855" w:name="_Toc47086910"/>
      <w:bookmarkStart w:id="3856" w:name="_Toc49171325"/>
      <w:bookmarkStart w:id="3857" w:name="_Toc49171435"/>
      <w:bookmarkStart w:id="3858" w:name="_Toc57792478"/>
      <w:bookmarkStart w:id="3859" w:name="_Toc63160521"/>
      <w:bookmarkStart w:id="3860" w:name="_Toc63179400"/>
      <w:bookmarkEnd w:id="3851"/>
      <w:bookmarkEnd w:id="3852"/>
      <w:bookmarkEnd w:id="3853"/>
      <w:bookmarkEnd w:id="3854"/>
      <w:bookmarkEnd w:id="3855"/>
      <w:bookmarkEnd w:id="3856"/>
      <w:bookmarkEnd w:id="3857"/>
      <w:bookmarkEnd w:id="3858"/>
      <w:bookmarkEnd w:id="3859"/>
      <w:bookmarkEnd w:id="3860"/>
    </w:p>
    <w:p w:rsidR="00D239E6" w:rsidRPr="008F5241" w:rsidRDefault="00554EBE" w:rsidP="008F5241">
      <w:pPr>
        <w:pStyle w:val="2"/>
        <w:rPr>
          <w:sz w:val="22"/>
          <w:szCs w:val="22"/>
          <w:u w:val="single"/>
        </w:rPr>
      </w:pPr>
      <w:bookmarkStart w:id="3861" w:name="_Toc63179401"/>
      <w:ins w:id="3862" w:author="t_竹沢 公佑" w:date="2019-10-04T22:18:00Z">
        <w:r>
          <w:rPr>
            <w:rFonts w:hint="eastAsia"/>
            <w:u w:val="single"/>
          </w:rPr>
          <w:t>Uninstallation of the</w:t>
        </w:r>
      </w:ins>
      <w:del w:id="3863" w:author="t_竹沢 公佑" w:date="2019-10-04T22:18:00Z">
        <w:r w:rsidR="00D239E6" w:rsidRPr="008F5241" w:rsidDel="00554EBE">
          <w:rPr>
            <w:rFonts w:hint="eastAsia"/>
            <w:u w:val="single"/>
          </w:rPr>
          <w:delText>Uninstalling</w:delText>
        </w:r>
      </w:del>
      <w:r w:rsidR="00D239E6" w:rsidRPr="008F5241">
        <w:rPr>
          <w:rFonts w:hint="eastAsia"/>
          <w:u w:val="single"/>
        </w:rPr>
        <w:t xml:space="preserve"> Driver</w:t>
      </w:r>
      <w:bookmarkEnd w:id="3861"/>
    </w:p>
    <w:p w:rsidR="00DF1C7C" w:rsidRDefault="00554EBE" w:rsidP="00D239E6">
      <w:pPr>
        <w:ind w:firstLineChars="64" w:firstLine="141"/>
        <w:rPr>
          <w:sz w:val="22"/>
          <w:szCs w:val="22"/>
        </w:rPr>
      </w:pPr>
      <w:ins w:id="3864" w:author="t_竹沢 公佑" w:date="2019-10-04T22:19:00Z">
        <w:r>
          <w:rPr>
            <w:rFonts w:hint="eastAsia"/>
            <w:sz w:val="22"/>
            <w:szCs w:val="22"/>
          </w:rPr>
          <w:t xml:space="preserve">About </w:t>
        </w:r>
      </w:ins>
      <w:del w:id="3865" w:author="t_竹沢 公佑" w:date="2019-10-04T22:19:00Z">
        <w:r w:rsidR="006840BF" w:rsidDel="00554EBE">
          <w:rPr>
            <w:rFonts w:hint="eastAsia"/>
            <w:sz w:val="22"/>
            <w:szCs w:val="22"/>
          </w:rPr>
          <w:delText xml:space="preserve">For </w:delText>
        </w:r>
      </w:del>
      <w:r w:rsidR="006840BF">
        <w:rPr>
          <w:rFonts w:hint="eastAsia"/>
          <w:sz w:val="22"/>
          <w:szCs w:val="22"/>
        </w:rPr>
        <w:t xml:space="preserve">the uninstallation driver, please refer </w:t>
      </w:r>
      <w:ins w:id="3866" w:author="t_竹沢 公佑" w:date="2019-10-07T07:02:00Z">
        <w:r w:rsidR="00BA15CB">
          <w:rPr>
            <w:rFonts w:hint="eastAsia"/>
            <w:sz w:val="22"/>
            <w:szCs w:val="22"/>
          </w:rPr>
          <w:t xml:space="preserve">to </w:t>
        </w:r>
      </w:ins>
      <w:r w:rsidR="006840BF">
        <w:rPr>
          <w:rFonts w:hint="eastAsia"/>
          <w:sz w:val="22"/>
          <w:szCs w:val="22"/>
        </w:rPr>
        <w:t>the user</w:t>
      </w:r>
      <w:r w:rsidR="006840BF">
        <w:rPr>
          <w:sz w:val="22"/>
          <w:szCs w:val="22"/>
        </w:rPr>
        <w:t>’</w:t>
      </w:r>
      <w:r w:rsidR="006840BF">
        <w:rPr>
          <w:rFonts w:hint="eastAsia"/>
          <w:sz w:val="22"/>
          <w:szCs w:val="22"/>
        </w:rPr>
        <w:t>s manual.</w:t>
      </w:r>
    </w:p>
    <w:p w:rsidR="00D239E6" w:rsidDel="00255267" w:rsidRDefault="00D239E6" w:rsidP="00D239E6">
      <w:pPr>
        <w:ind w:firstLineChars="64" w:firstLine="141"/>
        <w:rPr>
          <w:del w:id="3867" w:author="t_竹沢 公佑" w:date="2019-10-07T07:35:00Z"/>
          <w:sz w:val="22"/>
          <w:szCs w:val="22"/>
        </w:rPr>
      </w:pPr>
    </w:p>
    <w:p w:rsidR="00D239E6" w:rsidRPr="00D239E6" w:rsidDel="00255267" w:rsidRDefault="00D239E6" w:rsidP="00D239E6">
      <w:pPr>
        <w:rPr>
          <w:del w:id="3868" w:author="t_竹沢 公佑" w:date="2019-10-07T07:35:00Z"/>
        </w:rPr>
      </w:pPr>
    </w:p>
    <w:p w:rsidR="00D239E6" w:rsidDel="00255267" w:rsidRDefault="00D239E6" w:rsidP="00D239E6">
      <w:pPr>
        <w:rPr>
          <w:del w:id="3869" w:author="t_竹沢 公佑" w:date="2019-10-07T07:35:00Z"/>
        </w:rPr>
      </w:pPr>
    </w:p>
    <w:p w:rsidR="007D6474" w:rsidDel="00255267" w:rsidRDefault="007D6474" w:rsidP="00D239E6">
      <w:pPr>
        <w:rPr>
          <w:del w:id="3870" w:author="t_竹沢 公佑" w:date="2019-10-07T07:35:00Z"/>
        </w:rPr>
      </w:pPr>
    </w:p>
    <w:p w:rsidR="007D6474" w:rsidDel="00255267" w:rsidRDefault="007D6474" w:rsidP="00D239E6">
      <w:pPr>
        <w:rPr>
          <w:del w:id="3871" w:author="t_竹沢 公佑" w:date="2019-10-07T07:35:00Z"/>
        </w:rPr>
      </w:pPr>
    </w:p>
    <w:p w:rsidR="007D6474" w:rsidDel="00255267" w:rsidRDefault="007D6474" w:rsidP="00D239E6">
      <w:pPr>
        <w:rPr>
          <w:del w:id="3872" w:author="t_竹沢 公佑" w:date="2019-10-07T07:35:00Z"/>
        </w:rPr>
      </w:pPr>
    </w:p>
    <w:p w:rsidR="007D6474" w:rsidRDefault="007D6474" w:rsidP="00D239E6"/>
    <w:p w:rsidR="007D6474" w:rsidDel="00C76394" w:rsidRDefault="00C76394" w:rsidP="00D239E6">
      <w:pPr>
        <w:rPr>
          <w:del w:id="3873" w:author="t_竹沢 公佑" w:date="2019-09-04T15:35:00Z"/>
        </w:rPr>
      </w:pPr>
      <w:ins w:id="3874" w:author="t_竹沢 公佑" w:date="2019-09-04T15:35:00Z">
        <w:r>
          <w:rPr>
            <w:sz w:val="22"/>
            <w:szCs w:val="22"/>
          </w:rPr>
          <w:br w:type="page"/>
        </w:r>
      </w:ins>
    </w:p>
    <w:p w:rsidR="007D6474" w:rsidDel="00C76394" w:rsidRDefault="007D6474" w:rsidP="00D239E6">
      <w:pPr>
        <w:rPr>
          <w:del w:id="3875" w:author="t_竹沢 公佑" w:date="2019-09-04T15:35:00Z"/>
        </w:rPr>
      </w:pPr>
    </w:p>
    <w:p w:rsidR="007D6474" w:rsidDel="00C76394" w:rsidRDefault="007D6474" w:rsidP="00D239E6">
      <w:pPr>
        <w:rPr>
          <w:del w:id="3876" w:author="t_竹沢 公佑" w:date="2019-09-04T15:35:00Z"/>
        </w:rPr>
      </w:pPr>
    </w:p>
    <w:p w:rsidR="007D6474" w:rsidDel="00C76394" w:rsidRDefault="007D6474" w:rsidP="00D239E6">
      <w:pPr>
        <w:rPr>
          <w:del w:id="3877" w:author="t_竹沢 公佑" w:date="2019-09-04T15:35:00Z"/>
        </w:rPr>
      </w:pPr>
    </w:p>
    <w:p w:rsidR="007D6474" w:rsidDel="00C76394" w:rsidRDefault="007D6474" w:rsidP="00D239E6">
      <w:pPr>
        <w:rPr>
          <w:del w:id="3878" w:author="t_竹沢 公佑" w:date="2019-09-04T15:35:00Z"/>
        </w:rPr>
      </w:pPr>
    </w:p>
    <w:p w:rsidR="007D6474" w:rsidDel="00C76394" w:rsidRDefault="007D6474" w:rsidP="00D239E6">
      <w:pPr>
        <w:rPr>
          <w:del w:id="3879" w:author="t_竹沢 公佑" w:date="2019-09-04T15:35:00Z"/>
        </w:rPr>
      </w:pPr>
    </w:p>
    <w:p w:rsidR="007D6474" w:rsidDel="00C76394" w:rsidRDefault="007D6474" w:rsidP="00D239E6">
      <w:pPr>
        <w:rPr>
          <w:del w:id="3880" w:author="t_竹沢 公佑" w:date="2019-09-04T15:35:00Z"/>
        </w:rPr>
      </w:pPr>
    </w:p>
    <w:p w:rsidR="007D6474" w:rsidDel="00C76394" w:rsidRDefault="007D6474" w:rsidP="00D239E6">
      <w:pPr>
        <w:rPr>
          <w:del w:id="3881" w:author="t_竹沢 公佑" w:date="2019-09-04T15:35:00Z"/>
        </w:rPr>
      </w:pPr>
    </w:p>
    <w:p w:rsidR="007D6474" w:rsidRPr="00A76A6B" w:rsidRDefault="007D6474" w:rsidP="00D239E6">
      <w:pPr>
        <w:rPr>
          <w:sz w:val="22"/>
          <w:szCs w:val="22"/>
        </w:rPr>
      </w:pPr>
    </w:p>
    <w:p w:rsidR="00585BB3" w:rsidRPr="00585BB3" w:rsidRDefault="00D239E6" w:rsidP="008F5241">
      <w:pPr>
        <w:pStyle w:val="2"/>
        <w:rPr>
          <w:b w:val="0"/>
          <w:bCs w:val="0"/>
          <w:sz w:val="24"/>
          <w:szCs w:val="24"/>
        </w:rPr>
      </w:pPr>
      <w:bookmarkStart w:id="3882" w:name="_Ref13549235"/>
      <w:bookmarkStart w:id="3883" w:name="_Toc63179402"/>
      <w:r w:rsidRPr="008F5241">
        <w:rPr>
          <w:rFonts w:hint="eastAsia"/>
          <w:u w:val="single"/>
        </w:rPr>
        <w:t>Example of reception</w:t>
      </w:r>
      <w:bookmarkEnd w:id="3882"/>
      <w:bookmarkEnd w:id="3883"/>
    </w:p>
    <w:p w:rsidR="00DF1C7C" w:rsidRPr="00585BB3" w:rsidRDefault="00784A1F" w:rsidP="00585BB3">
      <w: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92" type="#_x0000_t176" style="position:absolute;margin-left:180pt;margin-top:8.05pt;width:132pt;height:18pt;z-index:32">
            <v:textbox style="mso-next-textbox:#_x0000_s1192" inset="5.85pt,.7pt,5.85pt,.7pt">
              <w:txbxContent>
                <w:p w:rsidR="000F6E92" w:rsidRPr="00585BB3" w:rsidRDefault="000F6E92" w:rsidP="00585BB3">
                  <w:pPr>
                    <w:jc w:val="center"/>
                    <w:rPr>
                      <w:sz w:val="20"/>
                      <w:szCs w:val="20"/>
                    </w:rPr>
                  </w:pPr>
                  <w:r w:rsidRPr="00585BB3">
                    <w:rPr>
                      <w:rFonts w:hint="eastAsia"/>
                      <w:sz w:val="20"/>
                      <w:szCs w:val="20"/>
                    </w:rPr>
                    <w:t>START</w:t>
                  </w:r>
                </w:p>
              </w:txbxContent>
            </v:textbox>
          </v:shape>
        </w:pict>
      </w:r>
    </w:p>
    <w:p w:rsidR="00DF1C7C" w:rsidRDefault="00784A1F">
      <w:pPr>
        <w:spacing w:line="0" w:lineRule="atLeast"/>
      </w:pPr>
      <w:r>
        <w:pict>
          <v:shape id="_x0000_s1194" type="#_x0000_t32" style="position:absolute;margin-left:247.75pt;margin-top:8.05pt;width:.05pt;height:18.05pt;z-index:33" o:connectortype="straight">
            <v:stroke endarrow="block"/>
          </v:shape>
        </w:pict>
      </w:r>
    </w:p>
    <w:p w:rsidR="00585BB3" w:rsidRDefault="00784A1F">
      <w:pPr>
        <w:spacing w:line="0" w:lineRule="atLeast"/>
      </w:pPr>
      <w:r>
        <w:pict>
          <v:shape id="_x0000_s1193" type="#_x0000_t202" style="position:absolute;margin-left:152.5pt;margin-top:10.55pt;width:190.5pt;height:19.5pt;z-index:34">
            <v:textbox style="mso-next-textbox:#_x0000_s1193" inset="5.85pt,.7pt,5.85pt,.7pt">
              <w:txbxContent>
                <w:p w:rsidR="000F6E92" w:rsidRDefault="000F6E92">
                  <w:pPr>
                    <w:spacing w:line="0" w:lineRule="atLeast"/>
                    <w:rPr>
                      <w:sz w:val="22"/>
                      <w:szCs w:val="22"/>
                    </w:rPr>
                  </w:pPr>
                  <w:r>
                    <w:rPr>
                      <w:color w:val="222222"/>
                      <w:sz w:val="22"/>
                      <w:szCs w:val="22"/>
                      <w:lang w:val="en"/>
                    </w:rPr>
                    <w:t xml:space="preserve">“Open” </w:t>
                  </w:r>
                  <w:ins w:id="3884" w:author="t_竹沢 公佑" w:date="2019-10-04T22:20:00Z">
                    <w:r>
                      <w:rPr>
                        <w:rFonts w:hint="eastAsia"/>
                        <w:color w:val="222222"/>
                        <w:sz w:val="22"/>
                        <w:szCs w:val="22"/>
                        <w:lang w:val="en"/>
                      </w:rPr>
                      <w:t xml:space="preserve">with </w:t>
                    </w:r>
                  </w:ins>
                  <w:del w:id="3885" w:author="t_竹沢 公佑" w:date="2019-10-04T22:20:00Z">
                    <w:r w:rsidRPr="00011DBE" w:rsidDel="00554EBE">
                      <w:rPr>
                        <w:color w:val="222222"/>
                        <w:sz w:val="22"/>
                        <w:szCs w:val="22"/>
                        <w:lang w:val="en"/>
                      </w:rPr>
                      <w:delText>calls in</w:delText>
                    </w:r>
                    <w:r w:rsidDel="00554EBE">
                      <w:rPr>
                        <w:color w:val="222222"/>
                        <w:sz w:val="22"/>
                        <w:szCs w:val="22"/>
                        <w:lang w:val="en"/>
                      </w:rPr>
                      <w:delText xml:space="preserve"> </w:delText>
                    </w:r>
                  </w:del>
                  <w:r>
                    <w:rPr>
                      <w:color w:val="222222"/>
                      <w:sz w:val="22"/>
                      <w:szCs w:val="22"/>
                      <w:lang w:val="en"/>
                    </w:rPr>
                    <w:t>O_RDONLY</w:t>
                  </w:r>
                  <w:r>
                    <w:rPr>
                      <w:rFonts w:hint="eastAsia"/>
                      <w:color w:val="222222"/>
                      <w:sz w:val="22"/>
                      <w:szCs w:val="22"/>
                      <w:lang w:val="en"/>
                    </w:rPr>
                    <w:t xml:space="preserve"> </w:t>
                  </w:r>
                  <w:ins w:id="3886" w:author="t_竹沢 公佑" w:date="2019-10-04T22:21:00Z">
                    <w:r>
                      <w:rPr>
                        <w:rFonts w:hint="eastAsia"/>
                        <w:color w:val="222222"/>
                        <w:sz w:val="22"/>
                        <w:szCs w:val="22"/>
                        <w:lang w:val="en"/>
                      </w:rPr>
                      <w:t>flag</w:t>
                    </w:r>
                  </w:ins>
                  <w:del w:id="3887" w:author="t_竹沢 公佑" w:date="2019-10-04T22:21:00Z">
                    <w:r w:rsidDel="00554EBE">
                      <w:rPr>
                        <w:color w:val="222222"/>
                        <w:sz w:val="22"/>
                        <w:szCs w:val="22"/>
                        <w:lang w:val="en"/>
                      </w:rPr>
                      <w:delText>specified</w:delText>
                    </w:r>
                  </w:del>
                  <w:r>
                    <w:rPr>
                      <w:color w:val="222222"/>
                      <w:sz w:val="22"/>
                      <w:szCs w:val="22"/>
                      <w:lang w:val="en"/>
                    </w:rPr>
                    <w:t>.</w:t>
                  </w:r>
                </w:p>
              </w:txbxContent>
            </v:textbox>
          </v:shape>
        </w:pict>
      </w:r>
    </w:p>
    <w:p w:rsidR="00DF1C7C" w:rsidRDefault="00784A1F">
      <w:pPr>
        <w:spacing w:line="0" w:lineRule="atLeast"/>
      </w:pPr>
      <w:r>
        <w:rPr>
          <w:noProof/>
        </w:rPr>
        <w:pict>
          <v:shape id="_x0000_s1729" type="#_x0000_t32" style="position:absolute;margin-left:247.7pt;margin-top:14.5pt;width:.05pt;height:18.05pt;z-index:410" o:connectortype="straight">
            <v:stroke endarrow="block"/>
          </v:shape>
        </w:pict>
      </w:r>
    </w:p>
    <w:p w:rsidR="00DF1C7C" w:rsidRDefault="00DF1C7C">
      <w:pPr>
        <w:spacing w:line="0" w:lineRule="atLeast"/>
      </w:pPr>
    </w:p>
    <w:p w:rsidR="00DF1C7C" w:rsidRDefault="00784A1F">
      <w:pPr>
        <w:spacing w:line="0" w:lineRule="atLeast"/>
      </w:pPr>
      <w:r>
        <w:pict>
          <v:shape id="_x0000_s1196" type="#_x0000_t202" style="position:absolute;margin-left:135pt;margin-top:-.15pt;width:225pt;height:36.75pt;z-index:141">
            <v:textbox style="mso-next-textbox:#_x0000_s1196" inset="5.85pt,.7pt,5.85pt,.7pt">
              <w:txbxContent>
                <w:p w:rsidR="000F6E92" w:rsidRDefault="000F6E92">
                  <w:pPr>
                    <w:spacing w:line="0" w:lineRule="atLeast"/>
                    <w:rPr>
                      <w:sz w:val="22"/>
                      <w:szCs w:val="22"/>
                    </w:rPr>
                  </w:pPr>
                  <w:r>
                    <w:rPr>
                      <w:color w:val="222222"/>
                      <w:sz w:val="22"/>
                      <w:szCs w:val="22"/>
                      <w:lang w:val="en"/>
                    </w:rPr>
                    <w:t xml:space="preserve">Use </w:t>
                  </w:r>
                  <w:del w:id="3888" w:author="t_竹沢 公佑" w:date="2019-10-04T22:21:00Z">
                    <w:r w:rsidDel="00554EBE">
                      <w:rPr>
                        <w:color w:val="222222"/>
                        <w:sz w:val="22"/>
                        <w:szCs w:val="22"/>
                        <w:lang w:val="en"/>
                      </w:rPr>
                      <w:delText xml:space="preserve">the </w:delText>
                    </w:r>
                  </w:del>
                  <w:r>
                    <w:rPr>
                      <w:color w:val="222222"/>
                      <w:sz w:val="22"/>
                      <w:szCs w:val="22"/>
                      <w:lang w:val="en"/>
                    </w:rPr>
                    <w:t>"ioctl (DRXPD_</w:t>
                  </w:r>
                  <w:r>
                    <w:rPr>
                      <w:rFonts w:hint="eastAsia"/>
                      <w:color w:val="222222"/>
                      <w:sz w:val="22"/>
                      <w:szCs w:val="22"/>
                      <w:lang w:val="en"/>
                    </w:rPr>
                    <w:t>SET_</w:t>
                  </w:r>
                  <w:r>
                    <w:rPr>
                      <w:color w:val="222222"/>
                      <w:sz w:val="22"/>
                      <w:szCs w:val="22"/>
                      <w:lang w:val="en"/>
                    </w:rPr>
                    <w:t>RCV</w:t>
                  </w:r>
                  <w:r>
                    <w:rPr>
                      <w:rFonts w:hint="eastAsia"/>
                      <w:color w:val="222222"/>
                      <w:sz w:val="22"/>
                      <w:szCs w:val="22"/>
                      <w:lang w:val="en"/>
                    </w:rPr>
                    <w:t>GROUPS</w:t>
                  </w:r>
                  <w:r>
                    <w:rPr>
                      <w:color w:val="222222"/>
                      <w:sz w:val="22"/>
                      <w:szCs w:val="22"/>
                      <w:lang w:val="en"/>
                    </w:rPr>
                    <w:t>)"</w:t>
                  </w:r>
                  <w:del w:id="3889" w:author="t_竹沢 公佑" w:date="2019-10-04T22:21:00Z">
                    <w:r w:rsidDel="00554EBE">
                      <w:rPr>
                        <w:color w:val="222222"/>
                        <w:sz w:val="22"/>
                        <w:szCs w:val="22"/>
                        <w:lang w:val="en"/>
                      </w:rPr>
                      <w:delText>,</w:delText>
                    </w:r>
                  </w:del>
                  <w:r>
                    <w:rPr>
                      <w:color w:val="222222"/>
                      <w:sz w:val="22"/>
                      <w:szCs w:val="22"/>
                      <w:lang w:val="en"/>
                    </w:rPr>
                    <w:t xml:space="preserve"> to </w:t>
                  </w:r>
                  <w:r>
                    <w:rPr>
                      <w:rFonts w:hint="eastAsia"/>
                      <w:color w:val="222222"/>
                      <w:sz w:val="22"/>
                      <w:szCs w:val="22"/>
                      <w:lang w:val="en"/>
                    </w:rPr>
                    <w:t xml:space="preserve">change </w:t>
                  </w:r>
                  <w:r>
                    <w:rPr>
                      <w:rFonts w:hint="eastAsia"/>
                      <w:color w:val="222222"/>
                      <w:sz w:val="22"/>
                      <w:szCs w:val="22"/>
                    </w:rPr>
                    <w:t xml:space="preserve">the </w:t>
                  </w:r>
                  <w:r>
                    <w:rPr>
                      <w:rFonts w:hint="eastAsia"/>
                      <w:color w:val="222222"/>
                      <w:sz w:val="22"/>
                      <w:szCs w:val="22"/>
                      <w:lang w:val="en"/>
                    </w:rPr>
                    <w:t>number of group</w:t>
                  </w:r>
                  <w:ins w:id="3890" w:author="t_竹沢 公佑" w:date="2019-10-04T22:21:00Z">
                    <w:r>
                      <w:rPr>
                        <w:rFonts w:hint="eastAsia"/>
                        <w:color w:val="222222"/>
                        <w:sz w:val="22"/>
                        <w:szCs w:val="22"/>
                        <w:lang w:val="en"/>
                      </w:rPr>
                      <w:t>s</w:t>
                    </w:r>
                  </w:ins>
                  <w:r>
                    <w:rPr>
                      <w:rFonts w:hint="eastAsia"/>
                      <w:color w:val="222222"/>
                      <w:sz w:val="22"/>
                      <w:szCs w:val="22"/>
                      <w:lang w:val="en"/>
                    </w:rPr>
                    <w:t>.</w:t>
                  </w:r>
                </w:p>
              </w:txbxContent>
            </v:textbox>
          </v:shape>
        </w:pict>
      </w:r>
      <w:r>
        <w:pict>
          <v:shape id="_x0000_s1195" type="#_x0000_t202" style="position:absolute;margin-left:5in;margin-top:-.15pt;width:114.45pt;height:89.1pt;z-index:142" filled="f" stroked="f">
            <v:textbox style="mso-next-textbox:#_x0000_s1195" inset="5.85pt,.7pt,5.85pt,.7pt">
              <w:txbxContent>
                <w:p w:rsidR="000F6E92" w:rsidRPr="00D17F71" w:rsidRDefault="000F6E92">
                  <w:pPr>
                    <w:spacing w:line="0" w:lineRule="atLeast"/>
                    <w:rPr>
                      <w:color w:val="222222"/>
                      <w:sz w:val="22"/>
                      <w:szCs w:val="22"/>
                      <w:lang w:val="en"/>
                    </w:rPr>
                  </w:pPr>
                  <w:r w:rsidRPr="005038B9">
                    <w:rPr>
                      <w:color w:val="222222"/>
                      <w:sz w:val="22"/>
                      <w:szCs w:val="22"/>
                      <w:lang w:val="en"/>
                    </w:rPr>
                    <w:t>Not required if it is not necessary to change the number of group</w:t>
                  </w:r>
                  <w:r w:rsidRPr="005038B9">
                    <w:rPr>
                      <w:rFonts w:hint="eastAsia"/>
                      <w:color w:val="222222"/>
                      <w:sz w:val="22"/>
                      <w:szCs w:val="22"/>
                      <w:lang w:val="en"/>
                    </w:rPr>
                    <w:t xml:space="preserve"> from the nominal value of 16.</w:t>
                  </w:r>
                </w:p>
              </w:txbxContent>
            </v:textbox>
          </v:shape>
        </w:pict>
      </w:r>
    </w:p>
    <w:p w:rsidR="00DF1C7C" w:rsidRDefault="00DF1C7C">
      <w:pPr>
        <w:spacing w:line="0" w:lineRule="atLeast"/>
      </w:pPr>
    </w:p>
    <w:p w:rsidR="00DF1C7C" w:rsidRDefault="00784A1F">
      <w:pPr>
        <w:spacing w:line="0" w:lineRule="atLeast"/>
      </w:pPr>
      <w:r>
        <w:rPr>
          <w:noProof/>
        </w:rPr>
        <w:pict>
          <v:shape id="_x0000_s1730" type="#_x0000_t32" style="position:absolute;margin-left:247.65pt;margin-top:5.5pt;width:.05pt;height:18.05pt;z-index:411" o:connectortype="straight">
            <v:stroke endarrow="block"/>
          </v:shape>
        </w:pict>
      </w:r>
    </w:p>
    <w:p w:rsidR="00DF1C7C" w:rsidRDefault="00784A1F">
      <w:pPr>
        <w:spacing w:line="0" w:lineRule="atLeast"/>
      </w:pPr>
      <w:r>
        <w:pict>
          <v:shape id="_x0000_s1199" type="#_x0000_t202" style="position:absolute;margin-left:152.45pt;margin-top:7.2pt;width:191.25pt;height:35.25pt;z-index:35">
            <v:textbox style="mso-next-textbox:#_x0000_s1199" inset="5.85pt,.7pt,5.85pt,.7pt">
              <w:txbxContent>
                <w:p w:rsidR="000F6E92" w:rsidRDefault="000F6E92">
                  <w:pPr>
                    <w:spacing w:line="0" w:lineRule="atLeast"/>
                    <w:rPr>
                      <w:sz w:val="22"/>
                      <w:szCs w:val="22"/>
                    </w:rPr>
                  </w:pPr>
                  <w:r>
                    <w:rPr>
                      <w:color w:val="222222"/>
                      <w:sz w:val="22"/>
                      <w:szCs w:val="22"/>
                      <w:lang w:val="en"/>
                    </w:rPr>
                    <w:t xml:space="preserve">Call </w:t>
                  </w:r>
                  <w:del w:id="3891" w:author="t_竹沢 公佑" w:date="2019-10-04T22:22:00Z">
                    <w:r w:rsidDel="00554EBE">
                      <w:rPr>
                        <w:color w:val="222222"/>
                        <w:sz w:val="22"/>
                        <w:szCs w:val="22"/>
                        <w:lang w:val="en"/>
                      </w:rPr>
                      <w:delText xml:space="preserve">the </w:delText>
                    </w:r>
                  </w:del>
                  <w:r>
                    <w:rPr>
                      <w:color w:val="222222"/>
                      <w:sz w:val="22"/>
                      <w:szCs w:val="22"/>
                      <w:lang w:val="en"/>
                    </w:rPr>
                    <w:t>"mmap"</w:t>
                  </w:r>
                  <w:del w:id="3892" w:author="t_竹沢 公佑" w:date="2019-10-04T22:22:00Z">
                    <w:r w:rsidDel="00554EBE">
                      <w:rPr>
                        <w:color w:val="222222"/>
                        <w:sz w:val="22"/>
                        <w:szCs w:val="22"/>
                        <w:lang w:val="en"/>
                      </w:rPr>
                      <w:delText>,</w:delText>
                    </w:r>
                  </w:del>
                  <w:r>
                    <w:rPr>
                      <w:color w:val="222222"/>
                      <w:sz w:val="22"/>
                      <w:szCs w:val="22"/>
                      <w:lang w:val="en"/>
                    </w:rPr>
                    <w:t xml:space="preserve"> to get the address of the</w:t>
                  </w:r>
                  <w:ins w:id="3893" w:author="t_竹沢 公佑" w:date="2019-10-04T22:22:00Z">
                    <w:r>
                      <w:rPr>
                        <w:rFonts w:hint="eastAsia"/>
                        <w:color w:val="222222"/>
                        <w:sz w:val="22"/>
                        <w:szCs w:val="22"/>
                        <w:lang w:val="en"/>
                      </w:rPr>
                      <w:t xml:space="preserve"> </w:t>
                    </w:r>
                  </w:ins>
                  <w:ins w:id="3894" w:author="t_竹沢 公佑" w:date="2020-04-06T11:54:00Z">
                    <w:r>
                      <w:rPr>
                        <w:rFonts w:hint="eastAsia"/>
                        <w:color w:val="222222"/>
                        <w:sz w:val="22"/>
                        <w:szCs w:val="22"/>
                        <w:lang w:val="en"/>
                      </w:rPr>
                      <w:t xml:space="preserve">host </w:t>
                    </w:r>
                  </w:ins>
                  <w:del w:id="3895" w:author="t_竹沢 公佑" w:date="2019-10-04T22:22:00Z">
                    <w:r w:rsidDel="00554EBE">
                      <w:rPr>
                        <w:color w:val="222222"/>
                        <w:sz w:val="22"/>
                        <w:szCs w:val="22"/>
                        <w:lang w:val="en"/>
                      </w:rPr>
                      <w:delText xml:space="preserve"> </w:delText>
                    </w:r>
                  </w:del>
                  <w:ins w:id="3896" w:author="t_竹沢 公佑" w:date="2019-10-04T22:22:00Z">
                    <w:r>
                      <w:rPr>
                        <w:rFonts w:hint="eastAsia"/>
                        <w:color w:val="222222"/>
                        <w:sz w:val="22"/>
                        <w:szCs w:val="22"/>
                        <w:lang w:val="en"/>
                      </w:rPr>
                      <w:t>receive ring buffer</w:t>
                    </w:r>
                  </w:ins>
                  <w:del w:id="3897" w:author="t_竹沢 公佑" w:date="2019-10-04T22:22:00Z">
                    <w:r w:rsidDel="00554EBE">
                      <w:rPr>
                        <w:color w:val="222222"/>
                        <w:sz w:val="22"/>
                        <w:szCs w:val="22"/>
                        <w:lang w:val="en"/>
                      </w:rPr>
                      <w:delText>receiving ring buffer</w:delText>
                    </w:r>
                  </w:del>
                  <w:r>
                    <w:rPr>
                      <w:rFonts w:hint="eastAsia"/>
                      <w:color w:val="222222"/>
                      <w:sz w:val="22"/>
                      <w:szCs w:val="22"/>
                      <w:lang w:val="en"/>
                    </w:rPr>
                    <w:t>.</w:t>
                  </w:r>
                </w:p>
              </w:txbxContent>
            </v:textbox>
          </v:shape>
        </w:pict>
      </w:r>
    </w:p>
    <w:p w:rsidR="00DF1C7C" w:rsidRDefault="00DF1C7C">
      <w:pPr>
        <w:spacing w:line="0" w:lineRule="atLeast"/>
      </w:pPr>
    </w:p>
    <w:p w:rsidR="00DF1C7C" w:rsidRDefault="00784A1F">
      <w:pPr>
        <w:spacing w:line="0" w:lineRule="atLeast"/>
      </w:pPr>
      <w:r>
        <w:pict>
          <v:shape id="_x0000_s1200" type="#_x0000_t32" style="position:absolute;margin-left:248.05pt;margin-top:12.05pt;width:.05pt;height:16.5pt;z-index:36" o:connectortype="straight">
            <v:stroke endarrow="block"/>
          </v:shape>
        </w:pict>
      </w:r>
    </w:p>
    <w:p w:rsidR="00DF1C7C" w:rsidRDefault="00784A1F">
      <w:pPr>
        <w:spacing w:line="0" w:lineRule="atLeast"/>
      </w:pPr>
      <w:r>
        <w:pict>
          <v:shape id="_x0000_s1201" type="#_x0000_t202" style="position:absolute;margin-left:144.2pt;margin-top:14.5pt;width:207.75pt;height:36.75pt;z-index:37">
            <v:textbox style="mso-next-textbox:#_x0000_s1201" inset="5.85pt,.7pt,5.85pt,.7pt">
              <w:txbxContent>
                <w:p w:rsidR="000F6E92" w:rsidRDefault="000F6E92">
                  <w:pPr>
                    <w:spacing w:line="0" w:lineRule="atLeast"/>
                    <w:rPr>
                      <w:sz w:val="22"/>
                      <w:szCs w:val="22"/>
                    </w:rPr>
                  </w:pPr>
                  <w:r>
                    <w:rPr>
                      <w:color w:val="222222"/>
                      <w:sz w:val="22"/>
                      <w:szCs w:val="22"/>
                      <w:lang w:val="en"/>
                    </w:rPr>
                    <w:t xml:space="preserve">Use </w:t>
                  </w:r>
                  <w:del w:id="3898" w:author="t_竹沢 公佑" w:date="2019-10-04T22:23:00Z">
                    <w:r w:rsidDel="00554EBE">
                      <w:rPr>
                        <w:color w:val="222222"/>
                        <w:sz w:val="22"/>
                        <w:szCs w:val="22"/>
                        <w:lang w:val="en"/>
                      </w:rPr>
                      <w:delText xml:space="preserve">the </w:delText>
                    </w:r>
                  </w:del>
                  <w:r>
                    <w:rPr>
                      <w:color w:val="222222"/>
                      <w:sz w:val="22"/>
                      <w:szCs w:val="22"/>
                      <w:lang w:val="en"/>
                    </w:rPr>
                    <w:t>"ioctl (DRXPD_SET_RCVEVT)"</w:t>
                  </w:r>
                  <w:del w:id="3899" w:author="t_竹沢 公佑" w:date="2019-10-04T22:23:00Z">
                    <w:r w:rsidDel="00554EBE">
                      <w:rPr>
                        <w:color w:val="222222"/>
                        <w:sz w:val="22"/>
                        <w:szCs w:val="22"/>
                        <w:lang w:val="en"/>
                      </w:rPr>
                      <w:delText>,</w:delText>
                    </w:r>
                  </w:del>
                  <w:r>
                    <w:rPr>
                      <w:color w:val="222222"/>
                      <w:sz w:val="22"/>
                      <w:szCs w:val="22"/>
                      <w:lang w:val="en"/>
                    </w:rPr>
                    <w:t xml:space="preserve"> to register the reception completion event.</w:t>
                  </w:r>
                </w:p>
              </w:txbxContent>
            </v:textbox>
          </v:shape>
        </w:pict>
      </w:r>
    </w:p>
    <w:p w:rsidR="00DF1C7C" w:rsidRDefault="00DF1C7C">
      <w:pPr>
        <w:spacing w:line="0" w:lineRule="atLeast"/>
      </w:pPr>
    </w:p>
    <w:p w:rsidR="00DF1C7C" w:rsidRDefault="00784A1F">
      <w:pPr>
        <w:spacing w:line="0" w:lineRule="atLeast"/>
      </w:pPr>
      <w:r>
        <w:pict>
          <v:oval id="_x0000_s1226" style="position:absolute;margin-left:385.8pt;margin-top:14.85pt;width:24pt;height:24.75pt;z-index:155">
            <v:textbox inset="5.85pt,.7pt,5.85pt,.7pt"/>
          </v:oval>
        </w:pict>
      </w:r>
    </w:p>
    <w:p w:rsidR="00DF1C7C" w:rsidRDefault="00784A1F">
      <w:pPr>
        <w:spacing w:line="0" w:lineRule="atLeast"/>
      </w:pPr>
      <w:r>
        <w:pict>
          <v:shape id="_x0000_s1228" type="#_x0000_t202" style="position:absolute;margin-left:388.8pt;margin-top:3.8pt;width:56.4pt;height:18pt;z-index:156" filled="f" stroked="f">
            <v:textbox style="mso-next-textbox:#_x0000_s1228" inset="5.85pt,.7pt,5.85pt,.7pt">
              <w:txbxContent>
                <w:p w:rsidR="000F6E92" w:rsidRDefault="000F6E92">
                  <w:pPr>
                    <w:spacing w:line="0" w:lineRule="atLeast"/>
                    <w:rPr>
                      <w:color w:val="222222"/>
                      <w:sz w:val="22"/>
                      <w:szCs w:val="22"/>
                      <w:lang w:val="en"/>
                    </w:rPr>
                  </w:pPr>
                  <w:r>
                    <w:rPr>
                      <w:rFonts w:hint="eastAsia"/>
                      <w:color w:val="222222"/>
                      <w:sz w:val="22"/>
                      <w:szCs w:val="22"/>
                      <w:lang w:val="en"/>
                    </w:rPr>
                    <w:t xml:space="preserve">4   (*1)  </w:t>
                  </w:r>
                </w:p>
              </w:txbxContent>
            </v:textbox>
          </v:shape>
        </w:pict>
      </w:r>
      <w:r>
        <w:pict>
          <v:shape id="_x0000_s1227" type="#_x0000_t32" style="position:absolute;margin-left:250.05pt;margin-top:12.8pt;width:135.75pt;height:0;rotation:180;z-index:154" o:connectortype="elbow" adj="-70409,-1,-70409">
            <v:stroke endarrow="block"/>
          </v:shape>
        </w:pict>
      </w:r>
      <w:r>
        <w:rPr>
          <w:noProof/>
        </w:rPr>
        <w:pict>
          <v:shape id="_x0000_s1731" type="#_x0000_t32" style="position:absolute;margin-left:248.3pt;margin-top:5.3pt;width:.05pt;height:16.5pt;z-index:412" o:connectortype="straight">
            <v:stroke endarrow="block"/>
          </v:shape>
        </w:pict>
      </w:r>
    </w:p>
    <w:p w:rsidR="00DF1C7C" w:rsidRDefault="00784A1F">
      <w:pPr>
        <w:spacing w:line="0" w:lineRule="atLeast"/>
      </w:pPr>
      <w:r>
        <w:pict>
          <v:shape id="_x0000_s1203" type="#_x0000_t202" style="position:absolute;margin-left:143.45pt;margin-top:6.25pt;width:209.25pt;height:19.5pt;z-index:38">
            <v:textbox style="mso-next-textbox:#_x0000_s1203" inset="5.85pt,.7pt,5.85pt,.7pt">
              <w:txbxContent>
                <w:p w:rsidR="000F6E92" w:rsidRDefault="000F6E92">
                  <w:pPr>
                    <w:spacing w:line="0" w:lineRule="atLeast"/>
                    <w:rPr>
                      <w:sz w:val="22"/>
                      <w:szCs w:val="22"/>
                    </w:rPr>
                  </w:pPr>
                  <w:r>
                    <w:rPr>
                      <w:color w:val="222222"/>
                      <w:sz w:val="22"/>
                      <w:szCs w:val="22"/>
                      <w:lang w:val="en"/>
                    </w:rPr>
                    <w:t xml:space="preserve">Use </w:t>
                  </w:r>
                  <w:del w:id="3900" w:author="t_竹沢 公佑" w:date="2019-10-04T22:24:00Z">
                    <w:r w:rsidDel="00554EBE">
                      <w:rPr>
                        <w:color w:val="222222"/>
                        <w:sz w:val="22"/>
                        <w:szCs w:val="22"/>
                        <w:lang w:val="en"/>
                      </w:rPr>
                      <w:delText xml:space="preserve">the </w:delText>
                    </w:r>
                  </w:del>
                  <w:r>
                    <w:rPr>
                      <w:color w:val="222222"/>
                      <w:sz w:val="22"/>
                      <w:szCs w:val="22"/>
                      <w:lang w:val="en"/>
                    </w:rPr>
                    <w:t>"ioctl (DRXPD_</w:t>
                  </w:r>
                  <w:r>
                    <w:rPr>
                      <w:rFonts w:hint="eastAsia"/>
                      <w:color w:val="222222"/>
                      <w:sz w:val="22"/>
                      <w:szCs w:val="22"/>
                      <w:lang w:val="en"/>
                    </w:rPr>
                    <w:t>INIT</w:t>
                  </w:r>
                  <w:r>
                    <w:rPr>
                      <w:color w:val="222222"/>
                      <w:sz w:val="22"/>
                      <w:szCs w:val="22"/>
                      <w:lang w:val="en"/>
                    </w:rPr>
                    <w:t>)"</w:t>
                  </w:r>
                  <w:del w:id="3901" w:author="t_竹沢 公佑" w:date="2019-10-04T22:24:00Z">
                    <w:r w:rsidDel="00554EBE">
                      <w:rPr>
                        <w:color w:val="222222"/>
                        <w:sz w:val="22"/>
                        <w:szCs w:val="22"/>
                        <w:lang w:val="en"/>
                      </w:rPr>
                      <w:delText>,</w:delText>
                    </w:r>
                  </w:del>
                  <w:r>
                    <w:rPr>
                      <w:color w:val="222222"/>
                      <w:sz w:val="22"/>
                      <w:szCs w:val="22"/>
                      <w:lang w:val="en"/>
                    </w:rPr>
                    <w:t xml:space="preserve"> to initialize.</w:t>
                  </w:r>
                </w:p>
                <w:p w:rsidR="000F6E92" w:rsidRDefault="000F6E92">
                  <w:pPr>
                    <w:spacing w:line="0" w:lineRule="atLeast"/>
                    <w:rPr>
                      <w:sz w:val="22"/>
                      <w:szCs w:val="22"/>
                    </w:rPr>
                  </w:pPr>
                </w:p>
              </w:txbxContent>
            </v:textbox>
          </v:shape>
        </w:pict>
      </w:r>
    </w:p>
    <w:p w:rsidR="00DF1C7C" w:rsidRDefault="00784A1F">
      <w:pPr>
        <w:spacing w:line="0" w:lineRule="atLeast"/>
      </w:pPr>
      <w:r>
        <w:pict>
          <v:shape id="_x0000_s1230" type="#_x0000_t202" style="position:absolute;margin-left:388.8pt;margin-top:10.35pt;width:17.25pt;height:18pt;z-index:153" filled="f" stroked="f">
            <v:textbox style="mso-next-textbox:#_x0000_s1230" inset="5.85pt,.7pt,5.85pt,.7pt">
              <w:txbxContent>
                <w:p w:rsidR="000F6E92" w:rsidRDefault="000F6E92">
                  <w:pPr>
                    <w:spacing w:line="0" w:lineRule="atLeast"/>
                    <w:rPr>
                      <w:color w:val="222222"/>
                      <w:sz w:val="22"/>
                      <w:szCs w:val="22"/>
                      <w:lang w:val="en"/>
                    </w:rPr>
                  </w:pPr>
                  <w:r>
                    <w:rPr>
                      <w:rFonts w:hint="eastAsia"/>
                      <w:color w:val="222222"/>
                      <w:sz w:val="22"/>
                      <w:szCs w:val="22"/>
                      <w:lang w:val="en"/>
                    </w:rPr>
                    <w:t>3</w:t>
                  </w:r>
                </w:p>
              </w:txbxContent>
            </v:textbox>
          </v:shape>
        </w:pict>
      </w:r>
      <w:r>
        <w:pict>
          <v:oval id="_x0000_s1229" style="position:absolute;margin-left:385.8pt;margin-top:6.45pt;width:24pt;height:24.75pt;z-index:152">
            <v:textbox inset="5.85pt,.7pt,5.85pt,.7pt"/>
          </v:oval>
        </w:pict>
      </w:r>
      <w:r>
        <w:rPr>
          <w:noProof/>
        </w:rPr>
        <w:pict>
          <v:shape id="_x0000_s1732" type="#_x0000_t32" style="position:absolute;margin-left:247.6pt;margin-top:11pt;width:.05pt;height:16.5pt;z-index:413" o:connectortype="straight">
            <v:stroke endarrow="block"/>
          </v:shape>
        </w:pict>
      </w:r>
    </w:p>
    <w:p w:rsidR="00DF1C7C" w:rsidRDefault="00784A1F">
      <w:pPr>
        <w:spacing w:line="0" w:lineRule="atLeast"/>
      </w:pPr>
      <w:r>
        <w:pict>
          <v:shape id="_x0000_s1215" type="#_x0000_t202" style="position:absolute;margin-left:144.2pt;margin-top:11.1pt;width:207.75pt;height:30pt;z-index:124">
            <v:textbox style="mso-next-textbox:#_x0000_s1215" inset="5.85pt,.7pt,5.85pt,.7pt">
              <w:txbxContent>
                <w:p w:rsidR="000F6E92" w:rsidRDefault="000F6E92">
                  <w:pPr>
                    <w:spacing w:line="0" w:lineRule="atLeast"/>
                    <w:rPr>
                      <w:color w:val="222222"/>
                      <w:sz w:val="22"/>
                      <w:szCs w:val="22"/>
                      <w:lang w:val="en"/>
                    </w:rPr>
                  </w:pPr>
                  <w:r>
                    <w:rPr>
                      <w:color w:val="222222"/>
                      <w:sz w:val="22"/>
                      <w:szCs w:val="22"/>
                      <w:lang w:val="en"/>
                    </w:rPr>
                    <w:t xml:space="preserve">Use </w:t>
                  </w:r>
                  <w:del w:id="3902" w:author="t_竹沢 公佑" w:date="2019-10-04T22:24:00Z">
                    <w:r w:rsidDel="00554EBE">
                      <w:rPr>
                        <w:color w:val="222222"/>
                        <w:sz w:val="22"/>
                        <w:szCs w:val="22"/>
                        <w:lang w:val="en"/>
                      </w:rPr>
                      <w:delText xml:space="preserve">the </w:delText>
                    </w:r>
                  </w:del>
                  <w:r>
                    <w:rPr>
                      <w:color w:val="222222"/>
                      <w:sz w:val="22"/>
                      <w:szCs w:val="22"/>
                      <w:lang w:val="en"/>
                    </w:rPr>
                    <w:t>"ioctl (DRXPD_</w:t>
                  </w:r>
                  <w:r>
                    <w:rPr>
                      <w:rFonts w:hint="eastAsia"/>
                      <w:color w:val="222222"/>
                      <w:sz w:val="22"/>
                      <w:szCs w:val="22"/>
                      <w:lang w:val="en"/>
                    </w:rPr>
                    <w:t>RCVEVTSTART</w:t>
                  </w:r>
                  <w:r>
                    <w:rPr>
                      <w:color w:val="222222"/>
                      <w:sz w:val="22"/>
                      <w:szCs w:val="22"/>
                      <w:lang w:val="en"/>
                    </w:rPr>
                    <w:t>)"</w:t>
                  </w:r>
                  <w:del w:id="3903" w:author="t_竹沢 公佑" w:date="2019-10-04T22:24:00Z">
                    <w:r w:rsidDel="00554EBE">
                      <w:rPr>
                        <w:color w:val="222222"/>
                        <w:sz w:val="22"/>
                        <w:szCs w:val="22"/>
                        <w:lang w:val="en"/>
                      </w:rPr>
                      <w:delText xml:space="preserve">, </w:delText>
                    </w:r>
                  </w:del>
                </w:p>
                <w:p w:rsidR="000F6E92" w:rsidRDefault="000F6E92">
                  <w:pPr>
                    <w:spacing w:line="0" w:lineRule="atLeast"/>
                    <w:rPr>
                      <w:sz w:val="22"/>
                      <w:szCs w:val="22"/>
                    </w:rPr>
                  </w:pPr>
                  <w:r>
                    <w:rPr>
                      <w:color w:val="222222"/>
                      <w:sz w:val="22"/>
                      <w:szCs w:val="22"/>
                      <w:lang w:val="en"/>
                    </w:rPr>
                    <w:t xml:space="preserve">to </w:t>
                  </w:r>
                  <w:r>
                    <w:rPr>
                      <w:rFonts w:hint="eastAsia"/>
                      <w:color w:val="222222"/>
                      <w:sz w:val="22"/>
                      <w:szCs w:val="22"/>
                      <w:lang w:val="en"/>
                    </w:rPr>
                    <w:t xml:space="preserve">start </w:t>
                  </w:r>
                  <w:ins w:id="3904" w:author="t_竹沢 公佑" w:date="2019-10-04T22:24:00Z">
                    <w:r>
                      <w:rPr>
                        <w:rFonts w:hint="eastAsia"/>
                        <w:color w:val="222222"/>
                        <w:sz w:val="22"/>
                        <w:szCs w:val="22"/>
                        <w:lang w:val="en"/>
                      </w:rPr>
                      <w:t xml:space="preserve">a reception </w:t>
                    </w:r>
                  </w:ins>
                  <w:r>
                    <w:rPr>
                      <w:rFonts w:hint="eastAsia"/>
                      <w:color w:val="222222"/>
                      <w:sz w:val="22"/>
                      <w:szCs w:val="22"/>
                      <w:lang w:val="en"/>
                    </w:rPr>
                    <w:t>event</w:t>
                  </w:r>
                  <w:r>
                    <w:rPr>
                      <w:color w:val="222222"/>
                      <w:sz w:val="22"/>
                      <w:szCs w:val="22"/>
                      <w:lang w:val="en"/>
                    </w:rPr>
                    <w:t>.</w:t>
                  </w:r>
                </w:p>
                <w:p w:rsidR="000F6E92" w:rsidRDefault="000F6E92">
                  <w:pPr>
                    <w:spacing w:line="0" w:lineRule="atLeast"/>
                    <w:rPr>
                      <w:sz w:val="22"/>
                      <w:szCs w:val="22"/>
                    </w:rPr>
                  </w:pPr>
                </w:p>
              </w:txbxContent>
            </v:textbox>
          </v:shape>
        </w:pict>
      </w:r>
      <w:r>
        <w:pict>
          <v:shape id="_x0000_s1231" type="#_x0000_t32" style="position:absolute;margin-left:249pt;margin-top:2.1pt;width:139.8pt;height:0;rotation:180;z-index:151" o:connectortype="elbow" adj="-68833,-1,-68833">
            <v:stroke endarrow="block"/>
          </v:shape>
        </w:pict>
      </w:r>
      <w: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209" type="#_x0000_t9" style="position:absolute;margin-left:0;margin-top:252.65pt;width:195.75pt;height:36pt;z-index:40;mso-position-horizontal:center">
            <v:textbox inset="5.85pt,.7pt,5.85pt,.7pt"/>
          </v:shape>
        </w:pict>
      </w:r>
      <w:r>
        <w:pict>
          <v:shape id="_x0000_s1213" type="#_x0000_t32" style="position:absolute;margin-left:0;margin-top:201.55pt;width:.05pt;height:51.1pt;z-index:42;mso-position-horizontal:center" o:connectortype="straight">
            <v:stroke endarrow="block"/>
          </v:shape>
        </w:pict>
      </w:r>
      <w:r>
        <w:pict>
          <v:shape id="_x0000_s1216" type="#_x0000_t202" style="position:absolute;margin-left:0;margin-top:171.55pt;width:207.75pt;height:30pt;z-index:39;mso-position-horizontal:center">
            <v:textbox style="mso-next-textbox:#_x0000_s1216" inset="5.85pt,.7pt,5.85pt,.7pt">
              <w:txbxContent>
                <w:p w:rsidR="000F6E92" w:rsidRDefault="000F6E92">
                  <w:pPr>
                    <w:spacing w:line="0" w:lineRule="atLeast"/>
                    <w:rPr>
                      <w:color w:val="222222"/>
                      <w:sz w:val="22"/>
                      <w:szCs w:val="22"/>
                      <w:lang w:val="en"/>
                    </w:rPr>
                  </w:pPr>
                  <w:r>
                    <w:rPr>
                      <w:color w:val="222222"/>
                      <w:sz w:val="22"/>
                      <w:szCs w:val="22"/>
                      <w:lang w:val="en"/>
                    </w:rPr>
                    <w:t xml:space="preserve">Use </w:t>
                  </w:r>
                  <w:del w:id="3905" w:author="t_竹沢 公佑" w:date="2019-10-04T22:26:00Z">
                    <w:r w:rsidDel="0065619D">
                      <w:rPr>
                        <w:color w:val="222222"/>
                        <w:sz w:val="22"/>
                        <w:szCs w:val="22"/>
                        <w:lang w:val="en"/>
                      </w:rPr>
                      <w:delText xml:space="preserve">the </w:delText>
                    </w:r>
                  </w:del>
                  <w:r>
                    <w:rPr>
                      <w:color w:val="222222"/>
                      <w:sz w:val="22"/>
                      <w:szCs w:val="22"/>
                      <w:lang w:val="en"/>
                    </w:rPr>
                    <w:t>"ioctl (DRXPD_</w:t>
                  </w:r>
                  <w:r>
                    <w:rPr>
                      <w:rFonts w:hint="eastAsia"/>
                      <w:color w:val="222222"/>
                      <w:sz w:val="22"/>
                      <w:szCs w:val="22"/>
                      <w:lang w:val="en"/>
                    </w:rPr>
                    <w:t>RCVSTART</w:t>
                  </w:r>
                  <w:r>
                    <w:rPr>
                      <w:color w:val="222222"/>
                      <w:sz w:val="22"/>
                      <w:szCs w:val="22"/>
                      <w:lang w:val="en"/>
                    </w:rPr>
                    <w:t>)"</w:t>
                  </w:r>
                  <w:del w:id="3906" w:author="t_竹沢 公佑" w:date="2019-10-04T22:26:00Z">
                    <w:r w:rsidDel="0065619D">
                      <w:rPr>
                        <w:color w:val="222222"/>
                        <w:sz w:val="22"/>
                        <w:szCs w:val="22"/>
                        <w:lang w:val="en"/>
                      </w:rPr>
                      <w:delText>,</w:delText>
                    </w:r>
                  </w:del>
                  <w:r>
                    <w:rPr>
                      <w:color w:val="222222"/>
                      <w:sz w:val="22"/>
                      <w:szCs w:val="22"/>
                      <w:lang w:val="en"/>
                    </w:rPr>
                    <w:t xml:space="preserve"> </w:t>
                  </w:r>
                </w:p>
                <w:p w:rsidR="000F6E92" w:rsidRDefault="000F6E92">
                  <w:pPr>
                    <w:spacing w:line="0" w:lineRule="atLeast"/>
                    <w:rPr>
                      <w:sz w:val="22"/>
                      <w:szCs w:val="22"/>
                    </w:rPr>
                  </w:pPr>
                  <w:r>
                    <w:rPr>
                      <w:color w:val="222222"/>
                      <w:sz w:val="22"/>
                      <w:szCs w:val="22"/>
                      <w:lang w:val="en"/>
                    </w:rPr>
                    <w:t xml:space="preserve">to </w:t>
                  </w:r>
                  <w:r>
                    <w:rPr>
                      <w:rFonts w:hint="eastAsia"/>
                      <w:color w:val="222222"/>
                      <w:sz w:val="22"/>
                      <w:szCs w:val="22"/>
                      <w:lang w:val="en"/>
                    </w:rPr>
                    <w:t>start reception</w:t>
                  </w:r>
                  <w:r>
                    <w:rPr>
                      <w:color w:val="222222"/>
                      <w:sz w:val="22"/>
                      <w:szCs w:val="22"/>
                      <w:lang w:val="en"/>
                    </w:rPr>
                    <w:t>.</w:t>
                  </w:r>
                </w:p>
                <w:p w:rsidR="000F6E92" w:rsidRDefault="000F6E92">
                  <w:pPr>
                    <w:spacing w:line="0" w:lineRule="atLeast"/>
                    <w:rPr>
                      <w:sz w:val="22"/>
                      <w:szCs w:val="22"/>
                    </w:rPr>
                  </w:pPr>
                </w:p>
              </w:txbxContent>
            </v:textbox>
          </v:shape>
        </w:pict>
      </w:r>
    </w:p>
    <w:p w:rsidR="00DF1C7C" w:rsidRDefault="00DF1C7C">
      <w:pPr>
        <w:spacing w:line="0" w:lineRule="atLeast"/>
      </w:pPr>
    </w:p>
    <w:p w:rsidR="00DF1C7C" w:rsidRDefault="00784A1F">
      <w:pPr>
        <w:spacing w:line="0" w:lineRule="atLeast"/>
      </w:pPr>
      <w:r>
        <w:rPr>
          <w:sz w:val="28"/>
          <w:szCs w:val="28"/>
          <w:u w:val="single"/>
        </w:rPr>
        <w:pict>
          <v:shape id="_x0000_s1217" type="#_x0000_t32" style="position:absolute;margin-left:247.55pt;margin-top:10pt;width:.05pt;height:42pt;z-index:130" o:connectortype="straight">
            <v:stroke endarrow="block"/>
          </v:shape>
        </w:pict>
      </w:r>
    </w:p>
    <w:p w:rsidR="00DF1C7C" w:rsidRDefault="00DF1C7C">
      <w:pPr>
        <w:spacing w:line="0" w:lineRule="atLeast"/>
      </w:pPr>
    </w:p>
    <w:p w:rsidR="00DF1C7C" w:rsidRDefault="00784A1F">
      <w:pPr>
        <w:spacing w:line="0" w:lineRule="atLeast"/>
      </w:pPr>
      <w:r>
        <w:pict>
          <v:shape id="_x0000_s1210" type="#_x0000_t202" style="position:absolute;margin-left:389.55pt;margin-top:11.05pt;width:84.9pt;height:38.7pt;z-index:127" filled="f" stroked="f">
            <v:textbox style="mso-next-textbox:#_x0000_s1210" inset="5.85pt,.7pt,5.85pt,.7pt">
              <w:txbxContent>
                <w:p w:rsidR="000F6E92" w:rsidRDefault="000F6E92">
                  <w:pPr>
                    <w:spacing w:line="0" w:lineRule="atLeast"/>
                    <w:rPr>
                      <w:color w:val="222222"/>
                      <w:sz w:val="22"/>
                      <w:szCs w:val="22"/>
                      <w:lang w:val="en"/>
                    </w:rPr>
                  </w:pPr>
                  <w:ins w:id="3907" w:author="t_竹沢 公佑" w:date="2019-10-04T22:26:00Z">
                    <w:r>
                      <w:rPr>
                        <w:rFonts w:hint="eastAsia"/>
                        <w:color w:val="222222"/>
                        <w:sz w:val="22"/>
                        <w:szCs w:val="22"/>
                        <w:lang w:val="en"/>
                      </w:rPr>
                      <w:t>The e</w:t>
                    </w:r>
                  </w:ins>
                  <w:del w:id="3908" w:author="t_竹沢 公佑" w:date="2019-10-04T22:26:00Z">
                    <w:r w:rsidDel="0065619D">
                      <w:rPr>
                        <w:color w:val="222222"/>
                        <w:sz w:val="22"/>
                        <w:szCs w:val="22"/>
                        <w:lang w:val="en"/>
                      </w:rPr>
                      <w:delText>E</w:delText>
                    </w:r>
                  </w:del>
                  <w:r>
                    <w:rPr>
                      <w:color w:val="222222"/>
                      <w:sz w:val="22"/>
                      <w:szCs w:val="22"/>
                      <w:lang w:val="en"/>
                    </w:rPr>
                    <w:t>vent does</w:t>
                  </w:r>
                </w:p>
                <w:p w:rsidR="000F6E92" w:rsidRDefault="000F6E92">
                  <w:pPr>
                    <w:spacing w:line="0" w:lineRule="atLeast"/>
                    <w:rPr>
                      <w:color w:val="222222"/>
                      <w:sz w:val="22"/>
                      <w:szCs w:val="22"/>
                      <w:lang w:val="en"/>
                    </w:rPr>
                  </w:pPr>
                  <w:r>
                    <w:rPr>
                      <w:color w:val="222222"/>
                      <w:sz w:val="22"/>
                      <w:szCs w:val="22"/>
                      <w:lang w:val="en"/>
                    </w:rPr>
                    <w:t>not occur</w:t>
                  </w:r>
                </w:p>
              </w:txbxContent>
            </v:textbox>
          </v:shape>
        </w:pict>
      </w:r>
      <w:r>
        <w:pict>
          <v:shape id="_x0000_s1218" type="#_x0000_t34" style="position:absolute;margin-left:247.6pt;margin-top:7.35pt;width:98.4pt;height:36pt;rotation:180;z-index:128" o:connectortype="elbow" adj="-8166,-300180,-88398">
            <v:stroke endarrow="block"/>
          </v:shape>
        </w:pict>
      </w:r>
    </w:p>
    <w:p w:rsidR="00DF1C7C" w:rsidRDefault="00784A1F">
      <w:pPr>
        <w:spacing w:line="0" w:lineRule="atLeast"/>
      </w:pPr>
      <w:r>
        <w:pict>
          <v:shape id="_x0000_s1212" type="#_x0000_t202" style="position:absolute;margin-left:189.75pt;margin-top:14.3pt;width:122.25pt;height:30pt;z-index:126" filled="f" stroked="f">
            <v:textbox style="mso-next-textbox:#_x0000_s1212" inset="5.85pt,.7pt,5.85pt,.7pt">
              <w:txbxContent>
                <w:p w:rsidR="000F6E92" w:rsidRDefault="000F6E92">
                  <w:pPr>
                    <w:spacing w:line="0" w:lineRule="atLeast"/>
                    <w:rPr>
                      <w:color w:val="222222"/>
                      <w:sz w:val="22"/>
                      <w:szCs w:val="22"/>
                      <w:lang w:val="en"/>
                    </w:rPr>
                  </w:pPr>
                  <w:r>
                    <w:rPr>
                      <w:color w:val="222222"/>
                      <w:sz w:val="22"/>
                      <w:szCs w:val="22"/>
                      <w:lang w:val="en"/>
                    </w:rPr>
                    <w:t>Wait for the reception</w:t>
                  </w:r>
                </w:p>
                <w:p w:rsidR="000F6E92" w:rsidRDefault="000F6E92">
                  <w:pPr>
                    <w:spacing w:line="0" w:lineRule="atLeast"/>
                    <w:rPr>
                      <w:sz w:val="22"/>
                      <w:szCs w:val="22"/>
                    </w:rPr>
                  </w:pPr>
                  <w:r>
                    <w:rPr>
                      <w:color w:val="222222"/>
                      <w:sz w:val="22"/>
                      <w:szCs w:val="22"/>
                      <w:lang w:val="en"/>
                    </w:rPr>
                    <w:t>completion event</w:t>
                  </w:r>
                </w:p>
              </w:txbxContent>
            </v:textbox>
          </v:shape>
        </w:pict>
      </w:r>
      <w:r>
        <w:pict>
          <v:shape id="_x0000_s1211" type="#_x0000_t9" style="position:absolute;margin-left:0;margin-top:4.5pt;width:195.75pt;height:45.7pt;z-index:125;mso-position-horizontal:center">
            <v:textbox inset="5.85pt,.7pt,5.85pt,.7pt"/>
          </v:shape>
        </w:pict>
      </w:r>
    </w:p>
    <w:p w:rsidR="00DF1C7C" w:rsidRDefault="00DF1C7C">
      <w:pPr>
        <w:spacing w:line="0" w:lineRule="atLeast"/>
      </w:pPr>
    </w:p>
    <w:p w:rsidR="00DF1C7C" w:rsidRDefault="00DF1C7C">
      <w:pPr>
        <w:spacing w:line="0" w:lineRule="atLeast"/>
      </w:pPr>
    </w:p>
    <w:p w:rsidR="00DF1C7C" w:rsidRDefault="00784A1F">
      <w:pPr>
        <w:spacing w:line="0" w:lineRule="atLeast"/>
      </w:pPr>
      <w:r>
        <w:pict>
          <v:shape id="_x0000_s1207" type="#_x0000_t202" style="position:absolute;margin-left:250.05pt;margin-top:8.1pt;width:96.75pt;height:18.75pt;z-index:129" filled="f" stroked="f">
            <v:textbox style="mso-next-textbox:#_x0000_s1207" inset="5.85pt,.7pt,5.85pt,.7pt">
              <w:txbxContent>
                <w:p w:rsidR="000F6E92" w:rsidRDefault="000F6E92">
                  <w:pPr>
                    <w:spacing w:line="0" w:lineRule="atLeast"/>
                    <w:rPr>
                      <w:color w:val="222222"/>
                      <w:sz w:val="22"/>
                      <w:szCs w:val="22"/>
                      <w:lang w:val="en"/>
                    </w:rPr>
                  </w:pPr>
                  <w:r>
                    <w:rPr>
                      <w:color w:val="222222"/>
                      <w:sz w:val="22"/>
                      <w:szCs w:val="22"/>
                      <w:lang w:val="en"/>
                    </w:rPr>
                    <w:t>Event occur</w:t>
                  </w:r>
                  <w:r>
                    <w:rPr>
                      <w:rFonts w:hint="eastAsia"/>
                      <w:color w:val="222222"/>
                      <w:sz w:val="22"/>
                      <w:szCs w:val="22"/>
                      <w:lang w:val="en"/>
                    </w:rPr>
                    <w:t>s</w:t>
                  </w:r>
                </w:p>
              </w:txbxContent>
            </v:textbox>
          </v:shape>
        </w:pict>
      </w:r>
      <w:r>
        <w:rPr>
          <w:sz w:val="28"/>
          <w:szCs w:val="28"/>
          <w:u w:val="single"/>
        </w:rPr>
        <w:pict>
          <v:shape id="_x0000_s1214" type="#_x0000_t32" style="position:absolute;margin-left:0;margin-top:4.3pt;width:.05pt;height:42.75pt;z-index:131;mso-position-horizontal:center" o:connectortype="straight">
            <v:stroke endarrow="block"/>
          </v:shape>
        </w:pict>
      </w:r>
    </w:p>
    <w:p w:rsidR="00DF1C7C" w:rsidRDefault="00784A1F">
      <w:pPr>
        <w:spacing w:line="0" w:lineRule="atLeast"/>
      </w:pPr>
      <w:r>
        <w:pict>
          <v:shape id="_x0000_s1205" type="#_x0000_t202" style="position:absolute;margin-left:388.8pt;margin-top:7.75pt;width:17.25pt;height:18pt;z-index:150" filled="f" stroked="f">
            <v:textbox style="mso-next-textbox:#_x0000_s1205" inset="5.85pt,.7pt,5.85pt,.7pt">
              <w:txbxContent>
                <w:p w:rsidR="000F6E92" w:rsidRDefault="000F6E92">
                  <w:pPr>
                    <w:spacing w:line="0" w:lineRule="atLeast"/>
                    <w:rPr>
                      <w:color w:val="222222"/>
                      <w:sz w:val="22"/>
                      <w:szCs w:val="22"/>
                      <w:lang w:val="en"/>
                    </w:rPr>
                  </w:pPr>
                  <w:r>
                    <w:rPr>
                      <w:rFonts w:hint="eastAsia"/>
                      <w:color w:val="222222"/>
                      <w:sz w:val="22"/>
                      <w:szCs w:val="22"/>
                      <w:lang w:val="en"/>
                    </w:rPr>
                    <w:t>2</w:t>
                  </w:r>
                </w:p>
              </w:txbxContent>
            </v:textbox>
          </v:shape>
        </w:pict>
      </w:r>
      <w:r>
        <w:pict>
          <v:oval id="_x0000_s1204" style="position:absolute;margin-left:385.8pt;margin-top:3.8pt;width:24pt;height:24.75pt;z-index:149">
            <v:textbox inset="5.85pt,.7pt,5.85pt,.7pt"/>
          </v:oval>
        </w:pict>
      </w:r>
    </w:p>
    <w:p w:rsidR="00DF1C7C" w:rsidRDefault="00784A1F">
      <w:pPr>
        <w:spacing w:line="0" w:lineRule="atLeast"/>
      </w:pPr>
      <w:r>
        <w:pict>
          <v:shape id="_x0000_s1232" type="#_x0000_t32" style="position:absolute;margin-left:250.05pt;margin-top:-.5pt;width:135.75pt;height:0;rotation:180;z-index:148" o:connectortype="elbow" adj="-70409,-1,-70409">
            <v:stroke endarrow="block"/>
          </v:shape>
        </w:pict>
      </w:r>
    </w:p>
    <w:p w:rsidR="00DF1C7C" w:rsidRDefault="00B75906" w:rsidP="00B75906">
      <w:pPr>
        <w:tabs>
          <w:tab w:val="left" w:pos="8850"/>
        </w:tabs>
        <w:spacing w:line="0" w:lineRule="atLeast"/>
      </w:pPr>
      <w:r>
        <w:tab/>
      </w:r>
    </w:p>
    <w:p w:rsidR="00DF1C7C" w:rsidRDefault="00DF1C7C">
      <w:pPr>
        <w:spacing w:line="0" w:lineRule="atLeast"/>
      </w:pPr>
    </w:p>
    <w:p w:rsidR="00DF1C7C" w:rsidRDefault="00784A1F">
      <w:pPr>
        <w:spacing w:line="0" w:lineRule="atLeast"/>
      </w:pPr>
      <w:r>
        <w:pict>
          <v:oval id="_x0000_s1223" style="position:absolute;margin-left:86.25pt;margin-top:11.3pt;width:24pt;height:24.75pt;z-index:45">
            <v:textbox inset="5.85pt,.7pt,5.85pt,.7pt"/>
          </v:oval>
        </w:pict>
      </w:r>
    </w:p>
    <w:p w:rsidR="00DF1C7C" w:rsidRDefault="00784A1F">
      <w:pPr>
        <w:spacing w:line="0" w:lineRule="atLeast"/>
      </w:pPr>
      <w:r>
        <w:pict>
          <v:shape id="_x0000_s1224" type="#_x0000_t202" style="position:absolute;margin-left:90pt;margin-top:.25pt;width:17.25pt;height:18pt;z-index:46" filled="f" stroked="f">
            <v:textbox style="mso-next-textbox:#_x0000_s1224" inset="5.85pt,.7pt,5.85pt,.7pt">
              <w:txbxContent>
                <w:p w:rsidR="000F6E92" w:rsidRDefault="000F6E92">
                  <w:pPr>
                    <w:spacing w:line="0" w:lineRule="atLeast"/>
                    <w:rPr>
                      <w:color w:val="222222"/>
                      <w:sz w:val="22"/>
                      <w:szCs w:val="22"/>
                      <w:lang w:val="en"/>
                    </w:rPr>
                  </w:pPr>
                  <w:r>
                    <w:rPr>
                      <w:rFonts w:hint="eastAsia"/>
                      <w:color w:val="222222"/>
                      <w:sz w:val="22"/>
                      <w:szCs w:val="22"/>
                      <w:lang w:val="en"/>
                    </w:rPr>
                    <w:t>1</w:t>
                  </w:r>
                </w:p>
              </w:txbxContent>
            </v:textbox>
          </v:shape>
        </w:pict>
      </w:r>
      <w:r>
        <w:rPr>
          <w:noProof/>
        </w:rPr>
        <w:pict>
          <v:shape id="_x0000_s1733" type="#_x0000_t32" style="position:absolute;margin-left:110.25pt;margin-top:10pt;width:135.75pt;height:0;rotation:180;z-index:414" o:connectortype="elbow" adj="-70409,-1,-70409">
            <v:stroke startarrow="block"/>
          </v:shape>
        </w:pict>
      </w:r>
      <w:r>
        <w:pict>
          <v:shape id="_x0000_s1219" type="#_x0000_t34" style="position:absolute;margin-left:249pt;margin-top:10pt;width:97pt;height:44.25pt;rotation:180;z-index:44" o:connectortype="elbow" adj="-8418,-325489,-89673">
            <v:stroke endarrow="block"/>
          </v:shape>
        </w:pict>
      </w:r>
    </w:p>
    <w:p w:rsidR="00DF1C7C" w:rsidRDefault="00784A1F">
      <w:pPr>
        <w:spacing w:line="0" w:lineRule="atLeast"/>
      </w:pPr>
      <w:r>
        <w:pict>
          <v:shape id="_x0000_s1221" type="#_x0000_t202" style="position:absolute;margin-left:392.55pt;margin-top:2.7pt;width:102.45pt;height:40.5pt;z-index:43" filled="f" stroked="f">
            <v:textbox style="mso-next-textbox:#_x0000_s1221" inset="5.85pt,.7pt,5.85pt,.7pt">
              <w:txbxContent>
                <w:p w:rsidR="000F6E92" w:rsidRDefault="000F6E92">
                  <w:pPr>
                    <w:spacing w:line="0" w:lineRule="atLeast"/>
                    <w:rPr>
                      <w:color w:val="222222"/>
                      <w:sz w:val="22"/>
                      <w:szCs w:val="22"/>
                      <w:lang w:val="en"/>
                    </w:rPr>
                  </w:pPr>
                  <w:ins w:id="3909" w:author="t_竹沢 公佑" w:date="2019-10-04T22:26:00Z">
                    <w:r>
                      <w:rPr>
                        <w:rFonts w:hint="eastAsia"/>
                        <w:color w:val="222222"/>
                        <w:sz w:val="22"/>
                        <w:szCs w:val="22"/>
                        <w:lang w:val="en"/>
                      </w:rPr>
                      <w:t xml:space="preserve">The </w:t>
                    </w:r>
                  </w:ins>
                  <w:r>
                    <w:rPr>
                      <w:color w:val="222222"/>
                      <w:sz w:val="22"/>
                      <w:szCs w:val="22"/>
                      <w:lang w:val="en"/>
                    </w:rPr>
                    <w:t>Event does</w:t>
                  </w:r>
                </w:p>
                <w:p w:rsidR="000F6E92" w:rsidRDefault="000F6E92">
                  <w:pPr>
                    <w:spacing w:line="0" w:lineRule="atLeast"/>
                    <w:rPr>
                      <w:color w:val="222222"/>
                      <w:sz w:val="22"/>
                      <w:szCs w:val="22"/>
                      <w:lang w:val="en"/>
                    </w:rPr>
                  </w:pPr>
                  <w:r>
                    <w:rPr>
                      <w:color w:val="222222"/>
                      <w:sz w:val="22"/>
                      <w:szCs w:val="22"/>
                      <w:lang w:val="en"/>
                    </w:rPr>
                    <w:t>not occur</w:t>
                  </w:r>
                </w:p>
              </w:txbxContent>
            </v:textbox>
          </v:shape>
        </w:pict>
      </w:r>
    </w:p>
    <w:p w:rsidR="00DF1C7C" w:rsidRDefault="00784A1F">
      <w:pPr>
        <w:spacing w:line="0" w:lineRule="atLeast"/>
      </w:pPr>
      <w:r>
        <w:pict>
          <v:shape id="_x0000_s1222" type="#_x0000_t202" style="position:absolute;margin-left:186pt;margin-top:4.5pt;width:122.25pt;height:30pt;z-index:41" filled="f" stroked="f">
            <v:textbox style="mso-next-textbox:#_x0000_s1222" inset="5.85pt,.7pt,5.85pt,.7pt">
              <w:txbxContent>
                <w:p w:rsidR="000F6E92" w:rsidRDefault="000F6E92">
                  <w:pPr>
                    <w:spacing w:line="0" w:lineRule="atLeast"/>
                    <w:rPr>
                      <w:color w:val="222222"/>
                      <w:sz w:val="22"/>
                      <w:szCs w:val="22"/>
                      <w:lang w:val="en"/>
                    </w:rPr>
                  </w:pPr>
                  <w:r>
                    <w:rPr>
                      <w:color w:val="222222"/>
                      <w:sz w:val="22"/>
                      <w:szCs w:val="22"/>
                      <w:lang w:val="en"/>
                    </w:rPr>
                    <w:t>Wait for the reception</w:t>
                  </w:r>
                </w:p>
                <w:p w:rsidR="000F6E92" w:rsidRDefault="000F6E92">
                  <w:pPr>
                    <w:spacing w:line="0" w:lineRule="atLeast"/>
                    <w:rPr>
                      <w:sz w:val="22"/>
                      <w:szCs w:val="22"/>
                    </w:rPr>
                  </w:pPr>
                  <w:r>
                    <w:rPr>
                      <w:color w:val="222222"/>
                      <w:sz w:val="22"/>
                      <w:szCs w:val="22"/>
                      <w:lang w:val="en"/>
                    </w:rPr>
                    <w:t>completion event</w:t>
                  </w:r>
                </w:p>
              </w:txbxContent>
            </v:textbox>
          </v:shape>
        </w:pict>
      </w:r>
    </w:p>
    <w:p w:rsidR="00DF1C7C" w:rsidRDefault="00784A1F">
      <w:pPr>
        <w:spacing w:line="0" w:lineRule="atLeast"/>
      </w:pPr>
      <w:r>
        <w:rPr>
          <w:noProof/>
          <w:sz w:val="28"/>
          <w:szCs w:val="28"/>
          <w:u w:val="single"/>
        </w:rPr>
        <w:pict>
          <v:shape id="_x0000_s1734" type="#_x0000_t32" style="position:absolute;margin-left:247.75pt;margin-top:12.05pt;width:.05pt;height:42pt;z-index:3" o:connectortype="straight">
            <v:stroke endarrow="block"/>
          </v:shape>
        </w:pict>
      </w:r>
    </w:p>
    <w:p w:rsidR="00DF1C7C" w:rsidRDefault="00784A1F">
      <w:pPr>
        <w:spacing w:line="0" w:lineRule="atLeast"/>
      </w:pPr>
      <w:r>
        <w:pict>
          <v:shape id="_x0000_s1225" type="#_x0000_t202" style="position:absolute;margin-left:256.75pt;margin-top:15.4pt;width:117.25pt;height:17.15pt;z-index:132" filled="f" stroked="f">
            <v:textbox style="mso-next-textbox:#_x0000_s1225" inset="5.85pt,.7pt,5.85pt,.7pt">
              <w:txbxContent>
                <w:p w:rsidR="000F6E92" w:rsidRDefault="000F6E92">
                  <w:pPr>
                    <w:spacing w:line="0" w:lineRule="atLeast"/>
                    <w:rPr>
                      <w:color w:val="222222"/>
                      <w:sz w:val="22"/>
                      <w:szCs w:val="22"/>
                      <w:lang w:val="en"/>
                    </w:rPr>
                  </w:pPr>
                  <w:ins w:id="3910" w:author="t_竹沢 公佑" w:date="2019-10-04T22:27:00Z">
                    <w:r>
                      <w:rPr>
                        <w:rFonts w:hint="eastAsia"/>
                        <w:color w:val="222222"/>
                        <w:sz w:val="22"/>
                        <w:szCs w:val="22"/>
                        <w:lang w:val="en"/>
                      </w:rPr>
                      <w:t>The e</w:t>
                    </w:r>
                  </w:ins>
                  <w:del w:id="3911" w:author="t_竹沢 公佑" w:date="2019-10-04T22:27:00Z">
                    <w:r w:rsidDel="0065619D">
                      <w:rPr>
                        <w:color w:val="222222"/>
                        <w:sz w:val="22"/>
                        <w:szCs w:val="22"/>
                        <w:lang w:val="en"/>
                      </w:rPr>
                      <w:delText>E</w:delText>
                    </w:r>
                  </w:del>
                  <w:r>
                    <w:rPr>
                      <w:color w:val="222222"/>
                      <w:sz w:val="22"/>
                      <w:szCs w:val="22"/>
                      <w:lang w:val="en"/>
                    </w:rPr>
                    <w:t>vent occur</w:t>
                  </w:r>
                  <w:r>
                    <w:rPr>
                      <w:rFonts w:hint="eastAsia"/>
                      <w:color w:val="222222"/>
                      <w:sz w:val="22"/>
                      <w:szCs w:val="22"/>
                      <w:lang w:val="en"/>
                    </w:rPr>
                    <w:t>s</w:t>
                  </w:r>
                </w:p>
              </w:txbxContent>
            </v:textbox>
          </v:shape>
        </w:pict>
      </w:r>
    </w:p>
    <w:p w:rsidR="00DF1C7C" w:rsidRDefault="00DF1C7C">
      <w:pPr>
        <w:spacing w:line="0" w:lineRule="atLeast"/>
      </w:pPr>
    </w:p>
    <w:p w:rsidR="00DF1C7C" w:rsidRDefault="00784A1F">
      <w:pPr>
        <w:spacing w:line="0" w:lineRule="atLeast"/>
      </w:pPr>
      <w:r>
        <w:rPr>
          <w:sz w:val="28"/>
          <w:szCs w:val="28"/>
          <w:u w:val="single"/>
        </w:rPr>
        <w:pict>
          <v:shape id="_x0000_s1233" type="#_x0000_t202" style="position:absolute;margin-left:195.75pt;margin-top:10.35pt;width:104.25pt;height:19.4pt;z-index:62" filled="f" stroked="f">
            <v:textbox style="mso-next-textbox:#_x0000_s1233" inset="5.85pt,.7pt,5.85pt,.7pt">
              <w:txbxContent>
                <w:p w:rsidR="000F6E92" w:rsidRDefault="000F6E92">
                  <w:pPr>
                    <w:spacing w:line="0" w:lineRule="atLeast"/>
                    <w:jc w:val="center"/>
                    <w:rPr>
                      <w:color w:val="222222"/>
                      <w:sz w:val="22"/>
                      <w:szCs w:val="22"/>
                      <w:lang w:val="en"/>
                    </w:rPr>
                  </w:pPr>
                  <w:r>
                    <w:rPr>
                      <w:rFonts w:hint="eastAsia"/>
                      <w:color w:val="222222"/>
                      <w:lang w:val="en"/>
                    </w:rPr>
                    <w:t>T</w:t>
                  </w:r>
                  <w:r>
                    <w:rPr>
                      <w:color w:val="222222"/>
                      <w:lang w:val="en"/>
                    </w:rPr>
                    <w:t>o the next page</w:t>
                  </w:r>
                </w:p>
              </w:txbxContent>
            </v:textbox>
          </v:shape>
        </w:pict>
      </w:r>
    </w:p>
    <w:p w:rsidR="00DF1C7C" w:rsidRDefault="00DF1C7C">
      <w:pPr>
        <w:spacing w:line="0" w:lineRule="atLeast"/>
      </w:pPr>
    </w:p>
    <w:p w:rsidR="00DF1C7C" w:rsidRDefault="00DF1C7C">
      <w:pPr>
        <w:spacing w:line="0" w:lineRule="atLeast"/>
      </w:pPr>
    </w:p>
    <w:p w:rsidR="00DF1C7C" w:rsidRDefault="005C1DBE">
      <w:pPr>
        <w:spacing w:line="0" w:lineRule="atLeast"/>
      </w:pPr>
      <w:r>
        <w:rPr>
          <w:rFonts w:hint="eastAsia"/>
        </w:rPr>
        <w:t xml:space="preserve">(*1) If you call </w:t>
      </w:r>
      <w:r w:rsidR="00FD7F5E">
        <w:rPr>
          <w:rFonts w:hint="eastAsia"/>
        </w:rPr>
        <w:t>RESET_DFR</w:t>
      </w:r>
      <w:r>
        <w:rPr>
          <w:rFonts w:hint="eastAsia"/>
        </w:rPr>
        <w:t xml:space="preserve"> with master reset flag, please restart operation from 4.</w:t>
      </w:r>
    </w:p>
    <w:p w:rsidR="007D6474" w:rsidRDefault="007D6474">
      <w:pPr>
        <w:spacing w:line="0" w:lineRule="atLeast"/>
      </w:pPr>
    </w:p>
    <w:p w:rsidR="00DF1C7C" w:rsidRDefault="00784A1F">
      <w:pPr>
        <w:spacing w:line="0" w:lineRule="atLeast"/>
      </w:pPr>
      <w:r>
        <w:pict>
          <v:shape id="_x0000_s1236" type="#_x0000_t202" style="position:absolute;margin-left:0;margin-top:-2.3pt;width:136.5pt;height:19.4pt;z-index:63;mso-position-horizontal:center" filled="f" stroked="f">
            <v:textbox style="mso-next-textbox:#_x0000_s1236" inset="5.85pt,.7pt,5.85pt,.7pt">
              <w:txbxContent>
                <w:p w:rsidR="000F6E92" w:rsidRDefault="000F6E92">
                  <w:pPr>
                    <w:spacing w:line="0" w:lineRule="atLeast"/>
                    <w:jc w:val="center"/>
                    <w:rPr>
                      <w:color w:val="222222"/>
                      <w:sz w:val="22"/>
                      <w:szCs w:val="22"/>
                      <w:lang w:val="en"/>
                    </w:rPr>
                  </w:pPr>
                  <w:r>
                    <w:rPr>
                      <w:color w:val="222222"/>
                      <w:lang w:val="en"/>
                    </w:rPr>
                    <w:t>From the previous page</w:t>
                  </w:r>
                </w:p>
              </w:txbxContent>
            </v:textbox>
          </v:shape>
        </w:pict>
      </w:r>
    </w:p>
    <w:p w:rsidR="00DF1C7C" w:rsidRDefault="00784A1F">
      <w:pPr>
        <w:spacing w:line="0" w:lineRule="atLeast"/>
      </w:pPr>
      <w:r>
        <w:rPr>
          <w:noProof/>
        </w:rPr>
        <w:pict>
          <v:shape id="_x0000_s1735" type="#_x0000_t32" style="position:absolute;margin-left:248pt;margin-top:1.55pt;width:.05pt;height:18.05pt;z-index:415" o:connectortype="straight">
            <v:stroke endarrow="block"/>
          </v:shape>
        </w:pict>
      </w:r>
      <w:r>
        <w:rPr>
          <w:noProof/>
        </w:rPr>
        <w:pict>
          <v:shape id="_x0000_s1545" type="#_x0000_t202" style="position:absolute;margin-left:335.55pt;margin-top:1.55pt;width:83.25pt;height:17.15pt;z-index:254" filled="f" stroked="f">
            <v:textbox style="mso-next-textbox:#_x0000_s1545" inset="5.85pt,.7pt,5.85pt,.7pt">
              <w:txbxContent>
                <w:p w:rsidR="000F6E92" w:rsidRDefault="000F6E92" w:rsidP="001C44B8">
                  <w:pPr>
                    <w:spacing w:line="0" w:lineRule="atLeast"/>
                    <w:rPr>
                      <w:color w:val="222222"/>
                      <w:sz w:val="22"/>
                      <w:szCs w:val="22"/>
                      <w:lang w:val="en"/>
                    </w:rPr>
                  </w:pPr>
                  <w:r>
                    <w:rPr>
                      <w:rFonts w:hint="eastAsia"/>
                      <w:color w:val="222222"/>
                      <w:sz w:val="22"/>
                      <w:szCs w:val="22"/>
                      <w:lang w:val="en"/>
                    </w:rPr>
                    <w:t>Other values</w:t>
                  </w:r>
                </w:p>
              </w:txbxContent>
            </v:textbox>
          </v:shape>
        </w:pict>
      </w:r>
    </w:p>
    <w:p w:rsidR="006C07B8" w:rsidRDefault="00784A1F">
      <w:pPr>
        <w:spacing w:line="0" w:lineRule="atLeast"/>
      </w:pPr>
      <w:r>
        <w:rPr>
          <w:noProof/>
        </w:rPr>
        <w:pict>
          <v:shape id="_x0000_s1540" type="#_x0000_t202" style="position:absolute;margin-left:187.05pt;margin-top:8.5pt;width:122.25pt;height:30pt;z-index:249" filled="f" stroked="f">
            <v:textbox style="mso-next-textbox:#_x0000_s1540" inset="5.85pt,.7pt,5.85pt,.7pt">
              <w:txbxContent>
                <w:p w:rsidR="000F6E92" w:rsidRDefault="000F6E92" w:rsidP="006C07B8">
                  <w:pPr>
                    <w:spacing w:line="0" w:lineRule="atLeast"/>
                    <w:jc w:val="center"/>
                    <w:rPr>
                      <w:color w:val="222222"/>
                      <w:sz w:val="22"/>
                      <w:szCs w:val="22"/>
                      <w:lang w:val="en"/>
                    </w:rPr>
                  </w:pPr>
                  <w:r>
                    <w:rPr>
                      <w:rFonts w:hint="eastAsia"/>
                      <w:color w:val="222222"/>
                      <w:sz w:val="22"/>
                      <w:szCs w:val="22"/>
                      <w:lang w:val="en"/>
                    </w:rPr>
                    <w:t>Check the value</w:t>
                  </w:r>
                </w:p>
                <w:p w:rsidR="000F6E92" w:rsidRDefault="000F6E92" w:rsidP="006C07B8">
                  <w:pPr>
                    <w:spacing w:line="0" w:lineRule="atLeast"/>
                    <w:jc w:val="center"/>
                    <w:rPr>
                      <w:sz w:val="22"/>
                      <w:szCs w:val="22"/>
                    </w:rPr>
                  </w:pPr>
                  <w:r>
                    <w:rPr>
                      <w:rFonts w:hint="eastAsia"/>
                      <w:color w:val="222222"/>
                      <w:sz w:val="22"/>
                      <w:szCs w:val="22"/>
                      <w:lang w:val="en"/>
                    </w:rPr>
                    <w:t>read from eventfd</w:t>
                  </w:r>
                </w:p>
              </w:txbxContent>
            </v:textbox>
          </v:shape>
        </w:pict>
      </w:r>
      <w:r>
        <w:rPr>
          <w:noProof/>
        </w:rPr>
        <w:pict>
          <v:shape id="_x0000_s1543" type="#_x0000_t202" style="position:absolute;margin-left:388.8pt;margin-top:13pt;width:17.25pt;height:18pt;z-index:253" filled="f" stroked="f">
            <v:textbox style="mso-next-textbox:#_x0000_s1543" inset="5.85pt,.7pt,5.85pt,.7pt">
              <w:txbxContent>
                <w:p w:rsidR="000F6E92" w:rsidRDefault="000F6E92" w:rsidP="001C44B8">
                  <w:pPr>
                    <w:spacing w:line="0" w:lineRule="atLeast"/>
                    <w:rPr>
                      <w:color w:val="222222"/>
                      <w:sz w:val="22"/>
                      <w:szCs w:val="22"/>
                      <w:lang w:val="en"/>
                    </w:rPr>
                  </w:pPr>
                  <w:r>
                    <w:rPr>
                      <w:rFonts w:hint="eastAsia"/>
                      <w:color w:val="222222"/>
                      <w:sz w:val="22"/>
                      <w:szCs w:val="22"/>
                      <w:lang w:val="en"/>
                    </w:rPr>
                    <w:t>5</w:t>
                  </w:r>
                </w:p>
              </w:txbxContent>
            </v:textbox>
          </v:shape>
        </w:pict>
      </w:r>
      <w:r>
        <w:rPr>
          <w:noProof/>
        </w:rPr>
        <w:pict>
          <v:oval id="_x0000_s1544" style="position:absolute;margin-left:385.05pt;margin-top:8.5pt;width:24pt;height:24.75pt;z-index:252">
            <v:textbox inset="5.85pt,.7pt,5.85pt,.7pt"/>
          </v:oval>
        </w:pict>
      </w:r>
      <w:r>
        <w:rPr>
          <w:noProof/>
        </w:rPr>
        <w:pict>
          <v:shape id="_x0000_s1539" type="#_x0000_t9" style="position:absolute;margin-left:150.2pt;margin-top:4pt;width:195.75pt;height:36pt;z-index:248">
            <v:textbox inset="5.85pt,.7pt,5.85pt,.7pt"/>
          </v:shape>
        </w:pict>
      </w:r>
    </w:p>
    <w:p w:rsidR="006C07B8" w:rsidRDefault="00784A1F">
      <w:pPr>
        <w:spacing w:line="0" w:lineRule="atLeast"/>
      </w:pPr>
      <w:r>
        <w:rPr>
          <w:noProof/>
        </w:rPr>
        <w:pict>
          <v:shape id="_x0000_s1542" type="#_x0000_t32" style="position:absolute;margin-left:345.95pt;margin-top:6.45pt;width:38.05pt;height:0;z-index:251" o:connectortype="elbow" adj="-228574,-1,-228574">
            <v:stroke endarrow="block"/>
          </v:shape>
        </w:pict>
      </w:r>
    </w:p>
    <w:p w:rsidR="006C07B8" w:rsidRDefault="00784A1F">
      <w:pPr>
        <w:spacing w:line="0" w:lineRule="atLeast"/>
      </w:pPr>
      <w:r>
        <w:rPr>
          <w:noProof/>
        </w:rPr>
        <w:pict>
          <v:shape id="_x0000_s1541" type="#_x0000_t202" style="position:absolute;margin-left:263.55pt;margin-top:9.75pt;width:88.4pt;height:26.1pt;z-index:250" filled="f" stroked="f">
            <v:textbox style="mso-next-textbox:#_x0000_s1541" inset="5.85pt,.7pt,5.85pt,.7pt">
              <w:txbxContent>
                <w:p w:rsidR="000F6E92" w:rsidRDefault="000F6E92" w:rsidP="007D6474">
                  <w:pPr>
                    <w:spacing w:line="0" w:lineRule="atLeast"/>
                    <w:jc w:val="center"/>
                    <w:rPr>
                      <w:color w:val="222222"/>
                      <w:sz w:val="22"/>
                      <w:szCs w:val="22"/>
                      <w:lang w:val="en"/>
                    </w:rPr>
                  </w:pPr>
                  <w:ins w:id="3912" w:author="t_竹沢 公佑" w:date="2019-10-04T22:28:00Z">
                    <w:r>
                      <w:rPr>
                        <w:rFonts w:hint="eastAsia"/>
                        <w:color w:val="222222"/>
                        <w:sz w:val="22"/>
                        <w:szCs w:val="22"/>
                        <w:lang w:val="en"/>
                      </w:rPr>
                      <w:t xml:space="preserve">The </w:t>
                    </w:r>
                  </w:ins>
                  <w:del w:id="3913" w:author="t_竹沢 公佑" w:date="2019-10-04T22:28:00Z">
                    <w:r w:rsidDel="0065619D">
                      <w:rPr>
                        <w:color w:val="222222"/>
                        <w:sz w:val="22"/>
                        <w:szCs w:val="22"/>
                        <w:lang w:val="en"/>
                      </w:rPr>
                      <w:delText>R</w:delText>
                    </w:r>
                    <w:r w:rsidDel="0065619D">
                      <w:rPr>
                        <w:rFonts w:hint="eastAsia"/>
                        <w:color w:val="222222"/>
                        <w:sz w:val="22"/>
                        <w:szCs w:val="22"/>
                        <w:lang w:val="en"/>
                      </w:rPr>
                      <w:delText xml:space="preserve">eturn </w:delText>
                    </w:r>
                  </w:del>
                  <w:r>
                    <w:rPr>
                      <w:rFonts w:hint="eastAsia"/>
                      <w:color w:val="222222"/>
                      <w:sz w:val="22"/>
                      <w:szCs w:val="22"/>
                      <w:lang w:val="en"/>
                    </w:rPr>
                    <w:t>value is 1</w:t>
                  </w:r>
                </w:p>
              </w:txbxContent>
            </v:textbox>
          </v:shape>
        </w:pict>
      </w:r>
      <w:r>
        <w:rPr>
          <w:noProof/>
        </w:rPr>
        <w:pict>
          <v:shape id="_x0000_s1736" type="#_x0000_t32" style="position:absolute;margin-left:248.2pt;margin-top:8.85pt;width:.05pt;height:27pt;z-index:417" o:connectortype="straight">
            <v:stroke endarrow="block"/>
          </v:shape>
        </w:pict>
      </w:r>
    </w:p>
    <w:p w:rsidR="006C07B8" w:rsidRDefault="006C07B8">
      <w:pPr>
        <w:spacing w:line="0" w:lineRule="atLeast"/>
      </w:pPr>
    </w:p>
    <w:p w:rsidR="006C07B8" w:rsidRDefault="00784A1F">
      <w:pPr>
        <w:spacing w:line="0" w:lineRule="atLeast"/>
      </w:pPr>
      <w:r>
        <w:rPr>
          <w:noProof/>
        </w:rPr>
        <w:pict>
          <v:shape id="_x0000_s1538" type="#_x0000_t202" style="position:absolute;margin-left:138.2pt;margin-top:4.75pt;width:219.75pt;height:45.65pt;z-index:247">
            <v:textbox style="mso-next-textbox:#_x0000_s1538" inset="5.85pt,.7pt,5.85pt,.7pt">
              <w:txbxContent>
                <w:p w:rsidR="000F6E92" w:rsidRDefault="000F6E92" w:rsidP="001C44B8">
                  <w:pPr>
                    <w:spacing w:line="0" w:lineRule="atLeast"/>
                    <w:rPr>
                      <w:color w:val="222222"/>
                      <w:sz w:val="22"/>
                      <w:szCs w:val="22"/>
                      <w:lang w:val="en"/>
                    </w:rPr>
                  </w:pPr>
                  <w:r>
                    <w:rPr>
                      <w:color w:val="222222"/>
                      <w:sz w:val="22"/>
                      <w:szCs w:val="22"/>
                      <w:lang w:val="en"/>
                    </w:rPr>
                    <w:t xml:space="preserve">Use </w:t>
                  </w:r>
                  <w:del w:id="3914" w:author="t_竹沢 公佑" w:date="2019-10-04T22:29:00Z">
                    <w:r w:rsidDel="0065619D">
                      <w:rPr>
                        <w:color w:val="222222"/>
                        <w:sz w:val="22"/>
                        <w:szCs w:val="22"/>
                        <w:lang w:val="en"/>
                      </w:rPr>
                      <w:delText xml:space="preserve">the </w:delText>
                    </w:r>
                  </w:del>
                  <w:r>
                    <w:rPr>
                      <w:color w:val="222222"/>
                      <w:sz w:val="22"/>
                      <w:szCs w:val="22"/>
                      <w:lang w:val="en"/>
                    </w:rPr>
                    <w:t>"ioctl (DRXPD_</w:t>
                  </w:r>
                  <w:r>
                    <w:rPr>
                      <w:rFonts w:hint="eastAsia"/>
                      <w:color w:val="222222"/>
                      <w:sz w:val="22"/>
                      <w:szCs w:val="22"/>
                      <w:lang w:val="en"/>
                    </w:rPr>
                    <w:t>GET_RCVSTS</w:t>
                  </w:r>
                  <w:r>
                    <w:rPr>
                      <w:color w:val="222222"/>
                      <w:sz w:val="22"/>
                      <w:szCs w:val="22"/>
                      <w:lang w:val="en"/>
                    </w:rPr>
                    <w:t xml:space="preserve">)", </w:t>
                  </w:r>
                </w:p>
                <w:p w:rsidR="000F6E92" w:rsidRDefault="000F6E92" w:rsidP="001C44B8">
                  <w:pPr>
                    <w:spacing w:line="0" w:lineRule="atLeast"/>
                    <w:rPr>
                      <w:ins w:id="3915" w:author="t_竹沢 公佑" w:date="2019-10-04T22:29:00Z"/>
                      <w:color w:val="222222"/>
                      <w:sz w:val="22"/>
                      <w:szCs w:val="22"/>
                      <w:lang w:val="en"/>
                    </w:rPr>
                  </w:pPr>
                  <w:r>
                    <w:rPr>
                      <w:rFonts w:hint="eastAsia"/>
                      <w:color w:val="222222"/>
                      <w:sz w:val="22"/>
                      <w:szCs w:val="22"/>
                      <w:lang w:val="en"/>
                    </w:rPr>
                    <w:t>t</w:t>
                  </w:r>
                  <w:r>
                    <w:rPr>
                      <w:color w:val="222222"/>
                      <w:sz w:val="22"/>
                      <w:szCs w:val="22"/>
                      <w:lang w:val="en"/>
                    </w:rPr>
                    <w:t xml:space="preserve">o confirm </w:t>
                  </w:r>
                  <w:ins w:id="3916" w:author="t_竹沢 公佑" w:date="2019-10-04T22:29:00Z">
                    <w:r>
                      <w:rPr>
                        <w:rFonts w:hint="eastAsia"/>
                        <w:color w:val="222222"/>
                        <w:sz w:val="22"/>
                        <w:szCs w:val="22"/>
                        <w:lang w:val="en"/>
                      </w:rPr>
                      <w:t xml:space="preserve">that the reception of a group </w:t>
                    </w:r>
                  </w:ins>
                </w:p>
                <w:p w:rsidR="000F6E92" w:rsidRPr="00153450" w:rsidRDefault="000F6E92" w:rsidP="001C44B8">
                  <w:pPr>
                    <w:spacing w:line="0" w:lineRule="atLeast"/>
                    <w:rPr>
                      <w:sz w:val="22"/>
                      <w:szCs w:val="22"/>
                    </w:rPr>
                  </w:pPr>
                  <w:ins w:id="3917" w:author="t_竹沢 公佑" w:date="2019-10-04T22:29:00Z">
                    <w:r>
                      <w:rPr>
                        <w:rFonts w:hint="eastAsia"/>
                        <w:color w:val="222222"/>
                        <w:sz w:val="22"/>
                        <w:szCs w:val="22"/>
                        <w:lang w:val="en"/>
                      </w:rPr>
                      <w:t>is completed.</w:t>
                    </w:r>
                  </w:ins>
                  <w:del w:id="3918" w:author="t_竹沢 公佑" w:date="2019-10-04T22:29:00Z">
                    <w:r w:rsidRPr="00153450" w:rsidDel="0065619D">
                      <w:rPr>
                        <w:color w:val="222222"/>
                        <w:sz w:val="22"/>
                        <w:szCs w:val="22"/>
                        <w:lang w:val="en"/>
                      </w:rPr>
                      <w:delText>valid receive data</w:delText>
                    </w:r>
                    <w:r w:rsidDel="0065619D">
                      <w:rPr>
                        <w:rFonts w:hint="eastAsia"/>
                        <w:color w:val="222222"/>
                        <w:sz w:val="22"/>
                        <w:szCs w:val="22"/>
                        <w:lang w:val="en"/>
                      </w:rPr>
                      <w:delText xml:space="preserve"> in the group</w:delText>
                    </w:r>
                    <w:r w:rsidRPr="00153450" w:rsidDel="0065619D">
                      <w:rPr>
                        <w:rFonts w:hint="eastAsia"/>
                        <w:color w:val="222222"/>
                        <w:sz w:val="22"/>
                        <w:szCs w:val="22"/>
                        <w:lang w:val="en"/>
                      </w:rPr>
                      <w:delText>.</w:delText>
                    </w:r>
                  </w:del>
                </w:p>
              </w:txbxContent>
            </v:textbox>
          </v:shape>
        </w:pict>
      </w:r>
    </w:p>
    <w:p w:rsidR="006C07B8" w:rsidRDefault="006C07B8">
      <w:pPr>
        <w:spacing w:line="0" w:lineRule="atLeast"/>
      </w:pPr>
    </w:p>
    <w:p w:rsidR="006C07B8" w:rsidRDefault="006C07B8">
      <w:pPr>
        <w:spacing w:line="0" w:lineRule="atLeast"/>
      </w:pPr>
    </w:p>
    <w:p w:rsidR="00DF1C7C" w:rsidRDefault="00784A1F">
      <w:pPr>
        <w:spacing w:line="0" w:lineRule="atLeast"/>
      </w:pPr>
      <w:r>
        <w:rPr>
          <w:noProof/>
        </w:rPr>
        <w:pict>
          <v:shape id="_x0000_s1737" type="#_x0000_t32" style="position:absolute;margin-left:248pt;margin-top:3.05pt;width:.05pt;height:18.05pt;z-index:416" o:connectortype="straight">
            <v:stroke endarrow="block"/>
          </v:shape>
        </w:pict>
      </w:r>
    </w:p>
    <w:p w:rsidR="00DF1C7C" w:rsidRDefault="00784A1F">
      <w:pPr>
        <w:spacing w:line="0" w:lineRule="atLeast"/>
      </w:pPr>
      <w:r>
        <w:pict>
          <v:shape id="_x0000_s1238" type="#_x0000_t202" style="position:absolute;margin-left:135.95pt;margin-top:5.5pt;width:224.25pt;height:36pt;z-index:47">
            <v:textbox style="mso-next-textbox:#_x0000_s1238" inset="5.85pt,.7pt,5.85pt,.7pt">
              <w:txbxContent>
                <w:p w:rsidR="000F6E92" w:rsidRDefault="000F6E92">
                  <w:pPr>
                    <w:spacing w:line="0" w:lineRule="atLeast"/>
                    <w:rPr>
                      <w:color w:val="222222"/>
                      <w:sz w:val="22"/>
                      <w:szCs w:val="22"/>
                      <w:lang w:val="en"/>
                    </w:rPr>
                  </w:pPr>
                  <w:r>
                    <w:rPr>
                      <w:color w:val="222222"/>
                      <w:sz w:val="22"/>
                      <w:szCs w:val="22"/>
                      <w:lang w:val="en"/>
                    </w:rPr>
                    <w:t xml:space="preserve">Your application </w:t>
                  </w:r>
                  <w:del w:id="3919" w:author="t_竹沢 公佑" w:date="2019-10-04T22:30:00Z">
                    <w:r w:rsidDel="0065619D">
                      <w:rPr>
                        <w:color w:val="222222"/>
                        <w:sz w:val="22"/>
                        <w:szCs w:val="22"/>
                        <w:lang w:val="en"/>
                      </w:rPr>
                      <w:delText xml:space="preserve">will </w:delText>
                    </w:r>
                  </w:del>
                  <w:r>
                    <w:rPr>
                      <w:color w:val="222222"/>
                      <w:sz w:val="22"/>
                      <w:szCs w:val="22"/>
                      <w:lang w:val="en"/>
                    </w:rPr>
                    <w:t>process</w:t>
                  </w:r>
                  <w:ins w:id="3920" w:author="t_竹沢 公佑" w:date="2019-10-04T22:30:00Z">
                    <w:r>
                      <w:rPr>
                        <w:rFonts w:hint="eastAsia"/>
                        <w:color w:val="222222"/>
                        <w:sz w:val="22"/>
                        <w:szCs w:val="22"/>
                        <w:lang w:val="en"/>
                      </w:rPr>
                      <w:t>es</w:t>
                    </w:r>
                  </w:ins>
                  <w:r>
                    <w:rPr>
                      <w:color w:val="222222"/>
                      <w:sz w:val="22"/>
                      <w:szCs w:val="22"/>
                      <w:lang w:val="en"/>
                    </w:rPr>
                    <w:t xml:space="preserve"> the </w:t>
                  </w:r>
                  <w:del w:id="3921" w:author="t_竹沢 公佑" w:date="2019-10-04T22:30:00Z">
                    <w:r w:rsidDel="0065619D">
                      <w:rPr>
                        <w:color w:val="222222"/>
                        <w:sz w:val="22"/>
                        <w:szCs w:val="22"/>
                        <w:lang w:val="en"/>
                      </w:rPr>
                      <w:delText xml:space="preserve">received </w:delText>
                    </w:r>
                  </w:del>
                  <w:r>
                    <w:rPr>
                      <w:color w:val="222222"/>
                      <w:sz w:val="22"/>
                      <w:szCs w:val="22"/>
                      <w:lang w:val="en"/>
                    </w:rPr>
                    <w:t>data in a valid group.</w:t>
                  </w:r>
                </w:p>
              </w:txbxContent>
            </v:textbox>
          </v:shape>
        </w:pict>
      </w:r>
    </w:p>
    <w:p w:rsidR="001C44B8" w:rsidRDefault="001C44B8">
      <w:pPr>
        <w:spacing w:line="0" w:lineRule="atLeast"/>
      </w:pPr>
    </w:p>
    <w:p w:rsidR="001C44B8" w:rsidRDefault="00784A1F">
      <w:pPr>
        <w:spacing w:line="0" w:lineRule="atLeast"/>
      </w:pPr>
      <w:r>
        <w:rPr>
          <w:noProof/>
        </w:rPr>
        <w:pict>
          <v:shape id="_x0000_s1738" type="#_x0000_t32" style="position:absolute;margin-left:248.25pt;margin-top:10.35pt;width:.05pt;height:18.05pt;z-index:418" o:connectortype="straight">
            <v:stroke endarrow="block"/>
          </v:shape>
        </w:pict>
      </w:r>
    </w:p>
    <w:p w:rsidR="001C44B8" w:rsidRDefault="00784A1F">
      <w:pPr>
        <w:spacing w:line="0" w:lineRule="atLeast"/>
      </w:pPr>
      <w:r>
        <w:pict>
          <v:shape id="_x0000_s1250" type="#_x0000_t202" style="position:absolute;margin-left:135.95pt;margin-top:12.8pt;width:224.25pt;height:46.4pt;z-index:123">
            <v:textbox style="mso-next-textbox:#_x0000_s1250" inset="5.85pt,.7pt,5.85pt,.7pt">
              <w:txbxContent>
                <w:p w:rsidR="000F6E92" w:rsidRDefault="000F6E92">
                  <w:pPr>
                    <w:spacing w:line="0" w:lineRule="atLeast"/>
                    <w:rPr>
                      <w:color w:val="222222"/>
                      <w:sz w:val="22"/>
                      <w:szCs w:val="22"/>
                      <w:lang w:val="en"/>
                    </w:rPr>
                  </w:pPr>
                  <w:r>
                    <w:rPr>
                      <w:color w:val="222222"/>
                      <w:sz w:val="22"/>
                      <w:szCs w:val="22"/>
                      <w:lang w:val="en"/>
                    </w:rPr>
                    <w:t>The process</w:t>
                  </w:r>
                  <w:del w:id="3922" w:author="t_竹沢 公佑" w:date="2019-10-04T22:30:00Z">
                    <w:r w:rsidDel="0065619D">
                      <w:rPr>
                        <w:color w:val="222222"/>
                        <w:sz w:val="22"/>
                        <w:szCs w:val="22"/>
                        <w:lang w:val="en"/>
                      </w:rPr>
                      <w:delText xml:space="preserve"> </w:delText>
                    </w:r>
                  </w:del>
                  <w:ins w:id="3923" w:author="t_竹沢 公佑" w:date="2019-10-04T22:30:00Z">
                    <w:r>
                      <w:rPr>
                        <w:rFonts w:hint="eastAsia"/>
                        <w:color w:val="222222"/>
                        <w:sz w:val="22"/>
                        <w:szCs w:val="22"/>
                        <w:lang w:val="en"/>
                      </w:rPr>
                      <w:t xml:space="preserve"> finishes</w:t>
                    </w:r>
                  </w:ins>
                  <w:del w:id="3924" w:author="t_竹沢 公佑" w:date="2019-10-04T22:30:00Z">
                    <w:r w:rsidDel="0065619D">
                      <w:rPr>
                        <w:color w:val="222222"/>
                        <w:sz w:val="22"/>
                        <w:szCs w:val="22"/>
                        <w:lang w:val="en"/>
                      </w:rPr>
                      <w:delText>is complete</w:delText>
                    </w:r>
                  </w:del>
                  <w:r>
                    <w:rPr>
                      <w:rFonts w:hint="eastAsia"/>
                      <w:color w:val="222222"/>
                      <w:sz w:val="22"/>
                      <w:szCs w:val="22"/>
                    </w:rPr>
                    <w:t>.</w:t>
                  </w:r>
                  <w:r>
                    <w:rPr>
                      <w:color w:val="222222"/>
                      <w:sz w:val="22"/>
                      <w:szCs w:val="22"/>
                      <w:lang w:val="en"/>
                    </w:rPr>
                    <w:t xml:space="preserve"> </w:t>
                  </w:r>
                  <w:ins w:id="3925" w:author="t_竹沢 公佑" w:date="2019-10-06T10:51:00Z">
                    <w:r>
                      <w:rPr>
                        <w:rFonts w:hint="eastAsia"/>
                        <w:color w:val="222222"/>
                        <w:sz w:val="22"/>
                        <w:szCs w:val="22"/>
                        <w:lang w:val="en"/>
                      </w:rPr>
                      <w:t xml:space="preserve">Clear the status of </w:t>
                    </w:r>
                    <w:r>
                      <w:rPr>
                        <w:rFonts w:hint="eastAsia"/>
                        <w:color w:val="222222"/>
                        <w:sz w:val="22"/>
                        <w:szCs w:val="22"/>
                      </w:rPr>
                      <w:t>t</w:t>
                    </w:r>
                  </w:ins>
                  <w:del w:id="3926" w:author="t_竹沢 公佑" w:date="2019-10-06T10:51:00Z">
                    <w:r w:rsidDel="002F2A95">
                      <w:rPr>
                        <w:rFonts w:hint="eastAsia"/>
                        <w:color w:val="222222"/>
                        <w:sz w:val="22"/>
                        <w:szCs w:val="22"/>
                      </w:rPr>
                      <w:delText>T</w:delText>
                    </w:r>
                  </w:del>
                  <w:r>
                    <w:rPr>
                      <w:rFonts w:hint="eastAsia"/>
                      <w:color w:val="222222"/>
                      <w:sz w:val="22"/>
                      <w:szCs w:val="22"/>
                    </w:rPr>
                    <w:t xml:space="preserve">he group is </w:t>
                  </w:r>
                  <w:r>
                    <w:rPr>
                      <w:color w:val="222222"/>
                      <w:sz w:val="22"/>
                      <w:szCs w:val="22"/>
                      <w:lang w:val="en"/>
                    </w:rPr>
                    <w:t xml:space="preserve">no longer needed </w:t>
                  </w:r>
                  <w:ins w:id="3927" w:author="t_竹沢 公佑" w:date="2019-10-06T10:51:00Z">
                    <w:r>
                      <w:rPr>
                        <w:rFonts w:hint="eastAsia"/>
                        <w:color w:val="222222"/>
                        <w:sz w:val="22"/>
                        <w:szCs w:val="22"/>
                        <w:lang w:val="en"/>
                      </w:rPr>
                      <w:t xml:space="preserve">by calling </w:t>
                    </w:r>
                  </w:ins>
                  <w:del w:id="3928" w:author="t_竹沢 公佑" w:date="2019-10-06T10:51:00Z">
                    <w:r w:rsidDel="002F2A95">
                      <w:rPr>
                        <w:color w:val="222222"/>
                        <w:sz w:val="22"/>
                        <w:szCs w:val="22"/>
                        <w:lang w:val="en"/>
                      </w:rPr>
                      <w:delText xml:space="preserve">to return to the driver using </w:delText>
                    </w:r>
                  </w:del>
                  <w:del w:id="3929" w:author="t_竹沢 公佑" w:date="2019-10-04T22:31:00Z">
                    <w:r w:rsidDel="0065619D">
                      <w:rPr>
                        <w:color w:val="222222"/>
                        <w:sz w:val="22"/>
                        <w:szCs w:val="22"/>
                        <w:lang w:val="en"/>
                      </w:rPr>
                      <w:delText xml:space="preserve">the </w:delText>
                    </w:r>
                  </w:del>
                  <w:r>
                    <w:rPr>
                      <w:color w:val="222222"/>
                      <w:sz w:val="22"/>
                      <w:szCs w:val="22"/>
                      <w:lang w:val="en"/>
                    </w:rPr>
                    <w:t>"ioctl (DRXPD_CLR_RCV)".</w:t>
                  </w:r>
                </w:p>
              </w:txbxContent>
            </v:textbox>
          </v:shape>
        </w:pict>
      </w:r>
    </w:p>
    <w:p w:rsidR="001C44B8" w:rsidRDefault="001C44B8">
      <w:pPr>
        <w:spacing w:line="0" w:lineRule="atLeast"/>
      </w:pPr>
    </w:p>
    <w:p w:rsidR="00DF1C7C" w:rsidRDefault="00DF1C7C">
      <w:pPr>
        <w:spacing w:line="0" w:lineRule="atLeast"/>
      </w:pPr>
    </w:p>
    <w:p w:rsidR="00DF1C7C" w:rsidRDefault="00784A1F">
      <w:pPr>
        <w:spacing w:line="0" w:lineRule="atLeast"/>
      </w:pPr>
      <w:r>
        <w:rPr>
          <w:noProof/>
        </w:rPr>
        <w:pict>
          <v:shape id="_x0000_s1739" type="#_x0000_t32" style="position:absolute;margin-left:247.75pt;margin-top:11.05pt;width:.05pt;height:18.05pt;z-index:1" o:connectortype="straight">
            <v:stroke endarrow="block"/>
          </v:shape>
        </w:pict>
      </w:r>
    </w:p>
    <w:p w:rsidR="00DF1C7C" w:rsidRDefault="00784A1F">
      <w:pPr>
        <w:spacing w:line="0" w:lineRule="atLeast"/>
      </w:pPr>
      <w:r>
        <w:rPr>
          <w:noProof/>
        </w:rPr>
        <w:pict>
          <v:shape id="_x0000_s1741" type="#_x0000_t202" style="position:absolute;margin-left:112.8pt;margin-top:4.55pt;width:42.75pt;height:18pt;z-index:419" filled="f" stroked="f">
            <v:textbox style="mso-next-textbox:#_x0000_s1741" inset="5.85pt,.7pt,5.85pt,.7pt">
              <w:txbxContent>
                <w:p w:rsidR="000F6E92" w:rsidRPr="00D83EEC" w:rsidRDefault="000F6E92" w:rsidP="00D83EEC">
                  <w:pPr>
                    <w:spacing w:line="0" w:lineRule="atLeast"/>
                    <w:rPr>
                      <w:color w:val="222222"/>
                      <w:sz w:val="22"/>
                      <w:szCs w:val="22"/>
                      <w:lang w:val="en"/>
                    </w:rPr>
                  </w:pPr>
                  <w:r>
                    <w:rPr>
                      <w:rFonts w:hint="eastAsia"/>
                      <w:color w:val="222222"/>
                      <w:sz w:val="22"/>
                      <w:szCs w:val="22"/>
                      <w:lang w:val="en"/>
                    </w:rPr>
                    <w:t>No</w:t>
                  </w:r>
                </w:p>
              </w:txbxContent>
            </v:textbox>
          </v:shape>
        </w:pict>
      </w:r>
      <w:r>
        <w:pict>
          <v:shape id="_x0000_s1243" type="#_x0000_t9" style="position:absolute;margin-left:150.25pt;margin-top:13.55pt;width:195.75pt;height:27.75pt;z-index:48">
            <v:textbox inset="5.85pt,.7pt,5.85pt,.7pt"/>
          </v:shape>
        </w:pict>
      </w:r>
    </w:p>
    <w:p w:rsidR="00DF1C7C" w:rsidRDefault="00784A1F">
      <w:pPr>
        <w:spacing w:line="0" w:lineRule="atLeast"/>
      </w:pPr>
      <w:r>
        <w:pict>
          <v:shape id="_x0000_s1251" type="#_x0000_t202" style="position:absolute;margin-left:88.25pt;margin-top:4.2pt;width:17.25pt;height:18pt;z-index:53" filled="f" stroked="f">
            <v:textbox style="mso-next-textbox:#_x0000_s1251" inset="5.85pt,.7pt,5.85pt,.7pt">
              <w:txbxContent>
                <w:p w:rsidR="000F6E92" w:rsidRDefault="000F6E92">
                  <w:pPr>
                    <w:spacing w:line="0" w:lineRule="atLeast"/>
                    <w:rPr>
                      <w:color w:val="222222"/>
                      <w:lang w:val="en"/>
                    </w:rPr>
                  </w:pPr>
                  <w:r>
                    <w:rPr>
                      <w:rFonts w:hint="eastAsia"/>
                      <w:color w:val="222222"/>
                      <w:lang w:val="en"/>
                    </w:rPr>
                    <w:t>1</w:t>
                  </w:r>
                </w:p>
              </w:txbxContent>
            </v:textbox>
          </v:shape>
        </w:pict>
      </w:r>
      <w:r>
        <w:rPr>
          <w:noProof/>
        </w:rPr>
        <w:pict>
          <v:shape id="_x0000_s1740" type="#_x0000_t34" style="position:absolute;margin-left:108pt;margin-top:11.65pt;width:47.55pt;height:.05pt;z-index:2" o:connectortype="elbow" adj="10789,-157874400,-74816">
            <v:stroke startarrow="block"/>
          </v:shape>
        </w:pict>
      </w:r>
      <w:r>
        <w:pict>
          <v:oval id="_x0000_s1249" style="position:absolute;margin-left:84pt;margin-top:.25pt;width:24pt;height:24.75pt;z-index:52">
            <v:textbox inset="5.85pt,.7pt,5.85pt,.7pt"/>
          </v:oval>
        </w:pict>
      </w:r>
      <w:r>
        <w:pict>
          <v:shape id="_x0000_s1242" type="#_x0000_t202" style="position:absolute;margin-left:186.95pt;margin-top:2.5pt;width:122.25pt;height:18pt;z-index:49" filled="f" stroked="f">
            <v:textbox style="mso-next-textbox:#_x0000_s1242" inset="5.85pt,.7pt,5.85pt,.7pt">
              <w:txbxContent>
                <w:p w:rsidR="000F6E92" w:rsidRPr="006C07B8" w:rsidRDefault="000F6E92">
                  <w:pPr>
                    <w:spacing w:line="0" w:lineRule="atLeast"/>
                    <w:jc w:val="center"/>
                    <w:rPr>
                      <w:color w:val="222222"/>
                      <w:sz w:val="22"/>
                      <w:szCs w:val="22"/>
                      <w:lang w:val="en"/>
                    </w:rPr>
                  </w:pPr>
                  <w:r w:rsidRPr="006C07B8">
                    <w:rPr>
                      <w:rFonts w:hint="eastAsia"/>
                      <w:color w:val="222222"/>
                      <w:sz w:val="22"/>
                      <w:szCs w:val="22"/>
                      <w:lang w:val="en"/>
                    </w:rPr>
                    <w:t>E</w:t>
                  </w:r>
                  <w:r w:rsidRPr="006C07B8">
                    <w:rPr>
                      <w:color w:val="222222"/>
                      <w:sz w:val="22"/>
                      <w:szCs w:val="22"/>
                      <w:lang w:val="en"/>
                    </w:rPr>
                    <w:t>xit the</w:t>
                  </w:r>
                  <w:r w:rsidRPr="006C07B8">
                    <w:rPr>
                      <w:rFonts w:hint="eastAsia"/>
                      <w:color w:val="222222"/>
                      <w:sz w:val="22"/>
                      <w:szCs w:val="22"/>
                      <w:lang w:val="en"/>
                    </w:rPr>
                    <w:t xml:space="preserve"> </w:t>
                  </w:r>
                  <w:r w:rsidRPr="006C07B8">
                    <w:rPr>
                      <w:color w:val="222222"/>
                      <w:sz w:val="22"/>
                      <w:szCs w:val="22"/>
                      <w:lang w:val="en"/>
                    </w:rPr>
                    <w:t>reception?</w:t>
                  </w:r>
                </w:p>
              </w:txbxContent>
            </v:textbox>
          </v:shape>
        </w:pict>
      </w:r>
    </w:p>
    <w:p w:rsidR="00DF1C7C" w:rsidRDefault="00784A1F">
      <w:pPr>
        <w:spacing w:line="0" w:lineRule="atLeast"/>
      </w:pPr>
      <w:r>
        <w:pict>
          <v:shape id="_x0000_s1245" type="#_x0000_t32" style="position:absolute;margin-left:247.75pt;margin-top:9.45pt;width:.3pt;height:27pt;flip:x;z-index:51" o:connectortype="straight">
            <v:stroke endarrow="block"/>
          </v:shape>
        </w:pict>
      </w:r>
    </w:p>
    <w:p w:rsidR="00DF1C7C" w:rsidRDefault="00784A1F">
      <w:pPr>
        <w:spacing w:line="0" w:lineRule="atLeast"/>
      </w:pPr>
      <w:r>
        <w:pict>
          <v:shape id="_x0000_s1244" type="#_x0000_t202" style="position:absolute;margin-left:259.8pt;margin-top:2.85pt;width:42.75pt;height:18pt;z-index:50" filled="f" stroked="f">
            <v:textbox style="mso-next-textbox:#_x0000_s1244" inset="5.85pt,.7pt,5.85pt,.7pt">
              <w:txbxContent>
                <w:p w:rsidR="000F6E92" w:rsidRPr="00D83EEC" w:rsidRDefault="000F6E92">
                  <w:pPr>
                    <w:spacing w:line="0" w:lineRule="atLeast"/>
                    <w:rPr>
                      <w:color w:val="222222"/>
                      <w:sz w:val="22"/>
                      <w:szCs w:val="22"/>
                      <w:lang w:val="en"/>
                    </w:rPr>
                  </w:pPr>
                  <w:r w:rsidRPr="00D83EEC">
                    <w:rPr>
                      <w:rFonts w:hint="eastAsia"/>
                      <w:color w:val="222222"/>
                      <w:sz w:val="22"/>
                      <w:szCs w:val="22"/>
                      <w:lang w:val="en"/>
                    </w:rPr>
                    <w:t>Yes</w:t>
                  </w:r>
                </w:p>
              </w:txbxContent>
            </v:textbox>
          </v:shape>
        </w:pict>
      </w:r>
    </w:p>
    <w:p w:rsidR="00DF1C7C" w:rsidRDefault="00784A1F">
      <w:pPr>
        <w:spacing w:line="0" w:lineRule="atLeast"/>
      </w:pPr>
      <w:r>
        <w:pict>
          <v:shape id="_x0000_s1246" type="#_x0000_t202" style="position:absolute;margin-left:144.2pt;margin-top:5.3pt;width:207.75pt;height:36pt;z-index:55">
            <v:textbox style="mso-next-textbox:#_x0000_s1246" inset="5.85pt,.7pt,5.85pt,.7pt">
              <w:txbxContent>
                <w:p w:rsidR="000F6E92" w:rsidRDefault="000F6E92">
                  <w:pPr>
                    <w:spacing w:line="0" w:lineRule="atLeast"/>
                    <w:rPr>
                      <w:color w:val="222222"/>
                      <w:sz w:val="22"/>
                      <w:szCs w:val="22"/>
                      <w:lang w:val="en"/>
                    </w:rPr>
                  </w:pPr>
                  <w:r>
                    <w:rPr>
                      <w:color w:val="222222"/>
                      <w:sz w:val="22"/>
                      <w:szCs w:val="22"/>
                      <w:lang w:val="en"/>
                    </w:rPr>
                    <w:t xml:space="preserve">Use </w:t>
                  </w:r>
                  <w:del w:id="3930" w:author="t_竹沢 公佑" w:date="2019-10-04T22:32:00Z">
                    <w:r w:rsidDel="0065619D">
                      <w:rPr>
                        <w:color w:val="222222"/>
                        <w:sz w:val="22"/>
                        <w:szCs w:val="22"/>
                        <w:lang w:val="en"/>
                      </w:rPr>
                      <w:delText xml:space="preserve">the </w:delText>
                    </w:r>
                  </w:del>
                  <w:r>
                    <w:rPr>
                      <w:color w:val="222222"/>
                      <w:sz w:val="22"/>
                      <w:szCs w:val="22"/>
                      <w:lang w:val="en"/>
                    </w:rPr>
                    <w:t>"ioctl (DRXPD_</w:t>
                  </w:r>
                  <w:r>
                    <w:rPr>
                      <w:rFonts w:hint="eastAsia"/>
                      <w:color w:val="222222"/>
                      <w:sz w:val="22"/>
                      <w:szCs w:val="22"/>
                      <w:lang w:val="en"/>
                    </w:rPr>
                    <w:t>RCVSTOP</w:t>
                  </w:r>
                  <w:r>
                    <w:rPr>
                      <w:color w:val="222222"/>
                      <w:sz w:val="22"/>
                      <w:szCs w:val="22"/>
                      <w:lang w:val="en"/>
                    </w:rPr>
                    <w:t>)"</w:t>
                  </w:r>
                  <w:del w:id="3931" w:author="t_竹沢 公佑" w:date="2019-10-04T22:32:00Z">
                    <w:r w:rsidDel="0065619D">
                      <w:rPr>
                        <w:color w:val="222222"/>
                        <w:sz w:val="22"/>
                        <w:szCs w:val="22"/>
                        <w:lang w:val="en"/>
                      </w:rPr>
                      <w:delText xml:space="preserve">, </w:delText>
                    </w:r>
                  </w:del>
                </w:p>
                <w:p w:rsidR="000F6E92" w:rsidRDefault="000F6E92">
                  <w:pPr>
                    <w:spacing w:line="0" w:lineRule="atLeast"/>
                    <w:rPr>
                      <w:sz w:val="22"/>
                      <w:szCs w:val="22"/>
                    </w:rPr>
                  </w:pPr>
                  <w:r>
                    <w:rPr>
                      <w:color w:val="222222"/>
                      <w:sz w:val="22"/>
                      <w:szCs w:val="22"/>
                      <w:lang w:val="en"/>
                    </w:rPr>
                    <w:t xml:space="preserve">to </w:t>
                  </w:r>
                  <w:r>
                    <w:rPr>
                      <w:rFonts w:hint="eastAsia"/>
                      <w:color w:val="222222"/>
                      <w:sz w:val="22"/>
                      <w:szCs w:val="22"/>
                      <w:lang w:val="en"/>
                    </w:rPr>
                    <w:t xml:space="preserve">stop </w:t>
                  </w:r>
                  <w:del w:id="3932" w:author="t_竹沢 公佑" w:date="2019-10-04T22:32:00Z">
                    <w:r w:rsidDel="0065619D">
                      <w:rPr>
                        <w:rFonts w:hint="eastAsia"/>
                        <w:color w:val="222222"/>
                        <w:sz w:val="22"/>
                        <w:szCs w:val="22"/>
                      </w:rPr>
                      <w:delText xml:space="preserve">the </w:delText>
                    </w:r>
                  </w:del>
                  <w:r>
                    <w:rPr>
                      <w:rFonts w:hint="eastAsia"/>
                      <w:color w:val="222222"/>
                      <w:sz w:val="22"/>
                      <w:szCs w:val="22"/>
                      <w:lang w:val="en"/>
                    </w:rPr>
                    <w:t>reception</w:t>
                  </w:r>
                  <w:r>
                    <w:rPr>
                      <w:color w:val="222222"/>
                      <w:sz w:val="22"/>
                      <w:szCs w:val="22"/>
                      <w:lang w:val="en"/>
                    </w:rPr>
                    <w:t>.</w:t>
                  </w:r>
                </w:p>
                <w:p w:rsidR="000F6E92" w:rsidRDefault="000F6E92">
                  <w:pPr>
                    <w:spacing w:line="0" w:lineRule="atLeast"/>
                    <w:rPr>
                      <w:sz w:val="22"/>
                      <w:szCs w:val="22"/>
                    </w:rPr>
                  </w:pPr>
                </w:p>
              </w:txbxContent>
            </v:textbox>
          </v:shape>
        </w:pict>
      </w:r>
    </w:p>
    <w:p w:rsidR="00DF1C7C" w:rsidRDefault="00DF1C7C">
      <w:pPr>
        <w:spacing w:line="0" w:lineRule="atLeast"/>
      </w:pPr>
    </w:p>
    <w:p w:rsidR="00DF1C7C" w:rsidRDefault="00784A1F">
      <w:pPr>
        <w:spacing w:line="0" w:lineRule="atLeast"/>
      </w:pPr>
      <w:r>
        <w:rPr>
          <w:noProof/>
        </w:rPr>
        <w:pict>
          <v:shape id="_x0000_s1744" type="#_x0000_t32" style="position:absolute;margin-left:248pt;margin-top:10.2pt;width:.35pt;height:18pt;z-index:421" o:connectortype="straight">
            <v:stroke endarrow="block"/>
          </v:shape>
        </w:pict>
      </w:r>
    </w:p>
    <w:p w:rsidR="00DF1C7C" w:rsidRDefault="00784A1F">
      <w:pPr>
        <w:spacing w:line="0" w:lineRule="atLeast"/>
      </w:pPr>
      <w:r>
        <w:pict>
          <v:shape id="_x0000_s1259" type="#_x0000_t202" style="position:absolute;margin-left:331.8pt;margin-top:3.6pt;width:106.5pt;height:18pt;z-index:54" filled="f" stroked="f">
            <v:textbox style="mso-next-textbox:#_x0000_s1259" inset="5.85pt,.7pt,5.85pt,.7pt">
              <w:txbxContent>
                <w:p w:rsidR="000F6E92" w:rsidRDefault="000F6E92">
                  <w:pPr>
                    <w:spacing w:line="0" w:lineRule="atLeast"/>
                    <w:rPr>
                      <w:color w:val="222222"/>
                      <w:sz w:val="22"/>
                      <w:szCs w:val="22"/>
                      <w:lang w:val="en"/>
                    </w:rPr>
                  </w:pPr>
                  <w:r>
                    <w:rPr>
                      <w:color w:val="222222"/>
                      <w:sz w:val="22"/>
                      <w:szCs w:val="22"/>
                      <w:lang w:val="en"/>
                    </w:rPr>
                    <w:t>R</w:t>
                  </w:r>
                  <w:r>
                    <w:rPr>
                      <w:rFonts w:hint="eastAsia"/>
                      <w:color w:val="222222"/>
                      <w:sz w:val="22"/>
                      <w:szCs w:val="22"/>
                      <w:lang w:val="en"/>
                    </w:rPr>
                    <w:t xml:space="preserve">estart </w:t>
                  </w:r>
                  <w:r>
                    <w:rPr>
                      <w:rFonts w:hint="eastAsia"/>
                      <w:sz w:val="22"/>
                      <w:szCs w:val="22"/>
                    </w:rPr>
                    <w:t>Reception</w:t>
                  </w:r>
                </w:p>
              </w:txbxContent>
            </v:textbox>
          </v:shape>
        </w:pict>
      </w:r>
      <w:r>
        <w:rPr>
          <w:noProof/>
        </w:rPr>
        <w:pict>
          <v:shape id="_x0000_s1743" type="#_x0000_t9" style="position:absolute;margin-left:150.45pt;margin-top:12.6pt;width:195.75pt;height:36pt;z-index:420">
            <v:textbox inset="5.85pt,.7pt,5.85pt,.7pt"/>
          </v:shape>
        </w:pict>
      </w:r>
    </w:p>
    <w:p w:rsidR="009B7875" w:rsidRDefault="00784A1F">
      <w:pPr>
        <w:spacing w:line="0" w:lineRule="atLeast"/>
      </w:pPr>
      <w:r>
        <w:pict>
          <v:oval id="_x0000_s1240" style="position:absolute;margin-left:385.05pt;margin-top:2.4pt;width:24pt;height:24.75pt;z-index:143">
            <v:textbox inset="5.85pt,.7pt,5.85pt,.7pt"/>
          </v:oval>
        </w:pict>
      </w:r>
      <w:r>
        <w:pict>
          <v:shape id="_x0000_s1241" type="#_x0000_t202" style="position:absolute;margin-left:388.8pt;margin-top:6.05pt;width:17.25pt;height:18pt;z-index:144" filled="f" stroked="f">
            <v:textbox style="mso-next-textbox:#_x0000_s1241" inset="5.85pt,.7pt,5.85pt,.7pt">
              <w:txbxContent>
                <w:p w:rsidR="000F6E92" w:rsidRDefault="000F6E92">
                  <w:pPr>
                    <w:spacing w:line="0" w:lineRule="atLeast"/>
                    <w:rPr>
                      <w:color w:val="222222"/>
                      <w:lang w:val="en"/>
                    </w:rPr>
                  </w:pPr>
                  <w:r>
                    <w:rPr>
                      <w:rFonts w:hint="eastAsia"/>
                      <w:color w:val="222222"/>
                      <w:lang w:val="en"/>
                    </w:rPr>
                    <w:t>2</w:t>
                  </w:r>
                </w:p>
              </w:txbxContent>
            </v:textbox>
          </v:shape>
        </w:pict>
      </w:r>
      <w:r>
        <w:rPr>
          <w:noProof/>
        </w:rPr>
        <w:pict>
          <v:shape id="_x0000_s1747" type="#_x0000_t32" style="position:absolute;margin-left:346.2pt;margin-top:15.05pt;width:38.05pt;height:0;z-index:423" o:connectortype="elbow" adj="-228574,-1,-228574">
            <v:stroke endarrow="block"/>
          </v:shape>
        </w:pict>
      </w:r>
      <w:r>
        <w:rPr>
          <w:noProof/>
        </w:rPr>
        <w:pict>
          <v:shape id="_x0000_s1745" type="#_x0000_t202" style="position:absolute;margin-left:186pt;margin-top:6.05pt;width:122.25pt;height:18pt;z-index:422" filled="f" stroked="f">
            <v:textbox style="mso-next-textbox:#_x0000_s1745" inset="5.85pt,.7pt,5.85pt,.7pt">
              <w:txbxContent>
                <w:p w:rsidR="000F6E92" w:rsidRPr="006C07B8" w:rsidRDefault="000F6E92" w:rsidP="009B7875">
                  <w:pPr>
                    <w:spacing w:line="0" w:lineRule="atLeast"/>
                    <w:jc w:val="center"/>
                    <w:rPr>
                      <w:color w:val="222222"/>
                      <w:sz w:val="22"/>
                      <w:szCs w:val="22"/>
                      <w:lang w:val="en"/>
                    </w:rPr>
                  </w:pPr>
                  <w:r>
                    <w:rPr>
                      <w:rFonts w:hint="eastAsia"/>
                      <w:color w:val="222222"/>
                      <w:sz w:val="22"/>
                      <w:szCs w:val="22"/>
                      <w:lang w:val="en"/>
                    </w:rPr>
                    <w:t xml:space="preserve">Restart </w:t>
                  </w:r>
                  <w:r w:rsidRPr="006C07B8">
                    <w:rPr>
                      <w:color w:val="222222"/>
                      <w:sz w:val="22"/>
                      <w:szCs w:val="22"/>
                      <w:lang w:val="en"/>
                    </w:rPr>
                    <w:t>reception?</w:t>
                  </w:r>
                </w:p>
              </w:txbxContent>
            </v:textbox>
          </v:shape>
        </w:pict>
      </w:r>
    </w:p>
    <w:p w:rsidR="00DF1C7C" w:rsidRDefault="00DF1C7C">
      <w:pPr>
        <w:spacing w:line="0" w:lineRule="atLeast"/>
      </w:pPr>
    </w:p>
    <w:p w:rsidR="00DF1C7C" w:rsidRDefault="00784A1F">
      <w:pPr>
        <w:spacing w:line="0" w:lineRule="atLeast"/>
      </w:pPr>
      <w:r>
        <w:pict>
          <v:shape id="_x0000_s1247" type="#_x0000_t32" style="position:absolute;margin-left:248.05pt;margin-top:1.95pt;width:.25pt;height:18pt;z-index:57" o:connectortype="straight">
            <v:stroke endarrow="block"/>
          </v:shape>
        </w:pict>
      </w:r>
    </w:p>
    <w:p w:rsidR="00DF1C7C" w:rsidRDefault="00784A1F">
      <w:pPr>
        <w:spacing w:line="0" w:lineRule="atLeast"/>
      </w:pPr>
      <w:r>
        <w:pict>
          <v:shape id="_x0000_s1260" type="#_x0000_t202" style="position:absolute;margin-left:144.2pt;margin-top:4.35pt;width:207.75pt;height:34.5pt;z-index:133">
            <v:textbox style="mso-next-textbox:#_x0000_s1260" inset="5.85pt,.7pt,5.85pt,.7pt">
              <w:txbxContent>
                <w:p w:rsidR="000F6E92" w:rsidRDefault="000F6E92">
                  <w:pPr>
                    <w:spacing w:line="0" w:lineRule="atLeast"/>
                    <w:rPr>
                      <w:color w:val="222222"/>
                      <w:sz w:val="22"/>
                      <w:szCs w:val="22"/>
                      <w:lang w:val="en"/>
                    </w:rPr>
                  </w:pPr>
                  <w:r>
                    <w:rPr>
                      <w:color w:val="222222"/>
                      <w:sz w:val="22"/>
                      <w:szCs w:val="22"/>
                      <w:lang w:val="en"/>
                    </w:rPr>
                    <w:t xml:space="preserve">Use </w:t>
                  </w:r>
                  <w:del w:id="3933" w:author="t_竹沢 公佑" w:date="2019-10-04T22:31:00Z">
                    <w:r w:rsidDel="0065619D">
                      <w:rPr>
                        <w:color w:val="222222"/>
                        <w:sz w:val="22"/>
                        <w:szCs w:val="22"/>
                        <w:lang w:val="en"/>
                      </w:rPr>
                      <w:delText xml:space="preserve">the </w:delText>
                    </w:r>
                  </w:del>
                  <w:r>
                    <w:rPr>
                      <w:color w:val="222222"/>
                      <w:sz w:val="22"/>
                      <w:szCs w:val="22"/>
                      <w:lang w:val="en"/>
                    </w:rPr>
                    <w:t>"ioctl (DRXPD_</w:t>
                  </w:r>
                  <w:r>
                    <w:rPr>
                      <w:rFonts w:hint="eastAsia"/>
                      <w:color w:val="222222"/>
                      <w:sz w:val="22"/>
                      <w:szCs w:val="22"/>
                      <w:lang w:val="en"/>
                    </w:rPr>
                    <w:t>RCVEVTSTOP</w:t>
                  </w:r>
                  <w:r>
                    <w:rPr>
                      <w:color w:val="222222"/>
                      <w:sz w:val="22"/>
                      <w:szCs w:val="22"/>
                      <w:lang w:val="en"/>
                    </w:rPr>
                    <w:t>)"</w:t>
                  </w:r>
                  <w:del w:id="3934" w:author="t_竹沢 公佑" w:date="2019-10-04T22:31:00Z">
                    <w:r w:rsidDel="0065619D">
                      <w:rPr>
                        <w:color w:val="222222"/>
                        <w:sz w:val="22"/>
                        <w:szCs w:val="22"/>
                        <w:lang w:val="en"/>
                      </w:rPr>
                      <w:delText xml:space="preserve">, </w:delText>
                    </w:r>
                  </w:del>
                </w:p>
                <w:p w:rsidR="000F6E92" w:rsidRDefault="000F6E92">
                  <w:pPr>
                    <w:spacing w:line="0" w:lineRule="atLeast"/>
                    <w:rPr>
                      <w:sz w:val="22"/>
                      <w:szCs w:val="22"/>
                    </w:rPr>
                  </w:pPr>
                  <w:r>
                    <w:rPr>
                      <w:color w:val="222222"/>
                      <w:sz w:val="22"/>
                      <w:szCs w:val="22"/>
                      <w:lang w:val="en"/>
                    </w:rPr>
                    <w:t xml:space="preserve">to </w:t>
                  </w:r>
                  <w:r>
                    <w:rPr>
                      <w:rFonts w:hint="eastAsia"/>
                      <w:color w:val="222222"/>
                      <w:sz w:val="22"/>
                      <w:szCs w:val="22"/>
                      <w:lang w:val="en"/>
                    </w:rPr>
                    <w:t xml:space="preserve">stop </w:t>
                  </w:r>
                  <w:r>
                    <w:rPr>
                      <w:rFonts w:hint="eastAsia"/>
                      <w:color w:val="222222"/>
                      <w:sz w:val="22"/>
                      <w:szCs w:val="22"/>
                    </w:rPr>
                    <w:t xml:space="preserve">the </w:t>
                  </w:r>
                  <w:r>
                    <w:rPr>
                      <w:rFonts w:hint="eastAsia"/>
                      <w:color w:val="222222"/>
                      <w:sz w:val="22"/>
                      <w:szCs w:val="22"/>
                      <w:lang w:val="en"/>
                    </w:rPr>
                    <w:t>event</w:t>
                  </w:r>
                  <w:r>
                    <w:rPr>
                      <w:color w:val="222222"/>
                      <w:sz w:val="22"/>
                      <w:szCs w:val="22"/>
                      <w:lang w:val="en"/>
                    </w:rPr>
                    <w:t>.</w:t>
                  </w:r>
                </w:p>
                <w:p w:rsidR="000F6E92" w:rsidRDefault="000F6E92">
                  <w:pPr>
                    <w:spacing w:line="0" w:lineRule="atLeast"/>
                    <w:rPr>
                      <w:sz w:val="22"/>
                      <w:szCs w:val="22"/>
                    </w:rPr>
                  </w:pPr>
                </w:p>
              </w:txbxContent>
            </v:textbox>
          </v:shape>
        </w:pict>
      </w:r>
    </w:p>
    <w:p w:rsidR="00DF1C7C" w:rsidRDefault="00DF1C7C">
      <w:pPr>
        <w:spacing w:line="0" w:lineRule="atLeast"/>
      </w:pPr>
    </w:p>
    <w:p w:rsidR="007D6474" w:rsidRDefault="00784A1F">
      <w:pPr>
        <w:spacing w:line="0" w:lineRule="atLeast"/>
      </w:pPr>
      <w:r>
        <w:rPr>
          <w:noProof/>
        </w:rPr>
        <w:pict>
          <v:shape id="_x0000_s1748" type="#_x0000_t32" style="position:absolute;margin-left:248.35pt;margin-top:7.75pt;width:.05pt;height:19.5pt;z-index:424" o:connectortype="straight">
            <v:stroke endarrow="block"/>
          </v:shape>
        </w:pict>
      </w:r>
    </w:p>
    <w:p w:rsidR="00DF1C7C" w:rsidRDefault="00784A1F">
      <w:pPr>
        <w:spacing w:line="0" w:lineRule="atLeast"/>
      </w:pPr>
      <w:r>
        <w:pict>
          <v:shape id="_x0000_s1258" type="#_x0000_t202" style="position:absolute;margin-left:336pt;margin-top:2.7pt;width:106.5pt;height:18pt;z-index:147" filled="f" stroked="f">
            <v:textbox style="mso-next-textbox:#_x0000_s1258" inset="5.85pt,.7pt,5.85pt,.7pt">
              <w:txbxContent>
                <w:p w:rsidR="000F6E92" w:rsidRDefault="000F6E92">
                  <w:pPr>
                    <w:spacing w:line="0" w:lineRule="atLeast"/>
                    <w:rPr>
                      <w:color w:val="222222"/>
                      <w:sz w:val="22"/>
                      <w:szCs w:val="22"/>
                      <w:lang w:val="en"/>
                    </w:rPr>
                  </w:pPr>
                  <w:r>
                    <w:rPr>
                      <w:color w:val="222222"/>
                      <w:sz w:val="22"/>
                      <w:szCs w:val="22"/>
                      <w:lang w:val="en"/>
                    </w:rPr>
                    <w:t>R</w:t>
                  </w:r>
                  <w:r>
                    <w:rPr>
                      <w:rFonts w:hint="eastAsia"/>
                      <w:color w:val="222222"/>
                      <w:sz w:val="22"/>
                      <w:szCs w:val="22"/>
                      <w:lang w:val="en"/>
                    </w:rPr>
                    <w:t xml:space="preserve">estart </w:t>
                  </w:r>
                  <w:r>
                    <w:rPr>
                      <w:rFonts w:hint="eastAsia"/>
                      <w:sz w:val="22"/>
                      <w:szCs w:val="22"/>
                    </w:rPr>
                    <w:t>Reception</w:t>
                  </w:r>
                </w:p>
              </w:txbxContent>
            </v:textbox>
          </v:shape>
        </w:pict>
      </w:r>
      <w:r>
        <w:rPr>
          <w:noProof/>
        </w:rPr>
        <w:pict>
          <v:shape id="_x0000_s1749" type="#_x0000_t9" style="position:absolute;margin-left:150.45pt;margin-top:11.7pt;width:195.75pt;height:36pt;z-index:425">
            <v:textbox inset="5.85pt,.7pt,5.85pt,.7pt"/>
          </v:shape>
        </w:pict>
      </w:r>
    </w:p>
    <w:p w:rsidR="00DF1C7C" w:rsidRDefault="00784A1F">
      <w:pPr>
        <w:spacing w:line="0" w:lineRule="atLeast"/>
      </w:pPr>
      <w:r>
        <w:pict>
          <v:shape id="_x0000_s1255" type="#_x0000_t202" style="position:absolute;margin-left:390.5pt;margin-top:5.95pt;width:17.25pt;height:18pt;z-index:146" filled="f" stroked="f">
            <v:textbox style="mso-next-textbox:#_x0000_s1255" inset="5.85pt,.7pt,5.85pt,.7pt">
              <w:txbxContent>
                <w:p w:rsidR="000F6E92" w:rsidRDefault="000F6E92">
                  <w:pPr>
                    <w:spacing w:line="0" w:lineRule="atLeast"/>
                    <w:jc w:val="center"/>
                    <w:rPr>
                      <w:color w:val="222222"/>
                      <w:lang w:val="en"/>
                    </w:rPr>
                  </w:pPr>
                  <w:r>
                    <w:rPr>
                      <w:rFonts w:hint="eastAsia"/>
                      <w:color w:val="222222"/>
                      <w:lang w:val="en"/>
                    </w:rPr>
                    <w:t xml:space="preserve">3  </w:t>
                  </w:r>
                </w:p>
              </w:txbxContent>
            </v:textbox>
          </v:shape>
        </w:pict>
      </w:r>
      <w:r>
        <w:pict>
          <v:oval id="_x0000_s1254" style="position:absolute;margin-left:386.05pt;margin-top:2.85pt;width:24pt;height:24.75pt;z-index:145">
            <v:textbox inset="5.85pt,.7pt,5.85pt,.7pt"/>
          </v:oval>
        </w:pict>
      </w:r>
      <w:r>
        <w:rPr>
          <w:noProof/>
        </w:rPr>
        <w:pict>
          <v:shape id="_x0000_s1750" type="#_x0000_t34" style="position:absolute;margin-left:346.2pt;margin-top:14.1pt;width:39.85pt;height:.05pt;z-index:426" o:connectortype="elbow" adj="10786,-268617600,-218385">
            <v:stroke endarrow="block"/>
          </v:shape>
        </w:pict>
      </w:r>
      <w:r>
        <w:rPr>
          <w:noProof/>
        </w:rPr>
        <w:pict>
          <v:shape id="_x0000_s1751" type="#_x0000_t202" style="position:absolute;margin-left:186.95pt;margin-top:5.1pt;width:122.25pt;height:18pt;z-index:427" filled="f" stroked="f">
            <v:textbox style="mso-next-textbox:#_x0000_s1751" inset="5.85pt,.7pt,5.85pt,.7pt">
              <w:txbxContent>
                <w:p w:rsidR="000F6E92" w:rsidRPr="006C07B8" w:rsidRDefault="000F6E92" w:rsidP="009B7875">
                  <w:pPr>
                    <w:spacing w:line="0" w:lineRule="atLeast"/>
                    <w:jc w:val="center"/>
                    <w:rPr>
                      <w:color w:val="222222"/>
                      <w:sz w:val="22"/>
                      <w:szCs w:val="22"/>
                      <w:lang w:val="en"/>
                    </w:rPr>
                  </w:pPr>
                  <w:r>
                    <w:rPr>
                      <w:rFonts w:hint="eastAsia"/>
                      <w:color w:val="222222"/>
                      <w:sz w:val="22"/>
                      <w:szCs w:val="22"/>
                      <w:lang w:val="en"/>
                    </w:rPr>
                    <w:t xml:space="preserve">Restart </w:t>
                  </w:r>
                  <w:r w:rsidRPr="006C07B8">
                    <w:rPr>
                      <w:color w:val="222222"/>
                      <w:sz w:val="22"/>
                      <w:szCs w:val="22"/>
                      <w:lang w:val="en"/>
                    </w:rPr>
                    <w:t>reception?</w:t>
                  </w:r>
                </w:p>
              </w:txbxContent>
            </v:textbox>
          </v:shape>
        </w:pict>
      </w:r>
    </w:p>
    <w:p w:rsidR="00DF1C7C" w:rsidRDefault="00DF1C7C">
      <w:pPr>
        <w:spacing w:line="0" w:lineRule="atLeast"/>
      </w:pPr>
    </w:p>
    <w:p w:rsidR="00DF1C7C" w:rsidRDefault="00784A1F">
      <w:pPr>
        <w:spacing w:line="0" w:lineRule="atLeast"/>
      </w:pPr>
      <w:r>
        <w:rPr>
          <w:noProof/>
        </w:rPr>
        <w:pict>
          <v:shape id="_x0000_s1752" type="#_x0000_t32" style="position:absolute;margin-left:247.75pt;margin-top:1pt;width:.3pt;height:18pt;z-index:428" o:connectortype="straight">
            <v:stroke endarrow="block"/>
          </v:shape>
        </w:pict>
      </w:r>
    </w:p>
    <w:p w:rsidR="00DF1C7C" w:rsidRDefault="00784A1F">
      <w:pPr>
        <w:spacing w:line="0" w:lineRule="atLeast"/>
      </w:pPr>
      <w:r>
        <w:pict>
          <v:shape id="_x0000_s1262" type="#_x0000_t202" style="position:absolute;margin-left:144.2pt;margin-top:3.45pt;width:207.75pt;height:35.25pt;z-index:56">
            <v:textbox style="mso-next-textbox:#_x0000_s1262" inset="5.85pt,.7pt,5.85pt,.7pt">
              <w:txbxContent>
                <w:p w:rsidR="000F6E92" w:rsidRDefault="000F6E92">
                  <w:pPr>
                    <w:spacing w:line="0" w:lineRule="atLeast"/>
                    <w:rPr>
                      <w:color w:val="222222"/>
                      <w:lang w:val="en"/>
                    </w:rPr>
                  </w:pPr>
                  <w:r>
                    <w:rPr>
                      <w:color w:val="222222"/>
                      <w:lang w:val="en"/>
                    </w:rPr>
                    <w:t xml:space="preserve">Call </w:t>
                  </w:r>
                  <w:del w:id="3935" w:author="t_竹沢 公佑" w:date="2019-10-04T22:31:00Z">
                    <w:r w:rsidDel="0065619D">
                      <w:rPr>
                        <w:color w:val="222222"/>
                        <w:lang w:val="en"/>
                      </w:rPr>
                      <w:delText xml:space="preserve">the </w:delText>
                    </w:r>
                  </w:del>
                  <w:r>
                    <w:rPr>
                      <w:color w:val="222222"/>
                      <w:lang w:val="en"/>
                    </w:rPr>
                    <w:t>"</w:t>
                  </w:r>
                  <w:r>
                    <w:rPr>
                      <w:rFonts w:hint="eastAsia"/>
                      <w:color w:val="222222"/>
                      <w:lang w:val="en"/>
                    </w:rPr>
                    <w:t>mun</w:t>
                  </w:r>
                  <w:r>
                    <w:rPr>
                      <w:color w:val="222222"/>
                      <w:lang w:val="en"/>
                    </w:rPr>
                    <w:t>map"</w:t>
                  </w:r>
                  <w:ins w:id="3936" w:author="t_竹沢 公佑" w:date="2019-10-04T22:32:00Z">
                    <w:r>
                      <w:rPr>
                        <w:rFonts w:hint="eastAsia"/>
                        <w:color w:val="222222"/>
                        <w:lang w:val="en"/>
                      </w:rPr>
                      <w:t xml:space="preserve"> </w:t>
                    </w:r>
                  </w:ins>
                  <w:del w:id="3937" w:author="t_竹沢 公佑" w:date="2019-10-04T22:32:00Z">
                    <w:r w:rsidDel="0065619D">
                      <w:rPr>
                        <w:color w:val="222222"/>
                        <w:lang w:val="en"/>
                      </w:rPr>
                      <w:delText xml:space="preserve">, </w:delText>
                    </w:r>
                  </w:del>
                  <w:r>
                    <w:rPr>
                      <w:color w:val="222222"/>
                      <w:lang w:val="en"/>
                    </w:rPr>
                    <w:t xml:space="preserve">to </w:t>
                  </w:r>
                  <w:r>
                    <w:rPr>
                      <w:rFonts w:hint="eastAsia"/>
                      <w:color w:val="222222"/>
                      <w:lang w:val="en"/>
                    </w:rPr>
                    <w:t>free</w:t>
                  </w:r>
                  <w:r>
                    <w:rPr>
                      <w:color w:val="222222"/>
                      <w:lang w:val="en"/>
                    </w:rPr>
                    <w:t xml:space="preserve"> the address of the </w:t>
                  </w:r>
                  <w:ins w:id="3938" w:author="t_竹沢 公佑" w:date="2020-04-06T11:56:00Z">
                    <w:r>
                      <w:rPr>
                        <w:rFonts w:hint="eastAsia"/>
                        <w:color w:val="222222"/>
                        <w:lang w:val="en"/>
                      </w:rPr>
                      <w:t xml:space="preserve">host </w:t>
                    </w:r>
                  </w:ins>
                  <w:r>
                    <w:rPr>
                      <w:color w:val="222222"/>
                      <w:lang w:val="en"/>
                    </w:rPr>
                    <w:t>receiving ring buffer</w:t>
                  </w:r>
                </w:p>
              </w:txbxContent>
            </v:textbox>
          </v:shape>
        </w:pict>
      </w:r>
    </w:p>
    <w:p w:rsidR="00DF1C7C" w:rsidRDefault="00DF1C7C">
      <w:pPr>
        <w:spacing w:line="0" w:lineRule="atLeast"/>
      </w:pPr>
    </w:p>
    <w:p w:rsidR="00DF1C7C" w:rsidRDefault="00784A1F">
      <w:pPr>
        <w:spacing w:line="0" w:lineRule="atLeast"/>
      </w:pPr>
      <w:r>
        <w:pict>
          <v:shape id="_x0000_s1263" type="#_x0000_t32" style="position:absolute;margin-left:247.95pt;margin-top:8.3pt;width:.05pt;height:16.5pt;z-index:60" o:connectortype="straight">
            <v:stroke endarrow="block"/>
          </v:shape>
        </w:pict>
      </w:r>
    </w:p>
    <w:p w:rsidR="00DF1C7C" w:rsidRDefault="00784A1F">
      <w:pPr>
        <w:spacing w:line="0" w:lineRule="atLeast"/>
      </w:pPr>
      <w:r>
        <w:pict>
          <v:shape id="_x0000_s1264" type="#_x0000_t202" style="position:absolute;margin-left:195.2pt;margin-top:10.75pt;width:105.75pt;height:27pt;z-index:58">
            <v:textbox style="mso-next-textbox:#_x0000_s1264" inset="5.85pt,.7pt,5.85pt,.7pt">
              <w:txbxContent>
                <w:p w:rsidR="000F6E92" w:rsidRDefault="000F6E92" w:rsidP="007D6474">
                  <w:pPr>
                    <w:spacing w:line="0" w:lineRule="atLeast"/>
                    <w:jc w:val="center"/>
                    <w:rPr>
                      <w:color w:val="222222"/>
                      <w:lang w:val="en"/>
                    </w:rPr>
                  </w:pPr>
                  <w:r>
                    <w:rPr>
                      <w:color w:val="222222"/>
                      <w:lang w:val="en"/>
                    </w:rPr>
                    <w:t xml:space="preserve">Call </w:t>
                  </w:r>
                  <w:del w:id="3939" w:author="t_竹沢 公佑" w:date="2019-10-04T22:33:00Z">
                    <w:r w:rsidDel="0065619D">
                      <w:rPr>
                        <w:color w:val="222222"/>
                        <w:lang w:val="en"/>
                      </w:rPr>
                      <w:delText xml:space="preserve">the </w:delText>
                    </w:r>
                  </w:del>
                  <w:r>
                    <w:rPr>
                      <w:color w:val="222222"/>
                      <w:lang w:val="en"/>
                    </w:rPr>
                    <w:t>"Close".</w:t>
                  </w:r>
                </w:p>
              </w:txbxContent>
            </v:textbox>
          </v:shape>
        </w:pict>
      </w:r>
    </w:p>
    <w:p w:rsidR="00DF1C7C" w:rsidRDefault="00DF1C7C">
      <w:pPr>
        <w:spacing w:line="0" w:lineRule="atLeast"/>
      </w:pPr>
    </w:p>
    <w:p w:rsidR="00DF1C7C" w:rsidRDefault="00784A1F">
      <w:pPr>
        <w:spacing w:line="0" w:lineRule="atLeast"/>
      </w:pPr>
      <w:r>
        <w:pict>
          <v:shape id="_x0000_s1265" type="#_x0000_t32" style="position:absolute;margin-left:247.8pt;margin-top:6.6pt;width:.5pt;height:18pt;z-index:61" o:connectortype="straight">
            <v:stroke endarrow="block"/>
          </v:shape>
        </w:pict>
      </w:r>
    </w:p>
    <w:p w:rsidR="00DF1C7C" w:rsidRDefault="00784A1F">
      <w:pPr>
        <w:spacing w:line="0" w:lineRule="atLeast"/>
      </w:pPr>
      <w:r>
        <w:pict>
          <v:shape id="_x0000_s1266" type="#_x0000_t176" style="position:absolute;margin-left:182.05pt;margin-top:9.05pt;width:132pt;height:21pt;z-index:59">
            <v:textbox style="mso-next-textbox:#_x0000_s1266" inset="5.85pt,.7pt,5.85pt,.7pt">
              <w:txbxContent>
                <w:p w:rsidR="000F6E92" w:rsidRDefault="000F6E92">
                  <w:pPr>
                    <w:jc w:val="center"/>
                    <w:rPr>
                      <w:sz w:val="22"/>
                      <w:szCs w:val="22"/>
                    </w:rPr>
                  </w:pPr>
                  <w:r>
                    <w:rPr>
                      <w:rFonts w:hint="eastAsia"/>
                      <w:sz w:val="22"/>
                      <w:szCs w:val="22"/>
                    </w:rPr>
                    <w:t>END</w:t>
                  </w:r>
                </w:p>
              </w:txbxContent>
            </v:textbox>
          </v:shape>
        </w:pict>
      </w:r>
    </w:p>
    <w:p w:rsidR="00DF1C7C" w:rsidRDefault="00DF1C7C">
      <w:pPr>
        <w:spacing w:line="0" w:lineRule="atLeast"/>
      </w:pPr>
    </w:p>
    <w:p w:rsidR="00DF1C7C" w:rsidDel="00C76394" w:rsidRDefault="00DF1C7C">
      <w:pPr>
        <w:spacing w:line="0" w:lineRule="atLeast"/>
        <w:rPr>
          <w:del w:id="3940" w:author="t_竹沢 公佑" w:date="2019-09-04T15:35:00Z"/>
        </w:rPr>
      </w:pPr>
    </w:p>
    <w:p w:rsidR="00DF1C7C" w:rsidRDefault="001C44B8">
      <w:pPr>
        <w:spacing w:line="0" w:lineRule="atLeast"/>
      </w:pPr>
      <w:r>
        <w:br w:type="page"/>
      </w:r>
    </w:p>
    <w:p w:rsidR="001C44B8" w:rsidRDefault="00784A1F">
      <w:pPr>
        <w:spacing w:line="0" w:lineRule="atLeast"/>
      </w:pPr>
      <w:r>
        <w:rPr>
          <w:noProof/>
        </w:rPr>
        <w:pict>
          <v:shape id="_x0000_s1547" type="#_x0000_t202" style="position:absolute;margin-left:0;margin-top:-3.7pt;width:136.5pt;height:19.4pt;z-index:255;mso-position-horizontal:center" filled="f" stroked="f">
            <v:textbox style="mso-next-textbox:#_x0000_s1547" inset="5.85pt,.7pt,5.85pt,.7pt">
              <w:txbxContent>
                <w:p w:rsidR="000F6E92" w:rsidRDefault="000F6E92" w:rsidP="001C44B8">
                  <w:pPr>
                    <w:spacing w:line="0" w:lineRule="atLeast"/>
                    <w:jc w:val="center"/>
                    <w:rPr>
                      <w:color w:val="222222"/>
                      <w:sz w:val="22"/>
                      <w:szCs w:val="22"/>
                      <w:lang w:val="en"/>
                    </w:rPr>
                  </w:pPr>
                  <w:r>
                    <w:rPr>
                      <w:color w:val="222222"/>
                      <w:lang w:val="en"/>
                    </w:rPr>
                    <w:t>From the previous page</w:t>
                  </w:r>
                </w:p>
              </w:txbxContent>
            </v:textbox>
          </v:shape>
        </w:pict>
      </w:r>
    </w:p>
    <w:p w:rsidR="00DF1C7C" w:rsidRDefault="00784A1F">
      <w:pPr>
        <w:spacing w:line="0" w:lineRule="atLeast"/>
      </w:pPr>
      <w:r>
        <w:rPr>
          <w:noProof/>
        </w:rPr>
        <w:pict>
          <v:shape id="_x0000_s1552" type="#_x0000_t202" style="position:absolute;margin-left:0;margin-top:14.15pt;width:17.25pt;height:18pt;z-index:258;mso-position-horizontal:center" filled="f" stroked="f">
            <v:textbox style="mso-next-textbox:#_x0000_s1552" inset="5.85pt,.7pt,5.85pt,.7pt">
              <w:txbxContent>
                <w:p w:rsidR="000F6E92" w:rsidRDefault="000F6E92" w:rsidP="001C44B8">
                  <w:pPr>
                    <w:spacing w:line="0" w:lineRule="atLeast"/>
                    <w:rPr>
                      <w:color w:val="222222"/>
                      <w:sz w:val="22"/>
                      <w:szCs w:val="22"/>
                      <w:lang w:val="en"/>
                    </w:rPr>
                  </w:pPr>
                  <w:r>
                    <w:rPr>
                      <w:rFonts w:hint="eastAsia"/>
                      <w:color w:val="222222"/>
                      <w:sz w:val="22"/>
                      <w:szCs w:val="22"/>
                      <w:lang w:val="en"/>
                    </w:rPr>
                    <w:t>5</w:t>
                  </w:r>
                </w:p>
              </w:txbxContent>
            </v:textbox>
          </v:shape>
        </w:pict>
      </w:r>
      <w:r>
        <w:rPr>
          <w:noProof/>
        </w:rPr>
        <w:pict>
          <v:oval id="_x0000_s1551" style="position:absolute;margin-left:0;margin-top:9.9pt;width:24pt;height:24.75pt;z-index:257;mso-position-horizontal:center">
            <v:textbox inset="5.85pt,.7pt,5.85pt,.7pt"/>
          </v:oval>
        </w:pict>
      </w:r>
    </w:p>
    <w:p w:rsidR="00DF1C7C" w:rsidRDefault="00DF1C7C">
      <w:pPr>
        <w:spacing w:line="0" w:lineRule="atLeast"/>
      </w:pPr>
    </w:p>
    <w:p w:rsidR="001C44B8" w:rsidRDefault="00784A1F" w:rsidP="001C44B8">
      <w:pPr>
        <w:spacing w:line="0" w:lineRule="atLeast"/>
      </w:pPr>
      <w:r>
        <w:rPr>
          <w:noProof/>
        </w:rPr>
        <w:pict>
          <v:shape id="_x0000_s1550" type="#_x0000_t34" style="position:absolute;margin-left:0;margin-top:14.8pt;width:22.65pt;height:.05pt;rotation:90;z-index:256;mso-position-horizontal:center" o:connectortype="elbow" adj="10776,-60544800,-290670">
            <v:stroke endarrow="block"/>
          </v:shape>
        </w:pict>
      </w:r>
    </w:p>
    <w:p w:rsidR="001C44B8" w:rsidRDefault="00784A1F" w:rsidP="001C44B8">
      <w:pPr>
        <w:spacing w:line="0" w:lineRule="atLeast"/>
      </w:pPr>
      <w:r>
        <w:rPr>
          <w:noProof/>
        </w:rPr>
        <w:pict>
          <v:shape id="_x0000_s1554" type="#_x0000_t202" style="position:absolute;margin-left:144.2pt;margin-top:11.3pt;width:207.75pt;height:36pt;z-index:259">
            <v:textbox style="mso-next-textbox:#_x0000_s1554" inset="5.85pt,.7pt,5.85pt,.7pt">
              <w:txbxContent>
                <w:p w:rsidR="000F6E92" w:rsidRDefault="000F6E92" w:rsidP="001C44B8">
                  <w:pPr>
                    <w:spacing w:line="0" w:lineRule="atLeast"/>
                    <w:rPr>
                      <w:color w:val="222222"/>
                      <w:sz w:val="22"/>
                      <w:szCs w:val="22"/>
                      <w:lang w:val="en"/>
                    </w:rPr>
                  </w:pPr>
                  <w:r>
                    <w:rPr>
                      <w:color w:val="222222"/>
                      <w:sz w:val="22"/>
                      <w:szCs w:val="22"/>
                      <w:lang w:val="en"/>
                    </w:rPr>
                    <w:t xml:space="preserve">Use </w:t>
                  </w:r>
                  <w:del w:id="3941" w:author="t_竹沢 公佑" w:date="2019-10-04T22:33:00Z">
                    <w:r w:rsidDel="0065619D">
                      <w:rPr>
                        <w:color w:val="222222"/>
                        <w:sz w:val="22"/>
                        <w:szCs w:val="22"/>
                        <w:lang w:val="en"/>
                      </w:rPr>
                      <w:delText xml:space="preserve">the </w:delText>
                    </w:r>
                  </w:del>
                  <w:r>
                    <w:rPr>
                      <w:color w:val="222222"/>
                      <w:sz w:val="22"/>
                      <w:szCs w:val="22"/>
                      <w:lang w:val="en"/>
                    </w:rPr>
                    <w:t>"ioctl (DRXPD_</w:t>
                  </w:r>
                  <w:r>
                    <w:rPr>
                      <w:rFonts w:hint="eastAsia"/>
                      <w:color w:val="222222"/>
                      <w:sz w:val="22"/>
                      <w:szCs w:val="22"/>
                      <w:lang w:val="en"/>
                    </w:rPr>
                    <w:t>RCVSTOP</w:t>
                  </w:r>
                  <w:r>
                    <w:rPr>
                      <w:color w:val="222222"/>
                      <w:sz w:val="22"/>
                      <w:szCs w:val="22"/>
                      <w:lang w:val="en"/>
                    </w:rPr>
                    <w:t>)"</w:t>
                  </w:r>
                  <w:del w:id="3942" w:author="t_竹沢 公佑" w:date="2019-10-04T22:33:00Z">
                    <w:r w:rsidDel="0065619D">
                      <w:rPr>
                        <w:color w:val="222222"/>
                        <w:sz w:val="22"/>
                        <w:szCs w:val="22"/>
                        <w:lang w:val="en"/>
                      </w:rPr>
                      <w:delText xml:space="preserve">, </w:delText>
                    </w:r>
                  </w:del>
                </w:p>
                <w:p w:rsidR="000F6E92" w:rsidRDefault="000F6E92" w:rsidP="001C44B8">
                  <w:pPr>
                    <w:spacing w:line="0" w:lineRule="atLeast"/>
                    <w:rPr>
                      <w:sz w:val="22"/>
                      <w:szCs w:val="22"/>
                    </w:rPr>
                  </w:pPr>
                  <w:r>
                    <w:rPr>
                      <w:color w:val="222222"/>
                      <w:sz w:val="22"/>
                      <w:szCs w:val="22"/>
                      <w:lang w:val="en"/>
                    </w:rPr>
                    <w:t xml:space="preserve">to </w:t>
                  </w:r>
                  <w:r>
                    <w:rPr>
                      <w:rFonts w:hint="eastAsia"/>
                      <w:color w:val="222222"/>
                      <w:sz w:val="22"/>
                      <w:szCs w:val="22"/>
                      <w:lang w:val="en"/>
                    </w:rPr>
                    <w:t xml:space="preserve">stop </w:t>
                  </w:r>
                  <w:del w:id="3943" w:author="t_竹沢 公佑" w:date="2019-10-04T22:33:00Z">
                    <w:r w:rsidDel="0065619D">
                      <w:rPr>
                        <w:rFonts w:hint="eastAsia"/>
                        <w:color w:val="222222"/>
                        <w:sz w:val="22"/>
                        <w:szCs w:val="22"/>
                      </w:rPr>
                      <w:delText xml:space="preserve">the </w:delText>
                    </w:r>
                  </w:del>
                  <w:r>
                    <w:rPr>
                      <w:rFonts w:hint="eastAsia"/>
                      <w:color w:val="222222"/>
                      <w:sz w:val="22"/>
                      <w:szCs w:val="22"/>
                      <w:lang w:val="en"/>
                    </w:rPr>
                    <w:t>reception</w:t>
                  </w:r>
                  <w:r>
                    <w:rPr>
                      <w:color w:val="222222"/>
                      <w:sz w:val="22"/>
                      <w:szCs w:val="22"/>
                      <w:lang w:val="en"/>
                    </w:rPr>
                    <w:t>.</w:t>
                  </w:r>
                </w:p>
                <w:p w:rsidR="000F6E92" w:rsidRDefault="000F6E92" w:rsidP="001C44B8">
                  <w:pPr>
                    <w:spacing w:line="0" w:lineRule="atLeast"/>
                    <w:rPr>
                      <w:sz w:val="22"/>
                      <w:szCs w:val="22"/>
                    </w:rPr>
                  </w:pPr>
                </w:p>
              </w:txbxContent>
            </v:textbox>
          </v:shape>
        </w:pict>
      </w:r>
    </w:p>
    <w:p w:rsidR="001C44B8" w:rsidRDefault="001C44B8" w:rsidP="001C44B8">
      <w:pPr>
        <w:spacing w:line="0" w:lineRule="atLeast"/>
      </w:pPr>
    </w:p>
    <w:p w:rsidR="001C44B8" w:rsidRDefault="001C44B8" w:rsidP="001C44B8">
      <w:pPr>
        <w:spacing w:line="0" w:lineRule="atLeast"/>
      </w:pPr>
    </w:p>
    <w:p w:rsidR="001C44B8" w:rsidRDefault="00784A1F" w:rsidP="001C44B8">
      <w:pPr>
        <w:spacing w:line="0" w:lineRule="atLeast"/>
      </w:pPr>
      <w:r>
        <w:rPr>
          <w:noProof/>
        </w:rPr>
        <w:pict>
          <v:shape id="_x0000_s1556" type="#_x0000_t32" style="position:absolute;margin-left:248.05pt;margin-top:.6pt;width:0;height:18pt;z-index:260" o:connectortype="straight">
            <v:stroke endarrow="block"/>
          </v:shape>
        </w:pict>
      </w:r>
    </w:p>
    <w:p w:rsidR="00DF1C7C" w:rsidRDefault="00784A1F">
      <w:pPr>
        <w:spacing w:line="0" w:lineRule="atLeast"/>
      </w:pPr>
      <w:r>
        <w:rPr>
          <w:noProof/>
        </w:rPr>
        <w:pict>
          <v:shape id="_x0000_s1560" type="#_x0000_t202" style="position:absolute;margin-left:144.2pt;margin-top:3.05pt;width:207.75pt;height:36pt;z-index:262">
            <v:textbox style="mso-next-textbox:#_x0000_s1560" inset="5.85pt,.7pt,5.85pt,.7pt">
              <w:txbxContent>
                <w:p w:rsidR="000F6E92" w:rsidRDefault="000F6E92" w:rsidP="001C44B8">
                  <w:pPr>
                    <w:spacing w:line="0" w:lineRule="atLeast"/>
                    <w:rPr>
                      <w:color w:val="222222"/>
                      <w:sz w:val="22"/>
                      <w:szCs w:val="22"/>
                      <w:lang w:val="en"/>
                    </w:rPr>
                  </w:pPr>
                  <w:r>
                    <w:rPr>
                      <w:color w:val="222222"/>
                      <w:sz w:val="22"/>
                      <w:szCs w:val="22"/>
                      <w:lang w:val="en"/>
                    </w:rPr>
                    <w:t xml:space="preserve">Use </w:t>
                  </w:r>
                  <w:del w:id="3944" w:author="t_竹沢 公佑" w:date="2019-10-04T22:33:00Z">
                    <w:r w:rsidDel="0065619D">
                      <w:rPr>
                        <w:color w:val="222222"/>
                        <w:sz w:val="22"/>
                        <w:szCs w:val="22"/>
                        <w:lang w:val="en"/>
                      </w:rPr>
                      <w:delText xml:space="preserve">the </w:delText>
                    </w:r>
                  </w:del>
                  <w:r>
                    <w:rPr>
                      <w:color w:val="222222"/>
                      <w:sz w:val="22"/>
                      <w:szCs w:val="22"/>
                      <w:lang w:val="en"/>
                    </w:rPr>
                    <w:t>"ioctl (DRXPD_</w:t>
                  </w:r>
                  <w:r>
                    <w:rPr>
                      <w:rFonts w:hint="eastAsia"/>
                      <w:color w:val="222222"/>
                      <w:sz w:val="22"/>
                      <w:szCs w:val="22"/>
                      <w:lang w:val="en"/>
                    </w:rPr>
                    <w:t>RCVEVTSTOP</w:t>
                  </w:r>
                  <w:r>
                    <w:rPr>
                      <w:color w:val="222222"/>
                      <w:sz w:val="22"/>
                      <w:szCs w:val="22"/>
                      <w:lang w:val="en"/>
                    </w:rPr>
                    <w:t>)"</w:t>
                  </w:r>
                  <w:del w:id="3945" w:author="t_竹沢 公佑" w:date="2019-10-04T22:33:00Z">
                    <w:r w:rsidDel="0065619D">
                      <w:rPr>
                        <w:color w:val="222222"/>
                        <w:sz w:val="22"/>
                        <w:szCs w:val="22"/>
                        <w:lang w:val="en"/>
                      </w:rPr>
                      <w:delText>,</w:delText>
                    </w:r>
                  </w:del>
                  <w:r>
                    <w:rPr>
                      <w:color w:val="222222"/>
                      <w:sz w:val="22"/>
                      <w:szCs w:val="22"/>
                      <w:lang w:val="en"/>
                    </w:rPr>
                    <w:t xml:space="preserve"> </w:t>
                  </w:r>
                </w:p>
                <w:p w:rsidR="000F6E92" w:rsidRDefault="000F6E92" w:rsidP="001C44B8">
                  <w:pPr>
                    <w:spacing w:line="0" w:lineRule="atLeast"/>
                    <w:rPr>
                      <w:sz w:val="22"/>
                      <w:szCs w:val="22"/>
                    </w:rPr>
                  </w:pPr>
                  <w:r>
                    <w:rPr>
                      <w:color w:val="222222"/>
                      <w:sz w:val="22"/>
                      <w:szCs w:val="22"/>
                      <w:lang w:val="en"/>
                    </w:rPr>
                    <w:t xml:space="preserve">to </w:t>
                  </w:r>
                  <w:r>
                    <w:rPr>
                      <w:rFonts w:hint="eastAsia"/>
                      <w:color w:val="222222"/>
                      <w:sz w:val="22"/>
                      <w:szCs w:val="22"/>
                      <w:lang w:val="en"/>
                    </w:rPr>
                    <w:t xml:space="preserve">stop </w:t>
                  </w:r>
                  <w:r>
                    <w:rPr>
                      <w:rFonts w:hint="eastAsia"/>
                      <w:color w:val="222222"/>
                      <w:sz w:val="22"/>
                      <w:szCs w:val="22"/>
                    </w:rPr>
                    <w:t xml:space="preserve">the </w:t>
                  </w:r>
                  <w:r>
                    <w:rPr>
                      <w:rFonts w:hint="eastAsia"/>
                      <w:color w:val="222222"/>
                      <w:sz w:val="22"/>
                      <w:szCs w:val="22"/>
                      <w:lang w:val="en"/>
                    </w:rPr>
                    <w:t>event</w:t>
                  </w:r>
                  <w:r>
                    <w:rPr>
                      <w:color w:val="222222"/>
                      <w:sz w:val="22"/>
                      <w:szCs w:val="22"/>
                      <w:lang w:val="en"/>
                    </w:rPr>
                    <w:t>.</w:t>
                  </w:r>
                </w:p>
                <w:p w:rsidR="000F6E92" w:rsidRDefault="000F6E92" w:rsidP="001C44B8">
                  <w:pPr>
                    <w:spacing w:line="0" w:lineRule="atLeast"/>
                    <w:rPr>
                      <w:sz w:val="22"/>
                      <w:szCs w:val="22"/>
                    </w:rPr>
                  </w:pPr>
                </w:p>
              </w:txbxContent>
            </v:textbox>
          </v:shape>
        </w:pict>
      </w:r>
    </w:p>
    <w:p w:rsidR="00DF1C7C" w:rsidRDefault="00DF1C7C">
      <w:pPr>
        <w:spacing w:line="0" w:lineRule="atLeast"/>
      </w:pPr>
    </w:p>
    <w:p w:rsidR="00DF1C7C" w:rsidRDefault="00784A1F">
      <w:pPr>
        <w:spacing w:line="0" w:lineRule="atLeast"/>
      </w:pPr>
      <w:r>
        <w:rPr>
          <w:noProof/>
        </w:rPr>
        <w:pict>
          <v:shape id="_x0000_s1558" type="#_x0000_t32" style="position:absolute;margin-left:248.05pt;margin-top:7.95pt;width:0;height:27pt;z-index:261" o:connectortype="straight">
            <v:stroke endarrow="block"/>
          </v:shape>
        </w:pict>
      </w:r>
    </w:p>
    <w:p w:rsidR="00DF1C7C" w:rsidRDefault="00784A1F">
      <w:pPr>
        <w:spacing w:line="0" w:lineRule="atLeast"/>
      </w:pPr>
      <w:r>
        <w:rPr>
          <w:noProof/>
        </w:rPr>
        <w:pict>
          <v:shape id="_x0000_s1580" type="#_x0000_t34" style="position:absolute;margin-left:249.1pt;margin-top:1.35pt;width:97.7pt;height:57.75pt;rotation:180;z-index:270" o:connectortype="elbow" adj="-13575,-152883,-78264">
            <v:stroke endarrow="block"/>
          </v:shape>
        </w:pict>
      </w:r>
    </w:p>
    <w:p w:rsidR="001C44B8" w:rsidRDefault="00784A1F">
      <w:pPr>
        <w:spacing w:line="0" w:lineRule="atLeast"/>
      </w:pPr>
      <w:r>
        <w:rPr>
          <w:noProof/>
        </w:rPr>
        <w:pict>
          <v:shape id="_x0000_s1568" type="#_x0000_t9" style="position:absolute;margin-left:150.1pt;margin-top:3.8pt;width:195.75pt;height:81pt;z-index:263">
            <v:textbox inset="5.85pt,.7pt,5.85pt,.7pt"/>
          </v:shape>
        </w:pict>
      </w:r>
    </w:p>
    <w:p w:rsidR="001C44B8" w:rsidRDefault="00784A1F">
      <w:pPr>
        <w:spacing w:line="0" w:lineRule="atLeast"/>
      </w:pPr>
      <w:r>
        <w:rPr>
          <w:noProof/>
        </w:rPr>
        <w:pict>
          <v:shape id="_x0000_s1570" type="#_x0000_t202" style="position:absolute;margin-left:186.95pt;margin-top:9.05pt;width:122.25pt;height:57pt;z-index:264" filled="f" stroked="f">
            <v:textbox style="mso-next-textbox:#_x0000_s1570" inset="5.85pt,.7pt,5.85pt,.7pt">
              <w:txbxContent>
                <w:p w:rsidR="000F6E92" w:rsidRDefault="000F6E92" w:rsidP="00B60D26">
                  <w:pPr>
                    <w:spacing w:line="0" w:lineRule="atLeast"/>
                    <w:jc w:val="center"/>
                    <w:rPr>
                      <w:color w:val="222222"/>
                      <w:lang w:val="en"/>
                    </w:rPr>
                  </w:pPr>
                  <w:r>
                    <w:rPr>
                      <w:rFonts w:hint="eastAsia"/>
                      <w:color w:val="222222"/>
                      <w:lang w:val="en"/>
                    </w:rPr>
                    <w:t>Cooling board</w:t>
                  </w:r>
                </w:p>
                <w:p w:rsidR="000F6E92" w:rsidRDefault="000F6E92" w:rsidP="00B60D26">
                  <w:pPr>
                    <w:spacing w:line="0" w:lineRule="atLeast"/>
                    <w:jc w:val="center"/>
                    <w:rPr>
                      <w:color w:val="222222"/>
                      <w:lang w:val="en"/>
                    </w:rPr>
                  </w:pPr>
                  <w:r>
                    <w:rPr>
                      <w:rFonts w:hint="eastAsia"/>
                      <w:color w:val="222222"/>
                      <w:lang w:val="en"/>
                    </w:rPr>
                    <w:t>and</w:t>
                  </w:r>
                </w:p>
                <w:p w:rsidR="000F6E92" w:rsidRDefault="000F6E92" w:rsidP="00B60D26">
                  <w:pPr>
                    <w:spacing w:line="0" w:lineRule="atLeast"/>
                    <w:jc w:val="center"/>
                    <w:rPr>
                      <w:color w:val="222222"/>
                      <w:lang w:val="en"/>
                    </w:rPr>
                  </w:pPr>
                  <w:r>
                    <w:rPr>
                      <w:rFonts w:hint="eastAsia"/>
                      <w:color w:val="222222"/>
                      <w:lang w:val="en"/>
                    </w:rPr>
                    <w:t xml:space="preserve">check overheatflag </w:t>
                  </w:r>
                </w:p>
              </w:txbxContent>
            </v:textbox>
          </v:shape>
        </w:pict>
      </w:r>
    </w:p>
    <w:p w:rsidR="001C44B8" w:rsidRDefault="001C44B8">
      <w:pPr>
        <w:spacing w:line="0" w:lineRule="atLeast"/>
      </w:pPr>
    </w:p>
    <w:p w:rsidR="001C44B8" w:rsidRDefault="00784A1F">
      <w:pPr>
        <w:spacing w:line="0" w:lineRule="atLeast"/>
      </w:pPr>
      <w:r>
        <w:rPr>
          <w:noProof/>
        </w:rPr>
        <w:pict>
          <v:shape id="_x0000_s1579" type="#_x0000_t202" style="position:absolute;margin-left:345.85pt;margin-top:2.1pt;width:135pt;height:32.8pt;z-index:269" filled="f" stroked="f">
            <v:textbox style="mso-next-textbox:#_x0000_s1579" inset="5.85pt,.7pt,5.85pt,.7pt">
              <w:txbxContent>
                <w:p w:rsidR="000F6E92" w:rsidRDefault="000F6E92" w:rsidP="00B60D26">
                  <w:pPr>
                    <w:spacing w:line="0" w:lineRule="atLeast"/>
                    <w:rPr>
                      <w:ins w:id="3946" w:author="t_竹沢 公佑" w:date="2019-10-04T22:34:00Z"/>
                      <w:color w:val="222222"/>
                      <w:sz w:val="22"/>
                      <w:szCs w:val="22"/>
                      <w:lang w:val="en"/>
                    </w:rPr>
                  </w:pPr>
                  <w:ins w:id="3947" w:author="t_竹沢 公佑" w:date="2019-10-04T22:34:00Z">
                    <w:r>
                      <w:rPr>
                        <w:rFonts w:hint="eastAsia"/>
                        <w:color w:val="222222"/>
                        <w:sz w:val="22"/>
                        <w:szCs w:val="22"/>
                        <w:lang w:val="en"/>
                      </w:rPr>
                      <w:t xml:space="preserve">The </w:t>
                    </w:r>
                  </w:ins>
                  <w:del w:id="3948" w:author="t_竹沢 公佑" w:date="2019-10-04T22:34:00Z">
                    <w:r w:rsidDel="0065619D">
                      <w:rPr>
                        <w:color w:val="222222"/>
                        <w:sz w:val="22"/>
                        <w:szCs w:val="22"/>
                        <w:lang w:val="en"/>
                      </w:rPr>
                      <w:delText>N</w:delText>
                    </w:r>
                    <w:r w:rsidDel="0065619D">
                      <w:rPr>
                        <w:rFonts w:hint="eastAsia"/>
                        <w:color w:val="222222"/>
                        <w:sz w:val="22"/>
                        <w:szCs w:val="22"/>
                        <w:lang w:val="en"/>
                      </w:rPr>
                      <w:delText xml:space="preserve">ot cleared </w:delText>
                    </w:r>
                  </w:del>
                  <w:r>
                    <w:rPr>
                      <w:rFonts w:hint="eastAsia"/>
                      <w:color w:val="222222"/>
                      <w:sz w:val="22"/>
                      <w:szCs w:val="22"/>
                      <w:lang w:val="en"/>
                    </w:rPr>
                    <w:t>overheat flag</w:t>
                  </w:r>
                  <w:ins w:id="3949" w:author="t_竹沢 公佑" w:date="2019-10-04T22:34:00Z">
                    <w:r>
                      <w:rPr>
                        <w:rFonts w:hint="eastAsia"/>
                        <w:color w:val="222222"/>
                        <w:sz w:val="22"/>
                        <w:szCs w:val="22"/>
                        <w:lang w:val="en"/>
                      </w:rPr>
                      <w:t xml:space="preserve"> is not </w:t>
                    </w:r>
                  </w:ins>
                </w:p>
                <w:p w:rsidR="000F6E92" w:rsidRDefault="000F6E92" w:rsidP="00B60D26">
                  <w:pPr>
                    <w:spacing w:line="0" w:lineRule="atLeast"/>
                    <w:rPr>
                      <w:color w:val="222222"/>
                      <w:sz w:val="22"/>
                      <w:szCs w:val="22"/>
                      <w:lang w:val="en"/>
                    </w:rPr>
                  </w:pPr>
                  <w:ins w:id="3950" w:author="t_竹沢 公佑" w:date="2019-10-04T22:34:00Z">
                    <w:r>
                      <w:rPr>
                        <w:rFonts w:hint="eastAsia"/>
                        <w:color w:val="222222"/>
                        <w:sz w:val="22"/>
                        <w:szCs w:val="22"/>
                        <w:lang w:val="en"/>
                      </w:rPr>
                      <w:t>cleared</w:t>
                    </w:r>
                  </w:ins>
                </w:p>
              </w:txbxContent>
            </v:textbox>
          </v:shape>
        </w:pict>
      </w:r>
    </w:p>
    <w:p w:rsidR="001C44B8" w:rsidRDefault="001C44B8">
      <w:pPr>
        <w:spacing w:line="0" w:lineRule="atLeast"/>
      </w:pPr>
    </w:p>
    <w:p w:rsidR="001C44B8" w:rsidRDefault="00784A1F">
      <w:pPr>
        <w:spacing w:line="0" w:lineRule="atLeast"/>
      </w:pPr>
      <w:r>
        <w:rPr>
          <w:noProof/>
        </w:rPr>
        <w:pict>
          <v:shape id="_x0000_s1578" type="#_x0000_t202" style="position:absolute;margin-left:256.5pt;margin-top:11.5pt;width:135pt;height:18pt;z-index:268" filled="f" stroked="f">
            <v:textbox style="mso-next-textbox:#_x0000_s1578" inset="5.85pt,.7pt,5.85pt,.7pt">
              <w:txbxContent>
                <w:p w:rsidR="000F6E92" w:rsidRDefault="000F6E92" w:rsidP="00B60D26">
                  <w:pPr>
                    <w:spacing w:line="0" w:lineRule="atLeast"/>
                    <w:rPr>
                      <w:color w:val="222222"/>
                      <w:sz w:val="22"/>
                      <w:szCs w:val="22"/>
                      <w:lang w:val="en"/>
                    </w:rPr>
                  </w:pPr>
                  <w:r>
                    <w:rPr>
                      <w:rFonts w:hint="eastAsia"/>
                      <w:color w:val="222222"/>
                      <w:sz w:val="22"/>
                      <w:szCs w:val="22"/>
                      <w:lang w:val="en"/>
                    </w:rPr>
                    <w:t xml:space="preserve">Setup </w:t>
                  </w:r>
                  <w:r>
                    <w:rPr>
                      <w:rFonts w:hint="eastAsia"/>
                      <w:sz w:val="22"/>
                      <w:szCs w:val="22"/>
                    </w:rPr>
                    <w:t>reception again</w:t>
                  </w:r>
                </w:p>
              </w:txbxContent>
            </v:textbox>
          </v:shape>
        </w:pict>
      </w:r>
      <w:r>
        <w:rPr>
          <w:noProof/>
        </w:rPr>
        <w:pict>
          <v:shape id="_x0000_s1571" type="#_x0000_t32" style="position:absolute;margin-left:248.05pt;margin-top:7pt;width:.2pt;height:33.45pt;z-index:265" o:connectortype="straight">
            <v:stroke endarrow="block"/>
          </v:shape>
        </w:pict>
      </w:r>
    </w:p>
    <w:p w:rsidR="001C44B8" w:rsidRDefault="001C44B8">
      <w:pPr>
        <w:spacing w:line="0" w:lineRule="atLeast"/>
      </w:pPr>
    </w:p>
    <w:p w:rsidR="001C44B8" w:rsidRDefault="00784A1F">
      <w:pPr>
        <w:spacing w:line="0" w:lineRule="atLeast"/>
      </w:pPr>
      <w:r>
        <w:rPr>
          <w:noProof/>
        </w:rPr>
        <w:pict>
          <v:shape id="_x0000_s1577" type="#_x0000_t202" style="position:absolute;margin-left:239.25pt;margin-top:11.85pt;width:17.25pt;height:18pt;z-index:267" filled="f" stroked="f">
            <v:textbox style="mso-next-textbox:#_x0000_s1577" inset="5.85pt,.7pt,5.85pt,.7pt">
              <w:txbxContent>
                <w:p w:rsidR="000F6E92" w:rsidRDefault="000F6E92" w:rsidP="00B60D26">
                  <w:pPr>
                    <w:spacing w:line="0" w:lineRule="atLeast"/>
                    <w:rPr>
                      <w:color w:val="222222"/>
                      <w:sz w:val="22"/>
                      <w:szCs w:val="22"/>
                      <w:lang w:val="en"/>
                    </w:rPr>
                  </w:pPr>
                  <w:r>
                    <w:rPr>
                      <w:rFonts w:hint="eastAsia"/>
                      <w:color w:val="222222"/>
                      <w:sz w:val="22"/>
                      <w:szCs w:val="22"/>
                      <w:lang w:val="en"/>
                    </w:rPr>
                    <w:t>4</w:t>
                  </w:r>
                </w:p>
              </w:txbxContent>
            </v:textbox>
          </v:shape>
        </w:pict>
      </w:r>
      <w:r>
        <w:rPr>
          <w:noProof/>
        </w:rPr>
        <w:pict>
          <v:oval id="_x0000_s1575" style="position:absolute;margin-left:236.05pt;margin-top:7.35pt;width:24pt;height:24.75pt;z-index:266">
            <v:textbox inset="5.85pt,.7pt,5.85pt,.7pt"/>
          </v:oval>
        </w:pict>
      </w:r>
    </w:p>
    <w:p w:rsidR="001C44B8" w:rsidRDefault="001C44B8">
      <w:pPr>
        <w:spacing w:line="0" w:lineRule="atLeast"/>
      </w:pPr>
    </w:p>
    <w:p w:rsidR="001C44B8" w:rsidRDefault="001C44B8">
      <w:pPr>
        <w:spacing w:line="0" w:lineRule="atLeast"/>
      </w:pPr>
    </w:p>
    <w:p w:rsidR="001C44B8" w:rsidRDefault="001C44B8">
      <w:pPr>
        <w:spacing w:line="0" w:lineRule="atLeast"/>
      </w:pPr>
    </w:p>
    <w:p w:rsidR="001C44B8" w:rsidRDefault="001C44B8" w:rsidP="001C44B8">
      <w:pPr>
        <w:spacing w:line="0" w:lineRule="atLeast"/>
      </w:pPr>
    </w:p>
    <w:p w:rsidR="001C44B8" w:rsidRDefault="001C44B8" w:rsidP="001C44B8">
      <w:pPr>
        <w:spacing w:line="0" w:lineRule="atLeast"/>
      </w:pPr>
    </w:p>
    <w:p w:rsidR="001C44B8" w:rsidRDefault="001C44B8">
      <w:pPr>
        <w:spacing w:line="0" w:lineRule="atLeast"/>
      </w:pPr>
    </w:p>
    <w:p w:rsidR="00D477F7" w:rsidRDefault="00D477F7">
      <w:pPr>
        <w:spacing w:line="0" w:lineRule="atLeast"/>
      </w:pPr>
    </w:p>
    <w:p w:rsidR="00D477F7" w:rsidRDefault="00D477F7">
      <w:pPr>
        <w:spacing w:line="0" w:lineRule="atLeast"/>
      </w:pPr>
    </w:p>
    <w:p w:rsidR="00D477F7" w:rsidRDefault="00D477F7">
      <w:pPr>
        <w:spacing w:line="0" w:lineRule="atLeast"/>
      </w:pPr>
    </w:p>
    <w:p w:rsidR="001C44B8" w:rsidRDefault="001C44B8">
      <w:pPr>
        <w:spacing w:line="0" w:lineRule="atLeast"/>
      </w:pPr>
    </w:p>
    <w:p w:rsidR="00DC1369" w:rsidRDefault="00DC1369">
      <w:pPr>
        <w:spacing w:line="0" w:lineRule="atLeast"/>
      </w:pPr>
    </w:p>
    <w:p w:rsidR="00DC1369" w:rsidRDefault="00DC1369">
      <w:pPr>
        <w:spacing w:line="0" w:lineRule="atLeast"/>
      </w:pPr>
    </w:p>
    <w:p w:rsidR="00DC1369" w:rsidRDefault="00DC1369">
      <w:pPr>
        <w:spacing w:line="0" w:lineRule="atLeast"/>
      </w:pPr>
    </w:p>
    <w:p w:rsidR="00DC1369" w:rsidRDefault="00DC1369">
      <w:pPr>
        <w:spacing w:line="0" w:lineRule="atLeast"/>
      </w:pPr>
    </w:p>
    <w:p w:rsidR="00DC1369" w:rsidRDefault="00DC1369">
      <w:pPr>
        <w:spacing w:line="0" w:lineRule="atLeast"/>
      </w:pPr>
    </w:p>
    <w:p w:rsidR="00DC1369" w:rsidRDefault="00DC1369">
      <w:pPr>
        <w:spacing w:line="0" w:lineRule="atLeast"/>
      </w:pPr>
    </w:p>
    <w:p w:rsidR="00DC1369" w:rsidRDefault="00DC1369">
      <w:pPr>
        <w:spacing w:line="0" w:lineRule="atLeast"/>
      </w:pPr>
    </w:p>
    <w:p w:rsidR="00DC1369" w:rsidRDefault="00DC1369">
      <w:pPr>
        <w:spacing w:line="0" w:lineRule="atLeast"/>
      </w:pPr>
    </w:p>
    <w:p w:rsidR="00DC1369" w:rsidRDefault="009C0DA4">
      <w:pPr>
        <w:spacing w:line="0" w:lineRule="atLeast"/>
      </w:pPr>
      <w:r>
        <w:br w:type="page"/>
      </w:r>
    </w:p>
    <w:p w:rsidR="00A856A5" w:rsidRPr="00DC1369" w:rsidRDefault="00784A1F" w:rsidP="00DC1369">
      <w:pPr>
        <w:pStyle w:val="2"/>
        <w:rPr>
          <w:u w:val="single"/>
        </w:rPr>
      </w:pPr>
      <w:bookmarkStart w:id="3951" w:name="_Ref13549266"/>
      <w:bookmarkStart w:id="3952" w:name="_Ref13549272"/>
      <w:bookmarkStart w:id="3953" w:name="_Toc63179403"/>
      <w:r>
        <w:rPr>
          <w:u w:val="single"/>
        </w:rPr>
        <w:pict>
          <v:shape id="_x0000_s1267" type="#_x0000_t176" style="position:absolute;left:0;text-align:left;margin-left:181.75pt;margin-top:35.1pt;width:132pt;height:18pt;z-index:64">
            <v:textbox style="mso-next-textbox:#_x0000_s1267" inset="5.85pt,.7pt,5.85pt,.7pt">
              <w:txbxContent>
                <w:p w:rsidR="000F6E92" w:rsidRDefault="000F6E92">
                  <w:pPr>
                    <w:jc w:val="center"/>
                    <w:rPr>
                      <w:sz w:val="22"/>
                      <w:szCs w:val="22"/>
                    </w:rPr>
                  </w:pPr>
                  <w:r>
                    <w:rPr>
                      <w:rFonts w:hint="eastAsia"/>
                      <w:sz w:val="22"/>
                      <w:szCs w:val="22"/>
                    </w:rPr>
                    <w:t>START</w:t>
                  </w:r>
                </w:p>
              </w:txbxContent>
            </v:textbox>
          </v:shape>
        </w:pict>
      </w:r>
      <w:r w:rsidR="005C1DBE">
        <w:rPr>
          <w:rFonts w:hint="eastAsia"/>
          <w:u w:val="single"/>
        </w:rPr>
        <w:t>Example of t</w:t>
      </w:r>
      <w:r w:rsidR="00D239E6" w:rsidRPr="008F5241">
        <w:rPr>
          <w:rFonts w:hint="eastAsia"/>
          <w:u w:val="single"/>
        </w:rPr>
        <w:t>ransmission</w:t>
      </w:r>
      <w:bookmarkEnd w:id="3951"/>
      <w:bookmarkEnd w:id="3952"/>
      <w:bookmarkEnd w:id="3953"/>
    </w:p>
    <w:p w:rsidR="00A856A5" w:rsidRDefault="00A856A5" w:rsidP="00DC1369">
      <w:pPr>
        <w:pStyle w:val="a0"/>
        <w:ind w:leftChars="0" w:left="0"/>
      </w:pPr>
    </w:p>
    <w:p w:rsidR="00A856A5" w:rsidRDefault="00784A1F" w:rsidP="00DC1369">
      <w:pPr>
        <w:pStyle w:val="a0"/>
        <w:ind w:leftChars="0" w:left="0"/>
      </w:pPr>
      <w:r>
        <w:pict>
          <v:shape id="_x0000_s1268" type="#_x0000_t202" style="position:absolute;margin-left:152.8pt;margin-top:17.1pt;width:190.5pt;height:19.5pt;z-index:65">
            <v:textbox style="mso-next-textbox:#_x0000_s1268" inset="5.85pt,.7pt,5.85pt,.7pt">
              <w:txbxContent>
                <w:p w:rsidR="000F6E92" w:rsidRDefault="000F6E92">
                  <w:pPr>
                    <w:spacing w:line="0" w:lineRule="atLeast"/>
                    <w:rPr>
                      <w:sz w:val="22"/>
                      <w:szCs w:val="22"/>
                    </w:rPr>
                  </w:pPr>
                  <w:r>
                    <w:rPr>
                      <w:color w:val="222222"/>
                      <w:sz w:val="22"/>
                      <w:szCs w:val="22"/>
                      <w:lang w:val="en"/>
                    </w:rPr>
                    <w:t>“Open”</w:t>
                  </w:r>
                  <w:ins w:id="3954" w:author="t_竹沢 公佑" w:date="2019-10-04T22:39:00Z">
                    <w:r>
                      <w:rPr>
                        <w:rFonts w:hint="eastAsia"/>
                        <w:color w:val="222222"/>
                        <w:sz w:val="22"/>
                        <w:szCs w:val="22"/>
                        <w:lang w:val="en"/>
                      </w:rPr>
                      <w:t>with</w:t>
                    </w:r>
                  </w:ins>
                  <w:del w:id="3955" w:author="t_竹沢 公佑" w:date="2019-10-04T22:39:00Z">
                    <w:r w:rsidDel="00160924">
                      <w:rPr>
                        <w:color w:val="222222"/>
                        <w:sz w:val="22"/>
                        <w:szCs w:val="22"/>
                        <w:lang w:val="en"/>
                      </w:rPr>
                      <w:delText xml:space="preserve"> </w:delText>
                    </w:r>
                    <w:r w:rsidRPr="001E0CCF" w:rsidDel="00160924">
                      <w:rPr>
                        <w:color w:val="222222"/>
                        <w:sz w:val="22"/>
                        <w:szCs w:val="22"/>
                        <w:lang w:val="en"/>
                      </w:rPr>
                      <w:delText>calls in</w:delText>
                    </w:r>
                  </w:del>
                  <w:r>
                    <w:rPr>
                      <w:color w:val="222222"/>
                      <w:sz w:val="22"/>
                      <w:szCs w:val="22"/>
                      <w:lang w:val="en"/>
                    </w:rPr>
                    <w:t xml:space="preserve"> O_</w:t>
                  </w:r>
                  <w:r>
                    <w:rPr>
                      <w:rFonts w:hint="eastAsia"/>
                      <w:color w:val="222222"/>
                      <w:sz w:val="22"/>
                      <w:szCs w:val="22"/>
                      <w:lang w:val="en"/>
                    </w:rPr>
                    <w:t>RDWR</w:t>
                  </w:r>
                  <w:del w:id="3956" w:author="t_竹沢 公佑" w:date="2019-10-04T22:39:00Z">
                    <w:r w:rsidDel="00160924">
                      <w:rPr>
                        <w:rFonts w:hint="eastAsia"/>
                        <w:color w:val="222222"/>
                        <w:sz w:val="22"/>
                        <w:szCs w:val="22"/>
                        <w:lang w:val="en"/>
                      </w:rPr>
                      <w:delText xml:space="preserve"> </w:delText>
                    </w:r>
                  </w:del>
                  <w:ins w:id="3957" w:author="t_竹沢 公佑" w:date="2019-10-04T22:39:00Z">
                    <w:r>
                      <w:rPr>
                        <w:rFonts w:hint="eastAsia"/>
                        <w:color w:val="222222"/>
                        <w:sz w:val="22"/>
                        <w:szCs w:val="22"/>
                        <w:lang w:val="en"/>
                      </w:rPr>
                      <w:t xml:space="preserve"> flag</w:t>
                    </w:r>
                  </w:ins>
                  <w:del w:id="3958" w:author="t_竹沢 公佑" w:date="2019-10-04T22:39:00Z">
                    <w:r w:rsidDel="00160924">
                      <w:rPr>
                        <w:color w:val="222222"/>
                        <w:sz w:val="22"/>
                        <w:szCs w:val="22"/>
                        <w:lang w:val="en"/>
                      </w:rPr>
                      <w:delText>specified</w:delText>
                    </w:r>
                  </w:del>
                  <w:r>
                    <w:rPr>
                      <w:color w:val="222222"/>
                      <w:sz w:val="22"/>
                      <w:szCs w:val="22"/>
                      <w:lang w:val="en"/>
                    </w:rPr>
                    <w:t>.</w:t>
                  </w:r>
                </w:p>
              </w:txbxContent>
            </v:textbox>
          </v:shape>
        </w:pict>
      </w:r>
      <w:r>
        <w:pict>
          <v:shape id="_x0000_s1269" type="#_x0000_t32" style="position:absolute;margin-left:248.1pt;margin-top:.6pt;width:.05pt;height:16.5pt;z-index:66" o:connectortype="straight">
            <v:stroke endarrow="block"/>
          </v:shape>
        </w:pict>
      </w:r>
    </w:p>
    <w:p w:rsidR="00A856A5" w:rsidRPr="00A856A5" w:rsidRDefault="00A856A5" w:rsidP="00DC1369">
      <w:pPr>
        <w:pStyle w:val="a0"/>
        <w:ind w:leftChars="0" w:left="0"/>
      </w:pPr>
    </w:p>
    <w:p w:rsidR="00DF1C7C" w:rsidRDefault="00784A1F">
      <w:pPr>
        <w:spacing w:line="0" w:lineRule="atLeast"/>
      </w:pPr>
      <w:r>
        <w:pict>
          <v:shape id="_x0000_s1274" type="#_x0000_t202" style="position:absolute;margin-left:24.3pt;margin-top:8.1pt;width:98.25pt;height:53.7pt;z-index:159" filled="f" stroked="f">
            <v:textbox style="mso-next-textbox:#_x0000_s1274" inset="5.85pt,.7pt,5.85pt,.7pt">
              <w:txbxContent>
                <w:p w:rsidR="000F6E92" w:rsidRDefault="000F6E92">
                  <w:pPr>
                    <w:spacing w:line="0" w:lineRule="atLeast"/>
                    <w:rPr>
                      <w:color w:val="222222"/>
                      <w:sz w:val="22"/>
                      <w:szCs w:val="22"/>
                      <w:lang w:val="en"/>
                    </w:rPr>
                  </w:pPr>
                  <w:r>
                    <w:rPr>
                      <w:rFonts w:hint="eastAsia"/>
                      <w:color w:val="222222"/>
                      <w:sz w:val="22"/>
                      <w:szCs w:val="22"/>
                      <w:lang w:val="en"/>
                    </w:rPr>
                    <w:t xml:space="preserve">Change Data and </w:t>
                  </w:r>
                </w:p>
                <w:p w:rsidR="000F6E92" w:rsidRDefault="000F6E92">
                  <w:pPr>
                    <w:spacing w:line="0" w:lineRule="atLeast"/>
                    <w:rPr>
                      <w:color w:val="222222"/>
                      <w:sz w:val="22"/>
                      <w:szCs w:val="22"/>
                      <w:lang w:val="en"/>
                    </w:rPr>
                  </w:pPr>
                  <w:r>
                    <w:rPr>
                      <w:color w:val="222222"/>
                      <w:sz w:val="22"/>
                      <w:szCs w:val="22"/>
                      <w:lang w:val="en"/>
                    </w:rPr>
                    <w:t>R</w:t>
                  </w:r>
                  <w:r>
                    <w:rPr>
                      <w:rFonts w:hint="eastAsia"/>
                      <w:color w:val="222222"/>
                      <w:sz w:val="22"/>
                      <w:szCs w:val="22"/>
                      <w:lang w:val="en"/>
                    </w:rPr>
                    <w:t>estart</w:t>
                  </w:r>
                  <w:ins w:id="3959" w:author="t_竹沢 公佑" w:date="2019-10-04T22:43:00Z">
                    <w:r>
                      <w:rPr>
                        <w:rFonts w:hint="eastAsia"/>
                        <w:color w:val="222222"/>
                        <w:sz w:val="22"/>
                        <w:szCs w:val="22"/>
                        <w:lang w:val="en"/>
                      </w:rPr>
                      <w:t xml:space="preserve"> the </w:t>
                    </w:r>
                  </w:ins>
                  <w:del w:id="3960" w:author="t_竹沢 公佑" w:date="2019-10-04T22:43:00Z">
                    <w:r w:rsidDel="00160924">
                      <w:rPr>
                        <w:rFonts w:hint="eastAsia"/>
                        <w:color w:val="222222"/>
                        <w:sz w:val="22"/>
                        <w:szCs w:val="22"/>
                        <w:lang w:val="en"/>
                      </w:rPr>
                      <w:delText xml:space="preserve"> </w:delText>
                    </w:r>
                  </w:del>
                  <w:r>
                    <w:rPr>
                      <w:rFonts w:hint="eastAsia"/>
                      <w:color w:val="222222"/>
                      <w:sz w:val="22"/>
                      <w:szCs w:val="22"/>
                      <w:lang w:val="en"/>
                    </w:rPr>
                    <w:t>T</w:t>
                  </w:r>
                  <w:r>
                    <w:rPr>
                      <w:color w:val="222222"/>
                      <w:sz w:val="22"/>
                      <w:szCs w:val="22"/>
                      <w:lang w:val="en"/>
                    </w:rPr>
                    <w:t>ransmission</w:t>
                  </w:r>
                </w:p>
              </w:txbxContent>
            </v:textbox>
          </v:shape>
        </w:pict>
      </w:r>
      <w:r>
        <w:rPr>
          <w:noProof/>
        </w:rPr>
        <w:pict>
          <v:shape id="_x0000_s1753" type="#_x0000_t32" style="position:absolute;margin-left:0;margin-top:.6pt;width:.05pt;height:16.5pt;z-index:429;mso-position-horizontal:center" o:connectortype="straight">
            <v:stroke endarrow="block"/>
          </v:shape>
        </w:pict>
      </w:r>
    </w:p>
    <w:p w:rsidR="00A856A5" w:rsidRDefault="00784A1F">
      <w:pPr>
        <w:spacing w:line="0" w:lineRule="atLeast"/>
      </w:pPr>
      <w:r>
        <w:pict>
          <v:shape id="_x0000_s1273" type="#_x0000_t202" style="position:absolute;margin-left:152.45pt;margin-top:1.55pt;width:191.25pt;height:35.25pt;z-index:67">
            <v:textbox style="mso-next-textbox:#_x0000_s1273" inset="5.85pt,.7pt,5.85pt,.7pt">
              <w:txbxContent>
                <w:p w:rsidR="000F6E92" w:rsidRDefault="000F6E92">
                  <w:pPr>
                    <w:spacing w:line="0" w:lineRule="atLeast"/>
                    <w:rPr>
                      <w:sz w:val="22"/>
                      <w:szCs w:val="22"/>
                    </w:rPr>
                  </w:pPr>
                  <w:r>
                    <w:rPr>
                      <w:color w:val="222222"/>
                      <w:sz w:val="22"/>
                      <w:szCs w:val="22"/>
                      <w:lang w:val="en"/>
                    </w:rPr>
                    <w:t xml:space="preserve">Call </w:t>
                  </w:r>
                  <w:del w:id="3961" w:author="t_竹沢 公佑" w:date="2019-10-04T22:39:00Z">
                    <w:r w:rsidDel="00160924">
                      <w:rPr>
                        <w:color w:val="222222"/>
                        <w:sz w:val="22"/>
                        <w:szCs w:val="22"/>
                        <w:lang w:val="en"/>
                      </w:rPr>
                      <w:delText xml:space="preserve">the </w:delText>
                    </w:r>
                  </w:del>
                  <w:r>
                    <w:rPr>
                      <w:color w:val="222222"/>
                      <w:sz w:val="22"/>
                      <w:szCs w:val="22"/>
                      <w:lang w:val="en"/>
                    </w:rPr>
                    <w:t>"mmap"</w:t>
                  </w:r>
                  <w:ins w:id="3962" w:author="t_竹沢 公佑" w:date="2019-10-04T22:39:00Z">
                    <w:r>
                      <w:rPr>
                        <w:rFonts w:hint="eastAsia"/>
                        <w:color w:val="222222"/>
                        <w:sz w:val="22"/>
                        <w:szCs w:val="22"/>
                        <w:lang w:val="en"/>
                      </w:rPr>
                      <w:t xml:space="preserve"> </w:t>
                    </w:r>
                  </w:ins>
                  <w:del w:id="3963" w:author="t_竹沢 公佑" w:date="2019-10-04T22:39:00Z">
                    <w:r w:rsidDel="00160924">
                      <w:rPr>
                        <w:color w:val="222222"/>
                        <w:sz w:val="22"/>
                        <w:szCs w:val="22"/>
                        <w:lang w:val="en"/>
                      </w:rPr>
                      <w:delText xml:space="preserve">, </w:delText>
                    </w:r>
                  </w:del>
                  <w:r>
                    <w:rPr>
                      <w:color w:val="222222"/>
                      <w:sz w:val="22"/>
                      <w:szCs w:val="22"/>
                      <w:lang w:val="en"/>
                    </w:rPr>
                    <w:t xml:space="preserve">to get the address of the </w:t>
                  </w:r>
                  <w:r>
                    <w:rPr>
                      <w:rFonts w:hint="eastAsia"/>
                      <w:color w:val="222222"/>
                      <w:sz w:val="22"/>
                      <w:szCs w:val="22"/>
                      <w:lang w:val="en"/>
                    </w:rPr>
                    <w:t>t</w:t>
                  </w:r>
                  <w:r>
                    <w:rPr>
                      <w:color w:val="222222"/>
                      <w:sz w:val="22"/>
                      <w:szCs w:val="22"/>
                      <w:lang w:val="en"/>
                    </w:rPr>
                    <w:t>ransmission</w:t>
                  </w:r>
                  <w:r>
                    <w:rPr>
                      <w:rFonts w:hint="eastAsia"/>
                      <w:color w:val="222222"/>
                      <w:sz w:val="22"/>
                      <w:szCs w:val="22"/>
                      <w:lang w:val="en"/>
                    </w:rPr>
                    <w:t xml:space="preserve"> buffer.</w:t>
                  </w:r>
                </w:p>
              </w:txbxContent>
            </v:textbox>
          </v:shape>
        </w:pict>
      </w:r>
    </w:p>
    <w:p w:rsidR="00A856A5" w:rsidRDefault="00A856A5">
      <w:pPr>
        <w:spacing w:line="0" w:lineRule="atLeast"/>
      </w:pPr>
    </w:p>
    <w:p w:rsidR="00A856A5" w:rsidRDefault="00784A1F">
      <w:pPr>
        <w:spacing w:line="0" w:lineRule="atLeast"/>
      </w:pPr>
      <w:r>
        <w:rPr>
          <w:noProof/>
        </w:rPr>
        <w:pict>
          <v:shape id="_x0000_s1798" type="#_x0000_t202" style="position:absolute;margin-left:388.1pt;margin-top:9.55pt;width:60.05pt;height:18pt;z-index:471" filled="f" stroked="f">
            <v:textbox style="mso-next-textbox:#_x0000_s1798" inset="5.85pt,.7pt,5.85pt,.7pt">
              <w:txbxContent>
                <w:p w:rsidR="000F6E92" w:rsidRDefault="000F6E92" w:rsidP="00351F29">
                  <w:pPr>
                    <w:spacing w:line="0" w:lineRule="atLeast"/>
                    <w:rPr>
                      <w:color w:val="222222"/>
                      <w:sz w:val="22"/>
                      <w:szCs w:val="22"/>
                      <w:lang w:val="en"/>
                    </w:rPr>
                  </w:pPr>
                  <w:r>
                    <w:rPr>
                      <w:rFonts w:hint="eastAsia"/>
                      <w:color w:val="222222"/>
                      <w:sz w:val="22"/>
                      <w:szCs w:val="22"/>
                      <w:lang w:val="en"/>
                    </w:rPr>
                    <w:t>2   (*1)</w:t>
                  </w:r>
                </w:p>
              </w:txbxContent>
            </v:textbox>
          </v:shape>
        </w:pict>
      </w:r>
      <w:r>
        <w:rPr>
          <w:noProof/>
        </w:rPr>
        <w:pict>
          <v:oval id="_x0000_s1799" style="position:absolute;margin-left:384.75pt;margin-top:5.7pt;width:24pt;height:24.75pt;z-index:470">
            <v:textbox inset="5.85pt,.7pt,5.85pt,.7pt"/>
          </v:oval>
        </w:pict>
      </w:r>
      <w:r>
        <w:rPr>
          <w:noProof/>
        </w:rPr>
        <w:pict>
          <v:shape id="_x0000_s1754" type="#_x0000_t32" style="position:absolute;margin-left:0;margin-top:5.7pt;width:.05pt;height:26.95pt;z-index:430;mso-position-horizontal:center" o:connectortype="straight">
            <v:stroke endarrow="block"/>
          </v:shape>
        </w:pict>
      </w:r>
    </w:p>
    <w:p w:rsidR="00DF1C7C" w:rsidRDefault="00784A1F">
      <w:pPr>
        <w:spacing w:line="0" w:lineRule="atLeast"/>
      </w:pPr>
      <w:r>
        <w:pict>
          <v:shape id="_x0000_s1276" type="#_x0000_t34" style="position:absolute;margin-left:58.75pt;margin-top:-.15pt;width:189.45pt;height:133.5pt;flip:y;z-index:158" o:connectortype="elbow" adj="17,58377,-13163">
            <v:stroke endarrow="block"/>
          </v:shape>
        </w:pict>
      </w:r>
      <w:r>
        <w:rPr>
          <w:noProof/>
        </w:rPr>
        <w:pict>
          <v:shape id="_x0000_s1797" type="#_x0000_t32" style="position:absolute;margin-left:248.25pt;margin-top:-.15pt;width:136.5pt;height:.05pt;flip:x;z-index:469" o:connectortype="straight">
            <v:stroke endarrow="block"/>
          </v:shape>
        </w:pict>
      </w:r>
    </w:p>
    <w:p w:rsidR="00DF1C7C" w:rsidRDefault="00784A1F">
      <w:pPr>
        <w:spacing w:line="0" w:lineRule="atLeast"/>
      </w:pPr>
      <w:r>
        <w:pict>
          <v:shape id="_x0000_s1275" type="#_x0000_t202" style="position:absolute;margin-left:152.8pt;margin-top:2.3pt;width:190.5pt;height:36.75pt;z-index:68">
            <v:textbox style="mso-next-textbox:#_x0000_s1275" inset="5.85pt,.7pt,5.85pt,.7pt">
              <w:txbxContent>
                <w:p w:rsidR="000F6E92" w:rsidRDefault="000F6E92">
                  <w:pPr>
                    <w:spacing w:line="0" w:lineRule="atLeast"/>
                    <w:rPr>
                      <w:sz w:val="22"/>
                      <w:szCs w:val="22"/>
                    </w:rPr>
                  </w:pPr>
                  <w:r>
                    <w:rPr>
                      <w:color w:val="222222"/>
                      <w:sz w:val="22"/>
                      <w:szCs w:val="22"/>
                      <w:lang w:val="en"/>
                    </w:rPr>
                    <w:t xml:space="preserve">Your application writes data to the </w:t>
                  </w:r>
                  <w:r>
                    <w:rPr>
                      <w:rFonts w:hint="eastAsia"/>
                      <w:color w:val="222222"/>
                      <w:sz w:val="22"/>
                      <w:szCs w:val="22"/>
                      <w:lang w:val="en"/>
                    </w:rPr>
                    <w:t>t</w:t>
                  </w:r>
                  <w:r>
                    <w:rPr>
                      <w:color w:val="222222"/>
                      <w:sz w:val="22"/>
                      <w:szCs w:val="22"/>
                      <w:lang w:val="en"/>
                    </w:rPr>
                    <w:t>ransmission</w:t>
                  </w:r>
                  <w:r>
                    <w:rPr>
                      <w:rFonts w:hint="eastAsia"/>
                      <w:color w:val="222222"/>
                      <w:sz w:val="22"/>
                      <w:szCs w:val="22"/>
                      <w:lang w:val="en"/>
                    </w:rPr>
                    <w:t xml:space="preserve"> buffer</w:t>
                  </w:r>
                  <w:r>
                    <w:rPr>
                      <w:color w:val="222222"/>
                      <w:sz w:val="22"/>
                      <w:szCs w:val="22"/>
                      <w:lang w:val="en"/>
                    </w:rPr>
                    <w:t>.</w:t>
                  </w:r>
                </w:p>
              </w:txbxContent>
            </v:textbox>
          </v:shape>
        </w:pict>
      </w:r>
    </w:p>
    <w:p w:rsidR="00DF1C7C" w:rsidRDefault="00784A1F">
      <w:pPr>
        <w:spacing w:line="0" w:lineRule="atLeast"/>
      </w:pPr>
      <w:r>
        <w:pict>
          <v:shape id="_x0000_s1286" type="#_x0000_t202" style="position:absolute;margin-left:352.7pt;margin-top:8.6pt;width:126.65pt;height:50.45pt;z-index:81" filled="f" stroked="f">
            <v:textbox style="mso-next-textbox:#_x0000_s1286" inset="0,0,0,0">
              <w:txbxContent>
                <w:p w:rsidR="000F6E92" w:rsidRPr="004A16BD" w:rsidDel="00160924" w:rsidRDefault="000F6E92" w:rsidP="00ED04A8">
                  <w:pPr>
                    <w:pStyle w:val="HTML0"/>
                    <w:spacing w:line="0" w:lineRule="atLeast"/>
                    <w:rPr>
                      <w:del w:id="3964" w:author="t_竹沢 公佑" w:date="2019-10-04T22:43:00Z"/>
                      <w:rFonts w:ascii="ＭＳ Ｐゴシック" w:eastAsia="ＭＳ Ｐゴシック" w:hAnsi="ＭＳ Ｐゴシック"/>
                      <w:sz w:val="22"/>
                      <w:szCs w:val="22"/>
                      <w:lang w:val="en"/>
                    </w:rPr>
                  </w:pPr>
                  <w:del w:id="3965" w:author="t_竹沢 公佑" w:date="2019-10-04T22:43:00Z">
                    <w:r w:rsidRPr="004A16BD" w:rsidDel="00160924">
                      <w:rPr>
                        <w:rFonts w:ascii="ＭＳ Ｐゴシック" w:eastAsia="ＭＳ Ｐゴシック" w:hAnsi="ＭＳ Ｐゴシック"/>
                        <w:sz w:val="22"/>
                        <w:szCs w:val="22"/>
                        <w:lang w:val="en"/>
                      </w:rPr>
                      <w:delText xml:space="preserve">Transmission function </w:delText>
                    </w:r>
                  </w:del>
                </w:p>
                <w:p w:rsidR="000F6E92" w:rsidRPr="004A16BD" w:rsidDel="006D468B" w:rsidRDefault="000F6E92" w:rsidP="00ED04A8">
                  <w:pPr>
                    <w:pStyle w:val="HTML0"/>
                    <w:spacing w:line="0" w:lineRule="atLeast"/>
                    <w:rPr>
                      <w:del w:id="3966" w:author="t_竹沢 公佑" w:date="2019-10-04T22:46:00Z"/>
                      <w:rFonts w:ascii="ＭＳ Ｐゴシック" w:eastAsia="ＭＳ Ｐゴシック" w:hAnsi="ＭＳ Ｐゴシック"/>
                      <w:sz w:val="22"/>
                      <w:szCs w:val="22"/>
                      <w:lang w:val="en"/>
                    </w:rPr>
                  </w:pPr>
                  <w:ins w:id="3967" w:author="t_竹沢 公佑" w:date="2019-10-06T11:06:00Z">
                    <w:r>
                      <w:rPr>
                        <w:rFonts w:ascii="ＭＳ Ｐゴシック" w:eastAsia="ＭＳ Ｐゴシック" w:hAnsi="ＭＳ Ｐゴシック" w:hint="eastAsia"/>
                        <w:sz w:val="22"/>
                        <w:szCs w:val="22"/>
                        <w:lang w:val="en"/>
                      </w:rPr>
                      <w:t xml:space="preserve">Transmission function transmits the data you write here </w:t>
                    </w:r>
                  </w:ins>
                  <w:ins w:id="3968" w:author="t_竹沢 公佑" w:date="2019-10-06T11:08:00Z">
                    <w:r>
                      <w:rPr>
                        <w:rFonts w:ascii="ＭＳ Ｐゴシック" w:eastAsia="ＭＳ Ｐゴシック" w:hAnsi="ＭＳ Ｐゴシック" w:hint="eastAsia"/>
                        <w:sz w:val="22"/>
                        <w:szCs w:val="22"/>
                        <w:lang w:val="en"/>
                      </w:rPr>
                      <w:t>repeatedly.</w:t>
                    </w:r>
                  </w:ins>
                  <w:del w:id="3969" w:author="t_竹沢 公佑" w:date="2019-10-04T22:43:00Z">
                    <w:r w:rsidRPr="004A16BD" w:rsidDel="00160924">
                      <w:rPr>
                        <w:rFonts w:ascii="ＭＳ Ｐゴシック" w:eastAsia="ＭＳ Ｐゴシック" w:hAnsi="ＭＳ Ｐゴシック"/>
                        <w:sz w:val="22"/>
                        <w:szCs w:val="22"/>
                        <w:lang w:val="en"/>
                      </w:rPr>
                      <w:delText>can only be sent</w:delText>
                    </w:r>
                  </w:del>
                  <w:del w:id="3970" w:author="t_竹沢 公佑" w:date="2019-10-06T11:06:00Z">
                    <w:r w:rsidRPr="004A16BD" w:rsidDel="00E8422A">
                      <w:rPr>
                        <w:rFonts w:ascii="ＭＳ Ｐゴシック" w:eastAsia="ＭＳ Ｐゴシック" w:hAnsi="ＭＳ Ｐゴシック"/>
                        <w:sz w:val="22"/>
                        <w:szCs w:val="22"/>
                        <w:lang w:val="en"/>
                      </w:rPr>
                      <w:delText xml:space="preserve"> </w:delText>
                    </w:r>
                    <w:r w:rsidRPr="004A16BD" w:rsidDel="00E8422A">
                      <w:rPr>
                        <w:rFonts w:ascii="ＭＳ Ｐゴシック" w:eastAsia="ＭＳ Ｐゴシック" w:hAnsi="ＭＳ Ｐゴシック" w:hint="eastAsia"/>
                        <w:sz w:val="22"/>
                        <w:szCs w:val="22"/>
                        <w:lang w:val="en"/>
                      </w:rPr>
                      <w:delText>after</w:delText>
                    </w:r>
                  </w:del>
                </w:p>
                <w:p w:rsidR="000F6E92" w:rsidRPr="004A16BD" w:rsidRDefault="000F6E92" w:rsidP="00ED04A8">
                  <w:pPr>
                    <w:pStyle w:val="HTML0"/>
                    <w:spacing w:line="0" w:lineRule="atLeast"/>
                    <w:rPr>
                      <w:rFonts w:ascii="ＭＳ Ｐゴシック" w:eastAsia="ＭＳ Ｐゴシック" w:hAnsi="ＭＳ Ｐゴシック"/>
                      <w:sz w:val="22"/>
                      <w:szCs w:val="22"/>
                    </w:rPr>
                  </w:pPr>
                  <w:del w:id="3971" w:author="t_竹沢 公佑" w:date="2019-10-04T22:46:00Z">
                    <w:r w:rsidRPr="004A16BD" w:rsidDel="006D468B">
                      <w:rPr>
                        <w:rFonts w:ascii="ＭＳ Ｐゴシック" w:eastAsia="ＭＳ Ｐゴシック" w:hAnsi="ＭＳ Ｐゴシック" w:hint="eastAsia"/>
                        <w:sz w:val="22"/>
                        <w:szCs w:val="22"/>
                        <w:lang w:val="en"/>
                      </w:rPr>
                      <w:delText xml:space="preserve"> </w:delText>
                    </w:r>
                  </w:del>
                  <w:del w:id="3972" w:author="t_竹沢 公佑" w:date="2019-10-06T11:06:00Z">
                    <w:r w:rsidRPr="004A16BD" w:rsidDel="00E8422A">
                      <w:rPr>
                        <w:rFonts w:ascii="ＭＳ Ｐゴシック" w:eastAsia="ＭＳ Ｐゴシック" w:hAnsi="ＭＳ Ｐゴシック" w:hint="eastAsia"/>
                        <w:sz w:val="22"/>
                        <w:szCs w:val="22"/>
                        <w:lang w:val="en"/>
                      </w:rPr>
                      <w:delText xml:space="preserve">all contents </w:delText>
                    </w:r>
                  </w:del>
                  <w:del w:id="3973" w:author="t_竹沢 公佑" w:date="2019-10-04T22:44:00Z">
                    <w:r w:rsidRPr="004A16BD" w:rsidDel="00160924">
                      <w:rPr>
                        <w:rFonts w:ascii="ＭＳ Ｐゴシック" w:eastAsia="ＭＳ Ｐゴシック" w:hAnsi="ＭＳ Ｐゴシック" w:hint="eastAsia"/>
                        <w:sz w:val="22"/>
                        <w:szCs w:val="22"/>
                        <w:lang w:val="en"/>
                      </w:rPr>
                      <w:delText xml:space="preserve">on </w:delText>
                    </w:r>
                  </w:del>
                  <w:del w:id="3974" w:author="t_竹沢 公佑" w:date="2019-10-06T11:06:00Z">
                    <w:r w:rsidRPr="004A16BD" w:rsidDel="00E8422A">
                      <w:rPr>
                        <w:rFonts w:ascii="ＭＳ Ｐゴシック" w:eastAsia="ＭＳ Ｐゴシック" w:hAnsi="ＭＳ Ｐゴシック" w:hint="eastAsia"/>
                        <w:sz w:val="22"/>
                        <w:szCs w:val="22"/>
                        <w:lang w:val="en"/>
                      </w:rPr>
                      <w:delText>the transmission buffer is transmitted.</w:delText>
                    </w:r>
                  </w:del>
                  <w:r w:rsidRPr="004A16BD">
                    <w:rPr>
                      <w:rFonts w:ascii="ＭＳ Ｐゴシック" w:eastAsia="ＭＳ Ｐゴシック" w:hAnsi="ＭＳ Ｐゴシック" w:hint="eastAsia"/>
                      <w:sz w:val="22"/>
                      <w:szCs w:val="22"/>
                      <w:lang w:val="en"/>
                    </w:rPr>
                    <w:t xml:space="preserve"> </w:t>
                  </w:r>
                </w:p>
              </w:txbxContent>
            </v:textbox>
          </v:shape>
        </w:pict>
      </w:r>
    </w:p>
    <w:p w:rsidR="00DF1C7C" w:rsidRDefault="00784A1F">
      <w:pPr>
        <w:spacing w:line="0" w:lineRule="atLeast"/>
      </w:pPr>
      <w:r>
        <w:rPr>
          <w:noProof/>
        </w:rPr>
        <w:pict>
          <v:shape id="_x0000_s1755" type="#_x0000_t32" style="position:absolute;margin-left:248pt;margin-top:8.7pt;width:.05pt;height:16.5pt;z-index:431" o:connectortype="straight">
            <v:stroke endarrow="block"/>
          </v:shape>
        </w:pict>
      </w:r>
    </w:p>
    <w:p w:rsidR="00DF1C7C" w:rsidRDefault="00784A1F">
      <w:pPr>
        <w:spacing w:line="0" w:lineRule="atLeast"/>
      </w:pPr>
      <w:r>
        <w:pict>
          <v:shape id="_x0000_s1277" type="#_x0000_t202" style="position:absolute;margin-left:152.45pt;margin-top:9.6pt;width:191.25pt;height:37pt;z-index:71">
            <v:textbox style="mso-next-textbox:#_x0000_s1277" inset="5.85pt,.7pt,5.85pt,.7pt">
              <w:txbxContent>
                <w:p w:rsidR="000F6E92" w:rsidDel="00160924" w:rsidRDefault="000F6E92">
                  <w:pPr>
                    <w:spacing w:line="0" w:lineRule="atLeast"/>
                    <w:rPr>
                      <w:del w:id="3975" w:author="t_竹沢 公佑" w:date="2019-10-04T22:41:00Z"/>
                      <w:color w:val="222222"/>
                      <w:sz w:val="22"/>
                      <w:szCs w:val="22"/>
                      <w:lang w:val="en"/>
                    </w:rPr>
                  </w:pPr>
                  <w:r>
                    <w:rPr>
                      <w:color w:val="222222"/>
                      <w:sz w:val="22"/>
                      <w:szCs w:val="22"/>
                      <w:lang w:val="en"/>
                    </w:rPr>
                    <w:t xml:space="preserve">Use </w:t>
                  </w:r>
                  <w:del w:id="3976" w:author="t_竹沢 公佑" w:date="2019-10-04T22:40:00Z">
                    <w:r w:rsidDel="00160924">
                      <w:rPr>
                        <w:color w:val="222222"/>
                        <w:sz w:val="22"/>
                        <w:szCs w:val="22"/>
                        <w:lang w:val="en"/>
                      </w:rPr>
                      <w:delText xml:space="preserve">the </w:delText>
                    </w:r>
                  </w:del>
                  <w:r>
                    <w:rPr>
                      <w:color w:val="222222"/>
                      <w:sz w:val="22"/>
                      <w:szCs w:val="22"/>
                      <w:lang w:val="en"/>
                    </w:rPr>
                    <w:t>"ioctl (DRXPD_</w:t>
                  </w:r>
                  <w:r>
                    <w:rPr>
                      <w:rFonts w:hint="eastAsia"/>
                      <w:color w:val="222222"/>
                      <w:sz w:val="22"/>
                      <w:szCs w:val="22"/>
                      <w:lang w:val="en"/>
                    </w:rPr>
                    <w:t>SET_SNDSIZ</w:t>
                  </w:r>
                  <w:r>
                    <w:rPr>
                      <w:color w:val="222222"/>
                      <w:sz w:val="22"/>
                      <w:szCs w:val="22"/>
                      <w:lang w:val="en"/>
                    </w:rPr>
                    <w:t>)"</w:t>
                  </w:r>
                  <w:ins w:id="3977" w:author="t_竹沢 公佑" w:date="2019-10-04T22:41:00Z">
                    <w:r>
                      <w:rPr>
                        <w:rFonts w:hint="eastAsia"/>
                        <w:color w:val="222222"/>
                        <w:sz w:val="22"/>
                        <w:szCs w:val="22"/>
                        <w:lang w:val="en"/>
                      </w:rPr>
                      <w:t xml:space="preserve"> </w:t>
                    </w:r>
                  </w:ins>
                  <w:del w:id="3978" w:author="t_竹沢 公佑" w:date="2019-10-04T22:41:00Z">
                    <w:r w:rsidDel="00160924">
                      <w:rPr>
                        <w:color w:val="222222"/>
                        <w:sz w:val="22"/>
                        <w:szCs w:val="22"/>
                        <w:lang w:val="en"/>
                      </w:rPr>
                      <w:delText>,</w:delText>
                    </w:r>
                  </w:del>
                </w:p>
                <w:p w:rsidR="000F6E92" w:rsidRDefault="000F6E92">
                  <w:pPr>
                    <w:spacing w:line="0" w:lineRule="atLeast"/>
                    <w:rPr>
                      <w:sz w:val="22"/>
                      <w:szCs w:val="22"/>
                    </w:rPr>
                  </w:pPr>
                  <w:r>
                    <w:rPr>
                      <w:color w:val="222222"/>
                      <w:sz w:val="22"/>
                      <w:szCs w:val="22"/>
                      <w:lang w:val="en"/>
                    </w:rPr>
                    <w:t xml:space="preserve">to </w:t>
                  </w:r>
                  <w:r>
                    <w:rPr>
                      <w:rFonts w:hint="eastAsia"/>
                      <w:color w:val="222222"/>
                      <w:sz w:val="22"/>
                      <w:szCs w:val="22"/>
                      <w:lang w:val="en"/>
                    </w:rPr>
                    <w:t xml:space="preserve">set </w:t>
                  </w:r>
                  <w:r>
                    <w:rPr>
                      <w:rFonts w:hint="eastAsia"/>
                      <w:color w:val="222222"/>
                      <w:sz w:val="22"/>
                      <w:szCs w:val="22"/>
                    </w:rPr>
                    <w:t xml:space="preserve">the </w:t>
                  </w:r>
                  <w:r>
                    <w:rPr>
                      <w:rFonts w:hint="eastAsia"/>
                      <w:color w:val="222222"/>
                      <w:sz w:val="22"/>
                      <w:szCs w:val="22"/>
                      <w:lang w:val="en"/>
                    </w:rPr>
                    <w:t>transmi</w:t>
                  </w:r>
                  <w:ins w:id="3979" w:author="t_竹沢 公佑" w:date="2019-10-04T22:41:00Z">
                    <w:r>
                      <w:rPr>
                        <w:rFonts w:hint="eastAsia"/>
                        <w:color w:val="222222"/>
                        <w:sz w:val="22"/>
                        <w:szCs w:val="22"/>
                        <w:lang w:val="en"/>
                      </w:rPr>
                      <w:t>ssion</w:t>
                    </w:r>
                  </w:ins>
                  <w:del w:id="3980" w:author="t_竹沢 公佑" w:date="2019-10-04T22:41:00Z">
                    <w:r w:rsidDel="00160924">
                      <w:rPr>
                        <w:rFonts w:hint="eastAsia"/>
                        <w:color w:val="222222"/>
                        <w:sz w:val="22"/>
                        <w:szCs w:val="22"/>
                        <w:lang w:val="en"/>
                      </w:rPr>
                      <w:delText>t</w:delText>
                    </w:r>
                  </w:del>
                  <w:r>
                    <w:rPr>
                      <w:rFonts w:hint="eastAsia"/>
                      <w:color w:val="222222"/>
                      <w:sz w:val="22"/>
                      <w:szCs w:val="22"/>
                      <w:lang w:val="en"/>
                    </w:rPr>
                    <w:t xml:space="preserve"> size</w:t>
                  </w:r>
                  <w:r>
                    <w:rPr>
                      <w:color w:val="222222"/>
                      <w:sz w:val="22"/>
                      <w:szCs w:val="22"/>
                      <w:lang w:val="en"/>
                    </w:rPr>
                    <w:t>.</w:t>
                  </w:r>
                </w:p>
              </w:txbxContent>
            </v:textbox>
          </v:shape>
        </w:pict>
      </w:r>
    </w:p>
    <w:p w:rsidR="00DF1C7C" w:rsidRDefault="00DF1C7C">
      <w:pPr>
        <w:spacing w:line="0" w:lineRule="atLeast"/>
      </w:pPr>
    </w:p>
    <w:p w:rsidR="00DF1C7C" w:rsidRDefault="00DF1C7C">
      <w:pPr>
        <w:spacing w:line="0" w:lineRule="atLeast"/>
      </w:pPr>
    </w:p>
    <w:p w:rsidR="00DF1C7C" w:rsidRDefault="00784A1F">
      <w:pPr>
        <w:spacing w:line="0" w:lineRule="atLeast"/>
      </w:pPr>
      <w:r>
        <w:pict>
          <v:shape id="_x0000_s1291" type="#_x0000_t202" style="position:absolute;margin-left:63.3pt;margin-top:7.95pt;width:42.75pt;height:18pt;z-index:74" filled="f" stroked="f">
            <v:textbox style="mso-next-textbox:#_x0000_s1291" inset="5.85pt,.7pt,5.85pt,.7pt">
              <w:txbxContent>
                <w:p w:rsidR="000F6E92" w:rsidRDefault="000F6E92">
                  <w:pPr>
                    <w:spacing w:line="0" w:lineRule="atLeast"/>
                    <w:rPr>
                      <w:color w:val="222222"/>
                      <w:lang w:val="en"/>
                    </w:rPr>
                  </w:pPr>
                  <w:r>
                    <w:rPr>
                      <w:rFonts w:hint="eastAsia"/>
                      <w:color w:val="222222"/>
                      <w:lang w:val="en"/>
                    </w:rPr>
                    <w:t>Yes</w:t>
                  </w:r>
                </w:p>
              </w:txbxContent>
            </v:textbox>
          </v:shape>
        </w:pict>
      </w:r>
      <w:r>
        <w:rPr>
          <w:noProof/>
        </w:rPr>
        <w:pict>
          <v:shape id="_x0000_s1757" type="#_x0000_t32" style="position:absolute;margin-left:0;margin-top:.8pt;width:.05pt;height:16.5pt;z-index:433;mso-position-horizontal:center" o:connectortype="straight">
            <v:stroke endarrow="block"/>
          </v:shape>
        </w:pict>
      </w:r>
    </w:p>
    <w:p w:rsidR="00DF1C7C" w:rsidRDefault="00784A1F">
      <w:pPr>
        <w:spacing w:line="0" w:lineRule="atLeast"/>
      </w:pPr>
      <w:r>
        <w:rPr>
          <w:noProof/>
        </w:rPr>
        <w:pict>
          <v:shape id="_x0000_s1766" type="#_x0000_t202" style="position:absolute;margin-left:37.5pt;margin-top:10.35pt;width:55.05pt;height:29.95pt;z-index:439" filled="f" stroked="f">
            <v:textbox style="mso-next-textbox:#_x0000_s1766" inset="5.85pt,.7pt,5.85pt,.7pt">
              <w:txbxContent>
                <w:p w:rsidR="000F6E92" w:rsidRDefault="000F6E92" w:rsidP="007E4E3E">
                  <w:pPr>
                    <w:spacing w:line="0" w:lineRule="atLeast"/>
                    <w:rPr>
                      <w:color w:val="222222"/>
                      <w:sz w:val="22"/>
                      <w:szCs w:val="22"/>
                      <w:lang w:val="en"/>
                    </w:rPr>
                  </w:pPr>
                  <w:r>
                    <w:rPr>
                      <w:rFonts w:hint="eastAsia"/>
                      <w:color w:val="222222"/>
                      <w:sz w:val="22"/>
                      <w:szCs w:val="22"/>
                      <w:lang w:val="en"/>
                    </w:rPr>
                    <w:t>Change</w:t>
                  </w:r>
                </w:p>
                <w:p w:rsidR="000F6E92" w:rsidRDefault="000F6E92" w:rsidP="007E4E3E">
                  <w:pPr>
                    <w:spacing w:line="0" w:lineRule="atLeast"/>
                    <w:rPr>
                      <w:color w:val="222222"/>
                      <w:sz w:val="22"/>
                      <w:szCs w:val="22"/>
                      <w:lang w:val="en"/>
                    </w:rPr>
                  </w:pPr>
                  <w:r>
                    <w:rPr>
                      <w:rFonts w:hint="eastAsia"/>
                      <w:color w:val="222222"/>
                      <w:sz w:val="22"/>
                      <w:szCs w:val="22"/>
                      <w:lang w:val="en"/>
                    </w:rPr>
                    <w:t>Data?</w:t>
                  </w:r>
                </w:p>
              </w:txbxContent>
            </v:textbox>
          </v:shape>
        </w:pict>
      </w:r>
      <w:r>
        <w:rPr>
          <w:noProof/>
        </w:rPr>
        <w:pict>
          <v:shape id="_x0000_s1764" type="#_x0000_t9" style="position:absolute;margin-left:12pt;margin-top:10.35pt;width:107.1pt;height:36pt;z-index:438">
            <v:textbox inset="5.85pt,.7pt,5.85pt,.7pt"/>
          </v:shape>
        </w:pict>
      </w:r>
      <w:r>
        <w:rPr>
          <w:noProof/>
        </w:rPr>
        <w:pict>
          <v:shape id="_x0000_s1756" type="#_x0000_t202" style="position:absolute;margin-left:143.45pt;margin-top:1.35pt;width:209.25pt;height:19.5pt;z-index:432">
            <v:textbox style="mso-next-textbox:#_x0000_s1756" inset="5.85pt,.7pt,5.85pt,.7pt">
              <w:txbxContent>
                <w:p w:rsidR="000F6E92" w:rsidRDefault="000F6E92" w:rsidP="00DC1369">
                  <w:pPr>
                    <w:spacing w:line="0" w:lineRule="atLeast"/>
                    <w:rPr>
                      <w:sz w:val="22"/>
                      <w:szCs w:val="22"/>
                    </w:rPr>
                  </w:pPr>
                  <w:r>
                    <w:rPr>
                      <w:color w:val="222222"/>
                      <w:sz w:val="22"/>
                      <w:szCs w:val="22"/>
                      <w:lang w:val="en"/>
                    </w:rPr>
                    <w:t xml:space="preserve">Use </w:t>
                  </w:r>
                  <w:del w:id="3981" w:author="t_竹沢 公佑" w:date="2019-10-04T22:41:00Z">
                    <w:r w:rsidDel="00160924">
                      <w:rPr>
                        <w:color w:val="222222"/>
                        <w:sz w:val="22"/>
                        <w:szCs w:val="22"/>
                        <w:lang w:val="en"/>
                      </w:rPr>
                      <w:delText xml:space="preserve">the </w:delText>
                    </w:r>
                  </w:del>
                  <w:r>
                    <w:rPr>
                      <w:color w:val="222222"/>
                      <w:sz w:val="22"/>
                      <w:szCs w:val="22"/>
                      <w:lang w:val="en"/>
                    </w:rPr>
                    <w:t>"ioctl (DRXPD_</w:t>
                  </w:r>
                  <w:r>
                    <w:rPr>
                      <w:rFonts w:hint="eastAsia"/>
                      <w:color w:val="222222"/>
                      <w:sz w:val="22"/>
                      <w:szCs w:val="22"/>
                      <w:lang w:val="en"/>
                    </w:rPr>
                    <w:t>INIT</w:t>
                  </w:r>
                  <w:r>
                    <w:rPr>
                      <w:color w:val="222222"/>
                      <w:sz w:val="22"/>
                      <w:szCs w:val="22"/>
                      <w:lang w:val="en"/>
                    </w:rPr>
                    <w:t>)</w:t>
                  </w:r>
                  <w:ins w:id="3982" w:author="t_竹沢 公佑" w:date="2019-10-04T22:41:00Z">
                    <w:r>
                      <w:rPr>
                        <w:color w:val="222222"/>
                        <w:sz w:val="22"/>
                        <w:szCs w:val="22"/>
                        <w:lang w:val="en"/>
                      </w:rPr>
                      <w:t>”</w:t>
                    </w:r>
                  </w:ins>
                  <w:del w:id="3983" w:author="t_竹沢 公佑" w:date="2019-10-04T22:41:00Z">
                    <w:r w:rsidDel="00160924">
                      <w:rPr>
                        <w:color w:val="222222"/>
                        <w:sz w:val="22"/>
                        <w:szCs w:val="22"/>
                        <w:lang w:val="en"/>
                      </w:rPr>
                      <w:delText>",</w:delText>
                    </w:r>
                  </w:del>
                  <w:r>
                    <w:rPr>
                      <w:color w:val="222222"/>
                      <w:sz w:val="22"/>
                      <w:szCs w:val="22"/>
                      <w:lang w:val="en"/>
                    </w:rPr>
                    <w:t xml:space="preserve"> to initialize.</w:t>
                  </w:r>
                </w:p>
                <w:p w:rsidR="000F6E92" w:rsidRDefault="000F6E92" w:rsidP="00DC1369">
                  <w:pPr>
                    <w:spacing w:line="0" w:lineRule="atLeast"/>
                    <w:rPr>
                      <w:sz w:val="22"/>
                      <w:szCs w:val="22"/>
                    </w:rPr>
                  </w:pPr>
                </w:p>
              </w:txbxContent>
            </v:textbox>
          </v:shape>
        </w:pict>
      </w:r>
    </w:p>
    <w:p w:rsidR="00DF1C7C" w:rsidRDefault="00784A1F">
      <w:pPr>
        <w:spacing w:line="0" w:lineRule="atLeast"/>
      </w:pPr>
      <w:r>
        <w:rPr>
          <w:noProof/>
        </w:rPr>
        <w:pict>
          <v:shape id="_x0000_s1768" type="#_x0000_t32" style="position:absolute;margin-left:119.1pt;margin-top:12.8pt;width:128.6pt;height:0;z-index:441" o:connectortype="straight">
            <v:stroke endarrow="block"/>
          </v:shape>
        </w:pict>
      </w:r>
      <w:r>
        <w:rPr>
          <w:noProof/>
        </w:rPr>
        <w:pict>
          <v:shape id="_x0000_s1758" type="#_x0000_t32" style="position:absolute;margin-left:0;margin-top:5.3pt;width:.05pt;height:24.7pt;flip:x;z-index:434;mso-position-horizontal:center" o:connectortype="straight">
            <v:stroke endarrow="block"/>
          </v:shape>
        </w:pict>
      </w:r>
    </w:p>
    <w:p w:rsidR="00DF1C7C" w:rsidRDefault="00784A1F">
      <w:pPr>
        <w:spacing w:line="0" w:lineRule="atLeast"/>
      </w:pPr>
      <w:r>
        <w:pict>
          <v:shape id="_x0000_s1287" type="#_x0000_t202" style="position:absolute;margin-left:106.05pt;margin-top:9.2pt;width:29.25pt;height:18pt;z-index:76" filled="f" stroked="f">
            <v:textbox style="mso-next-textbox:#_x0000_s1287" inset="5.85pt,.7pt,5.85pt,.7pt">
              <w:txbxContent>
                <w:p w:rsidR="000F6E92" w:rsidRDefault="000F6E92">
                  <w:pPr>
                    <w:spacing w:line="0" w:lineRule="atLeast"/>
                    <w:rPr>
                      <w:color w:val="222222"/>
                      <w:lang w:val="en"/>
                    </w:rPr>
                  </w:pPr>
                  <w:r>
                    <w:rPr>
                      <w:rFonts w:hint="eastAsia"/>
                      <w:color w:val="222222"/>
                      <w:lang w:val="en"/>
                    </w:rPr>
                    <w:t>No</w:t>
                  </w:r>
                </w:p>
              </w:txbxContent>
            </v:textbox>
          </v:shape>
        </w:pict>
      </w:r>
    </w:p>
    <w:p w:rsidR="00DF1C7C" w:rsidRDefault="00784A1F">
      <w:pPr>
        <w:spacing w:line="0" w:lineRule="atLeast"/>
      </w:pPr>
      <w:r>
        <w:rPr>
          <w:noProof/>
        </w:rPr>
        <w:pict>
          <v:shape id="_x0000_s1767" type="#_x0000_t32" style="position:absolute;margin-left:59.95pt;margin-top:-.3pt;width:.35pt;height:3in;z-index:440" o:connectortype="straight">
            <v:stroke startarrow="block"/>
          </v:shape>
        </w:pict>
      </w:r>
      <w:r>
        <w:pict>
          <v:shape id="_x0000_s1281" type="#_x0000_t202" style="position:absolute;margin-left:144.2pt;margin-top:-.3pt;width:207.75pt;height:36pt;z-index:69">
            <v:textbox style="mso-next-textbox:#_x0000_s1281" inset="5.85pt,.7pt,5.85pt,.7pt">
              <w:txbxContent>
                <w:p w:rsidR="000F6E92" w:rsidRDefault="000F6E92">
                  <w:pPr>
                    <w:spacing w:line="0" w:lineRule="atLeast"/>
                    <w:rPr>
                      <w:color w:val="222222"/>
                      <w:sz w:val="22"/>
                      <w:szCs w:val="22"/>
                      <w:lang w:val="en"/>
                    </w:rPr>
                  </w:pPr>
                  <w:r>
                    <w:rPr>
                      <w:color w:val="222222"/>
                      <w:sz w:val="22"/>
                      <w:szCs w:val="22"/>
                      <w:lang w:val="en"/>
                    </w:rPr>
                    <w:t xml:space="preserve">Use </w:t>
                  </w:r>
                  <w:del w:id="3984" w:author="t_竹沢 公佑" w:date="2019-10-04T22:41:00Z">
                    <w:r w:rsidDel="00160924">
                      <w:rPr>
                        <w:color w:val="222222"/>
                        <w:sz w:val="22"/>
                        <w:szCs w:val="22"/>
                        <w:lang w:val="en"/>
                      </w:rPr>
                      <w:delText xml:space="preserve">the </w:delText>
                    </w:r>
                  </w:del>
                  <w:r>
                    <w:rPr>
                      <w:color w:val="222222"/>
                      <w:sz w:val="22"/>
                      <w:szCs w:val="22"/>
                      <w:lang w:val="en"/>
                    </w:rPr>
                    <w:t>"ioctl (DRXPD_</w:t>
                  </w:r>
                  <w:r>
                    <w:rPr>
                      <w:rFonts w:hint="eastAsia"/>
                      <w:color w:val="222222"/>
                      <w:sz w:val="22"/>
                      <w:szCs w:val="22"/>
                      <w:lang w:val="en"/>
                    </w:rPr>
                    <w:t>SNDSTART</w:t>
                  </w:r>
                  <w:r>
                    <w:rPr>
                      <w:color w:val="222222"/>
                      <w:sz w:val="22"/>
                      <w:szCs w:val="22"/>
                      <w:lang w:val="en"/>
                    </w:rPr>
                    <w:t>)"</w:t>
                  </w:r>
                  <w:del w:id="3985" w:author="t_竹沢 公佑" w:date="2019-10-04T22:41:00Z">
                    <w:r w:rsidDel="00160924">
                      <w:rPr>
                        <w:color w:val="222222"/>
                        <w:sz w:val="22"/>
                        <w:szCs w:val="22"/>
                        <w:lang w:val="en"/>
                      </w:rPr>
                      <w:delText>,</w:delText>
                    </w:r>
                  </w:del>
                  <w:r>
                    <w:rPr>
                      <w:color w:val="222222"/>
                      <w:sz w:val="22"/>
                      <w:szCs w:val="22"/>
                      <w:lang w:val="en"/>
                    </w:rPr>
                    <w:t xml:space="preserve"> </w:t>
                  </w:r>
                </w:p>
                <w:p w:rsidR="000F6E92" w:rsidRDefault="000F6E92">
                  <w:pPr>
                    <w:spacing w:line="0" w:lineRule="atLeast"/>
                    <w:rPr>
                      <w:sz w:val="22"/>
                      <w:szCs w:val="22"/>
                    </w:rPr>
                  </w:pPr>
                  <w:r>
                    <w:rPr>
                      <w:color w:val="222222"/>
                      <w:sz w:val="22"/>
                      <w:szCs w:val="22"/>
                      <w:lang w:val="en"/>
                    </w:rPr>
                    <w:t xml:space="preserve">to </w:t>
                  </w:r>
                  <w:r>
                    <w:rPr>
                      <w:rFonts w:hint="eastAsia"/>
                      <w:color w:val="222222"/>
                      <w:sz w:val="22"/>
                      <w:szCs w:val="22"/>
                      <w:lang w:val="en"/>
                    </w:rPr>
                    <w:t xml:space="preserve">start </w:t>
                  </w:r>
                  <w:ins w:id="3986" w:author="t_竹沢 公佑" w:date="2019-10-04T22:42:00Z">
                    <w:r>
                      <w:rPr>
                        <w:rFonts w:hint="eastAsia"/>
                        <w:color w:val="222222"/>
                        <w:sz w:val="22"/>
                        <w:szCs w:val="22"/>
                      </w:rPr>
                      <w:t>transmission</w:t>
                    </w:r>
                  </w:ins>
                  <w:del w:id="3987" w:author="t_竹沢 公佑" w:date="2019-10-04T22:42:00Z">
                    <w:r w:rsidDel="00160924">
                      <w:rPr>
                        <w:rFonts w:hint="eastAsia"/>
                        <w:color w:val="222222"/>
                        <w:sz w:val="22"/>
                        <w:szCs w:val="22"/>
                      </w:rPr>
                      <w:delText xml:space="preserve">the </w:delText>
                    </w:r>
                    <w:r w:rsidDel="00160924">
                      <w:rPr>
                        <w:rFonts w:hint="eastAsia"/>
                        <w:color w:val="222222"/>
                        <w:sz w:val="22"/>
                        <w:szCs w:val="22"/>
                        <w:lang w:val="en"/>
                      </w:rPr>
                      <w:delText>reception</w:delText>
                    </w:r>
                  </w:del>
                  <w:r>
                    <w:rPr>
                      <w:color w:val="222222"/>
                      <w:sz w:val="22"/>
                      <w:szCs w:val="22"/>
                      <w:lang w:val="en"/>
                    </w:rPr>
                    <w:t>.</w:t>
                  </w:r>
                </w:p>
                <w:p w:rsidR="000F6E92" w:rsidRDefault="000F6E92">
                  <w:pPr>
                    <w:spacing w:line="0" w:lineRule="atLeast"/>
                    <w:rPr>
                      <w:sz w:val="22"/>
                      <w:szCs w:val="22"/>
                    </w:rPr>
                  </w:pPr>
                </w:p>
              </w:txbxContent>
            </v:textbox>
          </v:shape>
        </w:pict>
      </w:r>
    </w:p>
    <w:p w:rsidR="00DF1C7C" w:rsidRDefault="00DF1C7C">
      <w:pPr>
        <w:spacing w:line="0" w:lineRule="atLeast"/>
      </w:pPr>
    </w:p>
    <w:p w:rsidR="00DF1C7C" w:rsidRDefault="00784A1F">
      <w:pPr>
        <w:spacing w:line="0" w:lineRule="atLeast"/>
      </w:pPr>
      <w:r>
        <w:rPr>
          <w:noProof/>
        </w:rPr>
        <w:pict>
          <v:shape id="_x0000_s1771" type="#_x0000_t34" style="position:absolute;margin-left:150.2pt;margin-top:13.55pt;width:98.05pt;height:67.5pt;flip:y;z-index:443" o:connectortype="elbow" adj="-11852,162976,-45579">
            <v:stroke endarrow="block"/>
          </v:shape>
        </w:pict>
      </w:r>
      <w:r>
        <w:pict>
          <v:shape id="_x0000_s1279" type="#_x0000_t32" style="position:absolute;margin-left:247.7pt;margin-top:4.55pt;width:.05pt;height:18pt;z-index:70" o:connectortype="straight">
            <v:stroke endarrow="block"/>
          </v:shape>
        </w:pict>
      </w:r>
    </w:p>
    <w:p w:rsidR="00DF1C7C" w:rsidRDefault="00784A1F">
      <w:pPr>
        <w:spacing w:line="0" w:lineRule="atLeast"/>
      </w:pPr>
      <w:r>
        <w:rPr>
          <w:noProof/>
        </w:rPr>
        <w:pict>
          <v:shape id="_x0000_s1778" type="#_x0000_t202" style="position:absolute;margin-left:381.35pt;margin-top:12.35pt;width:17.25pt;height:18pt;z-index:450" filled="f" stroked="f">
            <v:textbox style="mso-next-textbox:#_x0000_s1778" inset="5.85pt,.7pt,5.85pt,.7pt">
              <w:txbxContent>
                <w:p w:rsidR="000F6E92" w:rsidRDefault="000F6E92" w:rsidP="002260CF">
                  <w:pPr>
                    <w:spacing w:line="0" w:lineRule="atLeast"/>
                    <w:rPr>
                      <w:color w:val="222222"/>
                      <w:sz w:val="22"/>
                      <w:szCs w:val="22"/>
                      <w:lang w:val="en"/>
                    </w:rPr>
                  </w:pPr>
                  <w:r>
                    <w:rPr>
                      <w:rFonts w:hint="eastAsia"/>
                      <w:color w:val="222222"/>
                      <w:sz w:val="22"/>
                      <w:szCs w:val="22"/>
                      <w:lang w:val="en"/>
                    </w:rPr>
                    <w:t>1</w:t>
                  </w:r>
                </w:p>
              </w:txbxContent>
            </v:textbox>
          </v:shape>
        </w:pict>
      </w:r>
      <w:r>
        <w:rPr>
          <w:noProof/>
        </w:rPr>
        <w:pict>
          <v:oval id="_x0000_s1777" style="position:absolute;margin-left:378pt;margin-top:7pt;width:24pt;height:24.75pt;z-index:449">
            <v:textbox inset="5.85pt,.7pt,5.85pt,.7pt"/>
          </v:oval>
        </w:pict>
      </w:r>
      <w:r>
        <w:rPr>
          <w:noProof/>
        </w:rPr>
        <w:pict>
          <v:shape id="_x0000_s1775" type="#_x0000_t202" style="position:absolute;margin-left:186.95pt;margin-top:11.5pt;width:122.25pt;height:18pt;z-index:447" filled="f" stroked="f">
            <v:textbox style="mso-next-textbox:#_x0000_s1775" inset="5.85pt,.7pt,5.85pt,.7pt">
              <w:txbxContent>
                <w:p w:rsidR="000F6E92" w:rsidRDefault="000F6E92" w:rsidP="00F84851">
                  <w:pPr>
                    <w:spacing w:line="0" w:lineRule="atLeast"/>
                    <w:rPr>
                      <w:color w:val="222222"/>
                      <w:lang w:val="en"/>
                    </w:rPr>
                  </w:pPr>
                  <w:r>
                    <w:rPr>
                      <w:rFonts w:hint="eastAsia"/>
                      <w:color w:val="222222"/>
                      <w:lang w:val="en"/>
                    </w:rPr>
                    <w:t>Check overheat flag</w:t>
                  </w:r>
                </w:p>
              </w:txbxContent>
            </v:textbox>
          </v:shape>
        </w:pict>
      </w:r>
      <w:r>
        <w:rPr>
          <w:noProof/>
        </w:rPr>
        <w:pict>
          <v:shape id="_x0000_s1773" type="#_x0000_t9" style="position:absolute;margin-left:150pt;margin-top:7pt;width:195.75pt;height:27.75pt;z-index:445">
            <v:textbox inset="5.85pt,.7pt,5.85pt,.7pt"/>
          </v:shape>
        </w:pict>
      </w:r>
    </w:p>
    <w:p w:rsidR="00DF1C7C" w:rsidRDefault="00784A1F">
      <w:pPr>
        <w:spacing w:line="0" w:lineRule="atLeast"/>
      </w:pPr>
      <w:r>
        <w:rPr>
          <w:noProof/>
        </w:rPr>
        <w:pict>
          <v:shape id="_x0000_s1776" type="#_x0000_t32" style="position:absolute;margin-left:345.95pt;margin-top:4.95pt;width:32.05pt;height:0;z-index:448" o:connectortype="straight">
            <v:stroke endarrow="block"/>
          </v:shape>
        </w:pict>
      </w:r>
    </w:p>
    <w:p w:rsidR="00DF1C7C" w:rsidRDefault="00784A1F">
      <w:pPr>
        <w:spacing w:line="0" w:lineRule="atLeast"/>
      </w:pPr>
      <w:r>
        <w:rPr>
          <w:noProof/>
        </w:rPr>
        <w:pict>
          <v:shape id="_x0000_s1779" type="#_x0000_t202" style="position:absolute;margin-left:343.3pt;margin-top:2.85pt;width:120pt;height:18pt;z-index:451" filled="f" stroked="f">
            <v:textbox style="mso-next-textbox:#_x0000_s1779" inset="5.85pt,.7pt,5.85pt,.7pt">
              <w:txbxContent>
                <w:p w:rsidR="000F6E92" w:rsidRDefault="000F6E92" w:rsidP="002260CF">
                  <w:pPr>
                    <w:spacing w:line="0" w:lineRule="atLeast"/>
                    <w:rPr>
                      <w:color w:val="222222"/>
                      <w:lang w:val="en"/>
                    </w:rPr>
                  </w:pPr>
                  <w:r>
                    <w:rPr>
                      <w:rFonts w:hint="eastAsia"/>
                      <w:color w:val="222222"/>
                      <w:lang w:val="en"/>
                    </w:rPr>
                    <w:t>Overheat is detected</w:t>
                  </w:r>
                </w:p>
              </w:txbxContent>
            </v:textbox>
          </v:shape>
        </w:pict>
      </w:r>
      <w:r>
        <w:rPr>
          <w:noProof/>
        </w:rPr>
        <w:pict>
          <v:shape id="_x0000_s1772" type="#_x0000_t202" style="position:absolute;margin-left:102pt;margin-top:11.85pt;width:29.25pt;height:18pt;z-index:444" filled="f" stroked="f">
            <v:textbox style="mso-next-textbox:#_x0000_s1772" inset="5.85pt,.7pt,5.85pt,.7pt">
              <w:txbxContent>
                <w:p w:rsidR="000F6E92" w:rsidRDefault="000F6E92" w:rsidP="0040304B">
                  <w:pPr>
                    <w:spacing w:line="0" w:lineRule="atLeast"/>
                    <w:rPr>
                      <w:color w:val="222222"/>
                      <w:lang w:val="en"/>
                    </w:rPr>
                  </w:pPr>
                  <w:r>
                    <w:rPr>
                      <w:rFonts w:hint="eastAsia"/>
                      <w:color w:val="222222"/>
                      <w:lang w:val="en"/>
                    </w:rPr>
                    <w:t>No</w:t>
                  </w:r>
                </w:p>
              </w:txbxContent>
            </v:textbox>
          </v:shape>
        </w:pict>
      </w:r>
      <w:r>
        <w:rPr>
          <w:noProof/>
        </w:rPr>
        <w:pict>
          <v:shape id="_x0000_s1774" type="#_x0000_t32" style="position:absolute;margin-left:247.65pt;margin-top:3.6pt;width:.05pt;height:18pt;z-index:446" o:connectortype="straight">
            <v:stroke endarrow="block"/>
          </v:shape>
        </w:pict>
      </w:r>
    </w:p>
    <w:p w:rsidR="00DF1C7C" w:rsidRDefault="00784A1F">
      <w:pPr>
        <w:spacing w:line="0" w:lineRule="atLeast"/>
      </w:pPr>
      <w:r>
        <w:pict>
          <v:shape id="_x0000_s1288" type="#_x0000_t202" style="position:absolute;margin-left:186.95pt;margin-top:9.8pt;width:122.25pt;height:18pt;z-index:73" filled="f" stroked="f">
            <v:textbox style="mso-next-textbox:#_x0000_s1288" inset="5.85pt,.7pt,5.85pt,.7pt">
              <w:txbxContent>
                <w:p w:rsidR="000F6E92" w:rsidRDefault="000F6E92">
                  <w:pPr>
                    <w:spacing w:line="0" w:lineRule="atLeast"/>
                    <w:jc w:val="center"/>
                    <w:rPr>
                      <w:color w:val="222222"/>
                      <w:lang w:val="en"/>
                    </w:rPr>
                  </w:pPr>
                  <w:r>
                    <w:rPr>
                      <w:rFonts w:hint="eastAsia"/>
                      <w:color w:val="222222"/>
                      <w:lang w:val="en"/>
                    </w:rPr>
                    <w:t>E</w:t>
                  </w:r>
                  <w:r>
                    <w:rPr>
                      <w:color w:val="222222"/>
                      <w:lang w:val="en"/>
                    </w:rPr>
                    <w:t>xit the</w:t>
                  </w:r>
                  <w:r>
                    <w:rPr>
                      <w:rFonts w:hint="eastAsia"/>
                      <w:color w:val="222222"/>
                      <w:lang w:val="en"/>
                    </w:rPr>
                    <w:t xml:space="preserve"> transmission</w:t>
                  </w:r>
                  <w:r>
                    <w:rPr>
                      <w:color w:val="222222"/>
                      <w:lang w:val="en"/>
                    </w:rPr>
                    <w:t>?</w:t>
                  </w:r>
                </w:p>
              </w:txbxContent>
            </v:textbox>
          </v:shape>
        </w:pict>
      </w:r>
      <w:r>
        <w:pict>
          <v:shape id="_x0000_s1289" type="#_x0000_t9" style="position:absolute;margin-left:150.2pt;margin-top:5.3pt;width:195.75pt;height:27.75pt;z-index:72">
            <v:textbox inset="5.85pt,.7pt,5.85pt,.7pt"/>
          </v:shape>
        </w:pict>
      </w:r>
    </w:p>
    <w:p w:rsidR="00DF1C7C" w:rsidRDefault="00DF1C7C">
      <w:pPr>
        <w:spacing w:line="0" w:lineRule="atLeast"/>
      </w:pPr>
    </w:p>
    <w:p w:rsidR="00DF1C7C" w:rsidRDefault="00784A1F">
      <w:pPr>
        <w:spacing w:line="0" w:lineRule="atLeast"/>
      </w:pPr>
      <w:r>
        <w:pict>
          <v:shape id="_x0000_s1290" type="#_x0000_t32" style="position:absolute;margin-left:248.05pt;margin-top:1.2pt;width:.05pt;height:18pt;z-index:75" o:connectortype="straight">
            <v:stroke endarrow="block"/>
          </v:shape>
        </w:pict>
      </w:r>
    </w:p>
    <w:p w:rsidR="00DF1C7C" w:rsidRDefault="00784A1F">
      <w:pPr>
        <w:spacing w:line="0" w:lineRule="atLeast"/>
      </w:pPr>
      <w:r>
        <w:pict>
          <v:shape id="_x0000_s1292" type="#_x0000_t202" style="position:absolute;margin-left:144.2pt;margin-top:3.6pt;width:207.75pt;height:36pt;z-index:77">
            <v:textbox style="mso-next-textbox:#_x0000_s1292" inset="5.85pt,.7pt,5.85pt,.7pt">
              <w:txbxContent>
                <w:p w:rsidR="000F6E92" w:rsidRDefault="000F6E92">
                  <w:pPr>
                    <w:spacing w:line="0" w:lineRule="atLeast"/>
                    <w:rPr>
                      <w:color w:val="222222"/>
                      <w:lang w:val="en"/>
                    </w:rPr>
                  </w:pPr>
                  <w:r>
                    <w:rPr>
                      <w:color w:val="222222"/>
                      <w:lang w:val="en"/>
                    </w:rPr>
                    <w:t xml:space="preserve">Use </w:t>
                  </w:r>
                  <w:del w:id="3988" w:author="t_竹沢 公佑" w:date="2019-10-04T22:42:00Z">
                    <w:r w:rsidDel="00160924">
                      <w:rPr>
                        <w:color w:val="222222"/>
                        <w:lang w:val="en"/>
                      </w:rPr>
                      <w:delText xml:space="preserve">the </w:delText>
                    </w:r>
                  </w:del>
                  <w:r>
                    <w:rPr>
                      <w:color w:val="222222"/>
                      <w:lang w:val="en"/>
                    </w:rPr>
                    <w:t>"ioctl (DRXPD_</w:t>
                  </w:r>
                  <w:r>
                    <w:rPr>
                      <w:rFonts w:hint="eastAsia"/>
                      <w:color w:val="222222"/>
                      <w:lang w:val="en"/>
                    </w:rPr>
                    <w:t>SNDSTOP</w:t>
                  </w:r>
                  <w:r>
                    <w:rPr>
                      <w:color w:val="222222"/>
                      <w:lang w:val="en"/>
                    </w:rPr>
                    <w:t>)"</w:t>
                  </w:r>
                  <w:del w:id="3989" w:author="t_竹沢 公佑" w:date="2019-10-04T22:42:00Z">
                    <w:r w:rsidDel="00160924">
                      <w:rPr>
                        <w:color w:val="222222"/>
                        <w:lang w:val="en"/>
                      </w:rPr>
                      <w:delText>,</w:delText>
                    </w:r>
                  </w:del>
                  <w:r>
                    <w:rPr>
                      <w:color w:val="222222"/>
                      <w:lang w:val="en"/>
                    </w:rPr>
                    <w:t xml:space="preserve"> </w:t>
                  </w:r>
                </w:p>
                <w:p w:rsidR="000F6E92" w:rsidRDefault="000F6E92">
                  <w:pPr>
                    <w:spacing w:line="0" w:lineRule="atLeast"/>
                    <w:rPr>
                      <w:sz w:val="22"/>
                      <w:szCs w:val="22"/>
                    </w:rPr>
                  </w:pPr>
                  <w:r>
                    <w:rPr>
                      <w:color w:val="222222"/>
                      <w:lang w:val="en"/>
                    </w:rPr>
                    <w:t xml:space="preserve">to </w:t>
                  </w:r>
                  <w:r>
                    <w:rPr>
                      <w:rFonts w:hint="eastAsia"/>
                      <w:color w:val="222222"/>
                      <w:lang w:val="en"/>
                    </w:rPr>
                    <w:t xml:space="preserve">stop </w:t>
                  </w:r>
                  <w:r>
                    <w:rPr>
                      <w:rFonts w:hint="eastAsia"/>
                      <w:color w:val="222222"/>
                    </w:rPr>
                    <w:t xml:space="preserve">the </w:t>
                  </w:r>
                  <w:r>
                    <w:rPr>
                      <w:rFonts w:hint="eastAsia"/>
                      <w:color w:val="222222"/>
                      <w:lang w:val="en"/>
                    </w:rPr>
                    <w:t>transmission</w:t>
                  </w:r>
                  <w:r>
                    <w:rPr>
                      <w:color w:val="222222"/>
                      <w:lang w:val="en"/>
                    </w:rPr>
                    <w:t>.</w:t>
                  </w:r>
                </w:p>
                <w:p w:rsidR="000F6E92" w:rsidRDefault="000F6E92">
                  <w:pPr>
                    <w:spacing w:line="0" w:lineRule="atLeast"/>
                    <w:rPr>
                      <w:sz w:val="22"/>
                      <w:szCs w:val="22"/>
                    </w:rPr>
                  </w:pPr>
                </w:p>
              </w:txbxContent>
            </v:textbox>
          </v:shape>
        </w:pict>
      </w:r>
    </w:p>
    <w:p w:rsidR="00DF1C7C" w:rsidRDefault="00DF1C7C">
      <w:pPr>
        <w:spacing w:line="0" w:lineRule="atLeast"/>
      </w:pPr>
    </w:p>
    <w:p w:rsidR="00DF1C7C" w:rsidRDefault="00784A1F">
      <w:pPr>
        <w:spacing w:line="0" w:lineRule="atLeast"/>
      </w:pPr>
      <w:r>
        <w:pict>
          <v:shape id="_x0000_s1299" type="#_x0000_t202" style="position:absolute;margin-left:66.55pt;margin-top:13pt;width:86.25pt;height:29.95pt;z-index:157" filled="f" stroked="f">
            <v:textbox style="mso-next-textbox:#_x0000_s1299" inset="5.85pt,.7pt,5.85pt,.7pt">
              <w:txbxContent>
                <w:p w:rsidR="000F6E92" w:rsidRDefault="000F6E92">
                  <w:pPr>
                    <w:spacing w:line="0" w:lineRule="atLeast"/>
                    <w:rPr>
                      <w:color w:val="222222"/>
                      <w:sz w:val="22"/>
                      <w:szCs w:val="22"/>
                      <w:lang w:val="en"/>
                    </w:rPr>
                  </w:pPr>
                  <w:r>
                    <w:rPr>
                      <w:color w:val="222222"/>
                      <w:sz w:val="22"/>
                      <w:szCs w:val="22"/>
                      <w:lang w:val="en"/>
                    </w:rPr>
                    <w:t>R</w:t>
                  </w:r>
                  <w:r>
                    <w:rPr>
                      <w:rFonts w:hint="eastAsia"/>
                      <w:color w:val="222222"/>
                      <w:sz w:val="22"/>
                      <w:szCs w:val="22"/>
                      <w:lang w:val="en"/>
                    </w:rPr>
                    <w:t>estart</w:t>
                  </w:r>
                </w:p>
                <w:p w:rsidR="000F6E92" w:rsidRDefault="000F6E92">
                  <w:pPr>
                    <w:spacing w:line="0" w:lineRule="atLeast"/>
                    <w:rPr>
                      <w:color w:val="222222"/>
                      <w:sz w:val="22"/>
                      <w:szCs w:val="22"/>
                      <w:lang w:val="en"/>
                    </w:rPr>
                  </w:pPr>
                  <w:r>
                    <w:rPr>
                      <w:rFonts w:hint="eastAsia"/>
                      <w:color w:val="222222"/>
                      <w:sz w:val="22"/>
                      <w:szCs w:val="22"/>
                      <w:lang w:val="en"/>
                    </w:rPr>
                    <w:t>T</w:t>
                  </w:r>
                  <w:r>
                    <w:rPr>
                      <w:color w:val="222222"/>
                      <w:sz w:val="22"/>
                      <w:szCs w:val="22"/>
                      <w:lang w:val="en"/>
                    </w:rPr>
                    <w:t>ransmission</w:t>
                  </w:r>
                </w:p>
              </w:txbxContent>
            </v:textbox>
          </v:shape>
        </w:pict>
      </w:r>
      <w:r>
        <w:rPr>
          <w:noProof/>
        </w:rPr>
        <w:pict>
          <v:shape id="_x0000_s1760" type="#_x0000_t32" style="position:absolute;margin-left:248pt;margin-top:10pt;width:.05pt;height:16.5pt;z-index:436" o:connectortype="straight">
            <v:stroke endarrow="block"/>
          </v:shape>
        </w:pict>
      </w:r>
    </w:p>
    <w:p w:rsidR="00DF1C7C" w:rsidRDefault="00784A1F">
      <w:pPr>
        <w:spacing w:line="0" w:lineRule="atLeast"/>
      </w:pPr>
      <w:r>
        <w:rPr>
          <w:noProof/>
        </w:rPr>
        <w:pict>
          <v:shape id="_x0000_s1761" type="#_x0000_t202" style="position:absolute;margin-left:210pt;margin-top:12.5pt;width:80.25pt;height:29.95pt;z-index:437" filled="f" stroked="f">
            <v:textbox style="mso-next-textbox:#_x0000_s1761" inset="5.85pt,.7pt,5.85pt,.7pt">
              <w:txbxContent>
                <w:p w:rsidR="000F6E92" w:rsidRDefault="000F6E92" w:rsidP="007E4E3E">
                  <w:pPr>
                    <w:spacing w:line="0" w:lineRule="atLeast"/>
                    <w:rPr>
                      <w:color w:val="222222"/>
                      <w:sz w:val="22"/>
                      <w:szCs w:val="22"/>
                      <w:lang w:val="en"/>
                    </w:rPr>
                  </w:pPr>
                  <w:r>
                    <w:rPr>
                      <w:color w:val="222222"/>
                      <w:sz w:val="22"/>
                      <w:szCs w:val="22"/>
                      <w:lang w:val="en"/>
                    </w:rPr>
                    <w:t>R</w:t>
                  </w:r>
                  <w:r>
                    <w:rPr>
                      <w:rFonts w:hint="eastAsia"/>
                      <w:color w:val="222222"/>
                      <w:sz w:val="22"/>
                      <w:szCs w:val="22"/>
                      <w:lang w:val="en"/>
                    </w:rPr>
                    <w:t>estart</w:t>
                  </w:r>
                </w:p>
                <w:p w:rsidR="000F6E92" w:rsidRDefault="000F6E92" w:rsidP="007E4E3E">
                  <w:pPr>
                    <w:spacing w:line="0" w:lineRule="atLeast"/>
                    <w:rPr>
                      <w:color w:val="222222"/>
                      <w:sz w:val="22"/>
                      <w:szCs w:val="22"/>
                      <w:lang w:val="en"/>
                    </w:rPr>
                  </w:pPr>
                  <w:r>
                    <w:rPr>
                      <w:rFonts w:hint="eastAsia"/>
                      <w:color w:val="222222"/>
                      <w:sz w:val="22"/>
                      <w:szCs w:val="22"/>
                      <w:lang w:val="en"/>
                    </w:rPr>
                    <w:t>T</w:t>
                  </w:r>
                  <w:r>
                    <w:rPr>
                      <w:color w:val="222222"/>
                      <w:sz w:val="22"/>
                      <w:szCs w:val="22"/>
                      <w:lang w:val="en"/>
                    </w:rPr>
                    <w:t>ransmission</w:t>
                  </w:r>
                  <w:r>
                    <w:rPr>
                      <w:rFonts w:hint="eastAsia"/>
                      <w:color w:val="222222"/>
                      <w:sz w:val="22"/>
                      <w:szCs w:val="22"/>
                      <w:lang w:val="en"/>
                    </w:rPr>
                    <w:t xml:space="preserve"> ?</w:t>
                  </w:r>
                </w:p>
              </w:txbxContent>
            </v:textbox>
          </v:shape>
        </w:pict>
      </w:r>
      <w:r>
        <w:rPr>
          <w:noProof/>
        </w:rPr>
        <w:pict>
          <v:shape id="_x0000_s1759" type="#_x0000_t9" style="position:absolute;margin-left:181.35pt;margin-top:10.95pt;width:133.8pt;height:36pt;z-index:435">
            <v:textbox inset="5.85pt,.7pt,5.85pt,.7pt"/>
          </v:shape>
        </w:pict>
      </w:r>
    </w:p>
    <w:p w:rsidR="00DF1C7C" w:rsidRDefault="00784A1F">
      <w:pPr>
        <w:spacing w:line="0" w:lineRule="atLeast"/>
      </w:pPr>
      <w:r>
        <w:rPr>
          <w:noProof/>
        </w:rPr>
        <w:pict>
          <v:shape id="_x0000_s1769" type="#_x0000_t32" style="position:absolute;margin-left:60.3pt;margin-top:13.35pt;width:121.75pt;height:0;flip:x;z-index:442" o:connectortype="straight"/>
        </w:pict>
      </w:r>
    </w:p>
    <w:p w:rsidR="00DF1C7C" w:rsidRDefault="00DF1C7C">
      <w:pPr>
        <w:spacing w:line="0" w:lineRule="atLeast"/>
      </w:pPr>
    </w:p>
    <w:p w:rsidR="00DF1C7C" w:rsidRDefault="00784A1F">
      <w:pPr>
        <w:spacing w:line="0" w:lineRule="atLeast"/>
      </w:pPr>
      <w:r>
        <w:pict>
          <v:shape id="_x0000_s1293" type="#_x0000_t32" style="position:absolute;margin-left:247.7pt;margin-top:.25pt;width:.4pt;height:19.1pt;flip:x;z-index:79" o:connectortype="straight">
            <v:stroke endarrow="block"/>
          </v:shape>
        </w:pict>
      </w:r>
    </w:p>
    <w:p w:rsidR="00DF1C7C" w:rsidRDefault="00784A1F">
      <w:pPr>
        <w:spacing w:line="0" w:lineRule="atLeast"/>
      </w:pPr>
      <w:r>
        <w:pict>
          <v:shape id="_x0000_s1294" type="#_x0000_t202" style="position:absolute;margin-left:144.2pt;margin-top:2.7pt;width:207.75pt;height:35.25pt;z-index:78">
            <v:textbox style="mso-next-textbox:#_x0000_s1294" inset="5.85pt,.7pt,5.85pt,.7pt">
              <w:txbxContent>
                <w:p w:rsidR="000F6E92" w:rsidRDefault="000F6E92">
                  <w:pPr>
                    <w:spacing w:line="0" w:lineRule="atLeast"/>
                    <w:rPr>
                      <w:color w:val="222222"/>
                      <w:lang w:val="en"/>
                    </w:rPr>
                  </w:pPr>
                  <w:r>
                    <w:rPr>
                      <w:color w:val="222222"/>
                      <w:lang w:val="en"/>
                    </w:rPr>
                    <w:t xml:space="preserve">Call </w:t>
                  </w:r>
                  <w:del w:id="3990" w:author="t_竹沢 公佑" w:date="2019-10-04T22:48:00Z">
                    <w:r w:rsidDel="006D468B">
                      <w:rPr>
                        <w:color w:val="222222"/>
                        <w:lang w:val="en"/>
                      </w:rPr>
                      <w:delText xml:space="preserve">the </w:delText>
                    </w:r>
                  </w:del>
                  <w:r>
                    <w:rPr>
                      <w:color w:val="222222"/>
                      <w:lang w:val="en"/>
                    </w:rPr>
                    <w:t>"</w:t>
                  </w:r>
                  <w:r>
                    <w:rPr>
                      <w:rFonts w:hint="eastAsia"/>
                      <w:color w:val="222222"/>
                      <w:lang w:val="en"/>
                    </w:rPr>
                    <w:t>mun</w:t>
                  </w:r>
                  <w:r>
                    <w:rPr>
                      <w:color w:val="222222"/>
                      <w:lang w:val="en"/>
                    </w:rPr>
                    <w:t>map"</w:t>
                  </w:r>
                  <w:ins w:id="3991" w:author="t_竹沢 公佑" w:date="2019-10-04T22:48:00Z">
                    <w:r>
                      <w:rPr>
                        <w:rFonts w:hint="eastAsia"/>
                        <w:color w:val="222222"/>
                        <w:lang w:val="en"/>
                      </w:rPr>
                      <w:t xml:space="preserve"> </w:t>
                    </w:r>
                  </w:ins>
                  <w:del w:id="3992" w:author="t_竹沢 公佑" w:date="2019-10-04T22:48:00Z">
                    <w:r w:rsidDel="006D468B">
                      <w:rPr>
                        <w:color w:val="222222"/>
                        <w:lang w:val="en"/>
                      </w:rPr>
                      <w:delText xml:space="preserve">, </w:delText>
                    </w:r>
                  </w:del>
                  <w:r>
                    <w:rPr>
                      <w:color w:val="222222"/>
                      <w:lang w:val="en"/>
                    </w:rPr>
                    <w:t xml:space="preserve">to </w:t>
                  </w:r>
                  <w:r>
                    <w:rPr>
                      <w:rFonts w:hint="eastAsia"/>
                      <w:color w:val="222222"/>
                      <w:lang w:val="en"/>
                    </w:rPr>
                    <w:t>free</w:t>
                  </w:r>
                  <w:r>
                    <w:rPr>
                      <w:color w:val="222222"/>
                      <w:lang w:val="en"/>
                    </w:rPr>
                    <w:t xml:space="preserve"> the address of </w:t>
                  </w:r>
                  <w:r>
                    <w:rPr>
                      <w:color w:val="222222"/>
                      <w:sz w:val="22"/>
                      <w:szCs w:val="22"/>
                      <w:lang w:val="en"/>
                    </w:rPr>
                    <w:t xml:space="preserve">the </w:t>
                  </w:r>
                  <w:r>
                    <w:rPr>
                      <w:rFonts w:hint="eastAsia"/>
                      <w:color w:val="222222"/>
                      <w:sz w:val="22"/>
                      <w:szCs w:val="22"/>
                      <w:lang w:val="en"/>
                    </w:rPr>
                    <w:t>t</w:t>
                  </w:r>
                  <w:r>
                    <w:rPr>
                      <w:color w:val="222222"/>
                      <w:sz w:val="22"/>
                      <w:szCs w:val="22"/>
                      <w:lang w:val="en"/>
                    </w:rPr>
                    <w:t>ransmission</w:t>
                  </w:r>
                  <w:r>
                    <w:rPr>
                      <w:rFonts w:hint="eastAsia"/>
                      <w:color w:val="222222"/>
                      <w:sz w:val="22"/>
                      <w:szCs w:val="22"/>
                      <w:lang w:val="en"/>
                    </w:rPr>
                    <w:t xml:space="preserve"> buffer</w:t>
                  </w:r>
                </w:p>
              </w:txbxContent>
            </v:textbox>
          </v:shape>
        </w:pict>
      </w:r>
    </w:p>
    <w:p w:rsidR="00DF1C7C" w:rsidRDefault="00DF1C7C">
      <w:pPr>
        <w:spacing w:line="0" w:lineRule="atLeast"/>
      </w:pPr>
    </w:p>
    <w:p w:rsidR="00DF1C7C" w:rsidRDefault="00784A1F">
      <w:pPr>
        <w:spacing w:line="0" w:lineRule="atLeast"/>
      </w:pPr>
      <w:r>
        <w:pict>
          <v:shape id="_x0000_s1295" type="#_x0000_t32" style="position:absolute;margin-left:248.05pt;margin-top:7.55pt;width:.05pt;height:16.5pt;z-index:80" o:connectortype="straight">
            <v:stroke endarrow="block"/>
          </v:shape>
        </w:pict>
      </w:r>
    </w:p>
    <w:p w:rsidR="002260CF" w:rsidRDefault="00784A1F">
      <w:pPr>
        <w:spacing w:line="0" w:lineRule="atLeast"/>
      </w:pPr>
      <w:r>
        <w:rPr>
          <w:noProof/>
        </w:rPr>
        <w:pict>
          <v:shape id="_x0000_s1780" type="#_x0000_t202" style="position:absolute;margin-left:195.2pt;margin-top:10pt;width:105.75pt;height:18pt;z-index:452">
            <v:textbox style="mso-next-textbox:#_x0000_s1780" inset="5.85pt,.7pt,5.85pt,.7pt">
              <w:txbxContent>
                <w:p w:rsidR="000F6E92" w:rsidRPr="005038B9" w:rsidRDefault="000F6E92" w:rsidP="002260CF">
                  <w:pPr>
                    <w:spacing w:line="0" w:lineRule="atLeast"/>
                    <w:jc w:val="center"/>
                    <w:rPr>
                      <w:color w:val="222222"/>
                      <w:sz w:val="22"/>
                      <w:szCs w:val="22"/>
                      <w:lang w:val="en"/>
                    </w:rPr>
                  </w:pPr>
                  <w:r w:rsidRPr="005038B9">
                    <w:rPr>
                      <w:color w:val="222222"/>
                      <w:sz w:val="22"/>
                      <w:szCs w:val="22"/>
                      <w:lang w:val="en"/>
                    </w:rPr>
                    <w:t xml:space="preserve">Call </w:t>
                  </w:r>
                  <w:del w:id="3993" w:author="t_竹沢 公佑" w:date="2019-10-04T22:48:00Z">
                    <w:r w:rsidRPr="005038B9" w:rsidDel="006D468B">
                      <w:rPr>
                        <w:color w:val="222222"/>
                        <w:sz w:val="22"/>
                        <w:szCs w:val="22"/>
                        <w:lang w:val="en"/>
                      </w:rPr>
                      <w:delText xml:space="preserve">the </w:delText>
                    </w:r>
                  </w:del>
                  <w:r w:rsidRPr="005038B9">
                    <w:rPr>
                      <w:color w:val="222222"/>
                      <w:sz w:val="22"/>
                      <w:szCs w:val="22"/>
                      <w:lang w:val="en"/>
                    </w:rPr>
                    <w:t>"Close".</w:t>
                  </w:r>
                </w:p>
              </w:txbxContent>
            </v:textbox>
          </v:shape>
        </w:pict>
      </w:r>
    </w:p>
    <w:p w:rsidR="002260CF" w:rsidRDefault="00784A1F">
      <w:pPr>
        <w:spacing w:line="0" w:lineRule="atLeast"/>
      </w:pPr>
      <w:r>
        <w:rPr>
          <w:noProof/>
        </w:rPr>
        <w:pict>
          <v:shape id="_x0000_s1781" type="#_x0000_t32" style="position:absolute;margin-left:248.05pt;margin-top:12.45pt;width:.2pt;height:18pt;z-index:453" o:connectortype="straight">
            <v:stroke endarrow="block"/>
          </v:shape>
        </w:pict>
      </w:r>
    </w:p>
    <w:p w:rsidR="002260CF" w:rsidRDefault="00784A1F">
      <w:pPr>
        <w:spacing w:line="0" w:lineRule="atLeast"/>
      </w:pPr>
      <w:r>
        <w:rPr>
          <w:noProof/>
        </w:rPr>
        <w:pict>
          <v:shape id="_x0000_s1782" type="#_x0000_t176" style="position:absolute;margin-left:182.05pt;margin-top:14.85pt;width:132pt;height:21pt;z-index:454">
            <v:textbox style="mso-next-textbox:#_x0000_s1782" inset="5.85pt,.7pt,5.85pt,.7pt">
              <w:txbxContent>
                <w:p w:rsidR="000F6E92" w:rsidRDefault="000F6E92" w:rsidP="002260CF">
                  <w:pPr>
                    <w:jc w:val="center"/>
                    <w:rPr>
                      <w:sz w:val="22"/>
                      <w:szCs w:val="22"/>
                    </w:rPr>
                  </w:pPr>
                  <w:r>
                    <w:rPr>
                      <w:rFonts w:hint="eastAsia"/>
                      <w:sz w:val="22"/>
                      <w:szCs w:val="22"/>
                    </w:rPr>
                    <w:t>END</w:t>
                  </w:r>
                </w:p>
              </w:txbxContent>
            </v:textbox>
          </v:shape>
        </w:pict>
      </w:r>
    </w:p>
    <w:p w:rsidR="002260CF" w:rsidRDefault="002260CF">
      <w:pPr>
        <w:spacing w:line="0" w:lineRule="atLeast"/>
      </w:pPr>
    </w:p>
    <w:p w:rsidR="002260CF" w:rsidRDefault="002260CF">
      <w:pPr>
        <w:spacing w:line="0" w:lineRule="atLeast"/>
      </w:pPr>
    </w:p>
    <w:p w:rsidR="002260CF" w:rsidRDefault="00784A1F">
      <w:pPr>
        <w:spacing w:line="0" w:lineRule="atLeast"/>
      </w:pPr>
      <w:r>
        <w:rPr>
          <w:noProof/>
        </w:rPr>
        <w:pict>
          <v:shape id="_x0000_s1784" type="#_x0000_t202" style="position:absolute;margin-left:179.95pt;margin-top:2.2pt;width:136.5pt;height:19.4pt;z-index:456" filled="f" stroked="f">
            <v:textbox style="mso-next-textbox:#_x0000_s1784" inset="5.85pt,.7pt,5.85pt,.7pt">
              <w:txbxContent>
                <w:p w:rsidR="000F6E92" w:rsidRDefault="000F6E92" w:rsidP="002260CF">
                  <w:pPr>
                    <w:spacing w:line="0" w:lineRule="atLeast"/>
                    <w:jc w:val="center"/>
                    <w:rPr>
                      <w:color w:val="222222"/>
                      <w:sz w:val="22"/>
                      <w:szCs w:val="22"/>
                      <w:lang w:val="en"/>
                    </w:rPr>
                  </w:pPr>
                  <w:r>
                    <w:rPr>
                      <w:color w:val="222222"/>
                      <w:lang w:val="en"/>
                    </w:rPr>
                    <w:t>From the previous page</w:t>
                  </w:r>
                </w:p>
              </w:txbxContent>
            </v:textbox>
          </v:shape>
        </w:pict>
      </w:r>
    </w:p>
    <w:p w:rsidR="002260CF" w:rsidRDefault="00784A1F">
      <w:pPr>
        <w:spacing w:line="0" w:lineRule="atLeast"/>
      </w:pPr>
      <w:r>
        <w:rPr>
          <w:noProof/>
        </w:rPr>
        <w:pict>
          <v:oval id="_x0000_s1783" style="position:absolute;margin-left:234pt;margin-top:12.8pt;width:24pt;height:24.75pt;z-index:455">
            <v:textbox inset="5.85pt,.7pt,5.85pt,.7pt"/>
          </v:oval>
        </w:pict>
      </w:r>
    </w:p>
    <w:p w:rsidR="002260CF" w:rsidRDefault="00784A1F">
      <w:pPr>
        <w:spacing w:line="0" w:lineRule="atLeast"/>
      </w:pPr>
      <w:r>
        <w:rPr>
          <w:noProof/>
        </w:rPr>
        <w:pict>
          <v:shape id="_x0000_s1795" type="#_x0000_t202" style="position:absolute;margin-left:238.2pt;margin-top:1.45pt;width:17.25pt;height:18pt;z-index:467" filled="f" stroked="f">
            <v:textbox style="mso-next-textbox:#_x0000_s1795" inset="5.85pt,.7pt,5.85pt,.7pt">
              <w:txbxContent>
                <w:p w:rsidR="000F6E92" w:rsidRDefault="000F6E92" w:rsidP="002260CF">
                  <w:pPr>
                    <w:spacing w:line="0" w:lineRule="atLeast"/>
                    <w:rPr>
                      <w:color w:val="222222"/>
                      <w:sz w:val="22"/>
                      <w:szCs w:val="22"/>
                      <w:lang w:val="en"/>
                    </w:rPr>
                  </w:pPr>
                  <w:r>
                    <w:rPr>
                      <w:rFonts w:hint="eastAsia"/>
                      <w:color w:val="222222"/>
                      <w:sz w:val="22"/>
                      <w:szCs w:val="22"/>
                      <w:lang w:val="en"/>
                    </w:rPr>
                    <w:t>1</w:t>
                  </w:r>
                </w:p>
              </w:txbxContent>
            </v:textbox>
          </v:shape>
        </w:pict>
      </w:r>
    </w:p>
    <w:p w:rsidR="00DF1C7C" w:rsidRDefault="00784A1F">
      <w:pPr>
        <w:spacing w:line="0" w:lineRule="atLeast"/>
      </w:pPr>
      <w:r>
        <w:rPr>
          <w:noProof/>
        </w:rPr>
        <w:pict>
          <v:shape id="_x0000_s1785" type="#_x0000_t32" style="position:absolute;margin-left:247.55pt;margin-top:6.45pt;width:.2pt;height:18pt;z-index:457" o:connectortype="straight">
            <v:stroke endarrow="block"/>
          </v:shape>
        </w:pict>
      </w:r>
    </w:p>
    <w:p w:rsidR="002260CF" w:rsidRDefault="00784A1F">
      <w:pPr>
        <w:spacing w:line="0" w:lineRule="atLeast"/>
      </w:pPr>
      <w:r>
        <w:rPr>
          <w:noProof/>
        </w:rPr>
        <w:pict>
          <v:shape id="_x0000_s1786" type="#_x0000_t202" style="position:absolute;margin-left:144.1pt;margin-top:8.85pt;width:207.75pt;height:36pt;z-index:458">
            <v:textbox style="mso-next-textbox:#_x0000_s1786" inset="5.85pt,.7pt,5.85pt,.7pt">
              <w:txbxContent>
                <w:p w:rsidR="000F6E92" w:rsidRDefault="000F6E92" w:rsidP="002260CF">
                  <w:pPr>
                    <w:spacing w:line="0" w:lineRule="atLeast"/>
                    <w:rPr>
                      <w:color w:val="222222"/>
                      <w:lang w:val="en"/>
                    </w:rPr>
                  </w:pPr>
                  <w:r>
                    <w:rPr>
                      <w:color w:val="222222"/>
                      <w:lang w:val="en"/>
                    </w:rPr>
                    <w:t xml:space="preserve">Use </w:t>
                  </w:r>
                  <w:del w:id="3994" w:author="t_竹沢 公佑" w:date="2019-10-04T22:48:00Z">
                    <w:r w:rsidDel="006D468B">
                      <w:rPr>
                        <w:color w:val="222222"/>
                        <w:lang w:val="en"/>
                      </w:rPr>
                      <w:delText xml:space="preserve">the </w:delText>
                    </w:r>
                  </w:del>
                  <w:r>
                    <w:rPr>
                      <w:color w:val="222222"/>
                      <w:lang w:val="en"/>
                    </w:rPr>
                    <w:t>"ioctl (DRXPD_</w:t>
                  </w:r>
                  <w:r>
                    <w:rPr>
                      <w:rFonts w:hint="eastAsia"/>
                      <w:color w:val="222222"/>
                      <w:lang w:val="en"/>
                    </w:rPr>
                    <w:t>SNDSTOP</w:t>
                  </w:r>
                  <w:r>
                    <w:rPr>
                      <w:color w:val="222222"/>
                      <w:lang w:val="en"/>
                    </w:rPr>
                    <w:t>)"</w:t>
                  </w:r>
                  <w:del w:id="3995" w:author="t_竹沢 公佑" w:date="2019-10-04T22:48:00Z">
                    <w:r w:rsidDel="006D468B">
                      <w:rPr>
                        <w:color w:val="222222"/>
                        <w:lang w:val="en"/>
                      </w:rPr>
                      <w:delText>,</w:delText>
                    </w:r>
                  </w:del>
                  <w:r>
                    <w:rPr>
                      <w:color w:val="222222"/>
                      <w:lang w:val="en"/>
                    </w:rPr>
                    <w:t xml:space="preserve"> </w:t>
                  </w:r>
                </w:p>
                <w:p w:rsidR="000F6E92" w:rsidRDefault="000F6E92" w:rsidP="002260CF">
                  <w:pPr>
                    <w:spacing w:line="0" w:lineRule="atLeast"/>
                    <w:rPr>
                      <w:sz w:val="22"/>
                      <w:szCs w:val="22"/>
                    </w:rPr>
                  </w:pPr>
                  <w:r>
                    <w:rPr>
                      <w:color w:val="222222"/>
                      <w:lang w:val="en"/>
                    </w:rPr>
                    <w:t xml:space="preserve">to </w:t>
                  </w:r>
                  <w:r>
                    <w:rPr>
                      <w:rFonts w:hint="eastAsia"/>
                      <w:color w:val="222222"/>
                      <w:lang w:val="en"/>
                    </w:rPr>
                    <w:t xml:space="preserve">stop </w:t>
                  </w:r>
                  <w:r>
                    <w:rPr>
                      <w:rFonts w:hint="eastAsia"/>
                      <w:color w:val="222222"/>
                    </w:rPr>
                    <w:t xml:space="preserve">the </w:t>
                  </w:r>
                  <w:r>
                    <w:rPr>
                      <w:rFonts w:hint="eastAsia"/>
                      <w:color w:val="222222"/>
                      <w:lang w:val="en"/>
                    </w:rPr>
                    <w:t>transmission</w:t>
                  </w:r>
                  <w:r>
                    <w:rPr>
                      <w:color w:val="222222"/>
                      <w:lang w:val="en"/>
                    </w:rPr>
                    <w:t>.</w:t>
                  </w:r>
                </w:p>
                <w:p w:rsidR="000F6E92" w:rsidRDefault="000F6E92" w:rsidP="002260CF">
                  <w:pPr>
                    <w:spacing w:line="0" w:lineRule="atLeast"/>
                    <w:rPr>
                      <w:sz w:val="22"/>
                      <w:szCs w:val="22"/>
                    </w:rPr>
                  </w:pPr>
                </w:p>
              </w:txbxContent>
            </v:textbox>
          </v:shape>
        </w:pict>
      </w:r>
    </w:p>
    <w:p w:rsidR="002260CF" w:rsidRDefault="002260CF">
      <w:pPr>
        <w:spacing w:line="0" w:lineRule="atLeast"/>
      </w:pPr>
    </w:p>
    <w:p w:rsidR="002260CF" w:rsidRDefault="00784A1F">
      <w:pPr>
        <w:spacing w:line="0" w:lineRule="atLeast"/>
      </w:pPr>
      <w:r>
        <w:rPr>
          <w:noProof/>
        </w:rPr>
        <w:pict>
          <v:shape id="_x0000_s1787" type="#_x0000_t32" style="position:absolute;margin-left:247.8pt;margin-top:13.75pt;width:.2pt;height:27pt;z-index:459" o:connectortype="straight">
            <v:stroke endarrow="block"/>
          </v:shape>
        </w:pict>
      </w:r>
    </w:p>
    <w:p w:rsidR="002260CF" w:rsidRDefault="00784A1F">
      <w:pPr>
        <w:spacing w:line="0" w:lineRule="atLeast"/>
      </w:pPr>
      <w:r>
        <w:rPr>
          <w:noProof/>
        </w:rPr>
        <w:pict>
          <v:shape id="_x0000_s1790" type="#_x0000_t34" style="position:absolute;margin-left:248.05pt;margin-top:7.2pt;width:97.7pt;height:57.75pt;rotation:180;z-index:462" o:connectortype="elbow" adj="-13575,-152883,-78264">
            <v:stroke endarrow="block"/>
          </v:shape>
        </w:pict>
      </w:r>
    </w:p>
    <w:p w:rsidR="002260CF" w:rsidRDefault="00784A1F">
      <w:pPr>
        <w:spacing w:line="0" w:lineRule="atLeast"/>
      </w:pPr>
      <w:r>
        <w:rPr>
          <w:noProof/>
        </w:rPr>
        <w:pict>
          <v:shape id="_x0000_s1788" type="#_x0000_t9" style="position:absolute;margin-left:150pt;margin-top:9.6pt;width:195.75pt;height:81pt;z-index:460">
            <v:textbox inset="5.85pt,.7pt,5.85pt,.7pt"/>
          </v:shape>
        </w:pict>
      </w:r>
    </w:p>
    <w:p w:rsidR="002260CF" w:rsidRDefault="00784A1F">
      <w:pPr>
        <w:spacing w:line="0" w:lineRule="atLeast"/>
      </w:pPr>
      <w:r>
        <w:rPr>
          <w:noProof/>
        </w:rPr>
        <w:pict>
          <v:shape id="_x0000_s1789" type="#_x0000_t202" style="position:absolute;margin-left:186.9pt;margin-top:9.05pt;width:122.25pt;height:57pt;z-index:461" filled="f" stroked="f">
            <v:textbox style="mso-next-textbox:#_x0000_s1789" inset="5.85pt,.7pt,5.85pt,.7pt">
              <w:txbxContent>
                <w:p w:rsidR="000F6E92" w:rsidRDefault="000F6E92" w:rsidP="002260CF">
                  <w:pPr>
                    <w:spacing w:line="0" w:lineRule="atLeast"/>
                    <w:jc w:val="center"/>
                    <w:rPr>
                      <w:color w:val="222222"/>
                      <w:lang w:val="en"/>
                    </w:rPr>
                  </w:pPr>
                  <w:r>
                    <w:rPr>
                      <w:rFonts w:hint="eastAsia"/>
                      <w:color w:val="222222"/>
                      <w:lang w:val="en"/>
                    </w:rPr>
                    <w:t>Cooling board</w:t>
                  </w:r>
                </w:p>
                <w:p w:rsidR="000F6E92" w:rsidRDefault="000F6E92" w:rsidP="002260CF">
                  <w:pPr>
                    <w:spacing w:line="0" w:lineRule="atLeast"/>
                    <w:jc w:val="center"/>
                    <w:rPr>
                      <w:color w:val="222222"/>
                      <w:lang w:val="en"/>
                    </w:rPr>
                  </w:pPr>
                  <w:r>
                    <w:rPr>
                      <w:rFonts w:hint="eastAsia"/>
                      <w:color w:val="222222"/>
                      <w:lang w:val="en"/>
                    </w:rPr>
                    <w:t>and</w:t>
                  </w:r>
                </w:p>
                <w:p w:rsidR="000F6E92" w:rsidRDefault="000F6E92" w:rsidP="002260CF">
                  <w:pPr>
                    <w:spacing w:line="0" w:lineRule="atLeast"/>
                    <w:jc w:val="center"/>
                    <w:rPr>
                      <w:color w:val="222222"/>
                      <w:lang w:val="en"/>
                    </w:rPr>
                  </w:pPr>
                  <w:r>
                    <w:rPr>
                      <w:rFonts w:hint="eastAsia"/>
                      <w:color w:val="222222"/>
                      <w:lang w:val="en"/>
                    </w:rPr>
                    <w:t xml:space="preserve">check overheatflag </w:t>
                  </w:r>
                </w:p>
              </w:txbxContent>
            </v:textbox>
          </v:shape>
        </w:pict>
      </w:r>
    </w:p>
    <w:p w:rsidR="002260CF" w:rsidRDefault="002260CF">
      <w:pPr>
        <w:spacing w:line="0" w:lineRule="atLeast"/>
      </w:pPr>
    </w:p>
    <w:p w:rsidR="002260CF" w:rsidRDefault="00784A1F">
      <w:pPr>
        <w:spacing w:line="0" w:lineRule="atLeast"/>
      </w:pPr>
      <w:r>
        <w:rPr>
          <w:noProof/>
        </w:rPr>
        <w:pict>
          <v:shape id="_x0000_s1791" type="#_x0000_t202" style="position:absolute;margin-left:345pt;margin-top:7.95pt;width:135pt;height:35.95pt;z-index:463" filled="f" stroked="f">
            <v:textbox style="mso-next-textbox:#_x0000_s1791" inset="5.85pt,.7pt,5.85pt,.7pt">
              <w:txbxContent>
                <w:p w:rsidR="000F6E92" w:rsidRDefault="000F6E92" w:rsidP="002260CF">
                  <w:pPr>
                    <w:spacing w:line="0" w:lineRule="atLeast"/>
                    <w:rPr>
                      <w:ins w:id="3996" w:author="t_竹沢 公佑" w:date="2019-10-04T22:49:00Z"/>
                      <w:color w:val="222222"/>
                      <w:sz w:val="22"/>
                      <w:szCs w:val="22"/>
                      <w:lang w:val="en"/>
                    </w:rPr>
                  </w:pPr>
                  <w:ins w:id="3997" w:author="t_竹沢 公佑" w:date="2019-10-04T22:49:00Z">
                    <w:r>
                      <w:rPr>
                        <w:rFonts w:hint="eastAsia"/>
                        <w:color w:val="222222"/>
                        <w:sz w:val="22"/>
                        <w:szCs w:val="22"/>
                        <w:lang w:val="en"/>
                      </w:rPr>
                      <w:t xml:space="preserve">The </w:t>
                    </w:r>
                  </w:ins>
                  <w:del w:id="3998" w:author="t_竹沢 公佑" w:date="2019-10-04T22:49:00Z">
                    <w:r w:rsidDel="006D468B">
                      <w:rPr>
                        <w:color w:val="222222"/>
                        <w:sz w:val="22"/>
                        <w:szCs w:val="22"/>
                        <w:lang w:val="en"/>
                      </w:rPr>
                      <w:delText>N</w:delText>
                    </w:r>
                    <w:r w:rsidDel="006D468B">
                      <w:rPr>
                        <w:rFonts w:hint="eastAsia"/>
                        <w:color w:val="222222"/>
                        <w:sz w:val="22"/>
                        <w:szCs w:val="22"/>
                        <w:lang w:val="en"/>
                      </w:rPr>
                      <w:delText xml:space="preserve">ot cleared </w:delText>
                    </w:r>
                  </w:del>
                  <w:r>
                    <w:rPr>
                      <w:rFonts w:hint="eastAsia"/>
                      <w:color w:val="222222"/>
                      <w:sz w:val="22"/>
                      <w:szCs w:val="22"/>
                      <w:lang w:val="en"/>
                    </w:rPr>
                    <w:t>overheat flag</w:t>
                  </w:r>
                </w:p>
                <w:p w:rsidR="000F6E92" w:rsidRDefault="000F6E92" w:rsidP="002260CF">
                  <w:pPr>
                    <w:spacing w:line="0" w:lineRule="atLeast"/>
                    <w:rPr>
                      <w:color w:val="222222"/>
                      <w:sz w:val="22"/>
                      <w:szCs w:val="22"/>
                      <w:lang w:val="en"/>
                    </w:rPr>
                  </w:pPr>
                  <w:ins w:id="3999" w:author="t_竹沢 公佑" w:date="2019-10-04T22:49:00Z">
                    <w:r>
                      <w:rPr>
                        <w:color w:val="222222"/>
                        <w:sz w:val="22"/>
                        <w:szCs w:val="22"/>
                        <w:lang w:val="en"/>
                      </w:rPr>
                      <w:t>I</w:t>
                    </w:r>
                    <w:r>
                      <w:rPr>
                        <w:rFonts w:hint="eastAsia"/>
                        <w:color w:val="222222"/>
                        <w:sz w:val="22"/>
                        <w:szCs w:val="22"/>
                        <w:lang w:val="en"/>
                      </w:rPr>
                      <w:t>s not cleared.</w:t>
                    </w:r>
                  </w:ins>
                </w:p>
              </w:txbxContent>
            </v:textbox>
          </v:shape>
        </w:pict>
      </w:r>
    </w:p>
    <w:p w:rsidR="002260CF" w:rsidRDefault="002260CF">
      <w:pPr>
        <w:spacing w:line="0" w:lineRule="atLeast"/>
      </w:pPr>
    </w:p>
    <w:p w:rsidR="002260CF" w:rsidRDefault="00784A1F">
      <w:pPr>
        <w:spacing w:line="0" w:lineRule="atLeast"/>
      </w:pPr>
      <w:r>
        <w:rPr>
          <w:noProof/>
        </w:rPr>
        <w:pict>
          <v:shape id="_x0000_s1792" type="#_x0000_t32" style="position:absolute;margin-left:0;margin-top:12.8pt;width:.2pt;height:33.45pt;z-index:464;mso-position-horizontal:center" o:connectortype="straight">
            <v:stroke endarrow="block"/>
          </v:shape>
        </w:pict>
      </w:r>
    </w:p>
    <w:p w:rsidR="002260CF" w:rsidRDefault="00784A1F">
      <w:pPr>
        <w:spacing w:line="0" w:lineRule="atLeast"/>
      </w:pPr>
      <w:r>
        <w:rPr>
          <w:noProof/>
        </w:rPr>
        <w:pict>
          <v:shape id="_x0000_s1794" type="#_x0000_t202" style="position:absolute;margin-left:268.5pt;margin-top:6.25pt;width:135pt;height:18pt;z-index:466" filled="f" stroked="f">
            <v:textbox style="mso-next-textbox:#_x0000_s1794" inset="5.85pt,.7pt,5.85pt,.7pt">
              <w:txbxContent>
                <w:p w:rsidR="000F6E92" w:rsidRDefault="000F6E92" w:rsidP="002260CF">
                  <w:pPr>
                    <w:spacing w:line="0" w:lineRule="atLeast"/>
                    <w:rPr>
                      <w:color w:val="222222"/>
                      <w:sz w:val="22"/>
                      <w:szCs w:val="22"/>
                      <w:lang w:val="en"/>
                    </w:rPr>
                  </w:pPr>
                  <w:r>
                    <w:rPr>
                      <w:rFonts w:hint="eastAsia"/>
                      <w:color w:val="222222"/>
                      <w:sz w:val="22"/>
                      <w:szCs w:val="22"/>
                      <w:lang w:val="en"/>
                    </w:rPr>
                    <w:t xml:space="preserve">Setup </w:t>
                  </w:r>
                  <w:r>
                    <w:rPr>
                      <w:rFonts w:hint="eastAsia"/>
                      <w:sz w:val="22"/>
                      <w:szCs w:val="22"/>
                    </w:rPr>
                    <w:t>transmission again</w:t>
                  </w:r>
                </w:p>
              </w:txbxContent>
            </v:textbox>
          </v:shape>
        </w:pict>
      </w:r>
    </w:p>
    <w:p w:rsidR="002260CF" w:rsidRDefault="002260CF">
      <w:pPr>
        <w:spacing w:line="0" w:lineRule="atLeast"/>
      </w:pPr>
    </w:p>
    <w:p w:rsidR="002260CF" w:rsidRDefault="00784A1F">
      <w:pPr>
        <w:spacing w:line="0" w:lineRule="atLeast"/>
      </w:pPr>
      <w:r>
        <w:rPr>
          <w:noProof/>
        </w:rPr>
        <w:pict>
          <v:shape id="_x0000_s1796" type="#_x0000_t202" style="position:absolute;margin-left:239.9pt;margin-top:6.6pt;width:17.25pt;height:18pt;z-index:468" filled="f" stroked="f">
            <v:textbox style="mso-next-textbox:#_x0000_s1796" inset="5.85pt,.7pt,5.85pt,.7pt">
              <w:txbxContent>
                <w:p w:rsidR="000F6E92" w:rsidRDefault="000F6E92" w:rsidP="00351F29">
                  <w:pPr>
                    <w:spacing w:line="0" w:lineRule="atLeast"/>
                    <w:rPr>
                      <w:color w:val="222222"/>
                      <w:sz w:val="22"/>
                      <w:szCs w:val="22"/>
                      <w:lang w:val="en"/>
                    </w:rPr>
                  </w:pPr>
                  <w:r>
                    <w:rPr>
                      <w:rFonts w:hint="eastAsia"/>
                      <w:color w:val="222222"/>
                      <w:sz w:val="22"/>
                      <w:szCs w:val="22"/>
                      <w:lang w:val="en"/>
                    </w:rPr>
                    <w:t>2</w:t>
                  </w:r>
                </w:p>
              </w:txbxContent>
            </v:textbox>
          </v:shape>
        </w:pict>
      </w:r>
      <w:r>
        <w:rPr>
          <w:noProof/>
        </w:rPr>
        <w:pict>
          <v:oval id="_x0000_s1793" style="position:absolute;margin-left:235.75pt;margin-top:2.1pt;width:24pt;height:24.75pt;z-index:465">
            <v:textbox inset="5.85pt,.7pt,5.85pt,.7pt"/>
          </v:oval>
        </w:pict>
      </w:r>
    </w:p>
    <w:p w:rsidR="002260CF" w:rsidRDefault="002260CF">
      <w:pPr>
        <w:spacing w:line="0" w:lineRule="atLeast"/>
      </w:pPr>
    </w:p>
    <w:p w:rsidR="002260CF" w:rsidRDefault="002260CF">
      <w:pPr>
        <w:spacing w:line="0" w:lineRule="atLeast"/>
      </w:pPr>
    </w:p>
    <w:p w:rsidR="005C1DBE" w:rsidRDefault="005C1DBE" w:rsidP="005C1DBE">
      <w:pPr>
        <w:spacing w:line="0" w:lineRule="atLeast"/>
        <w:ind w:left="480" w:hangingChars="200" w:hanging="480"/>
      </w:pPr>
      <w:r>
        <w:rPr>
          <w:rFonts w:hint="eastAsia"/>
        </w:rPr>
        <w:t xml:space="preserve">(*1) If you call </w:t>
      </w:r>
      <w:r w:rsidR="00FD7F5E">
        <w:rPr>
          <w:rFonts w:hint="eastAsia"/>
        </w:rPr>
        <w:t>RESET_DFR</w:t>
      </w:r>
      <w:r>
        <w:rPr>
          <w:rFonts w:hint="eastAsia"/>
        </w:rPr>
        <w:t xml:space="preserve"> with master reset flag, please restart operation from 2.</w:t>
      </w:r>
    </w:p>
    <w:p w:rsidR="002260CF" w:rsidRPr="005C1DBE" w:rsidRDefault="002260CF">
      <w:pPr>
        <w:spacing w:line="0" w:lineRule="atLeast"/>
      </w:pPr>
    </w:p>
    <w:p w:rsidR="002260CF" w:rsidRDefault="002260CF">
      <w:pPr>
        <w:spacing w:line="0" w:lineRule="atLeast"/>
      </w:pPr>
    </w:p>
    <w:p w:rsidR="002260CF" w:rsidRDefault="002260CF">
      <w:pPr>
        <w:spacing w:line="0" w:lineRule="atLeast"/>
      </w:pPr>
    </w:p>
    <w:p w:rsidR="002260CF" w:rsidRDefault="002260CF">
      <w:pPr>
        <w:spacing w:line="0" w:lineRule="atLeast"/>
      </w:pPr>
    </w:p>
    <w:p w:rsidR="00DF1C7C" w:rsidRDefault="007D309C">
      <w:pPr>
        <w:spacing w:line="0" w:lineRule="atLeast"/>
      </w:pPr>
      <w:r>
        <w:br w:type="page"/>
      </w:r>
    </w:p>
    <w:p w:rsidR="00252B9A" w:rsidRPr="008F5241" w:rsidRDefault="00A856A5" w:rsidP="008F5241">
      <w:pPr>
        <w:pStyle w:val="2"/>
        <w:rPr>
          <w:u w:val="single"/>
        </w:rPr>
      </w:pPr>
      <w:bookmarkStart w:id="4000" w:name="_Toc63179404"/>
      <w:r w:rsidRPr="008F5241">
        <w:rPr>
          <w:rFonts w:hint="eastAsia"/>
          <w:u w:val="single"/>
        </w:rPr>
        <w:t>How to see the device driver logs</w:t>
      </w:r>
      <w:bookmarkEnd w:id="4000"/>
    </w:p>
    <w:p w:rsidR="00252B9A" w:rsidRPr="00ED7CFF" w:rsidRDefault="00252B9A" w:rsidP="000A52B4">
      <w:pPr>
        <w:spacing w:line="0" w:lineRule="atLeast"/>
        <w:rPr>
          <w:sz w:val="22"/>
          <w:szCs w:val="22"/>
          <w:rPrChange w:id="4001" w:author="t_竹沢 公佑" w:date="2019-10-06T13:50:00Z">
            <w:rPr/>
          </w:rPrChange>
        </w:rPr>
      </w:pPr>
      <w:r w:rsidRPr="00ED7CFF">
        <w:rPr>
          <w:sz w:val="22"/>
          <w:szCs w:val="22"/>
          <w:rPrChange w:id="4002" w:author="t_竹沢 公佑" w:date="2019-10-06T13:50:00Z">
            <w:rPr/>
          </w:rPrChange>
        </w:rPr>
        <w:t xml:space="preserve"> </w:t>
      </w:r>
      <w:del w:id="4003" w:author="t_竹沢 公佑" w:date="2019-10-04T22:51:00Z">
        <w:r w:rsidRPr="00ED7CFF" w:rsidDel="006D468B">
          <w:rPr>
            <w:sz w:val="22"/>
            <w:szCs w:val="22"/>
            <w:rPrChange w:id="4004" w:author="t_竹沢 公佑" w:date="2019-10-06T13:50:00Z">
              <w:rPr/>
            </w:rPrChange>
          </w:rPr>
          <w:delText xml:space="preserve">The </w:delText>
        </w:r>
      </w:del>
      <w:r w:rsidRPr="00ED7CFF">
        <w:rPr>
          <w:sz w:val="22"/>
          <w:szCs w:val="22"/>
          <w:rPrChange w:id="4005" w:author="t_竹沢 公佑" w:date="2019-10-06T13:50:00Z">
            <w:rPr/>
          </w:rPrChange>
        </w:rPr>
        <w:t>Logs of DRXP driver are output to syslog</w:t>
      </w:r>
      <w:ins w:id="4006" w:author="t_竹沢 公佑" w:date="2019-10-04T22:52:00Z">
        <w:r w:rsidR="006D468B" w:rsidRPr="00ED7CFF">
          <w:rPr>
            <w:sz w:val="22"/>
            <w:szCs w:val="22"/>
            <w:rPrChange w:id="4007" w:author="t_竹沢 公佑" w:date="2019-10-06T13:50:00Z">
              <w:rPr/>
            </w:rPrChange>
          </w:rPr>
          <w:t>.</w:t>
        </w:r>
      </w:ins>
      <w:del w:id="4008" w:author="t_竹沢 公佑" w:date="2019-10-04T22:52:00Z">
        <w:r w:rsidRPr="00ED7CFF" w:rsidDel="006D468B">
          <w:rPr>
            <w:sz w:val="22"/>
            <w:szCs w:val="22"/>
            <w:rPrChange w:id="4009" w:author="t_竹沢 公佑" w:date="2019-10-06T13:50:00Z">
              <w:rPr/>
            </w:rPrChange>
          </w:rPr>
          <w:delText>.</w:delText>
        </w:r>
      </w:del>
      <w:r w:rsidRPr="00ED7CFF">
        <w:rPr>
          <w:sz w:val="22"/>
          <w:szCs w:val="22"/>
          <w:rPrChange w:id="4010" w:author="t_竹沢 公佑" w:date="2019-10-06T13:50:00Z">
            <w:rPr/>
          </w:rPrChange>
        </w:rPr>
        <w:t xml:space="preserve"> </w:t>
      </w:r>
      <w:ins w:id="4011" w:author="t_竹沢 公佑" w:date="2019-10-04T22:52:00Z">
        <w:r w:rsidR="006D468B" w:rsidRPr="00ED7CFF">
          <w:rPr>
            <w:sz w:val="22"/>
            <w:szCs w:val="22"/>
            <w:rPrChange w:id="4012" w:author="t_竹沢 公佑" w:date="2019-10-06T13:50:00Z">
              <w:rPr/>
            </w:rPrChange>
          </w:rPr>
          <w:t xml:space="preserve">You </w:t>
        </w:r>
      </w:ins>
      <w:del w:id="4013" w:author="t_竹沢 公佑" w:date="2019-10-04T22:52:00Z">
        <w:r w:rsidRPr="00ED7CFF" w:rsidDel="006D468B">
          <w:rPr>
            <w:sz w:val="22"/>
            <w:szCs w:val="22"/>
            <w:rPrChange w:id="4014" w:author="t_竹沢 公佑" w:date="2019-10-06T13:50:00Z">
              <w:rPr/>
            </w:rPrChange>
          </w:rPr>
          <w:delText xml:space="preserve">User </w:delText>
        </w:r>
      </w:del>
      <w:r w:rsidRPr="00ED7CFF">
        <w:rPr>
          <w:sz w:val="22"/>
          <w:szCs w:val="22"/>
          <w:rPrChange w:id="4015" w:author="t_竹沢 公佑" w:date="2019-10-06T13:50:00Z">
            <w:rPr/>
          </w:rPrChange>
        </w:rPr>
        <w:t xml:space="preserve">can </w:t>
      </w:r>
      <w:ins w:id="4016" w:author="t_竹沢 公佑" w:date="2019-10-04T22:52:00Z">
        <w:r w:rsidR="006D468B" w:rsidRPr="00ED7CFF">
          <w:rPr>
            <w:sz w:val="22"/>
            <w:szCs w:val="22"/>
            <w:rPrChange w:id="4017" w:author="t_竹沢 公佑" w:date="2019-10-06T13:50:00Z">
              <w:rPr/>
            </w:rPrChange>
          </w:rPr>
          <w:t xml:space="preserve">see </w:t>
        </w:r>
      </w:ins>
      <w:del w:id="4018" w:author="t_竹沢 公佑" w:date="2019-10-04T22:52:00Z">
        <w:r w:rsidRPr="00ED7CFF" w:rsidDel="006D468B">
          <w:rPr>
            <w:sz w:val="22"/>
            <w:szCs w:val="22"/>
            <w:rPrChange w:id="4019" w:author="t_竹沢 公佑" w:date="2019-10-06T13:50:00Z">
              <w:rPr/>
            </w:rPrChange>
          </w:rPr>
          <w:delText xml:space="preserve">review </w:delText>
        </w:r>
      </w:del>
      <w:r w:rsidRPr="00ED7CFF">
        <w:rPr>
          <w:sz w:val="22"/>
          <w:szCs w:val="22"/>
          <w:rPrChange w:id="4020" w:author="t_竹沢 公佑" w:date="2019-10-06T13:50:00Z">
            <w:rPr/>
          </w:rPrChange>
        </w:rPr>
        <w:t xml:space="preserve">the log </w:t>
      </w:r>
      <w:ins w:id="4021" w:author="t_竹沢 公佑" w:date="2019-10-04T22:52:00Z">
        <w:r w:rsidR="006D468B" w:rsidRPr="00ED7CFF">
          <w:rPr>
            <w:sz w:val="22"/>
            <w:szCs w:val="22"/>
            <w:rPrChange w:id="4022" w:author="t_竹沢 公佑" w:date="2019-10-06T13:50:00Z">
              <w:rPr/>
            </w:rPrChange>
          </w:rPr>
          <w:t xml:space="preserve">with </w:t>
        </w:r>
      </w:ins>
      <w:del w:id="4023" w:author="t_竹沢 公佑" w:date="2019-10-04T22:52:00Z">
        <w:r w:rsidR="00D870F9" w:rsidRPr="00ED7CFF" w:rsidDel="006D468B">
          <w:rPr>
            <w:sz w:val="22"/>
            <w:szCs w:val="22"/>
            <w:rPrChange w:id="4024" w:author="t_竹沢 公佑" w:date="2019-10-06T13:50:00Z">
              <w:rPr/>
            </w:rPrChange>
          </w:rPr>
          <w:delText xml:space="preserve">by </w:delText>
        </w:r>
      </w:del>
      <w:r w:rsidR="00D870F9" w:rsidRPr="00ED7CFF">
        <w:rPr>
          <w:sz w:val="22"/>
          <w:szCs w:val="22"/>
          <w:rPrChange w:id="4025" w:author="t_竹沢 公佑" w:date="2019-10-06T13:50:00Z">
            <w:rPr/>
          </w:rPrChange>
        </w:rPr>
        <w:t xml:space="preserve">Linux command. Following command dumps the temporary buffer of syslog. </w:t>
      </w:r>
      <w:ins w:id="4026" w:author="t_竹沢 公佑" w:date="2019-10-04T22:52:00Z">
        <w:r w:rsidR="006D468B" w:rsidRPr="00ED7CFF">
          <w:rPr>
            <w:sz w:val="22"/>
            <w:szCs w:val="22"/>
            <w:rPrChange w:id="4027" w:author="t_竹沢 公佑" w:date="2019-10-06T13:50:00Z">
              <w:rPr/>
            </w:rPrChange>
          </w:rPr>
          <w:t xml:space="preserve">You </w:t>
        </w:r>
      </w:ins>
      <w:del w:id="4028" w:author="t_竹沢 公佑" w:date="2019-10-04T22:52:00Z">
        <w:r w:rsidR="00D870F9" w:rsidRPr="00ED7CFF" w:rsidDel="006D468B">
          <w:rPr>
            <w:sz w:val="22"/>
            <w:szCs w:val="22"/>
            <w:rPrChange w:id="4029" w:author="t_竹沢 公佑" w:date="2019-10-06T13:50:00Z">
              <w:rPr/>
            </w:rPrChange>
          </w:rPr>
          <w:delText xml:space="preserve">User </w:delText>
        </w:r>
      </w:del>
      <w:r w:rsidR="00D870F9" w:rsidRPr="00ED7CFF">
        <w:rPr>
          <w:sz w:val="22"/>
          <w:szCs w:val="22"/>
          <w:rPrChange w:id="4030" w:author="t_竹沢 公佑" w:date="2019-10-06T13:50:00Z">
            <w:rPr/>
          </w:rPrChange>
        </w:rPr>
        <w:t xml:space="preserve">can check </w:t>
      </w:r>
      <w:del w:id="4031" w:author="t_竹沢 公佑" w:date="2019-10-04T22:53:00Z">
        <w:r w:rsidR="00D870F9" w:rsidRPr="00ED7CFF" w:rsidDel="006D468B">
          <w:rPr>
            <w:sz w:val="22"/>
            <w:szCs w:val="22"/>
            <w:rPrChange w:id="4032" w:author="t_竹沢 公佑" w:date="2019-10-06T13:50:00Z">
              <w:rPr/>
            </w:rPrChange>
          </w:rPr>
          <w:delText xml:space="preserve">the </w:delText>
        </w:r>
      </w:del>
      <w:r w:rsidR="00D870F9" w:rsidRPr="00ED7CFF">
        <w:rPr>
          <w:sz w:val="22"/>
          <w:szCs w:val="22"/>
          <w:rPrChange w:id="4033" w:author="t_竹沢 公佑" w:date="2019-10-06T13:50:00Z">
            <w:rPr/>
          </w:rPrChange>
        </w:rPr>
        <w:t xml:space="preserve">syslog about </w:t>
      </w:r>
      <w:ins w:id="4034" w:author="t_竹沢 公佑" w:date="2019-10-04T22:53:00Z">
        <w:r w:rsidR="006D468B" w:rsidRPr="00ED7CFF">
          <w:rPr>
            <w:sz w:val="22"/>
            <w:szCs w:val="22"/>
            <w:rPrChange w:id="4035" w:author="t_竹沢 公佑" w:date="2019-10-06T13:50:00Z">
              <w:rPr/>
            </w:rPrChange>
          </w:rPr>
          <w:t xml:space="preserve">recent </w:t>
        </w:r>
      </w:ins>
      <w:del w:id="4036" w:author="t_竹沢 公佑" w:date="2019-10-04T22:53:00Z">
        <w:r w:rsidR="00D870F9" w:rsidRPr="00ED7CFF" w:rsidDel="006D468B">
          <w:rPr>
            <w:sz w:val="22"/>
            <w:szCs w:val="22"/>
            <w:rPrChange w:id="4037" w:author="t_竹沢 公佑" w:date="2019-10-06T13:50:00Z">
              <w:rPr/>
            </w:rPrChange>
          </w:rPr>
          <w:delText xml:space="preserve">the </w:delText>
        </w:r>
      </w:del>
      <w:r w:rsidR="00D870F9" w:rsidRPr="00ED7CFF">
        <w:rPr>
          <w:sz w:val="22"/>
          <w:szCs w:val="22"/>
          <w:rPrChange w:id="4038" w:author="t_竹沢 公佑" w:date="2019-10-06T13:50:00Z">
            <w:rPr/>
          </w:rPrChange>
        </w:rPr>
        <w:t>event</w:t>
      </w:r>
      <w:del w:id="4039" w:author="t_竹沢 公佑" w:date="2019-10-04T22:53:00Z">
        <w:r w:rsidR="00D870F9" w:rsidRPr="00ED7CFF" w:rsidDel="006D468B">
          <w:rPr>
            <w:sz w:val="22"/>
            <w:szCs w:val="22"/>
            <w:rPrChange w:id="4040" w:author="t_竹沢 公佑" w:date="2019-10-06T13:50:00Z">
              <w:rPr/>
            </w:rPrChange>
          </w:rPr>
          <w:delText xml:space="preserve"> recently occurred</w:delText>
        </w:r>
      </w:del>
      <w:r w:rsidR="00D870F9" w:rsidRPr="00ED7CFF">
        <w:rPr>
          <w:sz w:val="22"/>
          <w:szCs w:val="22"/>
          <w:rPrChange w:id="4041" w:author="t_竹沢 公佑" w:date="2019-10-06T13:50:00Z">
            <w:rPr/>
          </w:rPrChange>
        </w:rPr>
        <w:t>.</w:t>
      </w:r>
    </w:p>
    <w:p w:rsidR="00D870F9" w:rsidRPr="00ED7CFF" w:rsidRDefault="00D870F9" w:rsidP="000A52B4">
      <w:pPr>
        <w:spacing w:line="0" w:lineRule="atLeast"/>
        <w:rPr>
          <w:sz w:val="22"/>
          <w:szCs w:val="22"/>
          <w:rPrChange w:id="4042" w:author="t_竹沢 公佑" w:date="2019-10-06T13:50:00Z">
            <w:rPr/>
          </w:rPrChange>
        </w:rPr>
      </w:pPr>
    </w:p>
    <w:p w:rsidR="00C978C1" w:rsidRPr="00ED7CFF" w:rsidRDefault="00D870F9" w:rsidP="000A52B4">
      <w:pPr>
        <w:spacing w:line="0" w:lineRule="atLeast"/>
        <w:rPr>
          <w:sz w:val="22"/>
          <w:szCs w:val="22"/>
          <w:rPrChange w:id="4043" w:author="t_竹沢 公佑" w:date="2019-10-06T13:50:00Z">
            <w:rPr/>
          </w:rPrChange>
        </w:rPr>
      </w:pPr>
      <w:r w:rsidRPr="00ED7CFF">
        <w:rPr>
          <w:sz w:val="22"/>
          <w:szCs w:val="22"/>
          <w:rPrChange w:id="4044" w:author="t_竹沢 公佑" w:date="2019-10-06T13:50:00Z">
            <w:rPr/>
          </w:rPrChange>
        </w:rPr>
        <w:t xml:space="preserve"> $ dmesg</w:t>
      </w:r>
      <w:r w:rsidR="00C978C1" w:rsidRPr="00ED7CFF">
        <w:rPr>
          <w:sz w:val="22"/>
          <w:szCs w:val="22"/>
          <w:rPrChange w:id="4045" w:author="t_竹沢 公佑" w:date="2019-10-06T13:50:00Z">
            <w:rPr/>
          </w:rPrChange>
        </w:rPr>
        <w:t xml:space="preserve"> </w:t>
      </w:r>
    </w:p>
    <w:p w:rsidR="00D870F9" w:rsidRPr="00ED7CFF" w:rsidRDefault="00C978C1" w:rsidP="00C978C1">
      <w:pPr>
        <w:spacing w:line="0" w:lineRule="atLeast"/>
        <w:rPr>
          <w:sz w:val="22"/>
          <w:szCs w:val="22"/>
          <w:rPrChange w:id="4046" w:author="t_竹沢 公佑" w:date="2019-10-06T13:50:00Z">
            <w:rPr/>
          </w:rPrChange>
        </w:rPr>
      </w:pPr>
      <w:r w:rsidRPr="00ED7CFF">
        <w:rPr>
          <w:sz w:val="22"/>
          <w:szCs w:val="22"/>
          <w:rPrChange w:id="4047" w:author="t_竹沢 公佑" w:date="2019-10-06T13:50:00Z">
            <w:rPr/>
          </w:rPrChange>
        </w:rPr>
        <w:t>or</w:t>
      </w:r>
    </w:p>
    <w:p w:rsidR="00D870F9" w:rsidRPr="00ED7CFF" w:rsidRDefault="00D870F9" w:rsidP="000A52B4">
      <w:pPr>
        <w:spacing w:line="0" w:lineRule="atLeast"/>
        <w:rPr>
          <w:sz w:val="22"/>
          <w:szCs w:val="22"/>
          <w:rPrChange w:id="4048" w:author="t_竹沢 公佑" w:date="2019-10-06T13:50:00Z">
            <w:rPr/>
          </w:rPrChange>
        </w:rPr>
      </w:pPr>
      <w:r w:rsidRPr="00ED7CFF">
        <w:rPr>
          <w:sz w:val="22"/>
          <w:szCs w:val="22"/>
          <w:rPrChange w:id="4049" w:author="t_竹沢 公佑" w:date="2019-10-06T13:50:00Z">
            <w:rPr/>
          </w:rPrChange>
        </w:rPr>
        <w:t xml:space="preserve"> $ journalctl –k</w:t>
      </w:r>
    </w:p>
    <w:p w:rsidR="00D870F9" w:rsidRPr="00ED7CFF" w:rsidRDefault="00D870F9" w:rsidP="000A52B4">
      <w:pPr>
        <w:spacing w:line="0" w:lineRule="atLeast"/>
        <w:rPr>
          <w:sz w:val="22"/>
          <w:szCs w:val="22"/>
          <w:rPrChange w:id="4050" w:author="t_竹沢 公佑" w:date="2019-10-06T13:50:00Z">
            <w:rPr/>
          </w:rPrChange>
        </w:rPr>
      </w:pPr>
    </w:p>
    <w:p w:rsidR="00D870F9" w:rsidRPr="00ED7CFF" w:rsidRDefault="00D870F9" w:rsidP="000A52B4">
      <w:pPr>
        <w:spacing w:line="0" w:lineRule="atLeast"/>
        <w:rPr>
          <w:sz w:val="22"/>
          <w:szCs w:val="22"/>
          <w:rPrChange w:id="4051" w:author="t_竹沢 公佑" w:date="2019-10-06T13:50:00Z">
            <w:rPr/>
          </w:rPrChange>
        </w:rPr>
      </w:pPr>
      <w:del w:id="4052" w:author="t_竹沢 公佑" w:date="2019-10-04T22:54:00Z">
        <w:r w:rsidRPr="00ED7CFF" w:rsidDel="005C33EE">
          <w:rPr>
            <w:sz w:val="22"/>
            <w:szCs w:val="22"/>
            <w:rPrChange w:id="4053" w:author="t_竹沢 公佑" w:date="2019-10-06T13:50:00Z">
              <w:rPr/>
            </w:rPrChange>
          </w:rPr>
          <w:delText xml:space="preserve">If you want to check the log </w:delText>
        </w:r>
        <w:r w:rsidR="006B7AB0" w:rsidRPr="00ED7CFF" w:rsidDel="005C33EE">
          <w:rPr>
            <w:sz w:val="22"/>
            <w:szCs w:val="22"/>
            <w:rPrChange w:id="4054" w:author="t_竹沢 公佑" w:date="2019-10-06T13:50:00Z">
              <w:rPr/>
            </w:rPrChange>
          </w:rPr>
          <w:delText xml:space="preserve">entry </w:delText>
        </w:r>
        <w:r w:rsidRPr="00ED7CFF" w:rsidDel="005C33EE">
          <w:rPr>
            <w:sz w:val="22"/>
            <w:szCs w:val="22"/>
            <w:rPrChange w:id="4055" w:author="t_竹沢 公佑" w:date="2019-10-06T13:50:00Z">
              <w:rPr/>
            </w:rPrChange>
          </w:rPr>
          <w:delText>relate</w:delText>
        </w:r>
        <w:r w:rsidR="006B7AB0" w:rsidRPr="00ED7CFF" w:rsidDel="005C33EE">
          <w:rPr>
            <w:sz w:val="22"/>
            <w:szCs w:val="22"/>
            <w:rPrChange w:id="4056" w:author="t_竹沢 公佑" w:date="2019-10-06T13:50:00Z">
              <w:rPr/>
            </w:rPrChange>
          </w:rPr>
          <w:delText xml:space="preserve">d DRXP driver, </w:delText>
        </w:r>
      </w:del>
      <w:ins w:id="4057" w:author="t_竹沢 公佑" w:date="2019-10-04T22:54:00Z">
        <w:r w:rsidR="005C33EE" w:rsidRPr="00ED7CFF">
          <w:rPr>
            <w:sz w:val="22"/>
            <w:szCs w:val="22"/>
            <w:rPrChange w:id="4058" w:author="t_竹沢 公佑" w:date="2019-10-06T13:50:00Z">
              <w:rPr/>
            </w:rPrChange>
          </w:rPr>
          <w:t>P</w:t>
        </w:r>
      </w:ins>
      <w:del w:id="4059" w:author="t_竹沢 公佑" w:date="2019-10-04T22:54:00Z">
        <w:r w:rsidR="006B7AB0" w:rsidRPr="00ED7CFF" w:rsidDel="005C33EE">
          <w:rPr>
            <w:sz w:val="22"/>
            <w:szCs w:val="22"/>
            <w:rPrChange w:id="4060" w:author="t_竹沢 公佑" w:date="2019-10-06T13:50:00Z">
              <w:rPr/>
            </w:rPrChange>
          </w:rPr>
          <w:delText>p</w:delText>
        </w:r>
      </w:del>
      <w:r w:rsidR="006B7AB0" w:rsidRPr="00ED7CFF">
        <w:rPr>
          <w:sz w:val="22"/>
          <w:szCs w:val="22"/>
          <w:rPrChange w:id="4061" w:author="t_竹沢 公佑" w:date="2019-10-06T13:50:00Z">
            <w:rPr/>
          </w:rPrChange>
        </w:rPr>
        <w:t>lease add</w:t>
      </w:r>
      <w:r w:rsidRPr="00ED7CFF">
        <w:rPr>
          <w:sz w:val="22"/>
          <w:szCs w:val="22"/>
          <w:rPrChange w:id="4062" w:author="t_竹沢 公佑" w:date="2019-10-06T13:50:00Z">
            <w:rPr/>
          </w:rPrChange>
        </w:rPr>
        <w:t xml:space="preserve"> “</w:t>
      </w:r>
      <w:r w:rsidR="006B7AB0" w:rsidRPr="00ED7CFF">
        <w:rPr>
          <w:sz w:val="22"/>
          <w:szCs w:val="22"/>
          <w:rPrChange w:id="4063" w:author="t_竹沢 公佑" w:date="2019-10-06T13:50:00Z">
            <w:rPr/>
          </w:rPrChange>
        </w:rPr>
        <w:t xml:space="preserve"> </w:t>
      </w:r>
      <w:r w:rsidRPr="00ED7CFF">
        <w:rPr>
          <w:sz w:val="22"/>
          <w:szCs w:val="22"/>
          <w:rPrChange w:id="4064" w:author="t_竹沢 公佑" w:date="2019-10-06T13:50:00Z">
            <w:rPr/>
          </w:rPrChange>
        </w:rPr>
        <w:t>| grep drxpd” to the tail of command</w:t>
      </w:r>
      <w:ins w:id="4065" w:author="t_竹沢 公佑" w:date="2019-10-04T22:54:00Z">
        <w:r w:rsidR="005C33EE" w:rsidRPr="00ED7CFF">
          <w:rPr>
            <w:sz w:val="22"/>
            <w:szCs w:val="22"/>
            <w:rPrChange w:id="4066" w:author="t_竹沢 公佑" w:date="2019-10-06T13:50:00Z">
              <w:rPr/>
            </w:rPrChange>
          </w:rPr>
          <w:t xml:space="preserve"> to check </w:t>
        </w:r>
      </w:ins>
      <w:ins w:id="4067" w:author="t_竹沢 公佑" w:date="2019-10-04T22:55:00Z">
        <w:r w:rsidR="005C33EE" w:rsidRPr="00ED7CFF">
          <w:rPr>
            <w:sz w:val="22"/>
            <w:szCs w:val="22"/>
            <w:rPrChange w:id="4068" w:author="t_竹沢 公佑" w:date="2019-10-06T13:50:00Z">
              <w:rPr/>
            </w:rPrChange>
          </w:rPr>
          <w:t>the log entry related to the DRXP driver</w:t>
        </w:r>
        <w:r w:rsidR="007D2261" w:rsidRPr="00ED7CFF">
          <w:rPr>
            <w:sz w:val="22"/>
            <w:szCs w:val="22"/>
            <w:rPrChange w:id="4069" w:author="t_竹沢 公佑" w:date="2019-10-06T13:50:00Z">
              <w:rPr/>
            </w:rPrChange>
          </w:rPr>
          <w:t xml:space="preserve"> as below</w:t>
        </w:r>
      </w:ins>
      <w:r w:rsidRPr="00ED7CFF">
        <w:rPr>
          <w:sz w:val="22"/>
          <w:szCs w:val="22"/>
          <w:rPrChange w:id="4070" w:author="t_竹沢 公佑" w:date="2019-10-06T13:50:00Z">
            <w:rPr/>
          </w:rPrChange>
        </w:rPr>
        <w:t>.</w:t>
      </w:r>
      <w:del w:id="4071" w:author="t_竹沢 公佑" w:date="2019-10-04T22:55:00Z">
        <w:r w:rsidRPr="00ED7CFF" w:rsidDel="007D2261">
          <w:rPr>
            <w:sz w:val="22"/>
            <w:szCs w:val="22"/>
            <w:rPrChange w:id="4072" w:author="t_竹沢 公佑" w:date="2019-10-06T13:50:00Z">
              <w:rPr/>
            </w:rPrChange>
          </w:rPr>
          <w:delText xml:space="preserve"> For example,</w:delText>
        </w:r>
      </w:del>
      <w:r w:rsidRPr="00ED7CFF">
        <w:rPr>
          <w:sz w:val="22"/>
          <w:szCs w:val="22"/>
          <w:rPrChange w:id="4073" w:author="t_竹沢 公佑" w:date="2019-10-06T13:50:00Z">
            <w:rPr/>
          </w:rPrChange>
        </w:rPr>
        <w:t xml:space="preserve"> </w:t>
      </w:r>
    </w:p>
    <w:p w:rsidR="00D870F9" w:rsidRPr="00ED7CFF" w:rsidRDefault="00D870F9" w:rsidP="000A52B4">
      <w:pPr>
        <w:spacing w:line="0" w:lineRule="atLeast"/>
        <w:rPr>
          <w:sz w:val="22"/>
          <w:szCs w:val="22"/>
          <w:rPrChange w:id="4074" w:author="t_竹沢 公佑" w:date="2019-10-06T13:50:00Z">
            <w:rPr/>
          </w:rPrChange>
        </w:rPr>
      </w:pPr>
    </w:p>
    <w:p w:rsidR="00D870F9" w:rsidRPr="00ED7CFF" w:rsidRDefault="00D870F9">
      <w:pPr>
        <w:spacing w:line="0" w:lineRule="atLeast"/>
        <w:ind w:firstLineChars="100" w:firstLine="220"/>
        <w:rPr>
          <w:sz w:val="22"/>
          <w:szCs w:val="22"/>
          <w:rPrChange w:id="4075" w:author="t_竹沢 公佑" w:date="2019-10-06T13:50:00Z">
            <w:rPr/>
          </w:rPrChange>
        </w:rPr>
        <w:pPrChange w:id="4076" w:author="t_竹沢 公佑" w:date="2019-10-06T13:50:00Z">
          <w:pPr>
            <w:spacing w:line="0" w:lineRule="atLeast"/>
            <w:ind w:firstLineChars="100" w:firstLine="240"/>
          </w:pPr>
        </w:pPrChange>
      </w:pPr>
      <w:r w:rsidRPr="00ED7CFF">
        <w:rPr>
          <w:sz w:val="22"/>
          <w:szCs w:val="22"/>
          <w:rPrChange w:id="4077" w:author="t_竹沢 公佑" w:date="2019-10-06T13:50:00Z">
            <w:rPr/>
          </w:rPrChange>
        </w:rPr>
        <w:t>$ dmesg | grep drxpd</w:t>
      </w:r>
    </w:p>
    <w:p w:rsidR="00C978C1" w:rsidRPr="00ED7CFF" w:rsidRDefault="00C978C1">
      <w:pPr>
        <w:spacing w:line="0" w:lineRule="atLeast"/>
        <w:ind w:firstLineChars="50" w:firstLine="110"/>
        <w:rPr>
          <w:sz w:val="22"/>
          <w:szCs w:val="22"/>
          <w:rPrChange w:id="4078" w:author="t_竹沢 公佑" w:date="2019-10-06T13:50:00Z">
            <w:rPr/>
          </w:rPrChange>
        </w:rPr>
        <w:pPrChange w:id="4079" w:author="t_竹沢 公佑" w:date="2019-10-06T13:50:00Z">
          <w:pPr>
            <w:spacing w:line="0" w:lineRule="atLeast"/>
            <w:ind w:firstLineChars="50" w:firstLine="120"/>
          </w:pPr>
        </w:pPrChange>
      </w:pPr>
      <w:r w:rsidRPr="00ED7CFF">
        <w:rPr>
          <w:sz w:val="22"/>
          <w:szCs w:val="22"/>
          <w:rPrChange w:id="4080" w:author="t_竹沢 公佑" w:date="2019-10-06T13:50:00Z">
            <w:rPr/>
          </w:rPrChange>
        </w:rPr>
        <w:t>or</w:t>
      </w:r>
    </w:p>
    <w:p w:rsidR="00D870F9" w:rsidRPr="00ED7CFF" w:rsidRDefault="00D870F9" w:rsidP="00D870F9">
      <w:pPr>
        <w:spacing w:line="0" w:lineRule="atLeast"/>
        <w:rPr>
          <w:sz w:val="22"/>
          <w:szCs w:val="22"/>
          <w:rPrChange w:id="4081" w:author="t_竹沢 公佑" w:date="2019-10-06T13:50:00Z">
            <w:rPr/>
          </w:rPrChange>
        </w:rPr>
      </w:pPr>
      <w:r w:rsidRPr="00ED7CFF">
        <w:rPr>
          <w:sz w:val="22"/>
          <w:szCs w:val="22"/>
          <w:rPrChange w:id="4082" w:author="t_竹沢 公佑" w:date="2019-10-06T13:50:00Z">
            <w:rPr/>
          </w:rPrChange>
        </w:rPr>
        <w:t xml:space="preserve"> </w:t>
      </w:r>
      <w:r w:rsidR="00C978C1" w:rsidRPr="00ED7CFF">
        <w:rPr>
          <w:sz w:val="22"/>
          <w:szCs w:val="22"/>
          <w:rPrChange w:id="4083" w:author="t_竹沢 公佑" w:date="2019-10-06T13:50:00Z">
            <w:rPr/>
          </w:rPrChange>
        </w:rPr>
        <w:t xml:space="preserve"> </w:t>
      </w:r>
      <w:r w:rsidRPr="00ED7CFF">
        <w:rPr>
          <w:sz w:val="22"/>
          <w:szCs w:val="22"/>
          <w:rPrChange w:id="4084" w:author="t_竹沢 公佑" w:date="2019-10-06T13:50:00Z">
            <w:rPr/>
          </w:rPrChange>
        </w:rPr>
        <w:t>$ journalctl –k | grep drxpd</w:t>
      </w:r>
    </w:p>
    <w:p w:rsidR="00D870F9" w:rsidRPr="00ED7CFF" w:rsidRDefault="00D870F9" w:rsidP="000A52B4">
      <w:pPr>
        <w:spacing w:line="0" w:lineRule="atLeast"/>
        <w:rPr>
          <w:sz w:val="22"/>
          <w:szCs w:val="22"/>
          <w:rPrChange w:id="4085" w:author="t_竹沢 公佑" w:date="2019-10-06T13:50:00Z">
            <w:rPr/>
          </w:rPrChange>
        </w:rPr>
      </w:pPr>
    </w:p>
    <w:p w:rsidR="006B7AB0" w:rsidRPr="00ED7CFF" w:rsidRDefault="00D870F9" w:rsidP="000A52B4">
      <w:pPr>
        <w:spacing w:line="0" w:lineRule="atLeast"/>
        <w:rPr>
          <w:sz w:val="22"/>
          <w:szCs w:val="22"/>
          <w:rPrChange w:id="4086" w:author="t_竹沢 公佑" w:date="2019-10-06T13:50:00Z">
            <w:rPr/>
          </w:rPrChange>
        </w:rPr>
      </w:pPr>
      <w:r w:rsidRPr="00ED7CFF">
        <w:rPr>
          <w:sz w:val="22"/>
          <w:szCs w:val="22"/>
          <w:rPrChange w:id="4087" w:author="t_竹沢 公佑" w:date="2019-10-06T13:50:00Z">
            <w:rPr/>
          </w:rPrChange>
        </w:rPr>
        <w:t xml:space="preserve">The syslog recorded to the server is placed </w:t>
      </w:r>
      <w:r w:rsidR="006B7AB0" w:rsidRPr="00ED7CFF">
        <w:rPr>
          <w:sz w:val="22"/>
          <w:szCs w:val="22"/>
          <w:rPrChange w:id="4088" w:author="t_竹沢 公佑" w:date="2019-10-06T13:50:00Z">
            <w:rPr/>
          </w:rPrChange>
        </w:rPr>
        <w:t xml:space="preserve">at </w:t>
      </w:r>
      <w:r w:rsidRPr="00ED7CFF">
        <w:rPr>
          <w:sz w:val="22"/>
          <w:szCs w:val="22"/>
          <w:rPrChange w:id="4089" w:author="t_竹沢 公佑" w:date="2019-10-06T13:50:00Z">
            <w:rPr/>
          </w:rPrChange>
        </w:rPr>
        <w:t xml:space="preserve">/var/log/messages. This file is </w:t>
      </w:r>
      <w:del w:id="4090" w:author="t_竹沢 公佑" w:date="2019-10-04T22:56:00Z">
        <w:r w:rsidRPr="00ED7CFF" w:rsidDel="007D2261">
          <w:rPr>
            <w:sz w:val="22"/>
            <w:szCs w:val="22"/>
            <w:rPrChange w:id="4091" w:author="t_竹沢 公佑" w:date="2019-10-06T13:50:00Z">
              <w:rPr/>
            </w:rPrChange>
          </w:rPr>
          <w:delText xml:space="preserve">a </w:delText>
        </w:r>
      </w:del>
      <w:r w:rsidRPr="00ED7CFF">
        <w:rPr>
          <w:sz w:val="22"/>
          <w:szCs w:val="22"/>
          <w:rPrChange w:id="4092" w:author="t_竹沢 公佑" w:date="2019-10-06T13:50:00Z">
            <w:rPr/>
          </w:rPrChange>
        </w:rPr>
        <w:t>plain text. Th</w:t>
      </w:r>
      <w:r w:rsidR="006B7AB0" w:rsidRPr="00ED7CFF">
        <w:rPr>
          <w:sz w:val="22"/>
          <w:szCs w:val="22"/>
          <w:rPrChange w:id="4093" w:author="t_竹沢 公佑" w:date="2019-10-06T13:50:00Z">
            <w:rPr/>
          </w:rPrChange>
        </w:rPr>
        <w:t>e</w:t>
      </w:r>
      <w:r w:rsidRPr="00ED7CFF">
        <w:rPr>
          <w:sz w:val="22"/>
          <w:szCs w:val="22"/>
          <w:rPrChange w:id="4094" w:author="t_竹沢 公佑" w:date="2019-10-06T13:50:00Z">
            <w:rPr/>
          </w:rPrChange>
        </w:rPr>
        <w:t>refore</w:t>
      </w:r>
      <w:r w:rsidR="006B7AB0" w:rsidRPr="00ED7CFF">
        <w:rPr>
          <w:sz w:val="22"/>
          <w:szCs w:val="22"/>
          <w:rPrChange w:id="4095" w:author="t_竹沢 公佑" w:date="2019-10-06T13:50:00Z">
            <w:rPr/>
          </w:rPrChange>
        </w:rPr>
        <w:t xml:space="preserve">, </w:t>
      </w:r>
      <w:ins w:id="4096" w:author="t_竹沢 公佑" w:date="2019-10-04T22:56:00Z">
        <w:r w:rsidR="007D2261" w:rsidRPr="00ED7CFF">
          <w:rPr>
            <w:sz w:val="22"/>
            <w:szCs w:val="22"/>
            <w:rPrChange w:id="4097" w:author="t_竹沢 公佑" w:date="2019-10-06T13:50:00Z">
              <w:rPr/>
            </w:rPrChange>
          </w:rPr>
          <w:t xml:space="preserve">you </w:t>
        </w:r>
      </w:ins>
      <w:del w:id="4098" w:author="t_竹沢 公佑" w:date="2019-10-04T22:56:00Z">
        <w:r w:rsidRPr="00ED7CFF" w:rsidDel="007D2261">
          <w:rPr>
            <w:sz w:val="22"/>
            <w:szCs w:val="22"/>
            <w:rPrChange w:id="4099" w:author="t_竹沢 公佑" w:date="2019-10-06T13:50:00Z">
              <w:rPr/>
            </w:rPrChange>
          </w:rPr>
          <w:delText xml:space="preserve">user </w:delText>
        </w:r>
      </w:del>
      <w:r w:rsidRPr="00ED7CFF">
        <w:rPr>
          <w:sz w:val="22"/>
          <w:szCs w:val="22"/>
          <w:rPrChange w:id="4100" w:author="t_竹沢 公佑" w:date="2019-10-06T13:50:00Z">
            <w:rPr/>
          </w:rPrChange>
        </w:rPr>
        <w:t xml:space="preserve">can check this file </w:t>
      </w:r>
      <w:ins w:id="4101" w:author="t_竹沢 公佑" w:date="2019-10-04T22:56:00Z">
        <w:r w:rsidR="007D2261" w:rsidRPr="00ED7CFF">
          <w:rPr>
            <w:sz w:val="22"/>
            <w:szCs w:val="22"/>
            <w:rPrChange w:id="4102" w:author="t_竹沢 公佑" w:date="2019-10-06T13:50:00Z">
              <w:rPr/>
            </w:rPrChange>
          </w:rPr>
          <w:t xml:space="preserve">with </w:t>
        </w:r>
      </w:ins>
      <w:del w:id="4103" w:author="t_竹沢 公佑" w:date="2019-10-04T22:56:00Z">
        <w:r w:rsidRPr="00ED7CFF" w:rsidDel="007D2261">
          <w:rPr>
            <w:sz w:val="22"/>
            <w:szCs w:val="22"/>
            <w:rPrChange w:id="4104" w:author="t_竹沢 公佑" w:date="2019-10-06T13:50:00Z">
              <w:rPr/>
            </w:rPrChange>
          </w:rPr>
          <w:delText xml:space="preserve">by </w:delText>
        </w:r>
      </w:del>
      <w:r w:rsidR="006B7AB0" w:rsidRPr="00ED7CFF">
        <w:rPr>
          <w:sz w:val="22"/>
          <w:szCs w:val="22"/>
          <w:rPrChange w:id="4105" w:author="t_竹沢 公佑" w:date="2019-10-06T13:50:00Z">
            <w:rPr/>
          </w:rPrChange>
        </w:rPr>
        <w:t xml:space="preserve">Linux command, for example </w:t>
      </w:r>
      <w:ins w:id="4106" w:author="t_竹沢 公佑" w:date="2019-10-04T22:56:00Z">
        <w:r w:rsidR="007D2261" w:rsidRPr="00ED7CFF">
          <w:rPr>
            <w:sz w:val="22"/>
            <w:szCs w:val="22"/>
            <w:rPrChange w:id="4107" w:author="t_竹沢 公佑" w:date="2019-10-06T13:50:00Z">
              <w:rPr/>
            </w:rPrChange>
          </w:rPr>
          <w:t>“</w:t>
        </w:r>
      </w:ins>
      <w:r w:rsidR="006B7AB0" w:rsidRPr="00ED7CFF">
        <w:rPr>
          <w:sz w:val="22"/>
          <w:szCs w:val="22"/>
          <w:rPrChange w:id="4108" w:author="t_竹沢 公佑" w:date="2019-10-06T13:50:00Z">
            <w:rPr/>
          </w:rPrChange>
        </w:rPr>
        <w:t>less</w:t>
      </w:r>
      <w:ins w:id="4109" w:author="t_竹沢 公佑" w:date="2019-10-04T22:56:00Z">
        <w:r w:rsidR="007D2261" w:rsidRPr="00ED7CFF">
          <w:rPr>
            <w:sz w:val="22"/>
            <w:szCs w:val="22"/>
            <w:rPrChange w:id="4110" w:author="t_竹沢 公佑" w:date="2019-10-06T13:50:00Z">
              <w:rPr/>
            </w:rPrChange>
          </w:rPr>
          <w:t>”</w:t>
        </w:r>
      </w:ins>
      <w:r w:rsidR="006B7AB0" w:rsidRPr="00ED7CFF">
        <w:rPr>
          <w:sz w:val="22"/>
          <w:szCs w:val="22"/>
          <w:rPrChange w:id="4111" w:author="t_竹沢 公佑" w:date="2019-10-06T13:50:00Z">
            <w:rPr/>
          </w:rPrChange>
        </w:rPr>
        <w:t xml:space="preserve">. </w:t>
      </w:r>
      <w:ins w:id="4112" w:author="t_竹沢 公佑" w:date="2019-10-04T22:57:00Z">
        <w:r w:rsidR="007D2261" w:rsidRPr="00ED7CFF">
          <w:rPr>
            <w:sz w:val="22"/>
            <w:szCs w:val="22"/>
            <w:rPrChange w:id="4113" w:author="t_竹沢 公佑" w:date="2019-10-06T13:50:00Z">
              <w:rPr/>
            </w:rPrChange>
          </w:rPr>
          <w:t xml:space="preserve">You need the root privilege </w:t>
        </w:r>
      </w:ins>
      <w:del w:id="4114" w:author="t_竹沢 公佑" w:date="2019-10-04T22:57:00Z">
        <w:r w:rsidR="006B7AB0" w:rsidRPr="00ED7CFF" w:rsidDel="007D2261">
          <w:rPr>
            <w:sz w:val="22"/>
            <w:szCs w:val="22"/>
            <w:rPrChange w:id="4115" w:author="t_竹沢 公佑" w:date="2019-10-06T13:50:00Z">
              <w:rPr/>
            </w:rPrChange>
          </w:rPr>
          <w:delText xml:space="preserve">Root privilege is needed </w:delText>
        </w:r>
      </w:del>
      <w:r w:rsidR="006B7AB0" w:rsidRPr="00ED7CFF">
        <w:rPr>
          <w:sz w:val="22"/>
          <w:szCs w:val="22"/>
          <w:rPrChange w:id="4116" w:author="t_竹沢 公佑" w:date="2019-10-06T13:50:00Z">
            <w:rPr/>
          </w:rPrChange>
        </w:rPr>
        <w:t xml:space="preserve">to refer </w:t>
      </w:r>
      <w:ins w:id="4117" w:author="t_竹沢 公佑" w:date="2019-10-04T22:57:00Z">
        <w:r w:rsidR="007D2261" w:rsidRPr="00ED7CFF">
          <w:rPr>
            <w:sz w:val="22"/>
            <w:szCs w:val="22"/>
            <w:rPrChange w:id="4118" w:author="t_竹沢 公佑" w:date="2019-10-06T13:50:00Z">
              <w:rPr/>
            </w:rPrChange>
          </w:rPr>
          <w:t xml:space="preserve">to </w:t>
        </w:r>
      </w:ins>
      <w:r w:rsidR="006B7AB0" w:rsidRPr="00ED7CFF">
        <w:rPr>
          <w:sz w:val="22"/>
          <w:szCs w:val="22"/>
          <w:rPrChange w:id="4119" w:author="t_竹沢 公佑" w:date="2019-10-06T13:50:00Z">
            <w:rPr/>
          </w:rPrChange>
        </w:rPr>
        <w:t>this file.</w:t>
      </w:r>
    </w:p>
    <w:p w:rsidR="006B7AB0" w:rsidRPr="00ED7CFF" w:rsidRDefault="006B7AB0" w:rsidP="000A52B4">
      <w:pPr>
        <w:spacing w:line="0" w:lineRule="atLeast"/>
        <w:rPr>
          <w:sz w:val="22"/>
          <w:szCs w:val="22"/>
          <w:rPrChange w:id="4120" w:author="t_竹沢 公佑" w:date="2019-10-06T13:50:00Z">
            <w:rPr/>
          </w:rPrChange>
        </w:rPr>
      </w:pPr>
    </w:p>
    <w:p w:rsidR="006B7AB0" w:rsidRPr="00ED7CFF" w:rsidRDefault="006B7AB0" w:rsidP="000A52B4">
      <w:pPr>
        <w:spacing w:line="0" w:lineRule="atLeast"/>
        <w:rPr>
          <w:sz w:val="22"/>
          <w:szCs w:val="22"/>
          <w:rPrChange w:id="4121" w:author="t_竹沢 公佑" w:date="2019-10-06T13:50:00Z">
            <w:rPr/>
          </w:rPrChange>
        </w:rPr>
      </w:pPr>
      <w:r w:rsidRPr="00ED7CFF">
        <w:rPr>
          <w:sz w:val="22"/>
          <w:szCs w:val="22"/>
          <w:rPrChange w:id="4122" w:author="t_竹沢 公佑" w:date="2019-10-06T13:50:00Z">
            <w:rPr/>
          </w:rPrChange>
        </w:rPr>
        <w:t xml:space="preserve"> </w:t>
      </w:r>
      <w:r w:rsidR="00C978C1" w:rsidRPr="00ED7CFF">
        <w:rPr>
          <w:sz w:val="22"/>
          <w:szCs w:val="22"/>
          <w:rPrChange w:id="4123" w:author="t_竹沢 公佑" w:date="2019-10-06T13:50:00Z">
            <w:rPr/>
          </w:rPrChange>
        </w:rPr>
        <w:t xml:space="preserve"> </w:t>
      </w:r>
      <w:r w:rsidRPr="00ED7CFF">
        <w:rPr>
          <w:sz w:val="22"/>
          <w:szCs w:val="22"/>
          <w:rPrChange w:id="4124" w:author="t_竹沢 公佑" w:date="2019-10-06T13:50:00Z">
            <w:rPr/>
          </w:rPrChange>
        </w:rPr>
        <w:t>$ su (please input the root user password)</w:t>
      </w:r>
    </w:p>
    <w:p w:rsidR="00D870F9" w:rsidRPr="00ED7CFF" w:rsidRDefault="006B7AB0" w:rsidP="000A52B4">
      <w:pPr>
        <w:spacing w:line="0" w:lineRule="atLeast"/>
        <w:rPr>
          <w:sz w:val="22"/>
          <w:szCs w:val="22"/>
          <w:rPrChange w:id="4125" w:author="t_竹沢 公佑" w:date="2019-10-06T13:50:00Z">
            <w:rPr/>
          </w:rPrChange>
        </w:rPr>
      </w:pPr>
      <w:r w:rsidRPr="00ED7CFF">
        <w:rPr>
          <w:sz w:val="22"/>
          <w:szCs w:val="22"/>
          <w:rPrChange w:id="4126" w:author="t_竹沢 公佑" w:date="2019-10-06T13:50:00Z">
            <w:rPr/>
          </w:rPrChange>
        </w:rPr>
        <w:t xml:space="preserve"> </w:t>
      </w:r>
      <w:r w:rsidR="00C978C1" w:rsidRPr="00ED7CFF">
        <w:rPr>
          <w:sz w:val="22"/>
          <w:szCs w:val="22"/>
          <w:rPrChange w:id="4127" w:author="t_竹沢 公佑" w:date="2019-10-06T13:50:00Z">
            <w:rPr/>
          </w:rPrChange>
        </w:rPr>
        <w:t xml:space="preserve"> </w:t>
      </w:r>
      <w:r w:rsidRPr="00ED7CFF">
        <w:rPr>
          <w:sz w:val="22"/>
          <w:szCs w:val="22"/>
          <w:rPrChange w:id="4128" w:author="t_竹沢 公佑" w:date="2019-10-06T13:50:00Z">
            <w:rPr/>
          </w:rPrChange>
        </w:rPr>
        <w:t xml:space="preserve"># less /var/log/messages </w:t>
      </w:r>
    </w:p>
    <w:p w:rsidR="00C978C1" w:rsidRPr="00ED7CFF" w:rsidDel="00ED7CFF" w:rsidRDefault="00C978C1">
      <w:pPr>
        <w:spacing w:line="0" w:lineRule="atLeast"/>
        <w:ind w:left="440" w:hangingChars="200" w:hanging="440"/>
        <w:rPr>
          <w:del w:id="4129" w:author="t_竹沢 公佑" w:date="2019-10-06T13:51:00Z"/>
          <w:sz w:val="22"/>
          <w:szCs w:val="22"/>
          <w:rPrChange w:id="4130" w:author="t_竹沢 公佑" w:date="2019-10-06T13:50:00Z">
            <w:rPr>
              <w:del w:id="4131" w:author="t_竹沢 公佑" w:date="2019-10-06T13:51:00Z"/>
            </w:rPr>
          </w:rPrChange>
        </w:rPr>
        <w:pPrChange w:id="4132" w:author="t_竹沢 公佑" w:date="2019-10-06T13:51:00Z">
          <w:pPr>
            <w:spacing w:line="0" w:lineRule="atLeast"/>
            <w:ind w:left="480" w:hangingChars="200" w:hanging="480"/>
          </w:pPr>
        </w:pPrChange>
      </w:pPr>
      <w:r w:rsidRPr="00ED7CFF">
        <w:rPr>
          <w:sz w:val="22"/>
          <w:szCs w:val="22"/>
          <w:rPrChange w:id="4133" w:author="t_竹沢 公佑" w:date="2019-10-06T13:50:00Z">
            <w:rPr/>
          </w:rPrChange>
        </w:rPr>
        <w:tab/>
      </w:r>
      <w:del w:id="4134" w:author="t_竹沢 公佑" w:date="2019-10-06T13:51:00Z">
        <w:r w:rsidRPr="00ED7CFF" w:rsidDel="00ED7CFF">
          <w:rPr>
            <w:sz w:val="22"/>
            <w:szCs w:val="22"/>
            <w:rPrChange w:id="4135" w:author="t_竹沢 公佑" w:date="2019-10-06T13:50:00Z">
              <w:rPr/>
            </w:rPrChange>
          </w:rPr>
          <w:delText>Note:</w:delText>
        </w:r>
      </w:del>
    </w:p>
    <w:p w:rsidR="00C978C1" w:rsidRPr="00ED7CFF" w:rsidRDefault="00C978C1">
      <w:pPr>
        <w:spacing w:line="0" w:lineRule="atLeast"/>
        <w:ind w:left="440" w:hangingChars="200" w:hanging="440"/>
        <w:rPr>
          <w:sz w:val="22"/>
          <w:szCs w:val="22"/>
          <w:rPrChange w:id="4136" w:author="t_竹沢 公佑" w:date="2019-10-06T13:50:00Z">
            <w:rPr/>
          </w:rPrChange>
        </w:rPr>
        <w:pPrChange w:id="4137" w:author="t_竹沢 公佑" w:date="2019-10-06T13:51:00Z">
          <w:pPr>
            <w:spacing w:line="0" w:lineRule="atLeast"/>
            <w:ind w:left="840"/>
          </w:pPr>
        </w:pPrChange>
      </w:pPr>
      <w:del w:id="4138" w:author="t_竹沢 公佑" w:date="2019-10-06T13:51:00Z">
        <w:r w:rsidRPr="00ED7CFF" w:rsidDel="00ED7CFF">
          <w:rPr>
            <w:sz w:val="22"/>
            <w:szCs w:val="22"/>
            <w:rPrChange w:id="4139" w:author="t_竹沢 公佑" w:date="2019-10-06T13:50:00Z">
              <w:rPr/>
            </w:rPrChange>
          </w:rPr>
          <w:delText xml:space="preserve">The prompt symbol ‘#’and ‘$’ represent </w:delText>
        </w:r>
      </w:del>
      <w:del w:id="4140" w:author="t_竹沢 公佑" w:date="2019-10-04T22:57:00Z">
        <w:r w:rsidRPr="00ED7CFF" w:rsidDel="007D2261">
          <w:rPr>
            <w:sz w:val="22"/>
            <w:szCs w:val="22"/>
            <w:rPrChange w:id="4141" w:author="t_竹沢 公佑" w:date="2019-10-06T13:50:00Z">
              <w:rPr/>
            </w:rPrChange>
          </w:rPr>
          <w:delText xml:space="preserve">the </w:delText>
        </w:r>
      </w:del>
      <w:del w:id="4142" w:author="t_竹沢 公佑" w:date="2019-10-06T13:51:00Z">
        <w:r w:rsidRPr="00ED7CFF" w:rsidDel="00ED7CFF">
          <w:rPr>
            <w:sz w:val="22"/>
            <w:szCs w:val="22"/>
            <w:rPrChange w:id="4143" w:author="t_竹沢 公佑" w:date="2019-10-06T13:50:00Z">
              <w:rPr/>
            </w:rPrChange>
          </w:rPr>
          <w:delText>authority level. ‘$’is for normal user. ‘#’ is for root user.</w:delText>
        </w:r>
      </w:del>
      <w:r w:rsidRPr="00ED7CFF">
        <w:rPr>
          <w:sz w:val="22"/>
          <w:szCs w:val="22"/>
          <w:rPrChange w:id="4144" w:author="t_竹沢 公佑" w:date="2019-10-06T13:50:00Z">
            <w:rPr/>
          </w:rPrChange>
        </w:rPr>
        <w:t xml:space="preserve"> </w:t>
      </w:r>
    </w:p>
    <w:p w:rsidR="006B7AB0" w:rsidRPr="00ED7CFF" w:rsidRDefault="006B7AB0" w:rsidP="000A52B4">
      <w:pPr>
        <w:spacing w:line="0" w:lineRule="atLeast"/>
        <w:rPr>
          <w:sz w:val="22"/>
          <w:szCs w:val="22"/>
          <w:rPrChange w:id="4145" w:author="t_竹沢 公佑" w:date="2019-10-06T13:50:00Z">
            <w:rPr/>
          </w:rPrChange>
        </w:rPr>
      </w:pPr>
      <w:r w:rsidRPr="00ED7CFF">
        <w:rPr>
          <w:sz w:val="22"/>
          <w:szCs w:val="22"/>
          <w:rPrChange w:id="4146" w:author="t_竹沢 公佑" w:date="2019-10-06T13:50:00Z">
            <w:rPr/>
          </w:rPrChange>
        </w:rPr>
        <w:t xml:space="preserve"> </w:t>
      </w:r>
      <w:r w:rsidR="00C978C1" w:rsidRPr="00ED7CFF">
        <w:rPr>
          <w:sz w:val="22"/>
          <w:szCs w:val="22"/>
          <w:rPrChange w:id="4147" w:author="t_竹沢 公佑" w:date="2019-10-06T13:50:00Z">
            <w:rPr/>
          </w:rPrChange>
        </w:rPr>
        <w:t>or</w:t>
      </w:r>
      <w:r w:rsidRPr="00ED7CFF">
        <w:rPr>
          <w:sz w:val="22"/>
          <w:szCs w:val="22"/>
          <w:rPrChange w:id="4148" w:author="t_竹沢 公佑" w:date="2019-10-06T13:50:00Z">
            <w:rPr/>
          </w:rPrChange>
        </w:rPr>
        <w:t xml:space="preserve"> </w:t>
      </w:r>
    </w:p>
    <w:p w:rsidR="006B7AB0" w:rsidRPr="00ED7CFF" w:rsidRDefault="006B7AB0" w:rsidP="000A52B4">
      <w:pPr>
        <w:spacing w:line="0" w:lineRule="atLeast"/>
        <w:rPr>
          <w:sz w:val="22"/>
          <w:szCs w:val="22"/>
          <w:rPrChange w:id="4149" w:author="t_竹沢 公佑" w:date="2019-10-06T13:50:00Z">
            <w:rPr/>
          </w:rPrChange>
        </w:rPr>
      </w:pPr>
    </w:p>
    <w:p w:rsidR="006B7AB0" w:rsidRPr="00ED7CFF" w:rsidRDefault="006B7AB0" w:rsidP="000A52B4">
      <w:pPr>
        <w:spacing w:line="0" w:lineRule="atLeast"/>
        <w:rPr>
          <w:sz w:val="22"/>
          <w:szCs w:val="22"/>
          <w:rPrChange w:id="4150" w:author="t_竹沢 公佑" w:date="2019-10-06T13:50:00Z">
            <w:rPr/>
          </w:rPrChange>
        </w:rPr>
      </w:pPr>
      <w:r w:rsidRPr="00ED7CFF">
        <w:rPr>
          <w:sz w:val="22"/>
          <w:szCs w:val="22"/>
          <w:rPrChange w:id="4151" w:author="t_竹沢 公佑" w:date="2019-10-06T13:50:00Z">
            <w:rPr/>
          </w:rPrChange>
        </w:rPr>
        <w:t xml:space="preserve"> </w:t>
      </w:r>
      <w:r w:rsidR="00C978C1" w:rsidRPr="00ED7CFF">
        <w:rPr>
          <w:sz w:val="22"/>
          <w:szCs w:val="22"/>
          <w:rPrChange w:id="4152" w:author="t_竹沢 公佑" w:date="2019-10-06T13:50:00Z">
            <w:rPr/>
          </w:rPrChange>
        </w:rPr>
        <w:t xml:space="preserve"> </w:t>
      </w:r>
      <w:r w:rsidRPr="00ED7CFF">
        <w:rPr>
          <w:sz w:val="22"/>
          <w:szCs w:val="22"/>
          <w:rPrChange w:id="4153" w:author="t_竹沢 公佑" w:date="2019-10-06T13:50:00Z">
            <w:rPr/>
          </w:rPrChange>
        </w:rPr>
        <w:t xml:space="preserve">$ sudo less /var/log/messages </w:t>
      </w:r>
    </w:p>
    <w:p w:rsidR="006B7AB0" w:rsidRPr="00ED7CFF" w:rsidRDefault="006B7AB0" w:rsidP="000A52B4">
      <w:pPr>
        <w:spacing w:line="0" w:lineRule="atLeast"/>
        <w:rPr>
          <w:sz w:val="22"/>
          <w:szCs w:val="22"/>
          <w:rPrChange w:id="4154" w:author="t_竹沢 公佑" w:date="2019-10-06T13:50:00Z">
            <w:rPr/>
          </w:rPrChange>
        </w:rPr>
      </w:pPr>
      <w:r w:rsidRPr="00ED7CFF">
        <w:rPr>
          <w:sz w:val="22"/>
          <w:szCs w:val="22"/>
          <w:rPrChange w:id="4155" w:author="t_竹沢 公佑" w:date="2019-10-06T13:50:00Z">
            <w:rPr/>
          </w:rPrChange>
        </w:rPr>
        <w:t xml:space="preserve"> </w:t>
      </w:r>
      <w:r w:rsidR="00C978C1" w:rsidRPr="00ED7CFF">
        <w:rPr>
          <w:sz w:val="22"/>
          <w:szCs w:val="22"/>
          <w:rPrChange w:id="4156" w:author="t_竹沢 公佑" w:date="2019-10-06T13:50:00Z">
            <w:rPr/>
          </w:rPrChange>
        </w:rPr>
        <w:t xml:space="preserve"> </w:t>
      </w:r>
      <w:r w:rsidRPr="00ED7CFF">
        <w:rPr>
          <w:sz w:val="22"/>
          <w:szCs w:val="22"/>
          <w:rPrChange w:id="4157" w:author="t_竹沢 公佑" w:date="2019-10-06T13:50:00Z">
            <w:rPr/>
          </w:rPrChange>
        </w:rPr>
        <w:t>(please input the sudo password)</w:t>
      </w:r>
    </w:p>
    <w:p w:rsidR="006B7AB0" w:rsidRPr="00ED7CFF" w:rsidRDefault="006B7AB0" w:rsidP="000A52B4">
      <w:pPr>
        <w:spacing w:line="0" w:lineRule="atLeast"/>
        <w:rPr>
          <w:sz w:val="22"/>
          <w:szCs w:val="22"/>
          <w:rPrChange w:id="4158" w:author="t_竹沢 公佑" w:date="2019-10-06T13:50:00Z">
            <w:rPr/>
          </w:rPrChange>
        </w:rPr>
      </w:pPr>
    </w:p>
    <w:p w:rsidR="00A856A5" w:rsidRPr="00A856A5" w:rsidRDefault="006616BE" w:rsidP="00A856A5">
      <w:pPr>
        <w:spacing w:line="0" w:lineRule="atLeast"/>
      </w:pPr>
      <w:r w:rsidRPr="00ED7CFF">
        <w:rPr>
          <w:sz w:val="22"/>
          <w:szCs w:val="22"/>
          <w:rPrChange w:id="4159" w:author="t_竹沢 公佑" w:date="2019-10-06T13:50:00Z">
            <w:rPr/>
          </w:rPrChange>
        </w:rPr>
        <w:br w:type="page"/>
      </w:r>
    </w:p>
    <w:p w:rsidR="00A856A5" w:rsidRPr="00A856A5" w:rsidRDefault="00A856A5" w:rsidP="00A856A5">
      <w:pPr>
        <w:pStyle w:val="af7"/>
        <w:keepNext/>
        <w:widowControl/>
        <w:numPr>
          <w:ilvl w:val="0"/>
          <w:numId w:val="1"/>
        </w:numPr>
        <w:tabs>
          <w:tab w:val="left" w:pos="1060"/>
        </w:tabs>
        <w:ind w:leftChars="0"/>
        <w:jc w:val="left"/>
        <w:outlineLvl w:val="2"/>
        <w:rPr>
          <w:rFonts w:ascii="ＭＳ Ｐゴシック" w:eastAsia="ＭＳ ゴシック" w:hAnsi="ＭＳ Ｐゴシック" w:cs="ＭＳ Ｐゴシック"/>
          <w:b/>
          <w:bCs/>
          <w:vanish/>
          <w:kern w:val="0"/>
          <w:sz w:val="24"/>
          <w:szCs w:val="24"/>
          <w:lang w:val="en"/>
        </w:rPr>
      </w:pPr>
    </w:p>
    <w:p w:rsidR="00A856A5" w:rsidRPr="00A856A5" w:rsidRDefault="00A856A5" w:rsidP="00A856A5">
      <w:pPr>
        <w:pStyle w:val="af7"/>
        <w:keepNext/>
        <w:widowControl/>
        <w:numPr>
          <w:ilvl w:val="0"/>
          <w:numId w:val="1"/>
        </w:numPr>
        <w:tabs>
          <w:tab w:val="left" w:pos="1060"/>
        </w:tabs>
        <w:ind w:leftChars="0"/>
        <w:jc w:val="left"/>
        <w:outlineLvl w:val="2"/>
        <w:rPr>
          <w:rFonts w:ascii="ＭＳ Ｐゴシック" w:eastAsia="ＭＳ ゴシック" w:hAnsi="ＭＳ Ｐゴシック" w:cs="ＭＳ Ｐゴシック"/>
          <w:b/>
          <w:bCs/>
          <w:vanish/>
          <w:kern w:val="0"/>
          <w:sz w:val="24"/>
          <w:szCs w:val="24"/>
          <w:lang w:val="en"/>
        </w:rPr>
      </w:pPr>
    </w:p>
    <w:p w:rsidR="00A856A5" w:rsidRPr="00A856A5" w:rsidRDefault="00A856A5" w:rsidP="00A856A5">
      <w:pPr>
        <w:pStyle w:val="af7"/>
        <w:keepNext/>
        <w:widowControl/>
        <w:numPr>
          <w:ilvl w:val="0"/>
          <w:numId w:val="1"/>
        </w:numPr>
        <w:tabs>
          <w:tab w:val="left" w:pos="1060"/>
        </w:tabs>
        <w:ind w:leftChars="0"/>
        <w:jc w:val="left"/>
        <w:outlineLvl w:val="2"/>
        <w:rPr>
          <w:rFonts w:ascii="ＭＳ Ｐゴシック" w:eastAsia="ＭＳ ゴシック" w:hAnsi="ＭＳ Ｐゴシック" w:cs="ＭＳ Ｐゴシック"/>
          <w:b/>
          <w:bCs/>
          <w:vanish/>
          <w:kern w:val="0"/>
          <w:sz w:val="24"/>
          <w:szCs w:val="24"/>
          <w:lang w:val="en"/>
        </w:rPr>
      </w:pPr>
    </w:p>
    <w:p w:rsidR="00A856A5" w:rsidRPr="00A856A5" w:rsidRDefault="00A856A5" w:rsidP="00A856A5">
      <w:pPr>
        <w:pStyle w:val="af7"/>
        <w:keepNext/>
        <w:widowControl/>
        <w:numPr>
          <w:ilvl w:val="1"/>
          <w:numId w:val="1"/>
        </w:numPr>
        <w:tabs>
          <w:tab w:val="left" w:pos="1060"/>
        </w:tabs>
        <w:ind w:leftChars="0"/>
        <w:jc w:val="left"/>
        <w:outlineLvl w:val="2"/>
        <w:rPr>
          <w:rFonts w:ascii="ＭＳ Ｐゴシック" w:eastAsia="ＭＳ ゴシック" w:hAnsi="ＭＳ Ｐゴシック" w:cs="ＭＳ Ｐゴシック"/>
          <w:b/>
          <w:bCs/>
          <w:vanish/>
          <w:kern w:val="0"/>
          <w:sz w:val="24"/>
          <w:szCs w:val="24"/>
          <w:lang w:val="en"/>
        </w:rPr>
      </w:pPr>
    </w:p>
    <w:p w:rsidR="00A856A5" w:rsidRPr="00A856A5" w:rsidRDefault="00A856A5" w:rsidP="00A856A5">
      <w:pPr>
        <w:pStyle w:val="af7"/>
        <w:keepNext/>
        <w:widowControl/>
        <w:numPr>
          <w:ilvl w:val="1"/>
          <w:numId w:val="1"/>
        </w:numPr>
        <w:tabs>
          <w:tab w:val="left" w:pos="1060"/>
        </w:tabs>
        <w:ind w:leftChars="0"/>
        <w:jc w:val="left"/>
        <w:outlineLvl w:val="2"/>
        <w:rPr>
          <w:rFonts w:ascii="ＭＳ Ｐゴシック" w:eastAsia="ＭＳ ゴシック" w:hAnsi="ＭＳ Ｐゴシック" w:cs="ＭＳ Ｐゴシック"/>
          <w:b/>
          <w:bCs/>
          <w:vanish/>
          <w:kern w:val="0"/>
          <w:sz w:val="24"/>
          <w:szCs w:val="24"/>
          <w:lang w:val="en"/>
        </w:rPr>
      </w:pPr>
    </w:p>
    <w:p w:rsidR="00A856A5" w:rsidRPr="00A856A5" w:rsidRDefault="00A856A5" w:rsidP="00A856A5">
      <w:pPr>
        <w:pStyle w:val="af7"/>
        <w:keepNext/>
        <w:widowControl/>
        <w:numPr>
          <w:ilvl w:val="1"/>
          <w:numId w:val="1"/>
        </w:numPr>
        <w:tabs>
          <w:tab w:val="left" w:pos="1060"/>
        </w:tabs>
        <w:ind w:leftChars="0"/>
        <w:jc w:val="left"/>
        <w:outlineLvl w:val="2"/>
        <w:rPr>
          <w:rFonts w:ascii="ＭＳ Ｐゴシック" w:eastAsia="ＭＳ ゴシック" w:hAnsi="ＭＳ Ｐゴシック" w:cs="ＭＳ Ｐゴシック"/>
          <w:b/>
          <w:bCs/>
          <w:vanish/>
          <w:kern w:val="0"/>
          <w:sz w:val="24"/>
          <w:szCs w:val="24"/>
          <w:lang w:val="en"/>
        </w:rPr>
      </w:pPr>
    </w:p>
    <w:p w:rsidR="00A856A5" w:rsidRPr="00A856A5" w:rsidRDefault="00A856A5" w:rsidP="00A856A5">
      <w:pPr>
        <w:pStyle w:val="af7"/>
        <w:keepNext/>
        <w:widowControl/>
        <w:numPr>
          <w:ilvl w:val="1"/>
          <w:numId w:val="1"/>
        </w:numPr>
        <w:tabs>
          <w:tab w:val="left" w:pos="1060"/>
        </w:tabs>
        <w:ind w:leftChars="0"/>
        <w:jc w:val="left"/>
        <w:outlineLvl w:val="2"/>
        <w:rPr>
          <w:rFonts w:ascii="ＭＳ Ｐゴシック" w:eastAsia="ＭＳ ゴシック" w:hAnsi="ＭＳ Ｐゴシック" w:cs="ＭＳ Ｐゴシック"/>
          <w:b/>
          <w:bCs/>
          <w:vanish/>
          <w:kern w:val="0"/>
          <w:sz w:val="24"/>
          <w:szCs w:val="24"/>
          <w:lang w:val="en"/>
        </w:rPr>
      </w:pPr>
    </w:p>
    <w:p w:rsidR="00A856A5" w:rsidRPr="00A856A5" w:rsidRDefault="00A856A5" w:rsidP="00A856A5">
      <w:pPr>
        <w:pStyle w:val="af7"/>
        <w:keepNext/>
        <w:widowControl/>
        <w:numPr>
          <w:ilvl w:val="1"/>
          <w:numId w:val="1"/>
        </w:numPr>
        <w:tabs>
          <w:tab w:val="left" w:pos="1060"/>
        </w:tabs>
        <w:ind w:leftChars="0"/>
        <w:jc w:val="left"/>
        <w:outlineLvl w:val="2"/>
        <w:rPr>
          <w:rFonts w:ascii="ＭＳ Ｐゴシック" w:eastAsia="ＭＳ ゴシック" w:hAnsi="ＭＳ Ｐゴシック" w:cs="ＭＳ Ｐゴシック"/>
          <w:b/>
          <w:bCs/>
          <w:vanish/>
          <w:kern w:val="0"/>
          <w:sz w:val="24"/>
          <w:szCs w:val="24"/>
          <w:lang w:val="en"/>
        </w:rPr>
      </w:pPr>
    </w:p>
    <w:p w:rsidR="00A856A5" w:rsidRPr="00A856A5" w:rsidRDefault="00A856A5" w:rsidP="00A856A5">
      <w:pPr>
        <w:pStyle w:val="af7"/>
        <w:keepNext/>
        <w:widowControl/>
        <w:numPr>
          <w:ilvl w:val="1"/>
          <w:numId w:val="1"/>
        </w:numPr>
        <w:tabs>
          <w:tab w:val="left" w:pos="1060"/>
        </w:tabs>
        <w:ind w:leftChars="0"/>
        <w:jc w:val="left"/>
        <w:outlineLvl w:val="2"/>
        <w:rPr>
          <w:rFonts w:ascii="ＭＳ Ｐゴシック" w:eastAsia="ＭＳ ゴシック" w:hAnsi="ＭＳ Ｐゴシック" w:cs="ＭＳ Ｐゴシック"/>
          <w:b/>
          <w:bCs/>
          <w:vanish/>
          <w:kern w:val="0"/>
          <w:sz w:val="24"/>
          <w:szCs w:val="24"/>
          <w:lang w:val="en"/>
        </w:rPr>
      </w:pPr>
    </w:p>
    <w:p w:rsidR="00A856A5" w:rsidRPr="00A856A5" w:rsidRDefault="00A856A5" w:rsidP="002E0BDC">
      <w:pPr>
        <w:pStyle w:val="3"/>
      </w:pPr>
      <w:bookmarkStart w:id="4160" w:name="_Toc63179405"/>
      <w:r w:rsidRPr="00A856A5">
        <w:rPr>
          <w:rFonts w:hint="eastAsia"/>
        </w:rPr>
        <w:t>Log format</w:t>
      </w:r>
      <w:bookmarkEnd w:id="4160"/>
    </w:p>
    <w:p w:rsidR="00D870F9" w:rsidRPr="00ED7CFF" w:rsidRDefault="00C978C1" w:rsidP="000A52B4">
      <w:pPr>
        <w:spacing w:line="0" w:lineRule="atLeast"/>
        <w:rPr>
          <w:sz w:val="22"/>
          <w:szCs w:val="22"/>
          <w:rPrChange w:id="4161" w:author="t_竹沢 公佑" w:date="2019-10-06T13:51:00Z">
            <w:rPr/>
          </w:rPrChange>
        </w:rPr>
      </w:pPr>
      <w:r w:rsidRPr="00ED7CFF">
        <w:rPr>
          <w:sz w:val="22"/>
          <w:szCs w:val="22"/>
          <w:rPrChange w:id="4162" w:author="t_竹沢 公佑" w:date="2019-10-06T13:51:00Z">
            <w:rPr/>
          </w:rPrChange>
        </w:rPr>
        <w:t xml:space="preserve"> The DRXP driver has three </w:t>
      </w:r>
      <w:r w:rsidR="006B7AB0" w:rsidRPr="00ED7CFF">
        <w:rPr>
          <w:sz w:val="22"/>
          <w:szCs w:val="22"/>
          <w:rPrChange w:id="4163" w:author="t_竹沢 公佑" w:date="2019-10-06T13:51:00Z">
            <w:rPr/>
          </w:rPrChange>
        </w:rPr>
        <w:t>log formats</w:t>
      </w:r>
      <w:ins w:id="4164" w:author="t_竹沢 公佑" w:date="2019-10-04T22:58:00Z">
        <w:r w:rsidR="007D2261" w:rsidRPr="00ED7CFF">
          <w:rPr>
            <w:sz w:val="22"/>
            <w:szCs w:val="22"/>
            <w:rPrChange w:id="4165" w:author="t_竹沢 公佑" w:date="2019-10-06T13:51:00Z">
              <w:rPr/>
            </w:rPrChange>
          </w:rPr>
          <w:t xml:space="preserve"> </w:t>
        </w:r>
      </w:ins>
      <w:del w:id="4166" w:author="t_竹沢 公佑" w:date="2019-10-04T22:58:00Z">
        <w:r w:rsidR="006B7AB0" w:rsidRPr="00ED7CFF" w:rsidDel="007D2261">
          <w:rPr>
            <w:sz w:val="22"/>
            <w:szCs w:val="22"/>
            <w:rPrChange w:id="4167" w:author="t_竹沢 公佑" w:date="2019-10-06T13:51:00Z">
              <w:rPr/>
            </w:rPrChange>
          </w:rPr>
          <w:delText xml:space="preserve">. </w:delText>
        </w:r>
        <w:r w:rsidRPr="00ED7CFF" w:rsidDel="007D2261">
          <w:rPr>
            <w:sz w:val="22"/>
            <w:szCs w:val="22"/>
            <w:rPrChange w:id="4168" w:author="t_竹沢 公佑" w:date="2019-10-06T13:51:00Z">
              <w:rPr/>
            </w:rPrChange>
          </w:rPr>
          <w:delText xml:space="preserve">Examples are </w:delText>
        </w:r>
      </w:del>
      <w:r w:rsidRPr="00ED7CFF">
        <w:rPr>
          <w:sz w:val="22"/>
          <w:szCs w:val="22"/>
          <w:rPrChange w:id="4169" w:author="t_竹沢 公佑" w:date="2019-10-06T13:51:00Z">
            <w:rPr/>
          </w:rPrChange>
        </w:rPr>
        <w:t>as</w:t>
      </w:r>
      <w:del w:id="4170" w:author="t_竹沢 公佑" w:date="2019-10-04T22:58:00Z">
        <w:r w:rsidRPr="00ED7CFF" w:rsidDel="007D2261">
          <w:rPr>
            <w:sz w:val="22"/>
            <w:szCs w:val="22"/>
            <w:rPrChange w:id="4171" w:author="t_竹沢 公佑" w:date="2019-10-06T13:51:00Z">
              <w:rPr/>
            </w:rPrChange>
          </w:rPr>
          <w:delText xml:space="preserve"> </w:delText>
        </w:r>
      </w:del>
      <w:ins w:id="4172" w:author="t_竹沢 公佑" w:date="2019-10-04T22:58:00Z">
        <w:r w:rsidR="007D2261" w:rsidRPr="00ED7CFF">
          <w:rPr>
            <w:sz w:val="22"/>
            <w:szCs w:val="22"/>
            <w:rPrChange w:id="4173" w:author="t_竹沢 公佑" w:date="2019-10-06T13:51:00Z">
              <w:rPr/>
            </w:rPrChange>
          </w:rPr>
          <w:t xml:space="preserve"> below</w:t>
        </w:r>
      </w:ins>
      <w:del w:id="4174" w:author="t_竹沢 公佑" w:date="2019-10-04T22:58:00Z">
        <w:r w:rsidRPr="00ED7CFF" w:rsidDel="007D2261">
          <w:rPr>
            <w:sz w:val="22"/>
            <w:szCs w:val="22"/>
            <w:rPrChange w:id="4175" w:author="t_竹沢 公佑" w:date="2019-10-06T13:51:00Z">
              <w:rPr/>
            </w:rPrChange>
          </w:rPr>
          <w:delText>follows</w:delText>
        </w:r>
      </w:del>
      <w:r w:rsidRPr="00ED7CFF">
        <w:rPr>
          <w:sz w:val="22"/>
          <w:szCs w:val="22"/>
          <w:rPrChange w:id="4176" w:author="t_竹沢 公佑" w:date="2019-10-06T13:51:00Z">
            <w:rPr/>
          </w:rPrChange>
        </w:rPr>
        <w:t>.</w:t>
      </w:r>
    </w:p>
    <w:p w:rsidR="004174B3" w:rsidRPr="00ED7CFF" w:rsidRDefault="004174B3" w:rsidP="000A52B4">
      <w:pPr>
        <w:spacing w:line="0" w:lineRule="atLeast"/>
        <w:rPr>
          <w:sz w:val="22"/>
          <w:szCs w:val="22"/>
          <w:rPrChange w:id="4177" w:author="t_竹沢 公佑" w:date="2019-10-06T13:51:00Z">
            <w:rPr/>
          </w:rPrChange>
        </w:rPr>
      </w:pPr>
    </w:p>
    <w:p w:rsidR="00D870F9" w:rsidRPr="00ED7CFF" w:rsidRDefault="00C978C1" w:rsidP="00C978C1">
      <w:pPr>
        <w:numPr>
          <w:ilvl w:val="0"/>
          <w:numId w:val="19"/>
        </w:numPr>
        <w:spacing w:line="0" w:lineRule="atLeast"/>
        <w:rPr>
          <w:sz w:val="22"/>
          <w:szCs w:val="22"/>
          <w:rPrChange w:id="4178" w:author="t_竹沢 公佑" w:date="2019-10-06T13:51:00Z">
            <w:rPr/>
          </w:rPrChange>
        </w:rPr>
      </w:pPr>
      <w:r w:rsidRPr="00ED7CFF">
        <w:rPr>
          <w:sz w:val="22"/>
          <w:szCs w:val="22"/>
          <w:rPrChange w:id="4179" w:author="t_竹沢 公佑" w:date="2019-10-06T13:51:00Z">
            <w:rPr/>
          </w:rPrChange>
        </w:rPr>
        <w:t>The generic log message.</w:t>
      </w:r>
    </w:p>
    <w:p w:rsidR="00C978C1" w:rsidRPr="00ED7CFF" w:rsidRDefault="00C978C1">
      <w:pPr>
        <w:spacing w:line="0" w:lineRule="atLeast"/>
        <w:ind w:firstLineChars="200" w:firstLine="440"/>
        <w:rPr>
          <w:sz w:val="22"/>
          <w:szCs w:val="22"/>
          <w:rPrChange w:id="4180" w:author="t_竹沢 公佑" w:date="2019-10-06T13:51:00Z">
            <w:rPr/>
          </w:rPrChange>
        </w:rPr>
        <w:pPrChange w:id="4181" w:author="t_竹沢 公佑" w:date="2019-10-06T13:51:00Z">
          <w:pPr>
            <w:spacing w:line="0" w:lineRule="atLeast"/>
            <w:ind w:firstLineChars="200" w:firstLine="480"/>
          </w:pPr>
        </w:pPrChange>
      </w:pPr>
      <w:r w:rsidRPr="00ED7CFF">
        <w:rPr>
          <w:sz w:val="22"/>
          <w:szCs w:val="22"/>
          <w:rPrChange w:id="4182" w:author="t_竹沢 公佑" w:date="2019-10-06T13:51:00Z">
            <w:rPr/>
          </w:rPrChange>
        </w:rPr>
        <w:t xml:space="preserve">Ex. </w:t>
      </w:r>
      <w:r w:rsidR="006616BE" w:rsidRPr="00ED7CFF">
        <w:rPr>
          <w:sz w:val="22"/>
          <w:szCs w:val="22"/>
          <w:rPrChange w:id="4183" w:author="t_竹沢 公佑" w:date="2019-10-06T13:51:00Z">
            <w:rPr/>
          </w:rPrChange>
        </w:rPr>
        <w:t xml:space="preserve"> Jun 18 16:54:27 localhost.localdomain kernel: drxpd : start loading module.</w:t>
      </w:r>
    </w:p>
    <w:p w:rsidR="00C978C1" w:rsidRPr="00ED7CFF" w:rsidRDefault="00C978C1" w:rsidP="00C978C1">
      <w:pPr>
        <w:spacing w:line="0" w:lineRule="atLeast"/>
        <w:ind w:left="420"/>
        <w:rPr>
          <w:sz w:val="22"/>
          <w:szCs w:val="22"/>
          <w:rPrChange w:id="4184" w:author="t_竹沢 公佑" w:date="2019-10-06T13:51:00Z">
            <w:rPr/>
          </w:rPrChange>
        </w:rPr>
      </w:pPr>
    </w:p>
    <w:p w:rsidR="00655186" w:rsidRPr="00ED7CFF" w:rsidRDefault="00655186" w:rsidP="00C978C1">
      <w:pPr>
        <w:spacing w:line="0" w:lineRule="atLeast"/>
        <w:ind w:left="420"/>
        <w:rPr>
          <w:sz w:val="22"/>
          <w:szCs w:val="22"/>
          <w:rPrChange w:id="4185" w:author="t_竹沢 公佑" w:date="2019-10-06T13:51:00Z">
            <w:rPr/>
          </w:rPrChange>
        </w:rPr>
      </w:pPr>
      <w:r w:rsidRPr="00ED7CFF">
        <w:rPr>
          <w:sz w:val="22"/>
          <w:szCs w:val="22"/>
          <w:rPrChange w:id="4186" w:author="t_竹沢 公佑" w:date="2019-10-06T13:51:00Z">
            <w:rPr/>
          </w:rPrChange>
        </w:rPr>
        <w:t xml:space="preserve">       This log message type is for logging the general event.</w:t>
      </w:r>
    </w:p>
    <w:p w:rsidR="00655186" w:rsidRPr="00ED7CFF" w:rsidRDefault="00655186" w:rsidP="00C978C1">
      <w:pPr>
        <w:spacing w:line="0" w:lineRule="atLeast"/>
        <w:ind w:left="420"/>
        <w:rPr>
          <w:sz w:val="22"/>
          <w:szCs w:val="22"/>
          <w:rPrChange w:id="4187" w:author="t_竹沢 公佑" w:date="2019-10-06T13:51:00Z">
            <w:rPr/>
          </w:rPrChange>
        </w:rPr>
      </w:pPr>
    </w:p>
    <w:p w:rsidR="00C978C1" w:rsidRPr="00ED7CFF" w:rsidRDefault="00C978C1" w:rsidP="00C978C1">
      <w:pPr>
        <w:numPr>
          <w:ilvl w:val="0"/>
          <w:numId w:val="19"/>
        </w:numPr>
        <w:spacing w:line="0" w:lineRule="atLeast"/>
        <w:rPr>
          <w:sz w:val="22"/>
          <w:szCs w:val="22"/>
          <w:rPrChange w:id="4188" w:author="t_竹沢 公佑" w:date="2019-10-06T13:51:00Z">
            <w:rPr/>
          </w:rPrChange>
        </w:rPr>
      </w:pPr>
      <w:r w:rsidRPr="00ED7CFF">
        <w:rPr>
          <w:sz w:val="22"/>
          <w:szCs w:val="22"/>
          <w:rPrChange w:id="4189" w:author="t_竹沢 公佑" w:date="2019-10-06T13:51:00Z">
            <w:rPr/>
          </w:rPrChange>
        </w:rPr>
        <w:t>The log message for the ALMA frame</w:t>
      </w:r>
      <w:del w:id="4190" w:author="t_竹沢 公佑" w:date="2019-08-22T15:18:00Z">
        <w:r w:rsidRPr="00ED7CFF" w:rsidDel="00ED47F5">
          <w:rPr>
            <w:sz w:val="22"/>
            <w:szCs w:val="22"/>
            <w:rPrChange w:id="4191" w:author="t_竹沢 公佑" w:date="2019-10-06T13:51:00Z">
              <w:rPr/>
            </w:rPrChange>
          </w:rPr>
          <w:delText xml:space="preserve"> </w:delText>
        </w:r>
      </w:del>
      <w:ins w:id="4192" w:author="t_竹沢 公佑" w:date="2019-08-22T15:18:00Z">
        <w:r w:rsidR="00ED47F5" w:rsidRPr="00ED7CFF">
          <w:rPr>
            <w:sz w:val="22"/>
            <w:szCs w:val="22"/>
            <w:rPrChange w:id="4193" w:author="t_竹沢 公佑" w:date="2019-10-06T13:51:00Z">
              <w:rPr/>
            </w:rPrChange>
          </w:rPr>
          <w:t xml:space="preserve"> ID</w:t>
        </w:r>
      </w:ins>
      <w:del w:id="4194" w:author="t_竹沢 公佑" w:date="2019-08-22T15:18:00Z">
        <w:r w:rsidRPr="00ED7CFF" w:rsidDel="00ED47F5">
          <w:rPr>
            <w:sz w:val="22"/>
            <w:szCs w:val="22"/>
            <w:rPrChange w:id="4195" w:author="t_竹沢 公佑" w:date="2019-10-06T13:51:00Z">
              <w:rPr/>
            </w:rPrChange>
          </w:rPr>
          <w:delText>interface</w:delText>
        </w:r>
      </w:del>
      <w:r w:rsidRPr="00ED7CFF">
        <w:rPr>
          <w:sz w:val="22"/>
          <w:szCs w:val="22"/>
          <w:rPrChange w:id="4196" w:author="t_竹沢 公佑" w:date="2019-10-06T13:51:00Z">
            <w:rPr/>
          </w:rPrChange>
        </w:rPr>
        <w:t>.</w:t>
      </w:r>
    </w:p>
    <w:p w:rsidR="006616BE" w:rsidRPr="00ED7CFF" w:rsidRDefault="006616BE">
      <w:pPr>
        <w:spacing w:line="0" w:lineRule="atLeast"/>
        <w:ind w:leftChars="200" w:left="1250" w:hangingChars="350" w:hanging="770"/>
        <w:rPr>
          <w:sz w:val="22"/>
          <w:szCs w:val="22"/>
          <w:rPrChange w:id="4197" w:author="t_竹沢 公佑" w:date="2019-10-06T13:51:00Z">
            <w:rPr/>
          </w:rPrChange>
        </w:rPr>
        <w:pPrChange w:id="4198" w:author="t_竹沢 公佑" w:date="2019-10-06T13:51:00Z">
          <w:pPr>
            <w:spacing w:line="0" w:lineRule="atLeast"/>
            <w:ind w:leftChars="200" w:left="1320" w:hangingChars="350" w:hanging="840"/>
          </w:pPr>
        </w:pPrChange>
      </w:pPr>
      <w:r w:rsidRPr="00ED7CFF">
        <w:rPr>
          <w:sz w:val="22"/>
          <w:szCs w:val="22"/>
          <w:rPrChange w:id="4199" w:author="t_竹沢 公佑" w:date="2019-10-06T13:51:00Z">
            <w:rPr/>
          </w:rPrChange>
        </w:rPr>
        <w:t>Ex.</w:t>
      </w:r>
      <w:r w:rsidR="00C978C1" w:rsidRPr="00ED7CFF">
        <w:rPr>
          <w:sz w:val="22"/>
          <w:szCs w:val="22"/>
          <w:rPrChange w:id="4200" w:author="t_竹沢 公佑" w:date="2019-10-06T13:51:00Z">
            <w:rPr/>
          </w:rPrChange>
        </w:rPr>
        <w:t xml:space="preserve"> </w:t>
      </w:r>
      <w:r w:rsidRPr="00ED7CFF">
        <w:rPr>
          <w:sz w:val="22"/>
          <w:szCs w:val="22"/>
          <w:rPrChange w:id="4201" w:author="t_竹沢 公佑" w:date="2019-10-06T13:51:00Z">
            <w:rPr/>
          </w:rPrChange>
        </w:rPr>
        <w:t xml:space="preserve"> Jun 18 16:54:27 localhost.localdomain kernel: drxpd{#0} IF{#01} : create character device </w:t>
      </w:r>
    </w:p>
    <w:p w:rsidR="00C978C1" w:rsidRPr="00ED7CFF" w:rsidRDefault="006616BE">
      <w:pPr>
        <w:spacing w:line="0" w:lineRule="atLeast"/>
        <w:ind w:firstLineChars="450" w:firstLine="990"/>
        <w:rPr>
          <w:sz w:val="22"/>
          <w:szCs w:val="22"/>
          <w:rPrChange w:id="4202" w:author="t_竹沢 公佑" w:date="2019-10-06T13:51:00Z">
            <w:rPr/>
          </w:rPrChange>
        </w:rPr>
        <w:pPrChange w:id="4203" w:author="t_竹沢 公佑" w:date="2019-10-06T13:51:00Z">
          <w:pPr>
            <w:spacing w:line="0" w:lineRule="atLeast"/>
            <w:ind w:firstLineChars="450" w:firstLine="1080"/>
          </w:pPr>
        </w:pPrChange>
      </w:pPr>
      <w:r w:rsidRPr="00ED7CFF">
        <w:rPr>
          <w:sz w:val="22"/>
          <w:szCs w:val="22"/>
          <w:rPrChange w:id="4204" w:author="t_竹沢 公佑" w:date="2019-10-06T13:51:00Z">
            <w:rPr/>
          </w:rPrChange>
        </w:rPr>
        <w:t>file. (drxpd0).</w:t>
      </w:r>
    </w:p>
    <w:p w:rsidR="00C978C1" w:rsidRPr="00ED7CFF" w:rsidRDefault="00C978C1" w:rsidP="00C978C1">
      <w:pPr>
        <w:spacing w:line="0" w:lineRule="atLeast"/>
        <w:ind w:left="840"/>
        <w:rPr>
          <w:sz w:val="22"/>
          <w:szCs w:val="22"/>
          <w:rPrChange w:id="4205" w:author="t_竹沢 公佑" w:date="2019-10-06T13:51:00Z">
            <w:rPr/>
          </w:rPrChange>
        </w:rPr>
      </w:pPr>
    </w:p>
    <w:p w:rsidR="006616BE" w:rsidRPr="00ED7CFF" w:rsidRDefault="00655186">
      <w:pPr>
        <w:spacing w:line="0" w:lineRule="atLeast"/>
        <w:ind w:leftChars="300" w:left="1270" w:hangingChars="250" w:hanging="550"/>
        <w:rPr>
          <w:sz w:val="22"/>
          <w:szCs w:val="22"/>
          <w:rPrChange w:id="4206" w:author="t_竹沢 公佑" w:date="2019-10-06T13:51:00Z">
            <w:rPr/>
          </w:rPrChange>
        </w:rPr>
        <w:pPrChange w:id="4207" w:author="t_竹沢 公佑" w:date="2019-10-06T13:51:00Z">
          <w:pPr>
            <w:spacing w:line="0" w:lineRule="atLeast"/>
            <w:ind w:leftChars="300" w:left="1320" w:hangingChars="250" w:hanging="600"/>
          </w:pPr>
        </w:pPrChange>
      </w:pPr>
      <w:r w:rsidRPr="00ED7CFF">
        <w:rPr>
          <w:sz w:val="22"/>
          <w:szCs w:val="22"/>
          <w:rPrChange w:id="4208" w:author="t_竹沢 公佑" w:date="2019-10-06T13:51:00Z">
            <w:rPr/>
          </w:rPrChange>
        </w:rPr>
        <w:t xml:space="preserve">     This log message type is for logging the event especially related </w:t>
      </w:r>
      <w:ins w:id="4209" w:author="t_竹沢 公佑" w:date="2019-10-04T22:59:00Z">
        <w:r w:rsidR="007D2261" w:rsidRPr="00ED7CFF">
          <w:rPr>
            <w:sz w:val="22"/>
            <w:szCs w:val="22"/>
            <w:rPrChange w:id="4210" w:author="t_竹沢 公佑" w:date="2019-10-06T13:51:00Z">
              <w:rPr/>
            </w:rPrChange>
          </w:rPr>
          <w:t xml:space="preserve">to </w:t>
        </w:r>
      </w:ins>
      <w:del w:id="4211" w:author="t_竹沢 公佑" w:date="2019-10-04T22:59:00Z">
        <w:r w:rsidRPr="00ED7CFF" w:rsidDel="007D2261">
          <w:rPr>
            <w:sz w:val="22"/>
            <w:szCs w:val="22"/>
            <w:rPrChange w:id="4212" w:author="t_竹沢 公佑" w:date="2019-10-06T13:51:00Z">
              <w:rPr/>
            </w:rPrChange>
          </w:rPr>
          <w:delText xml:space="preserve">with </w:delText>
        </w:r>
      </w:del>
      <w:r w:rsidRPr="00ED7CFF">
        <w:rPr>
          <w:sz w:val="22"/>
          <w:szCs w:val="22"/>
          <w:rPrChange w:id="4213" w:author="t_竹沢 公佑" w:date="2019-10-06T13:51:00Z">
            <w:rPr/>
          </w:rPrChange>
        </w:rPr>
        <w:t>ALMA frame</w:t>
      </w:r>
      <w:ins w:id="4214" w:author="t_竹沢 公佑" w:date="2019-08-22T15:18:00Z">
        <w:r w:rsidR="00ED47F5" w:rsidRPr="00ED7CFF">
          <w:rPr>
            <w:sz w:val="22"/>
            <w:szCs w:val="22"/>
            <w:rPrChange w:id="4215" w:author="t_竹沢 公佑" w:date="2019-10-06T13:51:00Z">
              <w:rPr/>
            </w:rPrChange>
          </w:rPr>
          <w:t xml:space="preserve"> </w:t>
        </w:r>
      </w:ins>
      <w:del w:id="4216" w:author="t_竹沢 公佑" w:date="2019-08-22T15:18:00Z">
        <w:r w:rsidRPr="00ED7CFF" w:rsidDel="00ED47F5">
          <w:rPr>
            <w:sz w:val="22"/>
            <w:szCs w:val="22"/>
            <w:rPrChange w:id="4217" w:author="t_竹沢 公佑" w:date="2019-10-06T13:51:00Z">
              <w:rPr/>
            </w:rPrChange>
          </w:rPr>
          <w:delText xml:space="preserve"> </w:delText>
        </w:r>
      </w:del>
      <w:ins w:id="4218" w:author="t_竹沢 公佑" w:date="2019-08-22T15:18:00Z">
        <w:r w:rsidR="00ED47F5" w:rsidRPr="00ED7CFF">
          <w:rPr>
            <w:sz w:val="22"/>
            <w:szCs w:val="22"/>
            <w:rPrChange w:id="4219" w:author="t_竹沢 公佑" w:date="2019-10-06T13:51:00Z">
              <w:rPr/>
            </w:rPrChange>
          </w:rPr>
          <w:t>IF</w:t>
        </w:r>
      </w:ins>
      <w:del w:id="4220" w:author="t_竹沢 公佑" w:date="2019-08-22T15:18:00Z">
        <w:r w:rsidRPr="00ED7CFF" w:rsidDel="00ED47F5">
          <w:rPr>
            <w:sz w:val="22"/>
            <w:szCs w:val="22"/>
            <w:rPrChange w:id="4221" w:author="t_竹沢 公佑" w:date="2019-10-06T13:51:00Z">
              <w:rPr/>
            </w:rPrChange>
          </w:rPr>
          <w:delText>interface</w:delText>
        </w:r>
      </w:del>
      <w:r w:rsidRPr="00ED7CFF">
        <w:rPr>
          <w:sz w:val="22"/>
          <w:szCs w:val="22"/>
          <w:rPrChange w:id="4222" w:author="t_竹沢 公佑" w:date="2019-10-06T13:51:00Z">
            <w:rPr/>
          </w:rPrChange>
        </w:rPr>
        <w:t xml:space="preserve">. </w:t>
      </w:r>
      <w:r w:rsidR="006616BE" w:rsidRPr="00ED7CFF">
        <w:rPr>
          <w:sz w:val="22"/>
          <w:szCs w:val="22"/>
          <w:rPrChange w:id="4223" w:author="t_竹沢 公佑" w:date="2019-10-06T13:51:00Z">
            <w:rPr/>
          </w:rPrChange>
        </w:rPr>
        <w:t>The word drxpd{</w:t>
      </w:r>
      <w:r w:rsidR="006616BE" w:rsidRPr="00ED7CFF">
        <w:rPr>
          <w:b/>
          <w:sz w:val="22"/>
          <w:szCs w:val="22"/>
          <w:u w:val="single"/>
          <w:rPrChange w:id="4224" w:author="t_竹沢 公佑" w:date="2019-10-06T13:51:00Z">
            <w:rPr>
              <w:b/>
              <w:u w:val="single"/>
            </w:rPr>
          </w:rPrChange>
        </w:rPr>
        <w:t>#0</w:t>
      </w:r>
      <w:r w:rsidR="006616BE" w:rsidRPr="00ED7CFF">
        <w:rPr>
          <w:sz w:val="22"/>
          <w:szCs w:val="22"/>
          <w:rPrChange w:id="4225" w:author="t_竹沢 公佑" w:date="2019-10-06T13:51:00Z">
            <w:rPr/>
          </w:rPrChange>
        </w:rPr>
        <w:t xml:space="preserve">} in the above message means this log message is related </w:t>
      </w:r>
      <w:ins w:id="4226" w:author="t_竹沢 公佑" w:date="2019-08-22T15:19:00Z">
        <w:r w:rsidR="00ED47F5" w:rsidRPr="00ED7CFF">
          <w:rPr>
            <w:sz w:val="22"/>
            <w:szCs w:val="22"/>
            <w:rPrChange w:id="4227" w:author="t_竹沢 公佑" w:date="2019-10-06T13:51:00Z">
              <w:rPr/>
            </w:rPrChange>
          </w:rPr>
          <w:t xml:space="preserve">to </w:t>
        </w:r>
      </w:ins>
      <w:r w:rsidR="006616BE" w:rsidRPr="00ED7CFF">
        <w:rPr>
          <w:sz w:val="22"/>
          <w:szCs w:val="22"/>
          <w:rPrChange w:id="4228" w:author="t_竹沢 公佑" w:date="2019-10-06T13:51:00Z">
            <w:rPr/>
          </w:rPrChange>
        </w:rPr>
        <w:t>device file /dev/drxpd</w:t>
      </w:r>
      <w:r w:rsidR="006616BE" w:rsidRPr="00ED7CFF">
        <w:rPr>
          <w:b/>
          <w:sz w:val="22"/>
          <w:szCs w:val="22"/>
          <w:u w:val="single"/>
          <w:rPrChange w:id="4229" w:author="t_竹沢 公佑" w:date="2019-10-06T13:51:00Z">
            <w:rPr>
              <w:b/>
              <w:u w:val="single"/>
            </w:rPr>
          </w:rPrChange>
        </w:rPr>
        <w:t>0</w:t>
      </w:r>
      <w:r w:rsidR="006616BE" w:rsidRPr="00ED7CFF">
        <w:rPr>
          <w:sz w:val="22"/>
          <w:szCs w:val="22"/>
          <w:rPrChange w:id="4230" w:author="t_竹沢 公佑" w:date="2019-10-06T13:51:00Z">
            <w:rPr/>
          </w:rPrChange>
        </w:rPr>
        <w:t>. The word IF{</w:t>
      </w:r>
      <w:r w:rsidR="006616BE" w:rsidRPr="00ED7CFF">
        <w:rPr>
          <w:b/>
          <w:sz w:val="22"/>
          <w:szCs w:val="22"/>
          <w:rPrChange w:id="4231" w:author="t_竹沢 公佑" w:date="2019-10-06T13:51:00Z">
            <w:rPr>
              <w:b/>
            </w:rPr>
          </w:rPrChange>
        </w:rPr>
        <w:t>#01</w:t>
      </w:r>
      <w:r w:rsidR="006616BE" w:rsidRPr="00ED7CFF">
        <w:rPr>
          <w:sz w:val="22"/>
          <w:szCs w:val="22"/>
          <w:rPrChange w:id="4232" w:author="t_竹沢 公佑" w:date="2019-10-06T13:51:00Z">
            <w:rPr/>
          </w:rPrChange>
        </w:rPr>
        <w:t xml:space="preserve">} in the above message means this log message is related </w:t>
      </w:r>
      <w:ins w:id="4233" w:author="t_竹沢 公佑" w:date="2019-08-22T15:19:00Z">
        <w:r w:rsidR="00ED47F5" w:rsidRPr="00ED7CFF">
          <w:rPr>
            <w:sz w:val="22"/>
            <w:szCs w:val="22"/>
            <w:rPrChange w:id="4234" w:author="t_竹沢 公佑" w:date="2019-10-06T13:51:00Z">
              <w:rPr/>
            </w:rPrChange>
          </w:rPr>
          <w:t>to IF</w:t>
        </w:r>
      </w:ins>
      <w:del w:id="4235" w:author="t_竹沢 公佑" w:date="2019-08-22T15:19:00Z">
        <w:r w:rsidR="006616BE" w:rsidRPr="00ED7CFF" w:rsidDel="00ED47F5">
          <w:rPr>
            <w:sz w:val="22"/>
            <w:szCs w:val="22"/>
            <w:rPrChange w:id="4236" w:author="t_竹沢 公佑" w:date="2019-10-06T13:51:00Z">
              <w:rPr/>
            </w:rPrChange>
          </w:rPr>
          <w:delText>interface</w:delText>
        </w:r>
      </w:del>
      <w:r w:rsidR="006616BE" w:rsidRPr="00ED7CFF">
        <w:rPr>
          <w:sz w:val="22"/>
          <w:szCs w:val="22"/>
          <w:rPrChange w:id="4237" w:author="t_竹沢 公佑" w:date="2019-10-06T13:51:00Z">
            <w:rPr/>
          </w:rPrChange>
        </w:rPr>
        <w:t>1.</w:t>
      </w:r>
    </w:p>
    <w:p w:rsidR="006616BE" w:rsidRPr="00ED7CFF" w:rsidRDefault="006616BE">
      <w:pPr>
        <w:spacing w:line="0" w:lineRule="atLeast"/>
        <w:ind w:left="1210" w:hangingChars="550" w:hanging="1210"/>
        <w:rPr>
          <w:sz w:val="22"/>
          <w:szCs w:val="22"/>
          <w:rPrChange w:id="4238" w:author="t_竹沢 公佑" w:date="2019-10-06T13:51:00Z">
            <w:rPr/>
          </w:rPrChange>
        </w:rPr>
        <w:pPrChange w:id="4239" w:author="t_竹沢 公佑" w:date="2019-10-06T13:51:00Z">
          <w:pPr>
            <w:spacing w:line="0" w:lineRule="atLeast"/>
            <w:ind w:left="1320" w:hangingChars="550" w:hanging="1320"/>
          </w:pPr>
        </w:pPrChange>
      </w:pPr>
    </w:p>
    <w:p w:rsidR="00C978C1" w:rsidRPr="00ED7CFF" w:rsidRDefault="00C978C1" w:rsidP="00C978C1">
      <w:pPr>
        <w:numPr>
          <w:ilvl w:val="0"/>
          <w:numId w:val="19"/>
        </w:numPr>
        <w:spacing w:line="0" w:lineRule="atLeast"/>
        <w:rPr>
          <w:sz w:val="22"/>
          <w:szCs w:val="22"/>
          <w:rPrChange w:id="4240" w:author="t_竹沢 公佑" w:date="2019-10-06T13:51:00Z">
            <w:rPr/>
          </w:rPrChange>
        </w:rPr>
      </w:pPr>
      <w:r w:rsidRPr="00ED7CFF">
        <w:rPr>
          <w:sz w:val="22"/>
          <w:szCs w:val="22"/>
          <w:rPrChange w:id="4241" w:author="t_竹沢 公佑" w:date="2019-10-06T13:51:00Z">
            <w:rPr/>
          </w:rPrChange>
        </w:rPr>
        <w:t>The log message for the specific bit of the ALMA frame</w:t>
      </w:r>
      <w:ins w:id="4242" w:author="t_竹沢 公佑" w:date="2019-08-22T15:19:00Z">
        <w:r w:rsidR="00ED47F5" w:rsidRPr="00ED7CFF">
          <w:rPr>
            <w:sz w:val="22"/>
            <w:szCs w:val="22"/>
            <w:rPrChange w:id="4243" w:author="t_竹沢 公佑" w:date="2019-10-06T13:51:00Z">
              <w:rPr/>
            </w:rPrChange>
          </w:rPr>
          <w:t xml:space="preserve"> </w:t>
        </w:r>
      </w:ins>
      <w:del w:id="4244" w:author="t_竹沢 公佑" w:date="2019-08-22T15:19:00Z">
        <w:r w:rsidRPr="00ED7CFF" w:rsidDel="00ED47F5">
          <w:rPr>
            <w:sz w:val="22"/>
            <w:szCs w:val="22"/>
            <w:rPrChange w:id="4245" w:author="t_竹沢 公佑" w:date="2019-10-06T13:51:00Z">
              <w:rPr/>
            </w:rPrChange>
          </w:rPr>
          <w:delText xml:space="preserve"> </w:delText>
        </w:r>
      </w:del>
      <w:ins w:id="4246" w:author="t_竹沢 公佑" w:date="2019-08-22T15:19:00Z">
        <w:r w:rsidR="00ED47F5" w:rsidRPr="00ED7CFF">
          <w:rPr>
            <w:sz w:val="22"/>
            <w:szCs w:val="22"/>
            <w:rPrChange w:id="4247" w:author="t_竹沢 公佑" w:date="2019-10-06T13:51:00Z">
              <w:rPr/>
            </w:rPrChange>
          </w:rPr>
          <w:t>IF</w:t>
        </w:r>
      </w:ins>
      <w:del w:id="4248" w:author="t_竹沢 公佑" w:date="2019-08-22T15:19:00Z">
        <w:r w:rsidRPr="00ED7CFF" w:rsidDel="00ED47F5">
          <w:rPr>
            <w:sz w:val="22"/>
            <w:szCs w:val="22"/>
            <w:rPrChange w:id="4249" w:author="t_竹沢 公佑" w:date="2019-10-06T13:51:00Z">
              <w:rPr/>
            </w:rPrChange>
          </w:rPr>
          <w:delText>interface</w:delText>
        </w:r>
      </w:del>
      <w:r w:rsidRPr="00ED7CFF">
        <w:rPr>
          <w:sz w:val="22"/>
          <w:szCs w:val="22"/>
          <w:rPrChange w:id="4250" w:author="t_竹沢 公佑" w:date="2019-10-06T13:51:00Z">
            <w:rPr/>
          </w:rPrChange>
        </w:rPr>
        <w:t xml:space="preserve">. </w:t>
      </w:r>
    </w:p>
    <w:p w:rsidR="00C978C1" w:rsidRPr="00ED7CFF" w:rsidRDefault="00C978C1">
      <w:pPr>
        <w:spacing w:line="0" w:lineRule="atLeast"/>
        <w:ind w:leftChars="200" w:left="1030" w:hangingChars="250" w:hanging="550"/>
        <w:rPr>
          <w:sz w:val="22"/>
          <w:szCs w:val="22"/>
          <w:rPrChange w:id="4251" w:author="t_竹沢 公佑" w:date="2019-10-06T13:51:00Z">
            <w:rPr/>
          </w:rPrChange>
        </w:rPr>
        <w:pPrChange w:id="4252" w:author="t_竹沢 公佑" w:date="2019-10-06T13:51:00Z">
          <w:pPr>
            <w:spacing w:line="0" w:lineRule="atLeast"/>
            <w:ind w:leftChars="200" w:left="1080" w:hangingChars="250" w:hanging="600"/>
          </w:pPr>
        </w:pPrChange>
      </w:pPr>
      <w:r w:rsidRPr="00ED7CFF">
        <w:rPr>
          <w:sz w:val="22"/>
          <w:szCs w:val="22"/>
          <w:rPrChange w:id="4253" w:author="t_竹沢 公佑" w:date="2019-10-06T13:51:00Z">
            <w:rPr/>
          </w:rPrChange>
        </w:rPr>
        <w:t xml:space="preserve">Ex. </w:t>
      </w:r>
      <w:r w:rsidR="006616BE" w:rsidRPr="00ED7CFF">
        <w:rPr>
          <w:sz w:val="22"/>
          <w:szCs w:val="22"/>
          <w:rPrChange w:id="4254" w:author="t_竹沢 公佑" w:date="2019-10-06T13:51:00Z">
            <w:rPr/>
          </w:rPrChange>
        </w:rPr>
        <w:t xml:space="preserve"> Jun 18 20:38:28 localhost.localdomain kernel: drxpd{#0} IF{#01} Bit{#D} : SFP S/N: 3YT004400219</w:t>
      </w:r>
    </w:p>
    <w:p w:rsidR="00C978C1" w:rsidRPr="00ED7CFF" w:rsidRDefault="00C978C1" w:rsidP="000A52B4">
      <w:pPr>
        <w:spacing w:line="0" w:lineRule="atLeast"/>
        <w:rPr>
          <w:sz w:val="22"/>
          <w:szCs w:val="22"/>
          <w:rPrChange w:id="4255" w:author="t_竹沢 公佑" w:date="2019-10-06T13:51:00Z">
            <w:rPr/>
          </w:rPrChange>
        </w:rPr>
      </w:pPr>
    </w:p>
    <w:p w:rsidR="006616BE" w:rsidRPr="00ED7CFF" w:rsidRDefault="00655186">
      <w:pPr>
        <w:spacing w:line="0" w:lineRule="atLeast"/>
        <w:ind w:left="1210" w:hangingChars="550" w:hanging="1210"/>
        <w:rPr>
          <w:sz w:val="22"/>
          <w:szCs w:val="22"/>
          <w:rPrChange w:id="4256" w:author="t_竹沢 公佑" w:date="2019-10-06T13:51:00Z">
            <w:rPr/>
          </w:rPrChange>
        </w:rPr>
        <w:pPrChange w:id="4257" w:author="t_竹沢 公佑" w:date="2019-10-06T13:51:00Z">
          <w:pPr>
            <w:spacing w:line="0" w:lineRule="atLeast"/>
            <w:ind w:left="1320" w:hangingChars="550" w:hanging="1320"/>
          </w:pPr>
        </w:pPrChange>
      </w:pPr>
      <w:r w:rsidRPr="00ED7CFF">
        <w:rPr>
          <w:sz w:val="22"/>
          <w:szCs w:val="22"/>
          <w:rPrChange w:id="4258" w:author="t_竹沢 公佑" w:date="2019-10-06T13:51:00Z">
            <w:rPr/>
          </w:rPrChange>
        </w:rPr>
        <w:tab/>
        <w:t xml:space="preserve">This log message type is for logging the event especially related </w:t>
      </w:r>
      <w:ins w:id="4259" w:author="t_竹沢 公佑" w:date="2019-10-04T23:00:00Z">
        <w:r w:rsidR="007D2261" w:rsidRPr="00ED7CFF">
          <w:rPr>
            <w:sz w:val="22"/>
            <w:szCs w:val="22"/>
            <w:rPrChange w:id="4260" w:author="t_竹沢 公佑" w:date="2019-10-06T13:51:00Z">
              <w:rPr/>
            </w:rPrChange>
          </w:rPr>
          <w:t xml:space="preserve">to </w:t>
        </w:r>
      </w:ins>
      <w:del w:id="4261" w:author="t_竹沢 公佑" w:date="2019-10-04T23:00:00Z">
        <w:r w:rsidRPr="00ED7CFF" w:rsidDel="007D2261">
          <w:rPr>
            <w:sz w:val="22"/>
            <w:szCs w:val="22"/>
            <w:rPrChange w:id="4262" w:author="t_竹沢 公佑" w:date="2019-10-06T13:51:00Z">
              <w:rPr/>
            </w:rPrChange>
          </w:rPr>
          <w:delText xml:space="preserve">with </w:delText>
        </w:r>
      </w:del>
      <w:r w:rsidRPr="00ED7CFF">
        <w:rPr>
          <w:sz w:val="22"/>
          <w:szCs w:val="22"/>
          <w:rPrChange w:id="4263" w:author="t_竹沢 公佑" w:date="2019-10-06T13:51:00Z">
            <w:rPr/>
          </w:rPrChange>
        </w:rPr>
        <w:t xml:space="preserve">specific bit in </w:t>
      </w:r>
      <w:del w:id="4264" w:author="t_竹沢 公佑" w:date="2019-10-04T23:00:00Z">
        <w:r w:rsidRPr="00ED7CFF" w:rsidDel="007D2261">
          <w:rPr>
            <w:sz w:val="22"/>
            <w:szCs w:val="22"/>
            <w:rPrChange w:id="4265" w:author="t_竹沢 公佑" w:date="2019-10-06T13:51:00Z">
              <w:rPr/>
            </w:rPrChange>
          </w:rPr>
          <w:delText xml:space="preserve">the </w:delText>
        </w:r>
      </w:del>
      <w:r w:rsidRPr="00ED7CFF">
        <w:rPr>
          <w:sz w:val="22"/>
          <w:szCs w:val="22"/>
          <w:rPrChange w:id="4266" w:author="t_竹沢 公佑" w:date="2019-10-06T13:51:00Z">
            <w:rPr/>
          </w:rPrChange>
        </w:rPr>
        <w:t>ALMA frame</w:t>
      </w:r>
      <w:ins w:id="4267" w:author="t_竹沢 公佑" w:date="2019-08-22T15:20:00Z">
        <w:r w:rsidR="00ED47F5" w:rsidRPr="00ED7CFF">
          <w:rPr>
            <w:sz w:val="22"/>
            <w:szCs w:val="22"/>
            <w:rPrChange w:id="4268" w:author="t_竹沢 公佑" w:date="2019-10-06T13:51:00Z">
              <w:rPr/>
            </w:rPrChange>
          </w:rPr>
          <w:t xml:space="preserve"> </w:t>
        </w:r>
      </w:ins>
      <w:del w:id="4269" w:author="t_竹沢 公佑" w:date="2019-08-22T15:20:00Z">
        <w:r w:rsidRPr="00ED7CFF" w:rsidDel="00ED47F5">
          <w:rPr>
            <w:sz w:val="22"/>
            <w:szCs w:val="22"/>
            <w:rPrChange w:id="4270" w:author="t_竹沢 公佑" w:date="2019-10-06T13:51:00Z">
              <w:rPr/>
            </w:rPrChange>
          </w:rPr>
          <w:delText xml:space="preserve"> </w:delText>
        </w:r>
      </w:del>
      <w:ins w:id="4271" w:author="t_竹沢 公佑" w:date="2019-08-22T15:20:00Z">
        <w:r w:rsidR="00ED47F5" w:rsidRPr="00ED7CFF">
          <w:rPr>
            <w:sz w:val="22"/>
            <w:szCs w:val="22"/>
            <w:rPrChange w:id="4272" w:author="t_竹沢 公佑" w:date="2019-10-06T13:51:00Z">
              <w:rPr/>
            </w:rPrChange>
          </w:rPr>
          <w:t>IF</w:t>
        </w:r>
      </w:ins>
      <w:del w:id="4273" w:author="t_竹沢 公佑" w:date="2019-08-22T15:20:00Z">
        <w:r w:rsidRPr="00ED7CFF" w:rsidDel="00ED47F5">
          <w:rPr>
            <w:sz w:val="22"/>
            <w:szCs w:val="22"/>
            <w:rPrChange w:id="4274" w:author="t_竹沢 公佑" w:date="2019-10-06T13:51:00Z">
              <w:rPr/>
            </w:rPrChange>
          </w:rPr>
          <w:delText>interface</w:delText>
        </w:r>
      </w:del>
      <w:r w:rsidRPr="00ED7CFF">
        <w:rPr>
          <w:sz w:val="22"/>
          <w:szCs w:val="22"/>
          <w:rPrChange w:id="4275" w:author="t_竹沢 公佑" w:date="2019-10-06T13:51:00Z">
            <w:rPr/>
          </w:rPrChange>
        </w:rPr>
        <w:t xml:space="preserve">. </w:t>
      </w:r>
      <w:r w:rsidR="006616BE" w:rsidRPr="00ED7CFF">
        <w:rPr>
          <w:sz w:val="22"/>
          <w:szCs w:val="22"/>
          <w:rPrChange w:id="4276" w:author="t_竹沢 公佑" w:date="2019-10-06T13:51:00Z">
            <w:rPr/>
          </w:rPrChange>
        </w:rPr>
        <w:t>The word drxpd{</w:t>
      </w:r>
      <w:r w:rsidR="006616BE" w:rsidRPr="00ED7CFF">
        <w:rPr>
          <w:b/>
          <w:sz w:val="22"/>
          <w:szCs w:val="22"/>
          <w:u w:val="single"/>
          <w:rPrChange w:id="4277" w:author="t_竹沢 公佑" w:date="2019-10-06T13:51:00Z">
            <w:rPr>
              <w:b/>
              <w:u w:val="single"/>
            </w:rPr>
          </w:rPrChange>
        </w:rPr>
        <w:t>#0</w:t>
      </w:r>
      <w:r w:rsidR="006616BE" w:rsidRPr="00ED7CFF">
        <w:rPr>
          <w:sz w:val="22"/>
          <w:szCs w:val="22"/>
          <w:rPrChange w:id="4278" w:author="t_竹沢 公佑" w:date="2019-10-06T13:51:00Z">
            <w:rPr/>
          </w:rPrChange>
        </w:rPr>
        <w:t xml:space="preserve">} in the above message means this log message is related </w:t>
      </w:r>
      <w:ins w:id="4279" w:author="t_竹沢 公佑" w:date="2019-08-22T15:20:00Z">
        <w:r w:rsidR="00ED47F5" w:rsidRPr="00ED7CFF">
          <w:rPr>
            <w:sz w:val="22"/>
            <w:szCs w:val="22"/>
            <w:rPrChange w:id="4280" w:author="t_竹沢 公佑" w:date="2019-10-06T13:51:00Z">
              <w:rPr/>
            </w:rPrChange>
          </w:rPr>
          <w:t xml:space="preserve">to </w:t>
        </w:r>
      </w:ins>
      <w:r w:rsidR="006616BE" w:rsidRPr="00ED7CFF">
        <w:rPr>
          <w:sz w:val="22"/>
          <w:szCs w:val="22"/>
          <w:rPrChange w:id="4281" w:author="t_竹沢 公佑" w:date="2019-10-06T13:51:00Z">
            <w:rPr/>
          </w:rPrChange>
        </w:rPr>
        <w:t>device file /dev/drxpd</w:t>
      </w:r>
      <w:r w:rsidR="006616BE" w:rsidRPr="00ED7CFF">
        <w:rPr>
          <w:b/>
          <w:sz w:val="22"/>
          <w:szCs w:val="22"/>
          <w:u w:val="single"/>
          <w:rPrChange w:id="4282" w:author="t_竹沢 公佑" w:date="2019-10-06T13:51:00Z">
            <w:rPr>
              <w:b/>
              <w:u w:val="single"/>
            </w:rPr>
          </w:rPrChange>
        </w:rPr>
        <w:t>0</w:t>
      </w:r>
      <w:r w:rsidR="006616BE" w:rsidRPr="00ED7CFF">
        <w:rPr>
          <w:sz w:val="22"/>
          <w:szCs w:val="22"/>
          <w:rPrChange w:id="4283" w:author="t_竹沢 公佑" w:date="2019-10-06T13:51:00Z">
            <w:rPr/>
          </w:rPrChange>
        </w:rPr>
        <w:t>. The word IF{</w:t>
      </w:r>
      <w:r w:rsidR="006616BE" w:rsidRPr="00ED7CFF">
        <w:rPr>
          <w:b/>
          <w:sz w:val="22"/>
          <w:szCs w:val="22"/>
          <w:rPrChange w:id="4284" w:author="t_竹沢 公佑" w:date="2019-10-06T13:51:00Z">
            <w:rPr>
              <w:b/>
            </w:rPr>
          </w:rPrChange>
        </w:rPr>
        <w:t>#01</w:t>
      </w:r>
      <w:r w:rsidR="006616BE" w:rsidRPr="00ED7CFF">
        <w:rPr>
          <w:sz w:val="22"/>
          <w:szCs w:val="22"/>
          <w:rPrChange w:id="4285" w:author="t_竹沢 公佑" w:date="2019-10-06T13:51:00Z">
            <w:rPr/>
          </w:rPrChange>
        </w:rPr>
        <w:t xml:space="preserve">} in the above message means this log message is related </w:t>
      </w:r>
      <w:ins w:id="4286" w:author="t_竹沢 公佑" w:date="2019-08-22T15:20:00Z">
        <w:r w:rsidR="00ED47F5" w:rsidRPr="00ED7CFF">
          <w:rPr>
            <w:sz w:val="22"/>
            <w:szCs w:val="22"/>
            <w:rPrChange w:id="4287" w:author="t_竹沢 公佑" w:date="2019-10-06T13:51:00Z">
              <w:rPr/>
            </w:rPrChange>
          </w:rPr>
          <w:t xml:space="preserve">to </w:t>
        </w:r>
      </w:ins>
      <w:ins w:id="4288" w:author="t_竹沢 公佑" w:date="2019-08-22T15:21:00Z">
        <w:r w:rsidR="00ED47F5" w:rsidRPr="00ED7CFF">
          <w:rPr>
            <w:sz w:val="22"/>
            <w:szCs w:val="22"/>
            <w:rPrChange w:id="4289" w:author="t_竹沢 公佑" w:date="2019-10-06T13:51:00Z">
              <w:rPr/>
            </w:rPrChange>
          </w:rPr>
          <w:t>IF</w:t>
        </w:r>
      </w:ins>
      <w:del w:id="4290" w:author="t_竹沢 公佑" w:date="2019-08-22T15:20:00Z">
        <w:r w:rsidR="006616BE" w:rsidRPr="00ED7CFF" w:rsidDel="00ED47F5">
          <w:rPr>
            <w:sz w:val="22"/>
            <w:szCs w:val="22"/>
            <w:rPrChange w:id="4291" w:author="t_竹沢 公佑" w:date="2019-10-06T13:51:00Z">
              <w:rPr/>
            </w:rPrChange>
          </w:rPr>
          <w:delText>interface</w:delText>
        </w:r>
      </w:del>
      <w:r w:rsidR="006616BE" w:rsidRPr="00ED7CFF">
        <w:rPr>
          <w:sz w:val="22"/>
          <w:szCs w:val="22"/>
          <w:rPrChange w:id="4292" w:author="t_竹沢 公佑" w:date="2019-10-06T13:51:00Z">
            <w:rPr/>
          </w:rPrChange>
        </w:rPr>
        <w:t>1. The word Bit{</w:t>
      </w:r>
      <w:r w:rsidR="006616BE" w:rsidRPr="00ED7CFF">
        <w:rPr>
          <w:b/>
          <w:sz w:val="22"/>
          <w:szCs w:val="22"/>
          <w:u w:val="single"/>
          <w:rPrChange w:id="4293" w:author="t_竹沢 公佑" w:date="2019-10-06T13:51:00Z">
            <w:rPr>
              <w:b/>
              <w:u w:val="single"/>
            </w:rPr>
          </w:rPrChange>
        </w:rPr>
        <w:t>#D</w:t>
      </w:r>
      <w:r w:rsidR="006616BE" w:rsidRPr="00ED7CFF">
        <w:rPr>
          <w:sz w:val="22"/>
          <w:szCs w:val="22"/>
          <w:rPrChange w:id="4294" w:author="t_竹沢 公佑" w:date="2019-10-06T13:51:00Z">
            <w:rPr/>
          </w:rPrChange>
        </w:rPr>
        <w:t xml:space="preserve">} in the above message means this log message is related </w:t>
      </w:r>
      <w:ins w:id="4295" w:author="t_竹沢 公佑" w:date="2019-10-04T23:00:00Z">
        <w:r w:rsidR="007D2261" w:rsidRPr="00ED7CFF">
          <w:rPr>
            <w:sz w:val="22"/>
            <w:szCs w:val="22"/>
            <w:rPrChange w:id="4296" w:author="t_竹沢 公佑" w:date="2019-10-06T13:51:00Z">
              <w:rPr/>
            </w:rPrChange>
          </w:rPr>
          <w:t xml:space="preserve">to </w:t>
        </w:r>
      </w:ins>
      <w:del w:id="4297" w:author="t_竹沢 公佑" w:date="2019-10-04T23:00:00Z">
        <w:r w:rsidR="006616BE" w:rsidRPr="00ED7CFF" w:rsidDel="007D2261">
          <w:rPr>
            <w:sz w:val="22"/>
            <w:szCs w:val="22"/>
            <w:rPrChange w:id="4298" w:author="t_竹沢 公佑" w:date="2019-10-06T13:51:00Z">
              <w:rPr/>
            </w:rPrChange>
          </w:rPr>
          <w:delText xml:space="preserve">with </w:delText>
        </w:r>
      </w:del>
      <w:r w:rsidR="006616BE" w:rsidRPr="00ED7CFF">
        <w:rPr>
          <w:sz w:val="22"/>
          <w:szCs w:val="22"/>
          <w:rPrChange w:id="4299" w:author="t_竹沢 公佑" w:date="2019-10-06T13:51:00Z">
            <w:rPr/>
          </w:rPrChange>
        </w:rPr>
        <w:t xml:space="preserve">the </w:t>
      </w:r>
      <w:r w:rsidR="006616BE" w:rsidRPr="00ED7CFF">
        <w:rPr>
          <w:b/>
          <w:sz w:val="22"/>
          <w:szCs w:val="22"/>
          <w:u w:val="single"/>
          <w:rPrChange w:id="4300" w:author="t_竹沢 公佑" w:date="2019-10-06T13:51:00Z">
            <w:rPr>
              <w:b/>
              <w:u w:val="single"/>
            </w:rPr>
          </w:rPrChange>
        </w:rPr>
        <w:t>D</w:t>
      </w:r>
      <w:r w:rsidR="006616BE" w:rsidRPr="00ED7CFF">
        <w:rPr>
          <w:sz w:val="22"/>
          <w:szCs w:val="22"/>
          <w:rPrChange w:id="4301" w:author="t_竹沢 公佑" w:date="2019-10-06T13:51:00Z">
            <w:rPr/>
          </w:rPrChange>
        </w:rPr>
        <w:t xml:space="preserve"> bit in the</w:t>
      </w:r>
      <w:del w:id="4302" w:author="t_竹沢 公佑" w:date="2019-08-22T15:21:00Z">
        <w:r w:rsidR="006616BE" w:rsidRPr="00ED7CFF" w:rsidDel="00ED47F5">
          <w:rPr>
            <w:sz w:val="22"/>
            <w:szCs w:val="22"/>
            <w:rPrChange w:id="4303" w:author="t_竹沢 公佑" w:date="2019-10-06T13:51:00Z">
              <w:rPr/>
            </w:rPrChange>
          </w:rPr>
          <w:delText xml:space="preserve"> </w:delText>
        </w:r>
      </w:del>
      <w:ins w:id="4304" w:author="t_竹沢 公佑" w:date="2019-08-22T15:21:00Z">
        <w:r w:rsidR="00ED47F5" w:rsidRPr="00ED7CFF">
          <w:rPr>
            <w:sz w:val="22"/>
            <w:szCs w:val="22"/>
            <w:rPrChange w:id="4305" w:author="t_竹沢 公佑" w:date="2019-10-06T13:51:00Z">
              <w:rPr/>
            </w:rPrChange>
          </w:rPr>
          <w:t xml:space="preserve"> IF</w:t>
        </w:r>
        <w:r w:rsidR="000A42D3" w:rsidRPr="00ED7CFF">
          <w:rPr>
            <w:sz w:val="22"/>
            <w:szCs w:val="22"/>
            <w:rPrChange w:id="4306" w:author="t_竹沢 公佑" w:date="2019-10-06T13:51:00Z">
              <w:rPr/>
            </w:rPrChange>
          </w:rPr>
          <w:t xml:space="preserve"> data</w:t>
        </w:r>
      </w:ins>
      <w:del w:id="4307" w:author="t_竹沢 公佑" w:date="2019-08-22T15:21:00Z">
        <w:r w:rsidR="006616BE" w:rsidRPr="00ED7CFF" w:rsidDel="00ED47F5">
          <w:rPr>
            <w:sz w:val="22"/>
            <w:szCs w:val="22"/>
            <w:rPrChange w:id="4308" w:author="t_竹沢 公佑" w:date="2019-10-06T13:51:00Z">
              <w:rPr/>
            </w:rPrChange>
          </w:rPr>
          <w:delText>interface</w:delText>
        </w:r>
      </w:del>
      <w:r w:rsidR="006616BE" w:rsidRPr="00ED7CFF">
        <w:rPr>
          <w:sz w:val="22"/>
          <w:szCs w:val="22"/>
          <w:rPrChange w:id="4309" w:author="t_竹沢 公佑" w:date="2019-10-06T13:51:00Z">
            <w:rPr/>
          </w:rPrChange>
        </w:rPr>
        <w:t xml:space="preserve">. </w:t>
      </w:r>
    </w:p>
    <w:p w:rsidR="00DF1C7C" w:rsidRPr="00ED7CFF" w:rsidRDefault="00DF1C7C">
      <w:pPr>
        <w:spacing w:line="0" w:lineRule="atLeast"/>
        <w:rPr>
          <w:sz w:val="22"/>
          <w:szCs w:val="22"/>
          <w:rPrChange w:id="4310" w:author="t_竹沢 公佑" w:date="2019-10-06T13:51:00Z">
            <w:rPr/>
          </w:rPrChange>
        </w:rPr>
      </w:pPr>
    </w:p>
    <w:p w:rsidR="00DF1C7C" w:rsidRPr="00ED7CFF" w:rsidRDefault="00DF1C7C">
      <w:pPr>
        <w:spacing w:line="0" w:lineRule="atLeast"/>
        <w:rPr>
          <w:sz w:val="22"/>
          <w:szCs w:val="22"/>
          <w:rPrChange w:id="4311" w:author="t_竹沢 公佑" w:date="2019-10-06T13:51:00Z">
            <w:rPr/>
          </w:rPrChange>
        </w:rPr>
      </w:pPr>
      <w:r w:rsidRPr="00ED7CFF">
        <w:rPr>
          <w:sz w:val="22"/>
          <w:szCs w:val="22"/>
          <w:rPrChange w:id="4312" w:author="t_竹沢 公佑" w:date="2019-10-06T13:51:00Z">
            <w:rPr/>
          </w:rPrChange>
        </w:rPr>
        <w:br w:type="page"/>
      </w:r>
    </w:p>
    <w:p w:rsidR="00DF1C7C" w:rsidRPr="002E0BDC" w:rsidRDefault="00A856A5" w:rsidP="002E0BDC">
      <w:pPr>
        <w:pStyle w:val="1"/>
        <w:rPr>
          <w:u w:val="single"/>
        </w:rPr>
      </w:pPr>
      <w:bookmarkStart w:id="4313" w:name="_Toc63179406"/>
      <w:r w:rsidRPr="002E0BDC">
        <w:rPr>
          <w:rFonts w:hint="eastAsia"/>
          <w:u w:val="single"/>
        </w:rPr>
        <w:t>API detailed description</w:t>
      </w:r>
      <w:bookmarkEnd w:id="4313"/>
    </w:p>
    <w:p w:rsidR="00DF1C7C" w:rsidRPr="002E0BDC" w:rsidRDefault="00A856A5" w:rsidP="00157551">
      <w:pPr>
        <w:pStyle w:val="2"/>
        <w:rPr>
          <w:u w:val="single"/>
        </w:rPr>
      </w:pPr>
      <w:bookmarkStart w:id="4314" w:name="_Toc63179407"/>
      <w:r w:rsidRPr="002E0BDC">
        <w:rPr>
          <w:rFonts w:hint="eastAsia"/>
          <w:u w:val="single"/>
          <w:lang w:val="en"/>
        </w:rPr>
        <w:t>open</w:t>
      </w:r>
      <w:bookmarkEnd w:id="4314"/>
    </w:p>
    <w:p w:rsidR="00DF1C7C" w:rsidRDefault="00DF1C7C">
      <w:pPr>
        <w:spacing w:line="0" w:lineRule="atLeast"/>
        <w:rPr>
          <w:b/>
          <w:sz w:val="22"/>
          <w:szCs w:val="22"/>
        </w:rPr>
      </w:pPr>
      <w:r>
        <w:rPr>
          <w:rFonts w:hint="eastAsia"/>
          <w:b/>
          <w:sz w:val="22"/>
          <w:szCs w:val="22"/>
        </w:rPr>
        <w:t xml:space="preserve">　【Function】</w:t>
      </w:r>
    </w:p>
    <w:p w:rsidR="003402AE" w:rsidRDefault="00DF1C7C">
      <w:pPr>
        <w:spacing w:line="0" w:lineRule="atLeast"/>
        <w:ind w:right="1020"/>
        <w:rPr>
          <w:ins w:id="4315" w:author="t_竹沢 公佑" w:date="2019-10-04T23:12:00Z"/>
          <w:sz w:val="22"/>
          <w:szCs w:val="22"/>
        </w:rPr>
      </w:pPr>
      <w:r>
        <w:rPr>
          <w:rFonts w:hint="eastAsia"/>
          <w:sz w:val="22"/>
          <w:szCs w:val="22"/>
        </w:rPr>
        <w:t xml:space="preserve">　　</w:t>
      </w:r>
      <w:ins w:id="4316" w:author="t_竹沢 公佑" w:date="2019-10-04T23:12:00Z">
        <w:r w:rsidR="003402AE">
          <w:rPr>
            <w:rFonts w:hint="eastAsia"/>
            <w:sz w:val="22"/>
            <w:szCs w:val="22"/>
          </w:rPr>
          <w:t xml:space="preserve"> This API opens a device file.</w:t>
        </w:r>
      </w:ins>
    </w:p>
    <w:p w:rsidR="00DF1C7C" w:rsidDel="003402AE" w:rsidRDefault="00DF1C7C">
      <w:pPr>
        <w:spacing w:line="0" w:lineRule="atLeast"/>
        <w:ind w:right="1020"/>
        <w:rPr>
          <w:del w:id="4317" w:author="t_竹沢 公佑" w:date="2019-10-04T23:07:00Z"/>
          <w:sz w:val="22"/>
          <w:szCs w:val="22"/>
        </w:rPr>
      </w:pPr>
      <w:del w:id="4318" w:author="t_竹沢 公佑" w:date="2019-10-04T23:12:00Z">
        <w:r w:rsidDel="003402AE">
          <w:rPr>
            <w:rFonts w:hint="eastAsia"/>
            <w:sz w:val="22"/>
            <w:szCs w:val="22"/>
          </w:rPr>
          <w:delText xml:space="preserve">　</w:delText>
        </w:r>
      </w:del>
      <w:del w:id="4319" w:author="t_竹沢 公佑" w:date="2019-10-04T23:02:00Z">
        <w:r w:rsidDel="001F21D5">
          <w:rPr>
            <w:sz w:val="22"/>
            <w:szCs w:val="22"/>
          </w:rPr>
          <w:delText>T</w:delText>
        </w:r>
        <w:r w:rsidDel="001F21D5">
          <w:rPr>
            <w:rFonts w:hint="eastAsia"/>
            <w:sz w:val="22"/>
            <w:szCs w:val="22"/>
          </w:rPr>
          <w:delText xml:space="preserve">he </w:delText>
        </w:r>
      </w:del>
      <w:del w:id="4320" w:author="t_竹沢 公佑" w:date="2019-10-04T23:07:00Z">
        <w:r w:rsidDel="003402AE">
          <w:rPr>
            <w:rFonts w:hint="eastAsia"/>
            <w:sz w:val="22"/>
            <w:szCs w:val="22"/>
          </w:rPr>
          <w:delText xml:space="preserve">API </w:delText>
        </w:r>
      </w:del>
      <w:del w:id="4321" w:author="t_竹沢 公佑" w:date="2019-10-04T23:02:00Z">
        <w:r w:rsidDel="001F21D5">
          <w:rPr>
            <w:rFonts w:hint="eastAsia"/>
            <w:sz w:val="22"/>
            <w:szCs w:val="22"/>
          </w:rPr>
          <w:delText>O</w:delText>
        </w:r>
      </w:del>
      <w:del w:id="4322" w:author="t_竹沢 公佑" w:date="2019-10-04T23:07:00Z">
        <w:r w:rsidDel="003402AE">
          <w:rPr>
            <w:rFonts w:hint="eastAsia"/>
            <w:sz w:val="22"/>
            <w:szCs w:val="22"/>
          </w:rPr>
          <w:delText>pens</w:delText>
        </w:r>
      </w:del>
      <w:del w:id="4323" w:author="t_竹沢 公佑" w:date="2019-10-04T23:02:00Z">
        <w:r w:rsidDel="001F21D5">
          <w:rPr>
            <w:rFonts w:hint="eastAsia"/>
            <w:sz w:val="22"/>
            <w:szCs w:val="22"/>
          </w:rPr>
          <w:delText xml:space="preserve">　Driver</w:delText>
        </w:r>
      </w:del>
      <w:del w:id="4324" w:author="t_竹沢 公佑" w:date="2019-10-04T23:07:00Z">
        <w:r w:rsidDel="003402AE">
          <w:rPr>
            <w:rFonts w:hint="eastAsia"/>
            <w:sz w:val="22"/>
            <w:szCs w:val="22"/>
          </w:rPr>
          <w:delText>.</w:delText>
        </w:r>
      </w:del>
    </w:p>
    <w:p w:rsidR="00DF1C7C" w:rsidRDefault="00DF1C7C">
      <w:pPr>
        <w:spacing w:line="0" w:lineRule="atLeast"/>
        <w:ind w:right="1020"/>
        <w:rPr>
          <w:sz w:val="22"/>
          <w:szCs w:val="22"/>
        </w:rPr>
      </w:pPr>
    </w:p>
    <w:p w:rsidR="00DF1C7C" w:rsidRDefault="00DF1C7C">
      <w:pPr>
        <w:spacing w:line="0" w:lineRule="atLeast"/>
        <w:ind w:right="1020"/>
        <w:rPr>
          <w:b/>
          <w:sz w:val="22"/>
          <w:szCs w:val="22"/>
        </w:rPr>
      </w:pPr>
      <w:r>
        <w:rPr>
          <w:rFonts w:hint="eastAsia"/>
          <w:b/>
          <w:sz w:val="22"/>
          <w:szCs w:val="22"/>
        </w:rPr>
        <w:t xml:space="preserve">　【Format】</w:t>
      </w:r>
    </w:p>
    <w:p w:rsidR="00DF1C7C" w:rsidRPr="005038B9" w:rsidRDefault="00DF1C7C">
      <w:pPr>
        <w:pStyle w:val="HTML0"/>
        <w:tabs>
          <w:tab w:val="clear" w:pos="916"/>
          <w:tab w:val="left" w:pos="434"/>
        </w:tabs>
        <w:rPr>
          <w:rFonts w:ascii="ＭＳ Ｐゴシック" w:eastAsia="ＭＳ Ｐゴシック" w:hAnsi="ＭＳ Ｐゴシック"/>
          <w:sz w:val="22"/>
          <w:szCs w:val="22"/>
        </w:rPr>
      </w:pPr>
      <w:r w:rsidRPr="005038B9">
        <w:rPr>
          <w:rFonts w:ascii="ＭＳ Ｐゴシック" w:eastAsia="ＭＳ Ｐゴシック" w:hAnsi="ＭＳ Ｐゴシック" w:hint="eastAsia"/>
          <w:b/>
          <w:bCs/>
        </w:rPr>
        <w:tab/>
      </w:r>
      <w:r w:rsidRPr="005038B9">
        <w:rPr>
          <w:rFonts w:ascii="ＭＳ Ｐゴシック" w:eastAsia="ＭＳ Ｐゴシック" w:hAnsi="ＭＳ Ｐゴシック"/>
          <w:bCs/>
          <w:sz w:val="22"/>
          <w:szCs w:val="22"/>
        </w:rPr>
        <w:t>int open(const char *</w:t>
      </w:r>
      <w:r w:rsidRPr="005038B9">
        <w:rPr>
          <w:rFonts w:ascii="ＭＳ Ｐゴシック" w:eastAsia="ＭＳ Ｐゴシック" w:hAnsi="ＭＳ Ｐゴシック"/>
          <w:iCs/>
          <w:sz w:val="22"/>
          <w:szCs w:val="22"/>
        </w:rPr>
        <w:t>pathname</w:t>
      </w:r>
      <w:r w:rsidRPr="005038B9">
        <w:rPr>
          <w:rFonts w:ascii="ＭＳ Ｐゴシック" w:eastAsia="ＭＳ Ｐゴシック" w:hAnsi="ＭＳ Ｐゴシック"/>
          <w:bCs/>
          <w:sz w:val="22"/>
          <w:szCs w:val="22"/>
        </w:rPr>
        <w:t xml:space="preserve">, int </w:t>
      </w:r>
      <w:r w:rsidRPr="005038B9">
        <w:rPr>
          <w:rFonts w:ascii="ＭＳ Ｐゴシック" w:eastAsia="ＭＳ Ｐゴシック" w:hAnsi="ＭＳ Ｐゴシック"/>
          <w:iCs/>
          <w:sz w:val="22"/>
          <w:szCs w:val="22"/>
        </w:rPr>
        <w:t>flags</w:t>
      </w:r>
      <w:r w:rsidRPr="005038B9">
        <w:rPr>
          <w:rFonts w:ascii="ＭＳ Ｐゴシック" w:eastAsia="ＭＳ Ｐゴシック" w:hAnsi="ＭＳ Ｐゴシック"/>
          <w:bCs/>
          <w:sz w:val="22"/>
          <w:szCs w:val="22"/>
        </w:rPr>
        <w:t xml:space="preserve">, mode_t </w:t>
      </w:r>
      <w:r w:rsidRPr="005038B9">
        <w:rPr>
          <w:rFonts w:ascii="ＭＳ Ｐゴシック" w:eastAsia="ＭＳ Ｐゴシック" w:hAnsi="ＭＳ Ｐゴシック"/>
          <w:iCs/>
          <w:sz w:val="22"/>
          <w:szCs w:val="22"/>
        </w:rPr>
        <w:t>mode</w:t>
      </w:r>
      <w:r w:rsidRPr="005038B9">
        <w:rPr>
          <w:rFonts w:ascii="ＭＳ Ｐゴシック" w:eastAsia="ＭＳ Ｐゴシック" w:hAnsi="ＭＳ Ｐゴシック"/>
          <w:bCs/>
          <w:sz w:val="22"/>
          <w:szCs w:val="22"/>
        </w:rPr>
        <w:t>);</w:t>
      </w:r>
    </w:p>
    <w:p w:rsidR="00DF1C7C" w:rsidRDefault="00DF1C7C">
      <w:pPr>
        <w:spacing w:line="0" w:lineRule="atLeast"/>
        <w:ind w:right="1020" w:firstLineChars="200" w:firstLine="440"/>
        <w:rPr>
          <w:sz w:val="22"/>
          <w:szCs w:val="22"/>
        </w:rPr>
      </w:pPr>
    </w:p>
    <w:p w:rsidR="00DF1C7C" w:rsidRDefault="00DF1C7C">
      <w:pPr>
        <w:spacing w:line="0" w:lineRule="atLeast"/>
        <w:ind w:right="1020"/>
        <w:rPr>
          <w:b/>
          <w:sz w:val="22"/>
          <w:szCs w:val="22"/>
        </w:rPr>
      </w:pPr>
      <w:r>
        <w:rPr>
          <w:rFonts w:hint="eastAsia"/>
          <w:b/>
          <w:sz w:val="22"/>
          <w:szCs w:val="22"/>
        </w:rPr>
        <w:t xml:space="preserve">　【Parameter】</w:t>
      </w:r>
    </w:p>
    <w:p w:rsidR="00DF1C7C" w:rsidRDefault="00DF1C7C">
      <w:pPr>
        <w:spacing w:line="0" w:lineRule="atLeast"/>
        <w:ind w:right="1020" w:firstLineChars="200" w:firstLine="440"/>
        <w:rPr>
          <w:iCs/>
          <w:sz w:val="22"/>
          <w:szCs w:val="22"/>
        </w:rPr>
      </w:pPr>
      <w:r>
        <w:rPr>
          <w:bCs/>
          <w:sz w:val="22"/>
          <w:szCs w:val="22"/>
        </w:rPr>
        <w:t>const char *</w:t>
      </w:r>
      <w:r>
        <w:rPr>
          <w:iCs/>
          <w:sz w:val="22"/>
          <w:szCs w:val="22"/>
        </w:rPr>
        <w:t>pathname…</w:t>
      </w:r>
    </w:p>
    <w:p w:rsidR="00ED6495" w:rsidRDefault="00DF1C7C" w:rsidP="00ED6495">
      <w:pPr>
        <w:spacing w:line="0" w:lineRule="atLeast"/>
        <w:ind w:right="1020" w:firstLineChars="381" w:firstLine="838"/>
        <w:rPr>
          <w:iCs/>
          <w:sz w:val="22"/>
          <w:szCs w:val="22"/>
        </w:rPr>
      </w:pPr>
      <w:r>
        <w:rPr>
          <w:rFonts w:hint="eastAsia"/>
          <w:iCs/>
          <w:sz w:val="22"/>
          <w:szCs w:val="22"/>
        </w:rPr>
        <w:t xml:space="preserve">Specify　</w:t>
      </w:r>
      <w:ins w:id="4325" w:author="t_竹沢 公佑" w:date="2019-10-04T23:13:00Z">
        <w:r w:rsidR="003402AE">
          <w:rPr>
            <w:rFonts w:hint="eastAsia"/>
            <w:iCs/>
            <w:sz w:val="22"/>
            <w:szCs w:val="22"/>
          </w:rPr>
          <w:t>a</w:t>
        </w:r>
      </w:ins>
      <w:del w:id="4326" w:author="t_竹沢 公佑" w:date="2019-10-04T23:13:00Z">
        <w:r w:rsidR="00ED6495" w:rsidDel="003402AE">
          <w:rPr>
            <w:rFonts w:hint="eastAsia"/>
            <w:iCs/>
            <w:sz w:val="22"/>
            <w:szCs w:val="22"/>
          </w:rPr>
          <w:delText>the</w:delText>
        </w:r>
      </w:del>
      <w:r w:rsidR="00ED6495">
        <w:rPr>
          <w:rFonts w:hint="eastAsia"/>
          <w:iCs/>
          <w:sz w:val="22"/>
          <w:szCs w:val="22"/>
        </w:rPr>
        <w:t xml:space="preserve"> device file ( /dev/drxpdX). X is assigned from zero in order. </w:t>
      </w:r>
    </w:p>
    <w:p w:rsidR="00B40185" w:rsidRPr="00ED6495" w:rsidRDefault="00ED6495" w:rsidP="00ED6495">
      <w:pPr>
        <w:spacing w:line="0" w:lineRule="atLeast"/>
        <w:ind w:right="1020" w:firstLineChars="381" w:firstLine="838"/>
        <w:rPr>
          <w:iCs/>
          <w:sz w:val="22"/>
          <w:szCs w:val="22"/>
        </w:rPr>
      </w:pPr>
      <w:r>
        <w:rPr>
          <w:rFonts w:hint="eastAsia"/>
          <w:iCs/>
          <w:sz w:val="22"/>
          <w:szCs w:val="22"/>
        </w:rPr>
        <w:t xml:space="preserve">About the available value </w:t>
      </w:r>
      <w:ins w:id="4327" w:author="t_竹沢 公佑" w:date="2019-10-04T23:13:00Z">
        <w:r w:rsidR="003402AE">
          <w:rPr>
            <w:rFonts w:hint="eastAsia"/>
            <w:iCs/>
            <w:sz w:val="22"/>
            <w:szCs w:val="22"/>
          </w:rPr>
          <w:t xml:space="preserve">for </w:t>
        </w:r>
      </w:ins>
      <w:del w:id="4328" w:author="t_竹沢 公佑" w:date="2019-10-04T23:13:00Z">
        <w:r w:rsidDel="003402AE">
          <w:rPr>
            <w:rFonts w:hint="eastAsia"/>
            <w:iCs/>
            <w:sz w:val="22"/>
            <w:szCs w:val="22"/>
          </w:rPr>
          <w:delText xml:space="preserve">of </w:delText>
        </w:r>
      </w:del>
      <w:r>
        <w:rPr>
          <w:rFonts w:hint="eastAsia"/>
          <w:iCs/>
          <w:sz w:val="22"/>
          <w:szCs w:val="22"/>
        </w:rPr>
        <w:t xml:space="preserve">X, </w:t>
      </w:r>
      <w:r>
        <w:rPr>
          <w:iCs/>
          <w:sz w:val="22"/>
          <w:szCs w:val="22"/>
        </w:rPr>
        <w:t>please</w:t>
      </w:r>
      <w:r>
        <w:rPr>
          <w:rFonts w:hint="eastAsia"/>
          <w:iCs/>
          <w:sz w:val="22"/>
          <w:szCs w:val="22"/>
        </w:rPr>
        <w:t xml:space="preserve"> refer the section </w:t>
      </w:r>
      <w:r>
        <w:rPr>
          <w:iCs/>
          <w:sz w:val="22"/>
          <w:szCs w:val="22"/>
        </w:rPr>
        <w:t>“</w:t>
      </w:r>
      <w:del w:id="4329" w:author="t_竹沢 公佑" w:date="2019-10-04T23:14:00Z">
        <w:r w:rsidRPr="00ED6495" w:rsidDel="003402AE">
          <w:rPr>
            <w:iCs/>
            <w:sz w:val="22"/>
            <w:szCs w:val="22"/>
          </w:rPr>
          <w:delText>4.2.</w:delText>
        </w:r>
      </w:del>
      <w:del w:id="4330" w:author="t_竹沢 公佑" w:date="2019-10-04T23:15:00Z">
        <w:r w:rsidRPr="00ED6495" w:rsidDel="003402AE">
          <w:rPr>
            <w:iCs/>
            <w:sz w:val="22"/>
            <w:szCs w:val="22"/>
          </w:rPr>
          <w:delText xml:space="preserve"> </w:delText>
        </w:r>
      </w:del>
      <w:ins w:id="4331" w:author="t_竹沢 公佑" w:date="2019-10-04T23:15:00Z">
        <w:r w:rsidR="003402AE">
          <w:rPr>
            <w:iCs/>
            <w:sz w:val="22"/>
            <w:szCs w:val="22"/>
          </w:rPr>
          <w:fldChar w:fldCharType="begin"/>
        </w:r>
        <w:r w:rsidR="003402AE">
          <w:rPr>
            <w:iCs/>
            <w:sz w:val="22"/>
            <w:szCs w:val="22"/>
          </w:rPr>
          <w:instrText xml:space="preserve"> REF _Ref21123320 \r \h </w:instrText>
        </w:r>
      </w:ins>
      <w:r w:rsidR="003402AE">
        <w:rPr>
          <w:iCs/>
          <w:sz w:val="22"/>
          <w:szCs w:val="22"/>
        </w:rPr>
      </w:r>
      <w:r w:rsidR="003402AE">
        <w:rPr>
          <w:iCs/>
          <w:sz w:val="22"/>
          <w:szCs w:val="22"/>
        </w:rPr>
        <w:fldChar w:fldCharType="separate"/>
      </w:r>
      <w:ins w:id="4332" w:author="t_竹沢 公佑" w:date="2021-02-02T17:29:00Z">
        <w:r w:rsidR="000B4FA1">
          <w:rPr>
            <w:iCs/>
            <w:sz w:val="22"/>
            <w:szCs w:val="22"/>
          </w:rPr>
          <w:t>4.2</w:t>
        </w:r>
      </w:ins>
      <w:ins w:id="4333" w:author="t_竹沢 公佑" w:date="2019-10-04T23:15:00Z">
        <w:r w:rsidR="003402AE">
          <w:rPr>
            <w:iCs/>
            <w:sz w:val="22"/>
            <w:szCs w:val="22"/>
          </w:rPr>
          <w:fldChar w:fldCharType="end"/>
        </w:r>
        <w:r w:rsidR="003402AE">
          <w:rPr>
            <w:rFonts w:hint="eastAsia"/>
            <w:iCs/>
            <w:sz w:val="22"/>
            <w:szCs w:val="22"/>
          </w:rPr>
          <w:t xml:space="preserve"> </w:t>
        </w:r>
        <w:r w:rsidR="003402AE">
          <w:rPr>
            <w:iCs/>
            <w:sz w:val="22"/>
            <w:szCs w:val="22"/>
          </w:rPr>
          <w:fldChar w:fldCharType="begin"/>
        </w:r>
        <w:r w:rsidR="003402AE">
          <w:rPr>
            <w:iCs/>
            <w:sz w:val="22"/>
            <w:szCs w:val="22"/>
          </w:rPr>
          <w:instrText xml:space="preserve"> REF _Ref21123325 \h </w:instrText>
        </w:r>
      </w:ins>
      <w:r w:rsidR="003402AE">
        <w:rPr>
          <w:iCs/>
          <w:sz w:val="22"/>
          <w:szCs w:val="22"/>
        </w:rPr>
      </w:r>
      <w:r w:rsidR="003402AE">
        <w:rPr>
          <w:iCs/>
          <w:sz w:val="22"/>
          <w:szCs w:val="22"/>
        </w:rPr>
        <w:fldChar w:fldCharType="separate"/>
      </w:r>
      <w:ins w:id="4334" w:author="t_竹沢 公佑" w:date="2021-02-02T17:29:00Z">
        <w:r w:rsidR="000B4FA1">
          <w:rPr>
            <w:rFonts w:hint="eastAsia"/>
            <w:u w:val="single"/>
          </w:rPr>
          <w:t xml:space="preserve">Installation of the </w:t>
        </w:r>
        <w:r w:rsidR="000B4FA1" w:rsidRPr="008F5241">
          <w:rPr>
            <w:rFonts w:hint="eastAsia"/>
            <w:u w:val="single"/>
          </w:rPr>
          <w:t>Driver</w:t>
        </w:r>
      </w:ins>
      <w:ins w:id="4335" w:author="t_竹沢 公佑" w:date="2019-10-04T23:15:00Z">
        <w:r w:rsidR="003402AE">
          <w:rPr>
            <w:iCs/>
            <w:sz w:val="22"/>
            <w:szCs w:val="22"/>
          </w:rPr>
          <w:fldChar w:fldCharType="end"/>
        </w:r>
      </w:ins>
      <w:del w:id="4336" w:author="t_竹沢 公佑" w:date="2019-10-04T23:15:00Z">
        <w:r w:rsidRPr="00ED6495" w:rsidDel="003402AE">
          <w:rPr>
            <w:iCs/>
            <w:sz w:val="22"/>
            <w:szCs w:val="22"/>
          </w:rPr>
          <w:delText>Installing Driver</w:delText>
        </w:r>
      </w:del>
      <w:r>
        <w:rPr>
          <w:iCs/>
          <w:sz w:val="22"/>
          <w:szCs w:val="22"/>
        </w:rPr>
        <w:t>”</w:t>
      </w:r>
      <w:r>
        <w:rPr>
          <w:rFonts w:hint="eastAsia"/>
          <w:iCs/>
          <w:sz w:val="22"/>
          <w:szCs w:val="22"/>
        </w:rPr>
        <w:t>.</w:t>
      </w:r>
    </w:p>
    <w:p w:rsidR="00DF1C7C" w:rsidRPr="00B40185" w:rsidRDefault="00DF1C7C">
      <w:pPr>
        <w:spacing w:line="0" w:lineRule="atLeast"/>
        <w:ind w:right="1020" w:firstLineChars="381" w:firstLine="838"/>
        <w:rPr>
          <w:iCs/>
          <w:sz w:val="22"/>
          <w:szCs w:val="22"/>
        </w:rPr>
      </w:pPr>
    </w:p>
    <w:p w:rsidR="00DF1C7C" w:rsidRDefault="003402AE" w:rsidP="00161434">
      <w:pPr>
        <w:spacing w:line="0" w:lineRule="atLeast"/>
        <w:ind w:leftChars="344" w:left="826" w:right="1020" w:firstLineChars="14" w:firstLine="31"/>
        <w:rPr>
          <w:sz w:val="22"/>
          <w:szCs w:val="22"/>
          <w:lang w:val="en"/>
        </w:rPr>
      </w:pPr>
      <w:ins w:id="4337" w:author="t_竹沢 公佑" w:date="2019-10-04T23:18:00Z">
        <w:r>
          <w:rPr>
            <w:rFonts w:hint="eastAsia"/>
            <w:sz w:val="22"/>
            <w:szCs w:val="22"/>
          </w:rPr>
          <w:t xml:space="preserve">Please </w:t>
        </w:r>
        <w:r>
          <w:rPr>
            <w:rFonts w:hint="eastAsia"/>
            <w:sz w:val="22"/>
            <w:szCs w:val="22"/>
            <w:lang w:val="en"/>
          </w:rPr>
          <w:t>u</w:t>
        </w:r>
      </w:ins>
      <w:del w:id="4338" w:author="t_竹沢 公佑" w:date="2019-10-04T23:17:00Z">
        <w:r w:rsidR="00DF1C7C" w:rsidRPr="005038B9" w:rsidDel="003402AE">
          <w:rPr>
            <w:sz w:val="22"/>
            <w:szCs w:val="22"/>
            <w:lang w:val="en"/>
          </w:rPr>
          <w:delText xml:space="preserve">If you want to </w:delText>
        </w:r>
        <w:r w:rsidR="001E0CCF" w:rsidRPr="005038B9" w:rsidDel="003402AE">
          <w:rPr>
            <w:rFonts w:hint="eastAsia"/>
            <w:sz w:val="22"/>
            <w:szCs w:val="22"/>
            <w:lang w:val="en"/>
          </w:rPr>
          <w:delText xml:space="preserve">identify the </w:delText>
        </w:r>
        <w:r w:rsidR="00DF1C7C" w:rsidRPr="005038B9" w:rsidDel="003402AE">
          <w:rPr>
            <w:sz w:val="22"/>
            <w:szCs w:val="22"/>
            <w:lang w:val="en"/>
          </w:rPr>
          <w:delText>DRXP board, u</w:delText>
        </w:r>
      </w:del>
      <w:r w:rsidR="00DF1C7C" w:rsidRPr="005038B9">
        <w:rPr>
          <w:sz w:val="22"/>
          <w:szCs w:val="22"/>
          <w:lang w:val="en"/>
        </w:rPr>
        <w:t>se the serial number acquisition function</w:t>
      </w:r>
      <w:del w:id="4339" w:author="t_竹沢 公佑" w:date="2019-10-04T23:17:00Z">
        <w:r w:rsidR="00DF1C7C" w:rsidRPr="005038B9" w:rsidDel="003402AE">
          <w:rPr>
            <w:sz w:val="22"/>
            <w:szCs w:val="22"/>
            <w:lang w:val="en"/>
          </w:rPr>
          <w:delText>.</w:delText>
        </w:r>
      </w:del>
      <w:r w:rsidR="00DF1C7C" w:rsidRPr="005038B9">
        <w:rPr>
          <w:rFonts w:hint="eastAsia"/>
          <w:sz w:val="22"/>
          <w:szCs w:val="22"/>
          <w:lang w:val="en"/>
        </w:rPr>
        <w:t xml:space="preserve"> i.e. Use </w:t>
      </w:r>
      <w:r w:rsidR="00DF1C7C" w:rsidRPr="00F25D4B">
        <w:rPr>
          <w:rFonts w:cs="Times New Roman"/>
          <w:sz w:val="22"/>
          <w:szCs w:val="22"/>
        </w:rPr>
        <w:t>GET_</w:t>
      </w:r>
      <w:r w:rsidR="00DF1C7C" w:rsidRPr="00F25D4B">
        <w:rPr>
          <w:rFonts w:cs="Times New Roman" w:hint="eastAsia"/>
          <w:sz w:val="22"/>
          <w:szCs w:val="22"/>
        </w:rPr>
        <w:t>DFR_SN</w:t>
      </w:r>
      <w:r w:rsidR="00DF1C7C" w:rsidRPr="005038B9">
        <w:rPr>
          <w:rFonts w:hint="eastAsia"/>
          <w:sz w:val="22"/>
          <w:szCs w:val="22"/>
          <w:lang w:val="en"/>
        </w:rPr>
        <w:t xml:space="preserve"> via</w:t>
      </w:r>
      <w:ins w:id="4340" w:author="t_竹沢 公佑" w:date="2019-10-04T23:18:00Z">
        <w:r>
          <w:rPr>
            <w:rFonts w:hint="eastAsia"/>
            <w:sz w:val="22"/>
            <w:szCs w:val="22"/>
            <w:lang w:val="en"/>
          </w:rPr>
          <w:t xml:space="preserve"> </w:t>
        </w:r>
      </w:ins>
      <w:del w:id="4341" w:author="t_竹沢 公佑" w:date="2019-10-04T23:18:00Z">
        <w:r w:rsidR="00DF1C7C" w:rsidRPr="005038B9" w:rsidDel="003402AE">
          <w:rPr>
            <w:rFonts w:hint="eastAsia"/>
            <w:sz w:val="22"/>
            <w:szCs w:val="22"/>
            <w:lang w:val="en"/>
          </w:rPr>
          <w:delText xml:space="preserve"> </w:delText>
        </w:r>
      </w:del>
      <w:r w:rsidR="00DF1C7C" w:rsidRPr="005038B9">
        <w:rPr>
          <w:rFonts w:hint="eastAsia"/>
          <w:sz w:val="22"/>
          <w:szCs w:val="22"/>
          <w:lang w:val="en"/>
        </w:rPr>
        <w:t>ioctl(</w:t>
      </w:r>
      <w:r w:rsidR="00DF1C7C" w:rsidRPr="00F25D4B">
        <w:rPr>
          <w:rFonts w:hint="eastAsia"/>
          <w:sz w:val="22"/>
          <w:szCs w:val="22"/>
        </w:rPr>
        <w:t>DRXPD_GET_MONSTS</w:t>
      </w:r>
      <w:r w:rsidR="00DF1C7C" w:rsidRPr="005038B9">
        <w:rPr>
          <w:rFonts w:hint="eastAsia"/>
          <w:sz w:val="22"/>
          <w:szCs w:val="22"/>
          <w:lang w:val="en"/>
        </w:rPr>
        <w:t>).</w:t>
      </w:r>
    </w:p>
    <w:p w:rsidR="00161434" w:rsidRPr="003402AE" w:rsidRDefault="00161434" w:rsidP="00161434">
      <w:pPr>
        <w:spacing w:line="0" w:lineRule="atLeast"/>
        <w:ind w:leftChars="344" w:left="826" w:right="1020" w:firstLineChars="14" w:firstLine="31"/>
        <w:rPr>
          <w:sz w:val="22"/>
          <w:szCs w:val="22"/>
          <w:lang w:val="en"/>
        </w:rPr>
      </w:pPr>
    </w:p>
    <w:p w:rsidR="00161434" w:rsidRPr="005038B9" w:rsidRDefault="003402AE" w:rsidP="00161434">
      <w:pPr>
        <w:spacing w:line="0" w:lineRule="atLeast"/>
        <w:ind w:leftChars="344" w:left="826" w:right="1020" w:firstLineChars="14" w:firstLine="31"/>
        <w:rPr>
          <w:sz w:val="22"/>
          <w:szCs w:val="22"/>
          <w:lang w:val="en"/>
        </w:rPr>
      </w:pPr>
      <w:ins w:id="4342" w:author="t_竹沢 公佑" w:date="2019-10-04T23:18:00Z">
        <w:r>
          <w:rPr>
            <w:rFonts w:hint="eastAsia"/>
            <w:sz w:val="22"/>
            <w:szCs w:val="22"/>
            <w:lang w:val="en"/>
          </w:rPr>
          <w:t xml:space="preserve">You can </w:t>
        </w:r>
      </w:ins>
      <w:del w:id="4343" w:author="t_竹沢 公佑" w:date="2019-10-04T23:18:00Z">
        <w:r w:rsidR="00161434" w:rsidDel="003402AE">
          <w:rPr>
            <w:rFonts w:hint="eastAsia"/>
            <w:sz w:val="22"/>
            <w:szCs w:val="22"/>
            <w:lang w:val="en"/>
          </w:rPr>
          <w:delText xml:space="preserve">In the case of driver version 2.0.3 or later, user </w:delText>
        </w:r>
      </w:del>
      <w:r w:rsidR="00161434">
        <w:rPr>
          <w:rFonts w:hint="eastAsia"/>
          <w:sz w:val="22"/>
          <w:szCs w:val="22"/>
          <w:lang w:val="en"/>
        </w:rPr>
        <w:t xml:space="preserve">also identify </w:t>
      </w:r>
      <w:ins w:id="4344" w:author="t_竹沢 公佑" w:date="2019-10-04T23:19:00Z">
        <w:r>
          <w:rPr>
            <w:rFonts w:hint="eastAsia"/>
            <w:sz w:val="22"/>
            <w:szCs w:val="22"/>
            <w:lang w:val="en"/>
          </w:rPr>
          <w:t>an</w:t>
        </w:r>
      </w:ins>
      <w:del w:id="4345" w:author="t_竹沢 公佑" w:date="2019-10-04T23:19:00Z">
        <w:r w:rsidR="00161434" w:rsidDel="003402AE">
          <w:rPr>
            <w:rFonts w:hint="eastAsia"/>
            <w:sz w:val="22"/>
            <w:szCs w:val="22"/>
            <w:lang w:val="en"/>
          </w:rPr>
          <w:delText>the</w:delText>
        </w:r>
      </w:del>
      <w:r w:rsidR="00161434">
        <w:rPr>
          <w:rFonts w:hint="eastAsia"/>
          <w:sz w:val="22"/>
          <w:szCs w:val="22"/>
          <w:lang w:val="en"/>
        </w:rPr>
        <w:t xml:space="preserve"> </w:t>
      </w:r>
      <w:ins w:id="4346" w:author="t_竹沢 公佑" w:date="2019-08-22T15:23:00Z">
        <w:r w:rsidR="000A42D3">
          <w:rPr>
            <w:rFonts w:hint="eastAsia"/>
            <w:sz w:val="22"/>
            <w:szCs w:val="22"/>
            <w:lang w:val="en"/>
          </w:rPr>
          <w:t xml:space="preserve">IF </w:t>
        </w:r>
      </w:ins>
      <w:del w:id="4347" w:author="t_竹沢 公佑" w:date="2019-08-22T15:23:00Z">
        <w:r w:rsidR="00161434" w:rsidDel="000A42D3">
          <w:rPr>
            <w:rFonts w:hint="eastAsia"/>
            <w:sz w:val="22"/>
            <w:szCs w:val="22"/>
            <w:lang w:val="en"/>
          </w:rPr>
          <w:delText xml:space="preserve">interface </w:delText>
        </w:r>
      </w:del>
      <w:r w:rsidR="00161434">
        <w:rPr>
          <w:rFonts w:hint="eastAsia"/>
          <w:sz w:val="22"/>
          <w:szCs w:val="22"/>
          <w:lang w:val="en"/>
        </w:rPr>
        <w:t>number by using GET_DFR_SN via ioctl(DRXPD_GET_MONSTS)</w:t>
      </w:r>
      <w:ins w:id="4348" w:author="t_竹沢 公佑" w:date="2019-10-04T23:19:00Z">
        <w:r>
          <w:rPr>
            <w:rFonts w:hint="eastAsia"/>
            <w:sz w:val="22"/>
            <w:szCs w:val="22"/>
            <w:lang w:val="en"/>
          </w:rPr>
          <w:t xml:space="preserve"> with the driver version 2.0.3 or later</w:t>
        </w:r>
      </w:ins>
      <w:r w:rsidR="00161434">
        <w:rPr>
          <w:rFonts w:hint="eastAsia"/>
          <w:sz w:val="22"/>
          <w:szCs w:val="22"/>
          <w:lang w:val="en"/>
        </w:rPr>
        <w:t>.</w:t>
      </w:r>
    </w:p>
    <w:p w:rsidR="00161434" w:rsidRDefault="00161434" w:rsidP="00161434">
      <w:pPr>
        <w:spacing w:line="0" w:lineRule="atLeast"/>
        <w:ind w:right="1020"/>
        <w:rPr>
          <w:sz w:val="22"/>
          <w:szCs w:val="22"/>
        </w:rPr>
      </w:pPr>
    </w:p>
    <w:p w:rsidR="00DF1C7C" w:rsidRDefault="00DF1C7C">
      <w:pPr>
        <w:spacing w:line="0" w:lineRule="atLeast"/>
        <w:ind w:right="1020" w:firstLineChars="200" w:firstLine="440"/>
        <w:rPr>
          <w:iCs/>
          <w:sz w:val="22"/>
          <w:szCs w:val="22"/>
        </w:rPr>
      </w:pPr>
      <w:r>
        <w:rPr>
          <w:bCs/>
          <w:sz w:val="22"/>
          <w:szCs w:val="22"/>
        </w:rPr>
        <w:t xml:space="preserve">int </w:t>
      </w:r>
      <w:r>
        <w:rPr>
          <w:iCs/>
          <w:sz w:val="22"/>
          <w:szCs w:val="22"/>
        </w:rPr>
        <w:t>flags…</w:t>
      </w:r>
    </w:p>
    <w:p w:rsidR="00DF1C7C" w:rsidRDefault="00DF1C7C">
      <w:pPr>
        <w:spacing w:line="0" w:lineRule="atLeast"/>
        <w:ind w:right="1020" w:firstLineChars="381" w:firstLine="838"/>
        <w:rPr>
          <w:iCs/>
          <w:sz w:val="22"/>
          <w:szCs w:val="22"/>
        </w:rPr>
      </w:pPr>
      <w:r>
        <w:rPr>
          <w:rFonts w:hint="eastAsia"/>
          <w:iCs/>
          <w:sz w:val="22"/>
          <w:szCs w:val="22"/>
        </w:rPr>
        <w:t xml:space="preserve">When　</w:t>
      </w:r>
      <w:ins w:id="4349" w:author="t_竹沢 公佑" w:date="2019-10-04T23:19:00Z">
        <w:r w:rsidR="003402AE">
          <w:rPr>
            <w:rFonts w:hint="eastAsia"/>
            <w:iCs/>
            <w:sz w:val="22"/>
            <w:szCs w:val="22"/>
          </w:rPr>
          <w:t>you receive data</w:t>
        </w:r>
      </w:ins>
      <w:del w:id="4350" w:author="t_竹沢 公佑" w:date="2019-10-04T23:19:00Z">
        <w:r w:rsidDel="003402AE">
          <w:rPr>
            <w:rFonts w:hint="eastAsia"/>
            <w:iCs/>
            <w:sz w:val="22"/>
            <w:szCs w:val="22"/>
          </w:rPr>
          <w:delText>using  reception</w:delText>
        </w:r>
      </w:del>
      <w:r>
        <w:rPr>
          <w:rFonts w:hint="eastAsia"/>
          <w:iCs/>
          <w:sz w:val="22"/>
          <w:szCs w:val="22"/>
        </w:rPr>
        <w:t>,</w:t>
      </w:r>
      <w:ins w:id="4351" w:author="t_竹沢 公佑" w:date="2019-10-04T23:19:00Z">
        <w:r w:rsidR="003402AE">
          <w:rPr>
            <w:rFonts w:hint="eastAsia"/>
            <w:iCs/>
            <w:sz w:val="22"/>
            <w:szCs w:val="22"/>
          </w:rPr>
          <w:t xml:space="preserve"> </w:t>
        </w:r>
      </w:ins>
      <w:del w:id="4352" w:author="t_竹沢 公佑" w:date="2019-10-04T23:19:00Z">
        <w:r w:rsidDel="003402AE">
          <w:rPr>
            <w:rFonts w:hint="eastAsia"/>
            <w:iCs/>
            <w:sz w:val="22"/>
            <w:szCs w:val="22"/>
          </w:rPr>
          <w:delText xml:space="preserve">　 </w:delText>
        </w:r>
      </w:del>
      <w:ins w:id="4353" w:author="t_竹沢 公佑" w:date="2019-10-04T23:20:00Z">
        <w:r w:rsidR="003402AE">
          <w:rPr>
            <w:rFonts w:hint="eastAsia"/>
            <w:iCs/>
            <w:sz w:val="22"/>
            <w:szCs w:val="22"/>
          </w:rPr>
          <w:t>s</w:t>
        </w:r>
      </w:ins>
      <w:del w:id="4354" w:author="t_竹沢 公佑" w:date="2019-10-04T23:20:00Z">
        <w:r w:rsidDel="003402AE">
          <w:rPr>
            <w:rFonts w:hint="eastAsia"/>
            <w:iCs/>
            <w:sz w:val="22"/>
            <w:szCs w:val="22"/>
          </w:rPr>
          <w:delText>S</w:delText>
        </w:r>
      </w:del>
      <w:r>
        <w:rPr>
          <w:rFonts w:hint="eastAsia"/>
          <w:iCs/>
          <w:sz w:val="22"/>
          <w:szCs w:val="22"/>
        </w:rPr>
        <w:t>pecify</w:t>
      </w:r>
      <w:ins w:id="4355" w:author="t_竹沢 公佑" w:date="2019-10-04T23:20:00Z">
        <w:r w:rsidR="003402AE">
          <w:rPr>
            <w:rFonts w:hint="eastAsia"/>
            <w:iCs/>
            <w:sz w:val="22"/>
            <w:szCs w:val="22"/>
          </w:rPr>
          <w:t xml:space="preserve"> </w:t>
        </w:r>
      </w:ins>
      <w:del w:id="4356" w:author="t_竹沢 公佑" w:date="2019-10-04T23:20:00Z">
        <w:r w:rsidDel="003402AE">
          <w:rPr>
            <w:rFonts w:hint="eastAsia"/>
            <w:iCs/>
            <w:sz w:val="22"/>
            <w:szCs w:val="22"/>
          </w:rPr>
          <w:delText xml:space="preserve">　</w:delText>
        </w:r>
      </w:del>
      <w:r>
        <w:rPr>
          <w:rFonts w:hint="eastAsia"/>
          <w:iCs/>
          <w:sz w:val="22"/>
          <w:szCs w:val="22"/>
        </w:rPr>
        <w:t>O_RDONLY.</w:t>
      </w:r>
    </w:p>
    <w:p w:rsidR="00DF1C7C" w:rsidDel="006958E2" w:rsidRDefault="00DF1C7C">
      <w:pPr>
        <w:spacing w:line="0" w:lineRule="atLeast"/>
        <w:ind w:right="1020" w:firstLineChars="380" w:firstLine="836"/>
        <w:rPr>
          <w:del w:id="4357" w:author="t_竹沢 公佑" w:date="2020-06-22T10:40:00Z"/>
          <w:iCs/>
          <w:sz w:val="22"/>
          <w:szCs w:val="22"/>
        </w:rPr>
      </w:pPr>
      <w:r>
        <w:rPr>
          <w:rFonts w:hint="eastAsia"/>
          <w:iCs/>
          <w:sz w:val="22"/>
          <w:szCs w:val="22"/>
        </w:rPr>
        <w:t xml:space="preserve">When　</w:t>
      </w:r>
      <w:ins w:id="4358" w:author="t_竹沢 公佑" w:date="2019-10-04T23:20:00Z">
        <w:r w:rsidR="003402AE">
          <w:rPr>
            <w:rFonts w:hint="eastAsia"/>
            <w:iCs/>
            <w:sz w:val="22"/>
            <w:szCs w:val="22"/>
          </w:rPr>
          <w:t>you transmit data</w:t>
        </w:r>
      </w:ins>
      <w:del w:id="4359" w:author="t_竹沢 公佑" w:date="2019-10-04T23:20:00Z">
        <w:r w:rsidDel="003402AE">
          <w:rPr>
            <w:rFonts w:hint="eastAsia"/>
            <w:iCs/>
            <w:sz w:val="22"/>
            <w:szCs w:val="22"/>
          </w:rPr>
          <w:delText>using  transmission</w:delText>
        </w:r>
      </w:del>
      <w:r>
        <w:rPr>
          <w:rFonts w:hint="eastAsia"/>
          <w:iCs/>
          <w:sz w:val="22"/>
          <w:szCs w:val="22"/>
        </w:rPr>
        <w:t xml:space="preserve">, </w:t>
      </w:r>
      <w:ins w:id="4360" w:author="t_竹沢 公佑" w:date="2019-10-04T23:20:00Z">
        <w:r w:rsidR="003402AE">
          <w:rPr>
            <w:rFonts w:hint="eastAsia"/>
            <w:iCs/>
            <w:sz w:val="22"/>
            <w:szCs w:val="22"/>
          </w:rPr>
          <w:t>s</w:t>
        </w:r>
      </w:ins>
      <w:del w:id="4361" w:author="t_竹沢 公佑" w:date="2019-10-04T23:20:00Z">
        <w:r w:rsidDel="003402AE">
          <w:rPr>
            <w:rFonts w:hint="eastAsia"/>
            <w:iCs/>
            <w:sz w:val="22"/>
            <w:szCs w:val="22"/>
          </w:rPr>
          <w:delText>S</w:delText>
        </w:r>
      </w:del>
      <w:r>
        <w:rPr>
          <w:rFonts w:hint="eastAsia"/>
          <w:iCs/>
          <w:sz w:val="22"/>
          <w:szCs w:val="22"/>
        </w:rPr>
        <w:t>pecify</w:t>
      </w:r>
      <w:ins w:id="4362" w:author="t_竹沢 公佑" w:date="2019-10-04T23:20:00Z">
        <w:r w:rsidR="003402AE">
          <w:rPr>
            <w:rFonts w:hint="eastAsia"/>
            <w:iCs/>
            <w:sz w:val="22"/>
            <w:szCs w:val="22"/>
          </w:rPr>
          <w:t xml:space="preserve"> </w:t>
        </w:r>
      </w:ins>
      <w:del w:id="4363" w:author="t_竹沢 公佑" w:date="2019-10-04T23:20:00Z">
        <w:r w:rsidDel="003402AE">
          <w:rPr>
            <w:rFonts w:hint="eastAsia"/>
            <w:iCs/>
            <w:sz w:val="22"/>
            <w:szCs w:val="22"/>
          </w:rPr>
          <w:delText xml:space="preserve">　</w:delText>
        </w:r>
      </w:del>
      <w:r>
        <w:rPr>
          <w:rFonts w:hint="eastAsia"/>
          <w:iCs/>
          <w:sz w:val="22"/>
          <w:szCs w:val="22"/>
        </w:rPr>
        <w:t>O_RDWR.</w:t>
      </w:r>
    </w:p>
    <w:p w:rsidR="00DF1C7C" w:rsidRDefault="00DF1C7C" w:rsidP="00F15EDF">
      <w:pPr>
        <w:spacing w:line="0" w:lineRule="atLeast"/>
        <w:ind w:right="1020" w:firstLineChars="380" w:firstLine="836"/>
        <w:rPr>
          <w:iCs/>
          <w:sz w:val="22"/>
          <w:szCs w:val="22"/>
        </w:rPr>
      </w:pPr>
    </w:p>
    <w:p w:rsidR="006958E2" w:rsidRDefault="00DF1C7C">
      <w:pPr>
        <w:spacing w:line="0" w:lineRule="atLeast"/>
        <w:ind w:right="1020" w:firstLineChars="380" w:firstLine="836"/>
        <w:rPr>
          <w:ins w:id="4364" w:author="t_竹沢 公佑" w:date="2020-06-22T10:38:00Z"/>
          <w:sz w:val="22"/>
          <w:szCs w:val="22"/>
          <w:lang w:val="en"/>
        </w:rPr>
      </w:pPr>
      <w:r>
        <w:rPr>
          <w:rFonts w:hint="eastAsia"/>
          <w:iCs/>
          <w:sz w:val="22"/>
          <w:szCs w:val="22"/>
        </w:rPr>
        <w:t>O_WRONLY is invalid.</w:t>
      </w:r>
      <w:r>
        <w:rPr>
          <w:sz w:val="22"/>
          <w:szCs w:val="22"/>
          <w:lang w:val="en"/>
        </w:rPr>
        <w:t xml:space="preserve"> </w:t>
      </w:r>
    </w:p>
    <w:p w:rsidR="006958E2" w:rsidRDefault="006958E2">
      <w:pPr>
        <w:spacing w:line="0" w:lineRule="atLeast"/>
        <w:ind w:right="1020" w:firstLineChars="380" w:firstLine="836"/>
        <w:rPr>
          <w:ins w:id="4365" w:author="t_竹沢 公佑" w:date="2020-06-22T10:39:00Z"/>
          <w:sz w:val="22"/>
          <w:szCs w:val="22"/>
          <w:lang w:val="en"/>
        </w:rPr>
      </w:pPr>
    </w:p>
    <w:p w:rsidR="00983D9A" w:rsidRDefault="00983D9A">
      <w:pPr>
        <w:pStyle w:val="HTML0"/>
        <w:spacing w:line="0" w:lineRule="atLeast"/>
        <w:ind w:left="110" w:hangingChars="50" w:hanging="110"/>
        <w:rPr>
          <w:ins w:id="4366" w:author="t_竹沢 公佑" w:date="2020-07-20T11:28:00Z"/>
          <w:rFonts w:ascii="ＭＳ Ｐゴシック" w:eastAsia="ＭＳ Ｐゴシック" w:hAnsi="ＭＳ Ｐゴシック"/>
          <w:color w:val="222222"/>
          <w:sz w:val="22"/>
          <w:szCs w:val="22"/>
          <w:lang w:val="en"/>
        </w:rPr>
      </w:pPr>
      <w:ins w:id="4367" w:author="t_竹沢 公佑" w:date="2020-07-20T11:25:00Z">
        <w:r>
          <w:rPr>
            <w:rFonts w:ascii="ＭＳ Ｐゴシック" w:eastAsia="ＭＳ Ｐゴシック" w:hAnsi="ＭＳ Ｐゴシック" w:hint="eastAsia"/>
            <w:color w:val="222222"/>
            <w:sz w:val="22"/>
            <w:szCs w:val="22"/>
            <w:lang w:val="en"/>
          </w:rPr>
          <w:tab/>
        </w:r>
      </w:ins>
      <w:ins w:id="4368" w:author="t_竹沢 公佑" w:date="2020-07-20T11:26:00Z">
        <w:r>
          <w:rPr>
            <w:rFonts w:ascii="ＭＳ Ｐゴシック" w:eastAsia="ＭＳ Ｐゴシック" w:hAnsi="ＭＳ Ｐゴシック" w:hint="eastAsia"/>
            <w:color w:val="222222"/>
            <w:sz w:val="22"/>
            <w:szCs w:val="22"/>
            <w:lang w:val="en"/>
          </w:rPr>
          <w:tab/>
        </w:r>
      </w:ins>
      <w:ins w:id="4369" w:author="t_竹沢 公佑" w:date="2020-07-20T11:25:00Z">
        <w:r w:rsidRPr="00983D9A">
          <w:rPr>
            <w:rFonts w:ascii="ＭＳ Ｐゴシック" w:eastAsia="ＭＳ Ｐゴシック" w:hAnsi="ＭＳ Ｐゴシック"/>
            <w:color w:val="222222"/>
            <w:sz w:val="22"/>
            <w:szCs w:val="22"/>
            <w:lang w:val="en"/>
          </w:rPr>
          <w:t>The DRXP-board can not receive ALMA frames in the transmission mode and the</w:t>
        </w:r>
      </w:ins>
      <w:ins w:id="4370" w:author="t_竹沢 公佑" w:date="2020-07-20T11:26:00Z">
        <w:r>
          <w:rPr>
            <w:rFonts w:ascii="ＭＳ Ｐゴシック" w:eastAsia="ＭＳ Ｐゴシック" w:hAnsi="ＭＳ Ｐゴシック" w:hint="eastAsia"/>
            <w:color w:val="222222"/>
            <w:sz w:val="22"/>
            <w:szCs w:val="22"/>
            <w:lang w:val="en"/>
          </w:rPr>
          <w:t xml:space="preserve"> </w:t>
        </w:r>
      </w:ins>
      <w:ins w:id="4371" w:author="t_竹沢 公佑" w:date="2020-07-20T11:25:00Z">
        <w:r w:rsidRPr="00983D9A">
          <w:rPr>
            <w:rFonts w:ascii="ＭＳ Ｐゴシック" w:eastAsia="ＭＳ Ｐゴシック" w:hAnsi="ＭＳ Ｐゴシック"/>
            <w:color w:val="222222"/>
            <w:sz w:val="22"/>
            <w:szCs w:val="22"/>
            <w:lang w:val="en"/>
          </w:rPr>
          <w:t>DRX</w:t>
        </w:r>
        <w:r>
          <w:rPr>
            <w:rFonts w:ascii="ＭＳ Ｐゴシック" w:eastAsia="ＭＳ Ｐゴシック" w:hAnsi="ＭＳ Ｐゴシック"/>
            <w:color w:val="222222"/>
            <w:sz w:val="22"/>
            <w:szCs w:val="22"/>
            <w:lang w:val="en"/>
          </w:rPr>
          <w:t>P-board can</w:t>
        </w:r>
      </w:ins>
      <w:ins w:id="4372" w:author="t_竹沢 公佑" w:date="2020-07-20T11:28:00Z">
        <w:r>
          <w:rPr>
            <w:rFonts w:ascii="ＭＳ Ｐゴシック" w:eastAsia="ＭＳ Ｐゴシック" w:hAnsi="ＭＳ Ｐゴシック" w:hint="eastAsia"/>
            <w:color w:val="222222"/>
            <w:sz w:val="22"/>
            <w:szCs w:val="22"/>
            <w:lang w:val="en"/>
          </w:rPr>
          <w:t xml:space="preserve"> </w:t>
        </w:r>
      </w:ins>
    </w:p>
    <w:p w:rsidR="00983D9A" w:rsidRDefault="00983D9A">
      <w:pPr>
        <w:pStyle w:val="HTML0"/>
        <w:spacing w:line="0" w:lineRule="atLeast"/>
        <w:ind w:left="110" w:hangingChars="50" w:hanging="110"/>
        <w:rPr>
          <w:ins w:id="4373" w:author="t_竹沢 公佑" w:date="2020-07-20T11:28:00Z"/>
          <w:rFonts w:ascii="ＭＳ Ｐゴシック" w:eastAsia="ＭＳ Ｐゴシック" w:hAnsi="ＭＳ Ｐゴシック"/>
          <w:color w:val="222222"/>
          <w:sz w:val="22"/>
          <w:szCs w:val="22"/>
          <w:lang w:val="en"/>
        </w:rPr>
      </w:pPr>
      <w:ins w:id="4374" w:author="t_竹沢 公佑" w:date="2020-07-20T11:28:00Z">
        <w:r>
          <w:rPr>
            <w:rFonts w:ascii="ＭＳ Ｐゴシック" w:eastAsia="ＭＳ Ｐゴシック" w:hAnsi="ＭＳ Ｐゴシック" w:hint="eastAsia"/>
            <w:color w:val="222222"/>
            <w:sz w:val="22"/>
            <w:szCs w:val="22"/>
            <w:lang w:val="en"/>
          </w:rPr>
          <w:tab/>
        </w:r>
        <w:r>
          <w:rPr>
            <w:rFonts w:ascii="ＭＳ Ｐゴシック" w:eastAsia="ＭＳ Ｐゴシック" w:hAnsi="ＭＳ Ｐゴシック" w:hint="eastAsia"/>
            <w:color w:val="222222"/>
            <w:sz w:val="22"/>
            <w:szCs w:val="22"/>
            <w:lang w:val="en"/>
          </w:rPr>
          <w:tab/>
        </w:r>
      </w:ins>
      <w:ins w:id="4375" w:author="t_竹沢 公佑" w:date="2020-07-20T11:25:00Z">
        <w:r w:rsidRPr="00983D9A">
          <w:rPr>
            <w:rFonts w:ascii="ＭＳ Ｐゴシック" w:eastAsia="ＭＳ Ｐゴシック" w:hAnsi="ＭＳ Ｐゴシック"/>
            <w:color w:val="222222"/>
            <w:sz w:val="22"/>
            <w:szCs w:val="22"/>
            <w:lang w:val="en"/>
          </w:rPr>
          <w:t>not transmit ALMA frames in the reception mode. But the DRXP-board</w:t>
        </w:r>
      </w:ins>
      <w:ins w:id="4376" w:author="t_竹沢 公佑" w:date="2020-07-20T11:26:00Z">
        <w:r>
          <w:rPr>
            <w:rFonts w:ascii="ＭＳ Ｐゴシック" w:eastAsia="ＭＳ Ｐゴシック" w:hAnsi="ＭＳ Ｐゴシック" w:hint="eastAsia"/>
            <w:color w:val="222222"/>
            <w:sz w:val="22"/>
            <w:szCs w:val="22"/>
            <w:lang w:val="en"/>
          </w:rPr>
          <w:t xml:space="preserve"> </w:t>
        </w:r>
      </w:ins>
      <w:ins w:id="4377" w:author="t_竹沢 公佑" w:date="2020-07-20T11:25:00Z">
        <w:r w:rsidRPr="00983D9A">
          <w:rPr>
            <w:rFonts w:ascii="ＭＳ Ｐゴシック" w:eastAsia="ＭＳ Ｐゴシック" w:hAnsi="ＭＳ Ｐゴシック"/>
            <w:color w:val="222222"/>
            <w:sz w:val="22"/>
            <w:szCs w:val="22"/>
            <w:lang w:val="en"/>
          </w:rPr>
          <w:t>can transmit ALMA frames</w:t>
        </w:r>
      </w:ins>
      <w:ins w:id="4378" w:author="t_竹沢 公佑" w:date="2020-07-20T11:28:00Z">
        <w:r>
          <w:rPr>
            <w:rFonts w:ascii="ＭＳ Ｐゴシック" w:eastAsia="ＭＳ Ｐゴシック" w:hAnsi="ＭＳ Ｐゴシック" w:hint="eastAsia"/>
            <w:color w:val="222222"/>
            <w:sz w:val="22"/>
            <w:szCs w:val="22"/>
            <w:lang w:val="en"/>
          </w:rPr>
          <w:t xml:space="preserve"> </w:t>
        </w:r>
      </w:ins>
    </w:p>
    <w:p w:rsidR="00983D9A" w:rsidRDefault="00983D9A">
      <w:pPr>
        <w:pStyle w:val="HTML0"/>
        <w:spacing w:line="0" w:lineRule="atLeast"/>
        <w:ind w:left="110" w:hangingChars="50" w:hanging="110"/>
        <w:rPr>
          <w:ins w:id="4379" w:author="t_竹沢 公佑" w:date="2020-07-20T11:28:00Z"/>
          <w:rFonts w:ascii="ＭＳ Ｐゴシック" w:eastAsia="ＭＳ Ｐゴシック" w:hAnsi="ＭＳ Ｐゴシック"/>
          <w:color w:val="222222"/>
          <w:sz w:val="22"/>
          <w:szCs w:val="22"/>
          <w:lang w:val="en"/>
        </w:rPr>
      </w:pPr>
      <w:ins w:id="4380" w:author="t_竹沢 公佑" w:date="2020-07-20T11:28:00Z">
        <w:r>
          <w:rPr>
            <w:rFonts w:ascii="ＭＳ Ｐゴシック" w:eastAsia="ＭＳ Ｐゴシック" w:hAnsi="ＭＳ Ｐゴシック" w:hint="eastAsia"/>
            <w:color w:val="222222"/>
            <w:sz w:val="22"/>
            <w:szCs w:val="22"/>
            <w:lang w:val="en"/>
          </w:rPr>
          <w:tab/>
        </w:r>
        <w:r>
          <w:rPr>
            <w:rFonts w:ascii="ＭＳ Ｐゴシック" w:eastAsia="ＭＳ Ｐゴシック" w:hAnsi="ＭＳ Ｐゴシック" w:hint="eastAsia"/>
            <w:color w:val="222222"/>
            <w:sz w:val="22"/>
            <w:szCs w:val="22"/>
            <w:lang w:val="en"/>
          </w:rPr>
          <w:tab/>
        </w:r>
      </w:ins>
      <w:ins w:id="4381" w:author="t_竹沢 公佑" w:date="2020-07-20T11:25:00Z">
        <w:r w:rsidRPr="00983D9A">
          <w:rPr>
            <w:rFonts w:ascii="ＭＳ Ｐゴシック" w:eastAsia="ＭＳ Ｐゴシック" w:hAnsi="ＭＳ Ｐゴシック"/>
            <w:color w:val="222222"/>
            <w:sz w:val="22"/>
            <w:szCs w:val="22"/>
            <w:lang w:val="en"/>
          </w:rPr>
          <w:t>with a fixed payload by using SET_DFR_FORCETX_ID</w:t>
        </w:r>
      </w:ins>
      <w:ins w:id="4382" w:author="t_竹沢 公佑" w:date="2020-07-20T11:26:00Z">
        <w:r>
          <w:rPr>
            <w:rFonts w:ascii="ＭＳ Ｐゴシック" w:eastAsia="ＭＳ Ｐゴシック" w:hAnsi="ＭＳ Ｐゴシック" w:hint="eastAsia"/>
            <w:color w:val="222222"/>
            <w:sz w:val="22"/>
            <w:szCs w:val="22"/>
            <w:lang w:val="en"/>
          </w:rPr>
          <w:t xml:space="preserve"> </w:t>
        </w:r>
      </w:ins>
      <w:ins w:id="4383" w:author="t_竹沢 公佑" w:date="2020-07-20T11:25:00Z">
        <w:r w:rsidRPr="00983D9A">
          <w:rPr>
            <w:rFonts w:ascii="ＭＳ Ｐゴシック" w:eastAsia="ＭＳ Ｐゴシック" w:hAnsi="ＭＳ Ｐゴシック"/>
            <w:color w:val="222222"/>
            <w:sz w:val="22"/>
            <w:szCs w:val="22"/>
            <w:lang w:val="en"/>
          </w:rPr>
          <w:t xml:space="preserve">even in the reception mode, namely when it </w:t>
        </w:r>
      </w:ins>
    </w:p>
    <w:p w:rsidR="00983D9A" w:rsidRDefault="00983D9A">
      <w:pPr>
        <w:pStyle w:val="HTML0"/>
        <w:spacing w:line="0" w:lineRule="atLeast"/>
        <w:ind w:left="110" w:hangingChars="50" w:hanging="110"/>
        <w:rPr>
          <w:ins w:id="4384" w:author="t_竹沢 公佑" w:date="2020-07-20T11:28:00Z"/>
          <w:rFonts w:ascii="ＭＳ Ｐゴシック" w:eastAsia="ＭＳ Ｐゴシック" w:hAnsi="ＭＳ Ｐゴシック"/>
          <w:color w:val="222222"/>
          <w:sz w:val="22"/>
          <w:szCs w:val="22"/>
          <w:lang w:val="en"/>
        </w:rPr>
      </w:pPr>
      <w:ins w:id="4385" w:author="t_竹沢 公佑" w:date="2020-07-20T11:28:00Z">
        <w:r>
          <w:rPr>
            <w:rFonts w:ascii="ＭＳ Ｐゴシック" w:eastAsia="ＭＳ Ｐゴシック" w:hAnsi="ＭＳ Ｐゴシック" w:hint="eastAsia"/>
            <w:color w:val="222222"/>
            <w:sz w:val="22"/>
            <w:szCs w:val="22"/>
            <w:lang w:val="en"/>
          </w:rPr>
          <w:tab/>
        </w:r>
        <w:r>
          <w:rPr>
            <w:rFonts w:ascii="ＭＳ Ｐゴシック" w:eastAsia="ＭＳ Ｐゴシック" w:hAnsi="ＭＳ Ｐゴシック" w:hint="eastAsia"/>
            <w:color w:val="222222"/>
            <w:sz w:val="22"/>
            <w:szCs w:val="22"/>
            <w:lang w:val="en"/>
          </w:rPr>
          <w:tab/>
        </w:r>
      </w:ins>
      <w:ins w:id="4386" w:author="t_竹沢 公佑" w:date="2020-07-20T11:25:00Z">
        <w:r w:rsidRPr="00983D9A">
          <w:rPr>
            <w:rFonts w:ascii="ＭＳ Ｐゴシック" w:eastAsia="ＭＳ Ｐゴシック" w:hAnsi="ＭＳ Ｐゴシック"/>
            <w:color w:val="222222"/>
            <w:sz w:val="22"/>
            <w:szCs w:val="22"/>
            <w:lang w:val="en"/>
          </w:rPr>
          <w:t>opens with O_RDONLY.</w:t>
        </w:r>
      </w:ins>
      <w:ins w:id="4387" w:author="t_竹沢 公佑" w:date="2020-07-20T11:26:00Z">
        <w:r>
          <w:rPr>
            <w:rFonts w:ascii="ＭＳ Ｐゴシック" w:eastAsia="ＭＳ Ｐゴシック" w:hAnsi="ＭＳ Ｐゴシック" w:hint="eastAsia"/>
            <w:color w:val="222222"/>
            <w:sz w:val="22"/>
            <w:szCs w:val="22"/>
            <w:lang w:val="en"/>
          </w:rPr>
          <w:t xml:space="preserve"> </w:t>
        </w:r>
      </w:ins>
      <w:ins w:id="4388" w:author="t_竹沢 公佑" w:date="2020-07-20T11:25:00Z">
        <w:r w:rsidRPr="00983D9A">
          <w:rPr>
            <w:rFonts w:ascii="ＭＳ Ｐゴシック" w:eastAsia="ＭＳ Ｐゴシック" w:hAnsi="ＭＳ Ｐゴシック"/>
            <w:color w:val="222222"/>
            <w:sz w:val="22"/>
            <w:szCs w:val="22"/>
            <w:lang w:val="en"/>
          </w:rPr>
          <w:t>See</w:t>
        </w:r>
      </w:ins>
      <w:ins w:id="4389" w:author="t_竹沢 公佑" w:date="2020-07-20T11:26:00Z">
        <w:r>
          <w:rPr>
            <w:rFonts w:ascii="ＭＳ Ｐゴシック" w:eastAsia="ＭＳ Ｐゴシック" w:hAnsi="ＭＳ Ｐゴシック" w:hint="eastAsia"/>
            <w:color w:val="222222"/>
            <w:sz w:val="22"/>
            <w:szCs w:val="22"/>
            <w:lang w:val="en"/>
          </w:rPr>
          <w:t xml:space="preserve"> </w:t>
        </w:r>
      </w:ins>
      <w:ins w:id="4390" w:author="t_竹沢 公佑" w:date="2020-06-22T10:39:00Z">
        <w:r w:rsidR="006958E2" w:rsidRPr="00CF5516">
          <w:rPr>
            <w:rFonts w:ascii="ＭＳ Ｐゴシック" w:eastAsia="ＭＳ Ｐゴシック" w:hAnsi="ＭＳ Ｐゴシック"/>
            <w:b/>
            <w:color w:val="222222"/>
            <w:sz w:val="22"/>
            <w:szCs w:val="22"/>
            <w:lang w:val="en"/>
          </w:rPr>
          <w:t>“</w:t>
        </w:r>
        <w:r w:rsidR="006958E2" w:rsidRPr="00CF5516">
          <w:rPr>
            <w:rFonts w:ascii="ＭＳ Ｐゴシック" w:eastAsia="ＭＳ Ｐゴシック" w:hAnsi="ＭＳ Ｐゴシック"/>
            <w:b/>
            <w:color w:val="222222"/>
            <w:sz w:val="22"/>
            <w:szCs w:val="22"/>
            <w:lang w:val="en"/>
          </w:rPr>
          <w:fldChar w:fldCharType="begin"/>
        </w:r>
        <w:r w:rsidR="006958E2" w:rsidRPr="00CF5516">
          <w:rPr>
            <w:rFonts w:ascii="ＭＳ Ｐゴシック" w:eastAsia="ＭＳ Ｐゴシック" w:hAnsi="ＭＳ Ｐゴシック"/>
            <w:b/>
            <w:color w:val="222222"/>
            <w:sz w:val="22"/>
            <w:szCs w:val="22"/>
            <w:lang w:val="en"/>
          </w:rPr>
          <w:instrText xml:space="preserve"> </w:instrText>
        </w:r>
        <w:r w:rsidR="006958E2" w:rsidRPr="00CF5516">
          <w:rPr>
            <w:rFonts w:ascii="ＭＳ Ｐゴシック" w:eastAsia="ＭＳ Ｐゴシック" w:hAnsi="ＭＳ Ｐゴシック" w:hint="eastAsia"/>
            <w:b/>
            <w:color w:val="222222"/>
            <w:sz w:val="22"/>
            <w:szCs w:val="22"/>
            <w:lang w:val="en"/>
          </w:rPr>
          <w:instrText>REF _Ref43714319 \r \h</w:instrText>
        </w:r>
        <w:r w:rsidR="006958E2" w:rsidRPr="00CF5516">
          <w:rPr>
            <w:rFonts w:ascii="ＭＳ Ｐゴシック" w:eastAsia="ＭＳ Ｐゴシック" w:hAnsi="ＭＳ Ｐゴシック"/>
            <w:b/>
            <w:color w:val="222222"/>
            <w:sz w:val="22"/>
            <w:szCs w:val="22"/>
            <w:lang w:val="en"/>
          </w:rPr>
          <w:instrText xml:space="preserve">  \* MERGEFORMAT </w:instrText>
        </w:r>
      </w:ins>
      <w:r w:rsidR="006958E2" w:rsidRPr="00CF5516">
        <w:rPr>
          <w:rFonts w:ascii="ＭＳ Ｐゴシック" w:eastAsia="ＭＳ Ｐゴシック" w:hAnsi="ＭＳ Ｐゴシック"/>
          <w:b/>
          <w:color w:val="222222"/>
          <w:sz w:val="22"/>
          <w:szCs w:val="22"/>
          <w:lang w:val="en"/>
        </w:rPr>
      </w:r>
      <w:ins w:id="4391" w:author="t_竹沢 公佑" w:date="2020-06-22T10:39:00Z">
        <w:r w:rsidR="006958E2" w:rsidRPr="00CF5516">
          <w:rPr>
            <w:rFonts w:ascii="ＭＳ Ｐゴシック" w:eastAsia="ＭＳ Ｐゴシック" w:hAnsi="ＭＳ Ｐゴシック"/>
            <w:b/>
            <w:color w:val="222222"/>
            <w:sz w:val="22"/>
            <w:szCs w:val="22"/>
            <w:lang w:val="en"/>
          </w:rPr>
          <w:fldChar w:fldCharType="separate"/>
        </w:r>
      </w:ins>
      <w:ins w:id="4392" w:author="t_竹沢 公佑" w:date="2021-02-02T17:29:00Z">
        <w:r w:rsidR="000B4FA1">
          <w:rPr>
            <w:rFonts w:ascii="ＭＳ Ｐゴシック" w:eastAsia="ＭＳ Ｐゴシック" w:hAnsi="ＭＳ Ｐゴシック"/>
            <w:b/>
            <w:color w:val="222222"/>
            <w:sz w:val="22"/>
            <w:szCs w:val="22"/>
            <w:lang w:val="en"/>
          </w:rPr>
          <w:t>6.1.21</w:t>
        </w:r>
      </w:ins>
      <w:ins w:id="4393" w:author="t_竹沢 公佑" w:date="2020-06-22T10:39:00Z">
        <w:r w:rsidR="006958E2" w:rsidRPr="00CF5516">
          <w:rPr>
            <w:rFonts w:ascii="ＭＳ Ｐゴシック" w:eastAsia="ＭＳ Ｐゴシック" w:hAnsi="ＭＳ Ｐゴシック"/>
            <w:b/>
            <w:color w:val="222222"/>
            <w:sz w:val="22"/>
            <w:szCs w:val="22"/>
            <w:lang w:val="en"/>
          </w:rPr>
          <w:fldChar w:fldCharType="end"/>
        </w:r>
        <w:r w:rsidR="006958E2" w:rsidRPr="00CF5516">
          <w:rPr>
            <w:rFonts w:ascii="ＭＳ Ｐゴシック" w:eastAsia="ＭＳ Ｐゴシック" w:hAnsi="ＭＳ Ｐゴシック" w:hint="eastAsia"/>
            <w:b/>
            <w:color w:val="222222"/>
            <w:sz w:val="22"/>
            <w:szCs w:val="22"/>
            <w:lang w:val="en"/>
          </w:rPr>
          <w:t xml:space="preserve"> </w:t>
        </w:r>
        <w:r w:rsidR="006958E2" w:rsidRPr="00CF5516">
          <w:rPr>
            <w:rFonts w:ascii="ＭＳ Ｐゴシック" w:eastAsia="ＭＳ Ｐゴシック" w:hAnsi="ＭＳ Ｐゴシック"/>
            <w:b/>
            <w:color w:val="222222"/>
            <w:sz w:val="22"/>
            <w:szCs w:val="22"/>
            <w:lang w:val="en"/>
          </w:rPr>
          <w:fldChar w:fldCharType="begin"/>
        </w:r>
        <w:r w:rsidR="006958E2" w:rsidRPr="00CF5516">
          <w:rPr>
            <w:rFonts w:ascii="ＭＳ Ｐゴシック" w:eastAsia="ＭＳ Ｐゴシック" w:hAnsi="ＭＳ Ｐゴシック"/>
            <w:b/>
            <w:color w:val="222222"/>
            <w:sz w:val="22"/>
            <w:szCs w:val="22"/>
            <w:lang w:val="en"/>
          </w:rPr>
          <w:instrText xml:space="preserve"> REF _Ref43714324 \h  \* MERGEFORMAT </w:instrText>
        </w:r>
      </w:ins>
      <w:r w:rsidR="006958E2" w:rsidRPr="00CF5516">
        <w:rPr>
          <w:rFonts w:ascii="ＭＳ Ｐゴシック" w:eastAsia="ＭＳ Ｐゴシック" w:hAnsi="ＭＳ Ｐゴシック"/>
          <w:b/>
          <w:color w:val="222222"/>
          <w:sz w:val="22"/>
          <w:szCs w:val="22"/>
          <w:lang w:val="en"/>
        </w:rPr>
      </w:r>
      <w:ins w:id="4394" w:author="t_竹沢 公佑" w:date="2020-06-22T10:39:00Z">
        <w:r w:rsidR="006958E2" w:rsidRPr="00CF5516">
          <w:rPr>
            <w:rFonts w:ascii="ＭＳ Ｐゴシック" w:eastAsia="ＭＳ Ｐゴシック" w:hAnsi="ＭＳ Ｐゴシック"/>
            <w:b/>
            <w:color w:val="222222"/>
            <w:sz w:val="22"/>
            <w:szCs w:val="22"/>
            <w:lang w:val="en"/>
          </w:rPr>
          <w:fldChar w:fldCharType="separate"/>
        </w:r>
      </w:ins>
      <w:ins w:id="4395" w:author="t_竹沢 公佑" w:date="2021-02-02T17:29:00Z">
        <w:r w:rsidR="000B4FA1" w:rsidRPr="000B4FA1">
          <w:rPr>
            <w:rFonts w:ascii="ＭＳ Ｐゴシック" w:eastAsia="ＭＳ Ｐゴシック" w:hAnsi="ＭＳ Ｐゴシック"/>
            <w:b/>
            <w:sz w:val="22"/>
            <w:szCs w:val="22"/>
            <w:rPrChange w:id="4396" w:author="t_竹沢 公佑" w:date="2021-02-02T17:29:00Z">
              <w:rPr/>
            </w:rPrChange>
          </w:rPr>
          <w:t>GET_DFR_FORCETX</w:t>
        </w:r>
      </w:ins>
      <w:ins w:id="4397" w:author="t_竹沢 公佑" w:date="2020-06-22T10:39:00Z">
        <w:r w:rsidR="006958E2" w:rsidRPr="00CF5516">
          <w:rPr>
            <w:rFonts w:ascii="ＭＳ Ｐゴシック" w:eastAsia="ＭＳ Ｐゴシック" w:hAnsi="ＭＳ Ｐゴシック"/>
            <w:b/>
            <w:color w:val="222222"/>
            <w:sz w:val="22"/>
            <w:szCs w:val="22"/>
            <w:lang w:val="en"/>
          </w:rPr>
          <w:fldChar w:fldCharType="end"/>
        </w:r>
        <w:r w:rsidR="006958E2" w:rsidRPr="00CF5516">
          <w:rPr>
            <w:rFonts w:ascii="ＭＳ Ｐゴシック" w:eastAsia="ＭＳ Ｐゴシック" w:hAnsi="ＭＳ Ｐゴシック"/>
            <w:b/>
            <w:color w:val="222222"/>
            <w:sz w:val="22"/>
            <w:szCs w:val="22"/>
            <w:lang w:val="en"/>
          </w:rPr>
          <w:t>”</w:t>
        </w:r>
        <w:r w:rsidR="006958E2">
          <w:rPr>
            <w:rFonts w:ascii="ＭＳ Ｐゴシック" w:eastAsia="ＭＳ Ｐゴシック" w:hAnsi="ＭＳ Ｐゴシック" w:hint="eastAsia"/>
            <w:color w:val="222222"/>
            <w:sz w:val="22"/>
            <w:szCs w:val="22"/>
            <w:lang w:val="en"/>
          </w:rPr>
          <w:t xml:space="preserve"> and </w:t>
        </w:r>
        <w:r w:rsidR="006958E2" w:rsidRPr="00CF5516">
          <w:rPr>
            <w:rFonts w:ascii="ＭＳ Ｐゴシック" w:eastAsia="ＭＳ Ｐゴシック" w:hAnsi="ＭＳ Ｐゴシック"/>
            <w:b/>
            <w:color w:val="222222"/>
            <w:sz w:val="22"/>
            <w:szCs w:val="22"/>
            <w:lang w:val="en"/>
          </w:rPr>
          <w:t>“</w:t>
        </w:r>
        <w:r w:rsidR="006958E2" w:rsidRPr="00CF5516">
          <w:rPr>
            <w:rFonts w:ascii="ＭＳ Ｐゴシック" w:eastAsia="ＭＳ Ｐゴシック" w:hAnsi="ＭＳ Ｐゴシック"/>
            <w:b/>
            <w:color w:val="222222"/>
            <w:sz w:val="22"/>
            <w:szCs w:val="22"/>
            <w:lang w:val="en"/>
          </w:rPr>
          <w:fldChar w:fldCharType="begin"/>
        </w:r>
        <w:r w:rsidR="006958E2" w:rsidRPr="00CF5516">
          <w:rPr>
            <w:rFonts w:ascii="ＭＳ Ｐゴシック" w:eastAsia="ＭＳ Ｐゴシック" w:hAnsi="ＭＳ Ｐゴシック"/>
            <w:b/>
            <w:color w:val="222222"/>
            <w:sz w:val="22"/>
            <w:szCs w:val="22"/>
            <w:lang w:val="en"/>
          </w:rPr>
          <w:instrText xml:space="preserve"> REF _Ref43714334 \r \h  \* MERGEFORMAT </w:instrText>
        </w:r>
      </w:ins>
      <w:r w:rsidR="006958E2" w:rsidRPr="00CF5516">
        <w:rPr>
          <w:rFonts w:ascii="ＭＳ Ｐゴシック" w:eastAsia="ＭＳ Ｐゴシック" w:hAnsi="ＭＳ Ｐゴシック"/>
          <w:b/>
          <w:color w:val="222222"/>
          <w:sz w:val="22"/>
          <w:szCs w:val="22"/>
          <w:lang w:val="en"/>
        </w:rPr>
      </w:r>
      <w:ins w:id="4398" w:author="t_竹沢 公佑" w:date="2020-06-22T10:39:00Z">
        <w:r w:rsidR="006958E2" w:rsidRPr="00CF5516">
          <w:rPr>
            <w:rFonts w:ascii="ＭＳ Ｐゴシック" w:eastAsia="ＭＳ Ｐゴシック" w:hAnsi="ＭＳ Ｐゴシック"/>
            <w:b/>
            <w:color w:val="222222"/>
            <w:sz w:val="22"/>
            <w:szCs w:val="22"/>
            <w:lang w:val="en"/>
          </w:rPr>
          <w:fldChar w:fldCharType="separate"/>
        </w:r>
      </w:ins>
      <w:ins w:id="4399" w:author="t_竹沢 公佑" w:date="2021-02-02T17:29:00Z">
        <w:r w:rsidR="000B4FA1">
          <w:rPr>
            <w:rFonts w:ascii="ＭＳ Ｐゴシック" w:eastAsia="ＭＳ Ｐゴシック" w:hAnsi="ＭＳ Ｐゴシック"/>
            <w:b/>
            <w:color w:val="222222"/>
            <w:sz w:val="22"/>
            <w:szCs w:val="22"/>
            <w:lang w:val="en"/>
          </w:rPr>
          <w:t>6.2.12</w:t>
        </w:r>
      </w:ins>
      <w:ins w:id="4400" w:author="t_竹沢 公佑" w:date="2020-06-22T10:39:00Z">
        <w:r w:rsidR="006958E2" w:rsidRPr="00CF5516">
          <w:rPr>
            <w:rFonts w:ascii="ＭＳ Ｐゴシック" w:eastAsia="ＭＳ Ｐゴシック" w:hAnsi="ＭＳ Ｐゴシック"/>
            <w:b/>
            <w:color w:val="222222"/>
            <w:sz w:val="22"/>
            <w:szCs w:val="22"/>
            <w:lang w:val="en"/>
          </w:rPr>
          <w:fldChar w:fldCharType="end"/>
        </w:r>
        <w:r w:rsidR="006958E2" w:rsidRPr="00CF5516">
          <w:rPr>
            <w:rFonts w:ascii="ＭＳ Ｐゴシック" w:eastAsia="ＭＳ Ｐゴシック" w:hAnsi="ＭＳ Ｐゴシック" w:hint="eastAsia"/>
            <w:b/>
            <w:color w:val="222222"/>
            <w:sz w:val="22"/>
            <w:szCs w:val="22"/>
            <w:lang w:val="en"/>
          </w:rPr>
          <w:t xml:space="preserve"> </w:t>
        </w:r>
        <w:r w:rsidR="006958E2" w:rsidRPr="00CF5516">
          <w:rPr>
            <w:rFonts w:ascii="ＭＳ Ｐゴシック" w:eastAsia="ＭＳ Ｐゴシック" w:hAnsi="ＭＳ Ｐゴシック"/>
            <w:b/>
            <w:color w:val="222222"/>
            <w:sz w:val="22"/>
            <w:szCs w:val="22"/>
            <w:lang w:val="en"/>
          </w:rPr>
          <w:fldChar w:fldCharType="begin"/>
        </w:r>
        <w:r w:rsidR="006958E2" w:rsidRPr="00CF5516">
          <w:rPr>
            <w:rFonts w:ascii="ＭＳ Ｐゴシック" w:eastAsia="ＭＳ Ｐゴシック" w:hAnsi="ＭＳ Ｐゴシック"/>
            <w:b/>
            <w:color w:val="222222"/>
            <w:sz w:val="22"/>
            <w:szCs w:val="22"/>
            <w:lang w:val="en"/>
          </w:rPr>
          <w:instrText xml:space="preserve"> REF _Ref43714341 \h  \* MERGEFORMAT </w:instrText>
        </w:r>
      </w:ins>
      <w:r w:rsidR="006958E2" w:rsidRPr="00CF5516">
        <w:rPr>
          <w:rFonts w:ascii="ＭＳ Ｐゴシック" w:eastAsia="ＭＳ Ｐゴシック" w:hAnsi="ＭＳ Ｐゴシック"/>
          <w:b/>
          <w:color w:val="222222"/>
          <w:sz w:val="22"/>
          <w:szCs w:val="22"/>
          <w:lang w:val="en"/>
        </w:rPr>
      </w:r>
      <w:ins w:id="4401" w:author="t_竹沢 公佑" w:date="2020-06-22T10:39:00Z">
        <w:r w:rsidR="006958E2" w:rsidRPr="00CF5516">
          <w:rPr>
            <w:rFonts w:ascii="ＭＳ Ｐゴシック" w:eastAsia="ＭＳ Ｐゴシック" w:hAnsi="ＭＳ Ｐゴシック"/>
            <w:b/>
            <w:color w:val="222222"/>
            <w:sz w:val="22"/>
            <w:szCs w:val="22"/>
            <w:lang w:val="en"/>
          </w:rPr>
          <w:fldChar w:fldCharType="separate"/>
        </w:r>
      </w:ins>
      <w:ins w:id="4402" w:author="t_竹沢 公佑" w:date="2021-02-02T17:29:00Z">
        <w:r w:rsidR="000B4FA1" w:rsidRPr="000B4FA1">
          <w:rPr>
            <w:rFonts w:ascii="ＭＳ Ｐゴシック" w:eastAsia="ＭＳ Ｐゴシック" w:hAnsi="ＭＳ Ｐゴシック"/>
            <w:b/>
            <w:sz w:val="22"/>
            <w:szCs w:val="22"/>
            <w:rPrChange w:id="4403" w:author="t_竹沢 公佑" w:date="2021-02-02T17:29:00Z">
              <w:rPr/>
            </w:rPrChange>
          </w:rPr>
          <w:t>SET_DFR_FORCETX</w:t>
        </w:r>
      </w:ins>
      <w:ins w:id="4404" w:author="t_竹沢 公佑" w:date="2020-06-22T10:39:00Z">
        <w:r w:rsidR="006958E2" w:rsidRPr="00CF5516">
          <w:rPr>
            <w:rFonts w:ascii="ＭＳ Ｐゴシック" w:eastAsia="ＭＳ Ｐゴシック" w:hAnsi="ＭＳ Ｐゴシック"/>
            <w:b/>
            <w:color w:val="222222"/>
            <w:sz w:val="22"/>
            <w:szCs w:val="22"/>
            <w:lang w:val="en"/>
          </w:rPr>
          <w:fldChar w:fldCharType="end"/>
        </w:r>
        <w:r w:rsidR="006958E2" w:rsidRPr="00CF5516">
          <w:rPr>
            <w:rFonts w:ascii="ＭＳ Ｐゴシック" w:eastAsia="ＭＳ Ｐゴシック" w:hAnsi="ＭＳ Ｐゴシック"/>
            <w:b/>
            <w:color w:val="222222"/>
            <w:sz w:val="22"/>
            <w:szCs w:val="22"/>
            <w:lang w:val="en"/>
          </w:rPr>
          <w:t>”</w:t>
        </w:r>
      </w:ins>
      <w:ins w:id="4405" w:author="t_竹沢 公佑" w:date="2020-07-20T11:26:00Z">
        <w:r>
          <w:rPr>
            <w:rFonts w:ascii="ＭＳ Ｐゴシック" w:eastAsia="ＭＳ Ｐゴシック" w:hAnsi="ＭＳ Ｐゴシック" w:hint="eastAsia"/>
            <w:color w:val="222222"/>
            <w:sz w:val="22"/>
            <w:szCs w:val="22"/>
            <w:lang w:val="en"/>
          </w:rPr>
          <w:t xml:space="preserve"> </w:t>
        </w:r>
        <w:r w:rsidRPr="00983D9A">
          <w:rPr>
            <w:rFonts w:ascii="ＭＳ Ｐゴシック" w:eastAsia="ＭＳ Ｐゴシック" w:hAnsi="ＭＳ Ｐゴシック"/>
            <w:color w:val="222222"/>
            <w:sz w:val="22"/>
            <w:szCs w:val="22"/>
            <w:lang w:val="en"/>
          </w:rPr>
          <w:t>for</w:t>
        </w:r>
      </w:ins>
    </w:p>
    <w:p w:rsidR="00983D9A" w:rsidRPr="00983D9A" w:rsidRDefault="00983D9A">
      <w:pPr>
        <w:pStyle w:val="HTML0"/>
        <w:spacing w:line="0" w:lineRule="atLeast"/>
        <w:ind w:left="110" w:hangingChars="50" w:hanging="110"/>
        <w:rPr>
          <w:ins w:id="4406" w:author="t_竹沢 公佑" w:date="2020-07-20T11:26:00Z"/>
          <w:rFonts w:ascii="ＭＳ Ｐゴシック" w:eastAsia="ＭＳ Ｐゴシック" w:hAnsi="ＭＳ Ｐゴシック"/>
          <w:color w:val="222222"/>
          <w:sz w:val="22"/>
          <w:szCs w:val="22"/>
          <w:lang w:val="en"/>
        </w:rPr>
      </w:pPr>
      <w:ins w:id="4407" w:author="t_竹沢 公佑" w:date="2020-07-20T11:28:00Z">
        <w:r>
          <w:rPr>
            <w:rFonts w:ascii="ＭＳ Ｐゴシック" w:eastAsia="ＭＳ Ｐゴシック" w:hAnsi="ＭＳ Ｐゴシック" w:hint="eastAsia"/>
            <w:color w:val="222222"/>
            <w:sz w:val="22"/>
            <w:szCs w:val="22"/>
            <w:lang w:val="en"/>
          </w:rPr>
          <w:tab/>
        </w:r>
      </w:ins>
      <w:ins w:id="4408" w:author="t_竹沢 公佑" w:date="2020-07-20T11:26:00Z">
        <w:r w:rsidRPr="00983D9A">
          <w:rPr>
            <w:rFonts w:ascii="ＭＳ Ｐゴシック" w:eastAsia="ＭＳ Ｐゴシック" w:hAnsi="ＭＳ Ｐゴシック"/>
            <w:color w:val="222222"/>
            <w:sz w:val="22"/>
            <w:szCs w:val="22"/>
            <w:lang w:val="en"/>
          </w:rPr>
          <w:t xml:space="preserve"> </w:t>
        </w:r>
      </w:ins>
      <w:ins w:id="4409" w:author="t_竹沢 公佑" w:date="2020-07-20T11:29:00Z">
        <w:r>
          <w:rPr>
            <w:rFonts w:ascii="ＭＳ Ｐゴシック" w:eastAsia="ＭＳ Ｐゴシック" w:hAnsi="ＭＳ Ｐゴシック" w:hint="eastAsia"/>
            <w:color w:val="222222"/>
            <w:sz w:val="22"/>
            <w:szCs w:val="22"/>
            <w:lang w:val="en"/>
          </w:rPr>
          <w:tab/>
        </w:r>
      </w:ins>
      <w:ins w:id="4410" w:author="t_竹沢 公佑" w:date="2020-07-20T11:26:00Z">
        <w:r w:rsidRPr="00983D9A">
          <w:rPr>
            <w:rFonts w:ascii="ＭＳ Ｐゴシック" w:eastAsia="ＭＳ Ｐゴシック" w:hAnsi="ＭＳ Ｐゴシック"/>
            <w:color w:val="222222"/>
            <w:sz w:val="22"/>
            <w:szCs w:val="22"/>
            <w:lang w:val="en"/>
          </w:rPr>
          <w:t>more details.</w:t>
        </w:r>
      </w:ins>
    </w:p>
    <w:p w:rsidR="00DF1C7C" w:rsidDel="006958E2" w:rsidRDefault="00DF1C7C">
      <w:pPr>
        <w:spacing w:line="0" w:lineRule="atLeast"/>
        <w:ind w:right="1020" w:firstLineChars="380" w:firstLine="836"/>
        <w:rPr>
          <w:del w:id="4411" w:author="t_竹沢 公佑" w:date="2020-06-22T10:41:00Z"/>
          <w:sz w:val="22"/>
          <w:szCs w:val="22"/>
          <w:lang w:val="en"/>
        </w:rPr>
      </w:pPr>
      <w:del w:id="4412" w:author="t_竹沢 公佑" w:date="2020-06-22T10:41:00Z">
        <w:r w:rsidDel="006958E2">
          <w:rPr>
            <w:sz w:val="22"/>
            <w:szCs w:val="22"/>
            <w:lang w:val="en"/>
          </w:rPr>
          <w:delText xml:space="preserve">Transmission and reception can’t </w:delText>
        </w:r>
        <w:r w:rsidDel="006958E2">
          <w:rPr>
            <w:rFonts w:hint="eastAsia"/>
            <w:sz w:val="22"/>
            <w:szCs w:val="22"/>
          </w:rPr>
          <w:delText xml:space="preserve">be </w:delText>
        </w:r>
        <w:r w:rsidDel="006958E2">
          <w:rPr>
            <w:sz w:val="22"/>
            <w:szCs w:val="22"/>
            <w:lang w:val="en"/>
          </w:rPr>
          <w:delText>perform</w:delText>
        </w:r>
        <w:r w:rsidDel="006958E2">
          <w:rPr>
            <w:rFonts w:hint="eastAsia"/>
            <w:sz w:val="22"/>
            <w:szCs w:val="22"/>
          </w:rPr>
          <w:delText>ed</w:delText>
        </w:r>
        <w:r w:rsidDel="006958E2">
          <w:rPr>
            <w:sz w:val="22"/>
            <w:szCs w:val="22"/>
            <w:lang w:val="en"/>
          </w:rPr>
          <w:delText xml:space="preserve"> at the same time.</w:delText>
        </w:r>
      </w:del>
    </w:p>
    <w:p w:rsidR="00DF1C7C" w:rsidRDefault="00DF1C7C">
      <w:pPr>
        <w:spacing w:line="0" w:lineRule="atLeast"/>
        <w:ind w:right="1020"/>
        <w:rPr>
          <w:bCs/>
          <w:sz w:val="22"/>
          <w:szCs w:val="22"/>
          <w:lang w:val="en"/>
        </w:rPr>
      </w:pPr>
    </w:p>
    <w:p w:rsidR="00DF1C7C" w:rsidRDefault="00DF1C7C">
      <w:pPr>
        <w:spacing w:line="0" w:lineRule="atLeast"/>
        <w:ind w:right="1020" w:firstLineChars="200" w:firstLine="440"/>
        <w:rPr>
          <w:iCs/>
          <w:sz w:val="22"/>
          <w:szCs w:val="22"/>
        </w:rPr>
      </w:pPr>
      <w:r>
        <w:rPr>
          <w:bCs/>
          <w:sz w:val="22"/>
          <w:szCs w:val="22"/>
        </w:rPr>
        <w:t xml:space="preserve">mode_t </w:t>
      </w:r>
      <w:r>
        <w:rPr>
          <w:iCs/>
          <w:sz w:val="22"/>
          <w:szCs w:val="22"/>
        </w:rPr>
        <w:t>mode…</w:t>
      </w:r>
    </w:p>
    <w:p w:rsidR="00DF1C7C" w:rsidRDefault="004E6337">
      <w:pPr>
        <w:spacing w:line="0" w:lineRule="atLeast"/>
        <w:ind w:right="1020" w:firstLineChars="200" w:firstLine="440"/>
        <w:rPr>
          <w:iCs/>
          <w:sz w:val="22"/>
          <w:szCs w:val="22"/>
        </w:rPr>
      </w:pPr>
      <w:r>
        <w:rPr>
          <w:rFonts w:hint="eastAsia"/>
          <w:iCs/>
          <w:sz w:val="22"/>
          <w:szCs w:val="22"/>
        </w:rPr>
        <w:tab/>
        <w:t>Not used. Specify 0</w:t>
      </w:r>
    </w:p>
    <w:p w:rsidR="00DF1C7C" w:rsidRDefault="00DF1C7C">
      <w:pPr>
        <w:spacing w:line="0" w:lineRule="atLeast"/>
        <w:ind w:right="1020"/>
        <w:rPr>
          <w:iCs/>
          <w:sz w:val="22"/>
          <w:szCs w:val="22"/>
        </w:rPr>
      </w:pPr>
    </w:p>
    <w:p w:rsidR="00DF1C7C" w:rsidRDefault="00DF1C7C">
      <w:pPr>
        <w:spacing w:line="0" w:lineRule="atLeast"/>
        <w:ind w:right="1020"/>
        <w:rPr>
          <w:b/>
          <w:sz w:val="22"/>
          <w:szCs w:val="22"/>
        </w:rPr>
      </w:pPr>
      <w:r>
        <w:rPr>
          <w:rFonts w:hint="eastAsia"/>
          <w:b/>
          <w:sz w:val="22"/>
          <w:szCs w:val="22"/>
        </w:rPr>
        <w:t xml:space="preserve">　【Return】</w:t>
      </w:r>
    </w:p>
    <w:p w:rsidR="004E6337" w:rsidRPr="004E6337" w:rsidDel="003402AE" w:rsidRDefault="003402AE" w:rsidP="004E6337">
      <w:pPr>
        <w:spacing w:line="0" w:lineRule="atLeast"/>
        <w:ind w:leftChars="200" w:left="480" w:right="1020"/>
        <w:rPr>
          <w:del w:id="4413" w:author="t_竹沢 公佑" w:date="2019-10-04T23:21:00Z"/>
          <w:bCs/>
          <w:sz w:val="22"/>
          <w:szCs w:val="22"/>
        </w:rPr>
      </w:pPr>
      <w:ins w:id="4414" w:author="t_竹沢 公佑" w:date="2019-10-04T23:21:00Z">
        <w:r>
          <w:rPr>
            <w:rFonts w:hint="eastAsia"/>
            <w:bCs/>
            <w:sz w:val="22"/>
            <w:szCs w:val="22"/>
          </w:rPr>
          <w:t xml:space="preserve">A </w:t>
        </w:r>
      </w:ins>
      <w:del w:id="4415" w:author="t_竹沢 公佑" w:date="2019-10-04T23:21:00Z">
        <w:r w:rsidR="00DF1C7C" w:rsidDel="003402AE">
          <w:rPr>
            <w:rFonts w:hint="eastAsia"/>
            <w:bCs/>
            <w:sz w:val="22"/>
            <w:szCs w:val="22"/>
          </w:rPr>
          <w:delText xml:space="preserve">If it is success, </w:delText>
        </w:r>
      </w:del>
      <w:ins w:id="4416" w:author="t_竹沢 公佑" w:date="2019-10-04T23:21:00Z">
        <w:r>
          <w:rPr>
            <w:rFonts w:hint="eastAsia"/>
            <w:bCs/>
            <w:sz w:val="22"/>
            <w:szCs w:val="22"/>
          </w:rPr>
          <w:t>f</w:t>
        </w:r>
      </w:ins>
      <w:del w:id="4417" w:author="t_竹沢 公佑" w:date="2019-10-04T23:21:00Z">
        <w:r w:rsidR="00DF1C7C" w:rsidDel="003402AE">
          <w:rPr>
            <w:rFonts w:hint="eastAsia"/>
            <w:bCs/>
            <w:sz w:val="22"/>
            <w:szCs w:val="22"/>
          </w:rPr>
          <w:delText>f</w:delText>
        </w:r>
      </w:del>
      <w:r w:rsidR="00DF1C7C">
        <w:rPr>
          <w:bCs/>
          <w:sz w:val="22"/>
          <w:szCs w:val="22"/>
        </w:rPr>
        <w:t>ile descriptor is returned.</w:t>
      </w:r>
      <w:ins w:id="4418" w:author="t_竹沢 公佑" w:date="2019-09-16T17:04:00Z">
        <w:r w:rsidR="000D5DB1">
          <w:rPr>
            <w:rFonts w:hint="eastAsia"/>
            <w:bCs/>
            <w:sz w:val="22"/>
            <w:szCs w:val="22"/>
          </w:rPr>
          <w:t xml:space="preserve"> </w:t>
        </w:r>
      </w:ins>
      <w:del w:id="4419" w:author="t_竹沢 公佑" w:date="2019-09-16T17:04:00Z">
        <w:r w:rsidR="00DF1C7C" w:rsidDel="000D5DB1">
          <w:rPr>
            <w:bCs/>
            <w:sz w:val="22"/>
            <w:szCs w:val="22"/>
          </w:rPr>
          <w:delText xml:space="preserve">　</w:delText>
        </w:r>
      </w:del>
      <w:ins w:id="4420" w:author="t_竹沢 公佑" w:date="2019-09-16T17:03:00Z">
        <w:r w:rsidR="000D5DB1">
          <w:rPr>
            <w:rFonts w:hint="eastAsia"/>
            <w:bCs/>
            <w:sz w:val="22"/>
            <w:szCs w:val="22"/>
          </w:rPr>
          <w:t>If</w:t>
        </w:r>
      </w:ins>
      <w:del w:id="4421" w:author="t_竹沢 公佑" w:date="2019-09-16T17:03:00Z">
        <w:r w:rsidR="00DF1C7C" w:rsidDel="000D5DB1">
          <w:rPr>
            <w:bCs/>
            <w:sz w:val="22"/>
            <w:szCs w:val="22"/>
          </w:rPr>
          <w:delText>if</w:delText>
        </w:r>
      </w:del>
      <w:r w:rsidR="00DF1C7C">
        <w:rPr>
          <w:bCs/>
          <w:sz w:val="22"/>
          <w:szCs w:val="22"/>
        </w:rPr>
        <w:t xml:space="preserve"> </w:t>
      </w:r>
      <w:r w:rsidR="00DF1C7C">
        <w:rPr>
          <w:rFonts w:hint="eastAsia"/>
          <w:bCs/>
          <w:sz w:val="22"/>
          <w:szCs w:val="22"/>
        </w:rPr>
        <w:t xml:space="preserve">an </w:t>
      </w:r>
      <w:r w:rsidR="00DF1C7C">
        <w:rPr>
          <w:bCs/>
          <w:sz w:val="22"/>
          <w:szCs w:val="22"/>
        </w:rPr>
        <w:t>error</w:t>
      </w:r>
      <w:r w:rsidR="000A08AD">
        <w:rPr>
          <w:rFonts w:hint="eastAsia"/>
          <w:bCs/>
          <w:sz w:val="22"/>
          <w:szCs w:val="22"/>
        </w:rPr>
        <w:t xml:space="preserve"> </w:t>
      </w:r>
      <w:r w:rsidR="00DF1C7C">
        <w:rPr>
          <w:bCs/>
          <w:sz w:val="22"/>
          <w:szCs w:val="22"/>
        </w:rPr>
        <w:t>occur</w:t>
      </w:r>
      <w:r w:rsidR="00DF1C7C">
        <w:rPr>
          <w:rFonts w:hint="eastAsia"/>
          <w:bCs/>
          <w:sz w:val="22"/>
          <w:szCs w:val="22"/>
        </w:rPr>
        <w:t>s</w:t>
      </w:r>
      <w:r w:rsidR="004E6337">
        <w:rPr>
          <w:bCs/>
          <w:sz w:val="22"/>
          <w:szCs w:val="22"/>
        </w:rPr>
        <w:t>, -1 is returned</w:t>
      </w:r>
      <w:r w:rsidR="004E6337" w:rsidRPr="004E6337">
        <w:rPr>
          <w:rFonts w:hint="eastAsia"/>
          <w:bCs/>
          <w:sz w:val="22"/>
          <w:szCs w:val="22"/>
        </w:rPr>
        <w:t xml:space="preserve"> </w:t>
      </w:r>
      <w:r w:rsidR="004E6337" w:rsidRPr="004E6337">
        <w:rPr>
          <w:bCs/>
          <w:sz w:val="22"/>
          <w:szCs w:val="22"/>
        </w:rPr>
        <w:t>in which case,</w:t>
      </w:r>
      <w:ins w:id="4422" w:author="t_竹沢 公佑" w:date="2019-10-04T23:21:00Z">
        <w:r>
          <w:rPr>
            <w:rFonts w:hint="eastAsia"/>
            <w:bCs/>
            <w:sz w:val="22"/>
            <w:szCs w:val="22"/>
          </w:rPr>
          <w:t xml:space="preserve"> </w:t>
        </w:r>
      </w:ins>
    </w:p>
    <w:p w:rsidR="00DF1C7C" w:rsidRDefault="003402AE">
      <w:pPr>
        <w:spacing w:line="0" w:lineRule="atLeast"/>
        <w:ind w:leftChars="200" w:left="480" w:right="1020"/>
        <w:rPr>
          <w:bCs/>
          <w:sz w:val="22"/>
          <w:szCs w:val="22"/>
        </w:rPr>
      </w:pPr>
      <w:ins w:id="4423" w:author="t_竹沢 公佑" w:date="2019-10-04T23:21:00Z">
        <w:r>
          <w:rPr>
            <w:rFonts w:hint="eastAsia"/>
            <w:bCs/>
            <w:sz w:val="22"/>
            <w:szCs w:val="22"/>
          </w:rPr>
          <w:t xml:space="preserve">an </w:t>
        </w:r>
      </w:ins>
      <w:r w:rsidR="004E6337" w:rsidRPr="004E6337">
        <w:rPr>
          <w:bCs/>
          <w:sz w:val="22"/>
          <w:szCs w:val="22"/>
        </w:rPr>
        <w:t>errno is se</w:t>
      </w:r>
      <w:r w:rsidR="004E6337" w:rsidRPr="004E6337">
        <w:rPr>
          <w:rFonts w:hint="eastAsia"/>
          <w:bCs/>
          <w:sz w:val="22"/>
          <w:szCs w:val="22"/>
        </w:rPr>
        <w:t>t.</w:t>
      </w:r>
    </w:p>
    <w:p w:rsidR="00FB2771" w:rsidRDefault="00FB2771">
      <w:pPr>
        <w:spacing w:line="0" w:lineRule="atLeast"/>
        <w:ind w:right="1020" w:firstLineChars="200" w:firstLine="440"/>
        <w:rPr>
          <w:ins w:id="4424" w:author="t_竹沢 公佑" w:date="2019-09-16T17:04:00Z"/>
          <w:bCs/>
          <w:sz w:val="22"/>
          <w:szCs w:val="22"/>
        </w:rPr>
      </w:pPr>
    </w:p>
    <w:p w:rsidR="000D5DB1" w:rsidRDefault="000D5DB1">
      <w:pPr>
        <w:spacing w:line="0" w:lineRule="atLeast"/>
        <w:ind w:right="1020" w:firstLineChars="200" w:firstLine="440"/>
        <w:rPr>
          <w:bCs/>
          <w:sz w:val="22"/>
          <w:szCs w:val="22"/>
        </w:rPr>
      </w:pPr>
      <w:ins w:id="4425" w:author="t_竹沢 公佑" w:date="2019-09-16T17:04:00Z">
        <w:r>
          <w:rPr>
            <w:bCs/>
            <w:sz w:val="22"/>
            <w:szCs w:val="22"/>
          </w:rPr>
          <w:br w:type="page"/>
        </w:r>
      </w:ins>
    </w:p>
    <w:p w:rsidR="004E6337" w:rsidRDefault="00FB2771" w:rsidP="004E6337">
      <w:pPr>
        <w:spacing w:line="0" w:lineRule="atLeast"/>
        <w:ind w:right="1020" w:firstLineChars="50" w:firstLine="110"/>
        <w:rPr>
          <w:b/>
          <w:sz w:val="22"/>
          <w:szCs w:val="22"/>
        </w:rPr>
      </w:pPr>
      <w:r>
        <w:rPr>
          <w:rFonts w:hint="eastAsia"/>
          <w:b/>
          <w:sz w:val="22"/>
          <w:szCs w:val="22"/>
        </w:rPr>
        <w:t>【Errors】</w:t>
      </w:r>
    </w:p>
    <w:p w:rsidR="004E6337" w:rsidRDefault="004E6337" w:rsidP="00FB2771">
      <w:pPr>
        <w:spacing w:line="0" w:lineRule="atLeast"/>
        <w:ind w:right="1020" w:firstLineChars="200" w:firstLine="440"/>
        <w:rPr>
          <w:ins w:id="4426" w:author="t_竹沢 公佑" w:date="2019-09-18T13:04:00Z"/>
          <w:bCs/>
          <w:sz w:val="22"/>
          <w:szCs w:val="22"/>
        </w:rPr>
      </w:pPr>
      <w:r w:rsidRPr="004E6337">
        <w:rPr>
          <w:rFonts w:hint="eastAsia"/>
          <w:bCs/>
          <w:sz w:val="22"/>
          <w:szCs w:val="22"/>
        </w:rPr>
        <w:t>This function can fail with the following errors.</w:t>
      </w:r>
    </w:p>
    <w:p w:rsidR="00BC3BE7" w:rsidRPr="00BC3BE7" w:rsidRDefault="00BC3BE7" w:rsidP="00BC3BE7">
      <w:pPr>
        <w:spacing w:line="0" w:lineRule="atLeast"/>
        <w:ind w:right="1020" w:firstLineChars="200" w:firstLine="440"/>
        <w:rPr>
          <w:ins w:id="4427" w:author="t_竹沢 公佑" w:date="2019-09-18T13:06:00Z"/>
          <w:bCs/>
          <w:sz w:val="22"/>
          <w:szCs w:val="22"/>
        </w:rPr>
      </w:pPr>
      <w:ins w:id="4428" w:author="t_竹沢 公佑" w:date="2019-09-18T13:06:00Z">
        <w:r w:rsidRPr="00BC3BE7">
          <w:rPr>
            <w:bCs/>
            <w:sz w:val="22"/>
            <w:szCs w:val="22"/>
          </w:rPr>
          <w:t>EBUSY (driver version 2.0.3 or later)</w:t>
        </w:r>
      </w:ins>
    </w:p>
    <w:p w:rsidR="00BC3BE7" w:rsidRPr="00BC3BE7" w:rsidRDefault="00BC3BE7" w:rsidP="00BC3BE7">
      <w:pPr>
        <w:spacing w:line="0" w:lineRule="atLeast"/>
        <w:ind w:right="1020" w:firstLineChars="200" w:firstLine="440"/>
        <w:rPr>
          <w:ins w:id="4429" w:author="t_竹沢 公佑" w:date="2019-09-18T13:06:00Z"/>
          <w:bCs/>
          <w:sz w:val="22"/>
          <w:szCs w:val="22"/>
        </w:rPr>
      </w:pPr>
      <w:ins w:id="4430" w:author="t_竹沢 公佑" w:date="2019-09-18T13:06:00Z">
        <w:r w:rsidRPr="00BC3BE7">
          <w:rPr>
            <w:bCs/>
            <w:sz w:val="22"/>
            <w:szCs w:val="22"/>
          </w:rPr>
          <w:t xml:space="preserve">  When the device file </w:t>
        </w:r>
      </w:ins>
      <w:ins w:id="4431" w:author="t_竹沢 公佑" w:date="2019-10-04T23:23:00Z">
        <w:r w:rsidR="0037359F">
          <w:rPr>
            <w:rFonts w:hint="eastAsia"/>
            <w:bCs/>
            <w:sz w:val="22"/>
            <w:szCs w:val="22"/>
          </w:rPr>
          <w:t xml:space="preserve">is </w:t>
        </w:r>
      </w:ins>
      <w:ins w:id="4432" w:author="t_竹沢 公佑" w:date="2019-09-18T13:06:00Z">
        <w:r w:rsidRPr="00BC3BE7">
          <w:rPr>
            <w:bCs/>
            <w:sz w:val="22"/>
            <w:szCs w:val="22"/>
          </w:rPr>
          <w:t>already opened, this command sets EBUSY to errno.</w:t>
        </w:r>
      </w:ins>
    </w:p>
    <w:p w:rsidR="00BC3BE7" w:rsidRPr="00BC3BE7" w:rsidRDefault="00BC3BE7" w:rsidP="00BC3BE7">
      <w:pPr>
        <w:spacing w:line="0" w:lineRule="atLeast"/>
        <w:ind w:right="1020" w:firstLineChars="200" w:firstLine="440"/>
        <w:rPr>
          <w:ins w:id="4433" w:author="t_竹沢 公佑" w:date="2019-09-18T13:06:00Z"/>
          <w:bCs/>
          <w:sz w:val="22"/>
          <w:szCs w:val="22"/>
        </w:rPr>
      </w:pPr>
      <w:ins w:id="4434" w:author="t_竹沢 公佑" w:date="2019-09-18T13:06:00Z">
        <w:r w:rsidRPr="00BC3BE7">
          <w:rPr>
            <w:bCs/>
            <w:sz w:val="22"/>
            <w:szCs w:val="22"/>
          </w:rPr>
          <w:t xml:space="preserve">  Or when the device file is referred by some other function.</w:t>
        </w:r>
      </w:ins>
    </w:p>
    <w:p w:rsidR="00BC3BE7" w:rsidRDefault="00BC3BE7" w:rsidP="00BC3BE7">
      <w:pPr>
        <w:spacing w:line="0" w:lineRule="atLeast"/>
        <w:ind w:right="1020" w:firstLineChars="200" w:firstLine="440"/>
        <w:rPr>
          <w:ins w:id="4435" w:author="t_竹沢 公佑" w:date="2019-09-18T13:06:00Z"/>
          <w:bCs/>
          <w:sz w:val="22"/>
          <w:szCs w:val="22"/>
        </w:rPr>
      </w:pPr>
      <w:ins w:id="4436" w:author="t_竹沢 公佑" w:date="2019-09-18T13:06:00Z">
        <w:r w:rsidRPr="00BC3BE7">
          <w:rPr>
            <w:bCs/>
            <w:sz w:val="22"/>
            <w:szCs w:val="22"/>
          </w:rPr>
          <w:t xml:space="preserve">  For example, if user application has not released the mmaped memory yet,</w:t>
        </w:r>
      </w:ins>
    </w:p>
    <w:p w:rsidR="00BC3BE7" w:rsidRPr="00BC3BE7" w:rsidRDefault="00BC3BE7">
      <w:pPr>
        <w:spacing w:line="0" w:lineRule="atLeast"/>
        <w:ind w:right="1020" w:firstLineChars="250" w:firstLine="550"/>
        <w:rPr>
          <w:ins w:id="4437" w:author="t_竹沢 公佑" w:date="2019-09-18T13:06:00Z"/>
          <w:bCs/>
          <w:sz w:val="22"/>
          <w:szCs w:val="22"/>
        </w:rPr>
        <w:pPrChange w:id="4438" w:author="t_竹沢 公佑" w:date="2019-09-18T13:06:00Z">
          <w:pPr>
            <w:spacing w:line="0" w:lineRule="atLeast"/>
            <w:ind w:right="1020" w:firstLineChars="200" w:firstLine="440"/>
          </w:pPr>
        </w:pPrChange>
      </w:pPr>
      <w:ins w:id="4439" w:author="t_竹沢 公佑" w:date="2019-09-18T13:06:00Z">
        <w:r w:rsidRPr="00BC3BE7">
          <w:rPr>
            <w:bCs/>
            <w:sz w:val="22"/>
            <w:szCs w:val="22"/>
          </w:rPr>
          <w:t xml:space="preserve"> please release it.</w:t>
        </w:r>
        <w:r>
          <w:rPr>
            <w:rFonts w:hint="eastAsia"/>
            <w:bCs/>
            <w:sz w:val="22"/>
            <w:szCs w:val="22"/>
          </w:rPr>
          <w:t xml:space="preserve"> </w:t>
        </w:r>
        <w:r w:rsidRPr="00BC3BE7">
          <w:rPr>
            <w:bCs/>
            <w:sz w:val="22"/>
            <w:szCs w:val="22"/>
          </w:rPr>
          <w:t>After that, please try again.</w:t>
        </w:r>
      </w:ins>
    </w:p>
    <w:p w:rsidR="00BC3BE7" w:rsidRPr="00BC3BE7" w:rsidRDefault="00BC3BE7" w:rsidP="00BC3BE7">
      <w:pPr>
        <w:spacing w:line="0" w:lineRule="atLeast"/>
        <w:ind w:right="1020" w:firstLineChars="200" w:firstLine="440"/>
        <w:rPr>
          <w:ins w:id="4440" w:author="t_竹沢 公佑" w:date="2019-09-18T13:06:00Z"/>
          <w:bCs/>
          <w:sz w:val="22"/>
          <w:szCs w:val="22"/>
        </w:rPr>
      </w:pPr>
      <w:ins w:id="4441" w:author="t_竹沢 公佑" w:date="2019-09-18T13:06:00Z">
        <w:r w:rsidRPr="00BC3BE7">
          <w:rPr>
            <w:bCs/>
            <w:sz w:val="22"/>
            <w:szCs w:val="22"/>
          </w:rPr>
          <w:t>ECANECLED (driver version 2.0.3 or later)</w:t>
        </w:r>
      </w:ins>
    </w:p>
    <w:p w:rsidR="00BC3BE7" w:rsidRPr="00BC3BE7" w:rsidRDefault="00BC3BE7" w:rsidP="00BC3BE7">
      <w:pPr>
        <w:spacing w:line="0" w:lineRule="atLeast"/>
        <w:ind w:right="1020" w:firstLineChars="200" w:firstLine="440"/>
        <w:rPr>
          <w:ins w:id="4442" w:author="t_竹沢 公佑" w:date="2019-09-18T13:06:00Z"/>
          <w:bCs/>
          <w:sz w:val="22"/>
          <w:szCs w:val="22"/>
        </w:rPr>
      </w:pPr>
      <w:ins w:id="4443" w:author="t_竹沢 公佑" w:date="2019-09-18T13:06:00Z">
        <w:r w:rsidRPr="00BC3BE7">
          <w:rPr>
            <w:bCs/>
            <w:sz w:val="22"/>
            <w:szCs w:val="22"/>
          </w:rPr>
          <w:t xml:space="preserve">  When this command is canceled by hardware error while driver tries to reset hardware, </w:t>
        </w:r>
      </w:ins>
    </w:p>
    <w:p w:rsidR="00BC3BE7" w:rsidRPr="00BC3BE7" w:rsidRDefault="00BC3BE7" w:rsidP="00BC3BE7">
      <w:pPr>
        <w:spacing w:line="0" w:lineRule="atLeast"/>
        <w:ind w:right="1020" w:firstLineChars="200" w:firstLine="440"/>
        <w:rPr>
          <w:ins w:id="4444" w:author="t_竹沢 公佑" w:date="2019-09-18T13:06:00Z"/>
          <w:bCs/>
          <w:sz w:val="22"/>
          <w:szCs w:val="22"/>
        </w:rPr>
      </w:pPr>
      <w:ins w:id="4445" w:author="t_竹沢 公佑" w:date="2019-09-18T13:06:00Z">
        <w:r w:rsidRPr="00BC3BE7">
          <w:rPr>
            <w:bCs/>
            <w:sz w:val="22"/>
            <w:szCs w:val="22"/>
          </w:rPr>
          <w:t xml:space="preserve">  </w:t>
        </w:r>
      </w:ins>
      <w:ins w:id="4446" w:author="t_竹沢 公佑" w:date="2019-10-04T23:24:00Z">
        <w:r w:rsidR="0037359F">
          <w:rPr>
            <w:bCs/>
            <w:sz w:val="22"/>
            <w:szCs w:val="22"/>
          </w:rPr>
          <w:t>T</w:t>
        </w:r>
        <w:r w:rsidR="0037359F">
          <w:rPr>
            <w:rFonts w:hint="eastAsia"/>
            <w:bCs/>
            <w:sz w:val="22"/>
            <w:szCs w:val="22"/>
          </w:rPr>
          <w:t xml:space="preserve">his function </w:t>
        </w:r>
      </w:ins>
      <w:ins w:id="4447" w:author="t_竹沢 公佑" w:date="2019-09-18T13:06:00Z">
        <w:r w:rsidRPr="00BC3BE7">
          <w:rPr>
            <w:bCs/>
            <w:sz w:val="22"/>
            <w:szCs w:val="22"/>
          </w:rPr>
          <w:t>sets ECANCELED to errno.</w:t>
        </w:r>
      </w:ins>
    </w:p>
    <w:p w:rsidR="00BC3BE7" w:rsidRPr="00BC3BE7" w:rsidRDefault="00BC3BE7" w:rsidP="00BC3BE7">
      <w:pPr>
        <w:spacing w:line="0" w:lineRule="atLeast"/>
        <w:ind w:right="1020" w:firstLineChars="200" w:firstLine="440"/>
        <w:rPr>
          <w:ins w:id="4448" w:author="t_竹沢 公佑" w:date="2019-09-18T13:06:00Z"/>
          <w:bCs/>
          <w:sz w:val="22"/>
          <w:szCs w:val="22"/>
        </w:rPr>
      </w:pPr>
      <w:ins w:id="4449" w:author="t_竹沢 公佑" w:date="2019-09-18T13:06:00Z">
        <w:r w:rsidRPr="00BC3BE7">
          <w:rPr>
            <w:bCs/>
            <w:sz w:val="22"/>
            <w:szCs w:val="22"/>
          </w:rPr>
          <w:t xml:space="preserve">  If this error occurrs often, it may be hardware error is happend.</w:t>
        </w:r>
      </w:ins>
    </w:p>
    <w:p w:rsidR="00BC3BE7" w:rsidRPr="00BC3BE7" w:rsidRDefault="00BC3BE7" w:rsidP="00BC3BE7">
      <w:pPr>
        <w:spacing w:line="0" w:lineRule="atLeast"/>
        <w:ind w:right="1020" w:firstLineChars="200" w:firstLine="440"/>
        <w:rPr>
          <w:ins w:id="4450" w:author="t_竹沢 公佑" w:date="2019-09-18T13:06:00Z"/>
          <w:bCs/>
          <w:sz w:val="22"/>
          <w:szCs w:val="22"/>
        </w:rPr>
      </w:pPr>
      <w:ins w:id="4451" w:author="t_竹沢 公佑" w:date="2019-09-18T13:06:00Z">
        <w:r w:rsidRPr="00BC3BE7">
          <w:rPr>
            <w:bCs/>
            <w:sz w:val="22"/>
            <w:szCs w:val="22"/>
          </w:rPr>
          <w:t xml:space="preserve">  Please execute cold-reboot and try again.</w:t>
        </w:r>
      </w:ins>
    </w:p>
    <w:p w:rsidR="00BC3BE7" w:rsidRPr="00BC3BE7" w:rsidRDefault="006626EA" w:rsidP="00BC3BE7">
      <w:pPr>
        <w:spacing w:line="0" w:lineRule="atLeast"/>
        <w:ind w:right="1020" w:firstLineChars="200" w:firstLine="440"/>
        <w:rPr>
          <w:ins w:id="4452" w:author="t_竹沢 公佑" w:date="2019-09-18T13:06:00Z"/>
          <w:bCs/>
          <w:sz w:val="22"/>
          <w:szCs w:val="22"/>
        </w:rPr>
      </w:pPr>
      <w:ins w:id="4453" w:author="t_竹沢 公佑" w:date="2019-09-18T13:06:00Z">
        <w:r>
          <w:rPr>
            <w:bCs/>
            <w:sz w:val="22"/>
            <w:szCs w:val="22"/>
          </w:rPr>
          <w:t>ENOMEM (</w:t>
        </w:r>
        <w:r w:rsidR="00BC3BE7" w:rsidRPr="00BC3BE7">
          <w:rPr>
            <w:bCs/>
            <w:sz w:val="22"/>
            <w:szCs w:val="22"/>
          </w:rPr>
          <w:t>driver version 2.0.3 or later)</w:t>
        </w:r>
      </w:ins>
    </w:p>
    <w:p w:rsidR="00BC3BE7" w:rsidRPr="00BC3BE7" w:rsidRDefault="00BC3BE7" w:rsidP="00BC3BE7">
      <w:pPr>
        <w:spacing w:line="0" w:lineRule="atLeast"/>
        <w:ind w:right="1020" w:firstLineChars="200" w:firstLine="440"/>
        <w:rPr>
          <w:ins w:id="4454" w:author="t_竹沢 公佑" w:date="2019-09-18T13:06:00Z"/>
          <w:bCs/>
          <w:sz w:val="22"/>
          <w:szCs w:val="22"/>
        </w:rPr>
      </w:pPr>
      <w:ins w:id="4455" w:author="t_竹沢 公佑" w:date="2019-09-18T13:06:00Z">
        <w:r w:rsidRPr="00BC3BE7">
          <w:rPr>
            <w:bCs/>
            <w:sz w:val="22"/>
            <w:szCs w:val="22"/>
          </w:rPr>
          <w:t xml:space="preserve">  When this command fails to allocate memory, </w:t>
        </w:r>
      </w:ins>
      <w:ins w:id="4456" w:author="t_竹沢 公佑" w:date="2019-10-04T23:24:00Z">
        <w:r w:rsidR="0037359F">
          <w:rPr>
            <w:rFonts w:hint="eastAsia"/>
            <w:bCs/>
            <w:sz w:val="22"/>
            <w:szCs w:val="22"/>
          </w:rPr>
          <w:t xml:space="preserve">this function </w:t>
        </w:r>
      </w:ins>
      <w:ins w:id="4457" w:author="t_竹沢 公佑" w:date="2019-09-18T13:06:00Z">
        <w:r w:rsidRPr="00BC3BE7">
          <w:rPr>
            <w:bCs/>
            <w:sz w:val="22"/>
            <w:szCs w:val="22"/>
          </w:rPr>
          <w:t>sets ENOMEM to errno.</w:t>
        </w:r>
      </w:ins>
    </w:p>
    <w:p w:rsidR="00BC3BE7" w:rsidRPr="00BC3BE7" w:rsidRDefault="00BC3BE7" w:rsidP="00BC3BE7">
      <w:pPr>
        <w:spacing w:line="0" w:lineRule="atLeast"/>
        <w:ind w:right="1020" w:firstLineChars="200" w:firstLine="440"/>
        <w:rPr>
          <w:ins w:id="4458" w:author="t_竹沢 公佑" w:date="2019-09-18T13:06:00Z"/>
          <w:bCs/>
          <w:sz w:val="22"/>
          <w:szCs w:val="22"/>
        </w:rPr>
      </w:pPr>
      <w:ins w:id="4459" w:author="t_竹沢 公佑" w:date="2019-09-18T13:06:00Z">
        <w:r w:rsidRPr="00BC3BE7">
          <w:rPr>
            <w:bCs/>
            <w:sz w:val="22"/>
            <w:szCs w:val="22"/>
          </w:rPr>
          <w:t xml:space="preserve">  Please check the size of free memroy on your system.</w:t>
        </w:r>
      </w:ins>
    </w:p>
    <w:p w:rsidR="00BC3BE7" w:rsidRPr="00BC3BE7" w:rsidRDefault="00BC3BE7" w:rsidP="00BC3BE7">
      <w:pPr>
        <w:spacing w:line="0" w:lineRule="atLeast"/>
        <w:ind w:right="1020" w:firstLineChars="200" w:firstLine="440"/>
        <w:rPr>
          <w:ins w:id="4460" w:author="t_竹沢 公佑" w:date="2019-09-18T13:06:00Z"/>
          <w:bCs/>
          <w:sz w:val="22"/>
          <w:szCs w:val="22"/>
        </w:rPr>
      </w:pPr>
      <w:ins w:id="4461" w:author="t_竹沢 公佑" w:date="2019-09-18T13:06:00Z">
        <w:r w:rsidRPr="00BC3BE7">
          <w:rPr>
            <w:bCs/>
            <w:sz w:val="22"/>
            <w:szCs w:val="22"/>
          </w:rPr>
          <w:t>EAGAIN (driver version 2.0.2 or older)</w:t>
        </w:r>
      </w:ins>
    </w:p>
    <w:p w:rsidR="00BC3BE7" w:rsidRPr="00BC3BE7" w:rsidRDefault="00BC3BE7" w:rsidP="00BC3BE7">
      <w:pPr>
        <w:spacing w:line="0" w:lineRule="atLeast"/>
        <w:ind w:right="1020" w:firstLineChars="200" w:firstLine="440"/>
        <w:rPr>
          <w:ins w:id="4462" w:author="t_竹沢 公佑" w:date="2019-09-18T13:06:00Z"/>
          <w:bCs/>
          <w:sz w:val="22"/>
          <w:szCs w:val="22"/>
        </w:rPr>
      </w:pPr>
      <w:ins w:id="4463" w:author="t_竹沢 公佑" w:date="2019-09-18T13:06:00Z">
        <w:r w:rsidRPr="00BC3BE7">
          <w:rPr>
            <w:bCs/>
            <w:sz w:val="22"/>
            <w:szCs w:val="22"/>
          </w:rPr>
          <w:t xml:space="preserve">  When </w:t>
        </w:r>
      </w:ins>
      <w:ins w:id="4464" w:author="t_竹沢 公佑" w:date="2019-10-04T23:25:00Z">
        <w:r w:rsidR="0037359F">
          <w:rPr>
            <w:rFonts w:hint="eastAsia"/>
            <w:bCs/>
            <w:sz w:val="22"/>
            <w:szCs w:val="22"/>
          </w:rPr>
          <w:t xml:space="preserve">this command </w:t>
        </w:r>
      </w:ins>
      <w:ins w:id="4465" w:author="t_竹沢 公佑" w:date="2019-09-18T13:06:00Z">
        <w:r w:rsidRPr="00BC3BE7">
          <w:rPr>
            <w:bCs/>
            <w:sz w:val="22"/>
            <w:szCs w:val="22"/>
          </w:rPr>
          <w:t xml:space="preserve">fails to reset FPGA, </w:t>
        </w:r>
      </w:ins>
      <w:ins w:id="4466" w:author="t_竹沢 公佑" w:date="2019-10-04T23:25:00Z">
        <w:r w:rsidR="0037359F">
          <w:rPr>
            <w:rFonts w:hint="eastAsia"/>
            <w:bCs/>
            <w:sz w:val="22"/>
            <w:szCs w:val="22"/>
          </w:rPr>
          <w:t xml:space="preserve">this function </w:t>
        </w:r>
      </w:ins>
      <w:ins w:id="4467" w:author="t_竹沢 公佑" w:date="2019-09-18T13:06:00Z">
        <w:r w:rsidRPr="00BC3BE7">
          <w:rPr>
            <w:bCs/>
            <w:sz w:val="22"/>
            <w:szCs w:val="22"/>
          </w:rPr>
          <w:t xml:space="preserve">sets EAGAIN to errno. </w:t>
        </w:r>
      </w:ins>
    </w:p>
    <w:p w:rsidR="00BC3BE7" w:rsidRPr="00BC3BE7" w:rsidRDefault="00BC3BE7" w:rsidP="00BC3BE7">
      <w:pPr>
        <w:spacing w:line="0" w:lineRule="atLeast"/>
        <w:ind w:right="1020" w:firstLineChars="200" w:firstLine="440"/>
        <w:rPr>
          <w:ins w:id="4468" w:author="t_竹沢 公佑" w:date="2019-09-18T13:06:00Z"/>
          <w:bCs/>
          <w:sz w:val="22"/>
          <w:szCs w:val="22"/>
        </w:rPr>
      </w:pPr>
      <w:ins w:id="4469" w:author="t_竹沢 公佑" w:date="2019-09-18T13:06:00Z">
        <w:r w:rsidRPr="00BC3BE7">
          <w:rPr>
            <w:bCs/>
            <w:sz w:val="22"/>
            <w:szCs w:val="22"/>
          </w:rPr>
          <w:t xml:space="preserve">  And also, the device file</w:t>
        </w:r>
      </w:ins>
      <w:ins w:id="4470" w:author="t_竹沢 公佑" w:date="2019-10-04T23:26:00Z">
        <w:r w:rsidR="0037359F">
          <w:rPr>
            <w:rFonts w:hint="eastAsia"/>
            <w:bCs/>
            <w:sz w:val="22"/>
            <w:szCs w:val="22"/>
          </w:rPr>
          <w:t xml:space="preserve"> is</w:t>
        </w:r>
      </w:ins>
      <w:ins w:id="4471" w:author="t_竹沢 公佑" w:date="2019-09-18T13:06:00Z">
        <w:r w:rsidRPr="00BC3BE7">
          <w:rPr>
            <w:bCs/>
            <w:sz w:val="22"/>
            <w:szCs w:val="22"/>
          </w:rPr>
          <w:t xml:space="preserve"> already opened</w:t>
        </w:r>
      </w:ins>
      <w:ins w:id="4472" w:author="t_竹沢 公佑" w:date="2019-10-04T23:26:00Z">
        <w:r w:rsidR="0037359F">
          <w:rPr>
            <w:rFonts w:hint="eastAsia"/>
            <w:bCs/>
            <w:sz w:val="22"/>
            <w:szCs w:val="22"/>
          </w:rPr>
          <w:t>,</w:t>
        </w:r>
      </w:ins>
      <w:ins w:id="4473" w:author="t_竹沢 公佑" w:date="2019-09-18T13:06:00Z">
        <w:r w:rsidRPr="00BC3BE7">
          <w:rPr>
            <w:bCs/>
            <w:sz w:val="22"/>
            <w:szCs w:val="22"/>
          </w:rPr>
          <w:t xml:space="preserve"> this </w:t>
        </w:r>
      </w:ins>
      <w:ins w:id="4474" w:author="t_竹沢 公佑" w:date="2019-10-04T23:26:00Z">
        <w:r w:rsidR="0037359F">
          <w:rPr>
            <w:rFonts w:hint="eastAsia"/>
            <w:bCs/>
            <w:sz w:val="22"/>
            <w:szCs w:val="22"/>
          </w:rPr>
          <w:t xml:space="preserve">function </w:t>
        </w:r>
      </w:ins>
      <w:ins w:id="4475" w:author="t_竹沢 公佑" w:date="2019-09-18T13:06:00Z">
        <w:r w:rsidRPr="00BC3BE7">
          <w:rPr>
            <w:bCs/>
            <w:sz w:val="22"/>
            <w:szCs w:val="22"/>
          </w:rPr>
          <w:t xml:space="preserve">sets EAGAIN to errno.  </w:t>
        </w:r>
      </w:ins>
    </w:p>
    <w:p w:rsidR="00BC3BE7" w:rsidRPr="00BC3BE7" w:rsidRDefault="00BC3BE7" w:rsidP="00BC3BE7">
      <w:pPr>
        <w:spacing w:line="0" w:lineRule="atLeast"/>
        <w:ind w:right="1020" w:firstLineChars="200" w:firstLine="440"/>
        <w:rPr>
          <w:ins w:id="4476" w:author="t_竹沢 公佑" w:date="2019-09-18T13:06:00Z"/>
          <w:bCs/>
          <w:sz w:val="22"/>
          <w:szCs w:val="22"/>
        </w:rPr>
      </w:pPr>
      <w:ins w:id="4477" w:author="t_竹沢 公佑" w:date="2019-09-18T13:06:00Z">
        <w:r w:rsidRPr="00BC3BE7">
          <w:rPr>
            <w:bCs/>
            <w:sz w:val="22"/>
            <w:szCs w:val="22"/>
          </w:rPr>
          <w:t>EINVAL</w:t>
        </w:r>
      </w:ins>
    </w:p>
    <w:p w:rsidR="00BC3BE7" w:rsidRPr="00BC3BE7" w:rsidRDefault="00BC3BE7" w:rsidP="00BC3BE7">
      <w:pPr>
        <w:spacing w:line="0" w:lineRule="atLeast"/>
        <w:ind w:right="1020" w:firstLineChars="200" w:firstLine="440"/>
        <w:rPr>
          <w:ins w:id="4478" w:author="t_竹沢 公佑" w:date="2019-09-18T13:06:00Z"/>
          <w:bCs/>
          <w:sz w:val="22"/>
          <w:szCs w:val="22"/>
        </w:rPr>
      </w:pPr>
      <w:ins w:id="4479" w:author="t_竹沢 公佑" w:date="2019-09-18T13:06:00Z">
        <w:r w:rsidRPr="00BC3BE7">
          <w:rPr>
            <w:bCs/>
            <w:sz w:val="22"/>
            <w:szCs w:val="22"/>
          </w:rPr>
          <w:t xml:space="preserve">  When the </w:t>
        </w:r>
      </w:ins>
      <w:ins w:id="4480" w:author="t_竹沢 公佑" w:date="2019-10-04T23:48:00Z">
        <w:r w:rsidR="00E4781F">
          <w:rPr>
            <w:rFonts w:hint="eastAsia"/>
            <w:bCs/>
            <w:sz w:val="22"/>
            <w:szCs w:val="22"/>
          </w:rPr>
          <w:t xml:space="preserve">flag is not </w:t>
        </w:r>
      </w:ins>
      <w:ins w:id="4481" w:author="t_竹沢 公佑" w:date="2019-09-18T13:06:00Z">
        <w:r w:rsidRPr="00BC3BE7">
          <w:rPr>
            <w:bCs/>
            <w:sz w:val="22"/>
            <w:szCs w:val="22"/>
          </w:rPr>
          <w:t xml:space="preserve">O_RDONLY </w:t>
        </w:r>
      </w:ins>
      <w:ins w:id="4482" w:author="t_竹沢 公佑" w:date="2019-10-04T23:48:00Z">
        <w:r w:rsidR="00E4781F">
          <w:rPr>
            <w:rFonts w:hint="eastAsia"/>
            <w:bCs/>
            <w:sz w:val="22"/>
            <w:szCs w:val="22"/>
          </w:rPr>
          <w:t xml:space="preserve">or </w:t>
        </w:r>
      </w:ins>
      <w:ins w:id="4483" w:author="t_竹沢 公佑" w:date="2019-09-18T13:06:00Z">
        <w:r w:rsidR="00E4781F">
          <w:rPr>
            <w:bCs/>
            <w:sz w:val="22"/>
            <w:szCs w:val="22"/>
          </w:rPr>
          <w:t>O_RDWR</w:t>
        </w:r>
      </w:ins>
      <w:ins w:id="4484" w:author="t_竹沢 公佑" w:date="2019-10-04T23:49:00Z">
        <w:r w:rsidR="00E4781F">
          <w:rPr>
            <w:rFonts w:hint="eastAsia"/>
            <w:bCs/>
            <w:sz w:val="22"/>
            <w:szCs w:val="22"/>
          </w:rPr>
          <w:t>, this function sets EINVAL to errno.</w:t>
        </w:r>
      </w:ins>
    </w:p>
    <w:p w:rsidR="00BC3BE7" w:rsidRPr="00BC3BE7" w:rsidRDefault="00BC3BE7" w:rsidP="00BC3BE7">
      <w:pPr>
        <w:spacing w:line="0" w:lineRule="atLeast"/>
        <w:ind w:right="1020" w:firstLineChars="200" w:firstLine="440"/>
        <w:rPr>
          <w:ins w:id="4485" w:author="t_竹沢 公佑" w:date="2019-09-18T13:06:00Z"/>
          <w:bCs/>
          <w:sz w:val="22"/>
          <w:szCs w:val="22"/>
        </w:rPr>
      </w:pPr>
      <w:ins w:id="4486" w:author="t_竹沢 公佑" w:date="2019-09-18T13:06:00Z">
        <w:r w:rsidRPr="00BC3BE7">
          <w:rPr>
            <w:bCs/>
            <w:sz w:val="22"/>
            <w:szCs w:val="22"/>
          </w:rPr>
          <w:t>EIO</w:t>
        </w:r>
      </w:ins>
    </w:p>
    <w:p w:rsidR="00BC3BE7" w:rsidRPr="00BC3BE7" w:rsidRDefault="00BC3BE7" w:rsidP="00BC3BE7">
      <w:pPr>
        <w:spacing w:line="0" w:lineRule="atLeast"/>
        <w:ind w:right="1020" w:firstLineChars="200" w:firstLine="440"/>
        <w:rPr>
          <w:ins w:id="4487" w:author="t_竹沢 公佑" w:date="2019-09-18T13:06:00Z"/>
          <w:bCs/>
          <w:sz w:val="22"/>
          <w:szCs w:val="22"/>
        </w:rPr>
      </w:pPr>
      <w:ins w:id="4488" w:author="t_竹沢 公佑" w:date="2019-09-18T13:06:00Z">
        <w:r w:rsidRPr="00BC3BE7">
          <w:rPr>
            <w:bCs/>
            <w:sz w:val="22"/>
            <w:szCs w:val="22"/>
          </w:rPr>
          <w:t xml:space="preserve">  When </w:t>
        </w:r>
      </w:ins>
      <w:ins w:id="4489" w:author="t_竹沢 公佑" w:date="2019-10-05T10:52:00Z">
        <w:r w:rsidR="00FD333D">
          <w:rPr>
            <w:rFonts w:hint="eastAsia"/>
            <w:bCs/>
            <w:sz w:val="22"/>
            <w:szCs w:val="22"/>
          </w:rPr>
          <w:t xml:space="preserve">this function </w:t>
        </w:r>
      </w:ins>
      <w:ins w:id="4490" w:author="t_竹沢 公佑" w:date="2019-09-18T13:06:00Z">
        <w:r w:rsidRPr="00BC3BE7">
          <w:rPr>
            <w:bCs/>
            <w:sz w:val="22"/>
            <w:szCs w:val="22"/>
          </w:rPr>
          <w:t>fail</w:t>
        </w:r>
      </w:ins>
      <w:ins w:id="4491" w:author="t_竹沢 公佑" w:date="2019-10-05T10:52:00Z">
        <w:r w:rsidR="00FD333D">
          <w:rPr>
            <w:rFonts w:hint="eastAsia"/>
            <w:bCs/>
            <w:sz w:val="22"/>
            <w:szCs w:val="22"/>
          </w:rPr>
          <w:t>s</w:t>
        </w:r>
      </w:ins>
      <w:ins w:id="4492" w:author="t_竹沢 公佑" w:date="2019-09-18T13:06:00Z">
        <w:r w:rsidRPr="00BC3BE7">
          <w:rPr>
            <w:bCs/>
            <w:sz w:val="22"/>
            <w:szCs w:val="22"/>
          </w:rPr>
          <w:t xml:space="preserve"> to read or write internal register.</w:t>
        </w:r>
      </w:ins>
    </w:p>
    <w:p w:rsidR="00BC3BE7" w:rsidRPr="00BC3BE7" w:rsidRDefault="00BC3BE7" w:rsidP="00BC3BE7">
      <w:pPr>
        <w:spacing w:line="0" w:lineRule="atLeast"/>
        <w:ind w:right="1020" w:firstLineChars="200" w:firstLine="440"/>
        <w:rPr>
          <w:ins w:id="4493" w:author="t_竹沢 公佑" w:date="2019-09-18T13:06:00Z"/>
          <w:bCs/>
          <w:sz w:val="22"/>
          <w:szCs w:val="22"/>
        </w:rPr>
      </w:pPr>
      <w:ins w:id="4494" w:author="t_竹沢 公佑" w:date="2019-09-18T13:06:00Z">
        <w:r w:rsidRPr="00BC3BE7">
          <w:rPr>
            <w:bCs/>
            <w:sz w:val="22"/>
            <w:szCs w:val="22"/>
          </w:rPr>
          <w:t xml:space="preserve">  This errno means device driver can't control the device.</w:t>
        </w:r>
      </w:ins>
    </w:p>
    <w:p w:rsidR="00BC3BE7" w:rsidRPr="00BC3BE7" w:rsidRDefault="00BC3BE7" w:rsidP="00BC3BE7">
      <w:pPr>
        <w:spacing w:line="0" w:lineRule="atLeast"/>
        <w:ind w:right="1020" w:firstLineChars="200" w:firstLine="440"/>
        <w:rPr>
          <w:ins w:id="4495" w:author="t_竹沢 公佑" w:date="2019-09-18T13:06:00Z"/>
          <w:bCs/>
          <w:sz w:val="22"/>
          <w:szCs w:val="22"/>
        </w:rPr>
      </w:pPr>
      <w:ins w:id="4496" w:author="t_竹沢 公佑" w:date="2019-09-18T13:06:00Z">
        <w:r w:rsidRPr="00BC3BE7">
          <w:rPr>
            <w:bCs/>
            <w:sz w:val="22"/>
            <w:szCs w:val="22"/>
          </w:rPr>
          <w:t xml:space="preserve">  If this error occurrs often, it may be hardware error is happend.</w:t>
        </w:r>
      </w:ins>
    </w:p>
    <w:p w:rsidR="00BC3BE7" w:rsidRDefault="00BC3BE7" w:rsidP="00BC3BE7">
      <w:pPr>
        <w:spacing w:line="0" w:lineRule="atLeast"/>
        <w:ind w:right="1020" w:firstLineChars="200" w:firstLine="440"/>
        <w:rPr>
          <w:ins w:id="4497" w:author="t_竹沢 公佑" w:date="2019-09-18T13:04:00Z"/>
          <w:bCs/>
          <w:sz w:val="22"/>
          <w:szCs w:val="22"/>
        </w:rPr>
      </w:pPr>
      <w:ins w:id="4498" w:author="t_竹沢 公佑" w:date="2019-09-18T13:06:00Z">
        <w:r w:rsidRPr="00BC3BE7">
          <w:rPr>
            <w:bCs/>
            <w:sz w:val="22"/>
            <w:szCs w:val="22"/>
          </w:rPr>
          <w:t xml:space="preserve">  Please execute cold-reboot and try again.</w:t>
        </w:r>
      </w:ins>
    </w:p>
    <w:p w:rsidR="00BC3BE7" w:rsidRPr="004E6337" w:rsidDel="00BC3BE7" w:rsidRDefault="00BC3BE7">
      <w:pPr>
        <w:spacing w:line="0" w:lineRule="atLeast"/>
        <w:ind w:right="1020"/>
        <w:rPr>
          <w:del w:id="4499" w:author="t_竹沢 公佑" w:date="2019-09-18T13:06:00Z"/>
          <w:bCs/>
          <w:sz w:val="22"/>
          <w:szCs w:val="22"/>
        </w:rPr>
        <w:pPrChange w:id="4500" w:author="t_竹沢 公佑" w:date="2019-09-18T13:06:00Z">
          <w:pPr>
            <w:spacing w:line="0" w:lineRule="atLeast"/>
            <w:ind w:right="1020" w:firstLineChars="200" w:firstLine="440"/>
          </w:pPr>
        </w:pPrChange>
      </w:pPr>
      <w:ins w:id="4501" w:author="t_竹沢 公佑" w:date="2019-09-18T13:06:00Z">
        <w:r>
          <w:rPr>
            <w:bCs/>
            <w:sz w:val="22"/>
            <w:szCs w:val="22"/>
          </w:rPr>
          <w:br w:type="page"/>
        </w:r>
      </w:ins>
    </w:p>
    <w:p w:rsidR="00486472" w:rsidDel="00BC3BE7" w:rsidRDefault="00486472">
      <w:pPr>
        <w:spacing w:line="0" w:lineRule="atLeast"/>
        <w:ind w:right="1020"/>
        <w:rPr>
          <w:del w:id="4502" w:author="t_竹沢 公佑" w:date="2019-09-18T13:06:00Z"/>
          <w:bCs/>
          <w:sz w:val="22"/>
          <w:szCs w:val="22"/>
        </w:rPr>
        <w:pPrChange w:id="4503" w:author="t_竹沢 公佑" w:date="2019-09-18T13:06:00Z">
          <w:pPr>
            <w:spacing w:line="0" w:lineRule="atLeast"/>
            <w:ind w:right="1020" w:firstLineChars="200" w:firstLine="440"/>
          </w:pPr>
        </w:pPrChange>
      </w:pPr>
      <w:del w:id="4504" w:author="t_竹沢 公佑" w:date="2019-09-18T13:06:00Z">
        <w:r w:rsidDel="00BC3BE7">
          <w:rPr>
            <w:rFonts w:hint="eastAsia"/>
            <w:bCs/>
            <w:sz w:val="22"/>
            <w:szCs w:val="22"/>
          </w:rPr>
          <w:delText>EBUSY</w:delText>
        </w:r>
        <w:r w:rsidR="00047466" w:rsidDel="00BC3BE7">
          <w:rPr>
            <w:rFonts w:hint="eastAsia"/>
            <w:bCs/>
            <w:sz w:val="22"/>
            <w:szCs w:val="22"/>
          </w:rPr>
          <w:delText xml:space="preserve"> (driver version 2.0.3 or later)</w:delText>
        </w:r>
      </w:del>
    </w:p>
    <w:p w:rsidR="00486472" w:rsidDel="00BC3BE7" w:rsidRDefault="00486472">
      <w:pPr>
        <w:spacing w:line="0" w:lineRule="atLeast"/>
        <w:ind w:right="1020"/>
        <w:rPr>
          <w:del w:id="4505" w:author="t_竹沢 公佑" w:date="2019-09-18T13:06:00Z"/>
          <w:bCs/>
          <w:sz w:val="22"/>
          <w:szCs w:val="22"/>
        </w:rPr>
        <w:pPrChange w:id="4506" w:author="t_竹沢 公佑" w:date="2019-09-18T13:06:00Z">
          <w:pPr>
            <w:spacing w:line="0" w:lineRule="atLeast"/>
            <w:ind w:right="1020" w:firstLineChars="200" w:firstLine="440"/>
          </w:pPr>
        </w:pPrChange>
      </w:pPr>
      <w:del w:id="4507" w:author="t_竹沢 公佑" w:date="2019-09-18T13:06:00Z">
        <w:r w:rsidDel="00BC3BE7">
          <w:rPr>
            <w:rFonts w:hint="eastAsia"/>
            <w:bCs/>
            <w:sz w:val="22"/>
            <w:szCs w:val="22"/>
          </w:rPr>
          <w:delText xml:space="preserve">  When the device file has already been opened, this command sets EBUSY to errno.</w:delText>
        </w:r>
      </w:del>
    </w:p>
    <w:p w:rsidR="005951A4" w:rsidDel="002B05C1" w:rsidRDefault="00FB2771">
      <w:pPr>
        <w:spacing w:line="0" w:lineRule="atLeast"/>
        <w:ind w:right="1020"/>
        <w:rPr>
          <w:del w:id="4508" w:author="t_竹沢 公佑" w:date="2019-08-24T12:04:00Z"/>
          <w:bCs/>
          <w:sz w:val="22"/>
          <w:szCs w:val="22"/>
        </w:rPr>
        <w:pPrChange w:id="4509" w:author="t_竹沢 公佑" w:date="2019-09-18T13:06:00Z">
          <w:pPr>
            <w:spacing w:line="0" w:lineRule="atLeast"/>
            <w:ind w:right="1020" w:firstLineChars="200" w:firstLine="440"/>
          </w:pPr>
        </w:pPrChange>
      </w:pPr>
      <w:del w:id="4510" w:author="t_竹沢 公佑" w:date="2019-08-24T12:04:00Z">
        <w:r w:rsidRPr="00FD00D8" w:rsidDel="002B05C1">
          <w:rPr>
            <w:bCs/>
            <w:sz w:val="22"/>
            <w:szCs w:val="22"/>
          </w:rPr>
          <w:delText>EAGAIN</w:delText>
        </w:r>
      </w:del>
    </w:p>
    <w:p w:rsidR="00FB2771" w:rsidDel="002B05C1" w:rsidRDefault="005951A4">
      <w:pPr>
        <w:spacing w:line="0" w:lineRule="atLeast"/>
        <w:ind w:leftChars="200" w:left="480" w:right="1020"/>
        <w:rPr>
          <w:del w:id="4511" w:author="t_竹沢 公佑" w:date="2019-08-24T12:04:00Z"/>
          <w:bCs/>
          <w:sz w:val="22"/>
          <w:szCs w:val="22"/>
        </w:rPr>
        <w:pPrChange w:id="4512" w:author="t_竹沢 公佑" w:date="2019-09-18T13:06:00Z">
          <w:pPr>
            <w:spacing w:line="0" w:lineRule="atLeast"/>
            <w:ind w:leftChars="200" w:left="700" w:right="1020" w:hangingChars="100" w:hanging="220"/>
          </w:pPr>
        </w:pPrChange>
      </w:pPr>
      <w:del w:id="4513" w:author="t_竹沢 公佑" w:date="2019-08-24T12:04:00Z">
        <w:r w:rsidDel="002B05C1">
          <w:rPr>
            <w:rFonts w:hint="eastAsia"/>
            <w:bCs/>
            <w:sz w:val="22"/>
            <w:szCs w:val="22"/>
          </w:rPr>
          <w:delText xml:space="preserve">  In the case of driver version 2.0.2 or older, when it fails to reset FPGA, it also sets EAGAIN to errno.  </w:delText>
        </w:r>
      </w:del>
    </w:p>
    <w:p w:rsidR="00505B57" w:rsidDel="00BC3BE7" w:rsidRDefault="00505B57">
      <w:pPr>
        <w:spacing w:line="0" w:lineRule="atLeast"/>
        <w:ind w:right="1020"/>
        <w:rPr>
          <w:del w:id="4514" w:author="t_竹沢 公佑" w:date="2019-09-18T13:06:00Z"/>
          <w:bCs/>
          <w:sz w:val="22"/>
          <w:szCs w:val="22"/>
        </w:rPr>
        <w:pPrChange w:id="4515" w:author="t_竹沢 公佑" w:date="2019-09-18T13:06:00Z">
          <w:pPr>
            <w:spacing w:line="0" w:lineRule="atLeast"/>
            <w:ind w:right="1020" w:firstLineChars="200" w:firstLine="440"/>
          </w:pPr>
        </w:pPrChange>
      </w:pPr>
      <w:del w:id="4516" w:author="t_竹沢 公佑" w:date="2019-09-18T13:06:00Z">
        <w:r w:rsidDel="00BC3BE7">
          <w:rPr>
            <w:rFonts w:hint="eastAsia"/>
            <w:bCs/>
            <w:sz w:val="22"/>
            <w:szCs w:val="22"/>
          </w:rPr>
          <w:delText>ECANECLED</w:delText>
        </w:r>
        <w:r w:rsidR="005951A4" w:rsidDel="00BC3BE7">
          <w:rPr>
            <w:rFonts w:hint="eastAsia"/>
            <w:bCs/>
            <w:sz w:val="22"/>
            <w:szCs w:val="22"/>
          </w:rPr>
          <w:delText xml:space="preserve"> (driver version 2.0.3 or later)</w:delText>
        </w:r>
      </w:del>
    </w:p>
    <w:p w:rsidR="002B05C1" w:rsidDel="00BC3BE7" w:rsidRDefault="00505B57">
      <w:pPr>
        <w:spacing w:line="0" w:lineRule="atLeast"/>
        <w:ind w:leftChars="200" w:left="480" w:right="1020"/>
        <w:rPr>
          <w:del w:id="4517" w:author="t_竹沢 公佑" w:date="2019-09-18T13:06:00Z"/>
          <w:bCs/>
          <w:sz w:val="22"/>
          <w:szCs w:val="22"/>
        </w:rPr>
        <w:pPrChange w:id="4518" w:author="t_竹沢 公佑" w:date="2019-09-18T13:06:00Z">
          <w:pPr>
            <w:spacing w:line="0" w:lineRule="atLeast"/>
            <w:ind w:right="1020" w:firstLineChars="200" w:firstLine="440"/>
          </w:pPr>
        </w:pPrChange>
      </w:pPr>
      <w:del w:id="4519" w:author="t_竹沢 公佑" w:date="2019-09-18T13:06:00Z">
        <w:r w:rsidDel="00BC3BE7">
          <w:rPr>
            <w:rFonts w:hint="eastAsia"/>
            <w:bCs/>
            <w:sz w:val="22"/>
            <w:szCs w:val="22"/>
          </w:rPr>
          <w:delText xml:space="preserve">  When this command is canceled by hardware error, it sets ECANCELED to errno.</w:delText>
        </w:r>
      </w:del>
    </w:p>
    <w:p w:rsidR="00FB2771" w:rsidDel="00BC3BE7" w:rsidRDefault="00FB2771">
      <w:pPr>
        <w:spacing w:line="0" w:lineRule="atLeast"/>
        <w:ind w:right="1020"/>
        <w:rPr>
          <w:del w:id="4520" w:author="t_竹沢 公佑" w:date="2019-09-18T13:06:00Z"/>
          <w:bCs/>
          <w:sz w:val="22"/>
          <w:szCs w:val="22"/>
        </w:rPr>
        <w:pPrChange w:id="4521" w:author="t_竹沢 公佑" w:date="2019-09-18T13:06:00Z">
          <w:pPr>
            <w:spacing w:line="0" w:lineRule="atLeast"/>
            <w:ind w:right="1020" w:firstLineChars="200" w:firstLine="440"/>
          </w:pPr>
        </w:pPrChange>
      </w:pPr>
      <w:del w:id="4522" w:author="t_竹沢 公佑" w:date="2019-09-18T13:06:00Z">
        <w:r w:rsidRPr="00FD00D8" w:rsidDel="00BC3BE7">
          <w:rPr>
            <w:bCs/>
            <w:sz w:val="22"/>
            <w:szCs w:val="22"/>
          </w:rPr>
          <w:delText>EINVAL</w:delText>
        </w:r>
      </w:del>
    </w:p>
    <w:p w:rsidR="00FB2771" w:rsidDel="00BC3BE7" w:rsidRDefault="00FB2771">
      <w:pPr>
        <w:spacing w:line="0" w:lineRule="atLeast"/>
        <w:ind w:right="1020"/>
        <w:rPr>
          <w:del w:id="4523" w:author="t_竹沢 公佑" w:date="2019-09-18T13:06:00Z"/>
          <w:bCs/>
          <w:sz w:val="22"/>
          <w:szCs w:val="22"/>
        </w:rPr>
        <w:pPrChange w:id="4524" w:author="t_竹沢 公佑" w:date="2019-09-18T13:06:00Z">
          <w:pPr>
            <w:spacing w:line="0" w:lineRule="atLeast"/>
            <w:ind w:right="1020" w:firstLineChars="200" w:firstLine="440"/>
          </w:pPr>
        </w:pPrChange>
      </w:pPr>
      <w:del w:id="4525" w:author="t_竹沢 公佑" w:date="2019-09-18T13:06:00Z">
        <w:r w:rsidDel="00BC3BE7">
          <w:rPr>
            <w:rFonts w:hint="eastAsia"/>
            <w:bCs/>
            <w:sz w:val="22"/>
            <w:szCs w:val="22"/>
          </w:rPr>
          <w:delText xml:space="preserve">  When the flag bits </w:delText>
        </w:r>
        <w:r w:rsidDel="00BC3BE7">
          <w:rPr>
            <w:bCs/>
            <w:sz w:val="22"/>
            <w:szCs w:val="22"/>
          </w:rPr>
          <w:delText>other</w:delText>
        </w:r>
        <w:r w:rsidDel="00BC3BE7">
          <w:rPr>
            <w:rFonts w:hint="eastAsia"/>
            <w:bCs/>
            <w:sz w:val="22"/>
            <w:szCs w:val="22"/>
          </w:rPr>
          <w:delText xml:space="preserve"> than O_RDONLY and O_RDWR.</w:delText>
        </w:r>
      </w:del>
    </w:p>
    <w:p w:rsidR="00FB2771" w:rsidDel="00BC3BE7" w:rsidRDefault="00FB2771">
      <w:pPr>
        <w:spacing w:line="0" w:lineRule="atLeast"/>
        <w:ind w:right="1020"/>
        <w:rPr>
          <w:del w:id="4526" w:author="t_竹沢 公佑" w:date="2019-09-18T13:06:00Z"/>
          <w:bCs/>
          <w:sz w:val="22"/>
          <w:szCs w:val="22"/>
        </w:rPr>
        <w:pPrChange w:id="4527" w:author="t_竹沢 公佑" w:date="2019-09-18T13:06:00Z">
          <w:pPr>
            <w:spacing w:line="0" w:lineRule="atLeast"/>
            <w:ind w:right="1020" w:firstLineChars="200" w:firstLine="440"/>
          </w:pPr>
        </w:pPrChange>
      </w:pPr>
      <w:del w:id="4528" w:author="t_竹沢 公佑" w:date="2019-09-18T13:06:00Z">
        <w:r w:rsidRPr="00FD00D8" w:rsidDel="00BC3BE7">
          <w:rPr>
            <w:bCs/>
            <w:sz w:val="22"/>
            <w:szCs w:val="22"/>
          </w:rPr>
          <w:delText>EIO</w:delText>
        </w:r>
      </w:del>
    </w:p>
    <w:p w:rsidR="00FB2771" w:rsidRPr="00E73F24" w:rsidDel="00BC3BE7" w:rsidRDefault="00FB2771">
      <w:pPr>
        <w:spacing w:line="0" w:lineRule="atLeast"/>
        <w:ind w:right="1020"/>
        <w:rPr>
          <w:del w:id="4529" w:author="t_竹沢 公佑" w:date="2019-09-18T13:06:00Z"/>
          <w:bCs/>
          <w:sz w:val="22"/>
          <w:szCs w:val="22"/>
        </w:rPr>
        <w:pPrChange w:id="4530" w:author="t_竹沢 公佑" w:date="2019-09-18T13:06:00Z">
          <w:pPr>
            <w:spacing w:line="0" w:lineRule="atLeast"/>
            <w:ind w:right="1020" w:firstLineChars="200" w:firstLine="440"/>
          </w:pPr>
        </w:pPrChange>
      </w:pPr>
      <w:del w:id="4531" w:author="t_竹沢 公佑" w:date="2019-09-18T13:06:00Z">
        <w:r w:rsidDel="00BC3BE7">
          <w:rPr>
            <w:rFonts w:hint="eastAsia"/>
            <w:bCs/>
            <w:sz w:val="22"/>
            <w:szCs w:val="22"/>
          </w:rPr>
          <w:delText xml:space="preserve">  </w:delText>
        </w:r>
        <w:r w:rsidR="00970A62" w:rsidDel="00BC3BE7">
          <w:rPr>
            <w:rFonts w:hint="eastAsia"/>
            <w:bCs/>
            <w:sz w:val="22"/>
            <w:szCs w:val="22"/>
          </w:rPr>
          <w:delText>When fail to read or write internal register.</w:delText>
        </w:r>
      </w:del>
    </w:p>
    <w:p w:rsidR="00DF1C7C" w:rsidRPr="00FB2771" w:rsidRDefault="00DF1C7C">
      <w:pPr>
        <w:spacing w:line="0" w:lineRule="atLeast"/>
        <w:ind w:right="1020"/>
        <w:rPr>
          <w:bCs/>
          <w:sz w:val="22"/>
          <w:szCs w:val="22"/>
        </w:rPr>
        <w:pPrChange w:id="4532" w:author="t_竹沢 公佑" w:date="2019-09-18T13:06:00Z">
          <w:pPr>
            <w:spacing w:line="0" w:lineRule="atLeast"/>
            <w:ind w:right="1020" w:firstLineChars="200" w:firstLine="440"/>
          </w:pPr>
        </w:pPrChange>
      </w:pPr>
    </w:p>
    <w:p w:rsidR="00170C94" w:rsidRPr="002E0BDC" w:rsidRDefault="00170C94" w:rsidP="00157551">
      <w:pPr>
        <w:pStyle w:val="2"/>
        <w:rPr>
          <w:u w:val="single"/>
        </w:rPr>
      </w:pPr>
      <w:bookmarkStart w:id="4533" w:name="_Ref46138598"/>
      <w:bookmarkStart w:id="4534" w:name="_Ref46138625"/>
      <w:bookmarkStart w:id="4535" w:name="_Ref46138773"/>
      <w:bookmarkStart w:id="4536" w:name="_Ref46138777"/>
      <w:bookmarkStart w:id="4537" w:name="_Toc63179408"/>
      <w:r w:rsidRPr="002E0BDC">
        <w:rPr>
          <w:rFonts w:hint="eastAsia"/>
          <w:u w:val="single"/>
          <w:lang w:val="en"/>
        </w:rPr>
        <w:t>close</w:t>
      </w:r>
      <w:bookmarkEnd w:id="4533"/>
      <w:bookmarkEnd w:id="4534"/>
      <w:bookmarkEnd w:id="4535"/>
      <w:bookmarkEnd w:id="4536"/>
      <w:bookmarkEnd w:id="4537"/>
    </w:p>
    <w:p w:rsidR="00DF1C7C" w:rsidRDefault="00DF1C7C">
      <w:pPr>
        <w:spacing w:line="0" w:lineRule="atLeast"/>
        <w:rPr>
          <w:b/>
          <w:sz w:val="22"/>
          <w:szCs w:val="22"/>
        </w:rPr>
      </w:pPr>
      <w:r>
        <w:rPr>
          <w:rFonts w:hint="eastAsia"/>
          <w:b/>
          <w:sz w:val="22"/>
          <w:szCs w:val="22"/>
        </w:rPr>
        <w:t xml:space="preserve">　【Function】</w:t>
      </w:r>
    </w:p>
    <w:p w:rsidR="00DF1C7C" w:rsidRDefault="00DF1C7C">
      <w:pPr>
        <w:spacing w:line="0" w:lineRule="atLeast"/>
        <w:ind w:right="1020"/>
        <w:rPr>
          <w:sz w:val="22"/>
          <w:szCs w:val="22"/>
        </w:rPr>
      </w:pPr>
      <w:r>
        <w:rPr>
          <w:rFonts w:hint="eastAsia"/>
          <w:sz w:val="22"/>
          <w:szCs w:val="22"/>
        </w:rPr>
        <w:t xml:space="preserve">　　　The API </w:t>
      </w:r>
      <w:ins w:id="4538" w:author="t_竹沢 公佑" w:date="2019-10-04T23:49:00Z">
        <w:r w:rsidR="00E4781F">
          <w:rPr>
            <w:rFonts w:hint="eastAsia"/>
            <w:sz w:val="22"/>
            <w:szCs w:val="22"/>
          </w:rPr>
          <w:t>c</w:t>
        </w:r>
      </w:ins>
      <w:del w:id="4539" w:author="t_竹沢 公佑" w:date="2019-10-04T23:49:00Z">
        <w:r w:rsidDel="00E4781F">
          <w:rPr>
            <w:rFonts w:hint="eastAsia"/>
            <w:sz w:val="22"/>
            <w:szCs w:val="22"/>
          </w:rPr>
          <w:delText>C</w:delText>
        </w:r>
      </w:del>
      <w:r>
        <w:rPr>
          <w:rFonts w:hint="eastAsia"/>
          <w:sz w:val="22"/>
          <w:szCs w:val="22"/>
        </w:rPr>
        <w:t xml:space="preserve">loses　</w:t>
      </w:r>
      <w:ins w:id="4540" w:author="t_竹沢 公佑" w:date="2019-10-04T23:50:00Z">
        <w:r w:rsidR="00E4781F">
          <w:rPr>
            <w:rFonts w:hint="eastAsia"/>
            <w:sz w:val="22"/>
            <w:szCs w:val="22"/>
          </w:rPr>
          <w:t>a device file</w:t>
        </w:r>
      </w:ins>
      <w:del w:id="4541" w:author="t_竹沢 公佑" w:date="2019-10-04T23:50:00Z">
        <w:r w:rsidDel="00E4781F">
          <w:rPr>
            <w:rFonts w:hint="eastAsia"/>
            <w:sz w:val="22"/>
            <w:szCs w:val="22"/>
          </w:rPr>
          <w:delText>Driver</w:delText>
        </w:r>
      </w:del>
      <w:r>
        <w:rPr>
          <w:rFonts w:hint="eastAsia"/>
          <w:sz w:val="22"/>
          <w:szCs w:val="22"/>
        </w:rPr>
        <w:t>.</w:t>
      </w:r>
    </w:p>
    <w:p w:rsidR="00DF1C7C" w:rsidRDefault="00DF1C7C">
      <w:pPr>
        <w:spacing w:line="0" w:lineRule="atLeast"/>
        <w:ind w:right="1020"/>
        <w:rPr>
          <w:sz w:val="22"/>
          <w:szCs w:val="22"/>
        </w:rPr>
      </w:pPr>
    </w:p>
    <w:p w:rsidR="00DF1C7C" w:rsidRDefault="00DF1C7C">
      <w:pPr>
        <w:spacing w:line="0" w:lineRule="atLeast"/>
        <w:ind w:right="1020"/>
        <w:rPr>
          <w:b/>
          <w:sz w:val="22"/>
          <w:szCs w:val="22"/>
        </w:rPr>
      </w:pPr>
      <w:r>
        <w:rPr>
          <w:rFonts w:hint="eastAsia"/>
          <w:b/>
          <w:sz w:val="22"/>
          <w:szCs w:val="22"/>
        </w:rPr>
        <w:t xml:space="preserve">　【Format】</w:t>
      </w:r>
    </w:p>
    <w:p w:rsidR="00DF1C7C" w:rsidRPr="005038B9" w:rsidRDefault="00DF1C7C">
      <w:pPr>
        <w:pStyle w:val="HTML0"/>
        <w:tabs>
          <w:tab w:val="clear" w:pos="916"/>
          <w:tab w:val="left" w:pos="434"/>
        </w:tabs>
        <w:rPr>
          <w:rFonts w:ascii="ＭＳ Ｐゴシック" w:eastAsia="ＭＳ Ｐゴシック" w:hAnsi="ＭＳ Ｐゴシック"/>
          <w:sz w:val="22"/>
          <w:szCs w:val="22"/>
        </w:rPr>
      </w:pPr>
      <w:r w:rsidRPr="005038B9">
        <w:rPr>
          <w:rFonts w:ascii="ＭＳ Ｐゴシック" w:eastAsia="ＭＳ Ｐゴシック" w:hAnsi="ＭＳ Ｐゴシック" w:hint="eastAsia"/>
          <w:b/>
          <w:bCs/>
        </w:rPr>
        <w:tab/>
      </w:r>
      <w:r w:rsidRPr="005038B9">
        <w:rPr>
          <w:rFonts w:ascii="ＭＳ Ｐゴシック" w:eastAsia="ＭＳ Ｐゴシック" w:hAnsi="ＭＳ Ｐゴシック"/>
          <w:bCs/>
          <w:sz w:val="22"/>
          <w:szCs w:val="22"/>
        </w:rPr>
        <w:t xml:space="preserve">int </w:t>
      </w:r>
      <w:r w:rsidRPr="005038B9">
        <w:rPr>
          <w:rFonts w:ascii="ＭＳ Ｐゴシック" w:eastAsia="ＭＳ Ｐゴシック" w:hAnsi="ＭＳ Ｐゴシック" w:hint="eastAsia"/>
          <w:bCs/>
          <w:sz w:val="22"/>
          <w:szCs w:val="22"/>
        </w:rPr>
        <w:t>close</w:t>
      </w:r>
      <w:r w:rsidRPr="005038B9">
        <w:rPr>
          <w:rFonts w:ascii="ＭＳ Ｐゴシック" w:eastAsia="ＭＳ Ｐゴシック" w:hAnsi="ＭＳ Ｐゴシック"/>
          <w:bCs/>
          <w:sz w:val="22"/>
          <w:szCs w:val="22"/>
        </w:rPr>
        <w:t>(</w:t>
      </w:r>
      <w:r w:rsidRPr="005038B9">
        <w:rPr>
          <w:rFonts w:ascii="ＭＳ Ｐゴシック" w:eastAsia="ＭＳ Ｐゴシック" w:hAnsi="ＭＳ Ｐゴシック" w:hint="eastAsia"/>
          <w:bCs/>
          <w:sz w:val="22"/>
          <w:szCs w:val="22"/>
        </w:rPr>
        <w:t>int fd</w:t>
      </w:r>
      <w:r w:rsidRPr="005038B9">
        <w:rPr>
          <w:rFonts w:ascii="ＭＳ Ｐゴシック" w:eastAsia="ＭＳ Ｐゴシック" w:hAnsi="ＭＳ Ｐゴシック"/>
          <w:bCs/>
          <w:sz w:val="22"/>
          <w:szCs w:val="22"/>
        </w:rPr>
        <w:t>);</w:t>
      </w:r>
    </w:p>
    <w:p w:rsidR="00DF1C7C" w:rsidRDefault="00DF1C7C">
      <w:pPr>
        <w:spacing w:line="0" w:lineRule="atLeast"/>
        <w:ind w:right="1020" w:firstLineChars="200" w:firstLine="440"/>
        <w:rPr>
          <w:sz w:val="22"/>
          <w:szCs w:val="22"/>
        </w:rPr>
      </w:pPr>
    </w:p>
    <w:p w:rsidR="00DF1C7C" w:rsidRDefault="00DF1C7C">
      <w:pPr>
        <w:spacing w:line="0" w:lineRule="atLeast"/>
        <w:ind w:right="1020"/>
        <w:rPr>
          <w:b/>
          <w:sz w:val="22"/>
          <w:szCs w:val="22"/>
        </w:rPr>
      </w:pPr>
      <w:r>
        <w:rPr>
          <w:rFonts w:hint="eastAsia"/>
          <w:b/>
          <w:sz w:val="22"/>
          <w:szCs w:val="22"/>
        </w:rPr>
        <w:t xml:space="preserve">　【Parameter】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Del="0085112E" w:rsidRDefault="00DF1C7C">
      <w:pPr>
        <w:spacing w:line="0" w:lineRule="atLeast"/>
        <w:ind w:right="1020" w:firstLineChars="381" w:firstLine="838"/>
        <w:rPr>
          <w:del w:id="4542" w:author="t_竹沢 公佑" w:date="2019-09-09T15:17:00Z"/>
          <w:iCs/>
          <w:sz w:val="22"/>
          <w:szCs w:val="22"/>
        </w:rPr>
        <w:pPrChange w:id="4543" w:author="t_竹沢 公佑" w:date="2019-09-09T15:17:00Z">
          <w:pPr>
            <w:spacing w:line="0" w:lineRule="atLeast"/>
            <w:ind w:right="1020"/>
          </w:pPr>
        </w:pPrChange>
      </w:pPr>
      <w:r>
        <w:rPr>
          <w:rFonts w:hint="eastAsia"/>
          <w:bCs/>
          <w:sz w:val="22"/>
          <w:szCs w:val="22"/>
        </w:rPr>
        <w:t xml:space="preserve">Specify </w:t>
      </w:r>
      <w:ins w:id="4544" w:author="t_竹沢 公佑" w:date="2019-10-04T23:50:00Z">
        <w:r w:rsidR="00E4781F">
          <w:rPr>
            <w:rFonts w:hint="eastAsia"/>
            <w:bCs/>
            <w:sz w:val="22"/>
            <w:szCs w:val="22"/>
          </w:rPr>
          <w:t xml:space="preserve">a </w:t>
        </w:r>
      </w:ins>
      <w:r>
        <w:rPr>
          <w:rFonts w:hint="eastAsia"/>
          <w:bCs/>
          <w:sz w:val="22"/>
          <w:szCs w:val="22"/>
        </w:rPr>
        <w:t>f</w:t>
      </w:r>
      <w:r>
        <w:rPr>
          <w:bCs/>
          <w:sz w:val="22"/>
          <w:szCs w:val="22"/>
        </w:rPr>
        <w:t>ile descriptor</w:t>
      </w:r>
      <w:r>
        <w:rPr>
          <w:rFonts w:hint="eastAsia"/>
          <w:bCs/>
          <w:sz w:val="22"/>
          <w:szCs w:val="22"/>
        </w:rPr>
        <w:t>.</w:t>
      </w:r>
    </w:p>
    <w:p w:rsidR="0085112E" w:rsidRDefault="0085112E">
      <w:pPr>
        <w:spacing w:line="0" w:lineRule="atLeast"/>
        <w:ind w:right="1020" w:firstLineChars="381" w:firstLine="838"/>
        <w:rPr>
          <w:ins w:id="4545" w:author="t_竹沢 公佑" w:date="2019-09-09T15:17:00Z"/>
          <w:iCs/>
          <w:sz w:val="22"/>
          <w:szCs w:val="22"/>
        </w:rPr>
      </w:pPr>
    </w:p>
    <w:p w:rsidR="00DF1C7C" w:rsidDel="0085112E" w:rsidRDefault="00DF1C7C">
      <w:pPr>
        <w:spacing w:line="0" w:lineRule="atLeast"/>
        <w:ind w:right="1020"/>
        <w:rPr>
          <w:del w:id="4546" w:author="t_竹沢 公佑" w:date="2019-09-09T15:17:00Z"/>
          <w:iCs/>
          <w:sz w:val="22"/>
          <w:szCs w:val="22"/>
        </w:rPr>
      </w:pPr>
    </w:p>
    <w:p w:rsidR="00DF1C7C" w:rsidDel="0085112E" w:rsidRDefault="00DF1C7C">
      <w:pPr>
        <w:spacing w:line="0" w:lineRule="atLeast"/>
        <w:ind w:right="1020"/>
        <w:rPr>
          <w:del w:id="4547" w:author="t_竹沢 公佑" w:date="2019-09-09T15:17:00Z"/>
          <w:b/>
          <w:sz w:val="22"/>
          <w:szCs w:val="22"/>
        </w:rPr>
      </w:pPr>
      <w:del w:id="4548" w:author="t_竹沢 公佑" w:date="2019-09-09T15:17:00Z">
        <w:r w:rsidDel="0085112E">
          <w:rPr>
            <w:rFonts w:hint="eastAsia"/>
            <w:b/>
            <w:sz w:val="22"/>
            <w:szCs w:val="22"/>
          </w:rPr>
          <w:delText xml:space="preserve">　【Return】</w:delText>
        </w:r>
      </w:del>
    </w:p>
    <w:p w:rsidR="00DF1C7C" w:rsidDel="0085112E" w:rsidRDefault="00DF1C7C">
      <w:pPr>
        <w:spacing w:line="0" w:lineRule="atLeast"/>
        <w:ind w:right="1020" w:firstLineChars="200" w:firstLine="440"/>
        <w:rPr>
          <w:del w:id="4549" w:author="t_竹沢 公佑" w:date="2019-09-09T15:17:00Z"/>
          <w:bCs/>
          <w:sz w:val="22"/>
          <w:szCs w:val="22"/>
        </w:rPr>
      </w:pPr>
      <w:del w:id="4550" w:author="t_竹沢 公佑" w:date="2019-09-09T15:17:00Z">
        <w:r w:rsidDel="0085112E">
          <w:rPr>
            <w:rFonts w:hint="eastAsia"/>
            <w:bCs/>
            <w:sz w:val="22"/>
            <w:szCs w:val="22"/>
          </w:rPr>
          <w:delText>If it is success, 0</w:delText>
        </w:r>
        <w:r w:rsidDel="0085112E">
          <w:rPr>
            <w:bCs/>
            <w:sz w:val="22"/>
            <w:szCs w:val="22"/>
          </w:rPr>
          <w:delText xml:space="preserve"> is returned.　if </w:delText>
        </w:r>
        <w:r w:rsidDel="0085112E">
          <w:rPr>
            <w:rFonts w:hint="eastAsia"/>
            <w:bCs/>
            <w:sz w:val="22"/>
            <w:szCs w:val="22"/>
          </w:rPr>
          <w:delText xml:space="preserve">an </w:delText>
        </w:r>
        <w:r w:rsidDel="0085112E">
          <w:rPr>
            <w:bCs/>
            <w:sz w:val="22"/>
            <w:szCs w:val="22"/>
          </w:rPr>
          <w:delText>error</w:delText>
        </w:r>
        <w:r w:rsidR="00262EBB" w:rsidDel="0085112E">
          <w:rPr>
            <w:rFonts w:hint="eastAsia"/>
            <w:bCs/>
            <w:sz w:val="22"/>
            <w:szCs w:val="22"/>
          </w:rPr>
          <w:delText xml:space="preserve"> </w:delText>
        </w:r>
        <w:r w:rsidDel="0085112E">
          <w:rPr>
            <w:bCs/>
            <w:sz w:val="22"/>
            <w:szCs w:val="22"/>
          </w:rPr>
          <w:delText>occur</w:delText>
        </w:r>
        <w:r w:rsidDel="0085112E">
          <w:rPr>
            <w:rFonts w:hint="eastAsia"/>
            <w:bCs/>
            <w:sz w:val="22"/>
            <w:szCs w:val="22"/>
          </w:rPr>
          <w:delText>s</w:delText>
        </w:r>
        <w:r w:rsidDel="0085112E">
          <w:rPr>
            <w:bCs/>
            <w:sz w:val="22"/>
            <w:szCs w:val="22"/>
          </w:rPr>
          <w:delText>, -1 is returned.</w:delText>
        </w:r>
      </w:del>
    </w:p>
    <w:p w:rsidR="0085112E" w:rsidRDefault="0085112E">
      <w:pPr>
        <w:spacing w:line="0" w:lineRule="atLeast"/>
        <w:ind w:right="1020" w:firstLineChars="381" w:firstLine="838"/>
        <w:rPr>
          <w:ins w:id="4551" w:author="t_竹沢 公佑" w:date="2019-09-09T15:17:00Z"/>
          <w:iCs/>
          <w:sz w:val="22"/>
          <w:szCs w:val="22"/>
        </w:rPr>
        <w:pPrChange w:id="4552" w:author="t_竹沢 公佑" w:date="2019-09-09T15:17:00Z">
          <w:pPr>
            <w:spacing w:line="0" w:lineRule="atLeast"/>
            <w:ind w:right="1020"/>
          </w:pPr>
        </w:pPrChange>
      </w:pPr>
    </w:p>
    <w:p w:rsidR="0085112E" w:rsidRDefault="0085112E" w:rsidP="0085112E">
      <w:pPr>
        <w:spacing w:line="0" w:lineRule="atLeast"/>
        <w:ind w:right="1020"/>
        <w:rPr>
          <w:ins w:id="4553" w:author="t_竹沢 公佑" w:date="2019-09-09T15:17:00Z"/>
          <w:b/>
          <w:sz w:val="22"/>
          <w:szCs w:val="22"/>
        </w:rPr>
      </w:pPr>
      <w:ins w:id="4554" w:author="t_竹沢 公佑" w:date="2019-09-09T15:17:00Z">
        <w:r>
          <w:rPr>
            <w:rFonts w:hint="eastAsia"/>
            <w:b/>
            <w:sz w:val="22"/>
            <w:szCs w:val="22"/>
          </w:rPr>
          <w:t xml:space="preserve">　【Return】</w:t>
        </w:r>
      </w:ins>
    </w:p>
    <w:p w:rsidR="0085112E" w:rsidRDefault="00E4781F">
      <w:pPr>
        <w:spacing w:line="0" w:lineRule="atLeast"/>
        <w:ind w:leftChars="200" w:left="480" w:right="1020"/>
        <w:rPr>
          <w:ins w:id="4555" w:author="t_竹沢 公佑" w:date="2019-09-09T15:17:00Z"/>
          <w:bCs/>
          <w:sz w:val="22"/>
          <w:szCs w:val="22"/>
        </w:rPr>
      </w:pPr>
      <w:ins w:id="4556" w:author="t_竹沢 公佑" w:date="2019-10-04T23:51:00Z">
        <w:r>
          <w:rPr>
            <w:rFonts w:hint="eastAsia"/>
            <w:bCs/>
            <w:sz w:val="22"/>
            <w:szCs w:val="22"/>
          </w:rPr>
          <w:t xml:space="preserve">0 </w:t>
        </w:r>
      </w:ins>
      <w:ins w:id="4557" w:author="t_竹沢 公佑" w:date="2019-09-09T15:17:00Z">
        <w:r w:rsidR="0085112E">
          <w:rPr>
            <w:bCs/>
            <w:sz w:val="22"/>
            <w:szCs w:val="22"/>
          </w:rPr>
          <w:t>is returned.</w:t>
        </w:r>
      </w:ins>
      <w:ins w:id="4558" w:author="t_竹沢 公佑" w:date="2019-09-16T17:22:00Z">
        <w:r w:rsidR="000D5DB1">
          <w:rPr>
            <w:bCs/>
            <w:sz w:val="22"/>
            <w:szCs w:val="22"/>
          </w:rPr>
          <w:t xml:space="preserve"> </w:t>
        </w:r>
        <w:r w:rsidR="000D5DB1">
          <w:rPr>
            <w:rFonts w:hint="eastAsia"/>
            <w:bCs/>
            <w:sz w:val="22"/>
            <w:szCs w:val="22"/>
          </w:rPr>
          <w:t xml:space="preserve">If </w:t>
        </w:r>
      </w:ins>
      <w:ins w:id="4559" w:author="t_竹沢 公佑" w:date="2019-09-09T15:17:00Z">
        <w:r w:rsidR="0085112E">
          <w:rPr>
            <w:rFonts w:hint="eastAsia"/>
            <w:bCs/>
            <w:sz w:val="22"/>
            <w:szCs w:val="22"/>
          </w:rPr>
          <w:t xml:space="preserve">an </w:t>
        </w:r>
        <w:r w:rsidR="0085112E">
          <w:rPr>
            <w:bCs/>
            <w:sz w:val="22"/>
            <w:szCs w:val="22"/>
          </w:rPr>
          <w:t>error</w:t>
        </w:r>
        <w:r w:rsidR="0085112E">
          <w:rPr>
            <w:rFonts w:hint="eastAsia"/>
            <w:bCs/>
            <w:sz w:val="22"/>
            <w:szCs w:val="22"/>
          </w:rPr>
          <w:t xml:space="preserve"> </w:t>
        </w:r>
        <w:r w:rsidR="0085112E">
          <w:rPr>
            <w:bCs/>
            <w:sz w:val="22"/>
            <w:szCs w:val="22"/>
          </w:rPr>
          <w:t>occur</w:t>
        </w:r>
        <w:r w:rsidR="0085112E">
          <w:rPr>
            <w:rFonts w:hint="eastAsia"/>
            <w:bCs/>
            <w:sz w:val="22"/>
            <w:szCs w:val="22"/>
          </w:rPr>
          <w:t>s</w:t>
        </w:r>
        <w:r w:rsidR="0085112E">
          <w:rPr>
            <w:bCs/>
            <w:sz w:val="22"/>
            <w:szCs w:val="22"/>
          </w:rPr>
          <w:t>, -1 is returned</w:t>
        </w:r>
        <w:r w:rsidR="0085112E" w:rsidRPr="004E6337">
          <w:rPr>
            <w:rFonts w:hint="eastAsia"/>
            <w:bCs/>
            <w:sz w:val="22"/>
            <w:szCs w:val="22"/>
          </w:rPr>
          <w:t xml:space="preserve"> </w:t>
        </w:r>
        <w:r w:rsidR="0085112E" w:rsidRPr="004E6337">
          <w:rPr>
            <w:bCs/>
            <w:sz w:val="22"/>
            <w:szCs w:val="22"/>
          </w:rPr>
          <w:t>in which case,</w:t>
        </w:r>
      </w:ins>
      <w:ins w:id="4560" w:author="t_竹沢 公佑" w:date="2019-10-04T23:50:00Z">
        <w:r>
          <w:rPr>
            <w:rFonts w:hint="eastAsia"/>
            <w:bCs/>
            <w:sz w:val="22"/>
            <w:szCs w:val="22"/>
          </w:rPr>
          <w:t xml:space="preserve"> an </w:t>
        </w:r>
      </w:ins>
      <w:ins w:id="4561" w:author="t_竹沢 公佑" w:date="2019-09-09T15:17:00Z">
        <w:r w:rsidR="0085112E" w:rsidRPr="004E6337">
          <w:rPr>
            <w:bCs/>
            <w:sz w:val="22"/>
            <w:szCs w:val="22"/>
          </w:rPr>
          <w:t>errno is se</w:t>
        </w:r>
        <w:r w:rsidR="0085112E" w:rsidRPr="004E6337">
          <w:rPr>
            <w:rFonts w:hint="eastAsia"/>
            <w:bCs/>
            <w:sz w:val="22"/>
            <w:szCs w:val="22"/>
          </w:rPr>
          <w:t>t.</w:t>
        </w:r>
      </w:ins>
    </w:p>
    <w:p w:rsidR="0085112E" w:rsidRDefault="0085112E" w:rsidP="0085112E">
      <w:pPr>
        <w:spacing w:line="0" w:lineRule="atLeast"/>
        <w:ind w:right="1020" w:firstLineChars="200" w:firstLine="440"/>
        <w:rPr>
          <w:ins w:id="4562" w:author="t_竹沢 公佑" w:date="2019-09-09T15:17:00Z"/>
          <w:bCs/>
          <w:sz w:val="22"/>
          <w:szCs w:val="22"/>
        </w:rPr>
      </w:pPr>
    </w:p>
    <w:p w:rsidR="0085112E" w:rsidRDefault="0085112E" w:rsidP="0085112E">
      <w:pPr>
        <w:spacing w:line="0" w:lineRule="atLeast"/>
        <w:ind w:right="1020" w:firstLineChars="50" w:firstLine="110"/>
        <w:rPr>
          <w:ins w:id="4563" w:author="t_竹沢 公佑" w:date="2019-09-09T15:17:00Z"/>
          <w:b/>
          <w:sz w:val="22"/>
          <w:szCs w:val="22"/>
        </w:rPr>
      </w:pPr>
      <w:ins w:id="4564" w:author="t_竹沢 公佑" w:date="2019-09-09T15:17:00Z">
        <w:r>
          <w:rPr>
            <w:rFonts w:hint="eastAsia"/>
            <w:b/>
            <w:sz w:val="22"/>
            <w:szCs w:val="22"/>
          </w:rPr>
          <w:t>【Errors】</w:t>
        </w:r>
      </w:ins>
    </w:p>
    <w:p w:rsidR="0085112E" w:rsidRPr="004E6337" w:rsidRDefault="0085112E" w:rsidP="0085112E">
      <w:pPr>
        <w:spacing w:line="0" w:lineRule="atLeast"/>
        <w:ind w:right="1020" w:firstLineChars="200" w:firstLine="440"/>
        <w:rPr>
          <w:ins w:id="4565" w:author="t_竹沢 公佑" w:date="2019-09-09T15:17:00Z"/>
          <w:bCs/>
          <w:sz w:val="22"/>
          <w:szCs w:val="22"/>
        </w:rPr>
      </w:pPr>
      <w:ins w:id="4566" w:author="t_竹沢 公佑" w:date="2019-09-09T15:17:00Z">
        <w:r w:rsidRPr="004E6337">
          <w:rPr>
            <w:rFonts w:hint="eastAsia"/>
            <w:bCs/>
            <w:sz w:val="22"/>
            <w:szCs w:val="22"/>
          </w:rPr>
          <w:t>This function can fail with the following errors.</w:t>
        </w:r>
      </w:ins>
    </w:p>
    <w:p w:rsidR="00BC3BE7" w:rsidRPr="00BC3BE7" w:rsidRDefault="00BC3BE7" w:rsidP="00BC3BE7">
      <w:pPr>
        <w:spacing w:line="0" w:lineRule="atLeast"/>
        <w:ind w:right="1020" w:firstLineChars="200" w:firstLine="440"/>
        <w:rPr>
          <w:ins w:id="4567" w:author="t_竹沢 公佑" w:date="2019-09-18T13:07:00Z"/>
          <w:bCs/>
          <w:sz w:val="22"/>
          <w:szCs w:val="22"/>
        </w:rPr>
      </w:pPr>
      <w:ins w:id="4568" w:author="t_竹沢 公佑" w:date="2019-09-18T13:07:00Z">
        <w:r w:rsidRPr="00BC3BE7">
          <w:rPr>
            <w:bCs/>
            <w:sz w:val="22"/>
            <w:szCs w:val="22"/>
          </w:rPr>
          <w:t>EBUSY (driver version 2.0.3 or later)</w:t>
        </w:r>
      </w:ins>
    </w:p>
    <w:p w:rsidR="00E4781F" w:rsidRDefault="00BC3BE7" w:rsidP="00BC3BE7">
      <w:pPr>
        <w:spacing w:line="0" w:lineRule="atLeast"/>
        <w:ind w:right="1020" w:firstLineChars="200" w:firstLine="440"/>
        <w:rPr>
          <w:ins w:id="4569" w:author="t_竹沢 公佑" w:date="2019-10-04T23:53:00Z"/>
          <w:bCs/>
          <w:sz w:val="22"/>
          <w:szCs w:val="22"/>
        </w:rPr>
      </w:pPr>
      <w:ins w:id="4570" w:author="t_竹沢 公佑" w:date="2019-09-18T13:07:00Z">
        <w:r w:rsidRPr="00BC3BE7">
          <w:rPr>
            <w:bCs/>
            <w:sz w:val="22"/>
            <w:szCs w:val="22"/>
          </w:rPr>
          <w:t xml:space="preserve">  </w:t>
        </w:r>
      </w:ins>
      <w:ins w:id="4571" w:author="t_竹沢 公佑" w:date="2019-10-04T23:52:00Z">
        <w:r w:rsidR="00E4781F">
          <w:rPr>
            <w:rFonts w:hint="eastAsia"/>
            <w:bCs/>
            <w:sz w:val="22"/>
            <w:szCs w:val="22"/>
          </w:rPr>
          <w:t xml:space="preserve">When </w:t>
        </w:r>
      </w:ins>
      <w:ins w:id="4572" w:author="t_竹沢 公佑" w:date="2019-09-18T13:07:00Z">
        <w:r w:rsidRPr="00BC3BE7">
          <w:rPr>
            <w:bCs/>
            <w:sz w:val="22"/>
            <w:szCs w:val="22"/>
          </w:rPr>
          <w:t xml:space="preserve">other functions refer </w:t>
        </w:r>
      </w:ins>
      <w:ins w:id="4573" w:author="t_竹沢 公佑" w:date="2019-10-04T23:52:00Z">
        <w:r w:rsidR="00E4781F">
          <w:rPr>
            <w:rFonts w:hint="eastAsia"/>
            <w:bCs/>
            <w:sz w:val="22"/>
            <w:szCs w:val="22"/>
          </w:rPr>
          <w:t xml:space="preserve">to the same </w:t>
        </w:r>
      </w:ins>
      <w:ins w:id="4574" w:author="t_竹沢 公佑" w:date="2019-09-18T13:07:00Z">
        <w:r w:rsidR="00E4781F">
          <w:rPr>
            <w:bCs/>
            <w:sz w:val="22"/>
            <w:szCs w:val="22"/>
          </w:rPr>
          <w:t>device file</w:t>
        </w:r>
      </w:ins>
      <w:ins w:id="4575" w:author="t_竹沢 公佑" w:date="2019-10-04T23:52:00Z">
        <w:r w:rsidR="00E4781F">
          <w:rPr>
            <w:rFonts w:hint="eastAsia"/>
            <w:bCs/>
            <w:sz w:val="22"/>
            <w:szCs w:val="22"/>
          </w:rPr>
          <w:t>, this function sets EBUSY to errno.</w:t>
        </w:r>
      </w:ins>
    </w:p>
    <w:p w:rsidR="00BC3BE7" w:rsidRPr="00BC3BE7" w:rsidRDefault="00E4781F">
      <w:pPr>
        <w:spacing w:line="0" w:lineRule="atLeast"/>
        <w:ind w:leftChars="200" w:left="700" w:right="1020" w:hangingChars="100" w:hanging="220"/>
        <w:rPr>
          <w:ins w:id="4576" w:author="t_竹沢 公佑" w:date="2019-09-18T13:07:00Z"/>
          <w:bCs/>
          <w:sz w:val="22"/>
          <w:szCs w:val="22"/>
        </w:rPr>
        <w:pPrChange w:id="4577" w:author="t_竹沢 公佑" w:date="2019-10-04T23:54:00Z">
          <w:pPr>
            <w:spacing w:line="0" w:lineRule="atLeast"/>
            <w:ind w:right="1020" w:firstLineChars="200" w:firstLine="440"/>
          </w:pPr>
        </w:pPrChange>
      </w:pPr>
      <w:ins w:id="4578" w:author="t_竹沢 公佑" w:date="2019-10-04T23:53:00Z">
        <w:r>
          <w:rPr>
            <w:rFonts w:hint="eastAsia"/>
            <w:bCs/>
            <w:sz w:val="22"/>
            <w:szCs w:val="22"/>
          </w:rPr>
          <w:t xml:space="preserve">  If your application closes a device file without calling munmap system call, please call munmap and release memory</w:t>
        </w:r>
      </w:ins>
      <w:ins w:id="4579" w:author="t_竹沢 公佑" w:date="2019-10-04T23:54:00Z">
        <w:r>
          <w:rPr>
            <w:rFonts w:hint="eastAsia"/>
            <w:bCs/>
            <w:sz w:val="22"/>
            <w:szCs w:val="22"/>
          </w:rPr>
          <w:t xml:space="preserve"> for DMA</w:t>
        </w:r>
      </w:ins>
      <w:ins w:id="4580" w:author="t_竹沢 公佑" w:date="2019-10-04T23:53:00Z">
        <w:r>
          <w:rPr>
            <w:rFonts w:hint="eastAsia"/>
            <w:bCs/>
            <w:sz w:val="22"/>
            <w:szCs w:val="22"/>
          </w:rPr>
          <w:t>.</w:t>
        </w:r>
      </w:ins>
      <w:ins w:id="4581" w:author="t_竹沢 公佑" w:date="2019-09-18T13:07:00Z">
        <w:r w:rsidR="00BC3BE7" w:rsidRPr="00BC3BE7">
          <w:rPr>
            <w:bCs/>
            <w:sz w:val="22"/>
            <w:szCs w:val="22"/>
          </w:rPr>
          <w:t xml:space="preserve"> </w:t>
        </w:r>
      </w:ins>
    </w:p>
    <w:p w:rsidR="00BC3BE7" w:rsidRDefault="00BC3BE7">
      <w:pPr>
        <w:spacing w:line="0" w:lineRule="atLeast"/>
        <w:ind w:right="1020" w:firstLineChars="200" w:firstLine="440"/>
        <w:rPr>
          <w:ins w:id="4582" w:author="t_竹沢 公佑" w:date="2019-09-18T13:07:00Z"/>
          <w:bCs/>
          <w:sz w:val="22"/>
          <w:szCs w:val="22"/>
        </w:rPr>
      </w:pPr>
      <w:ins w:id="4583" w:author="t_竹沢 公佑" w:date="2019-09-18T13:07:00Z">
        <w:r w:rsidRPr="00BC3BE7">
          <w:rPr>
            <w:bCs/>
            <w:sz w:val="22"/>
            <w:szCs w:val="22"/>
          </w:rPr>
          <w:t xml:space="preserve">  </w:t>
        </w:r>
      </w:ins>
    </w:p>
    <w:p w:rsidR="0085112E" w:rsidRDefault="0085112E">
      <w:pPr>
        <w:spacing w:line="0" w:lineRule="atLeast"/>
        <w:ind w:right="1020" w:firstLine="442"/>
        <w:rPr>
          <w:b/>
          <w:sz w:val="22"/>
          <w:szCs w:val="22"/>
        </w:rPr>
        <w:pPrChange w:id="4584" w:author="t_竹沢 公佑" w:date="2019-10-07T08:11:00Z">
          <w:pPr>
            <w:spacing w:line="0" w:lineRule="atLeast"/>
            <w:ind w:right="1020" w:firstLineChars="200" w:firstLine="442"/>
          </w:pPr>
        </w:pPrChange>
      </w:pPr>
    </w:p>
    <w:p w:rsidR="00DF1C7C" w:rsidRDefault="00DF1C7C">
      <w:pPr>
        <w:spacing w:line="0" w:lineRule="atLeast"/>
        <w:ind w:right="1020" w:firstLineChars="200" w:firstLine="442"/>
        <w:rPr>
          <w:b/>
          <w:sz w:val="22"/>
          <w:szCs w:val="22"/>
        </w:rPr>
      </w:pPr>
      <w:r>
        <w:rPr>
          <w:b/>
          <w:sz w:val="22"/>
          <w:szCs w:val="22"/>
        </w:rPr>
        <w:br w:type="page"/>
      </w:r>
    </w:p>
    <w:p w:rsidR="00DF1C7C" w:rsidRPr="002E0BDC" w:rsidRDefault="00DF1C7C" w:rsidP="00157551">
      <w:pPr>
        <w:pStyle w:val="2"/>
        <w:rPr>
          <w:u w:val="single"/>
        </w:rPr>
      </w:pPr>
      <w:bookmarkStart w:id="4585" w:name="_Toc63179409"/>
      <w:r w:rsidRPr="002E0BDC">
        <w:rPr>
          <w:rFonts w:hint="eastAsia"/>
          <w:u w:val="single"/>
        </w:rPr>
        <w:t>mmap</w:t>
      </w:r>
      <w:bookmarkEnd w:id="4585"/>
    </w:p>
    <w:p w:rsidR="00DF1C7C" w:rsidRDefault="00DF1C7C">
      <w:pPr>
        <w:spacing w:line="0" w:lineRule="atLeast"/>
        <w:rPr>
          <w:b/>
          <w:sz w:val="22"/>
          <w:szCs w:val="22"/>
        </w:rPr>
      </w:pPr>
      <w:r>
        <w:rPr>
          <w:rFonts w:hint="eastAsia"/>
          <w:b/>
          <w:sz w:val="22"/>
          <w:szCs w:val="22"/>
        </w:rPr>
        <w:t xml:space="preserve">　【Function】</w:t>
      </w:r>
    </w:p>
    <w:p w:rsidR="00DF1C7C" w:rsidRDefault="00DF1C7C">
      <w:pPr>
        <w:spacing w:line="0" w:lineRule="atLeast"/>
        <w:ind w:right="1020"/>
        <w:rPr>
          <w:sz w:val="22"/>
          <w:szCs w:val="22"/>
        </w:rPr>
      </w:pPr>
      <w:r>
        <w:rPr>
          <w:rFonts w:hint="eastAsia"/>
          <w:sz w:val="22"/>
          <w:szCs w:val="22"/>
        </w:rPr>
        <w:t xml:space="preserve">　　　The </w:t>
      </w:r>
      <w:r>
        <w:rPr>
          <w:sz w:val="22"/>
          <w:szCs w:val="22"/>
        </w:rPr>
        <w:t>API for mapping</w:t>
      </w:r>
      <w:r>
        <w:rPr>
          <w:rFonts w:hint="eastAsia"/>
          <w:sz w:val="22"/>
          <w:szCs w:val="22"/>
        </w:rPr>
        <w:t xml:space="preserve"> </w:t>
      </w:r>
      <w:r>
        <w:rPr>
          <w:sz w:val="22"/>
          <w:szCs w:val="22"/>
        </w:rPr>
        <w:t xml:space="preserve">the </w:t>
      </w:r>
      <w:ins w:id="4586" w:author="t_竹沢 公佑" w:date="2019-08-22T16:44:00Z">
        <w:r w:rsidR="000F4A39">
          <w:rPr>
            <w:rFonts w:hint="eastAsia"/>
            <w:sz w:val="22"/>
            <w:szCs w:val="22"/>
          </w:rPr>
          <w:t xml:space="preserve">host </w:t>
        </w:r>
      </w:ins>
      <w:r>
        <w:rPr>
          <w:sz w:val="22"/>
          <w:szCs w:val="22"/>
        </w:rPr>
        <w:t>data buffer</w:t>
      </w:r>
      <w:r>
        <w:rPr>
          <w:rFonts w:hint="eastAsia"/>
          <w:sz w:val="22"/>
          <w:szCs w:val="22"/>
        </w:rPr>
        <w:t xml:space="preserve"> </w:t>
      </w:r>
      <w:r>
        <w:rPr>
          <w:sz w:val="22"/>
          <w:szCs w:val="22"/>
        </w:rPr>
        <w:t>into the user</w:t>
      </w:r>
      <w:r>
        <w:rPr>
          <w:rFonts w:hint="eastAsia"/>
          <w:sz w:val="22"/>
          <w:szCs w:val="22"/>
        </w:rPr>
        <w:t xml:space="preserve"> </w:t>
      </w:r>
      <w:r>
        <w:rPr>
          <w:sz w:val="22"/>
          <w:szCs w:val="22"/>
        </w:rPr>
        <w:t>space</w:t>
      </w:r>
      <w:r>
        <w:rPr>
          <w:rFonts w:hint="eastAsia"/>
          <w:sz w:val="22"/>
          <w:szCs w:val="22"/>
        </w:rPr>
        <w:t>.</w:t>
      </w:r>
    </w:p>
    <w:p w:rsidR="00DF1C7C" w:rsidRDefault="00DF1C7C">
      <w:pPr>
        <w:spacing w:line="0" w:lineRule="atLeast"/>
        <w:ind w:right="1020"/>
        <w:rPr>
          <w:sz w:val="22"/>
          <w:szCs w:val="22"/>
        </w:rPr>
      </w:pPr>
    </w:p>
    <w:p w:rsidR="00DF1C7C" w:rsidRDefault="00DF1C7C">
      <w:pPr>
        <w:spacing w:line="0" w:lineRule="atLeast"/>
        <w:ind w:right="1020"/>
        <w:rPr>
          <w:b/>
          <w:sz w:val="22"/>
          <w:szCs w:val="22"/>
        </w:rPr>
      </w:pPr>
      <w:r>
        <w:rPr>
          <w:rFonts w:hint="eastAsia"/>
          <w:b/>
          <w:sz w:val="22"/>
          <w:szCs w:val="22"/>
        </w:rPr>
        <w:t xml:space="preserve">　【Format】</w:t>
      </w:r>
    </w:p>
    <w:p w:rsidR="00DF1C7C" w:rsidRPr="005038B9" w:rsidRDefault="00DF1C7C">
      <w:pPr>
        <w:pStyle w:val="HTML0"/>
        <w:tabs>
          <w:tab w:val="clear" w:pos="916"/>
          <w:tab w:val="left" w:pos="435"/>
        </w:tabs>
        <w:rPr>
          <w:rFonts w:ascii="ＭＳ Ｐゴシック" w:eastAsia="ＭＳ Ｐゴシック" w:hAnsi="ＭＳ Ｐゴシック"/>
          <w:sz w:val="22"/>
          <w:szCs w:val="22"/>
        </w:rPr>
      </w:pPr>
      <w:r w:rsidRPr="005038B9">
        <w:rPr>
          <w:rFonts w:ascii="ＭＳ Ｐゴシック" w:eastAsia="ＭＳ Ｐゴシック" w:hAnsi="ＭＳ Ｐゴシック" w:hint="eastAsia"/>
          <w:b/>
          <w:bCs/>
        </w:rPr>
        <w:tab/>
      </w:r>
      <w:r w:rsidRPr="005038B9">
        <w:rPr>
          <w:rFonts w:ascii="ＭＳ Ｐゴシック" w:eastAsia="ＭＳ Ｐゴシック" w:hAnsi="ＭＳ Ｐゴシック"/>
          <w:bCs/>
          <w:sz w:val="22"/>
          <w:szCs w:val="22"/>
        </w:rPr>
        <w:t>void *mmap(void *</w:t>
      </w:r>
      <w:r w:rsidRPr="005038B9">
        <w:rPr>
          <w:rFonts w:ascii="ＭＳ Ｐゴシック" w:eastAsia="ＭＳ Ｐゴシック" w:hAnsi="ＭＳ Ｐゴシック"/>
          <w:iCs/>
          <w:sz w:val="22"/>
          <w:szCs w:val="22"/>
        </w:rPr>
        <w:t>addr</w:t>
      </w:r>
      <w:r w:rsidRPr="005038B9">
        <w:rPr>
          <w:rFonts w:ascii="ＭＳ Ｐゴシック" w:eastAsia="ＭＳ Ｐゴシック" w:hAnsi="ＭＳ Ｐゴシック"/>
          <w:bCs/>
          <w:sz w:val="22"/>
          <w:szCs w:val="22"/>
        </w:rPr>
        <w:t xml:space="preserve">, size_t </w:t>
      </w:r>
      <w:r w:rsidRPr="005038B9">
        <w:rPr>
          <w:rFonts w:ascii="ＭＳ Ｐゴシック" w:eastAsia="ＭＳ Ｐゴシック" w:hAnsi="ＭＳ Ｐゴシック"/>
          <w:iCs/>
          <w:sz w:val="22"/>
          <w:szCs w:val="22"/>
        </w:rPr>
        <w:t>length</w:t>
      </w:r>
      <w:r w:rsidRPr="005038B9">
        <w:rPr>
          <w:rFonts w:ascii="ＭＳ Ｐゴシック" w:eastAsia="ＭＳ Ｐゴシック" w:hAnsi="ＭＳ Ｐゴシック"/>
          <w:bCs/>
          <w:sz w:val="22"/>
          <w:szCs w:val="22"/>
        </w:rPr>
        <w:t xml:space="preserve">, int </w:t>
      </w:r>
      <w:r w:rsidRPr="005038B9">
        <w:rPr>
          <w:rFonts w:ascii="ＭＳ Ｐゴシック" w:eastAsia="ＭＳ Ｐゴシック" w:hAnsi="ＭＳ Ｐゴシック"/>
          <w:iCs/>
          <w:sz w:val="22"/>
          <w:szCs w:val="22"/>
        </w:rPr>
        <w:t>prot</w:t>
      </w:r>
      <w:r w:rsidRPr="005038B9">
        <w:rPr>
          <w:rFonts w:ascii="ＭＳ Ｐゴシック" w:eastAsia="ＭＳ Ｐゴシック" w:hAnsi="ＭＳ Ｐゴシック"/>
          <w:bCs/>
          <w:sz w:val="22"/>
          <w:szCs w:val="22"/>
        </w:rPr>
        <w:t xml:space="preserve">, int </w:t>
      </w:r>
      <w:r w:rsidRPr="005038B9">
        <w:rPr>
          <w:rFonts w:ascii="ＭＳ Ｐゴシック" w:eastAsia="ＭＳ Ｐゴシック" w:hAnsi="ＭＳ Ｐゴシック"/>
          <w:iCs/>
          <w:sz w:val="22"/>
          <w:szCs w:val="22"/>
        </w:rPr>
        <w:t>flags</w:t>
      </w:r>
      <w:r w:rsidRPr="005038B9">
        <w:rPr>
          <w:rFonts w:ascii="ＭＳ Ｐゴシック" w:eastAsia="ＭＳ Ｐゴシック" w:hAnsi="ＭＳ Ｐゴシック"/>
          <w:bCs/>
          <w:sz w:val="22"/>
          <w:szCs w:val="22"/>
        </w:rPr>
        <w:t>,</w:t>
      </w:r>
      <w:r w:rsidRPr="005038B9">
        <w:rPr>
          <w:rFonts w:ascii="ＭＳ Ｐゴシック" w:eastAsia="ＭＳ Ｐゴシック" w:hAnsi="ＭＳ Ｐゴシック" w:hint="eastAsia"/>
          <w:sz w:val="22"/>
          <w:szCs w:val="22"/>
        </w:rPr>
        <w:t xml:space="preserve"> </w:t>
      </w:r>
      <w:r w:rsidRPr="005038B9">
        <w:rPr>
          <w:rFonts w:ascii="ＭＳ Ｐゴシック" w:eastAsia="ＭＳ Ｐゴシック" w:hAnsi="ＭＳ Ｐゴシック"/>
          <w:bCs/>
          <w:sz w:val="22"/>
          <w:szCs w:val="22"/>
        </w:rPr>
        <w:t xml:space="preserve">int </w:t>
      </w:r>
      <w:r w:rsidRPr="005038B9">
        <w:rPr>
          <w:rFonts w:ascii="ＭＳ Ｐゴシック" w:eastAsia="ＭＳ Ｐゴシック" w:hAnsi="ＭＳ Ｐゴシック"/>
          <w:iCs/>
          <w:sz w:val="22"/>
          <w:szCs w:val="22"/>
        </w:rPr>
        <w:t>fd</w:t>
      </w:r>
      <w:r w:rsidRPr="005038B9">
        <w:rPr>
          <w:rFonts w:ascii="ＭＳ Ｐゴシック" w:eastAsia="ＭＳ Ｐゴシック" w:hAnsi="ＭＳ Ｐゴシック"/>
          <w:bCs/>
          <w:sz w:val="22"/>
          <w:szCs w:val="22"/>
        </w:rPr>
        <w:t xml:space="preserve">, off_t </w:t>
      </w:r>
      <w:r w:rsidRPr="005038B9">
        <w:rPr>
          <w:rFonts w:ascii="ＭＳ Ｐゴシック" w:eastAsia="ＭＳ Ｐゴシック" w:hAnsi="ＭＳ Ｐゴシック"/>
          <w:iCs/>
          <w:sz w:val="22"/>
          <w:szCs w:val="22"/>
        </w:rPr>
        <w:t>offset</w:t>
      </w:r>
      <w:r w:rsidRPr="005038B9">
        <w:rPr>
          <w:rFonts w:ascii="ＭＳ Ｐゴシック" w:eastAsia="ＭＳ Ｐゴシック" w:hAnsi="ＭＳ Ｐゴシック"/>
          <w:bCs/>
          <w:sz w:val="22"/>
          <w:szCs w:val="22"/>
        </w:rPr>
        <w:t>);</w:t>
      </w:r>
    </w:p>
    <w:p w:rsidR="00DF1C7C" w:rsidRDefault="00DF1C7C">
      <w:pPr>
        <w:spacing w:line="0" w:lineRule="atLeast"/>
        <w:ind w:right="1020"/>
        <w:rPr>
          <w:sz w:val="22"/>
          <w:szCs w:val="22"/>
        </w:rPr>
      </w:pPr>
    </w:p>
    <w:p w:rsidR="00DF1C7C" w:rsidRDefault="00DF1C7C">
      <w:pPr>
        <w:spacing w:line="0" w:lineRule="atLeast"/>
        <w:ind w:right="1020"/>
        <w:rPr>
          <w:b/>
          <w:sz w:val="22"/>
          <w:szCs w:val="22"/>
        </w:rPr>
      </w:pPr>
      <w:r>
        <w:rPr>
          <w:rFonts w:hint="eastAsia"/>
          <w:b/>
          <w:sz w:val="22"/>
          <w:szCs w:val="22"/>
        </w:rPr>
        <w:t xml:space="preserve">　【Parameter】</w:t>
      </w:r>
    </w:p>
    <w:p w:rsidR="00DF1C7C" w:rsidRDefault="00DF1C7C">
      <w:pPr>
        <w:spacing w:line="0" w:lineRule="atLeast"/>
        <w:ind w:right="1020" w:firstLineChars="200" w:firstLine="440"/>
        <w:rPr>
          <w:bCs/>
          <w:sz w:val="22"/>
          <w:szCs w:val="22"/>
        </w:rPr>
      </w:pPr>
      <w:r>
        <w:rPr>
          <w:bCs/>
          <w:sz w:val="22"/>
          <w:szCs w:val="22"/>
        </w:rPr>
        <w:t>void *</w:t>
      </w:r>
      <w:r>
        <w:rPr>
          <w:iCs/>
          <w:sz w:val="22"/>
          <w:szCs w:val="22"/>
        </w:rPr>
        <w:t>addr…</w:t>
      </w:r>
    </w:p>
    <w:p w:rsidR="00DF1C7C" w:rsidRDefault="00DF1C7C">
      <w:pPr>
        <w:spacing w:line="0" w:lineRule="atLeast"/>
        <w:ind w:right="1020" w:firstLineChars="200" w:firstLine="440"/>
        <w:rPr>
          <w:bCs/>
          <w:sz w:val="22"/>
          <w:szCs w:val="22"/>
        </w:rPr>
      </w:pPr>
      <w:r>
        <w:rPr>
          <w:rFonts w:hint="eastAsia"/>
          <w:bCs/>
          <w:sz w:val="22"/>
          <w:szCs w:val="22"/>
        </w:rPr>
        <w:tab/>
        <w:t>Specify NULL.</w:t>
      </w:r>
    </w:p>
    <w:p w:rsidR="00DF1C7C" w:rsidRDefault="00DF1C7C">
      <w:pPr>
        <w:spacing w:line="0" w:lineRule="atLeast"/>
        <w:ind w:right="1020" w:firstLineChars="200" w:firstLine="440"/>
        <w:rPr>
          <w:bCs/>
          <w:sz w:val="22"/>
          <w:szCs w:val="22"/>
        </w:rPr>
      </w:pPr>
    </w:p>
    <w:p w:rsidR="00DF1C7C" w:rsidRDefault="00DF1C7C">
      <w:pPr>
        <w:spacing w:line="0" w:lineRule="atLeast"/>
        <w:ind w:right="1020" w:firstLineChars="200" w:firstLine="440"/>
        <w:rPr>
          <w:bCs/>
          <w:sz w:val="22"/>
          <w:szCs w:val="22"/>
        </w:rPr>
      </w:pPr>
      <w:r>
        <w:rPr>
          <w:bCs/>
          <w:sz w:val="22"/>
          <w:szCs w:val="22"/>
        </w:rPr>
        <w:t xml:space="preserve">size_t </w:t>
      </w:r>
      <w:r>
        <w:rPr>
          <w:iCs/>
          <w:sz w:val="22"/>
          <w:szCs w:val="22"/>
        </w:rPr>
        <w:t>length…</w:t>
      </w:r>
    </w:p>
    <w:p w:rsidR="00DF1C7C" w:rsidRDefault="00DF1C7C" w:rsidP="005038B9">
      <w:pPr>
        <w:spacing w:line="0" w:lineRule="atLeast"/>
        <w:ind w:leftChars="295" w:left="708" w:right="1020" w:firstLine="142"/>
        <w:rPr>
          <w:bCs/>
          <w:sz w:val="22"/>
          <w:szCs w:val="22"/>
        </w:rPr>
      </w:pPr>
      <w:r>
        <w:rPr>
          <w:bCs/>
          <w:sz w:val="22"/>
          <w:szCs w:val="22"/>
        </w:rPr>
        <w:t>When</w:t>
      </w:r>
      <w:ins w:id="4587" w:author="t_竹沢 公佑" w:date="2019-10-04T23:57:00Z">
        <w:r w:rsidR="00E4781F">
          <w:rPr>
            <w:rFonts w:hint="eastAsia"/>
            <w:bCs/>
            <w:sz w:val="22"/>
            <w:szCs w:val="22"/>
          </w:rPr>
          <w:t xml:space="preserve"> </w:t>
        </w:r>
      </w:ins>
      <w:del w:id="4588" w:author="t_竹沢 公佑" w:date="2019-10-04T23:57:00Z">
        <w:r w:rsidDel="00E4781F">
          <w:rPr>
            <w:bCs/>
            <w:sz w:val="22"/>
            <w:szCs w:val="22"/>
          </w:rPr>
          <w:delText xml:space="preserve"> </w:delText>
        </w:r>
      </w:del>
      <w:ins w:id="4589" w:author="t_竹沢 公佑" w:date="2019-10-04T23:57:00Z">
        <w:r w:rsidR="00E4781F">
          <w:rPr>
            <w:rFonts w:hint="eastAsia"/>
            <w:bCs/>
            <w:sz w:val="22"/>
            <w:szCs w:val="22"/>
          </w:rPr>
          <w:t>you receive data</w:t>
        </w:r>
      </w:ins>
      <w:del w:id="4590" w:author="t_竹沢 公佑" w:date="2019-10-04T23:57:00Z">
        <w:r w:rsidDel="00E4781F">
          <w:rPr>
            <w:bCs/>
            <w:sz w:val="22"/>
            <w:szCs w:val="22"/>
          </w:rPr>
          <w:delText xml:space="preserve">using </w:delText>
        </w:r>
        <w:r w:rsidDel="00E4781F">
          <w:rPr>
            <w:rFonts w:hint="eastAsia"/>
            <w:bCs/>
            <w:sz w:val="22"/>
            <w:szCs w:val="22"/>
          </w:rPr>
          <w:delText xml:space="preserve">the </w:delText>
        </w:r>
        <w:r w:rsidDel="00E4781F">
          <w:rPr>
            <w:bCs/>
            <w:sz w:val="22"/>
            <w:szCs w:val="22"/>
          </w:rPr>
          <w:delText>reception</w:delText>
        </w:r>
      </w:del>
      <w:r>
        <w:rPr>
          <w:bCs/>
          <w:sz w:val="22"/>
          <w:szCs w:val="22"/>
        </w:rPr>
        <w:t>, specify 4194304 Byte x 35 Blocks x Number of Groups (= 146800640 Byte x Number of Groups).</w:t>
      </w:r>
      <w:r>
        <w:rPr>
          <w:rFonts w:hint="eastAsia"/>
          <w:bCs/>
          <w:sz w:val="22"/>
          <w:szCs w:val="22"/>
        </w:rPr>
        <w:t xml:space="preserve"> </w:t>
      </w:r>
      <w:ins w:id="4591" w:author="t_竹沢 公佑" w:date="2019-10-04T23:58:00Z">
        <w:r w:rsidR="00E4781F">
          <w:rPr>
            <w:rFonts w:hint="eastAsia"/>
            <w:bCs/>
            <w:sz w:val="22"/>
            <w:szCs w:val="22"/>
          </w:rPr>
          <w:t>The n</w:t>
        </w:r>
      </w:ins>
      <w:del w:id="4592" w:author="t_竹沢 公佑" w:date="2019-10-04T23:58:00Z">
        <w:r w:rsidDel="00E4781F">
          <w:rPr>
            <w:rFonts w:hint="eastAsia"/>
            <w:bCs/>
            <w:sz w:val="22"/>
            <w:szCs w:val="22"/>
          </w:rPr>
          <w:delText>N</w:delText>
        </w:r>
      </w:del>
      <w:r>
        <w:rPr>
          <w:rFonts w:hint="eastAsia"/>
          <w:bCs/>
          <w:sz w:val="22"/>
          <w:szCs w:val="22"/>
        </w:rPr>
        <w:t xml:space="preserve">umber of groups must be equal to the value specified by </w:t>
      </w:r>
      <w:r>
        <w:rPr>
          <w:bCs/>
          <w:sz w:val="22"/>
          <w:szCs w:val="22"/>
        </w:rPr>
        <w:t>ioctl</w:t>
      </w:r>
      <w:r>
        <w:rPr>
          <w:rFonts w:hint="eastAsia"/>
          <w:bCs/>
          <w:sz w:val="22"/>
          <w:szCs w:val="22"/>
        </w:rPr>
        <w:t>(</w:t>
      </w:r>
      <w:r>
        <w:rPr>
          <w:bCs/>
          <w:sz w:val="22"/>
          <w:szCs w:val="22"/>
        </w:rPr>
        <w:t>DRXPD_</w:t>
      </w:r>
      <w:r w:rsidR="00A327DE">
        <w:rPr>
          <w:rFonts w:hint="eastAsia"/>
          <w:bCs/>
          <w:sz w:val="22"/>
          <w:szCs w:val="22"/>
        </w:rPr>
        <w:t>SET_</w:t>
      </w:r>
      <w:r>
        <w:rPr>
          <w:bCs/>
          <w:sz w:val="22"/>
          <w:szCs w:val="22"/>
        </w:rPr>
        <w:t>RCVGROUPS</w:t>
      </w:r>
      <w:r>
        <w:rPr>
          <w:rFonts w:hint="eastAsia"/>
          <w:bCs/>
          <w:sz w:val="22"/>
          <w:szCs w:val="22"/>
        </w:rPr>
        <w:t>).</w:t>
      </w:r>
    </w:p>
    <w:p w:rsidR="00DF1C7C" w:rsidRDefault="00DF1C7C">
      <w:pPr>
        <w:spacing w:line="0" w:lineRule="atLeast"/>
        <w:ind w:leftChars="354" w:left="850" w:right="1020"/>
        <w:rPr>
          <w:bCs/>
          <w:sz w:val="22"/>
          <w:szCs w:val="22"/>
        </w:rPr>
        <w:pPrChange w:id="4593" w:author="t_竹沢 公佑" w:date="2019-10-04T23:59:00Z">
          <w:pPr>
            <w:spacing w:line="0" w:lineRule="atLeast"/>
            <w:ind w:leftChars="354" w:left="850" w:right="1020" w:firstLineChars="50" w:firstLine="110"/>
          </w:pPr>
        </w:pPrChange>
      </w:pPr>
      <w:r>
        <w:rPr>
          <w:bCs/>
          <w:sz w:val="22"/>
          <w:szCs w:val="22"/>
        </w:rPr>
        <w:t>When</w:t>
      </w:r>
      <w:del w:id="4594" w:author="t_竹沢 公佑" w:date="2019-10-04T23:58:00Z">
        <w:r w:rsidDel="00B4417B">
          <w:rPr>
            <w:bCs/>
            <w:sz w:val="22"/>
            <w:szCs w:val="22"/>
          </w:rPr>
          <w:delText xml:space="preserve"> </w:delText>
        </w:r>
      </w:del>
      <w:ins w:id="4595" w:author="t_竹沢 公佑" w:date="2019-10-04T23:59:00Z">
        <w:r w:rsidR="00B4417B">
          <w:rPr>
            <w:rFonts w:hint="eastAsia"/>
            <w:bCs/>
            <w:sz w:val="22"/>
            <w:szCs w:val="22"/>
          </w:rPr>
          <w:t xml:space="preserve"> you transmit data,</w:t>
        </w:r>
      </w:ins>
      <w:del w:id="4596" w:author="t_竹沢 公佑" w:date="2019-10-04T23:58:00Z">
        <w:r w:rsidDel="00B4417B">
          <w:rPr>
            <w:bCs/>
            <w:sz w:val="22"/>
            <w:szCs w:val="22"/>
          </w:rPr>
          <w:delText xml:space="preserve">using </w:delText>
        </w:r>
        <w:r w:rsidDel="00B4417B">
          <w:rPr>
            <w:rFonts w:hint="eastAsia"/>
            <w:bCs/>
            <w:sz w:val="22"/>
            <w:szCs w:val="22"/>
          </w:rPr>
          <w:delText xml:space="preserve">the </w:delText>
        </w:r>
        <w:r w:rsidDel="00B4417B">
          <w:rPr>
            <w:bCs/>
            <w:sz w:val="22"/>
            <w:szCs w:val="22"/>
          </w:rPr>
          <w:delText>transmission</w:delText>
        </w:r>
      </w:del>
      <w:del w:id="4597" w:author="t_竹沢 公佑" w:date="2019-10-04T23:59:00Z">
        <w:r w:rsidDel="00B4417B">
          <w:rPr>
            <w:bCs/>
            <w:sz w:val="22"/>
            <w:szCs w:val="22"/>
          </w:rPr>
          <w:delText>,</w:delText>
        </w:r>
      </w:del>
      <w:r>
        <w:rPr>
          <w:bCs/>
          <w:sz w:val="22"/>
          <w:szCs w:val="22"/>
        </w:rPr>
        <w:t xml:space="preserve"> specify 146800640</w:t>
      </w:r>
      <w:r>
        <w:rPr>
          <w:rFonts w:hint="eastAsia"/>
          <w:bCs/>
          <w:sz w:val="22"/>
          <w:szCs w:val="22"/>
        </w:rPr>
        <w:t xml:space="preserve"> </w:t>
      </w:r>
      <w:r>
        <w:rPr>
          <w:bCs/>
          <w:sz w:val="22"/>
          <w:szCs w:val="22"/>
        </w:rPr>
        <w:t>Byte</w:t>
      </w:r>
      <w:r>
        <w:rPr>
          <w:rFonts w:hint="eastAsia"/>
          <w:bCs/>
          <w:sz w:val="22"/>
          <w:szCs w:val="22"/>
        </w:rPr>
        <w:t xml:space="preserve"> regardless of </w:t>
      </w:r>
      <w:r>
        <w:rPr>
          <w:bCs/>
          <w:sz w:val="22"/>
          <w:szCs w:val="22"/>
        </w:rPr>
        <w:t>ioctl</w:t>
      </w:r>
      <w:r w:rsidR="002F5249">
        <w:rPr>
          <w:rFonts w:hint="eastAsia"/>
          <w:bCs/>
          <w:sz w:val="22"/>
          <w:szCs w:val="22"/>
        </w:rPr>
        <w:t xml:space="preserve"> </w:t>
      </w:r>
      <w:r>
        <w:rPr>
          <w:bCs/>
          <w:sz w:val="22"/>
          <w:szCs w:val="22"/>
        </w:rPr>
        <w:t>(DRXPD_</w:t>
      </w:r>
      <w:r>
        <w:rPr>
          <w:rFonts w:hint="eastAsia"/>
          <w:bCs/>
          <w:sz w:val="22"/>
          <w:szCs w:val="22"/>
        </w:rPr>
        <w:t>SET_</w:t>
      </w:r>
      <w:r>
        <w:rPr>
          <w:bCs/>
          <w:sz w:val="22"/>
          <w:szCs w:val="22"/>
        </w:rPr>
        <w:t>SNDSIZ)</w:t>
      </w:r>
      <w:r>
        <w:rPr>
          <w:rFonts w:hint="eastAsia"/>
          <w:bCs/>
          <w:sz w:val="22"/>
          <w:szCs w:val="22"/>
        </w:rPr>
        <w:t>.</w:t>
      </w:r>
    </w:p>
    <w:p w:rsidR="00DF1C7C" w:rsidRDefault="00DF1C7C">
      <w:pPr>
        <w:spacing w:line="0" w:lineRule="atLeast"/>
        <w:ind w:right="1020" w:firstLineChars="200" w:firstLine="440"/>
        <w:rPr>
          <w:iCs/>
          <w:sz w:val="22"/>
          <w:szCs w:val="22"/>
        </w:rPr>
      </w:pPr>
      <w:r>
        <w:rPr>
          <w:bCs/>
          <w:sz w:val="22"/>
          <w:szCs w:val="22"/>
        </w:rPr>
        <w:t xml:space="preserve">int </w:t>
      </w:r>
      <w:r>
        <w:rPr>
          <w:iCs/>
          <w:sz w:val="22"/>
          <w:szCs w:val="22"/>
        </w:rPr>
        <w:t>prot…</w:t>
      </w:r>
    </w:p>
    <w:p w:rsidR="00DF1C7C" w:rsidRDefault="00DF1C7C">
      <w:pPr>
        <w:spacing w:line="0" w:lineRule="atLeast"/>
        <w:ind w:right="1020" w:firstLineChars="381" w:firstLine="838"/>
        <w:rPr>
          <w:iCs/>
          <w:sz w:val="22"/>
          <w:szCs w:val="22"/>
        </w:rPr>
      </w:pPr>
      <w:r>
        <w:rPr>
          <w:rFonts w:hint="eastAsia"/>
          <w:iCs/>
          <w:sz w:val="22"/>
          <w:szCs w:val="22"/>
        </w:rPr>
        <w:t>When</w:t>
      </w:r>
      <w:ins w:id="4598" w:author="t_竹沢 公佑" w:date="2019-10-04T23:59:00Z">
        <w:r w:rsidR="00B4417B">
          <w:rPr>
            <w:rFonts w:hint="eastAsia"/>
            <w:iCs/>
            <w:sz w:val="22"/>
            <w:szCs w:val="22"/>
          </w:rPr>
          <w:t xml:space="preserve"> you receive data,</w:t>
        </w:r>
      </w:ins>
      <w:del w:id="4599" w:author="t_竹沢 公佑" w:date="2019-10-04T23:59:00Z">
        <w:r w:rsidDel="00B4417B">
          <w:rPr>
            <w:rFonts w:hint="eastAsia"/>
            <w:iCs/>
            <w:sz w:val="22"/>
            <w:szCs w:val="22"/>
          </w:rPr>
          <w:delText xml:space="preserve">　using </w:delText>
        </w:r>
      </w:del>
      <w:r>
        <w:rPr>
          <w:rFonts w:hint="eastAsia"/>
          <w:iCs/>
          <w:sz w:val="22"/>
          <w:szCs w:val="22"/>
        </w:rPr>
        <w:t xml:space="preserve"> </w:t>
      </w:r>
      <w:del w:id="4600" w:author="t_竹沢 公佑" w:date="2019-10-05T00:00:00Z">
        <w:r w:rsidDel="00B4417B">
          <w:rPr>
            <w:rFonts w:hint="eastAsia"/>
            <w:iCs/>
            <w:sz w:val="22"/>
            <w:szCs w:val="22"/>
          </w:rPr>
          <w:delText xml:space="preserve">the reception,　 </w:delText>
        </w:r>
      </w:del>
      <w:ins w:id="4601" w:author="t_竹沢 公佑" w:date="2019-10-05T00:00:00Z">
        <w:r w:rsidR="00B4417B">
          <w:rPr>
            <w:rFonts w:hint="eastAsia"/>
            <w:iCs/>
            <w:sz w:val="22"/>
            <w:szCs w:val="22"/>
          </w:rPr>
          <w:t>s</w:t>
        </w:r>
      </w:ins>
      <w:del w:id="4602" w:author="t_竹沢 公佑" w:date="2019-10-05T00:00:00Z">
        <w:r w:rsidDel="00B4417B">
          <w:rPr>
            <w:rFonts w:hint="eastAsia"/>
            <w:iCs/>
            <w:sz w:val="22"/>
            <w:szCs w:val="22"/>
          </w:rPr>
          <w:delText>S</w:delText>
        </w:r>
      </w:del>
      <w:r>
        <w:rPr>
          <w:rFonts w:hint="eastAsia"/>
          <w:iCs/>
          <w:sz w:val="22"/>
          <w:szCs w:val="22"/>
        </w:rPr>
        <w:t>pecify</w:t>
      </w:r>
      <w:ins w:id="4603" w:author="t_竹沢 公佑" w:date="2019-10-05T00:00:00Z">
        <w:r w:rsidR="00B4417B">
          <w:rPr>
            <w:rFonts w:hint="eastAsia"/>
            <w:iCs/>
            <w:sz w:val="22"/>
            <w:szCs w:val="22"/>
          </w:rPr>
          <w:t xml:space="preserve"> </w:t>
        </w:r>
      </w:ins>
      <w:del w:id="4604" w:author="t_竹沢 公佑" w:date="2019-10-05T00:00:00Z">
        <w:r w:rsidDel="00B4417B">
          <w:rPr>
            <w:rFonts w:hint="eastAsia"/>
            <w:iCs/>
            <w:sz w:val="22"/>
            <w:szCs w:val="22"/>
          </w:rPr>
          <w:delText xml:space="preserve">　</w:delText>
        </w:r>
        <w:r w:rsidDel="00B4417B">
          <w:rPr>
            <w:bCs/>
            <w:sz w:val="22"/>
            <w:szCs w:val="22"/>
          </w:rPr>
          <w:delText xml:space="preserve"> </w:delText>
        </w:r>
      </w:del>
      <w:r>
        <w:rPr>
          <w:bCs/>
          <w:sz w:val="22"/>
          <w:szCs w:val="22"/>
        </w:rPr>
        <w:t>PROT_READ</w:t>
      </w:r>
      <w:r>
        <w:rPr>
          <w:rFonts w:hint="eastAsia"/>
          <w:iCs/>
          <w:sz w:val="22"/>
          <w:szCs w:val="22"/>
        </w:rPr>
        <w:t>.</w:t>
      </w:r>
    </w:p>
    <w:p w:rsidR="00DF1C7C" w:rsidRDefault="00DF1C7C">
      <w:pPr>
        <w:spacing w:line="0" w:lineRule="atLeast"/>
        <w:ind w:right="1020" w:firstLineChars="380" w:firstLine="836"/>
        <w:rPr>
          <w:iCs/>
          <w:sz w:val="22"/>
          <w:szCs w:val="22"/>
        </w:rPr>
      </w:pPr>
      <w:r>
        <w:rPr>
          <w:rFonts w:hint="eastAsia"/>
          <w:iCs/>
          <w:sz w:val="22"/>
          <w:szCs w:val="22"/>
        </w:rPr>
        <w:t xml:space="preserve">When　</w:t>
      </w:r>
      <w:ins w:id="4605" w:author="t_竹沢 公佑" w:date="2019-10-05T00:00:00Z">
        <w:r w:rsidR="00B4417B">
          <w:rPr>
            <w:rFonts w:hint="eastAsia"/>
            <w:iCs/>
            <w:sz w:val="22"/>
            <w:szCs w:val="22"/>
          </w:rPr>
          <w:t>you transmit</w:t>
        </w:r>
      </w:ins>
      <w:del w:id="4606" w:author="t_竹沢 公佑" w:date="2019-10-05T00:00:00Z">
        <w:r w:rsidDel="00B4417B">
          <w:rPr>
            <w:rFonts w:hint="eastAsia"/>
            <w:iCs/>
            <w:sz w:val="22"/>
            <w:szCs w:val="22"/>
          </w:rPr>
          <w:delText xml:space="preserve">using </w:delText>
        </w:r>
      </w:del>
      <w:r>
        <w:rPr>
          <w:rFonts w:hint="eastAsia"/>
          <w:iCs/>
          <w:sz w:val="22"/>
          <w:szCs w:val="22"/>
        </w:rPr>
        <w:t xml:space="preserve"> </w:t>
      </w:r>
      <w:ins w:id="4607" w:author="t_竹沢 公佑" w:date="2019-10-05T00:00:00Z">
        <w:r w:rsidR="00B4417B">
          <w:rPr>
            <w:rFonts w:hint="eastAsia"/>
            <w:iCs/>
            <w:sz w:val="22"/>
            <w:szCs w:val="22"/>
          </w:rPr>
          <w:t>data</w:t>
        </w:r>
      </w:ins>
      <w:del w:id="4608" w:author="t_竹沢 公佑" w:date="2019-10-05T00:00:00Z">
        <w:r w:rsidDel="00B4417B">
          <w:rPr>
            <w:rFonts w:hint="eastAsia"/>
            <w:iCs/>
            <w:sz w:val="22"/>
            <w:szCs w:val="22"/>
          </w:rPr>
          <w:delText>the transmission</w:delText>
        </w:r>
      </w:del>
      <w:r>
        <w:rPr>
          <w:rFonts w:hint="eastAsia"/>
          <w:iCs/>
          <w:sz w:val="22"/>
          <w:szCs w:val="22"/>
        </w:rPr>
        <w:t xml:space="preserve">, </w:t>
      </w:r>
      <w:ins w:id="4609" w:author="t_竹沢 公佑" w:date="2019-10-05T00:00:00Z">
        <w:r w:rsidR="00B4417B">
          <w:rPr>
            <w:rFonts w:hint="eastAsia"/>
            <w:iCs/>
            <w:sz w:val="22"/>
            <w:szCs w:val="22"/>
          </w:rPr>
          <w:t>s</w:t>
        </w:r>
      </w:ins>
      <w:del w:id="4610" w:author="t_竹沢 公佑" w:date="2019-10-05T00:00:00Z">
        <w:r w:rsidDel="00B4417B">
          <w:rPr>
            <w:rFonts w:hint="eastAsia"/>
            <w:iCs/>
            <w:sz w:val="22"/>
            <w:szCs w:val="22"/>
          </w:rPr>
          <w:delText>S</w:delText>
        </w:r>
      </w:del>
      <w:r>
        <w:rPr>
          <w:rFonts w:hint="eastAsia"/>
          <w:iCs/>
          <w:sz w:val="22"/>
          <w:szCs w:val="22"/>
        </w:rPr>
        <w:t>pecify</w:t>
      </w:r>
      <w:ins w:id="4611" w:author="t_竹沢 公佑" w:date="2019-10-05T00:00:00Z">
        <w:r w:rsidR="00B4417B">
          <w:rPr>
            <w:rFonts w:hint="eastAsia"/>
            <w:iCs/>
            <w:sz w:val="22"/>
            <w:szCs w:val="22"/>
          </w:rPr>
          <w:t xml:space="preserve"> </w:t>
        </w:r>
      </w:ins>
      <w:del w:id="4612" w:author="t_竹沢 公佑" w:date="2019-10-05T00:00:00Z">
        <w:r w:rsidDel="00B4417B">
          <w:rPr>
            <w:rFonts w:hint="eastAsia"/>
            <w:iCs/>
            <w:sz w:val="22"/>
            <w:szCs w:val="22"/>
          </w:rPr>
          <w:delText xml:space="preserve">　</w:delText>
        </w:r>
        <w:r w:rsidDel="00B4417B">
          <w:rPr>
            <w:bCs/>
            <w:sz w:val="22"/>
            <w:szCs w:val="22"/>
          </w:rPr>
          <w:delText xml:space="preserve"> </w:delText>
        </w:r>
      </w:del>
      <w:r>
        <w:rPr>
          <w:bCs/>
          <w:sz w:val="22"/>
          <w:szCs w:val="22"/>
        </w:rPr>
        <w:t>PROT_READ | PROT_WRITE</w:t>
      </w:r>
      <w:r>
        <w:rPr>
          <w:rFonts w:hint="eastAsia"/>
          <w:iCs/>
          <w:sz w:val="22"/>
          <w:szCs w:val="22"/>
        </w:rPr>
        <w:t>.</w:t>
      </w:r>
    </w:p>
    <w:p w:rsidR="00DF1C7C" w:rsidRDefault="00DF1C7C">
      <w:pPr>
        <w:spacing w:line="0" w:lineRule="atLeast"/>
        <w:ind w:right="1020" w:firstLineChars="200" w:firstLine="440"/>
        <w:rPr>
          <w:bCs/>
          <w:sz w:val="22"/>
          <w:szCs w:val="22"/>
        </w:rPr>
      </w:pPr>
    </w:p>
    <w:p w:rsidR="00DF1C7C" w:rsidRDefault="00DF1C7C">
      <w:pPr>
        <w:spacing w:line="0" w:lineRule="atLeast"/>
        <w:ind w:right="1020" w:firstLineChars="200" w:firstLine="440"/>
        <w:rPr>
          <w:iCs/>
          <w:sz w:val="22"/>
          <w:szCs w:val="22"/>
        </w:rPr>
      </w:pPr>
      <w:r>
        <w:rPr>
          <w:bCs/>
          <w:sz w:val="22"/>
          <w:szCs w:val="22"/>
        </w:rPr>
        <w:t xml:space="preserve">int </w:t>
      </w:r>
      <w:r>
        <w:rPr>
          <w:iCs/>
          <w:sz w:val="22"/>
          <w:szCs w:val="22"/>
        </w:rPr>
        <w:t>flags…</w:t>
      </w:r>
    </w:p>
    <w:p w:rsidR="00DF1C7C" w:rsidRDefault="00DF1C7C">
      <w:pPr>
        <w:spacing w:line="0" w:lineRule="atLeast"/>
        <w:ind w:right="1020" w:firstLineChars="200" w:firstLine="440"/>
        <w:rPr>
          <w:bCs/>
          <w:sz w:val="22"/>
          <w:szCs w:val="22"/>
        </w:rPr>
      </w:pPr>
      <w:r>
        <w:rPr>
          <w:rFonts w:hint="eastAsia"/>
          <w:bCs/>
          <w:sz w:val="22"/>
          <w:szCs w:val="22"/>
        </w:rPr>
        <w:tab/>
        <w:t xml:space="preserve">Specify　</w:t>
      </w:r>
      <w:r>
        <w:t xml:space="preserve"> </w:t>
      </w:r>
      <w:r>
        <w:rPr>
          <w:rFonts w:hint="eastAsia"/>
          <w:bCs/>
          <w:sz w:val="22"/>
          <w:szCs w:val="22"/>
        </w:rPr>
        <w:t>MAP_SHARED.</w:t>
      </w:r>
    </w:p>
    <w:p w:rsidR="00DF1C7C" w:rsidRDefault="00DF1C7C">
      <w:pPr>
        <w:spacing w:line="0" w:lineRule="atLeast"/>
        <w:ind w:right="1020" w:firstLineChars="200" w:firstLine="440"/>
        <w:rPr>
          <w:bCs/>
          <w:sz w:val="22"/>
          <w:szCs w:val="22"/>
        </w:rPr>
      </w:pP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381" w:firstLine="838"/>
        <w:rPr>
          <w:bCs/>
          <w:sz w:val="22"/>
          <w:szCs w:val="22"/>
        </w:rPr>
      </w:pPr>
    </w:p>
    <w:p w:rsidR="00DF1C7C" w:rsidRDefault="00DF1C7C">
      <w:pPr>
        <w:spacing w:line="0" w:lineRule="atLeast"/>
        <w:ind w:right="1020" w:firstLineChars="200" w:firstLine="440"/>
        <w:rPr>
          <w:iCs/>
          <w:sz w:val="22"/>
          <w:szCs w:val="22"/>
        </w:rPr>
      </w:pPr>
      <w:r>
        <w:rPr>
          <w:bCs/>
          <w:sz w:val="22"/>
          <w:szCs w:val="22"/>
        </w:rPr>
        <w:t xml:space="preserve">off_t </w:t>
      </w:r>
      <w:r>
        <w:rPr>
          <w:iCs/>
          <w:sz w:val="22"/>
          <w:szCs w:val="22"/>
        </w:rPr>
        <w:t>offset…</w:t>
      </w:r>
    </w:p>
    <w:p w:rsidR="00DF1C7C" w:rsidRDefault="00DF1C7C">
      <w:pPr>
        <w:spacing w:line="0" w:lineRule="atLeast"/>
        <w:ind w:right="1020" w:firstLineChars="200" w:firstLine="440"/>
        <w:rPr>
          <w:iCs/>
          <w:sz w:val="22"/>
          <w:szCs w:val="22"/>
        </w:rPr>
      </w:pPr>
      <w:r>
        <w:rPr>
          <w:rFonts w:hint="eastAsia"/>
          <w:iCs/>
          <w:sz w:val="22"/>
          <w:szCs w:val="22"/>
        </w:rPr>
        <w:tab/>
      </w:r>
      <w:r>
        <w:rPr>
          <w:rFonts w:hint="eastAsia"/>
          <w:bCs/>
          <w:sz w:val="22"/>
          <w:szCs w:val="22"/>
        </w:rPr>
        <w:t>Specify 0.</w:t>
      </w:r>
    </w:p>
    <w:p w:rsidR="00DF1C7C" w:rsidRDefault="00DF1C7C">
      <w:pPr>
        <w:spacing w:line="0" w:lineRule="atLeast"/>
        <w:ind w:right="1020"/>
        <w:rPr>
          <w:iCs/>
          <w:sz w:val="22"/>
          <w:szCs w:val="22"/>
        </w:rPr>
      </w:pPr>
    </w:p>
    <w:p w:rsidR="00DF1C7C" w:rsidRDefault="00DF1C7C">
      <w:pPr>
        <w:spacing w:line="0" w:lineRule="atLeast"/>
        <w:ind w:right="1020"/>
        <w:rPr>
          <w:b/>
          <w:sz w:val="22"/>
          <w:szCs w:val="22"/>
        </w:rPr>
      </w:pPr>
      <w:r>
        <w:rPr>
          <w:rFonts w:hint="eastAsia"/>
          <w:b/>
          <w:sz w:val="22"/>
          <w:szCs w:val="22"/>
        </w:rPr>
        <w:t xml:space="preserve">　【Return】</w:t>
      </w:r>
    </w:p>
    <w:p w:rsidR="00DF1C7C" w:rsidRPr="00DD32E8" w:rsidRDefault="00DF1C7C" w:rsidP="001046B5">
      <w:pPr>
        <w:spacing w:line="0" w:lineRule="atLeast"/>
        <w:ind w:leftChars="200" w:left="480" w:right="1020"/>
        <w:rPr>
          <w:bCs/>
          <w:sz w:val="22"/>
          <w:szCs w:val="22"/>
        </w:rPr>
      </w:pPr>
      <w:del w:id="4613" w:author="t_竹沢 公佑" w:date="2019-10-05T09:12:00Z">
        <w:r w:rsidDel="00A83DC5">
          <w:rPr>
            <w:rFonts w:hint="eastAsia"/>
            <w:bCs/>
            <w:sz w:val="22"/>
            <w:szCs w:val="22"/>
          </w:rPr>
          <w:delText xml:space="preserve">If it is success, </w:delText>
        </w:r>
      </w:del>
      <w:r>
        <w:rPr>
          <w:rFonts w:hint="eastAsia"/>
          <w:bCs/>
          <w:sz w:val="22"/>
          <w:szCs w:val="22"/>
        </w:rPr>
        <w:t xml:space="preserve">Mapped address pointer </w:t>
      </w:r>
      <w:r>
        <w:rPr>
          <w:bCs/>
          <w:sz w:val="22"/>
          <w:szCs w:val="22"/>
        </w:rPr>
        <w:t>is returne</w:t>
      </w:r>
      <w:r>
        <w:rPr>
          <w:rFonts w:hint="eastAsia"/>
          <w:bCs/>
          <w:sz w:val="22"/>
          <w:szCs w:val="22"/>
        </w:rPr>
        <w:t>d</w:t>
      </w:r>
      <w:r>
        <w:rPr>
          <w:bCs/>
          <w:sz w:val="22"/>
          <w:szCs w:val="22"/>
        </w:rPr>
        <w:t>.</w:t>
      </w:r>
      <w:ins w:id="4614" w:author="t_竹沢 公佑" w:date="2019-09-16T17:29:00Z">
        <w:r w:rsidR="00B2617D" w:rsidDel="00B2617D">
          <w:rPr>
            <w:bCs/>
            <w:sz w:val="22"/>
            <w:szCs w:val="22"/>
          </w:rPr>
          <w:t xml:space="preserve"> </w:t>
        </w:r>
      </w:ins>
      <w:del w:id="4615" w:author="t_竹沢 公佑" w:date="2019-09-16T17:29:00Z">
        <w:r w:rsidDel="00B2617D">
          <w:rPr>
            <w:bCs/>
            <w:sz w:val="22"/>
            <w:szCs w:val="22"/>
          </w:rPr>
          <w:delText xml:space="preserve">　</w:delText>
        </w:r>
      </w:del>
      <w:ins w:id="4616" w:author="t_竹沢 公佑" w:date="2019-09-16T17:29:00Z">
        <w:r w:rsidR="00B2617D">
          <w:rPr>
            <w:rFonts w:hint="eastAsia"/>
            <w:bCs/>
            <w:sz w:val="22"/>
            <w:szCs w:val="22"/>
          </w:rPr>
          <w:t>I</w:t>
        </w:r>
      </w:ins>
      <w:del w:id="4617" w:author="t_竹沢 公佑" w:date="2019-09-16T17:29:00Z">
        <w:r w:rsidDel="00B2617D">
          <w:rPr>
            <w:bCs/>
            <w:sz w:val="22"/>
            <w:szCs w:val="22"/>
          </w:rPr>
          <w:delText>i</w:delText>
        </w:r>
      </w:del>
      <w:r>
        <w:rPr>
          <w:bCs/>
          <w:sz w:val="22"/>
          <w:szCs w:val="22"/>
        </w:rPr>
        <w:t xml:space="preserve">f </w:t>
      </w:r>
      <w:r>
        <w:rPr>
          <w:rFonts w:hint="eastAsia"/>
          <w:bCs/>
          <w:sz w:val="22"/>
          <w:szCs w:val="22"/>
        </w:rPr>
        <w:t xml:space="preserve">an </w:t>
      </w:r>
      <w:r>
        <w:rPr>
          <w:bCs/>
          <w:sz w:val="22"/>
          <w:szCs w:val="22"/>
        </w:rPr>
        <w:t>error　occur</w:t>
      </w:r>
      <w:r>
        <w:rPr>
          <w:rFonts w:hint="eastAsia"/>
          <w:bCs/>
          <w:sz w:val="22"/>
          <w:szCs w:val="22"/>
        </w:rPr>
        <w:t>s</w:t>
      </w:r>
      <w:r w:rsidR="001046B5">
        <w:rPr>
          <w:bCs/>
          <w:sz w:val="22"/>
          <w:szCs w:val="22"/>
        </w:rPr>
        <w:t xml:space="preserve">, </w:t>
      </w:r>
      <w:r w:rsidR="001046B5" w:rsidRPr="001046B5">
        <w:rPr>
          <w:bCs/>
          <w:sz w:val="22"/>
          <w:szCs w:val="22"/>
        </w:rPr>
        <w:t>MAP_FAILED</w:t>
      </w:r>
      <w:r w:rsidR="00DD32E8">
        <w:rPr>
          <w:bCs/>
          <w:sz w:val="22"/>
          <w:szCs w:val="22"/>
        </w:rPr>
        <w:t xml:space="preserve"> is returned</w:t>
      </w:r>
      <w:r w:rsidR="00DD32E8">
        <w:rPr>
          <w:rFonts w:hint="eastAsia"/>
          <w:bCs/>
          <w:sz w:val="22"/>
          <w:szCs w:val="22"/>
        </w:rPr>
        <w:t xml:space="preserve"> </w:t>
      </w:r>
      <w:r w:rsidR="00DD32E8" w:rsidRPr="00DD32E8">
        <w:rPr>
          <w:bCs/>
          <w:sz w:val="22"/>
          <w:szCs w:val="22"/>
        </w:rPr>
        <w:t>in</w:t>
      </w:r>
      <w:r w:rsidR="001046B5">
        <w:rPr>
          <w:rFonts w:hint="eastAsia"/>
          <w:bCs/>
          <w:sz w:val="22"/>
          <w:szCs w:val="22"/>
        </w:rPr>
        <w:t xml:space="preserve"> </w:t>
      </w:r>
      <w:r w:rsidR="00DD32E8" w:rsidRPr="00DD32E8">
        <w:rPr>
          <w:bCs/>
          <w:sz w:val="22"/>
          <w:szCs w:val="22"/>
        </w:rPr>
        <w:t>which case, errno is set</w:t>
      </w:r>
      <w:r w:rsidR="00DD32E8">
        <w:rPr>
          <w:rFonts w:hint="eastAsia"/>
          <w:bCs/>
          <w:sz w:val="22"/>
          <w:szCs w:val="22"/>
        </w:rPr>
        <w:t>.</w:t>
      </w:r>
      <w:r w:rsidR="001046B5">
        <w:rPr>
          <w:rFonts w:hint="eastAsia"/>
          <w:bCs/>
          <w:sz w:val="22"/>
          <w:szCs w:val="22"/>
        </w:rPr>
        <w:t xml:space="preserve"> MAP_FAILED is defined in the sys/mman.h. </w:t>
      </w:r>
    </w:p>
    <w:p w:rsidR="00DF1C7C" w:rsidRDefault="00DF1C7C">
      <w:pPr>
        <w:spacing w:line="0" w:lineRule="atLeast"/>
        <w:ind w:right="1020" w:firstLineChars="200" w:firstLine="440"/>
        <w:rPr>
          <w:b/>
          <w:sz w:val="22"/>
          <w:szCs w:val="22"/>
        </w:rPr>
      </w:pPr>
      <w:r>
        <w:rPr>
          <w:rFonts w:hint="eastAsia"/>
          <w:bCs/>
          <w:sz w:val="22"/>
          <w:szCs w:val="22"/>
        </w:rPr>
        <w:t xml:space="preserve">Mapped address pointer is a </w:t>
      </w:r>
      <w:r>
        <w:rPr>
          <w:bCs/>
          <w:sz w:val="22"/>
          <w:szCs w:val="22"/>
        </w:rPr>
        <w:t>virtual</w:t>
      </w:r>
      <w:r>
        <w:rPr>
          <w:rFonts w:hint="eastAsia"/>
          <w:bCs/>
          <w:sz w:val="22"/>
          <w:szCs w:val="22"/>
        </w:rPr>
        <w:t xml:space="preserve"> address. </w:t>
      </w:r>
      <w:r>
        <w:rPr>
          <w:bCs/>
          <w:sz w:val="22"/>
          <w:szCs w:val="22"/>
        </w:rPr>
        <w:t>M</w:t>
      </w:r>
      <w:r>
        <w:rPr>
          <w:rFonts w:hint="eastAsia"/>
          <w:bCs/>
          <w:sz w:val="22"/>
          <w:szCs w:val="22"/>
        </w:rPr>
        <w:t xml:space="preserve">apped area is </w:t>
      </w:r>
      <w:ins w:id="4618" w:author="t_竹沢 公佑" w:date="2019-10-05T09:13:00Z">
        <w:r w:rsidR="00A83DC5">
          <w:rPr>
            <w:rFonts w:hint="eastAsia"/>
            <w:bCs/>
            <w:sz w:val="22"/>
            <w:szCs w:val="22"/>
          </w:rPr>
          <w:t xml:space="preserve">consecutive </w:t>
        </w:r>
      </w:ins>
      <w:del w:id="4619" w:author="t_竹沢 公佑" w:date="2019-10-05T09:13:00Z">
        <w:r w:rsidDel="00A83DC5">
          <w:rPr>
            <w:sz w:val="22"/>
            <w:szCs w:val="22"/>
            <w:lang w:val="en"/>
          </w:rPr>
          <w:delText>continuous</w:delText>
        </w:r>
        <w:r w:rsidDel="00A83DC5">
          <w:rPr>
            <w:rFonts w:hint="eastAsia"/>
            <w:sz w:val="22"/>
            <w:szCs w:val="22"/>
            <w:lang w:val="en"/>
          </w:rPr>
          <w:delText xml:space="preserve"> </w:delText>
        </w:r>
      </w:del>
      <w:r>
        <w:rPr>
          <w:rFonts w:hint="eastAsia"/>
          <w:sz w:val="22"/>
          <w:szCs w:val="22"/>
          <w:lang w:val="en"/>
        </w:rPr>
        <w:t>in virtual.</w:t>
      </w:r>
    </w:p>
    <w:p w:rsidR="00DD32E8" w:rsidRDefault="00DD32E8" w:rsidP="00DD32E8">
      <w:pPr>
        <w:spacing w:line="0" w:lineRule="atLeast"/>
        <w:ind w:right="1020" w:firstLineChars="50" w:firstLine="110"/>
        <w:rPr>
          <w:ins w:id="4620" w:author="t_竹沢 公佑" w:date="2019-09-18T13:08:00Z"/>
          <w:b/>
          <w:sz w:val="22"/>
          <w:szCs w:val="22"/>
        </w:rPr>
      </w:pPr>
    </w:p>
    <w:p w:rsidR="00BC3BE7" w:rsidRDefault="00BC3BE7" w:rsidP="00DD32E8">
      <w:pPr>
        <w:spacing w:line="0" w:lineRule="atLeast"/>
        <w:ind w:right="1020" w:firstLineChars="50" w:firstLine="110"/>
        <w:rPr>
          <w:b/>
          <w:sz w:val="22"/>
          <w:szCs w:val="22"/>
        </w:rPr>
      </w:pPr>
      <w:ins w:id="4621" w:author="t_竹沢 公佑" w:date="2019-09-18T13:08:00Z">
        <w:r>
          <w:rPr>
            <w:b/>
            <w:sz w:val="22"/>
            <w:szCs w:val="22"/>
          </w:rPr>
          <w:br w:type="page"/>
        </w:r>
      </w:ins>
    </w:p>
    <w:p w:rsidR="00DD32E8" w:rsidRDefault="00DD32E8" w:rsidP="00DD32E8">
      <w:pPr>
        <w:spacing w:line="0" w:lineRule="atLeast"/>
        <w:ind w:right="1020" w:firstLineChars="50" w:firstLine="110"/>
        <w:rPr>
          <w:b/>
          <w:sz w:val="22"/>
          <w:szCs w:val="22"/>
        </w:rPr>
      </w:pPr>
      <w:r>
        <w:rPr>
          <w:rFonts w:hint="eastAsia"/>
          <w:b/>
          <w:sz w:val="22"/>
          <w:szCs w:val="22"/>
        </w:rPr>
        <w:t>【Errors】</w:t>
      </w:r>
    </w:p>
    <w:p w:rsidR="00BC3BE7" w:rsidRPr="00BC3BE7" w:rsidRDefault="00DD32E8" w:rsidP="00BC3BE7">
      <w:pPr>
        <w:spacing w:line="0" w:lineRule="atLeast"/>
        <w:ind w:right="1020" w:firstLineChars="200" w:firstLine="440"/>
        <w:rPr>
          <w:ins w:id="4622" w:author="t_竹沢 公佑" w:date="2019-09-18T13:08:00Z"/>
          <w:bCs/>
          <w:sz w:val="22"/>
          <w:szCs w:val="22"/>
        </w:rPr>
      </w:pPr>
      <w:del w:id="4623" w:author="t_竹沢 公佑" w:date="2019-09-18T14:00:00Z">
        <w:r w:rsidRPr="00DD32E8" w:rsidDel="004F20FE">
          <w:rPr>
            <w:bCs/>
            <w:sz w:val="22"/>
            <w:szCs w:val="22"/>
          </w:rPr>
          <w:delText>This function can</w:delText>
        </w:r>
        <w:r w:rsidDel="004F20FE">
          <w:rPr>
            <w:bCs/>
            <w:sz w:val="22"/>
            <w:szCs w:val="22"/>
          </w:rPr>
          <w:delText xml:space="preserve"> fail with the following errors</w:delText>
        </w:r>
        <w:r w:rsidRPr="00DD32E8" w:rsidDel="004F20FE">
          <w:rPr>
            <w:bCs/>
            <w:sz w:val="22"/>
            <w:szCs w:val="22"/>
          </w:rPr>
          <w:delText>.</w:delText>
        </w:r>
      </w:del>
      <w:ins w:id="4624" w:author="t_竹沢 公佑" w:date="2019-09-18T13:08:00Z">
        <w:r w:rsidR="00BC3BE7" w:rsidRPr="00BC3BE7">
          <w:rPr>
            <w:bCs/>
            <w:sz w:val="22"/>
            <w:szCs w:val="22"/>
          </w:rPr>
          <w:t>This function can fail with the following errors.</w:t>
        </w:r>
      </w:ins>
    </w:p>
    <w:p w:rsidR="00BC3BE7" w:rsidRPr="00BC3BE7" w:rsidRDefault="00BC3BE7" w:rsidP="00BC3BE7">
      <w:pPr>
        <w:spacing w:line="0" w:lineRule="atLeast"/>
        <w:ind w:right="1020" w:firstLineChars="200" w:firstLine="440"/>
        <w:rPr>
          <w:ins w:id="4625" w:author="t_竹沢 公佑" w:date="2019-09-18T13:08:00Z"/>
          <w:bCs/>
          <w:sz w:val="22"/>
          <w:szCs w:val="22"/>
        </w:rPr>
      </w:pPr>
      <w:ins w:id="4626" w:author="t_竹沢 公佑" w:date="2019-09-18T13:08:00Z">
        <w:r w:rsidRPr="00BC3BE7">
          <w:rPr>
            <w:bCs/>
            <w:sz w:val="22"/>
            <w:szCs w:val="22"/>
          </w:rPr>
          <w:t>EAGAIN</w:t>
        </w:r>
      </w:ins>
    </w:p>
    <w:p w:rsidR="00BC3BE7" w:rsidRPr="00BC3BE7" w:rsidRDefault="00BC3BE7" w:rsidP="00BC3BE7">
      <w:pPr>
        <w:spacing w:line="0" w:lineRule="atLeast"/>
        <w:ind w:right="1020" w:firstLineChars="200" w:firstLine="440"/>
        <w:rPr>
          <w:ins w:id="4627" w:author="t_竹沢 公佑" w:date="2019-09-18T13:08:00Z"/>
          <w:bCs/>
          <w:sz w:val="22"/>
          <w:szCs w:val="22"/>
        </w:rPr>
      </w:pPr>
      <w:ins w:id="4628" w:author="t_竹沢 公佑" w:date="2019-09-18T13:08:00Z">
        <w:r w:rsidRPr="00BC3BE7">
          <w:rPr>
            <w:bCs/>
            <w:sz w:val="22"/>
            <w:szCs w:val="22"/>
          </w:rPr>
          <w:t xml:space="preserve">  The DMA buffer of this device file </w:t>
        </w:r>
      </w:ins>
      <w:ins w:id="4629" w:author="t_竹沢 公佑" w:date="2019-10-05T09:14:00Z">
        <w:r w:rsidR="00A83DC5">
          <w:rPr>
            <w:rFonts w:hint="eastAsia"/>
            <w:bCs/>
            <w:sz w:val="22"/>
            <w:szCs w:val="22"/>
          </w:rPr>
          <w:t xml:space="preserve">is </w:t>
        </w:r>
      </w:ins>
      <w:ins w:id="4630" w:author="t_竹沢 公佑" w:date="2019-09-18T13:08:00Z">
        <w:r w:rsidRPr="00BC3BE7">
          <w:rPr>
            <w:bCs/>
            <w:sz w:val="22"/>
            <w:szCs w:val="22"/>
          </w:rPr>
          <w:t>already mmaped to user memery space.</w:t>
        </w:r>
      </w:ins>
    </w:p>
    <w:p w:rsidR="00BC3BE7" w:rsidRPr="00BC3BE7" w:rsidRDefault="00BC3BE7" w:rsidP="00BC3BE7">
      <w:pPr>
        <w:spacing w:line="0" w:lineRule="atLeast"/>
        <w:ind w:right="1020" w:firstLineChars="200" w:firstLine="440"/>
        <w:rPr>
          <w:ins w:id="4631" w:author="t_竹沢 公佑" w:date="2019-09-18T13:08:00Z"/>
          <w:bCs/>
          <w:sz w:val="22"/>
          <w:szCs w:val="22"/>
        </w:rPr>
      </w:pPr>
      <w:ins w:id="4632" w:author="t_竹沢 公佑" w:date="2019-09-18T13:08:00Z">
        <w:r w:rsidRPr="00BC3BE7">
          <w:rPr>
            <w:bCs/>
            <w:sz w:val="22"/>
            <w:szCs w:val="22"/>
          </w:rPr>
          <w:t>EINVAL</w:t>
        </w:r>
      </w:ins>
    </w:p>
    <w:p w:rsidR="00BC3BE7" w:rsidRPr="00BC3BE7" w:rsidRDefault="00BC3BE7" w:rsidP="00BC3BE7">
      <w:pPr>
        <w:spacing w:line="0" w:lineRule="atLeast"/>
        <w:ind w:right="1020" w:firstLineChars="200" w:firstLine="440"/>
        <w:rPr>
          <w:ins w:id="4633" w:author="t_竹沢 公佑" w:date="2019-09-18T13:08:00Z"/>
          <w:bCs/>
          <w:sz w:val="22"/>
          <w:szCs w:val="22"/>
        </w:rPr>
      </w:pPr>
      <w:ins w:id="4634" w:author="t_竹沢 公佑" w:date="2019-09-18T13:08:00Z">
        <w:r w:rsidRPr="00BC3BE7">
          <w:rPr>
            <w:bCs/>
            <w:sz w:val="22"/>
            <w:szCs w:val="22"/>
          </w:rPr>
          <w:t xml:space="preserve">  When argument (offset) or argument(length) is invalid.</w:t>
        </w:r>
      </w:ins>
    </w:p>
    <w:p w:rsidR="00BC3BE7" w:rsidRPr="00BC3BE7" w:rsidRDefault="00BC3BE7" w:rsidP="00BC3BE7">
      <w:pPr>
        <w:spacing w:line="0" w:lineRule="atLeast"/>
        <w:ind w:right="1020" w:firstLineChars="200" w:firstLine="440"/>
        <w:rPr>
          <w:ins w:id="4635" w:author="t_竹沢 公佑" w:date="2019-09-18T13:08:00Z"/>
          <w:bCs/>
          <w:sz w:val="22"/>
          <w:szCs w:val="22"/>
        </w:rPr>
      </w:pPr>
      <w:ins w:id="4636" w:author="t_竹沢 公佑" w:date="2019-09-18T13:08:00Z">
        <w:r w:rsidRPr="00BC3BE7">
          <w:rPr>
            <w:bCs/>
            <w:sz w:val="22"/>
            <w:szCs w:val="22"/>
          </w:rPr>
          <w:t xml:space="preserve">  Please confirm the description of Parameter field.</w:t>
        </w:r>
      </w:ins>
    </w:p>
    <w:p w:rsidR="00BC3BE7" w:rsidRPr="00BC3BE7" w:rsidRDefault="00BC3BE7" w:rsidP="00BC3BE7">
      <w:pPr>
        <w:spacing w:line="0" w:lineRule="atLeast"/>
        <w:ind w:right="1020" w:firstLineChars="200" w:firstLine="440"/>
        <w:rPr>
          <w:ins w:id="4637" w:author="t_竹沢 公佑" w:date="2019-09-18T13:08:00Z"/>
          <w:bCs/>
          <w:sz w:val="22"/>
          <w:szCs w:val="22"/>
        </w:rPr>
      </w:pPr>
      <w:ins w:id="4638" w:author="t_竹沢 公佑" w:date="2019-09-18T13:08:00Z">
        <w:r w:rsidRPr="00BC3BE7">
          <w:rPr>
            <w:bCs/>
            <w:sz w:val="22"/>
            <w:szCs w:val="22"/>
          </w:rPr>
          <w:t xml:space="preserve">ENOMEM (driver version 2.0.3 or later) </w:t>
        </w:r>
      </w:ins>
    </w:p>
    <w:p w:rsidR="00BC3BE7" w:rsidRPr="00BC3BE7" w:rsidRDefault="00BC3BE7" w:rsidP="00BC3BE7">
      <w:pPr>
        <w:spacing w:line="0" w:lineRule="atLeast"/>
        <w:ind w:right="1020" w:firstLineChars="200" w:firstLine="440"/>
        <w:rPr>
          <w:ins w:id="4639" w:author="t_竹沢 公佑" w:date="2019-09-18T13:08:00Z"/>
          <w:bCs/>
          <w:sz w:val="22"/>
          <w:szCs w:val="22"/>
        </w:rPr>
      </w:pPr>
      <w:ins w:id="4640" w:author="t_竹沢 公佑" w:date="2019-09-18T13:08:00Z">
        <w:r w:rsidRPr="00BC3BE7">
          <w:rPr>
            <w:bCs/>
            <w:sz w:val="22"/>
            <w:szCs w:val="22"/>
          </w:rPr>
          <w:t xml:space="preserve">  When this </w:t>
        </w:r>
      </w:ins>
      <w:ins w:id="4641" w:author="t_竹沢 公佑" w:date="2019-10-05T10:53:00Z">
        <w:r w:rsidR="00FD333D">
          <w:rPr>
            <w:rFonts w:hint="eastAsia"/>
            <w:bCs/>
            <w:sz w:val="22"/>
            <w:szCs w:val="22"/>
          </w:rPr>
          <w:t xml:space="preserve">function </w:t>
        </w:r>
      </w:ins>
      <w:ins w:id="4642" w:author="t_竹沢 公佑" w:date="2019-09-18T13:08:00Z">
        <w:r w:rsidRPr="00BC3BE7">
          <w:rPr>
            <w:bCs/>
            <w:sz w:val="22"/>
            <w:szCs w:val="22"/>
          </w:rPr>
          <w:t>fails to allocate memory, it sets ENOMEM to errno.</w:t>
        </w:r>
      </w:ins>
    </w:p>
    <w:p w:rsidR="00BC3BE7" w:rsidRPr="00B22C77" w:rsidRDefault="00BC3BE7" w:rsidP="00B22C77">
      <w:pPr>
        <w:spacing w:line="0" w:lineRule="atLeast"/>
        <w:ind w:right="1020" w:firstLineChars="200" w:firstLine="440"/>
        <w:rPr>
          <w:ins w:id="4643" w:author="t_竹沢 公佑" w:date="2019-09-18T13:08:00Z"/>
          <w:bCs/>
          <w:sz w:val="22"/>
          <w:szCs w:val="22"/>
        </w:rPr>
      </w:pPr>
      <w:ins w:id="4644" w:author="t_竹沢 公佑" w:date="2019-09-18T13:08:00Z">
        <w:r w:rsidRPr="00BC3BE7">
          <w:rPr>
            <w:bCs/>
            <w:sz w:val="22"/>
            <w:szCs w:val="22"/>
          </w:rPr>
          <w:t xml:space="preserve">  Please check the size of free memroy on your system.</w:t>
        </w:r>
      </w:ins>
    </w:p>
    <w:p w:rsidR="00BC3BE7" w:rsidDel="00BC3BE7" w:rsidRDefault="00BC3BE7" w:rsidP="00DD32E8">
      <w:pPr>
        <w:spacing w:line="0" w:lineRule="atLeast"/>
        <w:ind w:right="1020" w:firstLineChars="200" w:firstLine="440"/>
        <w:rPr>
          <w:del w:id="4645" w:author="t_竹沢 公佑" w:date="2019-09-18T13:08:00Z"/>
          <w:bCs/>
          <w:sz w:val="22"/>
          <w:szCs w:val="22"/>
        </w:rPr>
      </w:pPr>
    </w:p>
    <w:p w:rsidR="00DD32E8" w:rsidDel="00BC3BE7" w:rsidRDefault="00DD32E8" w:rsidP="00DD32E8">
      <w:pPr>
        <w:spacing w:line="0" w:lineRule="atLeast"/>
        <w:ind w:right="1020" w:firstLineChars="200" w:firstLine="440"/>
        <w:rPr>
          <w:del w:id="4646" w:author="t_竹沢 公佑" w:date="2019-09-18T13:08:00Z"/>
          <w:bCs/>
          <w:sz w:val="22"/>
          <w:szCs w:val="22"/>
        </w:rPr>
      </w:pPr>
      <w:del w:id="4647" w:author="t_竹沢 公佑" w:date="2019-09-18T13:08:00Z">
        <w:r w:rsidRPr="00FD00D8" w:rsidDel="00BC3BE7">
          <w:rPr>
            <w:bCs/>
            <w:sz w:val="22"/>
            <w:szCs w:val="22"/>
          </w:rPr>
          <w:delText>EAGAIN</w:delText>
        </w:r>
      </w:del>
    </w:p>
    <w:p w:rsidR="00DD32E8" w:rsidRPr="00E73F24" w:rsidDel="00BC3BE7" w:rsidRDefault="00DD32E8" w:rsidP="00DD32E8">
      <w:pPr>
        <w:spacing w:line="0" w:lineRule="atLeast"/>
        <w:ind w:right="1020" w:firstLineChars="200" w:firstLine="440"/>
        <w:rPr>
          <w:del w:id="4648" w:author="t_竹沢 公佑" w:date="2019-09-18T13:08:00Z"/>
          <w:bCs/>
          <w:sz w:val="22"/>
          <w:szCs w:val="22"/>
        </w:rPr>
      </w:pPr>
      <w:del w:id="4649" w:author="t_竹沢 公佑" w:date="2019-09-18T13:08:00Z">
        <w:r w:rsidDel="00BC3BE7">
          <w:rPr>
            <w:rFonts w:hint="eastAsia"/>
            <w:bCs/>
            <w:sz w:val="22"/>
            <w:szCs w:val="22"/>
          </w:rPr>
          <w:delText xml:space="preserve">  Already </w:delText>
        </w:r>
        <w:r w:rsidR="008C37B3" w:rsidDel="00BC3BE7">
          <w:rPr>
            <w:rFonts w:hint="eastAsia"/>
            <w:bCs/>
            <w:sz w:val="22"/>
            <w:szCs w:val="22"/>
          </w:rPr>
          <w:delText>mmaped</w:delText>
        </w:r>
        <w:r w:rsidDel="00BC3BE7">
          <w:rPr>
            <w:rFonts w:hint="eastAsia"/>
            <w:bCs/>
            <w:sz w:val="22"/>
            <w:szCs w:val="22"/>
          </w:rPr>
          <w:delText>.</w:delText>
        </w:r>
      </w:del>
    </w:p>
    <w:p w:rsidR="00DD32E8" w:rsidDel="00BC3BE7" w:rsidRDefault="00DD32E8" w:rsidP="00DD32E8">
      <w:pPr>
        <w:spacing w:line="0" w:lineRule="atLeast"/>
        <w:ind w:right="1020" w:firstLineChars="200" w:firstLine="440"/>
        <w:rPr>
          <w:del w:id="4650" w:author="t_竹沢 公佑" w:date="2019-09-18T13:08:00Z"/>
          <w:bCs/>
          <w:sz w:val="22"/>
          <w:szCs w:val="22"/>
        </w:rPr>
      </w:pPr>
      <w:del w:id="4651" w:author="t_竹沢 公佑" w:date="2019-09-18T13:08:00Z">
        <w:r w:rsidRPr="00DD32E8" w:rsidDel="00BC3BE7">
          <w:rPr>
            <w:bCs/>
            <w:sz w:val="22"/>
            <w:szCs w:val="22"/>
          </w:rPr>
          <w:delText>EINVAL</w:delText>
        </w:r>
      </w:del>
    </w:p>
    <w:p w:rsidR="00D72489" w:rsidRPr="00714FF5" w:rsidDel="00BC3BE7" w:rsidRDefault="00DD32E8" w:rsidP="006A5017">
      <w:pPr>
        <w:spacing w:line="0" w:lineRule="atLeast"/>
        <w:ind w:right="1020" w:firstLineChars="200" w:firstLine="440"/>
        <w:rPr>
          <w:del w:id="4652" w:author="t_竹沢 公佑" w:date="2019-09-18T13:08:00Z"/>
          <w:bCs/>
          <w:sz w:val="22"/>
          <w:szCs w:val="22"/>
        </w:rPr>
      </w:pPr>
      <w:del w:id="4653" w:author="t_竹沢 公佑" w:date="2019-09-18T13:08:00Z">
        <w:r w:rsidDel="00BC3BE7">
          <w:rPr>
            <w:rFonts w:hint="eastAsia"/>
            <w:bCs/>
            <w:sz w:val="22"/>
            <w:szCs w:val="22"/>
          </w:rPr>
          <w:delText xml:space="preserve">  </w:delText>
        </w:r>
        <w:r w:rsidR="008C37B3" w:rsidDel="00BC3BE7">
          <w:rPr>
            <w:rFonts w:hint="eastAsia"/>
            <w:bCs/>
            <w:sz w:val="22"/>
            <w:szCs w:val="22"/>
          </w:rPr>
          <w:delText>When argument (</w:delText>
        </w:r>
        <w:r w:rsidR="00B03234" w:rsidRPr="005038B9" w:rsidDel="00BC3BE7">
          <w:rPr>
            <w:iCs/>
            <w:sz w:val="22"/>
            <w:szCs w:val="22"/>
          </w:rPr>
          <w:delText>offset</w:delText>
        </w:r>
        <w:r w:rsidR="008C37B3" w:rsidDel="00BC3BE7">
          <w:rPr>
            <w:rFonts w:hint="eastAsia"/>
            <w:bCs/>
            <w:sz w:val="22"/>
            <w:szCs w:val="22"/>
          </w:rPr>
          <w:delText>) is invalid.</w:delText>
        </w:r>
      </w:del>
    </w:p>
    <w:p w:rsidR="00DD32E8" w:rsidDel="00D72489" w:rsidRDefault="00DD32E8" w:rsidP="00DD32E8">
      <w:pPr>
        <w:spacing w:line="0" w:lineRule="atLeast"/>
        <w:ind w:right="1020" w:firstLineChars="200" w:firstLine="440"/>
        <w:rPr>
          <w:del w:id="4654" w:author="t_竹沢 公佑" w:date="2019-09-09T16:52:00Z"/>
          <w:bCs/>
          <w:sz w:val="22"/>
          <w:szCs w:val="22"/>
        </w:rPr>
      </w:pPr>
      <w:del w:id="4655" w:author="t_竹沢 公佑" w:date="2019-09-09T16:52:00Z">
        <w:r w:rsidRPr="00DD32E8" w:rsidDel="00D72489">
          <w:rPr>
            <w:bCs/>
            <w:sz w:val="22"/>
            <w:szCs w:val="22"/>
          </w:rPr>
          <w:delText>EI</w:delText>
        </w:r>
        <w:r w:rsidDel="00D72489">
          <w:rPr>
            <w:rFonts w:hint="eastAsia"/>
            <w:bCs/>
            <w:sz w:val="22"/>
            <w:szCs w:val="22"/>
          </w:rPr>
          <w:delText>O</w:delText>
        </w:r>
      </w:del>
    </w:p>
    <w:p w:rsidR="00DD32E8" w:rsidRPr="00E73F24" w:rsidDel="00D72489" w:rsidRDefault="00DD32E8" w:rsidP="00DD32E8">
      <w:pPr>
        <w:spacing w:line="0" w:lineRule="atLeast"/>
        <w:ind w:right="1020" w:firstLineChars="200" w:firstLine="440"/>
        <w:rPr>
          <w:del w:id="4656" w:author="t_竹沢 公佑" w:date="2019-09-09T16:52:00Z"/>
          <w:bCs/>
          <w:sz w:val="22"/>
          <w:szCs w:val="22"/>
        </w:rPr>
      </w:pPr>
      <w:del w:id="4657" w:author="t_竹沢 公佑" w:date="2019-09-09T16:52:00Z">
        <w:r w:rsidDel="00D72489">
          <w:rPr>
            <w:rFonts w:hint="eastAsia"/>
            <w:bCs/>
            <w:sz w:val="22"/>
            <w:szCs w:val="22"/>
          </w:rPr>
          <w:delText xml:space="preserve">  When detect illegal sequence of reception / transmission or fail to read or write and so on.</w:delText>
        </w:r>
      </w:del>
    </w:p>
    <w:p w:rsidR="00DD32E8" w:rsidRPr="00DD32E8" w:rsidDel="00D72489" w:rsidRDefault="00DD32E8" w:rsidP="00DD32E8">
      <w:pPr>
        <w:spacing w:line="0" w:lineRule="atLeast"/>
        <w:ind w:right="1020"/>
        <w:rPr>
          <w:del w:id="4658" w:author="t_竹沢 公佑" w:date="2019-09-09T16:52:00Z"/>
          <w:b/>
          <w:sz w:val="22"/>
          <w:szCs w:val="22"/>
        </w:rPr>
      </w:pPr>
    </w:p>
    <w:p w:rsidR="00DF1C7C" w:rsidDel="00D72489" w:rsidRDefault="00DF1C7C">
      <w:pPr>
        <w:spacing w:line="0" w:lineRule="atLeast"/>
        <w:ind w:right="1020"/>
        <w:rPr>
          <w:del w:id="4659" w:author="t_竹沢 公佑" w:date="2019-09-09T16:52:00Z"/>
          <w:b/>
          <w:sz w:val="22"/>
          <w:szCs w:val="22"/>
        </w:rPr>
      </w:pPr>
    </w:p>
    <w:p w:rsidR="007D309C" w:rsidRPr="00DD32E8" w:rsidRDefault="007D309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【Remarks】</w:t>
      </w:r>
    </w:p>
    <w:p w:rsidR="00DF1C7C" w:rsidRDefault="00DF1C7C" w:rsidP="005038B9">
      <w:pPr>
        <w:spacing w:line="0" w:lineRule="atLeast"/>
        <w:ind w:leftChars="118" w:left="283" w:firstLineChars="64" w:firstLine="141"/>
        <w:rPr>
          <w:sz w:val="22"/>
          <w:szCs w:val="22"/>
          <w:lang w:val="en"/>
        </w:rPr>
      </w:pPr>
      <w:r>
        <w:rPr>
          <w:sz w:val="22"/>
          <w:szCs w:val="22"/>
          <w:lang w:val="en"/>
        </w:rPr>
        <w:t>P</w:t>
      </w:r>
      <w:r>
        <w:rPr>
          <w:rFonts w:hint="eastAsia"/>
          <w:sz w:val="22"/>
          <w:szCs w:val="22"/>
          <w:lang w:val="en"/>
        </w:rPr>
        <w:t xml:space="preserve">hysical　</w:t>
      </w:r>
      <w:r>
        <w:rPr>
          <w:sz w:val="22"/>
          <w:szCs w:val="22"/>
          <w:lang w:val="en"/>
        </w:rPr>
        <w:t xml:space="preserve">addresses are </w:t>
      </w:r>
      <w:ins w:id="4660" w:author="t_竹沢 公佑" w:date="2019-10-05T09:15:00Z">
        <w:r w:rsidR="00A83DC5">
          <w:rPr>
            <w:rFonts w:hint="eastAsia"/>
            <w:sz w:val="22"/>
            <w:szCs w:val="22"/>
            <w:lang w:val="en"/>
          </w:rPr>
          <w:t xml:space="preserve">consecutive </w:t>
        </w:r>
      </w:ins>
      <w:del w:id="4661" w:author="t_竹沢 公佑" w:date="2019-10-05T09:15:00Z">
        <w:r w:rsidDel="00A83DC5">
          <w:rPr>
            <w:sz w:val="22"/>
            <w:szCs w:val="22"/>
            <w:lang w:val="en"/>
          </w:rPr>
          <w:delText>continuous</w:delText>
        </w:r>
        <w:r w:rsidDel="00A83DC5">
          <w:rPr>
            <w:rFonts w:hint="eastAsia"/>
            <w:sz w:val="22"/>
            <w:szCs w:val="22"/>
            <w:lang w:val="en"/>
          </w:rPr>
          <w:delText xml:space="preserve"> </w:delText>
        </w:r>
      </w:del>
      <w:r>
        <w:rPr>
          <w:rFonts w:hint="eastAsia"/>
          <w:sz w:val="22"/>
          <w:szCs w:val="22"/>
          <w:lang w:val="en"/>
        </w:rPr>
        <w:t>i</w:t>
      </w:r>
      <w:r>
        <w:rPr>
          <w:sz w:val="22"/>
          <w:szCs w:val="22"/>
          <w:lang w:val="en"/>
        </w:rPr>
        <w:t>n block</w:t>
      </w:r>
      <w:del w:id="4662" w:author="t_竹沢 公佑" w:date="2019-10-05T09:15:00Z">
        <w:r w:rsidDel="00A83DC5">
          <w:rPr>
            <w:sz w:val="22"/>
            <w:szCs w:val="22"/>
            <w:lang w:val="en"/>
          </w:rPr>
          <w:delText>s</w:delText>
        </w:r>
      </w:del>
      <w:r>
        <w:rPr>
          <w:rFonts w:hint="eastAsia"/>
          <w:sz w:val="22"/>
          <w:szCs w:val="22"/>
          <w:lang w:val="en"/>
        </w:rPr>
        <w:t>(one block size is 4MiB)</w:t>
      </w:r>
      <w:r>
        <w:rPr>
          <w:sz w:val="22"/>
          <w:szCs w:val="22"/>
          <w:lang w:val="en"/>
        </w:rPr>
        <w:t>.</w:t>
      </w:r>
      <w:r>
        <w:rPr>
          <w:rFonts w:hint="eastAsia"/>
          <w:sz w:val="22"/>
          <w:szCs w:val="22"/>
          <w:lang w:val="en"/>
        </w:rPr>
        <w:t xml:space="preserve">　</w:t>
      </w:r>
      <w:r>
        <w:rPr>
          <w:sz w:val="22"/>
          <w:szCs w:val="22"/>
          <w:lang w:val="en"/>
        </w:rPr>
        <w:t xml:space="preserve">If </w:t>
      </w:r>
      <w:r>
        <w:rPr>
          <w:rFonts w:hint="eastAsia"/>
          <w:sz w:val="22"/>
          <w:szCs w:val="22"/>
          <w:lang w:val="en"/>
        </w:rPr>
        <w:t xml:space="preserve">your application </w:t>
      </w:r>
      <w:r>
        <w:rPr>
          <w:sz w:val="22"/>
          <w:szCs w:val="22"/>
          <w:lang w:val="en"/>
        </w:rPr>
        <w:t xml:space="preserve">interface </w:t>
      </w:r>
      <w:ins w:id="4663" w:author="t_竹沢 公佑" w:date="2019-10-05T09:16:00Z">
        <w:r w:rsidR="00A83DC5">
          <w:rPr>
            <w:rFonts w:hint="eastAsia"/>
            <w:sz w:val="22"/>
            <w:szCs w:val="22"/>
            <w:lang w:val="en"/>
          </w:rPr>
          <w:t xml:space="preserve">uses </w:t>
        </w:r>
      </w:ins>
      <w:del w:id="4664" w:author="t_竹沢 公佑" w:date="2019-10-05T09:16:00Z">
        <w:r w:rsidDel="00A83DC5">
          <w:rPr>
            <w:sz w:val="22"/>
            <w:szCs w:val="22"/>
            <w:lang w:val="en"/>
          </w:rPr>
          <w:delText xml:space="preserve">is using </w:delText>
        </w:r>
      </w:del>
      <w:r>
        <w:rPr>
          <w:sz w:val="22"/>
          <w:szCs w:val="22"/>
          <w:lang w:val="en"/>
        </w:rPr>
        <w:t xml:space="preserve">DMA, </w:t>
      </w:r>
      <w:ins w:id="4665" w:author="t_竹沢 公佑" w:date="2019-10-05T09:16:00Z">
        <w:r w:rsidR="00A83DC5">
          <w:rPr>
            <w:rFonts w:hint="eastAsia"/>
            <w:sz w:val="22"/>
            <w:szCs w:val="22"/>
            <w:lang w:val="en"/>
          </w:rPr>
          <w:t xml:space="preserve">it </w:t>
        </w:r>
      </w:ins>
      <w:del w:id="4666" w:author="t_竹沢 公佑" w:date="2019-10-05T09:16:00Z">
        <w:r w:rsidDel="00A83DC5">
          <w:rPr>
            <w:sz w:val="22"/>
            <w:szCs w:val="22"/>
            <w:lang w:val="en"/>
          </w:rPr>
          <w:delText xml:space="preserve">your application </w:delText>
        </w:r>
      </w:del>
      <w:r>
        <w:rPr>
          <w:sz w:val="22"/>
          <w:szCs w:val="22"/>
          <w:lang w:val="en"/>
        </w:rPr>
        <w:t>might need to issue a copy instruction on a block-by-block basis</w:t>
      </w:r>
      <w:r w:rsidR="00A3705E">
        <w:rPr>
          <w:rFonts w:hint="eastAsia"/>
          <w:sz w:val="22"/>
          <w:szCs w:val="22"/>
          <w:lang w:val="en"/>
        </w:rPr>
        <w:t xml:space="preserve"> and the physical address.</w:t>
      </w:r>
    </w:p>
    <w:p w:rsidR="00DF1C7C" w:rsidRDefault="00DF1C7C">
      <w:pPr>
        <w:spacing w:line="0" w:lineRule="atLeast"/>
        <w:ind w:right="1020"/>
        <w:rPr>
          <w:b/>
          <w:sz w:val="22"/>
          <w:szCs w:val="22"/>
          <w:lang w:val="en"/>
        </w:rPr>
      </w:pPr>
    </w:p>
    <w:p w:rsidR="00DF1C7C" w:rsidRPr="002E0BDC" w:rsidRDefault="00DF1C7C" w:rsidP="00157551">
      <w:pPr>
        <w:pStyle w:val="2"/>
        <w:rPr>
          <w:u w:val="single"/>
        </w:rPr>
      </w:pPr>
      <w:bookmarkStart w:id="4667" w:name="_Toc63179410"/>
      <w:r w:rsidRPr="002E0BDC">
        <w:rPr>
          <w:rFonts w:hint="eastAsia"/>
          <w:u w:val="single"/>
        </w:rPr>
        <w:t>munmap</w:t>
      </w:r>
      <w:bookmarkEnd w:id="4667"/>
    </w:p>
    <w:p w:rsidR="00DF1C7C" w:rsidRDefault="00DF1C7C">
      <w:pPr>
        <w:spacing w:line="0" w:lineRule="atLeast"/>
        <w:rPr>
          <w:b/>
          <w:sz w:val="22"/>
          <w:szCs w:val="22"/>
        </w:rPr>
      </w:pPr>
      <w:r>
        <w:rPr>
          <w:rFonts w:hint="eastAsia"/>
          <w:b/>
          <w:sz w:val="22"/>
          <w:szCs w:val="22"/>
        </w:rPr>
        <w:t xml:space="preserve">　【Function】</w:t>
      </w:r>
    </w:p>
    <w:p w:rsidR="00DF1C7C" w:rsidRDefault="00DF1C7C">
      <w:pPr>
        <w:spacing w:line="0" w:lineRule="atLeast"/>
        <w:ind w:right="1020"/>
        <w:rPr>
          <w:sz w:val="22"/>
          <w:szCs w:val="22"/>
        </w:rPr>
      </w:pPr>
      <w:r>
        <w:rPr>
          <w:rFonts w:hint="eastAsia"/>
          <w:sz w:val="22"/>
          <w:szCs w:val="22"/>
        </w:rPr>
        <w:t xml:space="preserve">　　　The </w:t>
      </w:r>
      <w:r>
        <w:rPr>
          <w:sz w:val="22"/>
          <w:szCs w:val="22"/>
        </w:rPr>
        <w:t xml:space="preserve">API for </w:t>
      </w:r>
      <w:r>
        <w:rPr>
          <w:rFonts w:hint="eastAsia"/>
          <w:sz w:val="22"/>
          <w:szCs w:val="22"/>
        </w:rPr>
        <w:t>un</w:t>
      </w:r>
      <w:r>
        <w:rPr>
          <w:sz w:val="22"/>
          <w:szCs w:val="22"/>
        </w:rPr>
        <w:t>mapping</w:t>
      </w:r>
      <w:r>
        <w:rPr>
          <w:rFonts w:hint="eastAsia"/>
          <w:sz w:val="22"/>
          <w:szCs w:val="22"/>
        </w:rPr>
        <w:t xml:space="preserve"> </w:t>
      </w:r>
      <w:r>
        <w:rPr>
          <w:sz w:val="22"/>
          <w:szCs w:val="22"/>
        </w:rPr>
        <w:t>the data buffer</w:t>
      </w:r>
      <w:r>
        <w:rPr>
          <w:rFonts w:hint="eastAsia"/>
          <w:sz w:val="22"/>
          <w:szCs w:val="22"/>
        </w:rPr>
        <w:t>.</w:t>
      </w:r>
    </w:p>
    <w:p w:rsidR="00DF1C7C" w:rsidRDefault="00DF1C7C">
      <w:pPr>
        <w:spacing w:line="0" w:lineRule="atLeast"/>
        <w:ind w:right="1020"/>
        <w:rPr>
          <w:sz w:val="22"/>
          <w:szCs w:val="22"/>
        </w:rPr>
      </w:pPr>
    </w:p>
    <w:p w:rsidR="00DF1C7C" w:rsidRDefault="00DF1C7C">
      <w:pPr>
        <w:spacing w:line="0" w:lineRule="atLeast"/>
        <w:ind w:right="1020"/>
        <w:rPr>
          <w:b/>
          <w:sz w:val="22"/>
          <w:szCs w:val="22"/>
        </w:rPr>
      </w:pPr>
      <w:r>
        <w:rPr>
          <w:rFonts w:hint="eastAsia"/>
          <w:b/>
          <w:sz w:val="22"/>
          <w:szCs w:val="22"/>
        </w:rPr>
        <w:t xml:space="preserve">　【Format】</w:t>
      </w:r>
    </w:p>
    <w:p w:rsidR="00DF1C7C" w:rsidRDefault="00DF1C7C">
      <w:pPr>
        <w:spacing w:line="0" w:lineRule="atLeast"/>
        <w:ind w:right="1020" w:firstLineChars="200" w:firstLine="440"/>
        <w:rPr>
          <w:bCs/>
          <w:sz w:val="22"/>
          <w:szCs w:val="22"/>
        </w:rPr>
      </w:pPr>
      <w:r>
        <w:rPr>
          <w:bCs/>
          <w:sz w:val="22"/>
          <w:szCs w:val="22"/>
        </w:rPr>
        <w:t>int munmap(void *</w:t>
      </w:r>
      <w:r>
        <w:rPr>
          <w:iCs/>
          <w:sz w:val="22"/>
          <w:szCs w:val="22"/>
        </w:rPr>
        <w:t>addr</w:t>
      </w:r>
      <w:r>
        <w:rPr>
          <w:bCs/>
          <w:sz w:val="22"/>
          <w:szCs w:val="22"/>
        </w:rPr>
        <w:t xml:space="preserve">, size_t </w:t>
      </w:r>
      <w:r>
        <w:rPr>
          <w:iCs/>
          <w:sz w:val="22"/>
          <w:szCs w:val="22"/>
        </w:rPr>
        <w:t>length</w:t>
      </w:r>
      <w:r>
        <w:rPr>
          <w:bCs/>
          <w:sz w:val="22"/>
          <w:szCs w:val="22"/>
        </w:rPr>
        <w:t>);</w:t>
      </w:r>
    </w:p>
    <w:p w:rsidR="00DF1C7C" w:rsidRDefault="00DF1C7C">
      <w:pPr>
        <w:spacing w:line="0" w:lineRule="atLeast"/>
        <w:ind w:right="1020"/>
        <w:rPr>
          <w:sz w:val="22"/>
          <w:szCs w:val="22"/>
        </w:rPr>
      </w:pPr>
    </w:p>
    <w:p w:rsidR="00DF1C7C" w:rsidRDefault="00DF1C7C">
      <w:pPr>
        <w:spacing w:line="0" w:lineRule="atLeast"/>
        <w:ind w:right="1020"/>
        <w:rPr>
          <w:b/>
          <w:sz w:val="22"/>
          <w:szCs w:val="22"/>
        </w:rPr>
      </w:pPr>
      <w:r>
        <w:rPr>
          <w:rFonts w:hint="eastAsia"/>
          <w:b/>
          <w:sz w:val="22"/>
          <w:szCs w:val="22"/>
        </w:rPr>
        <w:t xml:space="preserve">　【Parameter】</w:t>
      </w:r>
    </w:p>
    <w:p w:rsidR="00DF1C7C" w:rsidRDefault="00DF1C7C">
      <w:pPr>
        <w:spacing w:line="0" w:lineRule="atLeast"/>
        <w:ind w:right="1020" w:firstLineChars="200" w:firstLine="440"/>
        <w:rPr>
          <w:bCs/>
          <w:sz w:val="22"/>
          <w:szCs w:val="22"/>
        </w:rPr>
      </w:pPr>
      <w:r>
        <w:rPr>
          <w:bCs/>
          <w:sz w:val="22"/>
          <w:szCs w:val="22"/>
        </w:rPr>
        <w:t>void *</w:t>
      </w:r>
      <w:r>
        <w:rPr>
          <w:iCs/>
          <w:sz w:val="22"/>
          <w:szCs w:val="22"/>
        </w:rPr>
        <w:t>addr…</w:t>
      </w:r>
    </w:p>
    <w:p w:rsidR="00DF1C7C" w:rsidRDefault="00DF1C7C">
      <w:pPr>
        <w:spacing w:line="0" w:lineRule="atLeast"/>
        <w:ind w:right="1020" w:firstLineChars="300" w:firstLine="660"/>
        <w:rPr>
          <w:bCs/>
          <w:sz w:val="22"/>
          <w:szCs w:val="22"/>
        </w:rPr>
      </w:pPr>
      <w:r>
        <w:rPr>
          <w:rFonts w:hint="eastAsia"/>
          <w:bCs/>
          <w:sz w:val="22"/>
          <w:szCs w:val="22"/>
        </w:rPr>
        <w:t>Specify the pointer mapped by mmap.</w:t>
      </w:r>
    </w:p>
    <w:p w:rsidR="00DF1C7C" w:rsidRDefault="00DF1C7C">
      <w:pPr>
        <w:spacing w:line="0" w:lineRule="atLeast"/>
        <w:ind w:right="1020" w:firstLineChars="200" w:firstLine="440"/>
        <w:rPr>
          <w:bCs/>
          <w:sz w:val="22"/>
          <w:szCs w:val="22"/>
        </w:rPr>
      </w:pPr>
    </w:p>
    <w:p w:rsidR="00DF1C7C" w:rsidRDefault="00DF1C7C">
      <w:pPr>
        <w:spacing w:line="0" w:lineRule="atLeast"/>
        <w:ind w:right="1020" w:firstLineChars="200" w:firstLine="440"/>
        <w:rPr>
          <w:bCs/>
          <w:sz w:val="22"/>
          <w:szCs w:val="22"/>
        </w:rPr>
      </w:pPr>
      <w:r>
        <w:rPr>
          <w:bCs/>
          <w:sz w:val="22"/>
          <w:szCs w:val="22"/>
        </w:rPr>
        <w:t xml:space="preserve">size_t </w:t>
      </w:r>
      <w:r>
        <w:rPr>
          <w:iCs/>
          <w:sz w:val="22"/>
          <w:szCs w:val="22"/>
        </w:rPr>
        <w:t>length…</w:t>
      </w:r>
    </w:p>
    <w:p w:rsidR="00DF1C7C" w:rsidRDefault="00DF1C7C">
      <w:pPr>
        <w:spacing w:line="0" w:lineRule="atLeast"/>
        <w:ind w:right="1020" w:firstLineChars="300" w:firstLine="660"/>
        <w:rPr>
          <w:bCs/>
          <w:sz w:val="22"/>
          <w:szCs w:val="22"/>
        </w:rPr>
      </w:pPr>
      <w:r>
        <w:rPr>
          <w:sz w:val="22"/>
          <w:szCs w:val="22"/>
          <w:lang w:val="en"/>
        </w:rPr>
        <w:t xml:space="preserve">Specify the same length as </w:t>
      </w:r>
      <w:ins w:id="4668" w:author="t_竹沢 公佑" w:date="2019-10-05T09:17:00Z">
        <w:r w:rsidR="00A83DC5">
          <w:rPr>
            <w:rFonts w:hint="eastAsia"/>
            <w:sz w:val="22"/>
            <w:szCs w:val="22"/>
            <w:lang w:val="en"/>
          </w:rPr>
          <w:t xml:space="preserve">the value specified </w:t>
        </w:r>
      </w:ins>
      <w:del w:id="4669" w:author="t_竹沢 公佑" w:date="2019-10-05T09:17:00Z">
        <w:r w:rsidDel="00A83DC5">
          <w:rPr>
            <w:sz w:val="22"/>
            <w:szCs w:val="22"/>
            <w:lang w:val="en"/>
          </w:rPr>
          <w:delText xml:space="preserve">that given </w:delText>
        </w:r>
      </w:del>
      <w:r>
        <w:rPr>
          <w:sz w:val="22"/>
          <w:szCs w:val="22"/>
          <w:lang w:val="en"/>
        </w:rPr>
        <w:t>by mmap.</w:t>
      </w:r>
    </w:p>
    <w:p w:rsidR="00DF1C7C" w:rsidRPr="00A83DC5" w:rsidRDefault="00DF1C7C">
      <w:pPr>
        <w:spacing w:line="0" w:lineRule="atLeast"/>
        <w:ind w:right="1020" w:firstLineChars="400" w:firstLine="880"/>
        <w:rPr>
          <w:bCs/>
          <w:sz w:val="22"/>
          <w:szCs w:val="22"/>
        </w:rPr>
      </w:pPr>
    </w:p>
    <w:p w:rsidR="00DF1C7C" w:rsidRDefault="00DF1C7C">
      <w:pPr>
        <w:spacing w:line="0" w:lineRule="atLeast"/>
        <w:ind w:right="1020"/>
        <w:rPr>
          <w:b/>
          <w:sz w:val="22"/>
          <w:szCs w:val="22"/>
        </w:rPr>
      </w:pPr>
      <w:r>
        <w:rPr>
          <w:rFonts w:hint="eastAsia"/>
          <w:b/>
          <w:sz w:val="22"/>
          <w:szCs w:val="22"/>
        </w:rPr>
        <w:t xml:space="preserve">　【Return】</w:t>
      </w:r>
    </w:p>
    <w:p w:rsidR="00DF1C7C" w:rsidRDefault="00DF1C7C">
      <w:pPr>
        <w:spacing w:line="0" w:lineRule="atLeast"/>
        <w:ind w:right="1020" w:firstLineChars="200" w:firstLine="440"/>
        <w:rPr>
          <w:bCs/>
          <w:sz w:val="22"/>
          <w:szCs w:val="22"/>
        </w:rPr>
      </w:pPr>
      <w:del w:id="4670" w:author="t_竹沢 公佑" w:date="2019-10-05T09:17:00Z">
        <w:r w:rsidDel="00A83DC5">
          <w:rPr>
            <w:rFonts w:hint="eastAsia"/>
            <w:bCs/>
            <w:sz w:val="22"/>
            <w:szCs w:val="22"/>
          </w:rPr>
          <w:delText xml:space="preserve">If it is success, </w:delText>
        </w:r>
      </w:del>
      <w:r>
        <w:rPr>
          <w:rFonts w:hint="eastAsia"/>
          <w:bCs/>
          <w:sz w:val="22"/>
          <w:szCs w:val="22"/>
        </w:rPr>
        <w:t xml:space="preserve">0 </w:t>
      </w:r>
      <w:r>
        <w:rPr>
          <w:bCs/>
          <w:sz w:val="22"/>
          <w:szCs w:val="22"/>
        </w:rPr>
        <w:t>is returne</w:t>
      </w:r>
      <w:r>
        <w:rPr>
          <w:rFonts w:hint="eastAsia"/>
          <w:bCs/>
          <w:sz w:val="22"/>
          <w:szCs w:val="22"/>
        </w:rPr>
        <w:t>d</w:t>
      </w:r>
      <w:r>
        <w:rPr>
          <w:bCs/>
          <w:sz w:val="22"/>
          <w:szCs w:val="22"/>
        </w:rPr>
        <w:t>.</w:t>
      </w:r>
      <w:ins w:id="4671" w:author="t_竹沢 公佑" w:date="2019-09-16T17:31:00Z">
        <w:r w:rsidR="00B2617D" w:rsidDel="00B2617D">
          <w:rPr>
            <w:bCs/>
            <w:sz w:val="22"/>
            <w:szCs w:val="22"/>
          </w:rPr>
          <w:t xml:space="preserve"> </w:t>
        </w:r>
      </w:ins>
      <w:del w:id="4672" w:author="t_竹沢 公佑" w:date="2019-09-16T17:31:00Z">
        <w:r w:rsidDel="00B2617D">
          <w:rPr>
            <w:bCs/>
            <w:sz w:val="22"/>
            <w:szCs w:val="22"/>
          </w:rPr>
          <w:delText xml:space="preserve">　</w:delText>
        </w:r>
      </w:del>
      <w:ins w:id="4673" w:author="t_竹沢 公佑" w:date="2019-09-16T17:31:00Z">
        <w:r w:rsidR="00B2617D">
          <w:rPr>
            <w:rFonts w:hint="eastAsia"/>
            <w:bCs/>
            <w:sz w:val="22"/>
            <w:szCs w:val="22"/>
          </w:rPr>
          <w:t>I</w:t>
        </w:r>
      </w:ins>
      <w:del w:id="4674" w:author="t_竹沢 公佑" w:date="2019-09-16T17:31:00Z">
        <w:r w:rsidDel="00B2617D">
          <w:rPr>
            <w:bCs/>
            <w:sz w:val="22"/>
            <w:szCs w:val="22"/>
          </w:rPr>
          <w:delText>i</w:delText>
        </w:r>
      </w:del>
      <w:r>
        <w:rPr>
          <w:bCs/>
          <w:sz w:val="22"/>
          <w:szCs w:val="22"/>
        </w:rPr>
        <w:t xml:space="preserve">f </w:t>
      </w:r>
      <w:r>
        <w:rPr>
          <w:rFonts w:hint="eastAsia"/>
          <w:bCs/>
          <w:sz w:val="22"/>
          <w:szCs w:val="22"/>
        </w:rPr>
        <w:t xml:space="preserve">an </w:t>
      </w:r>
      <w:r>
        <w:rPr>
          <w:bCs/>
          <w:sz w:val="22"/>
          <w:szCs w:val="22"/>
        </w:rPr>
        <w:t>error</w:t>
      </w:r>
      <w:ins w:id="4675" w:author="t_竹沢 公佑" w:date="2019-10-05T09:17:00Z">
        <w:r w:rsidR="00A83DC5">
          <w:rPr>
            <w:rFonts w:hint="eastAsia"/>
            <w:bCs/>
            <w:sz w:val="22"/>
            <w:szCs w:val="22"/>
          </w:rPr>
          <w:t xml:space="preserve"> </w:t>
        </w:r>
      </w:ins>
      <w:del w:id="4676" w:author="t_竹沢 公佑" w:date="2019-10-05T09:17:00Z">
        <w:r w:rsidDel="00A83DC5">
          <w:rPr>
            <w:bCs/>
            <w:sz w:val="22"/>
            <w:szCs w:val="22"/>
          </w:rPr>
          <w:delText xml:space="preserve">　</w:delText>
        </w:r>
      </w:del>
      <w:r>
        <w:rPr>
          <w:bCs/>
          <w:sz w:val="22"/>
          <w:szCs w:val="22"/>
        </w:rPr>
        <w:t>occur</w:t>
      </w:r>
      <w:r>
        <w:rPr>
          <w:rFonts w:hint="eastAsia"/>
          <w:bCs/>
          <w:sz w:val="22"/>
          <w:szCs w:val="22"/>
        </w:rPr>
        <w:t>s</w:t>
      </w:r>
      <w:r>
        <w:rPr>
          <w:bCs/>
          <w:sz w:val="22"/>
          <w:szCs w:val="22"/>
        </w:rPr>
        <w:t>, -1 is returned.</w:t>
      </w:r>
    </w:p>
    <w:p w:rsidR="00996414" w:rsidRPr="00A83DC5" w:rsidRDefault="00996414" w:rsidP="00996414">
      <w:pPr>
        <w:spacing w:line="0" w:lineRule="atLeast"/>
        <w:ind w:right="1020" w:firstLineChars="50" w:firstLine="110"/>
        <w:rPr>
          <w:b/>
          <w:sz w:val="22"/>
          <w:szCs w:val="22"/>
        </w:rPr>
      </w:pPr>
    </w:p>
    <w:p w:rsidR="00996414" w:rsidRPr="00996414" w:rsidRDefault="00996414" w:rsidP="00996414">
      <w:pPr>
        <w:spacing w:line="0" w:lineRule="atLeast"/>
        <w:ind w:right="1020" w:firstLineChars="50" w:firstLine="110"/>
        <w:rPr>
          <w:b/>
          <w:sz w:val="22"/>
          <w:szCs w:val="22"/>
        </w:rPr>
      </w:pPr>
      <w:r>
        <w:rPr>
          <w:rFonts w:hint="eastAsia"/>
          <w:b/>
          <w:sz w:val="22"/>
          <w:szCs w:val="22"/>
        </w:rPr>
        <w:t>【Remarks】</w:t>
      </w:r>
    </w:p>
    <w:p w:rsidR="00996414" w:rsidRDefault="00996414" w:rsidP="00996414">
      <w:pPr>
        <w:spacing w:line="0" w:lineRule="atLeast"/>
        <w:ind w:right="1020" w:firstLineChars="200" w:firstLine="440"/>
        <w:rPr>
          <w:bCs/>
          <w:sz w:val="22"/>
          <w:szCs w:val="22"/>
        </w:rPr>
      </w:pPr>
      <w:r w:rsidRPr="00996414">
        <w:rPr>
          <w:bCs/>
          <w:sz w:val="22"/>
          <w:szCs w:val="22"/>
        </w:rPr>
        <w:t xml:space="preserve">An error </w:t>
      </w:r>
      <w:del w:id="4677" w:author="t_竹沢 公佑" w:date="2019-10-05T09:17:00Z">
        <w:r w:rsidRPr="00996414" w:rsidDel="00A83DC5">
          <w:rPr>
            <w:bCs/>
            <w:sz w:val="22"/>
            <w:szCs w:val="22"/>
          </w:rPr>
          <w:delText xml:space="preserve">will </w:delText>
        </w:r>
      </w:del>
      <w:ins w:id="4678" w:author="t_竹沢 公佑" w:date="2019-10-05T09:17:00Z">
        <w:r w:rsidR="00A83DC5">
          <w:rPr>
            <w:rFonts w:hint="eastAsia"/>
            <w:bCs/>
            <w:sz w:val="22"/>
            <w:szCs w:val="22"/>
          </w:rPr>
          <w:t>does not</w:t>
        </w:r>
      </w:ins>
      <w:del w:id="4679" w:author="t_竹沢 公佑" w:date="2019-10-05T09:17:00Z">
        <w:r w:rsidRPr="00996414" w:rsidDel="00A83DC5">
          <w:rPr>
            <w:bCs/>
            <w:sz w:val="22"/>
            <w:szCs w:val="22"/>
          </w:rPr>
          <w:delText>not</w:delText>
        </w:r>
      </w:del>
      <w:r w:rsidRPr="00996414">
        <w:rPr>
          <w:bCs/>
          <w:sz w:val="22"/>
          <w:szCs w:val="22"/>
        </w:rPr>
        <w:t xml:space="preserve"> occur even if no page is mapped within the specified range.</w:t>
      </w:r>
    </w:p>
    <w:p w:rsidR="00DF1C7C" w:rsidRDefault="00DF1C7C">
      <w:pPr>
        <w:spacing w:line="0" w:lineRule="atLeast"/>
        <w:ind w:right="1020"/>
        <w:rPr>
          <w:b/>
          <w:sz w:val="22"/>
          <w:szCs w:val="22"/>
          <w:lang w:val="en"/>
        </w:rPr>
      </w:pPr>
    </w:p>
    <w:p w:rsidR="007D309C" w:rsidRDefault="007D309C">
      <w:pPr>
        <w:spacing w:line="0" w:lineRule="atLeast"/>
        <w:ind w:right="1020"/>
        <w:rPr>
          <w:b/>
          <w:sz w:val="22"/>
          <w:szCs w:val="22"/>
          <w:lang w:val="en"/>
        </w:rPr>
      </w:pPr>
      <w:r>
        <w:rPr>
          <w:b/>
          <w:sz w:val="22"/>
          <w:szCs w:val="22"/>
          <w:lang w:val="en"/>
        </w:rPr>
        <w:br w:type="page"/>
      </w:r>
    </w:p>
    <w:p w:rsidR="00DF1C7C" w:rsidRPr="002E0BDC" w:rsidRDefault="00DF1C7C" w:rsidP="002E0BDC">
      <w:pPr>
        <w:pStyle w:val="2"/>
        <w:rPr>
          <w:u w:val="single"/>
        </w:rPr>
      </w:pPr>
      <w:bookmarkStart w:id="4680" w:name="_Ref19709341"/>
      <w:bookmarkStart w:id="4681" w:name="_Ref19709346"/>
      <w:bookmarkStart w:id="4682" w:name="_Ref19803098"/>
      <w:bookmarkStart w:id="4683" w:name="_Ref19803101"/>
      <w:bookmarkStart w:id="4684" w:name="_Toc63179411"/>
      <w:r w:rsidRPr="002E0BDC">
        <w:rPr>
          <w:rFonts w:hint="eastAsia"/>
          <w:u w:val="single"/>
        </w:rPr>
        <w:t>ioctl</w:t>
      </w:r>
      <w:bookmarkEnd w:id="4680"/>
      <w:bookmarkEnd w:id="4681"/>
      <w:bookmarkEnd w:id="4682"/>
      <w:bookmarkEnd w:id="4683"/>
      <w:bookmarkEnd w:id="4684"/>
    </w:p>
    <w:p w:rsidR="00DF1C7C" w:rsidRPr="005038B9" w:rsidRDefault="00DF1C7C">
      <w:pPr>
        <w:pStyle w:val="HTML0"/>
        <w:ind w:firstLineChars="50" w:firstLine="110"/>
        <w:rPr>
          <w:rFonts w:ascii="ＭＳ Ｐゴシック" w:eastAsia="ＭＳ Ｐゴシック" w:hAnsi="ＭＳ Ｐゴシック"/>
          <w:sz w:val="22"/>
          <w:szCs w:val="22"/>
          <w:lang w:val="en"/>
        </w:rPr>
      </w:pPr>
      <w:r w:rsidRPr="005038B9">
        <w:rPr>
          <w:rFonts w:ascii="ＭＳ Ｐゴシック" w:eastAsia="ＭＳ Ｐゴシック" w:hAnsi="ＭＳ Ｐゴシック"/>
          <w:sz w:val="22"/>
          <w:szCs w:val="22"/>
          <w:lang w:val="en"/>
        </w:rPr>
        <w:t>Ioctl</w:t>
      </w:r>
      <w:r w:rsidR="00627F30">
        <w:rPr>
          <w:rFonts w:ascii="ＭＳ Ｐゴシック" w:eastAsia="ＭＳ Ｐゴシック" w:hAnsi="ＭＳ Ｐゴシック" w:hint="eastAsia"/>
          <w:sz w:val="22"/>
          <w:szCs w:val="22"/>
          <w:lang w:val="en"/>
        </w:rPr>
        <w:t xml:space="preserve"> </w:t>
      </w:r>
      <w:ins w:id="4685" w:author="t_竹沢 公佑" w:date="2019-10-05T09:18:00Z">
        <w:r w:rsidR="00A83DC5">
          <w:rPr>
            <w:rFonts w:ascii="ＭＳ Ｐゴシック" w:eastAsia="ＭＳ Ｐゴシック" w:hAnsi="ＭＳ Ｐゴシック" w:hint="eastAsia"/>
            <w:sz w:val="22"/>
            <w:szCs w:val="22"/>
            <w:lang w:val="en"/>
          </w:rPr>
          <w:t xml:space="preserve">has </w:t>
        </w:r>
      </w:ins>
      <w:del w:id="4686" w:author="t_竹沢 公佑" w:date="2019-10-05T09:18:00Z">
        <w:r w:rsidRPr="005038B9" w:rsidDel="00A83DC5">
          <w:rPr>
            <w:rFonts w:ascii="ＭＳ Ｐゴシック" w:eastAsia="ＭＳ Ｐゴシック" w:hAnsi="ＭＳ Ｐゴシック"/>
            <w:sz w:val="22"/>
            <w:szCs w:val="22"/>
            <w:lang w:val="en"/>
          </w:rPr>
          <w:delText xml:space="preserve">will have </w:delText>
        </w:r>
      </w:del>
      <w:r w:rsidRPr="005038B9">
        <w:rPr>
          <w:rFonts w:ascii="ＭＳ Ｐゴシック" w:eastAsia="ＭＳ Ｐゴシック" w:hAnsi="ＭＳ Ｐゴシック"/>
          <w:sz w:val="22"/>
          <w:szCs w:val="22"/>
          <w:lang w:val="en"/>
        </w:rPr>
        <w:t>a variety of functions by the command</w:t>
      </w:r>
      <w:ins w:id="4687" w:author="t_竹沢 公佑" w:date="2019-10-05T09:21:00Z">
        <w:r w:rsidR="00A83DC5">
          <w:rPr>
            <w:rFonts w:ascii="ＭＳ Ｐゴシック" w:eastAsia="ＭＳ Ｐゴシック" w:hAnsi="ＭＳ Ｐゴシック" w:hint="eastAsia"/>
            <w:sz w:val="22"/>
            <w:szCs w:val="22"/>
            <w:lang w:val="en"/>
          </w:rPr>
          <w:t>s</w:t>
        </w:r>
      </w:ins>
      <w:r w:rsidRPr="005038B9">
        <w:rPr>
          <w:rFonts w:ascii="ＭＳ Ｐゴシック" w:eastAsia="ＭＳ Ｐゴシック" w:hAnsi="ＭＳ Ｐゴシック"/>
          <w:sz w:val="22"/>
          <w:szCs w:val="22"/>
          <w:lang w:val="en"/>
        </w:rPr>
        <w:t>.</w:t>
      </w:r>
    </w:p>
    <w:p w:rsidR="00A56F50" w:rsidDel="00A56F50" w:rsidRDefault="00DF1C7C">
      <w:pPr>
        <w:pStyle w:val="HTML0"/>
        <w:ind w:firstLineChars="50" w:firstLine="110"/>
        <w:rPr>
          <w:del w:id="4688" w:author="t_竹沢 公佑" w:date="2019-08-27T08:58:00Z"/>
          <w:rFonts w:ascii="ＭＳ Ｐゴシック" w:eastAsia="ＭＳ Ｐゴシック" w:hAnsi="ＭＳ Ｐゴシック"/>
          <w:b/>
          <w:sz w:val="22"/>
          <w:szCs w:val="22"/>
        </w:rPr>
        <w:pPrChange w:id="4689" w:author="t_竹沢 公佑" w:date="2019-08-27T08:58:00Z">
          <w:pPr>
            <w:pStyle w:val="HTML0"/>
          </w:pPr>
        </w:pPrChange>
      </w:pPr>
      <w:r w:rsidRPr="005038B9">
        <w:rPr>
          <w:rFonts w:ascii="ＭＳ Ｐゴシック" w:eastAsia="ＭＳ Ｐゴシック" w:hAnsi="ＭＳ Ｐゴシック"/>
          <w:sz w:val="22"/>
          <w:szCs w:val="22"/>
          <w:lang w:val="en"/>
        </w:rPr>
        <w:t>The second argument</w:t>
      </w:r>
      <w:del w:id="4690" w:author="t_竹沢 公佑" w:date="2019-10-05T09:19:00Z">
        <w:r w:rsidRPr="005038B9" w:rsidDel="00A83DC5">
          <w:rPr>
            <w:rFonts w:ascii="ＭＳ Ｐゴシック" w:eastAsia="ＭＳ Ｐゴシック" w:hAnsi="ＭＳ Ｐゴシック"/>
            <w:sz w:val="22"/>
            <w:szCs w:val="22"/>
            <w:lang w:val="en"/>
          </w:rPr>
          <w:delText xml:space="preserve"> meant by command will</w:delText>
        </w:r>
      </w:del>
      <w:r w:rsidRPr="005038B9">
        <w:rPr>
          <w:rFonts w:ascii="ＭＳ Ｐゴシック" w:eastAsia="ＭＳ Ｐゴシック" w:hAnsi="ＭＳ Ｐゴシック"/>
          <w:sz w:val="22"/>
          <w:szCs w:val="22"/>
          <w:lang w:val="en"/>
        </w:rPr>
        <w:t xml:space="preserve"> change</w:t>
      </w:r>
      <w:ins w:id="4691" w:author="t_竹沢 公佑" w:date="2019-10-05T09:21:00Z">
        <w:r w:rsidR="00A83DC5">
          <w:rPr>
            <w:rFonts w:ascii="ＭＳ Ｐゴシック" w:eastAsia="ＭＳ Ｐゴシック" w:hAnsi="ＭＳ Ｐゴシック" w:hint="eastAsia"/>
            <w:sz w:val="22"/>
            <w:szCs w:val="22"/>
            <w:lang w:val="en"/>
          </w:rPr>
          <w:t xml:space="preserve">s </w:t>
        </w:r>
      </w:ins>
      <w:del w:id="4692" w:author="t_竹沢 公佑" w:date="2019-10-05T09:21:00Z">
        <w:r w:rsidRPr="005038B9" w:rsidDel="00A83DC5">
          <w:rPr>
            <w:rFonts w:ascii="ＭＳ Ｐゴシック" w:eastAsia="ＭＳ Ｐゴシック" w:hAnsi="ＭＳ Ｐゴシック"/>
            <w:sz w:val="22"/>
            <w:szCs w:val="22"/>
            <w:lang w:val="en"/>
          </w:rPr>
          <w:delText>.</w:delText>
        </w:r>
      </w:del>
      <w:ins w:id="4693" w:author="t_竹沢 公佑" w:date="2019-10-05T09:19:00Z">
        <w:r w:rsidR="00A83DC5">
          <w:rPr>
            <w:rFonts w:ascii="ＭＳ Ｐゴシック" w:eastAsia="ＭＳ Ｐゴシック" w:hAnsi="ＭＳ Ｐゴシック" w:hint="eastAsia"/>
            <w:sz w:val="22"/>
            <w:szCs w:val="22"/>
            <w:lang w:val="en"/>
          </w:rPr>
          <w:t>by commands.</w:t>
        </w:r>
      </w:ins>
    </w:p>
    <w:p w:rsidR="00A56F50" w:rsidRPr="005038B9" w:rsidRDefault="00A56F50" w:rsidP="00A56F50">
      <w:pPr>
        <w:pStyle w:val="HTML0"/>
        <w:ind w:firstLineChars="50" w:firstLine="110"/>
        <w:rPr>
          <w:ins w:id="4694" w:author="t_竹沢 公佑" w:date="2019-08-27T08:58:00Z"/>
          <w:rFonts w:ascii="ＭＳ Ｐゴシック" w:eastAsia="ＭＳ Ｐゴシック" w:hAnsi="ＭＳ Ｐゴシック"/>
          <w:sz w:val="22"/>
          <w:szCs w:val="22"/>
          <w:lang w:val="en"/>
        </w:rPr>
      </w:pPr>
    </w:p>
    <w:p w:rsidR="00A56F50" w:rsidRPr="00A83DC5" w:rsidRDefault="00A56F50">
      <w:pPr>
        <w:pStyle w:val="HTML0"/>
        <w:ind w:firstLineChars="50" w:firstLine="110"/>
        <w:rPr>
          <w:ins w:id="4695" w:author="t_竹沢 公佑" w:date="2019-08-27T08:58:00Z"/>
          <w:rFonts w:ascii="ＭＳ Ｐゴシック" w:eastAsia="ＭＳ Ｐゴシック" w:hAnsi="ＭＳ Ｐゴシック"/>
          <w:b/>
          <w:sz w:val="22"/>
          <w:szCs w:val="22"/>
          <w:lang w:val="en"/>
          <w:rPrChange w:id="4696" w:author="t_竹沢 公佑" w:date="2019-10-05T09:19:00Z">
            <w:rPr>
              <w:ins w:id="4697" w:author="t_竹沢 公佑" w:date="2019-08-27T08:58:00Z"/>
              <w:rFonts w:ascii="ＭＳ Ｐゴシック" w:eastAsia="ＭＳ Ｐゴシック" w:hAnsi="ＭＳ Ｐゴシック"/>
              <w:b/>
              <w:sz w:val="22"/>
              <w:szCs w:val="22"/>
            </w:rPr>
          </w:rPrChange>
        </w:rPr>
        <w:pPrChange w:id="4698" w:author="t_竹沢 公佑" w:date="2019-08-27T08:58:00Z">
          <w:pPr>
            <w:pStyle w:val="HTML0"/>
          </w:pPr>
        </w:pPrChange>
      </w:pPr>
    </w:p>
    <w:p w:rsidR="00DF1C7C" w:rsidRPr="005038B9" w:rsidRDefault="00DF1C7C">
      <w:pPr>
        <w:pStyle w:val="HTML0"/>
        <w:rPr>
          <w:rFonts w:ascii="ＭＳ Ｐゴシック" w:eastAsia="ＭＳ Ｐゴシック" w:hAnsi="ＭＳ Ｐゴシック"/>
          <w:sz w:val="22"/>
          <w:szCs w:val="22"/>
        </w:rPr>
      </w:pPr>
      <w:r w:rsidRPr="005038B9">
        <w:rPr>
          <w:rFonts w:ascii="ＭＳ Ｐゴシック" w:eastAsia="ＭＳ Ｐゴシック" w:hAnsi="ＭＳ Ｐゴシック" w:hint="eastAsia"/>
          <w:b/>
          <w:sz w:val="22"/>
          <w:szCs w:val="22"/>
        </w:rPr>
        <w:t>【Common Format】</w:t>
      </w:r>
      <w:r w:rsidRPr="005038B9">
        <w:rPr>
          <w:rFonts w:ascii="ＭＳ Ｐゴシック" w:eastAsia="ＭＳ Ｐゴシック" w:hAnsi="ＭＳ Ｐゴシック" w:hint="eastAsia"/>
          <w:sz w:val="22"/>
          <w:szCs w:val="22"/>
          <w:lang w:val="en"/>
        </w:rPr>
        <w:t xml:space="preserve"> </w:t>
      </w:r>
    </w:p>
    <w:p w:rsidR="00DF1C7C" w:rsidRDefault="00DF1C7C">
      <w:pPr>
        <w:pStyle w:val="a0"/>
        <w:ind w:leftChars="0" w:left="0" w:firstLineChars="50" w:firstLine="110"/>
        <w:rPr>
          <w:bCs/>
          <w:sz w:val="22"/>
          <w:szCs w:val="22"/>
        </w:rPr>
        <w:pPrChange w:id="4699" w:author="t_竹沢 公佑" w:date="2019-09-13T20:43:00Z">
          <w:pPr>
            <w:pStyle w:val="a0"/>
            <w:ind w:leftChars="0" w:left="0" w:firstLineChars="200" w:firstLine="440"/>
          </w:pPr>
        </w:pPrChange>
      </w:pPr>
      <w:r>
        <w:rPr>
          <w:bCs/>
          <w:sz w:val="22"/>
          <w:szCs w:val="22"/>
        </w:rPr>
        <w:t xml:space="preserve">int ioctl( </w:t>
      </w:r>
      <w:r>
        <w:rPr>
          <w:rFonts w:hint="eastAsia"/>
          <w:bCs/>
          <w:sz w:val="22"/>
          <w:szCs w:val="22"/>
        </w:rPr>
        <w:t xml:space="preserve">int </w:t>
      </w:r>
      <w:r>
        <w:rPr>
          <w:iCs/>
          <w:sz w:val="22"/>
          <w:szCs w:val="22"/>
        </w:rPr>
        <w:t>fd</w:t>
      </w:r>
      <w:r>
        <w:rPr>
          <w:bCs/>
          <w:sz w:val="22"/>
          <w:szCs w:val="22"/>
        </w:rPr>
        <w:t>, unsigned long</w:t>
      </w:r>
      <w:r>
        <w:rPr>
          <w:rFonts w:hint="eastAsia"/>
          <w:bCs/>
          <w:sz w:val="22"/>
          <w:szCs w:val="22"/>
        </w:rPr>
        <w:t xml:space="preserve"> </w:t>
      </w:r>
      <w:r>
        <w:rPr>
          <w:rFonts w:hint="eastAsia"/>
          <w:iCs/>
          <w:sz w:val="22"/>
          <w:szCs w:val="22"/>
        </w:rPr>
        <w:t>command,(</w:t>
      </w:r>
      <w:r>
        <w:rPr>
          <w:sz w:val="22"/>
          <w:szCs w:val="22"/>
          <w:lang w:val="en"/>
        </w:rPr>
        <w:t>Various types</w:t>
      </w:r>
      <w:r>
        <w:rPr>
          <w:rFonts w:hint="eastAsia"/>
          <w:iCs/>
          <w:sz w:val="22"/>
          <w:szCs w:val="22"/>
        </w:rPr>
        <w:t>)</w:t>
      </w:r>
      <w:r>
        <w:rPr>
          <w:bCs/>
          <w:sz w:val="22"/>
          <w:szCs w:val="22"/>
        </w:rPr>
        <w:t xml:space="preserve"> </w:t>
      </w:r>
      <w:r>
        <w:rPr>
          <w:rFonts w:hint="eastAsia"/>
          <w:iCs/>
          <w:sz w:val="22"/>
          <w:szCs w:val="22"/>
        </w:rPr>
        <w:t>argument</w:t>
      </w:r>
      <w:r>
        <w:rPr>
          <w:bCs/>
          <w:sz w:val="22"/>
          <w:szCs w:val="22"/>
        </w:rPr>
        <w:t>);</w:t>
      </w:r>
    </w:p>
    <w:p w:rsidR="002E0BDC" w:rsidRDefault="002E0BDC" w:rsidP="00157551">
      <w:pPr>
        <w:pStyle w:val="a0"/>
        <w:ind w:leftChars="0" w:left="0"/>
        <w:rPr>
          <w:ins w:id="4700" w:author="t_竹沢 公佑" w:date="2019-08-27T09:00:00Z"/>
          <w:bCs/>
          <w:sz w:val="22"/>
          <w:szCs w:val="22"/>
        </w:rPr>
      </w:pPr>
    </w:p>
    <w:p w:rsidR="00A56F50" w:rsidRPr="00454A91" w:rsidRDefault="00A56F50">
      <w:pPr>
        <w:pStyle w:val="HTML0"/>
        <w:rPr>
          <w:ins w:id="4701" w:author="t_竹沢 公佑" w:date="2019-08-27T08:58:00Z"/>
          <w:sz w:val="22"/>
          <w:szCs w:val="22"/>
        </w:rPr>
        <w:pPrChange w:id="4702" w:author="t_竹沢 公佑" w:date="2019-08-27T09:00:00Z">
          <w:pPr>
            <w:pStyle w:val="a0"/>
            <w:ind w:leftChars="0" w:left="0"/>
          </w:pPr>
        </w:pPrChange>
      </w:pPr>
      <w:ins w:id="4703" w:author="t_竹沢 公佑" w:date="2019-08-27T09:00:00Z">
        <w:r w:rsidRPr="005038B9">
          <w:rPr>
            <w:rFonts w:ascii="ＭＳ Ｐゴシック" w:eastAsia="ＭＳ Ｐゴシック" w:hAnsi="ＭＳ Ｐゴシック" w:hint="eastAsia"/>
            <w:b/>
            <w:sz w:val="22"/>
            <w:szCs w:val="22"/>
          </w:rPr>
          <w:t>【</w:t>
        </w:r>
      </w:ins>
      <w:ins w:id="4704" w:author="t_竹沢 公佑" w:date="2019-08-27T09:02:00Z">
        <w:r>
          <w:rPr>
            <w:rFonts w:ascii="ＭＳ Ｐゴシック" w:eastAsia="ＭＳ Ｐゴシック" w:hAnsi="ＭＳ Ｐゴシック" w:hint="eastAsia"/>
            <w:b/>
            <w:sz w:val="22"/>
            <w:szCs w:val="22"/>
          </w:rPr>
          <w:t>Synchronization/Asynchronization</w:t>
        </w:r>
      </w:ins>
      <w:ins w:id="4705" w:author="t_竹沢 公佑" w:date="2019-08-27T09:00:00Z">
        <w:r w:rsidRPr="005038B9">
          <w:rPr>
            <w:rFonts w:ascii="ＭＳ Ｐゴシック" w:eastAsia="ＭＳ Ｐゴシック" w:hAnsi="ＭＳ Ｐゴシック" w:hint="eastAsia"/>
            <w:b/>
            <w:sz w:val="22"/>
            <w:szCs w:val="22"/>
          </w:rPr>
          <w:t>】</w:t>
        </w:r>
        <w:r w:rsidRPr="005038B9">
          <w:rPr>
            <w:rFonts w:ascii="ＭＳ Ｐゴシック" w:eastAsia="ＭＳ Ｐゴシック" w:hAnsi="ＭＳ Ｐゴシック" w:hint="eastAsia"/>
            <w:sz w:val="22"/>
            <w:szCs w:val="22"/>
            <w:lang w:val="en"/>
          </w:rPr>
          <w:t xml:space="preserve"> </w:t>
        </w:r>
      </w:ins>
    </w:p>
    <w:p w:rsidR="00A56F50" w:rsidRPr="00A56F50" w:rsidRDefault="00EB5162">
      <w:pPr>
        <w:pStyle w:val="a0"/>
        <w:ind w:leftChars="50" w:left="120"/>
        <w:rPr>
          <w:ins w:id="4706" w:author="t_竹沢 公佑" w:date="2019-08-27T08:58:00Z"/>
          <w:bCs/>
          <w:sz w:val="22"/>
          <w:szCs w:val="22"/>
        </w:rPr>
        <w:pPrChange w:id="4707" w:author="t_竹沢 公佑" w:date="2019-08-27T09:14:00Z">
          <w:pPr>
            <w:pStyle w:val="a0"/>
            <w:ind w:left="960"/>
          </w:pPr>
        </w:pPrChange>
      </w:pPr>
      <w:ins w:id="4708" w:author="t_竹沢 公佑" w:date="2019-09-13T20:17:00Z">
        <w:r>
          <w:rPr>
            <w:rFonts w:hint="eastAsia"/>
            <w:bCs/>
            <w:sz w:val="22"/>
            <w:szCs w:val="22"/>
          </w:rPr>
          <w:t>T</w:t>
        </w:r>
      </w:ins>
      <w:ins w:id="4709" w:author="t_竹沢 公佑" w:date="2019-08-27T08:58:00Z">
        <w:r w:rsidR="00A56F50" w:rsidRPr="00A56F50">
          <w:rPr>
            <w:bCs/>
            <w:sz w:val="22"/>
            <w:szCs w:val="22"/>
          </w:rPr>
          <w:t xml:space="preserve">he following </w:t>
        </w:r>
      </w:ins>
      <w:ins w:id="4710" w:author="t_竹沢 公佑" w:date="2019-08-27T09:03:00Z">
        <w:r w:rsidR="00A56F50">
          <w:rPr>
            <w:rFonts w:hint="eastAsia"/>
            <w:bCs/>
            <w:sz w:val="22"/>
            <w:szCs w:val="22"/>
          </w:rPr>
          <w:t>sub</w:t>
        </w:r>
      </w:ins>
      <w:ins w:id="4711" w:author="t_竹沢 公佑" w:date="2019-08-27T08:58:00Z">
        <w:r w:rsidR="00A56F50" w:rsidRPr="00A56F50">
          <w:rPr>
            <w:bCs/>
            <w:sz w:val="22"/>
            <w:szCs w:val="22"/>
          </w:rPr>
          <w:t xml:space="preserve">section has </w:t>
        </w:r>
      </w:ins>
      <w:ins w:id="4712" w:author="t_竹沢 公佑" w:date="2019-10-05T09:20:00Z">
        <w:r w:rsidR="00A83DC5">
          <w:rPr>
            <w:bCs/>
            <w:sz w:val="22"/>
            <w:szCs w:val="22"/>
          </w:rPr>
          <w:t>“</w:t>
        </w:r>
        <w:r w:rsidR="00A83DC5">
          <w:rPr>
            <w:rFonts w:hint="eastAsia"/>
            <w:bCs/>
            <w:sz w:val="22"/>
            <w:szCs w:val="22"/>
          </w:rPr>
          <w:t>Synchronization</w:t>
        </w:r>
        <w:r w:rsidR="00A83DC5">
          <w:rPr>
            <w:bCs/>
            <w:sz w:val="22"/>
            <w:szCs w:val="22"/>
          </w:rPr>
          <w:t>”</w:t>
        </w:r>
        <w:r w:rsidR="00A83DC5">
          <w:rPr>
            <w:rFonts w:hint="eastAsia"/>
            <w:bCs/>
            <w:sz w:val="22"/>
            <w:szCs w:val="22"/>
          </w:rPr>
          <w:t xml:space="preserve"> </w:t>
        </w:r>
      </w:ins>
      <w:ins w:id="4713" w:author="t_竹沢 公佑" w:date="2019-08-27T08:58:00Z">
        <w:r w:rsidR="00A56F50" w:rsidRPr="00A56F50">
          <w:rPr>
            <w:bCs/>
            <w:sz w:val="22"/>
            <w:szCs w:val="22"/>
          </w:rPr>
          <w:t>field.</w:t>
        </w:r>
      </w:ins>
      <w:ins w:id="4714" w:author="t_竹沢 公佑" w:date="2019-08-27T09:13:00Z">
        <w:r w:rsidR="0085081B">
          <w:rPr>
            <w:rFonts w:hint="eastAsia"/>
            <w:bCs/>
            <w:sz w:val="22"/>
            <w:szCs w:val="22"/>
          </w:rPr>
          <w:t xml:space="preserve"> </w:t>
        </w:r>
      </w:ins>
      <w:ins w:id="4715" w:author="t_竹沢 公佑" w:date="2019-08-27T08:58:00Z">
        <w:r w:rsidR="0085081B">
          <w:rPr>
            <w:bCs/>
            <w:sz w:val="22"/>
            <w:szCs w:val="22"/>
          </w:rPr>
          <w:t>The DRXP</w:t>
        </w:r>
        <w:r w:rsidR="00A56F50" w:rsidRPr="00A56F50">
          <w:rPr>
            <w:bCs/>
            <w:sz w:val="22"/>
            <w:szCs w:val="22"/>
          </w:rPr>
          <w:t xml:space="preserve"> APIs operate data in the kernel space and registers in the hardware.</w:t>
        </w:r>
      </w:ins>
      <w:ins w:id="4716" w:author="t_竹沢 公佑" w:date="2019-08-27T09:14:00Z">
        <w:r w:rsidR="0085081B">
          <w:rPr>
            <w:rFonts w:hint="eastAsia"/>
            <w:bCs/>
            <w:sz w:val="22"/>
            <w:szCs w:val="22"/>
          </w:rPr>
          <w:t xml:space="preserve"> </w:t>
        </w:r>
      </w:ins>
      <w:ins w:id="4717" w:author="t_竹沢 公佑" w:date="2019-08-27T08:58:00Z">
        <w:r w:rsidR="00A56F50">
          <w:rPr>
            <w:bCs/>
            <w:sz w:val="22"/>
            <w:szCs w:val="22"/>
          </w:rPr>
          <w:t xml:space="preserve">This field represents </w:t>
        </w:r>
        <w:r w:rsidR="00A56F50" w:rsidRPr="00A56F50">
          <w:rPr>
            <w:bCs/>
            <w:sz w:val="22"/>
            <w:szCs w:val="22"/>
          </w:rPr>
          <w:t>policy how DRXP APIs operate</w:t>
        </w:r>
      </w:ins>
      <w:ins w:id="4718" w:author="t_竹沢 公佑" w:date="2019-10-05T09:24:00Z">
        <w:r w:rsidR="00B44BB3">
          <w:rPr>
            <w:rFonts w:hint="eastAsia"/>
            <w:bCs/>
            <w:sz w:val="22"/>
            <w:szCs w:val="22"/>
          </w:rPr>
          <w:t xml:space="preserve"> hardware</w:t>
        </w:r>
      </w:ins>
      <w:ins w:id="4719" w:author="t_竹沢 公佑" w:date="2019-08-27T08:58:00Z">
        <w:r w:rsidR="00A56F50" w:rsidRPr="00A56F50">
          <w:rPr>
            <w:bCs/>
            <w:sz w:val="22"/>
            <w:szCs w:val="22"/>
          </w:rPr>
          <w:t>.</w:t>
        </w:r>
      </w:ins>
      <w:ins w:id="4720" w:author="t_竹沢 公佑" w:date="2019-08-27T09:14:00Z">
        <w:r w:rsidR="0085081B">
          <w:rPr>
            <w:rFonts w:hint="eastAsia"/>
            <w:bCs/>
            <w:sz w:val="22"/>
            <w:szCs w:val="22"/>
          </w:rPr>
          <w:t xml:space="preserve"> </w:t>
        </w:r>
      </w:ins>
      <w:ins w:id="4721" w:author="t_竹沢 公佑" w:date="2019-08-27T08:58:00Z">
        <w:r w:rsidR="00A56F50" w:rsidRPr="00A56F50">
          <w:rPr>
            <w:bCs/>
            <w:sz w:val="22"/>
            <w:szCs w:val="22"/>
          </w:rPr>
          <w:t>There are tw</w:t>
        </w:r>
        <w:r w:rsidR="00A56F50">
          <w:rPr>
            <w:bCs/>
            <w:sz w:val="22"/>
            <w:szCs w:val="22"/>
          </w:rPr>
          <w:t xml:space="preserve">o policies, synchronized </w:t>
        </w:r>
        <w:r w:rsidR="00A56F50" w:rsidRPr="00A56F50">
          <w:rPr>
            <w:bCs/>
            <w:sz w:val="22"/>
            <w:szCs w:val="22"/>
          </w:rPr>
          <w:t>and asy</w:t>
        </w:r>
      </w:ins>
      <w:ins w:id="4722" w:author="t_竹沢 公佑" w:date="2019-08-27T09:04:00Z">
        <w:r w:rsidR="00A56F50">
          <w:rPr>
            <w:rFonts w:hint="eastAsia"/>
            <w:bCs/>
            <w:sz w:val="22"/>
            <w:szCs w:val="22"/>
          </w:rPr>
          <w:t>n</w:t>
        </w:r>
      </w:ins>
      <w:ins w:id="4723" w:author="t_竹沢 公佑" w:date="2019-08-27T08:58:00Z">
        <w:r w:rsidR="00A56F50">
          <w:rPr>
            <w:bCs/>
            <w:sz w:val="22"/>
            <w:szCs w:val="22"/>
          </w:rPr>
          <w:t>chronized</w:t>
        </w:r>
        <w:r w:rsidR="00A56F50" w:rsidRPr="00A56F50">
          <w:rPr>
            <w:bCs/>
            <w:sz w:val="22"/>
            <w:szCs w:val="22"/>
          </w:rPr>
          <w:t>.</w:t>
        </w:r>
      </w:ins>
    </w:p>
    <w:p w:rsidR="00A56F50" w:rsidRPr="00A56F50" w:rsidRDefault="00A56F50">
      <w:pPr>
        <w:pStyle w:val="a0"/>
        <w:ind w:leftChars="0" w:left="0"/>
        <w:rPr>
          <w:ins w:id="4724" w:author="t_竹沢 公佑" w:date="2019-08-27T08:58:00Z"/>
          <w:bCs/>
          <w:sz w:val="22"/>
          <w:szCs w:val="22"/>
        </w:rPr>
        <w:pPrChange w:id="4725" w:author="t_竹沢 公佑" w:date="2019-08-27T09:14:00Z">
          <w:pPr>
            <w:pStyle w:val="a0"/>
            <w:ind w:left="960"/>
          </w:pPr>
        </w:pPrChange>
      </w:pPr>
    </w:p>
    <w:p w:rsidR="0085081B" w:rsidRPr="00A66D8D" w:rsidRDefault="00A56F50">
      <w:pPr>
        <w:pStyle w:val="a0"/>
        <w:ind w:leftChars="50" w:left="120"/>
        <w:rPr>
          <w:ins w:id="4726" w:author="t_竹沢 公佑" w:date="2019-09-13T18:41:00Z"/>
          <w:sz w:val="22"/>
          <w:szCs w:val="22"/>
        </w:rPr>
        <w:pPrChange w:id="4727" w:author="t_竹沢 公佑" w:date="2019-09-13T20:46:00Z">
          <w:pPr>
            <w:pStyle w:val="a0"/>
            <w:ind w:left="960"/>
          </w:pPr>
        </w:pPrChange>
      </w:pPr>
      <w:ins w:id="4728" w:author="t_竹沢 公佑" w:date="2019-08-27T08:58:00Z">
        <w:r w:rsidRPr="00A56F50">
          <w:rPr>
            <w:bCs/>
            <w:sz w:val="22"/>
            <w:szCs w:val="22"/>
          </w:rPr>
          <w:t>In the case of the sy</w:t>
        </w:r>
      </w:ins>
      <w:ins w:id="4729" w:author="t_竹沢 公佑" w:date="2019-08-27T09:04:00Z">
        <w:r>
          <w:rPr>
            <w:rFonts w:hint="eastAsia"/>
            <w:bCs/>
            <w:sz w:val="22"/>
            <w:szCs w:val="22"/>
          </w:rPr>
          <w:t>n</w:t>
        </w:r>
      </w:ins>
      <w:ins w:id="4730" w:author="t_竹沢 公佑" w:date="2019-08-27T08:58:00Z">
        <w:r w:rsidRPr="00A56F50">
          <w:rPr>
            <w:bCs/>
            <w:sz w:val="22"/>
            <w:szCs w:val="22"/>
          </w:rPr>
          <w:t>chronous policy API,</w:t>
        </w:r>
      </w:ins>
      <w:ins w:id="4731" w:author="t_竹沢 公佑" w:date="2019-08-27T08:59:00Z">
        <w:r>
          <w:rPr>
            <w:rFonts w:hint="eastAsia"/>
            <w:bCs/>
            <w:sz w:val="22"/>
            <w:szCs w:val="22"/>
          </w:rPr>
          <w:t xml:space="preserve"> </w:t>
        </w:r>
      </w:ins>
      <w:ins w:id="4732" w:author="t_竹沢 公佑" w:date="2019-08-27T09:07:00Z">
        <w:r>
          <w:rPr>
            <w:rFonts w:hint="eastAsia"/>
            <w:bCs/>
            <w:sz w:val="22"/>
            <w:szCs w:val="22"/>
          </w:rPr>
          <w:t>wh</w:t>
        </w:r>
      </w:ins>
      <w:ins w:id="4733" w:author="t_竹沢 公佑" w:date="2019-08-27T09:08:00Z">
        <w:r>
          <w:rPr>
            <w:rFonts w:hint="eastAsia"/>
            <w:bCs/>
            <w:sz w:val="22"/>
            <w:szCs w:val="22"/>
          </w:rPr>
          <w:t>en</w:t>
        </w:r>
      </w:ins>
      <w:ins w:id="4734" w:author="t_竹沢 公佑" w:date="2019-08-27T08:58:00Z">
        <w:r w:rsidRPr="00A56F50">
          <w:rPr>
            <w:bCs/>
            <w:sz w:val="22"/>
            <w:szCs w:val="22"/>
          </w:rPr>
          <w:t xml:space="preserve"> it </w:t>
        </w:r>
      </w:ins>
      <w:ins w:id="4735" w:author="t_竹沢 公佑" w:date="2019-08-27T09:07:00Z">
        <w:r>
          <w:rPr>
            <w:rFonts w:hint="eastAsia"/>
            <w:bCs/>
            <w:sz w:val="22"/>
            <w:szCs w:val="22"/>
          </w:rPr>
          <w:t>tries to change</w:t>
        </w:r>
      </w:ins>
      <w:ins w:id="4736" w:author="t_竹沢 公佑" w:date="2019-08-27T08:58:00Z">
        <w:r w:rsidRPr="00A56F50">
          <w:rPr>
            <w:bCs/>
            <w:sz w:val="22"/>
            <w:szCs w:val="22"/>
          </w:rPr>
          <w:t xml:space="preserve"> </w:t>
        </w:r>
      </w:ins>
      <w:ins w:id="4737" w:author="t_竹沢 公佑" w:date="2019-10-05T09:24:00Z">
        <w:r w:rsidR="00B44BB3">
          <w:rPr>
            <w:rFonts w:hint="eastAsia"/>
            <w:bCs/>
            <w:sz w:val="22"/>
            <w:szCs w:val="22"/>
          </w:rPr>
          <w:t xml:space="preserve">a </w:t>
        </w:r>
      </w:ins>
      <w:ins w:id="4738" w:author="t_竹沢 公佑" w:date="2019-08-27T08:58:00Z">
        <w:r w:rsidRPr="00A56F50">
          <w:rPr>
            <w:bCs/>
            <w:sz w:val="22"/>
            <w:szCs w:val="22"/>
          </w:rPr>
          <w:t>hardware status or register value,</w:t>
        </w:r>
      </w:ins>
      <w:ins w:id="4739" w:author="t_竹沢 公佑" w:date="2019-08-27T09:05:00Z">
        <w:r>
          <w:rPr>
            <w:rFonts w:hint="eastAsia"/>
            <w:bCs/>
            <w:sz w:val="22"/>
            <w:szCs w:val="22"/>
          </w:rPr>
          <w:t xml:space="preserve"> </w:t>
        </w:r>
      </w:ins>
      <w:ins w:id="4740" w:author="t_竹沢 公佑" w:date="2019-08-27T08:58:00Z">
        <w:r>
          <w:rPr>
            <w:bCs/>
            <w:sz w:val="22"/>
            <w:szCs w:val="22"/>
          </w:rPr>
          <w:t xml:space="preserve">it </w:t>
        </w:r>
      </w:ins>
      <w:ins w:id="4741" w:author="t_竹沢 公佑" w:date="2019-09-13T18:20:00Z">
        <w:r w:rsidR="00E82FE9">
          <w:rPr>
            <w:rFonts w:hint="eastAsia"/>
            <w:bCs/>
            <w:sz w:val="22"/>
            <w:szCs w:val="22"/>
          </w:rPr>
          <w:t xml:space="preserve">confirms </w:t>
        </w:r>
      </w:ins>
      <w:ins w:id="4742" w:author="t_竹沢 公佑" w:date="2019-08-27T09:08:00Z">
        <w:r w:rsidR="0085081B">
          <w:rPr>
            <w:rFonts w:hint="eastAsia"/>
            <w:bCs/>
            <w:sz w:val="22"/>
            <w:szCs w:val="22"/>
          </w:rPr>
          <w:t xml:space="preserve">the </w:t>
        </w:r>
      </w:ins>
      <w:ins w:id="4743" w:author="t_竹沢 公佑" w:date="2019-09-13T18:21:00Z">
        <w:r w:rsidR="00E82FE9">
          <w:rPr>
            <w:rFonts w:hint="eastAsia"/>
            <w:bCs/>
            <w:sz w:val="22"/>
            <w:szCs w:val="22"/>
          </w:rPr>
          <w:t>result</w:t>
        </w:r>
      </w:ins>
      <w:ins w:id="4744" w:author="t_竹沢 公佑" w:date="2019-09-13T18:24:00Z">
        <w:r w:rsidR="00E82FE9">
          <w:rPr>
            <w:rFonts w:hint="eastAsia"/>
            <w:bCs/>
            <w:sz w:val="22"/>
            <w:szCs w:val="22"/>
          </w:rPr>
          <w:t xml:space="preserve"> after operation</w:t>
        </w:r>
      </w:ins>
      <w:ins w:id="4745" w:author="t_竹沢 公佑" w:date="2019-09-13T18:21:00Z">
        <w:r w:rsidR="00E82FE9">
          <w:rPr>
            <w:rFonts w:hint="eastAsia"/>
            <w:bCs/>
            <w:sz w:val="22"/>
            <w:szCs w:val="22"/>
          </w:rPr>
          <w:t xml:space="preserve">. </w:t>
        </w:r>
      </w:ins>
      <w:ins w:id="4746" w:author="t_竹沢 公佑" w:date="2019-08-27T08:58:00Z">
        <w:r w:rsidRPr="00A56F50">
          <w:rPr>
            <w:bCs/>
            <w:sz w:val="22"/>
            <w:szCs w:val="22"/>
          </w:rPr>
          <w:t xml:space="preserve">If it isn't completed </w:t>
        </w:r>
      </w:ins>
      <w:ins w:id="4747" w:author="t_竹沢 公佑" w:date="2019-09-13T18:25:00Z">
        <w:r w:rsidR="00E82FE9">
          <w:rPr>
            <w:rFonts w:hint="eastAsia"/>
            <w:bCs/>
            <w:sz w:val="22"/>
            <w:szCs w:val="22"/>
          </w:rPr>
          <w:t xml:space="preserve">operation successfully </w:t>
        </w:r>
      </w:ins>
      <w:ins w:id="4748" w:author="t_竹沢 公佑" w:date="2019-08-27T08:58:00Z">
        <w:r w:rsidRPr="00A56F50">
          <w:rPr>
            <w:bCs/>
            <w:sz w:val="22"/>
            <w:szCs w:val="22"/>
          </w:rPr>
          <w:t>in a ce</w:t>
        </w:r>
      </w:ins>
      <w:ins w:id="4749" w:author="t_竹沢 公佑" w:date="2019-08-27T09:09:00Z">
        <w:r w:rsidR="0085081B">
          <w:rPr>
            <w:rFonts w:hint="eastAsia"/>
            <w:bCs/>
            <w:sz w:val="22"/>
            <w:szCs w:val="22"/>
          </w:rPr>
          <w:t>r</w:t>
        </w:r>
      </w:ins>
      <w:ins w:id="4750" w:author="t_竹沢 公佑" w:date="2019-08-27T08:58:00Z">
        <w:r w:rsidRPr="00A56F50">
          <w:rPr>
            <w:bCs/>
            <w:sz w:val="22"/>
            <w:szCs w:val="22"/>
          </w:rPr>
          <w:t>tain time,</w:t>
        </w:r>
      </w:ins>
      <w:ins w:id="4751" w:author="t_竹沢 公佑" w:date="2019-08-27T08:59:00Z">
        <w:r>
          <w:rPr>
            <w:rFonts w:hint="eastAsia"/>
            <w:bCs/>
            <w:sz w:val="22"/>
            <w:szCs w:val="22"/>
          </w:rPr>
          <w:t xml:space="preserve"> </w:t>
        </w:r>
      </w:ins>
      <w:ins w:id="4752" w:author="t_竹沢 公佑" w:date="2019-10-05T09:27:00Z">
        <w:r w:rsidR="00B44BB3">
          <w:rPr>
            <w:rFonts w:hint="eastAsia"/>
            <w:bCs/>
            <w:sz w:val="22"/>
            <w:szCs w:val="22"/>
          </w:rPr>
          <w:t>i</w:t>
        </w:r>
      </w:ins>
      <w:ins w:id="4753" w:author="t_竹沢 公佑" w:date="2019-08-27T08:58:00Z">
        <w:r w:rsidRPr="00A56F50">
          <w:rPr>
            <w:bCs/>
            <w:sz w:val="22"/>
            <w:szCs w:val="22"/>
          </w:rPr>
          <w:t xml:space="preserve">t </w:t>
        </w:r>
      </w:ins>
      <w:ins w:id="4754" w:author="t_竹沢 公佑" w:date="2019-10-05T09:26:00Z">
        <w:r w:rsidR="00B44BB3">
          <w:rPr>
            <w:rFonts w:hint="eastAsia"/>
            <w:bCs/>
            <w:sz w:val="22"/>
            <w:szCs w:val="22"/>
          </w:rPr>
          <w:t>sets ETIME</w:t>
        </w:r>
      </w:ins>
      <w:ins w:id="4755" w:author="t_竹沢 公佑" w:date="2019-10-07T03:05:00Z">
        <w:r w:rsidR="008600B4">
          <w:rPr>
            <w:rFonts w:hint="eastAsia"/>
            <w:bCs/>
            <w:sz w:val="22"/>
            <w:szCs w:val="22"/>
          </w:rPr>
          <w:t>/ECANCELD</w:t>
        </w:r>
      </w:ins>
      <w:ins w:id="4756" w:author="t_竹沢 公佑" w:date="2019-10-05T09:26:00Z">
        <w:r w:rsidR="00B44BB3">
          <w:rPr>
            <w:rFonts w:hint="eastAsia"/>
            <w:bCs/>
            <w:sz w:val="22"/>
            <w:szCs w:val="22"/>
          </w:rPr>
          <w:t xml:space="preserve"> to an errno</w:t>
        </w:r>
      </w:ins>
      <w:ins w:id="4757" w:author="t_竹沢 公佑" w:date="2019-08-27T08:58:00Z">
        <w:r w:rsidRPr="00A56F50">
          <w:rPr>
            <w:bCs/>
            <w:sz w:val="22"/>
            <w:szCs w:val="22"/>
          </w:rPr>
          <w:t>.</w:t>
        </w:r>
      </w:ins>
      <w:ins w:id="4758" w:author="t_竹沢 公佑" w:date="2019-08-27T09:15:00Z">
        <w:r w:rsidR="0085081B">
          <w:rPr>
            <w:rFonts w:hint="eastAsia"/>
            <w:bCs/>
            <w:sz w:val="22"/>
            <w:szCs w:val="22"/>
          </w:rPr>
          <w:t xml:space="preserve"> </w:t>
        </w:r>
      </w:ins>
      <w:ins w:id="4759" w:author="t_竹沢 公佑" w:date="2019-09-13T20:08:00Z">
        <w:r w:rsidR="00757FD0">
          <w:rPr>
            <w:rFonts w:hint="eastAsia"/>
            <w:bCs/>
            <w:sz w:val="22"/>
            <w:szCs w:val="22"/>
          </w:rPr>
          <w:t>T</w:t>
        </w:r>
      </w:ins>
      <w:ins w:id="4760" w:author="t_竹沢 公佑" w:date="2019-08-27T08:58:00Z">
        <w:r w:rsidRPr="00A56F50">
          <w:rPr>
            <w:bCs/>
            <w:sz w:val="22"/>
            <w:szCs w:val="22"/>
          </w:rPr>
          <w:t xml:space="preserve">his timeout length </w:t>
        </w:r>
      </w:ins>
      <w:ins w:id="4761" w:author="t_竹沢 公佑" w:date="2019-09-13T20:10:00Z">
        <w:r w:rsidR="00757FD0">
          <w:rPr>
            <w:rFonts w:hint="eastAsia"/>
            <w:bCs/>
            <w:sz w:val="22"/>
            <w:szCs w:val="22"/>
          </w:rPr>
          <w:t xml:space="preserve">or latency </w:t>
        </w:r>
      </w:ins>
      <w:ins w:id="4762" w:author="t_竹沢 公佑" w:date="2019-08-27T08:58:00Z">
        <w:r w:rsidRPr="00A56F50">
          <w:rPr>
            <w:bCs/>
            <w:sz w:val="22"/>
            <w:szCs w:val="22"/>
          </w:rPr>
          <w:t xml:space="preserve">is </w:t>
        </w:r>
        <w:r w:rsidR="00757FD0">
          <w:rPr>
            <w:bCs/>
            <w:sz w:val="22"/>
            <w:szCs w:val="22"/>
          </w:rPr>
          <w:t>written</w:t>
        </w:r>
      </w:ins>
      <w:ins w:id="4763" w:author="t_竹沢 公佑" w:date="2019-09-13T20:08:00Z">
        <w:r w:rsidR="00757FD0">
          <w:rPr>
            <w:rFonts w:hint="eastAsia"/>
            <w:bCs/>
            <w:sz w:val="22"/>
            <w:szCs w:val="22"/>
          </w:rPr>
          <w:t xml:space="preserve"> in </w:t>
        </w:r>
      </w:ins>
      <w:ins w:id="4764" w:author="t_竹沢 公佑" w:date="2019-10-05T09:28:00Z">
        <w:r w:rsidR="00B44BB3">
          <w:rPr>
            <w:rFonts w:hint="eastAsia"/>
            <w:bCs/>
            <w:sz w:val="22"/>
            <w:szCs w:val="22"/>
          </w:rPr>
          <w:t xml:space="preserve">the description of </w:t>
        </w:r>
      </w:ins>
      <w:ins w:id="4765" w:author="t_竹沢 公佑" w:date="2019-09-13T20:08:00Z">
        <w:r w:rsidR="00757FD0">
          <w:rPr>
            <w:rFonts w:hint="eastAsia"/>
            <w:bCs/>
            <w:sz w:val="22"/>
            <w:szCs w:val="22"/>
          </w:rPr>
          <w:t>each ioctl command and control items.</w:t>
        </w:r>
      </w:ins>
      <w:ins w:id="4766" w:author="t_竹沢 公佑" w:date="2019-09-13T20:09:00Z">
        <w:r w:rsidR="00757FD0">
          <w:rPr>
            <w:rFonts w:hint="eastAsia"/>
            <w:bCs/>
            <w:sz w:val="22"/>
            <w:szCs w:val="22"/>
          </w:rPr>
          <w:t xml:space="preserve"> </w:t>
        </w:r>
      </w:ins>
      <w:ins w:id="4767" w:author="t_竹沢 公佑" w:date="2019-08-27T08:58:00Z">
        <w:r w:rsidRPr="00A56F50">
          <w:rPr>
            <w:bCs/>
            <w:sz w:val="22"/>
            <w:szCs w:val="22"/>
          </w:rPr>
          <w:t>This value is not taken into account the</w:t>
        </w:r>
      </w:ins>
      <w:ins w:id="4768" w:author="t_竹沢 公佑" w:date="2019-09-13T18:22:00Z">
        <w:r w:rsidR="00E82FE9">
          <w:rPr>
            <w:rFonts w:hint="eastAsia"/>
            <w:bCs/>
            <w:sz w:val="22"/>
            <w:szCs w:val="22"/>
          </w:rPr>
          <w:t xml:space="preserve"> </w:t>
        </w:r>
      </w:ins>
      <w:ins w:id="4769" w:author="t_竹沢 公佑" w:date="2019-09-13T18:21:00Z">
        <w:r w:rsidR="00E82FE9">
          <w:rPr>
            <w:rFonts w:hint="eastAsia"/>
            <w:bCs/>
            <w:sz w:val="22"/>
            <w:szCs w:val="22"/>
          </w:rPr>
          <w:t>physical</w:t>
        </w:r>
      </w:ins>
      <w:ins w:id="4770" w:author="t_竹沢 公佑" w:date="2019-09-13T18:22:00Z">
        <w:r w:rsidR="00E82FE9">
          <w:rPr>
            <w:rFonts w:hint="eastAsia"/>
            <w:bCs/>
            <w:sz w:val="22"/>
            <w:szCs w:val="22"/>
          </w:rPr>
          <w:t xml:space="preserve"> layer timeout</w:t>
        </w:r>
      </w:ins>
      <w:ins w:id="4771" w:author="t_竹沢 公佑" w:date="2019-09-13T18:33:00Z">
        <w:r w:rsidR="00356401">
          <w:rPr>
            <w:rFonts w:hint="eastAsia"/>
            <w:bCs/>
            <w:sz w:val="22"/>
            <w:szCs w:val="22"/>
          </w:rPr>
          <w:t xml:space="preserve"> (the </w:t>
        </w:r>
      </w:ins>
      <w:ins w:id="4772" w:author="t_竹沢 公佑" w:date="2019-09-13T18:44:00Z">
        <w:r w:rsidR="00085954">
          <w:rPr>
            <w:rFonts w:hint="eastAsia"/>
            <w:bCs/>
            <w:sz w:val="22"/>
            <w:szCs w:val="22"/>
          </w:rPr>
          <w:t xml:space="preserve">completion </w:t>
        </w:r>
      </w:ins>
      <w:ins w:id="4773" w:author="t_竹沢 公佑" w:date="2019-09-13T18:32:00Z">
        <w:r w:rsidR="00356401">
          <w:rPr>
            <w:rFonts w:hint="eastAsia"/>
            <w:bCs/>
            <w:sz w:val="22"/>
            <w:szCs w:val="22"/>
          </w:rPr>
          <w:t xml:space="preserve">timeout value of </w:t>
        </w:r>
      </w:ins>
      <w:ins w:id="4774" w:author="t_竹沢 公佑" w:date="2019-09-13T18:33:00Z">
        <w:r w:rsidR="00356401">
          <w:rPr>
            <w:rFonts w:hint="eastAsia"/>
            <w:bCs/>
            <w:sz w:val="22"/>
            <w:szCs w:val="22"/>
          </w:rPr>
          <w:t>PCIe packet</w:t>
        </w:r>
      </w:ins>
      <w:ins w:id="4775" w:author="t_竹沢 公佑" w:date="2019-09-13T18:32:00Z">
        <w:r w:rsidR="00356401">
          <w:rPr>
            <w:rFonts w:hint="eastAsia"/>
            <w:bCs/>
            <w:sz w:val="22"/>
            <w:szCs w:val="22"/>
          </w:rPr>
          <w:t>)</w:t>
        </w:r>
      </w:ins>
      <w:ins w:id="4776" w:author="t_竹沢 公佑" w:date="2019-08-27T09:11:00Z">
        <w:r w:rsidR="0085081B">
          <w:rPr>
            <w:rFonts w:hint="eastAsia"/>
            <w:bCs/>
            <w:sz w:val="22"/>
            <w:szCs w:val="22"/>
          </w:rPr>
          <w:t>.</w:t>
        </w:r>
      </w:ins>
      <w:ins w:id="4777" w:author="t_竹沢 公佑" w:date="2019-09-13T18:22:00Z">
        <w:r w:rsidR="00E82FE9">
          <w:rPr>
            <w:rFonts w:hint="eastAsia"/>
            <w:bCs/>
            <w:sz w:val="22"/>
            <w:szCs w:val="22"/>
          </w:rPr>
          <w:t xml:space="preserve"> </w:t>
        </w:r>
      </w:ins>
      <w:ins w:id="4778" w:author="t_竹沢 公佑" w:date="2019-09-13T18:33:00Z">
        <w:r w:rsidR="00356401">
          <w:rPr>
            <w:rFonts w:hint="eastAsia"/>
            <w:bCs/>
            <w:sz w:val="22"/>
            <w:szCs w:val="22"/>
          </w:rPr>
          <w:t xml:space="preserve">A </w:t>
        </w:r>
      </w:ins>
      <w:ins w:id="4779" w:author="t_竹沢 公佑" w:date="2019-09-13T18:27:00Z">
        <w:r w:rsidR="00E82FE9">
          <w:rPr>
            <w:rFonts w:hint="eastAsia"/>
            <w:bCs/>
            <w:sz w:val="22"/>
            <w:szCs w:val="22"/>
          </w:rPr>
          <w:t>P</w:t>
        </w:r>
      </w:ins>
      <w:ins w:id="4780" w:author="t_竹沢 公佑" w:date="2019-09-13T18:28:00Z">
        <w:r w:rsidR="00E82FE9">
          <w:rPr>
            <w:rFonts w:hint="eastAsia"/>
            <w:bCs/>
            <w:sz w:val="22"/>
            <w:szCs w:val="22"/>
          </w:rPr>
          <w:t>hysical layer timeout value is determined by implementation</w:t>
        </w:r>
      </w:ins>
      <w:ins w:id="4781" w:author="t_竹沢 公佑" w:date="2019-09-13T18:29:00Z">
        <w:r w:rsidR="00E82FE9">
          <w:rPr>
            <w:rFonts w:hint="eastAsia"/>
            <w:bCs/>
            <w:sz w:val="22"/>
            <w:szCs w:val="22"/>
          </w:rPr>
          <w:t xml:space="preserve"> of motherboard. Default value is between 50us and 50ms. </w:t>
        </w:r>
      </w:ins>
      <w:ins w:id="4782" w:author="t_竹沢 公佑" w:date="2019-09-13T20:05:00Z">
        <w:r w:rsidR="00757FD0">
          <w:rPr>
            <w:rFonts w:hint="eastAsia"/>
            <w:bCs/>
            <w:sz w:val="22"/>
            <w:szCs w:val="22"/>
          </w:rPr>
          <w:t>System</w:t>
        </w:r>
      </w:ins>
      <w:ins w:id="4783" w:author="t_竹沢 公佑" w:date="2019-09-13T18:30:00Z">
        <w:r w:rsidR="00E82FE9">
          <w:rPr>
            <w:rFonts w:hint="eastAsia"/>
            <w:bCs/>
            <w:sz w:val="22"/>
            <w:szCs w:val="22"/>
          </w:rPr>
          <w:t xml:space="preserve"> can change this value. Maximum value is </w:t>
        </w:r>
      </w:ins>
      <w:ins w:id="4784" w:author="t_竹沢 公佑" w:date="2019-09-13T18:32:00Z">
        <w:r w:rsidR="00356401">
          <w:rPr>
            <w:rFonts w:hint="eastAsia"/>
            <w:bCs/>
            <w:sz w:val="22"/>
            <w:szCs w:val="22"/>
          </w:rPr>
          <w:t xml:space="preserve">from </w:t>
        </w:r>
      </w:ins>
      <w:ins w:id="4785" w:author="t_竹沢 公佑" w:date="2019-09-13T18:34:00Z">
        <w:r w:rsidR="00356401">
          <w:rPr>
            <w:rFonts w:hint="eastAsia"/>
            <w:bCs/>
            <w:sz w:val="22"/>
            <w:szCs w:val="22"/>
          </w:rPr>
          <w:t>17</w:t>
        </w:r>
      </w:ins>
      <w:ins w:id="4786" w:author="t_竹沢 公佑" w:date="2019-09-13T18:31:00Z">
        <w:r w:rsidR="00356401">
          <w:rPr>
            <w:rFonts w:hint="eastAsia"/>
            <w:bCs/>
            <w:sz w:val="22"/>
            <w:szCs w:val="22"/>
          </w:rPr>
          <w:t>s</w:t>
        </w:r>
      </w:ins>
      <w:ins w:id="4787" w:author="t_竹沢 公佑" w:date="2019-09-13T18:32:00Z">
        <w:r w:rsidR="00356401">
          <w:rPr>
            <w:rFonts w:hint="eastAsia"/>
            <w:bCs/>
            <w:sz w:val="22"/>
            <w:szCs w:val="22"/>
          </w:rPr>
          <w:t xml:space="preserve"> to </w:t>
        </w:r>
      </w:ins>
      <w:ins w:id="4788" w:author="t_竹沢 公佑" w:date="2019-09-13T18:34:00Z">
        <w:r w:rsidR="00356401">
          <w:rPr>
            <w:rFonts w:hint="eastAsia"/>
            <w:bCs/>
            <w:sz w:val="22"/>
            <w:szCs w:val="22"/>
          </w:rPr>
          <w:t>64</w:t>
        </w:r>
      </w:ins>
      <w:ins w:id="4789" w:author="t_竹沢 公佑" w:date="2019-09-13T18:32:00Z">
        <w:r w:rsidR="00356401">
          <w:rPr>
            <w:rFonts w:hint="eastAsia"/>
            <w:bCs/>
            <w:sz w:val="22"/>
            <w:szCs w:val="22"/>
          </w:rPr>
          <w:t>s.</w:t>
        </w:r>
      </w:ins>
      <w:ins w:id="4790" w:author="t_竹沢 公佑" w:date="2019-09-13T18:31:00Z">
        <w:r w:rsidR="00356401">
          <w:rPr>
            <w:rFonts w:hint="eastAsia"/>
            <w:bCs/>
            <w:sz w:val="22"/>
            <w:szCs w:val="22"/>
          </w:rPr>
          <w:t xml:space="preserve"> </w:t>
        </w:r>
      </w:ins>
      <w:ins w:id="4791" w:author="t_竹沢 公佑" w:date="2019-09-13T18:34:00Z">
        <w:r w:rsidR="00356401">
          <w:rPr>
            <w:rFonts w:hint="eastAsia"/>
            <w:bCs/>
            <w:sz w:val="22"/>
            <w:szCs w:val="22"/>
          </w:rPr>
          <w:t>When physical layer time</w:t>
        </w:r>
        <w:r w:rsidR="00B44BB3">
          <w:rPr>
            <w:rFonts w:hint="eastAsia"/>
            <w:bCs/>
            <w:sz w:val="22"/>
            <w:szCs w:val="22"/>
          </w:rPr>
          <w:t xml:space="preserve">out is occurred, DRXP API </w:t>
        </w:r>
      </w:ins>
      <w:ins w:id="4792" w:author="t_竹沢 公佑" w:date="2019-10-05T09:29:00Z">
        <w:r w:rsidR="00B44BB3">
          <w:rPr>
            <w:rFonts w:hint="eastAsia"/>
            <w:bCs/>
            <w:sz w:val="22"/>
            <w:szCs w:val="22"/>
          </w:rPr>
          <w:t>sets EIO to an errno</w:t>
        </w:r>
      </w:ins>
      <w:ins w:id="4793" w:author="t_竹沢 公佑" w:date="2019-09-13T18:36:00Z">
        <w:r w:rsidR="00356401">
          <w:rPr>
            <w:rFonts w:hint="eastAsia"/>
            <w:bCs/>
            <w:sz w:val="22"/>
            <w:szCs w:val="22"/>
          </w:rPr>
          <w:t xml:space="preserve">. In </w:t>
        </w:r>
      </w:ins>
      <w:ins w:id="4794" w:author="t_竹沢 公佑" w:date="2019-09-13T18:39:00Z">
        <w:r w:rsidR="00356401">
          <w:rPr>
            <w:rFonts w:hint="eastAsia"/>
            <w:bCs/>
            <w:sz w:val="22"/>
            <w:szCs w:val="22"/>
          </w:rPr>
          <w:t>such case</w:t>
        </w:r>
      </w:ins>
      <w:ins w:id="4795" w:author="t_竹沢 公佑" w:date="2019-09-13T18:36:00Z">
        <w:r w:rsidR="00356401">
          <w:rPr>
            <w:rFonts w:hint="eastAsia"/>
            <w:bCs/>
            <w:sz w:val="22"/>
            <w:szCs w:val="22"/>
          </w:rPr>
          <w:t xml:space="preserve">, </w:t>
        </w:r>
      </w:ins>
      <w:ins w:id="4796" w:author="t_竹沢 公佑" w:date="2019-09-13T18:38:00Z">
        <w:r w:rsidR="00356401">
          <w:rPr>
            <w:rFonts w:hint="eastAsia"/>
            <w:bCs/>
            <w:sz w:val="22"/>
            <w:szCs w:val="22"/>
          </w:rPr>
          <w:t xml:space="preserve">actually </w:t>
        </w:r>
      </w:ins>
      <w:ins w:id="4797" w:author="t_竹沢 公佑" w:date="2019-09-13T18:36:00Z">
        <w:r w:rsidR="00356401">
          <w:rPr>
            <w:rFonts w:hint="eastAsia"/>
            <w:bCs/>
            <w:sz w:val="22"/>
            <w:szCs w:val="22"/>
          </w:rPr>
          <w:t xml:space="preserve">timeout </w:t>
        </w:r>
      </w:ins>
      <w:ins w:id="4798" w:author="t_竹沢 公佑" w:date="2019-09-13T18:37:00Z">
        <w:r w:rsidR="00356401">
          <w:rPr>
            <w:bCs/>
            <w:sz w:val="22"/>
            <w:szCs w:val="22"/>
          </w:rPr>
          <w:t>value</w:t>
        </w:r>
        <w:r w:rsidR="00356401">
          <w:rPr>
            <w:rFonts w:hint="eastAsia"/>
            <w:bCs/>
            <w:sz w:val="22"/>
            <w:szCs w:val="22"/>
          </w:rPr>
          <w:t xml:space="preserve"> </w:t>
        </w:r>
      </w:ins>
      <w:ins w:id="4799" w:author="t_竹沢 公佑" w:date="2019-09-13T18:38:00Z">
        <w:r w:rsidR="00356401">
          <w:rPr>
            <w:rFonts w:hint="eastAsia"/>
            <w:bCs/>
            <w:sz w:val="22"/>
            <w:szCs w:val="22"/>
          </w:rPr>
          <w:t xml:space="preserve">is </w:t>
        </w:r>
      </w:ins>
      <w:ins w:id="4800" w:author="t_竹沢 公佑" w:date="2019-09-13T20:05:00Z">
        <w:r w:rsidR="00757FD0">
          <w:rPr>
            <w:rFonts w:hint="eastAsia"/>
            <w:bCs/>
            <w:sz w:val="22"/>
            <w:szCs w:val="22"/>
          </w:rPr>
          <w:t xml:space="preserve">the sum of </w:t>
        </w:r>
      </w:ins>
      <w:ins w:id="4801" w:author="t_竹沢 公佑" w:date="2019-09-13T18:38:00Z">
        <w:r w:rsidR="00356401">
          <w:rPr>
            <w:rFonts w:hint="eastAsia"/>
            <w:bCs/>
            <w:sz w:val="22"/>
            <w:szCs w:val="22"/>
          </w:rPr>
          <w:t>physical layer timeout</w:t>
        </w:r>
      </w:ins>
      <w:ins w:id="4802" w:author="t_竹沢 公佑" w:date="2019-09-13T20:06:00Z">
        <w:r w:rsidR="00757FD0">
          <w:rPr>
            <w:rFonts w:hint="eastAsia"/>
            <w:bCs/>
            <w:sz w:val="22"/>
            <w:szCs w:val="22"/>
          </w:rPr>
          <w:t xml:space="preserve"> and </w:t>
        </w:r>
      </w:ins>
      <w:ins w:id="4803" w:author="t_竹沢 公佑" w:date="2019-09-13T20:12:00Z">
        <w:r w:rsidR="00757FD0">
          <w:rPr>
            <w:rFonts w:hint="eastAsia"/>
            <w:bCs/>
            <w:sz w:val="22"/>
            <w:szCs w:val="22"/>
          </w:rPr>
          <w:t>ioctl command timeout (or latency)</w:t>
        </w:r>
      </w:ins>
      <w:ins w:id="4804" w:author="t_竹沢 公佑" w:date="2019-09-13T18:41:00Z">
        <w:r w:rsidR="00356401">
          <w:rPr>
            <w:rFonts w:hint="eastAsia"/>
            <w:bCs/>
            <w:sz w:val="22"/>
            <w:szCs w:val="22"/>
          </w:rPr>
          <w:t>.</w:t>
        </w:r>
      </w:ins>
      <w:ins w:id="4805" w:author="t_竹沢 公佑" w:date="2019-09-13T18:38:00Z">
        <w:r w:rsidR="00356401">
          <w:rPr>
            <w:rFonts w:hint="eastAsia"/>
            <w:bCs/>
            <w:sz w:val="22"/>
            <w:szCs w:val="22"/>
          </w:rPr>
          <w:t xml:space="preserve"> </w:t>
        </w:r>
      </w:ins>
      <w:ins w:id="4806" w:author="t_竹沢 公佑" w:date="2019-09-13T18:43:00Z">
        <w:r w:rsidR="00085954">
          <w:rPr>
            <w:rFonts w:hint="eastAsia"/>
            <w:bCs/>
            <w:sz w:val="22"/>
            <w:szCs w:val="22"/>
          </w:rPr>
          <w:t xml:space="preserve">User can check physical layer timeout </w:t>
        </w:r>
      </w:ins>
      <w:ins w:id="4807" w:author="t_竹沢 公佑" w:date="2019-09-13T18:44:00Z">
        <w:r w:rsidR="00085954">
          <w:rPr>
            <w:bCs/>
            <w:sz w:val="22"/>
            <w:szCs w:val="22"/>
          </w:rPr>
          <w:t>value</w:t>
        </w:r>
      </w:ins>
      <w:ins w:id="4808" w:author="t_竹沢 公佑" w:date="2019-09-13T18:43:00Z">
        <w:r w:rsidR="00085954">
          <w:rPr>
            <w:rFonts w:hint="eastAsia"/>
            <w:bCs/>
            <w:sz w:val="22"/>
            <w:szCs w:val="22"/>
          </w:rPr>
          <w:t xml:space="preserve"> </w:t>
        </w:r>
      </w:ins>
      <w:ins w:id="4809" w:author="t_竹沢 公佑" w:date="2019-09-13T18:44:00Z">
        <w:r w:rsidR="00085954">
          <w:rPr>
            <w:rFonts w:hint="eastAsia"/>
            <w:bCs/>
            <w:sz w:val="22"/>
            <w:szCs w:val="22"/>
          </w:rPr>
          <w:t>by lspci command</w:t>
        </w:r>
      </w:ins>
      <w:ins w:id="4810" w:author="t_竹沢 公佑" w:date="2019-09-13T20:02:00Z">
        <w:r w:rsidR="00757FD0">
          <w:rPr>
            <w:rFonts w:hint="eastAsia"/>
            <w:bCs/>
            <w:sz w:val="22"/>
            <w:szCs w:val="22"/>
          </w:rPr>
          <w:t xml:space="preserve">. </w:t>
        </w:r>
      </w:ins>
      <w:ins w:id="4811" w:author="t_竹沢 公佑" w:date="2019-09-13T20:45:00Z">
        <w:r w:rsidR="00864A1E">
          <w:rPr>
            <w:rFonts w:hint="eastAsia"/>
            <w:bCs/>
            <w:sz w:val="22"/>
            <w:szCs w:val="22"/>
          </w:rPr>
          <w:t>(</w:t>
        </w:r>
      </w:ins>
      <w:ins w:id="4812" w:author="t_竹沢 公佑" w:date="2019-10-05T09:31:00Z">
        <w:r w:rsidR="00B44BB3">
          <w:rPr>
            <w:rFonts w:hint="eastAsia"/>
            <w:bCs/>
            <w:sz w:val="22"/>
            <w:szCs w:val="22"/>
          </w:rPr>
          <w:t>P</w:t>
        </w:r>
      </w:ins>
      <w:ins w:id="4813" w:author="t_竹沢 公佑" w:date="2019-09-13T20:43:00Z">
        <w:r w:rsidR="00B44BB3">
          <w:rPr>
            <w:rFonts w:hint="eastAsia"/>
            <w:bCs/>
            <w:sz w:val="22"/>
            <w:szCs w:val="22"/>
          </w:rPr>
          <w:t xml:space="preserve">lease refer </w:t>
        </w:r>
        <w:r w:rsidR="00E966F0">
          <w:rPr>
            <w:rFonts w:hint="eastAsia"/>
            <w:bCs/>
            <w:sz w:val="22"/>
            <w:szCs w:val="22"/>
          </w:rPr>
          <w:t xml:space="preserve">following </w:t>
        </w:r>
      </w:ins>
      <w:ins w:id="4814" w:author="t_竹沢 公佑" w:date="2019-09-13T20:45:00Z">
        <w:r w:rsidR="00864A1E">
          <w:rPr>
            <w:rFonts w:hint="eastAsia"/>
            <w:bCs/>
            <w:sz w:val="22"/>
            <w:szCs w:val="22"/>
          </w:rPr>
          <w:t xml:space="preserve">description, </w:t>
        </w:r>
      </w:ins>
      <w:ins w:id="4815" w:author="t_竹沢 公佑" w:date="2019-09-13T20:44:00Z">
        <w:r w:rsidR="00E966F0">
          <w:rPr>
            <w:bCs/>
            <w:sz w:val="22"/>
            <w:szCs w:val="22"/>
          </w:rPr>
          <w:t>“</w:t>
        </w:r>
        <w:r w:rsidR="00E966F0">
          <w:rPr>
            <w:rFonts w:hint="eastAsia"/>
            <w:sz w:val="22"/>
            <w:szCs w:val="22"/>
          </w:rPr>
          <w:t>Confirm</w:t>
        </w:r>
      </w:ins>
      <w:ins w:id="4816" w:author="t_竹沢 公佑" w:date="2019-10-07T06:32:00Z">
        <w:r w:rsidR="00BA0189">
          <w:rPr>
            <w:rFonts w:hint="eastAsia"/>
            <w:sz w:val="22"/>
            <w:szCs w:val="22"/>
          </w:rPr>
          <w:t>ation</w:t>
        </w:r>
      </w:ins>
      <w:ins w:id="4817" w:author="t_竹沢 公佑" w:date="2019-09-13T20:44:00Z">
        <w:r w:rsidR="00E966F0">
          <w:rPr>
            <w:rFonts w:hint="eastAsia"/>
            <w:sz w:val="22"/>
            <w:szCs w:val="22"/>
          </w:rPr>
          <w:t xml:space="preserve"> method of completion timeout</w:t>
        </w:r>
        <w:r w:rsidR="00E966F0">
          <w:rPr>
            <w:bCs/>
            <w:sz w:val="22"/>
            <w:szCs w:val="22"/>
          </w:rPr>
          <w:t>”</w:t>
        </w:r>
        <w:r w:rsidR="00E966F0">
          <w:rPr>
            <w:rFonts w:hint="eastAsia"/>
            <w:bCs/>
            <w:sz w:val="22"/>
            <w:szCs w:val="22"/>
          </w:rPr>
          <w:t>.</w:t>
        </w:r>
      </w:ins>
      <w:ins w:id="4818" w:author="t_竹沢 公佑" w:date="2019-09-13T20:45:00Z">
        <w:r w:rsidR="00864A1E">
          <w:rPr>
            <w:rFonts w:hint="eastAsia"/>
            <w:bCs/>
            <w:sz w:val="22"/>
            <w:szCs w:val="22"/>
          </w:rPr>
          <w:t xml:space="preserve">) </w:t>
        </w:r>
      </w:ins>
      <w:ins w:id="4819" w:author="t_竹沢 公佑" w:date="2019-09-13T20:14:00Z">
        <w:r w:rsidR="00EB5162">
          <w:rPr>
            <w:rFonts w:hint="eastAsia"/>
            <w:bCs/>
            <w:sz w:val="22"/>
            <w:szCs w:val="22"/>
          </w:rPr>
          <w:t>This EIO means device driver can</w:t>
        </w:r>
        <w:r w:rsidR="00EB5162">
          <w:rPr>
            <w:bCs/>
            <w:sz w:val="22"/>
            <w:szCs w:val="22"/>
          </w:rPr>
          <w:t>’</w:t>
        </w:r>
        <w:r w:rsidR="00EB5162">
          <w:rPr>
            <w:rFonts w:hint="eastAsia"/>
            <w:bCs/>
            <w:sz w:val="22"/>
            <w:szCs w:val="22"/>
          </w:rPr>
          <w:t xml:space="preserve">t control </w:t>
        </w:r>
      </w:ins>
      <w:ins w:id="4820" w:author="t_竹沢 公佑" w:date="2019-09-13T20:16:00Z">
        <w:r w:rsidR="00EB5162">
          <w:rPr>
            <w:rFonts w:hint="eastAsia"/>
            <w:bCs/>
            <w:sz w:val="22"/>
            <w:szCs w:val="22"/>
          </w:rPr>
          <w:t xml:space="preserve">device </w:t>
        </w:r>
      </w:ins>
      <w:ins w:id="4821" w:author="t_竹沢 公佑" w:date="2019-09-13T20:14:00Z">
        <w:r w:rsidR="00EB5162">
          <w:rPr>
            <w:rFonts w:hint="eastAsia"/>
            <w:bCs/>
            <w:sz w:val="22"/>
            <w:szCs w:val="22"/>
          </w:rPr>
          <w:t>via physical layer. I</w:t>
        </w:r>
      </w:ins>
      <w:ins w:id="4822" w:author="t_竹沢 公佑" w:date="2019-09-13T20:15:00Z">
        <w:r w:rsidR="00E966F0">
          <w:rPr>
            <w:rFonts w:hint="eastAsia"/>
            <w:bCs/>
            <w:sz w:val="22"/>
            <w:szCs w:val="22"/>
          </w:rPr>
          <w:t xml:space="preserve">n this case, it may need </w:t>
        </w:r>
        <w:r w:rsidR="00EB5162">
          <w:rPr>
            <w:rFonts w:hint="eastAsia"/>
            <w:bCs/>
            <w:sz w:val="22"/>
            <w:szCs w:val="22"/>
          </w:rPr>
          <w:t xml:space="preserve">cold-reset </w:t>
        </w:r>
      </w:ins>
      <w:ins w:id="4823" w:author="t_竹沢 公佑" w:date="2019-09-13T20:39:00Z">
        <w:r w:rsidR="00E966F0">
          <w:rPr>
            <w:rFonts w:hint="eastAsia"/>
            <w:bCs/>
            <w:sz w:val="22"/>
            <w:szCs w:val="22"/>
          </w:rPr>
          <w:t xml:space="preserve">of </w:t>
        </w:r>
      </w:ins>
      <w:ins w:id="4824" w:author="t_竹沢 公佑" w:date="2019-09-13T20:15:00Z">
        <w:r w:rsidR="00EB5162">
          <w:rPr>
            <w:rFonts w:hint="eastAsia"/>
            <w:bCs/>
            <w:sz w:val="22"/>
            <w:szCs w:val="22"/>
          </w:rPr>
          <w:t>user</w:t>
        </w:r>
      </w:ins>
      <w:ins w:id="4825" w:author="t_竹沢 公佑" w:date="2019-09-13T20:16:00Z">
        <w:r w:rsidR="00EB5162">
          <w:rPr>
            <w:bCs/>
            <w:sz w:val="22"/>
            <w:szCs w:val="22"/>
          </w:rPr>
          <w:t>’</w:t>
        </w:r>
        <w:r w:rsidR="00EB5162">
          <w:rPr>
            <w:rFonts w:hint="eastAsia"/>
            <w:bCs/>
            <w:sz w:val="22"/>
            <w:szCs w:val="22"/>
          </w:rPr>
          <w:t>s system.</w:t>
        </w:r>
      </w:ins>
      <w:ins w:id="4826" w:author="t_竹沢 公佑" w:date="2019-09-13T20:03:00Z">
        <w:r w:rsidR="00757FD0">
          <w:rPr>
            <w:rFonts w:hint="eastAsia"/>
            <w:bCs/>
            <w:sz w:val="22"/>
            <w:szCs w:val="22"/>
          </w:rPr>
          <w:t xml:space="preserve"> </w:t>
        </w:r>
      </w:ins>
      <w:ins w:id="4827" w:author="t_竹沢 公佑" w:date="2019-09-13T18:45:00Z">
        <w:r w:rsidR="00085954">
          <w:rPr>
            <w:rFonts w:hint="eastAsia"/>
            <w:bCs/>
            <w:sz w:val="22"/>
            <w:szCs w:val="22"/>
          </w:rPr>
          <w:t xml:space="preserve"> </w:t>
        </w:r>
      </w:ins>
      <w:ins w:id="4828" w:author="t_竹沢 公佑" w:date="2019-09-13T18:44:00Z">
        <w:r w:rsidR="00085954">
          <w:rPr>
            <w:rFonts w:hint="eastAsia"/>
            <w:bCs/>
            <w:sz w:val="22"/>
            <w:szCs w:val="22"/>
          </w:rPr>
          <w:t xml:space="preserve"> </w:t>
        </w:r>
      </w:ins>
    </w:p>
    <w:p w:rsidR="00356401" w:rsidRPr="000D5DB1" w:rsidRDefault="00356401">
      <w:pPr>
        <w:pStyle w:val="a0"/>
        <w:ind w:leftChars="50" w:left="120"/>
        <w:rPr>
          <w:ins w:id="4829" w:author="t_竹沢 公佑" w:date="2019-08-27T08:58:00Z"/>
          <w:bCs/>
          <w:sz w:val="22"/>
          <w:szCs w:val="22"/>
        </w:rPr>
        <w:pPrChange w:id="4830" w:author="t_竹沢 公佑" w:date="2019-09-13T18:41:00Z">
          <w:pPr>
            <w:pStyle w:val="a0"/>
            <w:ind w:left="960"/>
          </w:pPr>
        </w:pPrChange>
      </w:pPr>
    </w:p>
    <w:p w:rsidR="00A56F50" w:rsidRDefault="00A56F50">
      <w:pPr>
        <w:pStyle w:val="a0"/>
        <w:ind w:leftChars="50" w:left="120"/>
        <w:rPr>
          <w:ins w:id="4831" w:author="t_竹沢 公佑" w:date="2019-09-13T18:36:00Z"/>
          <w:bCs/>
          <w:sz w:val="22"/>
          <w:szCs w:val="22"/>
        </w:rPr>
        <w:pPrChange w:id="4832" w:author="t_竹沢 公佑" w:date="2019-08-27T09:13:00Z">
          <w:pPr>
            <w:pStyle w:val="a0"/>
            <w:ind w:leftChars="0" w:left="0"/>
          </w:pPr>
        </w:pPrChange>
      </w:pPr>
      <w:ins w:id="4833" w:author="t_竹沢 公佑" w:date="2019-08-27T08:58:00Z">
        <w:r w:rsidRPr="00A56F50">
          <w:rPr>
            <w:bCs/>
            <w:sz w:val="22"/>
            <w:szCs w:val="22"/>
          </w:rPr>
          <w:t>In the case of the asy</w:t>
        </w:r>
      </w:ins>
      <w:ins w:id="4834" w:author="t_竹沢 公佑" w:date="2019-08-27T09:12:00Z">
        <w:r w:rsidR="0085081B">
          <w:rPr>
            <w:rFonts w:hint="eastAsia"/>
            <w:bCs/>
            <w:sz w:val="22"/>
            <w:szCs w:val="22"/>
          </w:rPr>
          <w:t>n</w:t>
        </w:r>
      </w:ins>
      <w:ins w:id="4835" w:author="t_竹沢 公佑" w:date="2019-08-27T08:58:00Z">
        <w:r w:rsidRPr="00A56F50">
          <w:rPr>
            <w:bCs/>
            <w:sz w:val="22"/>
            <w:szCs w:val="22"/>
          </w:rPr>
          <w:t>chronous policy API,</w:t>
        </w:r>
      </w:ins>
      <w:ins w:id="4836" w:author="t_竹沢 公佑" w:date="2019-08-27T09:12:00Z">
        <w:r w:rsidR="0085081B">
          <w:rPr>
            <w:rFonts w:hint="eastAsia"/>
            <w:bCs/>
            <w:sz w:val="22"/>
            <w:szCs w:val="22"/>
          </w:rPr>
          <w:t xml:space="preserve"> when it tries to change </w:t>
        </w:r>
      </w:ins>
      <w:ins w:id="4837" w:author="t_竹沢 公佑" w:date="2019-10-05T09:32:00Z">
        <w:r w:rsidR="00B44BB3">
          <w:rPr>
            <w:rFonts w:hint="eastAsia"/>
            <w:bCs/>
            <w:sz w:val="22"/>
            <w:szCs w:val="22"/>
          </w:rPr>
          <w:t xml:space="preserve">a </w:t>
        </w:r>
      </w:ins>
      <w:ins w:id="4838" w:author="t_竹沢 公佑" w:date="2019-08-27T09:12:00Z">
        <w:r w:rsidR="0085081B">
          <w:rPr>
            <w:rFonts w:hint="eastAsia"/>
            <w:bCs/>
            <w:sz w:val="22"/>
            <w:szCs w:val="22"/>
          </w:rPr>
          <w:t xml:space="preserve">hardware status or register value, </w:t>
        </w:r>
      </w:ins>
      <w:ins w:id="4839" w:author="t_竹沢 公佑" w:date="2019-08-27T08:58:00Z">
        <w:r w:rsidRPr="00A56F50">
          <w:rPr>
            <w:bCs/>
            <w:sz w:val="22"/>
            <w:szCs w:val="22"/>
          </w:rPr>
          <w:t xml:space="preserve">it doesn't </w:t>
        </w:r>
      </w:ins>
      <w:ins w:id="4840" w:author="t_竹沢 公佑" w:date="2019-10-05T09:32:00Z">
        <w:r w:rsidR="00B44BB3">
          <w:rPr>
            <w:rFonts w:hint="eastAsia"/>
            <w:bCs/>
            <w:sz w:val="22"/>
            <w:szCs w:val="22"/>
          </w:rPr>
          <w:t xml:space="preserve">wait for </w:t>
        </w:r>
      </w:ins>
      <w:ins w:id="4841" w:author="t_竹沢 公佑" w:date="2019-08-27T08:58:00Z">
        <w:r w:rsidRPr="00A56F50">
          <w:rPr>
            <w:bCs/>
            <w:sz w:val="22"/>
            <w:szCs w:val="22"/>
          </w:rPr>
          <w:t>the completion.</w:t>
        </w:r>
      </w:ins>
      <w:ins w:id="4842" w:author="t_竹沢 公佑" w:date="2019-08-27T09:13:00Z">
        <w:r w:rsidR="0085081B">
          <w:rPr>
            <w:rFonts w:hint="eastAsia"/>
            <w:bCs/>
            <w:sz w:val="22"/>
            <w:szCs w:val="22"/>
          </w:rPr>
          <w:t xml:space="preserve"> </w:t>
        </w:r>
      </w:ins>
      <w:ins w:id="4843" w:author="t_竹沢 公佑" w:date="2019-08-27T08:58:00Z">
        <w:r w:rsidRPr="00A56F50">
          <w:rPr>
            <w:bCs/>
            <w:sz w:val="22"/>
            <w:szCs w:val="22"/>
          </w:rPr>
          <w:t>It returns immediately after its operation.</w:t>
        </w:r>
      </w:ins>
    </w:p>
    <w:p w:rsidR="00A56F50" w:rsidRDefault="00A56F50" w:rsidP="00157551">
      <w:pPr>
        <w:pStyle w:val="a0"/>
        <w:ind w:leftChars="0" w:left="0"/>
        <w:rPr>
          <w:ins w:id="4844" w:author="t_竹沢 公佑" w:date="2019-09-13T20:23:00Z"/>
          <w:bCs/>
          <w:sz w:val="22"/>
          <w:szCs w:val="22"/>
        </w:rPr>
      </w:pPr>
    </w:p>
    <w:p w:rsidR="00EB5162" w:rsidRDefault="00EB5162" w:rsidP="00157551">
      <w:pPr>
        <w:pStyle w:val="a0"/>
        <w:ind w:leftChars="0" w:left="0"/>
        <w:rPr>
          <w:ins w:id="4845" w:author="t_竹沢 公佑" w:date="2019-09-13T20:18:00Z"/>
          <w:bCs/>
          <w:sz w:val="22"/>
          <w:szCs w:val="22"/>
        </w:rPr>
      </w:pPr>
      <w:ins w:id="4846" w:author="t_竹沢 公佑" w:date="2019-09-13T20:23:00Z">
        <w:r>
          <w:rPr>
            <w:bCs/>
            <w:sz w:val="22"/>
            <w:szCs w:val="22"/>
          </w:rPr>
          <w:br w:type="page"/>
        </w:r>
      </w:ins>
    </w:p>
    <w:p w:rsidR="000F6499" w:rsidRDefault="00EB5162" w:rsidP="00A66D8D">
      <w:pPr>
        <w:pStyle w:val="a0"/>
        <w:ind w:leftChars="0" w:left="0"/>
        <w:rPr>
          <w:ins w:id="4847" w:author="t_竹沢 公佑" w:date="2019-09-13T20:19:00Z"/>
          <w:sz w:val="22"/>
          <w:szCs w:val="22"/>
        </w:rPr>
      </w:pPr>
      <w:ins w:id="4848" w:author="t_竹沢 公佑" w:date="2019-09-13T20:19:00Z">
        <w:r>
          <w:rPr>
            <w:rFonts w:hint="eastAsia"/>
            <w:sz w:val="22"/>
            <w:szCs w:val="22"/>
          </w:rPr>
          <w:t xml:space="preserve"> ■</w:t>
        </w:r>
      </w:ins>
      <w:ins w:id="4849" w:author="t_竹沢 公佑" w:date="2019-09-13T20:32:00Z">
        <w:r w:rsidR="000D7A80">
          <w:rPr>
            <w:rFonts w:hint="eastAsia"/>
            <w:sz w:val="22"/>
            <w:szCs w:val="22"/>
          </w:rPr>
          <w:t>Confirm</w:t>
        </w:r>
      </w:ins>
      <w:ins w:id="4850" w:author="t_竹沢 公佑" w:date="2019-10-07T06:32:00Z">
        <w:r w:rsidR="00BA0189">
          <w:rPr>
            <w:rFonts w:hint="eastAsia"/>
            <w:sz w:val="22"/>
            <w:szCs w:val="22"/>
          </w:rPr>
          <w:t>ation</w:t>
        </w:r>
      </w:ins>
      <w:ins w:id="4851" w:author="t_竹沢 公佑" w:date="2019-09-13T20:32:00Z">
        <w:r w:rsidR="000D7A80">
          <w:rPr>
            <w:rFonts w:hint="eastAsia"/>
            <w:sz w:val="22"/>
            <w:szCs w:val="22"/>
          </w:rPr>
          <w:t xml:space="preserve"> method of c</w:t>
        </w:r>
      </w:ins>
      <w:ins w:id="4852" w:author="t_竹沢 公佑" w:date="2019-09-13T20:19:00Z">
        <w:r>
          <w:rPr>
            <w:rFonts w:hint="eastAsia"/>
            <w:sz w:val="22"/>
            <w:szCs w:val="22"/>
          </w:rPr>
          <w:t>ompletion timeout</w:t>
        </w:r>
      </w:ins>
    </w:p>
    <w:p w:rsidR="00EB5162" w:rsidRDefault="00EB5162" w:rsidP="000D5DB1">
      <w:pPr>
        <w:pStyle w:val="a0"/>
        <w:ind w:leftChars="0" w:left="0"/>
        <w:rPr>
          <w:ins w:id="4853" w:author="t_竹沢 公佑" w:date="2019-09-13T20:20:00Z"/>
          <w:sz w:val="22"/>
          <w:szCs w:val="22"/>
        </w:rPr>
      </w:pPr>
      <w:ins w:id="4854" w:author="t_竹沢 公佑" w:date="2019-09-13T20:19:00Z">
        <w:r>
          <w:rPr>
            <w:rFonts w:hint="eastAsia"/>
            <w:sz w:val="22"/>
            <w:szCs w:val="22"/>
          </w:rPr>
          <w:t xml:space="preserve"> If you want to check a </w:t>
        </w:r>
      </w:ins>
      <w:ins w:id="4855" w:author="t_竹沢 公佑" w:date="2019-09-13T20:20:00Z">
        <w:r>
          <w:rPr>
            <w:rFonts w:hint="eastAsia"/>
            <w:sz w:val="22"/>
            <w:szCs w:val="22"/>
          </w:rPr>
          <w:t xml:space="preserve">completion </w:t>
        </w:r>
      </w:ins>
      <w:ins w:id="4856" w:author="t_竹沢 公佑" w:date="2019-09-13T20:19:00Z">
        <w:r>
          <w:rPr>
            <w:rFonts w:hint="eastAsia"/>
            <w:sz w:val="22"/>
            <w:szCs w:val="22"/>
          </w:rPr>
          <w:t>timeout value</w:t>
        </w:r>
      </w:ins>
      <w:ins w:id="4857" w:author="t_竹沢 公佑" w:date="2019-09-13T20:20:00Z">
        <w:r>
          <w:rPr>
            <w:rFonts w:hint="eastAsia"/>
            <w:sz w:val="22"/>
            <w:szCs w:val="22"/>
          </w:rPr>
          <w:t xml:space="preserve"> of your system, please execute following commands.</w:t>
        </w:r>
      </w:ins>
    </w:p>
    <w:p w:rsidR="00EB5162" w:rsidRDefault="00EB5162" w:rsidP="00B22C77">
      <w:pPr>
        <w:pStyle w:val="a0"/>
        <w:ind w:leftChars="0" w:left="0"/>
        <w:rPr>
          <w:ins w:id="4858" w:author="t_竹沢 公佑" w:date="2019-09-13T20:20:00Z"/>
          <w:sz w:val="22"/>
          <w:szCs w:val="22"/>
        </w:rPr>
      </w:pPr>
    </w:p>
    <w:p w:rsidR="00EB5162" w:rsidRDefault="00EB5162" w:rsidP="00B57A93">
      <w:pPr>
        <w:pStyle w:val="a0"/>
        <w:ind w:leftChars="0" w:left="0"/>
        <w:rPr>
          <w:ins w:id="4859" w:author="t_竹沢 公佑" w:date="2019-09-13T20:22:00Z"/>
          <w:sz w:val="22"/>
          <w:szCs w:val="22"/>
        </w:rPr>
      </w:pPr>
      <w:ins w:id="4860" w:author="t_竹沢 公佑" w:date="2019-09-13T20:20:00Z">
        <w:r>
          <w:rPr>
            <w:rFonts w:hint="eastAsia"/>
            <w:sz w:val="22"/>
            <w:szCs w:val="22"/>
          </w:rPr>
          <w:t xml:space="preserve">  Step1</w:t>
        </w:r>
      </w:ins>
      <w:ins w:id="4861" w:author="t_竹沢 公佑" w:date="2019-09-13T20:21:00Z">
        <w:r>
          <w:rPr>
            <w:rFonts w:hint="eastAsia"/>
            <w:sz w:val="22"/>
            <w:szCs w:val="22"/>
          </w:rPr>
          <w:t xml:space="preserve">: Detemin DRXP board </w:t>
        </w:r>
      </w:ins>
      <w:ins w:id="4862" w:author="t_竹沢 公佑" w:date="2019-09-13T20:20:00Z">
        <w:r>
          <w:rPr>
            <w:rFonts w:hint="eastAsia"/>
            <w:sz w:val="22"/>
            <w:szCs w:val="22"/>
          </w:rPr>
          <w:t xml:space="preserve"> </w:t>
        </w:r>
      </w:ins>
    </w:p>
    <w:p w:rsidR="00EB5162" w:rsidRDefault="00EB5162" w:rsidP="00F411DC">
      <w:pPr>
        <w:pStyle w:val="a0"/>
        <w:ind w:leftChars="0" w:left="0"/>
        <w:rPr>
          <w:ins w:id="4863" w:author="t_竹沢 公佑" w:date="2019-09-13T20:20:00Z"/>
          <w:sz w:val="22"/>
          <w:szCs w:val="22"/>
        </w:rPr>
      </w:pPr>
      <w:ins w:id="4864" w:author="t_竹沢 公佑" w:date="2019-09-13T20:22:00Z">
        <w:r>
          <w:rPr>
            <w:rFonts w:hint="eastAsia"/>
            <w:sz w:val="22"/>
            <w:szCs w:val="22"/>
          </w:rPr>
          <w:t xml:space="preserve">   </w:t>
        </w:r>
        <w:r>
          <w:rPr>
            <w:rFonts w:hint="eastAsia"/>
            <w:sz w:val="22"/>
            <w:szCs w:val="22"/>
          </w:rPr>
          <w:tab/>
          <w:t>$ lspci</w:t>
        </w:r>
      </w:ins>
    </w:p>
    <w:p w:rsidR="00EB5162" w:rsidRDefault="00EB5162" w:rsidP="00F411DC">
      <w:pPr>
        <w:pStyle w:val="a0"/>
        <w:ind w:leftChars="0" w:left="0"/>
        <w:rPr>
          <w:ins w:id="4865" w:author="t_竹沢 公佑" w:date="2019-09-13T20:48:00Z"/>
          <w:sz w:val="22"/>
          <w:szCs w:val="22"/>
        </w:rPr>
      </w:pPr>
      <w:ins w:id="4866" w:author="t_竹沢 公佑" w:date="2019-09-13T20:20:00Z">
        <w:r>
          <w:rPr>
            <w:rFonts w:hint="eastAsia"/>
            <w:sz w:val="22"/>
            <w:szCs w:val="22"/>
          </w:rPr>
          <w:t xml:space="preserve"> </w:t>
        </w:r>
      </w:ins>
      <w:ins w:id="4867" w:author="t_竹沢 公佑" w:date="2019-09-13T20:22:00Z">
        <w:r>
          <w:rPr>
            <w:rFonts w:hint="eastAsia"/>
            <w:sz w:val="22"/>
            <w:szCs w:val="22"/>
          </w:rPr>
          <w:t xml:space="preserve">  </w:t>
        </w:r>
        <w:r>
          <w:rPr>
            <w:rFonts w:hint="eastAsia"/>
            <w:sz w:val="22"/>
            <w:szCs w:val="22"/>
          </w:rPr>
          <w:tab/>
        </w:r>
        <w:r w:rsidRPr="000D7A80">
          <w:rPr>
            <w:b/>
            <w:sz w:val="22"/>
            <w:szCs w:val="22"/>
            <w:rPrChange w:id="4868" w:author="t_竹沢 公佑" w:date="2019-09-13T20:30:00Z">
              <w:rPr>
                <w:sz w:val="22"/>
                <w:szCs w:val="22"/>
              </w:rPr>
            </w:rPrChange>
          </w:rPr>
          <w:t>5e:00.0</w:t>
        </w:r>
        <w:r w:rsidRPr="00EB5162">
          <w:rPr>
            <w:sz w:val="22"/>
            <w:szCs w:val="22"/>
          </w:rPr>
          <w:t xml:space="preserve"> Memory controller: Xilinx Corporation Device 903f</w:t>
        </w:r>
      </w:ins>
      <w:ins w:id="4869" w:author="t_竹沢 公佑" w:date="2019-09-13T20:21:00Z">
        <w:r>
          <w:rPr>
            <w:rFonts w:hint="eastAsia"/>
            <w:sz w:val="22"/>
            <w:szCs w:val="22"/>
          </w:rPr>
          <w:t>rep Xilinx</w:t>
        </w:r>
      </w:ins>
    </w:p>
    <w:p w:rsidR="00864A1E" w:rsidRDefault="00864A1E" w:rsidP="000E5E14">
      <w:pPr>
        <w:pStyle w:val="a0"/>
        <w:ind w:leftChars="0" w:left="0"/>
        <w:rPr>
          <w:ins w:id="4870" w:author="t_竹沢 公佑" w:date="2019-09-13T20:21:00Z"/>
          <w:sz w:val="22"/>
          <w:szCs w:val="22"/>
        </w:rPr>
      </w:pPr>
    </w:p>
    <w:p w:rsidR="00EB5162" w:rsidRDefault="000D7A80">
      <w:pPr>
        <w:pStyle w:val="a0"/>
        <w:ind w:leftChars="0" w:left="880" w:hangingChars="400" w:hanging="880"/>
        <w:rPr>
          <w:ins w:id="4871" w:author="t_竹沢 公佑" w:date="2019-09-13T20:34:00Z"/>
          <w:sz w:val="22"/>
          <w:szCs w:val="22"/>
        </w:rPr>
        <w:pPrChange w:id="4872" w:author="t_竹沢 公佑" w:date="2019-09-13T20:35:00Z">
          <w:pPr>
            <w:pStyle w:val="a0"/>
            <w:ind w:leftChars="0" w:left="0"/>
          </w:pPr>
        </w:pPrChange>
      </w:pPr>
      <w:ins w:id="4873" w:author="t_竹沢 公佑" w:date="2019-09-13T20:34:00Z">
        <w:r>
          <w:rPr>
            <w:rFonts w:hint="eastAsia"/>
            <w:sz w:val="22"/>
            <w:szCs w:val="22"/>
          </w:rPr>
          <w:t xml:space="preserve">        lspci command represents the device </w:t>
        </w:r>
      </w:ins>
      <w:ins w:id="4874" w:author="t_竹沢 公佑" w:date="2019-09-13T20:48:00Z">
        <w:r w:rsidR="00864A1E">
          <w:rPr>
            <w:rFonts w:hint="eastAsia"/>
            <w:sz w:val="22"/>
            <w:szCs w:val="22"/>
          </w:rPr>
          <w:t xml:space="preserve">by the </w:t>
        </w:r>
      </w:ins>
      <w:ins w:id="4875" w:author="t_竹沢 公佑" w:date="2019-09-13T20:34:00Z">
        <w:r w:rsidR="00E966F0">
          <w:rPr>
            <w:rFonts w:hint="eastAsia"/>
            <w:sz w:val="22"/>
            <w:szCs w:val="22"/>
          </w:rPr>
          <w:t>combination of bus number, device number and function number.</w:t>
        </w:r>
      </w:ins>
      <w:ins w:id="4876" w:author="t_竹沢 公佑" w:date="2019-09-13T20:35:00Z">
        <w:r w:rsidR="00E966F0">
          <w:rPr>
            <w:rFonts w:hint="eastAsia"/>
            <w:sz w:val="22"/>
            <w:szCs w:val="22"/>
          </w:rPr>
          <w:t xml:space="preserve"> N</w:t>
        </w:r>
      </w:ins>
      <w:ins w:id="4877" w:author="t_竹沢 公佑" w:date="2019-09-13T20:36:00Z">
        <w:r w:rsidR="00E966F0">
          <w:rPr>
            <w:rFonts w:hint="eastAsia"/>
            <w:sz w:val="22"/>
            <w:szCs w:val="22"/>
          </w:rPr>
          <w:t xml:space="preserve">otation is </w:t>
        </w:r>
        <w:r w:rsidR="00E966F0">
          <w:rPr>
            <w:sz w:val="22"/>
            <w:szCs w:val="22"/>
          </w:rPr>
          <w:t>“</w:t>
        </w:r>
        <w:r w:rsidR="00E966F0">
          <w:rPr>
            <w:rFonts w:hint="eastAsia"/>
            <w:sz w:val="22"/>
            <w:szCs w:val="22"/>
          </w:rPr>
          <w:t>Bus:Device.Function</w:t>
        </w:r>
        <w:r w:rsidR="00E966F0">
          <w:rPr>
            <w:sz w:val="22"/>
            <w:szCs w:val="22"/>
          </w:rPr>
          <w:t>”</w:t>
        </w:r>
        <w:r w:rsidR="00E966F0">
          <w:rPr>
            <w:rFonts w:hint="eastAsia"/>
            <w:sz w:val="22"/>
            <w:szCs w:val="22"/>
          </w:rPr>
          <w:t>. Above output means DRXP board</w:t>
        </w:r>
      </w:ins>
      <w:ins w:id="4878" w:author="t_竹沢 公佑" w:date="2019-09-13T20:37:00Z">
        <w:r w:rsidR="00E966F0">
          <w:rPr>
            <w:sz w:val="22"/>
            <w:szCs w:val="22"/>
          </w:rPr>
          <w:t>’</w:t>
        </w:r>
        <w:r w:rsidR="00E966F0">
          <w:rPr>
            <w:rFonts w:hint="eastAsia"/>
            <w:sz w:val="22"/>
            <w:szCs w:val="22"/>
          </w:rPr>
          <w:t>s bus is 5e</w:t>
        </w:r>
      </w:ins>
      <w:ins w:id="4879" w:author="t_竹沢 公佑" w:date="2019-09-13T20:38:00Z">
        <w:r w:rsidR="00E966F0">
          <w:rPr>
            <w:rFonts w:hint="eastAsia"/>
            <w:sz w:val="22"/>
            <w:szCs w:val="22"/>
          </w:rPr>
          <w:t xml:space="preserve">, </w:t>
        </w:r>
      </w:ins>
      <w:ins w:id="4880" w:author="t_竹沢 公佑" w:date="2019-09-13T20:37:00Z">
        <w:r w:rsidR="00E966F0">
          <w:rPr>
            <w:rFonts w:hint="eastAsia"/>
            <w:sz w:val="22"/>
            <w:szCs w:val="22"/>
          </w:rPr>
          <w:t xml:space="preserve">device number is 00, </w:t>
        </w:r>
      </w:ins>
      <w:ins w:id="4881" w:author="t_竹沢 公佑" w:date="2019-09-13T20:38:00Z">
        <w:r w:rsidR="00E966F0">
          <w:rPr>
            <w:rFonts w:hint="eastAsia"/>
            <w:sz w:val="22"/>
            <w:szCs w:val="22"/>
          </w:rPr>
          <w:t xml:space="preserve">and </w:t>
        </w:r>
      </w:ins>
      <w:ins w:id="4882" w:author="t_竹沢 公佑" w:date="2019-09-13T20:37:00Z">
        <w:r w:rsidR="00E966F0">
          <w:rPr>
            <w:rFonts w:hint="eastAsia"/>
            <w:sz w:val="22"/>
            <w:szCs w:val="22"/>
          </w:rPr>
          <w:t>function number is 0.</w:t>
        </w:r>
      </w:ins>
    </w:p>
    <w:p w:rsidR="000D7A80" w:rsidRDefault="000D7A80" w:rsidP="00A66D8D">
      <w:pPr>
        <w:pStyle w:val="a0"/>
        <w:ind w:leftChars="0" w:left="0"/>
        <w:rPr>
          <w:ins w:id="4883" w:author="t_竹沢 公佑" w:date="2019-09-13T20:20:00Z"/>
          <w:sz w:val="22"/>
          <w:szCs w:val="22"/>
        </w:rPr>
      </w:pPr>
    </w:p>
    <w:p w:rsidR="00EB5162" w:rsidRDefault="00EB5162" w:rsidP="000D5DB1">
      <w:pPr>
        <w:pStyle w:val="a0"/>
        <w:ind w:leftChars="0" w:left="0"/>
        <w:rPr>
          <w:ins w:id="4884" w:author="t_竹沢 公佑" w:date="2019-09-13T20:24:00Z"/>
          <w:sz w:val="22"/>
          <w:szCs w:val="22"/>
        </w:rPr>
      </w:pPr>
      <w:ins w:id="4885" w:author="t_竹沢 公佑" w:date="2019-09-13T20:20:00Z">
        <w:r>
          <w:rPr>
            <w:rFonts w:hint="eastAsia"/>
            <w:sz w:val="22"/>
            <w:szCs w:val="22"/>
          </w:rPr>
          <w:t xml:space="preserve">  Step2: Confirm </w:t>
        </w:r>
      </w:ins>
      <w:ins w:id="4886" w:author="t_竹沢 公佑" w:date="2019-09-13T20:47:00Z">
        <w:r w:rsidR="00864A1E">
          <w:rPr>
            <w:rFonts w:hint="eastAsia"/>
            <w:sz w:val="22"/>
            <w:szCs w:val="22"/>
          </w:rPr>
          <w:t xml:space="preserve">the </w:t>
        </w:r>
      </w:ins>
      <w:ins w:id="4887" w:author="t_竹沢 公佑" w:date="2019-09-13T20:20:00Z">
        <w:r>
          <w:rPr>
            <w:rFonts w:hint="eastAsia"/>
            <w:sz w:val="22"/>
            <w:szCs w:val="22"/>
          </w:rPr>
          <w:t xml:space="preserve">connection of </w:t>
        </w:r>
      </w:ins>
      <w:ins w:id="4888" w:author="t_竹沢 公佑" w:date="2019-09-13T20:47:00Z">
        <w:r w:rsidR="00864A1E">
          <w:rPr>
            <w:rFonts w:hint="eastAsia"/>
            <w:sz w:val="22"/>
            <w:szCs w:val="22"/>
          </w:rPr>
          <w:t>PCI</w:t>
        </w:r>
      </w:ins>
      <w:ins w:id="4889" w:author="t_竹沢 公佑" w:date="2019-09-13T20:20:00Z">
        <w:r>
          <w:rPr>
            <w:rFonts w:hint="eastAsia"/>
            <w:sz w:val="22"/>
            <w:szCs w:val="22"/>
          </w:rPr>
          <w:t xml:space="preserve"> bus</w:t>
        </w:r>
      </w:ins>
    </w:p>
    <w:p w:rsidR="00EB5162" w:rsidRDefault="00EB5162" w:rsidP="00B22C77">
      <w:pPr>
        <w:pStyle w:val="a0"/>
        <w:ind w:leftChars="0" w:left="0"/>
        <w:rPr>
          <w:ins w:id="4890" w:author="t_竹沢 公佑" w:date="2019-09-13T20:21:00Z"/>
          <w:sz w:val="22"/>
          <w:szCs w:val="22"/>
        </w:rPr>
      </w:pPr>
      <w:ins w:id="4891" w:author="t_竹沢 公佑" w:date="2019-09-13T20:24:00Z">
        <w:r>
          <w:rPr>
            <w:rFonts w:hint="eastAsia"/>
            <w:sz w:val="22"/>
            <w:szCs w:val="22"/>
          </w:rPr>
          <w:t xml:space="preserve">        Please execute </w:t>
        </w:r>
        <w:r>
          <w:rPr>
            <w:sz w:val="22"/>
            <w:szCs w:val="22"/>
          </w:rPr>
          <w:t>following</w:t>
        </w:r>
        <w:r>
          <w:rPr>
            <w:rFonts w:hint="eastAsia"/>
            <w:sz w:val="22"/>
            <w:szCs w:val="22"/>
          </w:rPr>
          <w:t xml:space="preserve"> command and find out DRXP board</w:t>
        </w:r>
      </w:ins>
    </w:p>
    <w:p w:rsidR="00EB5162" w:rsidRDefault="00EB5162" w:rsidP="00B57A93">
      <w:pPr>
        <w:pStyle w:val="a0"/>
        <w:ind w:leftChars="0" w:left="0"/>
        <w:rPr>
          <w:ins w:id="4892" w:author="t_竹沢 公佑" w:date="2019-09-13T20:23:00Z"/>
          <w:sz w:val="22"/>
          <w:szCs w:val="22"/>
        </w:rPr>
      </w:pPr>
      <w:ins w:id="4893" w:author="t_竹沢 公佑" w:date="2019-09-13T20:21:00Z">
        <w:r>
          <w:rPr>
            <w:rFonts w:hint="eastAsia"/>
            <w:sz w:val="22"/>
            <w:szCs w:val="22"/>
          </w:rPr>
          <w:t xml:space="preserve">   </w:t>
        </w:r>
      </w:ins>
      <w:ins w:id="4894" w:author="t_竹沢 公佑" w:date="2019-09-13T20:22:00Z">
        <w:r>
          <w:rPr>
            <w:rFonts w:hint="eastAsia"/>
            <w:sz w:val="22"/>
            <w:szCs w:val="22"/>
          </w:rPr>
          <w:tab/>
        </w:r>
      </w:ins>
      <w:ins w:id="4895" w:author="t_竹沢 公佑" w:date="2019-09-13T20:21:00Z">
        <w:r>
          <w:rPr>
            <w:rFonts w:hint="eastAsia"/>
            <w:sz w:val="22"/>
            <w:szCs w:val="22"/>
          </w:rPr>
          <w:t>$</w:t>
        </w:r>
      </w:ins>
      <w:ins w:id="4896" w:author="t_竹沢 公佑" w:date="2019-09-13T20:22:00Z">
        <w:r>
          <w:rPr>
            <w:rFonts w:hint="eastAsia"/>
            <w:sz w:val="22"/>
            <w:szCs w:val="22"/>
          </w:rPr>
          <w:t xml:space="preserve">lspci </w:t>
        </w:r>
      </w:ins>
      <w:ins w:id="4897" w:author="t_竹沢 公佑" w:date="2019-09-13T20:23:00Z">
        <w:r>
          <w:rPr>
            <w:sz w:val="22"/>
            <w:szCs w:val="22"/>
          </w:rPr>
          <w:t>–</w:t>
        </w:r>
      </w:ins>
      <w:ins w:id="4898" w:author="t_竹沢 公佑" w:date="2019-09-13T20:22:00Z">
        <w:r>
          <w:rPr>
            <w:rFonts w:hint="eastAsia"/>
            <w:sz w:val="22"/>
            <w:szCs w:val="22"/>
          </w:rPr>
          <w:t>t</w:t>
        </w:r>
      </w:ins>
    </w:p>
    <w:p w:rsidR="00EB5162" w:rsidRDefault="00EB5162" w:rsidP="00F411DC">
      <w:pPr>
        <w:pStyle w:val="a0"/>
        <w:ind w:leftChars="0" w:left="0"/>
        <w:rPr>
          <w:ins w:id="4899" w:author="t_竹沢 公佑" w:date="2019-09-13T20:20:00Z"/>
          <w:sz w:val="22"/>
          <w:szCs w:val="22"/>
        </w:rPr>
      </w:pPr>
      <w:ins w:id="4900" w:author="t_竹沢 公佑" w:date="2019-09-13T20:23:00Z">
        <w:r>
          <w:rPr>
            <w:rFonts w:hint="eastAsia"/>
            <w:sz w:val="22"/>
            <w:szCs w:val="22"/>
          </w:rPr>
          <w:t xml:space="preserve">        (snip)</w:t>
        </w:r>
      </w:ins>
    </w:p>
    <w:p w:rsidR="00EB5162" w:rsidRDefault="00EB5162">
      <w:pPr>
        <w:pStyle w:val="a0"/>
        <w:ind w:leftChars="0"/>
        <w:rPr>
          <w:ins w:id="4901" w:author="t_竹沢 公佑" w:date="2019-09-13T20:19:00Z"/>
          <w:sz w:val="22"/>
          <w:szCs w:val="22"/>
        </w:rPr>
        <w:pPrChange w:id="4902" w:author="t_竹沢 公佑" w:date="2019-09-13T20:23:00Z">
          <w:pPr>
            <w:pStyle w:val="a0"/>
            <w:ind w:leftChars="0" w:left="0"/>
          </w:pPr>
        </w:pPrChange>
      </w:pPr>
      <w:ins w:id="4903" w:author="t_竹沢 公佑" w:date="2019-09-13T20:23:00Z">
        <w:r w:rsidRPr="00EB5162">
          <w:rPr>
            <w:sz w:val="22"/>
            <w:szCs w:val="22"/>
          </w:rPr>
          <w:t>+-[0000:</w:t>
        </w:r>
        <w:r w:rsidRPr="00864A1E">
          <w:rPr>
            <w:b/>
            <w:color w:val="FF0000"/>
            <w:sz w:val="22"/>
            <w:szCs w:val="22"/>
            <w:rPrChange w:id="4904" w:author="t_竹沢 公佑" w:date="2019-09-13T20:46:00Z">
              <w:rPr>
                <w:sz w:val="22"/>
                <w:szCs w:val="22"/>
              </w:rPr>
            </w:rPrChange>
          </w:rPr>
          <w:t>5d</w:t>
        </w:r>
        <w:r w:rsidRPr="00EB5162">
          <w:rPr>
            <w:sz w:val="22"/>
            <w:szCs w:val="22"/>
          </w:rPr>
          <w:t>]-+-</w:t>
        </w:r>
        <w:r w:rsidRPr="00864A1E">
          <w:rPr>
            <w:b/>
            <w:color w:val="FF0000"/>
            <w:sz w:val="22"/>
            <w:szCs w:val="22"/>
            <w:rPrChange w:id="4905" w:author="t_竹沢 公佑" w:date="2019-09-13T20:46:00Z">
              <w:rPr>
                <w:sz w:val="22"/>
                <w:szCs w:val="22"/>
              </w:rPr>
            </w:rPrChange>
          </w:rPr>
          <w:t>00.0</w:t>
        </w:r>
        <w:r w:rsidRPr="00EB5162">
          <w:rPr>
            <w:sz w:val="22"/>
            <w:szCs w:val="22"/>
          </w:rPr>
          <w:t>-[</w:t>
        </w:r>
        <w:r w:rsidRPr="000D7A80">
          <w:rPr>
            <w:b/>
            <w:sz w:val="22"/>
            <w:szCs w:val="22"/>
            <w:rPrChange w:id="4906" w:author="t_竹沢 公佑" w:date="2019-09-13T20:30:00Z">
              <w:rPr>
                <w:sz w:val="22"/>
                <w:szCs w:val="22"/>
              </w:rPr>
            </w:rPrChange>
          </w:rPr>
          <w:t>5e</w:t>
        </w:r>
        <w:r w:rsidRPr="00EB5162">
          <w:rPr>
            <w:sz w:val="22"/>
            <w:szCs w:val="22"/>
          </w:rPr>
          <w:t>]----</w:t>
        </w:r>
        <w:r w:rsidRPr="000D7A80">
          <w:rPr>
            <w:b/>
            <w:sz w:val="22"/>
            <w:szCs w:val="22"/>
            <w:rPrChange w:id="4907" w:author="t_竹沢 公佑" w:date="2019-09-13T20:30:00Z">
              <w:rPr>
                <w:sz w:val="22"/>
                <w:szCs w:val="22"/>
              </w:rPr>
            </w:rPrChange>
          </w:rPr>
          <w:t>00.0</w:t>
        </w:r>
      </w:ins>
    </w:p>
    <w:p w:rsidR="000D7A80" w:rsidRDefault="00EB5162" w:rsidP="00A66D8D">
      <w:pPr>
        <w:pStyle w:val="a0"/>
        <w:ind w:leftChars="0" w:left="0"/>
        <w:rPr>
          <w:ins w:id="4908" w:author="t_竹沢 公佑" w:date="2019-09-13T20:48:00Z"/>
          <w:sz w:val="22"/>
          <w:szCs w:val="22"/>
        </w:rPr>
      </w:pPr>
      <w:ins w:id="4909" w:author="t_竹沢 公佑" w:date="2019-09-13T20:23:00Z">
        <w:r>
          <w:rPr>
            <w:rFonts w:hint="eastAsia"/>
            <w:sz w:val="22"/>
            <w:szCs w:val="22"/>
          </w:rPr>
          <w:tab/>
          <w:t>(snip)</w:t>
        </w:r>
      </w:ins>
    </w:p>
    <w:p w:rsidR="00864A1E" w:rsidRDefault="00864A1E" w:rsidP="000D5DB1">
      <w:pPr>
        <w:pStyle w:val="a0"/>
        <w:ind w:leftChars="0" w:left="0"/>
        <w:rPr>
          <w:ins w:id="4910" w:author="t_竹沢 公佑" w:date="2019-09-13T20:29:00Z"/>
          <w:sz w:val="22"/>
          <w:szCs w:val="22"/>
        </w:rPr>
      </w:pPr>
    </w:p>
    <w:p w:rsidR="00EB5162" w:rsidRDefault="000D7A80">
      <w:pPr>
        <w:pStyle w:val="a0"/>
        <w:ind w:leftChars="0" w:left="0" w:firstLineChars="400" w:firstLine="880"/>
        <w:rPr>
          <w:ins w:id="4911" w:author="t_竹沢 公佑" w:date="2019-09-13T20:24:00Z"/>
          <w:sz w:val="22"/>
          <w:szCs w:val="22"/>
        </w:rPr>
        <w:pPrChange w:id="4912" w:author="t_竹沢 公佑" w:date="2019-09-13T20:29:00Z">
          <w:pPr>
            <w:pStyle w:val="a0"/>
            <w:ind w:leftChars="0" w:left="0"/>
          </w:pPr>
        </w:pPrChange>
      </w:pPr>
      <w:ins w:id="4913" w:author="t_竹沢 公佑" w:date="2019-09-13T20:24:00Z">
        <w:r>
          <w:rPr>
            <w:rFonts w:hint="eastAsia"/>
            <w:sz w:val="22"/>
            <w:szCs w:val="22"/>
          </w:rPr>
          <w:t xml:space="preserve">Above output means </w:t>
        </w:r>
      </w:ins>
      <w:ins w:id="4914" w:author="t_竹沢 公佑" w:date="2019-09-13T20:25:00Z">
        <w:r>
          <w:rPr>
            <w:sz w:val="22"/>
            <w:szCs w:val="22"/>
          </w:rPr>
          <w:t>“</w:t>
        </w:r>
        <w:r>
          <w:rPr>
            <w:rFonts w:hint="eastAsia"/>
            <w:sz w:val="22"/>
            <w:szCs w:val="22"/>
          </w:rPr>
          <w:t>5e:00.0(DRXP board)</w:t>
        </w:r>
        <w:r>
          <w:rPr>
            <w:sz w:val="22"/>
            <w:szCs w:val="22"/>
          </w:rPr>
          <w:t>”</w:t>
        </w:r>
        <w:r>
          <w:rPr>
            <w:rFonts w:hint="eastAsia"/>
            <w:sz w:val="22"/>
            <w:szCs w:val="22"/>
          </w:rPr>
          <w:t xml:space="preserve"> is connected to </w:t>
        </w:r>
        <w:r>
          <w:rPr>
            <w:sz w:val="22"/>
            <w:szCs w:val="22"/>
          </w:rPr>
          <w:t>“</w:t>
        </w:r>
        <w:r>
          <w:rPr>
            <w:rFonts w:hint="eastAsia"/>
            <w:sz w:val="22"/>
            <w:szCs w:val="22"/>
          </w:rPr>
          <w:t>5d:00.0</w:t>
        </w:r>
        <w:r>
          <w:rPr>
            <w:sz w:val="22"/>
            <w:szCs w:val="22"/>
          </w:rPr>
          <w:t>”</w:t>
        </w:r>
        <w:r>
          <w:rPr>
            <w:rFonts w:hint="eastAsia"/>
            <w:sz w:val="22"/>
            <w:szCs w:val="22"/>
          </w:rPr>
          <w:t>.</w:t>
        </w:r>
      </w:ins>
    </w:p>
    <w:p w:rsidR="000D7A80" w:rsidRDefault="000D7A80" w:rsidP="00A66D8D">
      <w:pPr>
        <w:pStyle w:val="a0"/>
        <w:ind w:leftChars="0" w:left="0"/>
        <w:rPr>
          <w:ins w:id="4915" w:author="t_竹沢 公佑" w:date="2019-09-13T20:25:00Z"/>
          <w:sz w:val="22"/>
          <w:szCs w:val="22"/>
        </w:rPr>
      </w:pPr>
      <w:ins w:id="4916" w:author="t_竹沢 公佑" w:date="2019-09-13T20:24:00Z">
        <w:r>
          <w:rPr>
            <w:rFonts w:hint="eastAsia"/>
            <w:sz w:val="22"/>
            <w:szCs w:val="22"/>
          </w:rPr>
          <w:tab/>
        </w:r>
      </w:ins>
    </w:p>
    <w:p w:rsidR="000D7A80" w:rsidRDefault="000D7A80" w:rsidP="000D5DB1">
      <w:pPr>
        <w:pStyle w:val="a0"/>
        <w:ind w:leftChars="0" w:left="0"/>
        <w:rPr>
          <w:ins w:id="4917" w:author="t_竹沢 公佑" w:date="2019-09-13T20:26:00Z"/>
          <w:sz w:val="22"/>
          <w:szCs w:val="22"/>
        </w:rPr>
      </w:pPr>
      <w:ins w:id="4918" w:author="t_竹沢 公佑" w:date="2019-09-13T20:25:00Z">
        <w:r>
          <w:rPr>
            <w:rFonts w:hint="eastAsia"/>
            <w:sz w:val="22"/>
            <w:szCs w:val="22"/>
          </w:rPr>
          <w:t xml:space="preserve">  Step3: </w:t>
        </w:r>
      </w:ins>
      <w:ins w:id="4919" w:author="t_竹沢 公佑" w:date="2019-09-13T20:27:00Z">
        <w:r>
          <w:rPr>
            <w:rFonts w:hint="eastAsia"/>
            <w:sz w:val="22"/>
            <w:szCs w:val="22"/>
          </w:rPr>
          <w:t xml:space="preserve">Please check the DevCtl2 register value of </w:t>
        </w:r>
      </w:ins>
      <w:ins w:id="4920" w:author="t_竹沢 公佑" w:date="2019-09-13T20:28:00Z">
        <w:r>
          <w:rPr>
            <w:rFonts w:hint="eastAsia"/>
            <w:sz w:val="22"/>
            <w:szCs w:val="22"/>
          </w:rPr>
          <w:t xml:space="preserve">the </w:t>
        </w:r>
        <w:r>
          <w:rPr>
            <w:sz w:val="22"/>
            <w:szCs w:val="22"/>
          </w:rPr>
          <w:t>upstream</w:t>
        </w:r>
        <w:r>
          <w:rPr>
            <w:rFonts w:hint="eastAsia"/>
            <w:sz w:val="22"/>
            <w:szCs w:val="22"/>
          </w:rPr>
          <w:t xml:space="preserve"> device. </w:t>
        </w:r>
      </w:ins>
    </w:p>
    <w:p w:rsidR="000D7A80" w:rsidRDefault="000D7A80">
      <w:pPr>
        <w:pStyle w:val="a0"/>
        <w:ind w:leftChars="0" w:left="0" w:firstLineChars="372" w:firstLine="818"/>
        <w:rPr>
          <w:ins w:id="4921" w:author="t_竹沢 公佑" w:date="2019-09-13T20:48:00Z"/>
          <w:sz w:val="22"/>
          <w:szCs w:val="22"/>
        </w:rPr>
        <w:pPrChange w:id="4922" w:author="t_竹沢 公佑" w:date="2019-09-13T20:28:00Z">
          <w:pPr>
            <w:pStyle w:val="a0"/>
            <w:ind w:leftChars="0" w:left="0"/>
          </w:pPr>
        </w:pPrChange>
      </w:pPr>
      <w:ins w:id="4923" w:author="t_竹沢 公佑" w:date="2019-09-13T20:26:00Z">
        <w:r>
          <w:rPr>
            <w:rFonts w:hint="eastAsia"/>
            <w:sz w:val="22"/>
            <w:szCs w:val="22"/>
          </w:rPr>
          <w:t xml:space="preserve"># lspci </w:t>
        </w:r>
        <w:r>
          <w:rPr>
            <w:sz w:val="22"/>
            <w:szCs w:val="22"/>
          </w:rPr>
          <w:t>–</w:t>
        </w:r>
        <w:r>
          <w:rPr>
            <w:rFonts w:hint="eastAsia"/>
            <w:sz w:val="22"/>
            <w:szCs w:val="22"/>
          </w:rPr>
          <w:t xml:space="preserve">vvv </w:t>
        </w:r>
        <w:r>
          <w:rPr>
            <w:sz w:val="22"/>
            <w:szCs w:val="22"/>
          </w:rPr>
          <w:t>–</w:t>
        </w:r>
        <w:r>
          <w:rPr>
            <w:rFonts w:hint="eastAsia"/>
            <w:sz w:val="22"/>
            <w:szCs w:val="22"/>
          </w:rPr>
          <w:t xml:space="preserve">s </w:t>
        </w:r>
      </w:ins>
      <w:ins w:id="4924" w:author="t_竹沢 公佑" w:date="2019-09-13T20:27:00Z">
        <w:r w:rsidRPr="00864A1E">
          <w:rPr>
            <w:b/>
            <w:color w:val="FF0000"/>
            <w:sz w:val="22"/>
            <w:szCs w:val="22"/>
            <w:rPrChange w:id="4925" w:author="t_竹沢 公佑" w:date="2019-09-13T20:46:00Z">
              <w:rPr>
                <w:sz w:val="22"/>
                <w:szCs w:val="22"/>
              </w:rPr>
            </w:rPrChange>
          </w:rPr>
          <w:t>5d:00.0</w:t>
        </w:r>
      </w:ins>
      <w:ins w:id="4926" w:author="t_竹沢 公佑" w:date="2019-09-13T20:33:00Z">
        <w:r>
          <w:rPr>
            <w:rFonts w:hint="eastAsia"/>
            <w:sz w:val="22"/>
            <w:szCs w:val="22"/>
          </w:rPr>
          <w:t xml:space="preserve">  (&lt;- upstream device )</w:t>
        </w:r>
      </w:ins>
      <w:ins w:id="4927" w:author="t_竹沢 公佑" w:date="2019-09-13T20:26:00Z">
        <w:r>
          <w:rPr>
            <w:rFonts w:hint="eastAsia"/>
            <w:sz w:val="22"/>
            <w:szCs w:val="22"/>
          </w:rPr>
          <w:t xml:space="preserve"> </w:t>
        </w:r>
      </w:ins>
    </w:p>
    <w:p w:rsidR="00864A1E" w:rsidRDefault="00864A1E">
      <w:pPr>
        <w:pStyle w:val="a0"/>
        <w:ind w:leftChars="0" w:left="0" w:firstLineChars="372" w:firstLine="822"/>
        <w:rPr>
          <w:ins w:id="4928" w:author="t_竹沢 公佑" w:date="2019-09-13T20:26:00Z"/>
          <w:sz w:val="22"/>
          <w:szCs w:val="22"/>
        </w:rPr>
        <w:pPrChange w:id="4929" w:author="t_竹沢 公佑" w:date="2019-09-13T20:48:00Z">
          <w:pPr>
            <w:pStyle w:val="a0"/>
            <w:ind w:leftChars="0" w:left="0"/>
          </w:pPr>
        </w:pPrChange>
      </w:pPr>
      <w:ins w:id="4930" w:author="t_竹沢 公佑" w:date="2019-09-13T20:48:00Z">
        <w:r w:rsidRPr="00864A1E">
          <w:rPr>
            <w:b/>
            <w:color w:val="FF0000"/>
            <w:sz w:val="22"/>
            <w:szCs w:val="22"/>
            <w:rPrChange w:id="4931" w:author="t_竹沢 公佑" w:date="2019-09-13T20:48:00Z">
              <w:rPr>
                <w:sz w:val="22"/>
                <w:szCs w:val="22"/>
              </w:rPr>
            </w:rPrChange>
          </w:rPr>
          <w:t>5d:00.0</w:t>
        </w:r>
        <w:r w:rsidRPr="00864A1E">
          <w:rPr>
            <w:sz w:val="22"/>
            <w:szCs w:val="22"/>
          </w:rPr>
          <w:t xml:space="preserve"> PCI bridge: Intel Corporation Sky Lake-E PCI Express Root Port A (rev 04) </w:t>
        </w:r>
        <w:r>
          <w:rPr>
            <w:sz w:val="22"/>
            <w:szCs w:val="22"/>
          </w:rPr>
          <w:t>…</w:t>
        </w:r>
      </w:ins>
    </w:p>
    <w:p w:rsidR="000D7A80" w:rsidRDefault="000D7A80" w:rsidP="00A66D8D">
      <w:pPr>
        <w:pStyle w:val="a0"/>
        <w:ind w:leftChars="0" w:left="0"/>
        <w:rPr>
          <w:ins w:id="4932" w:author="t_竹沢 公佑" w:date="2019-09-13T20:27:00Z"/>
          <w:sz w:val="22"/>
          <w:szCs w:val="22"/>
        </w:rPr>
      </w:pPr>
      <w:ins w:id="4933" w:author="t_竹沢 公佑" w:date="2019-09-13T20:27:00Z">
        <w:r>
          <w:rPr>
            <w:rFonts w:hint="eastAsia"/>
            <w:sz w:val="22"/>
            <w:szCs w:val="22"/>
          </w:rPr>
          <w:t xml:space="preserve">      </w:t>
        </w:r>
      </w:ins>
      <w:ins w:id="4934" w:author="t_竹沢 公佑" w:date="2019-09-13T20:29:00Z">
        <w:r>
          <w:rPr>
            <w:rFonts w:hint="eastAsia"/>
            <w:sz w:val="22"/>
            <w:szCs w:val="22"/>
          </w:rPr>
          <w:t xml:space="preserve"> </w:t>
        </w:r>
      </w:ins>
      <w:ins w:id="4935" w:author="t_竹沢 公佑" w:date="2019-09-13T20:27:00Z">
        <w:r>
          <w:rPr>
            <w:rFonts w:hint="eastAsia"/>
            <w:sz w:val="22"/>
            <w:szCs w:val="22"/>
          </w:rPr>
          <w:t>(snip)</w:t>
        </w:r>
      </w:ins>
    </w:p>
    <w:p w:rsidR="000D7A80" w:rsidRDefault="000D7A80" w:rsidP="000D5DB1">
      <w:pPr>
        <w:pStyle w:val="a0"/>
        <w:ind w:leftChars="0" w:left="0"/>
        <w:rPr>
          <w:ins w:id="4936" w:author="t_竹沢 公佑" w:date="2019-09-13T20:27:00Z"/>
          <w:sz w:val="22"/>
          <w:szCs w:val="22"/>
        </w:rPr>
      </w:pPr>
      <w:ins w:id="4937" w:author="t_竹沢 公佑" w:date="2019-09-13T20:27:00Z">
        <w:r>
          <w:rPr>
            <w:rFonts w:hint="eastAsia"/>
            <w:sz w:val="22"/>
            <w:szCs w:val="22"/>
          </w:rPr>
          <w:t xml:space="preserve">     </w:t>
        </w:r>
        <w:r>
          <w:rPr>
            <w:sz w:val="22"/>
            <w:szCs w:val="22"/>
          </w:rPr>
          <w:t xml:space="preserve"> </w:t>
        </w:r>
      </w:ins>
      <w:ins w:id="4938" w:author="t_竹沢 公佑" w:date="2019-09-13T20:29:00Z">
        <w:r>
          <w:rPr>
            <w:rFonts w:hint="eastAsia"/>
            <w:sz w:val="22"/>
            <w:szCs w:val="22"/>
          </w:rPr>
          <w:t xml:space="preserve"> </w:t>
        </w:r>
      </w:ins>
      <w:ins w:id="4939" w:author="t_竹沢 公佑" w:date="2019-09-13T20:27:00Z">
        <w:r w:rsidRPr="000D7A80">
          <w:rPr>
            <w:sz w:val="22"/>
            <w:szCs w:val="22"/>
          </w:rPr>
          <w:t>DevCtl2: Completion Timeout: 260ms to 900ms, TimeoutDis-, LTR-, OBFF Disabled ARIFwd-</w:t>
        </w:r>
      </w:ins>
    </w:p>
    <w:p w:rsidR="000D7A80" w:rsidRDefault="000D7A80" w:rsidP="00B22C77">
      <w:pPr>
        <w:pStyle w:val="a0"/>
        <w:ind w:leftChars="0" w:left="0"/>
        <w:rPr>
          <w:ins w:id="4940" w:author="t_竹沢 公佑" w:date="2019-09-13T20:48:00Z"/>
          <w:sz w:val="22"/>
          <w:szCs w:val="22"/>
        </w:rPr>
      </w:pPr>
      <w:ins w:id="4941" w:author="t_竹沢 公佑" w:date="2019-09-13T20:27:00Z">
        <w:r>
          <w:rPr>
            <w:rFonts w:hint="eastAsia"/>
            <w:sz w:val="22"/>
            <w:szCs w:val="22"/>
          </w:rPr>
          <w:t xml:space="preserve">      </w:t>
        </w:r>
      </w:ins>
      <w:ins w:id="4942" w:author="t_竹沢 公佑" w:date="2019-09-13T20:29:00Z">
        <w:r>
          <w:rPr>
            <w:rFonts w:hint="eastAsia"/>
            <w:sz w:val="22"/>
            <w:szCs w:val="22"/>
          </w:rPr>
          <w:t xml:space="preserve"> </w:t>
        </w:r>
      </w:ins>
      <w:ins w:id="4943" w:author="t_竹沢 公佑" w:date="2019-09-13T20:27:00Z">
        <w:r>
          <w:rPr>
            <w:rFonts w:hint="eastAsia"/>
            <w:sz w:val="22"/>
            <w:szCs w:val="22"/>
          </w:rPr>
          <w:t>(snip)</w:t>
        </w:r>
      </w:ins>
    </w:p>
    <w:p w:rsidR="00864A1E" w:rsidRDefault="00864A1E" w:rsidP="00B57A93">
      <w:pPr>
        <w:pStyle w:val="a0"/>
        <w:ind w:leftChars="0" w:left="0"/>
        <w:rPr>
          <w:ins w:id="4944" w:author="t_竹沢 公佑" w:date="2019-09-13T20:29:00Z"/>
          <w:sz w:val="22"/>
          <w:szCs w:val="22"/>
        </w:rPr>
      </w:pPr>
    </w:p>
    <w:p w:rsidR="000D7A80" w:rsidRDefault="000D7A80">
      <w:pPr>
        <w:pStyle w:val="a0"/>
        <w:ind w:leftChars="0" w:left="0" w:firstLineChars="350" w:firstLine="770"/>
        <w:rPr>
          <w:ins w:id="4945" w:author="t_竹沢 公佑" w:date="2019-09-13T20:29:00Z"/>
          <w:sz w:val="22"/>
          <w:szCs w:val="22"/>
        </w:rPr>
        <w:pPrChange w:id="4946" w:author="t_竹沢 公佑" w:date="2019-09-13T20:29:00Z">
          <w:pPr>
            <w:pStyle w:val="a0"/>
            <w:ind w:leftChars="0" w:left="0" w:firstLineChars="400" w:firstLine="880"/>
          </w:pPr>
        </w:pPrChange>
      </w:pPr>
      <w:ins w:id="4947" w:author="t_竹沢 公佑" w:date="2019-09-13T20:29:00Z">
        <w:r>
          <w:rPr>
            <w:rFonts w:hint="eastAsia"/>
            <w:sz w:val="22"/>
            <w:szCs w:val="22"/>
          </w:rPr>
          <w:t>Above output means your systems completion timeout is 260ms to 900ms.</w:t>
        </w:r>
      </w:ins>
    </w:p>
    <w:p w:rsidR="00EB5162" w:rsidRPr="00A66D8D" w:rsidRDefault="00EB5162" w:rsidP="00A66D8D">
      <w:pPr>
        <w:pStyle w:val="a0"/>
        <w:ind w:leftChars="0" w:left="0"/>
        <w:rPr>
          <w:ins w:id="4948" w:author="t_竹沢 公佑" w:date="2019-08-28T14:22:00Z"/>
          <w:sz w:val="22"/>
          <w:szCs w:val="22"/>
        </w:rPr>
      </w:pPr>
    </w:p>
    <w:p w:rsidR="00871026" w:rsidRDefault="00871026" w:rsidP="00157551">
      <w:pPr>
        <w:pStyle w:val="a0"/>
        <w:ind w:leftChars="0" w:left="0"/>
        <w:rPr>
          <w:bCs/>
          <w:sz w:val="22"/>
          <w:szCs w:val="22"/>
        </w:rPr>
      </w:pPr>
      <w:ins w:id="4949" w:author="t_竹沢 公佑" w:date="2019-08-28T14:22:00Z">
        <w:r>
          <w:rPr>
            <w:bCs/>
            <w:sz w:val="22"/>
            <w:szCs w:val="22"/>
          </w:rPr>
          <w:br w:type="page"/>
        </w:r>
      </w:ins>
    </w:p>
    <w:p w:rsidR="00DF1C7C" w:rsidRPr="002E0BDC" w:rsidRDefault="00DF1C7C" w:rsidP="002E0BDC">
      <w:pPr>
        <w:pStyle w:val="3"/>
      </w:pPr>
      <w:bookmarkStart w:id="4950" w:name="_Ref19803085"/>
      <w:bookmarkStart w:id="4951" w:name="_Ref19803088"/>
      <w:bookmarkStart w:id="4952" w:name="_Toc63179412"/>
      <w:r w:rsidRPr="002E0BDC">
        <w:rPr>
          <w:rFonts w:hint="eastAsia"/>
        </w:rPr>
        <w:t>Command :DRXPD INIT</w:t>
      </w:r>
      <w:bookmarkEnd w:id="4950"/>
      <w:bookmarkEnd w:id="4951"/>
      <w:bookmarkEnd w:id="4952"/>
    </w:p>
    <w:p w:rsidR="00321FA5" w:rsidRPr="00321FA5" w:rsidRDefault="00DF1C7C" w:rsidP="00321FA5">
      <w:pPr>
        <w:spacing w:line="0" w:lineRule="atLeast"/>
        <w:ind w:firstLineChars="50" w:firstLine="110"/>
        <w:rPr>
          <w:b/>
          <w:sz w:val="22"/>
          <w:szCs w:val="22"/>
        </w:rPr>
      </w:pPr>
      <w:r>
        <w:rPr>
          <w:rFonts w:hint="eastAsia"/>
          <w:b/>
          <w:sz w:val="22"/>
          <w:szCs w:val="22"/>
        </w:rPr>
        <w:t>【Function】</w:t>
      </w:r>
    </w:p>
    <w:p w:rsidR="00321FA5" w:rsidRDefault="00321FA5" w:rsidP="00321FA5">
      <w:pPr>
        <w:spacing w:line="0" w:lineRule="atLeast"/>
        <w:ind w:right="1020" w:firstLineChars="200" w:firstLine="440"/>
        <w:rPr>
          <w:sz w:val="22"/>
          <w:szCs w:val="22"/>
          <w:lang w:val="en"/>
        </w:rPr>
      </w:pPr>
      <w:r>
        <w:rPr>
          <w:rFonts w:hint="eastAsia"/>
          <w:sz w:val="22"/>
          <w:szCs w:val="22"/>
          <w:lang w:val="en"/>
        </w:rPr>
        <w:t>This command initializes the FPGA logic for receiving/transmitting ALMA frame.</w:t>
      </w:r>
    </w:p>
    <w:p w:rsidR="00321FA5" w:rsidRDefault="00FC1537" w:rsidP="008165CF">
      <w:pPr>
        <w:spacing w:line="0" w:lineRule="atLeast"/>
        <w:ind w:leftChars="100" w:left="240" w:right="1020"/>
        <w:rPr>
          <w:sz w:val="22"/>
          <w:szCs w:val="22"/>
          <w:lang w:val="en"/>
        </w:rPr>
      </w:pPr>
      <w:ins w:id="4953" w:author="t_竹沢 公佑" w:date="2019-10-05T09:34:00Z">
        <w:r>
          <w:rPr>
            <w:rFonts w:hint="eastAsia"/>
            <w:sz w:val="22"/>
            <w:szCs w:val="22"/>
            <w:lang w:val="en"/>
          </w:rPr>
          <w:t xml:space="preserve">Your </w:t>
        </w:r>
      </w:ins>
      <w:del w:id="4954" w:author="t_竹沢 公佑" w:date="2019-10-05T09:34:00Z">
        <w:r w:rsidR="00321FA5" w:rsidDel="00FC1537">
          <w:rPr>
            <w:rFonts w:hint="eastAsia"/>
            <w:sz w:val="22"/>
            <w:szCs w:val="22"/>
            <w:lang w:val="en"/>
          </w:rPr>
          <w:delText xml:space="preserve">User </w:delText>
        </w:r>
      </w:del>
      <w:r w:rsidR="00321FA5">
        <w:rPr>
          <w:rFonts w:hint="eastAsia"/>
          <w:sz w:val="22"/>
          <w:szCs w:val="22"/>
          <w:lang w:val="en"/>
        </w:rPr>
        <w:t xml:space="preserve">application should call this command per device file. </w:t>
      </w:r>
      <w:ins w:id="4955" w:author="t_竹沢 公佑" w:date="2019-10-05T09:35:00Z">
        <w:r>
          <w:rPr>
            <w:rFonts w:hint="eastAsia"/>
            <w:sz w:val="22"/>
            <w:szCs w:val="22"/>
            <w:lang w:val="en"/>
          </w:rPr>
          <w:t xml:space="preserve">On a </w:t>
        </w:r>
      </w:ins>
      <w:del w:id="4956" w:author="t_竹沢 公佑" w:date="2019-10-05T09:35:00Z">
        <w:r w:rsidR="00852CBC" w:rsidDel="00FC1537">
          <w:rPr>
            <w:rFonts w:hint="eastAsia"/>
            <w:sz w:val="22"/>
            <w:szCs w:val="22"/>
            <w:lang w:val="en"/>
          </w:rPr>
          <w:delText xml:space="preserve">In the </w:delText>
        </w:r>
      </w:del>
      <w:r w:rsidR="00852CBC">
        <w:rPr>
          <w:rFonts w:hint="eastAsia"/>
          <w:sz w:val="22"/>
          <w:szCs w:val="22"/>
          <w:lang w:val="en"/>
        </w:rPr>
        <w:t>product</w:t>
      </w:r>
      <w:ins w:id="4957" w:author="t_竹沢 公佑" w:date="2019-10-05T09:35:00Z">
        <w:r>
          <w:rPr>
            <w:rFonts w:hint="eastAsia"/>
            <w:sz w:val="22"/>
            <w:szCs w:val="22"/>
            <w:lang w:val="en"/>
          </w:rPr>
          <w:t>ion</w:t>
        </w:r>
      </w:ins>
      <w:r w:rsidR="00852CBC">
        <w:rPr>
          <w:rFonts w:hint="eastAsia"/>
          <w:sz w:val="22"/>
          <w:szCs w:val="22"/>
          <w:lang w:val="en"/>
        </w:rPr>
        <w:t xml:space="preserve"> DRXP</w:t>
      </w:r>
      <w:r w:rsidR="005219C1">
        <w:rPr>
          <w:rFonts w:hint="eastAsia"/>
          <w:sz w:val="22"/>
          <w:szCs w:val="22"/>
          <w:lang w:val="en"/>
        </w:rPr>
        <w:t xml:space="preserve"> board</w:t>
      </w:r>
      <w:r w:rsidR="00852CBC">
        <w:rPr>
          <w:rFonts w:hint="eastAsia"/>
          <w:sz w:val="22"/>
          <w:szCs w:val="22"/>
          <w:lang w:val="en"/>
        </w:rPr>
        <w:t xml:space="preserve">, </w:t>
      </w:r>
      <w:r w:rsidR="004C4514">
        <w:rPr>
          <w:rFonts w:hint="eastAsia"/>
          <w:sz w:val="22"/>
          <w:szCs w:val="22"/>
          <w:lang w:val="en"/>
        </w:rPr>
        <w:t xml:space="preserve">if the DRXPD_INIT command is </w:t>
      </w:r>
      <w:r w:rsidR="00852CBC">
        <w:rPr>
          <w:rFonts w:hint="eastAsia"/>
          <w:sz w:val="22"/>
          <w:szCs w:val="22"/>
          <w:lang w:val="en"/>
        </w:rPr>
        <w:t>exec</w:t>
      </w:r>
      <w:r w:rsidR="004C4514">
        <w:rPr>
          <w:rFonts w:hint="eastAsia"/>
          <w:sz w:val="22"/>
          <w:szCs w:val="22"/>
          <w:lang w:val="en"/>
        </w:rPr>
        <w:t>uted</w:t>
      </w:r>
      <w:r w:rsidR="00852CBC">
        <w:rPr>
          <w:rFonts w:hint="eastAsia"/>
          <w:sz w:val="22"/>
          <w:szCs w:val="22"/>
          <w:lang w:val="en"/>
        </w:rPr>
        <w:t xml:space="preserve"> </w:t>
      </w:r>
      <w:r w:rsidR="00E44289">
        <w:rPr>
          <w:rFonts w:hint="eastAsia"/>
          <w:sz w:val="22"/>
          <w:szCs w:val="22"/>
          <w:lang w:val="en"/>
        </w:rPr>
        <w:t>for one</w:t>
      </w:r>
      <w:ins w:id="4958" w:author="t_竹沢 公佑" w:date="2019-08-22T15:29:00Z">
        <w:r w:rsidR="000A42D3">
          <w:rPr>
            <w:rFonts w:hint="eastAsia"/>
            <w:sz w:val="22"/>
            <w:szCs w:val="22"/>
            <w:lang w:val="en"/>
          </w:rPr>
          <w:t xml:space="preserve"> </w:t>
        </w:r>
      </w:ins>
      <w:del w:id="4959" w:author="t_竹沢 公佑" w:date="2019-08-22T15:29:00Z">
        <w:r w:rsidR="00E44289" w:rsidDel="000A42D3">
          <w:rPr>
            <w:rFonts w:hint="eastAsia"/>
            <w:sz w:val="22"/>
            <w:szCs w:val="22"/>
            <w:lang w:val="en"/>
          </w:rPr>
          <w:delText xml:space="preserve"> </w:delText>
        </w:r>
      </w:del>
      <w:ins w:id="4960" w:author="t_竹沢 公佑" w:date="2019-08-22T15:29:00Z">
        <w:r w:rsidR="000A42D3">
          <w:rPr>
            <w:rFonts w:hint="eastAsia"/>
            <w:sz w:val="22"/>
            <w:szCs w:val="22"/>
            <w:lang w:val="en"/>
          </w:rPr>
          <w:t>IF</w:t>
        </w:r>
      </w:ins>
      <w:del w:id="4961" w:author="t_竹沢 公佑" w:date="2019-08-22T15:29:00Z">
        <w:r w:rsidR="00E44289" w:rsidDel="000A42D3">
          <w:rPr>
            <w:rFonts w:hint="eastAsia"/>
            <w:sz w:val="22"/>
            <w:szCs w:val="22"/>
            <w:lang w:val="en"/>
          </w:rPr>
          <w:delText>interface</w:delText>
        </w:r>
      </w:del>
      <w:ins w:id="4962" w:author="t_竹沢 公佑" w:date="2019-10-05T09:35:00Z">
        <w:r>
          <w:rPr>
            <w:rFonts w:hint="eastAsia"/>
            <w:sz w:val="22"/>
            <w:szCs w:val="22"/>
            <w:lang w:val="en"/>
          </w:rPr>
          <w:t xml:space="preserve"> does not </w:t>
        </w:r>
      </w:ins>
      <w:ins w:id="4963" w:author="t_竹沢 公佑" w:date="2019-10-05T09:36:00Z">
        <w:r>
          <w:rPr>
            <w:rFonts w:hint="eastAsia"/>
            <w:sz w:val="22"/>
            <w:szCs w:val="22"/>
            <w:lang w:val="en"/>
          </w:rPr>
          <w:t>affect another IF</w:t>
        </w:r>
      </w:ins>
      <w:del w:id="4964" w:author="t_竹沢 公佑" w:date="2019-10-05T09:35:00Z">
        <w:r w:rsidR="004C4514" w:rsidDel="00FC1537">
          <w:rPr>
            <w:rFonts w:hint="eastAsia"/>
            <w:sz w:val="22"/>
            <w:szCs w:val="22"/>
            <w:lang w:val="en"/>
          </w:rPr>
          <w:delText xml:space="preserve">, </w:delText>
        </w:r>
      </w:del>
      <w:del w:id="4965" w:author="t_竹沢 公佑" w:date="2019-08-22T15:29:00Z">
        <w:r w:rsidR="004C4514" w:rsidDel="000A42D3">
          <w:rPr>
            <w:rFonts w:hint="eastAsia"/>
            <w:sz w:val="22"/>
            <w:szCs w:val="22"/>
            <w:lang w:val="en"/>
          </w:rPr>
          <w:delText>the other interface are</w:delText>
        </w:r>
      </w:del>
      <w:del w:id="4966" w:author="t_竹沢 公佑" w:date="2019-10-05T09:35:00Z">
        <w:r w:rsidR="00E44289" w:rsidDel="00FC1537">
          <w:rPr>
            <w:rFonts w:hint="eastAsia"/>
            <w:sz w:val="22"/>
            <w:szCs w:val="22"/>
            <w:lang w:val="en"/>
          </w:rPr>
          <w:delText xml:space="preserve"> not</w:delText>
        </w:r>
      </w:del>
      <w:del w:id="4967" w:author="t_竹沢 公佑" w:date="2019-10-05T09:36:00Z">
        <w:r w:rsidR="00E44289" w:rsidDel="00FC1537">
          <w:rPr>
            <w:rFonts w:hint="eastAsia"/>
            <w:sz w:val="22"/>
            <w:szCs w:val="22"/>
            <w:lang w:val="en"/>
          </w:rPr>
          <w:delText xml:space="preserve"> affect</w:delText>
        </w:r>
        <w:r w:rsidR="004C4514" w:rsidDel="00FC1537">
          <w:rPr>
            <w:rFonts w:hint="eastAsia"/>
            <w:sz w:val="22"/>
            <w:szCs w:val="22"/>
            <w:lang w:val="en"/>
          </w:rPr>
          <w:delText>ed</w:delText>
        </w:r>
      </w:del>
      <w:r w:rsidR="004C4514">
        <w:rPr>
          <w:rFonts w:hint="eastAsia"/>
          <w:sz w:val="22"/>
          <w:szCs w:val="22"/>
          <w:lang w:val="en"/>
        </w:rPr>
        <w:t>.</w:t>
      </w:r>
    </w:p>
    <w:p w:rsidR="00DF1C7C" w:rsidRDefault="00DF1C7C" w:rsidP="00321FA5">
      <w:pPr>
        <w:spacing w:line="0" w:lineRule="atLeast"/>
        <w:ind w:right="1020"/>
        <w:rPr>
          <w:b/>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DRXPD_INIT</w:t>
      </w:r>
      <w:r>
        <w:rPr>
          <w:rFonts w:hint="eastAsia"/>
          <w:iCs/>
          <w:sz w:val="22"/>
          <w:szCs w:val="22"/>
        </w:rPr>
        <w:t>,</w:t>
      </w:r>
      <w:r>
        <w:rPr>
          <w:bCs/>
          <w:sz w:val="22"/>
          <w:szCs w:val="22"/>
        </w:rPr>
        <w:t xml:space="preserve"> </w:t>
      </w:r>
      <w:r>
        <w:rPr>
          <w:rFonts w:hint="eastAsia"/>
          <w:bCs/>
          <w:sz w:val="22"/>
          <w:szCs w:val="22"/>
        </w:rPr>
        <w:t>int *p_</w:t>
      </w:r>
      <w:r>
        <w:rPr>
          <w:rFonts w:hint="eastAsia"/>
          <w:iCs/>
          <w:sz w:val="22"/>
          <w:szCs w:val="22"/>
        </w:rPr>
        <w:t>result</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pPr>
        <w:spacing w:line="0" w:lineRule="atLeast"/>
        <w:ind w:right="1020" w:firstLineChars="381" w:firstLine="838"/>
        <w:rPr>
          <w:bCs/>
          <w:sz w:val="22"/>
          <w:szCs w:val="22"/>
        </w:rPr>
      </w:pPr>
      <w:r>
        <w:rPr>
          <w:rFonts w:hint="eastAsia"/>
          <w:bCs/>
          <w:sz w:val="22"/>
          <w:szCs w:val="22"/>
        </w:rPr>
        <w:t xml:space="preserve">Specify </w:t>
      </w:r>
      <w:ins w:id="4968" w:author="t_竹沢 公佑" w:date="2019-10-05T09:36:00Z">
        <w:r w:rsidR="00FC1537">
          <w:rPr>
            <w:rFonts w:hint="eastAsia"/>
            <w:bCs/>
            <w:sz w:val="22"/>
            <w:szCs w:val="22"/>
          </w:rPr>
          <w:t xml:space="preserve">a </w:t>
        </w:r>
      </w:ins>
      <w:del w:id="4969" w:author="t_竹沢 公佑" w:date="2019-10-05T09:36:00Z">
        <w:r w:rsidDel="00FC1537">
          <w:rPr>
            <w:rFonts w:hint="eastAsia"/>
            <w:bCs/>
            <w:sz w:val="22"/>
            <w:szCs w:val="22"/>
          </w:rPr>
          <w:delText xml:space="preserve">the </w:delText>
        </w:r>
      </w:del>
      <w:r>
        <w:rPr>
          <w:rFonts w:hint="eastAsia"/>
          <w:bCs/>
          <w:sz w:val="22"/>
          <w:szCs w:val="22"/>
        </w:rPr>
        <w:t>f</w:t>
      </w:r>
      <w:r>
        <w:rPr>
          <w:bCs/>
          <w:sz w:val="22"/>
          <w:szCs w:val="22"/>
        </w:rPr>
        <w:t>ile descriptor</w:t>
      </w:r>
      <w:r>
        <w:rPr>
          <w:rFonts w:hint="eastAsia"/>
          <w:bCs/>
          <w:sz w:val="22"/>
          <w:szCs w:val="22"/>
        </w:rPr>
        <w:t>.</w:t>
      </w:r>
    </w:p>
    <w:p w:rsidR="00DF1C7C" w:rsidRDefault="00DF1C7C">
      <w:pPr>
        <w:spacing w:line="0" w:lineRule="atLeast"/>
        <w:ind w:right="1020" w:firstLineChars="381" w:firstLine="838"/>
        <w:rPr>
          <w:bCs/>
          <w:sz w:val="22"/>
          <w:szCs w:val="22"/>
        </w:rPr>
      </w:pPr>
    </w:p>
    <w:p w:rsidR="00390F1F" w:rsidRDefault="00DF1C7C" w:rsidP="00714FF5">
      <w:pPr>
        <w:spacing w:line="0" w:lineRule="atLeast"/>
        <w:ind w:right="1020" w:firstLineChars="200" w:firstLine="440"/>
        <w:rPr>
          <w:ins w:id="4970" w:author="t_竹沢 公佑" w:date="2019-09-09T13:17:00Z"/>
          <w:iCs/>
          <w:sz w:val="22"/>
          <w:szCs w:val="22"/>
        </w:rPr>
      </w:pPr>
      <w:r>
        <w:rPr>
          <w:rFonts w:hint="eastAsia"/>
          <w:bCs/>
          <w:sz w:val="22"/>
          <w:szCs w:val="22"/>
        </w:rPr>
        <w:t>int *p_</w:t>
      </w:r>
      <w:r>
        <w:rPr>
          <w:rFonts w:hint="eastAsia"/>
          <w:iCs/>
          <w:sz w:val="22"/>
          <w:szCs w:val="22"/>
        </w:rPr>
        <w:t>result</w:t>
      </w:r>
      <w:r>
        <w:rPr>
          <w:iCs/>
          <w:sz w:val="22"/>
          <w:szCs w:val="22"/>
        </w:rPr>
        <w:t>…</w:t>
      </w:r>
    </w:p>
    <w:p w:rsidR="009D144E" w:rsidRDefault="009D144E" w:rsidP="00DD66ED">
      <w:pPr>
        <w:spacing w:line="0" w:lineRule="atLeast"/>
        <w:ind w:right="1020" w:firstLineChars="200" w:firstLine="440"/>
        <w:rPr>
          <w:ins w:id="4971" w:author="t_竹沢 公佑" w:date="2019-09-09T12:16:00Z"/>
          <w:iCs/>
          <w:sz w:val="22"/>
          <w:szCs w:val="22"/>
        </w:rPr>
      </w:pPr>
      <w:ins w:id="4972" w:author="t_竹沢 公佑" w:date="2019-09-09T13:17:00Z">
        <w:r>
          <w:rPr>
            <w:rFonts w:hint="eastAsia"/>
            <w:iCs/>
            <w:sz w:val="22"/>
            <w:szCs w:val="22"/>
          </w:rPr>
          <w:t xml:space="preserve">    </w:t>
        </w:r>
        <w:r>
          <w:rPr>
            <w:sz w:val="22"/>
            <w:szCs w:val="22"/>
            <w:lang w:val="en"/>
          </w:rPr>
          <w:t xml:space="preserve">Specify </w:t>
        </w:r>
      </w:ins>
      <w:ins w:id="4973" w:author="t_竹沢 公佑" w:date="2019-10-05T09:36:00Z">
        <w:r w:rsidR="00FC1537">
          <w:rPr>
            <w:rFonts w:hint="eastAsia"/>
            <w:sz w:val="22"/>
            <w:szCs w:val="22"/>
            <w:lang w:val="en"/>
          </w:rPr>
          <w:t xml:space="preserve">a </w:t>
        </w:r>
      </w:ins>
      <w:ins w:id="4974" w:author="t_竹沢 公佑" w:date="2019-09-09T13:17:00Z">
        <w:r>
          <w:rPr>
            <w:sz w:val="22"/>
            <w:szCs w:val="22"/>
            <w:lang w:val="en"/>
          </w:rPr>
          <w:t xml:space="preserve">pointer to store the </w:t>
        </w:r>
        <w:r>
          <w:rPr>
            <w:rFonts w:hint="eastAsia"/>
            <w:sz w:val="22"/>
            <w:szCs w:val="22"/>
            <w:lang w:val="en"/>
          </w:rPr>
          <w:t>result</w:t>
        </w:r>
        <w:r>
          <w:rPr>
            <w:sz w:val="22"/>
            <w:szCs w:val="22"/>
            <w:lang w:val="en"/>
          </w:rPr>
          <w:t xml:space="preserve"> below.</w:t>
        </w:r>
      </w:ins>
    </w:p>
    <w:p w:rsidR="00392926" w:rsidRDefault="00390F1F">
      <w:pPr>
        <w:spacing w:line="0" w:lineRule="atLeast"/>
        <w:ind w:right="1020" w:firstLineChars="400" w:firstLine="880"/>
        <w:rPr>
          <w:ins w:id="4975" w:author="t_竹沢 公佑" w:date="2019-09-09T13:34:00Z"/>
          <w:iCs/>
          <w:sz w:val="22"/>
          <w:szCs w:val="22"/>
        </w:rPr>
        <w:pPrChange w:id="4976" w:author="t_竹沢 公佑" w:date="2019-09-09T13:34:00Z">
          <w:pPr>
            <w:spacing w:line="0" w:lineRule="atLeast"/>
            <w:ind w:right="1020" w:firstLineChars="200" w:firstLine="440"/>
          </w:pPr>
        </w:pPrChange>
      </w:pPr>
      <w:ins w:id="4977" w:author="t_竹沢 公佑" w:date="2019-09-09T12:15:00Z">
        <w:r>
          <w:rPr>
            <w:rFonts w:hint="eastAsia"/>
            <w:iCs/>
            <w:sz w:val="22"/>
            <w:szCs w:val="22"/>
          </w:rPr>
          <w:t>&lt;Device driver version 2.0.3 or later&gt;</w:t>
        </w:r>
      </w:ins>
    </w:p>
    <w:p w:rsidR="00390F1F" w:rsidRDefault="00390F1F">
      <w:pPr>
        <w:spacing w:line="0" w:lineRule="atLeast"/>
        <w:ind w:right="1020" w:firstLineChars="500" w:firstLine="1100"/>
        <w:rPr>
          <w:ins w:id="4978" w:author="t_竹沢 公佑" w:date="2019-09-09T13:17:00Z"/>
          <w:iCs/>
          <w:sz w:val="22"/>
          <w:szCs w:val="22"/>
        </w:rPr>
        <w:pPrChange w:id="4979" w:author="t_竹沢 公佑" w:date="2019-09-09T13:34:00Z">
          <w:pPr>
            <w:spacing w:line="0" w:lineRule="atLeast"/>
            <w:ind w:right="1020" w:firstLineChars="200" w:firstLine="440"/>
          </w:pPr>
        </w:pPrChange>
      </w:pPr>
      <w:ins w:id="4980" w:author="t_竹沢 公佑" w:date="2019-09-09T12:12:00Z">
        <w:r>
          <w:rPr>
            <w:rFonts w:hint="eastAsia"/>
            <w:iCs/>
            <w:sz w:val="22"/>
            <w:szCs w:val="22"/>
          </w:rPr>
          <w:t>Driver always sets DRXPD_OK(0) to this argument.</w:t>
        </w:r>
      </w:ins>
    </w:p>
    <w:p w:rsidR="00F939BE" w:rsidRDefault="009D144E" w:rsidP="00714FF5">
      <w:pPr>
        <w:spacing w:line="0" w:lineRule="atLeast"/>
        <w:ind w:right="1020" w:firstLineChars="200" w:firstLine="440"/>
        <w:rPr>
          <w:ins w:id="4981" w:author="t_竹沢 公佑" w:date="2019-09-09T12:16:00Z"/>
          <w:iCs/>
          <w:sz w:val="22"/>
          <w:szCs w:val="22"/>
        </w:rPr>
      </w:pPr>
      <w:ins w:id="4982" w:author="t_竹沢 公佑" w:date="2019-09-09T13:17:00Z">
        <w:r>
          <w:rPr>
            <w:rFonts w:hint="eastAsia"/>
            <w:iCs/>
            <w:sz w:val="22"/>
            <w:szCs w:val="22"/>
          </w:rPr>
          <w:t xml:space="preserve">     </w:t>
        </w:r>
      </w:ins>
      <w:ins w:id="4983" w:author="t_竹沢 公佑" w:date="2019-09-09T13:21:00Z">
        <w:r>
          <w:rPr>
            <w:rFonts w:hint="eastAsia"/>
            <w:iCs/>
            <w:sz w:val="22"/>
            <w:szCs w:val="22"/>
          </w:rPr>
          <w:t xml:space="preserve"> </w:t>
        </w:r>
      </w:ins>
      <w:ins w:id="4984" w:author="t_竹沢 公佑" w:date="2019-09-09T13:17:00Z">
        <w:r>
          <w:rPr>
            <w:rFonts w:hint="eastAsia"/>
            <w:iCs/>
            <w:sz w:val="22"/>
            <w:szCs w:val="22"/>
          </w:rPr>
          <w:t>This reporting system is not available.</w:t>
        </w:r>
      </w:ins>
      <w:ins w:id="4985" w:author="t_竹沢 公佑" w:date="2019-09-09T13:18:00Z">
        <w:r>
          <w:rPr>
            <w:rFonts w:hint="eastAsia"/>
            <w:iCs/>
            <w:sz w:val="22"/>
            <w:szCs w:val="22"/>
          </w:rPr>
          <w:t xml:space="preserve"> </w:t>
        </w:r>
      </w:ins>
      <w:ins w:id="4986" w:author="t_竹沢 公佑" w:date="2019-09-09T12:25:00Z">
        <w:r w:rsidR="00F939BE">
          <w:rPr>
            <w:rFonts w:hint="eastAsia"/>
            <w:iCs/>
            <w:sz w:val="22"/>
            <w:szCs w:val="22"/>
          </w:rPr>
          <w:t xml:space="preserve">Please use an errno to specify the </w:t>
        </w:r>
      </w:ins>
      <w:ins w:id="4987" w:author="t_竹沢 公佑" w:date="2019-09-09T12:26:00Z">
        <w:r w:rsidR="00F939BE">
          <w:rPr>
            <w:rFonts w:hint="eastAsia"/>
            <w:iCs/>
            <w:sz w:val="22"/>
            <w:szCs w:val="22"/>
          </w:rPr>
          <w:t>reason</w:t>
        </w:r>
      </w:ins>
      <w:ins w:id="4988" w:author="t_竹沢 公佑" w:date="2019-09-09T12:25:00Z">
        <w:r w:rsidR="00F939BE">
          <w:rPr>
            <w:rFonts w:hint="eastAsia"/>
            <w:iCs/>
            <w:sz w:val="22"/>
            <w:szCs w:val="22"/>
          </w:rPr>
          <w:t>.</w:t>
        </w:r>
      </w:ins>
    </w:p>
    <w:p w:rsidR="000F6499" w:rsidDel="00392926" w:rsidRDefault="00390F1F">
      <w:pPr>
        <w:spacing w:line="0" w:lineRule="atLeast"/>
        <w:ind w:right="1020"/>
        <w:rPr>
          <w:del w:id="4989" w:author="t_竹沢 公佑" w:date="2019-09-09T12:16:00Z"/>
          <w:iCs/>
          <w:sz w:val="22"/>
          <w:szCs w:val="22"/>
        </w:rPr>
        <w:pPrChange w:id="4990" w:author="t_竹沢 公佑" w:date="2019-09-09T13:33:00Z">
          <w:pPr>
            <w:spacing w:line="0" w:lineRule="atLeast"/>
            <w:ind w:left="840" w:right="1020" w:firstLineChars="100" w:firstLine="220"/>
          </w:pPr>
        </w:pPrChange>
      </w:pPr>
      <w:ins w:id="4991" w:author="t_竹沢 公佑" w:date="2019-09-09T12:16:00Z">
        <w:r>
          <w:rPr>
            <w:rFonts w:hint="eastAsia"/>
            <w:iCs/>
            <w:sz w:val="22"/>
            <w:szCs w:val="22"/>
          </w:rPr>
          <w:t>&lt;Device driver version 2.0.</w:t>
        </w:r>
      </w:ins>
      <w:ins w:id="4992" w:author="t_竹沢 公佑" w:date="2019-09-09T12:21:00Z">
        <w:r>
          <w:rPr>
            <w:rFonts w:hint="eastAsia"/>
            <w:iCs/>
            <w:sz w:val="22"/>
            <w:szCs w:val="22"/>
          </w:rPr>
          <w:t>2</w:t>
        </w:r>
      </w:ins>
      <w:ins w:id="4993" w:author="t_竹沢 公佑" w:date="2019-09-09T12:16:00Z">
        <w:r>
          <w:rPr>
            <w:rFonts w:hint="eastAsia"/>
            <w:iCs/>
            <w:sz w:val="22"/>
            <w:szCs w:val="22"/>
          </w:rPr>
          <w:t xml:space="preserve"> or </w:t>
        </w:r>
      </w:ins>
      <w:ins w:id="4994" w:author="t_竹沢 公佑" w:date="2019-09-09T12:21:00Z">
        <w:r>
          <w:rPr>
            <w:rFonts w:hint="eastAsia"/>
            <w:iCs/>
            <w:sz w:val="22"/>
            <w:szCs w:val="22"/>
          </w:rPr>
          <w:t>older</w:t>
        </w:r>
      </w:ins>
      <w:ins w:id="4995" w:author="t_竹沢 公佑" w:date="2019-09-09T12:16:00Z">
        <w:r>
          <w:rPr>
            <w:rFonts w:hint="eastAsia"/>
            <w:iCs/>
            <w:sz w:val="22"/>
            <w:szCs w:val="22"/>
          </w:rPr>
          <w:t>&gt;</w:t>
        </w:r>
      </w:ins>
    </w:p>
    <w:p w:rsidR="00392926" w:rsidRPr="00714FF5" w:rsidRDefault="00392926">
      <w:pPr>
        <w:spacing w:line="0" w:lineRule="atLeast"/>
        <w:ind w:right="1020" w:firstLineChars="400" w:firstLine="880"/>
        <w:rPr>
          <w:ins w:id="4996" w:author="t_竹沢 公佑" w:date="2019-09-09T13:33:00Z"/>
          <w:iCs/>
          <w:sz w:val="22"/>
          <w:szCs w:val="22"/>
        </w:rPr>
        <w:pPrChange w:id="4997" w:author="t_竹沢 公佑" w:date="2019-09-09T13:33:00Z">
          <w:pPr>
            <w:spacing w:line="0" w:lineRule="atLeast"/>
            <w:ind w:right="1020" w:firstLineChars="200" w:firstLine="440"/>
          </w:pPr>
        </w:pPrChange>
      </w:pPr>
    </w:p>
    <w:p w:rsidR="00DF1C7C" w:rsidDel="00392926" w:rsidRDefault="00392926">
      <w:pPr>
        <w:spacing w:line="0" w:lineRule="atLeast"/>
        <w:ind w:right="1020"/>
        <w:rPr>
          <w:del w:id="4998" w:author="t_竹沢 公佑" w:date="2019-09-09T13:33:00Z"/>
          <w:sz w:val="22"/>
          <w:szCs w:val="22"/>
          <w:lang w:val="en"/>
        </w:rPr>
        <w:pPrChange w:id="4999" w:author="t_竹沢 公佑" w:date="2019-09-09T13:33:00Z">
          <w:pPr>
            <w:spacing w:line="0" w:lineRule="atLeast"/>
            <w:ind w:right="1020" w:firstLine="840"/>
          </w:pPr>
        </w:pPrChange>
      </w:pPr>
      <w:ins w:id="5000" w:author="t_竹沢 公佑" w:date="2019-09-09T13:33:00Z">
        <w:r>
          <w:rPr>
            <w:rFonts w:hint="eastAsia"/>
            <w:sz w:val="22"/>
            <w:szCs w:val="22"/>
            <w:lang w:val="en"/>
          </w:rPr>
          <w:t xml:space="preserve">          </w:t>
        </w:r>
      </w:ins>
      <w:del w:id="5001" w:author="t_竹沢 公佑" w:date="2019-09-09T13:33:00Z">
        <w:r w:rsidR="00DF1C7C" w:rsidDel="00392926">
          <w:rPr>
            <w:sz w:val="22"/>
            <w:szCs w:val="22"/>
            <w:lang w:val="en"/>
          </w:rPr>
          <w:delText xml:space="preserve">Specify the pointer to store the </w:delText>
        </w:r>
        <w:r w:rsidR="00DF1C7C" w:rsidDel="00392926">
          <w:rPr>
            <w:rFonts w:hint="eastAsia"/>
            <w:sz w:val="22"/>
            <w:szCs w:val="22"/>
            <w:lang w:val="en"/>
          </w:rPr>
          <w:delText>result</w:delText>
        </w:r>
        <w:r w:rsidR="00DF1C7C" w:rsidDel="00392926">
          <w:rPr>
            <w:sz w:val="22"/>
            <w:szCs w:val="22"/>
            <w:lang w:val="en"/>
          </w:rPr>
          <w:delText xml:space="preserve"> below.</w:delText>
        </w:r>
      </w:del>
    </w:p>
    <w:p w:rsidR="00DF1C7C" w:rsidRDefault="00DF1C7C">
      <w:pPr>
        <w:spacing w:line="0" w:lineRule="atLeast"/>
        <w:ind w:right="1020"/>
        <w:rPr>
          <w:sz w:val="22"/>
          <w:szCs w:val="22"/>
          <w:lang w:val="en"/>
        </w:rPr>
        <w:pPrChange w:id="5002" w:author="t_竹沢 公佑" w:date="2019-09-09T13:33:00Z">
          <w:pPr>
            <w:spacing w:line="0" w:lineRule="atLeast"/>
            <w:ind w:left="840" w:right="1020" w:firstLineChars="100" w:firstLine="220"/>
          </w:pPr>
        </w:pPrChange>
      </w:pPr>
      <w:r>
        <w:rPr>
          <w:rFonts w:hint="eastAsia"/>
          <w:bCs/>
          <w:sz w:val="22"/>
          <w:szCs w:val="22"/>
        </w:rPr>
        <w:t>DRXPD_OK(0):</w:t>
      </w:r>
      <w:r>
        <w:rPr>
          <w:rFonts w:hint="eastAsia"/>
          <w:sz w:val="22"/>
          <w:szCs w:val="22"/>
          <w:lang w:val="en"/>
        </w:rPr>
        <w:t xml:space="preserve"> </w:t>
      </w:r>
      <w:r>
        <w:rPr>
          <w:sz w:val="22"/>
          <w:szCs w:val="22"/>
          <w:lang w:val="en"/>
        </w:rPr>
        <w:t>Initialization success.</w:t>
      </w:r>
    </w:p>
    <w:p w:rsidR="00392926" w:rsidDel="00392926" w:rsidRDefault="00DF1C7C">
      <w:pPr>
        <w:spacing w:line="0" w:lineRule="atLeast"/>
        <w:ind w:right="1020"/>
        <w:rPr>
          <w:del w:id="5003" w:author="t_竹沢 公佑" w:date="2019-09-09T13:33:00Z"/>
          <w:sz w:val="22"/>
          <w:szCs w:val="22"/>
          <w:lang w:val="en"/>
        </w:rPr>
        <w:pPrChange w:id="5004" w:author="t_竹沢 公佑" w:date="2019-09-09T13:33:00Z">
          <w:pPr>
            <w:spacing w:line="0" w:lineRule="atLeast"/>
            <w:ind w:left="840" w:right="1020" w:firstLineChars="100" w:firstLine="220"/>
          </w:pPr>
        </w:pPrChange>
      </w:pPr>
      <w:r>
        <w:rPr>
          <w:rFonts w:hint="eastAsia"/>
          <w:bCs/>
          <w:sz w:val="22"/>
          <w:szCs w:val="22"/>
        </w:rPr>
        <w:t>DRXPD_NG(-1):</w:t>
      </w:r>
      <w:r>
        <w:rPr>
          <w:rFonts w:hint="eastAsia"/>
          <w:sz w:val="22"/>
          <w:szCs w:val="22"/>
          <w:lang w:val="en"/>
        </w:rPr>
        <w:t xml:space="preserve"> </w:t>
      </w:r>
      <w:r>
        <w:rPr>
          <w:sz w:val="22"/>
          <w:szCs w:val="22"/>
          <w:lang w:val="en"/>
        </w:rPr>
        <w:t>Initialization failure.</w:t>
      </w:r>
    </w:p>
    <w:p w:rsidR="00392926" w:rsidRPr="00714FF5" w:rsidRDefault="00392926">
      <w:pPr>
        <w:spacing w:line="0" w:lineRule="atLeast"/>
        <w:ind w:right="1020" w:firstLineChars="500" w:firstLine="1100"/>
        <w:rPr>
          <w:ins w:id="5005" w:author="t_竹沢 公佑" w:date="2019-09-09T13:33:00Z"/>
          <w:sz w:val="22"/>
          <w:szCs w:val="22"/>
          <w:lang w:val="en"/>
        </w:rPr>
        <w:pPrChange w:id="5006" w:author="t_竹沢 公佑" w:date="2019-09-09T13:33:00Z">
          <w:pPr>
            <w:spacing w:line="0" w:lineRule="atLeast"/>
            <w:ind w:left="840" w:right="1020" w:firstLineChars="100" w:firstLine="220"/>
          </w:pPr>
        </w:pPrChange>
      </w:pPr>
    </w:p>
    <w:p w:rsidR="004511B7" w:rsidRDefault="004511B7">
      <w:pPr>
        <w:spacing w:line="0" w:lineRule="atLeast"/>
        <w:ind w:right="1020" w:firstLineChars="500" w:firstLine="1100"/>
        <w:rPr>
          <w:sz w:val="22"/>
          <w:szCs w:val="22"/>
          <w:lang w:val="en"/>
        </w:rPr>
        <w:pPrChange w:id="5007" w:author="t_竹沢 公佑" w:date="2019-09-09T13:33:00Z">
          <w:pPr>
            <w:spacing w:line="0" w:lineRule="atLeast"/>
            <w:ind w:left="840" w:right="1020" w:firstLineChars="100" w:firstLine="220"/>
          </w:pPr>
        </w:pPrChange>
      </w:pPr>
      <w:r>
        <w:rPr>
          <w:rFonts w:hint="eastAsia"/>
          <w:sz w:val="22"/>
          <w:szCs w:val="22"/>
          <w:lang w:val="en"/>
        </w:rPr>
        <w:t>DRXPD_OVH(-</w:t>
      </w:r>
      <w:r w:rsidR="000F1F68">
        <w:rPr>
          <w:rFonts w:hint="eastAsia"/>
          <w:sz w:val="22"/>
          <w:szCs w:val="22"/>
          <w:lang w:val="en"/>
        </w:rPr>
        <w:t>2</w:t>
      </w:r>
      <w:r>
        <w:rPr>
          <w:rFonts w:hint="eastAsia"/>
          <w:sz w:val="22"/>
          <w:szCs w:val="22"/>
          <w:lang w:val="en"/>
        </w:rPr>
        <w:t xml:space="preserve">): Initialization failure </w:t>
      </w:r>
      <w:r w:rsidR="000F1F68">
        <w:rPr>
          <w:rFonts w:hint="eastAsia"/>
          <w:sz w:val="22"/>
          <w:szCs w:val="22"/>
          <w:lang w:val="en"/>
        </w:rPr>
        <w:t xml:space="preserve">due to </w:t>
      </w:r>
      <w:del w:id="5008" w:author="t_竹沢 公佑" w:date="2019-10-05T09:37:00Z">
        <w:r w:rsidR="000F1F68" w:rsidDel="00FC1537">
          <w:rPr>
            <w:rFonts w:hint="eastAsia"/>
            <w:sz w:val="22"/>
            <w:szCs w:val="22"/>
            <w:lang w:val="en"/>
          </w:rPr>
          <w:delText xml:space="preserve">the </w:delText>
        </w:r>
      </w:del>
      <w:r w:rsidR="000F1F68">
        <w:rPr>
          <w:rFonts w:hint="eastAsia"/>
          <w:sz w:val="22"/>
          <w:szCs w:val="22"/>
          <w:lang w:val="en"/>
        </w:rPr>
        <w:t>overheating.</w:t>
      </w:r>
    </w:p>
    <w:p w:rsidR="00DF1C7C" w:rsidRDefault="00DF1C7C">
      <w:pPr>
        <w:spacing w:line="0" w:lineRule="atLeast"/>
        <w:ind w:right="1020"/>
        <w:rPr>
          <w:bCs/>
          <w:sz w:val="22"/>
          <w:szCs w:val="22"/>
          <w:lang w:val="en"/>
        </w:rPr>
      </w:pPr>
    </w:p>
    <w:p w:rsidR="00DF1C7C" w:rsidRDefault="00DF1C7C">
      <w:pPr>
        <w:spacing w:line="0" w:lineRule="atLeast"/>
        <w:ind w:right="1020"/>
        <w:rPr>
          <w:b/>
          <w:sz w:val="22"/>
          <w:szCs w:val="22"/>
        </w:rPr>
      </w:pPr>
      <w:r>
        <w:rPr>
          <w:rFonts w:hint="eastAsia"/>
          <w:b/>
          <w:sz w:val="22"/>
          <w:szCs w:val="22"/>
        </w:rPr>
        <w:t xml:space="preserve">　【Return】</w:t>
      </w:r>
    </w:p>
    <w:p w:rsidR="00DF1C7C" w:rsidDel="00392926" w:rsidRDefault="00DF1C7C">
      <w:pPr>
        <w:spacing w:line="0" w:lineRule="atLeast"/>
        <w:ind w:right="1020" w:firstLineChars="200" w:firstLine="440"/>
        <w:rPr>
          <w:del w:id="5009" w:author="t_竹沢 公佑" w:date="2019-09-09T13:30:00Z"/>
          <w:bCs/>
          <w:sz w:val="22"/>
          <w:szCs w:val="22"/>
        </w:rPr>
      </w:pPr>
      <w:del w:id="5010" w:author="t_竹沢 公佑" w:date="2019-10-05T09:37:00Z">
        <w:r w:rsidRPr="00E73F24" w:rsidDel="00FC1537">
          <w:rPr>
            <w:rFonts w:hint="eastAsia"/>
            <w:bCs/>
            <w:sz w:val="22"/>
            <w:szCs w:val="22"/>
          </w:rPr>
          <w:delText xml:space="preserve">If it is success, </w:delText>
        </w:r>
      </w:del>
      <w:r w:rsidRPr="00E73F24">
        <w:rPr>
          <w:rFonts w:hint="eastAsia"/>
          <w:bCs/>
          <w:sz w:val="22"/>
          <w:szCs w:val="22"/>
        </w:rPr>
        <w:t xml:space="preserve">0 </w:t>
      </w:r>
      <w:r w:rsidRPr="00E73F24">
        <w:rPr>
          <w:bCs/>
          <w:sz w:val="22"/>
          <w:szCs w:val="22"/>
        </w:rPr>
        <w:t>is returne</w:t>
      </w:r>
      <w:r w:rsidRPr="00E73F24">
        <w:rPr>
          <w:rFonts w:hint="eastAsia"/>
          <w:bCs/>
          <w:sz w:val="22"/>
          <w:szCs w:val="22"/>
        </w:rPr>
        <w:t>d</w:t>
      </w:r>
      <w:r w:rsidRPr="00E73F24">
        <w:rPr>
          <w:bCs/>
          <w:sz w:val="22"/>
          <w:szCs w:val="22"/>
        </w:rPr>
        <w:t>.</w:t>
      </w:r>
      <w:ins w:id="5011" w:author="t_竹沢 公佑" w:date="2019-09-09T13:30:00Z">
        <w:r w:rsidR="00392926" w:rsidRPr="00E73F24" w:rsidDel="00392926">
          <w:rPr>
            <w:bCs/>
            <w:sz w:val="22"/>
            <w:szCs w:val="22"/>
          </w:rPr>
          <w:t xml:space="preserve"> </w:t>
        </w:r>
      </w:ins>
      <w:del w:id="5012" w:author="t_竹沢 公佑" w:date="2019-09-09T13:30:00Z">
        <w:r w:rsidRPr="00E73F24" w:rsidDel="00392926">
          <w:rPr>
            <w:bCs/>
            <w:sz w:val="22"/>
            <w:szCs w:val="22"/>
          </w:rPr>
          <w:delText xml:space="preserve">　</w:delText>
        </w:r>
      </w:del>
      <w:ins w:id="5013" w:author="t_竹沢 公佑" w:date="2019-09-09T13:30:00Z">
        <w:r w:rsidR="00392926">
          <w:rPr>
            <w:rFonts w:hint="eastAsia"/>
            <w:bCs/>
            <w:sz w:val="22"/>
            <w:szCs w:val="22"/>
          </w:rPr>
          <w:t>I</w:t>
        </w:r>
      </w:ins>
      <w:del w:id="5014" w:author="t_竹沢 公佑" w:date="2019-09-09T13:30:00Z">
        <w:r w:rsidRPr="00E73F24" w:rsidDel="00392926">
          <w:rPr>
            <w:bCs/>
            <w:sz w:val="22"/>
            <w:szCs w:val="22"/>
          </w:rPr>
          <w:delText>i</w:delText>
        </w:r>
      </w:del>
      <w:r w:rsidRPr="00E73F24">
        <w:rPr>
          <w:bCs/>
          <w:sz w:val="22"/>
          <w:szCs w:val="22"/>
        </w:rPr>
        <w:t xml:space="preserve">f </w:t>
      </w:r>
      <w:r w:rsidRPr="00E73F24">
        <w:rPr>
          <w:rFonts w:hint="eastAsia"/>
          <w:bCs/>
          <w:sz w:val="22"/>
          <w:szCs w:val="22"/>
        </w:rPr>
        <w:t xml:space="preserve">an </w:t>
      </w:r>
      <w:r w:rsidRPr="00E73F24">
        <w:rPr>
          <w:bCs/>
          <w:sz w:val="22"/>
          <w:szCs w:val="22"/>
        </w:rPr>
        <w:t>error</w:t>
      </w:r>
      <w:del w:id="5015" w:author="t_竹沢 公佑" w:date="2019-09-09T13:29:00Z">
        <w:r w:rsidRPr="00E73F24" w:rsidDel="00392926">
          <w:rPr>
            <w:rFonts w:hint="eastAsia"/>
            <w:bCs/>
            <w:sz w:val="22"/>
            <w:szCs w:val="22"/>
          </w:rPr>
          <w:delText>(</w:delText>
        </w:r>
        <w:r w:rsidRPr="005038B9" w:rsidDel="00392926">
          <w:rPr>
            <w:sz w:val="22"/>
            <w:szCs w:val="22"/>
            <w:lang w:val="en"/>
          </w:rPr>
          <w:delText>DRXPD_NG is not included.</w:delText>
        </w:r>
        <w:r w:rsidRPr="00E73F24" w:rsidDel="00392926">
          <w:rPr>
            <w:rFonts w:hint="eastAsia"/>
            <w:bCs/>
            <w:sz w:val="22"/>
            <w:szCs w:val="22"/>
          </w:rPr>
          <w:delText>)</w:delText>
        </w:r>
      </w:del>
      <w:ins w:id="5016" w:author="t_竹沢 公佑" w:date="2019-09-09T13:29:00Z">
        <w:r w:rsidR="00392926">
          <w:rPr>
            <w:rFonts w:hint="eastAsia"/>
            <w:bCs/>
            <w:sz w:val="22"/>
            <w:szCs w:val="22"/>
          </w:rPr>
          <w:t xml:space="preserve"> </w:t>
        </w:r>
      </w:ins>
      <w:del w:id="5017" w:author="t_竹沢 公佑" w:date="2019-09-09T13:29:00Z">
        <w:r w:rsidRPr="00E73F24" w:rsidDel="00392926">
          <w:rPr>
            <w:bCs/>
            <w:sz w:val="22"/>
            <w:szCs w:val="22"/>
          </w:rPr>
          <w:delText xml:space="preserve">　</w:delText>
        </w:r>
      </w:del>
      <w:r w:rsidRPr="00E73F24">
        <w:rPr>
          <w:bCs/>
          <w:sz w:val="22"/>
          <w:szCs w:val="22"/>
        </w:rPr>
        <w:t>occur</w:t>
      </w:r>
      <w:r w:rsidRPr="00E73F24">
        <w:rPr>
          <w:rFonts w:hint="eastAsia"/>
          <w:bCs/>
          <w:sz w:val="22"/>
          <w:szCs w:val="22"/>
        </w:rPr>
        <w:t>s</w:t>
      </w:r>
      <w:r w:rsidR="004E6337">
        <w:rPr>
          <w:bCs/>
          <w:sz w:val="22"/>
          <w:szCs w:val="22"/>
        </w:rPr>
        <w:t>, -1 is returned</w:t>
      </w:r>
      <w:ins w:id="5018" w:author="t_竹沢 公佑" w:date="2019-09-09T13:30:00Z">
        <w:r w:rsidR="00392926">
          <w:rPr>
            <w:rFonts w:hint="eastAsia"/>
            <w:bCs/>
            <w:sz w:val="22"/>
            <w:szCs w:val="22"/>
          </w:rPr>
          <w:t xml:space="preserve"> </w:t>
        </w:r>
      </w:ins>
    </w:p>
    <w:p w:rsidR="00392926" w:rsidRDefault="004E6337">
      <w:pPr>
        <w:spacing w:line="0" w:lineRule="atLeast"/>
        <w:ind w:right="1020" w:firstLineChars="200" w:firstLine="440"/>
        <w:rPr>
          <w:ins w:id="5019" w:author="t_竹沢 公佑" w:date="2019-09-09T13:30:00Z"/>
          <w:b/>
          <w:sz w:val="22"/>
          <w:szCs w:val="22"/>
        </w:rPr>
        <w:pPrChange w:id="5020" w:author="t_竹沢 公佑" w:date="2019-09-09T13:30:00Z">
          <w:pPr>
            <w:spacing w:line="0" w:lineRule="atLeast"/>
            <w:ind w:right="1020"/>
          </w:pPr>
        </w:pPrChange>
      </w:pPr>
      <w:r w:rsidRPr="004E6337">
        <w:rPr>
          <w:bCs/>
          <w:sz w:val="22"/>
          <w:szCs w:val="22"/>
        </w:rPr>
        <w:t>in which case</w:t>
      </w:r>
      <w:del w:id="5021" w:author="t_竹沢 公佑" w:date="2019-10-05T09:37:00Z">
        <w:r w:rsidRPr="004E6337" w:rsidDel="00FC1537">
          <w:rPr>
            <w:bCs/>
            <w:sz w:val="22"/>
            <w:szCs w:val="22"/>
          </w:rPr>
          <w:delText>,</w:delText>
        </w:r>
      </w:del>
      <w:r w:rsidRPr="004E6337">
        <w:rPr>
          <w:bCs/>
          <w:sz w:val="22"/>
          <w:szCs w:val="22"/>
        </w:rPr>
        <w:t xml:space="preserve"> errno is se</w:t>
      </w:r>
      <w:ins w:id="5022" w:author="t_竹沢 公佑" w:date="2019-09-09T13:30:00Z">
        <w:r w:rsidR="00392926" w:rsidRPr="00005C8E">
          <w:rPr>
            <w:sz w:val="22"/>
            <w:szCs w:val="22"/>
            <w:rPrChange w:id="5023" w:author="t_竹沢 公佑" w:date="2019-09-09T13:59:00Z">
              <w:rPr>
                <w:b/>
                <w:sz w:val="22"/>
                <w:szCs w:val="22"/>
              </w:rPr>
            </w:rPrChange>
          </w:rPr>
          <w:t xml:space="preserve">t. </w:t>
        </w:r>
      </w:ins>
    </w:p>
    <w:p w:rsidR="004E6337" w:rsidRPr="00E73F24" w:rsidDel="00392926" w:rsidRDefault="004E6337">
      <w:pPr>
        <w:spacing w:line="0" w:lineRule="atLeast"/>
        <w:ind w:right="1020"/>
        <w:rPr>
          <w:del w:id="5024" w:author="t_竹沢 公佑" w:date="2019-09-09T13:30:00Z"/>
          <w:bCs/>
          <w:sz w:val="22"/>
          <w:szCs w:val="22"/>
        </w:rPr>
        <w:pPrChange w:id="5025" w:author="t_竹沢 公佑" w:date="2019-09-09T13:31:00Z">
          <w:pPr>
            <w:spacing w:line="0" w:lineRule="atLeast"/>
            <w:ind w:right="1020" w:firstLineChars="200" w:firstLine="440"/>
          </w:pPr>
        </w:pPrChange>
      </w:pPr>
      <w:del w:id="5026" w:author="t_竹沢 公佑" w:date="2019-09-09T13:30:00Z">
        <w:r w:rsidRPr="004E6337" w:rsidDel="00392926">
          <w:rPr>
            <w:bCs/>
            <w:sz w:val="22"/>
            <w:szCs w:val="22"/>
          </w:rPr>
          <w:delText>t</w:delText>
        </w:r>
      </w:del>
    </w:p>
    <w:p w:rsidR="00FD00D8" w:rsidRPr="00714FF5" w:rsidRDefault="00FD00D8" w:rsidP="00714FF5">
      <w:pPr>
        <w:spacing w:line="0" w:lineRule="atLeast"/>
        <w:ind w:right="1020"/>
        <w:rPr>
          <w:b/>
          <w:sz w:val="22"/>
          <w:szCs w:val="22"/>
        </w:rPr>
      </w:pPr>
    </w:p>
    <w:p w:rsidR="00596636" w:rsidRDefault="00FB2771" w:rsidP="00596636">
      <w:pPr>
        <w:spacing w:line="0" w:lineRule="atLeast"/>
        <w:ind w:right="1020" w:firstLineChars="50" w:firstLine="110"/>
        <w:rPr>
          <w:b/>
          <w:sz w:val="22"/>
          <w:szCs w:val="22"/>
        </w:rPr>
      </w:pPr>
      <w:r>
        <w:rPr>
          <w:rFonts w:hint="eastAsia"/>
          <w:b/>
          <w:sz w:val="22"/>
          <w:szCs w:val="22"/>
        </w:rPr>
        <w:t>【Errors】</w:t>
      </w:r>
    </w:p>
    <w:p w:rsidR="004E6337" w:rsidDel="00BC3BE7" w:rsidRDefault="004E6337" w:rsidP="004E6337">
      <w:pPr>
        <w:spacing w:line="0" w:lineRule="atLeast"/>
        <w:ind w:right="1020" w:firstLineChars="200" w:firstLine="440"/>
        <w:rPr>
          <w:del w:id="5027" w:author="t_竹沢 公佑" w:date="2019-08-28T14:44:00Z"/>
          <w:bCs/>
          <w:sz w:val="22"/>
          <w:szCs w:val="22"/>
        </w:rPr>
      </w:pPr>
      <w:r w:rsidRPr="004E6337">
        <w:rPr>
          <w:bCs/>
          <w:sz w:val="22"/>
          <w:szCs w:val="22"/>
        </w:rPr>
        <w:t xml:space="preserve">This </w:t>
      </w:r>
      <w:r>
        <w:rPr>
          <w:rFonts w:hint="eastAsia"/>
          <w:bCs/>
          <w:sz w:val="22"/>
          <w:szCs w:val="22"/>
        </w:rPr>
        <w:t>command</w:t>
      </w:r>
      <w:r w:rsidRPr="004E6337">
        <w:rPr>
          <w:bCs/>
          <w:sz w:val="22"/>
          <w:szCs w:val="22"/>
        </w:rPr>
        <w:t xml:space="preserve"> can fail with the following errors</w:t>
      </w:r>
      <w:del w:id="5028" w:author="s_佐野 光" w:date="2019-08-21T10:02:00Z">
        <w:r w:rsidRPr="004E6337" w:rsidDel="00D45ED5">
          <w:rPr>
            <w:bCs/>
            <w:sz w:val="22"/>
            <w:szCs w:val="22"/>
          </w:rPr>
          <w:delText xml:space="preserve"> </w:delText>
        </w:r>
      </w:del>
      <w:r w:rsidRPr="004E6337">
        <w:rPr>
          <w:bCs/>
          <w:sz w:val="22"/>
          <w:szCs w:val="22"/>
        </w:rPr>
        <w:t>.</w:t>
      </w:r>
    </w:p>
    <w:p w:rsidR="00BC3BE7" w:rsidRDefault="00BC3BE7" w:rsidP="00F30C1A">
      <w:pPr>
        <w:spacing w:line="0" w:lineRule="atLeast"/>
        <w:ind w:right="1020" w:firstLineChars="200" w:firstLine="440"/>
        <w:rPr>
          <w:ins w:id="5029" w:author="t_竹沢 公佑" w:date="2019-09-18T13:09:00Z"/>
          <w:bCs/>
          <w:sz w:val="22"/>
          <w:szCs w:val="22"/>
        </w:rPr>
      </w:pPr>
    </w:p>
    <w:p w:rsidR="00BC3BE7" w:rsidRPr="00BC3BE7" w:rsidRDefault="00BC3BE7" w:rsidP="00BC3BE7">
      <w:pPr>
        <w:spacing w:line="0" w:lineRule="atLeast"/>
        <w:ind w:right="1020" w:firstLineChars="200" w:firstLine="440"/>
        <w:rPr>
          <w:ins w:id="5030" w:author="t_竹沢 公佑" w:date="2019-09-18T13:10:00Z"/>
          <w:bCs/>
          <w:sz w:val="22"/>
          <w:szCs w:val="22"/>
        </w:rPr>
      </w:pPr>
      <w:ins w:id="5031" w:author="t_竹沢 公佑" w:date="2019-09-18T13:10:00Z">
        <w:r w:rsidRPr="00BC3BE7">
          <w:rPr>
            <w:bCs/>
            <w:sz w:val="22"/>
            <w:szCs w:val="22"/>
          </w:rPr>
          <w:t>EIO</w:t>
        </w:r>
      </w:ins>
    </w:p>
    <w:p w:rsidR="00BC3BE7" w:rsidRPr="00BC3BE7" w:rsidRDefault="00BC3BE7" w:rsidP="00BC3BE7">
      <w:pPr>
        <w:spacing w:line="0" w:lineRule="atLeast"/>
        <w:ind w:right="1020" w:firstLineChars="200" w:firstLine="440"/>
        <w:rPr>
          <w:ins w:id="5032" w:author="t_竹沢 公佑" w:date="2019-09-18T13:10:00Z"/>
          <w:bCs/>
          <w:sz w:val="22"/>
          <w:szCs w:val="22"/>
        </w:rPr>
      </w:pPr>
      <w:ins w:id="5033" w:author="t_竹沢 公佑" w:date="2019-09-18T13:10:00Z">
        <w:r w:rsidRPr="00BC3BE7">
          <w:rPr>
            <w:bCs/>
            <w:sz w:val="22"/>
            <w:szCs w:val="22"/>
          </w:rPr>
          <w:t xml:space="preserve">  When </w:t>
        </w:r>
      </w:ins>
      <w:ins w:id="5034" w:author="t_竹沢 公佑" w:date="2019-10-05T10:54:00Z">
        <w:r w:rsidR="00FD333D">
          <w:rPr>
            <w:rFonts w:hint="eastAsia"/>
            <w:bCs/>
            <w:sz w:val="22"/>
            <w:szCs w:val="22"/>
          </w:rPr>
          <w:t xml:space="preserve">this </w:t>
        </w:r>
      </w:ins>
      <w:ins w:id="5035" w:author="t_竹沢 公佑" w:date="2019-10-05T10:55:00Z">
        <w:r w:rsidR="00FD333D">
          <w:rPr>
            <w:rFonts w:hint="eastAsia"/>
            <w:bCs/>
            <w:sz w:val="22"/>
            <w:szCs w:val="22"/>
          </w:rPr>
          <w:t>command</w:t>
        </w:r>
      </w:ins>
      <w:ins w:id="5036" w:author="t_竹沢 公佑" w:date="2019-10-05T10:54:00Z">
        <w:r w:rsidR="00FD333D">
          <w:rPr>
            <w:rFonts w:hint="eastAsia"/>
            <w:bCs/>
            <w:sz w:val="22"/>
            <w:szCs w:val="22"/>
          </w:rPr>
          <w:t xml:space="preserve"> </w:t>
        </w:r>
      </w:ins>
      <w:ins w:id="5037" w:author="t_竹沢 公佑" w:date="2019-09-18T13:10:00Z">
        <w:r w:rsidRPr="00BC3BE7">
          <w:rPr>
            <w:bCs/>
            <w:sz w:val="22"/>
            <w:szCs w:val="22"/>
          </w:rPr>
          <w:t>fail</w:t>
        </w:r>
      </w:ins>
      <w:ins w:id="5038" w:author="t_竹沢 公佑" w:date="2019-10-05T10:54:00Z">
        <w:r w:rsidR="00FD333D">
          <w:rPr>
            <w:rFonts w:hint="eastAsia"/>
            <w:bCs/>
            <w:sz w:val="22"/>
            <w:szCs w:val="22"/>
          </w:rPr>
          <w:t>s</w:t>
        </w:r>
      </w:ins>
      <w:ins w:id="5039" w:author="t_竹沢 公佑" w:date="2019-09-18T13:10:00Z">
        <w:r w:rsidRPr="00BC3BE7">
          <w:rPr>
            <w:bCs/>
            <w:sz w:val="22"/>
            <w:szCs w:val="22"/>
          </w:rPr>
          <w:t xml:space="preserve"> to read or write internal register. </w:t>
        </w:r>
      </w:ins>
    </w:p>
    <w:p w:rsidR="00BC3BE7" w:rsidRPr="00BC3BE7" w:rsidRDefault="00BC3BE7" w:rsidP="00BC3BE7">
      <w:pPr>
        <w:spacing w:line="0" w:lineRule="atLeast"/>
        <w:ind w:right="1020" w:firstLineChars="200" w:firstLine="440"/>
        <w:rPr>
          <w:ins w:id="5040" w:author="t_竹沢 公佑" w:date="2019-09-18T13:10:00Z"/>
          <w:bCs/>
          <w:sz w:val="22"/>
          <w:szCs w:val="22"/>
        </w:rPr>
      </w:pPr>
      <w:ins w:id="5041" w:author="t_竹沢 公佑" w:date="2019-09-18T13:10:00Z">
        <w:r w:rsidRPr="00BC3BE7">
          <w:rPr>
            <w:bCs/>
            <w:sz w:val="22"/>
            <w:szCs w:val="22"/>
          </w:rPr>
          <w:t xml:space="preserve">  This errno means device driver can't control the device.</w:t>
        </w:r>
      </w:ins>
    </w:p>
    <w:p w:rsidR="00BC3BE7" w:rsidRPr="00BC3BE7" w:rsidRDefault="00BC3BE7" w:rsidP="00BC3BE7">
      <w:pPr>
        <w:spacing w:line="0" w:lineRule="atLeast"/>
        <w:ind w:right="1020" w:firstLineChars="200" w:firstLine="440"/>
        <w:rPr>
          <w:ins w:id="5042" w:author="t_竹沢 公佑" w:date="2019-09-18T13:10:00Z"/>
          <w:bCs/>
          <w:sz w:val="22"/>
          <w:szCs w:val="22"/>
        </w:rPr>
      </w:pPr>
      <w:ins w:id="5043" w:author="t_竹沢 公佑" w:date="2019-09-18T13:10:00Z">
        <w:r w:rsidRPr="00BC3BE7">
          <w:rPr>
            <w:bCs/>
            <w:sz w:val="22"/>
            <w:szCs w:val="22"/>
          </w:rPr>
          <w:t xml:space="preserve">  If this error occurrs often, it may be hardware error is happend.</w:t>
        </w:r>
      </w:ins>
    </w:p>
    <w:p w:rsidR="00BC3BE7" w:rsidRPr="00BC3BE7" w:rsidRDefault="00BC3BE7" w:rsidP="00BC3BE7">
      <w:pPr>
        <w:spacing w:line="0" w:lineRule="atLeast"/>
        <w:ind w:right="1020" w:firstLineChars="200" w:firstLine="440"/>
        <w:rPr>
          <w:ins w:id="5044" w:author="t_竹沢 公佑" w:date="2019-09-18T13:10:00Z"/>
          <w:bCs/>
          <w:sz w:val="22"/>
          <w:szCs w:val="22"/>
        </w:rPr>
      </w:pPr>
      <w:ins w:id="5045" w:author="t_竹沢 公佑" w:date="2019-09-18T13:10:00Z">
        <w:r w:rsidRPr="00BC3BE7">
          <w:rPr>
            <w:bCs/>
            <w:sz w:val="22"/>
            <w:szCs w:val="22"/>
          </w:rPr>
          <w:t xml:space="preserve">  Please execute cold-reboot and try again.</w:t>
        </w:r>
      </w:ins>
    </w:p>
    <w:p w:rsidR="00BC3BE7" w:rsidRPr="00BC3BE7" w:rsidRDefault="00BC3BE7" w:rsidP="00BC3BE7">
      <w:pPr>
        <w:spacing w:line="0" w:lineRule="atLeast"/>
        <w:ind w:right="1020" w:firstLineChars="200" w:firstLine="440"/>
        <w:rPr>
          <w:ins w:id="5046" w:author="t_竹沢 公佑" w:date="2019-09-18T13:10:00Z"/>
          <w:bCs/>
          <w:sz w:val="22"/>
          <w:szCs w:val="22"/>
        </w:rPr>
      </w:pPr>
      <w:ins w:id="5047" w:author="t_竹沢 公佑" w:date="2019-09-18T13:10:00Z">
        <w:r w:rsidRPr="00BC3BE7">
          <w:rPr>
            <w:bCs/>
            <w:sz w:val="22"/>
            <w:szCs w:val="22"/>
          </w:rPr>
          <w:t>ECANCELED</w:t>
        </w:r>
      </w:ins>
    </w:p>
    <w:p w:rsidR="00BC3BE7" w:rsidRPr="00BC3BE7" w:rsidRDefault="00BC3BE7" w:rsidP="00BC3BE7">
      <w:pPr>
        <w:spacing w:line="0" w:lineRule="atLeast"/>
        <w:ind w:right="1020" w:firstLineChars="200" w:firstLine="440"/>
        <w:rPr>
          <w:ins w:id="5048" w:author="t_竹沢 公佑" w:date="2019-09-18T13:10:00Z"/>
          <w:bCs/>
          <w:sz w:val="22"/>
          <w:szCs w:val="22"/>
        </w:rPr>
      </w:pPr>
      <w:ins w:id="5049" w:author="t_竹沢 公佑" w:date="2019-09-18T13:10:00Z">
        <w:r w:rsidRPr="00BC3BE7">
          <w:rPr>
            <w:bCs/>
            <w:sz w:val="22"/>
            <w:szCs w:val="22"/>
          </w:rPr>
          <w:t xml:space="preserve">  This errno means device is in overheat state.</w:t>
        </w:r>
      </w:ins>
    </w:p>
    <w:p w:rsidR="00BC3BE7" w:rsidRPr="00BC3BE7" w:rsidRDefault="00FC1537" w:rsidP="00BC3BE7">
      <w:pPr>
        <w:spacing w:line="0" w:lineRule="atLeast"/>
        <w:ind w:right="1020" w:firstLineChars="200" w:firstLine="440"/>
        <w:rPr>
          <w:ins w:id="5050" w:author="t_竹沢 公佑" w:date="2019-09-18T13:10:00Z"/>
          <w:bCs/>
          <w:sz w:val="22"/>
          <w:szCs w:val="22"/>
        </w:rPr>
      </w:pPr>
      <w:ins w:id="5051" w:author="t_竹沢 公佑" w:date="2019-09-18T13:10:00Z">
        <w:r>
          <w:rPr>
            <w:bCs/>
            <w:sz w:val="22"/>
            <w:szCs w:val="22"/>
          </w:rPr>
          <w:t xml:space="preserve">  We recom</w:t>
        </w:r>
      </w:ins>
      <w:ins w:id="5052" w:author="t_竹沢 公佑" w:date="2019-10-05T09:43:00Z">
        <w:r>
          <w:rPr>
            <w:rFonts w:hint="eastAsia"/>
            <w:bCs/>
            <w:sz w:val="22"/>
            <w:szCs w:val="22"/>
          </w:rPr>
          <w:t>m</w:t>
        </w:r>
      </w:ins>
      <w:ins w:id="5053" w:author="t_竹沢 公佑" w:date="2019-09-18T13:10:00Z">
        <w:r>
          <w:rPr>
            <w:bCs/>
            <w:sz w:val="22"/>
            <w:szCs w:val="22"/>
          </w:rPr>
          <w:t xml:space="preserve">end </w:t>
        </w:r>
      </w:ins>
      <w:ins w:id="5054" w:author="t_竹沢 公佑" w:date="2019-10-05T09:40:00Z">
        <w:r>
          <w:rPr>
            <w:rFonts w:hint="eastAsia"/>
            <w:bCs/>
            <w:sz w:val="22"/>
            <w:szCs w:val="22"/>
          </w:rPr>
          <w:t>that you</w:t>
        </w:r>
      </w:ins>
      <w:ins w:id="5055" w:author="t_竹沢 公佑" w:date="2019-09-18T13:10:00Z">
        <w:r>
          <w:rPr>
            <w:bCs/>
            <w:sz w:val="22"/>
            <w:szCs w:val="22"/>
          </w:rPr>
          <w:t xml:space="preserve"> stop usi</w:t>
        </w:r>
      </w:ins>
      <w:ins w:id="5056" w:author="t_竹沢 公佑" w:date="2019-10-05T09:41:00Z">
        <w:r>
          <w:rPr>
            <w:rFonts w:hint="eastAsia"/>
            <w:bCs/>
            <w:sz w:val="22"/>
            <w:szCs w:val="22"/>
          </w:rPr>
          <w:t>ng</w:t>
        </w:r>
      </w:ins>
      <w:ins w:id="5057" w:author="t_竹沢 公佑" w:date="2019-09-18T13:10:00Z">
        <w:r w:rsidR="00BC3BE7" w:rsidRPr="00BC3BE7">
          <w:rPr>
            <w:bCs/>
            <w:sz w:val="22"/>
            <w:szCs w:val="22"/>
          </w:rPr>
          <w:t xml:space="preserve"> </w:t>
        </w:r>
      </w:ins>
      <w:ins w:id="5058" w:author="t_竹沢 公佑" w:date="2019-10-05T09:41:00Z">
        <w:r>
          <w:rPr>
            <w:rFonts w:hint="eastAsia"/>
            <w:bCs/>
            <w:sz w:val="22"/>
            <w:szCs w:val="22"/>
          </w:rPr>
          <w:t xml:space="preserve">a </w:t>
        </w:r>
      </w:ins>
      <w:ins w:id="5059" w:author="t_竹沢 公佑" w:date="2019-09-18T13:10:00Z">
        <w:r>
          <w:rPr>
            <w:bCs/>
            <w:sz w:val="22"/>
            <w:szCs w:val="22"/>
          </w:rPr>
          <w:t>device</w:t>
        </w:r>
      </w:ins>
      <w:ins w:id="5060" w:author="t_竹沢 公佑" w:date="2019-10-05T09:41:00Z">
        <w:r>
          <w:rPr>
            <w:rFonts w:hint="eastAsia"/>
            <w:bCs/>
            <w:sz w:val="22"/>
            <w:szCs w:val="22"/>
          </w:rPr>
          <w:t xml:space="preserve"> for cooling</w:t>
        </w:r>
      </w:ins>
      <w:ins w:id="5061" w:author="t_竹沢 公佑" w:date="2019-09-18T13:10:00Z">
        <w:r w:rsidR="00BC3BE7" w:rsidRPr="00BC3BE7">
          <w:rPr>
            <w:bCs/>
            <w:sz w:val="22"/>
            <w:szCs w:val="22"/>
          </w:rPr>
          <w:t>.</w:t>
        </w:r>
      </w:ins>
    </w:p>
    <w:p w:rsidR="00BC3BE7" w:rsidRPr="00BC3BE7" w:rsidRDefault="00BC3BE7" w:rsidP="00BC3BE7">
      <w:pPr>
        <w:spacing w:line="0" w:lineRule="atLeast"/>
        <w:ind w:right="1020" w:firstLineChars="200" w:firstLine="440"/>
        <w:rPr>
          <w:ins w:id="5062" w:author="t_竹沢 公佑" w:date="2019-09-18T13:10:00Z"/>
          <w:bCs/>
          <w:sz w:val="22"/>
          <w:szCs w:val="22"/>
        </w:rPr>
      </w:pPr>
      <w:ins w:id="5063" w:author="t_竹沢 公佑" w:date="2019-09-18T13:10:00Z">
        <w:r w:rsidRPr="00BC3BE7">
          <w:rPr>
            <w:bCs/>
            <w:sz w:val="22"/>
            <w:szCs w:val="22"/>
          </w:rPr>
          <w:t xml:space="preserve">  And also please check the syslog.</w:t>
        </w:r>
      </w:ins>
    </w:p>
    <w:p w:rsidR="00BC3BE7" w:rsidRPr="00BC3BE7" w:rsidRDefault="00BC3BE7" w:rsidP="00BC3BE7">
      <w:pPr>
        <w:spacing w:line="0" w:lineRule="atLeast"/>
        <w:ind w:right="1020" w:firstLineChars="200" w:firstLine="440"/>
        <w:rPr>
          <w:ins w:id="5064" w:author="t_竹沢 公佑" w:date="2019-09-18T13:10:00Z"/>
          <w:bCs/>
          <w:sz w:val="22"/>
          <w:szCs w:val="22"/>
        </w:rPr>
      </w:pPr>
      <w:ins w:id="5065" w:author="t_竹沢 公佑" w:date="2019-09-18T13:10:00Z">
        <w:r w:rsidRPr="00BC3BE7">
          <w:rPr>
            <w:bCs/>
            <w:sz w:val="22"/>
            <w:szCs w:val="22"/>
          </w:rPr>
          <w:t>EINVAL</w:t>
        </w:r>
      </w:ins>
    </w:p>
    <w:p w:rsidR="00BC3BE7" w:rsidRPr="00BC3BE7" w:rsidRDefault="00BC3BE7" w:rsidP="00BC3BE7">
      <w:pPr>
        <w:spacing w:line="0" w:lineRule="atLeast"/>
        <w:ind w:right="1020" w:firstLineChars="200" w:firstLine="440"/>
        <w:rPr>
          <w:ins w:id="5066" w:author="t_竹沢 公佑" w:date="2019-09-18T13:10:00Z"/>
          <w:bCs/>
          <w:sz w:val="22"/>
          <w:szCs w:val="22"/>
        </w:rPr>
      </w:pPr>
      <w:ins w:id="5067" w:author="t_竹沢 公佑" w:date="2019-09-18T13:10:00Z">
        <w:r w:rsidRPr="00BC3BE7">
          <w:rPr>
            <w:bCs/>
            <w:sz w:val="22"/>
            <w:szCs w:val="22"/>
          </w:rPr>
          <w:t xml:space="preserve">  A device file is opened with invalid flags. </w:t>
        </w:r>
      </w:ins>
    </w:p>
    <w:p w:rsidR="00BC3BE7" w:rsidRPr="00BC3BE7" w:rsidRDefault="00BC3BE7" w:rsidP="00BC3BE7">
      <w:pPr>
        <w:spacing w:line="0" w:lineRule="atLeast"/>
        <w:ind w:right="1020" w:firstLineChars="200" w:firstLine="440"/>
        <w:rPr>
          <w:ins w:id="5068" w:author="t_竹沢 公佑" w:date="2019-09-18T13:10:00Z"/>
          <w:bCs/>
          <w:sz w:val="22"/>
          <w:szCs w:val="22"/>
        </w:rPr>
      </w:pPr>
      <w:ins w:id="5069" w:author="t_竹沢 公佑" w:date="2019-09-18T13:10:00Z">
        <w:r w:rsidRPr="00BC3BE7">
          <w:rPr>
            <w:bCs/>
            <w:sz w:val="22"/>
            <w:szCs w:val="22"/>
          </w:rPr>
          <w:t>EFALUT</w:t>
        </w:r>
      </w:ins>
    </w:p>
    <w:p w:rsidR="00BC3BE7" w:rsidRPr="00BC3BE7" w:rsidRDefault="00FD333D" w:rsidP="00BC3BE7">
      <w:pPr>
        <w:spacing w:line="0" w:lineRule="atLeast"/>
        <w:ind w:right="1020" w:firstLineChars="200" w:firstLine="440"/>
        <w:rPr>
          <w:ins w:id="5070" w:author="t_竹沢 公佑" w:date="2019-09-18T13:10:00Z"/>
          <w:bCs/>
          <w:sz w:val="22"/>
          <w:szCs w:val="22"/>
        </w:rPr>
      </w:pPr>
      <w:ins w:id="5071" w:author="t_竹沢 公佑" w:date="2019-09-18T13:10:00Z">
        <w:r>
          <w:rPr>
            <w:bCs/>
            <w:sz w:val="22"/>
            <w:szCs w:val="22"/>
          </w:rPr>
          <w:t xml:space="preserve">  When this </w:t>
        </w:r>
      </w:ins>
      <w:ins w:id="5072" w:author="t_竹沢 公佑" w:date="2019-10-05T10:55:00Z">
        <w:r>
          <w:rPr>
            <w:rFonts w:hint="eastAsia"/>
            <w:bCs/>
            <w:sz w:val="22"/>
            <w:szCs w:val="22"/>
          </w:rPr>
          <w:t>command</w:t>
        </w:r>
      </w:ins>
      <w:ins w:id="5073" w:author="t_竹沢 公佑" w:date="2019-09-18T13:10:00Z">
        <w:r w:rsidR="00BC3BE7" w:rsidRPr="00BC3BE7">
          <w:rPr>
            <w:bCs/>
            <w:sz w:val="22"/>
            <w:szCs w:val="22"/>
          </w:rPr>
          <w:t xml:space="preserve"> </w:t>
        </w:r>
      </w:ins>
      <w:ins w:id="5074" w:author="t_竹沢 公佑" w:date="2019-10-05T09:43:00Z">
        <w:r w:rsidR="007605BD">
          <w:rPr>
            <w:rFonts w:hint="eastAsia"/>
            <w:bCs/>
            <w:sz w:val="22"/>
            <w:szCs w:val="22"/>
          </w:rPr>
          <w:t xml:space="preserve">fails </w:t>
        </w:r>
      </w:ins>
      <w:ins w:id="5075" w:author="t_竹沢 公佑" w:date="2019-09-18T13:10:00Z">
        <w:r w:rsidR="00BC3BE7" w:rsidRPr="00BC3BE7">
          <w:rPr>
            <w:bCs/>
            <w:sz w:val="22"/>
            <w:szCs w:val="22"/>
          </w:rPr>
          <w:t xml:space="preserve">to copy the execution result to p_result, it sets EFAULT to errno. </w:t>
        </w:r>
      </w:ins>
    </w:p>
    <w:p w:rsidR="00BC3BE7" w:rsidRPr="00BC3BE7" w:rsidRDefault="00BC3BE7" w:rsidP="00BC3BE7">
      <w:pPr>
        <w:spacing w:line="0" w:lineRule="atLeast"/>
        <w:ind w:right="1020" w:firstLineChars="200" w:firstLine="440"/>
        <w:rPr>
          <w:ins w:id="5076" w:author="t_竹沢 公佑" w:date="2019-09-18T13:10:00Z"/>
          <w:bCs/>
          <w:sz w:val="22"/>
          <w:szCs w:val="22"/>
        </w:rPr>
      </w:pPr>
      <w:ins w:id="5077" w:author="t_竹沢 公佑" w:date="2019-09-18T13:10:00Z">
        <w:r w:rsidRPr="00BC3BE7">
          <w:rPr>
            <w:bCs/>
            <w:sz w:val="22"/>
            <w:szCs w:val="22"/>
          </w:rPr>
          <w:t xml:space="preserve">  In this case, please ignore the value of *p_result.</w:t>
        </w:r>
      </w:ins>
    </w:p>
    <w:p w:rsidR="00BC3BE7" w:rsidRPr="00BC3BE7" w:rsidRDefault="00BC3BE7" w:rsidP="00BC3BE7">
      <w:pPr>
        <w:spacing w:line="0" w:lineRule="atLeast"/>
        <w:ind w:right="1020" w:firstLineChars="200" w:firstLine="440"/>
        <w:rPr>
          <w:ins w:id="5078" w:author="t_竹沢 公佑" w:date="2019-09-18T13:10:00Z"/>
          <w:bCs/>
          <w:sz w:val="22"/>
          <w:szCs w:val="22"/>
        </w:rPr>
      </w:pPr>
      <w:ins w:id="5079" w:author="t_竹沢 公佑" w:date="2019-09-18T13:10:00Z">
        <w:r w:rsidRPr="00BC3BE7">
          <w:rPr>
            <w:bCs/>
            <w:sz w:val="22"/>
            <w:szCs w:val="22"/>
          </w:rPr>
          <w:t xml:space="preserve">  User application may give an invalid address to this pointer, </w:t>
        </w:r>
      </w:ins>
    </w:p>
    <w:p w:rsidR="00BC3BE7" w:rsidRDefault="00BC3BE7" w:rsidP="00BC3BE7">
      <w:pPr>
        <w:spacing w:line="0" w:lineRule="atLeast"/>
        <w:ind w:right="1020" w:firstLineChars="200" w:firstLine="440"/>
        <w:rPr>
          <w:ins w:id="5080" w:author="t_竹沢 公佑" w:date="2019-09-18T13:39:00Z"/>
          <w:bCs/>
          <w:sz w:val="22"/>
          <w:szCs w:val="22"/>
        </w:rPr>
      </w:pPr>
      <w:ins w:id="5081" w:author="t_竹沢 公佑" w:date="2019-09-18T13:10:00Z">
        <w:r w:rsidRPr="00BC3BE7">
          <w:rPr>
            <w:bCs/>
            <w:sz w:val="22"/>
            <w:szCs w:val="22"/>
          </w:rPr>
          <w:t xml:space="preserve">  please check its address.</w:t>
        </w:r>
      </w:ins>
    </w:p>
    <w:p w:rsidR="00E80B1E" w:rsidRPr="00BC3BE7" w:rsidRDefault="00E80B1E">
      <w:pPr>
        <w:spacing w:line="0" w:lineRule="atLeast"/>
        <w:ind w:right="1020" w:firstLineChars="50" w:firstLine="110"/>
        <w:rPr>
          <w:ins w:id="5082" w:author="t_竹沢 公佑" w:date="2019-09-18T13:10:00Z"/>
          <w:bCs/>
          <w:sz w:val="22"/>
          <w:szCs w:val="22"/>
        </w:rPr>
        <w:pPrChange w:id="5083" w:author="t_竹沢 公佑" w:date="2019-09-18T13:39:00Z">
          <w:pPr>
            <w:spacing w:line="0" w:lineRule="atLeast"/>
            <w:ind w:right="1020" w:firstLineChars="200" w:firstLine="440"/>
          </w:pPr>
        </w:pPrChange>
      </w:pPr>
      <w:ins w:id="5084" w:author="t_竹沢 公佑" w:date="2019-09-18T13:39:00Z">
        <w:r>
          <w:rPr>
            <w:bCs/>
            <w:sz w:val="22"/>
            <w:szCs w:val="22"/>
          </w:rPr>
          <w:br w:type="page"/>
        </w:r>
        <w:r>
          <w:rPr>
            <w:rFonts w:hint="eastAsia"/>
            <w:b/>
            <w:sz w:val="22"/>
            <w:szCs w:val="22"/>
          </w:rPr>
          <w:lastRenderedPageBreak/>
          <w:t>【Errors】</w:t>
        </w:r>
        <w:r w:rsidRPr="0056709F">
          <w:rPr>
            <w:rFonts w:hint="eastAsia"/>
            <w:sz w:val="22"/>
            <w:szCs w:val="22"/>
          </w:rPr>
          <w:t>(Con</w:t>
        </w:r>
        <w:r>
          <w:rPr>
            <w:rFonts w:hint="eastAsia"/>
            <w:sz w:val="22"/>
            <w:szCs w:val="22"/>
          </w:rPr>
          <w:t>tinued from the previous page.</w:t>
        </w:r>
        <w:r w:rsidRPr="0056709F">
          <w:rPr>
            <w:rFonts w:hint="eastAsia"/>
            <w:sz w:val="22"/>
            <w:szCs w:val="22"/>
          </w:rPr>
          <w:t>)</w:t>
        </w:r>
      </w:ins>
    </w:p>
    <w:p w:rsidR="00B01E65" w:rsidRDefault="00B01E65" w:rsidP="00BC3BE7">
      <w:pPr>
        <w:spacing w:line="0" w:lineRule="atLeast"/>
        <w:ind w:right="1020" w:firstLineChars="200" w:firstLine="440"/>
        <w:rPr>
          <w:ins w:id="5085" w:author="t_竹沢 公佑" w:date="2019-10-06T11:25:00Z"/>
          <w:bCs/>
          <w:sz w:val="22"/>
          <w:szCs w:val="22"/>
        </w:rPr>
      </w:pPr>
      <w:ins w:id="5086" w:author="t_竹沢 公佑" w:date="2019-10-06T11:25:00Z">
        <w:r>
          <w:rPr>
            <w:rFonts w:hint="eastAsia"/>
            <w:bCs/>
            <w:sz w:val="22"/>
            <w:szCs w:val="22"/>
          </w:rPr>
          <w:t>EBUSY</w:t>
        </w:r>
      </w:ins>
    </w:p>
    <w:p w:rsidR="00B01E65" w:rsidRDefault="00B01E65" w:rsidP="00BC3BE7">
      <w:pPr>
        <w:spacing w:line="0" w:lineRule="atLeast"/>
        <w:ind w:right="1020" w:firstLineChars="200" w:firstLine="440"/>
        <w:rPr>
          <w:ins w:id="5087" w:author="t_竹沢 公佑" w:date="2019-10-06T11:27:00Z"/>
          <w:bCs/>
          <w:sz w:val="22"/>
          <w:szCs w:val="22"/>
        </w:rPr>
      </w:pPr>
      <w:ins w:id="5088" w:author="t_竹沢 公佑" w:date="2019-10-06T11:25:00Z">
        <w:r>
          <w:rPr>
            <w:rFonts w:hint="eastAsia"/>
            <w:bCs/>
            <w:sz w:val="22"/>
            <w:szCs w:val="22"/>
          </w:rPr>
          <w:t xml:space="preserve">  </w:t>
        </w:r>
      </w:ins>
      <w:ins w:id="5089" w:author="t_竹沢 公佑" w:date="2019-10-06T11:27:00Z">
        <w:r w:rsidRPr="00BC3BE7">
          <w:rPr>
            <w:bCs/>
            <w:sz w:val="22"/>
            <w:szCs w:val="22"/>
          </w:rPr>
          <w:t>When the resource busy.</w:t>
        </w:r>
      </w:ins>
    </w:p>
    <w:p w:rsidR="00B01E65" w:rsidRDefault="00B01E65" w:rsidP="00BC3BE7">
      <w:pPr>
        <w:spacing w:line="0" w:lineRule="atLeast"/>
        <w:ind w:right="1020" w:firstLineChars="200" w:firstLine="440"/>
        <w:rPr>
          <w:ins w:id="5090" w:author="t_竹沢 公佑" w:date="2019-10-06T11:25:00Z"/>
          <w:bCs/>
          <w:sz w:val="22"/>
          <w:szCs w:val="22"/>
        </w:rPr>
      </w:pPr>
      <w:ins w:id="5091" w:author="t_竹沢 公佑" w:date="2019-10-06T11:27:00Z">
        <w:r>
          <w:rPr>
            <w:rFonts w:hint="eastAsia"/>
            <w:bCs/>
            <w:sz w:val="22"/>
            <w:szCs w:val="22"/>
          </w:rPr>
          <w:t xml:space="preserve">  </w:t>
        </w:r>
      </w:ins>
      <w:ins w:id="5092" w:author="t_竹沢 公佑" w:date="2019-10-06T11:29:00Z">
        <w:r>
          <w:rPr>
            <w:rFonts w:hint="eastAsia"/>
            <w:bCs/>
            <w:sz w:val="22"/>
            <w:szCs w:val="22"/>
          </w:rPr>
          <w:t>When t</w:t>
        </w:r>
      </w:ins>
      <w:ins w:id="5093" w:author="t_竹沢 公佑" w:date="2019-10-06T11:28:00Z">
        <w:r>
          <w:rPr>
            <w:rFonts w:hint="eastAsia"/>
            <w:bCs/>
            <w:sz w:val="22"/>
            <w:szCs w:val="22"/>
          </w:rPr>
          <w:t xml:space="preserve">he device has already started transmitting/receiving frame, </w:t>
        </w:r>
      </w:ins>
      <w:ins w:id="5094" w:author="t_竹沢 公佑" w:date="2019-10-06T11:29:00Z">
        <w:r>
          <w:rPr>
            <w:rFonts w:hint="eastAsia"/>
            <w:bCs/>
            <w:sz w:val="22"/>
            <w:szCs w:val="22"/>
          </w:rPr>
          <w:t>it sets EBUSY to errno.</w:t>
        </w:r>
      </w:ins>
    </w:p>
    <w:p w:rsidR="00BC3BE7" w:rsidRPr="00BC3BE7" w:rsidRDefault="00BC3BE7" w:rsidP="00BC3BE7">
      <w:pPr>
        <w:spacing w:line="0" w:lineRule="atLeast"/>
        <w:ind w:right="1020" w:firstLineChars="200" w:firstLine="440"/>
        <w:rPr>
          <w:ins w:id="5095" w:author="t_竹沢 公佑" w:date="2019-09-18T13:10:00Z"/>
          <w:bCs/>
          <w:sz w:val="22"/>
          <w:szCs w:val="22"/>
        </w:rPr>
      </w:pPr>
      <w:ins w:id="5096" w:author="t_竹沢 公佑" w:date="2019-09-18T13:10:00Z">
        <w:r w:rsidRPr="00BC3BE7">
          <w:rPr>
            <w:bCs/>
            <w:sz w:val="22"/>
            <w:szCs w:val="22"/>
          </w:rPr>
          <w:t>EAGAIN</w:t>
        </w:r>
      </w:ins>
    </w:p>
    <w:p w:rsidR="00BC3BE7" w:rsidRPr="00BC3BE7" w:rsidRDefault="00BC3BE7" w:rsidP="00BC3BE7">
      <w:pPr>
        <w:spacing w:line="0" w:lineRule="atLeast"/>
        <w:ind w:right="1020" w:firstLineChars="200" w:firstLine="440"/>
        <w:rPr>
          <w:ins w:id="5097" w:author="t_竹沢 公佑" w:date="2019-09-18T13:10:00Z"/>
          <w:bCs/>
          <w:sz w:val="22"/>
          <w:szCs w:val="22"/>
        </w:rPr>
      </w:pPr>
      <w:ins w:id="5098" w:author="t_竹沢 公佑" w:date="2019-09-18T13:10:00Z">
        <w:r w:rsidRPr="00BC3BE7">
          <w:rPr>
            <w:bCs/>
            <w:sz w:val="22"/>
            <w:szCs w:val="22"/>
          </w:rPr>
          <w:t xml:space="preserve">  </w:t>
        </w:r>
      </w:ins>
      <w:ins w:id="5099" w:author="t_竹沢 公佑" w:date="2019-09-20T15:06:00Z">
        <w:r w:rsidR="00E9709F">
          <w:rPr>
            <w:rFonts w:hint="eastAsia"/>
            <w:bCs/>
            <w:sz w:val="22"/>
            <w:szCs w:val="22"/>
          </w:rPr>
          <w:t xml:space="preserve"> </w:t>
        </w:r>
      </w:ins>
      <w:ins w:id="5100" w:author="t_竹沢 公佑" w:date="2019-09-18T13:10:00Z">
        <w:r w:rsidRPr="00BC3BE7">
          <w:rPr>
            <w:bCs/>
            <w:sz w:val="22"/>
            <w:szCs w:val="22"/>
          </w:rPr>
          <w:t xml:space="preserve">When </w:t>
        </w:r>
      </w:ins>
      <w:ins w:id="5101" w:author="t_竹沢 公佑" w:date="2019-10-05T10:56:00Z">
        <w:r w:rsidR="00FD333D">
          <w:rPr>
            <w:rFonts w:hint="eastAsia"/>
            <w:bCs/>
            <w:sz w:val="22"/>
            <w:szCs w:val="22"/>
          </w:rPr>
          <w:t xml:space="preserve">this command </w:t>
        </w:r>
      </w:ins>
      <w:ins w:id="5102" w:author="t_竹沢 公佑" w:date="2019-09-18T13:10:00Z">
        <w:r w:rsidRPr="00BC3BE7">
          <w:rPr>
            <w:bCs/>
            <w:sz w:val="22"/>
            <w:szCs w:val="22"/>
          </w:rPr>
          <w:t>detect</w:t>
        </w:r>
      </w:ins>
      <w:ins w:id="5103" w:author="t_竹沢 公佑" w:date="2019-10-05T10:57:00Z">
        <w:r w:rsidR="00FD333D">
          <w:rPr>
            <w:rFonts w:hint="eastAsia"/>
            <w:bCs/>
            <w:sz w:val="22"/>
            <w:szCs w:val="22"/>
          </w:rPr>
          <w:t>s an</w:t>
        </w:r>
      </w:ins>
      <w:ins w:id="5104" w:author="t_竹沢 公佑" w:date="2019-09-18T13:10:00Z">
        <w:r w:rsidRPr="00BC3BE7">
          <w:rPr>
            <w:bCs/>
            <w:sz w:val="22"/>
            <w:szCs w:val="22"/>
          </w:rPr>
          <w:t xml:space="preserve"> illegal sequence.</w:t>
        </w:r>
      </w:ins>
    </w:p>
    <w:p w:rsidR="00BC3BE7" w:rsidRPr="00BC3BE7" w:rsidRDefault="00BC3BE7">
      <w:pPr>
        <w:spacing w:line="0" w:lineRule="atLeast"/>
        <w:ind w:leftChars="200" w:left="700" w:right="1020" w:hangingChars="100" w:hanging="220"/>
        <w:rPr>
          <w:ins w:id="5105" w:author="t_竹沢 公佑" w:date="2019-09-18T13:10:00Z"/>
          <w:bCs/>
          <w:sz w:val="22"/>
          <w:szCs w:val="22"/>
        </w:rPr>
        <w:pPrChange w:id="5106" w:author="t_竹沢 公佑" w:date="2019-09-18T13:50:00Z">
          <w:pPr>
            <w:spacing w:line="0" w:lineRule="atLeast"/>
            <w:ind w:right="1020" w:firstLineChars="200" w:firstLine="440"/>
          </w:pPr>
        </w:pPrChange>
      </w:pPr>
      <w:ins w:id="5107" w:author="t_竹沢 公佑" w:date="2019-09-18T13:10:00Z">
        <w:r w:rsidRPr="00BC3BE7">
          <w:rPr>
            <w:bCs/>
            <w:sz w:val="22"/>
            <w:szCs w:val="22"/>
          </w:rPr>
          <w:t xml:space="preserve">  Please confirm the operation</w:t>
        </w:r>
        <w:r w:rsidR="006626EA">
          <w:rPr>
            <w:bCs/>
            <w:sz w:val="22"/>
            <w:szCs w:val="22"/>
          </w:rPr>
          <w:t xml:space="preserve"> sequence. </w:t>
        </w:r>
      </w:ins>
      <w:ins w:id="5108" w:author="t_竹沢 公佑" w:date="2019-09-18T13:48:00Z">
        <w:r w:rsidR="006626EA">
          <w:rPr>
            <w:rFonts w:hint="eastAsia"/>
            <w:bCs/>
            <w:sz w:val="22"/>
            <w:szCs w:val="22"/>
          </w:rPr>
          <w:t>(</w:t>
        </w:r>
        <w:r w:rsidR="006626EA" w:rsidRPr="006626EA">
          <w:rPr>
            <w:b/>
            <w:bCs/>
            <w:sz w:val="22"/>
            <w:szCs w:val="22"/>
            <w:rPrChange w:id="5109" w:author="t_竹沢 公佑" w:date="2019-09-18T13:50:00Z">
              <w:rPr>
                <w:bCs/>
                <w:sz w:val="22"/>
                <w:szCs w:val="22"/>
              </w:rPr>
            </w:rPrChange>
          </w:rPr>
          <w:t>“</w:t>
        </w:r>
      </w:ins>
      <w:ins w:id="5110" w:author="t_竹沢 公佑" w:date="2019-09-18T13:49:00Z">
        <w:r w:rsidR="006626EA" w:rsidRPr="006626EA">
          <w:rPr>
            <w:b/>
            <w:bCs/>
            <w:sz w:val="22"/>
            <w:szCs w:val="22"/>
            <w:rPrChange w:id="5111" w:author="t_竹沢 公佑" w:date="2019-09-18T13:50:00Z">
              <w:rPr>
                <w:bCs/>
                <w:sz w:val="22"/>
                <w:szCs w:val="22"/>
              </w:rPr>
            </w:rPrChange>
          </w:rPr>
          <w:fldChar w:fldCharType="begin"/>
        </w:r>
        <w:r w:rsidR="006626EA" w:rsidRPr="006626EA">
          <w:rPr>
            <w:b/>
            <w:bCs/>
            <w:sz w:val="22"/>
            <w:szCs w:val="22"/>
            <w:rPrChange w:id="5112" w:author="t_竹沢 公佑" w:date="2019-09-18T13:50:00Z">
              <w:rPr>
                <w:bCs/>
                <w:sz w:val="22"/>
                <w:szCs w:val="22"/>
              </w:rPr>
            </w:rPrChange>
          </w:rPr>
          <w:instrText xml:space="preserve"> REF _Ref13549235 \r \h </w:instrText>
        </w:r>
      </w:ins>
      <w:r w:rsidR="006626EA">
        <w:rPr>
          <w:b/>
          <w:bCs/>
          <w:sz w:val="22"/>
          <w:szCs w:val="22"/>
        </w:rPr>
        <w:instrText xml:space="preserve"> \* MERGEFORMAT </w:instrText>
      </w:r>
      <w:r w:rsidR="006626EA" w:rsidRPr="006626EA">
        <w:rPr>
          <w:b/>
          <w:bCs/>
          <w:sz w:val="22"/>
          <w:szCs w:val="22"/>
          <w:rPrChange w:id="5113" w:author="t_竹沢 公佑" w:date="2019-09-18T13:50:00Z">
            <w:rPr>
              <w:b/>
              <w:bCs/>
              <w:sz w:val="22"/>
              <w:szCs w:val="22"/>
            </w:rPr>
          </w:rPrChange>
        </w:rPr>
      </w:r>
      <w:r w:rsidR="006626EA" w:rsidRPr="006626EA">
        <w:rPr>
          <w:b/>
          <w:bCs/>
          <w:sz w:val="22"/>
          <w:szCs w:val="22"/>
          <w:rPrChange w:id="5114" w:author="t_竹沢 公佑" w:date="2019-09-18T13:50:00Z">
            <w:rPr>
              <w:bCs/>
              <w:sz w:val="22"/>
              <w:szCs w:val="22"/>
            </w:rPr>
          </w:rPrChange>
        </w:rPr>
        <w:fldChar w:fldCharType="separate"/>
      </w:r>
      <w:ins w:id="5115" w:author="t_竹沢 公佑" w:date="2021-02-02T17:29:00Z">
        <w:r w:rsidR="000B4FA1">
          <w:rPr>
            <w:b/>
            <w:bCs/>
            <w:sz w:val="22"/>
            <w:szCs w:val="22"/>
          </w:rPr>
          <w:t>4.4</w:t>
        </w:r>
      </w:ins>
      <w:ins w:id="5116" w:author="t_竹沢 公佑" w:date="2019-09-18T13:49:00Z">
        <w:r w:rsidR="006626EA" w:rsidRPr="006626EA">
          <w:rPr>
            <w:b/>
            <w:bCs/>
            <w:sz w:val="22"/>
            <w:szCs w:val="22"/>
            <w:rPrChange w:id="5117" w:author="t_竹沢 公佑" w:date="2019-09-18T13:50:00Z">
              <w:rPr>
                <w:bCs/>
                <w:sz w:val="22"/>
                <w:szCs w:val="22"/>
              </w:rPr>
            </w:rPrChange>
          </w:rPr>
          <w:fldChar w:fldCharType="end"/>
        </w:r>
        <w:r w:rsidR="006626EA" w:rsidRPr="006626EA">
          <w:rPr>
            <w:b/>
            <w:bCs/>
            <w:sz w:val="22"/>
            <w:szCs w:val="22"/>
            <w:rPrChange w:id="5118" w:author="t_竹沢 公佑" w:date="2019-09-18T13:50:00Z">
              <w:rPr>
                <w:bCs/>
                <w:sz w:val="22"/>
                <w:szCs w:val="22"/>
              </w:rPr>
            </w:rPrChange>
          </w:rPr>
          <w:t xml:space="preserve"> </w:t>
        </w:r>
        <w:r w:rsidR="006626EA" w:rsidRPr="006626EA">
          <w:rPr>
            <w:b/>
            <w:bCs/>
            <w:sz w:val="22"/>
            <w:szCs w:val="22"/>
            <w:rPrChange w:id="5119" w:author="t_竹沢 公佑" w:date="2019-09-18T13:50:00Z">
              <w:rPr>
                <w:bCs/>
                <w:sz w:val="22"/>
                <w:szCs w:val="22"/>
              </w:rPr>
            </w:rPrChange>
          </w:rPr>
          <w:fldChar w:fldCharType="begin"/>
        </w:r>
        <w:r w:rsidR="006626EA" w:rsidRPr="006626EA">
          <w:rPr>
            <w:b/>
            <w:bCs/>
            <w:sz w:val="22"/>
            <w:szCs w:val="22"/>
            <w:rPrChange w:id="5120" w:author="t_竹沢 公佑" w:date="2019-09-18T13:50:00Z">
              <w:rPr>
                <w:bCs/>
                <w:sz w:val="22"/>
                <w:szCs w:val="22"/>
              </w:rPr>
            </w:rPrChange>
          </w:rPr>
          <w:instrText xml:space="preserve"> REF _Ref13549235 \h </w:instrText>
        </w:r>
      </w:ins>
      <w:r w:rsidR="006626EA">
        <w:rPr>
          <w:b/>
          <w:bCs/>
          <w:sz w:val="22"/>
          <w:szCs w:val="22"/>
        </w:rPr>
        <w:instrText xml:space="preserve"> \* MERGEFORMAT </w:instrText>
      </w:r>
      <w:r w:rsidR="006626EA" w:rsidRPr="006626EA">
        <w:rPr>
          <w:b/>
          <w:bCs/>
          <w:sz w:val="22"/>
          <w:szCs w:val="22"/>
          <w:rPrChange w:id="5121" w:author="t_竹沢 公佑" w:date="2019-09-18T13:50:00Z">
            <w:rPr>
              <w:b/>
              <w:bCs/>
              <w:sz w:val="22"/>
              <w:szCs w:val="22"/>
            </w:rPr>
          </w:rPrChange>
        </w:rPr>
      </w:r>
      <w:r w:rsidR="006626EA" w:rsidRPr="006626EA">
        <w:rPr>
          <w:b/>
          <w:bCs/>
          <w:sz w:val="22"/>
          <w:szCs w:val="22"/>
          <w:rPrChange w:id="5122" w:author="t_竹沢 公佑" w:date="2019-09-18T13:50:00Z">
            <w:rPr>
              <w:bCs/>
              <w:sz w:val="22"/>
              <w:szCs w:val="22"/>
            </w:rPr>
          </w:rPrChange>
        </w:rPr>
        <w:fldChar w:fldCharType="separate"/>
      </w:r>
      <w:ins w:id="5123" w:author="t_竹沢 公佑" w:date="2021-02-02T17:29:00Z">
        <w:r w:rsidR="000B4FA1" w:rsidRPr="000B4FA1">
          <w:rPr>
            <w:b/>
            <w:u w:val="single"/>
            <w:rPrChange w:id="5124" w:author="t_竹沢 公佑" w:date="2021-02-02T17:29:00Z">
              <w:rPr>
                <w:u w:val="single"/>
              </w:rPr>
            </w:rPrChange>
          </w:rPr>
          <w:t>Example of reception</w:t>
        </w:r>
      </w:ins>
      <w:ins w:id="5125" w:author="t_竹沢 公佑" w:date="2019-09-18T13:49:00Z">
        <w:r w:rsidR="006626EA" w:rsidRPr="006626EA">
          <w:rPr>
            <w:b/>
            <w:bCs/>
            <w:sz w:val="22"/>
            <w:szCs w:val="22"/>
            <w:rPrChange w:id="5126" w:author="t_竹沢 公佑" w:date="2019-09-18T13:50:00Z">
              <w:rPr>
                <w:bCs/>
                <w:sz w:val="22"/>
                <w:szCs w:val="22"/>
              </w:rPr>
            </w:rPrChange>
          </w:rPr>
          <w:fldChar w:fldCharType="end"/>
        </w:r>
        <w:r w:rsidR="006626EA" w:rsidRPr="006626EA">
          <w:rPr>
            <w:b/>
            <w:bCs/>
            <w:sz w:val="22"/>
            <w:szCs w:val="22"/>
            <w:rPrChange w:id="5127" w:author="t_竹沢 公佑" w:date="2019-09-18T13:50:00Z">
              <w:rPr>
                <w:bCs/>
                <w:sz w:val="22"/>
                <w:szCs w:val="22"/>
              </w:rPr>
            </w:rPrChange>
          </w:rPr>
          <w:t xml:space="preserve">, </w:t>
        </w:r>
        <w:r w:rsidR="006626EA" w:rsidRPr="006626EA">
          <w:rPr>
            <w:b/>
            <w:bCs/>
            <w:sz w:val="22"/>
            <w:szCs w:val="22"/>
            <w:rPrChange w:id="5128" w:author="t_竹沢 公佑" w:date="2019-09-18T13:50:00Z">
              <w:rPr>
                <w:bCs/>
                <w:sz w:val="22"/>
                <w:szCs w:val="22"/>
              </w:rPr>
            </w:rPrChange>
          </w:rPr>
          <w:fldChar w:fldCharType="begin"/>
        </w:r>
        <w:r w:rsidR="006626EA" w:rsidRPr="006626EA">
          <w:rPr>
            <w:b/>
            <w:bCs/>
            <w:sz w:val="22"/>
            <w:szCs w:val="22"/>
            <w:rPrChange w:id="5129" w:author="t_竹沢 公佑" w:date="2019-09-18T13:50:00Z">
              <w:rPr>
                <w:bCs/>
                <w:sz w:val="22"/>
                <w:szCs w:val="22"/>
              </w:rPr>
            </w:rPrChange>
          </w:rPr>
          <w:instrText xml:space="preserve"> REF _Ref13549266 \r \h </w:instrText>
        </w:r>
      </w:ins>
      <w:r w:rsidR="006626EA">
        <w:rPr>
          <w:b/>
          <w:bCs/>
          <w:sz w:val="22"/>
          <w:szCs w:val="22"/>
        </w:rPr>
        <w:instrText xml:space="preserve"> \* MERGEFORMAT </w:instrText>
      </w:r>
      <w:r w:rsidR="006626EA" w:rsidRPr="006626EA">
        <w:rPr>
          <w:b/>
          <w:bCs/>
          <w:sz w:val="22"/>
          <w:szCs w:val="22"/>
          <w:rPrChange w:id="5130" w:author="t_竹沢 公佑" w:date="2019-09-18T13:50:00Z">
            <w:rPr>
              <w:b/>
              <w:bCs/>
              <w:sz w:val="22"/>
              <w:szCs w:val="22"/>
            </w:rPr>
          </w:rPrChange>
        </w:rPr>
      </w:r>
      <w:r w:rsidR="006626EA" w:rsidRPr="006626EA">
        <w:rPr>
          <w:b/>
          <w:bCs/>
          <w:sz w:val="22"/>
          <w:szCs w:val="22"/>
          <w:rPrChange w:id="5131" w:author="t_竹沢 公佑" w:date="2019-09-18T13:50:00Z">
            <w:rPr>
              <w:bCs/>
              <w:sz w:val="22"/>
              <w:szCs w:val="22"/>
            </w:rPr>
          </w:rPrChange>
        </w:rPr>
        <w:fldChar w:fldCharType="separate"/>
      </w:r>
      <w:ins w:id="5132" w:author="t_竹沢 公佑" w:date="2021-02-02T17:29:00Z">
        <w:r w:rsidR="000B4FA1">
          <w:rPr>
            <w:b/>
            <w:bCs/>
            <w:sz w:val="22"/>
            <w:szCs w:val="22"/>
          </w:rPr>
          <w:t>4.5</w:t>
        </w:r>
      </w:ins>
      <w:ins w:id="5133" w:author="t_竹沢 公佑" w:date="2019-09-18T13:49:00Z">
        <w:r w:rsidR="006626EA" w:rsidRPr="006626EA">
          <w:rPr>
            <w:b/>
            <w:bCs/>
            <w:sz w:val="22"/>
            <w:szCs w:val="22"/>
            <w:rPrChange w:id="5134" w:author="t_竹沢 公佑" w:date="2019-09-18T13:50:00Z">
              <w:rPr>
                <w:bCs/>
                <w:sz w:val="22"/>
                <w:szCs w:val="22"/>
              </w:rPr>
            </w:rPrChange>
          </w:rPr>
          <w:fldChar w:fldCharType="end"/>
        </w:r>
        <w:r w:rsidR="006626EA" w:rsidRPr="006626EA">
          <w:rPr>
            <w:b/>
            <w:bCs/>
            <w:sz w:val="22"/>
            <w:szCs w:val="22"/>
            <w:rPrChange w:id="5135" w:author="t_竹沢 公佑" w:date="2019-09-18T13:50:00Z">
              <w:rPr>
                <w:bCs/>
                <w:sz w:val="22"/>
                <w:szCs w:val="22"/>
              </w:rPr>
            </w:rPrChange>
          </w:rPr>
          <w:t xml:space="preserve"> </w:t>
        </w:r>
        <w:r w:rsidR="006626EA" w:rsidRPr="006626EA">
          <w:rPr>
            <w:b/>
            <w:bCs/>
            <w:sz w:val="22"/>
            <w:szCs w:val="22"/>
            <w:rPrChange w:id="5136" w:author="t_竹沢 公佑" w:date="2019-09-18T13:50:00Z">
              <w:rPr>
                <w:bCs/>
                <w:sz w:val="22"/>
                <w:szCs w:val="22"/>
              </w:rPr>
            </w:rPrChange>
          </w:rPr>
          <w:fldChar w:fldCharType="begin"/>
        </w:r>
        <w:r w:rsidR="006626EA" w:rsidRPr="006626EA">
          <w:rPr>
            <w:b/>
            <w:bCs/>
            <w:sz w:val="22"/>
            <w:szCs w:val="22"/>
            <w:rPrChange w:id="5137" w:author="t_竹沢 公佑" w:date="2019-09-18T13:50:00Z">
              <w:rPr>
                <w:bCs/>
                <w:sz w:val="22"/>
                <w:szCs w:val="22"/>
              </w:rPr>
            </w:rPrChange>
          </w:rPr>
          <w:instrText xml:space="preserve"> REF _Ref13549266 \h </w:instrText>
        </w:r>
      </w:ins>
      <w:r w:rsidR="006626EA">
        <w:rPr>
          <w:b/>
          <w:bCs/>
          <w:sz w:val="22"/>
          <w:szCs w:val="22"/>
        </w:rPr>
        <w:instrText xml:space="preserve"> \* MERGEFORMAT </w:instrText>
      </w:r>
      <w:r w:rsidR="006626EA" w:rsidRPr="006626EA">
        <w:rPr>
          <w:b/>
          <w:bCs/>
          <w:sz w:val="22"/>
          <w:szCs w:val="22"/>
          <w:rPrChange w:id="5138" w:author="t_竹沢 公佑" w:date="2019-09-18T13:50:00Z">
            <w:rPr>
              <w:b/>
              <w:bCs/>
              <w:sz w:val="22"/>
              <w:szCs w:val="22"/>
            </w:rPr>
          </w:rPrChange>
        </w:rPr>
      </w:r>
      <w:r w:rsidR="006626EA" w:rsidRPr="006626EA">
        <w:rPr>
          <w:b/>
          <w:bCs/>
          <w:sz w:val="22"/>
          <w:szCs w:val="22"/>
          <w:rPrChange w:id="5139" w:author="t_竹沢 公佑" w:date="2019-09-18T13:50:00Z">
            <w:rPr>
              <w:bCs/>
              <w:sz w:val="22"/>
              <w:szCs w:val="22"/>
            </w:rPr>
          </w:rPrChange>
        </w:rPr>
        <w:fldChar w:fldCharType="separate"/>
      </w:r>
      <w:ins w:id="5140" w:author="t_竹沢 公佑" w:date="2021-02-02T17:29:00Z">
        <w:r w:rsidR="000B4FA1" w:rsidRPr="000B4FA1">
          <w:rPr>
            <w:b/>
            <w:u w:val="single"/>
            <w:rPrChange w:id="5141" w:author="t_竹沢 公佑" w:date="2021-02-02T17:29:00Z">
              <w:rPr>
                <w:u w:val="single"/>
              </w:rPr>
            </w:rPrChange>
          </w:rPr>
          <w:t>Example of transmission</w:t>
        </w:r>
      </w:ins>
      <w:ins w:id="5142" w:author="t_竹沢 公佑" w:date="2019-09-18T13:49:00Z">
        <w:r w:rsidR="006626EA" w:rsidRPr="006626EA">
          <w:rPr>
            <w:b/>
            <w:bCs/>
            <w:sz w:val="22"/>
            <w:szCs w:val="22"/>
            <w:rPrChange w:id="5143" w:author="t_竹沢 公佑" w:date="2019-09-18T13:50:00Z">
              <w:rPr>
                <w:bCs/>
                <w:sz w:val="22"/>
                <w:szCs w:val="22"/>
              </w:rPr>
            </w:rPrChange>
          </w:rPr>
          <w:fldChar w:fldCharType="end"/>
        </w:r>
      </w:ins>
      <w:ins w:id="5144" w:author="t_竹沢 公佑" w:date="2019-09-18T13:48:00Z">
        <w:r w:rsidR="006626EA" w:rsidRPr="006626EA">
          <w:rPr>
            <w:b/>
            <w:bCs/>
            <w:sz w:val="22"/>
            <w:szCs w:val="22"/>
            <w:rPrChange w:id="5145" w:author="t_竹沢 公佑" w:date="2019-09-18T13:50:00Z">
              <w:rPr>
                <w:bCs/>
                <w:sz w:val="22"/>
                <w:szCs w:val="22"/>
              </w:rPr>
            </w:rPrChange>
          </w:rPr>
          <w:t>”</w:t>
        </w:r>
      </w:ins>
      <w:ins w:id="5146" w:author="t_竹沢 公佑" w:date="2019-09-18T13:50:00Z">
        <w:r w:rsidR="006626EA">
          <w:rPr>
            <w:rFonts w:hint="eastAsia"/>
            <w:bCs/>
            <w:sz w:val="22"/>
            <w:szCs w:val="22"/>
          </w:rPr>
          <w:t>)</w:t>
        </w:r>
      </w:ins>
    </w:p>
    <w:p w:rsidR="00BC3BE7" w:rsidRPr="00BC3BE7" w:rsidRDefault="00BC3BE7" w:rsidP="00BC3BE7">
      <w:pPr>
        <w:spacing w:line="0" w:lineRule="atLeast"/>
        <w:ind w:right="1020" w:firstLineChars="200" w:firstLine="440"/>
        <w:rPr>
          <w:ins w:id="5147" w:author="t_竹沢 公佑" w:date="2019-09-18T13:10:00Z"/>
          <w:bCs/>
          <w:sz w:val="22"/>
          <w:szCs w:val="22"/>
        </w:rPr>
      </w:pPr>
      <w:ins w:id="5148" w:author="t_竹沢 公佑" w:date="2019-09-18T13:10:00Z">
        <w:r w:rsidRPr="00BC3BE7">
          <w:rPr>
            <w:bCs/>
            <w:sz w:val="22"/>
            <w:szCs w:val="22"/>
          </w:rPr>
          <w:t>ETIME</w:t>
        </w:r>
      </w:ins>
    </w:p>
    <w:p w:rsidR="00BC3BE7" w:rsidRPr="00BC3BE7" w:rsidRDefault="007605BD" w:rsidP="00BC3BE7">
      <w:pPr>
        <w:spacing w:line="0" w:lineRule="atLeast"/>
        <w:ind w:right="1020" w:firstLineChars="200" w:firstLine="440"/>
        <w:rPr>
          <w:ins w:id="5149" w:author="t_竹沢 公佑" w:date="2019-09-18T13:10:00Z"/>
          <w:bCs/>
          <w:sz w:val="22"/>
          <w:szCs w:val="22"/>
        </w:rPr>
      </w:pPr>
      <w:ins w:id="5150" w:author="t_竹沢 公佑" w:date="2019-09-18T13:10:00Z">
        <w:r>
          <w:rPr>
            <w:bCs/>
            <w:sz w:val="22"/>
            <w:szCs w:val="22"/>
          </w:rPr>
          <w:t xml:space="preserve">  When</w:t>
        </w:r>
      </w:ins>
      <w:ins w:id="5151" w:author="t_竹沢 公佑" w:date="2019-10-05T09:44:00Z">
        <w:r>
          <w:rPr>
            <w:rFonts w:hint="eastAsia"/>
            <w:bCs/>
            <w:sz w:val="22"/>
            <w:szCs w:val="22"/>
          </w:rPr>
          <w:t xml:space="preserve"> </w:t>
        </w:r>
      </w:ins>
      <w:ins w:id="5152" w:author="t_竹沢 公佑" w:date="2019-09-18T13:10:00Z">
        <w:r w:rsidR="009328D5">
          <w:rPr>
            <w:bCs/>
            <w:sz w:val="22"/>
            <w:szCs w:val="22"/>
          </w:rPr>
          <w:t>timeout occur</w:t>
        </w:r>
      </w:ins>
      <w:ins w:id="5153" w:author="t_竹沢 公佑" w:date="2019-10-05T11:00:00Z">
        <w:r w:rsidR="009328D5">
          <w:rPr>
            <w:rFonts w:hint="eastAsia"/>
            <w:bCs/>
            <w:sz w:val="22"/>
            <w:szCs w:val="22"/>
          </w:rPr>
          <w:t>s</w:t>
        </w:r>
      </w:ins>
      <w:ins w:id="5154" w:author="t_竹沢 公佑" w:date="2019-09-18T13:10:00Z">
        <w:r w:rsidR="00BC3BE7" w:rsidRPr="00BC3BE7">
          <w:rPr>
            <w:bCs/>
            <w:sz w:val="22"/>
            <w:szCs w:val="22"/>
          </w:rPr>
          <w:t>, it set</w:t>
        </w:r>
      </w:ins>
      <w:ins w:id="5155" w:author="t_竹沢 公佑" w:date="2019-10-05T09:45:00Z">
        <w:r>
          <w:rPr>
            <w:rFonts w:hint="eastAsia"/>
            <w:bCs/>
            <w:sz w:val="22"/>
            <w:szCs w:val="22"/>
          </w:rPr>
          <w:t>s</w:t>
        </w:r>
      </w:ins>
      <w:ins w:id="5156" w:author="t_竹沢 公佑" w:date="2019-09-18T13:10:00Z">
        <w:r w:rsidR="00BC3BE7" w:rsidRPr="00BC3BE7">
          <w:rPr>
            <w:bCs/>
            <w:sz w:val="22"/>
            <w:szCs w:val="22"/>
          </w:rPr>
          <w:t xml:space="preserve"> ETIME</w:t>
        </w:r>
      </w:ins>
      <w:ins w:id="5157" w:author="t_竹沢 公佑" w:date="2019-10-05T09:45:00Z">
        <w:r>
          <w:rPr>
            <w:rFonts w:hint="eastAsia"/>
            <w:bCs/>
            <w:sz w:val="22"/>
            <w:szCs w:val="22"/>
          </w:rPr>
          <w:t xml:space="preserve"> to errno</w:t>
        </w:r>
      </w:ins>
      <w:ins w:id="5158" w:author="t_竹沢 公佑" w:date="2019-09-18T13:10:00Z">
        <w:r w:rsidR="00BC3BE7" w:rsidRPr="00BC3BE7">
          <w:rPr>
            <w:bCs/>
            <w:sz w:val="22"/>
            <w:szCs w:val="22"/>
          </w:rPr>
          <w:t>.</w:t>
        </w:r>
      </w:ins>
    </w:p>
    <w:p w:rsidR="00BC3BE7" w:rsidRDefault="007605BD" w:rsidP="00BC3BE7">
      <w:pPr>
        <w:spacing w:line="0" w:lineRule="atLeast"/>
        <w:ind w:right="1020" w:firstLineChars="200" w:firstLine="440"/>
        <w:rPr>
          <w:ins w:id="5159" w:author="t_竹沢 公佑" w:date="2019-09-18T13:09:00Z"/>
          <w:bCs/>
          <w:sz w:val="22"/>
          <w:szCs w:val="22"/>
        </w:rPr>
      </w:pPr>
      <w:ins w:id="5160" w:author="t_竹沢 公佑" w:date="2019-09-18T13:10:00Z">
        <w:r>
          <w:rPr>
            <w:bCs/>
            <w:sz w:val="22"/>
            <w:szCs w:val="22"/>
          </w:rPr>
          <w:t xml:space="preserve">  Please </w:t>
        </w:r>
      </w:ins>
      <w:ins w:id="5161" w:author="t_竹沢 公佑" w:date="2019-10-05T09:45:00Z">
        <w:r>
          <w:rPr>
            <w:rFonts w:hint="eastAsia"/>
            <w:bCs/>
            <w:sz w:val="22"/>
            <w:szCs w:val="22"/>
          </w:rPr>
          <w:t>refer</w:t>
        </w:r>
      </w:ins>
      <w:ins w:id="5162" w:author="t_竹沢 公佑" w:date="2019-09-18T13:10:00Z">
        <w:r w:rsidR="00BC3BE7" w:rsidRPr="00BC3BE7">
          <w:rPr>
            <w:bCs/>
            <w:sz w:val="22"/>
            <w:szCs w:val="22"/>
          </w:rPr>
          <w:t xml:space="preserve"> </w:t>
        </w:r>
      </w:ins>
      <w:ins w:id="5163" w:author="t_竹沢 公佑" w:date="2019-10-05T09:46:00Z">
        <w:r>
          <w:rPr>
            <w:rFonts w:hint="eastAsia"/>
            <w:bCs/>
            <w:sz w:val="22"/>
            <w:szCs w:val="22"/>
          </w:rPr>
          <w:t xml:space="preserve">to </w:t>
        </w:r>
      </w:ins>
      <w:ins w:id="5164" w:author="t_竹沢 公佑" w:date="2019-09-18T13:10:00Z">
        <w:r w:rsidR="00BC3BE7" w:rsidRPr="00BC3BE7">
          <w:rPr>
            <w:bCs/>
            <w:sz w:val="22"/>
            <w:szCs w:val="22"/>
          </w:rPr>
          <w:t xml:space="preserve">the description of </w:t>
        </w:r>
      </w:ins>
      <w:ins w:id="5165" w:author="t_竹沢 公佑" w:date="2019-10-05T09:46:00Z">
        <w:r>
          <w:rPr>
            <w:bCs/>
            <w:sz w:val="22"/>
            <w:szCs w:val="22"/>
          </w:rPr>
          <w:t>“</w:t>
        </w:r>
      </w:ins>
      <w:ins w:id="5166" w:author="t_竹沢 公佑" w:date="2019-09-18T13:10:00Z">
        <w:r w:rsidR="00BC3BE7" w:rsidRPr="00BC3BE7">
          <w:rPr>
            <w:bCs/>
            <w:sz w:val="22"/>
            <w:szCs w:val="22"/>
          </w:rPr>
          <w:t>Synchronization</w:t>
        </w:r>
      </w:ins>
      <w:ins w:id="5167" w:author="t_竹沢 公佑" w:date="2019-10-05T09:46:00Z">
        <w:r>
          <w:rPr>
            <w:bCs/>
            <w:sz w:val="22"/>
            <w:szCs w:val="22"/>
          </w:rPr>
          <w:t>”</w:t>
        </w:r>
      </w:ins>
      <w:ins w:id="5168" w:author="t_竹沢 公佑" w:date="2019-09-18T13:10:00Z">
        <w:r w:rsidR="00BC3BE7" w:rsidRPr="00BC3BE7">
          <w:rPr>
            <w:bCs/>
            <w:sz w:val="22"/>
            <w:szCs w:val="22"/>
          </w:rPr>
          <w:t xml:space="preserve"> field.</w:t>
        </w:r>
      </w:ins>
    </w:p>
    <w:p w:rsidR="00E80B1E" w:rsidRDefault="00E80B1E">
      <w:pPr>
        <w:spacing w:line="0" w:lineRule="atLeast"/>
        <w:ind w:right="1020"/>
        <w:rPr>
          <w:ins w:id="5169" w:author="t_竹沢 公佑" w:date="2019-09-18T13:39:00Z"/>
          <w:bCs/>
          <w:sz w:val="22"/>
          <w:szCs w:val="22"/>
        </w:rPr>
        <w:pPrChange w:id="5170" w:author="t_竹沢 公佑" w:date="2019-09-10T16:10:00Z">
          <w:pPr>
            <w:spacing w:line="0" w:lineRule="atLeast"/>
            <w:ind w:right="1020" w:firstLineChars="200" w:firstLine="440"/>
          </w:pPr>
        </w:pPrChange>
      </w:pPr>
    </w:p>
    <w:p w:rsidR="00FB2771" w:rsidDel="00BE13DB" w:rsidRDefault="00FB2771">
      <w:pPr>
        <w:spacing w:line="0" w:lineRule="atLeast"/>
        <w:ind w:right="1020"/>
        <w:rPr>
          <w:del w:id="5171" w:author="t_竹沢 公佑" w:date="2019-08-28T14:44:00Z"/>
          <w:bCs/>
          <w:sz w:val="22"/>
          <w:szCs w:val="22"/>
        </w:rPr>
        <w:pPrChange w:id="5172" w:author="t_竹沢 公佑" w:date="2019-09-09T13:25:00Z">
          <w:pPr>
            <w:spacing w:line="0" w:lineRule="atLeast"/>
            <w:ind w:right="1020" w:firstLineChars="200" w:firstLine="440"/>
          </w:pPr>
        </w:pPrChange>
      </w:pPr>
      <w:del w:id="5173" w:author="t_竹沢 公佑" w:date="2019-08-28T14:44:00Z">
        <w:r w:rsidRPr="00FD00D8" w:rsidDel="00BE13DB">
          <w:rPr>
            <w:bCs/>
            <w:sz w:val="22"/>
            <w:szCs w:val="22"/>
          </w:rPr>
          <w:delText>EAGAIN</w:delText>
        </w:r>
      </w:del>
    </w:p>
    <w:p w:rsidR="00201552" w:rsidRPr="00E73F24" w:rsidDel="00E80B1E" w:rsidRDefault="00FB2771">
      <w:pPr>
        <w:spacing w:line="0" w:lineRule="atLeast"/>
        <w:ind w:right="1020"/>
        <w:rPr>
          <w:del w:id="5174" w:author="t_竹沢 公佑" w:date="2019-09-18T13:40:00Z"/>
          <w:bCs/>
          <w:sz w:val="22"/>
          <w:szCs w:val="22"/>
        </w:rPr>
        <w:pPrChange w:id="5175" w:author="t_竹沢 公佑" w:date="2019-08-28T14:35:00Z">
          <w:pPr>
            <w:spacing w:line="0" w:lineRule="atLeast"/>
            <w:ind w:right="1020" w:firstLineChars="200" w:firstLine="440"/>
          </w:pPr>
        </w:pPrChange>
      </w:pPr>
      <w:del w:id="5176" w:author="t_竹沢 公佑" w:date="2019-08-28T14:44:00Z">
        <w:r w:rsidDel="00BE13DB">
          <w:rPr>
            <w:rFonts w:hint="eastAsia"/>
            <w:bCs/>
            <w:sz w:val="22"/>
            <w:szCs w:val="22"/>
          </w:rPr>
          <w:delText xml:space="preserve">  When </w:delText>
        </w:r>
        <w:r w:rsidR="00AC10EE" w:rsidDel="00BE13DB">
          <w:rPr>
            <w:rFonts w:hint="eastAsia"/>
            <w:bCs/>
            <w:sz w:val="22"/>
            <w:szCs w:val="22"/>
          </w:rPr>
          <w:delText>detect illegal sequence of reception / transmission or fail to read or write and so on.</w:delText>
        </w:r>
      </w:del>
    </w:p>
    <w:p w:rsidR="00596636" w:rsidDel="00BE13DB" w:rsidRDefault="00596636" w:rsidP="00596636">
      <w:pPr>
        <w:spacing w:line="0" w:lineRule="atLeast"/>
        <w:ind w:right="1020" w:firstLineChars="50" w:firstLine="110"/>
        <w:rPr>
          <w:del w:id="5177" w:author="t_竹沢 公佑" w:date="2019-08-28T14:47:00Z"/>
          <w:b/>
          <w:sz w:val="22"/>
          <w:szCs w:val="22"/>
        </w:rPr>
      </w:pPr>
      <w:r>
        <w:rPr>
          <w:rFonts w:hint="eastAsia"/>
          <w:b/>
          <w:sz w:val="22"/>
          <w:szCs w:val="22"/>
        </w:rPr>
        <w:t>【</w:t>
      </w:r>
      <w:r w:rsidRPr="00596636">
        <w:rPr>
          <w:b/>
          <w:sz w:val="22"/>
          <w:szCs w:val="22"/>
        </w:rPr>
        <w:t>Synchronization</w:t>
      </w:r>
      <w:r>
        <w:rPr>
          <w:rFonts w:hint="eastAsia"/>
          <w:b/>
          <w:sz w:val="22"/>
          <w:szCs w:val="22"/>
        </w:rPr>
        <w:t>】</w:t>
      </w:r>
    </w:p>
    <w:p w:rsidR="007B0899" w:rsidDel="00BE13DB" w:rsidRDefault="00482E62">
      <w:pPr>
        <w:spacing w:line="0" w:lineRule="atLeast"/>
        <w:ind w:right="1020"/>
        <w:rPr>
          <w:ins w:id="5178" w:author="s_佐野 光" w:date="2019-08-21T09:26:00Z"/>
          <w:del w:id="5179" w:author="t_竹沢 公佑" w:date="2019-08-28T14:47:00Z"/>
          <w:bCs/>
          <w:sz w:val="22"/>
          <w:szCs w:val="22"/>
        </w:rPr>
        <w:pPrChange w:id="5180" w:author="t_竹沢 公佑" w:date="2019-08-28T14:47:00Z">
          <w:pPr>
            <w:spacing w:line="0" w:lineRule="atLeast"/>
            <w:ind w:right="1020" w:firstLineChars="200" w:firstLine="440"/>
          </w:pPr>
        </w:pPrChange>
      </w:pPr>
      <w:ins w:id="5181" w:author="s_佐野 光" w:date="2019-08-16T16:04:00Z">
        <w:del w:id="5182" w:author="t_竹沢 公佑" w:date="2019-08-28T14:47:00Z">
          <w:r w:rsidDel="00BE13DB">
            <w:rPr>
              <w:rFonts w:hint="eastAsia"/>
              <w:bCs/>
              <w:sz w:val="22"/>
              <w:szCs w:val="22"/>
            </w:rPr>
            <w:delText>S</w:delText>
          </w:r>
        </w:del>
      </w:ins>
      <w:del w:id="5183" w:author="t_竹沢 公佑" w:date="2019-08-28T14:47:00Z">
        <w:r w:rsidR="00E31FC8" w:rsidDel="00BE13DB">
          <w:rPr>
            <w:rFonts w:hint="eastAsia"/>
            <w:bCs/>
            <w:sz w:val="22"/>
            <w:szCs w:val="22"/>
          </w:rPr>
          <w:delText>A</w:delText>
        </w:r>
        <w:r w:rsidR="00596636" w:rsidRPr="00596636" w:rsidDel="00BE13DB">
          <w:rPr>
            <w:bCs/>
            <w:sz w:val="22"/>
            <w:szCs w:val="22"/>
          </w:rPr>
          <w:delText>synchronous</w:delText>
        </w:r>
      </w:del>
      <w:ins w:id="5184" w:author="s_佐野 光" w:date="2019-08-21T09:33:00Z">
        <w:del w:id="5185" w:author="t_竹沢 公佑" w:date="2019-08-28T14:47:00Z">
          <w:r w:rsidR="00C47692" w:rsidDel="00BE13DB">
            <w:rPr>
              <w:rFonts w:hint="eastAsia"/>
              <w:bCs/>
              <w:sz w:val="22"/>
              <w:szCs w:val="22"/>
            </w:rPr>
            <w:delText xml:space="preserve"> </w:delText>
          </w:r>
        </w:del>
        <w:del w:id="5186" w:author="t_竹沢 公佑" w:date="2019-08-28T14:46:00Z">
          <w:r w:rsidR="00C47692" w:rsidDel="00BE13DB">
            <w:rPr>
              <w:rFonts w:hint="eastAsia"/>
              <w:bCs/>
              <w:sz w:val="22"/>
              <w:szCs w:val="22"/>
            </w:rPr>
            <w:delText>(</w:delText>
          </w:r>
          <w:r w:rsidR="00615FE5" w:rsidDel="00BE13DB">
            <w:rPr>
              <w:rFonts w:hint="eastAsia"/>
              <w:bCs/>
              <w:sz w:val="22"/>
              <w:szCs w:val="22"/>
            </w:rPr>
            <w:delText>version 2.0.</w:delText>
          </w:r>
        </w:del>
      </w:ins>
      <w:ins w:id="5187" w:author="s_佐野 光" w:date="2019-08-21T16:16:00Z">
        <w:del w:id="5188" w:author="t_竹沢 公佑" w:date="2019-08-28T14:46:00Z">
          <w:r w:rsidR="00615FE5" w:rsidDel="00BE13DB">
            <w:rPr>
              <w:rFonts w:hint="eastAsia"/>
              <w:bCs/>
              <w:sz w:val="22"/>
              <w:szCs w:val="22"/>
            </w:rPr>
            <w:delText>3</w:delText>
          </w:r>
        </w:del>
      </w:ins>
      <w:ins w:id="5189" w:author="s_佐野 光" w:date="2019-08-21T09:33:00Z">
        <w:del w:id="5190" w:author="t_竹沢 公佑" w:date="2019-08-28T14:46:00Z">
          <w:r w:rsidR="00C47692" w:rsidDel="00BE13DB">
            <w:rPr>
              <w:rFonts w:hint="eastAsia"/>
              <w:bCs/>
              <w:sz w:val="22"/>
              <w:szCs w:val="22"/>
            </w:rPr>
            <w:delText xml:space="preserve"> or later)</w:delText>
          </w:r>
        </w:del>
      </w:ins>
    </w:p>
    <w:p w:rsidR="00925D99" w:rsidDel="00BE13DB" w:rsidRDefault="00925D99">
      <w:pPr>
        <w:spacing w:line="0" w:lineRule="atLeast"/>
        <w:ind w:right="1020"/>
        <w:rPr>
          <w:ins w:id="5191" w:author="s_佐野 光" w:date="2019-08-20T14:47:00Z"/>
          <w:del w:id="5192" w:author="t_竹沢 公佑" w:date="2019-08-28T14:47:00Z"/>
          <w:bCs/>
          <w:sz w:val="22"/>
          <w:szCs w:val="22"/>
        </w:rPr>
        <w:pPrChange w:id="5193" w:author="t_竹沢 公佑" w:date="2019-08-28T14:47:00Z">
          <w:pPr>
            <w:spacing w:line="0" w:lineRule="atLeast"/>
            <w:ind w:right="1020" w:firstLineChars="200" w:firstLine="440"/>
          </w:pPr>
        </w:pPrChange>
      </w:pPr>
      <w:ins w:id="5194" w:author="s_佐野 光" w:date="2019-08-21T09:26:00Z">
        <w:del w:id="5195" w:author="t_竹沢 公佑" w:date="2019-08-28T14:47:00Z">
          <w:r w:rsidDel="00BE13DB">
            <w:rPr>
              <w:rFonts w:hint="eastAsia"/>
              <w:bCs/>
              <w:sz w:val="22"/>
              <w:szCs w:val="22"/>
            </w:rPr>
            <w:delText>In the case of driver version 2.0.</w:delText>
          </w:r>
        </w:del>
      </w:ins>
      <w:ins w:id="5196" w:author="s_佐野 光" w:date="2019-08-21T16:16:00Z">
        <w:del w:id="5197" w:author="t_竹沢 公佑" w:date="2019-08-28T14:47:00Z">
          <w:r w:rsidR="00615FE5" w:rsidDel="00BE13DB">
            <w:rPr>
              <w:rFonts w:hint="eastAsia"/>
              <w:bCs/>
              <w:sz w:val="22"/>
              <w:szCs w:val="22"/>
            </w:rPr>
            <w:delText>2</w:delText>
          </w:r>
        </w:del>
      </w:ins>
      <w:ins w:id="5198" w:author="s_佐野 光" w:date="2019-08-21T10:17:00Z">
        <w:del w:id="5199" w:author="t_竹沢 公佑" w:date="2019-08-28T14:47:00Z">
          <w:r w:rsidR="00D326C2" w:rsidDel="00BE13DB">
            <w:rPr>
              <w:rFonts w:hint="eastAsia"/>
              <w:bCs/>
              <w:sz w:val="22"/>
              <w:szCs w:val="22"/>
            </w:rPr>
            <w:delText xml:space="preserve"> or older</w:delText>
          </w:r>
        </w:del>
      </w:ins>
      <w:ins w:id="5200" w:author="s_佐野 光" w:date="2019-08-21T09:33:00Z">
        <w:del w:id="5201" w:author="t_竹沢 公佑" w:date="2019-08-28T14:47:00Z">
          <w:r w:rsidDel="00BE13DB">
            <w:rPr>
              <w:rFonts w:hint="eastAsia"/>
              <w:bCs/>
              <w:sz w:val="22"/>
              <w:szCs w:val="22"/>
            </w:rPr>
            <w:delText xml:space="preserve">, </w:delText>
          </w:r>
        </w:del>
      </w:ins>
      <w:ins w:id="5202" w:author="s_佐野 光" w:date="2019-08-21T09:35:00Z">
        <w:del w:id="5203" w:author="t_竹沢 公佑" w:date="2019-08-28T14:47:00Z">
          <w:r w:rsidR="00C47692" w:rsidDel="00BE13DB">
            <w:rPr>
              <w:rFonts w:hint="eastAsia"/>
              <w:bCs/>
              <w:sz w:val="22"/>
              <w:szCs w:val="22"/>
            </w:rPr>
            <w:delText>works as asynchronous.</w:delText>
          </w:r>
        </w:del>
      </w:ins>
    </w:p>
    <w:p w:rsidR="00CA3E5F" w:rsidDel="00BE13DB" w:rsidRDefault="007B0899">
      <w:pPr>
        <w:spacing w:line="0" w:lineRule="atLeast"/>
        <w:ind w:right="1020"/>
        <w:rPr>
          <w:ins w:id="5204" w:author="s_佐野 光" w:date="2019-08-20T14:59:00Z"/>
          <w:del w:id="5205" w:author="t_竹沢 公佑" w:date="2019-08-28T14:47:00Z"/>
          <w:bCs/>
          <w:sz w:val="22"/>
          <w:szCs w:val="22"/>
        </w:rPr>
        <w:pPrChange w:id="5206" w:author="t_竹沢 公佑" w:date="2019-08-28T14:47:00Z">
          <w:pPr>
            <w:spacing w:line="0" w:lineRule="atLeast"/>
            <w:ind w:right="1020" w:firstLineChars="200" w:firstLine="440"/>
          </w:pPr>
        </w:pPrChange>
      </w:pPr>
      <w:ins w:id="5207" w:author="s_佐野 光" w:date="2019-08-20T14:47:00Z">
        <w:del w:id="5208" w:author="t_竹沢 公佑" w:date="2019-08-28T14:47:00Z">
          <w:r w:rsidDel="00BE13DB">
            <w:rPr>
              <w:rFonts w:hint="eastAsia"/>
              <w:bCs/>
              <w:sz w:val="22"/>
              <w:szCs w:val="22"/>
            </w:rPr>
            <w:delText>*</w:delText>
          </w:r>
        </w:del>
      </w:ins>
      <w:ins w:id="5209" w:author="s_佐野 光" w:date="2019-08-20T14:48:00Z">
        <w:del w:id="5210" w:author="t_竹沢 公佑" w:date="2019-08-28T14:47:00Z">
          <w:r w:rsidDel="00BE13DB">
            <w:rPr>
              <w:rFonts w:hint="eastAsia"/>
              <w:bCs/>
              <w:sz w:val="22"/>
              <w:szCs w:val="22"/>
            </w:rPr>
            <w:delText>Maximum t</w:delText>
          </w:r>
        </w:del>
      </w:ins>
      <w:ins w:id="5211" w:author="s_佐野 光" w:date="2019-08-20T14:23:00Z">
        <w:del w:id="5212" w:author="t_竹沢 公佑" w:date="2019-08-28T14:47:00Z">
          <w:r w:rsidR="003347B5" w:rsidDel="00BE13DB">
            <w:rPr>
              <w:rFonts w:hint="eastAsia"/>
              <w:bCs/>
              <w:sz w:val="22"/>
              <w:szCs w:val="22"/>
            </w:rPr>
            <w:delText xml:space="preserve">imeout </w:delText>
          </w:r>
        </w:del>
      </w:ins>
      <w:ins w:id="5213" w:author="s_佐野 光" w:date="2019-08-20T14:48:00Z">
        <w:del w:id="5214" w:author="t_竹沢 公佑" w:date="2019-08-28T14:47:00Z">
          <w:r w:rsidDel="00BE13DB">
            <w:rPr>
              <w:rFonts w:hint="eastAsia"/>
              <w:bCs/>
              <w:sz w:val="22"/>
              <w:szCs w:val="22"/>
            </w:rPr>
            <w:delText xml:space="preserve">value </w:delText>
          </w:r>
        </w:del>
      </w:ins>
      <w:ins w:id="5215" w:author="s_佐野 光" w:date="2019-08-20T14:23:00Z">
        <w:del w:id="5216" w:author="t_竹沢 公佑" w:date="2019-08-28T14:47:00Z">
          <w:r w:rsidR="003347B5" w:rsidDel="00BE13DB">
            <w:rPr>
              <w:rFonts w:hint="eastAsia"/>
              <w:bCs/>
              <w:sz w:val="22"/>
              <w:szCs w:val="22"/>
            </w:rPr>
            <w:delText>is 5000ms</w:delText>
          </w:r>
        </w:del>
      </w:ins>
      <w:ins w:id="5217" w:author="s_佐野 光" w:date="2019-08-20T14:47:00Z">
        <w:del w:id="5218" w:author="t_竹沢 公佑" w:date="2019-08-28T14:47:00Z">
          <w:r w:rsidDel="00BE13DB">
            <w:rPr>
              <w:rFonts w:hint="eastAsia"/>
              <w:bCs/>
              <w:sz w:val="22"/>
              <w:szCs w:val="22"/>
            </w:rPr>
            <w:delText>.</w:delText>
          </w:r>
        </w:del>
      </w:ins>
      <w:ins w:id="5219" w:author="s_佐野 光" w:date="2019-08-20T14:48:00Z">
        <w:del w:id="5220" w:author="t_竹沢 公佑" w:date="2019-08-28T14:47:00Z">
          <w:r w:rsidDel="00BE13DB">
            <w:rPr>
              <w:rFonts w:hint="eastAsia"/>
              <w:bCs/>
              <w:sz w:val="22"/>
              <w:szCs w:val="22"/>
            </w:rPr>
            <w:delText xml:space="preserve"> If timeout </w:delText>
          </w:r>
        </w:del>
      </w:ins>
      <w:ins w:id="5221" w:author="s_佐野 光" w:date="2019-08-20T14:52:00Z">
        <w:del w:id="5222" w:author="t_竹沢 公佑" w:date="2019-08-28T14:47:00Z">
          <w:r w:rsidDel="00BE13DB">
            <w:rPr>
              <w:rFonts w:hint="eastAsia"/>
              <w:bCs/>
              <w:sz w:val="22"/>
              <w:szCs w:val="22"/>
            </w:rPr>
            <w:delText xml:space="preserve">is </w:delText>
          </w:r>
          <w:r w:rsidDel="00BE13DB">
            <w:rPr>
              <w:bCs/>
              <w:sz w:val="22"/>
              <w:szCs w:val="22"/>
            </w:rPr>
            <w:delText>occurred</w:delText>
          </w:r>
          <w:r w:rsidDel="00BE13DB">
            <w:rPr>
              <w:rFonts w:hint="eastAsia"/>
              <w:bCs/>
              <w:sz w:val="22"/>
              <w:szCs w:val="22"/>
            </w:rPr>
            <w:delText>,</w:delText>
          </w:r>
        </w:del>
      </w:ins>
      <w:ins w:id="5223" w:author="s_佐野 光" w:date="2019-08-20T14:57:00Z">
        <w:del w:id="5224" w:author="t_竹沢 公佑" w:date="2019-08-28T14:47:00Z">
          <w:r w:rsidDel="00BE13DB">
            <w:rPr>
              <w:rFonts w:hint="eastAsia"/>
              <w:bCs/>
              <w:sz w:val="22"/>
              <w:szCs w:val="22"/>
            </w:rPr>
            <w:delText xml:space="preserve"> data</w:delText>
          </w:r>
        </w:del>
      </w:ins>
      <w:ins w:id="5225" w:author="s_佐野 光" w:date="2019-08-21T09:17:00Z">
        <w:del w:id="5226" w:author="t_竹沢 公佑" w:date="2019-08-28T14:47:00Z">
          <w:r w:rsidR="00BA68F1" w:rsidDel="00BE13DB">
            <w:rPr>
              <w:rFonts w:hint="eastAsia"/>
              <w:bCs/>
              <w:sz w:val="22"/>
              <w:szCs w:val="22"/>
            </w:rPr>
            <w:delText xml:space="preserve"> (payload)</w:delText>
          </w:r>
        </w:del>
      </w:ins>
      <w:ins w:id="5227" w:author="s_佐野 光" w:date="2019-08-20T14:57:00Z">
        <w:del w:id="5228" w:author="t_竹沢 公佑" w:date="2019-08-28T14:47:00Z">
          <w:r w:rsidDel="00BE13DB">
            <w:rPr>
              <w:rFonts w:hint="eastAsia"/>
              <w:bCs/>
              <w:sz w:val="22"/>
              <w:szCs w:val="22"/>
            </w:rPr>
            <w:delText xml:space="preserve"> may not ha</w:delText>
          </w:r>
          <w:r w:rsidR="00CA3E5F" w:rsidDel="00BE13DB">
            <w:rPr>
              <w:rFonts w:hint="eastAsia"/>
              <w:bCs/>
              <w:sz w:val="22"/>
              <w:szCs w:val="22"/>
            </w:rPr>
            <w:delText>ve been</w:delText>
          </w:r>
        </w:del>
      </w:ins>
    </w:p>
    <w:p w:rsidR="00871026" w:rsidRDefault="007B0899">
      <w:pPr>
        <w:spacing w:line="0" w:lineRule="atLeast"/>
        <w:ind w:right="1020" w:firstLineChars="50" w:firstLine="110"/>
        <w:rPr>
          <w:ins w:id="5229" w:author="t_竹沢 公佑" w:date="2019-08-28T14:23:00Z"/>
          <w:bCs/>
          <w:sz w:val="22"/>
          <w:szCs w:val="22"/>
        </w:rPr>
        <w:pPrChange w:id="5230" w:author="t_竹沢 公佑" w:date="2019-08-28T14:47:00Z">
          <w:pPr>
            <w:spacing w:line="0" w:lineRule="atLeast"/>
            <w:ind w:right="1020" w:firstLineChars="200" w:firstLine="440"/>
          </w:pPr>
        </w:pPrChange>
      </w:pPr>
      <w:ins w:id="5231" w:author="s_佐野 光" w:date="2019-08-20T14:58:00Z">
        <w:del w:id="5232" w:author="t_竹沢 公佑" w:date="2019-08-28T14:47:00Z">
          <w:r w:rsidDel="00BE13DB">
            <w:rPr>
              <w:rFonts w:hint="eastAsia"/>
              <w:bCs/>
              <w:sz w:val="22"/>
              <w:szCs w:val="22"/>
            </w:rPr>
            <w:delText xml:space="preserve">transferred to DRXP board or there </w:delText>
          </w:r>
          <w:r w:rsidR="00CA3E5F" w:rsidDel="00BE13DB">
            <w:rPr>
              <w:rFonts w:hint="eastAsia"/>
              <w:bCs/>
              <w:sz w:val="22"/>
              <w:szCs w:val="22"/>
            </w:rPr>
            <w:delText xml:space="preserve">may be </w:delText>
          </w:r>
        </w:del>
      </w:ins>
      <w:ins w:id="5233" w:author="s_佐野 光" w:date="2019-08-20T15:12:00Z">
        <w:del w:id="5234" w:author="t_竹沢 公佑" w:date="2019-08-28T14:47:00Z">
          <w:r w:rsidR="0045604A" w:rsidDel="00BE13DB">
            <w:rPr>
              <w:rFonts w:hint="eastAsia"/>
              <w:bCs/>
              <w:sz w:val="22"/>
              <w:szCs w:val="22"/>
            </w:rPr>
            <w:delText xml:space="preserve">a </w:delText>
          </w:r>
        </w:del>
      </w:ins>
      <w:ins w:id="5235" w:author="s_佐野 光" w:date="2019-08-20T14:58:00Z">
        <w:del w:id="5236" w:author="t_竹沢 公佑" w:date="2019-08-28T14:47:00Z">
          <w:r w:rsidR="00CA3E5F" w:rsidDel="00BE13DB">
            <w:rPr>
              <w:rFonts w:hint="eastAsia"/>
              <w:bCs/>
              <w:sz w:val="22"/>
              <w:szCs w:val="22"/>
            </w:rPr>
            <w:delText>hardware error in FPGA access.</w:delText>
          </w:r>
        </w:del>
      </w:ins>
    </w:p>
    <w:p w:rsidR="00871026" w:rsidRDefault="00871026" w:rsidP="00871026">
      <w:pPr>
        <w:spacing w:line="0" w:lineRule="atLeast"/>
        <w:ind w:right="1020" w:firstLineChars="200" w:firstLine="440"/>
        <w:rPr>
          <w:ins w:id="5237" w:author="t_竹沢 公佑" w:date="2019-08-28T14:23:00Z"/>
          <w:bCs/>
          <w:sz w:val="22"/>
          <w:szCs w:val="22"/>
        </w:rPr>
      </w:pPr>
      <w:ins w:id="5238" w:author="t_竹沢 公佑" w:date="2019-08-28T14:23:00Z">
        <w:r>
          <w:rPr>
            <w:rFonts w:hint="eastAsia"/>
            <w:bCs/>
            <w:sz w:val="22"/>
            <w:szCs w:val="22"/>
          </w:rPr>
          <w:t>S</w:t>
        </w:r>
        <w:r w:rsidRPr="00596636">
          <w:rPr>
            <w:bCs/>
            <w:sz w:val="22"/>
            <w:szCs w:val="22"/>
          </w:rPr>
          <w:t>ynchronous</w:t>
        </w:r>
      </w:ins>
    </w:p>
    <w:p w:rsidR="00871026" w:rsidRDefault="007605BD" w:rsidP="00871026">
      <w:pPr>
        <w:spacing w:line="0" w:lineRule="atLeast"/>
        <w:ind w:right="1020" w:firstLineChars="381" w:firstLine="838"/>
        <w:rPr>
          <w:ins w:id="5239" w:author="t_竹沢 公佑" w:date="2019-08-28T14:23:00Z"/>
          <w:bCs/>
          <w:sz w:val="22"/>
          <w:szCs w:val="22"/>
        </w:rPr>
      </w:pPr>
      <w:ins w:id="5240" w:author="t_竹沢 公佑" w:date="2019-10-05T09:46:00Z">
        <w:r>
          <w:rPr>
            <w:rFonts w:hint="eastAsia"/>
            <w:bCs/>
            <w:sz w:val="22"/>
            <w:szCs w:val="22"/>
          </w:rPr>
          <w:t xml:space="preserve">This function works as asynchronous with the driver version 2.0.2 or older. </w:t>
        </w:r>
      </w:ins>
    </w:p>
    <w:p w:rsidR="00871026" w:rsidRDefault="00871026" w:rsidP="00871026">
      <w:pPr>
        <w:spacing w:line="0" w:lineRule="atLeast"/>
        <w:ind w:right="1020" w:firstLineChars="200" w:firstLine="440"/>
        <w:rPr>
          <w:ins w:id="5241" w:author="t_竹沢 公佑" w:date="2019-08-28T14:23:00Z"/>
          <w:bCs/>
          <w:sz w:val="22"/>
          <w:szCs w:val="22"/>
        </w:rPr>
      </w:pPr>
      <w:ins w:id="5242" w:author="t_竹沢 公佑" w:date="2019-08-28T14:23:00Z">
        <w:r>
          <w:rPr>
            <w:rFonts w:hint="eastAsia"/>
            <w:bCs/>
            <w:sz w:val="22"/>
            <w:szCs w:val="22"/>
          </w:rPr>
          <w:t>Timeout</w:t>
        </w:r>
      </w:ins>
    </w:p>
    <w:p w:rsidR="00871026" w:rsidRDefault="00871026" w:rsidP="00871026">
      <w:pPr>
        <w:spacing w:line="0" w:lineRule="atLeast"/>
        <w:ind w:left="836" w:right="1020"/>
        <w:rPr>
          <w:ins w:id="5243" w:author="t_竹沢 公佑" w:date="2019-08-28T14:23:00Z"/>
          <w:bCs/>
          <w:sz w:val="22"/>
          <w:szCs w:val="22"/>
        </w:rPr>
      </w:pPr>
      <w:ins w:id="5244" w:author="t_竹沢 公佑" w:date="2019-08-28T14:23:00Z">
        <w:r>
          <w:rPr>
            <w:rFonts w:hint="eastAsia"/>
            <w:bCs/>
            <w:sz w:val="22"/>
            <w:szCs w:val="22"/>
          </w:rPr>
          <w:t xml:space="preserve">Maximum timeout </w:t>
        </w:r>
      </w:ins>
      <w:ins w:id="5245" w:author="t_竹沢 公佑" w:date="2019-08-28T14:26:00Z">
        <w:r>
          <w:rPr>
            <w:rFonts w:hint="eastAsia"/>
            <w:bCs/>
            <w:sz w:val="22"/>
            <w:szCs w:val="22"/>
          </w:rPr>
          <w:t>value</w:t>
        </w:r>
      </w:ins>
      <w:ins w:id="5246" w:author="t_竹沢 公佑" w:date="2019-08-28T14:23:00Z">
        <w:r w:rsidR="006650F5">
          <w:rPr>
            <w:rFonts w:hint="eastAsia"/>
            <w:bCs/>
            <w:sz w:val="22"/>
            <w:szCs w:val="22"/>
          </w:rPr>
          <w:t xml:space="preserve"> is </w:t>
        </w:r>
      </w:ins>
      <w:ins w:id="5247" w:author="t_竹沢 公佑" w:date="2019-09-09T09:54:00Z">
        <w:r w:rsidR="006650F5">
          <w:rPr>
            <w:rFonts w:hint="eastAsia"/>
            <w:bCs/>
            <w:sz w:val="22"/>
            <w:szCs w:val="22"/>
          </w:rPr>
          <w:t>1</w:t>
        </w:r>
      </w:ins>
      <w:ins w:id="5248" w:author="t_竹沢 公佑" w:date="2019-08-28T14:23:00Z">
        <w:r>
          <w:rPr>
            <w:rFonts w:hint="eastAsia"/>
            <w:bCs/>
            <w:sz w:val="22"/>
            <w:szCs w:val="22"/>
          </w:rPr>
          <w:t xml:space="preserve">0s. </w:t>
        </w:r>
      </w:ins>
    </w:p>
    <w:p w:rsidR="00871026" w:rsidRDefault="00871026" w:rsidP="00871026">
      <w:pPr>
        <w:spacing w:line="0" w:lineRule="atLeast"/>
        <w:ind w:right="1020" w:firstLineChars="380" w:firstLine="836"/>
        <w:rPr>
          <w:ins w:id="5249" w:author="t_竹沢 公佑" w:date="2019-08-28T14:23:00Z"/>
          <w:bCs/>
          <w:sz w:val="22"/>
          <w:szCs w:val="22"/>
        </w:rPr>
      </w:pPr>
      <w:ins w:id="5250" w:author="t_竹沢 公佑" w:date="2019-08-28T14:23:00Z">
        <w:r>
          <w:rPr>
            <w:rFonts w:hint="eastAsia"/>
            <w:bCs/>
            <w:sz w:val="22"/>
            <w:szCs w:val="22"/>
          </w:rPr>
          <w:t xml:space="preserve">When timeout </w:t>
        </w:r>
        <w:r w:rsidR="007605BD">
          <w:rPr>
            <w:rFonts w:hint="eastAsia"/>
            <w:bCs/>
            <w:sz w:val="22"/>
            <w:szCs w:val="22"/>
          </w:rPr>
          <w:t>occur</w:t>
        </w:r>
      </w:ins>
      <w:ins w:id="5251" w:author="t_竹沢 公佑" w:date="2019-10-05T09:48:00Z">
        <w:r w:rsidR="007605BD">
          <w:rPr>
            <w:rFonts w:hint="eastAsia"/>
            <w:bCs/>
            <w:sz w:val="22"/>
            <w:szCs w:val="22"/>
          </w:rPr>
          <w:t>s</w:t>
        </w:r>
      </w:ins>
      <w:ins w:id="5252" w:author="t_竹沢 公佑" w:date="2019-08-28T14:23:00Z">
        <w:r>
          <w:rPr>
            <w:rFonts w:hint="eastAsia"/>
            <w:bCs/>
            <w:sz w:val="22"/>
            <w:szCs w:val="22"/>
          </w:rPr>
          <w:t>, this function returns -1</w:t>
        </w:r>
      </w:ins>
      <w:ins w:id="5253" w:author="t_竹沢 公佑" w:date="2019-08-28T16:17:00Z">
        <w:r w:rsidR="00F30C1A">
          <w:rPr>
            <w:rFonts w:hint="eastAsia"/>
            <w:bCs/>
            <w:sz w:val="22"/>
            <w:szCs w:val="22"/>
          </w:rPr>
          <w:t xml:space="preserve"> and sets ETIME to errno</w:t>
        </w:r>
      </w:ins>
      <w:ins w:id="5254" w:author="t_竹沢 公佑" w:date="2019-08-28T14:23:00Z">
        <w:r>
          <w:rPr>
            <w:rFonts w:hint="eastAsia"/>
            <w:bCs/>
            <w:sz w:val="22"/>
            <w:szCs w:val="22"/>
          </w:rPr>
          <w:t xml:space="preserve">. </w:t>
        </w:r>
      </w:ins>
    </w:p>
    <w:p w:rsidR="00871026" w:rsidRDefault="00871026" w:rsidP="00871026">
      <w:pPr>
        <w:spacing w:line="0" w:lineRule="atLeast"/>
        <w:ind w:left="836" w:right="1020"/>
        <w:rPr>
          <w:ins w:id="5255" w:author="t_竹沢 公佑" w:date="2019-08-28T14:23:00Z"/>
          <w:bCs/>
          <w:sz w:val="22"/>
          <w:szCs w:val="22"/>
        </w:rPr>
      </w:pPr>
      <w:ins w:id="5256" w:author="t_竹沢 公佑" w:date="2019-08-28T14:23:00Z">
        <w:r>
          <w:rPr>
            <w:rFonts w:hint="eastAsia"/>
            <w:bCs/>
            <w:sz w:val="22"/>
            <w:szCs w:val="22"/>
          </w:rPr>
          <w:t xml:space="preserve">This function can fail </w:t>
        </w:r>
      </w:ins>
      <w:ins w:id="5257" w:author="t_竹沢 公佑" w:date="2019-10-05T09:48:00Z">
        <w:r w:rsidR="007605BD">
          <w:rPr>
            <w:rFonts w:hint="eastAsia"/>
            <w:bCs/>
            <w:sz w:val="22"/>
            <w:szCs w:val="22"/>
          </w:rPr>
          <w:t xml:space="preserve">with </w:t>
        </w:r>
      </w:ins>
      <w:ins w:id="5258" w:author="t_竹沢 公佑" w:date="2019-08-28T14:23:00Z">
        <w:r>
          <w:rPr>
            <w:rFonts w:hint="eastAsia"/>
            <w:bCs/>
            <w:sz w:val="22"/>
            <w:szCs w:val="22"/>
          </w:rPr>
          <w:t>timeout in following case</w:t>
        </w:r>
      </w:ins>
      <w:ins w:id="5259" w:author="t_竹沢 公佑" w:date="2019-08-28T14:28:00Z">
        <w:r>
          <w:rPr>
            <w:rFonts w:hint="eastAsia"/>
            <w:bCs/>
            <w:sz w:val="22"/>
            <w:szCs w:val="22"/>
          </w:rPr>
          <w:t>.</w:t>
        </w:r>
      </w:ins>
    </w:p>
    <w:p w:rsidR="00871026" w:rsidRDefault="00871026" w:rsidP="00871026">
      <w:pPr>
        <w:spacing w:line="0" w:lineRule="atLeast"/>
        <w:ind w:left="836" w:right="1020"/>
        <w:rPr>
          <w:ins w:id="5260" w:author="t_竹沢 公佑" w:date="2019-08-28T14:23:00Z"/>
          <w:bCs/>
          <w:sz w:val="22"/>
          <w:szCs w:val="22"/>
        </w:rPr>
      </w:pPr>
      <w:ins w:id="5261" w:author="t_竹沢 公佑" w:date="2019-08-28T14:23:00Z">
        <w:r>
          <w:rPr>
            <w:rFonts w:hint="eastAsia"/>
            <w:bCs/>
            <w:sz w:val="22"/>
            <w:szCs w:val="22"/>
          </w:rPr>
          <w:t>.</w:t>
        </w:r>
      </w:ins>
    </w:p>
    <w:p w:rsidR="00BE13DB" w:rsidRDefault="00871026" w:rsidP="00871026">
      <w:pPr>
        <w:spacing w:line="0" w:lineRule="atLeast"/>
        <w:ind w:left="836" w:right="1020"/>
        <w:rPr>
          <w:ins w:id="5262" w:author="t_竹沢 公佑" w:date="2019-08-28T14:47:00Z"/>
          <w:bCs/>
          <w:sz w:val="22"/>
          <w:szCs w:val="22"/>
        </w:rPr>
      </w:pPr>
      <w:ins w:id="5263" w:author="t_竹沢 公佑" w:date="2019-08-28T14:23:00Z">
        <w:r>
          <w:rPr>
            <w:rFonts w:hint="eastAsia"/>
            <w:bCs/>
            <w:sz w:val="22"/>
            <w:szCs w:val="22"/>
          </w:rPr>
          <w:tab/>
          <w:t xml:space="preserve">  * DMA transfer </w:t>
        </w:r>
      </w:ins>
      <w:ins w:id="5264" w:author="t_竹沢 公佑" w:date="2019-08-28T14:29:00Z">
        <w:r>
          <w:rPr>
            <w:rFonts w:hint="eastAsia"/>
            <w:bCs/>
            <w:sz w:val="22"/>
            <w:szCs w:val="22"/>
          </w:rPr>
          <w:t xml:space="preserve">is not completed </w:t>
        </w:r>
      </w:ins>
    </w:p>
    <w:p w:rsidR="00A66D8D" w:rsidRDefault="00871026">
      <w:pPr>
        <w:spacing w:line="0" w:lineRule="atLeast"/>
        <w:ind w:left="836" w:right="1020" w:firstLineChars="200" w:firstLine="440"/>
        <w:rPr>
          <w:ins w:id="5265" w:author="t_竹沢 公佑" w:date="2019-09-13T21:16:00Z"/>
          <w:bCs/>
          <w:sz w:val="22"/>
          <w:szCs w:val="22"/>
        </w:rPr>
        <w:pPrChange w:id="5266" w:author="t_竹沢 公佑" w:date="2019-08-28T14:47:00Z">
          <w:pPr>
            <w:spacing w:line="0" w:lineRule="atLeast"/>
            <w:ind w:left="836" w:right="1020"/>
          </w:pPr>
        </w:pPrChange>
      </w:pPr>
      <w:ins w:id="5267" w:author="t_竹沢 公佑" w:date="2019-08-28T14:23:00Z">
        <w:r>
          <w:rPr>
            <w:rFonts w:hint="eastAsia"/>
            <w:bCs/>
            <w:sz w:val="22"/>
            <w:szCs w:val="22"/>
          </w:rPr>
          <w:t>(</w:t>
        </w:r>
      </w:ins>
      <w:ins w:id="5268" w:author="t_竹沢 公佑" w:date="2019-09-13T21:16:00Z">
        <w:r w:rsidR="00A66D8D">
          <w:rPr>
            <w:rFonts w:hint="eastAsia"/>
            <w:bCs/>
            <w:sz w:val="22"/>
            <w:szCs w:val="22"/>
          </w:rPr>
          <w:t xml:space="preserve">DRXPD_INIT </w:t>
        </w:r>
      </w:ins>
      <w:ins w:id="5269" w:author="t_竹沢 公佑" w:date="2019-08-28T14:23:00Z">
        <w:r>
          <w:rPr>
            <w:rFonts w:hint="eastAsia"/>
            <w:bCs/>
            <w:sz w:val="22"/>
            <w:szCs w:val="22"/>
          </w:rPr>
          <w:t>send</w:t>
        </w:r>
      </w:ins>
      <w:ins w:id="5270" w:author="t_竹沢 公佑" w:date="2019-10-05T09:50:00Z">
        <w:r w:rsidR="007605BD">
          <w:rPr>
            <w:rFonts w:hint="eastAsia"/>
            <w:bCs/>
            <w:sz w:val="22"/>
            <w:szCs w:val="22"/>
          </w:rPr>
          <w:t>s</w:t>
        </w:r>
      </w:ins>
      <w:ins w:id="5271" w:author="t_竹沢 公佑" w:date="2019-08-28T14:23:00Z">
        <w:r>
          <w:rPr>
            <w:rFonts w:hint="eastAsia"/>
            <w:bCs/>
            <w:sz w:val="22"/>
            <w:szCs w:val="22"/>
          </w:rPr>
          <w:t xml:space="preserve"> </w:t>
        </w:r>
      </w:ins>
      <w:ins w:id="5272" w:author="t_竹沢 公佑" w:date="2019-08-28T14:28:00Z">
        <w:r>
          <w:rPr>
            <w:rFonts w:hint="eastAsia"/>
            <w:bCs/>
            <w:sz w:val="22"/>
            <w:szCs w:val="22"/>
          </w:rPr>
          <w:t>ALMA frame payload data</w:t>
        </w:r>
      </w:ins>
      <w:ins w:id="5273" w:author="t_竹沢 公佑" w:date="2019-08-28T14:29:00Z">
        <w:r>
          <w:rPr>
            <w:rFonts w:hint="eastAsia"/>
            <w:bCs/>
            <w:sz w:val="22"/>
            <w:szCs w:val="22"/>
          </w:rPr>
          <w:t xml:space="preserve"> </w:t>
        </w:r>
      </w:ins>
    </w:p>
    <w:p w:rsidR="00871026" w:rsidRDefault="00871026">
      <w:pPr>
        <w:spacing w:line="0" w:lineRule="atLeast"/>
        <w:ind w:left="836" w:right="1020" w:firstLineChars="250" w:firstLine="550"/>
        <w:rPr>
          <w:ins w:id="5274" w:author="t_竹沢 公佑" w:date="2019-08-28T14:23:00Z"/>
          <w:bCs/>
          <w:sz w:val="22"/>
          <w:szCs w:val="22"/>
        </w:rPr>
        <w:pPrChange w:id="5275" w:author="t_竹沢 公佑" w:date="2019-09-13T21:16:00Z">
          <w:pPr>
            <w:spacing w:line="0" w:lineRule="atLeast"/>
            <w:ind w:left="836" w:right="1020"/>
          </w:pPr>
        </w:pPrChange>
      </w:pPr>
      <w:ins w:id="5276" w:author="t_竹沢 公佑" w:date="2019-08-28T14:29:00Z">
        <w:r>
          <w:rPr>
            <w:rFonts w:hint="eastAsia"/>
            <w:bCs/>
            <w:sz w:val="22"/>
            <w:szCs w:val="22"/>
          </w:rPr>
          <w:t xml:space="preserve">or </w:t>
        </w:r>
      </w:ins>
      <w:ins w:id="5277" w:author="t_竹沢 公佑" w:date="2019-08-28T14:30:00Z">
        <w:r>
          <w:rPr>
            <w:rFonts w:hint="eastAsia"/>
            <w:bCs/>
            <w:sz w:val="22"/>
            <w:szCs w:val="22"/>
          </w:rPr>
          <w:t xml:space="preserve">the list of </w:t>
        </w:r>
      </w:ins>
      <w:ins w:id="5278" w:author="t_竹沢 公佑" w:date="2019-08-28T14:28:00Z">
        <w:r>
          <w:rPr>
            <w:rFonts w:hint="eastAsia"/>
            <w:bCs/>
            <w:sz w:val="22"/>
            <w:szCs w:val="22"/>
          </w:rPr>
          <w:t>address for DMA transfer</w:t>
        </w:r>
      </w:ins>
      <w:ins w:id="5279" w:author="t_竹沢 公佑" w:date="2019-08-28T14:23:00Z">
        <w:r>
          <w:rPr>
            <w:rFonts w:hint="eastAsia"/>
            <w:bCs/>
            <w:sz w:val="22"/>
            <w:szCs w:val="22"/>
          </w:rPr>
          <w:t>)</w:t>
        </w:r>
      </w:ins>
      <w:ins w:id="5280" w:author="t_竹沢 公佑" w:date="2019-08-28T14:30:00Z">
        <w:r>
          <w:rPr>
            <w:rFonts w:hint="eastAsia"/>
            <w:bCs/>
            <w:sz w:val="22"/>
            <w:szCs w:val="22"/>
          </w:rPr>
          <w:t>.</w:t>
        </w:r>
      </w:ins>
    </w:p>
    <w:p w:rsidR="00871026" w:rsidRPr="00A66D8D" w:rsidRDefault="00871026" w:rsidP="00871026">
      <w:pPr>
        <w:spacing w:line="0" w:lineRule="atLeast"/>
        <w:ind w:left="836" w:right="1020"/>
        <w:rPr>
          <w:ins w:id="5281" w:author="t_竹沢 公佑" w:date="2019-08-28T14:23:00Z"/>
          <w:bCs/>
          <w:sz w:val="22"/>
          <w:szCs w:val="22"/>
        </w:rPr>
      </w:pPr>
    </w:p>
    <w:p w:rsidR="00871026" w:rsidRDefault="00871026" w:rsidP="00871026">
      <w:pPr>
        <w:spacing w:line="0" w:lineRule="atLeast"/>
        <w:ind w:left="836" w:right="1020"/>
        <w:rPr>
          <w:ins w:id="5282" w:author="t_竹沢 公佑" w:date="2019-08-28T14:48:00Z"/>
          <w:bCs/>
          <w:sz w:val="22"/>
          <w:szCs w:val="22"/>
        </w:rPr>
      </w:pPr>
      <w:ins w:id="5283" w:author="t_竹沢 公佑" w:date="2019-08-28T14:23:00Z">
        <w:r>
          <w:rPr>
            <w:rFonts w:hint="eastAsia"/>
            <w:bCs/>
            <w:sz w:val="22"/>
            <w:szCs w:val="22"/>
          </w:rPr>
          <w:t>If timeout</w:t>
        </w:r>
      </w:ins>
      <w:ins w:id="5284" w:author="t_竹沢 公佑" w:date="2019-10-05T09:51:00Z">
        <w:r w:rsidR="007605BD">
          <w:rPr>
            <w:rFonts w:hint="eastAsia"/>
            <w:bCs/>
            <w:sz w:val="22"/>
            <w:szCs w:val="22"/>
          </w:rPr>
          <w:t xml:space="preserve"> occurs</w:t>
        </w:r>
      </w:ins>
      <w:ins w:id="5285" w:author="t_竹沢 公佑" w:date="2019-08-28T14:23:00Z">
        <w:r>
          <w:rPr>
            <w:rFonts w:hint="eastAsia"/>
            <w:bCs/>
            <w:sz w:val="22"/>
            <w:szCs w:val="22"/>
          </w:rPr>
          <w:t xml:space="preserve">, your system might need </w:t>
        </w:r>
      </w:ins>
      <w:ins w:id="5286" w:author="t_竹沢 公佑" w:date="2019-08-28T14:30:00Z">
        <w:r>
          <w:rPr>
            <w:rFonts w:hint="eastAsia"/>
            <w:bCs/>
            <w:sz w:val="22"/>
            <w:szCs w:val="22"/>
          </w:rPr>
          <w:t>more</w:t>
        </w:r>
      </w:ins>
      <w:ins w:id="5287" w:author="t_竹沢 公佑" w:date="2019-08-28T14:23:00Z">
        <w:r>
          <w:rPr>
            <w:rFonts w:hint="eastAsia"/>
            <w:bCs/>
            <w:sz w:val="22"/>
            <w:szCs w:val="22"/>
          </w:rPr>
          <w:t xml:space="preserve"> time to trans</w:t>
        </w:r>
      </w:ins>
      <w:ins w:id="5288" w:author="t_竹沢 公佑" w:date="2019-08-28T14:30:00Z">
        <w:r>
          <w:rPr>
            <w:rFonts w:hint="eastAsia"/>
            <w:bCs/>
            <w:sz w:val="22"/>
            <w:szCs w:val="22"/>
          </w:rPr>
          <w:t>fer</w:t>
        </w:r>
      </w:ins>
      <w:ins w:id="5289" w:author="t_竹沢 公佑" w:date="2019-08-28T14:23:00Z">
        <w:r>
          <w:rPr>
            <w:rFonts w:hint="eastAsia"/>
            <w:bCs/>
            <w:sz w:val="22"/>
            <w:szCs w:val="22"/>
          </w:rPr>
          <w:t xml:space="preserve"> data</w:t>
        </w:r>
      </w:ins>
      <w:ins w:id="5290" w:author="t_竹沢 公佑" w:date="2019-08-28T14:30:00Z">
        <w:r>
          <w:rPr>
            <w:rFonts w:hint="eastAsia"/>
            <w:bCs/>
            <w:sz w:val="22"/>
            <w:szCs w:val="22"/>
          </w:rPr>
          <w:t xml:space="preserve"> by DMA</w:t>
        </w:r>
      </w:ins>
      <w:ins w:id="5291" w:author="t_竹沢 公佑" w:date="2019-08-28T14:23:00Z">
        <w:r>
          <w:rPr>
            <w:rFonts w:hint="eastAsia"/>
            <w:bCs/>
            <w:sz w:val="22"/>
            <w:szCs w:val="22"/>
          </w:rPr>
          <w:t xml:space="preserve">. You can change the timeout </w:t>
        </w:r>
      </w:ins>
      <w:ins w:id="5292" w:author="t_竹沢 公佑" w:date="2019-08-28T14:31:00Z">
        <w:r>
          <w:rPr>
            <w:rFonts w:hint="eastAsia"/>
            <w:bCs/>
            <w:sz w:val="22"/>
            <w:szCs w:val="22"/>
          </w:rPr>
          <w:t>value</w:t>
        </w:r>
      </w:ins>
      <w:ins w:id="5293" w:author="t_竹沢 公佑" w:date="2019-08-28T14:48:00Z">
        <w:r w:rsidR="00BE13DB">
          <w:rPr>
            <w:rFonts w:hint="eastAsia"/>
            <w:bCs/>
            <w:sz w:val="22"/>
            <w:szCs w:val="22"/>
          </w:rPr>
          <w:t xml:space="preserve"> </w:t>
        </w:r>
      </w:ins>
      <w:ins w:id="5294" w:author="t_竹沢 公佑" w:date="2019-10-05T09:51:00Z">
        <w:r w:rsidR="007605BD">
          <w:rPr>
            <w:rFonts w:hint="eastAsia"/>
            <w:bCs/>
            <w:sz w:val="22"/>
            <w:szCs w:val="22"/>
          </w:rPr>
          <w:t xml:space="preserve">with </w:t>
        </w:r>
      </w:ins>
      <w:ins w:id="5295" w:author="t_竹沢 公佑" w:date="2019-08-28T14:48:00Z">
        <w:r w:rsidR="00BE13DB">
          <w:rPr>
            <w:rFonts w:hint="eastAsia"/>
            <w:bCs/>
            <w:sz w:val="22"/>
            <w:szCs w:val="22"/>
          </w:rPr>
          <w:t>device driver option</w:t>
        </w:r>
      </w:ins>
      <w:ins w:id="5296" w:author="t_竹沢 公佑" w:date="2019-08-28T14:31:00Z">
        <w:r>
          <w:rPr>
            <w:rFonts w:hint="eastAsia"/>
            <w:bCs/>
            <w:sz w:val="22"/>
            <w:szCs w:val="22"/>
          </w:rPr>
          <w:t>.</w:t>
        </w:r>
      </w:ins>
      <w:ins w:id="5297" w:author="t_竹沢 公佑" w:date="2019-08-28T14:48:00Z">
        <w:r w:rsidR="00BE13DB">
          <w:rPr>
            <w:rFonts w:hint="eastAsia"/>
            <w:bCs/>
            <w:sz w:val="22"/>
            <w:szCs w:val="22"/>
          </w:rPr>
          <w:t xml:space="preserve"> Please reload device driver with </w:t>
        </w:r>
      </w:ins>
      <w:ins w:id="5298" w:author="t_竹沢 公佑" w:date="2019-10-05T09:52:00Z">
        <w:r w:rsidR="007605BD">
          <w:rPr>
            <w:rFonts w:hint="eastAsia"/>
            <w:bCs/>
            <w:sz w:val="22"/>
            <w:szCs w:val="22"/>
          </w:rPr>
          <w:t xml:space="preserve">the </w:t>
        </w:r>
      </w:ins>
      <w:ins w:id="5299" w:author="t_竹沢 公佑" w:date="2019-08-28T14:48:00Z">
        <w:r w:rsidR="00BE13DB">
          <w:rPr>
            <w:rFonts w:hint="eastAsia"/>
            <w:bCs/>
            <w:sz w:val="22"/>
            <w:szCs w:val="22"/>
          </w:rPr>
          <w:t>option</w:t>
        </w:r>
      </w:ins>
      <w:ins w:id="5300" w:author="t_竹沢 公佑" w:date="2019-10-05T09:52:00Z">
        <w:r w:rsidR="007605BD">
          <w:rPr>
            <w:rFonts w:hint="eastAsia"/>
            <w:bCs/>
            <w:sz w:val="22"/>
            <w:szCs w:val="22"/>
          </w:rPr>
          <w:t xml:space="preserve"> as below</w:t>
        </w:r>
      </w:ins>
      <w:ins w:id="5301" w:author="t_竹沢 公佑" w:date="2019-08-28T14:48:00Z">
        <w:r w:rsidR="00BE13DB">
          <w:rPr>
            <w:rFonts w:hint="eastAsia"/>
            <w:bCs/>
            <w:sz w:val="22"/>
            <w:szCs w:val="22"/>
          </w:rPr>
          <w:t>.</w:t>
        </w:r>
      </w:ins>
      <w:ins w:id="5302" w:author="t_竹沢 公佑" w:date="2019-08-29T11:45:00Z">
        <w:r w:rsidR="007B7C40">
          <w:rPr>
            <w:rFonts w:hint="eastAsia"/>
            <w:bCs/>
            <w:sz w:val="22"/>
            <w:szCs w:val="22"/>
          </w:rPr>
          <w:t xml:space="preserve"> </w:t>
        </w:r>
        <w:r w:rsidR="007B7C40">
          <w:rPr>
            <w:bCs/>
            <w:sz w:val="22"/>
            <w:szCs w:val="22"/>
          </w:rPr>
          <w:t xml:space="preserve">You can </w:t>
        </w:r>
      </w:ins>
      <w:ins w:id="5303" w:author="t_竹沢 公佑" w:date="2019-08-29T11:46:00Z">
        <w:r w:rsidR="007B7C40">
          <w:rPr>
            <w:rFonts w:hint="eastAsia"/>
            <w:bCs/>
            <w:sz w:val="22"/>
            <w:szCs w:val="22"/>
          </w:rPr>
          <w:t>extend timeout</w:t>
        </w:r>
      </w:ins>
      <w:ins w:id="5304" w:author="t_竹沢 公佑" w:date="2019-08-29T11:47:00Z">
        <w:r w:rsidR="007B7C40">
          <w:rPr>
            <w:rFonts w:hint="eastAsia"/>
            <w:bCs/>
            <w:sz w:val="22"/>
            <w:szCs w:val="22"/>
          </w:rPr>
          <w:t xml:space="preserve"> </w:t>
        </w:r>
      </w:ins>
      <w:ins w:id="5305" w:author="t_竹沢 公佑" w:date="2019-10-05T09:52:00Z">
        <w:r w:rsidR="007605BD">
          <w:rPr>
            <w:rFonts w:hint="eastAsia"/>
            <w:bCs/>
            <w:sz w:val="22"/>
            <w:szCs w:val="22"/>
          </w:rPr>
          <w:t xml:space="preserve">with </w:t>
        </w:r>
      </w:ins>
      <w:ins w:id="5306" w:author="t_竹沢 公佑" w:date="2019-08-29T11:47:00Z">
        <w:r w:rsidR="007B7C40">
          <w:rPr>
            <w:rFonts w:hint="eastAsia"/>
            <w:bCs/>
            <w:sz w:val="22"/>
            <w:szCs w:val="22"/>
          </w:rPr>
          <w:t>this option. Unit is 100[ms</w:t>
        </w:r>
        <w:r w:rsidR="007B7C40">
          <w:rPr>
            <w:bCs/>
            <w:sz w:val="22"/>
            <w:szCs w:val="22"/>
          </w:rPr>
          <w:t>]</w:t>
        </w:r>
        <w:r w:rsidR="007B7C40">
          <w:rPr>
            <w:rFonts w:hint="eastAsia"/>
            <w:bCs/>
            <w:sz w:val="22"/>
            <w:szCs w:val="22"/>
          </w:rPr>
          <w:t xml:space="preserve">. </w:t>
        </w:r>
      </w:ins>
      <w:ins w:id="5307" w:author="t_竹沢 公佑" w:date="2019-10-05T09:52:00Z">
        <w:r w:rsidR="007605BD">
          <w:rPr>
            <w:rFonts w:hint="eastAsia"/>
            <w:bCs/>
            <w:sz w:val="22"/>
            <w:szCs w:val="22"/>
          </w:rPr>
          <w:t xml:space="preserve">The following </w:t>
        </w:r>
      </w:ins>
      <w:ins w:id="5308" w:author="t_竹沢 公佑" w:date="2019-08-29T11:47:00Z">
        <w:r w:rsidR="007B7C40">
          <w:rPr>
            <w:rFonts w:hint="eastAsia"/>
            <w:bCs/>
            <w:sz w:val="22"/>
            <w:szCs w:val="22"/>
          </w:rPr>
          <w:t xml:space="preserve">example </w:t>
        </w:r>
      </w:ins>
      <w:ins w:id="5309" w:author="t_竹沢 公佑" w:date="2019-08-29T11:49:00Z">
        <w:r w:rsidR="007B7C40">
          <w:rPr>
            <w:bCs/>
            <w:sz w:val="22"/>
            <w:szCs w:val="22"/>
          </w:rPr>
          <w:t>adds</w:t>
        </w:r>
        <w:r w:rsidR="007B7C40">
          <w:rPr>
            <w:rFonts w:hint="eastAsia"/>
            <w:bCs/>
            <w:sz w:val="22"/>
            <w:szCs w:val="22"/>
          </w:rPr>
          <w:t xml:space="preserve"> </w:t>
        </w:r>
      </w:ins>
      <w:ins w:id="5310" w:author="t_竹沢 公佑" w:date="2019-08-29T11:47:00Z">
        <w:r w:rsidR="007B7C40">
          <w:rPr>
            <w:rFonts w:hint="eastAsia"/>
            <w:bCs/>
            <w:sz w:val="22"/>
            <w:szCs w:val="22"/>
          </w:rPr>
          <w:t>200</w:t>
        </w:r>
      </w:ins>
      <w:ins w:id="5311" w:author="t_竹沢 公佑" w:date="2019-08-29T11:49:00Z">
        <w:r w:rsidR="007B7C40">
          <w:rPr>
            <w:rFonts w:hint="eastAsia"/>
            <w:bCs/>
            <w:sz w:val="22"/>
            <w:szCs w:val="22"/>
          </w:rPr>
          <w:t>[</w:t>
        </w:r>
      </w:ins>
      <w:ins w:id="5312" w:author="t_竹沢 公佑" w:date="2019-08-29T11:47:00Z">
        <w:r w:rsidR="007B7C40">
          <w:rPr>
            <w:rFonts w:hint="eastAsia"/>
            <w:bCs/>
            <w:sz w:val="22"/>
            <w:szCs w:val="22"/>
          </w:rPr>
          <w:t>ms</w:t>
        </w:r>
      </w:ins>
      <w:ins w:id="5313" w:author="t_竹沢 公佑" w:date="2019-08-29T11:49:00Z">
        <w:r w:rsidR="007B7C40">
          <w:rPr>
            <w:rFonts w:hint="eastAsia"/>
            <w:bCs/>
            <w:sz w:val="22"/>
            <w:szCs w:val="22"/>
          </w:rPr>
          <w:t>] to the timeout value</w:t>
        </w:r>
      </w:ins>
      <w:ins w:id="5314" w:author="t_竹沢 公佑" w:date="2019-08-29T11:48:00Z">
        <w:r w:rsidR="007B7C40">
          <w:rPr>
            <w:rFonts w:hint="eastAsia"/>
            <w:bCs/>
            <w:sz w:val="22"/>
            <w:szCs w:val="22"/>
          </w:rPr>
          <w:t>.</w:t>
        </w:r>
      </w:ins>
    </w:p>
    <w:p w:rsidR="00BE13DB" w:rsidRDefault="00BE13DB" w:rsidP="00871026">
      <w:pPr>
        <w:spacing w:line="0" w:lineRule="atLeast"/>
        <w:ind w:left="836" w:right="1020"/>
        <w:rPr>
          <w:ins w:id="5315" w:author="t_竹沢 公佑" w:date="2019-08-28T14:51:00Z"/>
          <w:bCs/>
          <w:sz w:val="22"/>
          <w:szCs w:val="22"/>
        </w:rPr>
      </w:pPr>
    </w:p>
    <w:p w:rsidR="00BE13DB" w:rsidRDefault="007B7C40" w:rsidP="00871026">
      <w:pPr>
        <w:spacing w:line="0" w:lineRule="atLeast"/>
        <w:ind w:left="836" w:right="1020"/>
        <w:rPr>
          <w:ins w:id="5316" w:author="t_竹沢 公佑" w:date="2019-08-28T14:51:00Z"/>
          <w:bCs/>
          <w:sz w:val="22"/>
          <w:szCs w:val="22"/>
        </w:rPr>
      </w:pPr>
      <w:ins w:id="5317" w:author="t_竹沢 公佑" w:date="2019-08-28T14:51:00Z">
        <w:r>
          <w:rPr>
            <w:rFonts w:hint="eastAsia"/>
            <w:bCs/>
            <w:sz w:val="22"/>
            <w:szCs w:val="22"/>
          </w:rPr>
          <w:t xml:space="preserve">  # in</w:t>
        </w:r>
      </w:ins>
      <w:ins w:id="5318" w:author="t_竹沢 公佑" w:date="2019-08-29T11:46:00Z">
        <w:r>
          <w:rPr>
            <w:rFonts w:hint="eastAsia"/>
            <w:bCs/>
            <w:sz w:val="22"/>
            <w:szCs w:val="22"/>
          </w:rPr>
          <w:t>s</w:t>
        </w:r>
      </w:ins>
      <w:ins w:id="5319" w:author="t_竹沢 公佑" w:date="2019-08-28T14:51:00Z">
        <w:r>
          <w:rPr>
            <w:rFonts w:hint="eastAsia"/>
            <w:bCs/>
            <w:sz w:val="22"/>
            <w:szCs w:val="22"/>
          </w:rPr>
          <w:t>mod drxpd.ko gi_</w:t>
        </w:r>
      </w:ins>
      <w:ins w:id="5320" w:author="t_竹沢 公佑" w:date="2019-08-29T11:45:00Z">
        <w:r>
          <w:rPr>
            <w:rFonts w:hint="eastAsia"/>
            <w:bCs/>
            <w:sz w:val="22"/>
            <w:szCs w:val="22"/>
          </w:rPr>
          <w:t>init_</w:t>
        </w:r>
      </w:ins>
      <w:ins w:id="5321" w:author="t_竹沢 公佑" w:date="2019-08-28T14:51:00Z">
        <w:r>
          <w:rPr>
            <w:rFonts w:hint="eastAsia"/>
            <w:bCs/>
            <w:sz w:val="22"/>
            <w:szCs w:val="22"/>
          </w:rPr>
          <w:t>timeout=</w:t>
        </w:r>
      </w:ins>
      <w:ins w:id="5322" w:author="t_竹沢 公佑" w:date="2019-08-29T11:47:00Z">
        <w:r>
          <w:rPr>
            <w:rFonts w:hint="eastAsia"/>
            <w:bCs/>
            <w:sz w:val="22"/>
            <w:szCs w:val="22"/>
          </w:rPr>
          <w:t>2</w:t>
        </w:r>
      </w:ins>
    </w:p>
    <w:p w:rsidR="00871026" w:rsidDel="00476A42" w:rsidRDefault="00871026">
      <w:pPr>
        <w:spacing w:line="0" w:lineRule="atLeast"/>
        <w:ind w:right="1020"/>
        <w:rPr>
          <w:del w:id="5323" w:author="t_竹沢 公佑" w:date="2019-09-10T16:03:00Z"/>
          <w:bCs/>
          <w:sz w:val="22"/>
          <w:szCs w:val="22"/>
        </w:rPr>
        <w:pPrChange w:id="5324" w:author="t_竹沢 公佑" w:date="2019-09-13T20:52:00Z">
          <w:pPr>
            <w:spacing w:line="0" w:lineRule="atLeast"/>
            <w:ind w:right="1020" w:firstLineChars="200" w:firstLine="440"/>
          </w:pPr>
        </w:pPrChange>
      </w:pPr>
    </w:p>
    <w:p w:rsidR="00390F1F" w:rsidRPr="007B0899" w:rsidRDefault="00390F1F">
      <w:pPr>
        <w:spacing w:line="0" w:lineRule="atLeast"/>
        <w:ind w:right="1020"/>
        <w:rPr>
          <w:b/>
          <w:sz w:val="22"/>
          <w:szCs w:val="22"/>
        </w:rPr>
        <w:pPrChange w:id="5325" w:author="t_竹沢 公佑" w:date="2019-09-13T20:52:00Z">
          <w:pPr>
            <w:spacing w:line="0" w:lineRule="atLeast"/>
            <w:ind w:right="1020" w:firstLineChars="50" w:firstLine="110"/>
          </w:pPr>
        </w:pPrChange>
      </w:pPr>
    </w:p>
    <w:p w:rsidR="00FD00D8" w:rsidRDefault="0010387A">
      <w:pPr>
        <w:spacing w:line="0" w:lineRule="atLeast"/>
        <w:ind w:right="1020"/>
        <w:rPr>
          <w:bCs/>
          <w:sz w:val="22"/>
          <w:szCs w:val="22"/>
        </w:rPr>
      </w:pPr>
      <w:r>
        <w:rPr>
          <w:bCs/>
          <w:sz w:val="22"/>
          <w:szCs w:val="22"/>
        </w:rPr>
        <w:br w:type="page"/>
      </w:r>
    </w:p>
    <w:p w:rsidR="00DF1C7C" w:rsidRDefault="00DF1C7C" w:rsidP="002E0BDC">
      <w:pPr>
        <w:pStyle w:val="3"/>
      </w:pPr>
      <w:bookmarkStart w:id="5326" w:name="_Toc63179413"/>
      <w:r>
        <w:rPr>
          <w:rFonts w:hint="eastAsia"/>
        </w:rPr>
        <w:t>Command :DRXPD_SET_RCVEVT</w:t>
      </w:r>
      <w:bookmarkEnd w:id="5326"/>
    </w:p>
    <w:p w:rsidR="00DF1C7C" w:rsidRDefault="00DF1C7C">
      <w:pPr>
        <w:spacing w:line="0" w:lineRule="atLeast"/>
        <w:ind w:firstLineChars="50" w:firstLine="110"/>
        <w:rPr>
          <w:b/>
          <w:sz w:val="22"/>
          <w:szCs w:val="22"/>
        </w:rPr>
      </w:pPr>
      <w:r>
        <w:rPr>
          <w:rFonts w:hint="eastAsia"/>
          <w:b/>
          <w:sz w:val="22"/>
          <w:szCs w:val="22"/>
        </w:rPr>
        <w:t>【Function】</w:t>
      </w:r>
    </w:p>
    <w:p w:rsidR="00DF1C7C" w:rsidRPr="008439BD" w:rsidRDefault="00DF1C7C">
      <w:pPr>
        <w:pStyle w:val="HTML0"/>
        <w:spacing w:line="0" w:lineRule="atLeast"/>
        <w:rPr>
          <w:rFonts w:ascii="ＭＳ Ｐゴシック" w:eastAsia="ＭＳ Ｐゴシック" w:hAnsi="ＭＳ Ｐゴシック"/>
          <w:sz w:val="22"/>
          <w:szCs w:val="22"/>
          <w:lang w:val="en"/>
        </w:rPr>
      </w:pPr>
      <w:r>
        <w:rPr>
          <w:rFonts w:eastAsia="ＭＳ Ｐゴシック" w:hint="eastAsia"/>
          <w:sz w:val="22"/>
          <w:szCs w:val="22"/>
        </w:rPr>
        <w:t xml:space="preserve">　　</w:t>
      </w:r>
      <w:r w:rsidRPr="008439BD">
        <w:rPr>
          <w:rFonts w:ascii="ＭＳ Ｐゴシック" w:eastAsia="ＭＳ Ｐゴシック" w:hAnsi="ＭＳ Ｐゴシック"/>
          <w:sz w:val="22"/>
          <w:szCs w:val="22"/>
          <w:lang w:val="en"/>
        </w:rPr>
        <w:t xml:space="preserve">This command sets </w:t>
      </w:r>
      <w:ins w:id="5327" w:author="t_竹沢 公佑" w:date="2019-10-05T09:54:00Z">
        <w:r w:rsidR="00C636B7">
          <w:rPr>
            <w:rFonts w:ascii="ＭＳ Ｐゴシック" w:eastAsia="ＭＳ Ｐゴシック" w:hAnsi="ＭＳ Ｐゴシック" w:hint="eastAsia"/>
            <w:sz w:val="22"/>
            <w:szCs w:val="22"/>
            <w:lang w:val="en"/>
          </w:rPr>
          <w:t xml:space="preserve">an </w:t>
        </w:r>
      </w:ins>
      <w:del w:id="5328" w:author="t_竹沢 公佑" w:date="2019-10-05T09:54:00Z">
        <w:r w:rsidRPr="008439BD" w:rsidDel="00C636B7">
          <w:rPr>
            <w:rFonts w:ascii="ＭＳ Ｐゴシック" w:eastAsia="ＭＳ Ｐゴシック" w:hAnsi="ＭＳ Ｐゴシック"/>
            <w:sz w:val="22"/>
            <w:szCs w:val="22"/>
            <w:lang w:val="en"/>
          </w:rPr>
          <w:delText xml:space="preserve">the </w:delText>
        </w:r>
      </w:del>
      <w:r w:rsidRPr="008439BD">
        <w:rPr>
          <w:rFonts w:ascii="ＭＳ Ｐゴシック" w:eastAsia="ＭＳ Ｐゴシック" w:hAnsi="ＭＳ Ｐゴシック"/>
          <w:sz w:val="22"/>
          <w:szCs w:val="22"/>
          <w:lang w:val="en"/>
        </w:rPr>
        <w:t xml:space="preserve">eventfd of </w:t>
      </w:r>
      <w:r w:rsidRPr="008439BD">
        <w:rPr>
          <w:rFonts w:ascii="ＭＳ Ｐゴシック" w:eastAsia="ＭＳ Ｐゴシック" w:hAnsi="ＭＳ Ｐゴシック" w:hint="eastAsia"/>
          <w:sz w:val="22"/>
          <w:szCs w:val="22"/>
        </w:rPr>
        <w:t xml:space="preserve">the </w:t>
      </w:r>
      <w:r w:rsidRPr="008439BD">
        <w:rPr>
          <w:rFonts w:ascii="ＭＳ Ｐゴシック" w:eastAsia="ＭＳ Ｐゴシック" w:hAnsi="ＭＳ Ｐゴシック"/>
          <w:sz w:val="22"/>
          <w:szCs w:val="22"/>
          <w:lang w:val="en"/>
        </w:rPr>
        <w:t>reception completion notification.</w:t>
      </w:r>
    </w:p>
    <w:p w:rsidR="00DF1C7C" w:rsidRPr="00C636B7" w:rsidRDefault="00DF1C7C">
      <w:pPr>
        <w:spacing w:line="0" w:lineRule="atLeast"/>
        <w:ind w:right="1020" w:firstLineChars="50" w:firstLine="110"/>
        <w:rPr>
          <w:b/>
          <w:sz w:val="22"/>
          <w:szCs w:val="22"/>
          <w:lang w:val="en"/>
          <w:rPrChange w:id="5329" w:author="t_竹沢 公佑" w:date="2019-10-05T09:54:00Z">
            <w:rPr>
              <w:b/>
              <w:sz w:val="22"/>
              <w:szCs w:val="22"/>
            </w:rPr>
          </w:rPrChange>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DRXPD_SET_RCVEVT</w:t>
      </w:r>
      <w:r>
        <w:rPr>
          <w:rFonts w:hint="eastAsia"/>
          <w:iCs/>
          <w:sz w:val="22"/>
          <w:szCs w:val="22"/>
        </w:rPr>
        <w:t>,</w:t>
      </w:r>
      <w:r>
        <w:rPr>
          <w:bCs/>
          <w:sz w:val="22"/>
          <w:szCs w:val="22"/>
        </w:rPr>
        <w:t xml:space="preserve"> int eventfd);</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381" w:firstLine="838"/>
        <w:rPr>
          <w:bCs/>
          <w:sz w:val="22"/>
          <w:szCs w:val="22"/>
        </w:rPr>
      </w:pPr>
    </w:p>
    <w:p w:rsidR="00DF1C7C" w:rsidRDefault="00DF1C7C">
      <w:pPr>
        <w:spacing w:line="0" w:lineRule="atLeast"/>
        <w:ind w:right="1020" w:firstLineChars="200" w:firstLine="440"/>
        <w:rPr>
          <w:bCs/>
          <w:sz w:val="22"/>
          <w:szCs w:val="22"/>
        </w:rPr>
      </w:pPr>
      <w:r>
        <w:rPr>
          <w:bCs/>
          <w:sz w:val="22"/>
          <w:szCs w:val="22"/>
        </w:rPr>
        <w:t>int eventfd</w:t>
      </w:r>
      <w:r>
        <w:rPr>
          <w:iCs/>
          <w:sz w:val="22"/>
          <w:szCs w:val="22"/>
        </w:rPr>
        <w:t>…</w:t>
      </w:r>
    </w:p>
    <w:p w:rsidR="00DF1C7C" w:rsidRDefault="00DF1C7C" w:rsidP="005038B9">
      <w:pPr>
        <w:spacing w:line="0" w:lineRule="atLeast"/>
        <w:ind w:leftChars="295" w:left="708" w:right="1020" w:firstLineChars="64" w:firstLine="141"/>
        <w:rPr>
          <w:bCs/>
          <w:sz w:val="22"/>
          <w:szCs w:val="22"/>
        </w:rPr>
      </w:pPr>
      <w:r w:rsidRPr="008803B0">
        <w:rPr>
          <w:bCs/>
          <w:sz w:val="22"/>
          <w:szCs w:val="22"/>
        </w:rPr>
        <w:t xml:space="preserve">Specify </w:t>
      </w:r>
      <w:r w:rsidRPr="008803B0">
        <w:rPr>
          <w:rFonts w:hint="eastAsia"/>
          <w:bCs/>
          <w:sz w:val="22"/>
          <w:szCs w:val="22"/>
        </w:rPr>
        <w:t xml:space="preserve">the </w:t>
      </w:r>
      <w:r w:rsidRPr="008803B0">
        <w:rPr>
          <w:bCs/>
          <w:sz w:val="22"/>
          <w:szCs w:val="22"/>
        </w:rPr>
        <w:t xml:space="preserve">event file descriptor </w:t>
      </w:r>
      <w:r w:rsidRPr="008803B0">
        <w:rPr>
          <w:rFonts w:hint="eastAsia"/>
          <w:bCs/>
          <w:sz w:val="22"/>
          <w:szCs w:val="22"/>
        </w:rPr>
        <w:t>gained</w:t>
      </w:r>
      <w:r w:rsidRPr="008803B0">
        <w:rPr>
          <w:bCs/>
          <w:sz w:val="22"/>
          <w:szCs w:val="22"/>
        </w:rPr>
        <w:t xml:space="preserve"> by calling “int eventfd(unsigned int initval, int flags)”.</w:t>
      </w:r>
      <w:r w:rsidR="008803B0">
        <w:rPr>
          <w:rFonts w:hint="eastAsia"/>
          <w:iCs/>
          <w:sz w:val="22"/>
          <w:szCs w:val="22"/>
        </w:rPr>
        <w:t xml:space="preserve"> </w:t>
      </w:r>
      <w:r>
        <w:rPr>
          <w:rFonts w:hint="eastAsia"/>
          <w:iCs/>
          <w:sz w:val="22"/>
          <w:szCs w:val="22"/>
        </w:rPr>
        <w:t xml:space="preserve">eventfd should not use </w:t>
      </w:r>
      <w:r>
        <w:rPr>
          <w:bCs/>
          <w:sz w:val="22"/>
          <w:szCs w:val="22"/>
        </w:rPr>
        <w:t>EFD_SEMAPHORE</w:t>
      </w:r>
      <w:r>
        <w:rPr>
          <w:rFonts w:hint="eastAsia"/>
          <w:bCs/>
          <w:sz w:val="22"/>
          <w:szCs w:val="22"/>
        </w:rPr>
        <w:t>.</w:t>
      </w:r>
      <w:ins w:id="5330" w:author="t_竹沢 公佑" w:date="2020-06-01T12:01:00Z">
        <w:r w:rsidR="00475E5C">
          <w:rPr>
            <w:rFonts w:hint="eastAsia"/>
            <w:bCs/>
            <w:sz w:val="22"/>
            <w:szCs w:val="22"/>
          </w:rPr>
          <w:t xml:space="preserve"> The resource related to eventfd in the device driver is released </w:t>
        </w:r>
      </w:ins>
      <w:ins w:id="5331" w:author="t_竹沢 公佑" w:date="2020-06-01T12:02:00Z">
        <w:r w:rsidR="00475E5C">
          <w:rPr>
            <w:rFonts w:hint="eastAsia"/>
            <w:bCs/>
            <w:sz w:val="22"/>
            <w:szCs w:val="22"/>
          </w:rPr>
          <w:t>when user process is finished.</w:t>
        </w:r>
      </w:ins>
    </w:p>
    <w:p w:rsidR="00DF1C7C" w:rsidRDefault="00DF1C7C">
      <w:pPr>
        <w:spacing w:line="0" w:lineRule="atLeast"/>
        <w:ind w:right="1020" w:firstLine="840"/>
        <w:rPr>
          <w:iCs/>
          <w:sz w:val="22"/>
          <w:szCs w:val="22"/>
        </w:rPr>
      </w:pPr>
    </w:p>
    <w:p w:rsidR="00DF1C7C" w:rsidRDefault="00DF1C7C">
      <w:pPr>
        <w:spacing w:line="0" w:lineRule="atLeast"/>
        <w:ind w:right="1020"/>
        <w:rPr>
          <w:b/>
          <w:sz w:val="22"/>
          <w:szCs w:val="22"/>
        </w:rPr>
      </w:pPr>
      <w:r>
        <w:rPr>
          <w:rFonts w:hint="eastAsia"/>
          <w:b/>
          <w:sz w:val="22"/>
          <w:szCs w:val="22"/>
        </w:rPr>
        <w:t xml:space="preserve">　【Return】</w:t>
      </w:r>
    </w:p>
    <w:p w:rsidR="00AC10EE" w:rsidRDefault="00DF1C7C" w:rsidP="004876AE">
      <w:pPr>
        <w:spacing w:line="0" w:lineRule="atLeast"/>
        <w:ind w:right="1020" w:firstLineChars="200" w:firstLine="440"/>
        <w:rPr>
          <w:bCs/>
          <w:sz w:val="22"/>
          <w:szCs w:val="22"/>
        </w:rPr>
      </w:pPr>
      <w:del w:id="5332" w:author="t_竹沢 公佑" w:date="2019-10-05T09:54:00Z">
        <w:r w:rsidDel="00C636B7">
          <w:rPr>
            <w:rFonts w:hint="eastAsia"/>
            <w:bCs/>
            <w:sz w:val="22"/>
            <w:szCs w:val="22"/>
          </w:rPr>
          <w:delText xml:space="preserve">If it is success, </w:delText>
        </w:r>
      </w:del>
      <w:r>
        <w:rPr>
          <w:rFonts w:hint="eastAsia"/>
          <w:bCs/>
          <w:sz w:val="22"/>
          <w:szCs w:val="22"/>
        </w:rPr>
        <w:t xml:space="preserve">0 </w:t>
      </w:r>
      <w:r>
        <w:rPr>
          <w:bCs/>
          <w:sz w:val="22"/>
          <w:szCs w:val="22"/>
        </w:rPr>
        <w:t>is returne</w:t>
      </w:r>
      <w:r>
        <w:rPr>
          <w:rFonts w:hint="eastAsia"/>
          <w:bCs/>
          <w:sz w:val="22"/>
          <w:szCs w:val="22"/>
        </w:rPr>
        <w:t>d</w:t>
      </w:r>
      <w:r>
        <w:rPr>
          <w:bCs/>
          <w:sz w:val="22"/>
          <w:szCs w:val="22"/>
        </w:rPr>
        <w:t>.</w:t>
      </w:r>
      <w:ins w:id="5333" w:author="t_竹沢 公佑" w:date="2019-09-16T17:47:00Z">
        <w:r w:rsidR="007163B9" w:rsidDel="007163B9">
          <w:rPr>
            <w:bCs/>
            <w:sz w:val="22"/>
            <w:szCs w:val="22"/>
          </w:rPr>
          <w:t xml:space="preserve"> </w:t>
        </w:r>
      </w:ins>
      <w:del w:id="5334" w:author="t_竹沢 公佑" w:date="2019-09-16T17:47:00Z">
        <w:r w:rsidDel="007163B9">
          <w:rPr>
            <w:bCs/>
            <w:sz w:val="22"/>
            <w:szCs w:val="22"/>
          </w:rPr>
          <w:delText xml:space="preserve">　</w:delText>
        </w:r>
      </w:del>
      <w:ins w:id="5335" w:author="t_竹沢 公佑" w:date="2019-09-16T17:47:00Z">
        <w:r w:rsidR="007163B9">
          <w:rPr>
            <w:rFonts w:hint="eastAsia"/>
            <w:bCs/>
            <w:sz w:val="22"/>
            <w:szCs w:val="22"/>
          </w:rPr>
          <w:t>I</w:t>
        </w:r>
      </w:ins>
      <w:del w:id="5336" w:author="t_竹沢 公佑" w:date="2019-09-16T17:47:00Z">
        <w:r w:rsidDel="007163B9">
          <w:rPr>
            <w:bCs/>
            <w:sz w:val="22"/>
            <w:szCs w:val="22"/>
          </w:rPr>
          <w:delText>i</w:delText>
        </w:r>
      </w:del>
      <w:r>
        <w:rPr>
          <w:bCs/>
          <w:sz w:val="22"/>
          <w:szCs w:val="22"/>
        </w:rPr>
        <w:t xml:space="preserve">f </w:t>
      </w:r>
      <w:r>
        <w:rPr>
          <w:rFonts w:hint="eastAsia"/>
          <w:bCs/>
          <w:sz w:val="22"/>
          <w:szCs w:val="22"/>
        </w:rPr>
        <w:t xml:space="preserve">an </w:t>
      </w:r>
      <w:r>
        <w:rPr>
          <w:bCs/>
          <w:sz w:val="22"/>
          <w:szCs w:val="22"/>
        </w:rPr>
        <w:t>error</w:t>
      </w:r>
      <w:ins w:id="5337" w:author="t_竹沢 公佑" w:date="2019-10-05T09:55:00Z">
        <w:r w:rsidR="00C636B7">
          <w:rPr>
            <w:rFonts w:hint="eastAsia"/>
            <w:bCs/>
            <w:sz w:val="22"/>
            <w:szCs w:val="22"/>
          </w:rPr>
          <w:t xml:space="preserve"> </w:t>
        </w:r>
      </w:ins>
      <w:del w:id="5338" w:author="t_竹沢 公佑" w:date="2019-10-05T09:55:00Z">
        <w:r w:rsidDel="00C636B7">
          <w:rPr>
            <w:bCs/>
            <w:sz w:val="22"/>
            <w:szCs w:val="22"/>
          </w:rPr>
          <w:delText xml:space="preserve">　</w:delText>
        </w:r>
      </w:del>
      <w:r>
        <w:rPr>
          <w:bCs/>
          <w:sz w:val="22"/>
          <w:szCs w:val="22"/>
        </w:rPr>
        <w:t>occur</w:t>
      </w:r>
      <w:r>
        <w:rPr>
          <w:rFonts w:hint="eastAsia"/>
          <w:bCs/>
          <w:sz w:val="22"/>
          <w:szCs w:val="22"/>
        </w:rPr>
        <w:t>s</w:t>
      </w:r>
      <w:r w:rsidR="004876AE">
        <w:rPr>
          <w:bCs/>
          <w:sz w:val="22"/>
          <w:szCs w:val="22"/>
        </w:rPr>
        <w:t>, -1 is returned</w:t>
      </w:r>
      <w:r w:rsidR="004876AE">
        <w:rPr>
          <w:rFonts w:hint="eastAsia"/>
          <w:bCs/>
          <w:sz w:val="22"/>
          <w:szCs w:val="22"/>
        </w:rPr>
        <w:t xml:space="preserve"> </w:t>
      </w:r>
      <w:r w:rsidR="004876AE" w:rsidRPr="004E6337">
        <w:rPr>
          <w:bCs/>
          <w:sz w:val="22"/>
          <w:szCs w:val="22"/>
        </w:rPr>
        <w:t>in which case</w:t>
      </w:r>
      <w:del w:id="5339" w:author="t_竹沢 公佑" w:date="2019-10-05T09:55:00Z">
        <w:r w:rsidR="004876AE" w:rsidRPr="004E6337" w:rsidDel="00C636B7">
          <w:rPr>
            <w:bCs/>
            <w:sz w:val="22"/>
            <w:szCs w:val="22"/>
          </w:rPr>
          <w:delText>,</w:delText>
        </w:r>
      </w:del>
      <w:r w:rsidR="004876AE" w:rsidRPr="004E6337">
        <w:rPr>
          <w:bCs/>
          <w:sz w:val="22"/>
          <w:szCs w:val="22"/>
        </w:rPr>
        <w:t xml:space="preserve"> errno is se</w:t>
      </w:r>
      <w:r w:rsidR="004876AE" w:rsidRPr="004E6337">
        <w:rPr>
          <w:rFonts w:hint="eastAsia"/>
          <w:bCs/>
          <w:sz w:val="22"/>
          <w:szCs w:val="22"/>
        </w:rPr>
        <w:t>t</w:t>
      </w:r>
      <w:r w:rsidR="004876AE" w:rsidRPr="004876AE">
        <w:rPr>
          <w:rFonts w:hint="eastAsia"/>
          <w:bCs/>
          <w:color w:val="FF0000"/>
          <w:sz w:val="22"/>
          <w:szCs w:val="22"/>
        </w:rPr>
        <w:t>.</w:t>
      </w:r>
    </w:p>
    <w:p w:rsidR="00BC3BE7" w:rsidRPr="00B22C77" w:rsidRDefault="00BC3BE7">
      <w:pPr>
        <w:spacing w:line="0" w:lineRule="atLeast"/>
        <w:ind w:right="1020"/>
        <w:rPr>
          <w:b/>
          <w:sz w:val="22"/>
          <w:szCs w:val="22"/>
        </w:rPr>
        <w:pPrChange w:id="5340" w:author="t_竹沢 公佑" w:date="2019-09-18T13:10:00Z">
          <w:pPr>
            <w:spacing w:line="0" w:lineRule="atLeast"/>
            <w:ind w:right="1020" w:firstLineChars="50" w:firstLine="110"/>
          </w:pPr>
        </w:pPrChange>
      </w:pPr>
    </w:p>
    <w:p w:rsidR="004876AE" w:rsidRDefault="00AC10EE" w:rsidP="004876AE">
      <w:pPr>
        <w:spacing w:line="0" w:lineRule="atLeast"/>
        <w:ind w:right="1020" w:firstLineChars="50" w:firstLine="110"/>
        <w:rPr>
          <w:b/>
          <w:sz w:val="22"/>
          <w:szCs w:val="22"/>
        </w:rPr>
      </w:pPr>
      <w:r>
        <w:rPr>
          <w:rFonts w:hint="eastAsia"/>
          <w:b/>
          <w:sz w:val="22"/>
          <w:szCs w:val="22"/>
        </w:rPr>
        <w:t>【Errors】</w:t>
      </w:r>
    </w:p>
    <w:p w:rsidR="004876AE" w:rsidRPr="004876AE" w:rsidDel="004F20FE" w:rsidRDefault="004876AE" w:rsidP="00B23592">
      <w:pPr>
        <w:spacing w:line="0" w:lineRule="atLeast"/>
        <w:ind w:right="1020" w:firstLineChars="200" w:firstLine="440"/>
        <w:rPr>
          <w:del w:id="5341" w:author="t_竹沢 公佑" w:date="2019-09-18T14:02:00Z"/>
          <w:bCs/>
          <w:color w:val="FF0000"/>
          <w:sz w:val="22"/>
          <w:szCs w:val="22"/>
        </w:rPr>
      </w:pPr>
      <w:del w:id="5342" w:author="t_竹沢 公佑" w:date="2019-09-18T14:02:00Z">
        <w:r w:rsidRPr="004E6337" w:rsidDel="004F20FE">
          <w:rPr>
            <w:rFonts w:hint="eastAsia"/>
            <w:bCs/>
            <w:sz w:val="22"/>
            <w:szCs w:val="22"/>
          </w:rPr>
          <w:delText>This command can fail with the following errors</w:delText>
        </w:r>
        <w:r w:rsidRPr="004876AE" w:rsidDel="004F20FE">
          <w:rPr>
            <w:rFonts w:hint="eastAsia"/>
            <w:bCs/>
            <w:color w:val="FF0000"/>
            <w:sz w:val="22"/>
            <w:szCs w:val="22"/>
          </w:rPr>
          <w:delText>.</w:delText>
        </w:r>
      </w:del>
    </w:p>
    <w:p w:rsidR="00BC3BE7" w:rsidRPr="00BC3BE7" w:rsidRDefault="00BC3BE7" w:rsidP="00BC3BE7">
      <w:pPr>
        <w:spacing w:line="0" w:lineRule="atLeast"/>
        <w:ind w:right="1020" w:firstLineChars="200" w:firstLine="440"/>
        <w:rPr>
          <w:ins w:id="5343" w:author="t_竹沢 公佑" w:date="2019-09-18T13:11:00Z"/>
          <w:bCs/>
          <w:sz w:val="22"/>
          <w:szCs w:val="22"/>
        </w:rPr>
      </w:pPr>
      <w:ins w:id="5344" w:author="t_竹沢 公佑" w:date="2019-09-18T13:11:00Z">
        <w:r w:rsidRPr="00BC3BE7">
          <w:rPr>
            <w:bCs/>
            <w:sz w:val="22"/>
            <w:szCs w:val="22"/>
          </w:rPr>
          <w:t>This command can fail with the following errors.</w:t>
        </w:r>
      </w:ins>
    </w:p>
    <w:p w:rsidR="00BC3BE7" w:rsidRPr="00BC3BE7" w:rsidRDefault="00BC3BE7" w:rsidP="00BC3BE7">
      <w:pPr>
        <w:spacing w:line="0" w:lineRule="atLeast"/>
        <w:ind w:right="1020" w:firstLineChars="200" w:firstLine="440"/>
        <w:rPr>
          <w:ins w:id="5345" w:author="t_竹沢 公佑" w:date="2019-09-18T13:11:00Z"/>
          <w:bCs/>
          <w:sz w:val="22"/>
          <w:szCs w:val="22"/>
        </w:rPr>
      </w:pPr>
      <w:ins w:id="5346" w:author="t_竹沢 公佑" w:date="2019-09-18T13:11:00Z">
        <w:r w:rsidRPr="00BC3BE7">
          <w:rPr>
            <w:bCs/>
            <w:sz w:val="22"/>
            <w:szCs w:val="22"/>
          </w:rPr>
          <w:t>EAGAIN</w:t>
        </w:r>
      </w:ins>
    </w:p>
    <w:p w:rsidR="00BC3BE7" w:rsidRPr="00BC3BE7" w:rsidRDefault="00BC3BE7" w:rsidP="00BC3BE7">
      <w:pPr>
        <w:spacing w:line="0" w:lineRule="atLeast"/>
        <w:ind w:right="1020" w:firstLineChars="200" w:firstLine="440"/>
        <w:rPr>
          <w:ins w:id="5347" w:author="t_竹沢 公佑" w:date="2019-09-18T13:11:00Z"/>
          <w:bCs/>
          <w:sz w:val="22"/>
          <w:szCs w:val="22"/>
        </w:rPr>
      </w:pPr>
      <w:ins w:id="5348" w:author="t_竹沢 公佑" w:date="2019-09-18T13:11:00Z">
        <w:r w:rsidRPr="00BC3BE7">
          <w:rPr>
            <w:bCs/>
            <w:sz w:val="22"/>
            <w:szCs w:val="22"/>
          </w:rPr>
          <w:t xml:space="preserve">  When </w:t>
        </w:r>
      </w:ins>
      <w:ins w:id="5349" w:author="t_竹沢 公佑" w:date="2019-10-05T10:58:00Z">
        <w:r w:rsidR="00FD333D">
          <w:rPr>
            <w:rFonts w:hint="eastAsia"/>
            <w:bCs/>
            <w:sz w:val="22"/>
            <w:szCs w:val="22"/>
          </w:rPr>
          <w:t xml:space="preserve">this command </w:t>
        </w:r>
      </w:ins>
      <w:ins w:id="5350" w:author="t_竹沢 公佑" w:date="2019-09-18T13:11:00Z">
        <w:r w:rsidRPr="00BC3BE7">
          <w:rPr>
            <w:bCs/>
            <w:sz w:val="22"/>
            <w:szCs w:val="22"/>
          </w:rPr>
          <w:t>detect</w:t>
        </w:r>
      </w:ins>
      <w:ins w:id="5351" w:author="t_竹沢 公佑" w:date="2019-10-05T10:58:00Z">
        <w:r w:rsidR="00FD333D">
          <w:rPr>
            <w:rFonts w:hint="eastAsia"/>
            <w:bCs/>
            <w:sz w:val="22"/>
            <w:szCs w:val="22"/>
          </w:rPr>
          <w:t>s</w:t>
        </w:r>
      </w:ins>
      <w:ins w:id="5352" w:author="t_竹沢 公佑" w:date="2019-09-18T13:11:00Z">
        <w:r w:rsidRPr="00BC3BE7">
          <w:rPr>
            <w:bCs/>
            <w:sz w:val="22"/>
            <w:szCs w:val="22"/>
          </w:rPr>
          <w:t xml:space="preserve"> </w:t>
        </w:r>
      </w:ins>
      <w:ins w:id="5353" w:author="t_竹沢 公佑" w:date="2019-10-05T10:58:00Z">
        <w:r w:rsidR="00FD333D">
          <w:rPr>
            <w:rFonts w:hint="eastAsia"/>
            <w:bCs/>
            <w:sz w:val="22"/>
            <w:szCs w:val="22"/>
          </w:rPr>
          <w:t xml:space="preserve">an </w:t>
        </w:r>
      </w:ins>
      <w:ins w:id="5354" w:author="t_竹沢 公佑" w:date="2019-09-18T13:11:00Z">
        <w:r w:rsidRPr="00BC3BE7">
          <w:rPr>
            <w:bCs/>
            <w:sz w:val="22"/>
            <w:szCs w:val="22"/>
          </w:rPr>
          <w:t xml:space="preserve">illegal sequence. </w:t>
        </w:r>
      </w:ins>
    </w:p>
    <w:p w:rsidR="00BC3BE7" w:rsidRPr="00BC3BE7" w:rsidRDefault="00BC3BE7" w:rsidP="00BC3BE7">
      <w:pPr>
        <w:spacing w:line="0" w:lineRule="atLeast"/>
        <w:ind w:right="1020" w:firstLineChars="200" w:firstLine="440"/>
        <w:rPr>
          <w:ins w:id="5355" w:author="t_竹沢 公佑" w:date="2019-09-18T13:11:00Z"/>
          <w:bCs/>
          <w:sz w:val="22"/>
          <w:szCs w:val="22"/>
        </w:rPr>
      </w:pPr>
      <w:ins w:id="5356" w:author="t_竹沢 公佑" w:date="2019-09-18T13:11:00Z">
        <w:r w:rsidRPr="00BC3BE7">
          <w:rPr>
            <w:bCs/>
            <w:sz w:val="22"/>
            <w:szCs w:val="22"/>
          </w:rPr>
          <w:t xml:space="preserve">  Mmap system call is not called before calling this API.</w:t>
        </w:r>
      </w:ins>
    </w:p>
    <w:p w:rsidR="00BC3BE7" w:rsidRPr="00B57A93" w:rsidRDefault="00BC3BE7">
      <w:pPr>
        <w:spacing w:line="0" w:lineRule="atLeast"/>
        <w:ind w:leftChars="200" w:left="700" w:right="1020" w:hangingChars="100" w:hanging="220"/>
        <w:rPr>
          <w:ins w:id="5357" w:author="t_竹沢 公佑" w:date="2019-09-18T13:11:00Z"/>
          <w:bCs/>
          <w:sz w:val="22"/>
          <w:szCs w:val="22"/>
        </w:rPr>
        <w:pPrChange w:id="5358" w:author="t_竹沢 公佑" w:date="2019-09-18T13:51:00Z">
          <w:pPr>
            <w:spacing w:line="0" w:lineRule="atLeast"/>
            <w:ind w:right="1020" w:firstLineChars="200" w:firstLine="440"/>
          </w:pPr>
        </w:pPrChange>
      </w:pPr>
      <w:ins w:id="5359" w:author="t_竹沢 公佑" w:date="2019-09-18T13:11:00Z">
        <w:r w:rsidRPr="00BC3BE7">
          <w:rPr>
            <w:bCs/>
            <w:sz w:val="22"/>
            <w:szCs w:val="22"/>
          </w:rPr>
          <w:t xml:space="preserve">  Please confirm the operation sequence. </w:t>
        </w:r>
      </w:ins>
      <w:ins w:id="5360" w:author="t_竹沢 公佑" w:date="2019-09-18T13:51:00Z">
        <w:r w:rsidR="006626EA">
          <w:rPr>
            <w:rFonts w:hint="eastAsia"/>
            <w:bCs/>
            <w:sz w:val="22"/>
            <w:szCs w:val="22"/>
          </w:rPr>
          <w:t>(</w:t>
        </w:r>
        <w:r w:rsidR="006626EA" w:rsidRPr="0056709F">
          <w:rPr>
            <w:b/>
            <w:bCs/>
            <w:sz w:val="22"/>
            <w:szCs w:val="22"/>
          </w:rPr>
          <w:t>“</w:t>
        </w:r>
        <w:r w:rsidR="006626EA" w:rsidRPr="0056709F">
          <w:rPr>
            <w:b/>
            <w:bCs/>
            <w:sz w:val="22"/>
            <w:szCs w:val="22"/>
          </w:rPr>
          <w:fldChar w:fldCharType="begin"/>
        </w:r>
        <w:r w:rsidR="006626EA" w:rsidRPr="0056709F">
          <w:rPr>
            <w:b/>
            <w:bCs/>
            <w:sz w:val="22"/>
            <w:szCs w:val="22"/>
          </w:rPr>
          <w:instrText xml:space="preserve"> REF _Ref13549235 \r \h </w:instrText>
        </w:r>
        <w:r w:rsidR="006626EA">
          <w:rPr>
            <w:b/>
            <w:bCs/>
            <w:sz w:val="22"/>
            <w:szCs w:val="22"/>
          </w:rPr>
          <w:instrText xml:space="preserve"> \* MERGEFORMAT </w:instrText>
        </w:r>
      </w:ins>
      <w:r w:rsidR="006626EA" w:rsidRPr="0056709F">
        <w:rPr>
          <w:b/>
          <w:bCs/>
          <w:sz w:val="22"/>
          <w:szCs w:val="22"/>
        </w:rPr>
      </w:r>
      <w:ins w:id="5361" w:author="t_竹沢 公佑" w:date="2019-09-18T13:51:00Z">
        <w:r w:rsidR="006626EA" w:rsidRPr="0056709F">
          <w:rPr>
            <w:b/>
            <w:bCs/>
            <w:sz w:val="22"/>
            <w:szCs w:val="22"/>
          </w:rPr>
          <w:fldChar w:fldCharType="separate"/>
        </w:r>
      </w:ins>
      <w:ins w:id="5362" w:author="t_竹沢 公佑" w:date="2021-02-02T17:29:00Z">
        <w:r w:rsidR="000B4FA1">
          <w:rPr>
            <w:b/>
            <w:bCs/>
            <w:sz w:val="22"/>
            <w:szCs w:val="22"/>
          </w:rPr>
          <w:t>4.4</w:t>
        </w:r>
      </w:ins>
      <w:ins w:id="5363" w:author="t_竹沢 公佑" w:date="2019-09-18T13:51:00Z">
        <w:r w:rsidR="006626EA" w:rsidRPr="0056709F">
          <w:rPr>
            <w:b/>
            <w:bCs/>
            <w:sz w:val="22"/>
            <w:szCs w:val="22"/>
          </w:rPr>
          <w:fldChar w:fldCharType="end"/>
        </w:r>
        <w:r w:rsidR="006626EA" w:rsidRPr="0056709F">
          <w:rPr>
            <w:rFonts w:hint="eastAsia"/>
            <w:b/>
            <w:bCs/>
            <w:sz w:val="22"/>
            <w:szCs w:val="22"/>
          </w:rPr>
          <w:t xml:space="preserve"> </w:t>
        </w:r>
        <w:r w:rsidR="006626EA" w:rsidRPr="0056709F">
          <w:rPr>
            <w:b/>
            <w:bCs/>
            <w:sz w:val="22"/>
            <w:szCs w:val="22"/>
          </w:rPr>
          <w:fldChar w:fldCharType="begin"/>
        </w:r>
        <w:r w:rsidR="006626EA" w:rsidRPr="0056709F">
          <w:rPr>
            <w:b/>
            <w:bCs/>
            <w:sz w:val="22"/>
            <w:szCs w:val="22"/>
          </w:rPr>
          <w:instrText xml:space="preserve"> REF _Ref13549235 \h </w:instrText>
        </w:r>
        <w:r w:rsidR="006626EA">
          <w:rPr>
            <w:b/>
            <w:bCs/>
            <w:sz w:val="22"/>
            <w:szCs w:val="22"/>
          </w:rPr>
          <w:instrText xml:space="preserve"> \* MERGEFORMAT </w:instrText>
        </w:r>
      </w:ins>
      <w:r w:rsidR="006626EA" w:rsidRPr="0056709F">
        <w:rPr>
          <w:b/>
          <w:bCs/>
          <w:sz w:val="22"/>
          <w:szCs w:val="22"/>
        </w:rPr>
      </w:r>
      <w:ins w:id="5364" w:author="t_竹沢 公佑" w:date="2019-09-18T13:51:00Z">
        <w:r w:rsidR="006626EA" w:rsidRPr="0056709F">
          <w:rPr>
            <w:b/>
            <w:bCs/>
            <w:sz w:val="22"/>
            <w:szCs w:val="22"/>
          </w:rPr>
          <w:fldChar w:fldCharType="separate"/>
        </w:r>
      </w:ins>
      <w:ins w:id="5365" w:author="t_竹沢 公佑" w:date="2021-02-02T17:29:00Z">
        <w:r w:rsidR="000B4FA1" w:rsidRPr="000B4FA1">
          <w:rPr>
            <w:b/>
            <w:u w:val="single"/>
            <w:rPrChange w:id="5366" w:author="t_竹沢 公佑" w:date="2021-02-02T17:29:00Z">
              <w:rPr>
                <w:u w:val="single"/>
              </w:rPr>
            </w:rPrChange>
          </w:rPr>
          <w:t>Example of reception</w:t>
        </w:r>
      </w:ins>
      <w:ins w:id="5367" w:author="t_竹沢 公佑" w:date="2019-09-18T13:51:00Z">
        <w:r w:rsidR="006626EA" w:rsidRPr="0056709F">
          <w:rPr>
            <w:b/>
            <w:bCs/>
            <w:sz w:val="22"/>
            <w:szCs w:val="22"/>
          </w:rPr>
          <w:fldChar w:fldCharType="end"/>
        </w:r>
      </w:ins>
      <w:ins w:id="5368" w:author="t_竹沢 公佑" w:date="2019-09-18T13:52:00Z">
        <w:r w:rsidR="006626EA">
          <w:rPr>
            <w:b/>
            <w:bCs/>
            <w:sz w:val="22"/>
            <w:szCs w:val="22"/>
          </w:rPr>
          <w:t>”</w:t>
        </w:r>
      </w:ins>
      <w:ins w:id="5369" w:author="t_竹沢 公佑" w:date="2019-09-18T13:51:00Z">
        <w:r w:rsidR="006626EA">
          <w:rPr>
            <w:rFonts w:hint="eastAsia"/>
            <w:bCs/>
            <w:sz w:val="22"/>
            <w:szCs w:val="22"/>
          </w:rPr>
          <w:t>)</w:t>
        </w:r>
      </w:ins>
    </w:p>
    <w:p w:rsidR="00BC3BE7" w:rsidRPr="00BC3BE7" w:rsidRDefault="00BC3BE7" w:rsidP="00BC3BE7">
      <w:pPr>
        <w:spacing w:line="0" w:lineRule="atLeast"/>
        <w:ind w:right="1020" w:firstLineChars="200" w:firstLine="440"/>
        <w:rPr>
          <w:ins w:id="5370" w:author="t_竹沢 公佑" w:date="2019-09-18T13:11:00Z"/>
          <w:bCs/>
          <w:sz w:val="22"/>
          <w:szCs w:val="22"/>
        </w:rPr>
      </w:pPr>
      <w:ins w:id="5371" w:author="t_竹沢 公佑" w:date="2019-09-18T13:11:00Z">
        <w:r w:rsidRPr="00BC3BE7">
          <w:rPr>
            <w:bCs/>
            <w:sz w:val="22"/>
            <w:szCs w:val="22"/>
          </w:rPr>
          <w:t>EBUSY</w:t>
        </w:r>
      </w:ins>
    </w:p>
    <w:p w:rsidR="00BC3BE7" w:rsidRPr="00BC3BE7" w:rsidRDefault="00BC3BE7" w:rsidP="00BC3BE7">
      <w:pPr>
        <w:spacing w:line="0" w:lineRule="atLeast"/>
        <w:ind w:right="1020" w:firstLineChars="200" w:firstLine="440"/>
        <w:rPr>
          <w:ins w:id="5372" w:author="t_竹沢 公佑" w:date="2019-09-18T13:11:00Z"/>
          <w:bCs/>
          <w:sz w:val="22"/>
          <w:szCs w:val="22"/>
        </w:rPr>
      </w:pPr>
      <w:ins w:id="5373" w:author="t_竹沢 公佑" w:date="2019-09-18T13:11:00Z">
        <w:r w:rsidRPr="00BC3BE7">
          <w:rPr>
            <w:bCs/>
            <w:sz w:val="22"/>
            <w:szCs w:val="22"/>
          </w:rPr>
          <w:t xml:space="preserve">  When the resource busy. </w:t>
        </w:r>
      </w:ins>
    </w:p>
    <w:p w:rsidR="00BC3BE7" w:rsidRPr="00BC3BE7" w:rsidRDefault="00BC3BE7" w:rsidP="00BC3BE7">
      <w:pPr>
        <w:spacing w:line="0" w:lineRule="atLeast"/>
        <w:ind w:right="1020" w:firstLineChars="200" w:firstLine="440"/>
        <w:rPr>
          <w:ins w:id="5374" w:author="t_竹沢 公佑" w:date="2019-09-18T13:11:00Z"/>
          <w:bCs/>
          <w:sz w:val="22"/>
          <w:szCs w:val="22"/>
        </w:rPr>
      </w:pPr>
      <w:ins w:id="5375" w:author="t_竹沢 公佑" w:date="2019-09-18T13:11:00Z">
        <w:r w:rsidRPr="00BC3BE7">
          <w:rPr>
            <w:bCs/>
            <w:sz w:val="22"/>
            <w:szCs w:val="22"/>
          </w:rPr>
          <w:t xml:space="preserve">  The device has already started receiving data process.</w:t>
        </w:r>
      </w:ins>
    </w:p>
    <w:p w:rsidR="00BC3BE7" w:rsidRPr="00BC3BE7" w:rsidRDefault="00BC3BE7" w:rsidP="00BC3BE7">
      <w:pPr>
        <w:spacing w:line="0" w:lineRule="atLeast"/>
        <w:ind w:right="1020" w:firstLineChars="200" w:firstLine="440"/>
        <w:rPr>
          <w:ins w:id="5376" w:author="t_竹沢 公佑" w:date="2019-09-18T13:11:00Z"/>
          <w:bCs/>
          <w:sz w:val="22"/>
          <w:szCs w:val="22"/>
        </w:rPr>
      </w:pPr>
      <w:ins w:id="5377" w:author="t_竹沢 公佑" w:date="2019-09-18T13:11:00Z">
        <w:r w:rsidRPr="00BC3BE7">
          <w:rPr>
            <w:bCs/>
            <w:sz w:val="22"/>
            <w:szCs w:val="22"/>
          </w:rPr>
          <w:t>EBADF</w:t>
        </w:r>
      </w:ins>
    </w:p>
    <w:p w:rsidR="00BC3BE7" w:rsidRPr="00BC3BE7" w:rsidRDefault="00BC3BE7" w:rsidP="00BC3BE7">
      <w:pPr>
        <w:spacing w:line="0" w:lineRule="atLeast"/>
        <w:ind w:right="1020" w:firstLineChars="200" w:firstLine="440"/>
        <w:rPr>
          <w:ins w:id="5378" w:author="t_竹沢 公佑" w:date="2019-09-18T13:11:00Z"/>
          <w:bCs/>
          <w:sz w:val="22"/>
          <w:szCs w:val="22"/>
        </w:rPr>
      </w:pPr>
      <w:ins w:id="5379" w:author="t_竹沢 公佑" w:date="2019-09-18T13:11:00Z">
        <w:r w:rsidRPr="00BC3BE7">
          <w:rPr>
            <w:bCs/>
            <w:sz w:val="22"/>
            <w:szCs w:val="22"/>
          </w:rPr>
          <w:t xml:space="preserve">  The eventfd </w:t>
        </w:r>
      </w:ins>
      <w:ins w:id="5380" w:author="t_竹沢 公佑" w:date="2019-10-05T09:56:00Z">
        <w:r w:rsidR="00C636B7">
          <w:rPr>
            <w:rFonts w:hint="eastAsia"/>
            <w:bCs/>
            <w:sz w:val="22"/>
            <w:szCs w:val="22"/>
          </w:rPr>
          <w:t xml:space="preserve">your </w:t>
        </w:r>
      </w:ins>
      <w:ins w:id="5381" w:author="t_竹沢 公佑" w:date="2019-09-18T13:11:00Z">
        <w:r w:rsidRPr="00BC3BE7">
          <w:rPr>
            <w:bCs/>
            <w:sz w:val="22"/>
            <w:szCs w:val="22"/>
          </w:rPr>
          <w:t>applic</w:t>
        </w:r>
        <w:r w:rsidR="00C636B7">
          <w:rPr>
            <w:bCs/>
            <w:sz w:val="22"/>
            <w:szCs w:val="22"/>
          </w:rPr>
          <w:t>ation gives to driver is invali</w:t>
        </w:r>
      </w:ins>
      <w:ins w:id="5382" w:author="t_竹沢 公佑" w:date="2019-10-05T09:56:00Z">
        <w:r w:rsidR="00C636B7">
          <w:rPr>
            <w:rFonts w:hint="eastAsia"/>
            <w:bCs/>
            <w:sz w:val="22"/>
            <w:szCs w:val="22"/>
          </w:rPr>
          <w:t>d</w:t>
        </w:r>
      </w:ins>
      <w:ins w:id="5383" w:author="t_竹沢 公佑" w:date="2019-09-18T13:11:00Z">
        <w:r w:rsidRPr="00BC3BE7">
          <w:rPr>
            <w:bCs/>
            <w:sz w:val="22"/>
            <w:szCs w:val="22"/>
          </w:rPr>
          <w:t>.</w:t>
        </w:r>
      </w:ins>
    </w:p>
    <w:p w:rsidR="00BC3BE7" w:rsidRPr="00BC3BE7" w:rsidRDefault="00BC3BE7" w:rsidP="00BC3BE7">
      <w:pPr>
        <w:spacing w:line="0" w:lineRule="atLeast"/>
        <w:ind w:right="1020" w:firstLineChars="200" w:firstLine="440"/>
        <w:rPr>
          <w:ins w:id="5384" w:author="t_竹沢 公佑" w:date="2019-09-18T13:11:00Z"/>
          <w:bCs/>
          <w:sz w:val="22"/>
          <w:szCs w:val="22"/>
        </w:rPr>
      </w:pPr>
      <w:ins w:id="5385" w:author="t_竹沢 公佑" w:date="2019-09-18T13:11:00Z">
        <w:r w:rsidRPr="00BC3BE7">
          <w:rPr>
            <w:bCs/>
            <w:sz w:val="22"/>
            <w:szCs w:val="22"/>
          </w:rPr>
          <w:t xml:space="preserve">  Please confirm whether the eventfd file descriptor is valid or not.</w:t>
        </w:r>
      </w:ins>
    </w:p>
    <w:p w:rsidR="00BC3BE7" w:rsidRPr="00BC3BE7" w:rsidRDefault="00BC3BE7" w:rsidP="00BC3BE7">
      <w:pPr>
        <w:spacing w:line="0" w:lineRule="atLeast"/>
        <w:ind w:right="1020" w:firstLineChars="200" w:firstLine="440"/>
        <w:rPr>
          <w:ins w:id="5386" w:author="t_竹沢 公佑" w:date="2019-09-18T13:11:00Z"/>
          <w:bCs/>
          <w:sz w:val="22"/>
          <w:szCs w:val="22"/>
        </w:rPr>
      </w:pPr>
      <w:ins w:id="5387" w:author="t_竹沢 公佑" w:date="2019-09-18T13:11:00Z">
        <w:r w:rsidRPr="00BC3BE7">
          <w:rPr>
            <w:bCs/>
            <w:sz w:val="22"/>
            <w:szCs w:val="22"/>
          </w:rPr>
          <w:t>EINVAL</w:t>
        </w:r>
      </w:ins>
    </w:p>
    <w:p w:rsidR="00BC3BE7" w:rsidRPr="00BC3BE7" w:rsidRDefault="00BC3BE7" w:rsidP="00BC3BE7">
      <w:pPr>
        <w:spacing w:line="0" w:lineRule="atLeast"/>
        <w:ind w:right="1020" w:firstLineChars="200" w:firstLine="440"/>
        <w:rPr>
          <w:ins w:id="5388" w:author="t_竹沢 公佑" w:date="2019-09-18T13:11:00Z"/>
          <w:bCs/>
          <w:sz w:val="22"/>
          <w:szCs w:val="22"/>
        </w:rPr>
      </w:pPr>
      <w:ins w:id="5389" w:author="t_竹沢 公佑" w:date="2019-09-18T13:11:00Z">
        <w:r w:rsidRPr="00BC3BE7">
          <w:rPr>
            <w:bCs/>
            <w:sz w:val="22"/>
            <w:szCs w:val="22"/>
          </w:rPr>
          <w:t xml:space="preserve">  The eventfd </w:t>
        </w:r>
      </w:ins>
      <w:ins w:id="5390" w:author="t_竹沢 公佑" w:date="2019-10-05T09:57:00Z">
        <w:r w:rsidR="00C636B7">
          <w:rPr>
            <w:rFonts w:hint="eastAsia"/>
            <w:bCs/>
            <w:sz w:val="22"/>
            <w:szCs w:val="22"/>
          </w:rPr>
          <w:t xml:space="preserve">your </w:t>
        </w:r>
      </w:ins>
      <w:ins w:id="5391" w:author="t_竹沢 公佑" w:date="2019-09-18T13:11:00Z">
        <w:r w:rsidRPr="00BC3BE7">
          <w:rPr>
            <w:bCs/>
            <w:sz w:val="22"/>
            <w:szCs w:val="22"/>
          </w:rPr>
          <w:t xml:space="preserve">application gives to driver is not an eventfd. </w:t>
        </w:r>
      </w:ins>
    </w:p>
    <w:p w:rsidR="00BC3BE7" w:rsidRPr="00BC3BE7" w:rsidRDefault="00BC3BE7" w:rsidP="00BC3BE7">
      <w:pPr>
        <w:spacing w:line="0" w:lineRule="atLeast"/>
        <w:ind w:right="1020" w:firstLineChars="200" w:firstLine="440"/>
        <w:rPr>
          <w:ins w:id="5392" w:author="t_竹沢 公佑" w:date="2019-09-18T13:11:00Z"/>
          <w:bCs/>
          <w:sz w:val="22"/>
          <w:szCs w:val="22"/>
        </w:rPr>
      </w:pPr>
      <w:ins w:id="5393" w:author="t_竹沢 公佑" w:date="2019-09-18T13:11:00Z">
        <w:r w:rsidRPr="00BC3BE7">
          <w:rPr>
            <w:bCs/>
            <w:sz w:val="22"/>
            <w:szCs w:val="22"/>
          </w:rPr>
          <w:t xml:space="preserve">  Please confirm whether the eventfd file descriptor is valid or not.</w:t>
        </w:r>
      </w:ins>
    </w:p>
    <w:p w:rsidR="00BC3BE7" w:rsidRPr="00BC3BE7" w:rsidRDefault="00BC3BE7">
      <w:pPr>
        <w:spacing w:line="0" w:lineRule="atLeast"/>
        <w:ind w:right="1020" w:firstLineChars="200" w:firstLine="440"/>
        <w:rPr>
          <w:ins w:id="5394" w:author="t_竹沢 公佑" w:date="2019-09-18T13:11:00Z"/>
          <w:bCs/>
          <w:sz w:val="22"/>
          <w:szCs w:val="22"/>
        </w:rPr>
      </w:pPr>
      <w:ins w:id="5395" w:author="t_竹沢 公佑" w:date="2019-09-18T13:11:00Z">
        <w:r w:rsidRPr="00BC3BE7">
          <w:rPr>
            <w:bCs/>
            <w:sz w:val="22"/>
            <w:szCs w:val="22"/>
          </w:rPr>
          <w:t xml:space="preserve">  </w:t>
        </w:r>
      </w:ins>
      <w:ins w:id="5396" w:author="t_竹沢 公佑" w:date="2019-10-05T09:58:00Z">
        <w:r w:rsidR="00C636B7">
          <w:rPr>
            <w:rFonts w:hint="eastAsia"/>
            <w:bCs/>
            <w:sz w:val="22"/>
            <w:szCs w:val="22"/>
          </w:rPr>
          <w:t>Or, when you don</w:t>
        </w:r>
        <w:r w:rsidR="00C636B7">
          <w:rPr>
            <w:bCs/>
            <w:sz w:val="22"/>
            <w:szCs w:val="22"/>
          </w:rPr>
          <w:t>’</w:t>
        </w:r>
        <w:r w:rsidR="00C636B7">
          <w:rPr>
            <w:rFonts w:hint="eastAsia"/>
            <w:bCs/>
            <w:sz w:val="22"/>
            <w:szCs w:val="22"/>
          </w:rPr>
          <w:t>t open the device file with O_RDWR flag.</w:t>
        </w:r>
      </w:ins>
    </w:p>
    <w:p w:rsidR="00B23592" w:rsidDel="00BC3BE7" w:rsidRDefault="00B23592">
      <w:pPr>
        <w:spacing w:line="0" w:lineRule="atLeast"/>
        <w:ind w:right="1020"/>
        <w:rPr>
          <w:del w:id="5397" w:author="t_竹沢 公佑" w:date="2019-09-18T13:11:00Z"/>
          <w:bCs/>
          <w:sz w:val="22"/>
          <w:szCs w:val="22"/>
        </w:rPr>
        <w:pPrChange w:id="5398" w:author="t_竹沢 公佑" w:date="2019-09-18T13:11:00Z">
          <w:pPr>
            <w:spacing w:line="0" w:lineRule="atLeast"/>
            <w:ind w:right="1020" w:firstLineChars="200" w:firstLine="440"/>
          </w:pPr>
        </w:pPrChange>
      </w:pPr>
      <w:del w:id="5399" w:author="t_竹沢 公佑" w:date="2019-09-18T13:11:00Z">
        <w:r w:rsidRPr="00B23592" w:rsidDel="00BC3BE7">
          <w:rPr>
            <w:bCs/>
            <w:sz w:val="22"/>
            <w:szCs w:val="22"/>
          </w:rPr>
          <w:delText>EAGAIN</w:delText>
        </w:r>
      </w:del>
    </w:p>
    <w:p w:rsidR="00FB2771" w:rsidDel="00E90350" w:rsidRDefault="00AC10EE">
      <w:pPr>
        <w:spacing w:line="0" w:lineRule="atLeast"/>
        <w:ind w:right="1020"/>
        <w:rPr>
          <w:del w:id="5400" w:author="t_竹沢 公佑" w:date="2019-08-23T17:06:00Z"/>
          <w:bCs/>
          <w:sz w:val="22"/>
          <w:szCs w:val="22"/>
        </w:rPr>
        <w:pPrChange w:id="5401" w:author="t_竹沢 公佑" w:date="2019-09-18T13:11:00Z">
          <w:pPr>
            <w:spacing w:line="0" w:lineRule="atLeast"/>
            <w:ind w:right="1020" w:firstLineChars="200" w:firstLine="440"/>
          </w:pPr>
        </w:pPrChange>
      </w:pPr>
      <w:del w:id="5402" w:author="t_竹沢 公佑" w:date="2019-09-18T13:11:00Z">
        <w:r w:rsidDel="00BC3BE7">
          <w:rPr>
            <w:rFonts w:hint="eastAsia"/>
            <w:bCs/>
            <w:sz w:val="22"/>
            <w:szCs w:val="22"/>
          </w:rPr>
          <w:delText xml:space="preserve">  When </w:delText>
        </w:r>
        <w:r w:rsidR="00B23592" w:rsidDel="00BC3BE7">
          <w:rPr>
            <w:rFonts w:hint="eastAsia"/>
            <w:bCs/>
            <w:sz w:val="22"/>
            <w:szCs w:val="22"/>
          </w:rPr>
          <w:delText xml:space="preserve">detect illegal sequence. </w:delText>
        </w:r>
      </w:del>
      <w:del w:id="5403" w:author="t_竹沢 公佑" w:date="2019-08-23T17:06:00Z">
        <w:r w:rsidR="00B23592" w:rsidDel="00E90350">
          <w:rPr>
            <w:rFonts w:hint="eastAsia"/>
            <w:bCs/>
            <w:sz w:val="22"/>
            <w:szCs w:val="22"/>
          </w:rPr>
          <w:delText>( recall this command )</w:delText>
        </w:r>
      </w:del>
    </w:p>
    <w:p w:rsidR="001C7605" w:rsidDel="00BC3BE7" w:rsidRDefault="001C7605">
      <w:pPr>
        <w:spacing w:line="0" w:lineRule="atLeast"/>
        <w:ind w:right="1020"/>
        <w:rPr>
          <w:del w:id="5404" w:author="t_竹沢 公佑" w:date="2019-09-18T13:11:00Z"/>
          <w:bCs/>
          <w:sz w:val="22"/>
          <w:szCs w:val="22"/>
        </w:rPr>
        <w:pPrChange w:id="5405" w:author="t_竹沢 公佑" w:date="2019-09-18T13:11:00Z">
          <w:pPr>
            <w:spacing w:line="0" w:lineRule="atLeast"/>
            <w:ind w:right="1020" w:firstLineChars="200" w:firstLine="440"/>
          </w:pPr>
        </w:pPrChange>
      </w:pPr>
      <w:del w:id="5406" w:author="t_竹沢 公佑" w:date="2019-09-18T13:11:00Z">
        <w:r w:rsidRPr="00B23592" w:rsidDel="00BC3BE7">
          <w:rPr>
            <w:bCs/>
            <w:sz w:val="22"/>
            <w:szCs w:val="22"/>
          </w:rPr>
          <w:delText>E</w:delText>
        </w:r>
        <w:r w:rsidDel="00BC3BE7">
          <w:rPr>
            <w:rFonts w:hint="eastAsia"/>
            <w:bCs/>
            <w:sz w:val="22"/>
            <w:szCs w:val="22"/>
          </w:rPr>
          <w:delText>BUSY</w:delText>
        </w:r>
      </w:del>
    </w:p>
    <w:p w:rsidR="001C7605" w:rsidDel="00BC3BE7" w:rsidRDefault="001C7605">
      <w:pPr>
        <w:spacing w:line="0" w:lineRule="atLeast"/>
        <w:ind w:right="1020"/>
        <w:rPr>
          <w:del w:id="5407" w:author="t_竹沢 公佑" w:date="2019-09-18T13:11:00Z"/>
          <w:bCs/>
          <w:sz w:val="22"/>
          <w:szCs w:val="22"/>
        </w:rPr>
        <w:pPrChange w:id="5408" w:author="t_竹沢 公佑" w:date="2019-09-18T13:11:00Z">
          <w:pPr>
            <w:spacing w:line="0" w:lineRule="atLeast"/>
            <w:ind w:right="1020" w:firstLineChars="200" w:firstLine="440"/>
          </w:pPr>
        </w:pPrChange>
      </w:pPr>
      <w:del w:id="5409" w:author="t_竹沢 公佑" w:date="2019-09-18T13:11:00Z">
        <w:r w:rsidDel="00BC3BE7">
          <w:rPr>
            <w:rFonts w:hint="eastAsia"/>
            <w:bCs/>
            <w:sz w:val="22"/>
            <w:szCs w:val="22"/>
          </w:rPr>
          <w:delText xml:space="preserve">  </w:delText>
        </w:r>
        <w:r w:rsidR="00D604F3" w:rsidDel="00BC3BE7">
          <w:rPr>
            <w:rFonts w:hint="eastAsia"/>
            <w:bCs/>
            <w:sz w:val="22"/>
            <w:szCs w:val="22"/>
          </w:rPr>
          <w:delText>When the resource busy.</w:delText>
        </w:r>
      </w:del>
    </w:p>
    <w:p w:rsidR="00DF1C7C" w:rsidDel="00BC3BE7" w:rsidRDefault="00B23592">
      <w:pPr>
        <w:spacing w:line="0" w:lineRule="atLeast"/>
        <w:ind w:right="1020"/>
        <w:rPr>
          <w:del w:id="5410" w:author="t_竹沢 公佑" w:date="2019-09-18T13:11:00Z"/>
          <w:bCs/>
          <w:sz w:val="22"/>
          <w:szCs w:val="22"/>
        </w:rPr>
        <w:pPrChange w:id="5411" w:author="t_竹沢 公佑" w:date="2019-09-18T13:11:00Z">
          <w:pPr>
            <w:spacing w:line="0" w:lineRule="atLeast"/>
            <w:ind w:right="1020" w:firstLineChars="200" w:firstLine="440"/>
          </w:pPr>
        </w:pPrChange>
      </w:pPr>
      <w:del w:id="5412" w:author="t_竹沢 公佑" w:date="2019-09-18T13:11:00Z">
        <w:r w:rsidRPr="00B23592" w:rsidDel="00BC3BE7">
          <w:rPr>
            <w:bCs/>
            <w:sz w:val="22"/>
            <w:szCs w:val="22"/>
          </w:rPr>
          <w:delText>EBADF</w:delText>
        </w:r>
      </w:del>
    </w:p>
    <w:p w:rsidR="00B23592" w:rsidDel="00BC3BE7" w:rsidRDefault="00B23592">
      <w:pPr>
        <w:spacing w:line="0" w:lineRule="atLeast"/>
        <w:ind w:right="1020"/>
        <w:rPr>
          <w:del w:id="5413" w:author="t_竹沢 公佑" w:date="2019-09-18T13:11:00Z"/>
          <w:bCs/>
          <w:sz w:val="22"/>
          <w:szCs w:val="22"/>
        </w:rPr>
        <w:pPrChange w:id="5414" w:author="t_竹沢 公佑" w:date="2019-09-18T13:11:00Z">
          <w:pPr>
            <w:spacing w:line="0" w:lineRule="atLeast"/>
            <w:ind w:right="1020" w:firstLineChars="200" w:firstLine="440"/>
          </w:pPr>
        </w:pPrChange>
      </w:pPr>
      <w:del w:id="5415" w:author="t_竹沢 公佑" w:date="2019-09-18T13:11:00Z">
        <w:r w:rsidDel="00BC3BE7">
          <w:rPr>
            <w:rFonts w:hint="eastAsia"/>
            <w:bCs/>
            <w:sz w:val="22"/>
            <w:szCs w:val="22"/>
          </w:rPr>
          <w:delText xml:space="preserve">  </w:delText>
        </w:r>
      </w:del>
      <w:del w:id="5416" w:author="t_竹沢 公佑" w:date="2019-09-09T15:47:00Z">
        <w:r w:rsidDel="00A233B6">
          <w:rPr>
            <w:rFonts w:hint="eastAsia"/>
            <w:bCs/>
            <w:sz w:val="22"/>
            <w:szCs w:val="22"/>
          </w:rPr>
          <w:delText xml:space="preserve">Return value of </w:delText>
        </w:r>
        <w:r w:rsidRPr="00B23592" w:rsidDel="00A233B6">
          <w:rPr>
            <w:bCs/>
            <w:sz w:val="22"/>
            <w:szCs w:val="22"/>
          </w:rPr>
          <w:delText>eventfd_ctx_fdget</w:delText>
        </w:r>
        <w:r w:rsidDel="00A233B6">
          <w:rPr>
            <w:rFonts w:hint="eastAsia"/>
            <w:bCs/>
            <w:sz w:val="22"/>
            <w:szCs w:val="22"/>
          </w:rPr>
          <w:delText>.</w:delText>
        </w:r>
      </w:del>
    </w:p>
    <w:p w:rsidR="00B23592" w:rsidDel="00BC3BE7" w:rsidRDefault="00B23592">
      <w:pPr>
        <w:spacing w:line="0" w:lineRule="atLeast"/>
        <w:ind w:right="1020"/>
        <w:rPr>
          <w:del w:id="5417" w:author="t_竹沢 公佑" w:date="2019-09-18T13:11:00Z"/>
          <w:bCs/>
          <w:sz w:val="22"/>
          <w:szCs w:val="22"/>
        </w:rPr>
        <w:pPrChange w:id="5418" w:author="t_竹沢 公佑" w:date="2019-09-18T13:11:00Z">
          <w:pPr>
            <w:spacing w:line="0" w:lineRule="atLeast"/>
            <w:ind w:right="1020" w:firstLineChars="200" w:firstLine="440"/>
          </w:pPr>
        </w:pPrChange>
      </w:pPr>
      <w:del w:id="5419" w:author="t_竹沢 公佑" w:date="2019-09-18T13:11:00Z">
        <w:r w:rsidRPr="00B23592" w:rsidDel="00BC3BE7">
          <w:rPr>
            <w:bCs/>
            <w:sz w:val="22"/>
            <w:szCs w:val="22"/>
          </w:rPr>
          <w:delText>EINVAL</w:delText>
        </w:r>
      </w:del>
    </w:p>
    <w:p w:rsidR="00557F54" w:rsidRDefault="00B23592">
      <w:pPr>
        <w:spacing w:line="0" w:lineRule="atLeast"/>
        <w:ind w:right="1020"/>
        <w:rPr>
          <w:bCs/>
          <w:sz w:val="22"/>
          <w:szCs w:val="22"/>
        </w:rPr>
        <w:pPrChange w:id="5420" w:author="t_竹沢 公佑" w:date="2019-09-18T13:11:00Z">
          <w:pPr>
            <w:spacing w:line="0" w:lineRule="atLeast"/>
            <w:ind w:right="1020" w:firstLineChars="200" w:firstLine="440"/>
          </w:pPr>
        </w:pPrChange>
      </w:pPr>
      <w:del w:id="5421" w:author="t_竹沢 公佑" w:date="2019-09-18T13:11:00Z">
        <w:r w:rsidDel="00BC3BE7">
          <w:rPr>
            <w:rFonts w:hint="eastAsia"/>
            <w:bCs/>
            <w:sz w:val="22"/>
            <w:szCs w:val="22"/>
          </w:rPr>
          <w:delText xml:space="preserve">  </w:delText>
        </w:r>
      </w:del>
      <w:del w:id="5422" w:author="t_竹沢 公佑" w:date="2019-09-09T15:47:00Z">
        <w:r w:rsidDel="00A233B6">
          <w:rPr>
            <w:rFonts w:hint="eastAsia"/>
            <w:bCs/>
            <w:sz w:val="22"/>
            <w:szCs w:val="22"/>
          </w:rPr>
          <w:delText xml:space="preserve">Return value of </w:delText>
        </w:r>
        <w:r w:rsidRPr="00B23592" w:rsidDel="00A233B6">
          <w:rPr>
            <w:bCs/>
            <w:sz w:val="22"/>
            <w:szCs w:val="22"/>
          </w:rPr>
          <w:delText>eventfd_ctx_fdget</w:delText>
        </w:r>
        <w:r w:rsidDel="00A233B6">
          <w:rPr>
            <w:rFonts w:hint="eastAsia"/>
            <w:bCs/>
            <w:sz w:val="22"/>
            <w:szCs w:val="22"/>
          </w:rPr>
          <w:delText>.</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CA3E5F" w:rsidRDefault="00E31FC8" w:rsidP="00596636">
      <w:pPr>
        <w:spacing w:line="0" w:lineRule="atLeast"/>
        <w:ind w:right="1020" w:firstLineChars="200" w:firstLine="440"/>
        <w:rPr>
          <w:ins w:id="5423" w:author="s_佐野 光" w:date="2019-08-20T15:00:00Z"/>
          <w:bCs/>
          <w:sz w:val="22"/>
          <w:szCs w:val="22"/>
        </w:rPr>
      </w:pPr>
      <w:r>
        <w:rPr>
          <w:rFonts w:hint="eastAsia"/>
          <w:bCs/>
          <w:sz w:val="22"/>
          <w:szCs w:val="22"/>
        </w:rPr>
        <w:t>S</w:t>
      </w:r>
      <w:r w:rsidR="00596636" w:rsidRPr="00596636">
        <w:rPr>
          <w:bCs/>
          <w:sz w:val="22"/>
          <w:szCs w:val="22"/>
        </w:rPr>
        <w:t>ynchronous</w:t>
      </w:r>
    </w:p>
    <w:p w:rsidR="00596636" w:rsidRDefault="00CA3E5F">
      <w:pPr>
        <w:spacing w:line="0" w:lineRule="atLeast"/>
        <w:ind w:right="1020" w:firstLineChars="381" w:firstLine="838"/>
        <w:rPr>
          <w:bCs/>
          <w:sz w:val="22"/>
          <w:szCs w:val="22"/>
        </w:rPr>
        <w:pPrChange w:id="5424" w:author="t_竹沢 公佑" w:date="2019-08-28T15:22:00Z">
          <w:pPr>
            <w:spacing w:line="0" w:lineRule="atLeast"/>
            <w:ind w:right="1020" w:firstLineChars="200" w:firstLine="440"/>
          </w:pPr>
        </w:pPrChange>
      </w:pPr>
      <w:ins w:id="5425" w:author="s_佐野 光" w:date="2019-08-20T15:00:00Z">
        <w:del w:id="5426" w:author="t_竹沢 公佑" w:date="2019-08-28T15:22:00Z">
          <w:r w:rsidDel="00557F54">
            <w:rPr>
              <w:rFonts w:hint="eastAsia"/>
              <w:bCs/>
              <w:sz w:val="22"/>
              <w:szCs w:val="22"/>
            </w:rPr>
            <w:delText>*</w:delText>
          </w:r>
        </w:del>
      </w:ins>
      <w:ins w:id="5427" w:author="s_佐野 光" w:date="2019-08-20T15:05:00Z">
        <w:r>
          <w:rPr>
            <w:rFonts w:hint="eastAsia"/>
            <w:bCs/>
            <w:sz w:val="22"/>
            <w:szCs w:val="22"/>
          </w:rPr>
          <w:t>There is no FPGA access</w:t>
        </w:r>
      </w:ins>
      <w:ins w:id="5428" w:author="s_佐野 光" w:date="2019-08-20T15:02:00Z">
        <w:r>
          <w:rPr>
            <w:rFonts w:hint="eastAsia"/>
            <w:bCs/>
            <w:sz w:val="22"/>
            <w:szCs w:val="22"/>
          </w:rPr>
          <w:t>.</w:t>
        </w:r>
      </w:ins>
      <w:ins w:id="5429" w:author="s_佐野 光" w:date="2019-08-20T15:05:00Z">
        <w:r>
          <w:rPr>
            <w:rFonts w:hint="eastAsia"/>
            <w:bCs/>
            <w:sz w:val="22"/>
            <w:szCs w:val="22"/>
          </w:rPr>
          <w:t xml:space="preserve"> </w:t>
        </w:r>
        <w:del w:id="5430" w:author="t_竹沢 公佑" w:date="2019-08-28T15:21:00Z">
          <w:r w:rsidDel="00557F54">
            <w:rPr>
              <w:bCs/>
              <w:sz w:val="22"/>
              <w:szCs w:val="22"/>
            </w:rPr>
            <w:delText>I</w:delText>
          </w:r>
          <w:r w:rsidDel="00557F54">
            <w:rPr>
              <w:rFonts w:hint="eastAsia"/>
              <w:bCs/>
              <w:sz w:val="22"/>
              <w:szCs w:val="22"/>
            </w:rPr>
            <w:delText xml:space="preserve">t only </w:delText>
          </w:r>
        </w:del>
      </w:ins>
      <w:ins w:id="5431" w:author="s_佐野 光" w:date="2019-08-20T15:06:00Z">
        <w:del w:id="5432" w:author="t_竹沢 公佑" w:date="2019-08-28T15:21:00Z">
          <w:r w:rsidDel="00557F54">
            <w:rPr>
              <w:rFonts w:hint="eastAsia"/>
              <w:bCs/>
              <w:sz w:val="22"/>
              <w:szCs w:val="22"/>
            </w:rPr>
            <w:delText>operate</w:delText>
          </w:r>
        </w:del>
      </w:ins>
      <w:ins w:id="5433" w:author="s_佐野 光" w:date="2019-08-20T15:05:00Z">
        <w:del w:id="5434" w:author="t_竹沢 公佑" w:date="2019-08-28T15:21:00Z">
          <w:r w:rsidDel="00557F54">
            <w:rPr>
              <w:rFonts w:hint="eastAsia"/>
              <w:bCs/>
              <w:sz w:val="22"/>
              <w:szCs w:val="22"/>
            </w:rPr>
            <w:delText xml:space="preserve">s variables </w:delText>
          </w:r>
        </w:del>
      </w:ins>
      <w:ins w:id="5435" w:author="s_佐野 光" w:date="2019-08-21T09:20:00Z">
        <w:del w:id="5436" w:author="t_竹沢 公佑" w:date="2019-08-28T15:21:00Z">
          <w:r w:rsidR="00BA68F1" w:rsidDel="00557F54">
            <w:rPr>
              <w:rFonts w:hint="eastAsia"/>
              <w:bCs/>
              <w:sz w:val="22"/>
              <w:szCs w:val="22"/>
            </w:rPr>
            <w:delText>in</w:delText>
          </w:r>
        </w:del>
      </w:ins>
      <w:ins w:id="5437" w:author="s_佐野 光" w:date="2019-08-20T15:06:00Z">
        <w:del w:id="5438" w:author="t_竹沢 公佑" w:date="2019-08-28T15:21:00Z">
          <w:r w:rsidR="00BA68F1" w:rsidDel="00557F54">
            <w:rPr>
              <w:rFonts w:hint="eastAsia"/>
              <w:bCs/>
              <w:sz w:val="22"/>
              <w:szCs w:val="22"/>
            </w:rPr>
            <w:delText xml:space="preserve"> </w:delText>
          </w:r>
        </w:del>
      </w:ins>
      <w:ins w:id="5439" w:author="s_佐野 光" w:date="2019-08-21T09:20:00Z">
        <w:del w:id="5440" w:author="t_竹沢 公佑" w:date="2019-08-28T15:21:00Z">
          <w:r w:rsidR="00BA68F1" w:rsidDel="00557F54">
            <w:rPr>
              <w:rFonts w:hint="eastAsia"/>
              <w:bCs/>
              <w:sz w:val="22"/>
              <w:szCs w:val="22"/>
            </w:rPr>
            <w:delText>DRXP</w:delText>
          </w:r>
        </w:del>
      </w:ins>
      <w:ins w:id="5441" w:author="s_佐野 光" w:date="2019-08-20T15:06:00Z">
        <w:del w:id="5442" w:author="t_竹沢 公佑" w:date="2019-08-28T15:21:00Z">
          <w:r w:rsidDel="00557F54">
            <w:rPr>
              <w:rFonts w:hint="eastAsia"/>
              <w:bCs/>
              <w:sz w:val="22"/>
              <w:szCs w:val="22"/>
            </w:rPr>
            <w:delText xml:space="preserve"> driver.</w:delText>
          </w:r>
        </w:del>
      </w:ins>
    </w:p>
    <w:p w:rsidR="00B23592" w:rsidRDefault="00B23592" w:rsidP="00B23592">
      <w:pPr>
        <w:spacing w:line="0" w:lineRule="atLeast"/>
        <w:ind w:right="1020" w:firstLineChars="200" w:firstLine="440"/>
        <w:rPr>
          <w:ins w:id="5443" w:author="t_竹沢 公佑" w:date="2019-09-18T13:11:00Z"/>
          <w:bCs/>
          <w:sz w:val="22"/>
          <w:szCs w:val="22"/>
        </w:rPr>
      </w:pPr>
    </w:p>
    <w:p w:rsidR="00BC3BE7" w:rsidRPr="00CA3E5F" w:rsidRDefault="00BC3BE7" w:rsidP="00B23592">
      <w:pPr>
        <w:spacing w:line="0" w:lineRule="atLeast"/>
        <w:ind w:right="1020" w:firstLineChars="200" w:firstLine="440"/>
        <w:rPr>
          <w:bCs/>
          <w:sz w:val="22"/>
          <w:szCs w:val="22"/>
        </w:rPr>
      </w:pPr>
      <w:ins w:id="5444" w:author="t_竹沢 公佑" w:date="2019-09-18T13:11:00Z">
        <w:r>
          <w:rPr>
            <w:bCs/>
            <w:sz w:val="22"/>
            <w:szCs w:val="22"/>
          </w:rPr>
          <w:br w:type="page"/>
        </w:r>
      </w:ins>
    </w:p>
    <w:p w:rsidR="00DF1C7C" w:rsidRDefault="00DF1C7C">
      <w:pPr>
        <w:spacing w:line="0" w:lineRule="atLeast"/>
        <w:ind w:right="1020"/>
        <w:rPr>
          <w:b/>
          <w:sz w:val="22"/>
          <w:szCs w:val="22"/>
        </w:rPr>
      </w:pPr>
      <w:r>
        <w:rPr>
          <w:rFonts w:hint="eastAsia"/>
          <w:b/>
          <w:sz w:val="22"/>
          <w:szCs w:val="22"/>
        </w:rPr>
        <w:t xml:space="preserve">　【Description】</w:t>
      </w:r>
    </w:p>
    <w:p w:rsidR="00DF1C7C" w:rsidRDefault="00C636B7" w:rsidP="005038B9">
      <w:pPr>
        <w:spacing w:line="0" w:lineRule="atLeast"/>
        <w:ind w:leftChars="200" w:left="480" w:right="1020" w:firstLineChars="50" w:firstLine="110"/>
        <w:rPr>
          <w:sz w:val="22"/>
          <w:szCs w:val="22"/>
          <w:lang w:val="en"/>
        </w:rPr>
      </w:pPr>
      <w:ins w:id="5445" w:author="t_竹沢 公佑" w:date="2019-10-05T10:00:00Z">
        <w:r>
          <w:rPr>
            <w:rFonts w:hint="eastAsia"/>
            <w:sz w:val="22"/>
            <w:szCs w:val="22"/>
            <w:lang w:val="en"/>
          </w:rPr>
          <w:t xml:space="preserve">When </w:t>
        </w:r>
      </w:ins>
      <w:del w:id="5446" w:author="t_竹沢 公佑" w:date="2019-10-05T10:00:00Z">
        <w:r w:rsidR="00DF1C7C" w:rsidDel="00C636B7">
          <w:rPr>
            <w:sz w:val="22"/>
            <w:szCs w:val="22"/>
            <w:lang w:val="en"/>
          </w:rPr>
          <w:delText xml:space="preserve">If </w:delText>
        </w:r>
      </w:del>
      <w:r w:rsidR="00DF1C7C">
        <w:rPr>
          <w:sz w:val="22"/>
          <w:szCs w:val="22"/>
          <w:lang w:val="en"/>
        </w:rPr>
        <w:t>your application</w:t>
      </w:r>
      <w:r w:rsidR="00DF1C7C">
        <w:rPr>
          <w:rFonts w:hint="eastAsia"/>
          <w:sz w:val="22"/>
          <w:szCs w:val="22"/>
        </w:rPr>
        <w:t xml:space="preserve"> needs</w:t>
      </w:r>
      <w:r w:rsidR="00DF1C7C">
        <w:rPr>
          <w:sz w:val="22"/>
          <w:szCs w:val="22"/>
          <w:lang w:val="en"/>
        </w:rPr>
        <w:t xml:space="preserve"> the reception completion notification</w:t>
      </w:r>
      <w:r w:rsidR="00DF1C7C">
        <w:rPr>
          <w:rFonts w:hint="eastAsia"/>
          <w:sz w:val="22"/>
          <w:szCs w:val="22"/>
          <w:lang w:val="en"/>
        </w:rPr>
        <w:t>,</w:t>
      </w:r>
      <w:r w:rsidR="00DF1C7C">
        <w:rPr>
          <w:sz w:val="22"/>
          <w:szCs w:val="22"/>
          <w:lang w:val="en"/>
        </w:rPr>
        <w:t xml:space="preserve"> use this command.</w:t>
      </w:r>
    </w:p>
    <w:p w:rsidR="00337289" w:rsidRDefault="00DF1C7C" w:rsidP="00337289">
      <w:pPr>
        <w:spacing w:line="0" w:lineRule="atLeast"/>
        <w:ind w:leftChars="250" w:left="600" w:right="1020"/>
        <w:rPr>
          <w:sz w:val="22"/>
          <w:szCs w:val="22"/>
          <w:lang w:val="en"/>
        </w:rPr>
      </w:pPr>
      <w:r>
        <w:rPr>
          <w:sz w:val="22"/>
          <w:szCs w:val="22"/>
          <w:lang w:val="en"/>
        </w:rPr>
        <w:t>Reception completion notification is generated on a group</w:t>
      </w:r>
      <w:r>
        <w:rPr>
          <w:rFonts w:hint="eastAsia"/>
          <w:sz w:val="22"/>
          <w:szCs w:val="22"/>
          <w:lang w:val="en"/>
        </w:rPr>
        <w:t xml:space="preserve"> </w:t>
      </w:r>
      <w:r>
        <w:rPr>
          <w:sz w:val="22"/>
          <w:szCs w:val="22"/>
          <w:lang w:val="en"/>
        </w:rPr>
        <w:t xml:space="preserve">basis in the </w:t>
      </w:r>
      <w:ins w:id="5447" w:author="t_竹沢 公佑" w:date="2020-04-06T11:43:00Z">
        <w:r w:rsidR="00CC2AEC">
          <w:rPr>
            <w:rFonts w:hint="eastAsia"/>
            <w:sz w:val="22"/>
            <w:szCs w:val="22"/>
            <w:lang w:val="en"/>
          </w:rPr>
          <w:t xml:space="preserve">Host </w:t>
        </w:r>
      </w:ins>
      <w:r>
        <w:rPr>
          <w:sz w:val="22"/>
          <w:szCs w:val="22"/>
          <w:lang w:val="en"/>
        </w:rPr>
        <w:t xml:space="preserve">Receive Ring Buffer. In other word, it </w:t>
      </w:r>
      <w:ins w:id="5448" w:author="t_竹沢 公佑" w:date="2019-10-05T10:00:00Z">
        <w:r w:rsidR="00C636B7">
          <w:rPr>
            <w:rFonts w:hint="eastAsia"/>
            <w:sz w:val="22"/>
            <w:szCs w:val="22"/>
            <w:lang w:val="en"/>
          </w:rPr>
          <w:t xml:space="preserve">is generated </w:t>
        </w:r>
      </w:ins>
      <w:del w:id="5449" w:author="t_竹沢 公佑" w:date="2019-10-05T10:00:00Z">
        <w:r w:rsidDel="00C636B7">
          <w:rPr>
            <w:sz w:val="22"/>
            <w:szCs w:val="22"/>
            <w:lang w:val="en"/>
          </w:rPr>
          <w:delText xml:space="preserve">will occur </w:delText>
        </w:r>
      </w:del>
      <w:r>
        <w:rPr>
          <w:sz w:val="22"/>
          <w:szCs w:val="22"/>
          <w:lang w:val="en"/>
        </w:rPr>
        <w:t xml:space="preserve">in </w:t>
      </w:r>
      <w:r>
        <w:rPr>
          <w:rFonts w:hint="eastAsia"/>
          <w:sz w:val="22"/>
          <w:szCs w:val="22"/>
          <w:lang w:val="en"/>
        </w:rPr>
        <w:t>48</w:t>
      </w:r>
      <w:r>
        <w:rPr>
          <w:sz w:val="22"/>
          <w:szCs w:val="22"/>
          <w:lang w:val="en"/>
        </w:rPr>
        <w:t xml:space="preserve"> milliseconds.</w:t>
      </w:r>
    </w:p>
    <w:p w:rsidR="0010387A" w:rsidRDefault="0010387A" w:rsidP="00337289">
      <w:pPr>
        <w:spacing w:line="0" w:lineRule="atLeast"/>
        <w:ind w:leftChars="250" w:left="600" w:right="1020"/>
        <w:rPr>
          <w:sz w:val="22"/>
          <w:szCs w:val="22"/>
          <w:lang w:val="en"/>
        </w:rPr>
      </w:pPr>
    </w:p>
    <w:p w:rsidR="001824AA" w:rsidRDefault="001824AA" w:rsidP="001824AA">
      <w:pPr>
        <w:spacing w:line="0" w:lineRule="atLeast"/>
        <w:ind w:leftChars="250" w:left="600" w:right="1020"/>
        <w:rPr>
          <w:sz w:val="22"/>
          <w:szCs w:val="22"/>
          <w:lang w:val="en"/>
        </w:rPr>
      </w:pPr>
      <w:del w:id="5450" w:author="t_竹沢 公佑" w:date="2019-10-05T10:19:00Z">
        <w:r w:rsidDel="008C16CA">
          <w:rPr>
            <w:rFonts w:hint="eastAsia"/>
            <w:sz w:val="22"/>
            <w:szCs w:val="22"/>
            <w:lang w:val="en"/>
          </w:rPr>
          <w:delText xml:space="preserve">In the case of </w:delText>
        </w:r>
        <w:r w:rsidR="0010387A" w:rsidDel="008C16CA">
          <w:rPr>
            <w:rFonts w:hint="eastAsia"/>
            <w:sz w:val="22"/>
            <w:szCs w:val="22"/>
            <w:lang w:val="en"/>
          </w:rPr>
          <w:delText xml:space="preserve">using </w:delText>
        </w:r>
        <w:r w:rsidDel="008C16CA">
          <w:rPr>
            <w:rFonts w:hint="eastAsia"/>
            <w:sz w:val="22"/>
            <w:szCs w:val="22"/>
            <w:lang w:val="en"/>
          </w:rPr>
          <w:delText>production DRXP board</w:delText>
        </w:r>
        <w:r w:rsidR="0010387A" w:rsidDel="008C16CA">
          <w:rPr>
            <w:rFonts w:hint="eastAsia"/>
            <w:sz w:val="22"/>
            <w:szCs w:val="22"/>
            <w:lang w:val="en"/>
          </w:rPr>
          <w:delText xml:space="preserve"> with driver version 2.0.2 or older</w:delText>
        </w:r>
        <w:r w:rsidDel="008C16CA">
          <w:rPr>
            <w:rFonts w:hint="eastAsia"/>
            <w:sz w:val="22"/>
            <w:szCs w:val="22"/>
            <w:lang w:val="en"/>
          </w:rPr>
          <w:delText xml:space="preserve">, </w:delText>
        </w:r>
      </w:del>
      <w:ins w:id="5451" w:author="t_竹沢 公佑" w:date="2019-10-05T10:19:00Z">
        <w:r w:rsidR="008C16CA">
          <w:rPr>
            <w:rFonts w:hint="eastAsia"/>
            <w:sz w:val="22"/>
            <w:szCs w:val="22"/>
            <w:lang w:val="en"/>
          </w:rPr>
          <w:t>W</w:t>
        </w:r>
      </w:ins>
      <w:del w:id="5452" w:author="t_竹沢 公佑" w:date="2019-10-05T10:19:00Z">
        <w:r w:rsidDel="008C16CA">
          <w:rPr>
            <w:rFonts w:hint="eastAsia"/>
            <w:sz w:val="22"/>
            <w:szCs w:val="22"/>
            <w:lang w:val="en"/>
          </w:rPr>
          <w:delText>w</w:delText>
        </w:r>
      </w:del>
      <w:r>
        <w:rPr>
          <w:rFonts w:hint="eastAsia"/>
          <w:sz w:val="22"/>
          <w:szCs w:val="22"/>
          <w:lang w:val="en"/>
        </w:rPr>
        <w:t xml:space="preserve">hen it encounters </w:t>
      </w:r>
      <w:del w:id="5453" w:author="t_竹沢 公佑" w:date="2019-10-05T10:19:00Z">
        <w:r w:rsidDel="008C16CA">
          <w:rPr>
            <w:rFonts w:hint="eastAsia"/>
            <w:sz w:val="22"/>
            <w:szCs w:val="22"/>
            <w:lang w:val="en"/>
          </w:rPr>
          <w:delText xml:space="preserve">the </w:delText>
        </w:r>
      </w:del>
      <w:r>
        <w:rPr>
          <w:rFonts w:hint="eastAsia"/>
          <w:sz w:val="22"/>
          <w:szCs w:val="22"/>
          <w:lang w:val="en"/>
        </w:rPr>
        <w:t>overheat</w:t>
      </w:r>
      <w:del w:id="5454" w:author="t_竹沢 公佑" w:date="2019-10-05T10:19:00Z">
        <w:r w:rsidDel="008C16CA">
          <w:rPr>
            <w:rFonts w:hint="eastAsia"/>
            <w:sz w:val="22"/>
            <w:szCs w:val="22"/>
            <w:lang w:val="en"/>
          </w:rPr>
          <w:delText>ing</w:delText>
        </w:r>
      </w:del>
      <w:r>
        <w:rPr>
          <w:rFonts w:hint="eastAsia"/>
          <w:sz w:val="22"/>
          <w:szCs w:val="22"/>
          <w:lang w:val="en"/>
        </w:rPr>
        <w:t>, 100 is read f</w:t>
      </w:r>
      <w:del w:id="5455" w:author="t_竹沢 公佑" w:date="2019-10-05T10:19:00Z">
        <w:r w:rsidDel="008C16CA">
          <w:rPr>
            <w:rFonts w:hint="eastAsia"/>
            <w:sz w:val="22"/>
            <w:szCs w:val="22"/>
            <w:lang w:val="en"/>
          </w:rPr>
          <w:delText>o</w:delText>
        </w:r>
      </w:del>
      <w:r>
        <w:rPr>
          <w:rFonts w:hint="eastAsia"/>
          <w:sz w:val="22"/>
          <w:szCs w:val="22"/>
          <w:lang w:val="en"/>
        </w:rPr>
        <w:t>r</w:t>
      </w:r>
      <w:ins w:id="5456" w:author="t_竹沢 公佑" w:date="2019-10-05T10:19:00Z">
        <w:r w:rsidR="008C16CA">
          <w:rPr>
            <w:rFonts w:hint="eastAsia"/>
            <w:sz w:val="22"/>
            <w:szCs w:val="22"/>
            <w:lang w:val="en"/>
          </w:rPr>
          <w:t>o</w:t>
        </w:r>
      </w:ins>
      <w:r>
        <w:rPr>
          <w:rFonts w:hint="eastAsia"/>
          <w:sz w:val="22"/>
          <w:szCs w:val="22"/>
          <w:lang w:val="en"/>
        </w:rPr>
        <w:t>m the eventfd</w:t>
      </w:r>
      <w:ins w:id="5457" w:author="t_竹沢 公佑" w:date="2019-10-05T10:20:00Z">
        <w:r w:rsidR="008C16CA">
          <w:rPr>
            <w:rFonts w:hint="eastAsia"/>
            <w:sz w:val="22"/>
            <w:szCs w:val="22"/>
            <w:lang w:val="en"/>
          </w:rPr>
          <w:t xml:space="preserve"> on the production DRXP board </w:t>
        </w:r>
        <w:r w:rsidR="008C16CA">
          <w:rPr>
            <w:sz w:val="22"/>
            <w:szCs w:val="22"/>
            <w:lang w:val="en"/>
          </w:rPr>
          <w:t>with</w:t>
        </w:r>
        <w:r w:rsidR="008C16CA">
          <w:rPr>
            <w:rFonts w:hint="eastAsia"/>
            <w:sz w:val="22"/>
            <w:szCs w:val="22"/>
            <w:lang w:val="en"/>
          </w:rPr>
          <w:t xml:space="preserve"> the driver version 2.0.2 or older</w:t>
        </w:r>
      </w:ins>
      <w:r w:rsidR="0010387A">
        <w:rPr>
          <w:rFonts w:hint="eastAsia"/>
          <w:sz w:val="22"/>
          <w:szCs w:val="22"/>
          <w:lang w:val="en"/>
        </w:rPr>
        <w:t>. Normall</w:t>
      </w:r>
      <w:r>
        <w:rPr>
          <w:rFonts w:hint="eastAsia"/>
          <w:sz w:val="22"/>
          <w:szCs w:val="22"/>
          <w:lang w:val="en"/>
        </w:rPr>
        <w:t>y 1 is read from the eventfd.</w:t>
      </w:r>
    </w:p>
    <w:p w:rsidR="0010387A" w:rsidRDefault="0010387A" w:rsidP="001824AA">
      <w:pPr>
        <w:spacing w:line="0" w:lineRule="atLeast"/>
        <w:ind w:leftChars="250" w:left="600" w:right="1020"/>
        <w:rPr>
          <w:sz w:val="22"/>
          <w:szCs w:val="22"/>
          <w:lang w:val="en"/>
        </w:rPr>
      </w:pPr>
    </w:p>
    <w:p w:rsidR="00C14347" w:rsidDel="00C14347" w:rsidRDefault="008C16CA">
      <w:pPr>
        <w:spacing w:line="0" w:lineRule="atLeast"/>
        <w:ind w:leftChars="250" w:left="600" w:right="1020"/>
        <w:rPr>
          <w:del w:id="5458" w:author="t_竹沢 公佑" w:date="2020-07-20T11:44:00Z"/>
          <w:sz w:val="22"/>
          <w:szCs w:val="22"/>
          <w:lang w:val="en"/>
        </w:rPr>
        <w:pPrChange w:id="5459" w:author="t_竹沢 公佑" w:date="2020-07-20T11:44:00Z">
          <w:pPr>
            <w:spacing w:line="0" w:lineRule="atLeast"/>
            <w:ind w:right="1020" w:firstLineChars="200" w:firstLine="440"/>
          </w:pPr>
        </w:pPrChange>
      </w:pPr>
      <w:ins w:id="5460" w:author="t_竹沢 公佑" w:date="2019-10-05T10:21:00Z">
        <w:r>
          <w:rPr>
            <w:rFonts w:hint="eastAsia"/>
            <w:sz w:val="22"/>
            <w:szCs w:val="22"/>
            <w:lang w:val="en"/>
          </w:rPr>
          <w:t xml:space="preserve">On the </w:t>
        </w:r>
      </w:ins>
      <w:del w:id="5461" w:author="t_竹沢 公佑" w:date="2019-10-05T10:21:00Z">
        <w:r w:rsidR="0010387A" w:rsidDel="008C16CA">
          <w:rPr>
            <w:rFonts w:hint="eastAsia"/>
            <w:sz w:val="22"/>
            <w:szCs w:val="22"/>
            <w:lang w:val="en"/>
          </w:rPr>
          <w:delText xml:space="preserve">In the case of using </w:delText>
        </w:r>
      </w:del>
      <w:r w:rsidR="0010387A">
        <w:rPr>
          <w:rFonts w:hint="eastAsia"/>
          <w:sz w:val="22"/>
          <w:szCs w:val="22"/>
          <w:lang w:val="en"/>
        </w:rPr>
        <w:t>production DRXP board with version</w:t>
      </w:r>
      <w:ins w:id="5462" w:author="t_竹沢 公佑" w:date="2019-10-05T10:21:00Z">
        <w:r>
          <w:rPr>
            <w:rFonts w:hint="eastAsia"/>
            <w:sz w:val="22"/>
            <w:szCs w:val="22"/>
            <w:lang w:val="en"/>
          </w:rPr>
          <w:t xml:space="preserve"> </w:t>
        </w:r>
      </w:ins>
      <w:r w:rsidR="0010387A">
        <w:rPr>
          <w:rFonts w:hint="eastAsia"/>
          <w:sz w:val="22"/>
          <w:szCs w:val="22"/>
          <w:lang w:val="en"/>
        </w:rPr>
        <w:t xml:space="preserve">2.0.3 or later, when it encounters the overheating, 100 or 101 is read from the eventfd. When the FPGA junction temperature goes over the use-defined threshold, it returns 100. When the FPGA junction temperature goes over the hardware threshold, it returns 101. Normally eventfd return 1. </w:t>
      </w:r>
    </w:p>
    <w:p w:rsidR="00C14347" w:rsidRDefault="00C14347">
      <w:pPr>
        <w:spacing w:line="0" w:lineRule="atLeast"/>
        <w:ind w:leftChars="250" w:left="600" w:right="1020"/>
        <w:rPr>
          <w:ins w:id="5463" w:author="t_竹沢 公佑" w:date="2020-07-20T11:44:00Z"/>
          <w:sz w:val="22"/>
          <w:szCs w:val="22"/>
          <w:lang w:val="en"/>
        </w:rPr>
      </w:pPr>
    </w:p>
    <w:p w:rsidR="00C14347" w:rsidRDefault="00C14347">
      <w:pPr>
        <w:spacing w:line="0" w:lineRule="atLeast"/>
        <w:ind w:leftChars="250" w:left="600" w:right="1020"/>
        <w:rPr>
          <w:ins w:id="5464" w:author="t_竹沢 公佑" w:date="2020-07-20T11:44:00Z"/>
          <w:sz w:val="22"/>
          <w:szCs w:val="22"/>
          <w:lang w:val="en"/>
        </w:rPr>
      </w:pPr>
    </w:p>
    <w:p w:rsidR="00C14347" w:rsidRDefault="00C14347">
      <w:pPr>
        <w:spacing w:line="0" w:lineRule="atLeast"/>
        <w:ind w:leftChars="250" w:left="600" w:right="1020"/>
        <w:rPr>
          <w:ins w:id="5465" w:author="t_竹沢 公佑" w:date="2020-07-20T11:45:00Z"/>
          <w:sz w:val="22"/>
          <w:szCs w:val="22"/>
          <w:lang w:val="en"/>
        </w:rPr>
        <w:pPrChange w:id="5466" w:author="t_竹沢 公佑" w:date="2020-07-20T11:44:00Z">
          <w:pPr>
            <w:spacing w:line="0" w:lineRule="atLeast"/>
            <w:ind w:right="1020" w:firstLineChars="200" w:firstLine="440"/>
          </w:pPr>
        </w:pPrChange>
      </w:pPr>
      <w:ins w:id="5467" w:author="t_竹沢 公佑" w:date="2020-07-20T11:44:00Z">
        <w:r>
          <w:rPr>
            <w:rFonts w:hint="eastAsia"/>
            <w:sz w:val="22"/>
            <w:szCs w:val="22"/>
            <w:lang w:val="en"/>
          </w:rPr>
          <w:t>T</w:t>
        </w:r>
        <w:r>
          <w:rPr>
            <w:sz w:val="22"/>
            <w:szCs w:val="22"/>
            <w:lang w:val="en"/>
          </w:rPr>
          <w:t>h</w:t>
        </w:r>
        <w:r>
          <w:rPr>
            <w:rFonts w:hint="eastAsia"/>
            <w:sz w:val="22"/>
            <w:szCs w:val="22"/>
            <w:lang w:val="en"/>
          </w:rPr>
          <w:t>e resource a</w:t>
        </w:r>
      </w:ins>
      <w:ins w:id="5468" w:author="t_竹沢 公佑" w:date="2020-07-20T11:46:00Z">
        <w:r>
          <w:rPr>
            <w:rFonts w:hint="eastAsia"/>
            <w:sz w:val="22"/>
            <w:szCs w:val="22"/>
            <w:lang w:val="en"/>
          </w:rPr>
          <w:t>cquired by driver in this function</w:t>
        </w:r>
      </w:ins>
      <w:ins w:id="5469" w:author="t_竹沢 公佑" w:date="2020-07-20T11:47:00Z">
        <w:r>
          <w:rPr>
            <w:rFonts w:hint="eastAsia"/>
            <w:sz w:val="22"/>
            <w:szCs w:val="22"/>
            <w:lang w:val="en"/>
          </w:rPr>
          <w:t xml:space="preserve"> is released</w:t>
        </w:r>
      </w:ins>
      <w:ins w:id="5470" w:author="t_竹沢 公佑" w:date="2020-07-20T11:48:00Z">
        <w:r>
          <w:rPr>
            <w:rFonts w:hint="eastAsia"/>
            <w:sz w:val="22"/>
            <w:szCs w:val="22"/>
            <w:lang w:val="en"/>
          </w:rPr>
          <w:t xml:space="preserve"> when user application calls </w:t>
        </w:r>
      </w:ins>
      <w:ins w:id="5471" w:author="t_竹沢 公佑" w:date="2020-07-20T11:59:00Z">
        <w:r w:rsidR="00976606">
          <w:rPr>
            <w:sz w:val="22"/>
            <w:szCs w:val="22"/>
            <w:lang w:val="en"/>
          </w:rPr>
          <w:fldChar w:fldCharType="begin"/>
        </w:r>
        <w:r w:rsidR="00976606">
          <w:rPr>
            <w:sz w:val="22"/>
            <w:szCs w:val="22"/>
            <w:lang w:val="en"/>
          </w:rPr>
          <w:instrText xml:space="preserve"> </w:instrText>
        </w:r>
        <w:r w:rsidR="00976606">
          <w:rPr>
            <w:rFonts w:hint="eastAsia"/>
            <w:sz w:val="22"/>
            <w:szCs w:val="22"/>
            <w:lang w:val="en"/>
          </w:rPr>
          <w:instrText>REF _Ref46138773 \r \h</w:instrText>
        </w:r>
        <w:r w:rsidR="00976606">
          <w:rPr>
            <w:sz w:val="22"/>
            <w:szCs w:val="22"/>
            <w:lang w:val="en"/>
          </w:rPr>
          <w:instrText xml:space="preserve"> </w:instrText>
        </w:r>
      </w:ins>
      <w:r w:rsidR="00976606">
        <w:rPr>
          <w:sz w:val="22"/>
          <w:szCs w:val="22"/>
          <w:lang w:val="en"/>
        </w:rPr>
      </w:r>
      <w:r w:rsidR="00976606">
        <w:rPr>
          <w:sz w:val="22"/>
          <w:szCs w:val="22"/>
          <w:lang w:val="en"/>
        </w:rPr>
        <w:fldChar w:fldCharType="separate"/>
      </w:r>
      <w:ins w:id="5472" w:author="t_竹沢 公佑" w:date="2021-02-02T17:29:00Z">
        <w:r w:rsidR="000B4FA1">
          <w:rPr>
            <w:sz w:val="22"/>
            <w:szCs w:val="22"/>
            <w:lang w:val="en"/>
          </w:rPr>
          <w:t>5.2</w:t>
        </w:r>
      </w:ins>
      <w:ins w:id="5473" w:author="t_竹沢 公佑" w:date="2020-07-20T11:59:00Z">
        <w:r w:rsidR="00976606">
          <w:rPr>
            <w:sz w:val="22"/>
            <w:szCs w:val="22"/>
            <w:lang w:val="en"/>
          </w:rPr>
          <w:fldChar w:fldCharType="end"/>
        </w:r>
        <w:r w:rsidR="00976606">
          <w:rPr>
            <w:rFonts w:hint="eastAsia"/>
            <w:sz w:val="22"/>
            <w:szCs w:val="22"/>
            <w:lang w:val="en"/>
          </w:rPr>
          <w:t xml:space="preserve"> </w:t>
        </w:r>
        <w:r w:rsidR="00976606">
          <w:rPr>
            <w:sz w:val="22"/>
            <w:szCs w:val="22"/>
            <w:lang w:val="en"/>
          </w:rPr>
          <w:fldChar w:fldCharType="begin"/>
        </w:r>
        <w:r w:rsidR="00976606">
          <w:rPr>
            <w:sz w:val="22"/>
            <w:szCs w:val="22"/>
            <w:lang w:val="en"/>
          </w:rPr>
          <w:instrText xml:space="preserve"> REF _Ref46138777 \h </w:instrText>
        </w:r>
      </w:ins>
      <w:r w:rsidR="00976606">
        <w:rPr>
          <w:sz w:val="22"/>
          <w:szCs w:val="22"/>
          <w:lang w:val="en"/>
        </w:rPr>
      </w:r>
      <w:r w:rsidR="00976606">
        <w:rPr>
          <w:sz w:val="22"/>
          <w:szCs w:val="22"/>
          <w:lang w:val="en"/>
        </w:rPr>
        <w:fldChar w:fldCharType="separate"/>
      </w:r>
      <w:ins w:id="5474" w:author="t_竹沢 公佑" w:date="2021-02-02T17:29:00Z">
        <w:r w:rsidR="000B4FA1" w:rsidRPr="002E0BDC">
          <w:rPr>
            <w:rFonts w:hint="eastAsia"/>
            <w:u w:val="single"/>
            <w:lang w:val="en"/>
          </w:rPr>
          <w:t>close</w:t>
        </w:r>
      </w:ins>
      <w:ins w:id="5475" w:author="t_竹沢 公佑" w:date="2020-07-20T11:59:00Z">
        <w:r w:rsidR="00976606">
          <w:rPr>
            <w:sz w:val="22"/>
            <w:szCs w:val="22"/>
            <w:lang w:val="en"/>
          </w:rPr>
          <w:fldChar w:fldCharType="end"/>
        </w:r>
        <w:r w:rsidR="00976606">
          <w:rPr>
            <w:rFonts w:hint="eastAsia"/>
            <w:sz w:val="22"/>
            <w:szCs w:val="22"/>
            <w:lang w:val="en"/>
          </w:rPr>
          <w:t xml:space="preserve"> </w:t>
        </w:r>
      </w:ins>
      <w:ins w:id="5476" w:author="t_竹沢 公佑" w:date="2020-07-20T11:48:00Z">
        <w:r>
          <w:rPr>
            <w:rFonts w:hint="eastAsia"/>
            <w:sz w:val="22"/>
            <w:szCs w:val="22"/>
            <w:lang w:val="en"/>
          </w:rPr>
          <w:t xml:space="preserve">or user application </w:t>
        </w:r>
      </w:ins>
      <w:ins w:id="5477" w:author="t_竹沢 公佑" w:date="2020-07-20T11:49:00Z">
        <w:r>
          <w:rPr>
            <w:rFonts w:hint="eastAsia"/>
            <w:sz w:val="22"/>
            <w:szCs w:val="22"/>
            <w:lang w:val="en"/>
          </w:rPr>
          <w:t xml:space="preserve">is </w:t>
        </w:r>
      </w:ins>
      <w:ins w:id="5478" w:author="t_竹沢 公佑" w:date="2020-07-20T11:48:00Z">
        <w:r>
          <w:rPr>
            <w:rFonts w:hint="eastAsia"/>
            <w:sz w:val="22"/>
            <w:szCs w:val="22"/>
            <w:lang w:val="en"/>
          </w:rPr>
          <w:t>te</w:t>
        </w:r>
      </w:ins>
      <w:ins w:id="5479" w:author="t_竹沢 公佑" w:date="2020-07-20T11:49:00Z">
        <w:r>
          <w:rPr>
            <w:rFonts w:hint="eastAsia"/>
            <w:sz w:val="22"/>
            <w:szCs w:val="22"/>
            <w:lang w:val="en"/>
          </w:rPr>
          <w:t xml:space="preserve">rminated. Even if user application is terminated </w:t>
        </w:r>
      </w:ins>
      <w:ins w:id="5480" w:author="t_竹沢 公佑" w:date="2020-07-20T11:50:00Z">
        <w:r>
          <w:rPr>
            <w:rFonts w:hint="eastAsia"/>
            <w:sz w:val="22"/>
            <w:szCs w:val="22"/>
            <w:lang w:val="en"/>
          </w:rPr>
          <w:t xml:space="preserve">by error (e.g. SEGMENTATION FAULT), </w:t>
        </w:r>
      </w:ins>
      <w:ins w:id="5481" w:author="t_竹沢 公佑" w:date="2020-07-20T11:51:00Z">
        <w:r>
          <w:rPr>
            <w:rFonts w:hint="eastAsia"/>
            <w:sz w:val="22"/>
            <w:szCs w:val="22"/>
            <w:lang w:val="en"/>
          </w:rPr>
          <w:t>this resource</w:t>
        </w:r>
      </w:ins>
      <w:ins w:id="5482" w:author="t_竹沢 公佑" w:date="2020-07-20T11:50:00Z">
        <w:r>
          <w:rPr>
            <w:rFonts w:hint="eastAsia"/>
            <w:sz w:val="22"/>
            <w:szCs w:val="22"/>
            <w:lang w:val="en"/>
          </w:rPr>
          <w:t xml:space="preserve"> is released.</w:t>
        </w:r>
      </w:ins>
    </w:p>
    <w:p w:rsidR="00C14347" w:rsidRDefault="00C14347">
      <w:pPr>
        <w:spacing w:line="0" w:lineRule="atLeast"/>
        <w:ind w:right="1020"/>
        <w:rPr>
          <w:sz w:val="22"/>
          <w:szCs w:val="22"/>
          <w:lang w:val="en"/>
        </w:rPr>
        <w:pPrChange w:id="5483" w:author="t_竹沢 公佑" w:date="2020-07-20T11:51:00Z">
          <w:pPr>
            <w:spacing w:line="0" w:lineRule="atLeast"/>
            <w:ind w:right="1020" w:firstLineChars="200" w:firstLine="440"/>
          </w:pPr>
        </w:pPrChange>
      </w:pPr>
    </w:p>
    <w:p w:rsidR="00DF1C7C" w:rsidRDefault="00DF1C7C">
      <w:pPr>
        <w:spacing w:line="0" w:lineRule="atLeast"/>
        <w:ind w:right="1020" w:firstLineChars="50" w:firstLine="110"/>
        <w:rPr>
          <w:b/>
          <w:sz w:val="22"/>
          <w:szCs w:val="22"/>
        </w:rPr>
      </w:pPr>
      <w:r>
        <w:rPr>
          <w:rFonts w:hint="eastAsia"/>
          <w:b/>
          <w:sz w:val="22"/>
          <w:szCs w:val="22"/>
        </w:rPr>
        <w:t>【Remarks】</w:t>
      </w:r>
    </w:p>
    <w:p w:rsidR="00DF1C7C" w:rsidRDefault="008C16CA">
      <w:pPr>
        <w:ind w:leftChars="200" w:left="480"/>
        <w:rPr>
          <w:sz w:val="22"/>
          <w:szCs w:val="22"/>
          <w:lang w:val="en"/>
        </w:rPr>
      </w:pPr>
      <w:ins w:id="5484" w:author="t_竹沢 公佑" w:date="2019-10-05T10:22:00Z">
        <w:r>
          <w:rPr>
            <w:rFonts w:hint="eastAsia"/>
            <w:sz w:val="22"/>
            <w:szCs w:val="22"/>
            <w:lang w:val="en"/>
          </w:rPr>
          <w:t xml:space="preserve">When </w:t>
        </w:r>
      </w:ins>
      <w:del w:id="5485" w:author="t_竹沢 公佑" w:date="2019-10-05T10:22:00Z">
        <w:r w:rsidR="00DF1C7C" w:rsidDel="008C16CA">
          <w:rPr>
            <w:sz w:val="22"/>
            <w:szCs w:val="22"/>
            <w:lang w:val="en"/>
          </w:rPr>
          <w:delText xml:space="preserve">If </w:delText>
        </w:r>
      </w:del>
      <w:r w:rsidR="00DF1C7C">
        <w:rPr>
          <w:sz w:val="22"/>
          <w:szCs w:val="22"/>
          <w:lang w:val="en"/>
        </w:rPr>
        <w:t>you use this command, you must stop the reception. If you use</w:t>
      </w:r>
      <w:r w:rsidR="00DF1C7C">
        <w:rPr>
          <w:rFonts w:hint="eastAsia"/>
          <w:sz w:val="22"/>
          <w:szCs w:val="22"/>
        </w:rPr>
        <w:t xml:space="preserve"> it</w:t>
      </w:r>
      <w:r w:rsidR="00DF1C7C">
        <w:rPr>
          <w:sz w:val="22"/>
          <w:szCs w:val="22"/>
          <w:lang w:val="en"/>
        </w:rPr>
        <w:t xml:space="preserve"> during the operation</w:t>
      </w:r>
      <w:del w:id="5486" w:author="t_竹沢 公佑" w:date="2019-10-05T10:23:00Z">
        <w:r w:rsidR="00DF1C7C" w:rsidDel="008C16CA">
          <w:rPr>
            <w:sz w:val="22"/>
            <w:szCs w:val="22"/>
            <w:lang w:val="en"/>
          </w:rPr>
          <w:delText xml:space="preserve"> </w:delText>
        </w:r>
      </w:del>
      <w:r w:rsidR="00DF1C7C">
        <w:rPr>
          <w:sz w:val="22"/>
          <w:szCs w:val="22"/>
          <w:lang w:val="en"/>
        </w:rPr>
        <w:t>, ioctl returns an error</w:t>
      </w:r>
      <w:r w:rsidR="00DF1C7C">
        <w:rPr>
          <w:rFonts w:hint="eastAsia"/>
          <w:sz w:val="22"/>
          <w:szCs w:val="22"/>
          <w:lang w:val="en"/>
        </w:rPr>
        <w:t>(-1)</w:t>
      </w:r>
      <w:r w:rsidR="00DF1C7C">
        <w:rPr>
          <w:sz w:val="22"/>
          <w:szCs w:val="22"/>
          <w:lang w:val="en"/>
        </w:rPr>
        <w:t>.</w:t>
      </w:r>
      <w:r w:rsidR="00DF1C7C">
        <w:rPr>
          <w:rFonts w:hint="eastAsia"/>
          <w:sz w:val="22"/>
          <w:szCs w:val="22"/>
          <w:lang w:val="en"/>
        </w:rPr>
        <w:t xml:space="preserve"> </w:t>
      </w:r>
      <w:r w:rsidR="00DF1C7C">
        <w:rPr>
          <w:sz w:val="22"/>
          <w:szCs w:val="22"/>
          <w:lang w:val="en"/>
        </w:rPr>
        <w:t xml:space="preserve">Also ioctl </w:t>
      </w:r>
      <w:del w:id="5487" w:author="t_竹沢 公佑" w:date="2019-10-05T10:23:00Z">
        <w:r w:rsidR="00DF1C7C" w:rsidDel="008C16CA">
          <w:rPr>
            <w:sz w:val="22"/>
            <w:szCs w:val="22"/>
            <w:lang w:val="en"/>
          </w:rPr>
          <w:delText xml:space="preserve">will </w:delText>
        </w:r>
      </w:del>
      <w:r w:rsidR="00DF1C7C">
        <w:rPr>
          <w:sz w:val="22"/>
          <w:szCs w:val="22"/>
          <w:lang w:val="en"/>
        </w:rPr>
        <w:t>return</w:t>
      </w:r>
      <w:ins w:id="5488" w:author="t_竹沢 公佑" w:date="2019-10-05T10:23:00Z">
        <w:r>
          <w:rPr>
            <w:rFonts w:hint="eastAsia"/>
            <w:sz w:val="22"/>
            <w:szCs w:val="22"/>
            <w:lang w:val="en"/>
          </w:rPr>
          <w:t>s</w:t>
        </w:r>
      </w:ins>
      <w:r w:rsidR="00DF1C7C">
        <w:rPr>
          <w:sz w:val="22"/>
          <w:szCs w:val="22"/>
          <w:lang w:val="en"/>
        </w:rPr>
        <w:t xml:space="preserve"> an error</w:t>
      </w:r>
      <w:r w:rsidR="00DF1C7C">
        <w:rPr>
          <w:rFonts w:hint="eastAsia"/>
          <w:sz w:val="22"/>
          <w:szCs w:val="22"/>
          <w:lang w:val="en"/>
        </w:rPr>
        <w:t>(-1)</w:t>
      </w:r>
      <w:r w:rsidR="004E5378">
        <w:rPr>
          <w:rFonts w:hint="eastAsia"/>
          <w:sz w:val="22"/>
          <w:szCs w:val="22"/>
          <w:lang w:val="en"/>
        </w:rPr>
        <w:t xml:space="preserve"> </w:t>
      </w:r>
      <w:r w:rsidR="00DF1C7C" w:rsidRPr="004E5378">
        <w:rPr>
          <w:sz w:val="22"/>
          <w:szCs w:val="22"/>
          <w:lang w:val="en"/>
        </w:rPr>
        <w:t xml:space="preserve">if you </w:t>
      </w:r>
      <w:del w:id="5489" w:author="t_竹沢 公佑" w:date="2019-10-05T10:24:00Z">
        <w:r w:rsidR="00DF1C7C" w:rsidRPr="004E5378" w:rsidDel="008C16CA">
          <w:rPr>
            <w:sz w:val="22"/>
            <w:szCs w:val="22"/>
            <w:lang w:val="en"/>
          </w:rPr>
          <w:delText xml:space="preserve">are </w:delText>
        </w:r>
      </w:del>
      <w:r w:rsidR="00DF1C7C" w:rsidRPr="004E5378">
        <w:rPr>
          <w:sz w:val="22"/>
          <w:szCs w:val="22"/>
          <w:lang w:val="en"/>
        </w:rPr>
        <w:t xml:space="preserve">open </w:t>
      </w:r>
      <w:ins w:id="5490" w:author="t_竹沢 公佑" w:date="2019-10-05T10:24:00Z">
        <w:r>
          <w:rPr>
            <w:rFonts w:hint="eastAsia"/>
            <w:sz w:val="22"/>
            <w:szCs w:val="22"/>
            <w:lang w:val="en"/>
          </w:rPr>
          <w:t xml:space="preserve">the device file with </w:t>
        </w:r>
      </w:ins>
      <w:r w:rsidR="00DF1C7C" w:rsidRPr="004E5378">
        <w:rPr>
          <w:sz w:val="22"/>
          <w:szCs w:val="22"/>
          <w:lang w:val="en"/>
        </w:rPr>
        <w:t>in O_</w:t>
      </w:r>
      <w:r w:rsidR="00DF1C7C" w:rsidRPr="004E5378">
        <w:rPr>
          <w:rFonts w:hint="eastAsia"/>
          <w:sz w:val="22"/>
          <w:szCs w:val="22"/>
          <w:lang w:val="en"/>
        </w:rPr>
        <w:t>RDWR</w:t>
      </w:r>
      <w:ins w:id="5491" w:author="t_竹沢 公佑" w:date="2019-10-05T10:24:00Z">
        <w:r>
          <w:rPr>
            <w:rFonts w:hint="eastAsia"/>
            <w:sz w:val="22"/>
            <w:szCs w:val="22"/>
            <w:lang w:val="en"/>
          </w:rPr>
          <w:t xml:space="preserve"> flag</w:t>
        </w:r>
      </w:ins>
      <w:r w:rsidR="00DF1C7C" w:rsidRPr="004E5378">
        <w:rPr>
          <w:sz w:val="22"/>
          <w:szCs w:val="22"/>
          <w:lang w:val="en"/>
        </w:rPr>
        <w:t>.</w:t>
      </w:r>
    </w:p>
    <w:p w:rsidR="004E6337" w:rsidRDefault="005828BC">
      <w:pPr>
        <w:ind w:leftChars="200" w:left="480"/>
        <w:rPr>
          <w:sz w:val="22"/>
          <w:szCs w:val="22"/>
          <w:lang w:val="en"/>
        </w:rPr>
      </w:pPr>
      <w:r>
        <w:rPr>
          <w:sz w:val="22"/>
          <w:szCs w:val="22"/>
          <w:lang w:val="en"/>
        </w:rPr>
        <w:br w:type="page"/>
      </w:r>
    </w:p>
    <w:p w:rsidR="00DF1C7C" w:rsidRDefault="00DF1C7C" w:rsidP="002E0BDC">
      <w:pPr>
        <w:pStyle w:val="3"/>
      </w:pPr>
      <w:bookmarkStart w:id="5492" w:name="_Toc63179414"/>
      <w:r>
        <w:rPr>
          <w:rFonts w:hint="eastAsia"/>
        </w:rPr>
        <w:t>Command :DRXPD RCVEVTSTART</w:t>
      </w:r>
      <w:bookmarkEnd w:id="5492"/>
    </w:p>
    <w:p w:rsidR="00DF1C7C" w:rsidRDefault="00DF1C7C">
      <w:pPr>
        <w:spacing w:line="0" w:lineRule="atLeast"/>
        <w:ind w:firstLineChars="50" w:firstLine="110"/>
        <w:rPr>
          <w:b/>
          <w:sz w:val="22"/>
          <w:szCs w:val="22"/>
        </w:rPr>
      </w:pPr>
      <w:r>
        <w:rPr>
          <w:rFonts w:hint="eastAsia"/>
          <w:b/>
          <w:sz w:val="22"/>
          <w:szCs w:val="22"/>
        </w:rPr>
        <w:t>【Function】</w:t>
      </w:r>
    </w:p>
    <w:p w:rsidR="00DF1C7C" w:rsidRDefault="00DF1C7C">
      <w:pPr>
        <w:spacing w:line="0" w:lineRule="atLeast"/>
        <w:ind w:right="1020" w:firstLineChars="152" w:firstLine="334"/>
        <w:rPr>
          <w:sz w:val="22"/>
          <w:szCs w:val="22"/>
          <w:lang w:val="en"/>
        </w:rPr>
      </w:pPr>
      <w:r>
        <w:rPr>
          <w:sz w:val="22"/>
          <w:szCs w:val="22"/>
          <w:lang w:val="en"/>
        </w:rPr>
        <w:t xml:space="preserve">This command </w:t>
      </w:r>
      <w:del w:id="5493" w:author="t_竹沢 公佑" w:date="2019-10-05T10:24:00Z">
        <w:r w:rsidDel="008C16CA">
          <w:rPr>
            <w:sz w:val="22"/>
            <w:szCs w:val="22"/>
            <w:lang w:val="en"/>
          </w:rPr>
          <w:delText xml:space="preserve">will </w:delText>
        </w:r>
      </w:del>
      <w:r>
        <w:rPr>
          <w:rFonts w:hint="eastAsia"/>
          <w:sz w:val="22"/>
          <w:szCs w:val="22"/>
          <w:lang w:val="en"/>
        </w:rPr>
        <w:t>start</w:t>
      </w:r>
      <w:ins w:id="5494" w:author="t_竹沢 公佑" w:date="2019-10-05T10:24:00Z">
        <w:r w:rsidR="008C16CA">
          <w:rPr>
            <w:rFonts w:hint="eastAsia"/>
            <w:sz w:val="22"/>
            <w:szCs w:val="22"/>
            <w:lang w:val="en"/>
          </w:rPr>
          <w:t>s</w:t>
        </w:r>
      </w:ins>
      <w:r>
        <w:rPr>
          <w:sz w:val="22"/>
          <w:szCs w:val="22"/>
          <w:lang w:val="en"/>
        </w:rPr>
        <w:t xml:space="preserve"> the </w:t>
      </w:r>
      <w:r>
        <w:rPr>
          <w:rFonts w:hint="eastAsia"/>
          <w:sz w:val="22"/>
          <w:szCs w:val="22"/>
          <w:lang w:val="en"/>
        </w:rPr>
        <w:t>event</w:t>
      </w:r>
      <w:r>
        <w:rPr>
          <w:sz w:val="22"/>
          <w:szCs w:val="22"/>
          <w:lang w:val="en"/>
        </w:rPr>
        <w:t xml:space="preserve">. </w:t>
      </w:r>
    </w:p>
    <w:p w:rsidR="00DF1C7C" w:rsidRPr="008C16CA" w:rsidRDefault="00DF1C7C">
      <w:pPr>
        <w:spacing w:line="0" w:lineRule="atLeast"/>
        <w:ind w:right="1020" w:firstLineChars="50" w:firstLine="110"/>
        <w:rPr>
          <w:b/>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DRXPD_RCVEVTSTART</w:t>
      </w:r>
      <w:r>
        <w:rPr>
          <w:rFonts w:hint="eastAsia"/>
          <w:iCs/>
          <w:sz w:val="22"/>
          <w:szCs w:val="22"/>
        </w:rPr>
        <w:t>,</w:t>
      </w:r>
      <w:r>
        <w:rPr>
          <w:bCs/>
          <w:sz w:val="22"/>
          <w:szCs w:val="22"/>
        </w:rPr>
        <w:t xml:space="preserve"> </w:t>
      </w:r>
      <w:r>
        <w:rPr>
          <w:rFonts w:hint="eastAsia"/>
          <w:bCs/>
          <w:sz w:val="22"/>
          <w:szCs w:val="22"/>
        </w:rPr>
        <w:t>int *p_</w:t>
      </w:r>
      <w:r>
        <w:rPr>
          <w:rFonts w:hint="eastAsia"/>
          <w:iCs/>
          <w:sz w:val="22"/>
          <w:szCs w:val="22"/>
        </w:rPr>
        <w:t>result</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381" w:firstLine="838"/>
        <w:rPr>
          <w:bCs/>
          <w:sz w:val="22"/>
          <w:szCs w:val="22"/>
        </w:rPr>
      </w:pPr>
    </w:p>
    <w:p w:rsidR="00DF1C7C" w:rsidRDefault="00DF1C7C">
      <w:pPr>
        <w:spacing w:line="0" w:lineRule="atLeast"/>
        <w:ind w:right="1020" w:firstLineChars="200" w:firstLine="440"/>
        <w:rPr>
          <w:bCs/>
          <w:sz w:val="22"/>
          <w:szCs w:val="22"/>
        </w:rPr>
      </w:pPr>
      <w:r>
        <w:rPr>
          <w:rFonts w:hint="eastAsia"/>
          <w:bCs/>
          <w:sz w:val="22"/>
          <w:szCs w:val="22"/>
        </w:rPr>
        <w:t>int *p_</w:t>
      </w:r>
      <w:r>
        <w:rPr>
          <w:rFonts w:hint="eastAsia"/>
          <w:iCs/>
          <w:sz w:val="22"/>
          <w:szCs w:val="22"/>
        </w:rPr>
        <w:t>result</w:t>
      </w:r>
      <w:r>
        <w:rPr>
          <w:iCs/>
          <w:sz w:val="22"/>
          <w:szCs w:val="22"/>
        </w:rPr>
        <w:t>…</w:t>
      </w:r>
    </w:p>
    <w:p w:rsidR="00DF1C7C" w:rsidRDefault="00DF1C7C">
      <w:pPr>
        <w:spacing w:line="0" w:lineRule="atLeast"/>
        <w:ind w:right="1020" w:firstLine="840"/>
        <w:rPr>
          <w:ins w:id="5495" w:author="t_竹沢 公佑" w:date="2019-09-10T16:08:00Z"/>
          <w:sz w:val="22"/>
          <w:szCs w:val="22"/>
          <w:lang w:val="en"/>
        </w:rPr>
      </w:pPr>
      <w:r>
        <w:rPr>
          <w:sz w:val="22"/>
          <w:szCs w:val="22"/>
          <w:lang w:val="en"/>
        </w:rPr>
        <w:t xml:space="preserve">Specify the pointer to store the </w:t>
      </w:r>
      <w:r>
        <w:rPr>
          <w:rFonts w:hint="eastAsia"/>
          <w:sz w:val="22"/>
          <w:szCs w:val="22"/>
          <w:lang w:val="en"/>
        </w:rPr>
        <w:t>result</w:t>
      </w:r>
      <w:r>
        <w:rPr>
          <w:sz w:val="22"/>
          <w:szCs w:val="22"/>
          <w:lang w:val="en"/>
        </w:rPr>
        <w:t xml:space="preserve"> below.</w:t>
      </w:r>
    </w:p>
    <w:p w:rsidR="00476A42" w:rsidRDefault="00476A42">
      <w:pPr>
        <w:spacing w:line="0" w:lineRule="atLeast"/>
        <w:ind w:right="1020" w:firstLine="840"/>
        <w:rPr>
          <w:ins w:id="5496" w:author="t_竹沢 公佑" w:date="2019-09-09T13:39:00Z"/>
          <w:sz w:val="22"/>
          <w:szCs w:val="22"/>
          <w:lang w:val="en"/>
        </w:rPr>
      </w:pPr>
    </w:p>
    <w:p w:rsidR="00E036BD" w:rsidRDefault="00E036BD" w:rsidP="00E036BD">
      <w:pPr>
        <w:spacing w:line="0" w:lineRule="atLeast"/>
        <w:ind w:right="1020" w:firstLineChars="400" w:firstLine="880"/>
        <w:rPr>
          <w:ins w:id="5497" w:author="t_竹沢 公佑" w:date="2019-09-09T13:39:00Z"/>
          <w:iCs/>
          <w:sz w:val="22"/>
          <w:szCs w:val="22"/>
        </w:rPr>
      </w:pPr>
      <w:ins w:id="5498" w:author="t_竹沢 公佑" w:date="2019-09-09T13:39:00Z">
        <w:r>
          <w:rPr>
            <w:rFonts w:hint="eastAsia"/>
            <w:iCs/>
            <w:sz w:val="22"/>
            <w:szCs w:val="22"/>
          </w:rPr>
          <w:t>&lt;Device driver version 2.0.3 or later&gt;</w:t>
        </w:r>
      </w:ins>
    </w:p>
    <w:p w:rsidR="00E036BD" w:rsidRDefault="00E036BD" w:rsidP="00E036BD">
      <w:pPr>
        <w:spacing w:line="0" w:lineRule="atLeast"/>
        <w:ind w:right="1020" w:firstLineChars="500" w:firstLine="1100"/>
        <w:rPr>
          <w:ins w:id="5499" w:author="t_竹沢 公佑" w:date="2019-09-09T13:39:00Z"/>
          <w:iCs/>
          <w:sz w:val="22"/>
          <w:szCs w:val="22"/>
        </w:rPr>
      </w:pPr>
      <w:ins w:id="5500" w:author="t_竹沢 公佑" w:date="2019-09-09T13:39:00Z">
        <w:r>
          <w:rPr>
            <w:rFonts w:hint="eastAsia"/>
            <w:iCs/>
            <w:sz w:val="22"/>
            <w:szCs w:val="22"/>
          </w:rPr>
          <w:t>Driver always sets DRXPD_OK(0) to this argument.</w:t>
        </w:r>
      </w:ins>
    </w:p>
    <w:p w:rsidR="00E036BD" w:rsidRDefault="00E036BD" w:rsidP="00E036BD">
      <w:pPr>
        <w:spacing w:line="0" w:lineRule="atLeast"/>
        <w:ind w:right="1020" w:firstLineChars="200" w:firstLine="440"/>
        <w:rPr>
          <w:ins w:id="5501" w:author="t_竹沢 公佑" w:date="2019-09-10T16:08:00Z"/>
          <w:iCs/>
          <w:sz w:val="22"/>
          <w:szCs w:val="22"/>
        </w:rPr>
      </w:pPr>
      <w:ins w:id="5502" w:author="t_竹沢 公佑" w:date="2019-09-09T13:39:00Z">
        <w:r>
          <w:rPr>
            <w:rFonts w:hint="eastAsia"/>
            <w:iCs/>
            <w:sz w:val="22"/>
            <w:szCs w:val="22"/>
          </w:rPr>
          <w:t xml:space="preserve">      This reporting system is not available. Please use an errno to specify the reason.</w:t>
        </w:r>
      </w:ins>
    </w:p>
    <w:p w:rsidR="00476A42" w:rsidRPr="008C16CA" w:rsidRDefault="00476A42" w:rsidP="00E036BD">
      <w:pPr>
        <w:spacing w:line="0" w:lineRule="atLeast"/>
        <w:ind w:right="1020" w:firstLineChars="200" w:firstLine="440"/>
        <w:rPr>
          <w:ins w:id="5503" w:author="t_竹沢 公佑" w:date="2019-09-09T13:39:00Z"/>
          <w:iCs/>
          <w:sz w:val="22"/>
          <w:szCs w:val="22"/>
        </w:rPr>
      </w:pPr>
    </w:p>
    <w:p w:rsidR="00E036BD" w:rsidRPr="00E036BD" w:rsidRDefault="00E036BD" w:rsidP="00DD66ED">
      <w:pPr>
        <w:spacing w:line="0" w:lineRule="atLeast"/>
        <w:ind w:right="1020" w:firstLine="840"/>
        <w:rPr>
          <w:sz w:val="22"/>
          <w:szCs w:val="22"/>
          <w:rPrChange w:id="5504" w:author="t_竹沢 公佑" w:date="2019-09-09T13:40:00Z">
            <w:rPr>
              <w:sz w:val="22"/>
              <w:szCs w:val="22"/>
              <w:lang w:val="en"/>
            </w:rPr>
          </w:rPrChange>
        </w:rPr>
      </w:pPr>
      <w:ins w:id="5505" w:author="t_竹沢 公佑" w:date="2019-09-09T13:40:00Z">
        <w:r>
          <w:rPr>
            <w:rFonts w:hint="eastAsia"/>
            <w:iCs/>
            <w:sz w:val="22"/>
            <w:szCs w:val="22"/>
          </w:rPr>
          <w:t>&lt;Device driver version 2.0.2 or older&gt;</w:t>
        </w:r>
      </w:ins>
    </w:p>
    <w:p w:rsidR="00DF1C7C" w:rsidRDefault="00DF1C7C">
      <w:pPr>
        <w:spacing w:line="0" w:lineRule="atLeast"/>
        <w:ind w:left="840" w:right="1020" w:firstLineChars="100" w:firstLine="220"/>
        <w:rPr>
          <w:sz w:val="22"/>
          <w:szCs w:val="22"/>
          <w:lang w:val="en"/>
        </w:rPr>
      </w:pPr>
      <w:r>
        <w:rPr>
          <w:rFonts w:hint="eastAsia"/>
          <w:bCs/>
          <w:sz w:val="22"/>
          <w:szCs w:val="22"/>
        </w:rPr>
        <w:t>DRXPD_OK(0):</w:t>
      </w:r>
      <w:r>
        <w:rPr>
          <w:rFonts w:hint="eastAsia"/>
          <w:sz w:val="22"/>
          <w:szCs w:val="22"/>
          <w:lang w:val="en"/>
        </w:rPr>
        <w:t xml:space="preserve"> </w:t>
      </w:r>
      <w:r>
        <w:rPr>
          <w:sz w:val="22"/>
          <w:szCs w:val="22"/>
          <w:lang w:val="en"/>
        </w:rPr>
        <w:t xml:space="preserve">It </w:t>
      </w:r>
      <w:r w:rsidRPr="006F1F43">
        <w:rPr>
          <w:sz w:val="22"/>
          <w:szCs w:val="22"/>
          <w:lang w:val="en"/>
        </w:rPr>
        <w:t xml:space="preserve">started to </w:t>
      </w:r>
      <w:r w:rsidRPr="006F1F43">
        <w:rPr>
          <w:rFonts w:hint="eastAsia"/>
          <w:sz w:val="22"/>
          <w:szCs w:val="22"/>
          <w:lang w:val="en"/>
        </w:rPr>
        <w:t>event</w:t>
      </w:r>
      <w:r w:rsidRPr="006F1F43">
        <w:rPr>
          <w:sz w:val="22"/>
          <w:szCs w:val="22"/>
          <w:lang w:val="en"/>
        </w:rPr>
        <w:t>.</w:t>
      </w:r>
    </w:p>
    <w:p w:rsidR="00DF1C7C" w:rsidRDefault="00DF1C7C">
      <w:pPr>
        <w:spacing w:line="0" w:lineRule="atLeast"/>
        <w:ind w:left="840" w:right="1020" w:firstLineChars="100" w:firstLine="220"/>
        <w:rPr>
          <w:sz w:val="22"/>
          <w:szCs w:val="22"/>
          <w:lang w:val="en"/>
        </w:rPr>
      </w:pPr>
      <w:r>
        <w:rPr>
          <w:rFonts w:hint="eastAsia"/>
          <w:bCs/>
          <w:sz w:val="22"/>
          <w:szCs w:val="22"/>
        </w:rPr>
        <w:t>DRXPD_NG_MODE(-2):</w:t>
      </w:r>
      <w:ins w:id="5506" w:author="t_竹沢 公佑" w:date="2019-10-05T10:26:00Z">
        <w:r w:rsidR="008C16CA">
          <w:rPr>
            <w:rFonts w:hint="eastAsia"/>
            <w:bCs/>
            <w:sz w:val="22"/>
            <w:szCs w:val="22"/>
          </w:rPr>
          <w:t xml:space="preserve"> </w:t>
        </w:r>
      </w:ins>
      <w:del w:id="5507" w:author="t_竹沢 公佑" w:date="2019-10-05T10:26:00Z">
        <w:r w:rsidDel="008C16CA">
          <w:rPr>
            <w:rFonts w:hint="eastAsia"/>
            <w:sz w:val="22"/>
            <w:szCs w:val="22"/>
            <w:lang w:val="en"/>
          </w:rPr>
          <w:delText xml:space="preserve"> </w:delText>
        </w:r>
      </w:del>
      <w:ins w:id="5508" w:author="t_竹沢 公佑" w:date="2019-10-05T10:26:00Z">
        <w:r w:rsidR="008C16CA">
          <w:rPr>
            <w:rFonts w:hint="eastAsia"/>
            <w:sz w:val="22"/>
            <w:szCs w:val="22"/>
            <w:lang w:val="en"/>
          </w:rPr>
          <w:t>You</w:t>
        </w:r>
      </w:ins>
      <w:del w:id="5509" w:author="t_竹沢 公佑" w:date="2019-10-05T10:26:00Z">
        <w:r w:rsidDel="008C16CA">
          <w:rPr>
            <w:sz w:val="22"/>
            <w:szCs w:val="22"/>
            <w:lang w:val="en"/>
          </w:rPr>
          <w:delText>It has not been open in O_RDONLY</w:delText>
        </w:r>
      </w:del>
      <w:r>
        <w:rPr>
          <w:sz w:val="22"/>
          <w:szCs w:val="22"/>
          <w:lang w:val="en"/>
        </w:rPr>
        <w:t>.</w:t>
      </w:r>
      <w:ins w:id="5510" w:author="t_竹沢 公佑" w:date="2019-10-05T10:26:00Z">
        <w:r w:rsidR="008C16CA">
          <w:rPr>
            <w:rFonts w:hint="eastAsia"/>
            <w:sz w:val="22"/>
            <w:szCs w:val="22"/>
            <w:lang w:val="en"/>
          </w:rPr>
          <w:t xml:space="preserve"> </w:t>
        </w:r>
        <w:r w:rsidR="008C16CA">
          <w:rPr>
            <w:sz w:val="22"/>
            <w:szCs w:val="22"/>
            <w:lang w:val="en"/>
          </w:rPr>
          <w:t>D</w:t>
        </w:r>
        <w:r w:rsidR="008C16CA">
          <w:rPr>
            <w:rFonts w:hint="eastAsia"/>
            <w:sz w:val="22"/>
            <w:szCs w:val="22"/>
            <w:lang w:val="en"/>
          </w:rPr>
          <w:t>on</w:t>
        </w:r>
        <w:r w:rsidR="008C16CA">
          <w:rPr>
            <w:sz w:val="22"/>
            <w:szCs w:val="22"/>
            <w:lang w:val="en"/>
          </w:rPr>
          <w:t>’</w:t>
        </w:r>
        <w:r w:rsidR="008C16CA">
          <w:rPr>
            <w:rFonts w:hint="eastAsia"/>
            <w:sz w:val="22"/>
            <w:szCs w:val="22"/>
            <w:lang w:val="en"/>
          </w:rPr>
          <w:t>t open the device file with O_RDWR flag.</w:t>
        </w:r>
      </w:ins>
    </w:p>
    <w:p w:rsidR="00DF1C7C" w:rsidRDefault="00DF1C7C">
      <w:pPr>
        <w:spacing w:line="0" w:lineRule="atLeast"/>
        <w:ind w:left="840" w:right="1020" w:firstLineChars="100" w:firstLine="220"/>
        <w:rPr>
          <w:sz w:val="22"/>
          <w:szCs w:val="22"/>
          <w:lang w:val="en"/>
        </w:rPr>
      </w:pPr>
      <w:r>
        <w:rPr>
          <w:rFonts w:hint="eastAsia"/>
          <w:bCs/>
          <w:sz w:val="22"/>
          <w:szCs w:val="22"/>
        </w:rPr>
        <w:t>DRXPD_NG_BUSY(-3):</w:t>
      </w:r>
      <w:r>
        <w:rPr>
          <w:rFonts w:hint="eastAsia"/>
          <w:sz w:val="22"/>
          <w:szCs w:val="22"/>
          <w:lang w:val="en"/>
        </w:rPr>
        <w:t xml:space="preserve"> </w:t>
      </w:r>
      <w:ins w:id="5511" w:author="t_竹沢 公佑" w:date="2019-10-05T10:27:00Z">
        <w:r w:rsidR="008C16CA">
          <w:rPr>
            <w:rFonts w:hint="eastAsia"/>
            <w:sz w:val="22"/>
            <w:szCs w:val="22"/>
            <w:lang w:val="en"/>
          </w:rPr>
          <w:t xml:space="preserve">The </w:t>
        </w:r>
      </w:ins>
      <w:del w:id="5512" w:author="t_竹沢 公佑" w:date="2019-10-05T10:27:00Z">
        <w:r w:rsidDel="008C16CA">
          <w:rPr>
            <w:sz w:val="22"/>
            <w:szCs w:val="22"/>
            <w:lang w:val="en"/>
          </w:rPr>
          <w:delText xml:space="preserve">Already </w:delText>
        </w:r>
      </w:del>
      <w:r>
        <w:rPr>
          <w:rFonts w:hint="eastAsia"/>
          <w:sz w:val="22"/>
          <w:szCs w:val="22"/>
          <w:lang w:val="en"/>
        </w:rPr>
        <w:t>event</w:t>
      </w:r>
      <w:r>
        <w:rPr>
          <w:sz w:val="22"/>
          <w:szCs w:val="22"/>
          <w:lang w:val="en"/>
        </w:rPr>
        <w:t xml:space="preserve"> has </w:t>
      </w:r>
      <w:ins w:id="5513" w:author="t_竹沢 公佑" w:date="2019-10-05T10:27:00Z">
        <w:r w:rsidR="008C16CA">
          <w:rPr>
            <w:rFonts w:hint="eastAsia"/>
            <w:sz w:val="22"/>
            <w:szCs w:val="22"/>
            <w:lang w:val="en"/>
          </w:rPr>
          <w:t xml:space="preserve">already </w:t>
        </w:r>
      </w:ins>
      <w:del w:id="5514" w:author="t_竹沢 公佑" w:date="2019-10-05T10:27:00Z">
        <w:r w:rsidDel="008C16CA">
          <w:rPr>
            <w:sz w:val="22"/>
            <w:szCs w:val="22"/>
            <w:lang w:val="en"/>
          </w:rPr>
          <w:delText xml:space="preserve">been </w:delText>
        </w:r>
      </w:del>
      <w:r>
        <w:rPr>
          <w:sz w:val="22"/>
          <w:szCs w:val="22"/>
          <w:lang w:val="en"/>
        </w:rPr>
        <w:t>started.</w:t>
      </w:r>
    </w:p>
    <w:p w:rsidR="00DF1C7C" w:rsidRDefault="00DF1C7C">
      <w:pPr>
        <w:spacing w:line="0" w:lineRule="atLeast"/>
        <w:ind w:left="840" w:right="1020" w:firstLineChars="100" w:firstLine="220"/>
        <w:rPr>
          <w:ins w:id="5515" w:author="t_竹沢 公佑" w:date="2019-09-09T13:40:00Z"/>
          <w:sz w:val="22"/>
          <w:szCs w:val="22"/>
          <w:lang w:val="en"/>
        </w:rPr>
      </w:pPr>
      <w:r>
        <w:rPr>
          <w:rFonts w:hint="eastAsia"/>
          <w:bCs/>
          <w:sz w:val="22"/>
          <w:szCs w:val="22"/>
        </w:rPr>
        <w:t>DRXPD_NG(-1):</w:t>
      </w:r>
      <w:r>
        <w:rPr>
          <w:rFonts w:hint="eastAsia"/>
          <w:sz w:val="22"/>
          <w:szCs w:val="22"/>
          <w:lang w:val="en"/>
        </w:rPr>
        <w:t xml:space="preserve"> </w:t>
      </w:r>
      <w:r>
        <w:rPr>
          <w:sz w:val="22"/>
          <w:szCs w:val="22"/>
          <w:lang w:val="en"/>
        </w:rPr>
        <w:t>Other failure</w:t>
      </w:r>
      <w:r>
        <w:rPr>
          <w:rFonts w:hint="eastAsia"/>
          <w:sz w:val="22"/>
          <w:szCs w:val="22"/>
          <w:lang w:val="en"/>
        </w:rPr>
        <w:t>s</w:t>
      </w:r>
      <w:r>
        <w:rPr>
          <w:sz w:val="22"/>
          <w:szCs w:val="22"/>
          <w:lang w:val="en"/>
        </w:rPr>
        <w:t>.</w:t>
      </w:r>
    </w:p>
    <w:p w:rsidR="00E036BD" w:rsidRDefault="00E036BD">
      <w:pPr>
        <w:spacing w:line="0" w:lineRule="atLeast"/>
        <w:ind w:left="840" w:right="1020" w:firstLineChars="100" w:firstLine="220"/>
        <w:rPr>
          <w:sz w:val="22"/>
          <w:szCs w:val="22"/>
          <w:lang w:val="en"/>
        </w:rPr>
      </w:pPr>
    </w:p>
    <w:p w:rsidR="00DF1C7C" w:rsidRDefault="00DF1C7C">
      <w:pPr>
        <w:spacing w:line="0" w:lineRule="atLeast"/>
        <w:ind w:right="1020"/>
        <w:rPr>
          <w:b/>
          <w:sz w:val="22"/>
          <w:szCs w:val="22"/>
        </w:rPr>
      </w:pPr>
      <w:r>
        <w:rPr>
          <w:rFonts w:hint="eastAsia"/>
          <w:b/>
          <w:sz w:val="22"/>
          <w:szCs w:val="22"/>
        </w:rPr>
        <w:t xml:space="preserve">　【Return】</w:t>
      </w:r>
    </w:p>
    <w:p w:rsidR="00005C8E" w:rsidRPr="00005C8E" w:rsidRDefault="00DF1C7C">
      <w:pPr>
        <w:spacing w:line="0" w:lineRule="atLeast"/>
        <w:ind w:right="1020" w:firstLineChars="200" w:firstLine="440"/>
        <w:rPr>
          <w:ins w:id="5516" w:author="t_竹沢 公佑" w:date="2019-09-09T13:54:00Z"/>
          <w:b/>
          <w:sz w:val="22"/>
          <w:szCs w:val="22"/>
          <w:rPrChange w:id="5517" w:author="t_竹沢 公佑" w:date="2019-09-09T13:54:00Z">
            <w:rPr>
              <w:ins w:id="5518" w:author="t_竹沢 公佑" w:date="2019-09-09T13:54:00Z"/>
              <w:bCs/>
              <w:sz w:val="22"/>
              <w:szCs w:val="22"/>
            </w:rPr>
          </w:rPrChange>
        </w:rPr>
        <w:pPrChange w:id="5519" w:author="t_竹沢 公佑" w:date="2019-09-09T13:54:00Z">
          <w:pPr>
            <w:spacing w:line="0" w:lineRule="atLeast"/>
            <w:ind w:leftChars="200" w:left="480" w:right="1020" w:firstLineChars="50" w:firstLine="110"/>
          </w:pPr>
        </w:pPrChange>
      </w:pPr>
      <w:del w:id="5520" w:author="t_竹沢 公佑" w:date="2019-09-09T13:54:00Z">
        <w:r w:rsidDel="00005C8E">
          <w:rPr>
            <w:rFonts w:hint="eastAsia"/>
            <w:bCs/>
            <w:sz w:val="22"/>
            <w:szCs w:val="22"/>
          </w:rPr>
          <w:delText xml:space="preserve">If it is success, 0 </w:delText>
        </w:r>
        <w:r w:rsidDel="00005C8E">
          <w:rPr>
            <w:bCs/>
            <w:sz w:val="22"/>
            <w:szCs w:val="22"/>
          </w:rPr>
          <w:delText>is returne</w:delText>
        </w:r>
        <w:r w:rsidDel="00005C8E">
          <w:rPr>
            <w:rFonts w:hint="eastAsia"/>
            <w:bCs/>
            <w:sz w:val="22"/>
            <w:szCs w:val="22"/>
          </w:rPr>
          <w:delText>d</w:delText>
        </w:r>
        <w:r w:rsidDel="00005C8E">
          <w:rPr>
            <w:bCs/>
            <w:sz w:val="22"/>
            <w:szCs w:val="22"/>
          </w:rPr>
          <w:delText xml:space="preserve">.　if </w:delText>
        </w:r>
        <w:r w:rsidDel="00005C8E">
          <w:rPr>
            <w:rFonts w:hint="eastAsia"/>
            <w:bCs/>
            <w:sz w:val="22"/>
            <w:szCs w:val="22"/>
          </w:rPr>
          <w:delText xml:space="preserve">an </w:delText>
        </w:r>
        <w:r w:rsidDel="00005C8E">
          <w:rPr>
            <w:bCs/>
            <w:sz w:val="22"/>
            <w:szCs w:val="22"/>
          </w:rPr>
          <w:delText xml:space="preserve">error </w:delText>
        </w:r>
        <w:r w:rsidDel="00005C8E">
          <w:rPr>
            <w:rFonts w:hint="eastAsia"/>
            <w:bCs/>
            <w:sz w:val="22"/>
            <w:szCs w:val="22"/>
          </w:rPr>
          <w:delText>(</w:delText>
        </w:r>
        <w:r w:rsidDel="00005C8E">
          <w:rPr>
            <w:sz w:val="22"/>
            <w:szCs w:val="22"/>
            <w:lang w:val="en"/>
          </w:rPr>
          <w:delText>DRXPD_NG</w:delText>
        </w:r>
        <w:r w:rsidDel="00005C8E">
          <w:rPr>
            <w:rFonts w:hint="eastAsia"/>
            <w:sz w:val="22"/>
            <w:szCs w:val="22"/>
            <w:lang w:val="en"/>
          </w:rPr>
          <w:delText>_**</w:delText>
        </w:r>
        <w:r w:rsidDel="00005C8E">
          <w:rPr>
            <w:sz w:val="22"/>
            <w:szCs w:val="22"/>
            <w:lang w:val="en"/>
          </w:rPr>
          <w:delText xml:space="preserve"> is not included.</w:delText>
        </w:r>
        <w:r w:rsidDel="00005C8E">
          <w:rPr>
            <w:rFonts w:hint="eastAsia"/>
            <w:bCs/>
            <w:sz w:val="22"/>
            <w:szCs w:val="22"/>
          </w:rPr>
          <w:delText>)</w:delText>
        </w:r>
        <w:r w:rsidDel="00005C8E">
          <w:rPr>
            <w:bCs/>
            <w:sz w:val="22"/>
            <w:szCs w:val="22"/>
          </w:rPr>
          <w:delText xml:space="preserve">　occur</w:delText>
        </w:r>
        <w:r w:rsidDel="00005C8E">
          <w:rPr>
            <w:rFonts w:hint="eastAsia"/>
            <w:bCs/>
            <w:sz w:val="22"/>
            <w:szCs w:val="22"/>
          </w:rPr>
          <w:delText>s</w:delText>
        </w:r>
        <w:r w:rsidR="00121762" w:rsidDel="00005C8E">
          <w:rPr>
            <w:bCs/>
            <w:sz w:val="22"/>
            <w:szCs w:val="22"/>
          </w:rPr>
          <w:delText>, -1 is returned</w:delText>
        </w:r>
        <w:r w:rsidR="00121762" w:rsidDel="00005C8E">
          <w:rPr>
            <w:rFonts w:hint="eastAsia"/>
            <w:bCs/>
            <w:sz w:val="22"/>
            <w:szCs w:val="22"/>
          </w:rPr>
          <w:delText xml:space="preserve"> </w:delText>
        </w:r>
        <w:r w:rsidR="00121762" w:rsidRPr="00121762" w:rsidDel="00005C8E">
          <w:rPr>
            <w:bCs/>
            <w:sz w:val="22"/>
            <w:szCs w:val="22"/>
          </w:rPr>
          <w:delText>in which case, errno is set</w:delText>
        </w:r>
        <w:r w:rsidR="00121762" w:rsidDel="00005C8E">
          <w:rPr>
            <w:rFonts w:hint="eastAsia"/>
            <w:bCs/>
            <w:sz w:val="22"/>
            <w:szCs w:val="22"/>
          </w:rPr>
          <w:delText>.</w:delText>
        </w:r>
      </w:del>
      <w:ins w:id="5521" w:author="t_竹沢 公佑" w:date="2019-09-09T13:54:00Z">
        <w:r w:rsidR="00005C8E" w:rsidRPr="00E73F24">
          <w:rPr>
            <w:rFonts w:hint="eastAsia"/>
            <w:bCs/>
            <w:sz w:val="22"/>
            <w:szCs w:val="22"/>
          </w:rPr>
          <w:t xml:space="preserve">0 </w:t>
        </w:r>
        <w:r w:rsidR="00005C8E" w:rsidRPr="00E73F24">
          <w:rPr>
            <w:bCs/>
            <w:sz w:val="22"/>
            <w:szCs w:val="22"/>
          </w:rPr>
          <w:t>is returne</w:t>
        </w:r>
        <w:r w:rsidR="00005C8E" w:rsidRPr="00E73F24">
          <w:rPr>
            <w:rFonts w:hint="eastAsia"/>
            <w:bCs/>
            <w:sz w:val="22"/>
            <w:szCs w:val="22"/>
          </w:rPr>
          <w:t>d</w:t>
        </w:r>
        <w:r w:rsidR="00005C8E" w:rsidRPr="00E73F24">
          <w:rPr>
            <w:bCs/>
            <w:sz w:val="22"/>
            <w:szCs w:val="22"/>
          </w:rPr>
          <w:t>.</w:t>
        </w:r>
        <w:r w:rsidR="00005C8E" w:rsidRPr="00E73F24" w:rsidDel="00392926">
          <w:rPr>
            <w:bCs/>
            <w:sz w:val="22"/>
            <w:szCs w:val="22"/>
          </w:rPr>
          <w:t xml:space="preserve"> </w:t>
        </w:r>
        <w:r w:rsidR="00005C8E">
          <w:rPr>
            <w:rFonts w:hint="eastAsia"/>
            <w:bCs/>
            <w:sz w:val="22"/>
            <w:szCs w:val="22"/>
          </w:rPr>
          <w:t>I</w:t>
        </w:r>
        <w:r w:rsidR="00005C8E" w:rsidRPr="00E73F24">
          <w:rPr>
            <w:bCs/>
            <w:sz w:val="22"/>
            <w:szCs w:val="22"/>
          </w:rPr>
          <w:t xml:space="preserve">f </w:t>
        </w:r>
        <w:r w:rsidR="00005C8E" w:rsidRPr="00E73F24">
          <w:rPr>
            <w:rFonts w:hint="eastAsia"/>
            <w:bCs/>
            <w:sz w:val="22"/>
            <w:szCs w:val="22"/>
          </w:rPr>
          <w:t xml:space="preserve">an </w:t>
        </w:r>
        <w:r w:rsidR="00005C8E" w:rsidRPr="00E73F24">
          <w:rPr>
            <w:bCs/>
            <w:sz w:val="22"/>
            <w:szCs w:val="22"/>
          </w:rPr>
          <w:t>error</w:t>
        </w:r>
        <w:r w:rsidR="00005C8E">
          <w:rPr>
            <w:rFonts w:hint="eastAsia"/>
            <w:bCs/>
            <w:sz w:val="22"/>
            <w:szCs w:val="22"/>
          </w:rPr>
          <w:t xml:space="preserve"> </w:t>
        </w:r>
        <w:r w:rsidR="00005C8E" w:rsidRPr="00E73F24">
          <w:rPr>
            <w:bCs/>
            <w:sz w:val="22"/>
            <w:szCs w:val="22"/>
          </w:rPr>
          <w:t>occur</w:t>
        </w:r>
        <w:r w:rsidR="00005C8E" w:rsidRPr="00E73F24">
          <w:rPr>
            <w:rFonts w:hint="eastAsia"/>
            <w:bCs/>
            <w:sz w:val="22"/>
            <w:szCs w:val="22"/>
          </w:rPr>
          <w:t>s</w:t>
        </w:r>
        <w:r w:rsidR="00005C8E">
          <w:rPr>
            <w:bCs/>
            <w:sz w:val="22"/>
            <w:szCs w:val="22"/>
          </w:rPr>
          <w:t>, -1 is returned</w:t>
        </w:r>
        <w:r w:rsidR="00005C8E">
          <w:rPr>
            <w:rFonts w:hint="eastAsia"/>
            <w:bCs/>
            <w:sz w:val="22"/>
            <w:szCs w:val="22"/>
          </w:rPr>
          <w:t xml:space="preserve"> </w:t>
        </w:r>
        <w:r w:rsidR="00005C8E" w:rsidRPr="004E6337">
          <w:rPr>
            <w:bCs/>
            <w:sz w:val="22"/>
            <w:szCs w:val="22"/>
          </w:rPr>
          <w:t>in which case errno is se</w:t>
        </w:r>
        <w:r w:rsidR="00005C8E" w:rsidRPr="008C16CA">
          <w:rPr>
            <w:sz w:val="22"/>
            <w:szCs w:val="22"/>
            <w:rPrChange w:id="5522" w:author="t_竹沢 公佑" w:date="2019-10-05T10:27:00Z">
              <w:rPr>
                <w:b/>
                <w:sz w:val="22"/>
                <w:szCs w:val="22"/>
              </w:rPr>
            </w:rPrChange>
          </w:rPr>
          <w:t>t</w:t>
        </w:r>
        <w:r w:rsidR="00005C8E">
          <w:rPr>
            <w:rFonts w:hint="eastAsia"/>
            <w:b/>
            <w:sz w:val="22"/>
            <w:szCs w:val="22"/>
          </w:rPr>
          <w:t xml:space="preserve">. </w:t>
        </w:r>
      </w:ins>
    </w:p>
    <w:p w:rsidR="00BC3BE7" w:rsidRDefault="00BC3BE7">
      <w:pPr>
        <w:spacing w:line="0" w:lineRule="atLeast"/>
        <w:ind w:right="1020"/>
        <w:rPr>
          <w:bCs/>
          <w:sz w:val="22"/>
          <w:szCs w:val="22"/>
        </w:rPr>
        <w:pPrChange w:id="5523" w:author="t_竹沢 公佑" w:date="2019-09-18T13:40:00Z">
          <w:pPr>
            <w:spacing w:line="0" w:lineRule="atLeast"/>
            <w:ind w:leftChars="200" w:left="480" w:right="1020" w:firstLineChars="50" w:firstLine="110"/>
          </w:pPr>
        </w:pPrChange>
      </w:pPr>
    </w:p>
    <w:p w:rsidR="00B23592" w:rsidRDefault="00B23592" w:rsidP="00B23592">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ins w:id="5524" w:author="t_竹沢 公佑" w:date="2019-09-18T13:11:00Z"/>
          <w:bCs/>
          <w:sz w:val="22"/>
          <w:szCs w:val="22"/>
        </w:rPr>
      </w:pPr>
      <w:r w:rsidRPr="00121762">
        <w:rPr>
          <w:bCs/>
          <w:sz w:val="22"/>
          <w:szCs w:val="22"/>
        </w:rPr>
        <w:t xml:space="preserve">This </w:t>
      </w:r>
      <w:r>
        <w:rPr>
          <w:rFonts w:hint="eastAsia"/>
          <w:bCs/>
          <w:sz w:val="22"/>
          <w:szCs w:val="22"/>
        </w:rPr>
        <w:t>command</w:t>
      </w:r>
      <w:r w:rsidRPr="00121762">
        <w:rPr>
          <w:bCs/>
          <w:sz w:val="22"/>
          <w:szCs w:val="22"/>
        </w:rPr>
        <w:t xml:space="preserve"> can fail with the following errors.</w:t>
      </w:r>
    </w:p>
    <w:p w:rsidR="00BC3BE7" w:rsidRPr="00BC3BE7" w:rsidRDefault="00BC3BE7" w:rsidP="00BC3BE7">
      <w:pPr>
        <w:spacing w:line="0" w:lineRule="atLeast"/>
        <w:ind w:right="1020" w:firstLineChars="200" w:firstLine="440"/>
        <w:rPr>
          <w:ins w:id="5525" w:author="t_竹沢 公佑" w:date="2019-09-18T13:12:00Z"/>
          <w:bCs/>
          <w:sz w:val="22"/>
          <w:szCs w:val="22"/>
        </w:rPr>
      </w:pPr>
      <w:ins w:id="5526" w:author="t_竹沢 公佑" w:date="2019-09-18T13:12:00Z">
        <w:r w:rsidRPr="00BC3BE7">
          <w:rPr>
            <w:bCs/>
            <w:sz w:val="22"/>
            <w:szCs w:val="22"/>
          </w:rPr>
          <w:t>EINVAL</w:t>
        </w:r>
      </w:ins>
    </w:p>
    <w:p w:rsidR="00BC3BE7" w:rsidRPr="00BC3BE7" w:rsidRDefault="008C16CA" w:rsidP="00BC3BE7">
      <w:pPr>
        <w:spacing w:line="0" w:lineRule="atLeast"/>
        <w:ind w:right="1020" w:firstLineChars="200" w:firstLine="440"/>
        <w:rPr>
          <w:ins w:id="5527" w:author="t_竹沢 公佑" w:date="2019-09-18T13:12:00Z"/>
          <w:bCs/>
          <w:sz w:val="22"/>
          <w:szCs w:val="22"/>
        </w:rPr>
      </w:pPr>
      <w:ins w:id="5528" w:author="t_竹沢 公佑" w:date="2019-09-18T13:12:00Z">
        <w:r>
          <w:rPr>
            <w:bCs/>
            <w:sz w:val="22"/>
            <w:szCs w:val="22"/>
          </w:rPr>
          <w:t xml:space="preserve">  When </w:t>
        </w:r>
      </w:ins>
      <w:ins w:id="5529" w:author="t_竹沢 公佑" w:date="2019-10-05T10:28:00Z">
        <w:r>
          <w:rPr>
            <w:rFonts w:hint="eastAsia"/>
            <w:bCs/>
            <w:sz w:val="22"/>
            <w:szCs w:val="22"/>
          </w:rPr>
          <w:t>you don</w:t>
        </w:r>
        <w:r>
          <w:rPr>
            <w:bCs/>
            <w:sz w:val="22"/>
            <w:szCs w:val="22"/>
          </w:rPr>
          <w:t>’</w:t>
        </w:r>
        <w:r>
          <w:rPr>
            <w:rFonts w:hint="eastAsia"/>
            <w:bCs/>
            <w:sz w:val="22"/>
            <w:szCs w:val="22"/>
          </w:rPr>
          <w:t>t open the device file with O_RDWR flag</w:t>
        </w:r>
      </w:ins>
      <w:ins w:id="5530" w:author="t_竹沢 公佑" w:date="2019-09-18T13:12:00Z">
        <w:r w:rsidR="00BC3BE7" w:rsidRPr="00BC3BE7">
          <w:rPr>
            <w:bCs/>
            <w:sz w:val="22"/>
            <w:szCs w:val="22"/>
          </w:rPr>
          <w:t>.</w:t>
        </w:r>
      </w:ins>
    </w:p>
    <w:p w:rsidR="00BC3BE7" w:rsidRPr="00BC3BE7" w:rsidRDefault="00BC3BE7" w:rsidP="00BC3BE7">
      <w:pPr>
        <w:spacing w:line="0" w:lineRule="atLeast"/>
        <w:ind w:right="1020" w:firstLineChars="200" w:firstLine="440"/>
        <w:rPr>
          <w:ins w:id="5531" w:author="t_竹沢 公佑" w:date="2019-09-18T13:12:00Z"/>
          <w:bCs/>
          <w:sz w:val="22"/>
          <w:szCs w:val="22"/>
        </w:rPr>
      </w:pPr>
      <w:ins w:id="5532" w:author="t_竹沢 公佑" w:date="2019-09-18T13:12:00Z">
        <w:r w:rsidRPr="00BC3BE7">
          <w:rPr>
            <w:bCs/>
            <w:sz w:val="22"/>
            <w:szCs w:val="22"/>
          </w:rPr>
          <w:t xml:space="preserve">  If you application opened device file with other than O_RDWR flag,</w:t>
        </w:r>
      </w:ins>
    </w:p>
    <w:p w:rsidR="00BC3BE7" w:rsidRPr="00BC3BE7" w:rsidRDefault="00BC3BE7" w:rsidP="00BC3BE7">
      <w:pPr>
        <w:spacing w:line="0" w:lineRule="atLeast"/>
        <w:ind w:right="1020" w:firstLineChars="200" w:firstLine="440"/>
        <w:rPr>
          <w:ins w:id="5533" w:author="t_竹沢 公佑" w:date="2019-09-18T13:12:00Z"/>
          <w:bCs/>
          <w:sz w:val="22"/>
          <w:szCs w:val="22"/>
        </w:rPr>
      </w:pPr>
      <w:ins w:id="5534" w:author="t_竹沢 公佑" w:date="2019-09-18T13:12:00Z">
        <w:r w:rsidRPr="00BC3BE7">
          <w:rPr>
            <w:bCs/>
            <w:sz w:val="22"/>
            <w:szCs w:val="22"/>
          </w:rPr>
          <w:t xml:space="preserve">  please open device file with the O_RDWR flag. </w:t>
        </w:r>
      </w:ins>
    </w:p>
    <w:p w:rsidR="00BC3BE7" w:rsidRPr="00BC3BE7" w:rsidRDefault="00BC3BE7" w:rsidP="00BC3BE7">
      <w:pPr>
        <w:spacing w:line="0" w:lineRule="atLeast"/>
        <w:ind w:right="1020" w:firstLineChars="200" w:firstLine="440"/>
        <w:rPr>
          <w:ins w:id="5535" w:author="t_竹沢 公佑" w:date="2019-09-18T13:12:00Z"/>
          <w:bCs/>
          <w:sz w:val="22"/>
          <w:szCs w:val="22"/>
        </w:rPr>
      </w:pPr>
      <w:ins w:id="5536" w:author="t_竹沢 公佑" w:date="2019-09-18T13:12:00Z">
        <w:r w:rsidRPr="00BC3BE7">
          <w:rPr>
            <w:bCs/>
            <w:sz w:val="22"/>
            <w:szCs w:val="22"/>
          </w:rPr>
          <w:t>EIO</w:t>
        </w:r>
      </w:ins>
    </w:p>
    <w:p w:rsidR="00BC3BE7" w:rsidRPr="00BC3BE7" w:rsidRDefault="00BC3BE7" w:rsidP="00BC3BE7">
      <w:pPr>
        <w:spacing w:line="0" w:lineRule="atLeast"/>
        <w:ind w:right="1020" w:firstLineChars="200" w:firstLine="440"/>
        <w:rPr>
          <w:ins w:id="5537" w:author="t_竹沢 公佑" w:date="2019-09-18T13:12:00Z"/>
          <w:bCs/>
          <w:sz w:val="22"/>
          <w:szCs w:val="22"/>
        </w:rPr>
      </w:pPr>
      <w:ins w:id="5538" w:author="t_竹沢 公佑" w:date="2019-09-18T13:12:00Z">
        <w:r w:rsidRPr="00BC3BE7">
          <w:rPr>
            <w:bCs/>
            <w:sz w:val="22"/>
            <w:szCs w:val="22"/>
          </w:rPr>
          <w:t xml:space="preserve">  When </w:t>
        </w:r>
      </w:ins>
      <w:ins w:id="5539" w:author="t_竹沢 公佑" w:date="2019-10-05T10:51:00Z">
        <w:r w:rsidR="00FD333D">
          <w:rPr>
            <w:rFonts w:hint="eastAsia"/>
            <w:bCs/>
            <w:sz w:val="22"/>
            <w:szCs w:val="22"/>
          </w:rPr>
          <w:t xml:space="preserve">this command </w:t>
        </w:r>
      </w:ins>
      <w:ins w:id="5540" w:author="t_竹沢 公佑" w:date="2019-09-18T13:12:00Z">
        <w:r w:rsidRPr="00BC3BE7">
          <w:rPr>
            <w:bCs/>
            <w:sz w:val="22"/>
            <w:szCs w:val="22"/>
          </w:rPr>
          <w:t>fail</w:t>
        </w:r>
      </w:ins>
      <w:ins w:id="5541" w:author="t_竹沢 公佑" w:date="2019-10-05T10:51:00Z">
        <w:r w:rsidR="00FD333D">
          <w:rPr>
            <w:rFonts w:hint="eastAsia"/>
            <w:bCs/>
            <w:sz w:val="22"/>
            <w:szCs w:val="22"/>
          </w:rPr>
          <w:t>s</w:t>
        </w:r>
      </w:ins>
      <w:ins w:id="5542" w:author="t_竹沢 公佑" w:date="2019-09-18T13:12:00Z">
        <w:r w:rsidRPr="00BC3BE7">
          <w:rPr>
            <w:bCs/>
            <w:sz w:val="22"/>
            <w:szCs w:val="22"/>
          </w:rPr>
          <w:t xml:space="preserve"> to read or write internal register. </w:t>
        </w:r>
      </w:ins>
    </w:p>
    <w:p w:rsidR="00BC3BE7" w:rsidRPr="00BC3BE7" w:rsidRDefault="00BC3BE7" w:rsidP="00BC3BE7">
      <w:pPr>
        <w:spacing w:line="0" w:lineRule="atLeast"/>
        <w:ind w:right="1020" w:firstLineChars="200" w:firstLine="440"/>
        <w:rPr>
          <w:ins w:id="5543" w:author="t_竹沢 公佑" w:date="2019-09-18T13:12:00Z"/>
          <w:bCs/>
          <w:sz w:val="22"/>
          <w:szCs w:val="22"/>
        </w:rPr>
      </w:pPr>
      <w:ins w:id="5544" w:author="t_竹沢 公佑" w:date="2019-09-18T13:12:00Z">
        <w:r w:rsidRPr="00BC3BE7">
          <w:rPr>
            <w:bCs/>
            <w:sz w:val="22"/>
            <w:szCs w:val="22"/>
          </w:rPr>
          <w:t xml:space="preserve">  This errno means device driver can't control the device.</w:t>
        </w:r>
      </w:ins>
    </w:p>
    <w:p w:rsidR="00BC3BE7" w:rsidRPr="00BC3BE7" w:rsidRDefault="00E54C80" w:rsidP="00BC3BE7">
      <w:pPr>
        <w:spacing w:line="0" w:lineRule="atLeast"/>
        <w:ind w:right="1020" w:firstLineChars="200" w:firstLine="440"/>
        <w:rPr>
          <w:ins w:id="5545" w:author="t_竹沢 公佑" w:date="2019-09-18T13:12:00Z"/>
          <w:bCs/>
          <w:sz w:val="22"/>
          <w:szCs w:val="22"/>
        </w:rPr>
      </w:pPr>
      <w:ins w:id="5546" w:author="t_竹沢 公佑" w:date="2019-09-18T13:12:00Z">
        <w:r>
          <w:rPr>
            <w:bCs/>
            <w:sz w:val="22"/>
            <w:szCs w:val="22"/>
          </w:rPr>
          <w:t xml:space="preserve">  If this error occur</w:t>
        </w:r>
        <w:r w:rsidR="00BC3BE7" w:rsidRPr="00BC3BE7">
          <w:rPr>
            <w:bCs/>
            <w:sz w:val="22"/>
            <w:szCs w:val="22"/>
          </w:rPr>
          <w:t>s often, it may be hardware error is happen</w:t>
        </w:r>
      </w:ins>
      <w:ins w:id="5547" w:author="t_竹沢 公佑" w:date="2019-10-05T10:38:00Z">
        <w:r>
          <w:rPr>
            <w:rFonts w:hint="eastAsia"/>
            <w:bCs/>
            <w:sz w:val="22"/>
            <w:szCs w:val="22"/>
          </w:rPr>
          <w:t>e</w:t>
        </w:r>
      </w:ins>
      <w:ins w:id="5548" w:author="t_竹沢 公佑" w:date="2019-09-18T13:12:00Z">
        <w:r w:rsidR="00BC3BE7" w:rsidRPr="00BC3BE7">
          <w:rPr>
            <w:bCs/>
            <w:sz w:val="22"/>
            <w:szCs w:val="22"/>
          </w:rPr>
          <w:t>d.</w:t>
        </w:r>
      </w:ins>
    </w:p>
    <w:p w:rsidR="00BC3BE7" w:rsidRPr="00BC3BE7" w:rsidRDefault="00BC3BE7" w:rsidP="00BC3BE7">
      <w:pPr>
        <w:spacing w:line="0" w:lineRule="atLeast"/>
        <w:ind w:right="1020" w:firstLineChars="200" w:firstLine="440"/>
        <w:rPr>
          <w:ins w:id="5549" w:author="t_竹沢 公佑" w:date="2019-09-18T13:12:00Z"/>
          <w:bCs/>
          <w:sz w:val="22"/>
          <w:szCs w:val="22"/>
        </w:rPr>
      </w:pPr>
      <w:ins w:id="5550" w:author="t_竹沢 公佑" w:date="2019-09-18T13:12:00Z">
        <w:r w:rsidRPr="00BC3BE7">
          <w:rPr>
            <w:bCs/>
            <w:sz w:val="22"/>
            <w:szCs w:val="22"/>
          </w:rPr>
          <w:t xml:space="preserve">  Please execute cold-reboot and try again.</w:t>
        </w:r>
      </w:ins>
    </w:p>
    <w:p w:rsidR="00BC3BE7" w:rsidRPr="00BC3BE7" w:rsidRDefault="00BC3BE7" w:rsidP="00BC3BE7">
      <w:pPr>
        <w:spacing w:line="0" w:lineRule="atLeast"/>
        <w:ind w:right="1020" w:firstLineChars="200" w:firstLine="440"/>
        <w:rPr>
          <w:ins w:id="5551" w:author="t_竹沢 公佑" w:date="2019-09-18T13:12:00Z"/>
          <w:bCs/>
          <w:sz w:val="22"/>
          <w:szCs w:val="22"/>
        </w:rPr>
      </w:pPr>
      <w:ins w:id="5552" w:author="t_竹沢 公佑" w:date="2019-09-18T13:12:00Z">
        <w:r w:rsidRPr="00BC3BE7">
          <w:rPr>
            <w:bCs/>
            <w:sz w:val="22"/>
            <w:szCs w:val="22"/>
          </w:rPr>
          <w:t>EBUSY</w:t>
        </w:r>
      </w:ins>
    </w:p>
    <w:p w:rsidR="00BC3BE7" w:rsidRPr="00BC3BE7" w:rsidRDefault="00BC3BE7" w:rsidP="00BC3BE7">
      <w:pPr>
        <w:spacing w:line="0" w:lineRule="atLeast"/>
        <w:ind w:right="1020" w:firstLineChars="200" w:firstLine="440"/>
        <w:rPr>
          <w:ins w:id="5553" w:author="t_竹沢 公佑" w:date="2019-09-18T13:12:00Z"/>
          <w:bCs/>
          <w:sz w:val="22"/>
          <w:szCs w:val="22"/>
        </w:rPr>
      </w:pPr>
      <w:ins w:id="5554" w:author="t_竹沢 公佑" w:date="2019-09-18T13:12:00Z">
        <w:r w:rsidRPr="00BC3BE7">
          <w:rPr>
            <w:bCs/>
            <w:sz w:val="22"/>
            <w:szCs w:val="22"/>
          </w:rPr>
          <w:t xml:space="preserve">  When the resource busy.</w:t>
        </w:r>
      </w:ins>
    </w:p>
    <w:p w:rsidR="00BC3BE7" w:rsidRPr="00BC3BE7" w:rsidRDefault="00BC3BE7" w:rsidP="00BC3BE7">
      <w:pPr>
        <w:spacing w:line="0" w:lineRule="atLeast"/>
        <w:ind w:right="1020" w:firstLineChars="200" w:firstLine="440"/>
        <w:rPr>
          <w:ins w:id="5555" w:author="t_竹沢 公佑" w:date="2019-09-18T13:12:00Z"/>
          <w:bCs/>
          <w:sz w:val="22"/>
          <w:szCs w:val="22"/>
        </w:rPr>
      </w:pPr>
      <w:ins w:id="5556" w:author="t_竹沢 公佑" w:date="2019-09-18T13:12:00Z">
        <w:r w:rsidRPr="00BC3BE7">
          <w:rPr>
            <w:bCs/>
            <w:sz w:val="22"/>
            <w:szCs w:val="22"/>
          </w:rPr>
          <w:t xml:space="preserve">  User application has already called ioctl(DRXPD_RCV_EVTSTART) with this device file.</w:t>
        </w:r>
      </w:ins>
    </w:p>
    <w:p w:rsidR="00BC3BE7" w:rsidRPr="00BC3BE7" w:rsidRDefault="00BC3BE7" w:rsidP="00BC3BE7">
      <w:pPr>
        <w:spacing w:line="0" w:lineRule="atLeast"/>
        <w:ind w:right="1020" w:firstLineChars="200" w:firstLine="440"/>
        <w:rPr>
          <w:ins w:id="5557" w:author="t_竹沢 公佑" w:date="2019-09-18T13:12:00Z"/>
          <w:bCs/>
          <w:sz w:val="22"/>
          <w:szCs w:val="22"/>
        </w:rPr>
      </w:pPr>
      <w:ins w:id="5558" w:author="t_竹沢 公佑" w:date="2019-09-18T13:12:00Z">
        <w:r w:rsidRPr="00BC3BE7">
          <w:rPr>
            <w:bCs/>
            <w:sz w:val="22"/>
            <w:szCs w:val="22"/>
          </w:rPr>
          <w:t>EAGAIN</w:t>
        </w:r>
      </w:ins>
    </w:p>
    <w:p w:rsidR="00BC3BE7" w:rsidRPr="00BC3BE7" w:rsidRDefault="00BC3BE7" w:rsidP="00BC3BE7">
      <w:pPr>
        <w:spacing w:line="0" w:lineRule="atLeast"/>
        <w:ind w:right="1020" w:firstLineChars="200" w:firstLine="440"/>
        <w:rPr>
          <w:ins w:id="5559" w:author="t_竹沢 公佑" w:date="2019-09-18T13:12:00Z"/>
          <w:bCs/>
          <w:sz w:val="22"/>
          <w:szCs w:val="22"/>
        </w:rPr>
      </w:pPr>
      <w:ins w:id="5560" w:author="t_竹沢 公佑" w:date="2019-09-18T13:12:00Z">
        <w:r w:rsidRPr="00BC3BE7">
          <w:rPr>
            <w:bCs/>
            <w:sz w:val="22"/>
            <w:szCs w:val="22"/>
          </w:rPr>
          <w:t xml:space="preserve">  When </w:t>
        </w:r>
      </w:ins>
      <w:ins w:id="5561" w:author="t_竹沢 公佑" w:date="2019-10-05T10:58:00Z">
        <w:r w:rsidR="00FD333D">
          <w:rPr>
            <w:rFonts w:hint="eastAsia"/>
            <w:bCs/>
            <w:sz w:val="22"/>
            <w:szCs w:val="22"/>
          </w:rPr>
          <w:t xml:space="preserve">this command </w:t>
        </w:r>
      </w:ins>
      <w:ins w:id="5562" w:author="t_竹沢 公佑" w:date="2019-09-18T13:12:00Z">
        <w:r w:rsidRPr="00BC3BE7">
          <w:rPr>
            <w:bCs/>
            <w:sz w:val="22"/>
            <w:szCs w:val="22"/>
          </w:rPr>
          <w:t>detect</w:t>
        </w:r>
      </w:ins>
      <w:ins w:id="5563" w:author="t_竹沢 公佑" w:date="2019-10-05T10:58:00Z">
        <w:r w:rsidR="00FD333D">
          <w:rPr>
            <w:rFonts w:hint="eastAsia"/>
            <w:bCs/>
            <w:sz w:val="22"/>
            <w:szCs w:val="22"/>
          </w:rPr>
          <w:t>s</w:t>
        </w:r>
      </w:ins>
      <w:ins w:id="5564" w:author="t_竹沢 公佑" w:date="2019-09-18T13:12:00Z">
        <w:r w:rsidRPr="00BC3BE7">
          <w:rPr>
            <w:bCs/>
            <w:sz w:val="22"/>
            <w:szCs w:val="22"/>
          </w:rPr>
          <w:t xml:space="preserve"> </w:t>
        </w:r>
      </w:ins>
      <w:ins w:id="5565" w:author="t_竹沢 公佑" w:date="2019-10-05T10:58:00Z">
        <w:r w:rsidR="00FD333D">
          <w:rPr>
            <w:rFonts w:hint="eastAsia"/>
            <w:bCs/>
            <w:sz w:val="22"/>
            <w:szCs w:val="22"/>
          </w:rPr>
          <w:t xml:space="preserve">an </w:t>
        </w:r>
      </w:ins>
      <w:ins w:id="5566" w:author="t_竹沢 公佑" w:date="2019-09-18T13:12:00Z">
        <w:r w:rsidRPr="00BC3BE7">
          <w:rPr>
            <w:bCs/>
            <w:sz w:val="22"/>
            <w:szCs w:val="22"/>
          </w:rPr>
          <w:t xml:space="preserve">illegal sequence. </w:t>
        </w:r>
      </w:ins>
    </w:p>
    <w:p w:rsidR="00BC3BE7" w:rsidRDefault="00BC3BE7" w:rsidP="00BC3BE7">
      <w:pPr>
        <w:spacing w:line="0" w:lineRule="atLeast"/>
        <w:ind w:right="1020" w:firstLineChars="200" w:firstLine="440"/>
        <w:rPr>
          <w:ins w:id="5567" w:author="t_竹沢 公佑" w:date="2019-09-18T13:12:00Z"/>
          <w:bCs/>
          <w:sz w:val="22"/>
          <w:szCs w:val="22"/>
        </w:rPr>
      </w:pPr>
      <w:ins w:id="5568" w:author="t_竹沢 公佑" w:date="2019-09-18T13:12:00Z">
        <w:r w:rsidRPr="00BC3BE7">
          <w:rPr>
            <w:bCs/>
            <w:sz w:val="22"/>
            <w:szCs w:val="22"/>
          </w:rPr>
          <w:t xml:space="preserve">  Mmap, ioctl(DRXPD_INIT) or ioctl(DRXPD_SET_RCVEVT) is not called </w:t>
        </w:r>
      </w:ins>
    </w:p>
    <w:p w:rsidR="00BC3BE7" w:rsidRPr="00BC3BE7" w:rsidRDefault="00BC3BE7">
      <w:pPr>
        <w:spacing w:line="0" w:lineRule="atLeast"/>
        <w:ind w:right="1020" w:firstLineChars="300" w:firstLine="660"/>
        <w:rPr>
          <w:ins w:id="5569" w:author="t_竹沢 公佑" w:date="2019-09-18T13:12:00Z"/>
          <w:bCs/>
          <w:sz w:val="22"/>
          <w:szCs w:val="22"/>
        </w:rPr>
        <w:pPrChange w:id="5570" w:author="t_竹沢 公佑" w:date="2019-09-18T13:12:00Z">
          <w:pPr>
            <w:spacing w:line="0" w:lineRule="atLeast"/>
            <w:ind w:right="1020" w:firstLineChars="200" w:firstLine="440"/>
          </w:pPr>
        </w:pPrChange>
      </w:pPr>
      <w:ins w:id="5571" w:author="t_竹沢 公佑" w:date="2019-09-18T13:12:00Z">
        <w:r w:rsidRPr="00BC3BE7">
          <w:rPr>
            <w:bCs/>
            <w:sz w:val="22"/>
            <w:szCs w:val="22"/>
          </w:rPr>
          <w:t>before calling this API.</w:t>
        </w:r>
      </w:ins>
    </w:p>
    <w:p w:rsidR="00E80B1E" w:rsidRPr="00B57A93" w:rsidRDefault="00BC3BE7">
      <w:pPr>
        <w:spacing w:line="0" w:lineRule="atLeast"/>
        <w:ind w:leftChars="200" w:left="700" w:right="1020" w:hangingChars="100" w:hanging="220"/>
        <w:rPr>
          <w:ins w:id="5572" w:author="t_竹沢 公佑" w:date="2019-09-18T13:40:00Z"/>
          <w:bCs/>
          <w:sz w:val="22"/>
          <w:szCs w:val="22"/>
        </w:rPr>
        <w:pPrChange w:id="5573" w:author="t_竹沢 公佑" w:date="2019-09-18T13:50:00Z">
          <w:pPr>
            <w:spacing w:line="0" w:lineRule="atLeast"/>
            <w:ind w:right="1020" w:firstLineChars="200" w:firstLine="440"/>
          </w:pPr>
        </w:pPrChange>
      </w:pPr>
      <w:ins w:id="5574" w:author="t_竹沢 公佑" w:date="2019-09-18T13:12:00Z">
        <w:r w:rsidRPr="00BC3BE7">
          <w:rPr>
            <w:bCs/>
            <w:sz w:val="22"/>
            <w:szCs w:val="22"/>
          </w:rPr>
          <w:t xml:space="preserve">  Please confirm the operation</w:t>
        </w:r>
        <w:r w:rsidR="00E80B1E">
          <w:rPr>
            <w:bCs/>
            <w:sz w:val="22"/>
            <w:szCs w:val="22"/>
          </w:rPr>
          <w:t xml:space="preserve"> sequence. </w:t>
        </w:r>
      </w:ins>
      <w:ins w:id="5575" w:author="t_竹沢 公佑" w:date="2019-09-18T13:50:00Z">
        <w:r w:rsidR="006626EA">
          <w:rPr>
            <w:rFonts w:hint="eastAsia"/>
            <w:bCs/>
            <w:sz w:val="22"/>
            <w:szCs w:val="22"/>
          </w:rPr>
          <w:t>(</w:t>
        </w:r>
        <w:r w:rsidR="006626EA" w:rsidRPr="0056709F">
          <w:rPr>
            <w:b/>
            <w:bCs/>
            <w:sz w:val="22"/>
            <w:szCs w:val="22"/>
          </w:rPr>
          <w:t>“</w:t>
        </w:r>
        <w:r w:rsidR="006626EA" w:rsidRPr="0056709F">
          <w:rPr>
            <w:b/>
            <w:bCs/>
            <w:sz w:val="22"/>
            <w:szCs w:val="22"/>
          </w:rPr>
          <w:fldChar w:fldCharType="begin"/>
        </w:r>
        <w:r w:rsidR="006626EA" w:rsidRPr="0056709F">
          <w:rPr>
            <w:b/>
            <w:bCs/>
            <w:sz w:val="22"/>
            <w:szCs w:val="22"/>
          </w:rPr>
          <w:instrText xml:space="preserve"> REF _Ref13549235 \r \h </w:instrText>
        </w:r>
        <w:r w:rsidR="006626EA">
          <w:rPr>
            <w:b/>
            <w:bCs/>
            <w:sz w:val="22"/>
            <w:szCs w:val="22"/>
          </w:rPr>
          <w:instrText xml:space="preserve"> \* MERGEFORMAT </w:instrText>
        </w:r>
      </w:ins>
      <w:r w:rsidR="006626EA" w:rsidRPr="0056709F">
        <w:rPr>
          <w:b/>
          <w:bCs/>
          <w:sz w:val="22"/>
          <w:szCs w:val="22"/>
        </w:rPr>
      </w:r>
      <w:ins w:id="5576" w:author="t_竹沢 公佑" w:date="2019-09-18T13:50:00Z">
        <w:r w:rsidR="006626EA" w:rsidRPr="0056709F">
          <w:rPr>
            <w:b/>
            <w:bCs/>
            <w:sz w:val="22"/>
            <w:szCs w:val="22"/>
          </w:rPr>
          <w:fldChar w:fldCharType="separate"/>
        </w:r>
      </w:ins>
      <w:ins w:id="5577" w:author="t_竹沢 公佑" w:date="2021-02-02T17:29:00Z">
        <w:r w:rsidR="000B4FA1">
          <w:rPr>
            <w:b/>
            <w:bCs/>
            <w:sz w:val="22"/>
            <w:szCs w:val="22"/>
          </w:rPr>
          <w:t>4.4</w:t>
        </w:r>
      </w:ins>
      <w:ins w:id="5578" w:author="t_竹沢 公佑" w:date="2019-09-18T13:50:00Z">
        <w:r w:rsidR="006626EA" w:rsidRPr="0056709F">
          <w:rPr>
            <w:b/>
            <w:bCs/>
            <w:sz w:val="22"/>
            <w:szCs w:val="22"/>
          </w:rPr>
          <w:fldChar w:fldCharType="end"/>
        </w:r>
        <w:r w:rsidR="006626EA" w:rsidRPr="0056709F">
          <w:rPr>
            <w:rFonts w:hint="eastAsia"/>
            <w:b/>
            <w:bCs/>
            <w:sz w:val="22"/>
            <w:szCs w:val="22"/>
          </w:rPr>
          <w:t xml:space="preserve"> </w:t>
        </w:r>
        <w:r w:rsidR="006626EA" w:rsidRPr="0056709F">
          <w:rPr>
            <w:b/>
            <w:bCs/>
            <w:sz w:val="22"/>
            <w:szCs w:val="22"/>
          </w:rPr>
          <w:fldChar w:fldCharType="begin"/>
        </w:r>
        <w:r w:rsidR="006626EA" w:rsidRPr="0056709F">
          <w:rPr>
            <w:b/>
            <w:bCs/>
            <w:sz w:val="22"/>
            <w:szCs w:val="22"/>
          </w:rPr>
          <w:instrText xml:space="preserve"> REF _Ref13549235 \h </w:instrText>
        </w:r>
        <w:r w:rsidR="006626EA">
          <w:rPr>
            <w:b/>
            <w:bCs/>
            <w:sz w:val="22"/>
            <w:szCs w:val="22"/>
          </w:rPr>
          <w:instrText xml:space="preserve"> \* MERGEFORMAT </w:instrText>
        </w:r>
      </w:ins>
      <w:r w:rsidR="006626EA" w:rsidRPr="0056709F">
        <w:rPr>
          <w:b/>
          <w:bCs/>
          <w:sz w:val="22"/>
          <w:szCs w:val="22"/>
        </w:rPr>
      </w:r>
      <w:ins w:id="5579" w:author="t_竹沢 公佑" w:date="2019-09-18T13:50:00Z">
        <w:r w:rsidR="006626EA" w:rsidRPr="0056709F">
          <w:rPr>
            <w:b/>
            <w:bCs/>
            <w:sz w:val="22"/>
            <w:szCs w:val="22"/>
          </w:rPr>
          <w:fldChar w:fldCharType="separate"/>
        </w:r>
      </w:ins>
      <w:ins w:id="5580" w:author="t_竹沢 公佑" w:date="2021-02-02T17:29:00Z">
        <w:r w:rsidR="000B4FA1" w:rsidRPr="000B4FA1">
          <w:rPr>
            <w:b/>
            <w:u w:val="single"/>
            <w:rPrChange w:id="5581" w:author="t_竹沢 公佑" w:date="2021-02-02T17:29:00Z">
              <w:rPr>
                <w:u w:val="single"/>
              </w:rPr>
            </w:rPrChange>
          </w:rPr>
          <w:t>Example of reception</w:t>
        </w:r>
      </w:ins>
      <w:ins w:id="5582" w:author="t_竹沢 公佑" w:date="2019-09-18T13:50:00Z">
        <w:r w:rsidR="006626EA" w:rsidRPr="0056709F">
          <w:rPr>
            <w:b/>
            <w:bCs/>
            <w:sz w:val="22"/>
            <w:szCs w:val="22"/>
          </w:rPr>
          <w:fldChar w:fldCharType="end"/>
        </w:r>
      </w:ins>
      <w:ins w:id="5583" w:author="t_竹沢 公佑" w:date="2019-09-18T13:52:00Z">
        <w:r w:rsidR="006626EA">
          <w:rPr>
            <w:b/>
            <w:bCs/>
            <w:sz w:val="22"/>
            <w:szCs w:val="22"/>
          </w:rPr>
          <w:t>”</w:t>
        </w:r>
      </w:ins>
      <w:ins w:id="5584" w:author="t_竹沢 公佑" w:date="2019-09-18T13:50:00Z">
        <w:r w:rsidR="006626EA">
          <w:rPr>
            <w:rFonts w:hint="eastAsia"/>
            <w:bCs/>
            <w:sz w:val="22"/>
            <w:szCs w:val="22"/>
          </w:rPr>
          <w:t>)</w:t>
        </w:r>
      </w:ins>
    </w:p>
    <w:p w:rsidR="00E80B1E" w:rsidRPr="00B22C77" w:rsidRDefault="00E80B1E">
      <w:pPr>
        <w:spacing w:line="0" w:lineRule="atLeast"/>
        <w:ind w:right="1020" w:firstLineChars="50" w:firstLine="110"/>
        <w:rPr>
          <w:ins w:id="5585" w:author="t_竹沢 公佑" w:date="2019-09-18T13:12:00Z"/>
          <w:bCs/>
          <w:sz w:val="22"/>
          <w:szCs w:val="22"/>
        </w:rPr>
        <w:pPrChange w:id="5586" w:author="t_竹沢 公佑" w:date="2019-09-18T13:41:00Z">
          <w:pPr>
            <w:spacing w:line="0" w:lineRule="atLeast"/>
            <w:ind w:right="1020" w:firstLineChars="200" w:firstLine="440"/>
          </w:pPr>
        </w:pPrChange>
      </w:pPr>
      <w:ins w:id="5587" w:author="t_竹沢 公佑" w:date="2019-09-18T13:40:00Z">
        <w:r>
          <w:rPr>
            <w:bCs/>
            <w:sz w:val="22"/>
            <w:szCs w:val="22"/>
          </w:rPr>
          <w:br w:type="page"/>
        </w:r>
        <w:r>
          <w:rPr>
            <w:rFonts w:hint="eastAsia"/>
            <w:b/>
            <w:sz w:val="22"/>
            <w:szCs w:val="22"/>
          </w:rPr>
          <w:lastRenderedPageBreak/>
          <w:t>【Errors】</w:t>
        </w:r>
        <w:r w:rsidRPr="0056709F">
          <w:rPr>
            <w:rFonts w:hint="eastAsia"/>
            <w:sz w:val="22"/>
            <w:szCs w:val="22"/>
          </w:rPr>
          <w:t>(Con</w:t>
        </w:r>
        <w:r>
          <w:rPr>
            <w:rFonts w:hint="eastAsia"/>
            <w:sz w:val="22"/>
            <w:szCs w:val="22"/>
          </w:rPr>
          <w:t>tinued from the previous page.</w:t>
        </w:r>
        <w:r w:rsidRPr="0056709F">
          <w:rPr>
            <w:rFonts w:hint="eastAsia"/>
            <w:sz w:val="22"/>
            <w:szCs w:val="22"/>
          </w:rPr>
          <w:t>)</w:t>
        </w:r>
      </w:ins>
    </w:p>
    <w:p w:rsidR="00BC3BE7" w:rsidRPr="00BC3BE7" w:rsidRDefault="00BC3BE7" w:rsidP="00BC3BE7">
      <w:pPr>
        <w:spacing w:line="0" w:lineRule="atLeast"/>
        <w:ind w:right="1020" w:firstLineChars="200" w:firstLine="440"/>
        <w:rPr>
          <w:ins w:id="5588" w:author="t_竹沢 公佑" w:date="2019-09-18T13:12:00Z"/>
          <w:bCs/>
          <w:sz w:val="22"/>
          <w:szCs w:val="22"/>
        </w:rPr>
      </w:pPr>
      <w:ins w:id="5589" w:author="t_竹沢 公佑" w:date="2019-09-18T13:12:00Z">
        <w:r w:rsidRPr="00BC3BE7">
          <w:rPr>
            <w:bCs/>
            <w:sz w:val="22"/>
            <w:szCs w:val="22"/>
          </w:rPr>
          <w:t>EFAULT</w:t>
        </w:r>
      </w:ins>
    </w:p>
    <w:p w:rsidR="00BC3BE7" w:rsidRPr="00BC3BE7" w:rsidRDefault="00BC3BE7" w:rsidP="00BC3BE7">
      <w:pPr>
        <w:spacing w:line="0" w:lineRule="atLeast"/>
        <w:ind w:right="1020" w:firstLineChars="200" w:firstLine="440"/>
        <w:rPr>
          <w:ins w:id="5590" w:author="t_竹沢 公佑" w:date="2019-09-18T13:12:00Z"/>
          <w:bCs/>
          <w:sz w:val="22"/>
          <w:szCs w:val="22"/>
        </w:rPr>
      </w:pPr>
      <w:ins w:id="5591" w:author="t_竹沢 公佑" w:date="2019-09-18T13:12:00Z">
        <w:r w:rsidRPr="00BC3BE7">
          <w:rPr>
            <w:bCs/>
            <w:sz w:val="22"/>
            <w:szCs w:val="22"/>
          </w:rPr>
          <w:t xml:space="preserve">  When this </w:t>
        </w:r>
      </w:ins>
      <w:ins w:id="5592" w:author="t_竹沢 公佑" w:date="2019-10-05T10:59:00Z">
        <w:r w:rsidR="00FD333D">
          <w:rPr>
            <w:rFonts w:hint="eastAsia"/>
            <w:bCs/>
            <w:sz w:val="22"/>
            <w:szCs w:val="22"/>
          </w:rPr>
          <w:t xml:space="preserve">command </w:t>
        </w:r>
      </w:ins>
      <w:ins w:id="5593" w:author="t_竹沢 公佑" w:date="2019-09-18T13:12:00Z">
        <w:r w:rsidRPr="00BC3BE7">
          <w:rPr>
            <w:bCs/>
            <w:sz w:val="22"/>
            <w:szCs w:val="22"/>
          </w:rPr>
          <w:t xml:space="preserve">failed to copy the execution result to p_result, </w:t>
        </w:r>
      </w:ins>
    </w:p>
    <w:p w:rsidR="00BC3BE7" w:rsidRPr="00BC3BE7" w:rsidRDefault="00BC3BE7" w:rsidP="00BC3BE7">
      <w:pPr>
        <w:spacing w:line="0" w:lineRule="atLeast"/>
        <w:ind w:right="1020" w:firstLineChars="200" w:firstLine="440"/>
        <w:rPr>
          <w:ins w:id="5594" w:author="t_竹沢 公佑" w:date="2019-09-18T13:12:00Z"/>
          <w:bCs/>
          <w:sz w:val="22"/>
          <w:szCs w:val="22"/>
        </w:rPr>
      </w:pPr>
      <w:ins w:id="5595" w:author="t_竹沢 公佑" w:date="2019-09-18T13:12:00Z">
        <w:r w:rsidRPr="00BC3BE7">
          <w:rPr>
            <w:bCs/>
            <w:sz w:val="22"/>
            <w:szCs w:val="22"/>
          </w:rPr>
          <w:t xml:space="preserve">  it sets EFAULT to errno. In this case, please ignore the value of *p_result.</w:t>
        </w:r>
      </w:ins>
    </w:p>
    <w:p w:rsidR="00BC3BE7" w:rsidRPr="00BC3BE7" w:rsidRDefault="00BC3BE7" w:rsidP="00BC3BE7">
      <w:pPr>
        <w:spacing w:line="0" w:lineRule="atLeast"/>
        <w:ind w:right="1020" w:firstLineChars="200" w:firstLine="440"/>
        <w:rPr>
          <w:ins w:id="5596" w:author="t_竹沢 公佑" w:date="2019-09-18T13:12:00Z"/>
          <w:bCs/>
          <w:sz w:val="22"/>
          <w:szCs w:val="22"/>
        </w:rPr>
      </w:pPr>
      <w:ins w:id="5597" w:author="t_竹沢 公佑" w:date="2019-09-18T13:12:00Z">
        <w:r w:rsidRPr="00BC3BE7">
          <w:rPr>
            <w:bCs/>
            <w:sz w:val="22"/>
            <w:szCs w:val="22"/>
          </w:rPr>
          <w:t xml:space="preserve">  User application may give an invalid address to this pointer, </w:t>
        </w:r>
      </w:ins>
    </w:p>
    <w:p w:rsidR="00BC3BE7" w:rsidRPr="00BC3BE7" w:rsidRDefault="00BC3BE7" w:rsidP="00BC3BE7">
      <w:pPr>
        <w:spacing w:line="0" w:lineRule="atLeast"/>
        <w:ind w:right="1020" w:firstLineChars="200" w:firstLine="440"/>
        <w:rPr>
          <w:ins w:id="5598" w:author="t_竹沢 公佑" w:date="2019-09-18T13:12:00Z"/>
          <w:bCs/>
          <w:sz w:val="22"/>
          <w:szCs w:val="22"/>
        </w:rPr>
      </w:pPr>
      <w:ins w:id="5599" w:author="t_竹沢 公佑" w:date="2019-09-18T13:12:00Z">
        <w:r w:rsidRPr="00BC3BE7">
          <w:rPr>
            <w:bCs/>
            <w:sz w:val="22"/>
            <w:szCs w:val="22"/>
          </w:rPr>
          <w:t xml:space="preserve">  please check its address.</w:t>
        </w:r>
      </w:ins>
    </w:p>
    <w:p w:rsidR="00BC3BE7" w:rsidRPr="00BC3BE7" w:rsidRDefault="00BC3BE7" w:rsidP="00BC3BE7">
      <w:pPr>
        <w:spacing w:line="0" w:lineRule="atLeast"/>
        <w:ind w:right="1020" w:firstLineChars="200" w:firstLine="440"/>
        <w:rPr>
          <w:ins w:id="5600" w:author="t_竹沢 公佑" w:date="2019-09-18T13:12:00Z"/>
          <w:bCs/>
          <w:sz w:val="22"/>
          <w:szCs w:val="22"/>
        </w:rPr>
      </w:pPr>
      <w:ins w:id="5601" w:author="t_竹沢 公佑" w:date="2019-09-18T13:12:00Z">
        <w:r w:rsidRPr="00BC3BE7">
          <w:rPr>
            <w:bCs/>
            <w:sz w:val="22"/>
            <w:szCs w:val="22"/>
          </w:rPr>
          <w:t>ETIME(driver version 2.0.3 or later)</w:t>
        </w:r>
      </w:ins>
    </w:p>
    <w:p w:rsidR="00BC3BE7" w:rsidRPr="00BC3BE7" w:rsidRDefault="009328D5" w:rsidP="00BC3BE7">
      <w:pPr>
        <w:spacing w:line="0" w:lineRule="atLeast"/>
        <w:ind w:right="1020" w:firstLineChars="200" w:firstLine="440"/>
        <w:rPr>
          <w:ins w:id="5602" w:author="t_竹沢 公佑" w:date="2019-09-18T13:12:00Z"/>
          <w:bCs/>
          <w:sz w:val="22"/>
          <w:szCs w:val="22"/>
        </w:rPr>
      </w:pPr>
      <w:ins w:id="5603" w:author="t_竹沢 公佑" w:date="2019-09-18T13:12:00Z">
        <w:r>
          <w:rPr>
            <w:bCs/>
            <w:sz w:val="22"/>
            <w:szCs w:val="22"/>
          </w:rPr>
          <w:t xml:space="preserve">  When</w:t>
        </w:r>
      </w:ins>
      <w:ins w:id="5604" w:author="t_竹沢 公佑" w:date="2019-10-05T10:59:00Z">
        <w:r>
          <w:rPr>
            <w:rFonts w:hint="eastAsia"/>
            <w:bCs/>
            <w:sz w:val="22"/>
            <w:szCs w:val="22"/>
          </w:rPr>
          <w:t xml:space="preserve"> </w:t>
        </w:r>
      </w:ins>
      <w:ins w:id="5605" w:author="t_竹沢 公佑" w:date="2019-09-18T13:12:00Z">
        <w:r>
          <w:rPr>
            <w:bCs/>
            <w:sz w:val="22"/>
            <w:szCs w:val="22"/>
          </w:rPr>
          <w:t>timeout occur</w:t>
        </w:r>
      </w:ins>
      <w:ins w:id="5606" w:author="t_竹沢 公佑" w:date="2019-10-05T11:00:00Z">
        <w:r>
          <w:rPr>
            <w:rFonts w:hint="eastAsia"/>
            <w:bCs/>
            <w:sz w:val="22"/>
            <w:szCs w:val="22"/>
          </w:rPr>
          <w:t>s</w:t>
        </w:r>
      </w:ins>
      <w:ins w:id="5607" w:author="t_竹沢 公佑" w:date="2019-09-18T13:12:00Z">
        <w:r w:rsidR="00BC3BE7" w:rsidRPr="00BC3BE7">
          <w:rPr>
            <w:bCs/>
            <w:sz w:val="22"/>
            <w:szCs w:val="22"/>
          </w:rPr>
          <w:t>, it set</w:t>
        </w:r>
      </w:ins>
      <w:ins w:id="5608" w:author="t_竹沢 公佑" w:date="2019-10-05T11:00:00Z">
        <w:r>
          <w:rPr>
            <w:rFonts w:hint="eastAsia"/>
            <w:bCs/>
            <w:sz w:val="22"/>
            <w:szCs w:val="22"/>
          </w:rPr>
          <w:t>s</w:t>
        </w:r>
      </w:ins>
      <w:ins w:id="5609" w:author="t_竹沢 公佑" w:date="2019-09-18T13:12:00Z">
        <w:r w:rsidR="00BC3BE7" w:rsidRPr="00BC3BE7">
          <w:rPr>
            <w:bCs/>
            <w:sz w:val="22"/>
            <w:szCs w:val="22"/>
          </w:rPr>
          <w:t xml:space="preserve"> an errno to ETIME.</w:t>
        </w:r>
      </w:ins>
    </w:p>
    <w:p w:rsidR="00BC3BE7" w:rsidRDefault="00BC3BE7" w:rsidP="00BC3BE7">
      <w:pPr>
        <w:spacing w:line="0" w:lineRule="atLeast"/>
        <w:ind w:right="1020" w:firstLineChars="200" w:firstLine="440"/>
        <w:rPr>
          <w:ins w:id="5610" w:author="t_竹沢 公佑" w:date="2019-09-18T13:11:00Z"/>
          <w:bCs/>
          <w:sz w:val="22"/>
          <w:szCs w:val="22"/>
        </w:rPr>
      </w:pPr>
      <w:ins w:id="5611" w:author="t_竹沢 公佑" w:date="2019-09-18T13:12:00Z">
        <w:r w:rsidRPr="00BC3BE7">
          <w:rPr>
            <w:bCs/>
            <w:sz w:val="22"/>
            <w:szCs w:val="22"/>
          </w:rPr>
          <w:t xml:space="preserve">  Please confirm the description of Synchronization field.</w:t>
        </w:r>
      </w:ins>
    </w:p>
    <w:p w:rsidR="00BC3BE7" w:rsidDel="00BC3BE7" w:rsidRDefault="00BC3BE7" w:rsidP="00121762">
      <w:pPr>
        <w:spacing w:line="0" w:lineRule="atLeast"/>
        <w:ind w:right="1020" w:firstLineChars="200" w:firstLine="440"/>
        <w:rPr>
          <w:del w:id="5612" w:author="t_竹沢 公佑" w:date="2019-09-18T13:12:00Z"/>
          <w:bCs/>
          <w:sz w:val="22"/>
          <w:szCs w:val="22"/>
        </w:rPr>
      </w:pPr>
    </w:p>
    <w:p w:rsidR="00B23592" w:rsidDel="00BC3BE7" w:rsidRDefault="00B23592" w:rsidP="00B23592">
      <w:pPr>
        <w:spacing w:line="0" w:lineRule="atLeast"/>
        <w:ind w:right="1020" w:firstLineChars="200" w:firstLine="440"/>
        <w:rPr>
          <w:del w:id="5613" w:author="t_竹沢 公佑" w:date="2019-09-18T13:12:00Z"/>
          <w:bCs/>
          <w:sz w:val="22"/>
          <w:szCs w:val="22"/>
        </w:rPr>
      </w:pPr>
      <w:del w:id="5614" w:author="t_竹沢 公佑" w:date="2019-09-18T13:12:00Z">
        <w:r w:rsidRPr="00AC10EE" w:rsidDel="00BC3BE7">
          <w:rPr>
            <w:bCs/>
            <w:sz w:val="22"/>
            <w:szCs w:val="22"/>
          </w:rPr>
          <w:delText>EINVAL</w:delText>
        </w:r>
      </w:del>
    </w:p>
    <w:p w:rsidR="00B23592" w:rsidDel="00BC3BE7" w:rsidRDefault="00B23592" w:rsidP="00B23592">
      <w:pPr>
        <w:spacing w:line="0" w:lineRule="atLeast"/>
        <w:ind w:right="1020" w:firstLineChars="200" w:firstLine="440"/>
        <w:rPr>
          <w:del w:id="5615" w:author="t_竹沢 公佑" w:date="2019-09-18T13:12:00Z"/>
          <w:bCs/>
          <w:sz w:val="22"/>
          <w:szCs w:val="22"/>
        </w:rPr>
      </w:pPr>
      <w:del w:id="5616" w:author="t_竹沢 公佑" w:date="2019-09-18T13:12:00Z">
        <w:r w:rsidDel="00BC3BE7">
          <w:rPr>
            <w:rFonts w:hint="eastAsia"/>
            <w:bCs/>
            <w:sz w:val="22"/>
            <w:szCs w:val="22"/>
          </w:rPr>
          <w:delText xml:space="preserve">  When mode is not match (Open device file with the flags </w:delText>
        </w:r>
        <w:r w:rsidDel="00BC3BE7">
          <w:rPr>
            <w:rFonts w:hint="eastAsia"/>
            <w:iCs/>
            <w:sz w:val="22"/>
            <w:szCs w:val="22"/>
          </w:rPr>
          <w:delText>O_RDWR</w:delText>
        </w:r>
        <w:r w:rsidDel="00BC3BE7">
          <w:rPr>
            <w:rFonts w:hint="eastAsia"/>
            <w:bCs/>
            <w:sz w:val="22"/>
            <w:szCs w:val="22"/>
          </w:rPr>
          <w:delText>)</w:delText>
        </w:r>
      </w:del>
    </w:p>
    <w:p w:rsidR="00B23592" w:rsidDel="00BC3BE7" w:rsidRDefault="00B23592" w:rsidP="00B23592">
      <w:pPr>
        <w:spacing w:line="0" w:lineRule="atLeast"/>
        <w:ind w:right="1020" w:firstLineChars="200" w:firstLine="440"/>
        <w:rPr>
          <w:del w:id="5617" w:author="t_竹沢 公佑" w:date="2019-09-18T13:12:00Z"/>
          <w:bCs/>
          <w:sz w:val="22"/>
          <w:szCs w:val="22"/>
        </w:rPr>
      </w:pPr>
      <w:del w:id="5618" w:author="t_竹沢 公佑" w:date="2019-09-18T13:12:00Z">
        <w:r w:rsidDel="00BC3BE7">
          <w:rPr>
            <w:rFonts w:hint="eastAsia"/>
            <w:bCs/>
            <w:sz w:val="22"/>
            <w:szCs w:val="22"/>
          </w:rPr>
          <w:delText>EIO</w:delText>
        </w:r>
      </w:del>
    </w:p>
    <w:p w:rsidR="00B23592" w:rsidDel="00BC3BE7" w:rsidRDefault="00B23592" w:rsidP="00B23592">
      <w:pPr>
        <w:spacing w:line="0" w:lineRule="atLeast"/>
        <w:ind w:right="1020" w:firstLineChars="200" w:firstLine="440"/>
        <w:rPr>
          <w:del w:id="5619" w:author="t_竹沢 公佑" w:date="2019-09-18T13:12:00Z"/>
          <w:bCs/>
          <w:sz w:val="22"/>
          <w:szCs w:val="22"/>
        </w:rPr>
      </w:pPr>
      <w:del w:id="5620" w:author="t_竹沢 公佑" w:date="2019-09-18T13:12:00Z">
        <w:r w:rsidDel="00BC3BE7">
          <w:rPr>
            <w:rFonts w:hint="eastAsia"/>
            <w:bCs/>
            <w:sz w:val="22"/>
            <w:szCs w:val="22"/>
          </w:rPr>
          <w:delText xml:space="preserve">  </w:delText>
        </w:r>
        <w:r w:rsidR="00970A62" w:rsidDel="00BC3BE7">
          <w:rPr>
            <w:rFonts w:hint="eastAsia"/>
            <w:bCs/>
            <w:sz w:val="22"/>
            <w:szCs w:val="22"/>
          </w:rPr>
          <w:delText>When fail to read or write internal register.</w:delText>
        </w:r>
      </w:del>
    </w:p>
    <w:p w:rsidR="00B23592" w:rsidDel="00BC3BE7" w:rsidRDefault="00B23592" w:rsidP="00B23592">
      <w:pPr>
        <w:spacing w:line="0" w:lineRule="atLeast"/>
        <w:ind w:right="1020" w:firstLineChars="200" w:firstLine="440"/>
        <w:rPr>
          <w:del w:id="5621" w:author="t_竹沢 公佑" w:date="2019-09-18T13:12:00Z"/>
          <w:bCs/>
          <w:sz w:val="22"/>
          <w:szCs w:val="22"/>
        </w:rPr>
      </w:pPr>
      <w:del w:id="5622" w:author="t_竹沢 公佑" w:date="2019-09-18T13:12:00Z">
        <w:r w:rsidRPr="00AC10EE" w:rsidDel="00BC3BE7">
          <w:rPr>
            <w:bCs/>
            <w:sz w:val="22"/>
            <w:szCs w:val="22"/>
          </w:rPr>
          <w:delText>E</w:delText>
        </w:r>
        <w:r w:rsidDel="00BC3BE7">
          <w:rPr>
            <w:rFonts w:hint="eastAsia"/>
            <w:bCs/>
            <w:sz w:val="22"/>
            <w:szCs w:val="22"/>
          </w:rPr>
          <w:delText>BUSY</w:delText>
        </w:r>
      </w:del>
    </w:p>
    <w:p w:rsidR="00B23592" w:rsidDel="00BC3BE7" w:rsidRDefault="00B23592" w:rsidP="00B23592">
      <w:pPr>
        <w:spacing w:line="0" w:lineRule="atLeast"/>
        <w:ind w:right="1020" w:firstLineChars="200" w:firstLine="440"/>
        <w:rPr>
          <w:del w:id="5623" w:author="t_竹沢 公佑" w:date="2019-09-18T13:12:00Z"/>
          <w:bCs/>
          <w:sz w:val="22"/>
          <w:szCs w:val="22"/>
        </w:rPr>
      </w:pPr>
      <w:del w:id="5624" w:author="t_竹沢 公佑" w:date="2019-09-18T13:12:00Z">
        <w:r w:rsidDel="00BC3BE7">
          <w:rPr>
            <w:rFonts w:hint="eastAsia"/>
            <w:bCs/>
            <w:sz w:val="22"/>
            <w:szCs w:val="22"/>
          </w:rPr>
          <w:delText xml:space="preserve">  When the resource busy.(</w:delText>
        </w:r>
        <w:r w:rsidR="00D471F9" w:rsidDel="00BC3BE7">
          <w:rPr>
            <w:rFonts w:hint="eastAsia"/>
            <w:bCs/>
            <w:sz w:val="22"/>
            <w:szCs w:val="22"/>
          </w:rPr>
          <w:delText>T</w:delText>
        </w:r>
        <w:r w:rsidR="00D471F9" w:rsidDel="00BC3BE7">
          <w:rPr>
            <w:bCs/>
            <w:sz w:val="22"/>
            <w:szCs w:val="22"/>
          </w:rPr>
          <w:delText>h</w:delText>
        </w:r>
        <w:r w:rsidR="00D471F9" w:rsidDel="00BC3BE7">
          <w:rPr>
            <w:rFonts w:hint="eastAsia"/>
            <w:bCs/>
            <w:sz w:val="22"/>
            <w:szCs w:val="22"/>
          </w:rPr>
          <w:delText>e event notification has been already started.</w:delText>
        </w:r>
        <w:r w:rsidDel="00BC3BE7">
          <w:rPr>
            <w:rFonts w:hint="eastAsia"/>
            <w:bCs/>
            <w:sz w:val="22"/>
            <w:szCs w:val="22"/>
          </w:rPr>
          <w:delText>)</w:delText>
        </w:r>
      </w:del>
    </w:p>
    <w:p w:rsidR="00C86A1F" w:rsidRPr="00C86A1F" w:rsidDel="00BC3BE7" w:rsidRDefault="00C86A1F" w:rsidP="00C86A1F">
      <w:pPr>
        <w:spacing w:line="0" w:lineRule="atLeast"/>
        <w:ind w:right="1020" w:firstLineChars="200" w:firstLine="440"/>
        <w:rPr>
          <w:del w:id="5625" w:author="t_竹沢 公佑" w:date="2019-09-18T13:12:00Z"/>
          <w:bCs/>
          <w:sz w:val="22"/>
          <w:szCs w:val="22"/>
        </w:rPr>
      </w:pPr>
      <w:del w:id="5626" w:author="t_竹沢 公佑" w:date="2019-09-18T13:12:00Z">
        <w:r w:rsidRPr="00C86A1F" w:rsidDel="00BC3BE7">
          <w:rPr>
            <w:bCs/>
            <w:sz w:val="22"/>
            <w:szCs w:val="22"/>
          </w:rPr>
          <w:delText>EAGAIN</w:delText>
        </w:r>
      </w:del>
    </w:p>
    <w:p w:rsidR="00C86A1F" w:rsidRPr="00C86A1F" w:rsidDel="00BC3BE7" w:rsidRDefault="00C86A1F" w:rsidP="00C86A1F">
      <w:pPr>
        <w:spacing w:line="0" w:lineRule="atLeast"/>
        <w:ind w:right="1020" w:firstLineChars="200" w:firstLine="440"/>
        <w:rPr>
          <w:del w:id="5627" w:author="t_竹沢 公佑" w:date="2019-09-18T13:12:00Z"/>
          <w:bCs/>
          <w:sz w:val="22"/>
          <w:szCs w:val="22"/>
        </w:rPr>
      </w:pPr>
      <w:del w:id="5628" w:author="t_竹沢 公佑" w:date="2019-09-18T13:12:00Z">
        <w:r w:rsidRPr="00C86A1F" w:rsidDel="00BC3BE7">
          <w:rPr>
            <w:bCs/>
            <w:sz w:val="22"/>
            <w:szCs w:val="22"/>
          </w:rPr>
          <w:delText xml:space="preserve">  When detect illegal sequence. (mmap, DRXPD_INIT or DRXPD_SET_RCVEVT is not called</w:delText>
        </w:r>
      </w:del>
    </w:p>
    <w:p w:rsidR="00C86A1F" w:rsidDel="00BC3BE7" w:rsidRDefault="00C86A1F" w:rsidP="00C86A1F">
      <w:pPr>
        <w:spacing w:line="0" w:lineRule="atLeast"/>
        <w:ind w:right="1020" w:firstLineChars="300" w:firstLine="660"/>
        <w:rPr>
          <w:del w:id="5629" w:author="t_竹沢 公佑" w:date="2019-09-18T13:12:00Z"/>
          <w:bCs/>
          <w:sz w:val="22"/>
          <w:szCs w:val="22"/>
        </w:rPr>
      </w:pPr>
      <w:del w:id="5630" w:author="t_竹沢 公佑" w:date="2019-09-18T13:12:00Z">
        <w:r w:rsidRPr="00C86A1F" w:rsidDel="00BC3BE7">
          <w:rPr>
            <w:bCs/>
            <w:sz w:val="22"/>
            <w:szCs w:val="22"/>
          </w:rPr>
          <w:delText>before this command).</w:delText>
        </w:r>
      </w:del>
    </w:p>
    <w:p w:rsidR="00B23592" w:rsidDel="00BC3BE7" w:rsidRDefault="00B23592" w:rsidP="00B23592">
      <w:pPr>
        <w:spacing w:line="0" w:lineRule="atLeast"/>
        <w:ind w:right="1020" w:firstLineChars="200" w:firstLine="440"/>
        <w:rPr>
          <w:del w:id="5631" w:author="t_竹沢 公佑" w:date="2019-09-18T13:12:00Z"/>
          <w:bCs/>
          <w:sz w:val="22"/>
          <w:szCs w:val="22"/>
        </w:rPr>
      </w:pPr>
      <w:del w:id="5632" w:author="t_竹沢 公佑" w:date="2019-09-18T13:12:00Z">
        <w:r w:rsidRPr="00AC10EE" w:rsidDel="00BC3BE7">
          <w:rPr>
            <w:bCs/>
            <w:sz w:val="22"/>
            <w:szCs w:val="22"/>
          </w:rPr>
          <w:delText>E</w:delText>
        </w:r>
        <w:r w:rsidDel="00BC3BE7">
          <w:rPr>
            <w:rFonts w:hint="eastAsia"/>
            <w:bCs/>
            <w:sz w:val="22"/>
            <w:szCs w:val="22"/>
          </w:rPr>
          <w:delText>FAULT</w:delText>
        </w:r>
      </w:del>
    </w:p>
    <w:p w:rsidR="00476A42" w:rsidRDefault="00C36CC5" w:rsidP="00B22C77">
      <w:pPr>
        <w:spacing w:line="0" w:lineRule="atLeast"/>
        <w:ind w:leftChars="200" w:left="700" w:right="1020" w:hangingChars="100" w:hanging="220"/>
        <w:rPr>
          <w:bCs/>
          <w:sz w:val="22"/>
          <w:szCs w:val="22"/>
        </w:rPr>
      </w:pPr>
      <w:del w:id="5633" w:author="t_竹沢 公佑" w:date="2019-09-18T13:12:00Z">
        <w:r w:rsidDel="00BC3BE7">
          <w:rPr>
            <w:rFonts w:hint="eastAsia"/>
            <w:bCs/>
            <w:sz w:val="22"/>
            <w:szCs w:val="22"/>
          </w:rPr>
          <w:delText xml:space="preserve">  When this function f</w:delText>
        </w:r>
        <w:r w:rsidRPr="00B23592" w:rsidDel="00BC3BE7">
          <w:rPr>
            <w:bCs/>
            <w:sz w:val="22"/>
            <w:szCs w:val="22"/>
          </w:rPr>
          <w:delText>ail</w:delText>
        </w:r>
        <w:r w:rsidDel="00BC3BE7">
          <w:rPr>
            <w:rFonts w:hint="eastAsia"/>
            <w:bCs/>
            <w:sz w:val="22"/>
            <w:szCs w:val="22"/>
          </w:rPr>
          <w:delText>ed</w:delText>
        </w:r>
        <w:r w:rsidRPr="00B23592" w:rsidDel="00BC3BE7">
          <w:rPr>
            <w:bCs/>
            <w:sz w:val="22"/>
            <w:szCs w:val="22"/>
          </w:rPr>
          <w:delText xml:space="preserve"> to copy </w:delText>
        </w:r>
        <w:r w:rsidDel="00BC3BE7">
          <w:rPr>
            <w:rFonts w:hint="eastAsia"/>
            <w:bCs/>
            <w:sz w:val="22"/>
            <w:szCs w:val="22"/>
          </w:rPr>
          <w:delText>the execution result to p_</w:delText>
        </w:r>
        <w:r w:rsidDel="00BC3BE7">
          <w:rPr>
            <w:rFonts w:hint="eastAsia"/>
            <w:iCs/>
            <w:sz w:val="22"/>
            <w:szCs w:val="22"/>
          </w:rPr>
          <w:delText>result, it sets EFAULT to errno</w:delText>
        </w:r>
        <w:r w:rsidRPr="00B23592" w:rsidDel="00BC3BE7">
          <w:rPr>
            <w:bCs/>
            <w:sz w:val="22"/>
            <w:szCs w:val="22"/>
          </w:rPr>
          <w:delText>.</w:delText>
        </w:r>
        <w:r w:rsidDel="00BC3BE7">
          <w:rPr>
            <w:rFonts w:hint="eastAsia"/>
            <w:bCs/>
            <w:sz w:val="22"/>
            <w:szCs w:val="22"/>
          </w:rPr>
          <w:delText xml:space="preserve"> In this case, please ignore the value of *p_result.</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CA3E5F" w:rsidDel="00F30C1A" w:rsidRDefault="00482E62" w:rsidP="00F30C1A">
      <w:pPr>
        <w:spacing w:line="0" w:lineRule="atLeast"/>
        <w:ind w:right="1020" w:firstLineChars="200" w:firstLine="440"/>
        <w:rPr>
          <w:del w:id="5634" w:author="t_竹沢 公佑" w:date="2019-08-28T16:23:00Z"/>
          <w:bCs/>
          <w:sz w:val="22"/>
          <w:szCs w:val="22"/>
        </w:rPr>
      </w:pPr>
      <w:ins w:id="5635" w:author="s_佐野 光" w:date="2019-08-16T16:05:00Z">
        <w:r>
          <w:rPr>
            <w:rFonts w:hint="eastAsia"/>
            <w:bCs/>
            <w:sz w:val="22"/>
            <w:szCs w:val="22"/>
          </w:rPr>
          <w:t>S</w:t>
        </w:r>
      </w:ins>
      <w:del w:id="5636" w:author="s_佐野 光" w:date="2019-08-16T16:05:00Z">
        <w:r w:rsidR="00E31FC8" w:rsidDel="00482E62">
          <w:rPr>
            <w:rFonts w:hint="eastAsia"/>
            <w:bCs/>
            <w:sz w:val="22"/>
            <w:szCs w:val="22"/>
          </w:rPr>
          <w:delText>A</w:delText>
        </w:r>
        <w:r w:rsidR="00596636" w:rsidRPr="00596636" w:rsidDel="00482E62">
          <w:rPr>
            <w:bCs/>
            <w:sz w:val="22"/>
            <w:szCs w:val="22"/>
          </w:rPr>
          <w:delText>s</w:delText>
        </w:r>
      </w:del>
      <w:r w:rsidR="00596636" w:rsidRPr="00596636">
        <w:rPr>
          <w:bCs/>
          <w:sz w:val="22"/>
          <w:szCs w:val="22"/>
        </w:rPr>
        <w:t>ynchronous</w:t>
      </w:r>
      <w:ins w:id="5637" w:author="s_佐野 光" w:date="2019-08-20T14:24:00Z">
        <w:r w:rsidR="003347B5">
          <w:rPr>
            <w:rFonts w:hint="eastAsia"/>
            <w:bCs/>
            <w:sz w:val="22"/>
            <w:szCs w:val="22"/>
          </w:rPr>
          <w:t xml:space="preserve"> </w:t>
        </w:r>
      </w:ins>
      <w:ins w:id="5638" w:author="s_佐野 光" w:date="2019-08-21T09:49:00Z">
        <w:del w:id="5639" w:author="t_竹沢 公佑" w:date="2019-08-28T16:16:00Z">
          <w:r w:rsidR="002027E5" w:rsidDel="00F30C1A">
            <w:rPr>
              <w:rFonts w:hint="eastAsia"/>
              <w:bCs/>
              <w:sz w:val="22"/>
              <w:szCs w:val="22"/>
            </w:rPr>
            <w:delText>(</w:delText>
          </w:r>
          <w:r w:rsidR="00615FE5" w:rsidDel="00F30C1A">
            <w:rPr>
              <w:rFonts w:hint="eastAsia"/>
              <w:bCs/>
              <w:sz w:val="22"/>
              <w:szCs w:val="22"/>
            </w:rPr>
            <w:delText>version 2.0.</w:delText>
          </w:r>
        </w:del>
      </w:ins>
      <w:ins w:id="5640" w:author="s_佐野 光" w:date="2019-08-21T16:16:00Z">
        <w:del w:id="5641" w:author="t_竹沢 公佑" w:date="2019-08-28T16:16:00Z">
          <w:r w:rsidR="00615FE5" w:rsidDel="00F30C1A">
            <w:rPr>
              <w:rFonts w:hint="eastAsia"/>
              <w:bCs/>
              <w:sz w:val="22"/>
              <w:szCs w:val="22"/>
            </w:rPr>
            <w:delText>3</w:delText>
          </w:r>
        </w:del>
      </w:ins>
      <w:ins w:id="5642" w:author="s_佐野 光" w:date="2019-08-21T09:49:00Z">
        <w:del w:id="5643" w:author="t_竹沢 公佑" w:date="2019-08-28T16:16:00Z">
          <w:r w:rsidR="002027E5" w:rsidDel="00F30C1A">
            <w:rPr>
              <w:rFonts w:hint="eastAsia"/>
              <w:bCs/>
              <w:sz w:val="22"/>
              <w:szCs w:val="22"/>
            </w:rPr>
            <w:delText xml:space="preserve"> or later)</w:delText>
          </w:r>
        </w:del>
      </w:ins>
    </w:p>
    <w:p w:rsidR="00F30C1A" w:rsidRDefault="00F30C1A" w:rsidP="00596636">
      <w:pPr>
        <w:spacing w:line="0" w:lineRule="atLeast"/>
        <w:ind w:right="1020" w:firstLineChars="200" w:firstLine="440"/>
        <w:rPr>
          <w:ins w:id="5644" w:author="t_竹沢 公佑" w:date="2019-08-28T16:23:00Z"/>
          <w:bCs/>
          <w:sz w:val="22"/>
          <w:szCs w:val="22"/>
        </w:rPr>
      </w:pPr>
    </w:p>
    <w:p w:rsidR="002910DD" w:rsidRDefault="00E54C80">
      <w:pPr>
        <w:spacing w:line="0" w:lineRule="atLeast"/>
        <w:ind w:right="1020" w:firstLine="840"/>
        <w:rPr>
          <w:ins w:id="5645" w:author="t_竹沢 公佑" w:date="2019-08-28T16:18:00Z"/>
          <w:bCs/>
          <w:sz w:val="22"/>
          <w:szCs w:val="22"/>
        </w:rPr>
        <w:pPrChange w:id="5646" w:author="t_竹沢 公佑" w:date="2019-08-28T16:29:00Z">
          <w:pPr>
            <w:spacing w:line="0" w:lineRule="atLeast"/>
            <w:ind w:right="1020" w:firstLineChars="200" w:firstLine="440"/>
          </w:pPr>
        </w:pPrChange>
      </w:pPr>
      <w:ins w:id="5647" w:author="t_竹沢 公佑" w:date="2019-10-05T10:34:00Z">
        <w:r>
          <w:rPr>
            <w:rFonts w:hint="eastAsia"/>
            <w:bCs/>
            <w:sz w:val="22"/>
            <w:szCs w:val="22"/>
          </w:rPr>
          <w:t xml:space="preserve">It </w:t>
        </w:r>
      </w:ins>
      <w:ins w:id="5648" w:author="s_佐野 光" w:date="2019-08-21T10:18:00Z">
        <w:del w:id="5649" w:author="t_竹沢 公佑" w:date="2019-10-05T10:34:00Z">
          <w:r w:rsidR="00D326C2" w:rsidDel="00E54C80">
            <w:rPr>
              <w:rFonts w:hint="eastAsia"/>
              <w:bCs/>
              <w:sz w:val="22"/>
              <w:szCs w:val="22"/>
            </w:rPr>
            <w:delText xml:space="preserve">In </w:delText>
          </w:r>
          <w:r w:rsidR="00615FE5" w:rsidDel="00E54C80">
            <w:rPr>
              <w:rFonts w:hint="eastAsia"/>
              <w:bCs/>
              <w:sz w:val="22"/>
              <w:szCs w:val="22"/>
            </w:rPr>
            <w:delText>the case of driver version 2.0.</w:delText>
          </w:r>
        </w:del>
      </w:ins>
      <w:ins w:id="5650" w:author="s_佐野 光" w:date="2019-08-21T16:16:00Z">
        <w:del w:id="5651" w:author="t_竹沢 公佑" w:date="2019-10-05T10:34:00Z">
          <w:r w:rsidR="00615FE5" w:rsidDel="00E54C80">
            <w:rPr>
              <w:rFonts w:hint="eastAsia"/>
              <w:bCs/>
              <w:sz w:val="22"/>
              <w:szCs w:val="22"/>
            </w:rPr>
            <w:delText>2</w:delText>
          </w:r>
        </w:del>
      </w:ins>
      <w:ins w:id="5652" w:author="s_佐野 光" w:date="2019-08-21T10:18:00Z">
        <w:del w:id="5653" w:author="t_竹沢 公佑" w:date="2019-10-05T10:34:00Z">
          <w:r w:rsidR="00D326C2" w:rsidDel="00E54C80">
            <w:rPr>
              <w:rFonts w:hint="eastAsia"/>
              <w:bCs/>
              <w:sz w:val="22"/>
              <w:szCs w:val="22"/>
            </w:rPr>
            <w:delText xml:space="preserve"> or older</w:delText>
          </w:r>
        </w:del>
      </w:ins>
      <w:ins w:id="5654" w:author="s_佐野 光" w:date="2019-08-21T09:57:00Z">
        <w:del w:id="5655" w:author="t_竹沢 公佑" w:date="2019-10-05T10:34:00Z">
          <w:r w:rsidR="002910DD" w:rsidDel="00E54C80">
            <w:rPr>
              <w:rFonts w:hint="eastAsia"/>
              <w:bCs/>
              <w:sz w:val="22"/>
              <w:szCs w:val="22"/>
            </w:rPr>
            <w:delText xml:space="preserve">, </w:delText>
          </w:r>
        </w:del>
        <w:r w:rsidR="002910DD">
          <w:rPr>
            <w:rFonts w:hint="eastAsia"/>
            <w:bCs/>
            <w:sz w:val="22"/>
            <w:szCs w:val="22"/>
          </w:rPr>
          <w:t>works as asynchronous</w:t>
        </w:r>
      </w:ins>
      <w:ins w:id="5656" w:author="t_竹沢 公佑" w:date="2019-10-05T10:34:00Z">
        <w:r>
          <w:rPr>
            <w:rFonts w:hint="eastAsia"/>
            <w:bCs/>
            <w:sz w:val="22"/>
            <w:szCs w:val="22"/>
          </w:rPr>
          <w:t xml:space="preserve"> with the driver version 2.0.2 or older</w:t>
        </w:r>
      </w:ins>
      <w:ins w:id="5657" w:author="s_佐野 光" w:date="2019-08-21T09:57:00Z">
        <w:r w:rsidR="002910DD">
          <w:rPr>
            <w:rFonts w:hint="eastAsia"/>
            <w:bCs/>
            <w:sz w:val="22"/>
            <w:szCs w:val="22"/>
          </w:rPr>
          <w:t>.</w:t>
        </w:r>
      </w:ins>
    </w:p>
    <w:p w:rsidR="00F30C1A" w:rsidRPr="002910DD" w:rsidRDefault="00F30C1A">
      <w:pPr>
        <w:spacing w:line="0" w:lineRule="atLeast"/>
        <w:ind w:right="1020"/>
        <w:rPr>
          <w:ins w:id="5658" w:author="s_佐野 光" w:date="2019-08-20T15:08:00Z"/>
          <w:bCs/>
          <w:sz w:val="22"/>
          <w:szCs w:val="22"/>
        </w:rPr>
        <w:pPrChange w:id="5659" w:author="t_竹沢 公佑" w:date="2019-08-28T16:18:00Z">
          <w:pPr>
            <w:spacing w:line="0" w:lineRule="atLeast"/>
            <w:ind w:right="1020" w:firstLineChars="200" w:firstLine="440"/>
          </w:pPr>
        </w:pPrChange>
      </w:pPr>
      <w:ins w:id="5660" w:author="t_竹沢 公佑" w:date="2019-08-28T16:20:00Z">
        <w:r>
          <w:rPr>
            <w:rFonts w:hint="eastAsia"/>
            <w:bCs/>
            <w:sz w:val="22"/>
            <w:szCs w:val="22"/>
          </w:rPr>
          <w:t xml:space="preserve">    Timeout</w:t>
        </w:r>
      </w:ins>
    </w:p>
    <w:p w:rsidR="00F30C1A" w:rsidRDefault="00CA3E5F">
      <w:pPr>
        <w:spacing w:line="0" w:lineRule="atLeast"/>
        <w:ind w:right="1020" w:firstLine="840"/>
        <w:rPr>
          <w:ins w:id="5661" w:author="t_竹沢 公佑" w:date="2019-08-28T16:23:00Z"/>
          <w:bCs/>
          <w:sz w:val="22"/>
          <w:szCs w:val="22"/>
        </w:rPr>
        <w:pPrChange w:id="5662" w:author="t_竹沢 公佑" w:date="2019-08-28T16:29:00Z">
          <w:pPr>
            <w:spacing w:line="0" w:lineRule="atLeast"/>
            <w:ind w:right="1020" w:firstLineChars="200" w:firstLine="440"/>
          </w:pPr>
        </w:pPrChange>
      </w:pPr>
      <w:ins w:id="5663" w:author="s_佐野 光" w:date="2019-08-20T15:08:00Z">
        <w:del w:id="5664" w:author="t_竹沢 公佑" w:date="2019-08-28T16:20:00Z">
          <w:r w:rsidDel="00F30C1A">
            <w:rPr>
              <w:rFonts w:hint="eastAsia"/>
              <w:bCs/>
              <w:sz w:val="22"/>
              <w:szCs w:val="22"/>
            </w:rPr>
            <w:delText>*</w:delText>
          </w:r>
        </w:del>
        <w:r>
          <w:rPr>
            <w:rFonts w:hint="eastAsia"/>
            <w:bCs/>
            <w:sz w:val="22"/>
            <w:szCs w:val="22"/>
          </w:rPr>
          <w:t>Timeout value is 1ms.</w:t>
        </w:r>
      </w:ins>
    </w:p>
    <w:p w:rsidR="004A0A99" w:rsidRPr="00E54C80" w:rsidRDefault="00E54C80">
      <w:pPr>
        <w:spacing w:line="0" w:lineRule="atLeast"/>
        <w:ind w:leftChars="350" w:left="840" w:right="1020"/>
        <w:rPr>
          <w:ins w:id="5665" w:author="t_竹沢 公佑" w:date="2019-09-10T16:13:00Z"/>
          <w:sz w:val="22"/>
          <w:szCs w:val="22"/>
          <w:rPrChange w:id="5666" w:author="t_竹沢 公佑" w:date="2019-10-05T10:35:00Z">
            <w:rPr>
              <w:ins w:id="5667" w:author="t_竹沢 公佑" w:date="2019-09-10T16:13:00Z"/>
            </w:rPr>
          </w:rPrChange>
        </w:rPr>
        <w:pPrChange w:id="5668" w:author="t_竹沢 公佑" w:date="2019-08-28T16:30:00Z">
          <w:pPr>
            <w:spacing w:line="0" w:lineRule="atLeast"/>
            <w:ind w:right="1020" w:firstLineChars="200" w:firstLine="440"/>
          </w:pPr>
        </w:pPrChange>
      </w:pPr>
      <w:ins w:id="5669" w:author="t_竹沢 公佑" w:date="2019-08-28T16:20:00Z">
        <w:r>
          <w:rPr>
            <w:rFonts w:hint="eastAsia"/>
            <w:bCs/>
            <w:sz w:val="22"/>
            <w:szCs w:val="22"/>
          </w:rPr>
          <w:t xml:space="preserve">This function checks the </w:t>
        </w:r>
      </w:ins>
      <w:ins w:id="5670" w:author="t_竹沢 公佑" w:date="2019-08-29T11:58:00Z">
        <w:r w:rsidR="003E544F">
          <w:rPr>
            <w:rFonts w:hint="eastAsia"/>
            <w:bCs/>
            <w:sz w:val="22"/>
            <w:szCs w:val="22"/>
          </w:rPr>
          <w:t>register</w:t>
        </w:r>
      </w:ins>
      <w:ins w:id="5671" w:author="t_竹沢 公佑" w:date="2019-09-10T16:12:00Z">
        <w:r w:rsidR="00476A42">
          <w:rPr>
            <w:rFonts w:hint="eastAsia"/>
            <w:bCs/>
            <w:sz w:val="22"/>
            <w:szCs w:val="22"/>
          </w:rPr>
          <w:t xml:space="preserve"> after writing data</w:t>
        </w:r>
      </w:ins>
      <w:ins w:id="5672" w:author="t_竹沢 公佑" w:date="2019-08-28T16:20:00Z">
        <w:r w:rsidR="00F30C1A">
          <w:rPr>
            <w:rFonts w:hint="eastAsia"/>
            <w:bCs/>
            <w:sz w:val="22"/>
            <w:szCs w:val="22"/>
          </w:rPr>
          <w:t xml:space="preserve">. If it </w:t>
        </w:r>
      </w:ins>
      <w:ins w:id="5673" w:author="t_竹沢 公佑" w:date="2019-08-28T16:21:00Z">
        <w:r w:rsidR="00F30C1A">
          <w:rPr>
            <w:rFonts w:hint="eastAsia"/>
            <w:bCs/>
            <w:sz w:val="22"/>
            <w:szCs w:val="22"/>
          </w:rPr>
          <w:t xml:space="preserve">fails to </w:t>
        </w:r>
      </w:ins>
      <w:ins w:id="5674" w:author="t_竹沢 公佑" w:date="2019-09-10T16:12:00Z">
        <w:r w:rsidR="004A0A99">
          <w:rPr>
            <w:rFonts w:hint="eastAsia"/>
            <w:bCs/>
            <w:sz w:val="22"/>
            <w:szCs w:val="22"/>
          </w:rPr>
          <w:t xml:space="preserve">change </w:t>
        </w:r>
      </w:ins>
      <w:ins w:id="5675" w:author="t_竹沢 公佑" w:date="2019-08-28T16:21:00Z">
        <w:r w:rsidR="00F30C1A">
          <w:rPr>
            <w:rFonts w:hint="eastAsia"/>
            <w:bCs/>
            <w:sz w:val="22"/>
            <w:szCs w:val="22"/>
          </w:rPr>
          <w:t>register, it returns -1 and sets E</w:t>
        </w:r>
      </w:ins>
      <w:ins w:id="5676" w:author="t_竹沢 公佑" w:date="2019-09-10T16:13:00Z">
        <w:r w:rsidR="004A0A99">
          <w:rPr>
            <w:rFonts w:hint="eastAsia"/>
            <w:bCs/>
            <w:sz w:val="22"/>
            <w:szCs w:val="22"/>
          </w:rPr>
          <w:t xml:space="preserve">TIME </w:t>
        </w:r>
      </w:ins>
      <w:ins w:id="5677" w:author="t_竹沢 公佑" w:date="2019-08-28T16:21:00Z">
        <w:r w:rsidR="00F30C1A">
          <w:rPr>
            <w:rFonts w:hint="eastAsia"/>
            <w:bCs/>
            <w:sz w:val="22"/>
            <w:szCs w:val="22"/>
          </w:rPr>
          <w:t xml:space="preserve">to errno. </w:t>
        </w:r>
      </w:ins>
      <w:ins w:id="5678" w:author="t_竹沢 公佑" w:date="2019-08-28T16:22:00Z">
        <w:r w:rsidR="00F30C1A">
          <w:rPr>
            <w:rFonts w:hint="eastAsia"/>
            <w:bCs/>
            <w:sz w:val="22"/>
            <w:szCs w:val="22"/>
          </w:rPr>
          <w:t xml:space="preserve">In such a case, </w:t>
        </w:r>
      </w:ins>
      <w:ins w:id="5679" w:author="s_佐野 光" w:date="2019-08-20T15:08:00Z">
        <w:del w:id="5680" w:author="t_竹沢 公佑" w:date="2019-08-28T16:20:00Z">
          <w:r w:rsidR="00CA3E5F" w:rsidDel="00F30C1A">
            <w:rPr>
              <w:rFonts w:hint="eastAsia"/>
              <w:bCs/>
              <w:sz w:val="22"/>
              <w:szCs w:val="22"/>
            </w:rPr>
            <w:delText xml:space="preserve"> </w:delText>
          </w:r>
        </w:del>
      </w:ins>
      <w:ins w:id="5681" w:author="t_竹沢 公佑" w:date="2019-08-28T16:22:00Z">
        <w:r w:rsidR="00F30C1A">
          <w:rPr>
            <w:rFonts w:hint="eastAsia"/>
            <w:bCs/>
            <w:sz w:val="22"/>
            <w:szCs w:val="22"/>
          </w:rPr>
          <w:t>t</w:t>
        </w:r>
      </w:ins>
      <w:ins w:id="5682" w:author="s_佐野 光" w:date="2019-08-20T15:09:00Z">
        <w:del w:id="5683" w:author="t_竹沢 公佑" w:date="2019-08-28T16:22:00Z">
          <w:r w:rsidR="003B242C" w:rsidDel="00F30C1A">
            <w:rPr>
              <w:rFonts w:hint="eastAsia"/>
              <w:bCs/>
              <w:sz w:val="22"/>
              <w:szCs w:val="22"/>
            </w:rPr>
            <w:delText>T</w:delText>
          </w:r>
        </w:del>
      </w:ins>
      <w:ins w:id="5684" w:author="s_佐野 光" w:date="2019-08-20T15:08:00Z">
        <w:r w:rsidR="00CA3E5F">
          <w:rPr>
            <w:rFonts w:hint="eastAsia"/>
            <w:bCs/>
            <w:sz w:val="22"/>
            <w:szCs w:val="22"/>
          </w:rPr>
          <w:t xml:space="preserve">here may be </w:t>
        </w:r>
        <w:r w:rsidR="0045604A">
          <w:rPr>
            <w:rFonts w:hint="eastAsia"/>
            <w:bCs/>
            <w:sz w:val="22"/>
            <w:szCs w:val="22"/>
          </w:rPr>
          <w:t>a</w:t>
        </w:r>
        <w:r w:rsidR="00CA3E5F">
          <w:rPr>
            <w:rFonts w:hint="eastAsia"/>
            <w:bCs/>
            <w:sz w:val="22"/>
            <w:szCs w:val="22"/>
          </w:rPr>
          <w:t xml:space="preserve"> hardware error</w:t>
        </w:r>
        <w:del w:id="5685" w:author="t_竹沢 公佑" w:date="2019-09-10T16:13:00Z">
          <w:r w:rsidR="00CA3E5F" w:rsidDel="004A0A99">
            <w:rPr>
              <w:rFonts w:hint="eastAsia"/>
              <w:bCs/>
              <w:sz w:val="22"/>
              <w:szCs w:val="22"/>
            </w:rPr>
            <w:delText xml:space="preserve"> in FPGA access</w:delText>
          </w:r>
        </w:del>
        <w:r w:rsidR="00CA3E5F">
          <w:rPr>
            <w:rFonts w:hint="eastAsia"/>
            <w:bCs/>
            <w:sz w:val="22"/>
            <w:szCs w:val="22"/>
          </w:rPr>
          <w:t>.</w:t>
        </w:r>
      </w:ins>
      <w:ins w:id="5686" w:author="s_佐野 光" w:date="2019-08-20T15:17:00Z">
        <w:r w:rsidR="00A00926">
          <w:rPr>
            <w:rFonts w:hint="eastAsia"/>
          </w:rPr>
          <w:t xml:space="preserve"> </w:t>
        </w:r>
      </w:ins>
      <w:ins w:id="5687" w:author="t_竹沢 公佑" w:date="2019-09-10T16:13:00Z">
        <w:r w:rsidR="004A0A99" w:rsidRPr="00E54C80">
          <w:rPr>
            <w:sz w:val="22"/>
            <w:szCs w:val="22"/>
            <w:rPrChange w:id="5688" w:author="t_竹沢 公佑" w:date="2019-10-05T10:35:00Z">
              <w:rPr/>
            </w:rPrChange>
          </w:rPr>
          <w:t xml:space="preserve">Please </w:t>
        </w:r>
      </w:ins>
      <w:ins w:id="5689" w:author="t_竹沢 公佑" w:date="2019-09-10T16:15:00Z">
        <w:r w:rsidR="004A0A99" w:rsidRPr="00E54C80">
          <w:rPr>
            <w:sz w:val="22"/>
            <w:szCs w:val="22"/>
            <w:rPrChange w:id="5690" w:author="t_竹沢 公佑" w:date="2019-10-05T10:35:00Z">
              <w:rPr/>
            </w:rPrChange>
          </w:rPr>
          <w:t xml:space="preserve">call </w:t>
        </w:r>
      </w:ins>
      <w:ins w:id="5691" w:author="t_竹沢 公佑" w:date="2019-09-10T16:13:00Z">
        <w:r w:rsidR="004A0A99" w:rsidRPr="00E54C80">
          <w:rPr>
            <w:sz w:val="22"/>
            <w:szCs w:val="22"/>
            <w:rPrChange w:id="5692" w:author="t_竹沢 公佑" w:date="2019-10-05T10:35:00Z">
              <w:rPr/>
            </w:rPrChange>
          </w:rPr>
          <w:t>RESET</w:t>
        </w:r>
      </w:ins>
      <w:ins w:id="5693" w:author="t_竹沢 公佑" w:date="2020-06-01T12:57:00Z">
        <w:r w:rsidR="007B178E">
          <w:rPr>
            <w:rFonts w:hint="eastAsia"/>
            <w:sz w:val="22"/>
            <w:szCs w:val="22"/>
          </w:rPr>
          <w:t>_DFR</w:t>
        </w:r>
      </w:ins>
      <w:ins w:id="5694" w:author="t_竹沢 公佑" w:date="2019-09-10T16:13:00Z">
        <w:r w:rsidR="004A0A99" w:rsidRPr="00E54C80">
          <w:rPr>
            <w:sz w:val="22"/>
            <w:szCs w:val="22"/>
            <w:rPrChange w:id="5695" w:author="t_竹沢 公佑" w:date="2019-10-05T10:35:00Z">
              <w:rPr/>
            </w:rPrChange>
          </w:rPr>
          <w:t xml:space="preserve"> command with master_reset </w:t>
        </w:r>
      </w:ins>
      <w:ins w:id="5696" w:author="t_竹沢 公佑" w:date="2019-09-10T16:15:00Z">
        <w:r w:rsidR="004A0A99" w:rsidRPr="00E54C80">
          <w:rPr>
            <w:sz w:val="22"/>
            <w:szCs w:val="22"/>
            <w:rPrChange w:id="5697" w:author="t_竹沢 公佑" w:date="2019-10-05T10:35:00Z">
              <w:rPr/>
            </w:rPrChange>
          </w:rPr>
          <w:t xml:space="preserve">bit </w:t>
        </w:r>
      </w:ins>
      <w:ins w:id="5698" w:author="t_竹沢 公佑" w:date="2019-09-10T16:13:00Z">
        <w:r w:rsidR="004A0A99" w:rsidRPr="00E54C80">
          <w:rPr>
            <w:sz w:val="22"/>
            <w:szCs w:val="22"/>
            <w:rPrChange w:id="5699" w:author="t_竹沢 公佑" w:date="2019-10-05T10:35:00Z">
              <w:rPr/>
            </w:rPrChange>
          </w:rPr>
          <w:t>or reload DRXP dr</w:t>
        </w:r>
      </w:ins>
      <w:ins w:id="5700" w:author="t_竹沢 公佑" w:date="2019-09-10T16:18:00Z">
        <w:r w:rsidR="00A42325" w:rsidRPr="00E54C80">
          <w:rPr>
            <w:sz w:val="22"/>
            <w:szCs w:val="22"/>
            <w:rPrChange w:id="5701" w:author="t_竹沢 公佑" w:date="2019-10-05T10:35:00Z">
              <w:rPr/>
            </w:rPrChange>
          </w:rPr>
          <w:t>i</w:t>
        </w:r>
      </w:ins>
      <w:ins w:id="5702" w:author="t_竹沢 公佑" w:date="2019-09-10T16:13:00Z">
        <w:r w:rsidR="00A42325" w:rsidRPr="00E54C80">
          <w:rPr>
            <w:sz w:val="22"/>
            <w:szCs w:val="22"/>
            <w:rPrChange w:id="5703" w:author="t_竹沢 公佑" w:date="2019-10-05T10:35:00Z">
              <w:rPr/>
            </w:rPrChange>
          </w:rPr>
          <w:t>v</w:t>
        </w:r>
        <w:r w:rsidR="004A0A99" w:rsidRPr="00E54C80">
          <w:rPr>
            <w:sz w:val="22"/>
            <w:szCs w:val="22"/>
            <w:rPrChange w:id="5704" w:author="t_竹沢 公佑" w:date="2019-10-05T10:35:00Z">
              <w:rPr/>
            </w:rPrChange>
          </w:rPr>
          <w:t>er.</w:t>
        </w:r>
      </w:ins>
    </w:p>
    <w:p w:rsidR="00A00926" w:rsidDel="00F30C1A" w:rsidRDefault="00A00926">
      <w:pPr>
        <w:spacing w:line="0" w:lineRule="atLeast"/>
        <w:ind w:leftChars="350" w:left="840" w:right="1020"/>
        <w:rPr>
          <w:ins w:id="5705" w:author="s_佐野 光" w:date="2019-08-20T15:17:00Z"/>
          <w:del w:id="5706" w:author="t_竹沢 公佑" w:date="2019-08-28T16:22:00Z"/>
          <w:bCs/>
          <w:sz w:val="22"/>
          <w:szCs w:val="22"/>
        </w:rPr>
        <w:pPrChange w:id="5707" w:author="t_竹沢 公佑" w:date="2019-09-10T16:14:00Z">
          <w:pPr>
            <w:spacing w:line="0" w:lineRule="atLeast"/>
            <w:ind w:right="1020" w:firstLineChars="200" w:firstLine="440"/>
          </w:pPr>
        </w:pPrChange>
      </w:pPr>
      <w:ins w:id="5708" w:author="s_佐野 光" w:date="2019-08-20T15:17:00Z">
        <w:del w:id="5709" w:author="t_竹沢 公佑" w:date="2019-09-10T16:14:00Z">
          <w:r w:rsidDel="004A0A99">
            <w:rPr>
              <w:rFonts w:hint="eastAsia"/>
              <w:bCs/>
              <w:sz w:val="22"/>
              <w:szCs w:val="22"/>
            </w:rPr>
            <w:delText>T</w:delText>
          </w:r>
          <w:r w:rsidRPr="00A00926" w:rsidDel="004A0A99">
            <w:rPr>
              <w:bCs/>
              <w:sz w:val="22"/>
              <w:szCs w:val="22"/>
            </w:rPr>
            <w:delText>ry to reset FPGA or</w:delText>
          </w:r>
        </w:del>
      </w:ins>
    </w:p>
    <w:p w:rsidR="00CA3E5F" w:rsidDel="004A0A99" w:rsidRDefault="00A00926">
      <w:pPr>
        <w:spacing w:line="0" w:lineRule="atLeast"/>
        <w:ind w:leftChars="350" w:left="840" w:right="1020"/>
        <w:rPr>
          <w:ins w:id="5710" w:author="s_佐野 光" w:date="2019-08-20T15:08:00Z"/>
          <w:del w:id="5711" w:author="t_竹沢 公佑" w:date="2019-09-10T16:14:00Z"/>
          <w:bCs/>
          <w:sz w:val="22"/>
          <w:szCs w:val="22"/>
        </w:rPr>
        <w:pPrChange w:id="5712" w:author="t_竹沢 公佑" w:date="2019-09-10T16:14:00Z">
          <w:pPr>
            <w:spacing w:line="0" w:lineRule="atLeast"/>
            <w:ind w:right="1020" w:firstLineChars="200" w:firstLine="440"/>
          </w:pPr>
        </w:pPrChange>
      </w:pPr>
      <w:ins w:id="5713" w:author="s_佐野 光" w:date="2019-08-20T15:17:00Z">
        <w:del w:id="5714" w:author="t_竹沢 公佑" w:date="2019-08-28T16:22:00Z">
          <w:r w:rsidRPr="00A00926" w:rsidDel="00F30C1A">
            <w:rPr>
              <w:bCs/>
              <w:sz w:val="22"/>
              <w:szCs w:val="22"/>
            </w:rPr>
            <w:delText xml:space="preserve"> </w:delText>
          </w:r>
        </w:del>
        <w:del w:id="5715" w:author="t_竹沢 公佑" w:date="2019-09-10T16:14:00Z">
          <w:r w:rsidRPr="00A00926" w:rsidDel="004A0A99">
            <w:rPr>
              <w:bCs/>
              <w:sz w:val="22"/>
              <w:szCs w:val="22"/>
            </w:rPr>
            <w:delText>unloading</w:delText>
          </w:r>
        </w:del>
        <w:del w:id="5716" w:author="t_竹沢 公佑" w:date="2019-08-28T16:23:00Z">
          <w:r w:rsidRPr="00A00926" w:rsidDel="00F30C1A">
            <w:rPr>
              <w:bCs/>
              <w:sz w:val="22"/>
              <w:szCs w:val="22"/>
            </w:rPr>
            <w:delText xml:space="preserve"> </w:delText>
          </w:r>
        </w:del>
        <w:del w:id="5717" w:author="t_竹沢 公佑" w:date="2019-09-10T16:14:00Z">
          <w:r w:rsidRPr="00A00926" w:rsidDel="004A0A99">
            <w:rPr>
              <w:bCs/>
              <w:sz w:val="22"/>
              <w:szCs w:val="22"/>
            </w:rPr>
            <w:delText>/</w:delText>
          </w:r>
        </w:del>
        <w:del w:id="5718" w:author="t_竹沢 公佑" w:date="2019-08-28T16:23:00Z">
          <w:r w:rsidRPr="00A00926" w:rsidDel="00F30C1A">
            <w:rPr>
              <w:bCs/>
              <w:sz w:val="22"/>
              <w:szCs w:val="22"/>
            </w:rPr>
            <w:delText xml:space="preserve"> </w:delText>
          </w:r>
        </w:del>
        <w:del w:id="5719" w:author="t_竹沢 公佑" w:date="2019-09-10T16:14:00Z">
          <w:r w:rsidRPr="00A00926" w:rsidDel="004A0A99">
            <w:rPr>
              <w:bCs/>
              <w:sz w:val="22"/>
              <w:szCs w:val="22"/>
            </w:rPr>
            <w:delText>loading DRXP driver.</w:delText>
          </w:r>
        </w:del>
      </w:ins>
    </w:p>
    <w:p w:rsidR="00596636" w:rsidRPr="0045604A" w:rsidRDefault="00596636">
      <w:pPr>
        <w:spacing w:line="0" w:lineRule="atLeast"/>
        <w:ind w:right="1020"/>
        <w:rPr>
          <w:bCs/>
          <w:sz w:val="22"/>
          <w:szCs w:val="22"/>
        </w:rPr>
        <w:pPrChange w:id="5720" w:author="t_竹沢 公佑" w:date="2019-09-10T16:14:00Z">
          <w:pPr>
            <w:spacing w:line="0" w:lineRule="atLeast"/>
            <w:ind w:right="1020" w:firstLineChars="200" w:firstLine="440"/>
          </w:pPr>
        </w:pPrChange>
      </w:pPr>
    </w:p>
    <w:p w:rsidR="00DF1C7C" w:rsidRDefault="00DF1C7C">
      <w:pPr>
        <w:rPr>
          <w:iCs/>
          <w:sz w:val="22"/>
          <w:szCs w:val="22"/>
        </w:rPr>
      </w:pPr>
    </w:p>
    <w:p w:rsidR="007D309C" w:rsidRPr="00B23592" w:rsidRDefault="007D309C">
      <w:pPr>
        <w:rPr>
          <w:iCs/>
          <w:sz w:val="22"/>
          <w:szCs w:val="22"/>
        </w:rPr>
      </w:pPr>
      <w:r>
        <w:rPr>
          <w:iCs/>
          <w:sz w:val="22"/>
          <w:szCs w:val="22"/>
        </w:rPr>
        <w:br w:type="page"/>
      </w:r>
    </w:p>
    <w:p w:rsidR="00DF1C7C" w:rsidRDefault="00DF1C7C" w:rsidP="002E0BDC">
      <w:pPr>
        <w:pStyle w:val="3"/>
      </w:pPr>
      <w:bookmarkStart w:id="5721" w:name="_Toc63179415"/>
      <w:r>
        <w:rPr>
          <w:rFonts w:hint="eastAsia"/>
        </w:rPr>
        <w:t>Command :DRXPD RCVEVTSTOP</w:t>
      </w:r>
      <w:bookmarkEnd w:id="5721"/>
    </w:p>
    <w:p w:rsidR="00DF1C7C" w:rsidRDefault="00DF1C7C">
      <w:pPr>
        <w:spacing w:line="0" w:lineRule="atLeast"/>
        <w:ind w:firstLineChars="50" w:firstLine="110"/>
        <w:rPr>
          <w:b/>
          <w:sz w:val="22"/>
          <w:szCs w:val="22"/>
        </w:rPr>
      </w:pPr>
      <w:r>
        <w:rPr>
          <w:rFonts w:hint="eastAsia"/>
          <w:b/>
          <w:sz w:val="22"/>
          <w:szCs w:val="22"/>
        </w:rPr>
        <w:t>【Function】</w:t>
      </w:r>
    </w:p>
    <w:p w:rsidR="00DF1C7C" w:rsidRDefault="00DF1C7C">
      <w:pPr>
        <w:spacing w:line="0" w:lineRule="atLeast"/>
        <w:ind w:right="1020" w:firstLineChars="152" w:firstLine="334"/>
        <w:rPr>
          <w:sz w:val="22"/>
          <w:szCs w:val="22"/>
          <w:lang w:val="en"/>
        </w:rPr>
      </w:pPr>
      <w:r>
        <w:rPr>
          <w:sz w:val="22"/>
          <w:szCs w:val="22"/>
          <w:lang w:val="en"/>
        </w:rPr>
        <w:t xml:space="preserve">This command </w:t>
      </w:r>
      <w:del w:id="5722" w:author="t_竹沢 公佑" w:date="2019-10-05T10:40:00Z">
        <w:r w:rsidDel="009B1D2C">
          <w:rPr>
            <w:sz w:val="22"/>
            <w:szCs w:val="22"/>
            <w:lang w:val="en"/>
          </w:rPr>
          <w:delText xml:space="preserve">will </w:delText>
        </w:r>
      </w:del>
      <w:r>
        <w:rPr>
          <w:rFonts w:hint="eastAsia"/>
          <w:sz w:val="22"/>
          <w:szCs w:val="22"/>
          <w:lang w:val="en"/>
        </w:rPr>
        <w:t>stop</w:t>
      </w:r>
      <w:ins w:id="5723" w:author="t_竹沢 公佑" w:date="2019-10-05T10:40:00Z">
        <w:r w:rsidR="009B1D2C">
          <w:rPr>
            <w:rFonts w:hint="eastAsia"/>
            <w:sz w:val="22"/>
            <w:szCs w:val="22"/>
            <w:lang w:val="en"/>
          </w:rPr>
          <w:t>s</w:t>
        </w:r>
      </w:ins>
      <w:r>
        <w:rPr>
          <w:sz w:val="22"/>
          <w:szCs w:val="22"/>
          <w:lang w:val="en"/>
        </w:rPr>
        <w:t xml:space="preserve"> </w:t>
      </w:r>
      <w:r>
        <w:rPr>
          <w:rFonts w:hint="eastAsia"/>
          <w:sz w:val="22"/>
          <w:szCs w:val="22"/>
        </w:rPr>
        <w:t xml:space="preserve">the </w:t>
      </w:r>
      <w:r>
        <w:rPr>
          <w:rFonts w:hint="eastAsia"/>
          <w:sz w:val="22"/>
          <w:szCs w:val="22"/>
          <w:lang w:val="en"/>
        </w:rPr>
        <w:t>event</w:t>
      </w:r>
      <w:r>
        <w:rPr>
          <w:sz w:val="22"/>
          <w:szCs w:val="22"/>
          <w:lang w:val="en"/>
        </w:rPr>
        <w:t>.</w:t>
      </w:r>
    </w:p>
    <w:p w:rsidR="00DF1C7C" w:rsidRDefault="00DF1C7C">
      <w:pPr>
        <w:spacing w:line="0" w:lineRule="atLeast"/>
        <w:ind w:right="1020" w:firstLineChars="50" w:firstLine="110"/>
        <w:rPr>
          <w:b/>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DRXPD_RCVEVTSTOP</w:t>
      </w:r>
      <w:r>
        <w:rPr>
          <w:rFonts w:hint="eastAsia"/>
          <w:iCs/>
          <w:sz w:val="22"/>
          <w:szCs w:val="22"/>
        </w:rPr>
        <w:t>,</w:t>
      </w:r>
      <w:r>
        <w:rPr>
          <w:bCs/>
          <w:sz w:val="22"/>
          <w:szCs w:val="22"/>
        </w:rPr>
        <w:t xml:space="preserve"> </w:t>
      </w:r>
      <w:r>
        <w:rPr>
          <w:rFonts w:hint="eastAsia"/>
          <w:bCs/>
          <w:sz w:val="22"/>
          <w:szCs w:val="22"/>
        </w:rPr>
        <w:t>int *p_</w:t>
      </w:r>
      <w:r>
        <w:rPr>
          <w:rFonts w:hint="eastAsia"/>
          <w:iCs/>
          <w:sz w:val="22"/>
          <w:szCs w:val="22"/>
        </w:rPr>
        <w:t>result</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381" w:firstLine="838"/>
        <w:rPr>
          <w:bCs/>
          <w:sz w:val="22"/>
          <w:szCs w:val="22"/>
        </w:rPr>
      </w:pPr>
    </w:p>
    <w:p w:rsidR="00DF1C7C" w:rsidRDefault="00DF1C7C">
      <w:pPr>
        <w:spacing w:line="0" w:lineRule="atLeast"/>
        <w:ind w:right="1020" w:firstLineChars="200" w:firstLine="440"/>
        <w:rPr>
          <w:bCs/>
          <w:sz w:val="22"/>
          <w:szCs w:val="22"/>
        </w:rPr>
      </w:pPr>
      <w:r>
        <w:rPr>
          <w:rFonts w:hint="eastAsia"/>
          <w:bCs/>
          <w:sz w:val="22"/>
          <w:szCs w:val="22"/>
        </w:rPr>
        <w:t>int *p_</w:t>
      </w:r>
      <w:r>
        <w:rPr>
          <w:rFonts w:hint="eastAsia"/>
          <w:iCs/>
          <w:sz w:val="22"/>
          <w:szCs w:val="22"/>
        </w:rPr>
        <w:t>result</w:t>
      </w:r>
      <w:r>
        <w:rPr>
          <w:iCs/>
          <w:sz w:val="22"/>
          <w:szCs w:val="22"/>
        </w:rPr>
        <w:t>…</w:t>
      </w:r>
    </w:p>
    <w:p w:rsidR="00DF1C7C" w:rsidRDefault="00DF1C7C">
      <w:pPr>
        <w:spacing w:line="0" w:lineRule="atLeast"/>
        <w:ind w:right="1020" w:firstLine="840"/>
        <w:rPr>
          <w:ins w:id="5724" w:author="t_竹沢 公佑" w:date="2019-09-09T13:55:00Z"/>
          <w:sz w:val="22"/>
          <w:szCs w:val="22"/>
          <w:lang w:val="en"/>
        </w:rPr>
      </w:pPr>
      <w:r>
        <w:rPr>
          <w:sz w:val="22"/>
          <w:szCs w:val="22"/>
          <w:lang w:val="en"/>
        </w:rPr>
        <w:t xml:space="preserve">Specify the pointer to store the </w:t>
      </w:r>
      <w:r>
        <w:rPr>
          <w:rFonts w:hint="eastAsia"/>
          <w:sz w:val="22"/>
          <w:szCs w:val="22"/>
          <w:lang w:val="en"/>
        </w:rPr>
        <w:t>result</w:t>
      </w:r>
      <w:r>
        <w:rPr>
          <w:sz w:val="22"/>
          <w:szCs w:val="22"/>
          <w:lang w:val="en"/>
        </w:rPr>
        <w:t xml:space="preserve"> below.</w:t>
      </w:r>
    </w:p>
    <w:p w:rsidR="00005C8E" w:rsidRPr="00005C8E" w:rsidRDefault="00005C8E" w:rsidP="00005C8E">
      <w:pPr>
        <w:spacing w:line="0" w:lineRule="atLeast"/>
        <w:ind w:right="1020" w:firstLine="840"/>
        <w:rPr>
          <w:ins w:id="5725" w:author="t_竹沢 公佑" w:date="2019-09-09T13:55:00Z"/>
          <w:sz w:val="22"/>
          <w:szCs w:val="22"/>
          <w:lang w:val="en"/>
        </w:rPr>
      </w:pPr>
      <w:ins w:id="5726" w:author="t_竹沢 公佑" w:date="2019-09-09T13:55:00Z">
        <w:r w:rsidRPr="00005C8E">
          <w:rPr>
            <w:sz w:val="22"/>
            <w:szCs w:val="22"/>
            <w:lang w:val="en"/>
          </w:rPr>
          <w:t>&lt;Device driver version 2.0.3 or later&gt;</w:t>
        </w:r>
      </w:ins>
    </w:p>
    <w:p w:rsidR="00005C8E" w:rsidRPr="00005C8E" w:rsidRDefault="00005C8E">
      <w:pPr>
        <w:spacing w:line="0" w:lineRule="atLeast"/>
        <w:ind w:right="1020" w:firstLineChars="500" w:firstLine="1100"/>
        <w:rPr>
          <w:ins w:id="5727" w:author="t_竹沢 公佑" w:date="2019-09-09T13:55:00Z"/>
          <w:sz w:val="22"/>
          <w:szCs w:val="22"/>
          <w:lang w:val="en"/>
        </w:rPr>
        <w:pPrChange w:id="5728" w:author="t_竹沢 公佑" w:date="2019-09-09T13:55:00Z">
          <w:pPr>
            <w:spacing w:line="0" w:lineRule="atLeast"/>
            <w:ind w:right="1020" w:firstLine="840"/>
          </w:pPr>
        </w:pPrChange>
      </w:pPr>
      <w:ins w:id="5729" w:author="t_竹沢 公佑" w:date="2019-09-09T13:55:00Z">
        <w:r w:rsidRPr="00005C8E">
          <w:rPr>
            <w:sz w:val="22"/>
            <w:szCs w:val="22"/>
            <w:lang w:val="en"/>
          </w:rPr>
          <w:t>Driver always sets DRXPD_OK(0) to this argument.</w:t>
        </w:r>
      </w:ins>
    </w:p>
    <w:p w:rsidR="00005C8E" w:rsidRDefault="00005C8E" w:rsidP="00005C8E">
      <w:pPr>
        <w:spacing w:line="0" w:lineRule="atLeast"/>
        <w:ind w:right="1020" w:firstLine="840"/>
        <w:rPr>
          <w:ins w:id="5730" w:author="t_竹沢 公佑" w:date="2019-09-09T13:55:00Z"/>
          <w:sz w:val="22"/>
          <w:szCs w:val="22"/>
          <w:lang w:val="en"/>
        </w:rPr>
      </w:pPr>
      <w:ins w:id="5731" w:author="t_竹沢 公佑" w:date="2019-09-09T13:55:00Z">
        <w:r>
          <w:rPr>
            <w:sz w:val="22"/>
            <w:szCs w:val="22"/>
            <w:lang w:val="en"/>
          </w:rPr>
          <w:t xml:space="preserve">  </w:t>
        </w:r>
        <w:r w:rsidRPr="00005C8E">
          <w:rPr>
            <w:sz w:val="22"/>
            <w:szCs w:val="22"/>
            <w:lang w:val="en"/>
          </w:rPr>
          <w:t>This reporting system is not available. Please use an errno to specify the error reason.</w:t>
        </w:r>
      </w:ins>
    </w:p>
    <w:p w:rsidR="00005C8E" w:rsidRDefault="00005C8E" w:rsidP="00DD66ED">
      <w:pPr>
        <w:spacing w:line="0" w:lineRule="atLeast"/>
        <w:ind w:right="1020" w:firstLine="840"/>
        <w:rPr>
          <w:sz w:val="22"/>
          <w:szCs w:val="22"/>
          <w:lang w:val="en"/>
        </w:rPr>
      </w:pPr>
      <w:ins w:id="5732" w:author="t_竹沢 公佑" w:date="2019-09-09T13:55:00Z">
        <w:r>
          <w:rPr>
            <w:rFonts w:hint="eastAsia"/>
            <w:iCs/>
            <w:sz w:val="22"/>
            <w:szCs w:val="22"/>
          </w:rPr>
          <w:t>&lt;Device driver version 2.0.2 or older&gt;</w:t>
        </w:r>
      </w:ins>
    </w:p>
    <w:p w:rsidR="00DF1C7C" w:rsidRDefault="00DF1C7C">
      <w:pPr>
        <w:spacing w:line="0" w:lineRule="atLeast"/>
        <w:ind w:left="840" w:right="1020" w:firstLineChars="100" w:firstLine="220"/>
        <w:rPr>
          <w:sz w:val="22"/>
          <w:szCs w:val="22"/>
          <w:lang w:val="en"/>
        </w:rPr>
      </w:pPr>
      <w:r>
        <w:rPr>
          <w:rFonts w:hint="eastAsia"/>
          <w:bCs/>
          <w:sz w:val="22"/>
          <w:szCs w:val="22"/>
        </w:rPr>
        <w:t>DRXPD_OK(0):</w:t>
      </w:r>
      <w:r>
        <w:rPr>
          <w:rFonts w:hint="eastAsia"/>
          <w:sz w:val="22"/>
          <w:szCs w:val="22"/>
          <w:lang w:val="en"/>
        </w:rPr>
        <w:t xml:space="preserve"> Event</w:t>
      </w:r>
      <w:r>
        <w:rPr>
          <w:sz w:val="22"/>
          <w:szCs w:val="22"/>
          <w:lang w:val="en"/>
        </w:rPr>
        <w:t xml:space="preserve"> </w:t>
      </w:r>
      <w:del w:id="5733" w:author="t_竹沢 公佑" w:date="2019-10-05T10:40:00Z">
        <w:r w:rsidDel="009B1D2C">
          <w:rPr>
            <w:sz w:val="22"/>
            <w:szCs w:val="22"/>
            <w:lang w:val="en"/>
          </w:rPr>
          <w:delText xml:space="preserve">has </w:delText>
        </w:r>
      </w:del>
      <w:r>
        <w:rPr>
          <w:sz w:val="22"/>
          <w:szCs w:val="22"/>
          <w:lang w:val="en"/>
        </w:rPr>
        <w:t>stop</w:t>
      </w:r>
      <w:ins w:id="5734" w:author="t_竹沢 公佑" w:date="2019-10-05T10:40:00Z">
        <w:r w:rsidR="009B1D2C">
          <w:rPr>
            <w:rFonts w:hint="eastAsia"/>
            <w:sz w:val="22"/>
            <w:szCs w:val="22"/>
            <w:lang w:val="en"/>
          </w:rPr>
          <w:t>s</w:t>
        </w:r>
      </w:ins>
      <w:del w:id="5735" w:author="t_竹沢 公佑" w:date="2019-10-05T10:40:00Z">
        <w:r w:rsidDel="009B1D2C">
          <w:rPr>
            <w:sz w:val="22"/>
            <w:szCs w:val="22"/>
            <w:lang w:val="en"/>
          </w:rPr>
          <w:delText>ped</w:delText>
        </w:r>
      </w:del>
      <w:r>
        <w:rPr>
          <w:sz w:val="22"/>
          <w:szCs w:val="22"/>
          <w:lang w:val="en"/>
        </w:rPr>
        <w:t>.</w:t>
      </w:r>
    </w:p>
    <w:p w:rsidR="00DF1C7C" w:rsidRDefault="00DF1C7C">
      <w:pPr>
        <w:spacing w:line="0" w:lineRule="atLeast"/>
        <w:ind w:left="840" w:right="1020" w:firstLineChars="100" w:firstLine="220"/>
        <w:rPr>
          <w:sz w:val="22"/>
          <w:szCs w:val="22"/>
          <w:lang w:val="en"/>
        </w:rPr>
      </w:pPr>
      <w:r>
        <w:rPr>
          <w:rFonts w:hint="eastAsia"/>
          <w:bCs/>
          <w:sz w:val="22"/>
          <w:szCs w:val="22"/>
        </w:rPr>
        <w:t>DRXPD_NG_MODE(-2):</w:t>
      </w:r>
      <w:del w:id="5736" w:author="t_竹沢 公佑" w:date="2019-10-05T10:40:00Z">
        <w:r w:rsidDel="009B1D2C">
          <w:rPr>
            <w:rFonts w:hint="eastAsia"/>
            <w:sz w:val="22"/>
            <w:szCs w:val="22"/>
            <w:lang w:val="en"/>
          </w:rPr>
          <w:delText xml:space="preserve"> </w:delText>
        </w:r>
      </w:del>
      <w:ins w:id="5737" w:author="t_竹沢 公佑" w:date="2019-10-05T10:40:00Z">
        <w:r w:rsidR="009B1D2C">
          <w:rPr>
            <w:rFonts w:hint="eastAsia"/>
            <w:sz w:val="22"/>
            <w:szCs w:val="22"/>
            <w:lang w:val="en"/>
          </w:rPr>
          <w:t>You don</w:t>
        </w:r>
      </w:ins>
      <w:ins w:id="5738" w:author="t_竹沢 公佑" w:date="2019-10-05T10:41:00Z">
        <w:r w:rsidR="009B1D2C">
          <w:rPr>
            <w:sz w:val="22"/>
            <w:szCs w:val="22"/>
            <w:lang w:val="en"/>
          </w:rPr>
          <w:t>’</w:t>
        </w:r>
        <w:r w:rsidR="009B1D2C">
          <w:rPr>
            <w:rFonts w:hint="eastAsia"/>
            <w:sz w:val="22"/>
            <w:szCs w:val="22"/>
            <w:lang w:val="en"/>
          </w:rPr>
          <w:t>t open the device file with _RDWR flag</w:t>
        </w:r>
      </w:ins>
      <w:del w:id="5739" w:author="t_竹沢 公佑" w:date="2019-10-05T10:40:00Z">
        <w:r w:rsidDel="009B1D2C">
          <w:rPr>
            <w:sz w:val="22"/>
            <w:szCs w:val="22"/>
            <w:lang w:val="en"/>
          </w:rPr>
          <w:delText>It has not been open in O_RDONLY</w:delText>
        </w:r>
      </w:del>
      <w:r>
        <w:rPr>
          <w:sz w:val="22"/>
          <w:szCs w:val="22"/>
          <w:lang w:val="en"/>
        </w:rPr>
        <w:t>.</w:t>
      </w:r>
    </w:p>
    <w:p w:rsidR="00DF1C7C" w:rsidRDefault="00DF1C7C">
      <w:pPr>
        <w:spacing w:line="0" w:lineRule="atLeast"/>
        <w:ind w:left="840" w:right="1020" w:firstLineChars="100" w:firstLine="220"/>
        <w:rPr>
          <w:lang w:val="en"/>
        </w:rPr>
      </w:pPr>
      <w:r>
        <w:rPr>
          <w:rFonts w:hint="eastAsia"/>
          <w:bCs/>
          <w:sz w:val="22"/>
          <w:szCs w:val="22"/>
        </w:rPr>
        <w:t>DRXPD_NG_BUSY(-3):</w:t>
      </w:r>
      <w:r>
        <w:rPr>
          <w:rFonts w:hint="eastAsia"/>
          <w:sz w:val="22"/>
          <w:szCs w:val="22"/>
          <w:lang w:val="en"/>
        </w:rPr>
        <w:t xml:space="preserve"> </w:t>
      </w:r>
      <w:ins w:id="5740" w:author="t_竹沢 公佑" w:date="2019-10-05T10:41:00Z">
        <w:r w:rsidR="009B1D2C">
          <w:rPr>
            <w:rFonts w:hint="eastAsia"/>
            <w:sz w:val="22"/>
            <w:szCs w:val="22"/>
            <w:lang w:val="en"/>
          </w:rPr>
          <w:t>The</w:t>
        </w:r>
      </w:ins>
      <w:del w:id="5741" w:author="t_竹沢 公佑" w:date="2019-10-05T10:41:00Z">
        <w:r w:rsidRPr="009B1D2C" w:rsidDel="009B1D2C">
          <w:rPr>
            <w:sz w:val="22"/>
            <w:szCs w:val="22"/>
            <w:lang w:val="en"/>
            <w:rPrChange w:id="5742" w:author="t_竹沢 公佑" w:date="2019-10-05T10:41:00Z">
              <w:rPr>
                <w:lang w:val="en"/>
              </w:rPr>
            </w:rPrChange>
          </w:rPr>
          <w:delText>Already</w:delText>
        </w:r>
      </w:del>
      <w:r w:rsidRPr="009B1D2C">
        <w:rPr>
          <w:sz w:val="22"/>
          <w:szCs w:val="22"/>
          <w:lang w:val="en"/>
          <w:rPrChange w:id="5743" w:author="t_竹沢 公佑" w:date="2019-10-05T10:41:00Z">
            <w:rPr>
              <w:lang w:val="en"/>
            </w:rPr>
          </w:rPrChange>
        </w:rPr>
        <w:t xml:space="preserve"> event has </w:t>
      </w:r>
      <w:ins w:id="5744" w:author="t_竹沢 公佑" w:date="2019-10-05T10:41:00Z">
        <w:r w:rsidR="009B1D2C">
          <w:rPr>
            <w:rFonts w:hint="eastAsia"/>
            <w:sz w:val="22"/>
            <w:szCs w:val="22"/>
            <w:lang w:val="en"/>
          </w:rPr>
          <w:t xml:space="preserve">already </w:t>
        </w:r>
      </w:ins>
      <w:del w:id="5745" w:author="t_竹沢 公佑" w:date="2019-10-05T10:41:00Z">
        <w:r w:rsidRPr="009B1D2C" w:rsidDel="009B1D2C">
          <w:rPr>
            <w:sz w:val="22"/>
            <w:szCs w:val="22"/>
            <w:lang w:val="en"/>
            <w:rPrChange w:id="5746" w:author="t_竹沢 公佑" w:date="2019-10-05T10:41:00Z">
              <w:rPr>
                <w:lang w:val="en"/>
              </w:rPr>
            </w:rPrChange>
          </w:rPr>
          <w:delText xml:space="preserve">been </w:delText>
        </w:r>
      </w:del>
      <w:r w:rsidRPr="009B1D2C">
        <w:rPr>
          <w:sz w:val="22"/>
          <w:szCs w:val="22"/>
          <w:lang w:val="en"/>
          <w:rPrChange w:id="5747" w:author="t_竹沢 公佑" w:date="2019-10-05T10:41:00Z">
            <w:rPr>
              <w:lang w:val="en"/>
            </w:rPr>
          </w:rPrChange>
        </w:rPr>
        <w:t xml:space="preserve">stopped </w:t>
      </w:r>
      <w:r>
        <w:rPr>
          <w:lang w:val="en"/>
        </w:rPr>
        <w:t>.</w:t>
      </w:r>
    </w:p>
    <w:p w:rsidR="00DF1C7C" w:rsidRDefault="00DF1C7C">
      <w:pPr>
        <w:spacing w:line="0" w:lineRule="atLeast"/>
        <w:ind w:left="840" w:right="1020" w:firstLineChars="100" w:firstLine="220"/>
        <w:rPr>
          <w:sz w:val="22"/>
          <w:szCs w:val="22"/>
          <w:lang w:val="en"/>
        </w:rPr>
      </w:pPr>
      <w:r>
        <w:rPr>
          <w:rFonts w:hint="eastAsia"/>
          <w:bCs/>
          <w:sz w:val="22"/>
          <w:szCs w:val="22"/>
        </w:rPr>
        <w:t>DRXPD_NG(-1):</w:t>
      </w:r>
      <w:r>
        <w:rPr>
          <w:rFonts w:hint="eastAsia"/>
          <w:sz w:val="22"/>
          <w:szCs w:val="22"/>
          <w:lang w:val="en"/>
        </w:rPr>
        <w:t xml:space="preserve"> </w:t>
      </w:r>
      <w:r>
        <w:rPr>
          <w:sz w:val="22"/>
          <w:szCs w:val="22"/>
          <w:lang w:val="en"/>
        </w:rPr>
        <w:t>Other failure</w:t>
      </w:r>
      <w:r>
        <w:rPr>
          <w:rFonts w:hint="eastAsia"/>
          <w:sz w:val="22"/>
          <w:szCs w:val="22"/>
          <w:lang w:val="en"/>
        </w:rPr>
        <w:t>s</w:t>
      </w:r>
      <w:r>
        <w:rPr>
          <w:sz w:val="22"/>
          <w:szCs w:val="22"/>
          <w:lang w:val="en"/>
        </w:rPr>
        <w:t>.</w:t>
      </w:r>
    </w:p>
    <w:p w:rsidR="00DF1C7C" w:rsidRDefault="00DF1C7C">
      <w:pPr>
        <w:spacing w:line="0" w:lineRule="atLeast"/>
        <w:ind w:left="840" w:right="1020" w:firstLineChars="1000" w:firstLine="2200"/>
        <w:rPr>
          <w:sz w:val="22"/>
          <w:szCs w:val="22"/>
          <w:lang w:val="en"/>
        </w:rPr>
      </w:pPr>
    </w:p>
    <w:p w:rsidR="00DF1C7C" w:rsidRDefault="00DF1C7C">
      <w:pPr>
        <w:spacing w:line="0" w:lineRule="atLeast"/>
        <w:ind w:right="1020"/>
        <w:rPr>
          <w:b/>
          <w:sz w:val="22"/>
          <w:szCs w:val="22"/>
        </w:rPr>
      </w:pPr>
      <w:r>
        <w:rPr>
          <w:rFonts w:hint="eastAsia"/>
          <w:b/>
          <w:sz w:val="22"/>
          <w:szCs w:val="22"/>
        </w:rPr>
        <w:t xml:space="preserve">　【Return】</w:t>
      </w:r>
    </w:p>
    <w:p w:rsidR="00005C8E" w:rsidRDefault="00005C8E" w:rsidP="00005C8E">
      <w:pPr>
        <w:spacing w:line="0" w:lineRule="atLeast"/>
        <w:ind w:right="1020" w:firstLineChars="200" w:firstLine="440"/>
        <w:rPr>
          <w:ins w:id="5748" w:author="t_竹沢 公佑" w:date="2019-09-09T13:59:00Z"/>
          <w:b/>
          <w:sz w:val="22"/>
          <w:szCs w:val="22"/>
        </w:rPr>
      </w:pPr>
      <w:ins w:id="5749" w:author="t_竹沢 公佑" w:date="2019-09-09T13:59:00Z">
        <w:r w:rsidRPr="00E73F24">
          <w:rPr>
            <w:rFonts w:hint="eastAsia"/>
            <w:bCs/>
            <w:sz w:val="22"/>
            <w:szCs w:val="22"/>
          </w:rPr>
          <w:t xml:space="preserve">0 </w:t>
        </w:r>
        <w:r w:rsidRPr="00E73F24">
          <w:rPr>
            <w:bCs/>
            <w:sz w:val="22"/>
            <w:szCs w:val="22"/>
          </w:rPr>
          <w:t>is returne</w:t>
        </w:r>
        <w:r w:rsidRPr="00E73F24">
          <w:rPr>
            <w:rFonts w:hint="eastAsia"/>
            <w:bCs/>
            <w:sz w:val="22"/>
            <w:szCs w:val="22"/>
          </w:rPr>
          <w:t>d</w:t>
        </w:r>
        <w:r w:rsidRPr="00E73F24">
          <w:rPr>
            <w:bCs/>
            <w:sz w:val="22"/>
            <w:szCs w:val="22"/>
          </w:rPr>
          <w:t>.</w:t>
        </w:r>
        <w:r w:rsidRPr="00E73F24" w:rsidDel="00392926">
          <w:rPr>
            <w:bCs/>
            <w:sz w:val="22"/>
            <w:szCs w:val="22"/>
          </w:rPr>
          <w:t xml:space="preserve"> </w:t>
        </w:r>
        <w:r>
          <w:rPr>
            <w:rFonts w:hint="eastAsia"/>
            <w:bCs/>
            <w:sz w:val="22"/>
            <w:szCs w:val="22"/>
          </w:rPr>
          <w:t>I</w:t>
        </w:r>
        <w:r w:rsidRPr="00E73F24">
          <w:rPr>
            <w:bCs/>
            <w:sz w:val="22"/>
            <w:szCs w:val="22"/>
          </w:rPr>
          <w:t xml:space="preserve">f </w:t>
        </w:r>
        <w:r w:rsidRPr="00E73F24">
          <w:rPr>
            <w:rFonts w:hint="eastAsia"/>
            <w:bCs/>
            <w:sz w:val="22"/>
            <w:szCs w:val="22"/>
          </w:rPr>
          <w:t xml:space="preserve">an </w:t>
        </w:r>
        <w:r w:rsidRPr="00E73F24">
          <w:rPr>
            <w:bCs/>
            <w:sz w:val="22"/>
            <w:szCs w:val="22"/>
          </w:rPr>
          <w:t>error</w:t>
        </w:r>
        <w:r>
          <w:rPr>
            <w:rFonts w:hint="eastAsia"/>
            <w:bCs/>
            <w:sz w:val="22"/>
            <w:szCs w:val="22"/>
          </w:rPr>
          <w:t xml:space="preserve"> </w:t>
        </w:r>
        <w:r w:rsidRPr="00E73F24">
          <w:rPr>
            <w:bCs/>
            <w:sz w:val="22"/>
            <w:szCs w:val="22"/>
          </w:rPr>
          <w:t>occur</w:t>
        </w:r>
        <w:r w:rsidRPr="00E73F24">
          <w:rPr>
            <w:rFonts w:hint="eastAsia"/>
            <w:bCs/>
            <w:sz w:val="22"/>
            <w:szCs w:val="22"/>
          </w:rPr>
          <w:t>s</w:t>
        </w:r>
        <w:r>
          <w:rPr>
            <w:bCs/>
            <w:sz w:val="22"/>
            <w:szCs w:val="22"/>
          </w:rPr>
          <w:t>, -1 is returned</w:t>
        </w:r>
        <w:r>
          <w:rPr>
            <w:rFonts w:hint="eastAsia"/>
            <w:bCs/>
            <w:sz w:val="22"/>
            <w:szCs w:val="22"/>
          </w:rPr>
          <w:t xml:space="preserve"> </w:t>
        </w:r>
        <w:r w:rsidR="009B1D2C">
          <w:rPr>
            <w:bCs/>
            <w:sz w:val="22"/>
            <w:szCs w:val="22"/>
          </w:rPr>
          <w:t>in which case</w:t>
        </w:r>
        <w:r w:rsidRPr="004E6337">
          <w:rPr>
            <w:bCs/>
            <w:sz w:val="22"/>
            <w:szCs w:val="22"/>
          </w:rPr>
          <w:t xml:space="preserve"> errno is se</w:t>
        </w:r>
        <w:r w:rsidRPr="00A665BF">
          <w:rPr>
            <w:rFonts w:hint="eastAsia"/>
            <w:sz w:val="22"/>
            <w:szCs w:val="22"/>
          </w:rPr>
          <w:t xml:space="preserve">t. </w:t>
        </w:r>
      </w:ins>
    </w:p>
    <w:p w:rsidR="00BC3BE7" w:rsidRDefault="00BC3BE7">
      <w:pPr>
        <w:spacing w:line="0" w:lineRule="atLeast"/>
        <w:ind w:leftChars="200" w:left="480" w:right="1020"/>
        <w:rPr>
          <w:ins w:id="5750" w:author="t_竹沢 公佑" w:date="2019-09-18T13:14:00Z"/>
          <w:bCs/>
          <w:sz w:val="22"/>
          <w:szCs w:val="22"/>
        </w:rPr>
        <w:pPrChange w:id="5751" w:author="t_竹沢 公佑" w:date="2019-09-09T13:59:00Z">
          <w:pPr>
            <w:spacing w:line="0" w:lineRule="atLeast"/>
            <w:ind w:leftChars="200" w:left="480" w:right="1020" w:firstLineChars="50" w:firstLine="110"/>
          </w:pPr>
        </w:pPrChange>
      </w:pPr>
    </w:p>
    <w:p w:rsidR="00BC3BE7" w:rsidRDefault="00BC3BE7">
      <w:pPr>
        <w:spacing w:line="0" w:lineRule="atLeast"/>
        <w:ind w:leftChars="200" w:left="480" w:right="1020"/>
        <w:rPr>
          <w:ins w:id="5752" w:author="t_竹沢 公佑" w:date="2019-09-18T13:14:00Z"/>
          <w:bCs/>
          <w:sz w:val="22"/>
          <w:szCs w:val="22"/>
        </w:rPr>
        <w:pPrChange w:id="5753" w:author="t_竹沢 公佑" w:date="2019-09-09T13:59:00Z">
          <w:pPr>
            <w:spacing w:line="0" w:lineRule="atLeast"/>
            <w:ind w:leftChars="200" w:left="480" w:right="1020" w:firstLineChars="50" w:firstLine="110"/>
          </w:pPr>
        </w:pPrChange>
      </w:pPr>
    </w:p>
    <w:p w:rsidR="00DF1C7C" w:rsidDel="00005C8E" w:rsidRDefault="00BC3BE7">
      <w:pPr>
        <w:spacing w:line="0" w:lineRule="atLeast"/>
        <w:ind w:leftChars="200" w:left="480" w:right="1020"/>
        <w:rPr>
          <w:del w:id="5754" w:author="t_竹沢 公佑" w:date="2019-09-09T13:59:00Z"/>
          <w:bCs/>
          <w:sz w:val="22"/>
          <w:szCs w:val="22"/>
        </w:rPr>
        <w:pPrChange w:id="5755" w:author="t_竹沢 公佑" w:date="2019-09-09T13:59:00Z">
          <w:pPr>
            <w:spacing w:line="0" w:lineRule="atLeast"/>
            <w:ind w:leftChars="200" w:left="480" w:right="1020" w:firstLineChars="50" w:firstLine="110"/>
          </w:pPr>
        </w:pPrChange>
      </w:pPr>
      <w:ins w:id="5756" w:author="t_竹沢 公佑" w:date="2019-09-18T13:14:00Z">
        <w:r>
          <w:rPr>
            <w:bCs/>
            <w:sz w:val="22"/>
            <w:szCs w:val="22"/>
          </w:rPr>
          <w:br w:type="page"/>
        </w:r>
      </w:ins>
      <w:del w:id="5757" w:author="t_竹沢 公佑" w:date="2019-09-09T13:59:00Z">
        <w:r w:rsidR="00DF1C7C" w:rsidRPr="003B5E6D" w:rsidDel="00005C8E">
          <w:rPr>
            <w:rFonts w:hint="eastAsia"/>
            <w:bCs/>
            <w:sz w:val="22"/>
            <w:szCs w:val="22"/>
          </w:rPr>
          <w:lastRenderedPageBreak/>
          <w:delText xml:space="preserve">If </w:delText>
        </w:r>
        <w:r w:rsidR="00DF1C7C" w:rsidRPr="00F0773B" w:rsidDel="00005C8E">
          <w:rPr>
            <w:rFonts w:hint="eastAsia"/>
            <w:bCs/>
            <w:sz w:val="22"/>
            <w:szCs w:val="22"/>
          </w:rPr>
          <w:delText xml:space="preserve">it is </w:delText>
        </w:r>
        <w:r w:rsidR="00DF1C7C" w:rsidRPr="00437574" w:rsidDel="00005C8E">
          <w:rPr>
            <w:rFonts w:hint="eastAsia"/>
            <w:bCs/>
            <w:sz w:val="22"/>
            <w:szCs w:val="22"/>
          </w:rPr>
          <w:delText>success, 0</w:delText>
        </w:r>
        <w:r w:rsidR="00DF1C7C" w:rsidRPr="00C2078B" w:rsidDel="00005C8E">
          <w:rPr>
            <w:rFonts w:hint="eastAsia"/>
            <w:bCs/>
            <w:sz w:val="22"/>
            <w:szCs w:val="22"/>
          </w:rPr>
          <w:delText xml:space="preserve"> </w:delText>
        </w:r>
        <w:r w:rsidR="00DF1C7C" w:rsidRPr="00A74CAA" w:rsidDel="00005C8E">
          <w:rPr>
            <w:bCs/>
            <w:sz w:val="22"/>
            <w:szCs w:val="22"/>
          </w:rPr>
          <w:delText>is returne</w:delText>
        </w:r>
        <w:r w:rsidR="00DF1C7C" w:rsidRPr="00025319" w:rsidDel="00005C8E">
          <w:rPr>
            <w:rFonts w:hint="eastAsia"/>
            <w:bCs/>
            <w:sz w:val="22"/>
            <w:szCs w:val="22"/>
          </w:rPr>
          <w:delText>d</w:delText>
        </w:r>
        <w:r w:rsidR="00DF1C7C" w:rsidRPr="00A15960" w:rsidDel="00005C8E">
          <w:rPr>
            <w:bCs/>
            <w:sz w:val="22"/>
            <w:szCs w:val="22"/>
          </w:rPr>
          <w:delText>.</w:delText>
        </w:r>
        <w:r w:rsidR="00DF1C7C" w:rsidRPr="003A301F" w:rsidDel="00005C8E">
          <w:rPr>
            <w:bCs/>
            <w:sz w:val="22"/>
            <w:szCs w:val="22"/>
          </w:rPr>
          <w:delText xml:space="preserve">　</w:delText>
        </w:r>
        <w:r w:rsidR="00DF1C7C" w:rsidRPr="002E67F0" w:rsidDel="00005C8E">
          <w:rPr>
            <w:bCs/>
            <w:sz w:val="22"/>
            <w:szCs w:val="22"/>
          </w:rPr>
          <w:delText xml:space="preserve">if </w:delText>
        </w:r>
        <w:r w:rsidR="00DF1C7C" w:rsidRPr="00D22D4F" w:rsidDel="00005C8E">
          <w:rPr>
            <w:rFonts w:hint="eastAsia"/>
            <w:bCs/>
            <w:sz w:val="22"/>
            <w:szCs w:val="22"/>
          </w:rPr>
          <w:delText xml:space="preserve">an </w:delText>
        </w:r>
        <w:r w:rsidR="00DF1C7C" w:rsidRPr="003B63B3" w:rsidDel="00005C8E">
          <w:rPr>
            <w:bCs/>
            <w:sz w:val="22"/>
            <w:szCs w:val="22"/>
          </w:rPr>
          <w:delText xml:space="preserve">error </w:delText>
        </w:r>
        <w:r w:rsidR="00DF1C7C" w:rsidRPr="00D458FC" w:rsidDel="00005C8E">
          <w:rPr>
            <w:rFonts w:hint="eastAsia"/>
            <w:bCs/>
            <w:sz w:val="22"/>
            <w:szCs w:val="22"/>
          </w:rPr>
          <w:delText>(</w:delText>
        </w:r>
        <w:r w:rsidR="00DF1C7C" w:rsidRPr="005038B9" w:rsidDel="00005C8E">
          <w:rPr>
            <w:sz w:val="22"/>
            <w:szCs w:val="22"/>
            <w:lang w:val="en"/>
          </w:rPr>
          <w:delText>DRXPD_NG</w:delText>
        </w:r>
        <w:r w:rsidR="00DF1C7C" w:rsidRPr="005038B9" w:rsidDel="00005C8E">
          <w:rPr>
            <w:rFonts w:hint="eastAsia"/>
            <w:sz w:val="22"/>
            <w:szCs w:val="22"/>
            <w:lang w:val="en"/>
          </w:rPr>
          <w:delText>_**</w:delText>
        </w:r>
        <w:r w:rsidR="00DF1C7C" w:rsidRPr="005038B9" w:rsidDel="00005C8E">
          <w:rPr>
            <w:sz w:val="22"/>
            <w:szCs w:val="22"/>
            <w:lang w:val="en"/>
          </w:rPr>
          <w:delText xml:space="preserve"> is not included.</w:delText>
        </w:r>
        <w:r w:rsidR="00DF1C7C" w:rsidRPr="003B5E6D" w:rsidDel="00005C8E">
          <w:rPr>
            <w:rFonts w:hint="eastAsia"/>
            <w:bCs/>
            <w:sz w:val="22"/>
            <w:szCs w:val="22"/>
          </w:rPr>
          <w:delText>)</w:delText>
        </w:r>
        <w:r w:rsidR="00DF1C7C" w:rsidRPr="00F0773B" w:rsidDel="00005C8E">
          <w:rPr>
            <w:bCs/>
            <w:sz w:val="22"/>
            <w:szCs w:val="22"/>
          </w:rPr>
          <w:delText xml:space="preserve">　</w:delText>
        </w:r>
        <w:r w:rsidR="00DF1C7C" w:rsidRPr="00437574" w:rsidDel="00005C8E">
          <w:rPr>
            <w:bCs/>
            <w:sz w:val="22"/>
            <w:szCs w:val="22"/>
          </w:rPr>
          <w:delText>occur</w:delText>
        </w:r>
        <w:r w:rsidR="00DF1C7C" w:rsidRPr="00C2078B" w:rsidDel="00005C8E">
          <w:rPr>
            <w:rFonts w:hint="eastAsia"/>
            <w:bCs/>
            <w:sz w:val="22"/>
            <w:szCs w:val="22"/>
          </w:rPr>
          <w:delText>s</w:delText>
        </w:r>
        <w:r w:rsidR="00DF1C7C" w:rsidRPr="00A74CAA" w:rsidDel="00005C8E">
          <w:rPr>
            <w:bCs/>
            <w:sz w:val="22"/>
            <w:szCs w:val="22"/>
          </w:rPr>
          <w:delText xml:space="preserve">, </w:delText>
        </w:r>
        <w:r w:rsidR="00121762" w:rsidDel="00005C8E">
          <w:rPr>
            <w:bCs/>
            <w:sz w:val="22"/>
            <w:szCs w:val="22"/>
          </w:rPr>
          <w:delText>-1 is returned</w:delText>
        </w:r>
        <w:r w:rsidR="00121762" w:rsidDel="00005C8E">
          <w:rPr>
            <w:rFonts w:hint="eastAsia"/>
            <w:bCs/>
            <w:sz w:val="22"/>
            <w:szCs w:val="22"/>
          </w:rPr>
          <w:delText xml:space="preserve"> </w:delText>
        </w:r>
        <w:r w:rsidR="00121762" w:rsidRPr="00121762" w:rsidDel="00005C8E">
          <w:rPr>
            <w:bCs/>
            <w:sz w:val="22"/>
            <w:szCs w:val="22"/>
          </w:rPr>
          <w:delText>in which case, errno is set.</w:delText>
        </w:r>
      </w:del>
    </w:p>
    <w:p w:rsidR="00B23592" w:rsidRPr="00025319" w:rsidRDefault="00B23592">
      <w:pPr>
        <w:spacing w:line="0" w:lineRule="atLeast"/>
        <w:ind w:leftChars="200" w:left="480" w:right="1020"/>
        <w:rPr>
          <w:bCs/>
          <w:sz w:val="22"/>
          <w:szCs w:val="22"/>
        </w:rPr>
        <w:pPrChange w:id="5758" w:author="t_竹沢 公佑" w:date="2019-09-09T13:59:00Z">
          <w:pPr>
            <w:spacing w:line="0" w:lineRule="atLeast"/>
            <w:ind w:leftChars="200" w:left="480" w:right="1020" w:firstLineChars="50" w:firstLine="110"/>
          </w:pPr>
        </w:pPrChange>
      </w:pPr>
    </w:p>
    <w:p w:rsidR="00B23592" w:rsidRDefault="00B23592" w:rsidP="00B23592">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ins w:id="5759" w:author="t_竹沢 公佑" w:date="2019-09-18T13:13:00Z"/>
          <w:bCs/>
          <w:sz w:val="22"/>
          <w:szCs w:val="22"/>
        </w:rPr>
      </w:pPr>
      <w:r w:rsidRPr="00121762">
        <w:rPr>
          <w:bCs/>
          <w:sz w:val="22"/>
          <w:szCs w:val="22"/>
        </w:rPr>
        <w:t xml:space="preserve">This </w:t>
      </w:r>
      <w:r>
        <w:rPr>
          <w:rFonts w:hint="eastAsia"/>
          <w:bCs/>
          <w:sz w:val="22"/>
          <w:szCs w:val="22"/>
        </w:rPr>
        <w:t>command</w:t>
      </w:r>
      <w:r w:rsidRPr="00121762">
        <w:rPr>
          <w:bCs/>
          <w:sz w:val="22"/>
          <w:szCs w:val="22"/>
        </w:rPr>
        <w:t xml:space="preserve"> can fail with the following errors.</w:t>
      </w:r>
    </w:p>
    <w:p w:rsidR="00BC3BE7" w:rsidRPr="00BC3BE7" w:rsidRDefault="00BC3BE7" w:rsidP="00BC3BE7">
      <w:pPr>
        <w:spacing w:line="0" w:lineRule="atLeast"/>
        <w:ind w:right="1020" w:firstLineChars="200" w:firstLine="440"/>
        <w:rPr>
          <w:ins w:id="5760" w:author="t_竹沢 公佑" w:date="2019-09-18T13:14:00Z"/>
          <w:bCs/>
          <w:sz w:val="22"/>
          <w:szCs w:val="22"/>
        </w:rPr>
      </w:pPr>
      <w:ins w:id="5761" w:author="t_竹沢 公佑" w:date="2019-09-18T13:14:00Z">
        <w:r w:rsidRPr="00BC3BE7">
          <w:rPr>
            <w:bCs/>
            <w:sz w:val="22"/>
            <w:szCs w:val="22"/>
          </w:rPr>
          <w:t>EINVAL</w:t>
        </w:r>
      </w:ins>
    </w:p>
    <w:p w:rsidR="00BC3BE7" w:rsidRPr="00BC3BE7" w:rsidRDefault="00BC3BE7" w:rsidP="00BC3BE7">
      <w:pPr>
        <w:spacing w:line="0" w:lineRule="atLeast"/>
        <w:ind w:right="1020" w:firstLineChars="200" w:firstLine="440"/>
        <w:rPr>
          <w:ins w:id="5762" w:author="t_竹沢 公佑" w:date="2019-09-18T13:14:00Z"/>
          <w:bCs/>
          <w:sz w:val="22"/>
          <w:szCs w:val="22"/>
        </w:rPr>
      </w:pPr>
      <w:ins w:id="5763" w:author="t_竹沢 公佑" w:date="2019-09-18T13:14:00Z">
        <w:r w:rsidRPr="00BC3BE7">
          <w:rPr>
            <w:bCs/>
            <w:sz w:val="22"/>
            <w:szCs w:val="22"/>
          </w:rPr>
          <w:t xml:space="preserve">  When </w:t>
        </w:r>
      </w:ins>
      <w:ins w:id="5764" w:author="t_竹沢 公佑" w:date="2019-10-05T10:48:00Z">
        <w:r w:rsidR="009B1D2C">
          <w:rPr>
            <w:rFonts w:hint="eastAsia"/>
            <w:bCs/>
            <w:sz w:val="22"/>
            <w:szCs w:val="22"/>
          </w:rPr>
          <w:t>you don</w:t>
        </w:r>
        <w:r w:rsidR="009B1D2C">
          <w:rPr>
            <w:bCs/>
            <w:sz w:val="22"/>
            <w:szCs w:val="22"/>
          </w:rPr>
          <w:t>’</w:t>
        </w:r>
        <w:r w:rsidR="009B1D2C">
          <w:rPr>
            <w:rFonts w:hint="eastAsia"/>
            <w:bCs/>
            <w:sz w:val="22"/>
            <w:szCs w:val="22"/>
          </w:rPr>
          <w:t>t open the device file with O_RDWR flag.</w:t>
        </w:r>
      </w:ins>
    </w:p>
    <w:p w:rsidR="00BC3BE7" w:rsidRPr="00BC3BE7" w:rsidRDefault="00BC3BE7" w:rsidP="00BC3BE7">
      <w:pPr>
        <w:spacing w:line="0" w:lineRule="atLeast"/>
        <w:ind w:right="1020" w:firstLineChars="200" w:firstLine="440"/>
        <w:rPr>
          <w:ins w:id="5765" w:author="t_竹沢 公佑" w:date="2019-09-18T13:14:00Z"/>
          <w:bCs/>
          <w:sz w:val="22"/>
          <w:szCs w:val="22"/>
        </w:rPr>
      </w:pPr>
      <w:ins w:id="5766" w:author="t_竹沢 公佑" w:date="2019-09-18T13:14:00Z">
        <w:r w:rsidRPr="00BC3BE7">
          <w:rPr>
            <w:bCs/>
            <w:sz w:val="22"/>
            <w:szCs w:val="22"/>
          </w:rPr>
          <w:t xml:space="preserve">  If you application opened device file with other than O_RDWR flag,</w:t>
        </w:r>
      </w:ins>
    </w:p>
    <w:p w:rsidR="00BC3BE7" w:rsidRPr="00BC3BE7" w:rsidRDefault="00BC3BE7" w:rsidP="00BC3BE7">
      <w:pPr>
        <w:spacing w:line="0" w:lineRule="atLeast"/>
        <w:ind w:right="1020" w:firstLineChars="200" w:firstLine="440"/>
        <w:rPr>
          <w:ins w:id="5767" w:author="t_竹沢 公佑" w:date="2019-09-18T13:14:00Z"/>
          <w:bCs/>
          <w:sz w:val="22"/>
          <w:szCs w:val="22"/>
        </w:rPr>
      </w:pPr>
      <w:ins w:id="5768" w:author="t_竹沢 公佑" w:date="2019-09-18T13:14:00Z">
        <w:r w:rsidRPr="00BC3BE7">
          <w:rPr>
            <w:bCs/>
            <w:sz w:val="22"/>
            <w:szCs w:val="22"/>
          </w:rPr>
          <w:t xml:space="preserve">  please open device file with the O_RDWR flag. </w:t>
        </w:r>
      </w:ins>
    </w:p>
    <w:p w:rsidR="00BC3BE7" w:rsidRPr="00BC3BE7" w:rsidRDefault="00BC3BE7" w:rsidP="00BC3BE7">
      <w:pPr>
        <w:spacing w:line="0" w:lineRule="atLeast"/>
        <w:ind w:right="1020" w:firstLineChars="200" w:firstLine="440"/>
        <w:rPr>
          <w:ins w:id="5769" w:author="t_竹沢 公佑" w:date="2019-09-18T13:14:00Z"/>
          <w:bCs/>
          <w:sz w:val="22"/>
          <w:szCs w:val="22"/>
        </w:rPr>
      </w:pPr>
      <w:ins w:id="5770" w:author="t_竹沢 公佑" w:date="2019-09-18T13:14:00Z">
        <w:r w:rsidRPr="00BC3BE7">
          <w:rPr>
            <w:bCs/>
            <w:sz w:val="22"/>
            <w:szCs w:val="22"/>
          </w:rPr>
          <w:t>EIO</w:t>
        </w:r>
      </w:ins>
    </w:p>
    <w:p w:rsidR="00BC3BE7" w:rsidRPr="00BC3BE7" w:rsidRDefault="00BC3BE7" w:rsidP="00BC3BE7">
      <w:pPr>
        <w:spacing w:line="0" w:lineRule="atLeast"/>
        <w:ind w:right="1020" w:firstLineChars="200" w:firstLine="440"/>
        <w:rPr>
          <w:ins w:id="5771" w:author="t_竹沢 公佑" w:date="2019-09-18T13:14:00Z"/>
          <w:bCs/>
          <w:sz w:val="22"/>
          <w:szCs w:val="22"/>
        </w:rPr>
      </w:pPr>
      <w:ins w:id="5772" w:author="t_竹沢 公佑" w:date="2019-09-18T13:14:00Z">
        <w:r w:rsidRPr="00BC3BE7">
          <w:rPr>
            <w:bCs/>
            <w:sz w:val="22"/>
            <w:szCs w:val="22"/>
          </w:rPr>
          <w:t xml:space="preserve">  When </w:t>
        </w:r>
      </w:ins>
      <w:ins w:id="5773" w:author="t_竹沢 公佑" w:date="2019-10-05T10:50:00Z">
        <w:r w:rsidR="00FD333D">
          <w:rPr>
            <w:rFonts w:hint="eastAsia"/>
            <w:bCs/>
            <w:sz w:val="22"/>
            <w:szCs w:val="22"/>
          </w:rPr>
          <w:t xml:space="preserve">this command </w:t>
        </w:r>
      </w:ins>
      <w:ins w:id="5774" w:author="t_竹沢 公佑" w:date="2019-09-18T13:14:00Z">
        <w:r w:rsidRPr="00BC3BE7">
          <w:rPr>
            <w:bCs/>
            <w:sz w:val="22"/>
            <w:szCs w:val="22"/>
          </w:rPr>
          <w:t>fail</w:t>
        </w:r>
      </w:ins>
      <w:ins w:id="5775" w:author="t_竹沢 公佑" w:date="2019-10-05T10:50:00Z">
        <w:r w:rsidR="00FD333D">
          <w:rPr>
            <w:rFonts w:hint="eastAsia"/>
            <w:bCs/>
            <w:sz w:val="22"/>
            <w:szCs w:val="22"/>
          </w:rPr>
          <w:t>s</w:t>
        </w:r>
      </w:ins>
      <w:ins w:id="5776" w:author="t_竹沢 公佑" w:date="2019-09-18T13:14:00Z">
        <w:r w:rsidRPr="00BC3BE7">
          <w:rPr>
            <w:bCs/>
            <w:sz w:val="22"/>
            <w:szCs w:val="22"/>
          </w:rPr>
          <w:t xml:space="preserve"> to read or write internal register. </w:t>
        </w:r>
      </w:ins>
    </w:p>
    <w:p w:rsidR="00BC3BE7" w:rsidRPr="00BC3BE7" w:rsidRDefault="00BC3BE7" w:rsidP="00BC3BE7">
      <w:pPr>
        <w:spacing w:line="0" w:lineRule="atLeast"/>
        <w:ind w:right="1020" w:firstLineChars="200" w:firstLine="440"/>
        <w:rPr>
          <w:ins w:id="5777" w:author="t_竹沢 公佑" w:date="2019-09-18T13:14:00Z"/>
          <w:bCs/>
          <w:sz w:val="22"/>
          <w:szCs w:val="22"/>
        </w:rPr>
      </w:pPr>
      <w:ins w:id="5778" w:author="t_竹沢 公佑" w:date="2019-09-18T13:14:00Z">
        <w:r w:rsidRPr="00BC3BE7">
          <w:rPr>
            <w:bCs/>
            <w:sz w:val="22"/>
            <w:szCs w:val="22"/>
          </w:rPr>
          <w:t xml:space="preserve">  This errno means device driver can't control the device.</w:t>
        </w:r>
      </w:ins>
    </w:p>
    <w:p w:rsidR="00BC3BE7" w:rsidRPr="00BC3BE7" w:rsidRDefault="00BC3BE7" w:rsidP="00BC3BE7">
      <w:pPr>
        <w:spacing w:line="0" w:lineRule="atLeast"/>
        <w:ind w:right="1020" w:firstLineChars="200" w:firstLine="440"/>
        <w:rPr>
          <w:ins w:id="5779" w:author="t_竹沢 公佑" w:date="2019-09-18T13:14:00Z"/>
          <w:bCs/>
          <w:sz w:val="22"/>
          <w:szCs w:val="22"/>
        </w:rPr>
      </w:pPr>
      <w:ins w:id="5780" w:author="t_竹沢 公佑" w:date="2019-09-18T13:14:00Z">
        <w:r w:rsidRPr="00BC3BE7">
          <w:rPr>
            <w:bCs/>
            <w:sz w:val="22"/>
            <w:szCs w:val="22"/>
          </w:rPr>
          <w:t xml:space="preserve">  If this error occurrs often, it may be hardware error is happend.</w:t>
        </w:r>
      </w:ins>
    </w:p>
    <w:p w:rsidR="00BC3BE7" w:rsidRPr="00BC3BE7" w:rsidRDefault="00BC3BE7" w:rsidP="00BC3BE7">
      <w:pPr>
        <w:spacing w:line="0" w:lineRule="atLeast"/>
        <w:ind w:right="1020" w:firstLineChars="200" w:firstLine="440"/>
        <w:rPr>
          <w:ins w:id="5781" w:author="t_竹沢 公佑" w:date="2019-09-18T13:14:00Z"/>
          <w:bCs/>
          <w:sz w:val="22"/>
          <w:szCs w:val="22"/>
        </w:rPr>
      </w:pPr>
      <w:ins w:id="5782" w:author="t_竹沢 公佑" w:date="2019-09-18T13:14:00Z">
        <w:r w:rsidRPr="00BC3BE7">
          <w:rPr>
            <w:bCs/>
            <w:sz w:val="22"/>
            <w:szCs w:val="22"/>
          </w:rPr>
          <w:t xml:space="preserve">  Please execute cold-reboot and try again.</w:t>
        </w:r>
      </w:ins>
    </w:p>
    <w:p w:rsidR="00BC3BE7" w:rsidRPr="00BC3BE7" w:rsidRDefault="00BC3BE7" w:rsidP="00BC3BE7">
      <w:pPr>
        <w:spacing w:line="0" w:lineRule="atLeast"/>
        <w:ind w:right="1020" w:firstLineChars="200" w:firstLine="440"/>
        <w:rPr>
          <w:ins w:id="5783" w:author="t_竹沢 公佑" w:date="2019-09-18T13:14:00Z"/>
          <w:bCs/>
          <w:sz w:val="22"/>
          <w:szCs w:val="22"/>
        </w:rPr>
      </w:pPr>
      <w:ins w:id="5784" w:author="t_竹沢 公佑" w:date="2019-09-18T13:14:00Z">
        <w:r w:rsidRPr="00BC3BE7">
          <w:rPr>
            <w:bCs/>
            <w:sz w:val="22"/>
            <w:szCs w:val="22"/>
          </w:rPr>
          <w:t>EBUSY</w:t>
        </w:r>
      </w:ins>
    </w:p>
    <w:p w:rsidR="00BC3BE7" w:rsidRPr="00BC3BE7" w:rsidRDefault="00BC3BE7" w:rsidP="00BC3BE7">
      <w:pPr>
        <w:spacing w:line="0" w:lineRule="atLeast"/>
        <w:ind w:right="1020" w:firstLineChars="200" w:firstLine="440"/>
        <w:rPr>
          <w:ins w:id="5785" w:author="t_竹沢 公佑" w:date="2019-09-18T13:14:00Z"/>
          <w:bCs/>
          <w:sz w:val="22"/>
          <w:szCs w:val="22"/>
        </w:rPr>
      </w:pPr>
      <w:ins w:id="5786" w:author="t_竹沢 公佑" w:date="2019-09-18T13:14:00Z">
        <w:r w:rsidRPr="00BC3BE7">
          <w:rPr>
            <w:bCs/>
            <w:sz w:val="22"/>
            <w:szCs w:val="22"/>
          </w:rPr>
          <w:t xml:space="preserve">  When the resource busy.</w:t>
        </w:r>
      </w:ins>
    </w:p>
    <w:p w:rsidR="00BC3BE7" w:rsidRPr="00BC3BE7" w:rsidRDefault="00BC3BE7" w:rsidP="00BC3BE7">
      <w:pPr>
        <w:spacing w:line="0" w:lineRule="atLeast"/>
        <w:ind w:right="1020" w:firstLineChars="200" w:firstLine="440"/>
        <w:rPr>
          <w:ins w:id="5787" w:author="t_竹沢 公佑" w:date="2019-09-18T13:14:00Z"/>
          <w:bCs/>
          <w:sz w:val="22"/>
          <w:szCs w:val="22"/>
        </w:rPr>
      </w:pPr>
      <w:ins w:id="5788" w:author="t_竹沢 公佑" w:date="2019-09-18T13:14:00Z">
        <w:r w:rsidRPr="00BC3BE7">
          <w:rPr>
            <w:bCs/>
            <w:sz w:val="22"/>
            <w:szCs w:val="22"/>
          </w:rPr>
          <w:t xml:space="preserve">  The device driver has already stopped time event notification via eventfd.</w:t>
        </w:r>
      </w:ins>
    </w:p>
    <w:p w:rsidR="00BC3BE7" w:rsidRPr="00BC3BE7" w:rsidRDefault="00BC3BE7" w:rsidP="00BC3BE7">
      <w:pPr>
        <w:spacing w:line="0" w:lineRule="atLeast"/>
        <w:ind w:right="1020" w:firstLineChars="200" w:firstLine="440"/>
        <w:rPr>
          <w:ins w:id="5789" w:author="t_竹沢 公佑" w:date="2019-09-18T13:14:00Z"/>
          <w:bCs/>
          <w:sz w:val="22"/>
          <w:szCs w:val="22"/>
        </w:rPr>
      </w:pPr>
      <w:ins w:id="5790" w:author="t_竹沢 公佑" w:date="2019-09-18T13:14:00Z">
        <w:r w:rsidRPr="00BC3BE7">
          <w:rPr>
            <w:bCs/>
            <w:sz w:val="22"/>
            <w:szCs w:val="22"/>
          </w:rPr>
          <w:t xml:space="preserve">  Or it has not started time event notification yet.</w:t>
        </w:r>
      </w:ins>
    </w:p>
    <w:p w:rsidR="00BC3BE7" w:rsidRPr="00BC3BE7" w:rsidRDefault="00BC3BE7" w:rsidP="00BC3BE7">
      <w:pPr>
        <w:spacing w:line="0" w:lineRule="atLeast"/>
        <w:ind w:right="1020" w:firstLineChars="200" w:firstLine="440"/>
        <w:rPr>
          <w:ins w:id="5791" w:author="t_竹沢 公佑" w:date="2019-09-18T13:14:00Z"/>
          <w:bCs/>
          <w:sz w:val="22"/>
          <w:szCs w:val="22"/>
        </w:rPr>
      </w:pPr>
      <w:ins w:id="5792" w:author="t_竹沢 公佑" w:date="2019-09-18T13:14:00Z">
        <w:r w:rsidRPr="00BC3BE7">
          <w:rPr>
            <w:bCs/>
            <w:sz w:val="22"/>
            <w:szCs w:val="22"/>
          </w:rPr>
          <w:t>EAGAIN (version 2.0.3 or later)</w:t>
        </w:r>
      </w:ins>
    </w:p>
    <w:p w:rsidR="00BC3BE7" w:rsidRPr="00BC3BE7" w:rsidRDefault="00BC3BE7" w:rsidP="00BC3BE7">
      <w:pPr>
        <w:spacing w:line="0" w:lineRule="atLeast"/>
        <w:ind w:right="1020" w:firstLineChars="200" w:firstLine="440"/>
        <w:rPr>
          <w:ins w:id="5793" w:author="t_竹沢 公佑" w:date="2019-09-18T13:14:00Z"/>
          <w:bCs/>
          <w:sz w:val="22"/>
          <w:szCs w:val="22"/>
        </w:rPr>
      </w:pPr>
      <w:ins w:id="5794" w:author="t_竹沢 公佑" w:date="2019-09-18T13:14:00Z">
        <w:r w:rsidRPr="00BC3BE7">
          <w:rPr>
            <w:bCs/>
            <w:sz w:val="22"/>
            <w:szCs w:val="22"/>
          </w:rPr>
          <w:t xml:space="preserve">  When </w:t>
        </w:r>
      </w:ins>
      <w:ins w:id="5795" w:author="t_竹沢 公佑" w:date="2019-10-05T10:50:00Z">
        <w:r w:rsidR="00FD333D">
          <w:rPr>
            <w:rFonts w:hint="eastAsia"/>
            <w:bCs/>
            <w:sz w:val="22"/>
            <w:szCs w:val="22"/>
          </w:rPr>
          <w:t xml:space="preserve">this command </w:t>
        </w:r>
      </w:ins>
      <w:ins w:id="5796" w:author="t_竹沢 公佑" w:date="2019-09-18T13:14:00Z">
        <w:r w:rsidRPr="00BC3BE7">
          <w:rPr>
            <w:bCs/>
            <w:sz w:val="22"/>
            <w:szCs w:val="22"/>
          </w:rPr>
          <w:t>detect</w:t>
        </w:r>
      </w:ins>
      <w:ins w:id="5797" w:author="t_竹沢 公佑" w:date="2019-10-05T10:50:00Z">
        <w:r w:rsidR="00FD333D">
          <w:rPr>
            <w:rFonts w:hint="eastAsia"/>
            <w:bCs/>
            <w:sz w:val="22"/>
            <w:szCs w:val="22"/>
          </w:rPr>
          <w:t>s</w:t>
        </w:r>
      </w:ins>
      <w:ins w:id="5798" w:author="t_竹沢 公佑" w:date="2019-09-18T13:14:00Z">
        <w:r w:rsidRPr="00BC3BE7">
          <w:rPr>
            <w:bCs/>
            <w:sz w:val="22"/>
            <w:szCs w:val="22"/>
          </w:rPr>
          <w:t xml:space="preserve"> </w:t>
        </w:r>
      </w:ins>
      <w:ins w:id="5799" w:author="t_竹沢 公佑" w:date="2019-10-05T10:50:00Z">
        <w:r w:rsidR="00FD333D">
          <w:rPr>
            <w:rFonts w:hint="eastAsia"/>
            <w:bCs/>
            <w:sz w:val="22"/>
            <w:szCs w:val="22"/>
          </w:rPr>
          <w:t xml:space="preserve">an </w:t>
        </w:r>
      </w:ins>
      <w:ins w:id="5800" w:author="t_竹沢 公佑" w:date="2019-09-18T13:14:00Z">
        <w:r w:rsidRPr="00BC3BE7">
          <w:rPr>
            <w:bCs/>
            <w:sz w:val="22"/>
            <w:szCs w:val="22"/>
          </w:rPr>
          <w:t xml:space="preserve">illegal sequence. </w:t>
        </w:r>
      </w:ins>
    </w:p>
    <w:p w:rsidR="00BC3BE7" w:rsidRPr="00BC3BE7" w:rsidRDefault="00BC3BE7" w:rsidP="00BC3BE7">
      <w:pPr>
        <w:spacing w:line="0" w:lineRule="atLeast"/>
        <w:ind w:right="1020" w:firstLineChars="200" w:firstLine="440"/>
        <w:rPr>
          <w:ins w:id="5801" w:author="t_竹沢 公佑" w:date="2019-09-18T13:14:00Z"/>
          <w:bCs/>
          <w:sz w:val="22"/>
          <w:szCs w:val="22"/>
        </w:rPr>
      </w:pPr>
      <w:ins w:id="5802" w:author="t_竹沢 公佑" w:date="2019-09-18T13:14:00Z">
        <w:r w:rsidRPr="00BC3BE7">
          <w:rPr>
            <w:bCs/>
            <w:sz w:val="22"/>
            <w:szCs w:val="22"/>
          </w:rPr>
          <w:t xml:space="preserve">  ioctl(DRXPD_RCVSTOP) is not called before calling this API. </w:t>
        </w:r>
      </w:ins>
    </w:p>
    <w:p w:rsidR="00BC3BE7" w:rsidRPr="00BC3BE7" w:rsidRDefault="00BC3BE7" w:rsidP="00BC3BE7">
      <w:pPr>
        <w:spacing w:line="0" w:lineRule="atLeast"/>
        <w:ind w:right="1020" w:firstLineChars="200" w:firstLine="440"/>
        <w:rPr>
          <w:ins w:id="5803" w:author="t_竹沢 公佑" w:date="2019-09-18T13:14:00Z"/>
          <w:bCs/>
          <w:sz w:val="22"/>
          <w:szCs w:val="22"/>
        </w:rPr>
      </w:pPr>
      <w:ins w:id="5804" w:author="t_竹沢 公佑" w:date="2019-09-18T13:14:00Z">
        <w:r w:rsidRPr="00BC3BE7">
          <w:rPr>
            <w:bCs/>
            <w:sz w:val="22"/>
            <w:szCs w:val="22"/>
          </w:rPr>
          <w:t xml:space="preserve">  Please confirm the operation sequence. </w:t>
        </w:r>
      </w:ins>
      <w:ins w:id="5805" w:author="t_竹沢 公佑" w:date="2019-09-18T13:52:00Z">
        <w:r w:rsidR="006626EA">
          <w:rPr>
            <w:rFonts w:hint="eastAsia"/>
            <w:bCs/>
            <w:sz w:val="22"/>
            <w:szCs w:val="22"/>
          </w:rPr>
          <w:t>(</w:t>
        </w:r>
        <w:r w:rsidR="006626EA" w:rsidRPr="0056709F">
          <w:rPr>
            <w:b/>
            <w:bCs/>
            <w:sz w:val="22"/>
            <w:szCs w:val="22"/>
          </w:rPr>
          <w:t>“</w:t>
        </w:r>
        <w:r w:rsidR="006626EA" w:rsidRPr="0056709F">
          <w:rPr>
            <w:b/>
            <w:bCs/>
            <w:sz w:val="22"/>
            <w:szCs w:val="22"/>
          </w:rPr>
          <w:fldChar w:fldCharType="begin"/>
        </w:r>
        <w:r w:rsidR="006626EA" w:rsidRPr="0056709F">
          <w:rPr>
            <w:b/>
            <w:bCs/>
            <w:sz w:val="22"/>
            <w:szCs w:val="22"/>
          </w:rPr>
          <w:instrText xml:space="preserve"> REF _Ref13549235 \r \h </w:instrText>
        </w:r>
        <w:r w:rsidR="006626EA">
          <w:rPr>
            <w:b/>
            <w:bCs/>
            <w:sz w:val="22"/>
            <w:szCs w:val="22"/>
          </w:rPr>
          <w:instrText xml:space="preserve"> \* MERGEFORMAT </w:instrText>
        </w:r>
      </w:ins>
      <w:r w:rsidR="006626EA" w:rsidRPr="0056709F">
        <w:rPr>
          <w:b/>
          <w:bCs/>
          <w:sz w:val="22"/>
          <w:szCs w:val="22"/>
        </w:rPr>
      </w:r>
      <w:ins w:id="5806" w:author="t_竹沢 公佑" w:date="2019-09-18T13:52:00Z">
        <w:r w:rsidR="006626EA" w:rsidRPr="0056709F">
          <w:rPr>
            <w:b/>
            <w:bCs/>
            <w:sz w:val="22"/>
            <w:szCs w:val="22"/>
          </w:rPr>
          <w:fldChar w:fldCharType="separate"/>
        </w:r>
      </w:ins>
      <w:ins w:id="5807" w:author="t_竹沢 公佑" w:date="2021-02-02T17:29:00Z">
        <w:r w:rsidR="000B4FA1">
          <w:rPr>
            <w:b/>
            <w:bCs/>
            <w:sz w:val="22"/>
            <w:szCs w:val="22"/>
          </w:rPr>
          <w:t>4.4</w:t>
        </w:r>
      </w:ins>
      <w:ins w:id="5808" w:author="t_竹沢 公佑" w:date="2019-09-18T13:52:00Z">
        <w:r w:rsidR="006626EA" w:rsidRPr="0056709F">
          <w:rPr>
            <w:b/>
            <w:bCs/>
            <w:sz w:val="22"/>
            <w:szCs w:val="22"/>
          </w:rPr>
          <w:fldChar w:fldCharType="end"/>
        </w:r>
        <w:r w:rsidR="006626EA" w:rsidRPr="0056709F">
          <w:rPr>
            <w:rFonts w:hint="eastAsia"/>
            <w:b/>
            <w:bCs/>
            <w:sz w:val="22"/>
            <w:szCs w:val="22"/>
          </w:rPr>
          <w:t xml:space="preserve"> </w:t>
        </w:r>
        <w:r w:rsidR="006626EA" w:rsidRPr="0056709F">
          <w:rPr>
            <w:b/>
            <w:bCs/>
            <w:sz w:val="22"/>
            <w:szCs w:val="22"/>
          </w:rPr>
          <w:fldChar w:fldCharType="begin"/>
        </w:r>
        <w:r w:rsidR="006626EA" w:rsidRPr="0056709F">
          <w:rPr>
            <w:b/>
            <w:bCs/>
            <w:sz w:val="22"/>
            <w:szCs w:val="22"/>
          </w:rPr>
          <w:instrText xml:space="preserve"> REF _Ref13549235 \h </w:instrText>
        </w:r>
        <w:r w:rsidR="006626EA">
          <w:rPr>
            <w:b/>
            <w:bCs/>
            <w:sz w:val="22"/>
            <w:szCs w:val="22"/>
          </w:rPr>
          <w:instrText xml:space="preserve"> \* MERGEFORMAT </w:instrText>
        </w:r>
      </w:ins>
      <w:r w:rsidR="006626EA" w:rsidRPr="0056709F">
        <w:rPr>
          <w:b/>
          <w:bCs/>
          <w:sz w:val="22"/>
          <w:szCs w:val="22"/>
        </w:rPr>
      </w:r>
      <w:ins w:id="5809" w:author="t_竹沢 公佑" w:date="2019-09-18T13:52:00Z">
        <w:r w:rsidR="006626EA" w:rsidRPr="0056709F">
          <w:rPr>
            <w:b/>
            <w:bCs/>
            <w:sz w:val="22"/>
            <w:szCs w:val="22"/>
          </w:rPr>
          <w:fldChar w:fldCharType="separate"/>
        </w:r>
      </w:ins>
      <w:ins w:id="5810" w:author="t_竹沢 公佑" w:date="2021-02-02T17:29:00Z">
        <w:r w:rsidR="000B4FA1" w:rsidRPr="000B4FA1">
          <w:rPr>
            <w:b/>
            <w:u w:val="single"/>
            <w:rPrChange w:id="5811" w:author="t_竹沢 公佑" w:date="2021-02-02T17:29:00Z">
              <w:rPr>
                <w:u w:val="single"/>
              </w:rPr>
            </w:rPrChange>
          </w:rPr>
          <w:t>Example of reception</w:t>
        </w:r>
      </w:ins>
      <w:ins w:id="5812" w:author="t_竹沢 公佑" w:date="2019-09-18T13:52:00Z">
        <w:r w:rsidR="006626EA" w:rsidRPr="0056709F">
          <w:rPr>
            <w:b/>
            <w:bCs/>
            <w:sz w:val="22"/>
            <w:szCs w:val="22"/>
          </w:rPr>
          <w:fldChar w:fldCharType="end"/>
        </w:r>
        <w:r w:rsidR="006626EA">
          <w:rPr>
            <w:b/>
            <w:bCs/>
            <w:sz w:val="22"/>
            <w:szCs w:val="22"/>
          </w:rPr>
          <w:t>”</w:t>
        </w:r>
        <w:r w:rsidR="006626EA">
          <w:rPr>
            <w:rFonts w:hint="eastAsia"/>
            <w:bCs/>
            <w:sz w:val="22"/>
            <w:szCs w:val="22"/>
          </w:rPr>
          <w:t>)</w:t>
        </w:r>
      </w:ins>
    </w:p>
    <w:p w:rsidR="00BC3BE7" w:rsidRPr="00BC3BE7" w:rsidRDefault="00BC3BE7" w:rsidP="00BC3BE7">
      <w:pPr>
        <w:spacing w:line="0" w:lineRule="atLeast"/>
        <w:ind w:right="1020" w:firstLineChars="200" w:firstLine="440"/>
        <w:rPr>
          <w:ins w:id="5813" w:author="t_竹沢 公佑" w:date="2019-09-18T13:14:00Z"/>
          <w:bCs/>
          <w:sz w:val="22"/>
          <w:szCs w:val="22"/>
        </w:rPr>
      </w:pPr>
      <w:ins w:id="5814" w:author="t_竹沢 公佑" w:date="2019-09-18T13:14:00Z">
        <w:r w:rsidRPr="00BC3BE7">
          <w:rPr>
            <w:bCs/>
            <w:sz w:val="22"/>
            <w:szCs w:val="22"/>
          </w:rPr>
          <w:t>EFAULT</w:t>
        </w:r>
      </w:ins>
    </w:p>
    <w:p w:rsidR="00BC3BE7" w:rsidRPr="00BC3BE7" w:rsidRDefault="00BC3BE7" w:rsidP="00BC3BE7">
      <w:pPr>
        <w:spacing w:line="0" w:lineRule="atLeast"/>
        <w:ind w:right="1020" w:firstLineChars="200" w:firstLine="440"/>
        <w:rPr>
          <w:ins w:id="5815" w:author="t_竹沢 公佑" w:date="2019-09-18T13:14:00Z"/>
          <w:bCs/>
          <w:sz w:val="22"/>
          <w:szCs w:val="22"/>
        </w:rPr>
      </w:pPr>
      <w:ins w:id="5816" w:author="t_竹沢 公佑" w:date="2019-09-18T13:14:00Z">
        <w:r w:rsidRPr="00BC3BE7">
          <w:rPr>
            <w:bCs/>
            <w:sz w:val="22"/>
            <w:szCs w:val="22"/>
          </w:rPr>
          <w:t xml:space="preserve">  When this </w:t>
        </w:r>
      </w:ins>
      <w:ins w:id="5817" w:author="t_竹沢 公佑" w:date="2019-10-05T11:02:00Z">
        <w:r w:rsidR="009328D5">
          <w:rPr>
            <w:rFonts w:hint="eastAsia"/>
            <w:bCs/>
            <w:sz w:val="22"/>
            <w:szCs w:val="22"/>
          </w:rPr>
          <w:t xml:space="preserve">command </w:t>
        </w:r>
      </w:ins>
      <w:ins w:id="5818" w:author="t_竹沢 公佑" w:date="2019-09-18T13:14:00Z">
        <w:r w:rsidR="009328D5">
          <w:rPr>
            <w:bCs/>
            <w:sz w:val="22"/>
            <w:szCs w:val="22"/>
          </w:rPr>
          <w:t>fail</w:t>
        </w:r>
      </w:ins>
      <w:ins w:id="5819" w:author="t_竹沢 公佑" w:date="2019-10-05T11:03:00Z">
        <w:r w:rsidR="009328D5">
          <w:rPr>
            <w:rFonts w:hint="eastAsia"/>
            <w:bCs/>
            <w:sz w:val="22"/>
            <w:szCs w:val="22"/>
          </w:rPr>
          <w:t>s</w:t>
        </w:r>
      </w:ins>
      <w:ins w:id="5820" w:author="t_竹沢 公佑" w:date="2019-09-18T13:14:00Z">
        <w:r w:rsidRPr="00BC3BE7">
          <w:rPr>
            <w:bCs/>
            <w:sz w:val="22"/>
            <w:szCs w:val="22"/>
          </w:rPr>
          <w:t xml:space="preserve"> to copy the execution result to p_result, </w:t>
        </w:r>
      </w:ins>
    </w:p>
    <w:p w:rsidR="00BC3BE7" w:rsidRPr="00BC3BE7" w:rsidRDefault="00BC3BE7" w:rsidP="00BC3BE7">
      <w:pPr>
        <w:spacing w:line="0" w:lineRule="atLeast"/>
        <w:ind w:right="1020" w:firstLineChars="200" w:firstLine="440"/>
        <w:rPr>
          <w:ins w:id="5821" w:author="t_竹沢 公佑" w:date="2019-09-18T13:14:00Z"/>
          <w:bCs/>
          <w:sz w:val="22"/>
          <w:szCs w:val="22"/>
        </w:rPr>
      </w:pPr>
      <w:ins w:id="5822" w:author="t_竹沢 公佑" w:date="2019-09-18T13:14:00Z">
        <w:r w:rsidRPr="00BC3BE7">
          <w:rPr>
            <w:bCs/>
            <w:sz w:val="22"/>
            <w:szCs w:val="22"/>
          </w:rPr>
          <w:t xml:space="preserve">  it sets EFAULT to errno. In this case, please ignore the value of *p_result. </w:t>
        </w:r>
      </w:ins>
    </w:p>
    <w:p w:rsidR="00BC3BE7" w:rsidRPr="00BC3BE7" w:rsidRDefault="00BC3BE7" w:rsidP="00BC3BE7">
      <w:pPr>
        <w:spacing w:line="0" w:lineRule="atLeast"/>
        <w:ind w:right="1020" w:firstLineChars="200" w:firstLine="440"/>
        <w:rPr>
          <w:ins w:id="5823" w:author="t_竹沢 公佑" w:date="2019-09-18T13:14:00Z"/>
          <w:bCs/>
          <w:sz w:val="22"/>
          <w:szCs w:val="22"/>
        </w:rPr>
      </w:pPr>
      <w:ins w:id="5824" w:author="t_竹沢 公佑" w:date="2019-09-18T13:14:00Z">
        <w:r w:rsidRPr="00BC3BE7">
          <w:rPr>
            <w:bCs/>
            <w:sz w:val="22"/>
            <w:szCs w:val="22"/>
          </w:rPr>
          <w:t xml:space="preserve">  User application may give an invalid address to this pointer, </w:t>
        </w:r>
      </w:ins>
    </w:p>
    <w:p w:rsidR="00BC3BE7" w:rsidRPr="00BC3BE7" w:rsidRDefault="00BC3BE7" w:rsidP="00BC3BE7">
      <w:pPr>
        <w:spacing w:line="0" w:lineRule="atLeast"/>
        <w:ind w:right="1020" w:firstLineChars="200" w:firstLine="440"/>
        <w:rPr>
          <w:ins w:id="5825" w:author="t_竹沢 公佑" w:date="2019-09-18T13:14:00Z"/>
          <w:bCs/>
          <w:sz w:val="22"/>
          <w:szCs w:val="22"/>
        </w:rPr>
      </w:pPr>
      <w:ins w:id="5826" w:author="t_竹沢 公佑" w:date="2019-09-18T13:14:00Z">
        <w:r w:rsidRPr="00BC3BE7">
          <w:rPr>
            <w:bCs/>
            <w:sz w:val="22"/>
            <w:szCs w:val="22"/>
          </w:rPr>
          <w:t xml:space="preserve">  please check its address.</w:t>
        </w:r>
      </w:ins>
    </w:p>
    <w:p w:rsidR="00BC3BE7" w:rsidRPr="00BC3BE7" w:rsidRDefault="00BC3BE7" w:rsidP="00BC3BE7">
      <w:pPr>
        <w:spacing w:line="0" w:lineRule="atLeast"/>
        <w:ind w:right="1020" w:firstLineChars="200" w:firstLine="440"/>
        <w:rPr>
          <w:ins w:id="5827" w:author="t_竹沢 公佑" w:date="2019-09-18T13:14:00Z"/>
          <w:bCs/>
          <w:sz w:val="22"/>
          <w:szCs w:val="22"/>
        </w:rPr>
      </w:pPr>
      <w:ins w:id="5828" w:author="t_竹沢 公佑" w:date="2019-09-18T13:14:00Z">
        <w:r w:rsidRPr="00BC3BE7">
          <w:rPr>
            <w:bCs/>
            <w:sz w:val="22"/>
            <w:szCs w:val="22"/>
          </w:rPr>
          <w:t>ETIME(driver version 2.0.3 or later)</w:t>
        </w:r>
      </w:ins>
    </w:p>
    <w:p w:rsidR="00BC3BE7" w:rsidRPr="00BC3BE7" w:rsidRDefault="009328D5" w:rsidP="00BC3BE7">
      <w:pPr>
        <w:spacing w:line="0" w:lineRule="atLeast"/>
        <w:ind w:right="1020" w:firstLineChars="200" w:firstLine="440"/>
        <w:rPr>
          <w:ins w:id="5829" w:author="t_竹沢 公佑" w:date="2019-09-18T13:14:00Z"/>
          <w:bCs/>
          <w:sz w:val="22"/>
          <w:szCs w:val="22"/>
        </w:rPr>
      </w:pPr>
      <w:ins w:id="5830" w:author="t_竹沢 公佑" w:date="2019-09-18T13:14:00Z">
        <w:r>
          <w:rPr>
            <w:bCs/>
            <w:sz w:val="22"/>
            <w:szCs w:val="22"/>
          </w:rPr>
          <w:t xml:space="preserve">  When</w:t>
        </w:r>
      </w:ins>
      <w:ins w:id="5831" w:author="t_竹沢 公佑" w:date="2019-10-05T11:01:00Z">
        <w:r>
          <w:rPr>
            <w:rFonts w:hint="eastAsia"/>
            <w:bCs/>
            <w:sz w:val="22"/>
            <w:szCs w:val="22"/>
          </w:rPr>
          <w:t xml:space="preserve"> </w:t>
        </w:r>
      </w:ins>
      <w:ins w:id="5832" w:author="t_竹沢 公佑" w:date="2019-09-18T13:14:00Z">
        <w:r>
          <w:rPr>
            <w:bCs/>
            <w:sz w:val="22"/>
            <w:szCs w:val="22"/>
          </w:rPr>
          <w:t>timeout occur</w:t>
        </w:r>
      </w:ins>
      <w:ins w:id="5833" w:author="t_竹沢 公佑" w:date="2019-10-05T11:01:00Z">
        <w:r>
          <w:rPr>
            <w:rFonts w:hint="eastAsia"/>
            <w:bCs/>
            <w:sz w:val="22"/>
            <w:szCs w:val="22"/>
          </w:rPr>
          <w:t>s</w:t>
        </w:r>
      </w:ins>
      <w:ins w:id="5834" w:author="t_竹沢 公佑" w:date="2019-09-18T13:14:00Z">
        <w:r w:rsidR="00BC3BE7" w:rsidRPr="00BC3BE7">
          <w:rPr>
            <w:bCs/>
            <w:sz w:val="22"/>
            <w:szCs w:val="22"/>
          </w:rPr>
          <w:t>.</w:t>
        </w:r>
      </w:ins>
    </w:p>
    <w:p w:rsidR="00BC3BE7" w:rsidRDefault="00BC3BE7" w:rsidP="00BC3BE7">
      <w:pPr>
        <w:spacing w:line="0" w:lineRule="atLeast"/>
        <w:ind w:right="1020" w:firstLineChars="200" w:firstLine="440"/>
        <w:rPr>
          <w:ins w:id="5835" w:author="t_竹沢 公佑" w:date="2019-09-18T13:13:00Z"/>
          <w:bCs/>
          <w:sz w:val="22"/>
          <w:szCs w:val="22"/>
        </w:rPr>
      </w:pPr>
      <w:ins w:id="5836" w:author="t_竹沢 公佑" w:date="2019-09-18T13:14:00Z">
        <w:r w:rsidRPr="00BC3BE7">
          <w:rPr>
            <w:bCs/>
            <w:sz w:val="22"/>
            <w:szCs w:val="22"/>
          </w:rPr>
          <w:t xml:space="preserve">  Please confirm the description of Synchronization field.</w:t>
        </w:r>
      </w:ins>
    </w:p>
    <w:p w:rsidR="00BC3BE7" w:rsidDel="00BC3BE7" w:rsidRDefault="00BC3BE7" w:rsidP="00121762">
      <w:pPr>
        <w:spacing w:line="0" w:lineRule="atLeast"/>
        <w:ind w:right="1020" w:firstLineChars="200" w:firstLine="440"/>
        <w:rPr>
          <w:del w:id="5837" w:author="t_竹沢 公佑" w:date="2019-09-18T13:14:00Z"/>
          <w:bCs/>
          <w:sz w:val="22"/>
          <w:szCs w:val="22"/>
        </w:rPr>
      </w:pPr>
    </w:p>
    <w:p w:rsidR="00B23592" w:rsidDel="00BC3BE7" w:rsidRDefault="00B23592">
      <w:pPr>
        <w:spacing w:line="0" w:lineRule="atLeast"/>
        <w:ind w:right="1020"/>
        <w:rPr>
          <w:del w:id="5838" w:author="t_竹沢 公佑" w:date="2019-09-18T13:14:00Z"/>
          <w:bCs/>
          <w:sz w:val="22"/>
          <w:szCs w:val="22"/>
        </w:rPr>
        <w:pPrChange w:id="5839" w:author="t_竹沢 公佑" w:date="2019-09-18T13:14:00Z">
          <w:pPr>
            <w:spacing w:line="0" w:lineRule="atLeast"/>
            <w:ind w:right="1020" w:firstLineChars="200" w:firstLine="440"/>
          </w:pPr>
        </w:pPrChange>
      </w:pPr>
      <w:del w:id="5840" w:author="t_竹沢 公佑" w:date="2019-09-18T13:14:00Z">
        <w:r w:rsidRPr="00AC10EE" w:rsidDel="00BC3BE7">
          <w:rPr>
            <w:bCs/>
            <w:sz w:val="22"/>
            <w:szCs w:val="22"/>
          </w:rPr>
          <w:delText>EINVAL</w:delText>
        </w:r>
      </w:del>
    </w:p>
    <w:p w:rsidR="00B23592" w:rsidDel="00BC3BE7" w:rsidRDefault="00B23592">
      <w:pPr>
        <w:spacing w:line="0" w:lineRule="atLeast"/>
        <w:ind w:right="1020"/>
        <w:rPr>
          <w:del w:id="5841" w:author="t_竹沢 公佑" w:date="2019-09-18T13:14:00Z"/>
          <w:bCs/>
          <w:sz w:val="22"/>
          <w:szCs w:val="22"/>
        </w:rPr>
        <w:pPrChange w:id="5842" w:author="t_竹沢 公佑" w:date="2019-09-18T13:14:00Z">
          <w:pPr>
            <w:spacing w:line="0" w:lineRule="atLeast"/>
            <w:ind w:right="1020" w:firstLineChars="200" w:firstLine="440"/>
          </w:pPr>
        </w:pPrChange>
      </w:pPr>
      <w:del w:id="5843" w:author="t_竹沢 公佑" w:date="2019-09-18T13:14:00Z">
        <w:r w:rsidDel="00BC3BE7">
          <w:rPr>
            <w:rFonts w:hint="eastAsia"/>
            <w:bCs/>
            <w:sz w:val="22"/>
            <w:szCs w:val="22"/>
          </w:rPr>
          <w:delText xml:space="preserve">  When mode is not match (Open device file with the flags </w:delText>
        </w:r>
        <w:r w:rsidDel="00BC3BE7">
          <w:rPr>
            <w:rFonts w:hint="eastAsia"/>
            <w:iCs/>
            <w:sz w:val="22"/>
            <w:szCs w:val="22"/>
          </w:rPr>
          <w:delText>O_RDWR</w:delText>
        </w:r>
        <w:r w:rsidDel="00BC3BE7">
          <w:rPr>
            <w:rFonts w:hint="eastAsia"/>
            <w:bCs/>
            <w:sz w:val="22"/>
            <w:szCs w:val="22"/>
          </w:rPr>
          <w:delText>)</w:delText>
        </w:r>
      </w:del>
    </w:p>
    <w:p w:rsidR="00B23592" w:rsidDel="00BC3BE7" w:rsidRDefault="00B23592">
      <w:pPr>
        <w:spacing w:line="0" w:lineRule="atLeast"/>
        <w:ind w:right="1020"/>
        <w:rPr>
          <w:del w:id="5844" w:author="t_竹沢 公佑" w:date="2019-09-18T13:14:00Z"/>
          <w:bCs/>
          <w:sz w:val="22"/>
          <w:szCs w:val="22"/>
        </w:rPr>
        <w:pPrChange w:id="5845" w:author="t_竹沢 公佑" w:date="2019-09-18T13:14:00Z">
          <w:pPr>
            <w:spacing w:line="0" w:lineRule="atLeast"/>
            <w:ind w:right="1020" w:firstLineChars="200" w:firstLine="440"/>
          </w:pPr>
        </w:pPrChange>
      </w:pPr>
      <w:del w:id="5846" w:author="t_竹沢 公佑" w:date="2019-09-18T13:14:00Z">
        <w:r w:rsidDel="00BC3BE7">
          <w:rPr>
            <w:rFonts w:hint="eastAsia"/>
            <w:bCs/>
            <w:sz w:val="22"/>
            <w:szCs w:val="22"/>
          </w:rPr>
          <w:delText>EIO</w:delText>
        </w:r>
      </w:del>
    </w:p>
    <w:p w:rsidR="00B23592" w:rsidDel="00BC3BE7" w:rsidRDefault="00B23592">
      <w:pPr>
        <w:spacing w:line="0" w:lineRule="atLeast"/>
        <w:ind w:right="1020"/>
        <w:rPr>
          <w:del w:id="5847" w:author="t_竹沢 公佑" w:date="2019-09-18T13:14:00Z"/>
          <w:bCs/>
          <w:sz w:val="22"/>
          <w:szCs w:val="22"/>
        </w:rPr>
        <w:pPrChange w:id="5848" w:author="t_竹沢 公佑" w:date="2019-09-18T13:14:00Z">
          <w:pPr>
            <w:spacing w:line="0" w:lineRule="atLeast"/>
            <w:ind w:right="1020" w:firstLineChars="200" w:firstLine="440"/>
          </w:pPr>
        </w:pPrChange>
      </w:pPr>
      <w:del w:id="5849" w:author="t_竹沢 公佑" w:date="2019-09-18T13:14:00Z">
        <w:r w:rsidDel="00BC3BE7">
          <w:rPr>
            <w:rFonts w:hint="eastAsia"/>
            <w:bCs/>
            <w:sz w:val="22"/>
            <w:szCs w:val="22"/>
          </w:rPr>
          <w:delText xml:space="preserve">  When fail to read or write</w:delText>
        </w:r>
        <w:r w:rsidR="00970A62" w:rsidDel="00BC3BE7">
          <w:rPr>
            <w:rFonts w:hint="eastAsia"/>
            <w:bCs/>
            <w:sz w:val="22"/>
            <w:szCs w:val="22"/>
          </w:rPr>
          <w:delText xml:space="preserve"> internal register</w:delText>
        </w:r>
        <w:r w:rsidDel="00BC3BE7">
          <w:rPr>
            <w:rFonts w:hint="eastAsia"/>
            <w:bCs/>
            <w:sz w:val="22"/>
            <w:szCs w:val="22"/>
          </w:rPr>
          <w:delText>.</w:delText>
        </w:r>
      </w:del>
    </w:p>
    <w:p w:rsidR="00B23592" w:rsidDel="00BC3BE7" w:rsidRDefault="00B23592">
      <w:pPr>
        <w:spacing w:line="0" w:lineRule="atLeast"/>
        <w:ind w:right="1020"/>
        <w:rPr>
          <w:del w:id="5850" w:author="t_竹沢 公佑" w:date="2019-09-18T13:14:00Z"/>
          <w:bCs/>
          <w:sz w:val="22"/>
          <w:szCs w:val="22"/>
        </w:rPr>
        <w:pPrChange w:id="5851" w:author="t_竹沢 公佑" w:date="2019-09-18T13:14:00Z">
          <w:pPr>
            <w:spacing w:line="0" w:lineRule="atLeast"/>
            <w:ind w:right="1020" w:firstLineChars="200" w:firstLine="440"/>
          </w:pPr>
        </w:pPrChange>
      </w:pPr>
      <w:del w:id="5852" w:author="t_竹沢 公佑" w:date="2019-09-18T13:14:00Z">
        <w:r w:rsidRPr="00AC10EE" w:rsidDel="00BC3BE7">
          <w:rPr>
            <w:bCs/>
            <w:sz w:val="22"/>
            <w:szCs w:val="22"/>
          </w:rPr>
          <w:delText>E</w:delText>
        </w:r>
        <w:r w:rsidDel="00BC3BE7">
          <w:rPr>
            <w:rFonts w:hint="eastAsia"/>
            <w:bCs/>
            <w:sz w:val="22"/>
            <w:szCs w:val="22"/>
          </w:rPr>
          <w:delText>BUSY</w:delText>
        </w:r>
      </w:del>
    </w:p>
    <w:p w:rsidR="00B23592" w:rsidDel="00BC3BE7" w:rsidRDefault="00B23592">
      <w:pPr>
        <w:spacing w:line="0" w:lineRule="atLeast"/>
        <w:ind w:right="1020"/>
        <w:rPr>
          <w:del w:id="5853" w:author="t_竹沢 公佑" w:date="2019-09-18T13:14:00Z"/>
          <w:bCs/>
          <w:sz w:val="22"/>
          <w:szCs w:val="22"/>
        </w:rPr>
        <w:pPrChange w:id="5854" w:author="t_竹沢 公佑" w:date="2019-09-18T13:14:00Z">
          <w:pPr>
            <w:spacing w:line="0" w:lineRule="atLeast"/>
            <w:ind w:right="1020" w:firstLineChars="200" w:firstLine="440"/>
          </w:pPr>
        </w:pPrChange>
      </w:pPr>
      <w:del w:id="5855" w:author="t_竹沢 公佑" w:date="2019-09-18T13:14:00Z">
        <w:r w:rsidDel="00BC3BE7">
          <w:rPr>
            <w:rFonts w:hint="eastAsia"/>
            <w:bCs/>
            <w:sz w:val="22"/>
            <w:szCs w:val="22"/>
          </w:rPr>
          <w:delText xml:space="preserve">  When the resource busy.</w:delText>
        </w:r>
      </w:del>
    </w:p>
    <w:p w:rsidR="00345885" w:rsidDel="00BC3BE7" w:rsidRDefault="008F164D">
      <w:pPr>
        <w:spacing w:line="0" w:lineRule="atLeast"/>
        <w:ind w:right="1020"/>
        <w:rPr>
          <w:del w:id="5856" w:author="t_竹沢 公佑" w:date="2019-09-18T13:14:00Z"/>
          <w:bCs/>
          <w:sz w:val="22"/>
          <w:szCs w:val="22"/>
        </w:rPr>
        <w:pPrChange w:id="5857" w:author="t_竹沢 公佑" w:date="2019-09-18T13:14:00Z">
          <w:pPr>
            <w:spacing w:line="0" w:lineRule="atLeast"/>
            <w:ind w:right="1020" w:firstLineChars="200" w:firstLine="440"/>
          </w:pPr>
        </w:pPrChange>
      </w:pPr>
      <w:del w:id="5858" w:author="t_竹沢 公佑" w:date="2019-09-18T13:14:00Z">
        <w:r w:rsidDel="00BC3BE7">
          <w:rPr>
            <w:rFonts w:hint="eastAsia"/>
            <w:bCs/>
            <w:sz w:val="22"/>
            <w:szCs w:val="22"/>
          </w:rPr>
          <w:delText>EAGAIN</w:delText>
        </w:r>
        <w:r w:rsidR="00345885" w:rsidDel="00BC3BE7">
          <w:rPr>
            <w:rFonts w:hint="eastAsia"/>
            <w:bCs/>
            <w:sz w:val="22"/>
            <w:szCs w:val="22"/>
          </w:rPr>
          <w:delText xml:space="preserve"> (</w:delText>
        </w:r>
      </w:del>
      <w:del w:id="5859" w:author="t_竹沢 公佑" w:date="2019-08-24T14:04:00Z">
        <w:r w:rsidR="00345885" w:rsidRPr="00345885" w:rsidDel="00A2546D">
          <w:rPr>
            <w:bCs/>
            <w:sz w:val="22"/>
            <w:szCs w:val="22"/>
          </w:rPr>
          <w:delText xml:space="preserve">In the case of driver </w:delText>
        </w:r>
      </w:del>
      <w:del w:id="5860" w:author="t_竹沢 公佑" w:date="2019-09-18T13:14:00Z">
        <w:r w:rsidR="00345885" w:rsidRPr="00345885" w:rsidDel="00BC3BE7">
          <w:rPr>
            <w:bCs/>
            <w:sz w:val="22"/>
            <w:szCs w:val="22"/>
          </w:rPr>
          <w:delText>version 2.0.3 or later</w:delText>
        </w:r>
        <w:r w:rsidR="00345885" w:rsidDel="00BC3BE7">
          <w:rPr>
            <w:rFonts w:hint="eastAsia"/>
            <w:bCs/>
            <w:sz w:val="22"/>
            <w:szCs w:val="22"/>
          </w:rPr>
          <w:delText>)</w:delText>
        </w:r>
      </w:del>
    </w:p>
    <w:p w:rsidR="008F164D" w:rsidDel="00BC3BE7" w:rsidRDefault="008F164D">
      <w:pPr>
        <w:spacing w:line="0" w:lineRule="atLeast"/>
        <w:ind w:right="1020"/>
        <w:rPr>
          <w:del w:id="5861" w:author="t_竹沢 公佑" w:date="2019-09-18T13:14:00Z"/>
          <w:bCs/>
          <w:sz w:val="22"/>
          <w:szCs w:val="22"/>
        </w:rPr>
        <w:pPrChange w:id="5862" w:author="t_竹沢 公佑" w:date="2019-09-18T13:14:00Z">
          <w:pPr>
            <w:spacing w:line="0" w:lineRule="atLeast"/>
            <w:ind w:right="1020" w:firstLineChars="200" w:firstLine="440"/>
          </w:pPr>
        </w:pPrChange>
      </w:pPr>
      <w:del w:id="5863" w:author="t_竹沢 公佑" w:date="2019-09-18T13:14:00Z">
        <w:r w:rsidDel="00BC3BE7">
          <w:rPr>
            <w:rFonts w:hint="eastAsia"/>
            <w:bCs/>
            <w:sz w:val="22"/>
            <w:szCs w:val="22"/>
          </w:rPr>
          <w:delText xml:space="preserve">  When detect illegal sequence. (DRXPD_RCVSTOP is not called before this command)</w:delText>
        </w:r>
      </w:del>
    </w:p>
    <w:p w:rsidR="00B23592" w:rsidDel="00BC3BE7" w:rsidRDefault="00B23592">
      <w:pPr>
        <w:spacing w:line="0" w:lineRule="atLeast"/>
        <w:ind w:right="1020"/>
        <w:rPr>
          <w:del w:id="5864" w:author="t_竹沢 公佑" w:date="2019-09-18T13:14:00Z"/>
          <w:bCs/>
          <w:sz w:val="22"/>
          <w:szCs w:val="22"/>
        </w:rPr>
        <w:pPrChange w:id="5865" w:author="t_竹沢 公佑" w:date="2019-09-18T13:14:00Z">
          <w:pPr>
            <w:spacing w:line="0" w:lineRule="atLeast"/>
            <w:ind w:right="1020" w:firstLineChars="200" w:firstLine="440"/>
          </w:pPr>
        </w:pPrChange>
      </w:pPr>
      <w:del w:id="5866" w:author="t_竹沢 公佑" w:date="2019-09-18T13:14:00Z">
        <w:r w:rsidRPr="00AC10EE" w:rsidDel="00BC3BE7">
          <w:rPr>
            <w:bCs/>
            <w:sz w:val="22"/>
            <w:szCs w:val="22"/>
          </w:rPr>
          <w:delText>E</w:delText>
        </w:r>
        <w:r w:rsidDel="00BC3BE7">
          <w:rPr>
            <w:rFonts w:hint="eastAsia"/>
            <w:bCs/>
            <w:sz w:val="22"/>
            <w:szCs w:val="22"/>
          </w:rPr>
          <w:delText>FAULT</w:delText>
        </w:r>
      </w:del>
    </w:p>
    <w:p w:rsidR="00A42325" w:rsidRDefault="00B23592">
      <w:pPr>
        <w:spacing w:line="0" w:lineRule="atLeast"/>
        <w:ind w:right="1020"/>
        <w:rPr>
          <w:bCs/>
          <w:sz w:val="22"/>
          <w:szCs w:val="22"/>
        </w:rPr>
        <w:pPrChange w:id="5867" w:author="t_竹沢 公佑" w:date="2019-09-18T13:14:00Z">
          <w:pPr>
            <w:spacing w:line="0" w:lineRule="atLeast"/>
            <w:ind w:leftChars="200" w:left="700" w:right="1020" w:hangingChars="100" w:hanging="220"/>
          </w:pPr>
        </w:pPrChange>
      </w:pPr>
      <w:del w:id="5868" w:author="t_竹沢 公佑" w:date="2019-09-18T13:14:00Z">
        <w:r w:rsidDel="00BC3BE7">
          <w:rPr>
            <w:rFonts w:hint="eastAsia"/>
            <w:bCs/>
            <w:sz w:val="22"/>
            <w:szCs w:val="22"/>
          </w:rPr>
          <w:delText xml:space="preserve">  When </w:delText>
        </w:r>
        <w:r w:rsidR="00CC0E06" w:rsidDel="00BC3BE7">
          <w:rPr>
            <w:rFonts w:hint="eastAsia"/>
            <w:bCs/>
            <w:sz w:val="22"/>
            <w:szCs w:val="22"/>
          </w:rPr>
          <w:delText xml:space="preserve">this </w:delText>
        </w:r>
        <w:r w:rsidR="00C36CC5" w:rsidDel="00BC3BE7">
          <w:rPr>
            <w:rFonts w:hint="eastAsia"/>
            <w:bCs/>
            <w:sz w:val="22"/>
            <w:szCs w:val="22"/>
          </w:rPr>
          <w:delText xml:space="preserve">function </w:delText>
        </w:r>
        <w:r w:rsidDel="00BC3BE7">
          <w:rPr>
            <w:rFonts w:hint="eastAsia"/>
            <w:bCs/>
            <w:sz w:val="22"/>
            <w:szCs w:val="22"/>
          </w:rPr>
          <w:delText>f</w:delText>
        </w:r>
        <w:r w:rsidRPr="00B23592" w:rsidDel="00BC3BE7">
          <w:rPr>
            <w:bCs/>
            <w:sz w:val="22"/>
            <w:szCs w:val="22"/>
          </w:rPr>
          <w:delText>ail</w:delText>
        </w:r>
        <w:r w:rsidR="00CC0E06" w:rsidDel="00BC3BE7">
          <w:rPr>
            <w:rFonts w:hint="eastAsia"/>
            <w:bCs/>
            <w:sz w:val="22"/>
            <w:szCs w:val="22"/>
          </w:rPr>
          <w:delText>ed</w:delText>
        </w:r>
        <w:r w:rsidRPr="00B23592" w:rsidDel="00BC3BE7">
          <w:rPr>
            <w:bCs/>
            <w:sz w:val="22"/>
            <w:szCs w:val="22"/>
          </w:rPr>
          <w:delText xml:space="preserve"> to copy </w:delText>
        </w:r>
        <w:r w:rsidR="00CC0E06" w:rsidDel="00BC3BE7">
          <w:rPr>
            <w:rFonts w:hint="eastAsia"/>
            <w:bCs/>
            <w:sz w:val="22"/>
            <w:szCs w:val="22"/>
          </w:rPr>
          <w:delText xml:space="preserve">the </w:delText>
        </w:r>
        <w:r w:rsidR="00C36CC5" w:rsidDel="00BC3BE7">
          <w:rPr>
            <w:rFonts w:hint="eastAsia"/>
            <w:bCs/>
            <w:sz w:val="22"/>
            <w:szCs w:val="22"/>
          </w:rPr>
          <w:delText xml:space="preserve">execution </w:delText>
        </w:r>
        <w:r w:rsidR="00CC0E06" w:rsidDel="00BC3BE7">
          <w:rPr>
            <w:rFonts w:hint="eastAsia"/>
            <w:bCs/>
            <w:sz w:val="22"/>
            <w:szCs w:val="22"/>
          </w:rPr>
          <w:delText>result to p_</w:delText>
        </w:r>
        <w:r w:rsidR="00CC0E06" w:rsidDel="00BC3BE7">
          <w:rPr>
            <w:rFonts w:hint="eastAsia"/>
            <w:iCs/>
            <w:sz w:val="22"/>
            <w:szCs w:val="22"/>
          </w:rPr>
          <w:delText>result, it set</w:delText>
        </w:r>
        <w:r w:rsidR="00C36CC5" w:rsidDel="00BC3BE7">
          <w:rPr>
            <w:rFonts w:hint="eastAsia"/>
            <w:iCs/>
            <w:sz w:val="22"/>
            <w:szCs w:val="22"/>
          </w:rPr>
          <w:delText>s</w:delText>
        </w:r>
        <w:r w:rsidR="00CC0E06" w:rsidDel="00BC3BE7">
          <w:rPr>
            <w:rFonts w:hint="eastAsia"/>
            <w:iCs/>
            <w:sz w:val="22"/>
            <w:szCs w:val="22"/>
          </w:rPr>
          <w:delText xml:space="preserve"> EFAULT to errno</w:delText>
        </w:r>
        <w:r w:rsidRPr="00B23592" w:rsidDel="00BC3BE7">
          <w:rPr>
            <w:bCs/>
            <w:sz w:val="22"/>
            <w:szCs w:val="22"/>
          </w:rPr>
          <w:delText>.</w:delText>
        </w:r>
        <w:r w:rsidR="00CC0E06" w:rsidDel="00BC3BE7">
          <w:rPr>
            <w:rFonts w:hint="eastAsia"/>
            <w:bCs/>
            <w:sz w:val="22"/>
            <w:szCs w:val="22"/>
          </w:rPr>
          <w:delText xml:space="preserve"> In this case, please ignore the value of *p_result. </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RDefault="00482E62" w:rsidP="00596636">
      <w:pPr>
        <w:spacing w:line="0" w:lineRule="atLeast"/>
        <w:ind w:right="1020" w:firstLineChars="200" w:firstLine="440"/>
        <w:rPr>
          <w:ins w:id="5869" w:author="s_佐野 光" w:date="2019-08-21T09:57:00Z"/>
          <w:bCs/>
          <w:sz w:val="22"/>
          <w:szCs w:val="22"/>
        </w:rPr>
      </w:pPr>
      <w:ins w:id="5870" w:author="s_佐野 光" w:date="2019-08-16T16:05:00Z">
        <w:r>
          <w:rPr>
            <w:rFonts w:hint="eastAsia"/>
            <w:bCs/>
            <w:sz w:val="22"/>
            <w:szCs w:val="22"/>
          </w:rPr>
          <w:t>S</w:t>
        </w:r>
      </w:ins>
      <w:del w:id="5871" w:author="s_佐野 光" w:date="2019-08-16T16:05:00Z">
        <w:r w:rsidR="00E31FC8" w:rsidDel="00482E62">
          <w:rPr>
            <w:rFonts w:hint="eastAsia"/>
            <w:bCs/>
            <w:sz w:val="22"/>
            <w:szCs w:val="22"/>
          </w:rPr>
          <w:delText>A</w:delText>
        </w:r>
        <w:r w:rsidR="00596636" w:rsidRPr="00596636" w:rsidDel="00482E62">
          <w:rPr>
            <w:bCs/>
            <w:sz w:val="22"/>
            <w:szCs w:val="22"/>
          </w:rPr>
          <w:delText>s</w:delText>
        </w:r>
      </w:del>
      <w:r w:rsidR="00596636" w:rsidRPr="00596636">
        <w:rPr>
          <w:bCs/>
          <w:sz w:val="22"/>
          <w:szCs w:val="22"/>
        </w:rPr>
        <w:t>ynchronous</w:t>
      </w:r>
      <w:ins w:id="5872" w:author="s_佐野 光" w:date="2019-08-21T09:50:00Z">
        <w:r w:rsidR="002027E5">
          <w:rPr>
            <w:rFonts w:hint="eastAsia"/>
            <w:bCs/>
            <w:sz w:val="22"/>
            <w:szCs w:val="22"/>
          </w:rPr>
          <w:t xml:space="preserve"> </w:t>
        </w:r>
        <w:del w:id="5873" w:author="t_竹沢 公佑" w:date="2019-08-28T16:29:00Z">
          <w:r w:rsidR="002027E5" w:rsidDel="007D5117">
            <w:rPr>
              <w:rFonts w:hint="eastAsia"/>
              <w:bCs/>
              <w:sz w:val="22"/>
              <w:szCs w:val="22"/>
            </w:rPr>
            <w:delText>(</w:delText>
          </w:r>
          <w:r w:rsidR="00C662DB" w:rsidDel="007D5117">
            <w:rPr>
              <w:rFonts w:hint="eastAsia"/>
              <w:bCs/>
              <w:sz w:val="22"/>
              <w:szCs w:val="22"/>
            </w:rPr>
            <w:delText>version 2.0.</w:delText>
          </w:r>
        </w:del>
      </w:ins>
      <w:ins w:id="5874" w:author="s_佐野 光" w:date="2019-08-21T16:17:00Z">
        <w:del w:id="5875" w:author="t_竹沢 公佑" w:date="2019-08-28T16:29:00Z">
          <w:r w:rsidR="00C662DB" w:rsidDel="007D5117">
            <w:rPr>
              <w:rFonts w:hint="eastAsia"/>
              <w:bCs/>
              <w:sz w:val="22"/>
              <w:szCs w:val="22"/>
            </w:rPr>
            <w:delText>3</w:delText>
          </w:r>
        </w:del>
      </w:ins>
      <w:ins w:id="5876" w:author="s_佐野 光" w:date="2019-08-21T09:50:00Z">
        <w:del w:id="5877" w:author="t_竹沢 公佑" w:date="2019-08-28T16:29:00Z">
          <w:r w:rsidR="002027E5" w:rsidDel="007D5117">
            <w:rPr>
              <w:rFonts w:hint="eastAsia"/>
              <w:bCs/>
              <w:sz w:val="22"/>
              <w:szCs w:val="22"/>
            </w:rPr>
            <w:delText xml:space="preserve"> or later)</w:delText>
          </w:r>
        </w:del>
      </w:ins>
    </w:p>
    <w:p w:rsidR="007D5117" w:rsidRPr="002910DD" w:rsidDel="007D5117" w:rsidRDefault="009328D5">
      <w:pPr>
        <w:spacing w:line="0" w:lineRule="atLeast"/>
        <w:ind w:right="1020" w:firstLineChars="400" w:firstLine="880"/>
        <w:rPr>
          <w:del w:id="5878" w:author="t_竹沢 公佑" w:date="2019-08-28T16:29:00Z"/>
          <w:bCs/>
          <w:sz w:val="22"/>
          <w:szCs w:val="22"/>
        </w:rPr>
        <w:pPrChange w:id="5879" w:author="t_竹沢 公佑" w:date="2019-09-10T16:18:00Z">
          <w:pPr>
            <w:spacing w:line="0" w:lineRule="atLeast"/>
            <w:ind w:right="1020" w:firstLineChars="200" w:firstLine="440"/>
          </w:pPr>
        </w:pPrChange>
      </w:pPr>
      <w:ins w:id="5880" w:author="t_竹沢 公佑" w:date="2019-10-05T11:03:00Z">
        <w:r>
          <w:rPr>
            <w:rFonts w:hint="eastAsia"/>
            <w:bCs/>
            <w:sz w:val="22"/>
            <w:szCs w:val="22"/>
          </w:rPr>
          <w:t xml:space="preserve">It </w:t>
        </w:r>
      </w:ins>
      <w:ins w:id="5881" w:author="s_佐野 光" w:date="2019-08-21T10:18:00Z">
        <w:del w:id="5882" w:author="t_竹沢 公佑" w:date="2019-10-05T11:03:00Z">
          <w:r w:rsidR="00D326C2" w:rsidDel="009328D5">
            <w:rPr>
              <w:rFonts w:hint="eastAsia"/>
              <w:bCs/>
              <w:sz w:val="22"/>
              <w:szCs w:val="22"/>
            </w:rPr>
            <w:delText xml:space="preserve">In </w:delText>
          </w:r>
          <w:r w:rsidR="00C662DB" w:rsidDel="009328D5">
            <w:rPr>
              <w:rFonts w:hint="eastAsia"/>
              <w:bCs/>
              <w:sz w:val="22"/>
              <w:szCs w:val="22"/>
            </w:rPr>
            <w:delText>the case of driver version 2.0.</w:delText>
          </w:r>
        </w:del>
      </w:ins>
      <w:ins w:id="5883" w:author="s_佐野 光" w:date="2019-08-21T16:17:00Z">
        <w:del w:id="5884" w:author="t_竹沢 公佑" w:date="2019-10-05T11:03:00Z">
          <w:r w:rsidR="00C662DB" w:rsidDel="009328D5">
            <w:rPr>
              <w:rFonts w:hint="eastAsia"/>
              <w:bCs/>
              <w:sz w:val="22"/>
              <w:szCs w:val="22"/>
            </w:rPr>
            <w:delText>2</w:delText>
          </w:r>
        </w:del>
      </w:ins>
      <w:ins w:id="5885" w:author="s_佐野 光" w:date="2019-08-21T10:18:00Z">
        <w:del w:id="5886" w:author="t_竹沢 公佑" w:date="2019-10-05T11:03:00Z">
          <w:r w:rsidR="00D326C2" w:rsidDel="009328D5">
            <w:rPr>
              <w:rFonts w:hint="eastAsia"/>
              <w:bCs/>
              <w:sz w:val="22"/>
              <w:szCs w:val="22"/>
            </w:rPr>
            <w:delText xml:space="preserve"> or older</w:delText>
          </w:r>
        </w:del>
      </w:ins>
      <w:ins w:id="5887" w:author="s_佐野 光" w:date="2019-08-21T09:57:00Z">
        <w:del w:id="5888" w:author="t_竹沢 公佑" w:date="2019-10-05T11:03:00Z">
          <w:r w:rsidR="002910DD" w:rsidDel="009328D5">
            <w:rPr>
              <w:rFonts w:hint="eastAsia"/>
              <w:bCs/>
              <w:sz w:val="22"/>
              <w:szCs w:val="22"/>
            </w:rPr>
            <w:delText xml:space="preserve">, </w:delText>
          </w:r>
        </w:del>
        <w:r w:rsidR="002910DD">
          <w:rPr>
            <w:rFonts w:hint="eastAsia"/>
            <w:bCs/>
            <w:sz w:val="22"/>
            <w:szCs w:val="22"/>
          </w:rPr>
          <w:t>works as asynchronous</w:t>
        </w:r>
      </w:ins>
      <w:ins w:id="5889" w:author="t_竹沢 公佑" w:date="2019-10-05T11:04:00Z">
        <w:r>
          <w:rPr>
            <w:rFonts w:hint="eastAsia"/>
            <w:bCs/>
            <w:sz w:val="22"/>
            <w:szCs w:val="22"/>
          </w:rPr>
          <w:t xml:space="preserve"> with the driver version 2.0.2 or older</w:t>
        </w:r>
      </w:ins>
      <w:ins w:id="5890" w:author="s_佐野 光" w:date="2019-08-21T09:57:00Z">
        <w:r w:rsidR="002910DD">
          <w:rPr>
            <w:rFonts w:hint="eastAsia"/>
            <w:bCs/>
            <w:sz w:val="22"/>
            <w:szCs w:val="22"/>
          </w:rPr>
          <w:t>.</w:t>
        </w:r>
      </w:ins>
    </w:p>
    <w:p w:rsidR="00F60FA8" w:rsidRDefault="00A00926">
      <w:pPr>
        <w:spacing w:line="0" w:lineRule="atLeast"/>
        <w:ind w:right="1020" w:firstLineChars="400" w:firstLine="880"/>
        <w:rPr>
          <w:ins w:id="5891" w:author="t_竹沢 公佑" w:date="2019-08-28T16:45:00Z"/>
          <w:bCs/>
          <w:sz w:val="22"/>
          <w:szCs w:val="22"/>
        </w:rPr>
        <w:pPrChange w:id="5892" w:author="t_竹沢 公佑" w:date="2019-09-10T16:18:00Z">
          <w:pPr>
            <w:spacing w:line="0" w:lineRule="atLeast"/>
            <w:ind w:leftChars="350" w:left="840" w:right="1020"/>
          </w:pPr>
        </w:pPrChange>
      </w:pPr>
      <w:ins w:id="5893" w:author="s_佐野 光" w:date="2019-08-20T15:17:00Z">
        <w:del w:id="5894" w:author="t_竹沢 公佑" w:date="2019-08-28T16:29:00Z">
          <w:r w:rsidDel="007D5117">
            <w:rPr>
              <w:rFonts w:hint="eastAsia"/>
              <w:bCs/>
              <w:sz w:val="22"/>
              <w:szCs w:val="22"/>
            </w:rPr>
            <w:delText>*</w:delText>
          </w:r>
        </w:del>
        <w:del w:id="5895" w:author="t_竹沢 公佑" w:date="2019-09-10T16:18:00Z">
          <w:r w:rsidDel="00A42325">
            <w:rPr>
              <w:rFonts w:hint="eastAsia"/>
              <w:bCs/>
              <w:sz w:val="22"/>
              <w:szCs w:val="22"/>
            </w:rPr>
            <w:delText xml:space="preserve">Timeout value is 1ms. </w:delText>
          </w:r>
        </w:del>
      </w:ins>
    </w:p>
    <w:p w:rsidR="00A42325" w:rsidRPr="002910DD" w:rsidRDefault="00A42325" w:rsidP="00A42325">
      <w:pPr>
        <w:spacing w:line="0" w:lineRule="atLeast"/>
        <w:ind w:right="1020"/>
        <w:rPr>
          <w:ins w:id="5896" w:author="t_竹沢 公佑" w:date="2019-09-10T16:17:00Z"/>
          <w:bCs/>
          <w:sz w:val="22"/>
          <w:szCs w:val="22"/>
        </w:rPr>
      </w:pPr>
      <w:ins w:id="5897" w:author="t_竹沢 公佑" w:date="2019-09-10T16:17:00Z">
        <w:r>
          <w:rPr>
            <w:rFonts w:hint="eastAsia"/>
            <w:bCs/>
            <w:sz w:val="22"/>
            <w:szCs w:val="22"/>
          </w:rPr>
          <w:t xml:space="preserve">    Timeout</w:t>
        </w:r>
      </w:ins>
    </w:p>
    <w:p w:rsidR="00A42325" w:rsidRDefault="00A42325" w:rsidP="00A42325">
      <w:pPr>
        <w:spacing w:line="0" w:lineRule="atLeast"/>
        <w:ind w:right="1020" w:firstLine="840"/>
        <w:rPr>
          <w:ins w:id="5898" w:author="t_竹沢 公佑" w:date="2019-09-10T16:17:00Z"/>
          <w:bCs/>
          <w:sz w:val="22"/>
          <w:szCs w:val="22"/>
        </w:rPr>
      </w:pPr>
      <w:ins w:id="5899" w:author="t_竹沢 公佑" w:date="2019-09-10T16:17:00Z">
        <w:r>
          <w:rPr>
            <w:rFonts w:hint="eastAsia"/>
            <w:bCs/>
            <w:sz w:val="22"/>
            <w:szCs w:val="22"/>
          </w:rPr>
          <w:t>Timeout value is 1ms.</w:t>
        </w:r>
      </w:ins>
    </w:p>
    <w:p w:rsidR="00A42325" w:rsidRDefault="00A42325" w:rsidP="00A42325">
      <w:pPr>
        <w:spacing w:line="0" w:lineRule="atLeast"/>
        <w:ind w:leftChars="350" w:left="840" w:right="1020"/>
        <w:rPr>
          <w:ins w:id="5900" w:author="t_竹沢 公佑" w:date="2019-09-10T16:17:00Z"/>
        </w:rPr>
      </w:pPr>
      <w:ins w:id="5901" w:author="t_竹沢 公佑" w:date="2019-09-10T16:17:00Z">
        <w:r>
          <w:rPr>
            <w:rFonts w:hint="eastAsia"/>
            <w:bCs/>
            <w:sz w:val="22"/>
            <w:szCs w:val="22"/>
          </w:rPr>
          <w:t>This function checks the status of register after writing data. If it fails to change register status, it returns -1 and sets ETIME to errno. In such a case, there may be a hardware error.</w:t>
        </w:r>
        <w:r>
          <w:rPr>
            <w:rFonts w:hint="eastAsia"/>
          </w:rPr>
          <w:t xml:space="preserve"> </w:t>
        </w:r>
        <w:r w:rsidRPr="009328D5">
          <w:rPr>
            <w:sz w:val="20"/>
            <w:szCs w:val="20"/>
            <w:rPrChange w:id="5902" w:author="t_竹沢 公佑" w:date="2019-10-05T11:02:00Z">
              <w:rPr/>
            </w:rPrChange>
          </w:rPr>
          <w:t>Please call RESET</w:t>
        </w:r>
      </w:ins>
      <w:ins w:id="5903" w:author="t_竹沢 公佑" w:date="2020-06-01T12:59:00Z">
        <w:r w:rsidR="007B178E">
          <w:rPr>
            <w:rFonts w:hint="eastAsia"/>
            <w:sz w:val="20"/>
            <w:szCs w:val="20"/>
          </w:rPr>
          <w:t>_DFR</w:t>
        </w:r>
      </w:ins>
      <w:ins w:id="5904" w:author="t_竹沢 公佑" w:date="2019-09-10T16:17:00Z">
        <w:r w:rsidRPr="009328D5">
          <w:rPr>
            <w:sz w:val="20"/>
            <w:szCs w:val="20"/>
            <w:rPrChange w:id="5905" w:author="t_竹沢 公佑" w:date="2019-10-05T11:02:00Z">
              <w:rPr/>
            </w:rPrChange>
          </w:rPr>
          <w:t xml:space="preserve"> command with master_reset bit or reload DRXP drvier</w:t>
        </w:r>
        <w:r>
          <w:rPr>
            <w:rFonts w:hint="eastAsia"/>
          </w:rPr>
          <w:t>.</w:t>
        </w:r>
      </w:ins>
    </w:p>
    <w:p w:rsidR="007D5117" w:rsidRPr="00DD66ED" w:rsidRDefault="007D5117">
      <w:pPr>
        <w:spacing w:line="0" w:lineRule="atLeast"/>
        <w:ind w:right="1020"/>
        <w:rPr>
          <w:ins w:id="5906" w:author="t_竹沢 公佑" w:date="2019-08-28T16:29:00Z"/>
          <w:bCs/>
          <w:sz w:val="22"/>
          <w:szCs w:val="22"/>
        </w:rPr>
        <w:pPrChange w:id="5907" w:author="t_竹沢 公佑" w:date="2019-08-28T16:29:00Z">
          <w:pPr>
            <w:spacing w:line="0" w:lineRule="atLeast"/>
            <w:ind w:right="1020" w:firstLineChars="200" w:firstLine="440"/>
          </w:pPr>
        </w:pPrChange>
      </w:pPr>
    </w:p>
    <w:p w:rsidR="00A00926" w:rsidDel="00F60FA8" w:rsidRDefault="00A00926">
      <w:pPr>
        <w:spacing w:line="0" w:lineRule="atLeast"/>
        <w:ind w:right="1020"/>
        <w:rPr>
          <w:ins w:id="5908" w:author="s_佐野 光" w:date="2019-08-20T15:17:00Z"/>
          <w:del w:id="5909" w:author="t_竹沢 公佑" w:date="2019-08-28T16:45:00Z"/>
          <w:bCs/>
          <w:sz w:val="22"/>
          <w:szCs w:val="22"/>
        </w:rPr>
        <w:pPrChange w:id="5910" w:author="t_竹沢 公佑" w:date="2019-08-28T16:29:00Z">
          <w:pPr>
            <w:spacing w:line="0" w:lineRule="atLeast"/>
            <w:ind w:right="1020" w:firstLineChars="200" w:firstLine="440"/>
          </w:pPr>
        </w:pPrChange>
      </w:pPr>
      <w:ins w:id="5911" w:author="s_佐野 光" w:date="2019-08-20T15:17:00Z">
        <w:del w:id="5912" w:author="t_竹沢 公佑" w:date="2019-08-28T16:45:00Z">
          <w:r w:rsidDel="00F60FA8">
            <w:rPr>
              <w:rFonts w:hint="eastAsia"/>
              <w:bCs/>
              <w:sz w:val="22"/>
              <w:szCs w:val="22"/>
            </w:rPr>
            <w:delText>There may be a hardware error in FPGA access.</w:delText>
          </w:r>
          <w:r w:rsidDel="00F60FA8">
            <w:rPr>
              <w:rFonts w:hint="eastAsia"/>
            </w:rPr>
            <w:delText xml:space="preserve"> </w:delText>
          </w:r>
          <w:r w:rsidDel="00F60FA8">
            <w:rPr>
              <w:rFonts w:hint="eastAsia"/>
              <w:bCs/>
              <w:sz w:val="22"/>
              <w:szCs w:val="22"/>
            </w:rPr>
            <w:delText>T</w:delText>
          </w:r>
          <w:r w:rsidRPr="00A00926" w:rsidDel="00F60FA8">
            <w:rPr>
              <w:bCs/>
              <w:sz w:val="22"/>
              <w:szCs w:val="22"/>
            </w:rPr>
            <w:delText>ry to reset FPGA or</w:delText>
          </w:r>
        </w:del>
      </w:ins>
    </w:p>
    <w:p w:rsidR="00A00926" w:rsidDel="00F60FA8" w:rsidRDefault="00A00926" w:rsidP="00A00926">
      <w:pPr>
        <w:spacing w:line="0" w:lineRule="atLeast"/>
        <w:ind w:right="1020" w:firstLineChars="200" w:firstLine="440"/>
        <w:rPr>
          <w:ins w:id="5913" w:author="s_佐野 光" w:date="2019-08-20T15:17:00Z"/>
          <w:del w:id="5914" w:author="t_竹沢 公佑" w:date="2019-08-28T16:45:00Z"/>
          <w:bCs/>
          <w:sz w:val="22"/>
          <w:szCs w:val="22"/>
        </w:rPr>
      </w:pPr>
      <w:ins w:id="5915" w:author="s_佐野 光" w:date="2019-08-20T15:17:00Z">
        <w:del w:id="5916" w:author="t_竹沢 公佑" w:date="2019-08-28T16:45:00Z">
          <w:r w:rsidRPr="00A00926" w:rsidDel="00F60FA8">
            <w:rPr>
              <w:bCs/>
              <w:sz w:val="22"/>
              <w:szCs w:val="22"/>
            </w:rPr>
            <w:delText xml:space="preserve"> unloading / loading DRXP driver.</w:delText>
          </w:r>
        </w:del>
      </w:ins>
    </w:p>
    <w:p w:rsidR="0045604A" w:rsidDel="00F60FA8" w:rsidRDefault="0045604A" w:rsidP="0045604A">
      <w:pPr>
        <w:spacing w:line="0" w:lineRule="atLeast"/>
        <w:ind w:right="1020" w:firstLineChars="200" w:firstLine="440"/>
        <w:rPr>
          <w:ins w:id="5917" w:author="s_佐野 光" w:date="2019-08-20T15:09:00Z"/>
          <w:del w:id="5918" w:author="t_竹沢 公佑" w:date="2019-08-28T16:46:00Z"/>
          <w:bCs/>
          <w:sz w:val="22"/>
          <w:szCs w:val="22"/>
        </w:rPr>
      </w:pPr>
    </w:p>
    <w:p w:rsidR="00B23592" w:rsidRPr="0045604A" w:rsidRDefault="00B23592" w:rsidP="00B23592">
      <w:pPr>
        <w:rPr>
          <w:iCs/>
          <w:sz w:val="22"/>
          <w:szCs w:val="22"/>
        </w:rPr>
      </w:pPr>
    </w:p>
    <w:p w:rsidR="00DF1C7C" w:rsidRDefault="00DF1C7C">
      <w:pPr>
        <w:pStyle w:val="a0"/>
        <w:ind w:leftChars="0" w:left="0"/>
        <w:rPr>
          <w:bCs/>
          <w:sz w:val="22"/>
          <w:szCs w:val="22"/>
        </w:rPr>
      </w:pPr>
    </w:p>
    <w:p w:rsidR="007D309C" w:rsidRPr="00B23592" w:rsidRDefault="007D309C">
      <w:pPr>
        <w:pStyle w:val="a0"/>
        <w:ind w:leftChars="0" w:left="0"/>
        <w:rPr>
          <w:bCs/>
          <w:sz w:val="22"/>
          <w:szCs w:val="22"/>
        </w:rPr>
      </w:pPr>
      <w:r>
        <w:rPr>
          <w:bCs/>
          <w:sz w:val="22"/>
          <w:szCs w:val="22"/>
        </w:rPr>
        <w:br w:type="page"/>
      </w:r>
    </w:p>
    <w:p w:rsidR="00DF1C7C" w:rsidRDefault="00DF1C7C" w:rsidP="0083070F">
      <w:pPr>
        <w:pStyle w:val="3"/>
      </w:pPr>
      <w:bookmarkStart w:id="5919" w:name="_Toc63179416"/>
      <w:r>
        <w:rPr>
          <w:rFonts w:hint="eastAsia"/>
        </w:rPr>
        <w:t>Command :DRXPD RCVSTART</w:t>
      </w:r>
      <w:bookmarkEnd w:id="5919"/>
    </w:p>
    <w:p w:rsidR="00DF1C7C" w:rsidRDefault="00DF1C7C">
      <w:pPr>
        <w:spacing w:line="0" w:lineRule="atLeast"/>
        <w:ind w:firstLineChars="50" w:firstLine="110"/>
        <w:rPr>
          <w:b/>
          <w:sz w:val="22"/>
          <w:szCs w:val="22"/>
        </w:rPr>
      </w:pPr>
      <w:r>
        <w:rPr>
          <w:rFonts w:hint="eastAsia"/>
          <w:b/>
          <w:sz w:val="22"/>
          <w:szCs w:val="22"/>
        </w:rPr>
        <w:t>【Function】</w:t>
      </w:r>
    </w:p>
    <w:p w:rsidR="00DF1C7C" w:rsidRDefault="00DF1C7C">
      <w:pPr>
        <w:spacing w:line="0" w:lineRule="atLeast"/>
        <w:ind w:right="1020" w:firstLineChars="152" w:firstLine="334"/>
        <w:rPr>
          <w:sz w:val="22"/>
          <w:szCs w:val="22"/>
          <w:lang w:val="en"/>
        </w:rPr>
      </w:pPr>
      <w:r>
        <w:rPr>
          <w:sz w:val="22"/>
          <w:szCs w:val="22"/>
          <w:lang w:val="en"/>
        </w:rPr>
        <w:t xml:space="preserve">This command </w:t>
      </w:r>
      <w:del w:id="5920" w:author="t_竹沢 公佑" w:date="2019-10-05T11:05:00Z">
        <w:r w:rsidDel="009328D5">
          <w:rPr>
            <w:sz w:val="22"/>
            <w:szCs w:val="22"/>
            <w:lang w:val="en"/>
          </w:rPr>
          <w:delText xml:space="preserve">will </w:delText>
        </w:r>
      </w:del>
      <w:r>
        <w:rPr>
          <w:rFonts w:hint="eastAsia"/>
          <w:sz w:val="22"/>
          <w:szCs w:val="22"/>
          <w:lang w:val="en"/>
        </w:rPr>
        <w:t>start</w:t>
      </w:r>
      <w:r>
        <w:rPr>
          <w:sz w:val="22"/>
          <w:szCs w:val="22"/>
          <w:lang w:val="en"/>
        </w:rPr>
        <w:t xml:space="preserve"> the reception.</w:t>
      </w:r>
    </w:p>
    <w:p w:rsidR="00DF1C7C" w:rsidRDefault="00DF1C7C">
      <w:pPr>
        <w:spacing w:line="0" w:lineRule="atLeast"/>
        <w:ind w:right="1020" w:firstLineChars="50" w:firstLine="110"/>
        <w:rPr>
          <w:b/>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DRXPD_RCVSTART</w:t>
      </w:r>
      <w:r>
        <w:rPr>
          <w:rFonts w:hint="eastAsia"/>
          <w:iCs/>
          <w:sz w:val="22"/>
          <w:szCs w:val="22"/>
        </w:rPr>
        <w:t>,</w:t>
      </w:r>
      <w:r>
        <w:rPr>
          <w:bCs/>
          <w:sz w:val="22"/>
          <w:szCs w:val="22"/>
        </w:rPr>
        <w:t xml:space="preserve"> </w:t>
      </w:r>
      <w:r>
        <w:rPr>
          <w:rFonts w:hint="eastAsia"/>
          <w:bCs/>
          <w:sz w:val="22"/>
          <w:szCs w:val="22"/>
        </w:rPr>
        <w:t>int *p_</w:t>
      </w:r>
      <w:r>
        <w:rPr>
          <w:rFonts w:hint="eastAsia"/>
          <w:iCs/>
          <w:sz w:val="22"/>
          <w:szCs w:val="22"/>
        </w:rPr>
        <w:t>result</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381" w:firstLine="838"/>
        <w:rPr>
          <w:bCs/>
          <w:sz w:val="22"/>
          <w:szCs w:val="22"/>
        </w:rPr>
      </w:pPr>
    </w:p>
    <w:p w:rsidR="00DF1C7C" w:rsidRDefault="00DF1C7C">
      <w:pPr>
        <w:spacing w:line="0" w:lineRule="atLeast"/>
        <w:ind w:right="1020" w:firstLineChars="200" w:firstLine="440"/>
        <w:rPr>
          <w:bCs/>
          <w:sz w:val="22"/>
          <w:szCs w:val="22"/>
        </w:rPr>
      </w:pPr>
      <w:r>
        <w:rPr>
          <w:rFonts w:hint="eastAsia"/>
          <w:bCs/>
          <w:sz w:val="22"/>
          <w:szCs w:val="22"/>
        </w:rPr>
        <w:t>int *p_</w:t>
      </w:r>
      <w:r>
        <w:rPr>
          <w:rFonts w:hint="eastAsia"/>
          <w:iCs/>
          <w:sz w:val="22"/>
          <w:szCs w:val="22"/>
        </w:rPr>
        <w:t>result</w:t>
      </w:r>
      <w:r>
        <w:rPr>
          <w:iCs/>
          <w:sz w:val="22"/>
          <w:szCs w:val="22"/>
        </w:rPr>
        <w:t>…</w:t>
      </w:r>
    </w:p>
    <w:p w:rsidR="00DF1C7C" w:rsidRDefault="00DF1C7C">
      <w:pPr>
        <w:spacing w:line="0" w:lineRule="atLeast"/>
        <w:ind w:right="1020" w:firstLine="840"/>
        <w:rPr>
          <w:ins w:id="5921" w:author="t_竹沢 公佑" w:date="2019-09-09T14:01:00Z"/>
          <w:sz w:val="22"/>
          <w:szCs w:val="22"/>
          <w:lang w:val="en"/>
        </w:rPr>
      </w:pPr>
      <w:r>
        <w:rPr>
          <w:sz w:val="22"/>
          <w:szCs w:val="22"/>
          <w:lang w:val="en"/>
        </w:rPr>
        <w:t xml:space="preserve">Specify the pointer to store the </w:t>
      </w:r>
      <w:r>
        <w:rPr>
          <w:rFonts w:hint="eastAsia"/>
          <w:sz w:val="22"/>
          <w:szCs w:val="22"/>
          <w:lang w:val="en"/>
        </w:rPr>
        <w:t>result</w:t>
      </w:r>
      <w:r>
        <w:rPr>
          <w:sz w:val="22"/>
          <w:szCs w:val="22"/>
          <w:lang w:val="en"/>
        </w:rPr>
        <w:t xml:space="preserve"> below.</w:t>
      </w:r>
    </w:p>
    <w:p w:rsidR="00005C8E" w:rsidRDefault="00005C8E" w:rsidP="00005C8E">
      <w:pPr>
        <w:spacing w:line="0" w:lineRule="atLeast"/>
        <w:ind w:right="1020" w:firstLineChars="400" w:firstLine="880"/>
        <w:rPr>
          <w:ins w:id="5922" w:author="t_竹沢 公佑" w:date="2019-09-09T14:01:00Z"/>
          <w:iCs/>
          <w:sz w:val="22"/>
          <w:szCs w:val="22"/>
        </w:rPr>
      </w:pPr>
      <w:ins w:id="5923" w:author="t_竹沢 公佑" w:date="2019-09-09T14:01:00Z">
        <w:r>
          <w:rPr>
            <w:rFonts w:hint="eastAsia"/>
            <w:iCs/>
            <w:sz w:val="22"/>
            <w:szCs w:val="22"/>
          </w:rPr>
          <w:t>&lt;Device driver version 2.0.3 or later&gt;</w:t>
        </w:r>
      </w:ins>
    </w:p>
    <w:p w:rsidR="00005C8E" w:rsidRDefault="00005C8E" w:rsidP="00005C8E">
      <w:pPr>
        <w:spacing w:line="0" w:lineRule="atLeast"/>
        <w:ind w:right="1020" w:firstLineChars="500" w:firstLine="1100"/>
        <w:rPr>
          <w:ins w:id="5924" w:author="t_竹沢 公佑" w:date="2019-09-09T14:01:00Z"/>
          <w:iCs/>
          <w:sz w:val="22"/>
          <w:szCs w:val="22"/>
        </w:rPr>
      </w:pPr>
      <w:ins w:id="5925" w:author="t_竹沢 公佑" w:date="2019-09-09T14:01:00Z">
        <w:r>
          <w:rPr>
            <w:rFonts w:hint="eastAsia"/>
            <w:iCs/>
            <w:sz w:val="22"/>
            <w:szCs w:val="22"/>
          </w:rPr>
          <w:t>Driver always sets DRXPD_OK(0) to this argument.</w:t>
        </w:r>
      </w:ins>
    </w:p>
    <w:p w:rsidR="00005C8E" w:rsidRDefault="00005C8E" w:rsidP="00005C8E">
      <w:pPr>
        <w:spacing w:line="0" w:lineRule="atLeast"/>
        <w:ind w:right="1020" w:firstLineChars="200" w:firstLine="440"/>
        <w:rPr>
          <w:ins w:id="5926" w:author="t_竹沢 公佑" w:date="2019-09-09T14:01:00Z"/>
          <w:iCs/>
          <w:sz w:val="22"/>
          <w:szCs w:val="22"/>
        </w:rPr>
      </w:pPr>
      <w:ins w:id="5927" w:author="t_竹沢 公佑" w:date="2019-09-09T14:01:00Z">
        <w:r>
          <w:rPr>
            <w:rFonts w:hint="eastAsia"/>
            <w:iCs/>
            <w:sz w:val="22"/>
            <w:szCs w:val="22"/>
          </w:rPr>
          <w:t xml:space="preserve">      This reporting system is not available. Please use an errno to specify the error reason.</w:t>
        </w:r>
      </w:ins>
    </w:p>
    <w:p w:rsidR="00005C8E" w:rsidRPr="00005C8E" w:rsidRDefault="00005C8E" w:rsidP="00DD66ED">
      <w:pPr>
        <w:spacing w:line="0" w:lineRule="atLeast"/>
        <w:ind w:right="1020" w:firstLine="840"/>
        <w:rPr>
          <w:sz w:val="22"/>
          <w:szCs w:val="22"/>
          <w:rPrChange w:id="5928" w:author="t_竹沢 公佑" w:date="2019-09-09T14:01:00Z">
            <w:rPr>
              <w:sz w:val="22"/>
              <w:szCs w:val="22"/>
              <w:lang w:val="en"/>
            </w:rPr>
          </w:rPrChange>
        </w:rPr>
      </w:pPr>
      <w:ins w:id="5929" w:author="t_竹沢 公佑" w:date="2019-09-09T14:01:00Z">
        <w:r>
          <w:rPr>
            <w:rFonts w:hint="eastAsia"/>
            <w:iCs/>
            <w:sz w:val="22"/>
            <w:szCs w:val="22"/>
          </w:rPr>
          <w:t>&lt;Device driver version 2.0.2 or older&gt;</w:t>
        </w:r>
      </w:ins>
    </w:p>
    <w:p w:rsidR="00DF1C7C" w:rsidRDefault="00DF1C7C">
      <w:pPr>
        <w:spacing w:line="0" w:lineRule="atLeast"/>
        <w:ind w:left="840" w:right="1020" w:firstLineChars="100" w:firstLine="220"/>
        <w:rPr>
          <w:sz w:val="22"/>
          <w:szCs w:val="22"/>
          <w:lang w:val="en"/>
        </w:rPr>
      </w:pPr>
      <w:r>
        <w:rPr>
          <w:rFonts w:hint="eastAsia"/>
          <w:bCs/>
          <w:sz w:val="22"/>
          <w:szCs w:val="22"/>
        </w:rPr>
        <w:t>DRXPD_OK(0):</w:t>
      </w:r>
      <w:r>
        <w:rPr>
          <w:rFonts w:hint="eastAsia"/>
          <w:sz w:val="22"/>
          <w:szCs w:val="22"/>
          <w:lang w:val="en"/>
        </w:rPr>
        <w:t xml:space="preserve"> </w:t>
      </w:r>
      <w:r>
        <w:rPr>
          <w:sz w:val="22"/>
          <w:szCs w:val="22"/>
          <w:lang w:val="en"/>
        </w:rPr>
        <w:t>It started to receive.</w:t>
      </w:r>
    </w:p>
    <w:p w:rsidR="00DF1C7C" w:rsidRDefault="00DF1C7C">
      <w:pPr>
        <w:spacing w:line="0" w:lineRule="atLeast"/>
        <w:ind w:left="840" w:right="1020" w:firstLineChars="100" w:firstLine="220"/>
        <w:rPr>
          <w:sz w:val="22"/>
          <w:szCs w:val="22"/>
          <w:lang w:val="en"/>
        </w:rPr>
      </w:pPr>
      <w:r>
        <w:rPr>
          <w:rFonts w:hint="eastAsia"/>
          <w:bCs/>
          <w:sz w:val="22"/>
          <w:szCs w:val="22"/>
        </w:rPr>
        <w:t>DRXPD_NG_MODE(-2):</w:t>
      </w:r>
      <w:del w:id="5930" w:author="t_竹沢 公佑" w:date="2019-10-05T11:05:00Z">
        <w:r w:rsidDel="009328D5">
          <w:rPr>
            <w:rFonts w:hint="eastAsia"/>
            <w:sz w:val="22"/>
            <w:szCs w:val="22"/>
            <w:lang w:val="en"/>
          </w:rPr>
          <w:delText xml:space="preserve"> </w:delText>
        </w:r>
      </w:del>
      <w:ins w:id="5931" w:author="t_竹沢 公佑" w:date="2019-10-05T11:05:00Z">
        <w:r w:rsidR="009328D5">
          <w:rPr>
            <w:rFonts w:hint="eastAsia"/>
            <w:sz w:val="22"/>
            <w:szCs w:val="22"/>
            <w:lang w:val="en"/>
          </w:rPr>
          <w:t xml:space="preserve"> You don</w:t>
        </w:r>
        <w:r w:rsidR="009328D5">
          <w:rPr>
            <w:sz w:val="22"/>
            <w:szCs w:val="22"/>
            <w:lang w:val="en"/>
          </w:rPr>
          <w:t>’</w:t>
        </w:r>
        <w:r w:rsidR="009328D5">
          <w:rPr>
            <w:rFonts w:hint="eastAsia"/>
            <w:sz w:val="22"/>
            <w:szCs w:val="22"/>
            <w:lang w:val="en"/>
          </w:rPr>
          <w:t>t open the device file with O_RDWR flag</w:t>
        </w:r>
      </w:ins>
      <w:del w:id="5932" w:author="t_竹沢 公佑" w:date="2019-10-05T11:05:00Z">
        <w:r w:rsidDel="009328D5">
          <w:rPr>
            <w:sz w:val="22"/>
            <w:szCs w:val="22"/>
            <w:lang w:val="en"/>
          </w:rPr>
          <w:delText>It has not been open in O_RDONLY</w:delText>
        </w:r>
      </w:del>
      <w:r>
        <w:rPr>
          <w:sz w:val="22"/>
          <w:szCs w:val="22"/>
          <w:lang w:val="en"/>
        </w:rPr>
        <w:t>.</w:t>
      </w:r>
    </w:p>
    <w:p w:rsidR="00DD5974" w:rsidRDefault="00DF1C7C">
      <w:pPr>
        <w:spacing w:line="0" w:lineRule="atLeast"/>
        <w:ind w:left="840" w:right="1020" w:firstLineChars="100" w:firstLine="220"/>
        <w:rPr>
          <w:sz w:val="22"/>
          <w:szCs w:val="22"/>
          <w:lang w:val="en"/>
        </w:rPr>
      </w:pPr>
      <w:r>
        <w:rPr>
          <w:rFonts w:hint="eastAsia"/>
          <w:bCs/>
          <w:sz w:val="22"/>
          <w:szCs w:val="22"/>
        </w:rPr>
        <w:t>DRXPD_NG_BUSY(-3):</w:t>
      </w:r>
      <w:r>
        <w:rPr>
          <w:rFonts w:hint="eastAsia"/>
          <w:sz w:val="22"/>
          <w:szCs w:val="22"/>
          <w:lang w:val="en"/>
        </w:rPr>
        <w:t xml:space="preserve"> </w:t>
      </w:r>
      <w:r w:rsidR="00902613">
        <w:rPr>
          <w:rFonts w:hint="eastAsia"/>
          <w:sz w:val="22"/>
          <w:szCs w:val="22"/>
          <w:lang w:val="en"/>
        </w:rPr>
        <w:t>The receiving process has already</w:t>
      </w:r>
      <w:ins w:id="5933" w:author="t_竹沢 公佑" w:date="2019-10-05T11:06:00Z">
        <w:r w:rsidR="009328D5">
          <w:rPr>
            <w:rFonts w:hint="eastAsia"/>
            <w:sz w:val="22"/>
            <w:szCs w:val="22"/>
            <w:lang w:val="en"/>
          </w:rPr>
          <w:t xml:space="preserve"> </w:t>
        </w:r>
      </w:ins>
      <w:del w:id="5934" w:author="t_竹沢 公佑" w:date="2019-10-05T11:06:00Z">
        <w:r w:rsidR="00902613" w:rsidDel="009328D5">
          <w:rPr>
            <w:rFonts w:hint="eastAsia"/>
            <w:sz w:val="22"/>
            <w:szCs w:val="22"/>
            <w:lang w:val="en"/>
          </w:rPr>
          <w:delText xml:space="preserve"> </w:delText>
        </w:r>
      </w:del>
      <w:ins w:id="5935" w:author="t_竹沢 公佑" w:date="2019-10-05T11:06:00Z">
        <w:r w:rsidR="009328D5">
          <w:rPr>
            <w:rFonts w:hint="eastAsia"/>
            <w:sz w:val="22"/>
            <w:szCs w:val="22"/>
            <w:lang w:val="en"/>
          </w:rPr>
          <w:t>started</w:t>
        </w:r>
      </w:ins>
      <w:del w:id="5936" w:author="t_竹沢 公佑" w:date="2019-10-05T11:06:00Z">
        <w:r w:rsidR="00902613" w:rsidDel="009328D5">
          <w:rPr>
            <w:rFonts w:hint="eastAsia"/>
            <w:sz w:val="22"/>
            <w:szCs w:val="22"/>
            <w:lang w:val="en"/>
          </w:rPr>
          <w:delText>been going</w:delText>
        </w:r>
      </w:del>
      <w:r w:rsidR="00902613">
        <w:rPr>
          <w:rFonts w:hint="eastAsia"/>
          <w:sz w:val="22"/>
          <w:szCs w:val="22"/>
          <w:lang w:val="en"/>
        </w:rPr>
        <w:t>.</w:t>
      </w:r>
    </w:p>
    <w:p w:rsidR="00C13310" w:rsidRDefault="00C13310" w:rsidP="00C13310">
      <w:pPr>
        <w:spacing w:line="0" w:lineRule="atLeast"/>
        <w:ind w:left="840" w:right="1020" w:firstLineChars="100" w:firstLine="220"/>
        <w:rPr>
          <w:bCs/>
          <w:sz w:val="22"/>
          <w:szCs w:val="22"/>
        </w:rPr>
      </w:pPr>
      <w:r w:rsidRPr="00C13310">
        <w:rPr>
          <w:bCs/>
          <w:sz w:val="22"/>
          <w:szCs w:val="22"/>
        </w:rPr>
        <w:t>DRXPD_NG_INIT(-4): It has not been initialized. The initialization is required.</w:t>
      </w:r>
    </w:p>
    <w:p w:rsidR="00DF1C7C" w:rsidRDefault="00DF1C7C" w:rsidP="00C13310">
      <w:pPr>
        <w:spacing w:line="0" w:lineRule="atLeast"/>
        <w:ind w:left="840" w:right="1020" w:firstLineChars="100" w:firstLine="220"/>
        <w:rPr>
          <w:sz w:val="22"/>
          <w:szCs w:val="22"/>
          <w:lang w:val="en"/>
        </w:rPr>
      </w:pPr>
      <w:r>
        <w:rPr>
          <w:rFonts w:hint="eastAsia"/>
          <w:bCs/>
          <w:sz w:val="22"/>
          <w:szCs w:val="22"/>
        </w:rPr>
        <w:t>DRXPD_NG(-1):</w:t>
      </w:r>
      <w:r>
        <w:rPr>
          <w:rFonts w:hint="eastAsia"/>
          <w:sz w:val="22"/>
          <w:szCs w:val="22"/>
          <w:lang w:val="en"/>
        </w:rPr>
        <w:t xml:space="preserve"> </w:t>
      </w:r>
      <w:r>
        <w:rPr>
          <w:sz w:val="22"/>
          <w:szCs w:val="22"/>
          <w:lang w:val="en"/>
        </w:rPr>
        <w:t>Other failure</w:t>
      </w:r>
      <w:r>
        <w:rPr>
          <w:rFonts w:hint="eastAsia"/>
          <w:sz w:val="22"/>
          <w:szCs w:val="22"/>
          <w:lang w:val="en"/>
        </w:rPr>
        <w:t>s</w:t>
      </w:r>
      <w:r>
        <w:rPr>
          <w:sz w:val="22"/>
          <w:szCs w:val="22"/>
          <w:lang w:val="en"/>
        </w:rPr>
        <w:t>.</w:t>
      </w:r>
    </w:p>
    <w:p w:rsidR="00DF1C7C" w:rsidRDefault="00DF1C7C">
      <w:pPr>
        <w:spacing w:line="0" w:lineRule="atLeast"/>
        <w:ind w:right="1020"/>
        <w:rPr>
          <w:sz w:val="22"/>
          <w:szCs w:val="22"/>
          <w:lang w:val="en"/>
        </w:rPr>
      </w:pPr>
    </w:p>
    <w:p w:rsidR="00DF1C7C" w:rsidRDefault="00DF1C7C">
      <w:pPr>
        <w:spacing w:line="0" w:lineRule="atLeast"/>
        <w:ind w:right="1020"/>
        <w:rPr>
          <w:b/>
          <w:sz w:val="22"/>
          <w:szCs w:val="22"/>
        </w:rPr>
      </w:pPr>
      <w:r>
        <w:rPr>
          <w:rFonts w:hint="eastAsia"/>
          <w:b/>
          <w:sz w:val="22"/>
          <w:szCs w:val="22"/>
        </w:rPr>
        <w:t xml:space="preserve">　【Return】</w:t>
      </w:r>
    </w:p>
    <w:p w:rsidR="00DF1C7C" w:rsidRDefault="00DF1C7C" w:rsidP="005038B9">
      <w:pPr>
        <w:spacing w:line="0" w:lineRule="atLeast"/>
        <w:ind w:leftChars="200" w:left="480" w:right="1020" w:firstLineChars="50" w:firstLine="110"/>
        <w:rPr>
          <w:ins w:id="5937" w:author="t_竹沢 公佑" w:date="2019-09-18T13:14:00Z"/>
          <w:bCs/>
          <w:sz w:val="22"/>
          <w:szCs w:val="22"/>
        </w:rPr>
      </w:pPr>
      <w:del w:id="5938" w:author="t_竹沢 公佑" w:date="2019-10-05T11:07:00Z">
        <w:r w:rsidRPr="003B5E6D" w:rsidDel="009328D5">
          <w:rPr>
            <w:rFonts w:hint="eastAsia"/>
            <w:bCs/>
            <w:sz w:val="22"/>
            <w:szCs w:val="22"/>
          </w:rPr>
          <w:delText xml:space="preserve">If </w:delText>
        </w:r>
        <w:r w:rsidRPr="002F4CF3" w:rsidDel="009328D5">
          <w:rPr>
            <w:rFonts w:hint="eastAsia"/>
            <w:bCs/>
            <w:sz w:val="22"/>
            <w:szCs w:val="22"/>
          </w:rPr>
          <w:delText xml:space="preserve">it is </w:delText>
        </w:r>
        <w:r w:rsidRPr="00F0773B" w:rsidDel="009328D5">
          <w:rPr>
            <w:rFonts w:hint="eastAsia"/>
            <w:bCs/>
            <w:sz w:val="22"/>
            <w:szCs w:val="22"/>
          </w:rPr>
          <w:delText xml:space="preserve">success, </w:delText>
        </w:r>
      </w:del>
      <w:r w:rsidRPr="00F0773B">
        <w:rPr>
          <w:rFonts w:hint="eastAsia"/>
          <w:bCs/>
          <w:sz w:val="22"/>
          <w:szCs w:val="22"/>
        </w:rPr>
        <w:t xml:space="preserve">0 </w:t>
      </w:r>
      <w:r w:rsidRPr="00437574">
        <w:rPr>
          <w:bCs/>
          <w:sz w:val="22"/>
          <w:szCs w:val="22"/>
        </w:rPr>
        <w:t>is returne</w:t>
      </w:r>
      <w:r w:rsidRPr="00C2078B">
        <w:rPr>
          <w:rFonts w:hint="eastAsia"/>
          <w:bCs/>
          <w:sz w:val="22"/>
          <w:szCs w:val="22"/>
        </w:rPr>
        <w:t>d</w:t>
      </w:r>
      <w:r w:rsidRPr="00A74CAA">
        <w:rPr>
          <w:bCs/>
          <w:sz w:val="22"/>
          <w:szCs w:val="22"/>
        </w:rPr>
        <w:t>.</w:t>
      </w:r>
      <w:ins w:id="5939" w:author="t_竹沢 公佑" w:date="2019-09-18T13:14:00Z">
        <w:r w:rsidR="00BC3BE7" w:rsidRPr="00025319" w:rsidDel="00BC3BE7">
          <w:rPr>
            <w:bCs/>
            <w:sz w:val="22"/>
            <w:szCs w:val="22"/>
          </w:rPr>
          <w:t xml:space="preserve"> </w:t>
        </w:r>
      </w:ins>
      <w:del w:id="5940" w:author="t_竹沢 公佑" w:date="2019-09-18T13:14:00Z">
        <w:r w:rsidRPr="00025319" w:rsidDel="00BC3BE7">
          <w:rPr>
            <w:bCs/>
            <w:sz w:val="22"/>
            <w:szCs w:val="22"/>
          </w:rPr>
          <w:delText xml:space="preserve">　</w:delText>
        </w:r>
      </w:del>
      <w:ins w:id="5941" w:author="t_竹沢 公佑" w:date="2019-09-18T13:14:00Z">
        <w:r w:rsidR="00BC3BE7">
          <w:rPr>
            <w:rFonts w:hint="eastAsia"/>
            <w:bCs/>
            <w:sz w:val="22"/>
            <w:szCs w:val="22"/>
          </w:rPr>
          <w:t>I</w:t>
        </w:r>
      </w:ins>
      <w:del w:id="5942" w:author="t_竹沢 公佑" w:date="2019-09-18T13:14:00Z">
        <w:r w:rsidRPr="00A15960" w:rsidDel="00BC3BE7">
          <w:rPr>
            <w:bCs/>
            <w:sz w:val="22"/>
            <w:szCs w:val="22"/>
          </w:rPr>
          <w:delText>i</w:delText>
        </w:r>
      </w:del>
      <w:r w:rsidRPr="00A15960">
        <w:rPr>
          <w:bCs/>
          <w:sz w:val="22"/>
          <w:szCs w:val="22"/>
        </w:rPr>
        <w:t xml:space="preserve">f </w:t>
      </w:r>
      <w:r w:rsidRPr="003A301F">
        <w:rPr>
          <w:rFonts w:hint="eastAsia"/>
          <w:bCs/>
          <w:sz w:val="22"/>
          <w:szCs w:val="22"/>
        </w:rPr>
        <w:t xml:space="preserve">an </w:t>
      </w:r>
      <w:r w:rsidRPr="002E67F0">
        <w:rPr>
          <w:bCs/>
          <w:sz w:val="22"/>
          <w:szCs w:val="22"/>
        </w:rPr>
        <w:t xml:space="preserve">error </w:t>
      </w:r>
      <w:del w:id="5943" w:author="t_竹沢 公佑" w:date="2019-10-05T11:07:00Z">
        <w:r w:rsidRPr="00D22D4F" w:rsidDel="009328D5">
          <w:rPr>
            <w:rFonts w:hint="eastAsia"/>
            <w:bCs/>
            <w:sz w:val="22"/>
            <w:szCs w:val="22"/>
          </w:rPr>
          <w:delText>(</w:delText>
        </w:r>
        <w:r w:rsidRPr="005038B9" w:rsidDel="009328D5">
          <w:rPr>
            <w:sz w:val="22"/>
            <w:szCs w:val="22"/>
            <w:lang w:val="en"/>
          </w:rPr>
          <w:delText>DRXPD_NG</w:delText>
        </w:r>
        <w:r w:rsidRPr="005038B9" w:rsidDel="009328D5">
          <w:rPr>
            <w:rFonts w:hint="eastAsia"/>
            <w:sz w:val="22"/>
            <w:szCs w:val="22"/>
            <w:lang w:val="en"/>
          </w:rPr>
          <w:delText>_**</w:delText>
        </w:r>
        <w:r w:rsidRPr="005038B9" w:rsidDel="009328D5">
          <w:rPr>
            <w:sz w:val="22"/>
            <w:szCs w:val="22"/>
            <w:lang w:val="en"/>
          </w:rPr>
          <w:delText xml:space="preserve"> is not included.</w:delText>
        </w:r>
        <w:r w:rsidRPr="003B5E6D" w:rsidDel="009328D5">
          <w:rPr>
            <w:rFonts w:hint="eastAsia"/>
            <w:bCs/>
            <w:sz w:val="22"/>
            <w:szCs w:val="22"/>
          </w:rPr>
          <w:delText>)</w:delText>
        </w:r>
        <w:r w:rsidRPr="002F4CF3" w:rsidDel="009328D5">
          <w:rPr>
            <w:bCs/>
            <w:sz w:val="22"/>
            <w:szCs w:val="22"/>
          </w:rPr>
          <w:delText xml:space="preserve">　</w:delText>
        </w:r>
      </w:del>
      <w:r w:rsidRPr="00F0773B">
        <w:rPr>
          <w:bCs/>
          <w:sz w:val="22"/>
          <w:szCs w:val="22"/>
        </w:rPr>
        <w:t>occur</w:t>
      </w:r>
      <w:r w:rsidRPr="00437574">
        <w:rPr>
          <w:rFonts w:hint="eastAsia"/>
          <w:bCs/>
          <w:sz w:val="22"/>
          <w:szCs w:val="22"/>
        </w:rPr>
        <w:t>s</w:t>
      </w:r>
      <w:r w:rsidR="00121762">
        <w:rPr>
          <w:bCs/>
          <w:sz w:val="22"/>
          <w:szCs w:val="22"/>
        </w:rPr>
        <w:t>, -1 is returned</w:t>
      </w:r>
      <w:r w:rsidR="00121762">
        <w:rPr>
          <w:rFonts w:hint="eastAsia"/>
          <w:bCs/>
          <w:sz w:val="22"/>
          <w:szCs w:val="22"/>
        </w:rPr>
        <w:t xml:space="preserve"> </w:t>
      </w:r>
      <w:r w:rsidR="00121762" w:rsidRPr="00121762">
        <w:rPr>
          <w:bCs/>
          <w:sz w:val="22"/>
          <w:szCs w:val="22"/>
        </w:rPr>
        <w:t>in which case</w:t>
      </w:r>
      <w:del w:id="5944" w:author="t_竹沢 公佑" w:date="2019-10-05T11:07:00Z">
        <w:r w:rsidR="00121762" w:rsidRPr="00121762" w:rsidDel="009328D5">
          <w:rPr>
            <w:bCs/>
            <w:sz w:val="22"/>
            <w:szCs w:val="22"/>
          </w:rPr>
          <w:delText>,</w:delText>
        </w:r>
      </w:del>
      <w:r w:rsidR="00121762" w:rsidRPr="00121762">
        <w:rPr>
          <w:bCs/>
          <w:sz w:val="22"/>
          <w:szCs w:val="22"/>
        </w:rPr>
        <w:t xml:space="preserve"> errno is set.</w:t>
      </w:r>
    </w:p>
    <w:p w:rsidR="00BC3BE7" w:rsidRPr="009328D5" w:rsidRDefault="00BC3BE7" w:rsidP="005038B9">
      <w:pPr>
        <w:spacing w:line="0" w:lineRule="atLeast"/>
        <w:ind w:leftChars="200" w:left="480" w:right="1020" w:firstLineChars="50" w:firstLine="110"/>
        <w:rPr>
          <w:ins w:id="5945" w:author="t_竹沢 公佑" w:date="2019-09-18T13:15:00Z"/>
          <w:bCs/>
          <w:sz w:val="22"/>
          <w:szCs w:val="22"/>
        </w:rPr>
      </w:pPr>
    </w:p>
    <w:p w:rsidR="00217E3E" w:rsidRPr="00B22C77" w:rsidRDefault="00217E3E" w:rsidP="005038B9">
      <w:pPr>
        <w:spacing w:line="0" w:lineRule="atLeast"/>
        <w:ind w:leftChars="200" w:left="480" w:right="1020" w:firstLineChars="50" w:firstLine="110"/>
        <w:rPr>
          <w:bCs/>
          <w:sz w:val="22"/>
          <w:szCs w:val="22"/>
        </w:rPr>
      </w:pPr>
      <w:ins w:id="5946" w:author="t_竹沢 公佑" w:date="2019-09-18T13:15:00Z">
        <w:r>
          <w:rPr>
            <w:bCs/>
            <w:sz w:val="22"/>
            <w:szCs w:val="22"/>
          </w:rPr>
          <w:br w:type="page"/>
        </w:r>
      </w:ins>
    </w:p>
    <w:p w:rsidR="00970A62" w:rsidRDefault="00970A62" w:rsidP="00970A62">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ins w:id="5947" w:author="t_竹沢 公佑" w:date="2019-09-18T13:15:00Z"/>
          <w:bCs/>
          <w:sz w:val="22"/>
          <w:szCs w:val="22"/>
        </w:rPr>
      </w:pPr>
      <w:r w:rsidRPr="00121762">
        <w:rPr>
          <w:bCs/>
          <w:sz w:val="22"/>
          <w:szCs w:val="22"/>
        </w:rPr>
        <w:t>This command can fail with the following errors.</w:t>
      </w:r>
    </w:p>
    <w:p w:rsidR="00217E3E" w:rsidRPr="00217E3E" w:rsidRDefault="00217E3E" w:rsidP="00217E3E">
      <w:pPr>
        <w:spacing w:line="0" w:lineRule="atLeast"/>
        <w:ind w:right="1020" w:firstLineChars="200" w:firstLine="440"/>
        <w:rPr>
          <w:ins w:id="5948" w:author="t_竹沢 公佑" w:date="2019-09-18T13:15:00Z"/>
          <w:bCs/>
          <w:sz w:val="22"/>
          <w:szCs w:val="22"/>
        </w:rPr>
      </w:pPr>
      <w:ins w:id="5949" w:author="t_竹沢 公佑" w:date="2019-09-18T13:15:00Z">
        <w:r w:rsidRPr="00217E3E">
          <w:rPr>
            <w:bCs/>
            <w:sz w:val="22"/>
            <w:szCs w:val="22"/>
          </w:rPr>
          <w:t>EINVAL</w:t>
        </w:r>
      </w:ins>
    </w:p>
    <w:p w:rsidR="00217E3E" w:rsidRPr="00217E3E" w:rsidRDefault="009328D5" w:rsidP="00217E3E">
      <w:pPr>
        <w:spacing w:line="0" w:lineRule="atLeast"/>
        <w:ind w:right="1020" w:firstLineChars="200" w:firstLine="440"/>
        <w:rPr>
          <w:ins w:id="5950" w:author="t_竹沢 公佑" w:date="2019-09-18T13:15:00Z"/>
          <w:bCs/>
          <w:sz w:val="22"/>
          <w:szCs w:val="22"/>
        </w:rPr>
      </w:pPr>
      <w:ins w:id="5951" w:author="t_竹沢 公佑" w:date="2019-09-18T13:15:00Z">
        <w:r>
          <w:rPr>
            <w:bCs/>
            <w:sz w:val="22"/>
            <w:szCs w:val="22"/>
          </w:rPr>
          <w:t xml:space="preserve">  When</w:t>
        </w:r>
      </w:ins>
      <w:ins w:id="5952" w:author="t_竹沢 公佑" w:date="2019-10-05T11:10:00Z">
        <w:r w:rsidR="00400075">
          <w:rPr>
            <w:rFonts w:hint="eastAsia"/>
            <w:bCs/>
            <w:sz w:val="22"/>
            <w:szCs w:val="22"/>
          </w:rPr>
          <w:t xml:space="preserve"> </w:t>
        </w:r>
      </w:ins>
      <w:ins w:id="5953" w:author="t_竹沢 公佑" w:date="2019-10-05T11:08:00Z">
        <w:r>
          <w:rPr>
            <w:rFonts w:hint="eastAsia"/>
            <w:bCs/>
            <w:sz w:val="22"/>
            <w:szCs w:val="22"/>
          </w:rPr>
          <w:t>you don</w:t>
        </w:r>
        <w:r>
          <w:rPr>
            <w:bCs/>
            <w:sz w:val="22"/>
            <w:szCs w:val="22"/>
          </w:rPr>
          <w:t>’</w:t>
        </w:r>
        <w:r>
          <w:rPr>
            <w:rFonts w:hint="eastAsia"/>
            <w:bCs/>
            <w:sz w:val="22"/>
            <w:szCs w:val="22"/>
          </w:rPr>
          <w:t>t open the device file with O_RDWR flag.</w:t>
        </w:r>
      </w:ins>
      <w:ins w:id="5954" w:author="t_竹沢 公佑" w:date="2019-09-18T13:15:00Z">
        <w:r w:rsidR="00217E3E" w:rsidRPr="00217E3E">
          <w:rPr>
            <w:bCs/>
            <w:sz w:val="22"/>
            <w:szCs w:val="22"/>
          </w:rPr>
          <w:t xml:space="preserve"> </w:t>
        </w:r>
      </w:ins>
    </w:p>
    <w:p w:rsidR="00217E3E" w:rsidRPr="00217E3E" w:rsidRDefault="00217E3E" w:rsidP="00217E3E">
      <w:pPr>
        <w:spacing w:line="0" w:lineRule="atLeast"/>
        <w:ind w:right="1020" w:firstLineChars="200" w:firstLine="440"/>
        <w:rPr>
          <w:ins w:id="5955" w:author="t_竹沢 公佑" w:date="2019-09-18T13:15:00Z"/>
          <w:bCs/>
          <w:sz w:val="22"/>
          <w:szCs w:val="22"/>
        </w:rPr>
      </w:pPr>
      <w:ins w:id="5956" w:author="t_竹沢 公佑" w:date="2019-09-18T13:15:00Z">
        <w:r w:rsidRPr="00217E3E">
          <w:rPr>
            <w:bCs/>
            <w:sz w:val="22"/>
            <w:szCs w:val="22"/>
          </w:rPr>
          <w:t xml:space="preserve">  If you application opened device file with other than O_RDWR flag,</w:t>
        </w:r>
      </w:ins>
    </w:p>
    <w:p w:rsidR="00217E3E" w:rsidRPr="00217E3E" w:rsidRDefault="00217E3E" w:rsidP="00217E3E">
      <w:pPr>
        <w:spacing w:line="0" w:lineRule="atLeast"/>
        <w:ind w:right="1020" w:firstLineChars="200" w:firstLine="440"/>
        <w:rPr>
          <w:ins w:id="5957" w:author="t_竹沢 公佑" w:date="2019-09-18T13:15:00Z"/>
          <w:bCs/>
          <w:sz w:val="22"/>
          <w:szCs w:val="22"/>
        </w:rPr>
      </w:pPr>
      <w:ins w:id="5958" w:author="t_竹沢 公佑" w:date="2019-09-18T13:15:00Z">
        <w:r w:rsidRPr="00217E3E">
          <w:rPr>
            <w:bCs/>
            <w:sz w:val="22"/>
            <w:szCs w:val="22"/>
          </w:rPr>
          <w:t xml:space="preserve">  please open device file with the O_RDWR flag. </w:t>
        </w:r>
      </w:ins>
    </w:p>
    <w:p w:rsidR="00217E3E" w:rsidRPr="00217E3E" w:rsidRDefault="00217E3E" w:rsidP="00217E3E">
      <w:pPr>
        <w:spacing w:line="0" w:lineRule="atLeast"/>
        <w:ind w:right="1020" w:firstLineChars="200" w:firstLine="440"/>
        <w:rPr>
          <w:ins w:id="5959" w:author="t_竹沢 公佑" w:date="2019-09-18T13:15:00Z"/>
          <w:bCs/>
          <w:sz w:val="22"/>
          <w:szCs w:val="22"/>
        </w:rPr>
      </w:pPr>
      <w:ins w:id="5960" w:author="t_竹沢 公佑" w:date="2019-09-18T13:15:00Z">
        <w:r w:rsidRPr="00217E3E">
          <w:rPr>
            <w:bCs/>
            <w:sz w:val="22"/>
            <w:szCs w:val="22"/>
          </w:rPr>
          <w:t>EAGAIN</w:t>
        </w:r>
      </w:ins>
    </w:p>
    <w:p w:rsidR="00217E3E" w:rsidRPr="00217E3E" w:rsidRDefault="00217E3E" w:rsidP="00217E3E">
      <w:pPr>
        <w:spacing w:line="0" w:lineRule="atLeast"/>
        <w:ind w:right="1020" w:firstLineChars="200" w:firstLine="440"/>
        <w:rPr>
          <w:ins w:id="5961" w:author="t_竹沢 公佑" w:date="2019-09-18T13:15:00Z"/>
          <w:bCs/>
          <w:sz w:val="22"/>
          <w:szCs w:val="22"/>
        </w:rPr>
      </w:pPr>
      <w:ins w:id="5962" w:author="t_竹沢 公佑" w:date="2019-09-18T13:15:00Z">
        <w:r w:rsidRPr="00217E3E">
          <w:rPr>
            <w:bCs/>
            <w:sz w:val="22"/>
            <w:szCs w:val="22"/>
          </w:rPr>
          <w:t xml:space="preserve">  When </w:t>
        </w:r>
      </w:ins>
      <w:ins w:id="5963" w:author="t_竹沢 公佑" w:date="2019-10-05T11:10:00Z">
        <w:r w:rsidR="00400075">
          <w:rPr>
            <w:rFonts w:hint="eastAsia"/>
            <w:bCs/>
            <w:sz w:val="22"/>
            <w:szCs w:val="22"/>
          </w:rPr>
          <w:t xml:space="preserve">this command </w:t>
        </w:r>
      </w:ins>
      <w:ins w:id="5964" w:author="t_竹沢 公佑" w:date="2019-09-18T13:15:00Z">
        <w:r w:rsidRPr="00217E3E">
          <w:rPr>
            <w:bCs/>
            <w:sz w:val="22"/>
            <w:szCs w:val="22"/>
          </w:rPr>
          <w:t>detect</w:t>
        </w:r>
      </w:ins>
      <w:ins w:id="5965" w:author="t_竹沢 公佑" w:date="2019-10-05T11:10:00Z">
        <w:r w:rsidR="00400075">
          <w:rPr>
            <w:rFonts w:hint="eastAsia"/>
            <w:bCs/>
            <w:sz w:val="22"/>
            <w:szCs w:val="22"/>
          </w:rPr>
          <w:t>s</w:t>
        </w:r>
      </w:ins>
      <w:ins w:id="5966" w:author="t_竹沢 公佑" w:date="2019-09-18T13:15:00Z">
        <w:r w:rsidRPr="00217E3E">
          <w:rPr>
            <w:bCs/>
            <w:sz w:val="22"/>
            <w:szCs w:val="22"/>
          </w:rPr>
          <w:t xml:space="preserve"> </w:t>
        </w:r>
      </w:ins>
      <w:ins w:id="5967" w:author="t_竹沢 公佑" w:date="2019-10-05T11:10:00Z">
        <w:r w:rsidR="00400075">
          <w:rPr>
            <w:rFonts w:hint="eastAsia"/>
            <w:bCs/>
            <w:sz w:val="22"/>
            <w:szCs w:val="22"/>
          </w:rPr>
          <w:t xml:space="preserve">an </w:t>
        </w:r>
      </w:ins>
      <w:ins w:id="5968" w:author="t_竹沢 公佑" w:date="2019-09-18T13:15:00Z">
        <w:r w:rsidRPr="00217E3E">
          <w:rPr>
            <w:bCs/>
            <w:sz w:val="22"/>
            <w:szCs w:val="22"/>
          </w:rPr>
          <w:t xml:space="preserve">illegal sequence. </w:t>
        </w:r>
      </w:ins>
    </w:p>
    <w:p w:rsidR="00217E3E" w:rsidRPr="00217E3E" w:rsidRDefault="00217E3E" w:rsidP="00217E3E">
      <w:pPr>
        <w:spacing w:line="0" w:lineRule="atLeast"/>
        <w:ind w:right="1020" w:firstLineChars="200" w:firstLine="440"/>
        <w:rPr>
          <w:ins w:id="5969" w:author="t_竹沢 公佑" w:date="2019-09-18T13:15:00Z"/>
          <w:bCs/>
          <w:sz w:val="22"/>
          <w:szCs w:val="22"/>
        </w:rPr>
      </w:pPr>
      <w:ins w:id="5970" w:author="t_竹沢 公佑" w:date="2019-09-18T13:15:00Z">
        <w:r w:rsidRPr="00217E3E">
          <w:rPr>
            <w:bCs/>
            <w:sz w:val="22"/>
            <w:szCs w:val="22"/>
          </w:rPr>
          <w:t xml:space="preserve">  Mmap, DRXPD_INIT and DRXPD_RCVEVTSTART is not called before calling this API.</w:t>
        </w:r>
      </w:ins>
    </w:p>
    <w:p w:rsidR="00217E3E" w:rsidRPr="00217E3E" w:rsidRDefault="00217E3E" w:rsidP="00217E3E">
      <w:pPr>
        <w:spacing w:line="0" w:lineRule="atLeast"/>
        <w:ind w:right="1020" w:firstLineChars="200" w:firstLine="440"/>
        <w:rPr>
          <w:ins w:id="5971" w:author="t_竹沢 公佑" w:date="2019-09-18T13:15:00Z"/>
          <w:bCs/>
          <w:sz w:val="22"/>
          <w:szCs w:val="22"/>
        </w:rPr>
      </w:pPr>
      <w:ins w:id="5972" w:author="t_竹沢 公佑" w:date="2019-09-18T13:15:00Z">
        <w:r w:rsidRPr="00217E3E">
          <w:rPr>
            <w:bCs/>
            <w:sz w:val="22"/>
            <w:szCs w:val="22"/>
          </w:rPr>
          <w:t xml:space="preserve">  Please confirm the operation sequence. </w:t>
        </w:r>
      </w:ins>
      <w:ins w:id="5973" w:author="t_竹沢 公佑" w:date="2019-09-18T13:53:00Z">
        <w:r w:rsidR="006626EA">
          <w:rPr>
            <w:rFonts w:hint="eastAsia"/>
            <w:bCs/>
            <w:sz w:val="22"/>
            <w:szCs w:val="22"/>
          </w:rPr>
          <w:t>(</w:t>
        </w:r>
        <w:r w:rsidR="006626EA" w:rsidRPr="0056709F">
          <w:rPr>
            <w:b/>
            <w:bCs/>
            <w:sz w:val="22"/>
            <w:szCs w:val="22"/>
          </w:rPr>
          <w:t>“</w:t>
        </w:r>
        <w:r w:rsidR="006626EA" w:rsidRPr="0056709F">
          <w:rPr>
            <w:b/>
            <w:bCs/>
            <w:sz w:val="22"/>
            <w:szCs w:val="22"/>
          </w:rPr>
          <w:fldChar w:fldCharType="begin"/>
        </w:r>
        <w:r w:rsidR="006626EA" w:rsidRPr="0056709F">
          <w:rPr>
            <w:b/>
            <w:bCs/>
            <w:sz w:val="22"/>
            <w:szCs w:val="22"/>
          </w:rPr>
          <w:instrText xml:space="preserve"> REF _Ref13549235 \r \h </w:instrText>
        </w:r>
        <w:r w:rsidR="006626EA">
          <w:rPr>
            <w:b/>
            <w:bCs/>
            <w:sz w:val="22"/>
            <w:szCs w:val="22"/>
          </w:rPr>
          <w:instrText xml:space="preserve"> \* MERGEFORMAT </w:instrText>
        </w:r>
      </w:ins>
      <w:r w:rsidR="006626EA" w:rsidRPr="0056709F">
        <w:rPr>
          <w:b/>
          <w:bCs/>
          <w:sz w:val="22"/>
          <w:szCs w:val="22"/>
        </w:rPr>
      </w:r>
      <w:ins w:id="5974" w:author="t_竹沢 公佑" w:date="2019-09-18T13:53:00Z">
        <w:r w:rsidR="006626EA" w:rsidRPr="0056709F">
          <w:rPr>
            <w:b/>
            <w:bCs/>
            <w:sz w:val="22"/>
            <w:szCs w:val="22"/>
          </w:rPr>
          <w:fldChar w:fldCharType="separate"/>
        </w:r>
      </w:ins>
      <w:ins w:id="5975" w:author="t_竹沢 公佑" w:date="2021-02-02T17:29:00Z">
        <w:r w:rsidR="000B4FA1">
          <w:rPr>
            <w:b/>
            <w:bCs/>
            <w:sz w:val="22"/>
            <w:szCs w:val="22"/>
          </w:rPr>
          <w:t>4.4</w:t>
        </w:r>
      </w:ins>
      <w:ins w:id="5976" w:author="t_竹沢 公佑" w:date="2019-09-18T13:53:00Z">
        <w:r w:rsidR="006626EA" w:rsidRPr="0056709F">
          <w:rPr>
            <w:b/>
            <w:bCs/>
            <w:sz w:val="22"/>
            <w:szCs w:val="22"/>
          </w:rPr>
          <w:fldChar w:fldCharType="end"/>
        </w:r>
        <w:r w:rsidR="006626EA" w:rsidRPr="0056709F">
          <w:rPr>
            <w:rFonts w:hint="eastAsia"/>
            <w:b/>
            <w:bCs/>
            <w:sz w:val="22"/>
            <w:szCs w:val="22"/>
          </w:rPr>
          <w:t xml:space="preserve"> </w:t>
        </w:r>
        <w:r w:rsidR="006626EA" w:rsidRPr="0056709F">
          <w:rPr>
            <w:b/>
            <w:bCs/>
            <w:sz w:val="22"/>
            <w:szCs w:val="22"/>
          </w:rPr>
          <w:fldChar w:fldCharType="begin"/>
        </w:r>
        <w:r w:rsidR="006626EA" w:rsidRPr="0056709F">
          <w:rPr>
            <w:b/>
            <w:bCs/>
            <w:sz w:val="22"/>
            <w:szCs w:val="22"/>
          </w:rPr>
          <w:instrText xml:space="preserve"> REF _Ref13549235 \h </w:instrText>
        </w:r>
        <w:r w:rsidR="006626EA">
          <w:rPr>
            <w:b/>
            <w:bCs/>
            <w:sz w:val="22"/>
            <w:szCs w:val="22"/>
          </w:rPr>
          <w:instrText xml:space="preserve"> \* MERGEFORMAT </w:instrText>
        </w:r>
      </w:ins>
      <w:r w:rsidR="006626EA" w:rsidRPr="0056709F">
        <w:rPr>
          <w:b/>
          <w:bCs/>
          <w:sz w:val="22"/>
          <w:szCs w:val="22"/>
        </w:rPr>
      </w:r>
      <w:ins w:id="5977" w:author="t_竹沢 公佑" w:date="2019-09-18T13:53:00Z">
        <w:r w:rsidR="006626EA" w:rsidRPr="0056709F">
          <w:rPr>
            <w:b/>
            <w:bCs/>
            <w:sz w:val="22"/>
            <w:szCs w:val="22"/>
          </w:rPr>
          <w:fldChar w:fldCharType="separate"/>
        </w:r>
      </w:ins>
      <w:ins w:id="5978" w:author="t_竹沢 公佑" w:date="2021-02-02T17:29:00Z">
        <w:r w:rsidR="000B4FA1" w:rsidRPr="000B4FA1">
          <w:rPr>
            <w:b/>
            <w:u w:val="single"/>
            <w:rPrChange w:id="5979" w:author="t_竹沢 公佑" w:date="2021-02-02T17:29:00Z">
              <w:rPr>
                <w:u w:val="single"/>
              </w:rPr>
            </w:rPrChange>
          </w:rPr>
          <w:t>Example of reception</w:t>
        </w:r>
      </w:ins>
      <w:ins w:id="5980" w:author="t_竹沢 公佑" w:date="2019-09-18T13:53:00Z">
        <w:r w:rsidR="006626EA" w:rsidRPr="0056709F">
          <w:rPr>
            <w:b/>
            <w:bCs/>
            <w:sz w:val="22"/>
            <w:szCs w:val="22"/>
          </w:rPr>
          <w:fldChar w:fldCharType="end"/>
        </w:r>
        <w:r w:rsidR="006626EA">
          <w:rPr>
            <w:b/>
            <w:bCs/>
            <w:sz w:val="22"/>
            <w:szCs w:val="22"/>
          </w:rPr>
          <w:t>”</w:t>
        </w:r>
        <w:r w:rsidR="006626EA">
          <w:rPr>
            <w:rFonts w:hint="eastAsia"/>
            <w:bCs/>
            <w:sz w:val="22"/>
            <w:szCs w:val="22"/>
          </w:rPr>
          <w:t>).</w:t>
        </w:r>
      </w:ins>
    </w:p>
    <w:p w:rsidR="00217E3E" w:rsidRPr="00217E3E" w:rsidRDefault="00217E3E" w:rsidP="00217E3E">
      <w:pPr>
        <w:spacing w:line="0" w:lineRule="atLeast"/>
        <w:ind w:right="1020" w:firstLineChars="200" w:firstLine="440"/>
        <w:rPr>
          <w:ins w:id="5981" w:author="t_竹沢 公佑" w:date="2019-09-18T13:15:00Z"/>
          <w:bCs/>
          <w:sz w:val="22"/>
          <w:szCs w:val="22"/>
        </w:rPr>
      </w:pPr>
      <w:ins w:id="5982" w:author="t_竹沢 公佑" w:date="2019-09-18T13:15:00Z">
        <w:r w:rsidRPr="00217E3E">
          <w:rPr>
            <w:bCs/>
            <w:sz w:val="22"/>
            <w:szCs w:val="22"/>
          </w:rPr>
          <w:t xml:space="preserve">  In the device driver version 2.0.2 or older, </w:t>
        </w:r>
      </w:ins>
    </w:p>
    <w:p w:rsidR="00217E3E" w:rsidRPr="00217E3E" w:rsidRDefault="00217E3E" w:rsidP="00217E3E">
      <w:pPr>
        <w:spacing w:line="0" w:lineRule="atLeast"/>
        <w:ind w:right="1020" w:firstLineChars="200" w:firstLine="440"/>
        <w:rPr>
          <w:ins w:id="5983" w:author="t_竹沢 公佑" w:date="2019-09-18T13:15:00Z"/>
          <w:bCs/>
          <w:sz w:val="22"/>
          <w:szCs w:val="22"/>
        </w:rPr>
      </w:pPr>
      <w:ins w:id="5984" w:author="t_竹沢 公佑" w:date="2019-09-18T13:15:00Z">
        <w:r w:rsidRPr="00217E3E">
          <w:rPr>
            <w:bCs/>
            <w:sz w:val="22"/>
            <w:szCs w:val="22"/>
          </w:rPr>
          <w:t xml:space="preserve">  it doesn’t care whether ioctl(DRXPD_RCVEVTSTART) is called </w:t>
        </w:r>
      </w:ins>
      <w:ins w:id="5985" w:author="t_竹沢 公佑" w:date="2019-10-05T11:09:00Z">
        <w:r w:rsidR="00400075">
          <w:rPr>
            <w:rFonts w:hint="eastAsia"/>
            <w:bCs/>
            <w:sz w:val="22"/>
            <w:szCs w:val="22"/>
          </w:rPr>
          <w:t>before this command</w:t>
        </w:r>
      </w:ins>
      <w:ins w:id="5986" w:author="t_竹沢 公佑" w:date="2019-09-18T13:15:00Z">
        <w:r w:rsidRPr="00217E3E">
          <w:rPr>
            <w:bCs/>
            <w:sz w:val="22"/>
            <w:szCs w:val="22"/>
          </w:rPr>
          <w:t xml:space="preserve">. </w:t>
        </w:r>
      </w:ins>
    </w:p>
    <w:p w:rsidR="00217E3E" w:rsidRPr="00217E3E" w:rsidRDefault="00217E3E" w:rsidP="00217E3E">
      <w:pPr>
        <w:spacing w:line="0" w:lineRule="atLeast"/>
        <w:ind w:right="1020" w:firstLineChars="200" w:firstLine="440"/>
        <w:rPr>
          <w:ins w:id="5987" w:author="t_竹沢 公佑" w:date="2019-09-18T13:15:00Z"/>
          <w:bCs/>
          <w:sz w:val="22"/>
          <w:szCs w:val="22"/>
        </w:rPr>
      </w:pPr>
      <w:ins w:id="5988" w:author="t_竹沢 公佑" w:date="2019-09-18T13:15:00Z">
        <w:r w:rsidRPr="00217E3E">
          <w:rPr>
            <w:bCs/>
            <w:sz w:val="22"/>
            <w:szCs w:val="22"/>
          </w:rPr>
          <w:t>EIO</w:t>
        </w:r>
      </w:ins>
    </w:p>
    <w:p w:rsidR="00217E3E" w:rsidRPr="00217E3E" w:rsidRDefault="00217E3E" w:rsidP="00217E3E">
      <w:pPr>
        <w:spacing w:line="0" w:lineRule="atLeast"/>
        <w:ind w:right="1020" w:firstLineChars="200" w:firstLine="440"/>
        <w:rPr>
          <w:ins w:id="5989" w:author="t_竹沢 公佑" w:date="2019-09-18T13:15:00Z"/>
          <w:bCs/>
          <w:sz w:val="22"/>
          <w:szCs w:val="22"/>
        </w:rPr>
      </w:pPr>
      <w:ins w:id="5990" w:author="t_竹沢 公佑" w:date="2019-09-18T13:15:00Z">
        <w:r w:rsidRPr="00217E3E">
          <w:rPr>
            <w:bCs/>
            <w:sz w:val="22"/>
            <w:szCs w:val="22"/>
          </w:rPr>
          <w:t xml:space="preserve">  When </w:t>
        </w:r>
      </w:ins>
      <w:ins w:id="5991" w:author="t_竹沢 公佑" w:date="2019-10-05T11:09:00Z">
        <w:r w:rsidR="00400075">
          <w:rPr>
            <w:rFonts w:hint="eastAsia"/>
            <w:bCs/>
            <w:sz w:val="22"/>
            <w:szCs w:val="22"/>
          </w:rPr>
          <w:t xml:space="preserve">this command </w:t>
        </w:r>
      </w:ins>
      <w:ins w:id="5992" w:author="t_竹沢 公佑" w:date="2019-09-18T13:15:00Z">
        <w:r w:rsidRPr="00217E3E">
          <w:rPr>
            <w:bCs/>
            <w:sz w:val="22"/>
            <w:szCs w:val="22"/>
          </w:rPr>
          <w:t>fail</w:t>
        </w:r>
      </w:ins>
      <w:ins w:id="5993" w:author="t_竹沢 公佑" w:date="2019-10-05T11:09:00Z">
        <w:r w:rsidR="00400075">
          <w:rPr>
            <w:rFonts w:hint="eastAsia"/>
            <w:bCs/>
            <w:sz w:val="22"/>
            <w:szCs w:val="22"/>
          </w:rPr>
          <w:t>s</w:t>
        </w:r>
      </w:ins>
      <w:ins w:id="5994" w:author="t_竹沢 公佑" w:date="2019-09-18T13:15:00Z">
        <w:r w:rsidRPr="00217E3E">
          <w:rPr>
            <w:bCs/>
            <w:sz w:val="22"/>
            <w:szCs w:val="22"/>
          </w:rPr>
          <w:t xml:space="preserve"> to read or write internal register.</w:t>
        </w:r>
      </w:ins>
    </w:p>
    <w:p w:rsidR="00217E3E" w:rsidRPr="00217E3E" w:rsidRDefault="00217E3E" w:rsidP="00217E3E">
      <w:pPr>
        <w:spacing w:line="0" w:lineRule="atLeast"/>
        <w:ind w:right="1020" w:firstLineChars="200" w:firstLine="440"/>
        <w:rPr>
          <w:ins w:id="5995" w:author="t_竹沢 公佑" w:date="2019-09-18T13:15:00Z"/>
          <w:bCs/>
          <w:sz w:val="22"/>
          <w:szCs w:val="22"/>
        </w:rPr>
      </w:pPr>
      <w:ins w:id="5996" w:author="t_竹沢 公佑" w:date="2019-09-18T13:15:00Z">
        <w:r w:rsidRPr="00217E3E">
          <w:rPr>
            <w:bCs/>
            <w:sz w:val="22"/>
            <w:szCs w:val="22"/>
          </w:rPr>
          <w:t xml:space="preserve">  This errno means device driver can't control the device.</w:t>
        </w:r>
      </w:ins>
    </w:p>
    <w:p w:rsidR="00217E3E" w:rsidRPr="00217E3E" w:rsidRDefault="00217E3E" w:rsidP="00217E3E">
      <w:pPr>
        <w:spacing w:line="0" w:lineRule="atLeast"/>
        <w:ind w:right="1020" w:firstLineChars="200" w:firstLine="440"/>
        <w:rPr>
          <w:ins w:id="5997" w:author="t_竹沢 公佑" w:date="2019-09-18T13:15:00Z"/>
          <w:bCs/>
          <w:sz w:val="22"/>
          <w:szCs w:val="22"/>
        </w:rPr>
      </w:pPr>
      <w:ins w:id="5998" w:author="t_竹沢 公佑" w:date="2019-09-18T13:15:00Z">
        <w:r w:rsidRPr="00217E3E">
          <w:rPr>
            <w:bCs/>
            <w:sz w:val="22"/>
            <w:szCs w:val="22"/>
          </w:rPr>
          <w:t xml:space="preserve">  If this error occurrs often, it may be hardware error is happend.</w:t>
        </w:r>
      </w:ins>
    </w:p>
    <w:p w:rsidR="00217E3E" w:rsidRPr="00217E3E" w:rsidRDefault="00217E3E" w:rsidP="00217E3E">
      <w:pPr>
        <w:spacing w:line="0" w:lineRule="atLeast"/>
        <w:ind w:right="1020" w:firstLineChars="200" w:firstLine="440"/>
        <w:rPr>
          <w:ins w:id="5999" w:author="t_竹沢 公佑" w:date="2019-09-18T13:15:00Z"/>
          <w:bCs/>
          <w:sz w:val="22"/>
          <w:szCs w:val="22"/>
        </w:rPr>
      </w:pPr>
      <w:ins w:id="6000" w:author="t_竹沢 公佑" w:date="2019-09-18T13:15:00Z">
        <w:r w:rsidRPr="00217E3E">
          <w:rPr>
            <w:bCs/>
            <w:sz w:val="22"/>
            <w:szCs w:val="22"/>
          </w:rPr>
          <w:t xml:space="preserve">  Please execute cold-reboot and try again.</w:t>
        </w:r>
      </w:ins>
    </w:p>
    <w:p w:rsidR="00217E3E" w:rsidRPr="00217E3E" w:rsidRDefault="00217E3E" w:rsidP="00217E3E">
      <w:pPr>
        <w:spacing w:line="0" w:lineRule="atLeast"/>
        <w:ind w:right="1020" w:firstLineChars="200" w:firstLine="440"/>
        <w:rPr>
          <w:ins w:id="6001" w:author="t_竹沢 公佑" w:date="2019-09-18T13:15:00Z"/>
          <w:bCs/>
          <w:sz w:val="22"/>
          <w:szCs w:val="22"/>
        </w:rPr>
      </w:pPr>
      <w:ins w:id="6002" w:author="t_竹沢 公佑" w:date="2019-09-18T13:15:00Z">
        <w:r w:rsidRPr="00217E3E">
          <w:rPr>
            <w:bCs/>
            <w:sz w:val="22"/>
            <w:szCs w:val="22"/>
          </w:rPr>
          <w:t>EBUSY</w:t>
        </w:r>
      </w:ins>
    </w:p>
    <w:p w:rsidR="00217E3E" w:rsidRPr="00217E3E" w:rsidRDefault="00217E3E" w:rsidP="00217E3E">
      <w:pPr>
        <w:spacing w:line="0" w:lineRule="atLeast"/>
        <w:ind w:right="1020" w:firstLineChars="200" w:firstLine="440"/>
        <w:rPr>
          <w:ins w:id="6003" w:author="t_竹沢 公佑" w:date="2019-09-18T13:15:00Z"/>
          <w:bCs/>
          <w:sz w:val="22"/>
          <w:szCs w:val="22"/>
        </w:rPr>
      </w:pPr>
      <w:ins w:id="6004" w:author="t_竹沢 公佑" w:date="2019-09-18T13:15:00Z">
        <w:r w:rsidRPr="00217E3E">
          <w:rPr>
            <w:bCs/>
            <w:sz w:val="22"/>
            <w:szCs w:val="22"/>
          </w:rPr>
          <w:t xml:space="preserve">  When the resource busy.</w:t>
        </w:r>
      </w:ins>
    </w:p>
    <w:p w:rsidR="00217E3E" w:rsidRPr="00217E3E" w:rsidRDefault="00217E3E" w:rsidP="00217E3E">
      <w:pPr>
        <w:spacing w:line="0" w:lineRule="atLeast"/>
        <w:ind w:right="1020" w:firstLineChars="200" w:firstLine="440"/>
        <w:rPr>
          <w:ins w:id="6005" w:author="t_竹沢 公佑" w:date="2019-09-18T13:15:00Z"/>
          <w:bCs/>
          <w:sz w:val="22"/>
          <w:szCs w:val="22"/>
        </w:rPr>
      </w:pPr>
      <w:ins w:id="6006" w:author="t_竹沢 公佑" w:date="2019-09-18T13:15:00Z">
        <w:r w:rsidRPr="00217E3E">
          <w:rPr>
            <w:bCs/>
            <w:sz w:val="22"/>
            <w:szCs w:val="22"/>
          </w:rPr>
          <w:t xml:space="preserve">  The device has already started receiving data process.</w:t>
        </w:r>
      </w:ins>
    </w:p>
    <w:p w:rsidR="00217E3E" w:rsidRPr="00217E3E" w:rsidRDefault="00217E3E" w:rsidP="00217E3E">
      <w:pPr>
        <w:spacing w:line="0" w:lineRule="atLeast"/>
        <w:ind w:right="1020" w:firstLineChars="200" w:firstLine="440"/>
        <w:rPr>
          <w:ins w:id="6007" w:author="t_竹沢 公佑" w:date="2019-09-18T13:15:00Z"/>
          <w:bCs/>
          <w:sz w:val="22"/>
          <w:szCs w:val="22"/>
        </w:rPr>
      </w:pPr>
      <w:ins w:id="6008" w:author="t_竹沢 公佑" w:date="2019-09-18T13:15:00Z">
        <w:r w:rsidRPr="00217E3E">
          <w:rPr>
            <w:bCs/>
            <w:sz w:val="22"/>
            <w:szCs w:val="22"/>
          </w:rPr>
          <w:t>EFAULT</w:t>
        </w:r>
      </w:ins>
    </w:p>
    <w:p w:rsidR="00217E3E" w:rsidRPr="00217E3E" w:rsidRDefault="00217E3E" w:rsidP="00217E3E">
      <w:pPr>
        <w:spacing w:line="0" w:lineRule="atLeast"/>
        <w:ind w:right="1020" w:firstLineChars="200" w:firstLine="440"/>
        <w:rPr>
          <w:ins w:id="6009" w:author="t_竹沢 公佑" w:date="2019-09-18T13:15:00Z"/>
          <w:bCs/>
          <w:sz w:val="22"/>
          <w:szCs w:val="22"/>
        </w:rPr>
      </w:pPr>
      <w:ins w:id="6010" w:author="t_竹沢 公佑" w:date="2019-09-18T13:15:00Z">
        <w:r w:rsidRPr="00217E3E">
          <w:rPr>
            <w:bCs/>
            <w:sz w:val="22"/>
            <w:szCs w:val="22"/>
          </w:rPr>
          <w:t xml:space="preserve">  When this </w:t>
        </w:r>
      </w:ins>
      <w:ins w:id="6011" w:author="t_竹沢 公佑" w:date="2019-10-05T11:10:00Z">
        <w:r w:rsidR="00400075">
          <w:rPr>
            <w:bCs/>
            <w:sz w:val="22"/>
            <w:szCs w:val="22"/>
          </w:rPr>
          <w:t>command</w:t>
        </w:r>
        <w:r w:rsidR="00400075">
          <w:rPr>
            <w:rFonts w:hint="eastAsia"/>
            <w:bCs/>
            <w:sz w:val="22"/>
            <w:szCs w:val="22"/>
          </w:rPr>
          <w:t xml:space="preserve"> </w:t>
        </w:r>
      </w:ins>
      <w:ins w:id="6012" w:author="t_竹沢 公佑" w:date="2019-09-18T13:15:00Z">
        <w:r w:rsidR="00400075">
          <w:rPr>
            <w:bCs/>
            <w:sz w:val="22"/>
            <w:szCs w:val="22"/>
          </w:rPr>
          <w:t>fail</w:t>
        </w:r>
      </w:ins>
      <w:ins w:id="6013" w:author="t_竹沢 公佑" w:date="2019-10-05T11:10:00Z">
        <w:r w:rsidR="00400075">
          <w:rPr>
            <w:rFonts w:hint="eastAsia"/>
            <w:bCs/>
            <w:sz w:val="22"/>
            <w:szCs w:val="22"/>
          </w:rPr>
          <w:t>s</w:t>
        </w:r>
      </w:ins>
      <w:ins w:id="6014" w:author="t_竹沢 公佑" w:date="2019-09-18T13:15:00Z">
        <w:r w:rsidRPr="00217E3E">
          <w:rPr>
            <w:bCs/>
            <w:sz w:val="22"/>
            <w:szCs w:val="22"/>
          </w:rPr>
          <w:t xml:space="preserve"> to copy the execution result to p_result, </w:t>
        </w:r>
      </w:ins>
    </w:p>
    <w:p w:rsidR="00217E3E" w:rsidRPr="00217E3E" w:rsidRDefault="00217E3E" w:rsidP="00217E3E">
      <w:pPr>
        <w:spacing w:line="0" w:lineRule="atLeast"/>
        <w:ind w:right="1020" w:firstLineChars="200" w:firstLine="440"/>
        <w:rPr>
          <w:ins w:id="6015" w:author="t_竹沢 公佑" w:date="2019-09-18T13:15:00Z"/>
          <w:bCs/>
          <w:sz w:val="22"/>
          <w:szCs w:val="22"/>
        </w:rPr>
      </w:pPr>
      <w:ins w:id="6016" w:author="t_竹沢 公佑" w:date="2019-09-18T13:15:00Z">
        <w:r w:rsidRPr="00217E3E">
          <w:rPr>
            <w:bCs/>
            <w:sz w:val="22"/>
            <w:szCs w:val="22"/>
          </w:rPr>
          <w:t xml:space="preserve">  it sets EFAULT to errno. In this case, please ignore the value of *p_result.</w:t>
        </w:r>
      </w:ins>
    </w:p>
    <w:p w:rsidR="00217E3E" w:rsidRPr="00217E3E" w:rsidRDefault="00217E3E" w:rsidP="00217E3E">
      <w:pPr>
        <w:spacing w:line="0" w:lineRule="atLeast"/>
        <w:ind w:right="1020" w:firstLineChars="200" w:firstLine="440"/>
        <w:rPr>
          <w:ins w:id="6017" w:author="t_竹沢 公佑" w:date="2019-09-18T13:15:00Z"/>
          <w:bCs/>
          <w:sz w:val="22"/>
          <w:szCs w:val="22"/>
        </w:rPr>
      </w:pPr>
      <w:ins w:id="6018" w:author="t_竹沢 公佑" w:date="2019-09-18T13:15:00Z">
        <w:r w:rsidRPr="00217E3E">
          <w:rPr>
            <w:bCs/>
            <w:sz w:val="22"/>
            <w:szCs w:val="22"/>
          </w:rPr>
          <w:t xml:space="preserve">  User application may give an invalid address to this pointer, </w:t>
        </w:r>
      </w:ins>
    </w:p>
    <w:p w:rsidR="00217E3E" w:rsidRPr="00217E3E" w:rsidRDefault="00217E3E" w:rsidP="00217E3E">
      <w:pPr>
        <w:spacing w:line="0" w:lineRule="atLeast"/>
        <w:ind w:right="1020" w:firstLineChars="200" w:firstLine="440"/>
        <w:rPr>
          <w:ins w:id="6019" w:author="t_竹沢 公佑" w:date="2019-09-18T13:15:00Z"/>
          <w:bCs/>
          <w:sz w:val="22"/>
          <w:szCs w:val="22"/>
        </w:rPr>
      </w:pPr>
      <w:ins w:id="6020" w:author="t_竹沢 公佑" w:date="2019-09-18T13:15:00Z">
        <w:r w:rsidRPr="00217E3E">
          <w:rPr>
            <w:bCs/>
            <w:sz w:val="22"/>
            <w:szCs w:val="22"/>
          </w:rPr>
          <w:t xml:space="preserve">  please check its address.</w:t>
        </w:r>
      </w:ins>
    </w:p>
    <w:p w:rsidR="00217E3E" w:rsidRPr="00217E3E" w:rsidRDefault="00217E3E" w:rsidP="00217E3E">
      <w:pPr>
        <w:spacing w:line="0" w:lineRule="atLeast"/>
        <w:ind w:right="1020" w:firstLineChars="200" w:firstLine="440"/>
        <w:rPr>
          <w:ins w:id="6021" w:author="t_竹沢 公佑" w:date="2019-09-18T13:15:00Z"/>
          <w:bCs/>
          <w:sz w:val="22"/>
          <w:szCs w:val="22"/>
        </w:rPr>
      </w:pPr>
      <w:ins w:id="6022" w:author="t_竹沢 公佑" w:date="2019-09-18T13:15:00Z">
        <w:r w:rsidRPr="00217E3E">
          <w:rPr>
            <w:bCs/>
            <w:sz w:val="22"/>
            <w:szCs w:val="22"/>
          </w:rPr>
          <w:t>ETIME(driver version 2.0.3 or later)</w:t>
        </w:r>
      </w:ins>
    </w:p>
    <w:p w:rsidR="00217E3E" w:rsidRPr="00217E3E" w:rsidRDefault="00217E3E" w:rsidP="00217E3E">
      <w:pPr>
        <w:spacing w:line="0" w:lineRule="atLeast"/>
        <w:ind w:right="1020" w:firstLineChars="200" w:firstLine="440"/>
        <w:rPr>
          <w:ins w:id="6023" w:author="t_竹沢 公佑" w:date="2019-09-18T13:15:00Z"/>
          <w:bCs/>
          <w:sz w:val="22"/>
          <w:szCs w:val="22"/>
        </w:rPr>
      </w:pPr>
      <w:ins w:id="6024" w:author="t_竹沢 公佑" w:date="2019-09-18T13:15:00Z">
        <w:r w:rsidRPr="00217E3E">
          <w:rPr>
            <w:bCs/>
            <w:sz w:val="22"/>
            <w:szCs w:val="22"/>
          </w:rPr>
          <w:t xml:space="preserve">  When </w:t>
        </w:r>
        <w:r w:rsidR="00400075">
          <w:rPr>
            <w:bCs/>
            <w:sz w:val="22"/>
            <w:szCs w:val="22"/>
          </w:rPr>
          <w:t>timeout occur</w:t>
        </w:r>
      </w:ins>
      <w:ins w:id="6025" w:author="t_竹沢 公佑" w:date="2019-10-05T11:10:00Z">
        <w:r w:rsidR="00400075">
          <w:rPr>
            <w:rFonts w:hint="eastAsia"/>
            <w:bCs/>
            <w:sz w:val="22"/>
            <w:szCs w:val="22"/>
          </w:rPr>
          <w:t>s</w:t>
        </w:r>
      </w:ins>
      <w:ins w:id="6026" w:author="t_竹沢 公佑" w:date="2019-09-18T13:15:00Z">
        <w:r w:rsidRPr="00217E3E">
          <w:rPr>
            <w:bCs/>
            <w:sz w:val="22"/>
            <w:szCs w:val="22"/>
          </w:rPr>
          <w:t>.</w:t>
        </w:r>
      </w:ins>
    </w:p>
    <w:p w:rsidR="00217E3E" w:rsidRDefault="00217E3E" w:rsidP="00217E3E">
      <w:pPr>
        <w:spacing w:line="0" w:lineRule="atLeast"/>
        <w:ind w:right="1020" w:firstLineChars="200" w:firstLine="440"/>
        <w:rPr>
          <w:ins w:id="6027" w:author="t_竹沢 公佑" w:date="2019-09-18T13:15:00Z"/>
          <w:bCs/>
          <w:sz w:val="22"/>
          <w:szCs w:val="22"/>
        </w:rPr>
      </w:pPr>
      <w:ins w:id="6028" w:author="t_竹沢 公佑" w:date="2019-09-18T13:15:00Z">
        <w:r w:rsidRPr="00217E3E">
          <w:rPr>
            <w:bCs/>
            <w:sz w:val="22"/>
            <w:szCs w:val="22"/>
          </w:rPr>
          <w:t xml:space="preserve">  Please confirm the description of Synchronization field.</w:t>
        </w:r>
      </w:ins>
    </w:p>
    <w:p w:rsidR="00217E3E" w:rsidRDefault="00217E3E">
      <w:pPr>
        <w:spacing w:line="0" w:lineRule="atLeast"/>
        <w:ind w:right="1020"/>
        <w:rPr>
          <w:ins w:id="6029" w:author="t_竹沢 公佑" w:date="2019-09-18T13:15:00Z"/>
          <w:bCs/>
          <w:sz w:val="22"/>
          <w:szCs w:val="22"/>
        </w:rPr>
        <w:pPrChange w:id="6030" w:author="t_竹沢 公佑" w:date="2019-09-18T13:15:00Z">
          <w:pPr>
            <w:spacing w:line="0" w:lineRule="atLeast"/>
            <w:ind w:right="1020" w:firstLineChars="200" w:firstLine="440"/>
          </w:pPr>
        </w:pPrChange>
      </w:pPr>
    </w:p>
    <w:p w:rsidR="00217E3E" w:rsidDel="00217E3E" w:rsidRDefault="00217E3E" w:rsidP="00121762">
      <w:pPr>
        <w:spacing w:line="0" w:lineRule="atLeast"/>
        <w:ind w:right="1020" w:firstLineChars="200" w:firstLine="440"/>
        <w:rPr>
          <w:del w:id="6031" w:author="t_竹沢 公佑" w:date="2019-09-18T13:15:00Z"/>
          <w:bCs/>
          <w:sz w:val="22"/>
          <w:szCs w:val="22"/>
        </w:rPr>
      </w:pPr>
    </w:p>
    <w:p w:rsidR="00970A62" w:rsidDel="00217E3E" w:rsidRDefault="00970A62" w:rsidP="00970A62">
      <w:pPr>
        <w:spacing w:line="0" w:lineRule="atLeast"/>
        <w:ind w:right="1020" w:firstLineChars="200" w:firstLine="440"/>
        <w:rPr>
          <w:del w:id="6032" w:author="t_竹沢 公佑" w:date="2019-09-18T13:15:00Z"/>
          <w:bCs/>
          <w:sz w:val="22"/>
          <w:szCs w:val="22"/>
        </w:rPr>
      </w:pPr>
      <w:del w:id="6033" w:author="t_竹沢 公佑" w:date="2019-09-18T13:15:00Z">
        <w:r w:rsidRPr="00AC10EE" w:rsidDel="00217E3E">
          <w:rPr>
            <w:bCs/>
            <w:sz w:val="22"/>
            <w:szCs w:val="22"/>
          </w:rPr>
          <w:delText>EINVAL</w:delText>
        </w:r>
      </w:del>
    </w:p>
    <w:p w:rsidR="00970A62" w:rsidDel="00217E3E" w:rsidRDefault="00970A62" w:rsidP="00970A62">
      <w:pPr>
        <w:spacing w:line="0" w:lineRule="atLeast"/>
        <w:ind w:right="1020" w:firstLineChars="200" w:firstLine="440"/>
        <w:rPr>
          <w:del w:id="6034" w:author="t_竹沢 公佑" w:date="2019-09-18T13:15:00Z"/>
          <w:bCs/>
          <w:sz w:val="22"/>
          <w:szCs w:val="22"/>
        </w:rPr>
      </w:pPr>
      <w:del w:id="6035" w:author="t_竹沢 公佑" w:date="2019-09-18T13:15:00Z">
        <w:r w:rsidDel="00217E3E">
          <w:rPr>
            <w:rFonts w:hint="eastAsia"/>
            <w:bCs/>
            <w:sz w:val="22"/>
            <w:szCs w:val="22"/>
          </w:rPr>
          <w:delText xml:space="preserve">  When mode is not match (Open device file with the flags </w:delText>
        </w:r>
        <w:r w:rsidDel="00217E3E">
          <w:rPr>
            <w:rFonts w:hint="eastAsia"/>
            <w:iCs/>
            <w:sz w:val="22"/>
            <w:szCs w:val="22"/>
          </w:rPr>
          <w:delText>O_RDWR</w:delText>
        </w:r>
        <w:r w:rsidDel="00217E3E">
          <w:rPr>
            <w:rFonts w:hint="eastAsia"/>
            <w:bCs/>
            <w:sz w:val="22"/>
            <w:szCs w:val="22"/>
          </w:rPr>
          <w:delText>)</w:delText>
        </w:r>
      </w:del>
    </w:p>
    <w:p w:rsidR="00970A62" w:rsidDel="00217E3E" w:rsidRDefault="00970A62" w:rsidP="00970A62">
      <w:pPr>
        <w:spacing w:line="0" w:lineRule="atLeast"/>
        <w:ind w:right="1020" w:firstLineChars="200" w:firstLine="440"/>
        <w:rPr>
          <w:del w:id="6036" w:author="t_竹沢 公佑" w:date="2019-09-18T13:15:00Z"/>
          <w:bCs/>
          <w:sz w:val="22"/>
          <w:szCs w:val="22"/>
        </w:rPr>
      </w:pPr>
      <w:del w:id="6037" w:author="t_竹沢 公佑" w:date="2019-09-18T13:15:00Z">
        <w:r w:rsidRPr="00AC10EE" w:rsidDel="00217E3E">
          <w:rPr>
            <w:bCs/>
            <w:sz w:val="22"/>
            <w:szCs w:val="22"/>
          </w:rPr>
          <w:delText>E</w:delText>
        </w:r>
        <w:r w:rsidDel="00217E3E">
          <w:rPr>
            <w:rFonts w:hint="eastAsia"/>
            <w:bCs/>
            <w:sz w:val="22"/>
            <w:szCs w:val="22"/>
          </w:rPr>
          <w:delText>AGAIN</w:delText>
        </w:r>
      </w:del>
    </w:p>
    <w:p w:rsidR="00A612EE" w:rsidDel="00A612EE" w:rsidRDefault="00970A62">
      <w:pPr>
        <w:spacing w:line="0" w:lineRule="atLeast"/>
        <w:ind w:leftChars="200" w:left="700" w:right="1020" w:hangingChars="100" w:hanging="220"/>
        <w:rPr>
          <w:del w:id="6038" w:author="t_竹沢 公佑" w:date="2019-08-24T14:20:00Z"/>
          <w:bCs/>
          <w:sz w:val="22"/>
          <w:szCs w:val="22"/>
        </w:rPr>
        <w:pPrChange w:id="6039" w:author="t_竹沢 公佑" w:date="2019-08-24T14:18:00Z">
          <w:pPr>
            <w:spacing w:line="0" w:lineRule="atLeast"/>
            <w:ind w:right="1020" w:firstLineChars="200" w:firstLine="440"/>
          </w:pPr>
        </w:pPrChange>
      </w:pPr>
      <w:del w:id="6040" w:author="t_竹沢 公佑" w:date="2019-09-18T13:15:00Z">
        <w:r w:rsidDel="00217E3E">
          <w:rPr>
            <w:rFonts w:hint="eastAsia"/>
            <w:bCs/>
            <w:sz w:val="22"/>
            <w:szCs w:val="22"/>
          </w:rPr>
          <w:delText xml:space="preserve">  When det</w:delText>
        </w:r>
        <w:r w:rsidR="00012C05" w:rsidDel="00217E3E">
          <w:rPr>
            <w:rFonts w:hint="eastAsia"/>
            <w:bCs/>
            <w:sz w:val="22"/>
            <w:szCs w:val="22"/>
          </w:rPr>
          <w:delText>ect illegal sequence</w:delText>
        </w:r>
        <w:r w:rsidR="00895521" w:rsidDel="00217E3E">
          <w:rPr>
            <w:rFonts w:hint="eastAsia"/>
            <w:bCs/>
            <w:sz w:val="22"/>
            <w:szCs w:val="22"/>
          </w:rPr>
          <w:delText>. (</w:delText>
        </w:r>
        <w:r w:rsidR="00012C05" w:rsidDel="00217E3E">
          <w:rPr>
            <w:rFonts w:hint="eastAsia"/>
            <w:bCs/>
            <w:sz w:val="22"/>
            <w:szCs w:val="22"/>
          </w:rPr>
          <w:delText>mmap</w:delText>
        </w:r>
      </w:del>
      <w:del w:id="6041" w:author="t_竹沢 公佑" w:date="2019-08-24T14:17:00Z">
        <w:r w:rsidR="00012C05" w:rsidDel="00A612EE">
          <w:rPr>
            <w:rFonts w:hint="eastAsia"/>
            <w:bCs/>
            <w:sz w:val="22"/>
            <w:szCs w:val="22"/>
          </w:rPr>
          <w:delText xml:space="preserve"> </w:delText>
        </w:r>
        <w:r w:rsidR="00742CAA" w:rsidDel="00A612EE">
          <w:rPr>
            <w:rFonts w:hint="eastAsia"/>
            <w:bCs/>
            <w:sz w:val="22"/>
            <w:szCs w:val="22"/>
          </w:rPr>
          <w:delText xml:space="preserve">or </w:delText>
        </w:r>
      </w:del>
      <w:del w:id="6042" w:author="t_竹沢 公佑" w:date="2019-09-18T13:15:00Z">
        <w:r w:rsidDel="00217E3E">
          <w:rPr>
            <w:rFonts w:hint="eastAsia"/>
            <w:bCs/>
            <w:sz w:val="22"/>
            <w:szCs w:val="22"/>
          </w:rPr>
          <w:delText xml:space="preserve">DRXPD_INIT </w:delText>
        </w:r>
      </w:del>
      <w:del w:id="6043" w:author="t_竹沢 公佑" w:date="2019-08-24T14:18:00Z">
        <w:r w:rsidDel="00A612EE">
          <w:rPr>
            <w:rFonts w:hint="eastAsia"/>
            <w:bCs/>
            <w:sz w:val="22"/>
            <w:szCs w:val="22"/>
          </w:rPr>
          <w:delText>is</w:delText>
        </w:r>
      </w:del>
      <w:del w:id="6044" w:author="t_竹沢 公佑" w:date="2019-09-18T13:15:00Z">
        <w:r w:rsidDel="00217E3E">
          <w:rPr>
            <w:rFonts w:hint="eastAsia"/>
            <w:bCs/>
            <w:sz w:val="22"/>
            <w:szCs w:val="22"/>
          </w:rPr>
          <w:delText xml:space="preserve"> not</w:delText>
        </w:r>
        <w:r w:rsidR="00742CAA" w:rsidDel="00217E3E">
          <w:rPr>
            <w:rFonts w:hint="eastAsia"/>
            <w:bCs/>
            <w:sz w:val="22"/>
            <w:szCs w:val="22"/>
          </w:rPr>
          <w:delText xml:space="preserve"> </w:delText>
        </w:r>
        <w:r w:rsidDel="00217E3E">
          <w:rPr>
            <w:rFonts w:hint="eastAsia"/>
            <w:bCs/>
            <w:sz w:val="22"/>
            <w:szCs w:val="22"/>
          </w:rPr>
          <w:delText>called before this command)</w:delText>
        </w:r>
      </w:del>
    </w:p>
    <w:p w:rsidR="00742CAA" w:rsidDel="00A612EE" w:rsidRDefault="00742CAA">
      <w:pPr>
        <w:spacing w:line="0" w:lineRule="atLeast"/>
        <w:ind w:right="1020"/>
        <w:rPr>
          <w:del w:id="6045" w:author="t_竹沢 公佑" w:date="2019-08-24T14:20:00Z"/>
          <w:bCs/>
          <w:sz w:val="22"/>
          <w:szCs w:val="22"/>
        </w:rPr>
        <w:pPrChange w:id="6046" w:author="t_竹沢 公佑" w:date="2019-08-24T14:20:00Z">
          <w:pPr>
            <w:spacing w:line="0" w:lineRule="atLeast"/>
            <w:ind w:right="1020" w:firstLineChars="200" w:firstLine="440"/>
          </w:pPr>
        </w:pPrChange>
      </w:pPr>
      <w:del w:id="6047" w:author="t_竹沢 公佑" w:date="2019-08-24T14:20:00Z">
        <w:r w:rsidDel="00A612EE">
          <w:rPr>
            <w:rFonts w:hint="eastAsia"/>
            <w:bCs/>
            <w:sz w:val="22"/>
            <w:szCs w:val="22"/>
          </w:rPr>
          <w:delText xml:space="preserve">  In the case of driver version 2.0.3 or later, added detect illegal sequence whether the</w:delText>
        </w:r>
      </w:del>
    </w:p>
    <w:p w:rsidR="00742CAA" w:rsidDel="00217E3E" w:rsidRDefault="00742CAA">
      <w:pPr>
        <w:spacing w:line="0" w:lineRule="atLeast"/>
        <w:ind w:leftChars="200" w:left="700" w:right="1020" w:hangingChars="100" w:hanging="220"/>
        <w:rPr>
          <w:del w:id="6048" w:author="t_竹沢 公佑" w:date="2019-09-18T13:15:00Z"/>
          <w:bCs/>
          <w:sz w:val="22"/>
          <w:szCs w:val="22"/>
        </w:rPr>
        <w:pPrChange w:id="6049" w:author="t_竹沢 公佑" w:date="2019-08-24T14:20:00Z">
          <w:pPr>
            <w:spacing w:line="0" w:lineRule="atLeast"/>
            <w:ind w:right="1020" w:firstLineChars="250" w:firstLine="550"/>
          </w:pPr>
        </w:pPrChange>
      </w:pPr>
      <w:del w:id="6050" w:author="t_竹沢 公佑" w:date="2019-08-24T14:20:00Z">
        <w:r w:rsidDel="00A612EE">
          <w:rPr>
            <w:rFonts w:hint="eastAsia"/>
            <w:bCs/>
            <w:sz w:val="22"/>
            <w:szCs w:val="22"/>
          </w:rPr>
          <w:delText xml:space="preserve"> DRXPD_RCVEVTSTART command has been called.</w:delText>
        </w:r>
      </w:del>
    </w:p>
    <w:p w:rsidR="00970A62" w:rsidDel="00217E3E" w:rsidRDefault="00970A62" w:rsidP="00970A62">
      <w:pPr>
        <w:spacing w:line="0" w:lineRule="atLeast"/>
        <w:ind w:right="1020" w:firstLineChars="200" w:firstLine="440"/>
        <w:rPr>
          <w:del w:id="6051" w:author="t_竹沢 公佑" w:date="2019-09-18T13:15:00Z"/>
          <w:bCs/>
          <w:sz w:val="22"/>
          <w:szCs w:val="22"/>
        </w:rPr>
      </w:pPr>
      <w:del w:id="6052" w:author="t_竹沢 公佑" w:date="2019-09-18T13:15:00Z">
        <w:r w:rsidDel="00217E3E">
          <w:rPr>
            <w:rFonts w:hint="eastAsia"/>
            <w:bCs/>
            <w:sz w:val="22"/>
            <w:szCs w:val="22"/>
          </w:rPr>
          <w:delText>EIO</w:delText>
        </w:r>
      </w:del>
    </w:p>
    <w:p w:rsidR="00970A62" w:rsidDel="00217E3E" w:rsidRDefault="00970A62" w:rsidP="00970A62">
      <w:pPr>
        <w:spacing w:line="0" w:lineRule="atLeast"/>
        <w:ind w:right="1020" w:firstLineChars="200" w:firstLine="440"/>
        <w:rPr>
          <w:del w:id="6053" w:author="t_竹沢 公佑" w:date="2019-09-18T13:15:00Z"/>
          <w:bCs/>
          <w:sz w:val="22"/>
          <w:szCs w:val="22"/>
        </w:rPr>
      </w:pPr>
      <w:del w:id="6054" w:author="t_竹沢 公佑" w:date="2019-09-18T13:15:00Z">
        <w:r w:rsidDel="00217E3E">
          <w:rPr>
            <w:rFonts w:hint="eastAsia"/>
            <w:bCs/>
            <w:sz w:val="22"/>
            <w:szCs w:val="22"/>
          </w:rPr>
          <w:delText xml:space="preserve">  When fail to read or write internal register.</w:delText>
        </w:r>
      </w:del>
    </w:p>
    <w:p w:rsidR="00970A62" w:rsidDel="00217E3E" w:rsidRDefault="00970A62" w:rsidP="00970A62">
      <w:pPr>
        <w:spacing w:line="0" w:lineRule="atLeast"/>
        <w:ind w:right="1020" w:firstLineChars="200" w:firstLine="440"/>
        <w:rPr>
          <w:del w:id="6055" w:author="t_竹沢 公佑" w:date="2019-09-18T13:15:00Z"/>
          <w:bCs/>
          <w:sz w:val="22"/>
          <w:szCs w:val="22"/>
        </w:rPr>
      </w:pPr>
      <w:del w:id="6056" w:author="t_竹沢 公佑" w:date="2019-09-18T13:15:00Z">
        <w:r w:rsidRPr="00AC10EE" w:rsidDel="00217E3E">
          <w:rPr>
            <w:bCs/>
            <w:sz w:val="22"/>
            <w:szCs w:val="22"/>
          </w:rPr>
          <w:delText>E</w:delText>
        </w:r>
        <w:r w:rsidDel="00217E3E">
          <w:rPr>
            <w:rFonts w:hint="eastAsia"/>
            <w:bCs/>
            <w:sz w:val="22"/>
            <w:szCs w:val="22"/>
          </w:rPr>
          <w:delText>BUSY</w:delText>
        </w:r>
      </w:del>
    </w:p>
    <w:p w:rsidR="00970A62" w:rsidDel="00217E3E" w:rsidRDefault="00970A62" w:rsidP="00970A62">
      <w:pPr>
        <w:spacing w:line="0" w:lineRule="atLeast"/>
        <w:ind w:right="1020" w:firstLineChars="200" w:firstLine="440"/>
        <w:rPr>
          <w:del w:id="6057" w:author="t_竹沢 公佑" w:date="2019-09-18T13:15:00Z"/>
          <w:bCs/>
          <w:sz w:val="22"/>
          <w:szCs w:val="22"/>
        </w:rPr>
      </w:pPr>
      <w:del w:id="6058" w:author="t_竹沢 公佑" w:date="2019-09-18T13:15:00Z">
        <w:r w:rsidDel="00217E3E">
          <w:rPr>
            <w:rFonts w:hint="eastAsia"/>
            <w:bCs/>
            <w:sz w:val="22"/>
            <w:szCs w:val="22"/>
          </w:rPr>
          <w:delText xml:space="preserve">  When the resource busy.</w:delText>
        </w:r>
      </w:del>
    </w:p>
    <w:p w:rsidR="00970A62" w:rsidDel="00217E3E" w:rsidRDefault="00970A62" w:rsidP="00970A62">
      <w:pPr>
        <w:spacing w:line="0" w:lineRule="atLeast"/>
        <w:ind w:right="1020" w:firstLineChars="200" w:firstLine="440"/>
        <w:rPr>
          <w:del w:id="6059" w:author="t_竹沢 公佑" w:date="2019-09-18T13:15:00Z"/>
          <w:bCs/>
          <w:sz w:val="22"/>
          <w:szCs w:val="22"/>
        </w:rPr>
      </w:pPr>
      <w:del w:id="6060" w:author="t_竹沢 公佑" w:date="2019-09-18T13:15:00Z">
        <w:r w:rsidRPr="00AC10EE" w:rsidDel="00217E3E">
          <w:rPr>
            <w:bCs/>
            <w:sz w:val="22"/>
            <w:szCs w:val="22"/>
          </w:rPr>
          <w:delText>E</w:delText>
        </w:r>
        <w:r w:rsidDel="00217E3E">
          <w:rPr>
            <w:rFonts w:hint="eastAsia"/>
            <w:bCs/>
            <w:sz w:val="22"/>
            <w:szCs w:val="22"/>
          </w:rPr>
          <w:delText>FAULT</w:delText>
        </w:r>
      </w:del>
    </w:p>
    <w:p w:rsidR="00A42325" w:rsidDel="00217E3E" w:rsidRDefault="00970A62">
      <w:pPr>
        <w:spacing w:line="0" w:lineRule="atLeast"/>
        <w:ind w:right="1020"/>
        <w:rPr>
          <w:del w:id="6061" w:author="t_竹沢 公佑" w:date="2019-09-18T13:15:00Z"/>
          <w:bCs/>
          <w:sz w:val="22"/>
          <w:szCs w:val="22"/>
        </w:rPr>
        <w:pPrChange w:id="6062" w:author="t_竹沢 公佑" w:date="2019-09-10T16:21:00Z">
          <w:pPr>
            <w:spacing w:line="0" w:lineRule="atLeast"/>
            <w:ind w:leftChars="200" w:left="700" w:right="1020" w:hangingChars="100" w:hanging="220"/>
          </w:pPr>
        </w:pPrChange>
      </w:pPr>
      <w:del w:id="6063" w:author="t_竹沢 公佑" w:date="2019-09-18T13:15:00Z">
        <w:r w:rsidDel="00217E3E">
          <w:rPr>
            <w:rFonts w:hint="eastAsia"/>
            <w:bCs/>
            <w:sz w:val="22"/>
            <w:szCs w:val="22"/>
          </w:rPr>
          <w:delText xml:space="preserve">  </w:delText>
        </w:r>
        <w:r w:rsidR="00C36CC5" w:rsidDel="00217E3E">
          <w:rPr>
            <w:rFonts w:hint="eastAsia"/>
            <w:bCs/>
            <w:sz w:val="22"/>
            <w:szCs w:val="22"/>
          </w:rPr>
          <w:delText>When this function f</w:delText>
        </w:r>
        <w:r w:rsidR="00C36CC5" w:rsidRPr="00B23592" w:rsidDel="00217E3E">
          <w:rPr>
            <w:bCs/>
            <w:sz w:val="22"/>
            <w:szCs w:val="22"/>
          </w:rPr>
          <w:delText>ail</w:delText>
        </w:r>
        <w:r w:rsidR="00C36CC5" w:rsidDel="00217E3E">
          <w:rPr>
            <w:rFonts w:hint="eastAsia"/>
            <w:bCs/>
            <w:sz w:val="22"/>
            <w:szCs w:val="22"/>
          </w:rPr>
          <w:delText>ed</w:delText>
        </w:r>
        <w:r w:rsidR="00C36CC5" w:rsidRPr="00B23592" w:rsidDel="00217E3E">
          <w:rPr>
            <w:bCs/>
            <w:sz w:val="22"/>
            <w:szCs w:val="22"/>
          </w:rPr>
          <w:delText xml:space="preserve"> to copy </w:delText>
        </w:r>
        <w:r w:rsidR="00C36CC5" w:rsidDel="00217E3E">
          <w:rPr>
            <w:rFonts w:hint="eastAsia"/>
            <w:bCs/>
            <w:sz w:val="22"/>
            <w:szCs w:val="22"/>
          </w:rPr>
          <w:delText>the execution result to p_</w:delText>
        </w:r>
        <w:r w:rsidR="00C36CC5" w:rsidDel="00217E3E">
          <w:rPr>
            <w:rFonts w:hint="eastAsia"/>
            <w:iCs/>
            <w:sz w:val="22"/>
            <w:szCs w:val="22"/>
          </w:rPr>
          <w:delText>result, it sets EFAULT to errno</w:delText>
        </w:r>
        <w:r w:rsidR="00C36CC5" w:rsidRPr="00B23592" w:rsidDel="00217E3E">
          <w:rPr>
            <w:bCs/>
            <w:sz w:val="22"/>
            <w:szCs w:val="22"/>
          </w:rPr>
          <w:delText>.</w:delText>
        </w:r>
        <w:r w:rsidR="00C36CC5" w:rsidDel="00217E3E">
          <w:rPr>
            <w:rFonts w:hint="eastAsia"/>
            <w:bCs/>
            <w:sz w:val="22"/>
            <w:szCs w:val="22"/>
          </w:rPr>
          <w:delText xml:space="preserve"> In this case, please ignore the value of *p_result.</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RDefault="00482E62" w:rsidP="00596636">
      <w:pPr>
        <w:spacing w:line="0" w:lineRule="atLeast"/>
        <w:ind w:right="1020" w:firstLineChars="200" w:firstLine="440"/>
        <w:rPr>
          <w:ins w:id="6064" w:author="s_佐野 光" w:date="2019-08-21T09:57:00Z"/>
          <w:bCs/>
          <w:sz w:val="22"/>
          <w:szCs w:val="22"/>
        </w:rPr>
      </w:pPr>
      <w:ins w:id="6065" w:author="s_佐野 光" w:date="2019-08-16T16:05:00Z">
        <w:r>
          <w:rPr>
            <w:rFonts w:hint="eastAsia"/>
            <w:bCs/>
            <w:sz w:val="22"/>
            <w:szCs w:val="22"/>
          </w:rPr>
          <w:t>S</w:t>
        </w:r>
      </w:ins>
      <w:del w:id="6066" w:author="s_佐野 光" w:date="2019-08-16T16:05:00Z">
        <w:r w:rsidR="00E31FC8" w:rsidDel="00482E62">
          <w:rPr>
            <w:rFonts w:hint="eastAsia"/>
            <w:bCs/>
            <w:sz w:val="22"/>
            <w:szCs w:val="22"/>
          </w:rPr>
          <w:delText>A</w:delText>
        </w:r>
        <w:r w:rsidR="00596636" w:rsidRPr="00596636" w:rsidDel="00482E62">
          <w:rPr>
            <w:bCs/>
            <w:sz w:val="22"/>
            <w:szCs w:val="22"/>
          </w:rPr>
          <w:delText>s</w:delText>
        </w:r>
      </w:del>
      <w:r w:rsidR="00596636" w:rsidRPr="00596636">
        <w:rPr>
          <w:bCs/>
          <w:sz w:val="22"/>
          <w:szCs w:val="22"/>
        </w:rPr>
        <w:t>ynchronous</w:t>
      </w:r>
      <w:ins w:id="6067" w:author="s_佐野 光" w:date="2019-08-21T09:50:00Z">
        <w:del w:id="6068" w:author="t_竹沢 公佑" w:date="2019-08-28T16:53:00Z">
          <w:r w:rsidR="002027E5" w:rsidDel="00653F45">
            <w:rPr>
              <w:rFonts w:hint="eastAsia"/>
              <w:bCs/>
              <w:sz w:val="22"/>
              <w:szCs w:val="22"/>
            </w:rPr>
            <w:delText xml:space="preserve"> (version 2.0.</w:delText>
          </w:r>
        </w:del>
      </w:ins>
      <w:ins w:id="6069" w:author="s_佐野 光" w:date="2019-08-21T16:17:00Z">
        <w:del w:id="6070" w:author="t_竹沢 公佑" w:date="2019-08-28T16:53:00Z">
          <w:r w:rsidR="00D91CB6" w:rsidDel="00653F45">
            <w:rPr>
              <w:rFonts w:hint="eastAsia"/>
              <w:bCs/>
              <w:sz w:val="22"/>
              <w:szCs w:val="22"/>
            </w:rPr>
            <w:delText>3</w:delText>
          </w:r>
        </w:del>
      </w:ins>
      <w:ins w:id="6071" w:author="s_佐野 光" w:date="2019-08-21T09:50:00Z">
        <w:del w:id="6072" w:author="t_竹沢 公佑" w:date="2019-08-28T16:53:00Z">
          <w:r w:rsidR="002027E5" w:rsidDel="00653F45">
            <w:rPr>
              <w:rFonts w:hint="eastAsia"/>
              <w:bCs/>
              <w:sz w:val="22"/>
              <w:szCs w:val="22"/>
            </w:rPr>
            <w:delText xml:space="preserve"> or later)</w:delText>
          </w:r>
        </w:del>
      </w:ins>
    </w:p>
    <w:p w:rsidR="002910DD" w:rsidRDefault="00400075">
      <w:pPr>
        <w:spacing w:line="0" w:lineRule="atLeast"/>
        <w:ind w:right="1020" w:firstLineChars="381" w:firstLine="838"/>
        <w:rPr>
          <w:ins w:id="6073" w:author="t_竹沢 公佑" w:date="2019-08-28T16:53:00Z"/>
          <w:bCs/>
          <w:sz w:val="22"/>
          <w:szCs w:val="22"/>
        </w:rPr>
        <w:pPrChange w:id="6074" w:author="t_竹沢 公佑" w:date="2019-08-28T16:53:00Z">
          <w:pPr>
            <w:spacing w:line="0" w:lineRule="atLeast"/>
            <w:ind w:right="1020" w:firstLineChars="200" w:firstLine="440"/>
          </w:pPr>
        </w:pPrChange>
      </w:pPr>
      <w:ins w:id="6075" w:author="t_竹沢 公佑" w:date="2019-10-05T11:11:00Z">
        <w:r>
          <w:rPr>
            <w:rFonts w:hint="eastAsia"/>
            <w:bCs/>
            <w:sz w:val="22"/>
            <w:szCs w:val="22"/>
          </w:rPr>
          <w:t xml:space="preserve">It </w:t>
        </w:r>
      </w:ins>
      <w:ins w:id="6076" w:author="s_佐野 光" w:date="2019-08-21T10:19:00Z">
        <w:del w:id="6077" w:author="t_竹沢 公佑" w:date="2019-10-05T11:11:00Z">
          <w:r w:rsidR="00D326C2" w:rsidDel="00400075">
            <w:rPr>
              <w:rFonts w:hint="eastAsia"/>
              <w:bCs/>
              <w:sz w:val="22"/>
              <w:szCs w:val="22"/>
            </w:rPr>
            <w:delText xml:space="preserve">In </w:delText>
          </w:r>
          <w:r w:rsidR="00D91CB6" w:rsidDel="00400075">
            <w:rPr>
              <w:rFonts w:hint="eastAsia"/>
              <w:bCs/>
              <w:sz w:val="22"/>
              <w:szCs w:val="22"/>
            </w:rPr>
            <w:delText>the case of driver version 2.0.</w:delText>
          </w:r>
        </w:del>
      </w:ins>
      <w:ins w:id="6078" w:author="s_佐野 光" w:date="2019-08-21T16:17:00Z">
        <w:del w:id="6079" w:author="t_竹沢 公佑" w:date="2019-10-05T11:11:00Z">
          <w:r w:rsidR="00D91CB6" w:rsidDel="00400075">
            <w:rPr>
              <w:rFonts w:hint="eastAsia"/>
              <w:bCs/>
              <w:sz w:val="22"/>
              <w:szCs w:val="22"/>
            </w:rPr>
            <w:delText>2</w:delText>
          </w:r>
        </w:del>
      </w:ins>
      <w:ins w:id="6080" w:author="s_佐野 光" w:date="2019-08-21T10:19:00Z">
        <w:del w:id="6081" w:author="t_竹沢 公佑" w:date="2019-10-05T11:11:00Z">
          <w:r w:rsidR="00D326C2" w:rsidDel="00400075">
            <w:rPr>
              <w:rFonts w:hint="eastAsia"/>
              <w:bCs/>
              <w:sz w:val="22"/>
              <w:szCs w:val="22"/>
            </w:rPr>
            <w:delText xml:space="preserve"> or older</w:delText>
          </w:r>
        </w:del>
      </w:ins>
      <w:ins w:id="6082" w:author="s_佐野 光" w:date="2019-08-21T09:57:00Z">
        <w:del w:id="6083" w:author="t_竹沢 公佑" w:date="2019-10-05T11:11:00Z">
          <w:r w:rsidR="002910DD" w:rsidDel="00400075">
            <w:rPr>
              <w:rFonts w:hint="eastAsia"/>
              <w:bCs/>
              <w:sz w:val="22"/>
              <w:szCs w:val="22"/>
            </w:rPr>
            <w:delText xml:space="preserve">, </w:delText>
          </w:r>
        </w:del>
        <w:r w:rsidR="002910DD">
          <w:rPr>
            <w:rFonts w:hint="eastAsia"/>
            <w:bCs/>
            <w:sz w:val="22"/>
            <w:szCs w:val="22"/>
          </w:rPr>
          <w:t>works as asynchronous</w:t>
        </w:r>
      </w:ins>
      <w:ins w:id="6084" w:author="t_竹沢 公佑" w:date="2019-10-05T11:11:00Z">
        <w:r>
          <w:rPr>
            <w:rFonts w:hint="eastAsia"/>
            <w:bCs/>
            <w:sz w:val="22"/>
            <w:szCs w:val="22"/>
          </w:rPr>
          <w:t xml:space="preserve"> with the driver version 2.0.2 or older</w:t>
        </w:r>
      </w:ins>
      <w:ins w:id="6085" w:author="s_佐野 光" w:date="2019-08-21T09:57:00Z">
        <w:r w:rsidR="002910DD">
          <w:rPr>
            <w:rFonts w:hint="eastAsia"/>
            <w:bCs/>
            <w:sz w:val="22"/>
            <w:szCs w:val="22"/>
          </w:rPr>
          <w:t>.</w:t>
        </w:r>
      </w:ins>
    </w:p>
    <w:p w:rsidR="00653F45" w:rsidDel="00A42325" w:rsidRDefault="00A42325">
      <w:pPr>
        <w:spacing w:line="0" w:lineRule="atLeast"/>
        <w:ind w:left="840" w:right="1020"/>
        <w:rPr>
          <w:del w:id="6086" w:author="t_竹沢 公佑" w:date="2019-08-28T16:54:00Z"/>
          <w:bCs/>
          <w:sz w:val="22"/>
          <w:szCs w:val="22"/>
        </w:rPr>
        <w:pPrChange w:id="6087" w:author="t_竹沢 公佑" w:date="2019-08-28T16:54:00Z">
          <w:pPr>
            <w:spacing w:line="0" w:lineRule="atLeast"/>
            <w:ind w:right="1020" w:firstLineChars="200" w:firstLine="440"/>
          </w:pPr>
        </w:pPrChange>
      </w:pPr>
      <w:ins w:id="6088" w:author="t_竹沢 公佑" w:date="2019-09-10T16:22:00Z">
        <w:r>
          <w:rPr>
            <w:rFonts w:hint="eastAsia"/>
            <w:bCs/>
            <w:sz w:val="22"/>
            <w:szCs w:val="22"/>
          </w:rPr>
          <w:t xml:space="preserve">    </w:t>
        </w:r>
      </w:ins>
    </w:p>
    <w:p w:rsidR="00A42325" w:rsidRPr="002910DD" w:rsidRDefault="00A42325" w:rsidP="00DD66ED">
      <w:pPr>
        <w:spacing w:line="0" w:lineRule="atLeast"/>
        <w:ind w:right="1020"/>
        <w:rPr>
          <w:ins w:id="6089" w:author="t_竹沢 公佑" w:date="2019-09-10T16:22:00Z"/>
          <w:bCs/>
          <w:sz w:val="22"/>
          <w:szCs w:val="22"/>
        </w:rPr>
      </w:pPr>
      <w:ins w:id="6090" w:author="t_竹沢 公佑" w:date="2019-09-10T16:22:00Z">
        <w:r>
          <w:rPr>
            <w:rFonts w:hint="eastAsia"/>
            <w:bCs/>
            <w:sz w:val="22"/>
            <w:szCs w:val="22"/>
          </w:rPr>
          <w:t>Timeout</w:t>
        </w:r>
      </w:ins>
    </w:p>
    <w:p w:rsidR="00A42325" w:rsidRDefault="00A42325" w:rsidP="00A42325">
      <w:pPr>
        <w:spacing w:line="0" w:lineRule="atLeast"/>
        <w:ind w:right="1020" w:firstLine="840"/>
        <w:rPr>
          <w:ins w:id="6091" w:author="t_竹沢 公佑" w:date="2019-09-10T16:22:00Z"/>
          <w:bCs/>
          <w:sz w:val="22"/>
          <w:szCs w:val="22"/>
        </w:rPr>
      </w:pPr>
      <w:ins w:id="6092" w:author="t_竹沢 公佑" w:date="2019-09-10T16:22:00Z">
        <w:r>
          <w:rPr>
            <w:rFonts w:hint="eastAsia"/>
            <w:bCs/>
            <w:sz w:val="22"/>
            <w:szCs w:val="22"/>
          </w:rPr>
          <w:t>Timeout value is 1ms.</w:t>
        </w:r>
      </w:ins>
    </w:p>
    <w:p w:rsidR="00A42325" w:rsidRPr="00400075" w:rsidRDefault="00A42325" w:rsidP="00A42325">
      <w:pPr>
        <w:spacing w:line="0" w:lineRule="atLeast"/>
        <w:ind w:leftChars="350" w:left="840" w:right="1020"/>
        <w:rPr>
          <w:ins w:id="6093" w:author="t_竹沢 公佑" w:date="2019-09-10T16:22:00Z"/>
          <w:sz w:val="22"/>
          <w:szCs w:val="22"/>
          <w:rPrChange w:id="6094" w:author="t_竹沢 公佑" w:date="2019-10-05T11:12:00Z">
            <w:rPr>
              <w:ins w:id="6095" w:author="t_竹沢 公佑" w:date="2019-09-10T16:22:00Z"/>
            </w:rPr>
          </w:rPrChange>
        </w:rPr>
      </w:pPr>
      <w:ins w:id="6096" w:author="t_竹沢 公佑" w:date="2019-09-10T16:22:00Z">
        <w:r>
          <w:rPr>
            <w:rFonts w:hint="eastAsia"/>
            <w:bCs/>
            <w:sz w:val="22"/>
            <w:szCs w:val="22"/>
          </w:rPr>
          <w:t>This function checks the status of register after writing data. If it fails to change register status, it returns -1 and sets ETIME to errno. In such a case, there may be a hardware error.</w:t>
        </w:r>
        <w:r>
          <w:rPr>
            <w:rFonts w:hint="eastAsia"/>
          </w:rPr>
          <w:t xml:space="preserve"> </w:t>
        </w:r>
        <w:r w:rsidRPr="00400075">
          <w:rPr>
            <w:sz w:val="22"/>
            <w:szCs w:val="22"/>
            <w:rPrChange w:id="6097" w:author="t_竹沢 公佑" w:date="2019-10-05T11:12:00Z">
              <w:rPr/>
            </w:rPrChange>
          </w:rPr>
          <w:t>Please call RESET</w:t>
        </w:r>
      </w:ins>
      <w:ins w:id="6098" w:author="t_竹沢 公佑" w:date="2020-06-01T13:00:00Z">
        <w:r w:rsidR="007B178E">
          <w:rPr>
            <w:rFonts w:hint="eastAsia"/>
            <w:sz w:val="22"/>
            <w:szCs w:val="22"/>
          </w:rPr>
          <w:t>_DFR</w:t>
        </w:r>
      </w:ins>
      <w:ins w:id="6099" w:author="t_竹沢 公佑" w:date="2019-09-10T16:22:00Z">
        <w:r w:rsidRPr="00400075">
          <w:rPr>
            <w:sz w:val="22"/>
            <w:szCs w:val="22"/>
            <w:rPrChange w:id="6100" w:author="t_竹沢 公佑" w:date="2019-10-05T11:12:00Z">
              <w:rPr/>
            </w:rPrChange>
          </w:rPr>
          <w:t xml:space="preserve"> command with master_reset bit or reload DRXP drvier.</w:t>
        </w:r>
      </w:ins>
    </w:p>
    <w:p w:rsidR="00A42325" w:rsidRPr="00400075" w:rsidRDefault="00A42325">
      <w:pPr>
        <w:spacing w:line="0" w:lineRule="atLeast"/>
        <w:ind w:right="1020"/>
        <w:rPr>
          <w:ins w:id="6101" w:author="t_竹沢 公佑" w:date="2019-09-10T16:21:00Z"/>
          <w:bCs/>
          <w:sz w:val="22"/>
          <w:szCs w:val="22"/>
        </w:rPr>
        <w:pPrChange w:id="6102" w:author="t_竹沢 公佑" w:date="2019-09-10T16:22:00Z">
          <w:pPr>
            <w:spacing w:line="0" w:lineRule="atLeast"/>
            <w:ind w:right="1020" w:firstLineChars="200" w:firstLine="440"/>
          </w:pPr>
        </w:pPrChange>
      </w:pPr>
    </w:p>
    <w:p w:rsidR="00A00926" w:rsidDel="00653F45" w:rsidRDefault="00A00926">
      <w:pPr>
        <w:spacing w:line="0" w:lineRule="atLeast"/>
        <w:ind w:left="840" w:right="1020"/>
        <w:rPr>
          <w:ins w:id="6103" w:author="s_佐野 光" w:date="2019-08-20T15:18:00Z"/>
          <w:del w:id="6104" w:author="t_竹沢 公佑" w:date="2019-08-28T16:54:00Z"/>
          <w:bCs/>
          <w:sz w:val="22"/>
          <w:szCs w:val="22"/>
        </w:rPr>
        <w:pPrChange w:id="6105" w:author="t_竹沢 公佑" w:date="2019-08-28T16:54:00Z">
          <w:pPr>
            <w:spacing w:line="0" w:lineRule="atLeast"/>
            <w:ind w:right="1020" w:firstLineChars="200" w:firstLine="440"/>
          </w:pPr>
        </w:pPrChange>
      </w:pPr>
      <w:ins w:id="6106" w:author="s_佐野 光" w:date="2019-08-20T15:18:00Z">
        <w:del w:id="6107" w:author="t_竹沢 公佑" w:date="2019-08-28T16:54:00Z">
          <w:r w:rsidDel="00653F45">
            <w:rPr>
              <w:rFonts w:hint="eastAsia"/>
              <w:bCs/>
              <w:sz w:val="22"/>
              <w:szCs w:val="22"/>
            </w:rPr>
            <w:delText>*Timeout value is 1ms. There may be a hardware error in FPGA access.</w:delText>
          </w:r>
          <w:r w:rsidDel="00653F45">
            <w:rPr>
              <w:rFonts w:hint="eastAsia"/>
            </w:rPr>
            <w:delText xml:space="preserve"> </w:delText>
          </w:r>
          <w:r w:rsidDel="00653F45">
            <w:rPr>
              <w:rFonts w:hint="eastAsia"/>
              <w:bCs/>
              <w:sz w:val="22"/>
              <w:szCs w:val="22"/>
            </w:rPr>
            <w:delText>T</w:delText>
          </w:r>
          <w:r w:rsidRPr="00A00926" w:rsidDel="00653F45">
            <w:rPr>
              <w:bCs/>
              <w:sz w:val="22"/>
              <w:szCs w:val="22"/>
            </w:rPr>
            <w:delText>ry to reset FPGA or</w:delText>
          </w:r>
        </w:del>
      </w:ins>
    </w:p>
    <w:p w:rsidR="00A00926" w:rsidDel="00653F45" w:rsidRDefault="00A00926">
      <w:pPr>
        <w:spacing w:line="0" w:lineRule="atLeast"/>
        <w:ind w:left="840" w:right="1020"/>
        <w:rPr>
          <w:ins w:id="6108" w:author="s_佐野 光" w:date="2019-08-20T15:18:00Z"/>
          <w:del w:id="6109" w:author="t_竹沢 公佑" w:date="2019-08-28T16:54:00Z"/>
          <w:bCs/>
          <w:sz w:val="22"/>
          <w:szCs w:val="22"/>
        </w:rPr>
        <w:pPrChange w:id="6110" w:author="t_竹沢 公佑" w:date="2019-08-28T16:54:00Z">
          <w:pPr>
            <w:spacing w:line="0" w:lineRule="atLeast"/>
            <w:ind w:right="1020" w:firstLineChars="200" w:firstLine="440"/>
          </w:pPr>
        </w:pPrChange>
      </w:pPr>
      <w:ins w:id="6111" w:author="s_佐野 光" w:date="2019-08-20T15:18:00Z">
        <w:del w:id="6112" w:author="t_竹沢 公佑" w:date="2019-08-28T16:54:00Z">
          <w:r w:rsidRPr="00A00926" w:rsidDel="00653F45">
            <w:rPr>
              <w:bCs/>
              <w:sz w:val="22"/>
              <w:szCs w:val="22"/>
            </w:rPr>
            <w:delText xml:space="preserve"> unloading / loading DRXP driver.</w:delText>
          </w:r>
        </w:del>
      </w:ins>
    </w:p>
    <w:p w:rsidR="0045604A" w:rsidDel="00217E3E" w:rsidRDefault="0045604A">
      <w:pPr>
        <w:spacing w:line="0" w:lineRule="atLeast"/>
        <w:ind w:left="840" w:right="1020"/>
        <w:rPr>
          <w:ins w:id="6113" w:author="s_佐野 光" w:date="2019-08-20T15:10:00Z"/>
          <w:del w:id="6114" w:author="t_竹沢 公佑" w:date="2019-09-18T13:15:00Z"/>
          <w:bCs/>
          <w:sz w:val="22"/>
          <w:szCs w:val="22"/>
        </w:rPr>
        <w:pPrChange w:id="6115" w:author="t_竹沢 公佑" w:date="2019-08-28T16:54:00Z">
          <w:pPr>
            <w:spacing w:line="0" w:lineRule="atLeast"/>
            <w:ind w:right="1020" w:firstLineChars="200" w:firstLine="440"/>
          </w:pPr>
        </w:pPrChange>
      </w:pPr>
    </w:p>
    <w:p w:rsidR="00DF1C7C" w:rsidRPr="0045604A" w:rsidRDefault="00DF1C7C">
      <w:pPr>
        <w:spacing w:line="0" w:lineRule="atLeast"/>
        <w:ind w:right="1020"/>
        <w:rPr>
          <w:bCs/>
          <w:sz w:val="22"/>
          <w:szCs w:val="22"/>
        </w:rPr>
      </w:pPr>
    </w:p>
    <w:p w:rsidR="007D309C" w:rsidRPr="00C36CC5" w:rsidRDefault="007D309C">
      <w:pPr>
        <w:spacing w:line="0" w:lineRule="atLeast"/>
        <w:ind w:right="1020"/>
        <w:rPr>
          <w:bCs/>
          <w:sz w:val="22"/>
          <w:szCs w:val="22"/>
        </w:rPr>
      </w:pPr>
      <w:r>
        <w:rPr>
          <w:bCs/>
          <w:sz w:val="22"/>
          <w:szCs w:val="22"/>
        </w:rPr>
        <w:br w:type="page"/>
      </w:r>
    </w:p>
    <w:p w:rsidR="00DF1C7C" w:rsidRDefault="00DF1C7C" w:rsidP="0083070F">
      <w:pPr>
        <w:pStyle w:val="3"/>
      </w:pPr>
      <w:bookmarkStart w:id="6116" w:name="_Toc63179417"/>
      <w:r>
        <w:rPr>
          <w:rFonts w:hint="eastAsia"/>
        </w:rPr>
        <w:t>Command :DRXPD RCVSTOP</w:t>
      </w:r>
      <w:bookmarkEnd w:id="6116"/>
    </w:p>
    <w:p w:rsidR="00DF1C7C" w:rsidRDefault="00DF1C7C">
      <w:pPr>
        <w:spacing w:line="0" w:lineRule="atLeast"/>
        <w:ind w:firstLineChars="50" w:firstLine="110"/>
        <w:rPr>
          <w:b/>
          <w:sz w:val="22"/>
          <w:szCs w:val="22"/>
        </w:rPr>
      </w:pPr>
      <w:r>
        <w:rPr>
          <w:rFonts w:hint="eastAsia"/>
          <w:b/>
          <w:sz w:val="22"/>
          <w:szCs w:val="22"/>
        </w:rPr>
        <w:t>【Function】</w:t>
      </w:r>
    </w:p>
    <w:p w:rsidR="00DF1C7C" w:rsidRDefault="00DF1C7C">
      <w:pPr>
        <w:spacing w:line="0" w:lineRule="atLeast"/>
        <w:ind w:right="1020" w:firstLineChars="152" w:firstLine="334"/>
        <w:rPr>
          <w:sz w:val="22"/>
          <w:szCs w:val="22"/>
          <w:lang w:val="en"/>
        </w:rPr>
      </w:pPr>
      <w:r>
        <w:rPr>
          <w:sz w:val="22"/>
          <w:szCs w:val="22"/>
          <w:lang w:val="en"/>
        </w:rPr>
        <w:t xml:space="preserve">This command </w:t>
      </w:r>
      <w:del w:id="6117" w:author="t_竹沢 公佑" w:date="2019-10-05T11:14:00Z">
        <w:r w:rsidDel="00400075">
          <w:rPr>
            <w:sz w:val="22"/>
            <w:szCs w:val="22"/>
            <w:lang w:val="en"/>
          </w:rPr>
          <w:delText xml:space="preserve">will </w:delText>
        </w:r>
      </w:del>
      <w:r>
        <w:rPr>
          <w:rFonts w:hint="eastAsia"/>
          <w:sz w:val="22"/>
          <w:szCs w:val="22"/>
          <w:lang w:val="en"/>
        </w:rPr>
        <w:t>stop</w:t>
      </w:r>
      <w:ins w:id="6118" w:author="t_竹沢 公佑" w:date="2019-10-05T11:14:00Z">
        <w:r w:rsidR="00400075">
          <w:rPr>
            <w:rFonts w:hint="eastAsia"/>
            <w:sz w:val="22"/>
            <w:szCs w:val="22"/>
            <w:lang w:val="en"/>
          </w:rPr>
          <w:t>s</w:t>
        </w:r>
      </w:ins>
      <w:r>
        <w:rPr>
          <w:sz w:val="22"/>
          <w:szCs w:val="22"/>
          <w:lang w:val="en"/>
        </w:rPr>
        <w:t xml:space="preserve"> the reception.</w:t>
      </w:r>
    </w:p>
    <w:p w:rsidR="00DF1C7C" w:rsidRPr="00400075" w:rsidRDefault="00DF1C7C">
      <w:pPr>
        <w:spacing w:line="0" w:lineRule="atLeast"/>
        <w:ind w:right="1020"/>
        <w:rPr>
          <w:b/>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rsidP="005038B9">
      <w:pPr>
        <w:spacing w:line="0" w:lineRule="atLeast"/>
        <w:ind w:right="1020" w:firstLineChars="150" w:firstLine="330"/>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DRXPD_RCVSTOP</w:t>
      </w:r>
      <w:r>
        <w:rPr>
          <w:rFonts w:hint="eastAsia"/>
          <w:iCs/>
          <w:sz w:val="22"/>
          <w:szCs w:val="22"/>
        </w:rPr>
        <w:t>,</w:t>
      </w:r>
      <w:r>
        <w:rPr>
          <w:bCs/>
          <w:sz w:val="22"/>
          <w:szCs w:val="22"/>
        </w:rPr>
        <w:t xml:space="preserve"> </w:t>
      </w:r>
      <w:r>
        <w:rPr>
          <w:rFonts w:hint="eastAsia"/>
          <w:bCs/>
          <w:sz w:val="22"/>
          <w:szCs w:val="22"/>
        </w:rPr>
        <w:t>int *p_</w:t>
      </w:r>
      <w:r>
        <w:rPr>
          <w:rFonts w:hint="eastAsia"/>
          <w:iCs/>
          <w:sz w:val="22"/>
          <w:szCs w:val="22"/>
        </w:rPr>
        <w:t>result</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rsidP="00F0773B">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200" w:firstLine="440"/>
        <w:rPr>
          <w:bCs/>
          <w:sz w:val="22"/>
          <w:szCs w:val="22"/>
        </w:rPr>
      </w:pPr>
      <w:r>
        <w:rPr>
          <w:rFonts w:hint="eastAsia"/>
          <w:bCs/>
          <w:sz w:val="22"/>
          <w:szCs w:val="22"/>
        </w:rPr>
        <w:t>int *p_</w:t>
      </w:r>
      <w:r>
        <w:rPr>
          <w:rFonts w:hint="eastAsia"/>
          <w:iCs/>
          <w:sz w:val="22"/>
          <w:szCs w:val="22"/>
        </w:rPr>
        <w:t>result</w:t>
      </w:r>
      <w:r>
        <w:rPr>
          <w:iCs/>
          <w:sz w:val="22"/>
          <w:szCs w:val="22"/>
        </w:rPr>
        <w:t>…</w:t>
      </w:r>
    </w:p>
    <w:p w:rsidR="00DF1C7C" w:rsidRDefault="00DF1C7C">
      <w:pPr>
        <w:spacing w:line="0" w:lineRule="atLeast"/>
        <w:ind w:right="1020" w:firstLine="840"/>
        <w:rPr>
          <w:ins w:id="6119" w:author="t_竹沢 公佑" w:date="2019-09-09T14:11:00Z"/>
          <w:sz w:val="22"/>
          <w:szCs w:val="22"/>
          <w:lang w:val="en"/>
        </w:rPr>
      </w:pPr>
      <w:r>
        <w:rPr>
          <w:sz w:val="22"/>
          <w:szCs w:val="22"/>
          <w:lang w:val="en"/>
        </w:rPr>
        <w:t xml:space="preserve">Specify the pointer to store the </w:t>
      </w:r>
      <w:r>
        <w:rPr>
          <w:rFonts w:hint="eastAsia"/>
          <w:sz w:val="22"/>
          <w:szCs w:val="22"/>
          <w:lang w:val="en"/>
        </w:rPr>
        <w:t>result</w:t>
      </w:r>
      <w:r>
        <w:rPr>
          <w:sz w:val="22"/>
          <w:szCs w:val="22"/>
          <w:lang w:val="en"/>
        </w:rPr>
        <w:t xml:space="preserve"> below.</w:t>
      </w:r>
    </w:p>
    <w:p w:rsidR="00AE3714" w:rsidRDefault="00AE3714" w:rsidP="00AE3714">
      <w:pPr>
        <w:spacing w:line="0" w:lineRule="atLeast"/>
        <w:ind w:right="1020" w:firstLineChars="400" w:firstLine="880"/>
        <w:rPr>
          <w:ins w:id="6120" w:author="t_竹沢 公佑" w:date="2019-09-09T14:11:00Z"/>
          <w:iCs/>
          <w:sz w:val="22"/>
          <w:szCs w:val="22"/>
        </w:rPr>
      </w:pPr>
      <w:ins w:id="6121" w:author="t_竹沢 公佑" w:date="2019-09-09T14:11:00Z">
        <w:r>
          <w:rPr>
            <w:rFonts w:hint="eastAsia"/>
            <w:iCs/>
            <w:sz w:val="22"/>
            <w:szCs w:val="22"/>
          </w:rPr>
          <w:t>&lt;Device driver version 2.0.3 or later&gt;</w:t>
        </w:r>
      </w:ins>
    </w:p>
    <w:p w:rsidR="00AE3714" w:rsidRDefault="00AE3714" w:rsidP="00AE3714">
      <w:pPr>
        <w:spacing w:line="0" w:lineRule="atLeast"/>
        <w:ind w:right="1020" w:firstLineChars="500" w:firstLine="1100"/>
        <w:rPr>
          <w:ins w:id="6122" w:author="t_竹沢 公佑" w:date="2019-09-09T14:11:00Z"/>
          <w:iCs/>
          <w:sz w:val="22"/>
          <w:szCs w:val="22"/>
        </w:rPr>
      </w:pPr>
      <w:ins w:id="6123" w:author="t_竹沢 公佑" w:date="2019-09-09T14:11:00Z">
        <w:r>
          <w:rPr>
            <w:rFonts w:hint="eastAsia"/>
            <w:iCs/>
            <w:sz w:val="22"/>
            <w:szCs w:val="22"/>
          </w:rPr>
          <w:t>Driver always sets DRXPD_OK(0) to this argument.</w:t>
        </w:r>
      </w:ins>
    </w:p>
    <w:p w:rsidR="00AE3714" w:rsidRDefault="00AE3714" w:rsidP="00AE3714">
      <w:pPr>
        <w:spacing w:line="0" w:lineRule="atLeast"/>
        <w:ind w:right="1020" w:firstLineChars="200" w:firstLine="440"/>
        <w:rPr>
          <w:ins w:id="6124" w:author="t_竹沢 公佑" w:date="2019-09-09T14:11:00Z"/>
          <w:iCs/>
          <w:sz w:val="22"/>
          <w:szCs w:val="22"/>
        </w:rPr>
      </w:pPr>
      <w:ins w:id="6125" w:author="t_竹沢 公佑" w:date="2019-09-09T14:11:00Z">
        <w:r>
          <w:rPr>
            <w:rFonts w:hint="eastAsia"/>
            <w:iCs/>
            <w:sz w:val="22"/>
            <w:szCs w:val="22"/>
          </w:rPr>
          <w:t xml:space="preserve">      This reporting system is not available. Please use an errno to specify the error reason.</w:t>
        </w:r>
      </w:ins>
    </w:p>
    <w:p w:rsidR="00AE3714" w:rsidRDefault="00AE3714" w:rsidP="00DD66ED">
      <w:pPr>
        <w:spacing w:line="0" w:lineRule="atLeast"/>
        <w:ind w:right="1020" w:firstLine="840"/>
        <w:rPr>
          <w:sz w:val="22"/>
          <w:szCs w:val="22"/>
          <w:lang w:val="en"/>
        </w:rPr>
      </w:pPr>
      <w:ins w:id="6126" w:author="t_竹沢 公佑" w:date="2019-09-09T14:11:00Z">
        <w:r>
          <w:rPr>
            <w:rFonts w:hint="eastAsia"/>
            <w:iCs/>
            <w:sz w:val="22"/>
            <w:szCs w:val="22"/>
          </w:rPr>
          <w:t>&lt;Device driver version 2.0.2 or older&gt;</w:t>
        </w:r>
      </w:ins>
    </w:p>
    <w:p w:rsidR="00DF1C7C" w:rsidRDefault="00DF1C7C">
      <w:pPr>
        <w:spacing w:line="0" w:lineRule="atLeast"/>
        <w:ind w:left="840" w:right="1020" w:firstLineChars="100" w:firstLine="220"/>
        <w:rPr>
          <w:sz w:val="22"/>
          <w:szCs w:val="22"/>
          <w:lang w:val="en"/>
        </w:rPr>
      </w:pPr>
      <w:r>
        <w:rPr>
          <w:rFonts w:hint="eastAsia"/>
          <w:bCs/>
          <w:sz w:val="22"/>
          <w:szCs w:val="22"/>
        </w:rPr>
        <w:t>DRXPD_OK(0):</w:t>
      </w:r>
      <w:r>
        <w:rPr>
          <w:rFonts w:hint="eastAsia"/>
          <w:sz w:val="22"/>
          <w:szCs w:val="22"/>
          <w:lang w:val="en"/>
        </w:rPr>
        <w:t xml:space="preserve"> </w:t>
      </w:r>
      <w:r w:rsidR="00902613">
        <w:rPr>
          <w:rFonts w:hint="eastAsia"/>
          <w:sz w:val="22"/>
          <w:szCs w:val="22"/>
          <w:lang w:val="en"/>
        </w:rPr>
        <w:t>The receiving process is successfully terminated.</w:t>
      </w:r>
    </w:p>
    <w:p w:rsidR="00DF1C7C" w:rsidRDefault="00DF1C7C">
      <w:pPr>
        <w:spacing w:line="0" w:lineRule="atLeast"/>
        <w:ind w:left="840" w:right="1020" w:firstLineChars="100" w:firstLine="220"/>
        <w:rPr>
          <w:sz w:val="22"/>
          <w:szCs w:val="22"/>
          <w:lang w:val="en"/>
        </w:rPr>
      </w:pPr>
      <w:r>
        <w:rPr>
          <w:rFonts w:hint="eastAsia"/>
          <w:bCs/>
          <w:sz w:val="22"/>
          <w:szCs w:val="22"/>
        </w:rPr>
        <w:t>DRXPD_NG_MODE(-2):</w:t>
      </w:r>
      <w:del w:id="6127" w:author="t_竹沢 公佑" w:date="2019-10-05T11:13:00Z">
        <w:r w:rsidDel="00400075">
          <w:rPr>
            <w:rFonts w:hint="eastAsia"/>
            <w:sz w:val="22"/>
            <w:szCs w:val="22"/>
            <w:lang w:val="en"/>
          </w:rPr>
          <w:delText xml:space="preserve"> </w:delText>
        </w:r>
      </w:del>
      <w:ins w:id="6128" w:author="t_竹沢 公佑" w:date="2019-10-05T11:13:00Z">
        <w:r w:rsidR="00400075">
          <w:rPr>
            <w:rFonts w:hint="eastAsia"/>
            <w:sz w:val="22"/>
            <w:szCs w:val="22"/>
            <w:lang w:val="en"/>
          </w:rPr>
          <w:t xml:space="preserve"> You don</w:t>
        </w:r>
        <w:r w:rsidR="00400075">
          <w:rPr>
            <w:sz w:val="22"/>
            <w:szCs w:val="22"/>
            <w:lang w:val="en"/>
          </w:rPr>
          <w:t>’</w:t>
        </w:r>
        <w:r w:rsidR="00400075">
          <w:rPr>
            <w:rFonts w:hint="eastAsia"/>
            <w:sz w:val="22"/>
            <w:szCs w:val="22"/>
            <w:lang w:val="en"/>
          </w:rPr>
          <w:t>t open the device file with O_RDWR flag</w:t>
        </w:r>
      </w:ins>
      <w:del w:id="6129" w:author="t_竹沢 公佑" w:date="2019-10-05T11:13:00Z">
        <w:r w:rsidDel="00400075">
          <w:rPr>
            <w:sz w:val="22"/>
            <w:szCs w:val="22"/>
            <w:lang w:val="en"/>
          </w:rPr>
          <w:delText>It has not been open in O_RDONLY</w:delText>
        </w:r>
      </w:del>
      <w:r>
        <w:rPr>
          <w:sz w:val="22"/>
          <w:szCs w:val="22"/>
          <w:lang w:val="en"/>
        </w:rPr>
        <w:t>.</w:t>
      </w:r>
    </w:p>
    <w:p w:rsidR="00DF1C7C" w:rsidRDefault="00DF1C7C">
      <w:pPr>
        <w:spacing w:line="0" w:lineRule="atLeast"/>
        <w:ind w:left="840" w:right="1020" w:firstLineChars="100" w:firstLine="220"/>
        <w:rPr>
          <w:lang w:val="en"/>
        </w:rPr>
      </w:pPr>
      <w:r>
        <w:rPr>
          <w:rFonts w:hint="eastAsia"/>
          <w:bCs/>
          <w:sz w:val="22"/>
          <w:szCs w:val="22"/>
        </w:rPr>
        <w:t>DRXPD_NG_BUSY(-3):</w:t>
      </w:r>
      <w:r>
        <w:rPr>
          <w:rFonts w:hint="eastAsia"/>
          <w:sz w:val="22"/>
          <w:szCs w:val="22"/>
          <w:lang w:val="en"/>
        </w:rPr>
        <w:t xml:space="preserve"> </w:t>
      </w:r>
      <w:r w:rsidR="00902613" w:rsidRPr="005038B9">
        <w:rPr>
          <w:rFonts w:hint="eastAsia"/>
          <w:color w:val="000000"/>
          <w:sz w:val="22"/>
          <w:szCs w:val="22"/>
          <w:lang w:val="en"/>
        </w:rPr>
        <w:t>The receiving process has already been terminated.</w:t>
      </w:r>
      <w:r w:rsidRPr="005038B9">
        <w:rPr>
          <w:color w:val="000000"/>
          <w:sz w:val="22"/>
          <w:szCs w:val="22"/>
          <w:lang w:val="en"/>
        </w:rPr>
        <w:t xml:space="preserve"> </w:t>
      </w:r>
    </w:p>
    <w:p w:rsidR="00DF1C7C" w:rsidRDefault="00DF1C7C">
      <w:pPr>
        <w:spacing w:line="0" w:lineRule="atLeast"/>
        <w:ind w:left="840" w:right="1020" w:firstLineChars="100" w:firstLine="220"/>
        <w:rPr>
          <w:sz w:val="22"/>
          <w:szCs w:val="22"/>
          <w:lang w:val="en"/>
        </w:rPr>
      </w:pPr>
      <w:r>
        <w:rPr>
          <w:rFonts w:hint="eastAsia"/>
          <w:bCs/>
          <w:sz w:val="22"/>
          <w:szCs w:val="22"/>
        </w:rPr>
        <w:t>DRXPD_NG(-1):</w:t>
      </w:r>
      <w:r>
        <w:rPr>
          <w:rFonts w:hint="eastAsia"/>
          <w:sz w:val="22"/>
          <w:szCs w:val="22"/>
          <w:lang w:val="en"/>
        </w:rPr>
        <w:t xml:space="preserve"> </w:t>
      </w:r>
      <w:r>
        <w:rPr>
          <w:sz w:val="22"/>
          <w:szCs w:val="22"/>
          <w:lang w:val="en"/>
        </w:rPr>
        <w:t>Other failure</w:t>
      </w:r>
      <w:r>
        <w:rPr>
          <w:rFonts w:hint="eastAsia"/>
          <w:sz w:val="22"/>
          <w:szCs w:val="22"/>
          <w:lang w:val="en"/>
        </w:rPr>
        <w:t>s</w:t>
      </w:r>
      <w:r>
        <w:rPr>
          <w:sz w:val="22"/>
          <w:szCs w:val="22"/>
          <w:lang w:val="en"/>
        </w:rPr>
        <w:t>.</w:t>
      </w:r>
    </w:p>
    <w:p w:rsidR="00DF1C7C" w:rsidRDefault="00DF1C7C">
      <w:pPr>
        <w:spacing w:line="0" w:lineRule="atLeast"/>
        <w:ind w:right="1020"/>
        <w:rPr>
          <w:b/>
          <w:sz w:val="22"/>
          <w:szCs w:val="22"/>
        </w:rPr>
      </w:pPr>
      <w:r>
        <w:rPr>
          <w:rFonts w:hint="eastAsia"/>
          <w:b/>
          <w:sz w:val="22"/>
          <w:szCs w:val="22"/>
        </w:rPr>
        <w:t xml:space="preserve">　【Return】</w:t>
      </w:r>
    </w:p>
    <w:p w:rsidR="00AE3714" w:rsidRDefault="00AE3714">
      <w:pPr>
        <w:spacing w:line="0" w:lineRule="atLeast"/>
        <w:ind w:right="1020" w:firstLineChars="200" w:firstLine="440"/>
        <w:rPr>
          <w:ins w:id="6130" w:author="t_竹沢 公佑" w:date="2019-09-09T14:11:00Z"/>
          <w:bCs/>
          <w:sz w:val="22"/>
          <w:szCs w:val="22"/>
        </w:rPr>
        <w:pPrChange w:id="6131" w:author="t_竹沢 公佑" w:date="2019-09-09T14:11:00Z">
          <w:pPr>
            <w:spacing w:line="0" w:lineRule="atLeast"/>
            <w:ind w:leftChars="200" w:left="480" w:right="1020" w:firstLineChars="50" w:firstLine="110"/>
          </w:pPr>
        </w:pPrChange>
      </w:pPr>
      <w:ins w:id="6132" w:author="t_竹沢 公佑" w:date="2019-09-09T14:11:00Z">
        <w:r w:rsidRPr="00E73F24">
          <w:rPr>
            <w:rFonts w:hint="eastAsia"/>
            <w:bCs/>
            <w:sz w:val="22"/>
            <w:szCs w:val="22"/>
          </w:rPr>
          <w:t xml:space="preserve">0 </w:t>
        </w:r>
        <w:r w:rsidRPr="00E73F24">
          <w:rPr>
            <w:bCs/>
            <w:sz w:val="22"/>
            <w:szCs w:val="22"/>
          </w:rPr>
          <w:t>is returne</w:t>
        </w:r>
        <w:r w:rsidRPr="00E73F24">
          <w:rPr>
            <w:rFonts w:hint="eastAsia"/>
            <w:bCs/>
            <w:sz w:val="22"/>
            <w:szCs w:val="22"/>
          </w:rPr>
          <w:t>d</w:t>
        </w:r>
        <w:r w:rsidRPr="00E73F24">
          <w:rPr>
            <w:bCs/>
            <w:sz w:val="22"/>
            <w:szCs w:val="22"/>
          </w:rPr>
          <w:t>.</w:t>
        </w:r>
        <w:r w:rsidRPr="00E73F24" w:rsidDel="00392926">
          <w:rPr>
            <w:bCs/>
            <w:sz w:val="22"/>
            <w:szCs w:val="22"/>
          </w:rPr>
          <w:t xml:space="preserve"> </w:t>
        </w:r>
        <w:r>
          <w:rPr>
            <w:rFonts w:hint="eastAsia"/>
            <w:bCs/>
            <w:sz w:val="22"/>
            <w:szCs w:val="22"/>
          </w:rPr>
          <w:t>I</w:t>
        </w:r>
        <w:r w:rsidRPr="00E73F24">
          <w:rPr>
            <w:bCs/>
            <w:sz w:val="22"/>
            <w:szCs w:val="22"/>
          </w:rPr>
          <w:t xml:space="preserve">f </w:t>
        </w:r>
        <w:r w:rsidRPr="00E73F24">
          <w:rPr>
            <w:rFonts w:hint="eastAsia"/>
            <w:bCs/>
            <w:sz w:val="22"/>
            <w:szCs w:val="22"/>
          </w:rPr>
          <w:t xml:space="preserve">an </w:t>
        </w:r>
        <w:r w:rsidRPr="00E73F24">
          <w:rPr>
            <w:bCs/>
            <w:sz w:val="22"/>
            <w:szCs w:val="22"/>
          </w:rPr>
          <w:t>error</w:t>
        </w:r>
        <w:r>
          <w:rPr>
            <w:rFonts w:hint="eastAsia"/>
            <w:bCs/>
            <w:sz w:val="22"/>
            <w:szCs w:val="22"/>
          </w:rPr>
          <w:t xml:space="preserve"> </w:t>
        </w:r>
        <w:r w:rsidRPr="00E73F24">
          <w:rPr>
            <w:bCs/>
            <w:sz w:val="22"/>
            <w:szCs w:val="22"/>
          </w:rPr>
          <w:t>occur</w:t>
        </w:r>
        <w:r w:rsidRPr="00E73F24">
          <w:rPr>
            <w:rFonts w:hint="eastAsia"/>
            <w:bCs/>
            <w:sz w:val="22"/>
            <w:szCs w:val="22"/>
          </w:rPr>
          <w:t>s</w:t>
        </w:r>
        <w:r>
          <w:rPr>
            <w:bCs/>
            <w:sz w:val="22"/>
            <w:szCs w:val="22"/>
          </w:rPr>
          <w:t>, -1 is returned</w:t>
        </w:r>
        <w:r>
          <w:rPr>
            <w:rFonts w:hint="eastAsia"/>
            <w:bCs/>
            <w:sz w:val="22"/>
            <w:szCs w:val="22"/>
          </w:rPr>
          <w:t xml:space="preserve"> </w:t>
        </w:r>
        <w:r w:rsidRPr="004E6337">
          <w:rPr>
            <w:bCs/>
            <w:sz w:val="22"/>
            <w:szCs w:val="22"/>
          </w:rPr>
          <w:t>in which case errno is se</w:t>
        </w:r>
        <w:r w:rsidRPr="00A665BF">
          <w:rPr>
            <w:rFonts w:hint="eastAsia"/>
            <w:sz w:val="22"/>
            <w:szCs w:val="22"/>
          </w:rPr>
          <w:t>t.</w:t>
        </w:r>
      </w:ins>
    </w:p>
    <w:p w:rsidR="00DF1C7C" w:rsidRPr="00A74CAA" w:rsidDel="00AE3714" w:rsidRDefault="00DF1C7C" w:rsidP="005038B9">
      <w:pPr>
        <w:spacing w:line="0" w:lineRule="atLeast"/>
        <w:ind w:leftChars="200" w:left="480" w:right="1020" w:firstLineChars="50" w:firstLine="110"/>
        <w:rPr>
          <w:del w:id="6133" w:author="t_竹沢 公佑" w:date="2019-09-09T14:12:00Z"/>
          <w:bCs/>
          <w:sz w:val="22"/>
          <w:szCs w:val="22"/>
        </w:rPr>
      </w:pPr>
      <w:del w:id="6134" w:author="t_竹沢 公佑" w:date="2019-09-09T14:12:00Z">
        <w:r w:rsidRPr="003B5E6D" w:rsidDel="00AE3714">
          <w:rPr>
            <w:rFonts w:hint="eastAsia"/>
            <w:bCs/>
            <w:sz w:val="22"/>
            <w:szCs w:val="22"/>
          </w:rPr>
          <w:delText xml:space="preserve">If </w:delText>
        </w:r>
        <w:r w:rsidRPr="002F4CF3" w:rsidDel="00AE3714">
          <w:rPr>
            <w:rFonts w:hint="eastAsia"/>
            <w:bCs/>
            <w:sz w:val="22"/>
            <w:szCs w:val="22"/>
          </w:rPr>
          <w:delText xml:space="preserve">it is </w:delText>
        </w:r>
        <w:r w:rsidRPr="00F0773B" w:rsidDel="00AE3714">
          <w:rPr>
            <w:rFonts w:hint="eastAsia"/>
            <w:bCs/>
            <w:sz w:val="22"/>
            <w:szCs w:val="22"/>
          </w:rPr>
          <w:delText xml:space="preserve">success, 0 </w:delText>
        </w:r>
        <w:r w:rsidRPr="00437574" w:rsidDel="00AE3714">
          <w:rPr>
            <w:bCs/>
            <w:sz w:val="22"/>
            <w:szCs w:val="22"/>
          </w:rPr>
          <w:delText>is returne</w:delText>
        </w:r>
        <w:r w:rsidRPr="00C2078B" w:rsidDel="00AE3714">
          <w:rPr>
            <w:rFonts w:hint="eastAsia"/>
            <w:bCs/>
            <w:sz w:val="22"/>
            <w:szCs w:val="22"/>
          </w:rPr>
          <w:delText>d</w:delText>
        </w:r>
        <w:r w:rsidRPr="00A74CAA" w:rsidDel="00AE3714">
          <w:rPr>
            <w:bCs/>
            <w:sz w:val="22"/>
            <w:szCs w:val="22"/>
          </w:rPr>
          <w:delText>.</w:delText>
        </w:r>
        <w:r w:rsidRPr="00025319" w:rsidDel="00AE3714">
          <w:rPr>
            <w:bCs/>
            <w:sz w:val="22"/>
            <w:szCs w:val="22"/>
          </w:rPr>
          <w:delText xml:space="preserve">　</w:delText>
        </w:r>
        <w:r w:rsidRPr="00A15960" w:rsidDel="00AE3714">
          <w:rPr>
            <w:bCs/>
            <w:sz w:val="22"/>
            <w:szCs w:val="22"/>
          </w:rPr>
          <w:delText xml:space="preserve">if </w:delText>
        </w:r>
        <w:r w:rsidRPr="003A301F" w:rsidDel="00AE3714">
          <w:rPr>
            <w:rFonts w:hint="eastAsia"/>
            <w:bCs/>
            <w:sz w:val="22"/>
            <w:szCs w:val="22"/>
          </w:rPr>
          <w:delText xml:space="preserve">an </w:delText>
        </w:r>
        <w:r w:rsidRPr="002E67F0" w:rsidDel="00AE3714">
          <w:rPr>
            <w:bCs/>
            <w:sz w:val="22"/>
            <w:szCs w:val="22"/>
          </w:rPr>
          <w:delText xml:space="preserve">error </w:delText>
        </w:r>
        <w:r w:rsidRPr="00D22D4F" w:rsidDel="00AE3714">
          <w:rPr>
            <w:rFonts w:hint="eastAsia"/>
            <w:bCs/>
            <w:sz w:val="22"/>
            <w:szCs w:val="22"/>
          </w:rPr>
          <w:delText>(</w:delText>
        </w:r>
        <w:r w:rsidRPr="005038B9" w:rsidDel="00AE3714">
          <w:rPr>
            <w:sz w:val="22"/>
            <w:szCs w:val="22"/>
            <w:lang w:val="en"/>
          </w:rPr>
          <w:delText>DRXPD_NG</w:delText>
        </w:r>
        <w:r w:rsidRPr="005038B9" w:rsidDel="00AE3714">
          <w:rPr>
            <w:rFonts w:hint="eastAsia"/>
            <w:sz w:val="22"/>
            <w:szCs w:val="22"/>
            <w:lang w:val="en"/>
          </w:rPr>
          <w:delText>_**</w:delText>
        </w:r>
        <w:r w:rsidRPr="005038B9" w:rsidDel="00AE3714">
          <w:rPr>
            <w:sz w:val="22"/>
            <w:szCs w:val="22"/>
            <w:lang w:val="en"/>
          </w:rPr>
          <w:delText xml:space="preserve"> is not included.</w:delText>
        </w:r>
        <w:r w:rsidRPr="003B5E6D" w:rsidDel="00AE3714">
          <w:rPr>
            <w:rFonts w:hint="eastAsia"/>
            <w:bCs/>
            <w:sz w:val="22"/>
            <w:szCs w:val="22"/>
          </w:rPr>
          <w:delText>)</w:delText>
        </w:r>
        <w:r w:rsidRPr="002F4CF3" w:rsidDel="00AE3714">
          <w:rPr>
            <w:bCs/>
            <w:sz w:val="22"/>
            <w:szCs w:val="22"/>
          </w:rPr>
          <w:delText xml:space="preserve">　</w:delText>
        </w:r>
        <w:r w:rsidRPr="00F0773B" w:rsidDel="00AE3714">
          <w:rPr>
            <w:bCs/>
            <w:sz w:val="22"/>
            <w:szCs w:val="22"/>
          </w:rPr>
          <w:delText>occur</w:delText>
        </w:r>
        <w:r w:rsidRPr="00437574" w:rsidDel="00AE3714">
          <w:rPr>
            <w:rFonts w:hint="eastAsia"/>
            <w:bCs/>
            <w:sz w:val="22"/>
            <w:szCs w:val="22"/>
          </w:rPr>
          <w:delText>s</w:delText>
        </w:r>
        <w:r w:rsidR="00121762" w:rsidDel="00AE3714">
          <w:rPr>
            <w:bCs/>
            <w:sz w:val="22"/>
            <w:szCs w:val="22"/>
          </w:rPr>
          <w:delText>, -1 is returned</w:delText>
        </w:r>
        <w:r w:rsidR="00121762" w:rsidDel="00AE3714">
          <w:rPr>
            <w:rFonts w:hint="eastAsia"/>
            <w:bCs/>
            <w:sz w:val="22"/>
            <w:szCs w:val="22"/>
          </w:rPr>
          <w:delText xml:space="preserve"> </w:delText>
        </w:r>
        <w:r w:rsidR="00121762" w:rsidRPr="00121762" w:rsidDel="00AE3714">
          <w:rPr>
            <w:bCs/>
            <w:sz w:val="22"/>
            <w:szCs w:val="22"/>
          </w:rPr>
          <w:delText>in which case, errno is set.</w:delText>
        </w:r>
      </w:del>
    </w:p>
    <w:p w:rsidR="00DF1C7C" w:rsidRDefault="00DF1C7C">
      <w:pPr>
        <w:spacing w:line="0" w:lineRule="atLeast"/>
        <w:ind w:right="1020"/>
        <w:rPr>
          <w:iCs/>
          <w:sz w:val="22"/>
          <w:szCs w:val="22"/>
        </w:rPr>
      </w:pPr>
    </w:p>
    <w:p w:rsidR="00970A62" w:rsidRDefault="00970A62" w:rsidP="00970A62">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ins w:id="6135" w:author="t_竹沢 公佑" w:date="2019-09-18T13:16:00Z"/>
          <w:bCs/>
          <w:sz w:val="22"/>
          <w:szCs w:val="22"/>
        </w:rPr>
      </w:pPr>
      <w:r w:rsidRPr="00121762">
        <w:rPr>
          <w:bCs/>
          <w:sz w:val="22"/>
          <w:szCs w:val="22"/>
        </w:rPr>
        <w:t>This command can fail with the following errors.</w:t>
      </w:r>
    </w:p>
    <w:p w:rsidR="00217E3E" w:rsidRPr="00217E3E" w:rsidRDefault="00217E3E" w:rsidP="00217E3E">
      <w:pPr>
        <w:spacing w:line="0" w:lineRule="atLeast"/>
        <w:ind w:right="1020" w:firstLineChars="200" w:firstLine="440"/>
        <w:rPr>
          <w:ins w:id="6136" w:author="t_竹沢 公佑" w:date="2019-09-18T13:16:00Z"/>
          <w:bCs/>
          <w:sz w:val="22"/>
          <w:szCs w:val="22"/>
        </w:rPr>
      </w:pPr>
      <w:ins w:id="6137" w:author="t_竹沢 公佑" w:date="2019-09-18T13:16:00Z">
        <w:r w:rsidRPr="00217E3E">
          <w:rPr>
            <w:bCs/>
            <w:sz w:val="22"/>
            <w:szCs w:val="22"/>
          </w:rPr>
          <w:t>EINVAL</w:t>
        </w:r>
      </w:ins>
    </w:p>
    <w:p w:rsidR="00217E3E" w:rsidRPr="00217E3E" w:rsidRDefault="00217E3E" w:rsidP="00217E3E">
      <w:pPr>
        <w:spacing w:line="0" w:lineRule="atLeast"/>
        <w:ind w:right="1020" w:firstLineChars="200" w:firstLine="440"/>
        <w:rPr>
          <w:ins w:id="6138" w:author="t_竹沢 公佑" w:date="2019-09-18T13:16:00Z"/>
          <w:bCs/>
          <w:sz w:val="22"/>
          <w:szCs w:val="22"/>
        </w:rPr>
      </w:pPr>
      <w:ins w:id="6139" w:author="t_竹沢 公佑" w:date="2019-09-18T13:16:00Z">
        <w:r w:rsidRPr="00217E3E">
          <w:rPr>
            <w:bCs/>
            <w:sz w:val="22"/>
            <w:szCs w:val="22"/>
          </w:rPr>
          <w:t xml:space="preserve">  When</w:t>
        </w:r>
      </w:ins>
      <w:ins w:id="6140" w:author="t_竹沢 公佑" w:date="2019-10-05T11:14:00Z">
        <w:r w:rsidR="00400075">
          <w:rPr>
            <w:rFonts w:hint="eastAsia"/>
            <w:bCs/>
            <w:sz w:val="22"/>
            <w:szCs w:val="22"/>
          </w:rPr>
          <w:t xml:space="preserve"> you don</w:t>
        </w:r>
      </w:ins>
      <w:ins w:id="6141" w:author="t_竹沢 公佑" w:date="2019-10-05T11:15:00Z">
        <w:r w:rsidR="00400075">
          <w:rPr>
            <w:bCs/>
            <w:sz w:val="22"/>
            <w:szCs w:val="22"/>
          </w:rPr>
          <w:t>’</w:t>
        </w:r>
        <w:r w:rsidR="00400075">
          <w:rPr>
            <w:rFonts w:hint="eastAsia"/>
            <w:bCs/>
            <w:sz w:val="22"/>
            <w:szCs w:val="22"/>
          </w:rPr>
          <w:t>t open the device file with O_RDWR flag</w:t>
        </w:r>
      </w:ins>
      <w:ins w:id="6142" w:author="t_竹沢 公佑" w:date="2019-09-18T13:16:00Z">
        <w:r w:rsidRPr="00217E3E">
          <w:rPr>
            <w:bCs/>
            <w:sz w:val="22"/>
            <w:szCs w:val="22"/>
          </w:rPr>
          <w:t xml:space="preserve">. </w:t>
        </w:r>
      </w:ins>
    </w:p>
    <w:p w:rsidR="00217E3E" w:rsidRPr="00217E3E" w:rsidRDefault="00217E3E" w:rsidP="00217E3E">
      <w:pPr>
        <w:spacing w:line="0" w:lineRule="atLeast"/>
        <w:ind w:right="1020" w:firstLineChars="200" w:firstLine="440"/>
        <w:rPr>
          <w:ins w:id="6143" w:author="t_竹沢 公佑" w:date="2019-09-18T13:16:00Z"/>
          <w:bCs/>
          <w:sz w:val="22"/>
          <w:szCs w:val="22"/>
        </w:rPr>
      </w:pPr>
      <w:ins w:id="6144" w:author="t_竹沢 公佑" w:date="2019-09-18T13:16:00Z">
        <w:r w:rsidRPr="00217E3E">
          <w:rPr>
            <w:bCs/>
            <w:sz w:val="22"/>
            <w:szCs w:val="22"/>
          </w:rPr>
          <w:t xml:space="preserve">  If you application opened device file with other than O_RDWR flag,</w:t>
        </w:r>
      </w:ins>
    </w:p>
    <w:p w:rsidR="00217E3E" w:rsidRPr="00217E3E" w:rsidRDefault="00217E3E" w:rsidP="00217E3E">
      <w:pPr>
        <w:spacing w:line="0" w:lineRule="atLeast"/>
        <w:ind w:right="1020" w:firstLineChars="200" w:firstLine="440"/>
        <w:rPr>
          <w:ins w:id="6145" w:author="t_竹沢 公佑" w:date="2019-09-18T13:16:00Z"/>
          <w:bCs/>
          <w:sz w:val="22"/>
          <w:szCs w:val="22"/>
        </w:rPr>
      </w:pPr>
      <w:ins w:id="6146" w:author="t_竹沢 公佑" w:date="2019-09-18T13:16:00Z">
        <w:r w:rsidRPr="00217E3E">
          <w:rPr>
            <w:bCs/>
            <w:sz w:val="22"/>
            <w:szCs w:val="22"/>
          </w:rPr>
          <w:t xml:space="preserve">  please open device file with the O_RDWR flag. </w:t>
        </w:r>
      </w:ins>
    </w:p>
    <w:p w:rsidR="00217E3E" w:rsidRPr="00217E3E" w:rsidRDefault="00217E3E" w:rsidP="00217E3E">
      <w:pPr>
        <w:spacing w:line="0" w:lineRule="atLeast"/>
        <w:ind w:right="1020" w:firstLineChars="200" w:firstLine="440"/>
        <w:rPr>
          <w:ins w:id="6147" w:author="t_竹沢 公佑" w:date="2019-09-18T13:16:00Z"/>
          <w:bCs/>
          <w:sz w:val="22"/>
          <w:szCs w:val="22"/>
        </w:rPr>
      </w:pPr>
      <w:ins w:id="6148" w:author="t_竹沢 公佑" w:date="2019-09-18T13:16:00Z">
        <w:r w:rsidRPr="00217E3E">
          <w:rPr>
            <w:bCs/>
            <w:sz w:val="22"/>
            <w:szCs w:val="22"/>
          </w:rPr>
          <w:t>EIO</w:t>
        </w:r>
      </w:ins>
    </w:p>
    <w:p w:rsidR="00217E3E" w:rsidRPr="00217E3E" w:rsidRDefault="00217E3E" w:rsidP="00217E3E">
      <w:pPr>
        <w:spacing w:line="0" w:lineRule="atLeast"/>
        <w:ind w:right="1020" w:firstLineChars="200" w:firstLine="440"/>
        <w:rPr>
          <w:ins w:id="6149" w:author="t_竹沢 公佑" w:date="2019-09-18T13:16:00Z"/>
          <w:bCs/>
          <w:sz w:val="22"/>
          <w:szCs w:val="22"/>
        </w:rPr>
      </w:pPr>
      <w:ins w:id="6150" w:author="t_竹沢 公佑" w:date="2019-09-18T13:16:00Z">
        <w:r w:rsidRPr="00217E3E">
          <w:rPr>
            <w:bCs/>
            <w:sz w:val="22"/>
            <w:szCs w:val="22"/>
          </w:rPr>
          <w:t xml:space="preserve">  When </w:t>
        </w:r>
      </w:ins>
      <w:ins w:id="6151" w:author="t_竹沢 公佑" w:date="2019-10-05T11:15:00Z">
        <w:r w:rsidR="00400075">
          <w:rPr>
            <w:rFonts w:hint="eastAsia"/>
            <w:bCs/>
            <w:sz w:val="22"/>
            <w:szCs w:val="22"/>
          </w:rPr>
          <w:t xml:space="preserve">this command </w:t>
        </w:r>
      </w:ins>
      <w:ins w:id="6152" w:author="t_竹沢 公佑" w:date="2019-09-18T13:16:00Z">
        <w:r w:rsidRPr="00217E3E">
          <w:rPr>
            <w:bCs/>
            <w:sz w:val="22"/>
            <w:szCs w:val="22"/>
          </w:rPr>
          <w:t>fail</w:t>
        </w:r>
      </w:ins>
      <w:ins w:id="6153" w:author="t_竹沢 公佑" w:date="2019-10-05T11:15:00Z">
        <w:r w:rsidR="00400075">
          <w:rPr>
            <w:rFonts w:hint="eastAsia"/>
            <w:bCs/>
            <w:sz w:val="22"/>
            <w:szCs w:val="22"/>
          </w:rPr>
          <w:t>s</w:t>
        </w:r>
      </w:ins>
      <w:ins w:id="6154" w:author="t_竹沢 公佑" w:date="2019-09-18T13:16:00Z">
        <w:r w:rsidRPr="00217E3E">
          <w:rPr>
            <w:bCs/>
            <w:sz w:val="22"/>
            <w:szCs w:val="22"/>
          </w:rPr>
          <w:t xml:space="preserve"> to read or write internal register.</w:t>
        </w:r>
      </w:ins>
    </w:p>
    <w:p w:rsidR="00217E3E" w:rsidRPr="00217E3E" w:rsidRDefault="00217E3E" w:rsidP="00217E3E">
      <w:pPr>
        <w:spacing w:line="0" w:lineRule="atLeast"/>
        <w:ind w:right="1020" w:firstLineChars="200" w:firstLine="440"/>
        <w:rPr>
          <w:ins w:id="6155" w:author="t_竹沢 公佑" w:date="2019-09-18T13:16:00Z"/>
          <w:bCs/>
          <w:sz w:val="22"/>
          <w:szCs w:val="22"/>
        </w:rPr>
      </w:pPr>
      <w:ins w:id="6156" w:author="t_竹沢 公佑" w:date="2019-09-18T13:16:00Z">
        <w:r w:rsidRPr="00217E3E">
          <w:rPr>
            <w:bCs/>
            <w:sz w:val="22"/>
            <w:szCs w:val="22"/>
          </w:rPr>
          <w:t xml:space="preserve">  This errno means device driver can't control the device.</w:t>
        </w:r>
      </w:ins>
    </w:p>
    <w:p w:rsidR="00217E3E" w:rsidRPr="00217E3E" w:rsidRDefault="00217E3E" w:rsidP="00217E3E">
      <w:pPr>
        <w:spacing w:line="0" w:lineRule="atLeast"/>
        <w:ind w:right="1020" w:firstLineChars="200" w:firstLine="440"/>
        <w:rPr>
          <w:ins w:id="6157" w:author="t_竹沢 公佑" w:date="2019-09-18T13:16:00Z"/>
          <w:bCs/>
          <w:sz w:val="22"/>
          <w:szCs w:val="22"/>
        </w:rPr>
      </w:pPr>
      <w:ins w:id="6158" w:author="t_竹沢 公佑" w:date="2019-09-18T13:16:00Z">
        <w:r w:rsidRPr="00217E3E">
          <w:rPr>
            <w:bCs/>
            <w:sz w:val="22"/>
            <w:szCs w:val="22"/>
          </w:rPr>
          <w:t xml:space="preserve">  If this error occurrs often, it may be hardware error is happend.</w:t>
        </w:r>
      </w:ins>
    </w:p>
    <w:p w:rsidR="00217E3E" w:rsidRPr="00217E3E" w:rsidRDefault="00217E3E" w:rsidP="00217E3E">
      <w:pPr>
        <w:spacing w:line="0" w:lineRule="atLeast"/>
        <w:ind w:right="1020" w:firstLineChars="200" w:firstLine="440"/>
        <w:rPr>
          <w:ins w:id="6159" w:author="t_竹沢 公佑" w:date="2019-09-18T13:16:00Z"/>
          <w:bCs/>
          <w:sz w:val="22"/>
          <w:szCs w:val="22"/>
        </w:rPr>
      </w:pPr>
      <w:ins w:id="6160" w:author="t_竹沢 公佑" w:date="2019-09-18T13:16:00Z">
        <w:r w:rsidRPr="00217E3E">
          <w:rPr>
            <w:bCs/>
            <w:sz w:val="22"/>
            <w:szCs w:val="22"/>
          </w:rPr>
          <w:t xml:space="preserve">  Please execute cold-reboot and try again.</w:t>
        </w:r>
      </w:ins>
    </w:p>
    <w:p w:rsidR="00217E3E" w:rsidRPr="00217E3E" w:rsidRDefault="00217E3E" w:rsidP="00217E3E">
      <w:pPr>
        <w:spacing w:line="0" w:lineRule="atLeast"/>
        <w:ind w:right="1020" w:firstLineChars="200" w:firstLine="440"/>
        <w:rPr>
          <w:ins w:id="6161" w:author="t_竹沢 公佑" w:date="2019-09-18T13:16:00Z"/>
          <w:bCs/>
          <w:sz w:val="22"/>
          <w:szCs w:val="22"/>
        </w:rPr>
      </w:pPr>
      <w:ins w:id="6162" w:author="t_竹沢 公佑" w:date="2019-09-18T13:16:00Z">
        <w:r w:rsidRPr="00217E3E">
          <w:rPr>
            <w:bCs/>
            <w:sz w:val="22"/>
            <w:szCs w:val="22"/>
          </w:rPr>
          <w:t>EBUSY</w:t>
        </w:r>
      </w:ins>
    </w:p>
    <w:p w:rsidR="00217E3E" w:rsidRPr="00217E3E" w:rsidRDefault="00217E3E" w:rsidP="00217E3E">
      <w:pPr>
        <w:spacing w:line="0" w:lineRule="atLeast"/>
        <w:ind w:right="1020" w:firstLineChars="200" w:firstLine="440"/>
        <w:rPr>
          <w:ins w:id="6163" w:author="t_竹沢 公佑" w:date="2019-09-18T13:16:00Z"/>
          <w:bCs/>
          <w:sz w:val="22"/>
          <w:szCs w:val="22"/>
        </w:rPr>
      </w:pPr>
      <w:ins w:id="6164" w:author="t_竹沢 公佑" w:date="2019-09-18T13:16:00Z">
        <w:r w:rsidRPr="00217E3E">
          <w:rPr>
            <w:bCs/>
            <w:sz w:val="22"/>
            <w:szCs w:val="22"/>
          </w:rPr>
          <w:t xml:space="preserve">  When the resource busy.</w:t>
        </w:r>
      </w:ins>
    </w:p>
    <w:p w:rsidR="00217E3E" w:rsidRPr="00217E3E" w:rsidRDefault="00217E3E" w:rsidP="00217E3E">
      <w:pPr>
        <w:spacing w:line="0" w:lineRule="atLeast"/>
        <w:ind w:right="1020" w:firstLineChars="200" w:firstLine="440"/>
        <w:rPr>
          <w:ins w:id="6165" w:author="t_竹沢 公佑" w:date="2019-09-18T13:16:00Z"/>
          <w:bCs/>
          <w:sz w:val="22"/>
          <w:szCs w:val="22"/>
        </w:rPr>
      </w:pPr>
      <w:ins w:id="6166" w:author="t_竹沢 公佑" w:date="2019-09-18T13:16:00Z">
        <w:r w:rsidRPr="00217E3E">
          <w:rPr>
            <w:bCs/>
            <w:sz w:val="22"/>
            <w:szCs w:val="22"/>
          </w:rPr>
          <w:t xml:space="preserve">  The device has already stopped receiving data process.</w:t>
        </w:r>
      </w:ins>
    </w:p>
    <w:p w:rsidR="00217E3E" w:rsidRPr="00217E3E" w:rsidRDefault="00217E3E" w:rsidP="00217E3E">
      <w:pPr>
        <w:spacing w:line="0" w:lineRule="atLeast"/>
        <w:ind w:right="1020" w:firstLineChars="200" w:firstLine="440"/>
        <w:rPr>
          <w:ins w:id="6167" w:author="t_竹沢 公佑" w:date="2019-09-18T13:16:00Z"/>
          <w:bCs/>
          <w:sz w:val="22"/>
          <w:szCs w:val="22"/>
        </w:rPr>
      </w:pPr>
      <w:ins w:id="6168" w:author="t_竹沢 公佑" w:date="2019-09-18T13:16:00Z">
        <w:r w:rsidRPr="00217E3E">
          <w:rPr>
            <w:bCs/>
            <w:sz w:val="22"/>
            <w:szCs w:val="22"/>
          </w:rPr>
          <w:t>EFAULT</w:t>
        </w:r>
      </w:ins>
    </w:p>
    <w:p w:rsidR="00217E3E" w:rsidRPr="00217E3E" w:rsidRDefault="00217E3E" w:rsidP="00217E3E">
      <w:pPr>
        <w:spacing w:line="0" w:lineRule="atLeast"/>
        <w:ind w:right="1020" w:firstLineChars="200" w:firstLine="440"/>
        <w:rPr>
          <w:ins w:id="6169" w:author="t_竹沢 公佑" w:date="2019-09-18T13:16:00Z"/>
          <w:bCs/>
          <w:sz w:val="22"/>
          <w:szCs w:val="22"/>
        </w:rPr>
      </w:pPr>
      <w:ins w:id="6170" w:author="t_竹沢 公佑" w:date="2019-09-18T13:16:00Z">
        <w:r w:rsidRPr="00217E3E">
          <w:rPr>
            <w:bCs/>
            <w:sz w:val="22"/>
            <w:szCs w:val="22"/>
          </w:rPr>
          <w:t xml:space="preserve">  When this </w:t>
        </w:r>
      </w:ins>
      <w:ins w:id="6171" w:author="t_竹沢 公佑" w:date="2019-10-05T11:15:00Z">
        <w:r w:rsidR="00400075">
          <w:rPr>
            <w:rFonts w:hint="eastAsia"/>
            <w:bCs/>
            <w:sz w:val="22"/>
            <w:szCs w:val="22"/>
          </w:rPr>
          <w:t xml:space="preserve">command </w:t>
        </w:r>
      </w:ins>
      <w:ins w:id="6172" w:author="t_竹沢 公佑" w:date="2019-09-18T13:16:00Z">
        <w:r w:rsidR="00400075">
          <w:rPr>
            <w:bCs/>
            <w:sz w:val="22"/>
            <w:szCs w:val="22"/>
          </w:rPr>
          <w:t>fai</w:t>
        </w:r>
      </w:ins>
      <w:ins w:id="6173" w:author="t_竹沢 公佑" w:date="2019-10-05T11:15:00Z">
        <w:r w:rsidR="00400075">
          <w:rPr>
            <w:rFonts w:hint="eastAsia"/>
            <w:bCs/>
            <w:sz w:val="22"/>
            <w:szCs w:val="22"/>
          </w:rPr>
          <w:t>ls</w:t>
        </w:r>
      </w:ins>
      <w:ins w:id="6174" w:author="t_竹沢 公佑" w:date="2019-09-18T13:16:00Z">
        <w:r w:rsidRPr="00217E3E">
          <w:rPr>
            <w:bCs/>
            <w:sz w:val="22"/>
            <w:szCs w:val="22"/>
          </w:rPr>
          <w:t xml:space="preserve"> to copy the execution result to p_result, </w:t>
        </w:r>
      </w:ins>
    </w:p>
    <w:p w:rsidR="00217E3E" w:rsidRPr="00217E3E" w:rsidRDefault="00217E3E" w:rsidP="00217E3E">
      <w:pPr>
        <w:spacing w:line="0" w:lineRule="atLeast"/>
        <w:ind w:right="1020" w:firstLineChars="200" w:firstLine="440"/>
        <w:rPr>
          <w:ins w:id="6175" w:author="t_竹沢 公佑" w:date="2019-09-18T13:16:00Z"/>
          <w:bCs/>
          <w:sz w:val="22"/>
          <w:szCs w:val="22"/>
        </w:rPr>
      </w:pPr>
      <w:ins w:id="6176" w:author="t_竹沢 公佑" w:date="2019-09-18T13:16:00Z">
        <w:r w:rsidRPr="00217E3E">
          <w:rPr>
            <w:bCs/>
            <w:sz w:val="22"/>
            <w:szCs w:val="22"/>
          </w:rPr>
          <w:t xml:space="preserve">  it sets EFAULT to errno. In this case, please ignore the value of *p_result.</w:t>
        </w:r>
      </w:ins>
    </w:p>
    <w:p w:rsidR="00217E3E" w:rsidRPr="00217E3E" w:rsidRDefault="00217E3E" w:rsidP="00217E3E">
      <w:pPr>
        <w:spacing w:line="0" w:lineRule="atLeast"/>
        <w:ind w:right="1020" w:firstLineChars="200" w:firstLine="440"/>
        <w:rPr>
          <w:ins w:id="6177" w:author="t_竹沢 公佑" w:date="2019-09-18T13:16:00Z"/>
          <w:bCs/>
          <w:sz w:val="22"/>
          <w:szCs w:val="22"/>
        </w:rPr>
      </w:pPr>
      <w:ins w:id="6178" w:author="t_竹沢 公佑" w:date="2019-09-18T13:16:00Z">
        <w:r w:rsidRPr="00217E3E">
          <w:rPr>
            <w:bCs/>
            <w:sz w:val="22"/>
            <w:szCs w:val="22"/>
          </w:rPr>
          <w:t xml:space="preserve">  </w:t>
        </w:r>
      </w:ins>
      <w:ins w:id="6179" w:author="t_竹沢 公佑" w:date="2019-10-05T11:15:00Z">
        <w:r w:rsidR="00400075">
          <w:rPr>
            <w:rFonts w:hint="eastAsia"/>
            <w:bCs/>
            <w:sz w:val="22"/>
            <w:szCs w:val="22"/>
          </w:rPr>
          <w:t xml:space="preserve">Your </w:t>
        </w:r>
      </w:ins>
      <w:ins w:id="6180" w:author="t_竹沢 公佑" w:date="2019-09-18T13:16:00Z">
        <w:r w:rsidRPr="00217E3E">
          <w:rPr>
            <w:bCs/>
            <w:sz w:val="22"/>
            <w:szCs w:val="22"/>
          </w:rPr>
          <w:t xml:space="preserve">application may give an invalid address to this pointer, </w:t>
        </w:r>
      </w:ins>
    </w:p>
    <w:p w:rsidR="00217E3E" w:rsidRPr="00217E3E" w:rsidRDefault="00217E3E" w:rsidP="00217E3E">
      <w:pPr>
        <w:spacing w:line="0" w:lineRule="atLeast"/>
        <w:ind w:right="1020" w:firstLineChars="200" w:firstLine="440"/>
        <w:rPr>
          <w:ins w:id="6181" w:author="t_竹沢 公佑" w:date="2019-09-18T13:16:00Z"/>
          <w:bCs/>
          <w:sz w:val="22"/>
          <w:szCs w:val="22"/>
        </w:rPr>
      </w:pPr>
      <w:ins w:id="6182" w:author="t_竹沢 公佑" w:date="2019-09-18T13:16:00Z">
        <w:r w:rsidRPr="00217E3E">
          <w:rPr>
            <w:bCs/>
            <w:sz w:val="22"/>
            <w:szCs w:val="22"/>
          </w:rPr>
          <w:t xml:space="preserve">  please check its address.</w:t>
        </w:r>
      </w:ins>
    </w:p>
    <w:p w:rsidR="00217E3E" w:rsidRPr="00217E3E" w:rsidRDefault="00217E3E" w:rsidP="00217E3E">
      <w:pPr>
        <w:spacing w:line="0" w:lineRule="atLeast"/>
        <w:ind w:right="1020" w:firstLineChars="200" w:firstLine="440"/>
        <w:rPr>
          <w:ins w:id="6183" w:author="t_竹沢 公佑" w:date="2019-09-18T13:16:00Z"/>
          <w:bCs/>
          <w:sz w:val="22"/>
          <w:szCs w:val="22"/>
        </w:rPr>
      </w:pPr>
      <w:ins w:id="6184" w:author="t_竹沢 公佑" w:date="2019-09-18T13:16:00Z">
        <w:r w:rsidRPr="00217E3E">
          <w:rPr>
            <w:bCs/>
            <w:sz w:val="22"/>
            <w:szCs w:val="22"/>
          </w:rPr>
          <w:t>ETIME(driver version 2.0.3 or later)</w:t>
        </w:r>
      </w:ins>
    </w:p>
    <w:p w:rsidR="00217E3E" w:rsidRPr="00217E3E" w:rsidRDefault="00217E3E" w:rsidP="00217E3E">
      <w:pPr>
        <w:spacing w:line="0" w:lineRule="atLeast"/>
        <w:ind w:right="1020" w:firstLineChars="200" w:firstLine="440"/>
        <w:rPr>
          <w:ins w:id="6185" w:author="t_竹沢 公佑" w:date="2019-09-18T13:16:00Z"/>
          <w:bCs/>
          <w:sz w:val="22"/>
          <w:szCs w:val="22"/>
        </w:rPr>
      </w:pPr>
      <w:ins w:id="6186" w:author="t_竹沢 公佑" w:date="2019-09-18T13:16:00Z">
        <w:r w:rsidRPr="00217E3E">
          <w:rPr>
            <w:bCs/>
            <w:sz w:val="22"/>
            <w:szCs w:val="22"/>
          </w:rPr>
          <w:t xml:space="preserve">  When </w:t>
        </w:r>
        <w:r w:rsidR="00400075">
          <w:rPr>
            <w:bCs/>
            <w:sz w:val="22"/>
            <w:szCs w:val="22"/>
          </w:rPr>
          <w:t>timeout occur</w:t>
        </w:r>
      </w:ins>
      <w:ins w:id="6187" w:author="t_竹沢 公佑" w:date="2019-10-05T11:16:00Z">
        <w:r w:rsidR="00400075">
          <w:rPr>
            <w:rFonts w:hint="eastAsia"/>
            <w:bCs/>
            <w:sz w:val="22"/>
            <w:szCs w:val="22"/>
          </w:rPr>
          <w:t>s</w:t>
        </w:r>
      </w:ins>
      <w:ins w:id="6188" w:author="t_竹沢 公佑" w:date="2019-09-18T13:16:00Z">
        <w:r w:rsidRPr="00217E3E">
          <w:rPr>
            <w:bCs/>
            <w:sz w:val="22"/>
            <w:szCs w:val="22"/>
          </w:rPr>
          <w:t>.</w:t>
        </w:r>
      </w:ins>
    </w:p>
    <w:p w:rsidR="00217E3E" w:rsidRDefault="00217E3E" w:rsidP="00217E3E">
      <w:pPr>
        <w:spacing w:line="0" w:lineRule="atLeast"/>
        <w:ind w:right="1020" w:firstLineChars="200" w:firstLine="440"/>
        <w:rPr>
          <w:ins w:id="6189" w:author="t_竹沢 公佑" w:date="2019-09-18T13:16:00Z"/>
          <w:bCs/>
          <w:sz w:val="22"/>
          <w:szCs w:val="22"/>
        </w:rPr>
      </w:pPr>
      <w:ins w:id="6190" w:author="t_竹沢 公佑" w:date="2019-09-18T13:16:00Z">
        <w:r w:rsidRPr="00217E3E">
          <w:rPr>
            <w:bCs/>
            <w:sz w:val="22"/>
            <w:szCs w:val="22"/>
          </w:rPr>
          <w:t xml:space="preserve">  Please confirm the description of Synchronization field.</w:t>
        </w:r>
      </w:ins>
    </w:p>
    <w:p w:rsidR="00217E3E" w:rsidRDefault="00217E3E" w:rsidP="00121762">
      <w:pPr>
        <w:spacing w:line="0" w:lineRule="atLeast"/>
        <w:ind w:right="1020" w:firstLineChars="200" w:firstLine="440"/>
        <w:rPr>
          <w:ins w:id="6191" w:author="t_竹沢 公佑" w:date="2019-09-18T13:16:00Z"/>
          <w:bCs/>
          <w:sz w:val="22"/>
          <w:szCs w:val="22"/>
        </w:rPr>
      </w:pPr>
    </w:p>
    <w:p w:rsidR="00217E3E" w:rsidRDefault="00217E3E" w:rsidP="00121762">
      <w:pPr>
        <w:spacing w:line="0" w:lineRule="atLeast"/>
        <w:ind w:right="1020" w:firstLineChars="200" w:firstLine="440"/>
        <w:rPr>
          <w:bCs/>
          <w:sz w:val="22"/>
          <w:szCs w:val="22"/>
        </w:rPr>
      </w:pPr>
    </w:p>
    <w:p w:rsidR="00970A62" w:rsidDel="00217E3E" w:rsidRDefault="00970A62" w:rsidP="00970A62">
      <w:pPr>
        <w:spacing w:line="0" w:lineRule="atLeast"/>
        <w:ind w:right="1020" w:firstLineChars="200" w:firstLine="440"/>
        <w:rPr>
          <w:del w:id="6192" w:author="t_竹沢 公佑" w:date="2019-09-18T13:16:00Z"/>
          <w:bCs/>
          <w:sz w:val="22"/>
          <w:szCs w:val="22"/>
        </w:rPr>
      </w:pPr>
      <w:del w:id="6193" w:author="t_竹沢 公佑" w:date="2019-09-18T13:16:00Z">
        <w:r w:rsidRPr="00AC10EE" w:rsidDel="00217E3E">
          <w:rPr>
            <w:bCs/>
            <w:sz w:val="22"/>
            <w:szCs w:val="22"/>
          </w:rPr>
          <w:delText>EINVAL</w:delText>
        </w:r>
      </w:del>
    </w:p>
    <w:p w:rsidR="00970A62" w:rsidDel="00217E3E" w:rsidRDefault="00970A62" w:rsidP="00970A62">
      <w:pPr>
        <w:spacing w:line="0" w:lineRule="atLeast"/>
        <w:ind w:right="1020" w:firstLineChars="200" w:firstLine="440"/>
        <w:rPr>
          <w:del w:id="6194" w:author="t_竹沢 公佑" w:date="2019-09-18T13:16:00Z"/>
          <w:bCs/>
          <w:sz w:val="22"/>
          <w:szCs w:val="22"/>
        </w:rPr>
      </w:pPr>
      <w:del w:id="6195" w:author="t_竹沢 公佑" w:date="2019-09-18T13:16:00Z">
        <w:r w:rsidDel="00217E3E">
          <w:rPr>
            <w:rFonts w:hint="eastAsia"/>
            <w:bCs/>
            <w:sz w:val="22"/>
            <w:szCs w:val="22"/>
          </w:rPr>
          <w:delText xml:space="preserve">  When mode is not match (Open device file with the flags </w:delText>
        </w:r>
        <w:r w:rsidDel="00217E3E">
          <w:rPr>
            <w:rFonts w:hint="eastAsia"/>
            <w:iCs/>
            <w:sz w:val="22"/>
            <w:szCs w:val="22"/>
          </w:rPr>
          <w:delText>O_RDWR</w:delText>
        </w:r>
        <w:r w:rsidDel="00217E3E">
          <w:rPr>
            <w:rFonts w:hint="eastAsia"/>
            <w:bCs/>
            <w:sz w:val="22"/>
            <w:szCs w:val="22"/>
          </w:rPr>
          <w:delText>)</w:delText>
        </w:r>
      </w:del>
    </w:p>
    <w:p w:rsidR="00970A62" w:rsidDel="00217E3E" w:rsidRDefault="00970A62" w:rsidP="00970A62">
      <w:pPr>
        <w:spacing w:line="0" w:lineRule="atLeast"/>
        <w:ind w:right="1020" w:firstLineChars="200" w:firstLine="440"/>
        <w:rPr>
          <w:del w:id="6196" w:author="t_竹沢 公佑" w:date="2019-09-18T13:16:00Z"/>
          <w:bCs/>
          <w:sz w:val="22"/>
          <w:szCs w:val="22"/>
        </w:rPr>
      </w:pPr>
      <w:del w:id="6197" w:author="t_竹沢 公佑" w:date="2019-09-18T13:16:00Z">
        <w:r w:rsidDel="00217E3E">
          <w:rPr>
            <w:rFonts w:hint="eastAsia"/>
            <w:bCs/>
            <w:sz w:val="22"/>
            <w:szCs w:val="22"/>
          </w:rPr>
          <w:delText>EIO</w:delText>
        </w:r>
      </w:del>
    </w:p>
    <w:p w:rsidR="00970A62" w:rsidDel="00217E3E" w:rsidRDefault="00970A62" w:rsidP="00970A62">
      <w:pPr>
        <w:spacing w:line="0" w:lineRule="atLeast"/>
        <w:ind w:right="1020" w:firstLineChars="200" w:firstLine="440"/>
        <w:rPr>
          <w:del w:id="6198" w:author="t_竹沢 公佑" w:date="2019-09-18T13:16:00Z"/>
          <w:bCs/>
          <w:sz w:val="22"/>
          <w:szCs w:val="22"/>
        </w:rPr>
      </w:pPr>
      <w:del w:id="6199" w:author="t_竹沢 公佑" w:date="2019-09-18T13:16:00Z">
        <w:r w:rsidDel="00217E3E">
          <w:rPr>
            <w:rFonts w:hint="eastAsia"/>
            <w:bCs/>
            <w:sz w:val="22"/>
            <w:szCs w:val="22"/>
          </w:rPr>
          <w:delText xml:space="preserve">  When fail to read or write internal register.</w:delText>
        </w:r>
      </w:del>
    </w:p>
    <w:p w:rsidR="00970A62" w:rsidDel="00217E3E" w:rsidRDefault="00970A62" w:rsidP="00970A62">
      <w:pPr>
        <w:spacing w:line="0" w:lineRule="atLeast"/>
        <w:ind w:right="1020" w:firstLineChars="200" w:firstLine="440"/>
        <w:rPr>
          <w:del w:id="6200" w:author="t_竹沢 公佑" w:date="2019-09-18T13:16:00Z"/>
          <w:bCs/>
          <w:sz w:val="22"/>
          <w:szCs w:val="22"/>
        </w:rPr>
      </w:pPr>
      <w:del w:id="6201" w:author="t_竹沢 公佑" w:date="2019-09-18T13:16:00Z">
        <w:r w:rsidRPr="00AC10EE" w:rsidDel="00217E3E">
          <w:rPr>
            <w:bCs/>
            <w:sz w:val="22"/>
            <w:szCs w:val="22"/>
          </w:rPr>
          <w:delText>E</w:delText>
        </w:r>
        <w:r w:rsidDel="00217E3E">
          <w:rPr>
            <w:rFonts w:hint="eastAsia"/>
            <w:bCs/>
            <w:sz w:val="22"/>
            <w:szCs w:val="22"/>
          </w:rPr>
          <w:delText>BUSY</w:delText>
        </w:r>
      </w:del>
    </w:p>
    <w:p w:rsidR="00970A62" w:rsidDel="00217E3E" w:rsidRDefault="00970A62" w:rsidP="00970A62">
      <w:pPr>
        <w:spacing w:line="0" w:lineRule="atLeast"/>
        <w:ind w:right="1020" w:firstLineChars="200" w:firstLine="440"/>
        <w:rPr>
          <w:del w:id="6202" w:author="t_竹沢 公佑" w:date="2019-09-18T13:16:00Z"/>
          <w:bCs/>
          <w:sz w:val="22"/>
          <w:szCs w:val="22"/>
        </w:rPr>
      </w:pPr>
      <w:del w:id="6203" w:author="t_竹沢 公佑" w:date="2019-09-18T13:16:00Z">
        <w:r w:rsidDel="00217E3E">
          <w:rPr>
            <w:rFonts w:hint="eastAsia"/>
            <w:bCs/>
            <w:sz w:val="22"/>
            <w:szCs w:val="22"/>
          </w:rPr>
          <w:delText xml:space="preserve">  When the resource busy.</w:delText>
        </w:r>
      </w:del>
    </w:p>
    <w:p w:rsidR="00970A62" w:rsidDel="00217E3E" w:rsidRDefault="00970A62" w:rsidP="00970A62">
      <w:pPr>
        <w:spacing w:line="0" w:lineRule="atLeast"/>
        <w:ind w:right="1020" w:firstLineChars="200" w:firstLine="440"/>
        <w:rPr>
          <w:del w:id="6204" w:author="t_竹沢 公佑" w:date="2019-09-18T13:16:00Z"/>
          <w:bCs/>
          <w:sz w:val="22"/>
          <w:szCs w:val="22"/>
        </w:rPr>
      </w:pPr>
      <w:del w:id="6205" w:author="t_竹沢 公佑" w:date="2019-09-18T13:16:00Z">
        <w:r w:rsidRPr="00AC10EE" w:rsidDel="00217E3E">
          <w:rPr>
            <w:bCs/>
            <w:sz w:val="22"/>
            <w:szCs w:val="22"/>
          </w:rPr>
          <w:delText>E</w:delText>
        </w:r>
        <w:r w:rsidDel="00217E3E">
          <w:rPr>
            <w:rFonts w:hint="eastAsia"/>
            <w:bCs/>
            <w:sz w:val="22"/>
            <w:szCs w:val="22"/>
          </w:rPr>
          <w:delText>FAULT</w:delText>
        </w:r>
      </w:del>
    </w:p>
    <w:p w:rsidR="004A1A23" w:rsidDel="004A1A23" w:rsidRDefault="00970A62">
      <w:pPr>
        <w:spacing w:line="0" w:lineRule="atLeast"/>
        <w:ind w:right="1020"/>
        <w:rPr>
          <w:del w:id="6206" w:author="t_竹沢 公佑" w:date="2019-09-10T16:23:00Z"/>
          <w:bCs/>
          <w:sz w:val="22"/>
          <w:szCs w:val="22"/>
        </w:rPr>
        <w:pPrChange w:id="6207" w:author="t_竹沢 公佑" w:date="2019-09-10T16:23:00Z">
          <w:pPr>
            <w:spacing w:line="0" w:lineRule="atLeast"/>
            <w:ind w:leftChars="200" w:left="700" w:right="1020" w:hangingChars="100" w:hanging="220"/>
          </w:pPr>
        </w:pPrChange>
      </w:pPr>
      <w:del w:id="6208" w:author="t_竹沢 公佑" w:date="2019-09-18T13:16:00Z">
        <w:r w:rsidDel="00217E3E">
          <w:rPr>
            <w:rFonts w:hint="eastAsia"/>
            <w:bCs/>
            <w:sz w:val="22"/>
            <w:szCs w:val="22"/>
          </w:rPr>
          <w:delText xml:space="preserve">  </w:delText>
        </w:r>
        <w:r w:rsidR="00C36CC5" w:rsidDel="00217E3E">
          <w:rPr>
            <w:rFonts w:hint="eastAsia"/>
            <w:bCs/>
            <w:sz w:val="22"/>
            <w:szCs w:val="22"/>
          </w:rPr>
          <w:delText>When this function f</w:delText>
        </w:r>
        <w:r w:rsidR="00C36CC5" w:rsidRPr="00B23592" w:rsidDel="00217E3E">
          <w:rPr>
            <w:bCs/>
            <w:sz w:val="22"/>
            <w:szCs w:val="22"/>
          </w:rPr>
          <w:delText>ail</w:delText>
        </w:r>
        <w:r w:rsidR="00C36CC5" w:rsidDel="00217E3E">
          <w:rPr>
            <w:rFonts w:hint="eastAsia"/>
            <w:bCs/>
            <w:sz w:val="22"/>
            <w:szCs w:val="22"/>
          </w:rPr>
          <w:delText>ed</w:delText>
        </w:r>
        <w:r w:rsidR="00C36CC5" w:rsidRPr="00B23592" w:rsidDel="00217E3E">
          <w:rPr>
            <w:bCs/>
            <w:sz w:val="22"/>
            <w:szCs w:val="22"/>
          </w:rPr>
          <w:delText xml:space="preserve"> to copy </w:delText>
        </w:r>
        <w:r w:rsidR="00C36CC5" w:rsidDel="00217E3E">
          <w:rPr>
            <w:rFonts w:hint="eastAsia"/>
            <w:bCs/>
            <w:sz w:val="22"/>
            <w:szCs w:val="22"/>
          </w:rPr>
          <w:delText>the execution result to p_</w:delText>
        </w:r>
        <w:r w:rsidR="00C36CC5" w:rsidDel="00217E3E">
          <w:rPr>
            <w:rFonts w:hint="eastAsia"/>
            <w:iCs/>
            <w:sz w:val="22"/>
            <w:szCs w:val="22"/>
          </w:rPr>
          <w:delText>result, it sets EFAULT to errno</w:delText>
        </w:r>
        <w:r w:rsidR="00C36CC5" w:rsidRPr="00B23592" w:rsidDel="00217E3E">
          <w:rPr>
            <w:bCs/>
            <w:sz w:val="22"/>
            <w:szCs w:val="22"/>
          </w:rPr>
          <w:delText>.</w:delText>
        </w:r>
        <w:r w:rsidR="00C36CC5" w:rsidDel="00217E3E">
          <w:rPr>
            <w:rFonts w:hint="eastAsia"/>
            <w:bCs/>
            <w:sz w:val="22"/>
            <w:szCs w:val="22"/>
          </w:rPr>
          <w:delText xml:space="preserve"> In this case, please ignore the value of *p_result.</w:delText>
        </w:r>
      </w:del>
    </w:p>
    <w:p w:rsidR="00596636" w:rsidRDefault="004A1A23" w:rsidP="00DD66ED">
      <w:pPr>
        <w:spacing w:line="0" w:lineRule="atLeast"/>
        <w:ind w:leftChars="200" w:left="700" w:right="1020" w:hangingChars="100" w:hanging="220"/>
        <w:rPr>
          <w:bCs/>
          <w:sz w:val="22"/>
          <w:szCs w:val="22"/>
        </w:rPr>
      </w:pPr>
      <w:ins w:id="6209" w:author="t_竹沢 公佑" w:date="2019-09-10T16:23:00Z">
        <w:r>
          <w:rPr>
            <w:bCs/>
            <w:sz w:val="22"/>
            <w:szCs w:val="22"/>
          </w:rPr>
          <w:br w:type="page"/>
        </w:r>
      </w:ins>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RDefault="00482E62" w:rsidP="00596636">
      <w:pPr>
        <w:spacing w:line="0" w:lineRule="atLeast"/>
        <w:ind w:right="1020" w:firstLineChars="200" w:firstLine="440"/>
        <w:rPr>
          <w:ins w:id="6210" w:author="s_佐野 光" w:date="2019-08-21T09:57:00Z"/>
          <w:bCs/>
          <w:sz w:val="22"/>
          <w:szCs w:val="22"/>
        </w:rPr>
      </w:pPr>
      <w:ins w:id="6211" w:author="s_佐野 光" w:date="2019-08-16T16:05:00Z">
        <w:r>
          <w:rPr>
            <w:rFonts w:hint="eastAsia"/>
            <w:bCs/>
            <w:sz w:val="22"/>
            <w:szCs w:val="22"/>
          </w:rPr>
          <w:t>S</w:t>
        </w:r>
      </w:ins>
      <w:del w:id="6212" w:author="s_佐野 光" w:date="2019-08-16T16:05:00Z">
        <w:r w:rsidR="00E31FC8" w:rsidDel="00482E62">
          <w:rPr>
            <w:rFonts w:hint="eastAsia"/>
            <w:bCs/>
            <w:sz w:val="22"/>
            <w:szCs w:val="22"/>
          </w:rPr>
          <w:delText>A</w:delText>
        </w:r>
        <w:r w:rsidR="00596636" w:rsidRPr="00596636" w:rsidDel="00482E62">
          <w:rPr>
            <w:bCs/>
            <w:sz w:val="22"/>
            <w:szCs w:val="22"/>
          </w:rPr>
          <w:delText>s</w:delText>
        </w:r>
      </w:del>
      <w:r w:rsidR="00596636" w:rsidRPr="00596636">
        <w:rPr>
          <w:bCs/>
          <w:sz w:val="22"/>
          <w:szCs w:val="22"/>
        </w:rPr>
        <w:t>ynchronous</w:t>
      </w:r>
      <w:ins w:id="6213" w:author="s_佐野 光" w:date="2019-08-21T09:50:00Z">
        <w:del w:id="6214" w:author="t_竹沢 公佑" w:date="2019-08-28T17:21:00Z">
          <w:r w:rsidR="002027E5" w:rsidDel="00A47507">
            <w:rPr>
              <w:rFonts w:hint="eastAsia"/>
              <w:bCs/>
              <w:sz w:val="22"/>
              <w:szCs w:val="22"/>
            </w:rPr>
            <w:delText xml:space="preserve"> (version </w:delText>
          </w:r>
          <w:r w:rsidR="00055869" w:rsidDel="00A47507">
            <w:rPr>
              <w:rFonts w:hint="eastAsia"/>
              <w:bCs/>
              <w:sz w:val="22"/>
              <w:szCs w:val="22"/>
            </w:rPr>
            <w:delText>2.0.</w:delText>
          </w:r>
        </w:del>
      </w:ins>
      <w:ins w:id="6215" w:author="s_佐野 光" w:date="2019-08-21T16:17:00Z">
        <w:del w:id="6216" w:author="t_竹沢 公佑" w:date="2019-08-28T17:21:00Z">
          <w:r w:rsidR="00055869" w:rsidDel="00A47507">
            <w:rPr>
              <w:rFonts w:hint="eastAsia"/>
              <w:bCs/>
              <w:sz w:val="22"/>
              <w:szCs w:val="22"/>
            </w:rPr>
            <w:delText>3</w:delText>
          </w:r>
        </w:del>
      </w:ins>
      <w:ins w:id="6217" w:author="s_佐野 光" w:date="2019-08-21T09:50:00Z">
        <w:del w:id="6218" w:author="t_竹沢 公佑" w:date="2019-08-28T17:21:00Z">
          <w:r w:rsidR="002027E5" w:rsidDel="00A47507">
            <w:rPr>
              <w:rFonts w:hint="eastAsia"/>
              <w:bCs/>
              <w:sz w:val="22"/>
              <w:szCs w:val="22"/>
            </w:rPr>
            <w:delText xml:space="preserve"> or later)</w:delText>
          </w:r>
        </w:del>
      </w:ins>
    </w:p>
    <w:p w:rsidR="002910DD" w:rsidRDefault="00400075">
      <w:pPr>
        <w:spacing w:line="0" w:lineRule="atLeast"/>
        <w:ind w:right="1020" w:firstLineChars="381" w:firstLine="838"/>
        <w:rPr>
          <w:ins w:id="6219" w:author="t_竹沢 公佑" w:date="2019-08-28T17:21:00Z"/>
          <w:bCs/>
          <w:sz w:val="22"/>
          <w:szCs w:val="22"/>
        </w:rPr>
        <w:pPrChange w:id="6220" w:author="t_竹沢 公佑" w:date="2019-08-28T17:21:00Z">
          <w:pPr>
            <w:spacing w:line="0" w:lineRule="atLeast"/>
            <w:ind w:right="1020" w:firstLineChars="200" w:firstLine="440"/>
          </w:pPr>
        </w:pPrChange>
      </w:pPr>
      <w:ins w:id="6221" w:author="t_竹沢 公佑" w:date="2019-10-05T11:16:00Z">
        <w:r>
          <w:rPr>
            <w:rFonts w:hint="eastAsia"/>
            <w:bCs/>
            <w:sz w:val="22"/>
            <w:szCs w:val="22"/>
          </w:rPr>
          <w:t xml:space="preserve">It </w:t>
        </w:r>
      </w:ins>
      <w:ins w:id="6222" w:author="s_佐野 光" w:date="2019-08-21T10:19:00Z">
        <w:del w:id="6223" w:author="t_竹沢 公佑" w:date="2019-10-05T11:16:00Z">
          <w:r w:rsidR="00D326C2" w:rsidDel="00400075">
            <w:rPr>
              <w:rFonts w:hint="eastAsia"/>
              <w:bCs/>
              <w:sz w:val="22"/>
              <w:szCs w:val="22"/>
            </w:rPr>
            <w:delText xml:space="preserve">In </w:delText>
          </w:r>
          <w:r w:rsidR="00055869" w:rsidDel="00400075">
            <w:rPr>
              <w:rFonts w:hint="eastAsia"/>
              <w:bCs/>
              <w:sz w:val="22"/>
              <w:szCs w:val="22"/>
            </w:rPr>
            <w:delText>the case of driver version 2.0.</w:delText>
          </w:r>
        </w:del>
      </w:ins>
      <w:ins w:id="6224" w:author="s_佐野 光" w:date="2019-08-21T16:17:00Z">
        <w:del w:id="6225" w:author="t_竹沢 公佑" w:date="2019-10-05T11:16:00Z">
          <w:r w:rsidR="00055869" w:rsidDel="00400075">
            <w:rPr>
              <w:rFonts w:hint="eastAsia"/>
              <w:bCs/>
              <w:sz w:val="22"/>
              <w:szCs w:val="22"/>
            </w:rPr>
            <w:delText>2</w:delText>
          </w:r>
        </w:del>
      </w:ins>
      <w:ins w:id="6226" w:author="s_佐野 光" w:date="2019-08-21T10:19:00Z">
        <w:del w:id="6227" w:author="t_竹沢 公佑" w:date="2019-10-05T11:16:00Z">
          <w:r w:rsidR="00D326C2" w:rsidDel="00400075">
            <w:rPr>
              <w:rFonts w:hint="eastAsia"/>
              <w:bCs/>
              <w:sz w:val="22"/>
              <w:szCs w:val="22"/>
            </w:rPr>
            <w:delText xml:space="preserve"> or older</w:delText>
          </w:r>
        </w:del>
      </w:ins>
      <w:ins w:id="6228" w:author="s_佐野 光" w:date="2019-08-21T09:57:00Z">
        <w:del w:id="6229" w:author="t_竹沢 公佑" w:date="2019-10-05T11:16:00Z">
          <w:r w:rsidR="002910DD" w:rsidDel="00400075">
            <w:rPr>
              <w:rFonts w:hint="eastAsia"/>
              <w:bCs/>
              <w:sz w:val="22"/>
              <w:szCs w:val="22"/>
            </w:rPr>
            <w:delText xml:space="preserve">, </w:delText>
          </w:r>
        </w:del>
        <w:r w:rsidR="002910DD">
          <w:rPr>
            <w:rFonts w:hint="eastAsia"/>
            <w:bCs/>
            <w:sz w:val="22"/>
            <w:szCs w:val="22"/>
          </w:rPr>
          <w:t>works as asynchronous</w:t>
        </w:r>
      </w:ins>
      <w:ins w:id="6230" w:author="t_竹沢 公佑" w:date="2019-10-05T11:16:00Z">
        <w:r>
          <w:rPr>
            <w:rFonts w:hint="eastAsia"/>
            <w:bCs/>
            <w:sz w:val="22"/>
            <w:szCs w:val="22"/>
          </w:rPr>
          <w:t xml:space="preserve"> with the driver version 2.0.</w:t>
        </w:r>
      </w:ins>
      <w:ins w:id="6231" w:author="t_竹沢 公佑" w:date="2019-10-05T11:17:00Z">
        <w:r>
          <w:rPr>
            <w:rFonts w:hint="eastAsia"/>
            <w:bCs/>
            <w:sz w:val="22"/>
            <w:szCs w:val="22"/>
          </w:rPr>
          <w:t>2</w:t>
        </w:r>
      </w:ins>
      <w:ins w:id="6232" w:author="t_竹沢 公佑" w:date="2019-10-05T11:16:00Z">
        <w:r>
          <w:rPr>
            <w:rFonts w:hint="eastAsia"/>
            <w:bCs/>
            <w:sz w:val="22"/>
            <w:szCs w:val="22"/>
          </w:rPr>
          <w:t xml:space="preserve"> or older</w:t>
        </w:r>
      </w:ins>
      <w:ins w:id="6233" w:author="s_佐野 光" w:date="2019-08-21T09:57:00Z">
        <w:r w:rsidR="002910DD">
          <w:rPr>
            <w:rFonts w:hint="eastAsia"/>
            <w:bCs/>
            <w:sz w:val="22"/>
            <w:szCs w:val="22"/>
          </w:rPr>
          <w:t>.</w:t>
        </w:r>
      </w:ins>
    </w:p>
    <w:p w:rsidR="00A47507" w:rsidRPr="002910DD" w:rsidRDefault="00A47507">
      <w:pPr>
        <w:spacing w:line="0" w:lineRule="atLeast"/>
        <w:ind w:right="1020"/>
        <w:rPr>
          <w:bCs/>
          <w:sz w:val="22"/>
          <w:szCs w:val="22"/>
        </w:rPr>
        <w:pPrChange w:id="6234" w:author="t_竹沢 公佑" w:date="2019-08-28T17:21:00Z">
          <w:pPr>
            <w:spacing w:line="0" w:lineRule="atLeast"/>
            <w:ind w:right="1020" w:firstLineChars="200" w:firstLine="440"/>
          </w:pPr>
        </w:pPrChange>
      </w:pPr>
      <w:ins w:id="6235" w:author="t_竹沢 公佑" w:date="2019-08-28T17:21:00Z">
        <w:r>
          <w:rPr>
            <w:rFonts w:hint="eastAsia"/>
            <w:bCs/>
            <w:sz w:val="22"/>
            <w:szCs w:val="22"/>
          </w:rPr>
          <w:t xml:space="preserve">    Timeout</w:t>
        </w:r>
      </w:ins>
    </w:p>
    <w:p w:rsidR="007B0F5A" w:rsidRDefault="007B0F5A">
      <w:pPr>
        <w:spacing w:line="0" w:lineRule="atLeast"/>
        <w:ind w:right="1020" w:firstLineChars="381" w:firstLine="838"/>
        <w:rPr>
          <w:ins w:id="6236" w:author="t_竹沢 公佑" w:date="2019-08-28T18:26:00Z"/>
          <w:bCs/>
          <w:sz w:val="22"/>
          <w:szCs w:val="22"/>
        </w:rPr>
        <w:pPrChange w:id="6237" w:author="t_竹沢 公佑" w:date="2019-08-28T17:21:00Z">
          <w:pPr>
            <w:spacing w:line="0" w:lineRule="atLeast"/>
            <w:ind w:right="1020" w:firstLineChars="200" w:firstLine="440"/>
          </w:pPr>
        </w:pPrChange>
      </w:pPr>
      <w:ins w:id="6238" w:author="t_竹沢 公佑" w:date="2019-08-28T18:26:00Z">
        <w:r>
          <w:rPr>
            <w:rFonts w:hint="eastAsia"/>
            <w:bCs/>
            <w:sz w:val="22"/>
            <w:szCs w:val="22"/>
          </w:rPr>
          <w:t xml:space="preserve">Maximum </w:t>
        </w:r>
      </w:ins>
      <w:ins w:id="6239" w:author="s_佐野 光" w:date="2019-08-20T15:18:00Z">
        <w:del w:id="6240" w:author="t_竹沢 公佑" w:date="2019-08-28T17:21:00Z">
          <w:r w:rsidR="00A00926" w:rsidDel="00A47507">
            <w:rPr>
              <w:rFonts w:hint="eastAsia"/>
              <w:bCs/>
              <w:sz w:val="22"/>
              <w:szCs w:val="22"/>
            </w:rPr>
            <w:delText>*</w:delText>
          </w:r>
        </w:del>
      </w:ins>
      <w:ins w:id="6241" w:author="t_竹沢 公佑" w:date="2019-08-28T18:27:00Z">
        <w:r>
          <w:rPr>
            <w:rFonts w:hint="eastAsia"/>
            <w:bCs/>
            <w:sz w:val="22"/>
            <w:szCs w:val="22"/>
          </w:rPr>
          <w:t>t</w:t>
        </w:r>
      </w:ins>
      <w:ins w:id="6242" w:author="s_佐野 光" w:date="2019-08-20T15:18:00Z">
        <w:del w:id="6243" w:author="t_竹沢 公佑" w:date="2019-08-28T18:27:00Z">
          <w:r w:rsidR="00A00926" w:rsidDel="007B0F5A">
            <w:rPr>
              <w:rFonts w:hint="eastAsia"/>
              <w:bCs/>
              <w:sz w:val="22"/>
              <w:szCs w:val="22"/>
            </w:rPr>
            <w:delText>T</w:delText>
          </w:r>
        </w:del>
        <w:r w:rsidR="00A00926">
          <w:rPr>
            <w:rFonts w:hint="eastAsia"/>
            <w:bCs/>
            <w:sz w:val="22"/>
            <w:szCs w:val="22"/>
          </w:rPr>
          <w:t xml:space="preserve">imeout value is </w:t>
        </w:r>
      </w:ins>
      <w:ins w:id="6244" w:author="t_竹沢 公佑" w:date="2019-08-28T18:25:00Z">
        <w:r>
          <w:rPr>
            <w:rFonts w:hint="eastAsia"/>
            <w:bCs/>
            <w:sz w:val="22"/>
            <w:szCs w:val="22"/>
          </w:rPr>
          <w:t>2</w:t>
        </w:r>
      </w:ins>
      <w:ins w:id="6245" w:author="s_佐野 光" w:date="2019-08-20T15:18:00Z">
        <w:del w:id="6246" w:author="t_竹沢 公佑" w:date="2019-08-28T18:25:00Z">
          <w:r w:rsidR="00A00926" w:rsidDel="007B0F5A">
            <w:rPr>
              <w:rFonts w:hint="eastAsia"/>
              <w:bCs/>
              <w:sz w:val="22"/>
              <w:szCs w:val="22"/>
            </w:rPr>
            <w:delText>5</w:delText>
          </w:r>
        </w:del>
        <w:r w:rsidR="00A00926">
          <w:rPr>
            <w:rFonts w:hint="eastAsia"/>
            <w:bCs/>
            <w:sz w:val="22"/>
            <w:szCs w:val="22"/>
          </w:rPr>
          <w:t>00ms.</w:t>
        </w:r>
      </w:ins>
    </w:p>
    <w:p w:rsidR="007B0F5A" w:rsidRDefault="007B0F5A">
      <w:pPr>
        <w:spacing w:line="0" w:lineRule="atLeast"/>
        <w:ind w:right="1020" w:firstLineChars="381" w:firstLine="838"/>
        <w:rPr>
          <w:ins w:id="6247" w:author="t_竹沢 公佑" w:date="2019-08-28T18:27:00Z"/>
          <w:bCs/>
          <w:sz w:val="22"/>
          <w:szCs w:val="22"/>
        </w:rPr>
        <w:pPrChange w:id="6248" w:author="t_竹沢 公佑" w:date="2019-08-28T17:21:00Z">
          <w:pPr>
            <w:spacing w:line="0" w:lineRule="atLeast"/>
            <w:ind w:right="1020" w:firstLineChars="200" w:firstLine="440"/>
          </w:pPr>
        </w:pPrChange>
      </w:pPr>
      <w:ins w:id="6249" w:author="t_竹沢 公佑" w:date="2019-08-28T18:27:00Z">
        <w:r>
          <w:rPr>
            <w:rFonts w:hint="eastAsia"/>
            <w:bCs/>
            <w:sz w:val="22"/>
            <w:szCs w:val="22"/>
          </w:rPr>
          <w:t>When timeout is occurred, this function returns -1 and sets ETIME to errno.</w:t>
        </w:r>
      </w:ins>
    </w:p>
    <w:p w:rsidR="007B0F5A" w:rsidRDefault="007B0F5A">
      <w:pPr>
        <w:spacing w:line="0" w:lineRule="atLeast"/>
        <w:ind w:right="1020" w:firstLineChars="381" w:firstLine="838"/>
        <w:rPr>
          <w:ins w:id="6250" w:author="t_竹沢 公佑" w:date="2019-08-28T18:27:00Z"/>
          <w:bCs/>
          <w:sz w:val="22"/>
          <w:szCs w:val="22"/>
        </w:rPr>
        <w:pPrChange w:id="6251" w:author="t_竹沢 公佑" w:date="2019-08-28T17:21:00Z">
          <w:pPr>
            <w:spacing w:line="0" w:lineRule="atLeast"/>
            <w:ind w:right="1020" w:firstLineChars="200" w:firstLine="440"/>
          </w:pPr>
        </w:pPrChange>
      </w:pPr>
      <w:ins w:id="6252" w:author="t_竹沢 公佑" w:date="2019-08-28T18:27:00Z">
        <w:r>
          <w:rPr>
            <w:rFonts w:hint="eastAsia"/>
            <w:bCs/>
            <w:sz w:val="22"/>
            <w:szCs w:val="22"/>
          </w:rPr>
          <w:t>T</w:t>
        </w:r>
        <w:r>
          <w:rPr>
            <w:bCs/>
            <w:sz w:val="22"/>
            <w:szCs w:val="22"/>
          </w:rPr>
          <w:t>h</w:t>
        </w:r>
        <w:r w:rsidR="00400075">
          <w:rPr>
            <w:rFonts w:hint="eastAsia"/>
            <w:bCs/>
            <w:sz w:val="22"/>
            <w:szCs w:val="22"/>
          </w:rPr>
          <w:t xml:space="preserve">is function can fail </w:t>
        </w:r>
      </w:ins>
      <w:ins w:id="6253" w:author="t_竹沢 公佑" w:date="2019-10-05T11:17:00Z">
        <w:r w:rsidR="00400075">
          <w:rPr>
            <w:rFonts w:hint="eastAsia"/>
            <w:bCs/>
            <w:sz w:val="22"/>
            <w:szCs w:val="22"/>
          </w:rPr>
          <w:t>with</w:t>
        </w:r>
      </w:ins>
      <w:ins w:id="6254" w:author="t_竹沢 公佑" w:date="2019-08-28T18:27:00Z">
        <w:r>
          <w:rPr>
            <w:rFonts w:hint="eastAsia"/>
            <w:bCs/>
            <w:sz w:val="22"/>
            <w:szCs w:val="22"/>
          </w:rPr>
          <w:t xml:space="preserve"> timeout in </w:t>
        </w:r>
        <w:r>
          <w:rPr>
            <w:bCs/>
            <w:sz w:val="22"/>
            <w:szCs w:val="22"/>
          </w:rPr>
          <w:t>following</w:t>
        </w:r>
        <w:r>
          <w:rPr>
            <w:rFonts w:hint="eastAsia"/>
            <w:bCs/>
            <w:sz w:val="22"/>
            <w:szCs w:val="22"/>
          </w:rPr>
          <w:t xml:space="preserve"> case.</w:t>
        </w:r>
      </w:ins>
    </w:p>
    <w:p w:rsidR="007B0F5A" w:rsidRPr="00400075" w:rsidRDefault="007B0F5A">
      <w:pPr>
        <w:spacing w:line="0" w:lineRule="atLeast"/>
        <w:ind w:right="1020" w:firstLineChars="381" w:firstLine="838"/>
        <w:rPr>
          <w:ins w:id="6255" w:author="t_竹沢 公佑" w:date="2019-08-28T18:27:00Z"/>
          <w:bCs/>
          <w:sz w:val="22"/>
          <w:szCs w:val="22"/>
        </w:rPr>
        <w:pPrChange w:id="6256" w:author="t_竹沢 公佑" w:date="2019-08-28T17:21:00Z">
          <w:pPr>
            <w:spacing w:line="0" w:lineRule="atLeast"/>
            <w:ind w:right="1020" w:firstLineChars="200" w:firstLine="440"/>
          </w:pPr>
        </w:pPrChange>
      </w:pPr>
    </w:p>
    <w:p w:rsidR="007B0F5A" w:rsidRPr="00CF0332" w:rsidRDefault="007B0F5A">
      <w:pPr>
        <w:spacing w:line="0" w:lineRule="atLeast"/>
        <w:ind w:right="1020" w:firstLineChars="481" w:firstLine="1058"/>
        <w:rPr>
          <w:ins w:id="6257" w:author="t_竹沢 公佑" w:date="2019-08-28T18:26:00Z"/>
          <w:bCs/>
          <w:sz w:val="22"/>
          <w:szCs w:val="22"/>
        </w:rPr>
        <w:pPrChange w:id="6258" w:author="t_竹沢 公佑" w:date="2019-08-28T18:28:00Z">
          <w:pPr>
            <w:spacing w:line="0" w:lineRule="atLeast"/>
            <w:ind w:right="1020" w:firstLineChars="200" w:firstLine="440"/>
          </w:pPr>
        </w:pPrChange>
      </w:pPr>
      <w:ins w:id="6259" w:author="t_竹沢 公佑" w:date="2019-08-28T18:27:00Z">
        <w:r>
          <w:rPr>
            <w:rFonts w:hint="eastAsia"/>
            <w:bCs/>
            <w:sz w:val="22"/>
            <w:szCs w:val="22"/>
          </w:rPr>
          <w:t>* DMA</w:t>
        </w:r>
      </w:ins>
      <w:ins w:id="6260" w:author="t_竹沢 公佑" w:date="2019-08-28T18:28:00Z">
        <w:r>
          <w:rPr>
            <w:rFonts w:hint="eastAsia"/>
            <w:bCs/>
            <w:sz w:val="22"/>
            <w:szCs w:val="22"/>
          </w:rPr>
          <w:t xml:space="preserve"> </w:t>
        </w:r>
        <w:r>
          <w:rPr>
            <w:bCs/>
            <w:sz w:val="22"/>
            <w:szCs w:val="22"/>
          </w:rPr>
          <w:t>transfer</w:t>
        </w:r>
        <w:r>
          <w:rPr>
            <w:rFonts w:hint="eastAsia"/>
            <w:bCs/>
            <w:sz w:val="22"/>
            <w:szCs w:val="22"/>
          </w:rPr>
          <w:t xml:space="preserve"> </w:t>
        </w:r>
      </w:ins>
      <w:ins w:id="6261" w:author="t_竹沢 公佑" w:date="2019-10-05T11:17:00Z">
        <w:r w:rsidR="00400075">
          <w:rPr>
            <w:rFonts w:hint="eastAsia"/>
            <w:bCs/>
            <w:sz w:val="22"/>
            <w:szCs w:val="22"/>
          </w:rPr>
          <w:t xml:space="preserve">does not </w:t>
        </w:r>
      </w:ins>
      <w:ins w:id="6262" w:author="t_竹沢 公佑" w:date="2019-08-28T18:28:00Z">
        <w:r w:rsidR="00400075">
          <w:rPr>
            <w:rFonts w:hint="eastAsia"/>
            <w:bCs/>
            <w:sz w:val="22"/>
            <w:szCs w:val="22"/>
          </w:rPr>
          <w:t>stop</w:t>
        </w:r>
        <w:r>
          <w:rPr>
            <w:rFonts w:hint="eastAsia"/>
            <w:bCs/>
            <w:sz w:val="22"/>
            <w:szCs w:val="22"/>
          </w:rPr>
          <w:t xml:space="preserve"> in a certain time.</w:t>
        </w:r>
      </w:ins>
    </w:p>
    <w:p w:rsidR="007B0F5A" w:rsidRPr="00400075" w:rsidRDefault="007B0F5A">
      <w:pPr>
        <w:spacing w:line="0" w:lineRule="atLeast"/>
        <w:ind w:right="1020" w:firstLineChars="381" w:firstLine="838"/>
        <w:rPr>
          <w:ins w:id="6263" w:author="t_竹沢 公佑" w:date="2019-08-28T18:28:00Z"/>
          <w:bCs/>
          <w:sz w:val="22"/>
          <w:szCs w:val="22"/>
        </w:rPr>
        <w:pPrChange w:id="6264" w:author="t_竹沢 公佑" w:date="2019-08-28T17:21:00Z">
          <w:pPr>
            <w:spacing w:line="0" w:lineRule="atLeast"/>
            <w:ind w:right="1020" w:firstLineChars="200" w:firstLine="440"/>
          </w:pPr>
        </w:pPrChange>
      </w:pPr>
    </w:p>
    <w:p w:rsidR="00A00926" w:rsidRPr="00C76394" w:rsidDel="00A47507" w:rsidRDefault="007B0F5A">
      <w:pPr>
        <w:spacing w:line="0" w:lineRule="atLeast"/>
        <w:ind w:leftChars="350" w:left="840" w:right="1020"/>
        <w:rPr>
          <w:ins w:id="6265" w:author="s_佐野 光" w:date="2019-08-20T15:18:00Z"/>
          <w:del w:id="6266" w:author="t_竹沢 公佑" w:date="2019-08-28T17:21:00Z"/>
          <w:bCs/>
          <w:sz w:val="22"/>
          <w:szCs w:val="22"/>
        </w:rPr>
        <w:pPrChange w:id="6267" w:author="t_竹沢 公佑" w:date="2019-08-28T19:38:00Z">
          <w:pPr>
            <w:spacing w:line="0" w:lineRule="atLeast"/>
            <w:ind w:right="1020" w:firstLineChars="200" w:firstLine="440"/>
          </w:pPr>
        </w:pPrChange>
      </w:pPr>
      <w:ins w:id="6268" w:author="t_竹沢 公佑" w:date="2019-08-28T18:29:00Z">
        <w:r>
          <w:rPr>
            <w:rFonts w:hint="eastAsia"/>
            <w:bCs/>
            <w:sz w:val="22"/>
            <w:szCs w:val="22"/>
          </w:rPr>
          <w:t xml:space="preserve">If timeout </w:t>
        </w:r>
        <w:r w:rsidR="00400075">
          <w:rPr>
            <w:rFonts w:hint="eastAsia"/>
            <w:bCs/>
            <w:sz w:val="22"/>
            <w:szCs w:val="22"/>
          </w:rPr>
          <w:t>occur</w:t>
        </w:r>
      </w:ins>
      <w:ins w:id="6269" w:author="t_竹沢 公佑" w:date="2019-10-05T11:18:00Z">
        <w:r w:rsidR="00400075">
          <w:rPr>
            <w:rFonts w:hint="eastAsia"/>
            <w:bCs/>
            <w:sz w:val="22"/>
            <w:szCs w:val="22"/>
          </w:rPr>
          <w:t>s</w:t>
        </w:r>
      </w:ins>
      <w:ins w:id="6270" w:author="t_竹沢 公佑" w:date="2019-08-28T18:29:00Z">
        <w:r w:rsidR="00BC7F37">
          <w:rPr>
            <w:rFonts w:hint="eastAsia"/>
            <w:bCs/>
            <w:sz w:val="22"/>
            <w:szCs w:val="22"/>
          </w:rPr>
          <w:t>,</w:t>
        </w:r>
      </w:ins>
      <w:ins w:id="6271" w:author="t_竹沢 公佑" w:date="2019-08-28T19:37:00Z">
        <w:r w:rsidR="00BC7F37">
          <w:rPr>
            <w:rFonts w:hint="eastAsia"/>
            <w:bCs/>
            <w:sz w:val="22"/>
            <w:szCs w:val="22"/>
          </w:rPr>
          <w:t xml:space="preserve"> </w:t>
        </w:r>
      </w:ins>
      <w:ins w:id="6272" w:author="s_佐野 光" w:date="2019-08-20T15:18:00Z">
        <w:del w:id="6273" w:author="t_竹沢 公佑" w:date="2019-08-28T17:21:00Z">
          <w:r w:rsidR="00A00926" w:rsidDel="00A47507">
            <w:rPr>
              <w:rFonts w:hint="eastAsia"/>
              <w:bCs/>
              <w:sz w:val="22"/>
              <w:szCs w:val="22"/>
            </w:rPr>
            <w:delText xml:space="preserve"> </w:delText>
          </w:r>
        </w:del>
      </w:ins>
      <w:ins w:id="6274" w:author="t_竹沢 公佑" w:date="2019-08-28T19:37:00Z">
        <w:r w:rsidR="00BC7F37">
          <w:rPr>
            <w:rFonts w:hint="eastAsia"/>
            <w:bCs/>
            <w:sz w:val="22"/>
            <w:szCs w:val="22"/>
          </w:rPr>
          <w:t>t</w:t>
        </w:r>
      </w:ins>
      <w:ins w:id="6275" w:author="s_佐野 光" w:date="2019-08-20T15:18:00Z">
        <w:del w:id="6276" w:author="t_竹沢 公佑" w:date="2019-08-28T19:37:00Z">
          <w:r w:rsidR="00A00926" w:rsidDel="00BC7F37">
            <w:rPr>
              <w:rFonts w:hint="eastAsia"/>
              <w:bCs/>
              <w:sz w:val="22"/>
              <w:szCs w:val="22"/>
            </w:rPr>
            <w:delText>T</w:delText>
          </w:r>
        </w:del>
        <w:r w:rsidR="00A00926">
          <w:rPr>
            <w:rFonts w:hint="eastAsia"/>
            <w:bCs/>
            <w:sz w:val="22"/>
            <w:szCs w:val="22"/>
          </w:rPr>
          <w:t xml:space="preserve">here may be a </w:t>
        </w:r>
      </w:ins>
      <w:ins w:id="6277" w:author="t_竹沢 公佑" w:date="2019-08-28T19:37:00Z">
        <w:r w:rsidR="00BC7F37">
          <w:rPr>
            <w:rFonts w:hint="eastAsia"/>
            <w:bCs/>
            <w:sz w:val="22"/>
            <w:szCs w:val="22"/>
          </w:rPr>
          <w:t>problem</w:t>
        </w:r>
      </w:ins>
      <w:ins w:id="6278" w:author="s_佐野 光" w:date="2019-08-20T15:18:00Z">
        <w:del w:id="6279" w:author="t_竹沢 公佑" w:date="2019-08-28T19:37:00Z">
          <w:r w:rsidR="00A00926" w:rsidDel="00BC7F37">
            <w:rPr>
              <w:rFonts w:hint="eastAsia"/>
              <w:bCs/>
              <w:sz w:val="22"/>
              <w:szCs w:val="22"/>
            </w:rPr>
            <w:delText>hardware</w:delText>
          </w:r>
        </w:del>
        <w:r w:rsidR="00A00926">
          <w:rPr>
            <w:rFonts w:hint="eastAsia"/>
            <w:bCs/>
            <w:sz w:val="22"/>
            <w:szCs w:val="22"/>
          </w:rPr>
          <w:t xml:space="preserve"> </w:t>
        </w:r>
      </w:ins>
      <w:ins w:id="6280" w:author="t_竹沢 公佑" w:date="2019-08-28T19:37:00Z">
        <w:r w:rsidR="00BC7F37">
          <w:rPr>
            <w:rFonts w:hint="eastAsia"/>
            <w:bCs/>
            <w:sz w:val="22"/>
            <w:szCs w:val="22"/>
          </w:rPr>
          <w:t>in FPGA logic</w:t>
        </w:r>
      </w:ins>
      <w:ins w:id="6281" w:author="s_佐野 光" w:date="2019-08-20T15:18:00Z">
        <w:del w:id="6282" w:author="t_竹沢 公佑" w:date="2019-08-28T19:38:00Z">
          <w:r w:rsidR="00A00926" w:rsidDel="00BC7F37">
            <w:rPr>
              <w:rFonts w:hint="eastAsia"/>
              <w:bCs/>
              <w:sz w:val="22"/>
              <w:szCs w:val="22"/>
            </w:rPr>
            <w:delText>error</w:delText>
          </w:r>
        </w:del>
        <w:del w:id="6283" w:author="t_竹沢 公佑" w:date="2019-08-28T19:37:00Z">
          <w:r w:rsidR="00A00926" w:rsidDel="00BC7F37">
            <w:rPr>
              <w:rFonts w:hint="eastAsia"/>
              <w:bCs/>
              <w:sz w:val="22"/>
              <w:szCs w:val="22"/>
            </w:rPr>
            <w:delText xml:space="preserve"> in FPGA access</w:delText>
          </w:r>
        </w:del>
        <w:r w:rsidR="00A00926">
          <w:rPr>
            <w:rFonts w:hint="eastAsia"/>
            <w:bCs/>
            <w:sz w:val="22"/>
            <w:szCs w:val="22"/>
          </w:rPr>
          <w:t>.</w:t>
        </w:r>
        <w:r w:rsidR="00A00926">
          <w:rPr>
            <w:rFonts w:hint="eastAsia"/>
          </w:rPr>
          <w:t xml:space="preserve"> </w:t>
        </w:r>
      </w:ins>
      <w:ins w:id="6284" w:author="t_竹沢 公佑" w:date="2019-08-29T12:11:00Z">
        <w:r w:rsidR="00541A80" w:rsidRPr="00541A80">
          <w:rPr>
            <w:sz w:val="22"/>
            <w:szCs w:val="22"/>
            <w:rPrChange w:id="6285" w:author="t_竹沢 公佑" w:date="2019-08-29T12:11:00Z">
              <w:rPr/>
            </w:rPrChange>
          </w:rPr>
          <w:t>Plea</w:t>
        </w:r>
        <w:r w:rsidR="00541A80">
          <w:rPr>
            <w:rFonts w:hint="eastAsia"/>
            <w:sz w:val="22"/>
            <w:szCs w:val="22"/>
          </w:rPr>
          <w:t xml:space="preserve">se </w:t>
        </w:r>
      </w:ins>
      <w:ins w:id="6286" w:author="t_竹沢 公佑" w:date="2019-09-10T16:24:00Z">
        <w:r w:rsidR="004A1A23">
          <w:rPr>
            <w:rFonts w:hint="eastAsia"/>
            <w:sz w:val="22"/>
            <w:szCs w:val="22"/>
          </w:rPr>
          <w:t xml:space="preserve">call </w:t>
        </w:r>
      </w:ins>
      <w:ins w:id="6287" w:author="t_竹沢 公佑" w:date="2019-08-29T12:11:00Z">
        <w:r w:rsidR="00541A80">
          <w:rPr>
            <w:rFonts w:hint="eastAsia"/>
            <w:sz w:val="22"/>
            <w:szCs w:val="22"/>
          </w:rPr>
          <w:t>RESET</w:t>
        </w:r>
      </w:ins>
      <w:ins w:id="6288" w:author="t_竹沢 公佑" w:date="2020-06-01T13:01:00Z">
        <w:r w:rsidR="007B178E">
          <w:rPr>
            <w:rFonts w:hint="eastAsia"/>
            <w:sz w:val="22"/>
            <w:szCs w:val="22"/>
          </w:rPr>
          <w:t>_DFR</w:t>
        </w:r>
      </w:ins>
      <w:ins w:id="6289" w:author="t_竹沢 公佑" w:date="2019-08-29T12:11:00Z">
        <w:r w:rsidR="00541A80">
          <w:rPr>
            <w:rFonts w:hint="eastAsia"/>
            <w:sz w:val="22"/>
            <w:szCs w:val="22"/>
          </w:rPr>
          <w:t xml:space="preserve"> </w:t>
        </w:r>
        <w:r w:rsidR="00541A80">
          <w:rPr>
            <w:sz w:val="22"/>
            <w:szCs w:val="22"/>
          </w:rPr>
          <w:t>command</w:t>
        </w:r>
        <w:r w:rsidR="00541A80">
          <w:rPr>
            <w:rFonts w:hint="eastAsia"/>
            <w:sz w:val="22"/>
            <w:szCs w:val="22"/>
          </w:rPr>
          <w:t xml:space="preserve"> with master_</w:t>
        </w:r>
      </w:ins>
      <w:ins w:id="6290" w:author="t_竹沢 公佑" w:date="2019-08-29T12:12:00Z">
        <w:r w:rsidR="00541A80">
          <w:rPr>
            <w:rFonts w:hint="eastAsia"/>
            <w:sz w:val="22"/>
            <w:szCs w:val="22"/>
          </w:rPr>
          <w:t xml:space="preserve">reset </w:t>
        </w:r>
      </w:ins>
      <w:ins w:id="6291" w:author="t_竹沢 公佑" w:date="2019-09-10T16:24:00Z">
        <w:r w:rsidR="004A1A23">
          <w:rPr>
            <w:rFonts w:hint="eastAsia"/>
            <w:sz w:val="22"/>
            <w:szCs w:val="22"/>
          </w:rPr>
          <w:t xml:space="preserve">bit </w:t>
        </w:r>
      </w:ins>
      <w:ins w:id="6292" w:author="s_佐野 光" w:date="2019-08-20T15:18:00Z">
        <w:del w:id="6293" w:author="t_竹沢 公佑" w:date="2019-08-29T12:11:00Z">
          <w:r w:rsidR="00A00926" w:rsidRPr="00CF0332" w:rsidDel="00541A80">
            <w:rPr>
              <w:rFonts w:hint="eastAsia"/>
              <w:bCs/>
              <w:sz w:val="22"/>
              <w:szCs w:val="22"/>
            </w:rPr>
            <w:delText>T</w:delText>
          </w:r>
          <w:r w:rsidR="00A00926" w:rsidRPr="00886C1A" w:rsidDel="00541A80">
            <w:rPr>
              <w:bCs/>
              <w:sz w:val="22"/>
              <w:szCs w:val="22"/>
            </w:rPr>
            <w:delText xml:space="preserve">ry to reset </w:delText>
          </w:r>
        </w:del>
        <w:del w:id="6294" w:author="t_竹沢 公佑" w:date="2019-08-29T12:12:00Z">
          <w:r w:rsidR="00A00926" w:rsidRPr="004844A9" w:rsidDel="00541A80">
            <w:rPr>
              <w:bCs/>
              <w:sz w:val="22"/>
              <w:szCs w:val="22"/>
            </w:rPr>
            <w:delText>FPGA</w:delText>
          </w:r>
        </w:del>
      </w:ins>
    </w:p>
    <w:p w:rsidR="00A00926" w:rsidRPr="00F411DC" w:rsidRDefault="00A00926">
      <w:pPr>
        <w:spacing w:line="0" w:lineRule="atLeast"/>
        <w:ind w:leftChars="350" w:left="840" w:right="1020"/>
        <w:rPr>
          <w:ins w:id="6295" w:author="s_佐野 光" w:date="2019-08-20T15:18:00Z"/>
          <w:bCs/>
          <w:sz w:val="22"/>
          <w:szCs w:val="22"/>
        </w:rPr>
        <w:pPrChange w:id="6296" w:author="t_竹沢 公佑" w:date="2019-08-28T19:38:00Z">
          <w:pPr>
            <w:spacing w:line="0" w:lineRule="atLeast"/>
            <w:ind w:right="1020" w:firstLineChars="200" w:firstLine="440"/>
          </w:pPr>
        </w:pPrChange>
      </w:pPr>
      <w:ins w:id="6297" w:author="s_佐野 光" w:date="2019-08-20T15:18:00Z">
        <w:del w:id="6298" w:author="t_竹沢 公佑" w:date="2019-08-28T17:21:00Z">
          <w:r w:rsidRPr="000F6499" w:rsidDel="00A47507">
            <w:rPr>
              <w:bCs/>
              <w:sz w:val="22"/>
              <w:szCs w:val="22"/>
            </w:rPr>
            <w:delText xml:space="preserve"> </w:delText>
          </w:r>
        </w:del>
        <w:r w:rsidRPr="00DD66ED">
          <w:rPr>
            <w:bCs/>
            <w:sz w:val="22"/>
            <w:szCs w:val="22"/>
          </w:rPr>
          <w:t xml:space="preserve">or </w:t>
        </w:r>
      </w:ins>
      <w:ins w:id="6299" w:author="t_竹沢 公佑" w:date="2019-09-10T16:24:00Z">
        <w:r w:rsidR="004A1A23">
          <w:rPr>
            <w:rFonts w:hint="eastAsia"/>
            <w:bCs/>
            <w:sz w:val="22"/>
            <w:szCs w:val="22"/>
          </w:rPr>
          <w:t xml:space="preserve">reload </w:t>
        </w:r>
      </w:ins>
      <w:ins w:id="6300" w:author="s_佐野 光" w:date="2019-08-20T15:18:00Z">
        <w:del w:id="6301" w:author="t_竹沢 公佑" w:date="2019-09-10T16:24:00Z">
          <w:r w:rsidRPr="00DD66ED" w:rsidDel="004A1A23">
            <w:rPr>
              <w:bCs/>
              <w:sz w:val="22"/>
              <w:szCs w:val="22"/>
            </w:rPr>
            <w:delText>unloading</w:delText>
          </w:r>
        </w:del>
        <w:del w:id="6302" w:author="t_竹沢 公佑" w:date="2019-08-28T19:38:00Z">
          <w:r w:rsidRPr="00A66D8D" w:rsidDel="00BC7F37">
            <w:rPr>
              <w:bCs/>
              <w:sz w:val="22"/>
              <w:szCs w:val="22"/>
            </w:rPr>
            <w:delText xml:space="preserve"> </w:delText>
          </w:r>
        </w:del>
        <w:del w:id="6303" w:author="t_竹沢 公佑" w:date="2019-09-10T16:24:00Z">
          <w:r w:rsidRPr="00A66D8D" w:rsidDel="004A1A23">
            <w:rPr>
              <w:bCs/>
              <w:sz w:val="22"/>
              <w:szCs w:val="22"/>
            </w:rPr>
            <w:delText>/</w:delText>
          </w:r>
        </w:del>
        <w:del w:id="6304" w:author="t_竹沢 公佑" w:date="2019-08-28T19:38:00Z">
          <w:r w:rsidRPr="000D5DB1" w:rsidDel="00BC7F37">
            <w:rPr>
              <w:bCs/>
              <w:sz w:val="22"/>
              <w:szCs w:val="22"/>
            </w:rPr>
            <w:delText xml:space="preserve"> </w:delText>
          </w:r>
        </w:del>
        <w:del w:id="6305" w:author="t_竹沢 公佑" w:date="2019-09-10T16:24:00Z">
          <w:r w:rsidRPr="00B22C77" w:rsidDel="004A1A23">
            <w:rPr>
              <w:bCs/>
              <w:sz w:val="22"/>
              <w:szCs w:val="22"/>
            </w:rPr>
            <w:delText xml:space="preserve">loading </w:delText>
          </w:r>
        </w:del>
        <w:r w:rsidRPr="00B57A93">
          <w:rPr>
            <w:bCs/>
            <w:sz w:val="22"/>
            <w:szCs w:val="22"/>
          </w:rPr>
          <w:t>DRXP driver</w:t>
        </w:r>
      </w:ins>
      <w:ins w:id="6306" w:author="t_竹沢 公佑" w:date="2019-08-28T19:38:00Z">
        <w:r w:rsidR="00BC7F37" w:rsidRPr="00F411DC">
          <w:rPr>
            <w:rFonts w:hint="eastAsia"/>
            <w:bCs/>
            <w:sz w:val="22"/>
            <w:szCs w:val="22"/>
          </w:rPr>
          <w:t>.</w:t>
        </w:r>
      </w:ins>
      <w:ins w:id="6307" w:author="s_佐野 光" w:date="2019-08-20T15:18:00Z">
        <w:del w:id="6308" w:author="t_竹沢 公佑" w:date="2019-08-28T17:26:00Z">
          <w:r w:rsidRPr="00F411DC" w:rsidDel="00A47507">
            <w:rPr>
              <w:bCs/>
              <w:sz w:val="22"/>
              <w:szCs w:val="22"/>
            </w:rPr>
            <w:delText>.</w:delText>
          </w:r>
        </w:del>
      </w:ins>
    </w:p>
    <w:p w:rsidR="00596636" w:rsidRPr="000E5E14" w:rsidRDefault="00596636" w:rsidP="00C36CC5">
      <w:pPr>
        <w:spacing w:line="0" w:lineRule="atLeast"/>
        <w:ind w:leftChars="200" w:left="700" w:right="1020" w:hangingChars="100" w:hanging="220"/>
        <w:rPr>
          <w:bCs/>
          <w:sz w:val="22"/>
          <w:szCs w:val="22"/>
        </w:rPr>
      </w:pPr>
    </w:p>
    <w:p w:rsidR="00A54080" w:rsidRDefault="00A54080">
      <w:pPr>
        <w:spacing w:line="0" w:lineRule="atLeast"/>
        <w:ind w:right="1020"/>
        <w:rPr>
          <w:iCs/>
          <w:sz w:val="22"/>
          <w:szCs w:val="22"/>
        </w:rPr>
      </w:pPr>
      <w:r>
        <w:rPr>
          <w:iCs/>
          <w:sz w:val="22"/>
          <w:szCs w:val="22"/>
        </w:rPr>
        <w:br w:type="page"/>
      </w:r>
    </w:p>
    <w:p w:rsidR="00DF1C7C" w:rsidRDefault="00DF1C7C" w:rsidP="0083070F">
      <w:pPr>
        <w:pStyle w:val="3"/>
      </w:pPr>
      <w:bookmarkStart w:id="6309" w:name="_Toc63179418"/>
      <w:r>
        <w:rPr>
          <w:rFonts w:hint="eastAsia"/>
        </w:rPr>
        <w:t>Command :DRXPD_GET</w:t>
      </w:r>
      <w:ins w:id="6310" w:author="t_竹沢 公佑" w:date="2020-06-22T13:04:00Z">
        <w:r w:rsidR="003931E1">
          <w:rPr>
            <w:rFonts w:hint="eastAsia"/>
          </w:rPr>
          <w:t>_</w:t>
        </w:r>
      </w:ins>
      <w:del w:id="6311" w:author="t_竹沢 公佑" w:date="2020-06-22T13:04:00Z">
        <w:r w:rsidDel="003931E1">
          <w:rPr>
            <w:rFonts w:hint="eastAsia"/>
          </w:rPr>
          <w:delText xml:space="preserve"> </w:delText>
        </w:r>
      </w:del>
      <w:r>
        <w:rPr>
          <w:rFonts w:hint="eastAsia"/>
        </w:rPr>
        <w:t>RCVSTS</w:t>
      </w:r>
      <w:bookmarkEnd w:id="6309"/>
    </w:p>
    <w:p w:rsidR="00DF1C7C" w:rsidRDefault="00DF1C7C">
      <w:pPr>
        <w:spacing w:line="0" w:lineRule="atLeast"/>
        <w:ind w:firstLineChars="50" w:firstLine="110"/>
        <w:rPr>
          <w:b/>
          <w:sz w:val="22"/>
          <w:szCs w:val="22"/>
        </w:rPr>
      </w:pPr>
      <w:r>
        <w:rPr>
          <w:rFonts w:hint="eastAsia"/>
          <w:b/>
          <w:sz w:val="22"/>
          <w:szCs w:val="22"/>
        </w:rPr>
        <w:t>【Function】</w:t>
      </w:r>
    </w:p>
    <w:p w:rsidR="00DF1C7C" w:rsidRDefault="00DF1C7C">
      <w:pPr>
        <w:spacing w:line="0" w:lineRule="atLeast"/>
        <w:ind w:right="1020" w:firstLineChars="152" w:firstLine="334"/>
        <w:rPr>
          <w:sz w:val="22"/>
          <w:szCs w:val="22"/>
          <w:lang w:val="en"/>
        </w:rPr>
      </w:pPr>
      <w:r>
        <w:rPr>
          <w:sz w:val="22"/>
          <w:szCs w:val="22"/>
          <w:lang w:val="en"/>
        </w:rPr>
        <w:t xml:space="preserve">This command </w:t>
      </w:r>
      <w:del w:id="6312" w:author="t_竹沢 公佑" w:date="2019-10-05T11:19:00Z">
        <w:r w:rsidDel="00400075">
          <w:rPr>
            <w:sz w:val="22"/>
            <w:szCs w:val="22"/>
            <w:lang w:val="en"/>
          </w:rPr>
          <w:delText xml:space="preserve">will </w:delText>
        </w:r>
      </w:del>
      <w:r>
        <w:rPr>
          <w:rFonts w:hint="eastAsia"/>
          <w:sz w:val="22"/>
          <w:szCs w:val="22"/>
        </w:rPr>
        <w:t>set</w:t>
      </w:r>
      <w:ins w:id="6313" w:author="t_竹沢 公佑" w:date="2019-10-05T11:19:00Z">
        <w:r w:rsidR="00400075">
          <w:rPr>
            <w:rFonts w:hint="eastAsia"/>
            <w:sz w:val="22"/>
            <w:szCs w:val="22"/>
          </w:rPr>
          <w:t>s</w:t>
        </w:r>
      </w:ins>
      <w:r>
        <w:rPr>
          <w:sz w:val="22"/>
          <w:szCs w:val="22"/>
          <w:lang w:val="en"/>
        </w:rPr>
        <w:t xml:space="preserve"> the reception state.</w:t>
      </w:r>
    </w:p>
    <w:p w:rsidR="0022235B" w:rsidRPr="00A9513E" w:rsidRDefault="0022235B">
      <w:pPr>
        <w:spacing w:line="0" w:lineRule="atLeast"/>
        <w:ind w:right="1020" w:firstLineChars="50" w:firstLine="110"/>
        <w:rPr>
          <w:b/>
          <w:sz w:val="22"/>
          <w:szCs w:val="22"/>
          <w:lang w:val="en"/>
          <w:rPrChange w:id="6314" w:author="t_竹沢 公佑" w:date="2019-10-05T11:19:00Z">
            <w:rPr>
              <w:b/>
              <w:sz w:val="22"/>
              <w:szCs w:val="22"/>
            </w:rPr>
          </w:rPrChange>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DRXPD_GET_RCVSTS</w:t>
      </w:r>
      <w:r>
        <w:rPr>
          <w:rFonts w:hint="eastAsia"/>
          <w:iCs/>
          <w:sz w:val="22"/>
          <w:szCs w:val="22"/>
        </w:rPr>
        <w:t>,</w:t>
      </w:r>
      <w:r>
        <w:rPr>
          <w:bCs/>
          <w:sz w:val="22"/>
          <w:szCs w:val="22"/>
        </w:rPr>
        <w:t xml:space="preserve"> </w:t>
      </w:r>
      <w:r>
        <w:rPr>
          <w:sz w:val="22"/>
          <w:szCs w:val="22"/>
          <w:lang w:val="en"/>
        </w:rPr>
        <w:t>ST_DRXPD_RCVSTS</w:t>
      </w:r>
      <w:r>
        <w:rPr>
          <w:bCs/>
          <w:sz w:val="22"/>
          <w:szCs w:val="22"/>
        </w:rPr>
        <w:t xml:space="preserve"> </w:t>
      </w:r>
      <w:r>
        <w:rPr>
          <w:rFonts w:hint="eastAsia"/>
          <w:bCs/>
          <w:sz w:val="22"/>
          <w:szCs w:val="22"/>
        </w:rPr>
        <w:t>*p_</w:t>
      </w:r>
      <w:r>
        <w:rPr>
          <w:rFonts w:hint="eastAsia"/>
          <w:iCs/>
          <w:sz w:val="22"/>
          <w:szCs w:val="22"/>
        </w:rPr>
        <w:t>rcv_staus</w:t>
      </w:r>
      <w:r>
        <w:rPr>
          <w:bCs/>
          <w:sz w:val="22"/>
          <w:szCs w:val="22"/>
        </w:rPr>
        <w:t xml:space="preserve"> );</w:t>
      </w:r>
      <w:r>
        <w:rPr>
          <w:sz w:val="22"/>
          <w:szCs w:val="22"/>
        </w:rPr>
        <w:t xml:space="preserve">  </w:t>
      </w:r>
    </w:p>
    <w:p w:rsidR="0022235B" w:rsidRDefault="0022235B">
      <w:pPr>
        <w:spacing w:line="0" w:lineRule="atLeast"/>
        <w:ind w:right="1020" w:firstLineChars="50" w:firstLine="11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rsidP="005038B9">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200" w:firstLine="440"/>
        <w:rPr>
          <w:bCs/>
          <w:sz w:val="22"/>
          <w:szCs w:val="22"/>
        </w:rPr>
      </w:pPr>
      <w:r>
        <w:rPr>
          <w:sz w:val="22"/>
          <w:szCs w:val="22"/>
          <w:lang w:val="en"/>
        </w:rPr>
        <w:t>ST_DRXPD_RCVSTS</w:t>
      </w:r>
      <w:r>
        <w:rPr>
          <w:bCs/>
          <w:sz w:val="22"/>
          <w:szCs w:val="22"/>
        </w:rPr>
        <w:t xml:space="preserve"> </w:t>
      </w:r>
      <w:r>
        <w:rPr>
          <w:rFonts w:hint="eastAsia"/>
          <w:bCs/>
          <w:sz w:val="22"/>
          <w:szCs w:val="22"/>
        </w:rPr>
        <w:t>*p_</w:t>
      </w:r>
      <w:r>
        <w:rPr>
          <w:rFonts w:hint="eastAsia"/>
          <w:iCs/>
          <w:sz w:val="22"/>
          <w:szCs w:val="22"/>
        </w:rPr>
        <w:t>rcv_staus</w:t>
      </w:r>
      <w:r>
        <w:rPr>
          <w:iCs/>
          <w:sz w:val="22"/>
          <w:szCs w:val="22"/>
        </w:rPr>
        <w:t>…</w:t>
      </w:r>
    </w:p>
    <w:p w:rsidR="00DF1C7C" w:rsidRDefault="00DF1C7C">
      <w:pPr>
        <w:spacing w:line="0" w:lineRule="atLeast"/>
        <w:ind w:right="1020" w:firstLine="840"/>
        <w:rPr>
          <w:sz w:val="22"/>
          <w:szCs w:val="22"/>
          <w:lang w:val="en"/>
        </w:rPr>
      </w:pPr>
      <w:r>
        <w:rPr>
          <w:sz w:val="22"/>
          <w:szCs w:val="22"/>
          <w:lang w:val="en"/>
        </w:rPr>
        <w:t>Specify the pointer to store the information of ST_DRXPD_RCVSTS (see below).</w:t>
      </w:r>
    </w:p>
    <w:p w:rsidR="00DF1C7C" w:rsidRDefault="00DF1C7C">
      <w:pPr>
        <w:spacing w:line="0" w:lineRule="atLeast"/>
        <w:ind w:right="1020" w:firstLine="840"/>
        <w:rPr>
          <w:bCs/>
          <w:sz w:val="22"/>
          <w:szCs w:val="22"/>
        </w:rPr>
      </w:pPr>
    </w:p>
    <w:p w:rsidR="00DF1C7C" w:rsidRDefault="00DF1C7C">
      <w:pPr>
        <w:spacing w:line="0" w:lineRule="atLeast"/>
        <w:ind w:right="1020" w:firstLine="840"/>
        <w:rPr>
          <w:bCs/>
          <w:sz w:val="22"/>
          <w:szCs w:val="22"/>
        </w:rPr>
      </w:pPr>
      <w:r>
        <w:rPr>
          <w:bCs/>
          <w:sz w:val="22"/>
          <w:szCs w:val="22"/>
        </w:rPr>
        <w:t xml:space="preserve">typedef struct </w:t>
      </w:r>
      <w:r>
        <w:rPr>
          <w:rFonts w:hint="eastAsia"/>
          <w:bCs/>
          <w:sz w:val="22"/>
          <w:szCs w:val="22"/>
        </w:rPr>
        <w:t>drxpd_rcv_sts</w:t>
      </w:r>
      <w:r>
        <w:rPr>
          <w:bCs/>
          <w:sz w:val="22"/>
          <w:szCs w:val="22"/>
        </w:rPr>
        <w:t xml:space="preserve"> {</w:t>
      </w:r>
    </w:p>
    <w:p w:rsidR="00DF1C7C" w:rsidRDefault="00DF1C7C">
      <w:pPr>
        <w:spacing w:line="0" w:lineRule="atLeast"/>
        <w:ind w:right="1020" w:firstLineChars="500" w:firstLine="1100"/>
        <w:rPr>
          <w:bCs/>
          <w:sz w:val="22"/>
          <w:szCs w:val="22"/>
        </w:rPr>
      </w:pPr>
      <w:r>
        <w:rPr>
          <w:rFonts w:hint="eastAsia"/>
          <w:bCs/>
          <w:sz w:val="22"/>
          <w:szCs w:val="22"/>
        </w:rPr>
        <w:t>int State;</w:t>
      </w:r>
      <w:r>
        <w:rPr>
          <w:rFonts w:hint="eastAsia"/>
          <w:bCs/>
          <w:sz w:val="22"/>
          <w:szCs w:val="22"/>
        </w:rPr>
        <w:tab/>
        <w:t>//DRXPD_STOP(0)</w:t>
      </w:r>
      <w:r>
        <w:rPr>
          <w:rFonts w:hint="eastAsia"/>
          <w:bCs/>
          <w:sz w:val="22"/>
          <w:szCs w:val="22"/>
        </w:rPr>
        <w:tab/>
        <w:t xml:space="preserve">:Stop </w:t>
      </w:r>
    </w:p>
    <w:p w:rsidR="00DF1C7C" w:rsidRDefault="00DF1C7C">
      <w:pPr>
        <w:spacing w:line="0" w:lineRule="atLeast"/>
        <w:ind w:left="1680" w:right="1020" w:firstLine="840"/>
        <w:rPr>
          <w:bCs/>
          <w:sz w:val="22"/>
          <w:szCs w:val="22"/>
        </w:rPr>
      </w:pPr>
      <w:r>
        <w:rPr>
          <w:rFonts w:hint="eastAsia"/>
          <w:bCs/>
          <w:sz w:val="22"/>
          <w:szCs w:val="22"/>
        </w:rPr>
        <w:t>//DRXPD_RUN(1)</w:t>
      </w:r>
      <w:r>
        <w:rPr>
          <w:rFonts w:hint="eastAsia"/>
          <w:bCs/>
          <w:sz w:val="22"/>
          <w:szCs w:val="22"/>
        </w:rPr>
        <w:tab/>
      </w:r>
      <w:r>
        <w:rPr>
          <w:rFonts w:hint="eastAsia"/>
          <w:bCs/>
          <w:sz w:val="22"/>
          <w:szCs w:val="22"/>
        </w:rPr>
        <w:tab/>
        <w:t>:In action</w:t>
      </w:r>
      <w:r>
        <w:rPr>
          <w:bCs/>
          <w:sz w:val="22"/>
          <w:szCs w:val="22"/>
        </w:rPr>
        <w:t xml:space="preserve"> </w:t>
      </w:r>
    </w:p>
    <w:p w:rsidR="00DF1C7C" w:rsidRDefault="00DF1C7C">
      <w:pPr>
        <w:spacing w:line="0" w:lineRule="atLeast"/>
        <w:ind w:right="1020"/>
        <w:rPr>
          <w:bCs/>
          <w:sz w:val="22"/>
          <w:szCs w:val="22"/>
        </w:rPr>
      </w:pPr>
      <w:r>
        <w:rPr>
          <w:rFonts w:hint="eastAsia"/>
          <w:bCs/>
          <w:sz w:val="22"/>
          <w:szCs w:val="22"/>
        </w:rPr>
        <w:t xml:space="preserve">          int</w:t>
      </w:r>
      <w:r>
        <w:rPr>
          <w:bCs/>
          <w:sz w:val="22"/>
          <w:szCs w:val="22"/>
        </w:rPr>
        <w:t xml:space="preserve"> </w:t>
      </w:r>
      <w:r>
        <w:rPr>
          <w:rFonts w:hint="eastAsia"/>
          <w:bCs/>
          <w:sz w:val="22"/>
          <w:szCs w:val="22"/>
        </w:rPr>
        <w:t>GroupNum; // Number of Group(16～64[</w:t>
      </w:r>
      <w:r>
        <w:rPr>
          <w:bCs/>
          <w:sz w:val="22"/>
          <w:szCs w:val="22"/>
        </w:rPr>
        <w:t>defaul</w:t>
      </w:r>
      <w:r>
        <w:rPr>
          <w:rFonts w:hint="eastAsia"/>
          <w:bCs/>
          <w:sz w:val="22"/>
          <w:szCs w:val="22"/>
        </w:rPr>
        <w:t>t:16])</w:t>
      </w:r>
    </w:p>
    <w:p w:rsidR="00DF1C7C" w:rsidRDefault="00DF1C7C">
      <w:pPr>
        <w:spacing w:line="0" w:lineRule="atLeast"/>
        <w:ind w:right="1020" w:firstLineChars="500" w:firstLine="1100"/>
        <w:rPr>
          <w:bCs/>
          <w:sz w:val="22"/>
          <w:szCs w:val="22"/>
        </w:rPr>
      </w:pPr>
      <w:r>
        <w:rPr>
          <w:rFonts w:hint="eastAsia"/>
          <w:bCs/>
          <w:sz w:val="22"/>
          <w:szCs w:val="22"/>
        </w:rPr>
        <w:t>int</w:t>
      </w:r>
      <w:r>
        <w:rPr>
          <w:bCs/>
          <w:sz w:val="22"/>
          <w:szCs w:val="22"/>
        </w:rPr>
        <w:t xml:space="preserve"> </w:t>
      </w:r>
      <w:r>
        <w:rPr>
          <w:rFonts w:hint="eastAsia"/>
          <w:bCs/>
          <w:sz w:val="22"/>
          <w:szCs w:val="22"/>
        </w:rPr>
        <w:t>Group[64]</w:t>
      </w:r>
      <w:r>
        <w:rPr>
          <w:bCs/>
          <w:sz w:val="22"/>
          <w:szCs w:val="22"/>
        </w:rPr>
        <w:t>;</w:t>
      </w:r>
      <w:r>
        <w:rPr>
          <w:bCs/>
          <w:sz w:val="22"/>
          <w:szCs w:val="22"/>
        </w:rPr>
        <w:tab/>
      </w:r>
      <w:r>
        <w:rPr>
          <w:rFonts w:hint="eastAsia"/>
          <w:bCs/>
          <w:sz w:val="22"/>
          <w:szCs w:val="22"/>
        </w:rPr>
        <w:t>//</w:t>
      </w:r>
      <w:r>
        <w:rPr>
          <w:bCs/>
          <w:sz w:val="22"/>
          <w:szCs w:val="22"/>
        </w:rPr>
        <w:t xml:space="preserve">the </w:t>
      </w:r>
      <w:ins w:id="6315" w:author="t_竹沢 公佑" w:date="2020-04-06T11:45:00Z">
        <w:r w:rsidR="00CC2AEC">
          <w:rPr>
            <w:rFonts w:hint="eastAsia"/>
            <w:bCs/>
            <w:sz w:val="22"/>
            <w:szCs w:val="22"/>
          </w:rPr>
          <w:t xml:space="preserve">host </w:t>
        </w:r>
      </w:ins>
      <w:r>
        <w:rPr>
          <w:bCs/>
          <w:sz w:val="22"/>
          <w:szCs w:val="22"/>
        </w:rPr>
        <w:t>receive</w:t>
      </w:r>
      <w:r>
        <w:rPr>
          <w:rFonts w:hint="eastAsia"/>
          <w:bCs/>
          <w:sz w:val="22"/>
          <w:szCs w:val="22"/>
        </w:rPr>
        <w:t xml:space="preserve"> </w:t>
      </w:r>
      <w:r>
        <w:rPr>
          <w:bCs/>
          <w:sz w:val="22"/>
          <w:szCs w:val="22"/>
        </w:rPr>
        <w:t>ring buffer state(group units).</w:t>
      </w:r>
    </w:p>
    <w:p w:rsidR="00DF1C7C" w:rsidRDefault="00DF1C7C">
      <w:pPr>
        <w:spacing w:line="0" w:lineRule="atLeast"/>
        <w:ind w:left="1420" w:right="1020" w:firstLineChars="500" w:firstLine="1100"/>
        <w:rPr>
          <w:lang w:val="en"/>
        </w:rPr>
      </w:pPr>
      <w:r>
        <w:rPr>
          <w:rFonts w:hint="eastAsia"/>
          <w:bCs/>
          <w:sz w:val="22"/>
          <w:szCs w:val="22"/>
        </w:rPr>
        <w:t>//DRXPD_IDLE(0)</w:t>
      </w:r>
      <w:r>
        <w:rPr>
          <w:rFonts w:hint="eastAsia"/>
          <w:bCs/>
          <w:sz w:val="22"/>
          <w:szCs w:val="22"/>
        </w:rPr>
        <w:tab/>
      </w:r>
      <w:r>
        <w:rPr>
          <w:rFonts w:hint="eastAsia"/>
          <w:bCs/>
          <w:sz w:val="22"/>
          <w:szCs w:val="22"/>
        </w:rPr>
        <w:tab/>
        <w:t>:</w:t>
      </w:r>
      <w:r>
        <w:rPr>
          <w:lang w:val="en"/>
        </w:rPr>
        <w:t>Reception completion waiting</w:t>
      </w:r>
    </w:p>
    <w:p w:rsidR="006B17E0" w:rsidRDefault="00DF1C7C" w:rsidP="005038B9">
      <w:pPr>
        <w:spacing w:line="0" w:lineRule="atLeast"/>
        <w:ind w:left="1420" w:firstLineChars="450" w:firstLine="990"/>
        <w:rPr>
          <w:lang w:val="en"/>
        </w:rPr>
      </w:pPr>
      <w:r>
        <w:rPr>
          <w:rFonts w:hint="eastAsia"/>
          <w:bCs/>
          <w:sz w:val="22"/>
          <w:szCs w:val="22"/>
        </w:rPr>
        <w:t>//DRXPD_IDLE_WR(256)</w:t>
      </w:r>
      <w:r>
        <w:rPr>
          <w:rFonts w:hint="eastAsia"/>
          <w:bCs/>
          <w:sz w:val="22"/>
          <w:szCs w:val="22"/>
        </w:rPr>
        <w:tab/>
        <w:t>:</w:t>
      </w:r>
      <w:r w:rsidR="002F4CF3">
        <w:rPr>
          <w:rFonts w:hint="eastAsia"/>
          <w:lang w:val="en"/>
        </w:rPr>
        <w:t>Under receiving</w:t>
      </w:r>
      <w:r>
        <w:rPr>
          <w:rFonts w:hint="eastAsia"/>
          <w:lang w:val="en"/>
        </w:rPr>
        <w:t>.</w:t>
      </w:r>
    </w:p>
    <w:p w:rsidR="00DF1C7C" w:rsidRDefault="00DF1C7C">
      <w:pPr>
        <w:spacing w:line="0" w:lineRule="atLeast"/>
        <w:ind w:left="2520" w:right="1020"/>
        <w:rPr>
          <w:lang w:val="en"/>
        </w:rPr>
      </w:pPr>
      <w:r>
        <w:rPr>
          <w:rFonts w:hint="eastAsia"/>
          <w:bCs/>
          <w:sz w:val="22"/>
          <w:szCs w:val="22"/>
        </w:rPr>
        <w:t>//DRXPD_COMPLETE(1)</w:t>
      </w:r>
      <w:r>
        <w:rPr>
          <w:rFonts w:hint="eastAsia"/>
          <w:bCs/>
          <w:sz w:val="22"/>
          <w:szCs w:val="22"/>
        </w:rPr>
        <w:tab/>
        <w:t>:</w:t>
      </w:r>
      <w:r>
        <w:rPr>
          <w:sz w:val="22"/>
          <w:szCs w:val="22"/>
          <w:lang w:val="en"/>
        </w:rPr>
        <w:t>Reception</w:t>
      </w:r>
      <w:r>
        <w:rPr>
          <w:rFonts w:hint="eastAsia"/>
          <w:sz w:val="22"/>
          <w:szCs w:val="22"/>
          <w:lang w:val="en"/>
        </w:rPr>
        <w:t xml:space="preserve"> </w:t>
      </w:r>
      <w:r>
        <w:rPr>
          <w:sz w:val="22"/>
          <w:szCs w:val="22"/>
          <w:lang w:val="en"/>
        </w:rPr>
        <w:t>completion</w:t>
      </w:r>
    </w:p>
    <w:p w:rsidR="00DF1C7C" w:rsidRDefault="00DF1C7C">
      <w:pPr>
        <w:spacing w:line="0" w:lineRule="atLeast"/>
        <w:ind w:left="1680" w:right="1020" w:firstLine="840"/>
        <w:rPr>
          <w:bCs/>
          <w:sz w:val="22"/>
          <w:szCs w:val="22"/>
        </w:rPr>
      </w:pPr>
      <w:r>
        <w:rPr>
          <w:rFonts w:hint="eastAsia"/>
          <w:sz w:val="22"/>
          <w:szCs w:val="22"/>
          <w:lang w:val="en"/>
        </w:rPr>
        <w:t>//</w:t>
      </w:r>
      <w:r>
        <w:rPr>
          <w:rFonts w:hint="eastAsia"/>
          <w:sz w:val="22"/>
          <w:szCs w:val="22"/>
          <w:lang w:val="en"/>
        </w:rPr>
        <w:tab/>
      </w:r>
      <w:r>
        <w:rPr>
          <w:rFonts w:hint="eastAsia"/>
          <w:sz w:val="22"/>
          <w:szCs w:val="22"/>
          <w:lang w:val="en"/>
        </w:rPr>
        <w:tab/>
      </w:r>
      <w:r>
        <w:rPr>
          <w:rFonts w:hint="eastAsia"/>
          <w:sz w:val="22"/>
          <w:szCs w:val="22"/>
          <w:lang w:val="en"/>
        </w:rPr>
        <w:tab/>
      </w:r>
      <w:r>
        <w:rPr>
          <w:sz w:val="22"/>
          <w:szCs w:val="22"/>
          <w:lang w:val="en"/>
        </w:rPr>
        <w:t>(acquisition waiting for applications )</w:t>
      </w:r>
      <w:r>
        <w:rPr>
          <w:rFonts w:hint="eastAsia"/>
          <w:bCs/>
          <w:sz w:val="22"/>
          <w:szCs w:val="22"/>
        </w:rPr>
        <w:t xml:space="preserve">　</w:t>
      </w:r>
    </w:p>
    <w:p w:rsidR="00DA0E29" w:rsidRDefault="00DF1C7C">
      <w:pPr>
        <w:spacing w:line="0" w:lineRule="atLeast"/>
        <w:ind w:left="2520" w:right="1020"/>
        <w:rPr>
          <w:sz w:val="22"/>
          <w:szCs w:val="22"/>
          <w:lang w:val="en"/>
        </w:rPr>
      </w:pPr>
      <w:r>
        <w:rPr>
          <w:rFonts w:hint="eastAsia"/>
          <w:bCs/>
          <w:sz w:val="22"/>
          <w:szCs w:val="22"/>
        </w:rPr>
        <w:t>//DRXPD_OVERRUN(2)</w:t>
      </w:r>
      <w:r>
        <w:rPr>
          <w:rFonts w:hint="eastAsia"/>
          <w:bCs/>
          <w:sz w:val="22"/>
          <w:szCs w:val="22"/>
        </w:rPr>
        <w:tab/>
        <w:t>:</w:t>
      </w:r>
      <w:r>
        <w:rPr>
          <w:sz w:val="22"/>
          <w:szCs w:val="22"/>
          <w:lang w:val="en"/>
        </w:rPr>
        <w:t>Overrun</w:t>
      </w:r>
    </w:p>
    <w:p w:rsidR="00DA0E29" w:rsidRDefault="00DF1C7C" w:rsidP="005038B9">
      <w:pPr>
        <w:spacing w:line="0" w:lineRule="atLeast"/>
        <w:ind w:left="2520" w:right="1020"/>
        <w:rPr>
          <w:sz w:val="22"/>
          <w:szCs w:val="22"/>
          <w:lang w:val="en"/>
        </w:rPr>
      </w:pPr>
      <w:r>
        <w:rPr>
          <w:rFonts w:hint="eastAsia"/>
          <w:sz w:val="22"/>
          <w:szCs w:val="22"/>
          <w:lang w:val="en"/>
        </w:rPr>
        <w:t>//</w:t>
      </w:r>
      <w:r>
        <w:rPr>
          <w:rFonts w:hint="eastAsia"/>
          <w:sz w:val="22"/>
          <w:szCs w:val="22"/>
          <w:lang w:val="en"/>
        </w:rPr>
        <w:tab/>
      </w:r>
      <w:r>
        <w:rPr>
          <w:rFonts w:hint="eastAsia"/>
          <w:sz w:val="22"/>
          <w:szCs w:val="22"/>
          <w:lang w:val="en"/>
        </w:rPr>
        <w:tab/>
      </w:r>
      <w:r w:rsidR="00DA0E29">
        <w:rPr>
          <w:rFonts w:hint="eastAsia"/>
          <w:sz w:val="22"/>
          <w:szCs w:val="22"/>
          <w:lang w:val="en"/>
        </w:rPr>
        <w:t xml:space="preserve">        </w:t>
      </w:r>
      <w:r>
        <w:rPr>
          <w:sz w:val="22"/>
          <w:szCs w:val="22"/>
          <w:lang w:val="en"/>
        </w:rPr>
        <w:t>(</w:t>
      </w:r>
      <w:r w:rsidR="00535FE6">
        <w:rPr>
          <w:rFonts w:hint="eastAsia"/>
          <w:sz w:val="22"/>
          <w:szCs w:val="22"/>
          <w:lang w:val="en"/>
        </w:rPr>
        <w:t xml:space="preserve">Waiting for the completion of </w:t>
      </w:r>
      <w:r>
        <w:rPr>
          <w:sz w:val="22"/>
          <w:szCs w:val="22"/>
          <w:lang w:val="en"/>
        </w:rPr>
        <w:t xml:space="preserve">the </w:t>
      </w:r>
    </w:p>
    <w:p w:rsidR="00DF1C7C" w:rsidRDefault="00DA0E29" w:rsidP="005038B9">
      <w:pPr>
        <w:spacing w:line="0" w:lineRule="atLeast"/>
        <w:ind w:left="2520" w:right="1020"/>
        <w:rPr>
          <w:sz w:val="22"/>
          <w:szCs w:val="22"/>
          <w:lang w:val="en"/>
        </w:rPr>
      </w:pPr>
      <w:r>
        <w:rPr>
          <w:rFonts w:hint="eastAsia"/>
          <w:sz w:val="22"/>
          <w:szCs w:val="22"/>
          <w:lang w:val="en"/>
        </w:rPr>
        <w:t xml:space="preserve">//                      </w:t>
      </w:r>
      <w:r w:rsidR="00DF1C7C">
        <w:rPr>
          <w:sz w:val="22"/>
          <w:szCs w:val="22"/>
          <w:lang w:val="en"/>
        </w:rPr>
        <w:t>processing of the application</w:t>
      </w:r>
      <w:r w:rsidR="00DF1C7C">
        <w:rPr>
          <w:rFonts w:hint="eastAsia"/>
          <w:sz w:val="22"/>
          <w:szCs w:val="22"/>
          <w:lang w:val="en"/>
        </w:rPr>
        <w:t>.</w:t>
      </w:r>
      <w:r w:rsidR="00DF1C7C">
        <w:rPr>
          <w:sz w:val="22"/>
          <w:szCs w:val="22"/>
          <w:lang w:val="en"/>
        </w:rPr>
        <w:t>)</w:t>
      </w:r>
    </w:p>
    <w:p w:rsidR="007919E7" w:rsidRDefault="00DF1C7C">
      <w:pPr>
        <w:spacing w:line="0" w:lineRule="atLeast"/>
        <w:ind w:left="2520" w:right="1020"/>
        <w:rPr>
          <w:lang w:val="en"/>
        </w:rPr>
      </w:pPr>
      <w:r>
        <w:rPr>
          <w:rFonts w:hint="eastAsia"/>
          <w:bCs/>
          <w:sz w:val="22"/>
          <w:szCs w:val="22"/>
        </w:rPr>
        <w:t>//DRXPD_OVERRUN_WR(258):</w:t>
      </w:r>
      <w:r>
        <w:rPr>
          <w:sz w:val="22"/>
          <w:szCs w:val="22"/>
          <w:lang w:val="en"/>
        </w:rPr>
        <w:t xml:space="preserve">Overrun </w:t>
      </w:r>
      <w:r>
        <w:rPr>
          <w:rFonts w:hint="eastAsia"/>
          <w:sz w:val="22"/>
          <w:szCs w:val="22"/>
          <w:lang w:val="en"/>
        </w:rPr>
        <w:t>,</w:t>
      </w:r>
      <w:r w:rsidR="00535FE6">
        <w:rPr>
          <w:rFonts w:hint="eastAsia"/>
          <w:lang w:val="en"/>
        </w:rPr>
        <w:t xml:space="preserve">Under writing process, the </w:t>
      </w:r>
    </w:p>
    <w:p w:rsidR="00DF1C7C" w:rsidRDefault="007919E7" w:rsidP="005038B9">
      <w:pPr>
        <w:spacing w:line="0" w:lineRule="atLeast"/>
        <w:ind w:left="2520" w:right="1020"/>
        <w:rPr>
          <w:bCs/>
          <w:sz w:val="22"/>
          <w:szCs w:val="22"/>
          <w:lang w:val="en"/>
        </w:rPr>
      </w:pPr>
      <w:r>
        <w:rPr>
          <w:rFonts w:hint="eastAsia"/>
          <w:lang w:val="en"/>
        </w:rPr>
        <w:t xml:space="preserve">//                     </w:t>
      </w:r>
      <w:r w:rsidR="00535FE6">
        <w:rPr>
          <w:rFonts w:hint="eastAsia"/>
          <w:lang w:val="en"/>
        </w:rPr>
        <w:t>application shall wait the completion.</w:t>
      </w:r>
    </w:p>
    <w:p w:rsidR="00DF1C7C" w:rsidRDefault="00DF1C7C">
      <w:pPr>
        <w:spacing w:line="0" w:lineRule="atLeast"/>
        <w:ind w:right="1020" w:firstLineChars="381" w:firstLine="838"/>
        <w:rPr>
          <w:bCs/>
          <w:sz w:val="22"/>
          <w:szCs w:val="22"/>
        </w:rPr>
      </w:pPr>
      <w:r>
        <w:rPr>
          <w:bCs/>
          <w:sz w:val="22"/>
          <w:szCs w:val="22"/>
        </w:rPr>
        <w:t>}</w:t>
      </w:r>
      <w:r>
        <w:rPr>
          <w:rFonts w:hint="eastAsia"/>
          <w:bCs/>
          <w:sz w:val="22"/>
          <w:szCs w:val="22"/>
        </w:rPr>
        <w:t xml:space="preserve">　ST_DRXPD_RCVSTS</w:t>
      </w:r>
      <w:r>
        <w:rPr>
          <w:bCs/>
          <w:sz w:val="22"/>
          <w:szCs w:val="22"/>
        </w:rPr>
        <w:t>;</w:t>
      </w:r>
    </w:p>
    <w:p w:rsidR="00DF1C7C" w:rsidRDefault="00DF1C7C">
      <w:pPr>
        <w:spacing w:line="0" w:lineRule="atLeast"/>
        <w:ind w:right="1020"/>
        <w:rPr>
          <w:bCs/>
          <w:sz w:val="22"/>
          <w:szCs w:val="22"/>
        </w:rPr>
      </w:pPr>
    </w:p>
    <w:p w:rsidR="00DF1C7C" w:rsidRDefault="00DF1C7C">
      <w:pPr>
        <w:spacing w:line="0" w:lineRule="atLeast"/>
        <w:ind w:right="1020" w:firstLineChars="50" w:firstLine="110"/>
        <w:rPr>
          <w:b/>
          <w:sz w:val="22"/>
          <w:szCs w:val="22"/>
        </w:rPr>
      </w:pPr>
      <w:r>
        <w:rPr>
          <w:rFonts w:hint="eastAsia"/>
          <w:b/>
          <w:sz w:val="22"/>
          <w:szCs w:val="22"/>
        </w:rPr>
        <w:t>【Return】</w:t>
      </w:r>
    </w:p>
    <w:p w:rsidR="00DF1C7C" w:rsidRDefault="00DF1C7C">
      <w:pPr>
        <w:spacing w:line="0" w:lineRule="atLeast"/>
        <w:ind w:right="1020" w:firstLineChars="200" w:firstLine="440"/>
        <w:rPr>
          <w:bCs/>
          <w:sz w:val="22"/>
          <w:szCs w:val="22"/>
        </w:rPr>
      </w:pPr>
      <w:del w:id="6316" w:author="t_竹沢 公佑" w:date="2019-10-05T11:19:00Z">
        <w:r w:rsidDel="00A9513E">
          <w:rPr>
            <w:rFonts w:hint="eastAsia"/>
            <w:bCs/>
            <w:sz w:val="22"/>
            <w:szCs w:val="22"/>
          </w:rPr>
          <w:delText xml:space="preserve">If it is success, </w:delText>
        </w:r>
      </w:del>
      <w:r>
        <w:rPr>
          <w:rFonts w:hint="eastAsia"/>
          <w:bCs/>
          <w:sz w:val="22"/>
          <w:szCs w:val="22"/>
        </w:rPr>
        <w:t xml:space="preserve">0 </w:t>
      </w:r>
      <w:r>
        <w:rPr>
          <w:bCs/>
          <w:sz w:val="22"/>
          <w:szCs w:val="22"/>
        </w:rPr>
        <w:t>is returne</w:t>
      </w:r>
      <w:r>
        <w:rPr>
          <w:rFonts w:hint="eastAsia"/>
          <w:bCs/>
          <w:sz w:val="22"/>
          <w:szCs w:val="22"/>
        </w:rPr>
        <w:t>d</w:t>
      </w:r>
      <w:r>
        <w:rPr>
          <w:bCs/>
          <w:sz w:val="22"/>
          <w:szCs w:val="22"/>
        </w:rPr>
        <w:t>.</w:t>
      </w:r>
      <w:ins w:id="6317" w:author="t_竹沢 公佑" w:date="2019-09-18T13:17:00Z">
        <w:r w:rsidR="00217E3E" w:rsidDel="00217E3E">
          <w:rPr>
            <w:bCs/>
            <w:sz w:val="22"/>
            <w:szCs w:val="22"/>
          </w:rPr>
          <w:t xml:space="preserve"> </w:t>
        </w:r>
      </w:ins>
      <w:del w:id="6318" w:author="t_竹沢 公佑" w:date="2019-09-18T13:17:00Z">
        <w:r w:rsidDel="00217E3E">
          <w:rPr>
            <w:bCs/>
            <w:sz w:val="22"/>
            <w:szCs w:val="22"/>
          </w:rPr>
          <w:delText xml:space="preserve">　</w:delText>
        </w:r>
      </w:del>
      <w:ins w:id="6319" w:author="t_竹沢 公佑" w:date="2019-09-18T13:17:00Z">
        <w:r w:rsidR="00217E3E">
          <w:rPr>
            <w:rFonts w:hint="eastAsia"/>
            <w:bCs/>
            <w:sz w:val="22"/>
            <w:szCs w:val="22"/>
          </w:rPr>
          <w:t>I</w:t>
        </w:r>
      </w:ins>
      <w:del w:id="6320" w:author="t_竹沢 公佑" w:date="2019-09-18T13:17:00Z">
        <w:r w:rsidDel="00217E3E">
          <w:rPr>
            <w:bCs/>
            <w:sz w:val="22"/>
            <w:szCs w:val="22"/>
          </w:rPr>
          <w:delText>i</w:delText>
        </w:r>
      </w:del>
      <w:r>
        <w:rPr>
          <w:bCs/>
          <w:sz w:val="22"/>
          <w:szCs w:val="22"/>
        </w:rPr>
        <w:t xml:space="preserve">f </w:t>
      </w:r>
      <w:r>
        <w:rPr>
          <w:rFonts w:hint="eastAsia"/>
          <w:bCs/>
          <w:sz w:val="22"/>
          <w:szCs w:val="22"/>
        </w:rPr>
        <w:t xml:space="preserve">an </w:t>
      </w:r>
      <w:r>
        <w:rPr>
          <w:bCs/>
          <w:sz w:val="22"/>
          <w:szCs w:val="22"/>
        </w:rPr>
        <w:t>error　occur</w:t>
      </w:r>
      <w:r>
        <w:rPr>
          <w:rFonts w:hint="eastAsia"/>
          <w:bCs/>
          <w:sz w:val="22"/>
          <w:szCs w:val="22"/>
        </w:rPr>
        <w:t>s</w:t>
      </w:r>
      <w:r w:rsidR="00121762">
        <w:rPr>
          <w:bCs/>
          <w:sz w:val="22"/>
          <w:szCs w:val="22"/>
        </w:rPr>
        <w:t>, -1 is returned</w:t>
      </w:r>
      <w:r w:rsidR="00121762">
        <w:rPr>
          <w:rFonts w:hint="eastAsia"/>
          <w:bCs/>
          <w:sz w:val="22"/>
          <w:szCs w:val="22"/>
        </w:rPr>
        <w:t xml:space="preserve"> </w:t>
      </w:r>
      <w:r w:rsidR="00121762" w:rsidRPr="00121762">
        <w:rPr>
          <w:bCs/>
          <w:sz w:val="22"/>
          <w:szCs w:val="22"/>
        </w:rPr>
        <w:t>in which case</w:t>
      </w:r>
      <w:del w:id="6321" w:author="t_竹沢 公佑" w:date="2019-10-05T11:19:00Z">
        <w:r w:rsidR="00121762" w:rsidRPr="00121762" w:rsidDel="00A9513E">
          <w:rPr>
            <w:bCs/>
            <w:sz w:val="22"/>
            <w:szCs w:val="22"/>
          </w:rPr>
          <w:delText>,</w:delText>
        </w:r>
      </w:del>
      <w:r w:rsidR="00121762" w:rsidRPr="00121762">
        <w:rPr>
          <w:bCs/>
          <w:sz w:val="22"/>
          <w:szCs w:val="22"/>
        </w:rPr>
        <w:t xml:space="preserve"> errno is set.</w:t>
      </w:r>
    </w:p>
    <w:p w:rsidR="0022235B" w:rsidRDefault="0022235B" w:rsidP="00970A62">
      <w:pPr>
        <w:spacing w:line="0" w:lineRule="atLeast"/>
        <w:ind w:right="1020" w:firstLineChars="50" w:firstLine="110"/>
        <w:rPr>
          <w:b/>
          <w:sz w:val="22"/>
          <w:szCs w:val="22"/>
        </w:rPr>
      </w:pPr>
    </w:p>
    <w:p w:rsidR="00970A62" w:rsidRDefault="00970A62" w:rsidP="00970A62">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ins w:id="6322" w:author="t_竹沢 公佑" w:date="2019-09-18T13:17:00Z"/>
          <w:bCs/>
          <w:sz w:val="22"/>
          <w:szCs w:val="22"/>
        </w:rPr>
      </w:pPr>
      <w:r w:rsidRPr="00121762">
        <w:rPr>
          <w:bCs/>
          <w:sz w:val="22"/>
          <w:szCs w:val="22"/>
        </w:rPr>
        <w:t>This command can fail with the following errors.</w:t>
      </w:r>
    </w:p>
    <w:p w:rsidR="00217E3E" w:rsidRPr="00217E3E" w:rsidRDefault="00217E3E" w:rsidP="00217E3E">
      <w:pPr>
        <w:spacing w:line="0" w:lineRule="atLeast"/>
        <w:ind w:right="1020" w:firstLineChars="200" w:firstLine="440"/>
        <w:rPr>
          <w:ins w:id="6323" w:author="t_竹沢 公佑" w:date="2019-09-18T13:17:00Z"/>
          <w:bCs/>
          <w:sz w:val="22"/>
          <w:szCs w:val="22"/>
        </w:rPr>
      </w:pPr>
      <w:ins w:id="6324" w:author="t_竹沢 公佑" w:date="2019-09-18T13:17:00Z">
        <w:r w:rsidRPr="00217E3E">
          <w:rPr>
            <w:bCs/>
            <w:sz w:val="22"/>
            <w:szCs w:val="22"/>
          </w:rPr>
          <w:t>EINVAL</w:t>
        </w:r>
      </w:ins>
    </w:p>
    <w:p w:rsidR="00217E3E" w:rsidRPr="00217E3E" w:rsidRDefault="00A9513E" w:rsidP="00217E3E">
      <w:pPr>
        <w:spacing w:line="0" w:lineRule="atLeast"/>
        <w:ind w:right="1020" w:firstLineChars="200" w:firstLine="440"/>
        <w:rPr>
          <w:ins w:id="6325" w:author="t_竹沢 公佑" w:date="2019-09-18T13:17:00Z"/>
          <w:bCs/>
          <w:sz w:val="22"/>
          <w:szCs w:val="22"/>
        </w:rPr>
      </w:pPr>
      <w:ins w:id="6326" w:author="t_竹沢 公佑" w:date="2019-09-18T13:17:00Z">
        <w:r>
          <w:rPr>
            <w:bCs/>
            <w:sz w:val="22"/>
            <w:szCs w:val="22"/>
          </w:rPr>
          <w:t xml:space="preserve">  When </w:t>
        </w:r>
      </w:ins>
      <w:ins w:id="6327" w:author="t_竹沢 公佑" w:date="2019-10-05T11:20:00Z">
        <w:r>
          <w:rPr>
            <w:rFonts w:hint="eastAsia"/>
            <w:bCs/>
            <w:sz w:val="22"/>
            <w:szCs w:val="22"/>
          </w:rPr>
          <w:t>you don</w:t>
        </w:r>
        <w:r>
          <w:rPr>
            <w:bCs/>
            <w:sz w:val="22"/>
            <w:szCs w:val="22"/>
          </w:rPr>
          <w:t>’</w:t>
        </w:r>
        <w:r>
          <w:rPr>
            <w:rFonts w:hint="eastAsia"/>
            <w:bCs/>
            <w:sz w:val="22"/>
            <w:szCs w:val="22"/>
          </w:rPr>
          <w:t>t open the device file with O_RDWR flag</w:t>
        </w:r>
      </w:ins>
      <w:ins w:id="6328" w:author="t_竹沢 公佑" w:date="2019-09-18T13:17:00Z">
        <w:r w:rsidR="00217E3E" w:rsidRPr="00217E3E">
          <w:rPr>
            <w:bCs/>
            <w:sz w:val="22"/>
            <w:szCs w:val="22"/>
          </w:rPr>
          <w:t xml:space="preserve">. </w:t>
        </w:r>
      </w:ins>
    </w:p>
    <w:p w:rsidR="00217E3E" w:rsidRPr="00217E3E" w:rsidRDefault="00217E3E" w:rsidP="00217E3E">
      <w:pPr>
        <w:spacing w:line="0" w:lineRule="atLeast"/>
        <w:ind w:right="1020" w:firstLineChars="200" w:firstLine="440"/>
        <w:rPr>
          <w:ins w:id="6329" w:author="t_竹沢 公佑" w:date="2019-09-18T13:17:00Z"/>
          <w:bCs/>
          <w:sz w:val="22"/>
          <w:szCs w:val="22"/>
        </w:rPr>
      </w:pPr>
      <w:ins w:id="6330" w:author="t_竹沢 公佑" w:date="2019-09-18T13:17:00Z">
        <w:r w:rsidRPr="00217E3E">
          <w:rPr>
            <w:bCs/>
            <w:sz w:val="22"/>
            <w:szCs w:val="22"/>
          </w:rPr>
          <w:t xml:space="preserve">  If you application opened device file with other than O_RDWR flag,</w:t>
        </w:r>
      </w:ins>
    </w:p>
    <w:p w:rsidR="00217E3E" w:rsidRPr="00217E3E" w:rsidRDefault="00217E3E" w:rsidP="00217E3E">
      <w:pPr>
        <w:spacing w:line="0" w:lineRule="atLeast"/>
        <w:ind w:right="1020" w:firstLineChars="200" w:firstLine="440"/>
        <w:rPr>
          <w:ins w:id="6331" w:author="t_竹沢 公佑" w:date="2019-09-18T13:17:00Z"/>
          <w:bCs/>
          <w:sz w:val="22"/>
          <w:szCs w:val="22"/>
        </w:rPr>
      </w:pPr>
      <w:ins w:id="6332" w:author="t_竹沢 公佑" w:date="2019-09-18T13:17:00Z">
        <w:r w:rsidRPr="00217E3E">
          <w:rPr>
            <w:bCs/>
            <w:sz w:val="22"/>
            <w:szCs w:val="22"/>
          </w:rPr>
          <w:t xml:space="preserve">  please open device file with the O_RDWR flag. </w:t>
        </w:r>
      </w:ins>
    </w:p>
    <w:p w:rsidR="00217E3E" w:rsidRPr="00217E3E" w:rsidRDefault="00217E3E" w:rsidP="00217E3E">
      <w:pPr>
        <w:spacing w:line="0" w:lineRule="atLeast"/>
        <w:ind w:right="1020" w:firstLineChars="200" w:firstLine="440"/>
        <w:rPr>
          <w:ins w:id="6333" w:author="t_竹沢 公佑" w:date="2019-09-18T13:17:00Z"/>
          <w:bCs/>
          <w:sz w:val="22"/>
          <w:szCs w:val="22"/>
        </w:rPr>
      </w:pPr>
      <w:ins w:id="6334" w:author="t_竹沢 公佑" w:date="2019-09-18T13:17:00Z">
        <w:r w:rsidRPr="00217E3E">
          <w:rPr>
            <w:bCs/>
            <w:sz w:val="22"/>
            <w:szCs w:val="22"/>
          </w:rPr>
          <w:t>EFAULT</w:t>
        </w:r>
      </w:ins>
    </w:p>
    <w:p w:rsidR="00217E3E" w:rsidRPr="00217E3E" w:rsidRDefault="00217E3E" w:rsidP="00217E3E">
      <w:pPr>
        <w:spacing w:line="0" w:lineRule="atLeast"/>
        <w:ind w:right="1020" w:firstLineChars="200" w:firstLine="440"/>
        <w:rPr>
          <w:ins w:id="6335" w:author="t_竹沢 公佑" w:date="2019-09-18T13:17:00Z"/>
          <w:bCs/>
          <w:sz w:val="22"/>
          <w:szCs w:val="22"/>
        </w:rPr>
      </w:pPr>
      <w:ins w:id="6336" w:author="t_竹沢 公佑" w:date="2019-09-18T13:17:00Z">
        <w:r w:rsidRPr="00217E3E">
          <w:rPr>
            <w:bCs/>
            <w:sz w:val="22"/>
            <w:szCs w:val="22"/>
          </w:rPr>
          <w:t xml:space="preserve">  When this </w:t>
        </w:r>
      </w:ins>
      <w:ins w:id="6337" w:author="t_竹沢 公佑" w:date="2019-10-05T11:20:00Z">
        <w:r w:rsidR="00A9513E">
          <w:rPr>
            <w:rFonts w:hint="eastAsia"/>
            <w:bCs/>
            <w:sz w:val="22"/>
            <w:szCs w:val="22"/>
          </w:rPr>
          <w:t xml:space="preserve">command </w:t>
        </w:r>
      </w:ins>
      <w:ins w:id="6338" w:author="t_竹沢 公佑" w:date="2019-09-18T13:17:00Z">
        <w:r w:rsidR="00A9513E">
          <w:rPr>
            <w:bCs/>
            <w:sz w:val="22"/>
            <w:szCs w:val="22"/>
          </w:rPr>
          <w:t>fai</w:t>
        </w:r>
      </w:ins>
      <w:ins w:id="6339" w:author="t_竹沢 公佑" w:date="2019-10-05T11:20:00Z">
        <w:r w:rsidR="00A9513E">
          <w:rPr>
            <w:rFonts w:hint="eastAsia"/>
            <w:bCs/>
            <w:sz w:val="22"/>
            <w:szCs w:val="22"/>
          </w:rPr>
          <w:t>ls</w:t>
        </w:r>
      </w:ins>
      <w:ins w:id="6340" w:author="t_竹沢 公佑" w:date="2019-09-18T13:17:00Z">
        <w:r w:rsidRPr="00217E3E">
          <w:rPr>
            <w:bCs/>
            <w:sz w:val="22"/>
            <w:szCs w:val="22"/>
          </w:rPr>
          <w:t xml:space="preserve"> to copy the status to p_rcv_status, it sets EFAULT to errno. </w:t>
        </w:r>
      </w:ins>
    </w:p>
    <w:p w:rsidR="00217E3E" w:rsidRPr="00217E3E" w:rsidRDefault="00217E3E" w:rsidP="00217E3E">
      <w:pPr>
        <w:spacing w:line="0" w:lineRule="atLeast"/>
        <w:ind w:right="1020" w:firstLineChars="200" w:firstLine="440"/>
        <w:rPr>
          <w:ins w:id="6341" w:author="t_竹沢 公佑" w:date="2019-09-18T13:17:00Z"/>
          <w:bCs/>
          <w:sz w:val="22"/>
          <w:szCs w:val="22"/>
        </w:rPr>
      </w:pPr>
      <w:ins w:id="6342" w:author="t_竹沢 公佑" w:date="2019-09-18T13:17:00Z">
        <w:r w:rsidRPr="00217E3E">
          <w:rPr>
            <w:bCs/>
            <w:sz w:val="22"/>
            <w:szCs w:val="22"/>
          </w:rPr>
          <w:t xml:space="preserve">  In this case, please ignore the value of *p_rcv_status.</w:t>
        </w:r>
      </w:ins>
    </w:p>
    <w:p w:rsidR="00217E3E" w:rsidRPr="00217E3E" w:rsidRDefault="00A9513E" w:rsidP="00217E3E">
      <w:pPr>
        <w:spacing w:line="0" w:lineRule="atLeast"/>
        <w:ind w:right="1020" w:firstLineChars="200" w:firstLine="440"/>
        <w:rPr>
          <w:ins w:id="6343" w:author="t_竹沢 公佑" w:date="2019-09-18T13:17:00Z"/>
          <w:bCs/>
          <w:sz w:val="22"/>
          <w:szCs w:val="22"/>
        </w:rPr>
      </w:pPr>
      <w:ins w:id="6344" w:author="t_竹沢 公佑" w:date="2019-09-18T13:17:00Z">
        <w:r>
          <w:rPr>
            <w:bCs/>
            <w:sz w:val="22"/>
            <w:szCs w:val="22"/>
          </w:rPr>
          <w:t xml:space="preserve">  </w:t>
        </w:r>
      </w:ins>
      <w:ins w:id="6345" w:author="t_竹沢 公佑" w:date="2019-10-05T11:21:00Z">
        <w:r>
          <w:rPr>
            <w:rFonts w:hint="eastAsia"/>
            <w:bCs/>
            <w:sz w:val="22"/>
            <w:szCs w:val="22"/>
          </w:rPr>
          <w:t xml:space="preserve">Your </w:t>
        </w:r>
      </w:ins>
      <w:ins w:id="6346" w:author="t_竹沢 公佑" w:date="2019-09-18T13:17:00Z">
        <w:r w:rsidR="00217E3E" w:rsidRPr="00217E3E">
          <w:rPr>
            <w:bCs/>
            <w:sz w:val="22"/>
            <w:szCs w:val="22"/>
          </w:rPr>
          <w:t xml:space="preserve">application may give an invalid address to this pointer, </w:t>
        </w:r>
      </w:ins>
    </w:p>
    <w:p w:rsidR="00217E3E" w:rsidRDefault="00217E3E" w:rsidP="00217E3E">
      <w:pPr>
        <w:spacing w:line="0" w:lineRule="atLeast"/>
        <w:ind w:right="1020" w:firstLineChars="200" w:firstLine="440"/>
        <w:rPr>
          <w:ins w:id="6347" w:author="t_竹沢 公佑" w:date="2019-09-18T13:17:00Z"/>
          <w:bCs/>
          <w:sz w:val="22"/>
          <w:szCs w:val="22"/>
        </w:rPr>
      </w:pPr>
      <w:ins w:id="6348" w:author="t_竹沢 公佑" w:date="2019-09-18T13:17:00Z">
        <w:r w:rsidRPr="00217E3E">
          <w:rPr>
            <w:bCs/>
            <w:sz w:val="22"/>
            <w:szCs w:val="22"/>
          </w:rPr>
          <w:t xml:space="preserve">  please check its address.</w:t>
        </w:r>
      </w:ins>
    </w:p>
    <w:p w:rsidR="00217E3E" w:rsidRDefault="00217E3E" w:rsidP="00121762">
      <w:pPr>
        <w:spacing w:line="0" w:lineRule="atLeast"/>
        <w:ind w:right="1020" w:firstLineChars="200" w:firstLine="440"/>
        <w:rPr>
          <w:ins w:id="6349" w:author="t_竹沢 公佑" w:date="2019-09-18T13:17:00Z"/>
          <w:bCs/>
          <w:sz w:val="22"/>
          <w:szCs w:val="22"/>
        </w:rPr>
      </w:pPr>
    </w:p>
    <w:p w:rsidR="00217E3E" w:rsidRDefault="00217E3E" w:rsidP="00121762">
      <w:pPr>
        <w:spacing w:line="0" w:lineRule="atLeast"/>
        <w:ind w:right="1020" w:firstLineChars="200" w:firstLine="440"/>
        <w:rPr>
          <w:ins w:id="6350" w:author="t_竹沢 公佑" w:date="2019-09-18T13:17:00Z"/>
          <w:bCs/>
          <w:sz w:val="22"/>
          <w:szCs w:val="22"/>
        </w:rPr>
      </w:pPr>
      <w:ins w:id="6351" w:author="t_竹沢 公佑" w:date="2019-09-18T13:17:00Z">
        <w:r>
          <w:rPr>
            <w:bCs/>
            <w:sz w:val="22"/>
            <w:szCs w:val="22"/>
          </w:rPr>
          <w:br w:type="page"/>
        </w:r>
      </w:ins>
    </w:p>
    <w:p w:rsidR="00217E3E" w:rsidDel="00217E3E" w:rsidRDefault="00217E3E" w:rsidP="00121762">
      <w:pPr>
        <w:spacing w:line="0" w:lineRule="atLeast"/>
        <w:ind w:right="1020" w:firstLineChars="200" w:firstLine="440"/>
        <w:rPr>
          <w:del w:id="6352" w:author="t_竹沢 公佑" w:date="2019-09-18T13:17:00Z"/>
          <w:bCs/>
          <w:sz w:val="22"/>
          <w:szCs w:val="22"/>
        </w:rPr>
      </w:pPr>
    </w:p>
    <w:p w:rsidR="00970A62" w:rsidDel="00217E3E" w:rsidRDefault="00970A62" w:rsidP="00970A62">
      <w:pPr>
        <w:spacing w:line="0" w:lineRule="atLeast"/>
        <w:ind w:right="1020" w:firstLineChars="200" w:firstLine="440"/>
        <w:rPr>
          <w:del w:id="6353" w:author="t_竹沢 公佑" w:date="2019-09-18T13:17:00Z"/>
          <w:bCs/>
          <w:sz w:val="22"/>
          <w:szCs w:val="22"/>
        </w:rPr>
      </w:pPr>
      <w:del w:id="6354" w:author="t_竹沢 公佑" w:date="2019-09-18T13:17:00Z">
        <w:r w:rsidRPr="00AC10EE" w:rsidDel="00217E3E">
          <w:rPr>
            <w:bCs/>
            <w:sz w:val="22"/>
            <w:szCs w:val="22"/>
          </w:rPr>
          <w:delText>EINVAL</w:delText>
        </w:r>
      </w:del>
    </w:p>
    <w:p w:rsidR="00970A62" w:rsidDel="00217E3E" w:rsidRDefault="00970A62" w:rsidP="00970A62">
      <w:pPr>
        <w:spacing w:line="0" w:lineRule="atLeast"/>
        <w:ind w:right="1020" w:firstLineChars="200" w:firstLine="440"/>
        <w:rPr>
          <w:del w:id="6355" w:author="t_竹沢 公佑" w:date="2019-09-18T13:17:00Z"/>
          <w:bCs/>
          <w:sz w:val="22"/>
          <w:szCs w:val="22"/>
        </w:rPr>
      </w:pPr>
      <w:del w:id="6356" w:author="t_竹沢 公佑" w:date="2019-09-18T13:17:00Z">
        <w:r w:rsidDel="00217E3E">
          <w:rPr>
            <w:rFonts w:hint="eastAsia"/>
            <w:bCs/>
            <w:sz w:val="22"/>
            <w:szCs w:val="22"/>
          </w:rPr>
          <w:delText xml:space="preserve">  When mode is not match (Open device file with the flags </w:delText>
        </w:r>
        <w:r w:rsidDel="00217E3E">
          <w:rPr>
            <w:rFonts w:hint="eastAsia"/>
            <w:iCs/>
            <w:sz w:val="22"/>
            <w:szCs w:val="22"/>
          </w:rPr>
          <w:delText>O_RDWR</w:delText>
        </w:r>
        <w:r w:rsidDel="00217E3E">
          <w:rPr>
            <w:rFonts w:hint="eastAsia"/>
            <w:bCs/>
            <w:sz w:val="22"/>
            <w:szCs w:val="22"/>
          </w:rPr>
          <w:delText>)</w:delText>
        </w:r>
      </w:del>
    </w:p>
    <w:p w:rsidR="00970A62" w:rsidDel="00217E3E" w:rsidRDefault="00970A62" w:rsidP="00970A62">
      <w:pPr>
        <w:spacing w:line="0" w:lineRule="atLeast"/>
        <w:ind w:right="1020" w:firstLineChars="200" w:firstLine="440"/>
        <w:rPr>
          <w:del w:id="6357" w:author="t_竹沢 公佑" w:date="2019-09-18T13:17:00Z"/>
          <w:bCs/>
          <w:sz w:val="22"/>
          <w:szCs w:val="22"/>
        </w:rPr>
      </w:pPr>
      <w:del w:id="6358" w:author="t_竹沢 公佑" w:date="2019-09-18T13:17:00Z">
        <w:r w:rsidRPr="00AC10EE" w:rsidDel="00217E3E">
          <w:rPr>
            <w:bCs/>
            <w:sz w:val="22"/>
            <w:szCs w:val="22"/>
          </w:rPr>
          <w:delText>E</w:delText>
        </w:r>
        <w:r w:rsidDel="00217E3E">
          <w:rPr>
            <w:rFonts w:hint="eastAsia"/>
            <w:bCs/>
            <w:sz w:val="22"/>
            <w:szCs w:val="22"/>
          </w:rPr>
          <w:delText>FAULT</w:delText>
        </w:r>
      </w:del>
    </w:p>
    <w:p w:rsidR="007F5367" w:rsidDel="00217E3E" w:rsidRDefault="00C36CC5" w:rsidP="00C36CC5">
      <w:pPr>
        <w:spacing w:line="0" w:lineRule="atLeast"/>
        <w:ind w:leftChars="200" w:left="700" w:right="1020" w:hangingChars="100" w:hanging="220"/>
        <w:rPr>
          <w:del w:id="6359" w:author="t_竹沢 公佑" w:date="2019-09-18T13:17:00Z"/>
          <w:bCs/>
          <w:sz w:val="22"/>
          <w:szCs w:val="22"/>
        </w:rPr>
      </w:pPr>
      <w:del w:id="6360" w:author="t_竹沢 公佑" w:date="2019-09-18T13:17:00Z">
        <w:r w:rsidDel="00217E3E">
          <w:rPr>
            <w:rFonts w:hint="eastAsia"/>
            <w:bCs/>
            <w:sz w:val="22"/>
            <w:szCs w:val="22"/>
          </w:rPr>
          <w:delText xml:space="preserve">  When this function f</w:delText>
        </w:r>
        <w:r w:rsidRPr="00B23592" w:rsidDel="00217E3E">
          <w:rPr>
            <w:bCs/>
            <w:sz w:val="22"/>
            <w:szCs w:val="22"/>
          </w:rPr>
          <w:delText>ail</w:delText>
        </w:r>
        <w:r w:rsidDel="00217E3E">
          <w:rPr>
            <w:rFonts w:hint="eastAsia"/>
            <w:bCs/>
            <w:sz w:val="22"/>
            <w:szCs w:val="22"/>
          </w:rPr>
          <w:delText>ed</w:delText>
        </w:r>
        <w:r w:rsidRPr="00B23592" w:rsidDel="00217E3E">
          <w:rPr>
            <w:bCs/>
            <w:sz w:val="22"/>
            <w:szCs w:val="22"/>
          </w:rPr>
          <w:delText xml:space="preserve"> to copy </w:delText>
        </w:r>
        <w:r w:rsidDel="00217E3E">
          <w:rPr>
            <w:rFonts w:hint="eastAsia"/>
            <w:bCs/>
            <w:sz w:val="22"/>
            <w:szCs w:val="22"/>
          </w:rPr>
          <w:delText>the status to p_rcv_status</w:delText>
        </w:r>
        <w:r w:rsidDel="00217E3E">
          <w:rPr>
            <w:rFonts w:hint="eastAsia"/>
            <w:iCs/>
            <w:sz w:val="22"/>
            <w:szCs w:val="22"/>
          </w:rPr>
          <w:delText>, it sets EFAULT to errno</w:delText>
        </w:r>
        <w:r w:rsidRPr="00B23592" w:rsidDel="00217E3E">
          <w:rPr>
            <w:bCs/>
            <w:sz w:val="22"/>
            <w:szCs w:val="22"/>
          </w:rPr>
          <w:delText>.</w:delText>
        </w:r>
        <w:r w:rsidDel="00217E3E">
          <w:rPr>
            <w:rFonts w:hint="eastAsia"/>
            <w:bCs/>
            <w:sz w:val="22"/>
            <w:szCs w:val="22"/>
          </w:rPr>
          <w:delText xml:space="preserve"> In this case, please ignore the value of *p_rcv_status.</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RDefault="00E31FC8" w:rsidP="00596636">
      <w:pPr>
        <w:spacing w:line="0" w:lineRule="atLeast"/>
        <w:ind w:right="1020" w:firstLineChars="200" w:firstLine="440"/>
        <w:rPr>
          <w:ins w:id="6361" w:author="t_竹沢 公佑" w:date="2019-08-28T17:17:00Z"/>
          <w:bCs/>
          <w:sz w:val="22"/>
          <w:szCs w:val="22"/>
        </w:rPr>
      </w:pPr>
      <w:r>
        <w:rPr>
          <w:rFonts w:hint="eastAsia"/>
          <w:bCs/>
          <w:sz w:val="22"/>
          <w:szCs w:val="22"/>
        </w:rPr>
        <w:t>S</w:t>
      </w:r>
      <w:r w:rsidR="00596636" w:rsidRPr="00596636">
        <w:rPr>
          <w:bCs/>
          <w:sz w:val="22"/>
          <w:szCs w:val="22"/>
        </w:rPr>
        <w:t>ynchronous</w:t>
      </w:r>
    </w:p>
    <w:p w:rsidR="00E83066" w:rsidRDefault="007F5367">
      <w:pPr>
        <w:spacing w:line="0" w:lineRule="atLeast"/>
        <w:ind w:right="1020" w:firstLineChars="381" w:firstLine="838"/>
        <w:rPr>
          <w:bCs/>
          <w:sz w:val="22"/>
          <w:szCs w:val="22"/>
        </w:rPr>
        <w:pPrChange w:id="6362" w:author="t_竹沢 公佑" w:date="2019-09-10T16:26:00Z">
          <w:pPr>
            <w:spacing w:line="0" w:lineRule="atLeast"/>
            <w:ind w:right="1020" w:firstLineChars="200" w:firstLine="440"/>
          </w:pPr>
        </w:pPrChange>
      </w:pPr>
      <w:ins w:id="6363" w:author="t_竹沢 公佑" w:date="2019-09-10T16:26:00Z">
        <w:r>
          <w:rPr>
            <w:rFonts w:hint="eastAsia"/>
            <w:bCs/>
            <w:sz w:val="22"/>
            <w:szCs w:val="22"/>
          </w:rPr>
          <w:t>There is no FPGA access.</w:t>
        </w:r>
      </w:ins>
    </w:p>
    <w:p w:rsidR="007F5367" w:rsidRDefault="007F5367">
      <w:pPr>
        <w:spacing w:line="0" w:lineRule="atLeast"/>
        <w:ind w:right="1020" w:firstLineChars="50" w:firstLine="110"/>
        <w:rPr>
          <w:ins w:id="6364" w:author="t_竹沢 公佑" w:date="2019-09-10T16:26:00Z"/>
          <w:bCs/>
          <w:sz w:val="22"/>
          <w:szCs w:val="22"/>
        </w:rPr>
      </w:pPr>
    </w:p>
    <w:p w:rsidR="0045604A" w:rsidDel="007F5367" w:rsidRDefault="0045604A" w:rsidP="0045604A">
      <w:pPr>
        <w:spacing w:line="0" w:lineRule="atLeast"/>
        <w:ind w:right="1020" w:firstLineChars="200" w:firstLine="440"/>
        <w:rPr>
          <w:ins w:id="6365" w:author="s_佐野 光" w:date="2019-08-20T15:13:00Z"/>
          <w:del w:id="6366" w:author="t_竹沢 公佑" w:date="2019-09-10T16:26:00Z"/>
          <w:bCs/>
          <w:sz w:val="22"/>
          <w:szCs w:val="22"/>
        </w:rPr>
      </w:pPr>
      <w:ins w:id="6367" w:author="s_佐野 光" w:date="2019-08-20T15:13:00Z">
        <w:del w:id="6368" w:author="t_竹沢 公佑" w:date="2019-09-10T16:26:00Z">
          <w:r w:rsidDel="007F5367">
            <w:rPr>
              <w:rFonts w:hint="eastAsia"/>
              <w:bCs/>
              <w:sz w:val="22"/>
              <w:szCs w:val="22"/>
            </w:rPr>
            <w:delText xml:space="preserve">*There is no FPGA access. </w:delText>
          </w:r>
          <w:r w:rsidDel="007F5367">
            <w:rPr>
              <w:bCs/>
              <w:sz w:val="22"/>
              <w:szCs w:val="22"/>
            </w:rPr>
            <w:delText>I</w:delText>
          </w:r>
          <w:r w:rsidR="006B43AD" w:rsidDel="007F5367">
            <w:rPr>
              <w:rFonts w:hint="eastAsia"/>
              <w:bCs/>
              <w:sz w:val="22"/>
              <w:szCs w:val="22"/>
            </w:rPr>
            <w:delText xml:space="preserve">t only operates variables </w:delText>
          </w:r>
        </w:del>
      </w:ins>
      <w:ins w:id="6369" w:author="s_佐野 光" w:date="2019-08-21T10:37:00Z">
        <w:del w:id="6370" w:author="t_竹沢 公佑" w:date="2019-09-10T16:26:00Z">
          <w:r w:rsidR="006B43AD" w:rsidDel="007F5367">
            <w:rPr>
              <w:rFonts w:hint="eastAsia"/>
              <w:bCs/>
              <w:sz w:val="22"/>
              <w:szCs w:val="22"/>
            </w:rPr>
            <w:delText>in</w:delText>
          </w:r>
        </w:del>
      </w:ins>
      <w:ins w:id="6371" w:author="s_佐野 光" w:date="2019-08-20T15:13:00Z">
        <w:del w:id="6372" w:author="t_竹沢 公佑" w:date="2019-09-10T16:26:00Z">
          <w:r w:rsidDel="007F5367">
            <w:rPr>
              <w:rFonts w:hint="eastAsia"/>
              <w:bCs/>
              <w:sz w:val="22"/>
              <w:szCs w:val="22"/>
            </w:rPr>
            <w:delText xml:space="preserve"> the driver.</w:delText>
          </w:r>
        </w:del>
      </w:ins>
    </w:p>
    <w:p w:rsidR="00DF1C7C" w:rsidRPr="0045604A" w:rsidDel="007F5367" w:rsidRDefault="00DF1C7C">
      <w:pPr>
        <w:spacing w:line="0" w:lineRule="atLeast"/>
        <w:ind w:right="1020"/>
        <w:rPr>
          <w:del w:id="6373" w:author="t_竹沢 公佑" w:date="2019-09-10T16:26:00Z"/>
        </w:rPr>
      </w:pPr>
    </w:p>
    <w:p w:rsidR="00DF1C7C" w:rsidRDefault="00DF1C7C">
      <w:pPr>
        <w:spacing w:line="0" w:lineRule="atLeast"/>
        <w:ind w:right="1020" w:firstLineChars="50" w:firstLine="110"/>
        <w:rPr>
          <w:b/>
          <w:sz w:val="22"/>
          <w:szCs w:val="22"/>
        </w:rPr>
      </w:pPr>
      <w:r>
        <w:rPr>
          <w:rFonts w:hint="eastAsia"/>
          <w:b/>
          <w:sz w:val="22"/>
          <w:szCs w:val="22"/>
        </w:rPr>
        <w:t>【Remarks】</w:t>
      </w:r>
    </w:p>
    <w:p w:rsidR="008A5049" w:rsidRDefault="00DF1C7C" w:rsidP="005038B9">
      <w:pPr>
        <w:spacing w:line="0" w:lineRule="atLeast"/>
        <w:ind w:leftChars="200" w:left="480" w:right="1020"/>
        <w:rPr>
          <w:sz w:val="22"/>
          <w:szCs w:val="22"/>
          <w:lang w:val="en"/>
        </w:rPr>
      </w:pPr>
      <w:r w:rsidRPr="00F0773B">
        <w:rPr>
          <w:sz w:val="22"/>
          <w:szCs w:val="22"/>
          <w:lang w:val="en"/>
        </w:rPr>
        <w:t xml:space="preserve">ioctl </w:t>
      </w:r>
      <w:del w:id="6374" w:author="t_竹沢 公佑" w:date="2019-10-05T11:21:00Z">
        <w:r w:rsidRPr="00F0773B" w:rsidDel="00A9513E">
          <w:rPr>
            <w:sz w:val="22"/>
            <w:szCs w:val="22"/>
            <w:lang w:val="en"/>
          </w:rPr>
          <w:delText xml:space="preserve">will </w:delText>
        </w:r>
      </w:del>
      <w:r w:rsidRPr="00F0773B">
        <w:rPr>
          <w:sz w:val="22"/>
          <w:szCs w:val="22"/>
          <w:lang w:val="en"/>
        </w:rPr>
        <w:t>return</w:t>
      </w:r>
      <w:ins w:id="6375" w:author="t_竹沢 公佑" w:date="2019-10-05T11:21:00Z">
        <w:r w:rsidR="00A9513E">
          <w:rPr>
            <w:rFonts w:hint="eastAsia"/>
            <w:sz w:val="22"/>
            <w:szCs w:val="22"/>
            <w:lang w:val="en"/>
          </w:rPr>
          <w:t xml:space="preserve">s </w:t>
        </w:r>
      </w:ins>
      <w:del w:id="6376" w:author="t_竹沢 公佑" w:date="2019-10-05T11:21:00Z">
        <w:r w:rsidRPr="00F0773B" w:rsidDel="00A9513E">
          <w:rPr>
            <w:sz w:val="22"/>
            <w:szCs w:val="22"/>
            <w:lang w:val="en"/>
          </w:rPr>
          <w:delText xml:space="preserve"> </w:delText>
        </w:r>
      </w:del>
      <w:r w:rsidRPr="00F0773B">
        <w:rPr>
          <w:sz w:val="22"/>
          <w:szCs w:val="22"/>
          <w:lang w:val="en"/>
        </w:rPr>
        <w:t>an error</w:t>
      </w:r>
      <w:r w:rsidRPr="00437574">
        <w:rPr>
          <w:rFonts w:hint="eastAsia"/>
          <w:sz w:val="22"/>
          <w:szCs w:val="22"/>
          <w:lang w:val="en"/>
        </w:rPr>
        <w:t>(</w:t>
      </w:r>
      <w:r w:rsidRPr="00C2078B">
        <w:rPr>
          <w:rFonts w:hint="eastAsia"/>
          <w:sz w:val="22"/>
          <w:szCs w:val="22"/>
          <w:lang w:val="en"/>
        </w:rPr>
        <w:t>-1)</w:t>
      </w:r>
      <w:r w:rsidRPr="00A74CAA">
        <w:rPr>
          <w:sz w:val="22"/>
          <w:szCs w:val="22"/>
          <w:lang w:val="en"/>
        </w:rPr>
        <w:t xml:space="preserve"> if </w:t>
      </w:r>
      <w:r w:rsidRPr="00025319">
        <w:rPr>
          <w:sz w:val="22"/>
          <w:szCs w:val="22"/>
          <w:lang w:val="en"/>
        </w:rPr>
        <w:t xml:space="preserve">you </w:t>
      </w:r>
      <w:del w:id="6377" w:author="t_竹沢 公佑" w:date="2019-10-05T11:21:00Z">
        <w:r w:rsidRPr="00025319" w:rsidDel="00A9513E">
          <w:rPr>
            <w:sz w:val="22"/>
            <w:szCs w:val="22"/>
            <w:lang w:val="en"/>
          </w:rPr>
          <w:delText xml:space="preserve">are </w:delText>
        </w:r>
      </w:del>
      <w:r w:rsidRPr="00025319">
        <w:rPr>
          <w:sz w:val="22"/>
          <w:szCs w:val="22"/>
          <w:lang w:val="en"/>
        </w:rPr>
        <w:t xml:space="preserve">open </w:t>
      </w:r>
      <w:ins w:id="6378" w:author="t_竹沢 公佑" w:date="2019-10-05T11:21:00Z">
        <w:r w:rsidR="00A9513E">
          <w:rPr>
            <w:rFonts w:hint="eastAsia"/>
            <w:sz w:val="22"/>
            <w:szCs w:val="22"/>
            <w:lang w:val="en"/>
          </w:rPr>
          <w:t xml:space="preserve">the device file with </w:t>
        </w:r>
      </w:ins>
      <w:del w:id="6379" w:author="t_竹沢 公佑" w:date="2019-10-05T11:21:00Z">
        <w:r w:rsidRPr="00025319" w:rsidDel="00A9513E">
          <w:rPr>
            <w:sz w:val="22"/>
            <w:szCs w:val="22"/>
            <w:lang w:val="en"/>
          </w:rPr>
          <w:delText xml:space="preserve">in </w:delText>
        </w:r>
      </w:del>
      <w:r w:rsidRPr="00025319">
        <w:rPr>
          <w:sz w:val="22"/>
          <w:szCs w:val="22"/>
          <w:lang w:val="en"/>
        </w:rPr>
        <w:t>O_</w:t>
      </w:r>
      <w:r w:rsidRPr="00A15960">
        <w:rPr>
          <w:rFonts w:hint="eastAsia"/>
          <w:sz w:val="22"/>
          <w:szCs w:val="22"/>
          <w:lang w:val="en"/>
        </w:rPr>
        <w:t>RDWR</w:t>
      </w:r>
      <w:ins w:id="6380" w:author="t_竹沢 公佑" w:date="2019-10-05T11:22:00Z">
        <w:r w:rsidR="00A9513E">
          <w:rPr>
            <w:rFonts w:hint="eastAsia"/>
            <w:sz w:val="22"/>
            <w:szCs w:val="22"/>
            <w:lang w:val="en"/>
          </w:rPr>
          <w:t xml:space="preserve"> flag</w:t>
        </w:r>
      </w:ins>
      <w:r>
        <w:rPr>
          <w:sz w:val="22"/>
          <w:szCs w:val="22"/>
          <w:lang w:val="en"/>
        </w:rPr>
        <w:t>.</w:t>
      </w:r>
    </w:p>
    <w:p w:rsidR="00DF1C7C" w:rsidRDefault="00902613" w:rsidP="005038B9">
      <w:pPr>
        <w:spacing w:line="0" w:lineRule="atLeast"/>
        <w:ind w:leftChars="200" w:left="480" w:right="1020"/>
        <w:rPr>
          <w:sz w:val="22"/>
          <w:szCs w:val="22"/>
          <w:lang w:val="en"/>
        </w:rPr>
      </w:pPr>
      <w:r>
        <w:rPr>
          <w:rFonts w:hint="eastAsia"/>
          <w:sz w:val="22"/>
          <w:szCs w:val="22"/>
          <w:lang w:val="en"/>
        </w:rPr>
        <w:t xml:space="preserve">This command cannot be used </w:t>
      </w:r>
      <w:ins w:id="6381" w:author="t_竹沢 公佑" w:date="2019-10-05T11:22:00Z">
        <w:r w:rsidR="00A9513E">
          <w:rPr>
            <w:rFonts w:hint="eastAsia"/>
            <w:sz w:val="22"/>
            <w:szCs w:val="22"/>
            <w:lang w:val="en"/>
          </w:rPr>
          <w:t xml:space="preserve">when </w:t>
        </w:r>
      </w:ins>
      <w:del w:id="6382" w:author="t_竹沢 公佑" w:date="2019-10-05T11:22:00Z">
        <w:r w:rsidR="00535FE6" w:rsidDel="00A9513E">
          <w:rPr>
            <w:rFonts w:hint="eastAsia"/>
            <w:sz w:val="22"/>
            <w:szCs w:val="22"/>
            <w:lang w:val="en"/>
          </w:rPr>
          <w:delText xml:space="preserve">because </w:delText>
        </w:r>
      </w:del>
      <w:r>
        <w:rPr>
          <w:rFonts w:hint="eastAsia"/>
          <w:sz w:val="22"/>
          <w:szCs w:val="22"/>
          <w:lang w:val="en"/>
        </w:rPr>
        <w:t xml:space="preserve">the current state </w:t>
      </w:r>
      <w:r w:rsidR="00535FE6">
        <w:rPr>
          <w:rFonts w:hint="eastAsia"/>
          <w:sz w:val="22"/>
          <w:szCs w:val="22"/>
          <w:lang w:val="en"/>
        </w:rPr>
        <w:t xml:space="preserve">is </w:t>
      </w:r>
      <w:r>
        <w:rPr>
          <w:rFonts w:hint="eastAsia"/>
          <w:sz w:val="22"/>
          <w:szCs w:val="22"/>
          <w:lang w:val="en"/>
        </w:rPr>
        <w:t>in the transmission mode.</w:t>
      </w:r>
    </w:p>
    <w:p w:rsidR="00DF1C7C" w:rsidRDefault="00DF1C7C">
      <w:pPr>
        <w:spacing w:line="0" w:lineRule="atLeast"/>
        <w:ind w:right="1020"/>
        <w:rPr>
          <w:sz w:val="22"/>
          <w:szCs w:val="22"/>
          <w:lang w:val="en"/>
        </w:rPr>
      </w:pPr>
    </w:p>
    <w:p w:rsidR="00A54080" w:rsidRPr="00F0773B" w:rsidRDefault="00A54080">
      <w:pPr>
        <w:spacing w:line="0" w:lineRule="atLeast"/>
        <w:ind w:right="1020"/>
        <w:rPr>
          <w:sz w:val="22"/>
          <w:szCs w:val="22"/>
          <w:lang w:val="en"/>
        </w:rPr>
      </w:pPr>
      <w:r>
        <w:rPr>
          <w:sz w:val="22"/>
          <w:szCs w:val="22"/>
          <w:lang w:val="en"/>
        </w:rPr>
        <w:br w:type="page"/>
      </w:r>
    </w:p>
    <w:p w:rsidR="00DF1C7C" w:rsidRDefault="00DF1C7C" w:rsidP="0083070F">
      <w:pPr>
        <w:pStyle w:val="3"/>
      </w:pPr>
      <w:bookmarkStart w:id="6383" w:name="_Toc63179419"/>
      <w:r>
        <w:rPr>
          <w:rFonts w:hint="eastAsia"/>
        </w:rPr>
        <w:t>Command :DRXPD_CLR</w:t>
      </w:r>
      <w:ins w:id="6384" w:author="t_竹沢 公佑" w:date="2020-06-22T13:04:00Z">
        <w:r w:rsidR="003931E1">
          <w:rPr>
            <w:rFonts w:hint="eastAsia"/>
          </w:rPr>
          <w:t>_</w:t>
        </w:r>
      </w:ins>
      <w:del w:id="6385" w:author="t_竹沢 公佑" w:date="2020-06-22T13:04:00Z">
        <w:r w:rsidDel="003931E1">
          <w:rPr>
            <w:rFonts w:hint="eastAsia"/>
          </w:rPr>
          <w:delText xml:space="preserve"> </w:delText>
        </w:r>
      </w:del>
      <w:r>
        <w:rPr>
          <w:rFonts w:hint="eastAsia"/>
        </w:rPr>
        <w:t>RCV</w:t>
      </w:r>
      <w:bookmarkEnd w:id="6383"/>
    </w:p>
    <w:p w:rsidR="00DF1C7C" w:rsidRDefault="00DF1C7C">
      <w:pPr>
        <w:spacing w:line="0" w:lineRule="atLeast"/>
        <w:ind w:firstLineChars="50" w:firstLine="110"/>
        <w:rPr>
          <w:b/>
          <w:sz w:val="22"/>
          <w:szCs w:val="22"/>
        </w:rPr>
      </w:pPr>
      <w:r>
        <w:rPr>
          <w:rFonts w:hint="eastAsia"/>
          <w:b/>
          <w:sz w:val="22"/>
          <w:szCs w:val="22"/>
        </w:rPr>
        <w:t>【Function】</w:t>
      </w:r>
    </w:p>
    <w:p w:rsidR="00DF1C7C" w:rsidRDefault="00DF1C7C">
      <w:pPr>
        <w:spacing w:line="0" w:lineRule="atLeast"/>
        <w:ind w:right="1020" w:firstLineChars="200" w:firstLine="440"/>
        <w:rPr>
          <w:sz w:val="22"/>
          <w:szCs w:val="22"/>
          <w:lang w:val="en"/>
        </w:rPr>
      </w:pPr>
      <w:r>
        <w:rPr>
          <w:sz w:val="22"/>
          <w:szCs w:val="22"/>
          <w:lang w:val="en"/>
        </w:rPr>
        <w:t xml:space="preserve">This command sets the state of the </w:t>
      </w:r>
      <w:ins w:id="6386" w:author="t_竹沢 公佑" w:date="2020-04-06T11:49:00Z">
        <w:r w:rsidR="00CC2AEC">
          <w:rPr>
            <w:rFonts w:hint="eastAsia"/>
            <w:sz w:val="22"/>
            <w:szCs w:val="22"/>
            <w:lang w:val="en"/>
          </w:rPr>
          <w:t xml:space="preserve">host </w:t>
        </w:r>
      </w:ins>
      <w:r>
        <w:rPr>
          <w:sz w:val="22"/>
          <w:szCs w:val="22"/>
          <w:lang w:val="en"/>
        </w:rPr>
        <w:t>receiv</w:t>
      </w:r>
      <w:ins w:id="6387" w:author="t_竹沢 公佑" w:date="2019-10-05T11:25:00Z">
        <w:r w:rsidR="00A9513E">
          <w:rPr>
            <w:rFonts w:hint="eastAsia"/>
            <w:sz w:val="22"/>
            <w:szCs w:val="22"/>
            <w:lang w:val="en"/>
          </w:rPr>
          <w:t>e</w:t>
        </w:r>
      </w:ins>
      <w:del w:id="6388" w:author="t_竹沢 公佑" w:date="2019-10-05T11:25:00Z">
        <w:r w:rsidDel="00A9513E">
          <w:rPr>
            <w:sz w:val="22"/>
            <w:szCs w:val="22"/>
            <w:lang w:val="en"/>
          </w:rPr>
          <w:delText>ing</w:delText>
        </w:r>
      </w:del>
      <w:r>
        <w:rPr>
          <w:sz w:val="22"/>
          <w:szCs w:val="22"/>
          <w:lang w:val="en"/>
        </w:rPr>
        <w:t xml:space="preserve"> ring buffer to DRXPD_IDLE.</w:t>
      </w:r>
    </w:p>
    <w:p w:rsidR="00DF1C7C" w:rsidRPr="00A9513E" w:rsidRDefault="00DF1C7C">
      <w:pPr>
        <w:spacing w:line="0" w:lineRule="atLeast"/>
        <w:ind w:right="1020" w:firstLineChars="50" w:firstLine="110"/>
        <w:rPr>
          <w:b/>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DRXPD_CLR_RCV</w:t>
      </w:r>
      <w:r>
        <w:rPr>
          <w:rFonts w:hint="eastAsia"/>
          <w:iCs/>
          <w:sz w:val="22"/>
          <w:szCs w:val="22"/>
        </w:rPr>
        <w:t>,</w:t>
      </w:r>
      <w:r>
        <w:rPr>
          <w:bCs/>
          <w:sz w:val="22"/>
          <w:szCs w:val="22"/>
        </w:rPr>
        <w:t xml:space="preserve"> </w:t>
      </w:r>
      <w:r>
        <w:rPr>
          <w:rFonts w:hint="eastAsia"/>
          <w:sz w:val="22"/>
          <w:szCs w:val="22"/>
          <w:lang w:val="en"/>
        </w:rPr>
        <w:t>int</w:t>
      </w:r>
      <w:r>
        <w:rPr>
          <w:rFonts w:hint="eastAsia"/>
          <w:bCs/>
          <w:sz w:val="22"/>
          <w:szCs w:val="22"/>
        </w:rPr>
        <w:t xml:space="preserve"> clr_group</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381" w:firstLine="838"/>
        <w:rPr>
          <w:bCs/>
          <w:sz w:val="22"/>
          <w:szCs w:val="22"/>
        </w:rPr>
      </w:pPr>
    </w:p>
    <w:p w:rsidR="00DF1C7C" w:rsidRDefault="00DF1C7C">
      <w:pPr>
        <w:spacing w:line="0" w:lineRule="atLeast"/>
        <w:ind w:right="1020" w:firstLineChars="200" w:firstLine="440"/>
        <w:rPr>
          <w:bCs/>
          <w:sz w:val="22"/>
          <w:szCs w:val="22"/>
        </w:rPr>
      </w:pPr>
      <w:r>
        <w:rPr>
          <w:rFonts w:hint="eastAsia"/>
          <w:sz w:val="22"/>
          <w:szCs w:val="22"/>
          <w:lang w:val="en"/>
        </w:rPr>
        <w:t>int</w:t>
      </w:r>
      <w:r>
        <w:rPr>
          <w:rFonts w:hint="eastAsia"/>
          <w:bCs/>
          <w:sz w:val="22"/>
          <w:szCs w:val="22"/>
        </w:rPr>
        <w:t xml:space="preserve"> clr_group</w:t>
      </w:r>
      <w:r>
        <w:rPr>
          <w:iCs/>
          <w:sz w:val="22"/>
          <w:szCs w:val="22"/>
        </w:rPr>
        <w:t>…</w:t>
      </w:r>
    </w:p>
    <w:p w:rsidR="00DF1C7C" w:rsidRDefault="00DF1C7C">
      <w:pPr>
        <w:spacing w:line="0" w:lineRule="atLeast"/>
        <w:ind w:right="1020" w:firstLine="840"/>
        <w:rPr>
          <w:sz w:val="22"/>
          <w:szCs w:val="22"/>
          <w:lang w:val="en"/>
        </w:rPr>
      </w:pPr>
      <w:r>
        <w:rPr>
          <w:sz w:val="22"/>
          <w:szCs w:val="22"/>
          <w:lang w:val="en"/>
        </w:rPr>
        <w:t>Specify</w:t>
      </w:r>
      <w:r>
        <w:rPr>
          <w:rFonts w:hint="eastAsia"/>
          <w:sz w:val="22"/>
          <w:szCs w:val="22"/>
          <w:lang w:val="en"/>
        </w:rPr>
        <w:t xml:space="preserve">　0～63.</w:t>
      </w:r>
    </w:p>
    <w:p w:rsidR="00711EBD" w:rsidRDefault="00DF1C7C" w:rsidP="00F0773B">
      <w:pPr>
        <w:spacing w:line="0" w:lineRule="atLeast"/>
        <w:ind w:left="840" w:right="1020"/>
        <w:rPr>
          <w:sz w:val="22"/>
          <w:szCs w:val="22"/>
          <w:lang w:val="en"/>
        </w:rPr>
      </w:pPr>
      <w:r>
        <w:rPr>
          <w:sz w:val="22"/>
          <w:szCs w:val="22"/>
          <w:lang w:val="en"/>
        </w:rPr>
        <w:t xml:space="preserve">It specifies a group of </w:t>
      </w:r>
      <w:ins w:id="6389" w:author="t_竹沢 公佑" w:date="2019-10-05T11:25:00Z">
        <w:r w:rsidR="00A9513E">
          <w:rPr>
            <w:rFonts w:hint="eastAsia"/>
            <w:sz w:val="22"/>
            <w:szCs w:val="22"/>
            <w:lang w:val="en"/>
          </w:rPr>
          <w:t xml:space="preserve">the </w:t>
        </w:r>
      </w:ins>
      <w:ins w:id="6390" w:author="t_竹沢 公佑" w:date="2020-04-06T11:51:00Z">
        <w:r w:rsidR="008E75E7">
          <w:rPr>
            <w:rFonts w:hint="eastAsia"/>
            <w:sz w:val="22"/>
            <w:szCs w:val="22"/>
            <w:lang w:val="en"/>
          </w:rPr>
          <w:t xml:space="preserve">host </w:t>
        </w:r>
      </w:ins>
      <w:ins w:id="6391" w:author="t_竹沢 公佑" w:date="2019-10-05T11:25:00Z">
        <w:r w:rsidR="00A9513E">
          <w:rPr>
            <w:rFonts w:hint="eastAsia"/>
            <w:sz w:val="22"/>
            <w:szCs w:val="22"/>
            <w:lang w:val="en"/>
          </w:rPr>
          <w:t>receive</w:t>
        </w:r>
      </w:ins>
      <w:del w:id="6392" w:author="t_竹沢 公佑" w:date="2019-10-05T11:25:00Z">
        <w:r w:rsidDel="00A9513E">
          <w:rPr>
            <w:sz w:val="22"/>
            <w:szCs w:val="22"/>
            <w:lang w:val="en"/>
          </w:rPr>
          <w:delText>reception</w:delText>
        </w:r>
      </w:del>
      <w:r>
        <w:rPr>
          <w:sz w:val="22"/>
          <w:szCs w:val="22"/>
          <w:lang w:val="en"/>
        </w:rPr>
        <w:t xml:space="preserve"> ring </w:t>
      </w:r>
      <w:r w:rsidRPr="00902613">
        <w:rPr>
          <w:sz w:val="22"/>
          <w:szCs w:val="22"/>
          <w:lang w:val="en"/>
        </w:rPr>
        <w:t>buffer</w:t>
      </w:r>
      <w:r w:rsidR="00902613">
        <w:rPr>
          <w:rFonts w:hint="eastAsia"/>
          <w:sz w:val="22"/>
          <w:szCs w:val="22"/>
          <w:lang w:val="en"/>
        </w:rPr>
        <w:t xml:space="preserve">. The specified number of the </w:t>
      </w:r>
      <w:ins w:id="6393" w:author="t_竹沢 公佑" w:date="2020-04-06T11:51:00Z">
        <w:r w:rsidR="008E75E7">
          <w:rPr>
            <w:rFonts w:hint="eastAsia"/>
            <w:sz w:val="22"/>
            <w:szCs w:val="22"/>
            <w:lang w:val="en"/>
          </w:rPr>
          <w:t xml:space="preserve">host </w:t>
        </w:r>
      </w:ins>
      <w:r w:rsidR="00902613">
        <w:rPr>
          <w:rFonts w:hint="eastAsia"/>
          <w:sz w:val="22"/>
          <w:szCs w:val="22"/>
          <w:lang w:val="en"/>
        </w:rPr>
        <w:t>ring buffer is set to the IDLE state</w:t>
      </w:r>
      <w:r>
        <w:rPr>
          <w:sz w:val="22"/>
          <w:szCs w:val="22"/>
          <w:lang w:val="en"/>
        </w:rPr>
        <w:t>.</w:t>
      </w:r>
    </w:p>
    <w:p w:rsidR="00DF1C7C" w:rsidRDefault="00DF1C7C">
      <w:pPr>
        <w:spacing w:line="0" w:lineRule="atLeast"/>
        <w:ind w:right="1020"/>
        <w:rPr>
          <w:iCs/>
          <w:sz w:val="22"/>
          <w:szCs w:val="22"/>
        </w:rPr>
      </w:pPr>
    </w:p>
    <w:p w:rsidR="00DF1C7C" w:rsidRDefault="00DF1C7C">
      <w:pPr>
        <w:spacing w:line="0" w:lineRule="atLeast"/>
        <w:ind w:right="1020" w:firstLineChars="50" w:firstLine="110"/>
        <w:rPr>
          <w:b/>
          <w:sz w:val="22"/>
          <w:szCs w:val="22"/>
        </w:rPr>
      </w:pPr>
      <w:r>
        <w:rPr>
          <w:rFonts w:hint="eastAsia"/>
          <w:b/>
          <w:sz w:val="22"/>
          <w:szCs w:val="22"/>
        </w:rPr>
        <w:t>【Return】</w:t>
      </w:r>
    </w:p>
    <w:p w:rsidR="00DF1C7C" w:rsidRDefault="00DF1C7C">
      <w:pPr>
        <w:spacing w:line="0" w:lineRule="atLeast"/>
        <w:ind w:right="1020" w:firstLineChars="200" w:firstLine="440"/>
        <w:rPr>
          <w:bCs/>
          <w:sz w:val="22"/>
          <w:szCs w:val="22"/>
        </w:rPr>
      </w:pPr>
      <w:del w:id="6394" w:author="t_竹沢 公佑" w:date="2019-10-05T11:26:00Z">
        <w:r w:rsidDel="00A9513E">
          <w:rPr>
            <w:rFonts w:hint="eastAsia"/>
            <w:bCs/>
            <w:sz w:val="22"/>
            <w:szCs w:val="22"/>
          </w:rPr>
          <w:delText xml:space="preserve">If it is success, </w:delText>
        </w:r>
      </w:del>
      <w:r>
        <w:rPr>
          <w:rFonts w:hint="eastAsia"/>
          <w:bCs/>
          <w:sz w:val="22"/>
          <w:szCs w:val="22"/>
        </w:rPr>
        <w:t xml:space="preserve">0 </w:t>
      </w:r>
      <w:r>
        <w:rPr>
          <w:bCs/>
          <w:sz w:val="22"/>
          <w:szCs w:val="22"/>
        </w:rPr>
        <w:t>is returne</w:t>
      </w:r>
      <w:r>
        <w:rPr>
          <w:rFonts w:hint="eastAsia"/>
          <w:bCs/>
          <w:sz w:val="22"/>
          <w:szCs w:val="22"/>
        </w:rPr>
        <w:t>d</w:t>
      </w:r>
      <w:r>
        <w:rPr>
          <w:bCs/>
          <w:sz w:val="22"/>
          <w:szCs w:val="22"/>
        </w:rPr>
        <w:t>.</w:t>
      </w:r>
      <w:ins w:id="6395" w:author="t_竹沢 公佑" w:date="2019-09-18T13:18:00Z">
        <w:r w:rsidR="00217E3E" w:rsidDel="00217E3E">
          <w:rPr>
            <w:bCs/>
            <w:sz w:val="22"/>
            <w:szCs w:val="22"/>
          </w:rPr>
          <w:t xml:space="preserve"> </w:t>
        </w:r>
      </w:ins>
      <w:del w:id="6396" w:author="t_竹沢 公佑" w:date="2019-09-18T13:18:00Z">
        <w:r w:rsidDel="00217E3E">
          <w:rPr>
            <w:bCs/>
            <w:sz w:val="22"/>
            <w:szCs w:val="22"/>
          </w:rPr>
          <w:delText xml:space="preserve">　</w:delText>
        </w:r>
      </w:del>
      <w:ins w:id="6397" w:author="t_竹沢 公佑" w:date="2019-09-18T13:18:00Z">
        <w:r w:rsidR="00217E3E">
          <w:rPr>
            <w:rFonts w:hint="eastAsia"/>
            <w:bCs/>
            <w:sz w:val="22"/>
            <w:szCs w:val="22"/>
          </w:rPr>
          <w:t>I</w:t>
        </w:r>
      </w:ins>
      <w:del w:id="6398" w:author="t_竹沢 公佑" w:date="2019-09-18T13:18:00Z">
        <w:r w:rsidDel="00217E3E">
          <w:rPr>
            <w:bCs/>
            <w:sz w:val="22"/>
            <w:szCs w:val="22"/>
          </w:rPr>
          <w:delText>i</w:delText>
        </w:r>
      </w:del>
      <w:r>
        <w:rPr>
          <w:bCs/>
          <w:sz w:val="22"/>
          <w:szCs w:val="22"/>
        </w:rPr>
        <w:t xml:space="preserve">f </w:t>
      </w:r>
      <w:r>
        <w:rPr>
          <w:rFonts w:hint="eastAsia"/>
          <w:bCs/>
          <w:sz w:val="22"/>
          <w:szCs w:val="22"/>
        </w:rPr>
        <w:t xml:space="preserve">an </w:t>
      </w:r>
      <w:r>
        <w:rPr>
          <w:bCs/>
          <w:sz w:val="22"/>
          <w:szCs w:val="22"/>
        </w:rPr>
        <w:t>error　occur</w:t>
      </w:r>
      <w:r>
        <w:rPr>
          <w:rFonts w:hint="eastAsia"/>
          <w:bCs/>
          <w:sz w:val="22"/>
          <w:szCs w:val="22"/>
        </w:rPr>
        <w:t>s</w:t>
      </w:r>
      <w:r w:rsidR="00121762">
        <w:rPr>
          <w:bCs/>
          <w:sz w:val="22"/>
          <w:szCs w:val="22"/>
        </w:rPr>
        <w:t>, -1 is returned</w:t>
      </w:r>
      <w:r w:rsidR="00121762">
        <w:rPr>
          <w:rFonts w:hint="eastAsia"/>
          <w:bCs/>
          <w:sz w:val="22"/>
          <w:szCs w:val="22"/>
        </w:rPr>
        <w:t xml:space="preserve"> </w:t>
      </w:r>
      <w:r w:rsidR="00121762" w:rsidRPr="00121762">
        <w:rPr>
          <w:bCs/>
          <w:sz w:val="22"/>
          <w:szCs w:val="22"/>
        </w:rPr>
        <w:t>in which case</w:t>
      </w:r>
      <w:del w:id="6399" w:author="t_竹沢 公佑" w:date="2019-10-05T11:26:00Z">
        <w:r w:rsidR="00121762" w:rsidRPr="00121762" w:rsidDel="00A9513E">
          <w:rPr>
            <w:bCs/>
            <w:sz w:val="22"/>
            <w:szCs w:val="22"/>
          </w:rPr>
          <w:delText>,</w:delText>
        </w:r>
      </w:del>
      <w:r w:rsidR="00121762" w:rsidRPr="00121762">
        <w:rPr>
          <w:bCs/>
          <w:sz w:val="22"/>
          <w:szCs w:val="22"/>
        </w:rPr>
        <w:t xml:space="preserve"> errno is set.</w:t>
      </w:r>
    </w:p>
    <w:p w:rsidR="0022235B" w:rsidRDefault="0022235B" w:rsidP="00970A62">
      <w:pPr>
        <w:spacing w:line="0" w:lineRule="atLeast"/>
        <w:ind w:right="1020" w:firstLineChars="50" w:firstLine="110"/>
        <w:rPr>
          <w:b/>
          <w:sz w:val="22"/>
          <w:szCs w:val="22"/>
        </w:rPr>
      </w:pPr>
    </w:p>
    <w:p w:rsidR="00970A62" w:rsidRDefault="00970A62" w:rsidP="00970A62">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ins w:id="6400" w:author="t_竹沢 公佑" w:date="2019-09-18T13:18:00Z"/>
          <w:bCs/>
          <w:sz w:val="22"/>
          <w:szCs w:val="22"/>
        </w:rPr>
      </w:pPr>
      <w:r w:rsidRPr="00121762">
        <w:rPr>
          <w:bCs/>
          <w:sz w:val="22"/>
          <w:szCs w:val="22"/>
        </w:rPr>
        <w:t>This command can fail with the following errors.</w:t>
      </w:r>
    </w:p>
    <w:p w:rsidR="00217E3E" w:rsidRPr="00217E3E" w:rsidRDefault="00217E3E" w:rsidP="00217E3E">
      <w:pPr>
        <w:spacing w:line="0" w:lineRule="atLeast"/>
        <w:ind w:right="1020" w:firstLineChars="200" w:firstLine="440"/>
        <w:rPr>
          <w:ins w:id="6401" w:author="t_竹沢 公佑" w:date="2019-09-18T13:18:00Z"/>
          <w:bCs/>
          <w:sz w:val="22"/>
          <w:szCs w:val="22"/>
        </w:rPr>
      </w:pPr>
      <w:ins w:id="6402" w:author="t_竹沢 公佑" w:date="2019-09-18T13:18:00Z">
        <w:r w:rsidRPr="00217E3E">
          <w:rPr>
            <w:bCs/>
            <w:sz w:val="22"/>
            <w:szCs w:val="22"/>
          </w:rPr>
          <w:t>EINVAL</w:t>
        </w:r>
      </w:ins>
    </w:p>
    <w:p w:rsidR="00217E3E" w:rsidRPr="00217E3E" w:rsidRDefault="00217E3E" w:rsidP="00217E3E">
      <w:pPr>
        <w:spacing w:line="0" w:lineRule="atLeast"/>
        <w:ind w:right="1020" w:firstLineChars="200" w:firstLine="440"/>
        <w:rPr>
          <w:ins w:id="6403" w:author="t_竹沢 公佑" w:date="2019-09-18T13:18:00Z"/>
          <w:bCs/>
          <w:sz w:val="22"/>
          <w:szCs w:val="22"/>
        </w:rPr>
      </w:pPr>
      <w:ins w:id="6404" w:author="t_竹沢 公佑" w:date="2019-09-18T13:18:00Z">
        <w:r w:rsidRPr="00217E3E">
          <w:rPr>
            <w:bCs/>
            <w:sz w:val="22"/>
            <w:szCs w:val="22"/>
          </w:rPr>
          <w:t xml:space="preserve">  When</w:t>
        </w:r>
      </w:ins>
      <w:ins w:id="6405" w:author="t_竹沢 公佑" w:date="2019-10-05T11:26:00Z">
        <w:r w:rsidR="00A9513E">
          <w:rPr>
            <w:rFonts w:hint="eastAsia"/>
            <w:bCs/>
            <w:sz w:val="22"/>
            <w:szCs w:val="22"/>
          </w:rPr>
          <w:t xml:space="preserve"> you don</w:t>
        </w:r>
        <w:r w:rsidR="00A9513E">
          <w:rPr>
            <w:bCs/>
            <w:sz w:val="22"/>
            <w:szCs w:val="22"/>
          </w:rPr>
          <w:t>’</w:t>
        </w:r>
        <w:r w:rsidR="00A9513E">
          <w:rPr>
            <w:rFonts w:hint="eastAsia"/>
            <w:bCs/>
            <w:sz w:val="22"/>
            <w:szCs w:val="22"/>
          </w:rPr>
          <w:t>t open the device file with O_RDWR flag</w:t>
        </w:r>
      </w:ins>
      <w:ins w:id="6406" w:author="t_竹沢 公佑" w:date="2019-09-18T13:18:00Z">
        <w:r w:rsidRPr="00217E3E">
          <w:rPr>
            <w:bCs/>
            <w:sz w:val="22"/>
            <w:szCs w:val="22"/>
          </w:rPr>
          <w:t>.</w:t>
        </w:r>
      </w:ins>
    </w:p>
    <w:p w:rsidR="00217E3E" w:rsidRPr="00217E3E" w:rsidRDefault="00217E3E" w:rsidP="00217E3E">
      <w:pPr>
        <w:spacing w:line="0" w:lineRule="atLeast"/>
        <w:ind w:right="1020" w:firstLineChars="200" w:firstLine="440"/>
        <w:rPr>
          <w:ins w:id="6407" w:author="t_竹沢 公佑" w:date="2019-09-18T13:18:00Z"/>
          <w:bCs/>
          <w:sz w:val="22"/>
          <w:szCs w:val="22"/>
        </w:rPr>
      </w:pPr>
      <w:ins w:id="6408" w:author="t_竹沢 公佑" w:date="2019-09-18T13:18:00Z">
        <w:r w:rsidRPr="00217E3E">
          <w:rPr>
            <w:bCs/>
            <w:sz w:val="22"/>
            <w:szCs w:val="22"/>
          </w:rPr>
          <w:t xml:space="preserve">  If you application opened device file with other than O_RDWR flag,</w:t>
        </w:r>
      </w:ins>
    </w:p>
    <w:p w:rsidR="00217E3E" w:rsidRPr="00217E3E" w:rsidRDefault="00217E3E" w:rsidP="00217E3E">
      <w:pPr>
        <w:spacing w:line="0" w:lineRule="atLeast"/>
        <w:ind w:right="1020" w:firstLineChars="200" w:firstLine="440"/>
        <w:rPr>
          <w:ins w:id="6409" w:author="t_竹沢 公佑" w:date="2019-09-18T13:18:00Z"/>
          <w:bCs/>
          <w:sz w:val="22"/>
          <w:szCs w:val="22"/>
        </w:rPr>
      </w:pPr>
      <w:ins w:id="6410" w:author="t_竹沢 公佑" w:date="2019-09-18T13:18:00Z">
        <w:r w:rsidRPr="00217E3E">
          <w:rPr>
            <w:bCs/>
            <w:sz w:val="22"/>
            <w:szCs w:val="22"/>
          </w:rPr>
          <w:t xml:space="preserve">  please open device file with the O_RDWR flag. </w:t>
        </w:r>
      </w:ins>
    </w:p>
    <w:p w:rsidR="00217E3E" w:rsidRDefault="00217E3E" w:rsidP="00217E3E">
      <w:pPr>
        <w:spacing w:line="0" w:lineRule="atLeast"/>
        <w:ind w:right="1020" w:firstLineChars="200" w:firstLine="440"/>
        <w:rPr>
          <w:ins w:id="6411" w:author="t_竹沢 公佑" w:date="2019-09-18T13:18:00Z"/>
          <w:bCs/>
          <w:sz w:val="22"/>
          <w:szCs w:val="22"/>
        </w:rPr>
      </w:pPr>
      <w:ins w:id="6412" w:author="t_竹沢 公佑" w:date="2019-09-18T13:18:00Z">
        <w:r w:rsidRPr="00217E3E">
          <w:rPr>
            <w:bCs/>
            <w:sz w:val="22"/>
            <w:szCs w:val="22"/>
          </w:rPr>
          <w:t xml:space="preserve">  Otherwise, argument(clr_group) is out of range (0 - 63).</w:t>
        </w:r>
      </w:ins>
    </w:p>
    <w:p w:rsidR="00217E3E" w:rsidRDefault="00217E3E" w:rsidP="00121762">
      <w:pPr>
        <w:spacing w:line="0" w:lineRule="atLeast"/>
        <w:ind w:right="1020" w:firstLineChars="200" w:firstLine="440"/>
        <w:rPr>
          <w:ins w:id="6413" w:author="t_竹沢 公佑" w:date="2019-09-18T13:18:00Z"/>
          <w:bCs/>
          <w:sz w:val="22"/>
          <w:szCs w:val="22"/>
        </w:rPr>
      </w:pPr>
    </w:p>
    <w:p w:rsidR="00217E3E" w:rsidDel="00217E3E" w:rsidRDefault="00217E3E" w:rsidP="00121762">
      <w:pPr>
        <w:spacing w:line="0" w:lineRule="atLeast"/>
        <w:ind w:right="1020" w:firstLineChars="200" w:firstLine="440"/>
        <w:rPr>
          <w:del w:id="6414" w:author="t_竹沢 公佑" w:date="2019-09-18T13:18:00Z"/>
          <w:bCs/>
          <w:sz w:val="22"/>
          <w:szCs w:val="22"/>
        </w:rPr>
      </w:pPr>
    </w:p>
    <w:p w:rsidR="00217E3E" w:rsidDel="00217E3E" w:rsidRDefault="00970A62" w:rsidP="00970A62">
      <w:pPr>
        <w:spacing w:line="0" w:lineRule="atLeast"/>
        <w:ind w:right="1020" w:firstLineChars="200" w:firstLine="440"/>
        <w:rPr>
          <w:del w:id="6415" w:author="t_竹沢 公佑" w:date="2019-09-18T13:18:00Z"/>
          <w:bCs/>
          <w:sz w:val="22"/>
          <w:szCs w:val="22"/>
        </w:rPr>
      </w:pPr>
      <w:del w:id="6416" w:author="t_竹沢 公佑" w:date="2019-09-18T13:18:00Z">
        <w:r w:rsidRPr="00AC10EE" w:rsidDel="00217E3E">
          <w:rPr>
            <w:bCs/>
            <w:sz w:val="22"/>
            <w:szCs w:val="22"/>
          </w:rPr>
          <w:delText>EINVAL</w:delText>
        </w:r>
      </w:del>
    </w:p>
    <w:p w:rsidR="00DE5124" w:rsidDel="00217E3E" w:rsidRDefault="00970A62" w:rsidP="00DE5124">
      <w:pPr>
        <w:spacing w:line="0" w:lineRule="atLeast"/>
        <w:ind w:right="1020" w:firstLineChars="200" w:firstLine="440"/>
        <w:rPr>
          <w:del w:id="6417" w:author="t_竹沢 公佑" w:date="2019-09-18T13:18:00Z"/>
          <w:bCs/>
          <w:sz w:val="22"/>
          <w:szCs w:val="22"/>
        </w:rPr>
      </w:pPr>
      <w:del w:id="6418" w:author="t_竹沢 公佑" w:date="2019-09-18T13:18:00Z">
        <w:r w:rsidDel="00217E3E">
          <w:rPr>
            <w:rFonts w:hint="eastAsia"/>
            <w:bCs/>
            <w:sz w:val="22"/>
            <w:szCs w:val="22"/>
          </w:rPr>
          <w:delText xml:space="preserve">  When mode is not match (Open device file with the flags </w:delText>
        </w:r>
        <w:r w:rsidDel="00217E3E">
          <w:rPr>
            <w:rFonts w:hint="eastAsia"/>
            <w:iCs/>
            <w:sz w:val="22"/>
            <w:szCs w:val="22"/>
          </w:rPr>
          <w:delText>O_RDWR</w:delText>
        </w:r>
        <w:r w:rsidDel="00217E3E">
          <w:rPr>
            <w:rFonts w:hint="eastAsia"/>
            <w:bCs/>
            <w:sz w:val="22"/>
            <w:szCs w:val="22"/>
          </w:rPr>
          <w:delText>) or argument is out of</w:delText>
        </w:r>
      </w:del>
    </w:p>
    <w:p w:rsidR="00970A62" w:rsidDel="00217E3E" w:rsidRDefault="00970A62" w:rsidP="00DE5124">
      <w:pPr>
        <w:spacing w:line="0" w:lineRule="atLeast"/>
        <w:ind w:right="1020" w:firstLineChars="250" w:firstLine="550"/>
        <w:rPr>
          <w:del w:id="6419" w:author="t_竹沢 公佑" w:date="2019-09-18T13:18:00Z"/>
          <w:bCs/>
          <w:sz w:val="22"/>
          <w:szCs w:val="22"/>
        </w:rPr>
      </w:pPr>
      <w:del w:id="6420" w:author="t_竹沢 公佑" w:date="2019-09-18T13:18:00Z">
        <w:r w:rsidDel="00217E3E">
          <w:rPr>
            <w:rFonts w:hint="eastAsia"/>
            <w:bCs/>
            <w:sz w:val="22"/>
            <w:szCs w:val="22"/>
          </w:rPr>
          <w:delText xml:space="preserve"> range (0 - 6</w:delText>
        </w:r>
        <w:r w:rsidR="00D74EA6" w:rsidDel="00217E3E">
          <w:rPr>
            <w:rFonts w:hint="eastAsia"/>
            <w:bCs/>
            <w:sz w:val="22"/>
            <w:szCs w:val="22"/>
          </w:rPr>
          <w:delText>3</w:delText>
        </w:r>
        <w:r w:rsidDel="00217E3E">
          <w:rPr>
            <w:rFonts w:hint="eastAsia"/>
            <w:bCs/>
            <w:sz w:val="22"/>
            <w:szCs w:val="22"/>
          </w:rPr>
          <w:delText>)</w:delText>
        </w:r>
        <w:r w:rsidR="00DE5124" w:rsidDel="00217E3E">
          <w:rPr>
            <w:rFonts w:hint="eastAsia"/>
            <w:bCs/>
            <w:sz w:val="22"/>
            <w:szCs w:val="22"/>
          </w:rPr>
          <w:delText>.</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RDefault="00E31FC8" w:rsidP="00596636">
      <w:pPr>
        <w:spacing w:line="0" w:lineRule="atLeast"/>
        <w:ind w:right="1020" w:firstLineChars="200" w:firstLine="440"/>
        <w:rPr>
          <w:ins w:id="6421" w:author="t_竹沢 公佑" w:date="2019-09-10T16:27:00Z"/>
          <w:bCs/>
          <w:sz w:val="22"/>
          <w:szCs w:val="22"/>
        </w:rPr>
      </w:pPr>
      <w:r>
        <w:rPr>
          <w:rFonts w:hint="eastAsia"/>
          <w:bCs/>
          <w:sz w:val="22"/>
          <w:szCs w:val="22"/>
        </w:rPr>
        <w:t>S</w:t>
      </w:r>
      <w:r w:rsidR="00596636" w:rsidRPr="00596636">
        <w:rPr>
          <w:bCs/>
          <w:sz w:val="22"/>
          <w:szCs w:val="22"/>
        </w:rPr>
        <w:t>ynchronous</w:t>
      </w:r>
    </w:p>
    <w:p w:rsidR="007F5367" w:rsidRDefault="007F5367">
      <w:pPr>
        <w:spacing w:line="0" w:lineRule="atLeast"/>
        <w:ind w:right="1020" w:firstLineChars="381" w:firstLine="838"/>
        <w:rPr>
          <w:ins w:id="6422" w:author="s_佐野 光" w:date="2019-08-20T15:13:00Z"/>
          <w:bCs/>
          <w:sz w:val="22"/>
          <w:szCs w:val="22"/>
        </w:rPr>
        <w:pPrChange w:id="6423" w:author="t_竹沢 公佑" w:date="2019-09-10T16:27:00Z">
          <w:pPr>
            <w:spacing w:line="0" w:lineRule="atLeast"/>
            <w:ind w:right="1020" w:firstLineChars="200" w:firstLine="440"/>
          </w:pPr>
        </w:pPrChange>
      </w:pPr>
      <w:ins w:id="6424" w:author="t_竹沢 公佑" w:date="2019-09-10T16:27:00Z">
        <w:r>
          <w:rPr>
            <w:rFonts w:hint="eastAsia"/>
            <w:bCs/>
            <w:sz w:val="22"/>
            <w:szCs w:val="22"/>
          </w:rPr>
          <w:t>There is no FPGA access.</w:t>
        </w:r>
      </w:ins>
    </w:p>
    <w:p w:rsidR="007F5367" w:rsidRDefault="007F5367">
      <w:pPr>
        <w:spacing w:line="0" w:lineRule="atLeast"/>
        <w:ind w:right="1020"/>
        <w:rPr>
          <w:ins w:id="6425" w:author="t_竹沢 公佑" w:date="2019-09-10T16:27:00Z"/>
          <w:bCs/>
          <w:sz w:val="22"/>
          <w:szCs w:val="22"/>
        </w:rPr>
      </w:pPr>
    </w:p>
    <w:p w:rsidR="0045604A" w:rsidDel="007F5367" w:rsidRDefault="0045604A" w:rsidP="00596636">
      <w:pPr>
        <w:spacing w:line="0" w:lineRule="atLeast"/>
        <w:ind w:right="1020" w:firstLineChars="200" w:firstLine="440"/>
        <w:rPr>
          <w:del w:id="6426" w:author="t_竹沢 公佑" w:date="2019-09-10T16:27:00Z"/>
          <w:bCs/>
          <w:sz w:val="22"/>
          <w:szCs w:val="22"/>
        </w:rPr>
      </w:pPr>
      <w:ins w:id="6427" w:author="s_佐野 光" w:date="2019-08-20T15:13:00Z">
        <w:del w:id="6428" w:author="t_竹沢 公佑" w:date="2019-09-10T16:27:00Z">
          <w:r w:rsidDel="007F5367">
            <w:rPr>
              <w:rFonts w:hint="eastAsia"/>
              <w:bCs/>
              <w:sz w:val="22"/>
              <w:szCs w:val="22"/>
            </w:rPr>
            <w:delText xml:space="preserve">*There is no FPGA access. </w:delText>
          </w:r>
          <w:r w:rsidDel="007F5367">
            <w:rPr>
              <w:bCs/>
              <w:sz w:val="22"/>
              <w:szCs w:val="22"/>
            </w:rPr>
            <w:delText>I</w:delText>
          </w:r>
          <w:r w:rsidR="006B43AD" w:rsidDel="007F5367">
            <w:rPr>
              <w:rFonts w:hint="eastAsia"/>
              <w:bCs/>
              <w:sz w:val="22"/>
              <w:szCs w:val="22"/>
            </w:rPr>
            <w:delText xml:space="preserve">t only operates variables </w:delText>
          </w:r>
        </w:del>
      </w:ins>
      <w:ins w:id="6429" w:author="s_佐野 光" w:date="2019-08-21T10:37:00Z">
        <w:del w:id="6430" w:author="t_竹沢 公佑" w:date="2019-09-10T16:27:00Z">
          <w:r w:rsidR="006B43AD" w:rsidDel="007F5367">
            <w:rPr>
              <w:rFonts w:hint="eastAsia"/>
              <w:bCs/>
              <w:sz w:val="22"/>
              <w:szCs w:val="22"/>
            </w:rPr>
            <w:delText>in</w:delText>
          </w:r>
        </w:del>
      </w:ins>
      <w:ins w:id="6431" w:author="s_佐野 光" w:date="2019-08-20T15:13:00Z">
        <w:del w:id="6432" w:author="t_竹沢 公佑" w:date="2019-09-10T16:27:00Z">
          <w:r w:rsidDel="007F5367">
            <w:rPr>
              <w:rFonts w:hint="eastAsia"/>
              <w:bCs/>
              <w:sz w:val="22"/>
              <w:szCs w:val="22"/>
            </w:rPr>
            <w:delText xml:space="preserve"> the driver.</w:delText>
          </w:r>
        </w:del>
      </w:ins>
    </w:p>
    <w:p w:rsidR="00DF1C7C" w:rsidRPr="00970A62" w:rsidDel="007F5367" w:rsidRDefault="00DF1C7C">
      <w:pPr>
        <w:spacing w:line="0" w:lineRule="atLeast"/>
        <w:ind w:right="1020"/>
        <w:rPr>
          <w:del w:id="6433" w:author="t_竹沢 公佑" w:date="2019-09-10T16:27:00Z"/>
        </w:rPr>
      </w:pPr>
    </w:p>
    <w:p w:rsidR="00DF1C7C" w:rsidRDefault="00DF1C7C">
      <w:pPr>
        <w:spacing w:line="0" w:lineRule="atLeast"/>
        <w:ind w:right="1020"/>
        <w:rPr>
          <w:b/>
          <w:sz w:val="22"/>
          <w:szCs w:val="22"/>
        </w:rPr>
      </w:pPr>
      <w:r>
        <w:rPr>
          <w:rFonts w:hint="eastAsia"/>
          <w:b/>
          <w:sz w:val="22"/>
          <w:szCs w:val="22"/>
        </w:rPr>
        <w:t xml:space="preserve">　【Description】</w:t>
      </w:r>
    </w:p>
    <w:p w:rsidR="00AE7885" w:rsidRDefault="00535FE6">
      <w:pPr>
        <w:pStyle w:val="HTML0"/>
        <w:ind w:leftChars="188" w:left="561" w:hangingChars="50" w:hanging="110"/>
        <w:rPr>
          <w:ins w:id="6434" w:author="t_竹沢 公佑" w:date="2019-10-05T11:32:00Z"/>
          <w:rFonts w:ascii="ＭＳ Ｐゴシック" w:eastAsia="ＭＳ Ｐゴシック" w:hAnsi="ＭＳ Ｐゴシック" w:cs="ＭＳ Ｐゴシック"/>
          <w:sz w:val="22"/>
          <w:szCs w:val="22"/>
          <w:lang w:val="en"/>
        </w:rPr>
        <w:pPrChange w:id="6435" w:author="t_竹沢 公佑" w:date="2019-10-05T11:32:00Z">
          <w:pPr>
            <w:pStyle w:val="HTML0"/>
            <w:ind w:leftChars="118" w:left="283" w:firstLineChars="70" w:firstLine="154"/>
          </w:pPr>
        </w:pPrChange>
      </w:pPr>
      <w:del w:id="6436" w:author="t_竹沢 公佑" w:date="2019-10-05T11:29:00Z">
        <w:r w:rsidRPr="005038B9" w:rsidDel="00A9513E">
          <w:rPr>
            <w:rFonts w:ascii="ＭＳ Ｐゴシック" w:eastAsia="ＭＳ Ｐゴシック" w:hAnsi="ＭＳ Ｐゴシック" w:hint="eastAsia"/>
            <w:sz w:val="22"/>
            <w:szCs w:val="22"/>
            <w:lang w:val="en"/>
          </w:rPr>
          <w:delText>The application process compete the task on the group data. The data area of the group is opened to the driver.</w:delText>
        </w:r>
      </w:del>
      <w:ins w:id="6437" w:author="t_竹沢 公佑" w:date="2019-10-05T11:27:00Z">
        <w:r w:rsidR="00A9513E" w:rsidRPr="00A9513E">
          <w:rPr>
            <w:rFonts w:ascii="ＭＳ Ｐゴシック" w:eastAsia="ＭＳ Ｐゴシック" w:hAnsi="ＭＳ Ｐゴシック"/>
            <w:sz w:val="22"/>
            <w:szCs w:val="22"/>
            <w:lang w:val="en"/>
            <w:rPrChange w:id="6438" w:author="t_竹沢 公佑" w:date="2019-10-05T11:27:00Z">
              <w:rPr>
                <w:rFonts w:eastAsia="ＭＳ Ｐゴシック"/>
                <w:color w:val="FF0000"/>
                <w:sz w:val="22"/>
                <w:szCs w:val="22"/>
                <w:lang w:val="en"/>
              </w:rPr>
            </w:rPrChange>
          </w:rPr>
          <w:t>When</w:t>
        </w:r>
        <w:r w:rsidR="00A9513E">
          <w:rPr>
            <w:rFonts w:ascii="ＭＳ Ｐゴシック" w:eastAsia="ＭＳ Ｐゴシック" w:hAnsi="ＭＳ Ｐゴシック" w:cs="ＭＳ Ｐゴシック" w:hint="eastAsia"/>
            <w:sz w:val="22"/>
            <w:szCs w:val="22"/>
            <w:lang w:val="en"/>
          </w:rPr>
          <w:t xml:space="preserve"> </w:t>
        </w:r>
      </w:ins>
      <w:ins w:id="6439" w:author="t_竹沢 公佑" w:date="2019-10-05T11:29:00Z">
        <w:r w:rsidR="00A9513E">
          <w:rPr>
            <w:rFonts w:ascii="ＭＳ Ｐゴシック" w:eastAsia="ＭＳ Ｐゴシック" w:hAnsi="ＭＳ Ｐゴシック" w:cs="ＭＳ Ｐゴシック" w:hint="eastAsia"/>
            <w:sz w:val="22"/>
            <w:szCs w:val="22"/>
            <w:lang w:val="en"/>
          </w:rPr>
          <w:t>your</w:t>
        </w:r>
      </w:ins>
      <w:ins w:id="6440" w:author="t_竹沢 公佑" w:date="2019-10-05T11:27:00Z">
        <w:r w:rsidR="00A9513E">
          <w:rPr>
            <w:rFonts w:ascii="ＭＳ Ｐゴシック" w:eastAsia="ＭＳ Ｐゴシック" w:hAnsi="ＭＳ Ｐゴシック" w:cs="ＭＳ Ｐゴシック" w:hint="eastAsia"/>
            <w:sz w:val="22"/>
            <w:szCs w:val="22"/>
            <w:lang w:val="en"/>
          </w:rPr>
          <w:t xml:space="preserve"> application process</w:t>
        </w:r>
      </w:ins>
      <w:ins w:id="6441" w:author="t_竹沢 公佑" w:date="2019-10-05T11:32:00Z">
        <w:r w:rsidR="00AE7885">
          <w:rPr>
            <w:rFonts w:ascii="ＭＳ Ｐゴシック" w:eastAsia="ＭＳ Ｐゴシック" w:hAnsi="ＭＳ Ｐゴシック" w:cs="ＭＳ Ｐゴシック" w:hint="eastAsia"/>
            <w:sz w:val="22"/>
            <w:szCs w:val="22"/>
            <w:lang w:val="en"/>
          </w:rPr>
          <w:t>es</w:t>
        </w:r>
      </w:ins>
      <w:ins w:id="6442" w:author="t_竹沢 公佑" w:date="2019-10-05T11:27:00Z">
        <w:r w:rsidR="00A9513E">
          <w:rPr>
            <w:rFonts w:ascii="ＭＳ Ｐゴシック" w:eastAsia="ＭＳ Ｐゴシック" w:hAnsi="ＭＳ Ｐゴシック" w:cs="ＭＳ Ｐゴシック" w:hint="eastAsia"/>
            <w:sz w:val="22"/>
            <w:szCs w:val="22"/>
            <w:lang w:val="en"/>
          </w:rPr>
          <w:t xml:space="preserve"> </w:t>
        </w:r>
      </w:ins>
      <w:ins w:id="6443" w:author="t_竹沢 公佑" w:date="2019-10-05T11:30:00Z">
        <w:r w:rsidR="00AE7885">
          <w:rPr>
            <w:rFonts w:ascii="ＭＳ Ｐゴシック" w:eastAsia="ＭＳ Ｐゴシック" w:hAnsi="ＭＳ Ｐゴシック" w:cs="ＭＳ Ｐゴシック" w:hint="eastAsia"/>
            <w:sz w:val="22"/>
            <w:szCs w:val="22"/>
            <w:lang w:val="en"/>
          </w:rPr>
          <w:t xml:space="preserve">a data in a group </w:t>
        </w:r>
      </w:ins>
      <w:ins w:id="6444" w:author="t_竹沢 公佑" w:date="2019-10-05T11:27:00Z">
        <w:r w:rsidR="00AE7885">
          <w:rPr>
            <w:rFonts w:ascii="ＭＳ Ｐゴシック" w:eastAsia="ＭＳ Ｐゴシック" w:hAnsi="ＭＳ Ｐゴシック" w:cs="ＭＳ Ｐゴシック" w:hint="eastAsia"/>
            <w:sz w:val="22"/>
            <w:szCs w:val="22"/>
            <w:lang w:val="en"/>
          </w:rPr>
          <w:t>comple</w:t>
        </w:r>
      </w:ins>
      <w:ins w:id="6445" w:author="t_竹沢 公佑" w:date="2019-10-05T11:30:00Z">
        <w:r w:rsidR="00AE7885">
          <w:rPr>
            <w:rFonts w:ascii="ＭＳ Ｐゴシック" w:eastAsia="ＭＳ Ｐゴシック" w:hAnsi="ＭＳ Ｐゴシック" w:cs="ＭＳ Ｐゴシック" w:hint="eastAsia"/>
            <w:sz w:val="22"/>
            <w:szCs w:val="22"/>
            <w:lang w:val="en"/>
          </w:rPr>
          <w:t>te,</w:t>
        </w:r>
      </w:ins>
      <w:ins w:id="6446" w:author="t_竹沢 公佑" w:date="2019-10-05T11:27:00Z">
        <w:r w:rsidR="00A9513E">
          <w:rPr>
            <w:rFonts w:ascii="ＭＳ Ｐゴシック" w:eastAsia="ＭＳ Ｐゴシック" w:hAnsi="ＭＳ Ｐゴシック" w:cs="ＭＳ Ｐゴシック" w:hint="eastAsia"/>
            <w:sz w:val="22"/>
            <w:szCs w:val="22"/>
            <w:lang w:val="en"/>
          </w:rPr>
          <w:t xml:space="preserve"> </w:t>
        </w:r>
      </w:ins>
      <w:ins w:id="6447" w:author="t_竹沢 公佑" w:date="2019-10-05T11:31:00Z">
        <w:r w:rsidR="00AE7885">
          <w:rPr>
            <w:rFonts w:ascii="ＭＳ Ｐゴシック" w:eastAsia="ＭＳ Ｐゴシック" w:hAnsi="ＭＳ Ｐゴシック" w:cs="ＭＳ Ｐゴシック" w:hint="eastAsia"/>
            <w:sz w:val="22"/>
            <w:szCs w:val="22"/>
            <w:lang w:val="en"/>
          </w:rPr>
          <w:t xml:space="preserve">please change group status </w:t>
        </w:r>
      </w:ins>
    </w:p>
    <w:p w:rsidR="00535FE6" w:rsidRPr="00A9513E" w:rsidRDefault="00AE7885">
      <w:pPr>
        <w:pStyle w:val="HTML0"/>
        <w:ind w:leftChars="188" w:left="561" w:hangingChars="50" w:hanging="110"/>
        <w:rPr>
          <w:rFonts w:ascii="ＭＳ Ｐゴシック" w:eastAsia="ＭＳ Ｐゴシック" w:hAnsi="ＭＳ Ｐゴシック" w:cs="ＭＳ Ｐゴシック"/>
          <w:sz w:val="22"/>
          <w:szCs w:val="22"/>
          <w:lang w:val="en"/>
          <w:rPrChange w:id="6448" w:author="t_竹沢 公佑" w:date="2019-10-05T11:27:00Z">
            <w:rPr>
              <w:rFonts w:eastAsia="ＭＳ Ｐゴシック"/>
              <w:sz w:val="22"/>
              <w:szCs w:val="22"/>
              <w:lang w:val="en"/>
            </w:rPr>
          </w:rPrChange>
        </w:rPr>
        <w:pPrChange w:id="6449" w:author="t_竹沢 公佑" w:date="2019-10-05T11:32:00Z">
          <w:pPr>
            <w:pStyle w:val="HTML0"/>
            <w:ind w:leftChars="118" w:left="283" w:firstLineChars="70" w:firstLine="154"/>
          </w:pPr>
        </w:pPrChange>
      </w:pPr>
      <w:ins w:id="6450" w:author="t_竹沢 公佑" w:date="2019-10-05T11:31:00Z">
        <w:r>
          <w:rPr>
            <w:rFonts w:ascii="ＭＳ Ｐゴシック" w:eastAsia="ＭＳ Ｐゴシック" w:hAnsi="ＭＳ Ｐゴシック" w:cs="ＭＳ Ｐゴシック" w:hint="eastAsia"/>
            <w:sz w:val="22"/>
            <w:szCs w:val="22"/>
            <w:lang w:val="en"/>
          </w:rPr>
          <w:t xml:space="preserve">by </w:t>
        </w:r>
      </w:ins>
      <w:ins w:id="6451" w:author="t_竹沢 公佑" w:date="2019-10-05T11:32:00Z">
        <w:r>
          <w:rPr>
            <w:rFonts w:ascii="ＭＳ Ｐゴシック" w:eastAsia="ＭＳ Ｐゴシック" w:hAnsi="ＭＳ Ｐゴシック" w:cs="ＭＳ Ｐゴシック"/>
            <w:sz w:val="22"/>
            <w:szCs w:val="22"/>
            <w:lang w:val="en"/>
          </w:rPr>
          <w:t>this</w:t>
        </w:r>
        <w:r>
          <w:rPr>
            <w:rFonts w:ascii="ＭＳ Ｐゴシック" w:eastAsia="ＭＳ Ｐゴシック" w:hAnsi="ＭＳ Ｐゴシック" w:cs="ＭＳ Ｐゴシック" w:hint="eastAsia"/>
            <w:sz w:val="22"/>
            <w:szCs w:val="22"/>
            <w:lang w:val="en"/>
          </w:rPr>
          <w:t xml:space="preserve"> com</w:t>
        </w:r>
      </w:ins>
      <w:ins w:id="6452" w:author="t_竹沢 公佑" w:date="2019-10-05T11:33:00Z">
        <w:r>
          <w:rPr>
            <w:rFonts w:ascii="ＭＳ Ｐゴシック" w:eastAsia="ＭＳ Ｐゴシック" w:hAnsi="ＭＳ Ｐゴシック" w:cs="ＭＳ Ｐゴシック" w:hint="eastAsia"/>
            <w:sz w:val="22"/>
            <w:szCs w:val="22"/>
            <w:lang w:val="en"/>
          </w:rPr>
          <w:t>ma</w:t>
        </w:r>
      </w:ins>
      <w:ins w:id="6453" w:author="t_竹沢 公佑" w:date="2019-10-05T11:32:00Z">
        <w:r>
          <w:rPr>
            <w:rFonts w:ascii="ＭＳ Ｐゴシック" w:eastAsia="ＭＳ Ｐゴシック" w:hAnsi="ＭＳ Ｐゴシック" w:cs="ＭＳ Ｐゴシック" w:hint="eastAsia"/>
            <w:sz w:val="22"/>
            <w:szCs w:val="22"/>
            <w:lang w:val="en"/>
          </w:rPr>
          <w:t>nd.</w:t>
        </w:r>
      </w:ins>
      <w:del w:id="6454" w:author="t_竹沢 公佑" w:date="2019-10-05T11:27:00Z">
        <w:r w:rsidR="00535FE6" w:rsidRPr="00A9513E" w:rsidDel="00A9513E">
          <w:rPr>
            <w:rFonts w:ascii="ＭＳ Ｐゴシック" w:eastAsia="ＭＳ Ｐゴシック" w:hAnsi="ＭＳ Ｐゴシック" w:cs="ＭＳ Ｐゴシック"/>
            <w:sz w:val="22"/>
            <w:szCs w:val="22"/>
            <w:lang w:val="en"/>
            <w:rPrChange w:id="6455" w:author="t_竹沢 公佑" w:date="2019-10-05T11:27:00Z">
              <w:rPr>
                <w:rFonts w:eastAsia="ＭＳ Ｐゴシック"/>
                <w:color w:val="FF0000"/>
                <w:sz w:val="22"/>
                <w:szCs w:val="22"/>
                <w:lang w:val="en"/>
              </w:rPr>
            </w:rPrChange>
          </w:rPr>
          <w:delText xml:space="preserve"> </w:delText>
        </w:r>
      </w:del>
    </w:p>
    <w:p w:rsidR="00DF1C7C" w:rsidDel="0061496E" w:rsidRDefault="00DF1C7C" w:rsidP="005038B9">
      <w:pPr>
        <w:pStyle w:val="HTML0"/>
        <w:rPr>
          <w:del w:id="6456" w:author="t_竹沢 公佑" w:date="2019-09-09T15:22:00Z"/>
          <w:rFonts w:eastAsia="ＭＳ Ｐゴシック"/>
          <w:sz w:val="22"/>
          <w:szCs w:val="22"/>
          <w:lang w:val="en"/>
        </w:rPr>
      </w:pPr>
    </w:p>
    <w:p w:rsidR="00DF1C7C" w:rsidDel="0061496E" w:rsidRDefault="00DF1C7C">
      <w:pPr>
        <w:spacing w:line="0" w:lineRule="atLeast"/>
        <w:ind w:right="1020" w:firstLineChars="50" w:firstLine="110"/>
        <w:rPr>
          <w:del w:id="6457" w:author="t_竹沢 公佑" w:date="2019-09-09T15:22:00Z"/>
          <w:b/>
          <w:sz w:val="22"/>
          <w:szCs w:val="22"/>
        </w:rPr>
      </w:pPr>
      <w:del w:id="6458" w:author="t_竹沢 公佑" w:date="2019-09-09T15:22:00Z">
        <w:r w:rsidDel="0061496E">
          <w:rPr>
            <w:rFonts w:hint="eastAsia"/>
            <w:b/>
            <w:sz w:val="22"/>
            <w:szCs w:val="22"/>
          </w:rPr>
          <w:delText>【Remarks】</w:delText>
        </w:r>
      </w:del>
    </w:p>
    <w:p w:rsidR="00DF1C7C" w:rsidDel="0061496E" w:rsidRDefault="00DF1C7C">
      <w:pPr>
        <w:spacing w:line="0" w:lineRule="atLeast"/>
        <w:ind w:right="1020" w:firstLineChars="200" w:firstLine="440"/>
        <w:rPr>
          <w:del w:id="6459" w:author="t_竹沢 公佑" w:date="2019-09-09T15:22:00Z"/>
          <w:sz w:val="22"/>
          <w:szCs w:val="22"/>
          <w:lang w:val="en"/>
        </w:rPr>
      </w:pPr>
      <w:del w:id="6460" w:author="t_竹沢 公佑" w:date="2019-09-09T15:22:00Z">
        <w:r w:rsidDel="0061496E">
          <w:rPr>
            <w:sz w:val="22"/>
            <w:szCs w:val="22"/>
            <w:lang w:val="en"/>
          </w:rPr>
          <w:delText>ioctl will return an error</w:delText>
        </w:r>
        <w:r w:rsidDel="0061496E">
          <w:rPr>
            <w:rFonts w:hint="eastAsia"/>
            <w:sz w:val="22"/>
            <w:szCs w:val="22"/>
            <w:lang w:val="en"/>
          </w:rPr>
          <w:delText>(-1)</w:delText>
        </w:r>
        <w:r w:rsidR="00917324" w:rsidDel="0061496E">
          <w:rPr>
            <w:rFonts w:hint="eastAsia"/>
            <w:sz w:val="22"/>
            <w:szCs w:val="22"/>
            <w:lang w:val="en"/>
          </w:rPr>
          <w:delText xml:space="preserve"> </w:delText>
        </w:r>
        <w:r w:rsidR="00535FE6" w:rsidDel="0061496E">
          <w:rPr>
            <w:rFonts w:hint="eastAsia"/>
            <w:sz w:val="22"/>
            <w:szCs w:val="22"/>
            <w:lang w:val="en"/>
          </w:rPr>
          <w:delText xml:space="preserve">if the status is </w:delText>
        </w:r>
        <w:r w:rsidR="00535FE6" w:rsidDel="0061496E">
          <w:rPr>
            <w:sz w:val="22"/>
            <w:szCs w:val="22"/>
            <w:lang w:val="en"/>
          </w:rPr>
          <w:delText>‘</w:delText>
        </w:r>
        <w:r w:rsidR="00535FE6" w:rsidDel="0061496E">
          <w:rPr>
            <w:rFonts w:hint="eastAsia"/>
            <w:sz w:val="22"/>
            <w:szCs w:val="22"/>
            <w:lang w:val="en"/>
          </w:rPr>
          <w:delText>Transmission</w:delText>
        </w:r>
        <w:r w:rsidR="00535FE6" w:rsidDel="0061496E">
          <w:rPr>
            <w:sz w:val="22"/>
            <w:szCs w:val="22"/>
            <w:lang w:val="en"/>
          </w:rPr>
          <w:delText>’</w:delText>
        </w:r>
        <w:r w:rsidR="00917324" w:rsidDel="0061496E">
          <w:rPr>
            <w:rFonts w:hint="eastAsia"/>
            <w:sz w:val="22"/>
            <w:szCs w:val="22"/>
            <w:lang w:val="en"/>
          </w:rPr>
          <w:delText>.</w:delText>
        </w:r>
      </w:del>
    </w:p>
    <w:p w:rsidR="00DF1C7C" w:rsidRDefault="00DF1C7C">
      <w:pPr>
        <w:spacing w:line="0" w:lineRule="atLeast"/>
        <w:ind w:right="1020"/>
        <w:rPr>
          <w:sz w:val="22"/>
          <w:szCs w:val="22"/>
          <w:lang w:val="en"/>
        </w:rPr>
      </w:pPr>
    </w:p>
    <w:p w:rsidR="007D309C" w:rsidRDefault="007D309C">
      <w:pPr>
        <w:spacing w:line="0" w:lineRule="atLeast"/>
        <w:ind w:right="1020"/>
        <w:rPr>
          <w:sz w:val="22"/>
          <w:szCs w:val="22"/>
          <w:lang w:val="en"/>
        </w:rPr>
      </w:pPr>
      <w:r>
        <w:rPr>
          <w:sz w:val="22"/>
          <w:szCs w:val="22"/>
          <w:lang w:val="en"/>
        </w:rPr>
        <w:br w:type="page"/>
      </w:r>
    </w:p>
    <w:p w:rsidR="00DF1C7C" w:rsidRDefault="00DF1C7C" w:rsidP="0083070F">
      <w:pPr>
        <w:pStyle w:val="3"/>
      </w:pPr>
      <w:bookmarkStart w:id="6461" w:name="_Toc63179420"/>
      <w:r>
        <w:rPr>
          <w:rFonts w:hint="eastAsia"/>
        </w:rPr>
        <w:t>Command :DRXPD SNDSTART</w:t>
      </w:r>
      <w:bookmarkEnd w:id="6461"/>
    </w:p>
    <w:p w:rsidR="00DF1C7C" w:rsidRDefault="00DF1C7C">
      <w:pPr>
        <w:spacing w:line="0" w:lineRule="atLeast"/>
        <w:ind w:firstLineChars="50" w:firstLine="110"/>
        <w:rPr>
          <w:b/>
          <w:sz w:val="22"/>
          <w:szCs w:val="22"/>
        </w:rPr>
      </w:pPr>
      <w:r>
        <w:rPr>
          <w:rFonts w:hint="eastAsia"/>
          <w:b/>
          <w:sz w:val="22"/>
          <w:szCs w:val="22"/>
        </w:rPr>
        <w:t>【Function】</w:t>
      </w:r>
    </w:p>
    <w:p w:rsidR="00DF1C7C" w:rsidRDefault="00DF1C7C">
      <w:pPr>
        <w:spacing w:line="0" w:lineRule="atLeast"/>
        <w:ind w:right="1020" w:firstLineChars="152" w:firstLine="334"/>
        <w:rPr>
          <w:sz w:val="22"/>
          <w:szCs w:val="22"/>
          <w:lang w:val="en"/>
        </w:rPr>
      </w:pPr>
      <w:r>
        <w:rPr>
          <w:sz w:val="22"/>
          <w:szCs w:val="22"/>
          <w:lang w:val="en"/>
        </w:rPr>
        <w:t xml:space="preserve">This command </w:t>
      </w:r>
      <w:del w:id="6462" w:author="t_竹沢 公佑" w:date="2019-10-05T11:34:00Z">
        <w:r w:rsidDel="00B34D8D">
          <w:rPr>
            <w:sz w:val="22"/>
            <w:szCs w:val="22"/>
            <w:lang w:val="en"/>
          </w:rPr>
          <w:delText xml:space="preserve">will </w:delText>
        </w:r>
      </w:del>
      <w:r>
        <w:rPr>
          <w:rFonts w:hint="eastAsia"/>
          <w:sz w:val="22"/>
          <w:szCs w:val="22"/>
          <w:lang w:val="en"/>
        </w:rPr>
        <w:t>start</w:t>
      </w:r>
      <w:ins w:id="6463" w:author="t_竹沢 公佑" w:date="2019-10-05T11:34:00Z">
        <w:r w:rsidR="00B34D8D">
          <w:rPr>
            <w:rFonts w:hint="eastAsia"/>
            <w:sz w:val="22"/>
            <w:szCs w:val="22"/>
            <w:lang w:val="en"/>
          </w:rPr>
          <w:t>s</w:t>
        </w:r>
      </w:ins>
      <w:r>
        <w:rPr>
          <w:sz w:val="22"/>
          <w:szCs w:val="22"/>
          <w:lang w:val="en"/>
        </w:rPr>
        <w:t xml:space="preserve"> the </w:t>
      </w:r>
      <w:r>
        <w:rPr>
          <w:rFonts w:hint="eastAsia"/>
          <w:sz w:val="22"/>
          <w:szCs w:val="22"/>
          <w:lang w:val="en"/>
        </w:rPr>
        <w:t>transmission</w:t>
      </w:r>
      <w:r>
        <w:rPr>
          <w:sz w:val="22"/>
          <w:szCs w:val="22"/>
          <w:lang w:val="en"/>
        </w:rPr>
        <w:t>.</w:t>
      </w:r>
    </w:p>
    <w:p w:rsidR="00DF1C7C" w:rsidRPr="00B34D8D" w:rsidRDefault="00DF1C7C">
      <w:pPr>
        <w:spacing w:line="0" w:lineRule="atLeast"/>
        <w:ind w:right="1020" w:firstLineChars="50" w:firstLine="110"/>
        <w:rPr>
          <w:b/>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DRXPD_SNDSTART</w:t>
      </w:r>
      <w:r>
        <w:rPr>
          <w:rFonts w:hint="eastAsia"/>
          <w:iCs/>
          <w:sz w:val="22"/>
          <w:szCs w:val="22"/>
        </w:rPr>
        <w:t>,</w:t>
      </w:r>
      <w:r>
        <w:rPr>
          <w:bCs/>
          <w:sz w:val="22"/>
          <w:szCs w:val="22"/>
        </w:rPr>
        <w:t xml:space="preserve"> </w:t>
      </w:r>
      <w:r>
        <w:rPr>
          <w:rFonts w:hint="eastAsia"/>
          <w:bCs/>
          <w:sz w:val="22"/>
          <w:szCs w:val="22"/>
        </w:rPr>
        <w:t>int *p_</w:t>
      </w:r>
      <w:r>
        <w:rPr>
          <w:rFonts w:hint="eastAsia"/>
          <w:iCs/>
          <w:sz w:val="22"/>
          <w:szCs w:val="22"/>
        </w:rPr>
        <w:t>result</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381" w:firstLine="838"/>
        <w:rPr>
          <w:bCs/>
          <w:sz w:val="22"/>
          <w:szCs w:val="22"/>
        </w:rPr>
      </w:pPr>
    </w:p>
    <w:p w:rsidR="00DF1C7C" w:rsidRDefault="00DF1C7C">
      <w:pPr>
        <w:spacing w:line="0" w:lineRule="atLeast"/>
        <w:ind w:right="1020" w:firstLineChars="200" w:firstLine="440"/>
        <w:rPr>
          <w:bCs/>
          <w:sz w:val="22"/>
          <w:szCs w:val="22"/>
        </w:rPr>
      </w:pPr>
      <w:r>
        <w:rPr>
          <w:rFonts w:hint="eastAsia"/>
          <w:bCs/>
          <w:sz w:val="22"/>
          <w:szCs w:val="22"/>
        </w:rPr>
        <w:t>int *p_</w:t>
      </w:r>
      <w:r>
        <w:rPr>
          <w:rFonts w:hint="eastAsia"/>
          <w:iCs/>
          <w:sz w:val="22"/>
          <w:szCs w:val="22"/>
        </w:rPr>
        <w:t>result</w:t>
      </w:r>
      <w:r>
        <w:rPr>
          <w:iCs/>
          <w:sz w:val="22"/>
          <w:szCs w:val="22"/>
        </w:rPr>
        <w:t>…</w:t>
      </w:r>
    </w:p>
    <w:p w:rsidR="00DF1C7C" w:rsidRDefault="00DF1C7C">
      <w:pPr>
        <w:spacing w:line="0" w:lineRule="atLeast"/>
        <w:ind w:right="1020" w:firstLine="840"/>
        <w:rPr>
          <w:ins w:id="6464" w:author="t_竹沢 公佑" w:date="2019-09-09T14:16:00Z"/>
          <w:sz w:val="22"/>
          <w:szCs w:val="22"/>
          <w:lang w:val="en"/>
        </w:rPr>
      </w:pPr>
      <w:r>
        <w:rPr>
          <w:sz w:val="22"/>
          <w:szCs w:val="22"/>
          <w:lang w:val="en"/>
        </w:rPr>
        <w:t xml:space="preserve">Specify the pointer to store the </w:t>
      </w:r>
      <w:r>
        <w:rPr>
          <w:rFonts w:hint="eastAsia"/>
          <w:sz w:val="22"/>
          <w:szCs w:val="22"/>
          <w:lang w:val="en"/>
        </w:rPr>
        <w:t>result</w:t>
      </w:r>
      <w:r>
        <w:rPr>
          <w:sz w:val="22"/>
          <w:szCs w:val="22"/>
          <w:lang w:val="en"/>
        </w:rPr>
        <w:t xml:space="preserve"> below.</w:t>
      </w:r>
    </w:p>
    <w:p w:rsidR="00AE3714" w:rsidRDefault="00AE3714" w:rsidP="00AE3714">
      <w:pPr>
        <w:spacing w:line="0" w:lineRule="atLeast"/>
        <w:ind w:right="1020" w:firstLineChars="400" w:firstLine="880"/>
        <w:rPr>
          <w:ins w:id="6465" w:author="t_竹沢 公佑" w:date="2019-09-09T14:16:00Z"/>
          <w:iCs/>
          <w:sz w:val="22"/>
          <w:szCs w:val="22"/>
        </w:rPr>
      </w:pPr>
      <w:ins w:id="6466" w:author="t_竹沢 公佑" w:date="2019-09-09T14:16:00Z">
        <w:r>
          <w:rPr>
            <w:rFonts w:hint="eastAsia"/>
            <w:iCs/>
            <w:sz w:val="22"/>
            <w:szCs w:val="22"/>
          </w:rPr>
          <w:t>&lt;Device driver version 2.0.3 or later&gt;</w:t>
        </w:r>
      </w:ins>
    </w:p>
    <w:p w:rsidR="00AE3714" w:rsidRDefault="00AE3714" w:rsidP="00AE3714">
      <w:pPr>
        <w:spacing w:line="0" w:lineRule="atLeast"/>
        <w:ind w:right="1020" w:firstLineChars="500" w:firstLine="1100"/>
        <w:rPr>
          <w:ins w:id="6467" w:author="t_竹沢 公佑" w:date="2019-09-09T14:16:00Z"/>
          <w:iCs/>
          <w:sz w:val="22"/>
          <w:szCs w:val="22"/>
        </w:rPr>
      </w:pPr>
      <w:ins w:id="6468" w:author="t_竹沢 公佑" w:date="2019-09-09T14:16:00Z">
        <w:r>
          <w:rPr>
            <w:rFonts w:hint="eastAsia"/>
            <w:iCs/>
            <w:sz w:val="22"/>
            <w:szCs w:val="22"/>
          </w:rPr>
          <w:t>Driver always sets DRXPD_OK(0) to this argument.</w:t>
        </w:r>
      </w:ins>
    </w:p>
    <w:p w:rsidR="00AE3714" w:rsidRDefault="00AE3714" w:rsidP="00AE3714">
      <w:pPr>
        <w:spacing w:line="0" w:lineRule="atLeast"/>
        <w:ind w:right="1020" w:firstLineChars="200" w:firstLine="440"/>
        <w:rPr>
          <w:ins w:id="6469" w:author="t_竹沢 公佑" w:date="2019-09-09T14:16:00Z"/>
          <w:iCs/>
          <w:sz w:val="22"/>
          <w:szCs w:val="22"/>
        </w:rPr>
      </w:pPr>
      <w:ins w:id="6470" w:author="t_竹沢 公佑" w:date="2019-09-09T14:16:00Z">
        <w:r>
          <w:rPr>
            <w:rFonts w:hint="eastAsia"/>
            <w:iCs/>
            <w:sz w:val="22"/>
            <w:szCs w:val="22"/>
          </w:rPr>
          <w:t xml:space="preserve">      This reporting system is not available. Please use an errno to specify the reason.</w:t>
        </w:r>
      </w:ins>
    </w:p>
    <w:p w:rsidR="00AE3714" w:rsidRPr="00AE3714" w:rsidRDefault="00AE3714">
      <w:pPr>
        <w:spacing w:line="0" w:lineRule="atLeast"/>
        <w:ind w:right="1020" w:firstLineChars="400" w:firstLine="880"/>
        <w:rPr>
          <w:iCs/>
          <w:sz w:val="22"/>
          <w:szCs w:val="22"/>
          <w:rPrChange w:id="6471" w:author="t_竹沢 公佑" w:date="2019-09-09T14:16:00Z">
            <w:rPr>
              <w:sz w:val="22"/>
              <w:szCs w:val="22"/>
              <w:lang w:val="en"/>
            </w:rPr>
          </w:rPrChange>
        </w:rPr>
        <w:pPrChange w:id="6472" w:author="t_竹沢 公佑" w:date="2019-09-09T14:16:00Z">
          <w:pPr>
            <w:spacing w:line="0" w:lineRule="atLeast"/>
            <w:ind w:right="1020" w:firstLine="840"/>
          </w:pPr>
        </w:pPrChange>
      </w:pPr>
      <w:ins w:id="6473" w:author="t_竹沢 公佑" w:date="2019-09-09T14:16:00Z">
        <w:r>
          <w:rPr>
            <w:rFonts w:hint="eastAsia"/>
            <w:iCs/>
            <w:sz w:val="22"/>
            <w:szCs w:val="22"/>
          </w:rPr>
          <w:t>&lt;Device driver version 2.0.2 or older&gt;</w:t>
        </w:r>
      </w:ins>
    </w:p>
    <w:p w:rsidR="004E5B58" w:rsidRDefault="00DF1C7C" w:rsidP="005038B9">
      <w:pPr>
        <w:spacing w:line="0" w:lineRule="atLeast"/>
        <w:ind w:right="1020" w:firstLineChars="450" w:firstLine="990"/>
        <w:rPr>
          <w:sz w:val="22"/>
          <w:szCs w:val="22"/>
          <w:lang w:val="en"/>
        </w:rPr>
      </w:pPr>
      <w:r>
        <w:rPr>
          <w:rFonts w:hint="eastAsia"/>
          <w:bCs/>
          <w:sz w:val="22"/>
          <w:szCs w:val="22"/>
        </w:rPr>
        <w:t>DRXPD_OK(0):</w:t>
      </w:r>
      <w:r>
        <w:rPr>
          <w:sz w:val="22"/>
          <w:szCs w:val="22"/>
          <w:lang w:val="en"/>
        </w:rPr>
        <w:t xml:space="preserve"> Transmission </w:t>
      </w:r>
      <w:del w:id="6474" w:author="t_竹沢 公佑" w:date="2019-10-05T11:35:00Z">
        <w:r w:rsidDel="00B34D8D">
          <w:rPr>
            <w:sz w:val="22"/>
            <w:szCs w:val="22"/>
            <w:lang w:val="en"/>
          </w:rPr>
          <w:delText xml:space="preserve">has been </w:delText>
        </w:r>
      </w:del>
      <w:r>
        <w:rPr>
          <w:sz w:val="22"/>
          <w:szCs w:val="22"/>
          <w:lang w:val="en"/>
        </w:rPr>
        <w:t>start</w:t>
      </w:r>
      <w:ins w:id="6475" w:author="t_竹沢 公佑" w:date="2019-10-05T11:35:00Z">
        <w:r w:rsidR="00B34D8D">
          <w:rPr>
            <w:rFonts w:hint="eastAsia"/>
            <w:sz w:val="22"/>
            <w:szCs w:val="22"/>
            <w:lang w:val="en"/>
          </w:rPr>
          <w:t>s</w:t>
        </w:r>
      </w:ins>
      <w:del w:id="6476" w:author="t_竹沢 公佑" w:date="2019-10-05T11:35:00Z">
        <w:r w:rsidDel="00B34D8D">
          <w:rPr>
            <w:sz w:val="22"/>
            <w:szCs w:val="22"/>
            <w:lang w:val="en"/>
          </w:rPr>
          <w:delText>ed</w:delText>
        </w:r>
      </w:del>
      <w:r>
        <w:rPr>
          <w:rFonts w:hint="eastAsia"/>
          <w:sz w:val="22"/>
          <w:szCs w:val="22"/>
          <w:lang w:val="en"/>
        </w:rPr>
        <w:t>.</w:t>
      </w:r>
    </w:p>
    <w:p w:rsidR="004E5B58" w:rsidRDefault="00DF1C7C" w:rsidP="005038B9">
      <w:pPr>
        <w:spacing w:line="0" w:lineRule="atLeast"/>
        <w:ind w:right="1020" w:firstLineChars="450" w:firstLine="990"/>
        <w:rPr>
          <w:sz w:val="22"/>
          <w:szCs w:val="22"/>
          <w:lang w:val="en"/>
        </w:rPr>
      </w:pPr>
      <w:r>
        <w:rPr>
          <w:rFonts w:hint="eastAsia"/>
          <w:bCs/>
          <w:sz w:val="22"/>
          <w:szCs w:val="22"/>
        </w:rPr>
        <w:t>DRXPD_NG_MODE(-2):</w:t>
      </w:r>
      <w:ins w:id="6477" w:author="t_竹沢 公佑" w:date="2019-10-05T11:35:00Z">
        <w:r w:rsidR="00B34D8D">
          <w:rPr>
            <w:rFonts w:hint="eastAsia"/>
            <w:bCs/>
            <w:sz w:val="22"/>
            <w:szCs w:val="22"/>
          </w:rPr>
          <w:t xml:space="preserve"> You don</w:t>
        </w:r>
        <w:r w:rsidR="00B34D8D">
          <w:rPr>
            <w:bCs/>
            <w:sz w:val="22"/>
            <w:szCs w:val="22"/>
          </w:rPr>
          <w:t>’</w:t>
        </w:r>
        <w:r w:rsidR="00B34D8D">
          <w:rPr>
            <w:rFonts w:hint="eastAsia"/>
            <w:bCs/>
            <w:sz w:val="22"/>
            <w:szCs w:val="22"/>
          </w:rPr>
          <w:t>t open the device file with O_RDWR flag</w:t>
        </w:r>
      </w:ins>
      <w:del w:id="6478" w:author="t_竹沢 公佑" w:date="2019-10-05T11:35:00Z">
        <w:r w:rsidDel="00B34D8D">
          <w:rPr>
            <w:rFonts w:hint="eastAsia"/>
            <w:sz w:val="22"/>
            <w:szCs w:val="22"/>
            <w:lang w:val="en"/>
          </w:rPr>
          <w:delText xml:space="preserve"> </w:delText>
        </w:r>
        <w:r w:rsidDel="00B34D8D">
          <w:rPr>
            <w:sz w:val="22"/>
            <w:szCs w:val="22"/>
            <w:lang w:val="en"/>
          </w:rPr>
          <w:delText>It has not been open in O_</w:delText>
        </w:r>
        <w:r w:rsidDel="00B34D8D">
          <w:rPr>
            <w:rFonts w:hint="eastAsia"/>
            <w:sz w:val="22"/>
            <w:szCs w:val="22"/>
            <w:lang w:val="en"/>
          </w:rPr>
          <w:delText>RDWR</w:delText>
        </w:r>
      </w:del>
      <w:r>
        <w:rPr>
          <w:sz w:val="22"/>
          <w:szCs w:val="22"/>
          <w:lang w:val="en"/>
        </w:rPr>
        <w:t>.</w:t>
      </w:r>
    </w:p>
    <w:p w:rsidR="004E5B58" w:rsidRDefault="00DF1C7C" w:rsidP="005038B9">
      <w:pPr>
        <w:spacing w:line="0" w:lineRule="atLeast"/>
        <w:ind w:right="1020" w:firstLineChars="450" w:firstLine="990"/>
        <w:rPr>
          <w:sz w:val="22"/>
          <w:szCs w:val="22"/>
          <w:lang w:val="en"/>
        </w:rPr>
      </w:pPr>
      <w:r>
        <w:rPr>
          <w:rFonts w:hint="eastAsia"/>
          <w:bCs/>
          <w:sz w:val="22"/>
          <w:szCs w:val="22"/>
        </w:rPr>
        <w:t>DRXPD_NG_BUSY(-3):</w:t>
      </w:r>
      <w:r>
        <w:rPr>
          <w:rFonts w:hint="eastAsia"/>
          <w:sz w:val="22"/>
          <w:szCs w:val="22"/>
          <w:lang w:val="en"/>
        </w:rPr>
        <w:t xml:space="preserve"> </w:t>
      </w:r>
      <w:r>
        <w:rPr>
          <w:sz w:val="22"/>
          <w:szCs w:val="22"/>
          <w:lang w:val="en"/>
        </w:rPr>
        <w:t xml:space="preserve">Transmission has already </w:t>
      </w:r>
      <w:del w:id="6479" w:author="t_竹沢 公佑" w:date="2019-10-05T11:36:00Z">
        <w:r w:rsidDel="00B34D8D">
          <w:rPr>
            <w:sz w:val="22"/>
            <w:szCs w:val="22"/>
            <w:lang w:val="en"/>
          </w:rPr>
          <w:delText xml:space="preserve">been </w:delText>
        </w:r>
      </w:del>
      <w:r>
        <w:rPr>
          <w:sz w:val="22"/>
          <w:szCs w:val="22"/>
          <w:lang w:val="en"/>
        </w:rPr>
        <w:t>started.</w:t>
      </w:r>
    </w:p>
    <w:p w:rsidR="004E5B58" w:rsidRDefault="00DF1C7C" w:rsidP="005038B9">
      <w:pPr>
        <w:spacing w:line="0" w:lineRule="atLeast"/>
        <w:ind w:right="1020" w:firstLineChars="450" w:firstLine="990"/>
        <w:rPr>
          <w:sz w:val="22"/>
          <w:szCs w:val="22"/>
          <w:lang w:val="en"/>
        </w:rPr>
      </w:pPr>
      <w:r>
        <w:rPr>
          <w:rFonts w:hint="eastAsia"/>
          <w:bCs/>
          <w:sz w:val="22"/>
          <w:szCs w:val="22"/>
        </w:rPr>
        <w:t>DRXPD_NG_INIT(-4):</w:t>
      </w:r>
      <w:r w:rsidR="00593E53">
        <w:rPr>
          <w:rFonts w:hint="eastAsia"/>
          <w:bCs/>
          <w:sz w:val="22"/>
          <w:szCs w:val="22"/>
        </w:rPr>
        <w:t xml:space="preserve"> </w:t>
      </w:r>
      <w:r>
        <w:rPr>
          <w:sz w:val="22"/>
          <w:szCs w:val="22"/>
          <w:lang w:val="en"/>
        </w:rPr>
        <w:t>It has not been initialized.</w:t>
      </w:r>
      <w:r>
        <w:rPr>
          <w:rFonts w:hint="eastAsia"/>
          <w:sz w:val="22"/>
          <w:szCs w:val="22"/>
        </w:rPr>
        <w:t xml:space="preserve"> </w:t>
      </w:r>
      <w:r w:rsidR="004E5B58">
        <w:rPr>
          <w:rFonts w:hint="eastAsia"/>
          <w:sz w:val="22"/>
          <w:szCs w:val="22"/>
          <w:lang w:val="en"/>
        </w:rPr>
        <w:t xml:space="preserve">The </w:t>
      </w:r>
      <w:r>
        <w:rPr>
          <w:sz w:val="22"/>
          <w:szCs w:val="22"/>
          <w:lang w:val="en"/>
        </w:rPr>
        <w:t>initialization</w:t>
      </w:r>
      <w:r>
        <w:rPr>
          <w:rFonts w:hint="eastAsia"/>
          <w:sz w:val="22"/>
          <w:szCs w:val="22"/>
        </w:rPr>
        <w:t xml:space="preserve"> is required</w:t>
      </w:r>
      <w:r>
        <w:rPr>
          <w:sz w:val="22"/>
          <w:szCs w:val="22"/>
          <w:lang w:val="en"/>
        </w:rPr>
        <w:t>.</w:t>
      </w:r>
    </w:p>
    <w:p w:rsidR="00A54080" w:rsidDel="00AE3714" w:rsidRDefault="00DF1C7C" w:rsidP="005038B9">
      <w:pPr>
        <w:spacing w:line="0" w:lineRule="atLeast"/>
        <w:ind w:right="1020" w:firstLineChars="450" w:firstLine="990"/>
        <w:rPr>
          <w:del w:id="6480" w:author="t_竹沢 公佑" w:date="2019-09-09T14:17:00Z"/>
          <w:sz w:val="22"/>
          <w:szCs w:val="22"/>
          <w:lang w:val="en"/>
        </w:rPr>
      </w:pPr>
      <w:r>
        <w:rPr>
          <w:rFonts w:hint="eastAsia"/>
          <w:bCs/>
          <w:sz w:val="22"/>
          <w:szCs w:val="22"/>
        </w:rPr>
        <w:t>DRXPD_NG(-1):</w:t>
      </w:r>
      <w:r>
        <w:rPr>
          <w:rFonts w:hint="eastAsia"/>
          <w:sz w:val="22"/>
          <w:szCs w:val="22"/>
          <w:lang w:val="en"/>
        </w:rPr>
        <w:t xml:space="preserve"> </w:t>
      </w:r>
      <w:r>
        <w:rPr>
          <w:sz w:val="22"/>
          <w:szCs w:val="22"/>
          <w:lang w:val="en"/>
        </w:rPr>
        <w:t>Other failure</w:t>
      </w:r>
      <w:r>
        <w:rPr>
          <w:rFonts w:hint="eastAsia"/>
          <w:sz w:val="22"/>
          <w:szCs w:val="22"/>
          <w:lang w:val="en"/>
        </w:rPr>
        <w:t>s</w:t>
      </w:r>
      <w:r>
        <w:rPr>
          <w:sz w:val="22"/>
          <w:szCs w:val="22"/>
          <w:lang w:val="en"/>
        </w:rPr>
        <w:t>.</w:t>
      </w:r>
    </w:p>
    <w:p w:rsidR="00A54080" w:rsidRDefault="00A54080" w:rsidP="00DD66ED">
      <w:pPr>
        <w:spacing w:line="0" w:lineRule="atLeast"/>
        <w:ind w:right="1020" w:firstLineChars="450" w:firstLine="990"/>
        <w:rPr>
          <w:sz w:val="22"/>
          <w:szCs w:val="22"/>
          <w:lang w:val="en"/>
        </w:rPr>
      </w:pPr>
    </w:p>
    <w:p w:rsidR="00DF1C7C" w:rsidRDefault="00DF1C7C" w:rsidP="005038B9">
      <w:pPr>
        <w:spacing w:line="0" w:lineRule="atLeast"/>
        <w:ind w:right="1020" w:firstLineChars="450" w:firstLine="990"/>
        <w:rPr>
          <w:sz w:val="22"/>
          <w:szCs w:val="22"/>
          <w:lang w:val="en"/>
        </w:rPr>
      </w:pPr>
    </w:p>
    <w:p w:rsidR="00DF1C7C" w:rsidRDefault="00DF1C7C">
      <w:pPr>
        <w:spacing w:line="0" w:lineRule="atLeast"/>
        <w:ind w:right="1020"/>
        <w:rPr>
          <w:b/>
          <w:sz w:val="22"/>
          <w:szCs w:val="22"/>
        </w:rPr>
      </w:pPr>
      <w:r>
        <w:rPr>
          <w:rFonts w:hint="eastAsia"/>
          <w:b/>
          <w:sz w:val="22"/>
          <w:szCs w:val="22"/>
        </w:rPr>
        <w:t xml:space="preserve">　【Return】</w:t>
      </w:r>
    </w:p>
    <w:p w:rsidR="00AE3714" w:rsidRPr="00AE3714" w:rsidRDefault="00DF1C7C">
      <w:pPr>
        <w:spacing w:line="0" w:lineRule="atLeast"/>
        <w:ind w:right="1020" w:firstLineChars="200" w:firstLine="440"/>
        <w:rPr>
          <w:b/>
          <w:sz w:val="22"/>
          <w:szCs w:val="22"/>
          <w:rPrChange w:id="6481" w:author="t_竹沢 公佑" w:date="2019-09-09T14:17:00Z">
            <w:rPr>
              <w:bCs/>
              <w:sz w:val="22"/>
              <w:szCs w:val="22"/>
            </w:rPr>
          </w:rPrChange>
        </w:rPr>
        <w:pPrChange w:id="6482" w:author="t_竹沢 公佑" w:date="2019-09-09T14:17:00Z">
          <w:pPr>
            <w:spacing w:line="0" w:lineRule="atLeast"/>
            <w:ind w:leftChars="200" w:left="480" w:right="1020" w:firstLineChars="50" w:firstLine="110"/>
          </w:pPr>
        </w:pPrChange>
      </w:pPr>
      <w:del w:id="6483" w:author="t_竹沢 公佑" w:date="2019-09-09T14:17:00Z">
        <w:r w:rsidRPr="00F0773B" w:rsidDel="00AE3714">
          <w:rPr>
            <w:rFonts w:hint="eastAsia"/>
            <w:bCs/>
            <w:sz w:val="22"/>
            <w:szCs w:val="22"/>
          </w:rPr>
          <w:delText xml:space="preserve">If </w:delText>
        </w:r>
        <w:r w:rsidRPr="00437574" w:rsidDel="00AE3714">
          <w:rPr>
            <w:rFonts w:hint="eastAsia"/>
            <w:bCs/>
            <w:sz w:val="22"/>
            <w:szCs w:val="22"/>
          </w:rPr>
          <w:delText xml:space="preserve">it is </w:delText>
        </w:r>
        <w:r w:rsidRPr="00C2078B" w:rsidDel="00AE3714">
          <w:rPr>
            <w:rFonts w:hint="eastAsia"/>
            <w:bCs/>
            <w:sz w:val="22"/>
            <w:szCs w:val="22"/>
          </w:rPr>
          <w:delText xml:space="preserve">success, 0 </w:delText>
        </w:r>
        <w:r w:rsidRPr="00A74CAA" w:rsidDel="00AE3714">
          <w:rPr>
            <w:bCs/>
            <w:sz w:val="22"/>
            <w:szCs w:val="22"/>
          </w:rPr>
          <w:delText>is returne</w:delText>
        </w:r>
        <w:r w:rsidRPr="00025319" w:rsidDel="00AE3714">
          <w:rPr>
            <w:rFonts w:hint="eastAsia"/>
            <w:bCs/>
            <w:sz w:val="22"/>
            <w:szCs w:val="22"/>
          </w:rPr>
          <w:delText>d</w:delText>
        </w:r>
        <w:r w:rsidRPr="00A15960" w:rsidDel="00AE3714">
          <w:rPr>
            <w:bCs/>
            <w:sz w:val="22"/>
            <w:szCs w:val="22"/>
          </w:rPr>
          <w:delText>.</w:delText>
        </w:r>
        <w:r w:rsidRPr="003A301F" w:rsidDel="00AE3714">
          <w:rPr>
            <w:bCs/>
            <w:sz w:val="22"/>
            <w:szCs w:val="22"/>
          </w:rPr>
          <w:delText xml:space="preserve">　</w:delText>
        </w:r>
        <w:r w:rsidRPr="002E67F0" w:rsidDel="00AE3714">
          <w:rPr>
            <w:bCs/>
            <w:sz w:val="22"/>
            <w:szCs w:val="22"/>
          </w:rPr>
          <w:delText xml:space="preserve">if </w:delText>
        </w:r>
        <w:r w:rsidRPr="00D22D4F" w:rsidDel="00AE3714">
          <w:rPr>
            <w:rFonts w:hint="eastAsia"/>
            <w:bCs/>
            <w:sz w:val="22"/>
            <w:szCs w:val="22"/>
          </w:rPr>
          <w:delText xml:space="preserve">an </w:delText>
        </w:r>
        <w:r w:rsidRPr="003B63B3" w:rsidDel="00AE3714">
          <w:rPr>
            <w:bCs/>
            <w:sz w:val="22"/>
            <w:szCs w:val="22"/>
          </w:rPr>
          <w:delText xml:space="preserve">error </w:delText>
        </w:r>
        <w:r w:rsidRPr="00D458FC" w:rsidDel="00AE3714">
          <w:rPr>
            <w:rFonts w:hint="eastAsia"/>
            <w:bCs/>
            <w:sz w:val="22"/>
            <w:szCs w:val="22"/>
          </w:rPr>
          <w:delText>(</w:delText>
        </w:r>
        <w:r w:rsidRPr="005038B9" w:rsidDel="00AE3714">
          <w:rPr>
            <w:sz w:val="22"/>
            <w:szCs w:val="22"/>
            <w:lang w:val="en"/>
          </w:rPr>
          <w:delText>DRXPD_NG</w:delText>
        </w:r>
        <w:r w:rsidRPr="005038B9" w:rsidDel="00AE3714">
          <w:rPr>
            <w:rFonts w:hint="eastAsia"/>
            <w:sz w:val="22"/>
            <w:szCs w:val="22"/>
            <w:lang w:val="en"/>
          </w:rPr>
          <w:delText>_**</w:delText>
        </w:r>
        <w:r w:rsidRPr="005038B9" w:rsidDel="00AE3714">
          <w:rPr>
            <w:sz w:val="22"/>
            <w:szCs w:val="22"/>
            <w:lang w:val="en"/>
          </w:rPr>
          <w:delText xml:space="preserve"> is not included.</w:delText>
        </w:r>
        <w:r w:rsidRPr="00F0773B" w:rsidDel="00AE3714">
          <w:rPr>
            <w:rFonts w:hint="eastAsia"/>
            <w:bCs/>
            <w:sz w:val="22"/>
            <w:szCs w:val="22"/>
          </w:rPr>
          <w:delText>)</w:delText>
        </w:r>
        <w:r w:rsidRPr="00437574" w:rsidDel="00AE3714">
          <w:rPr>
            <w:bCs/>
            <w:sz w:val="22"/>
            <w:szCs w:val="22"/>
          </w:rPr>
          <w:delText xml:space="preserve">　</w:delText>
        </w:r>
        <w:r w:rsidRPr="00C2078B" w:rsidDel="00AE3714">
          <w:rPr>
            <w:bCs/>
            <w:sz w:val="22"/>
            <w:szCs w:val="22"/>
          </w:rPr>
          <w:delText>occur</w:delText>
        </w:r>
        <w:r w:rsidRPr="00A74CAA" w:rsidDel="00AE3714">
          <w:rPr>
            <w:rFonts w:hint="eastAsia"/>
            <w:bCs/>
            <w:sz w:val="22"/>
            <w:szCs w:val="22"/>
          </w:rPr>
          <w:delText>s</w:delText>
        </w:r>
        <w:r w:rsidR="00121762" w:rsidDel="00AE3714">
          <w:rPr>
            <w:bCs/>
            <w:sz w:val="22"/>
            <w:szCs w:val="22"/>
          </w:rPr>
          <w:delText>, -1 is returned</w:delText>
        </w:r>
        <w:r w:rsidR="00121762" w:rsidDel="00AE3714">
          <w:rPr>
            <w:rFonts w:hint="eastAsia"/>
            <w:bCs/>
            <w:sz w:val="22"/>
            <w:szCs w:val="22"/>
          </w:rPr>
          <w:delText xml:space="preserve"> </w:delText>
        </w:r>
        <w:r w:rsidR="00121762" w:rsidRPr="00121762" w:rsidDel="00AE3714">
          <w:rPr>
            <w:bCs/>
            <w:sz w:val="22"/>
            <w:szCs w:val="22"/>
          </w:rPr>
          <w:delText>in which case, errno is set.</w:delText>
        </w:r>
      </w:del>
      <w:ins w:id="6484" w:author="t_竹沢 公佑" w:date="2019-09-09T14:17:00Z">
        <w:r w:rsidR="00AE3714" w:rsidRPr="00E73F24">
          <w:rPr>
            <w:rFonts w:hint="eastAsia"/>
            <w:bCs/>
            <w:sz w:val="22"/>
            <w:szCs w:val="22"/>
          </w:rPr>
          <w:t xml:space="preserve">0 </w:t>
        </w:r>
        <w:r w:rsidR="00AE3714" w:rsidRPr="00E73F24">
          <w:rPr>
            <w:bCs/>
            <w:sz w:val="22"/>
            <w:szCs w:val="22"/>
          </w:rPr>
          <w:t>is returne</w:t>
        </w:r>
        <w:r w:rsidR="00AE3714" w:rsidRPr="00E73F24">
          <w:rPr>
            <w:rFonts w:hint="eastAsia"/>
            <w:bCs/>
            <w:sz w:val="22"/>
            <w:szCs w:val="22"/>
          </w:rPr>
          <w:t>d</w:t>
        </w:r>
        <w:r w:rsidR="00AE3714" w:rsidRPr="00E73F24">
          <w:rPr>
            <w:bCs/>
            <w:sz w:val="22"/>
            <w:szCs w:val="22"/>
          </w:rPr>
          <w:t>.</w:t>
        </w:r>
        <w:r w:rsidR="00AE3714" w:rsidRPr="00E73F24" w:rsidDel="00392926">
          <w:rPr>
            <w:bCs/>
            <w:sz w:val="22"/>
            <w:szCs w:val="22"/>
          </w:rPr>
          <w:t xml:space="preserve"> </w:t>
        </w:r>
        <w:r w:rsidR="00AE3714">
          <w:rPr>
            <w:rFonts w:hint="eastAsia"/>
            <w:bCs/>
            <w:sz w:val="22"/>
            <w:szCs w:val="22"/>
          </w:rPr>
          <w:t>I</w:t>
        </w:r>
        <w:r w:rsidR="00AE3714" w:rsidRPr="00E73F24">
          <w:rPr>
            <w:bCs/>
            <w:sz w:val="22"/>
            <w:szCs w:val="22"/>
          </w:rPr>
          <w:t xml:space="preserve">f </w:t>
        </w:r>
        <w:r w:rsidR="00AE3714" w:rsidRPr="00E73F24">
          <w:rPr>
            <w:rFonts w:hint="eastAsia"/>
            <w:bCs/>
            <w:sz w:val="22"/>
            <w:szCs w:val="22"/>
          </w:rPr>
          <w:t xml:space="preserve">an </w:t>
        </w:r>
        <w:r w:rsidR="00AE3714" w:rsidRPr="00E73F24">
          <w:rPr>
            <w:bCs/>
            <w:sz w:val="22"/>
            <w:szCs w:val="22"/>
          </w:rPr>
          <w:t>error</w:t>
        </w:r>
        <w:r w:rsidR="00AE3714">
          <w:rPr>
            <w:rFonts w:hint="eastAsia"/>
            <w:bCs/>
            <w:sz w:val="22"/>
            <w:szCs w:val="22"/>
          </w:rPr>
          <w:t xml:space="preserve"> </w:t>
        </w:r>
        <w:r w:rsidR="00AE3714" w:rsidRPr="00E73F24">
          <w:rPr>
            <w:bCs/>
            <w:sz w:val="22"/>
            <w:szCs w:val="22"/>
          </w:rPr>
          <w:t>occur</w:t>
        </w:r>
        <w:r w:rsidR="00AE3714" w:rsidRPr="00E73F24">
          <w:rPr>
            <w:rFonts w:hint="eastAsia"/>
            <w:bCs/>
            <w:sz w:val="22"/>
            <w:szCs w:val="22"/>
          </w:rPr>
          <w:t>s</w:t>
        </w:r>
        <w:r w:rsidR="00AE3714">
          <w:rPr>
            <w:bCs/>
            <w:sz w:val="22"/>
            <w:szCs w:val="22"/>
          </w:rPr>
          <w:t>, -1 is returned</w:t>
        </w:r>
        <w:r w:rsidR="00AE3714">
          <w:rPr>
            <w:rFonts w:hint="eastAsia"/>
            <w:bCs/>
            <w:sz w:val="22"/>
            <w:szCs w:val="22"/>
          </w:rPr>
          <w:t xml:space="preserve"> </w:t>
        </w:r>
        <w:r w:rsidR="00AE3714" w:rsidRPr="004E6337">
          <w:rPr>
            <w:bCs/>
            <w:sz w:val="22"/>
            <w:szCs w:val="22"/>
          </w:rPr>
          <w:t>in which case errno is se</w:t>
        </w:r>
        <w:r w:rsidR="00AE3714" w:rsidRPr="00A665BF">
          <w:rPr>
            <w:rFonts w:hint="eastAsia"/>
            <w:sz w:val="22"/>
            <w:szCs w:val="22"/>
          </w:rPr>
          <w:t xml:space="preserve">t. </w:t>
        </w:r>
      </w:ins>
    </w:p>
    <w:p w:rsidR="00B71974" w:rsidRPr="00B34D8D" w:rsidRDefault="00B71974" w:rsidP="005038B9">
      <w:pPr>
        <w:spacing w:line="0" w:lineRule="atLeast"/>
        <w:ind w:leftChars="200" w:left="480" w:right="1020" w:firstLineChars="50" w:firstLine="110"/>
        <w:rPr>
          <w:bCs/>
          <w:sz w:val="22"/>
          <w:szCs w:val="22"/>
        </w:rPr>
      </w:pPr>
    </w:p>
    <w:p w:rsidR="00970A62" w:rsidRDefault="00970A62" w:rsidP="00970A62">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ins w:id="6485" w:author="t_竹沢 公佑" w:date="2019-09-18T13:19:00Z"/>
          <w:bCs/>
          <w:sz w:val="22"/>
          <w:szCs w:val="22"/>
        </w:rPr>
      </w:pPr>
      <w:r w:rsidRPr="00121762">
        <w:rPr>
          <w:bCs/>
          <w:sz w:val="22"/>
          <w:szCs w:val="22"/>
        </w:rPr>
        <w:t>This command can fail with the following errors.</w:t>
      </w:r>
    </w:p>
    <w:p w:rsidR="00E81ADD" w:rsidRPr="00E81ADD" w:rsidRDefault="00E81ADD" w:rsidP="00E81ADD">
      <w:pPr>
        <w:spacing w:line="0" w:lineRule="atLeast"/>
        <w:ind w:right="1020" w:firstLineChars="200" w:firstLine="440"/>
        <w:rPr>
          <w:ins w:id="6486" w:author="t_竹沢 公佑" w:date="2019-09-18T13:19:00Z"/>
          <w:bCs/>
          <w:sz w:val="22"/>
          <w:szCs w:val="22"/>
        </w:rPr>
      </w:pPr>
      <w:ins w:id="6487" w:author="t_竹沢 公佑" w:date="2019-09-18T13:19:00Z">
        <w:r w:rsidRPr="00E81ADD">
          <w:rPr>
            <w:bCs/>
            <w:sz w:val="22"/>
            <w:szCs w:val="22"/>
          </w:rPr>
          <w:t>EINVAL</w:t>
        </w:r>
      </w:ins>
    </w:p>
    <w:p w:rsidR="00E81ADD" w:rsidRPr="00E81ADD" w:rsidRDefault="00E81ADD" w:rsidP="00E81ADD">
      <w:pPr>
        <w:spacing w:line="0" w:lineRule="atLeast"/>
        <w:ind w:right="1020" w:firstLineChars="200" w:firstLine="440"/>
        <w:rPr>
          <w:ins w:id="6488" w:author="t_竹沢 公佑" w:date="2019-09-18T13:19:00Z"/>
          <w:bCs/>
          <w:sz w:val="22"/>
          <w:szCs w:val="22"/>
        </w:rPr>
      </w:pPr>
      <w:ins w:id="6489" w:author="t_竹沢 公佑" w:date="2019-09-18T13:19:00Z">
        <w:r w:rsidRPr="00E81ADD">
          <w:rPr>
            <w:bCs/>
            <w:sz w:val="22"/>
            <w:szCs w:val="22"/>
          </w:rPr>
          <w:t xml:space="preserve">  When </w:t>
        </w:r>
      </w:ins>
      <w:ins w:id="6490" w:author="t_竹沢 公佑" w:date="2019-10-05T11:36:00Z">
        <w:r w:rsidR="00B34D8D">
          <w:rPr>
            <w:rFonts w:hint="eastAsia"/>
            <w:bCs/>
            <w:sz w:val="22"/>
            <w:szCs w:val="22"/>
          </w:rPr>
          <w:t>you don</w:t>
        </w:r>
        <w:r w:rsidR="00B34D8D">
          <w:rPr>
            <w:bCs/>
            <w:sz w:val="22"/>
            <w:szCs w:val="22"/>
          </w:rPr>
          <w:t>’</w:t>
        </w:r>
        <w:r w:rsidR="00B34D8D">
          <w:rPr>
            <w:rFonts w:hint="eastAsia"/>
            <w:bCs/>
            <w:sz w:val="22"/>
            <w:szCs w:val="22"/>
          </w:rPr>
          <w:t>t open the device file with O_RDWR flag.</w:t>
        </w:r>
      </w:ins>
    </w:p>
    <w:p w:rsidR="00E81ADD" w:rsidRPr="00E81ADD" w:rsidRDefault="00E81ADD" w:rsidP="00E81ADD">
      <w:pPr>
        <w:spacing w:line="0" w:lineRule="atLeast"/>
        <w:ind w:right="1020" w:firstLineChars="200" w:firstLine="440"/>
        <w:rPr>
          <w:ins w:id="6491" w:author="t_竹沢 公佑" w:date="2019-09-18T13:19:00Z"/>
          <w:bCs/>
          <w:sz w:val="22"/>
          <w:szCs w:val="22"/>
        </w:rPr>
      </w:pPr>
      <w:ins w:id="6492" w:author="t_竹沢 公佑" w:date="2019-09-18T13:19:00Z">
        <w:r w:rsidRPr="00E81ADD">
          <w:rPr>
            <w:bCs/>
            <w:sz w:val="22"/>
            <w:szCs w:val="22"/>
          </w:rPr>
          <w:t xml:space="preserve">  If you application opened device file with other than O_RDONLY flag,</w:t>
        </w:r>
      </w:ins>
    </w:p>
    <w:p w:rsidR="00E81ADD" w:rsidRPr="00E81ADD" w:rsidRDefault="00E81ADD" w:rsidP="00E81ADD">
      <w:pPr>
        <w:spacing w:line="0" w:lineRule="atLeast"/>
        <w:ind w:right="1020" w:firstLineChars="200" w:firstLine="440"/>
        <w:rPr>
          <w:ins w:id="6493" w:author="t_竹沢 公佑" w:date="2019-09-18T13:19:00Z"/>
          <w:bCs/>
          <w:sz w:val="22"/>
          <w:szCs w:val="22"/>
        </w:rPr>
      </w:pPr>
      <w:ins w:id="6494" w:author="t_竹沢 公佑" w:date="2019-09-18T13:19:00Z">
        <w:r w:rsidRPr="00E81ADD">
          <w:rPr>
            <w:bCs/>
            <w:sz w:val="22"/>
            <w:szCs w:val="22"/>
          </w:rPr>
          <w:t xml:space="preserve">  please open device file with the O_RDONLY flag. </w:t>
        </w:r>
      </w:ins>
    </w:p>
    <w:p w:rsidR="00E81ADD" w:rsidRPr="00E81ADD" w:rsidRDefault="00E81ADD" w:rsidP="00E81ADD">
      <w:pPr>
        <w:spacing w:line="0" w:lineRule="atLeast"/>
        <w:ind w:right="1020" w:firstLineChars="200" w:firstLine="440"/>
        <w:rPr>
          <w:ins w:id="6495" w:author="t_竹沢 公佑" w:date="2019-09-18T13:19:00Z"/>
          <w:bCs/>
          <w:sz w:val="22"/>
          <w:szCs w:val="22"/>
        </w:rPr>
      </w:pPr>
      <w:ins w:id="6496" w:author="t_竹沢 公佑" w:date="2019-09-18T13:19:00Z">
        <w:r w:rsidRPr="00E81ADD">
          <w:rPr>
            <w:bCs/>
            <w:sz w:val="22"/>
            <w:szCs w:val="22"/>
          </w:rPr>
          <w:t>EAGAIN</w:t>
        </w:r>
      </w:ins>
    </w:p>
    <w:p w:rsidR="00E81ADD" w:rsidRPr="00E81ADD" w:rsidRDefault="00E81ADD" w:rsidP="00E81ADD">
      <w:pPr>
        <w:spacing w:line="0" w:lineRule="atLeast"/>
        <w:ind w:right="1020" w:firstLineChars="200" w:firstLine="440"/>
        <w:rPr>
          <w:ins w:id="6497" w:author="t_竹沢 公佑" w:date="2019-09-18T13:19:00Z"/>
          <w:bCs/>
          <w:sz w:val="22"/>
          <w:szCs w:val="22"/>
        </w:rPr>
      </w:pPr>
      <w:ins w:id="6498" w:author="t_竹沢 公佑" w:date="2019-09-18T13:19:00Z">
        <w:r w:rsidRPr="00E81ADD">
          <w:rPr>
            <w:bCs/>
            <w:sz w:val="22"/>
            <w:szCs w:val="22"/>
          </w:rPr>
          <w:t xml:space="preserve">  When </w:t>
        </w:r>
      </w:ins>
      <w:ins w:id="6499" w:author="t_竹沢 公佑" w:date="2019-10-05T11:37:00Z">
        <w:r w:rsidR="00B34D8D">
          <w:rPr>
            <w:rFonts w:hint="eastAsia"/>
            <w:bCs/>
            <w:sz w:val="22"/>
            <w:szCs w:val="22"/>
          </w:rPr>
          <w:t xml:space="preserve">this command </w:t>
        </w:r>
      </w:ins>
      <w:ins w:id="6500" w:author="t_竹沢 公佑" w:date="2019-09-18T13:19:00Z">
        <w:r w:rsidRPr="00E81ADD">
          <w:rPr>
            <w:bCs/>
            <w:sz w:val="22"/>
            <w:szCs w:val="22"/>
          </w:rPr>
          <w:t>detect</w:t>
        </w:r>
      </w:ins>
      <w:ins w:id="6501" w:author="t_竹沢 公佑" w:date="2019-10-05T11:37:00Z">
        <w:r w:rsidR="00B34D8D">
          <w:rPr>
            <w:rFonts w:hint="eastAsia"/>
            <w:bCs/>
            <w:sz w:val="22"/>
            <w:szCs w:val="22"/>
          </w:rPr>
          <w:t>s an</w:t>
        </w:r>
      </w:ins>
      <w:ins w:id="6502" w:author="t_竹沢 公佑" w:date="2019-09-18T13:19:00Z">
        <w:r w:rsidRPr="00E81ADD">
          <w:rPr>
            <w:bCs/>
            <w:sz w:val="22"/>
            <w:szCs w:val="22"/>
          </w:rPr>
          <w:t xml:space="preserve"> illegal sequence. </w:t>
        </w:r>
      </w:ins>
    </w:p>
    <w:p w:rsidR="00E81ADD" w:rsidRPr="00E81ADD" w:rsidRDefault="00E81ADD" w:rsidP="00E81ADD">
      <w:pPr>
        <w:spacing w:line="0" w:lineRule="atLeast"/>
        <w:ind w:right="1020" w:firstLineChars="200" w:firstLine="440"/>
        <w:rPr>
          <w:ins w:id="6503" w:author="t_竹沢 公佑" w:date="2019-09-18T13:19:00Z"/>
          <w:bCs/>
          <w:sz w:val="22"/>
          <w:szCs w:val="22"/>
        </w:rPr>
      </w:pPr>
      <w:ins w:id="6504" w:author="t_竹沢 公佑" w:date="2019-09-18T13:19:00Z">
        <w:r w:rsidRPr="00E81ADD">
          <w:rPr>
            <w:bCs/>
            <w:sz w:val="22"/>
            <w:szCs w:val="22"/>
          </w:rPr>
          <w:t xml:space="preserve">  Mmap or ioctl(DRXPD_INIT) is not called before calling this API. </w:t>
        </w:r>
      </w:ins>
    </w:p>
    <w:p w:rsidR="00E81ADD" w:rsidRPr="00B57A93" w:rsidRDefault="00E81ADD">
      <w:pPr>
        <w:spacing w:line="0" w:lineRule="atLeast"/>
        <w:ind w:leftChars="200" w:left="700" w:right="1020" w:hangingChars="100" w:hanging="220"/>
        <w:rPr>
          <w:ins w:id="6505" w:author="t_竹沢 公佑" w:date="2019-09-18T13:19:00Z"/>
          <w:bCs/>
          <w:sz w:val="22"/>
          <w:szCs w:val="22"/>
        </w:rPr>
        <w:pPrChange w:id="6506" w:author="t_竹沢 公佑" w:date="2019-09-18T13:53:00Z">
          <w:pPr>
            <w:spacing w:line="0" w:lineRule="atLeast"/>
            <w:ind w:right="1020" w:firstLineChars="200" w:firstLine="440"/>
          </w:pPr>
        </w:pPrChange>
      </w:pPr>
      <w:ins w:id="6507" w:author="t_竹沢 公佑" w:date="2019-09-18T13:19:00Z">
        <w:r w:rsidRPr="00E81ADD">
          <w:rPr>
            <w:bCs/>
            <w:sz w:val="22"/>
            <w:szCs w:val="22"/>
          </w:rPr>
          <w:t xml:space="preserve">  Please confirm the operation sequence. </w:t>
        </w:r>
      </w:ins>
      <w:ins w:id="6508" w:author="t_竹沢 公佑" w:date="2019-09-18T13:53:00Z">
        <w:r w:rsidR="006626EA">
          <w:rPr>
            <w:rFonts w:hint="eastAsia"/>
            <w:bCs/>
            <w:sz w:val="22"/>
            <w:szCs w:val="22"/>
          </w:rPr>
          <w:t>(</w:t>
        </w:r>
        <w:r w:rsidR="006626EA">
          <w:rPr>
            <w:b/>
            <w:bCs/>
            <w:sz w:val="22"/>
            <w:szCs w:val="22"/>
          </w:rPr>
          <w:t>“</w:t>
        </w:r>
        <w:r w:rsidR="006626EA" w:rsidRPr="0056709F">
          <w:rPr>
            <w:b/>
            <w:bCs/>
            <w:sz w:val="22"/>
            <w:szCs w:val="22"/>
          </w:rPr>
          <w:fldChar w:fldCharType="begin"/>
        </w:r>
        <w:r w:rsidR="006626EA" w:rsidRPr="0056709F">
          <w:rPr>
            <w:b/>
            <w:bCs/>
            <w:sz w:val="22"/>
            <w:szCs w:val="22"/>
          </w:rPr>
          <w:instrText xml:space="preserve"> REF _Ref13549266 \r \h </w:instrText>
        </w:r>
        <w:r w:rsidR="006626EA">
          <w:rPr>
            <w:b/>
            <w:bCs/>
            <w:sz w:val="22"/>
            <w:szCs w:val="22"/>
          </w:rPr>
          <w:instrText xml:space="preserve"> \* MERGEFORMAT </w:instrText>
        </w:r>
      </w:ins>
      <w:r w:rsidR="006626EA" w:rsidRPr="0056709F">
        <w:rPr>
          <w:b/>
          <w:bCs/>
          <w:sz w:val="22"/>
          <w:szCs w:val="22"/>
        </w:rPr>
      </w:r>
      <w:ins w:id="6509" w:author="t_竹沢 公佑" w:date="2019-09-18T13:53:00Z">
        <w:r w:rsidR="006626EA" w:rsidRPr="0056709F">
          <w:rPr>
            <w:b/>
            <w:bCs/>
            <w:sz w:val="22"/>
            <w:szCs w:val="22"/>
          </w:rPr>
          <w:fldChar w:fldCharType="separate"/>
        </w:r>
      </w:ins>
      <w:ins w:id="6510" w:author="t_竹沢 公佑" w:date="2021-02-02T17:29:00Z">
        <w:r w:rsidR="000B4FA1">
          <w:rPr>
            <w:b/>
            <w:bCs/>
            <w:sz w:val="22"/>
            <w:szCs w:val="22"/>
          </w:rPr>
          <w:t>4.5</w:t>
        </w:r>
      </w:ins>
      <w:ins w:id="6511" w:author="t_竹沢 公佑" w:date="2019-09-18T13:53:00Z">
        <w:r w:rsidR="006626EA" w:rsidRPr="0056709F">
          <w:rPr>
            <w:b/>
            <w:bCs/>
            <w:sz w:val="22"/>
            <w:szCs w:val="22"/>
          </w:rPr>
          <w:fldChar w:fldCharType="end"/>
        </w:r>
        <w:r w:rsidR="006626EA" w:rsidRPr="0056709F">
          <w:rPr>
            <w:rFonts w:hint="eastAsia"/>
            <w:b/>
            <w:bCs/>
            <w:sz w:val="22"/>
            <w:szCs w:val="22"/>
          </w:rPr>
          <w:t xml:space="preserve"> </w:t>
        </w:r>
        <w:r w:rsidR="006626EA" w:rsidRPr="0056709F">
          <w:rPr>
            <w:b/>
            <w:bCs/>
            <w:sz w:val="22"/>
            <w:szCs w:val="22"/>
          </w:rPr>
          <w:fldChar w:fldCharType="begin"/>
        </w:r>
        <w:r w:rsidR="006626EA" w:rsidRPr="0056709F">
          <w:rPr>
            <w:b/>
            <w:bCs/>
            <w:sz w:val="22"/>
            <w:szCs w:val="22"/>
          </w:rPr>
          <w:instrText xml:space="preserve"> REF _Ref13549266 \h </w:instrText>
        </w:r>
        <w:r w:rsidR="006626EA">
          <w:rPr>
            <w:b/>
            <w:bCs/>
            <w:sz w:val="22"/>
            <w:szCs w:val="22"/>
          </w:rPr>
          <w:instrText xml:space="preserve"> \* MERGEFORMAT </w:instrText>
        </w:r>
      </w:ins>
      <w:r w:rsidR="006626EA" w:rsidRPr="0056709F">
        <w:rPr>
          <w:b/>
          <w:bCs/>
          <w:sz w:val="22"/>
          <w:szCs w:val="22"/>
        </w:rPr>
      </w:r>
      <w:ins w:id="6512" w:author="t_竹沢 公佑" w:date="2019-09-18T13:53:00Z">
        <w:r w:rsidR="006626EA" w:rsidRPr="0056709F">
          <w:rPr>
            <w:b/>
            <w:bCs/>
            <w:sz w:val="22"/>
            <w:szCs w:val="22"/>
          </w:rPr>
          <w:fldChar w:fldCharType="separate"/>
        </w:r>
      </w:ins>
      <w:ins w:id="6513" w:author="t_竹沢 公佑" w:date="2021-02-02T17:29:00Z">
        <w:r w:rsidR="000B4FA1" w:rsidRPr="000B4FA1">
          <w:rPr>
            <w:b/>
            <w:u w:val="single"/>
            <w:rPrChange w:id="6514" w:author="t_竹沢 公佑" w:date="2021-02-02T17:29:00Z">
              <w:rPr>
                <w:u w:val="single"/>
              </w:rPr>
            </w:rPrChange>
          </w:rPr>
          <w:t>Example of transmission</w:t>
        </w:r>
      </w:ins>
      <w:ins w:id="6515" w:author="t_竹沢 公佑" w:date="2019-09-18T13:53:00Z">
        <w:r w:rsidR="006626EA" w:rsidRPr="0056709F">
          <w:rPr>
            <w:b/>
            <w:bCs/>
            <w:sz w:val="22"/>
            <w:szCs w:val="22"/>
          </w:rPr>
          <w:fldChar w:fldCharType="end"/>
        </w:r>
        <w:r w:rsidR="006626EA" w:rsidRPr="0056709F">
          <w:rPr>
            <w:b/>
            <w:bCs/>
            <w:sz w:val="22"/>
            <w:szCs w:val="22"/>
          </w:rPr>
          <w:t>”</w:t>
        </w:r>
        <w:r w:rsidR="006626EA">
          <w:rPr>
            <w:rFonts w:hint="eastAsia"/>
            <w:bCs/>
            <w:sz w:val="22"/>
            <w:szCs w:val="22"/>
          </w:rPr>
          <w:t>)</w:t>
        </w:r>
      </w:ins>
    </w:p>
    <w:p w:rsidR="00E81ADD" w:rsidRPr="00E81ADD" w:rsidRDefault="00E81ADD" w:rsidP="00E81ADD">
      <w:pPr>
        <w:spacing w:line="0" w:lineRule="atLeast"/>
        <w:ind w:right="1020" w:firstLineChars="200" w:firstLine="440"/>
        <w:rPr>
          <w:ins w:id="6516" w:author="t_竹沢 公佑" w:date="2019-09-18T13:19:00Z"/>
          <w:bCs/>
          <w:sz w:val="22"/>
          <w:szCs w:val="22"/>
        </w:rPr>
      </w:pPr>
      <w:ins w:id="6517" w:author="t_竹沢 公佑" w:date="2019-09-18T13:19:00Z">
        <w:r w:rsidRPr="00E81ADD">
          <w:rPr>
            <w:bCs/>
            <w:sz w:val="22"/>
            <w:szCs w:val="22"/>
          </w:rPr>
          <w:t>EIO</w:t>
        </w:r>
      </w:ins>
    </w:p>
    <w:p w:rsidR="00E81ADD" w:rsidRPr="00E81ADD" w:rsidRDefault="00E81ADD" w:rsidP="00E81ADD">
      <w:pPr>
        <w:spacing w:line="0" w:lineRule="atLeast"/>
        <w:ind w:right="1020" w:firstLineChars="200" w:firstLine="440"/>
        <w:rPr>
          <w:ins w:id="6518" w:author="t_竹沢 公佑" w:date="2019-09-18T13:19:00Z"/>
          <w:bCs/>
          <w:sz w:val="22"/>
          <w:szCs w:val="22"/>
        </w:rPr>
      </w:pPr>
      <w:ins w:id="6519" w:author="t_竹沢 公佑" w:date="2019-09-18T13:19:00Z">
        <w:r w:rsidRPr="00E81ADD">
          <w:rPr>
            <w:bCs/>
            <w:sz w:val="22"/>
            <w:szCs w:val="22"/>
          </w:rPr>
          <w:t xml:space="preserve">  When </w:t>
        </w:r>
      </w:ins>
      <w:ins w:id="6520" w:author="t_竹沢 公佑" w:date="2019-10-05T11:37:00Z">
        <w:r w:rsidR="00B34D8D">
          <w:rPr>
            <w:rFonts w:hint="eastAsia"/>
            <w:bCs/>
            <w:sz w:val="22"/>
            <w:szCs w:val="22"/>
          </w:rPr>
          <w:t xml:space="preserve">this coammnd </w:t>
        </w:r>
      </w:ins>
      <w:ins w:id="6521" w:author="t_竹沢 公佑" w:date="2019-09-18T13:19:00Z">
        <w:r w:rsidRPr="00E81ADD">
          <w:rPr>
            <w:bCs/>
            <w:sz w:val="22"/>
            <w:szCs w:val="22"/>
          </w:rPr>
          <w:t>fail</w:t>
        </w:r>
      </w:ins>
      <w:ins w:id="6522" w:author="t_竹沢 公佑" w:date="2019-10-05T11:37:00Z">
        <w:r w:rsidR="00B34D8D">
          <w:rPr>
            <w:rFonts w:hint="eastAsia"/>
            <w:bCs/>
            <w:sz w:val="22"/>
            <w:szCs w:val="22"/>
          </w:rPr>
          <w:t>s</w:t>
        </w:r>
      </w:ins>
      <w:ins w:id="6523" w:author="t_竹沢 公佑" w:date="2019-09-18T13:19:00Z">
        <w:r w:rsidRPr="00E81ADD">
          <w:rPr>
            <w:bCs/>
            <w:sz w:val="22"/>
            <w:szCs w:val="22"/>
          </w:rPr>
          <w:t xml:space="preserve"> to read or write internal register.</w:t>
        </w:r>
      </w:ins>
    </w:p>
    <w:p w:rsidR="00E81ADD" w:rsidRPr="00E81ADD" w:rsidRDefault="00E81ADD" w:rsidP="00E81ADD">
      <w:pPr>
        <w:spacing w:line="0" w:lineRule="atLeast"/>
        <w:ind w:right="1020" w:firstLineChars="200" w:firstLine="440"/>
        <w:rPr>
          <w:ins w:id="6524" w:author="t_竹沢 公佑" w:date="2019-09-18T13:19:00Z"/>
          <w:bCs/>
          <w:sz w:val="22"/>
          <w:szCs w:val="22"/>
        </w:rPr>
      </w:pPr>
      <w:ins w:id="6525" w:author="t_竹沢 公佑" w:date="2019-09-18T13:19:00Z">
        <w:r w:rsidRPr="00E81ADD">
          <w:rPr>
            <w:bCs/>
            <w:sz w:val="22"/>
            <w:szCs w:val="22"/>
          </w:rPr>
          <w:t xml:space="preserve">  This errno means device driver can't control the device.</w:t>
        </w:r>
      </w:ins>
    </w:p>
    <w:p w:rsidR="00E81ADD" w:rsidRPr="00E81ADD" w:rsidRDefault="00E81ADD" w:rsidP="00E81ADD">
      <w:pPr>
        <w:spacing w:line="0" w:lineRule="atLeast"/>
        <w:ind w:right="1020" w:firstLineChars="200" w:firstLine="440"/>
        <w:rPr>
          <w:ins w:id="6526" w:author="t_竹沢 公佑" w:date="2019-09-18T13:19:00Z"/>
          <w:bCs/>
          <w:sz w:val="22"/>
          <w:szCs w:val="22"/>
        </w:rPr>
      </w:pPr>
      <w:ins w:id="6527" w:author="t_竹沢 公佑" w:date="2019-09-18T13:19:00Z">
        <w:r w:rsidRPr="00E81ADD">
          <w:rPr>
            <w:bCs/>
            <w:sz w:val="22"/>
            <w:szCs w:val="22"/>
          </w:rPr>
          <w:t xml:space="preserve">  If this error occurrs often, it may be hardware error is happend.</w:t>
        </w:r>
      </w:ins>
    </w:p>
    <w:p w:rsidR="00E81ADD" w:rsidRPr="00E81ADD" w:rsidRDefault="00E81ADD" w:rsidP="00E81ADD">
      <w:pPr>
        <w:spacing w:line="0" w:lineRule="atLeast"/>
        <w:ind w:right="1020" w:firstLineChars="200" w:firstLine="440"/>
        <w:rPr>
          <w:ins w:id="6528" w:author="t_竹沢 公佑" w:date="2019-09-18T13:19:00Z"/>
          <w:bCs/>
          <w:sz w:val="22"/>
          <w:szCs w:val="22"/>
        </w:rPr>
      </w:pPr>
      <w:ins w:id="6529" w:author="t_竹沢 公佑" w:date="2019-09-18T13:19:00Z">
        <w:r w:rsidRPr="00E81ADD">
          <w:rPr>
            <w:bCs/>
            <w:sz w:val="22"/>
            <w:szCs w:val="22"/>
          </w:rPr>
          <w:t xml:space="preserve">  Please execute cold-reboot and try again.</w:t>
        </w:r>
      </w:ins>
    </w:p>
    <w:p w:rsidR="00E81ADD" w:rsidRPr="00E81ADD" w:rsidRDefault="00E81ADD" w:rsidP="00E81ADD">
      <w:pPr>
        <w:spacing w:line="0" w:lineRule="atLeast"/>
        <w:ind w:right="1020" w:firstLineChars="200" w:firstLine="440"/>
        <w:rPr>
          <w:ins w:id="6530" w:author="t_竹沢 公佑" w:date="2019-09-18T13:19:00Z"/>
          <w:bCs/>
          <w:sz w:val="22"/>
          <w:szCs w:val="22"/>
        </w:rPr>
      </w:pPr>
      <w:ins w:id="6531" w:author="t_竹沢 公佑" w:date="2019-09-18T13:19:00Z">
        <w:r w:rsidRPr="00E81ADD">
          <w:rPr>
            <w:bCs/>
            <w:sz w:val="22"/>
            <w:szCs w:val="22"/>
          </w:rPr>
          <w:t>EBUSY</w:t>
        </w:r>
      </w:ins>
    </w:p>
    <w:p w:rsidR="00E81ADD" w:rsidRPr="00E81ADD" w:rsidRDefault="00E81ADD" w:rsidP="00E81ADD">
      <w:pPr>
        <w:spacing w:line="0" w:lineRule="atLeast"/>
        <w:ind w:right="1020" w:firstLineChars="200" w:firstLine="440"/>
        <w:rPr>
          <w:ins w:id="6532" w:author="t_竹沢 公佑" w:date="2019-09-18T13:19:00Z"/>
          <w:bCs/>
          <w:sz w:val="22"/>
          <w:szCs w:val="22"/>
        </w:rPr>
      </w:pPr>
      <w:ins w:id="6533" w:author="t_竹沢 公佑" w:date="2019-09-18T13:19:00Z">
        <w:r w:rsidRPr="00E81ADD">
          <w:rPr>
            <w:bCs/>
            <w:sz w:val="22"/>
            <w:szCs w:val="22"/>
          </w:rPr>
          <w:t xml:space="preserve">  When the resource busy.</w:t>
        </w:r>
      </w:ins>
    </w:p>
    <w:p w:rsidR="00E81ADD" w:rsidRPr="00E81ADD" w:rsidRDefault="00E81ADD" w:rsidP="00E81ADD">
      <w:pPr>
        <w:spacing w:line="0" w:lineRule="atLeast"/>
        <w:ind w:right="1020" w:firstLineChars="200" w:firstLine="440"/>
        <w:rPr>
          <w:ins w:id="6534" w:author="t_竹沢 公佑" w:date="2019-09-18T13:19:00Z"/>
          <w:bCs/>
          <w:sz w:val="22"/>
          <w:szCs w:val="22"/>
        </w:rPr>
      </w:pPr>
      <w:ins w:id="6535" w:author="t_竹沢 公佑" w:date="2019-09-18T13:19:00Z">
        <w:r w:rsidRPr="00E81ADD">
          <w:rPr>
            <w:bCs/>
            <w:sz w:val="22"/>
            <w:szCs w:val="22"/>
          </w:rPr>
          <w:t xml:space="preserve">  The device has already started </w:t>
        </w:r>
      </w:ins>
      <w:ins w:id="6536" w:author="t_竹沢 公佑" w:date="2019-10-07T06:49:00Z">
        <w:r w:rsidR="00485E65">
          <w:rPr>
            <w:rFonts w:hint="eastAsia"/>
            <w:bCs/>
            <w:sz w:val="22"/>
            <w:szCs w:val="22"/>
          </w:rPr>
          <w:t>transmitting frames</w:t>
        </w:r>
      </w:ins>
      <w:ins w:id="6537" w:author="t_竹沢 公佑" w:date="2019-09-18T13:19:00Z">
        <w:r w:rsidRPr="00E81ADD">
          <w:rPr>
            <w:bCs/>
            <w:sz w:val="22"/>
            <w:szCs w:val="22"/>
          </w:rPr>
          <w:t>.</w:t>
        </w:r>
      </w:ins>
    </w:p>
    <w:p w:rsidR="00E81ADD" w:rsidRPr="00485E65" w:rsidRDefault="00E81ADD" w:rsidP="00E81ADD">
      <w:pPr>
        <w:spacing w:line="0" w:lineRule="atLeast"/>
        <w:ind w:right="1020" w:firstLineChars="200" w:firstLine="440"/>
        <w:rPr>
          <w:ins w:id="6538" w:author="t_竹沢 公佑" w:date="2019-09-18T13:19:00Z"/>
          <w:bCs/>
          <w:sz w:val="22"/>
          <w:szCs w:val="22"/>
        </w:rPr>
      </w:pPr>
    </w:p>
    <w:p w:rsidR="00E81ADD" w:rsidRPr="00B22C77" w:rsidRDefault="00E81ADD">
      <w:pPr>
        <w:spacing w:line="0" w:lineRule="atLeast"/>
        <w:ind w:right="1020"/>
        <w:rPr>
          <w:ins w:id="6539" w:author="t_竹沢 公佑" w:date="2019-09-18T13:19:00Z"/>
          <w:sz w:val="22"/>
          <w:szCs w:val="22"/>
        </w:rPr>
        <w:pPrChange w:id="6540" w:author="t_竹沢 公佑" w:date="2019-09-18T13:20:00Z">
          <w:pPr>
            <w:spacing w:line="0" w:lineRule="atLeast"/>
            <w:ind w:right="1020" w:firstLineChars="200" w:firstLine="440"/>
          </w:pPr>
        </w:pPrChange>
      </w:pPr>
      <w:ins w:id="6541" w:author="t_竹沢 公佑" w:date="2019-09-18T13:19:00Z">
        <w:r>
          <w:rPr>
            <w:bCs/>
            <w:sz w:val="22"/>
            <w:szCs w:val="22"/>
          </w:rPr>
          <w:br w:type="page"/>
        </w:r>
        <w:r>
          <w:rPr>
            <w:rFonts w:hint="eastAsia"/>
            <w:b/>
            <w:sz w:val="22"/>
            <w:szCs w:val="22"/>
          </w:rPr>
          <w:lastRenderedPageBreak/>
          <w:t>【Errors】</w:t>
        </w:r>
      </w:ins>
      <w:ins w:id="6542" w:author="t_竹沢 公佑" w:date="2019-09-18T13:20:00Z">
        <w:r w:rsidRPr="00E81ADD">
          <w:rPr>
            <w:sz w:val="22"/>
            <w:szCs w:val="22"/>
            <w:rPrChange w:id="6543" w:author="t_竹沢 公佑" w:date="2019-09-18T13:20:00Z">
              <w:rPr>
                <w:b/>
                <w:sz w:val="22"/>
                <w:szCs w:val="22"/>
              </w:rPr>
            </w:rPrChange>
          </w:rPr>
          <w:t>(Con</w:t>
        </w:r>
        <w:r>
          <w:rPr>
            <w:rFonts w:hint="eastAsia"/>
            <w:sz w:val="22"/>
            <w:szCs w:val="22"/>
          </w:rPr>
          <w:t>tinued from the previous page.</w:t>
        </w:r>
        <w:r w:rsidRPr="00E81ADD">
          <w:rPr>
            <w:sz w:val="22"/>
            <w:szCs w:val="22"/>
            <w:rPrChange w:id="6544" w:author="t_竹沢 公佑" w:date="2019-09-18T13:20:00Z">
              <w:rPr>
                <w:b/>
                <w:sz w:val="22"/>
                <w:szCs w:val="22"/>
              </w:rPr>
            </w:rPrChange>
          </w:rPr>
          <w:t>)</w:t>
        </w:r>
      </w:ins>
    </w:p>
    <w:p w:rsidR="00E81ADD" w:rsidRPr="00E81ADD" w:rsidRDefault="00E81ADD" w:rsidP="00E81ADD">
      <w:pPr>
        <w:spacing w:line="0" w:lineRule="atLeast"/>
        <w:ind w:right="1020" w:firstLineChars="200" w:firstLine="440"/>
        <w:rPr>
          <w:ins w:id="6545" w:author="t_竹沢 公佑" w:date="2019-09-18T13:19:00Z"/>
          <w:bCs/>
          <w:sz w:val="22"/>
          <w:szCs w:val="22"/>
        </w:rPr>
      </w:pPr>
      <w:ins w:id="6546" w:author="t_竹沢 公佑" w:date="2019-09-18T13:19:00Z">
        <w:r w:rsidRPr="00E81ADD">
          <w:rPr>
            <w:bCs/>
            <w:sz w:val="22"/>
            <w:szCs w:val="22"/>
          </w:rPr>
          <w:t>EFAULT</w:t>
        </w:r>
      </w:ins>
    </w:p>
    <w:p w:rsidR="00E81ADD" w:rsidRPr="00E81ADD" w:rsidRDefault="00E81ADD" w:rsidP="00E81ADD">
      <w:pPr>
        <w:spacing w:line="0" w:lineRule="atLeast"/>
        <w:ind w:right="1020" w:firstLineChars="200" w:firstLine="440"/>
        <w:rPr>
          <w:ins w:id="6547" w:author="t_竹沢 公佑" w:date="2019-09-18T13:19:00Z"/>
          <w:bCs/>
          <w:sz w:val="22"/>
          <w:szCs w:val="22"/>
        </w:rPr>
      </w:pPr>
      <w:ins w:id="6548" w:author="t_竹沢 公佑" w:date="2019-09-18T13:19:00Z">
        <w:r w:rsidRPr="00E81ADD">
          <w:rPr>
            <w:bCs/>
            <w:sz w:val="22"/>
            <w:szCs w:val="22"/>
          </w:rPr>
          <w:t xml:space="preserve">  When this </w:t>
        </w:r>
      </w:ins>
      <w:ins w:id="6549" w:author="t_竹沢 公佑" w:date="2019-10-05T11:38:00Z">
        <w:r w:rsidR="00B34D8D">
          <w:rPr>
            <w:bCs/>
            <w:sz w:val="22"/>
            <w:szCs w:val="22"/>
          </w:rPr>
          <w:t>command</w:t>
        </w:r>
        <w:r w:rsidR="00B34D8D">
          <w:rPr>
            <w:rFonts w:hint="eastAsia"/>
            <w:bCs/>
            <w:sz w:val="22"/>
            <w:szCs w:val="22"/>
          </w:rPr>
          <w:t xml:space="preserve"> fails </w:t>
        </w:r>
      </w:ins>
      <w:ins w:id="6550" w:author="t_竹沢 公佑" w:date="2019-09-18T13:19:00Z">
        <w:r w:rsidRPr="00E81ADD">
          <w:rPr>
            <w:bCs/>
            <w:sz w:val="22"/>
            <w:szCs w:val="22"/>
          </w:rPr>
          <w:t xml:space="preserve">to copy the execution result to p_result, it sets EFAULT to errno. </w:t>
        </w:r>
      </w:ins>
    </w:p>
    <w:p w:rsidR="00E81ADD" w:rsidRPr="00E81ADD" w:rsidRDefault="00E81ADD" w:rsidP="00E81ADD">
      <w:pPr>
        <w:spacing w:line="0" w:lineRule="atLeast"/>
        <w:ind w:right="1020" w:firstLineChars="200" w:firstLine="440"/>
        <w:rPr>
          <w:ins w:id="6551" w:author="t_竹沢 公佑" w:date="2019-09-18T13:19:00Z"/>
          <w:bCs/>
          <w:sz w:val="22"/>
          <w:szCs w:val="22"/>
        </w:rPr>
      </w:pPr>
      <w:ins w:id="6552" w:author="t_竹沢 公佑" w:date="2019-09-18T13:19:00Z">
        <w:r w:rsidRPr="00E81ADD">
          <w:rPr>
            <w:bCs/>
            <w:sz w:val="22"/>
            <w:szCs w:val="22"/>
          </w:rPr>
          <w:t xml:space="preserve">  In this case, please ignore the value of *p_result.</w:t>
        </w:r>
      </w:ins>
    </w:p>
    <w:p w:rsidR="00E81ADD" w:rsidRPr="00E81ADD" w:rsidRDefault="00E81ADD" w:rsidP="00E81ADD">
      <w:pPr>
        <w:spacing w:line="0" w:lineRule="atLeast"/>
        <w:ind w:right="1020" w:firstLineChars="200" w:firstLine="440"/>
        <w:rPr>
          <w:ins w:id="6553" w:author="t_竹沢 公佑" w:date="2019-09-18T13:19:00Z"/>
          <w:bCs/>
          <w:sz w:val="22"/>
          <w:szCs w:val="22"/>
        </w:rPr>
      </w:pPr>
      <w:ins w:id="6554" w:author="t_竹沢 公佑" w:date="2019-09-18T13:19:00Z">
        <w:r w:rsidRPr="00E81ADD">
          <w:rPr>
            <w:bCs/>
            <w:sz w:val="22"/>
            <w:szCs w:val="22"/>
          </w:rPr>
          <w:t xml:space="preserve">  </w:t>
        </w:r>
      </w:ins>
      <w:ins w:id="6555" w:author="t_竹沢 公佑" w:date="2019-10-05T11:38:00Z">
        <w:r w:rsidR="00B34D8D">
          <w:rPr>
            <w:rFonts w:hint="eastAsia"/>
            <w:bCs/>
            <w:sz w:val="22"/>
            <w:szCs w:val="22"/>
          </w:rPr>
          <w:t xml:space="preserve">Your </w:t>
        </w:r>
      </w:ins>
      <w:ins w:id="6556" w:author="t_竹沢 公佑" w:date="2019-09-18T13:19:00Z">
        <w:r w:rsidRPr="00E81ADD">
          <w:rPr>
            <w:bCs/>
            <w:sz w:val="22"/>
            <w:szCs w:val="22"/>
          </w:rPr>
          <w:t xml:space="preserve">application may give an invalid address to this pointer, </w:t>
        </w:r>
      </w:ins>
    </w:p>
    <w:p w:rsidR="00E81ADD" w:rsidRPr="00E81ADD" w:rsidRDefault="00E81ADD" w:rsidP="00E81ADD">
      <w:pPr>
        <w:spacing w:line="0" w:lineRule="atLeast"/>
        <w:ind w:right="1020" w:firstLineChars="200" w:firstLine="440"/>
        <w:rPr>
          <w:ins w:id="6557" w:author="t_竹沢 公佑" w:date="2019-09-18T13:19:00Z"/>
          <w:bCs/>
          <w:sz w:val="22"/>
          <w:szCs w:val="22"/>
        </w:rPr>
      </w:pPr>
      <w:ins w:id="6558" w:author="t_竹沢 公佑" w:date="2019-09-18T13:19:00Z">
        <w:r w:rsidRPr="00E81ADD">
          <w:rPr>
            <w:bCs/>
            <w:sz w:val="22"/>
            <w:szCs w:val="22"/>
          </w:rPr>
          <w:t xml:space="preserve">  please check its address.</w:t>
        </w:r>
      </w:ins>
    </w:p>
    <w:p w:rsidR="00E81ADD" w:rsidRPr="00E81ADD" w:rsidRDefault="00E81ADD" w:rsidP="00E81ADD">
      <w:pPr>
        <w:spacing w:line="0" w:lineRule="atLeast"/>
        <w:ind w:right="1020" w:firstLineChars="200" w:firstLine="440"/>
        <w:rPr>
          <w:ins w:id="6559" w:author="t_竹沢 公佑" w:date="2019-09-18T13:19:00Z"/>
          <w:bCs/>
          <w:sz w:val="22"/>
          <w:szCs w:val="22"/>
        </w:rPr>
      </w:pPr>
      <w:ins w:id="6560" w:author="t_竹沢 公佑" w:date="2019-09-18T13:19:00Z">
        <w:r w:rsidRPr="00E81ADD">
          <w:rPr>
            <w:bCs/>
            <w:sz w:val="22"/>
            <w:szCs w:val="22"/>
          </w:rPr>
          <w:t xml:space="preserve">ETIME (driver version 2.0.3 or later) </w:t>
        </w:r>
      </w:ins>
    </w:p>
    <w:p w:rsidR="00E81ADD" w:rsidRPr="00E81ADD" w:rsidRDefault="00E81ADD" w:rsidP="00E81ADD">
      <w:pPr>
        <w:spacing w:line="0" w:lineRule="atLeast"/>
        <w:ind w:right="1020" w:firstLineChars="200" w:firstLine="440"/>
        <w:rPr>
          <w:ins w:id="6561" w:author="t_竹沢 公佑" w:date="2019-09-18T13:19:00Z"/>
          <w:bCs/>
          <w:sz w:val="22"/>
          <w:szCs w:val="22"/>
        </w:rPr>
      </w:pPr>
      <w:ins w:id="6562" w:author="t_竹沢 公佑" w:date="2019-09-18T13:19:00Z">
        <w:r w:rsidRPr="00E81ADD">
          <w:rPr>
            <w:bCs/>
            <w:sz w:val="22"/>
            <w:szCs w:val="22"/>
          </w:rPr>
          <w:t xml:space="preserve">  When </w:t>
        </w:r>
        <w:r w:rsidR="00B34D8D">
          <w:rPr>
            <w:bCs/>
            <w:sz w:val="22"/>
            <w:szCs w:val="22"/>
          </w:rPr>
          <w:t>timeout occur</w:t>
        </w:r>
      </w:ins>
      <w:ins w:id="6563" w:author="t_竹沢 公佑" w:date="2019-10-05T11:38:00Z">
        <w:r w:rsidR="00B34D8D">
          <w:rPr>
            <w:rFonts w:hint="eastAsia"/>
            <w:bCs/>
            <w:sz w:val="22"/>
            <w:szCs w:val="22"/>
          </w:rPr>
          <w:t>s</w:t>
        </w:r>
      </w:ins>
      <w:ins w:id="6564" w:author="t_竹沢 公佑" w:date="2019-09-18T13:19:00Z">
        <w:r w:rsidRPr="00E81ADD">
          <w:rPr>
            <w:bCs/>
            <w:sz w:val="22"/>
            <w:szCs w:val="22"/>
          </w:rPr>
          <w:t>.</w:t>
        </w:r>
      </w:ins>
    </w:p>
    <w:p w:rsidR="00E81ADD" w:rsidRPr="00B22C77" w:rsidRDefault="00E81ADD" w:rsidP="00B22C77">
      <w:pPr>
        <w:spacing w:line="0" w:lineRule="atLeast"/>
        <w:ind w:right="1020" w:firstLineChars="200" w:firstLine="440"/>
        <w:rPr>
          <w:ins w:id="6565" w:author="t_竹沢 公佑" w:date="2019-09-18T13:19:00Z"/>
          <w:bCs/>
          <w:sz w:val="22"/>
          <w:szCs w:val="22"/>
        </w:rPr>
      </w:pPr>
      <w:ins w:id="6566" w:author="t_竹沢 公佑" w:date="2019-09-18T13:19:00Z">
        <w:r w:rsidRPr="00E81ADD">
          <w:rPr>
            <w:bCs/>
            <w:sz w:val="22"/>
            <w:szCs w:val="22"/>
          </w:rPr>
          <w:t xml:space="preserve">  Please confirm the description of Synchronization field.</w:t>
        </w:r>
      </w:ins>
    </w:p>
    <w:p w:rsidR="00E81ADD" w:rsidDel="00E81ADD" w:rsidRDefault="00E81ADD" w:rsidP="00121762">
      <w:pPr>
        <w:spacing w:line="0" w:lineRule="atLeast"/>
        <w:ind w:right="1020" w:firstLineChars="200" w:firstLine="440"/>
        <w:rPr>
          <w:del w:id="6567" w:author="t_竹沢 公佑" w:date="2019-09-18T13:20:00Z"/>
          <w:bCs/>
          <w:sz w:val="22"/>
          <w:szCs w:val="22"/>
        </w:rPr>
      </w:pPr>
    </w:p>
    <w:p w:rsidR="00970A62" w:rsidDel="00E81ADD" w:rsidRDefault="00970A62" w:rsidP="00970A62">
      <w:pPr>
        <w:spacing w:line="0" w:lineRule="atLeast"/>
        <w:ind w:right="1020" w:firstLineChars="200" w:firstLine="440"/>
        <w:rPr>
          <w:del w:id="6568" w:author="t_竹沢 公佑" w:date="2019-09-18T13:20:00Z"/>
          <w:bCs/>
          <w:sz w:val="22"/>
          <w:szCs w:val="22"/>
        </w:rPr>
      </w:pPr>
      <w:del w:id="6569" w:author="t_竹沢 公佑" w:date="2019-09-18T13:20:00Z">
        <w:r w:rsidRPr="00AC10EE" w:rsidDel="00E81ADD">
          <w:rPr>
            <w:bCs/>
            <w:sz w:val="22"/>
            <w:szCs w:val="22"/>
          </w:rPr>
          <w:delText>EINVAL</w:delText>
        </w:r>
      </w:del>
    </w:p>
    <w:p w:rsidR="00970A62" w:rsidDel="00E81ADD" w:rsidRDefault="00970A62" w:rsidP="00970A62">
      <w:pPr>
        <w:spacing w:line="0" w:lineRule="atLeast"/>
        <w:ind w:right="1020" w:firstLineChars="200" w:firstLine="440"/>
        <w:rPr>
          <w:del w:id="6570" w:author="t_竹沢 公佑" w:date="2019-09-18T13:20:00Z"/>
          <w:bCs/>
          <w:sz w:val="22"/>
          <w:szCs w:val="22"/>
        </w:rPr>
      </w:pPr>
      <w:del w:id="6571" w:author="t_竹沢 公佑" w:date="2019-09-18T13:20:00Z">
        <w:r w:rsidDel="00E81ADD">
          <w:rPr>
            <w:rFonts w:hint="eastAsia"/>
            <w:bCs/>
            <w:sz w:val="22"/>
            <w:szCs w:val="22"/>
          </w:rPr>
          <w:delText xml:space="preserve">  When mode is not match (Open device file with the flags </w:delText>
        </w:r>
        <w:r w:rsidDel="00E81ADD">
          <w:rPr>
            <w:rFonts w:hint="eastAsia"/>
            <w:iCs/>
            <w:sz w:val="22"/>
            <w:szCs w:val="22"/>
          </w:rPr>
          <w:delText>O_RDONLY</w:delText>
        </w:r>
        <w:r w:rsidDel="00E81ADD">
          <w:rPr>
            <w:rFonts w:hint="eastAsia"/>
            <w:bCs/>
            <w:sz w:val="22"/>
            <w:szCs w:val="22"/>
          </w:rPr>
          <w:delText>)</w:delText>
        </w:r>
      </w:del>
    </w:p>
    <w:p w:rsidR="00970A62" w:rsidDel="00E81ADD" w:rsidRDefault="00970A62" w:rsidP="00970A62">
      <w:pPr>
        <w:spacing w:line="0" w:lineRule="atLeast"/>
        <w:ind w:right="1020" w:firstLineChars="200" w:firstLine="440"/>
        <w:rPr>
          <w:del w:id="6572" w:author="t_竹沢 公佑" w:date="2019-09-18T13:20:00Z"/>
          <w:bCs/>
          <w:sz w:val="22"/>
          <w:szCs w:val="22"/>
        </w:rPr>
      </w:pPr>
      <w:del w:id="6573" w:author="t_竹沢 公佑" w:date="2019-09-18T13:20:00Z">
        <w:r w:rsidRPr="00AC10EE" w:rsidDel="00E81ADD">
          <w:rPr>
            <w:bCs/>
            <w:sz w:val="22"/>
            <w:szCs w:val="22"/>
          </w:rPr>
          <w:delText>E</w:delText>
        </w:r>
        <w:r w:rsidDel="00E81ADD">
          <w:rPr>
            <w:rFonts w:hint="eastAsia"/>
            <w:bCs/>
            <w:sz w:val="22"/>
            <w:szCs w:val="22"/>
          </w:rPr>
          <w:delText>AGAIN</w:delText>
        </w:r>
      </w:del>
    </w:p>
    <w:p w:rsidR="00970A62" w:rsidDel="00E81ADD" w:rsidRDefault="00970A62" w:rsidP="00970A62">
      <w:pPr>
        <w:spacing w:line="0" w:lineRule="atLeast"/>
        <w:ind w:right="1020" w:firstLineChars="200" w:firstLine="440"/>
        <w:rPr>
          <w:del w:id="6574" w:author="t_竹沢 公佑" w:date="2019-09-18T13:20:00Z"/>
          <w:bCs/>
          <w:sz w:val="22"/>
          <w:szCs w:val="22"/>
        </w:rPr>
      </w:pPr>
      <w:del w:id="6575" w:author="t_竹沢 公佑" w:date="2019-09-18T13:20:00Z">
        <w:r w:rsidDel="00E81ADD">
          <w:rPr>
            <w:rFonts w:hint="eastAsia"/>
            <w:bCs/>
            <w:sz w:val="22"/>
            <w:szCs w:val="22"/>
          </w:rPr>
          <w:delText xml:space="preserve">  When detect illegal sequence. ( mmap or DRXPD_INIT is not called before this command)</w:delText>
        </w:r>
      </w:del>
    </w:p>
    <w:p w:rsidR="00970A62" w:rsidDel="00E81ADD" w:rsidRDefault="00970A62" w:rsidP="00970A62">
      <w:pPr>
        <w:spacing w:line="0" w:lineRule="atLeast"/>
        <w:ind w:right="1020" w:firstLineChars="200" w:firstLine="440"/>
        <w:rPr>
          <w:del w:id="6576" w:author="t_竹沢 公佑" w:date="2019-09-18T13:20:00Z"/>
          <w:bCs/>
          <w:sz w:val="22"/>
          <w:szCs w:val="22"/>
        </w:rPr>
      </w:pPr>
      <w:del w:id="6577" w:author="t_竹沢 公佑" w:date="2019-09-18T13:20:00Z">
        <w:r w:rsidDel="00E81ADD">
          <w:rPr>
            <w:rFonts w:hint="eastAsia"/>
            <w:bCs/>
            <w:sz w:val="22"/>
            <w:szCs w:val="22"/>
          </w:rPr>
          <w:delText>EIO</w:delText>
        </w:r>
      </w:del>
    </w:p>
    <w:p w:rsidR="00970A62" w:rsidDel="00E81ADD" w:rsidRDefault="00970A62" w:rsidP="00970A62">
      <w:pPr>
        <w:spacing w:line="0" w:lineRule="atLeast"/>
        <w:ind w:right="1020" w:firstLineChars="200" w:firstLine="440"/>
        <w:rPr>
          <w:del w:id="6578" w:author="t_竹沢 公佑" w:date="2019-09-18T13:20:00Z"/>
          <w:bCs/>
          <w:sz w:val="22"/>
          <w:szCs w:val="22"/>
        </w:rPr>
      </w:pPr>
      <w:del w:id="6579" w:author="t_竹沢 公佑" w:date="2019-09-18T13:20:00Z">
        <w:r w:rsidDel="00E81ADD">
          <w:rPr>
            <w:rFonts w:hint="eastAsia"/>
            <w:bCs/>
            <w:sz w:val="22"/>
            <w:szCs w:val="22"/>
          </w:rPr>
          <w:delText xml:space="preserve">  When fail to read or write internal register.</w:delText>
        </w:r>
      </w:del>
    </w:p>
    <w:p w:rsidR="00970A62" w:rsidDel="00E81ADD" w:rsidRDefault="00970A62" w:rsidP="00970A62">
      <w:pPr>
        <w:spacing w:line="0" w:lineRule="atLeast"/>
        <w:ind w:right="1020" w:firstLineChars="200" w:firstLine="440"/>
        <w:rPr>
          <w:del w:id="6580" w:author="t_竹沢 公佑" w:date="2019-09-18T13:20:00Z"/>
          <w:bCs/>
          <w:sz w:val="22"/>
          <w:szCs w:val="22"/>
        </w:rPr>
      </w:pPr>
      <w:del w:id="6581" w:author="t_竹沢 公佑" w:date="2019-09-18T13:20:00Z">
        <w:r w:rsidRPr="00AC10EE" w:rsidDel="00E81ADD">
          <w:rPr>
            <w:bCs/>
            <w:sz w:val="22"/>
            <w:szCs w:val="22"/>
          </w:rPr>
          <w:delText>E</w:delText>
        </w:r>
        <w:r w:rsidDel="00E81ADD">
          <w:rPr>
            <w:rFonts w:hint="eastAsia"/>
            <w:bCs/>
            <w:sz w:val="22"/>
            <w:szCs w:val="22"/>
          </w:rPr>
          <w:delText>BUSY</w:delText>
        </w:r>
      </w:del>
    </w:p>
    <w:p w:rsidR="00970A62" w:rsidDel="00E81ADD" w:rsidRDefault="00970A62" w:rsidP="00970A62">
      <w:pPr>
        <w:spacing w:line="0" w:lineRule="atLeast"/>
        <w:ind w:right="1020" w:firstLineChars="200" w:firstLine="440"/>
        <w:rPr>
          <w:del w:id="6582" w:author="t_竹沢 公佑" w:date="2019-09-18T13:20:00Z"/>
          <w:bCs/>
          <w:sz w:val="22"/>
          <w:szCs w:val="22"/>
        </w:rPr>
      </w:pPr>
      <w:del w:id="6583" w:author="t_竹沢 公佑" w:date="2019-09-18T13:20:00Z">
        <w:r w:rsidDel="00E81ADD">
          <w:rPr>
            <w:rFonts w:hint="eastAsia"/>
            <w:bCs/>
            <w:sz w:val="22"/>
            <w:szCs w:val="22"/>
          </w:rPr>
          <w:delText xml:space="preserve">  When the resource busy.</w:delText>
        </w:r>
      </w:del>
    </w:p>
    <w:p w:rsidR="00970A62" w:rsidDel="00E81ADD" w:rsidRDefault="00970A62" w:rsidP="00970A62">
      <w:pPr>
        <w:spacing w:line="0" w:lineRule="atLeast"/>
        <w:ind w:right="1020" w:firstLineChars="200" w:firstLine="440"/>
        <w:rPr>
          <w:del w:id="6584" w:author="t_竹沢 公佑" w:date="2019-09-18T13:20:00Z"/>
          <w:bCs/>
          <w:sz w:val="22"/>
          <w:szCs w:val="22"/>
        </w:rPr>
      </w:pPr>
      <w:del w:id="6585" w:author="t_竹沢 公佑" w:date="2019-09-18T13:20:00Z">
        <w:r w:rsidRPr="00AC10EE" w:rsidDel="00E81ADD">
          <w:rPr>
            <w:bCs/>
            <w:sz w:val="22"/>
            <w:szCs w:val="22"/>
          </w:rPr>
          <w:delText>E</w:delText>
        </w:r>
        <w:r w:rsidDel="00E81ADD">
          <w:rPr>
            <w:rFonts w:hint="eastAsia"/>
            <w:bCs/>
            <w:sz w:val="22"/>
            <w:szCs w:val="22"/>
          </w:rPr>
          <w:delText>FAULT</w:delText>
        </w:r>
      </w:del>
    </w:p>
    <w:p w:rsidR="007F5367" w:rsidRDefault="00970A62" w:rsidP="00C36CC5">
      <w:pPr>
        <w:spacing w:line="0" w:lineRule="atLeast"/>
        <w:ind w:leftChars="200" w:left="700" w:right="1020" w:hangingChars="100" w:hanging="220"/>
        <w:rPr>
          <w:bCs/>
          <w:sz w:val="22"/>
          <w:szCs w:val="22"/>
        </w:rPr>
      </w:pPr>
      <w:del w:id="6586" w:author="t_竹沢 公佑" w:date="2019-09-18T13:20:00Z">
        <w:r w:rsidDel="00E81ADD">
          <w:rPr>
            <w:rFonts w:hint="eastAsia"/>
            <w:bCs/>
            <w:sz w:val="22"/>
            <w:szCs w:val="22"/>
          </w:rPr>
          <w:delText xml:space="preserve">  </w:delText>
        </w:r>
        <w:r w:rsidR="00C36CC5" w:rsidDel="00E81ADD">
          <w:rPr>
            <w:rFonts w:hint="eastAsia"/>
            <w:bCs/>
            <w:sz w:val="22"/>
            <w:szCs w:val="22"/>
          </w:rPr>
          <w:delText>When this function f</w:delText>
        </w:r>
        <w:r w:rsidR="00C36CC5" w:rsidRPr="00B23592" w:rsidDel="00E81ADD">
          <w:rPr>
            <w:bCs/>
            <w:sz w:val="22"/>
            <w:szCs w:val="22"/>
          </w:rPr>
          <w:delText>ail</w:delText>
        </w:r>
        <w:r w:rsidR="00C36CC5" w:rsidDel="00E81ADD">
          <w:rPr>
            <w:rFonts w:hint="eastAsia"/>
            <w:bCs/>
            <w:sz w:val="22"/>
            <w:szCs w:val="22"/>
          </w:rPr>
          <w:delText>ed</w:delText>
        </w:r>
        <w:r w:rsidR="00C36CC5" w:rsidRPr="00B23592" w:rsidDel="00E81ADD">
          <w:rPr>
            <w:bCs/>
            <w:sz w:val="22"/>
            <w:szCs w:val="22"/>
          </w:rPr>
          <w:delText xml:space="preserve"> to copy </w:delText>
        </w:r>
        <w:r w:rsidR="00C36CC5" w:rsidDel="00E81ADD">
          <w:rPr>
            <w:rFonts w:hint="eastAsia"/>
            <w:bCs/>
            <w:sz w:val="22"/>
            <w:szCs w:val="22"/>
          </w:rPr>
          <w:delText>the execution result to p_</w:delText>
        </w:r>
        <w:r w:rsidR="00C36CC5" w:rsidDel="00E81ADD">
          <w:rPr>
            <w:rFonts w:hint="eastAsia"/>
            <w:iCs/>
            <w:sz w:val="22"/>
            <w:szCs w:val="22"/>
          </w:rPr>
          <w:delText>result, it sets EFAULT to errno</w:delText>
        </w:r>
        <w:r w:rsidR="00C36CC5" w:rsidRPr="00B23592" w:rsidDel="00E81ADD">
          <w:rPr>
            <w:bCs/>
            <w:sz w:val="22"/>
            <w:szCs w:val="22"/>
          </w:rPr>
          <w:delText>.</w:delText>
        </w:r>
        <w:r w:rsidR="00C36CC5" w:rsidDel="00E81ADD">
          <w:rPr>
            <w:rFonts w:hint="eastAsia"/>
            <w:bCs/>
            <w:sz w:val="22"/>
            <w:szCs w:val="22"/>
          </w:rPr>
          <w:delText xml:space="preserve"> In this case, please ignore the value of *p_result.</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7F5367" w:rsidRDefault="007F5367" w:rsidP="007F5367">
      <w:pPr>
        <w:spacing w:line="0" w:lineRule="atLeast"/>
        <w:ind w:right="1020" w:firstLineChars="200" w:firstLine="440"/>
        <w:rPr>
          <w:ins w:id="6587" w:author="t_竹沢 公佑" w:date="2019-09-10T16:29:00Z"/>
          <w:bCs/>
          <w:sz w:val="22"/>
          <w:szCs w:val="22"/>
        </w:rPr>
      </w:pPr>
      <w:ins w:id="6588" w:author="t_竹沢 公佑" w:date="2019-09-10T16:29:00Z">
        <w:r>
          <w:rPr>
            <w:rFonts w:hint="eastAsia"/>
            <w:bCs/>
            <w:sz w:val="22"/>
            <w:szCs w:val="22"/>
          </w:rPr>
          <w:t>S</w:t>
        </w:r>
        <w:r w:rsidRPr="00596636">
          <w:rPr>
            <w:bCs/>
            <w:sz w:val="22"/>
            <w:szCs w:val="22"/>
          </w:rPr>
          <w:t>ynchronous</w:t>
        </w:r>
        <w:r>
          <w:rPr>
            <w:rFonts w:hint="eastAsia"/>
            <w:bCs/>
            <w:sz w:val="22"/>
            <w:szCs w:val="22"/>
          </w:rPr>
          <w:t xml:space="preserve"> </w:t>
        </w:r>
      </w:ins>
    </w:p>
    <w:p w:rsidR="007F5367" w:rsidRDefault="00B34D8D" w:rsidP="007F5367">
      <w:pPr>
        <w:spacing w:line="0" w:lineRule="atLeast"/>
        <w:ind w:right="1020" w:firstLine="840"/>
        <w:rPr>
          <w:ins w:id="6589" w:author="t_竹沢 公佑" w:date="2019-09-10T16:29:00Z"/>
          <w:bCs/>
          <w:sz w:val="22"/>
          <w:szCs w:val="22"/>
        </w:rPr>
      </w:pPr>
      <w:ins w:id="6590" w:author="t_竹沢 公佑" w:date="2019-10-05T11:38:00Z">
        <w:r>
          <w:rPr>
            <w:rFonts w:hint="eastAsia"/>
            <w:bCs/>
            <w:sz w:val="22"/>
            <w:szCs w:val="22"/>
          </w:rPr>
          <w:t xml:space="preserve">It </w:t>
        </w:r>
      </w:ins>
      <w:ins w:id="6591" w:author="t_竹沢 公佑" w:date="2019-09-10T16:29:00Z">
        <w:r w:rsidR="007F5367">
          <w:rPr>
            <w:rFonts w:hint="eastAsia"/>
            <w:bCs/>
            <w:sz w:val="22"/>
            <w:szCs w:val="22"/>
          </w:rPr>
          <w:t>works as asynchronous</w:t>
        </w:r>
      </w:ins>
      <w:ins w:id="6592" w:author="t_竹沢 公佑" w:date="2019-10-05T11:38:00Z">
        <w:r>
          <w:rPr>
            <w:rFonts w:hint="eastAsia"/>
            <w:bCs/>
            <w:sz w:val="22"/>
            <w:szCs w:val="22"/>
          </w:rPr>
          <w:t xml:space="preserve"> with the driver version 2.0.2 or older</w:t>
        </w:r>
      </w:ins>
      <w:ins w:id="6593" w:author="t_竹沢 公佑" w:date="2019-09-10T16:29:00Z">
        <w:r w:rsidR="007F5367">
          <w:rPr>
            <w:rFonts w:hint="eastAsia"/>
            <w:bCs/>
            <w:sz w:val="22"/>
            <w:szCs w:val="22"/>
          </w:rPr>
          <w:t>.</w:t>
        </w:r>
      </w:ins>
    </w:p>
    <w:p w:rsidR="007F5367" w:rsidRPr="002910DD" w:rsidRDefault="007F5367" w:rsidP="007F5367">
      <w:pPr>
        <w:spacing w:line="0" w:lineRule="atLeast"/>
        <w:ind w:right="1020"/>
        <w:rPr>
          <w:ins w:id="6594" w:author="t_竹沢 公佑" w:date="2019-09-10T16:29:00Z"/>
          <w:bCs/>
          <w:sz w:val="22"/>
          <w:szCs w:val="22"/>
        </w:rPr>
      </w:pPr>
      <w:ins w:id="6595" w:author="t_竹沢 公佑" w:date="2019-09-10T16:29:00Z">
        <w:r>
          <w:rPr>
            <w:rFonts w:hint="eastAsia"/>
            <w:bCs/>
            <w:sz w:val="22"/>
            <w:szCs w:val="22"/>
          </w:rPr>
          <w:t xml:space="preserve">    Timeout</w:t>
        </w:r>
      </w:ins>
    </w:p>
    <w:p w:rsidR="007F5367" w:rsidRDefault="007F5367" w:rsidP="007F5367">
      <w:pPr>
        <w:spacing w:line="0" w:lineRule="atLeast"/>
        <w:ind w:right="1020" w:firstLine="840"/>
        <w:rPr>
          <w:ins w:id="6596" w:author="t_竹沢 公佑" w:date="2019-09-10T16:29:00Z"/>
          <w:bCs/>
          <w:sz w:val="22"/>
          <w:szCs w:val="22"/>
        </w:rPr>
      </w:pPr>
      <w:ins w:id="6597" w:author="t_竹沢 公佑" w:date="2019-09-10T16:29:00Z">
        <w:r>
          <w:rPr>
            <w:rFonts w:hint="eastAsia"/>
            <w:bCs/>
            <w:sz w:val="22"/>
            <w:szCs w:val="22"/>
          </w:rPr>
          <w:t>Timeout value is 1ms.</w:t>
        </w:r>
      </w:ins>
    </w:p>
    <w:p w:rsidR="007F5367" w:rsidRPr="00916AEE" w:rsidRDefault="007F5367" w:rsidP="007F5367">
      <w:pPr>
        <w:spacing w:line="0" w:lineRule="atLeast"/>
        <w:ind w:leftChars="350" w:left="840" w:right="1020"/>
        <w:rPr>
          <w:ins w:id="6598" w:author="t_竹沢 公佑" w:date="2019-09-10T16:29:00Z"/>
          <w:sz w:val="22"/>
          <w:szCs w:val="22"/>
          <w:rPrChange w:id="6599" w:author="t_竹沢 公佑" w:date="2019-10-05T11:39:00Z">
            <w:rPr>
              <w:ins w:id="6600" w:author="t_竹沢 公佑" w:date="2019-09-10T16:29:00Z"/>
            </w:rPr>
          </w:rPrChange>
        </w:rPr>
      </w:pPr>
      <w:ins w:id="6601" w:author="t_竹沢 公佑" w:date="2019-09-10T16:29:00Z">
        <w:r>
          <w:rPr>
            <w:rFonts w:hint="eastAsia"/>
            <w:bCs/>
            <w:sz w:val="22"/>
            <w:szCs w:val="22"/>
          </w:rPr>
          <w:t>This function checks the status of register after writing data. If it fails to change register status, it returns -1 and sets ETIME to errno. In such a case, there may be a hardware error.</w:t>
        </w:r>
        <w:r>
          <w:rPr>
            <w:rFonts w:hint="eastAsia"/>
          </w:rPr>
          <w:t xml:space="preserve"> </w:t>
        </w:r>
        <w:r w:rsidRPr="00916AEE">
          <w:rPr>
            <w:sz w:val="22"/>
            <w:szCs w:val="22"/>
            <w:rPrChange w:id="6602" w:author="t_竹沢 公佑" w:date="2019-10-05T11:39:00Z">
              <w:rPr/>
            </w:rPrChange>
          </w:rPr>
          <w:t>Please call RESET</w:t>
        </w:r>
      </w:ins>
      <w:ins w:id="6603" w:author="t_竹沢 公佑" w:date="2020-06-01T13:03:00Z">
        <w:r w:rsidR="007B178E">
          <w:rPr>
            <w:rFonts w:hint="eastAsia"/>
            <w:sz w:val="22"/>
            <w:szCs w:val="22"/>
          </w:rPr>
          <w:t>_DFR</w:t>
        </w:r>
      </w:ins>
      <w:ins w:id="6604" w:author="t_竹沢 公佑" w:date="2019-09-10T16:29:00Z">
        <w:r w:rsidRPr="00916AEE">
          <w:rPr>
            <w:sz w:val="22"/>
            <w:szCs w:val="22"/>
            <w:rPrChange w:id="6605" w:author="t_竹沢 公佑" w:date="2019-10-05T11:39:00Z">
              <w:rPr/>
            </w:rPrChange>
          </w:rPr>
          <w:t xml:space="preserve"> command with master_reset bit or reload DRXP driver.</w:t>
        </w:r>
      </w:ins>
    </w:p>
    <w:p w:rsidR="00596636" w:rsidDel="007F5367" w:rsidRDefault="00482E62">
      <w:pPr>
        <w:spacing w:line="0" w:lineRule="atLeast"/>
        <w:ind w:right="1020"/>
        <w:rPr>
          <w:ins w:id="6606" w:author="s_佐野 光" w:date="2019-08-21T09:57:00Z"/>
          <w:del w:id="6607" w:author="t_竹沢 公佑" w:date="2019-09-10T16:29:00Z"/>
          <w:bCs/>
          <w:sz w:val="22"/>
          <w:szCs w:val="22"/>
        </w:rPr>
        <w:pPrChange w:id="6608" w:author="t_竹沢 公佑" w:date="2019-09-10T16:29:00Z">
          <w:pPr>
            <w:spacing w:line="0" w:lineRule="atLeast"/>
            <w:ind w:right="1020" w:firstLineChars="200" w:firstLine="440"/>
          </w:pPr>
        </w:pPrChange>
      </w:pPr>
      <w:ins w:id="6609" w:author="s_佐野 光" w:date="2019-08-16T16:05:00Z">
        <w:del w:id="6610" w:author="t_竹沢 公佑" w:date="2019-09-10T16:29:00Z">
          <w:r w:rsidDel="007F5367">
            <w:rPr>
              <w:rFonts w:hint="eastAsia"/>
              <w:bCs/>
              <w:sz w:val="22"/>
              <w:szCs w:val="22"/>
            </w:rPr>
            <w:delText>S</w:delText>
          </w:r>
        </w:del>
      </w:ins>
      <w:del w:id="6611" w:author="t_竹沢 公佑" w:date="2019-09-10T16:29:00Z">
        <w:r w:rsidR="00E31FC8" w:rsidDel="007F5367">
          <w:rPr>
            <w:rFonts w:hint="eastAsia"/>
            <w:bCs/>
            <w:sz w:val="22"/>
            <w:szCs w:val="22"/>
          </w:rPr>
          <w:delText>A</w:delText>
        </w:r>
        <w:r w:rsidR="00596636" w:rsidRPr="00596636" w:rsidDel="007F5367">
          <w:rPr>
            <w:bCs/>
            <w:sz w:val="22"/>
            <w:szCs w:val="22"/>
          </w:rPr>
          <w:delText>synchronous</w:delText>
        </w:r>
      </w:del>
      <w:ins w:id="6612" w:author="s_佐野 光" w:date="2019-08-21T09:50:00Z">
        <w:del w:id="6613" w:author="t_竹沢 公佑" w:date="2019-08-29T09:36:00Z">
          <w:r w:rsidR="002027E5" w:rsidDel="005F67D8">
            <w:rPr>
              <w:rFonts w:hint="eastAsia"/>
              <w:bCs/>
              <w:sz w:val="22"/>
              <w:szCs w:val="22"/>
            </w:rPr>
            <w:delText xml:space="preserve"> (</w:delText>
          </w:r>
          <w:r w:rsidR="00E61DEF" w:rsidDel="005F67D8">
            <w:rPr>
              <w:rFonts w:hint="eastAsia"/>
              <w:bCs/>
              <w:sz w:val="22"/>
              <w:szCs w:val="22"/>
            </w:rPr>
            <w:delText>version 2.0.</w:delText>
          </w:r>
        </w:del>
      </w:ins>
      <w:ins w:id="6614" w:author="s_佐野 光" w:date="2019-08-21T16:18:00Z">
        <w:del w:id="6615" w:author="t_竹沢 公佑" w:date="2019-08-29T09:36:00Z">
          <w:r w:rsidR="00E61DEF" w:rsidDel="005F67D8">
            <w:rPr>
              <w:rFonts w:hint="eastAsia"/>
              <w:bCs/>
              <w:sz w:val="22"/>
              <w:szCs w:val="22"/>
            </w:rPr>
            <w:delText>3</w:delText>
          </w:r>
        </w:del>
      </w:ins>
      <w:ins w:id="6616" w:author="s_佐野 光" w:date="2019-08-21T09:50:00Z">
        <w:del w:id="6617" w:author="t_竹沢 公佑" w:date="2019-08-29T09:36:00Z">
          <w:r w:rsidR="002027E5" w:rsidDel="005F67D8">
            <w:rPr>
              <w:rFonts w:hint="eastAsia"/>
              <w:bCs/>
              <w:sz w:val="22"/>
              <w:szCs w:val="22"/>
            </w:rPr>
            <w:delText xml:space="preserve"> or later)</w:delText>
          </w:r>
        </w:del>
      </w:ins>
    </w:p>
    <w:p w:rsidR="002910DD" w:rsidRPr="002910DD" w:rsidDel="007F5367" w:rsidRDefault="00D326C2">
      <w:pPr>
        <w:spacing w:line="0" w:lineRule="atLeast"/>
        <w:ind w:right="1020"/>
        <w:rPr>
          <w:del w:id="6618" w:author="t_竹沢 公佑" w:date="2019-09-10T16:29:00Z"/>
          <w:bCs/>
          <w:sz w:val="22"/>
          <w:szCs w:val="22"/>
        </w:rPr>
        <w:pPrChange w:id="6619" w:author="t_竹沢 公佑" w:date="2019-09-10T16:29:00Z">
          <w:pPr>
            <w:spacing w:line="0" w:lineRule="atLeast"/>
            <w:ind w:right="1020" w:firstLineChars="200" w:firstLine="440"/>
          </w:pPr>
        </w:pPrChange>
      </w:pPr>
      <w:ins w:id="6620" w:author="s_佐野 光" w:date="2019-08-21T10:19:00Z">
        <w:del w:id="6621" w:author="t_竹沢 公佑" w:date="2019-09-10T16:29:00Z">
          <w:r w:rsidDel="007F5367">
            <w:rPr>
              <w:rFonts w:hint="eastAsia"/>
              <w:bCs/>
              <w:sz w:val="22"/>
              <w:szCs w:val="22"/>
            </w:rPr>
            <w:delText xml:space="preserve">In </w:delText>
          </w:r>
          <w:r w:rsidR="00E61DEF" w:rsidDel="007F5367">
            <w:rPr>
              <w:rFonts w:hint="eastAsia"/>
              <w:bCs/>
              <w:sz w:val="22"/>
              <w:szCs w:val="22"/>
            </w:rPr>
            <w:delText>the case of driver version 2.0.</w:delText>
          </w:r>
        </w:del>
      </w:ins>
      <w:ins w:id="6622" w:author="s_佐野 光" w:date="2019-08-21T16:18:00Z">
        <w:del w:id="6623" w:author="t_竹沢 公佑" w:date="2019-09-10T16:29:00Z">
          <w:r w:rsidR="00E61DEF" w:rsidDel="007F5367">
            <w:rPr>
              <w:rFonts w:hint="eastAsia"/>
              <w:bCs/>
              <w:sz w:val="22"/>
              <w:szCs w:val="22"/>
            </w:rPr>
            <w:delText>2</w:delText>
          </w:r>
        </w:del>
      </w:ins>
      <w:ins w:id="6624" w:author="s_佐野 光" w:date="2019-08-21T10:19:00Z">
        <w:del w:id="6625" w:author="t_竹沢 公佑" w:date="2019-09-10T16:29:00Z">
          <w:r w:rsidDel="007F5367">
            <w:rPr>
              <w:rFonts w:hint="eastAsia"/>
              <w:bCs/>
              <w:sz w:val="22"/>
              <w:szCs w:val="22"/>
            </w:rPr>
            <w:delText xml:space="preserve"> or older</w:delText>
          </w:r>
        </w:del>
      </w:ins>
      <w:ins w:id="6626" w:author="s_佐野 光" w:date="2019-08-21T09:57:00Z">
        <w:del w:id="6627" w:author="t_竹沢 公佑" w:date="2019-09-10T16:29:00Z">
          <w:r w:rsidR="002910DD" w:rsidDel="007F5367">
            <w:rPr>
              <w:rFonts w:hint="eastAsia"/>
              <w:bCs/>
              <w:sz w:val="22"/>
              <w:szCs w:val="22"/>
            </w:rPr>
            <w:delText>, works as asynchronous.</w:delText>
          </w:r>
        </w:del>
      </w:ins>
    </w:p>
    <w:p w:rsidR="00B87886" w:rsidDel="007F5367" w:rsidRDefault="00B87886">
      <w:pPr>
        <w:spacing w:line="0" w:lineRule="atLeast"/>
        <w:ind w:right="1020"/>
        <w:rPr>
          <w:ins w:id="6628" w:author="s_佐野 光" w:date="2019-08-20T15:19:00Z"/>
          <w:del w:id="6629" w:author="t_竹沢 公佑" w:date="2019-09-10T16:29:00Z"/>
          <w:bCs/>
          <w:sz w:val="22"/>
          <w:szCs w:val="22"/>
        </w:rPr>
        <w:pPrChange w:id="6630" w:author="t_竹沢 公佑" w:date="2019-09-10T16:29:00Z">
          <w:pPr>
            <w:spacing w:line="0" w:lineRule="atLeast"/>
            <w:ind w:right="1020" w:firstLineChars="200" w:firstLine="440"/>
          </w:pPr>
        </w:pPrChange>
      </w:pPr>
      <w:ins w:id="6631" w:author="s_佐野 光" w:date="2019-08-20T15:19:00Z">
        <w:del w:id="6632" w:author="t_竹沢 公佑" w:date="2019-09-10T16:29:00Z">
          <w:r w:rsidDel="007F5367">
            <w:rPr>
              <w:rFonts w:hint="eastAsia"/>
              <w:bCs/>
              <w:sz w:val="22"/>
              <w:szCs w:val="22"/>
            </w:rPr>
            <w:delText>*Timeout value is 1ms. There may be a hardware error in FPGA access.</w:delText>
          </w:r>
          <w:r w:rsidDel="007F5367">
            <w:rPr>
              <w:rFonts w:hint="eastAsia"/>
            </w:rPr>
            <w:delText xml:space="preserve"> </w:delText>
          </w:r>
          <w:r w:rsidDel="007F5367">
            <w:rPr>
              <w:rFonts w:hint="eastAsia"/>
              <w:bCs/>
              <w:sz w:val="22"/>
              <w:szCs w:val="22"/>
            </w:rPr>
            <w:delText>T</w:delText>
          </w:r>
          <w:r w:rsidRPr="00A00926" w:rsidDel="007F5367">
            <w:rPr>
              <w:bCs/>
              <w:sz w:val="22"/>
              <w:szCs w:val="22"/>
            </w:rPr>
            <w:delText>ry to reset FPGA</w:delText>
          </w:r>
        </w:del>
      </w:ins>
    </w:p>
    <w:p w:rsidR="00B87886" w:rsidDel="007F5367" w:rsidRDefault="00B87886">
      <w:pPr>
        <w:spacing w:line="0" w:lineRule="atLeast"/>
        <w:ind w:right="1020"/>
        <w:rPr>
          <w:ins w:id="6633" w:author="s_佐野 光" w:date="2019-08-20T15:19:00Z"/>
          <w:del w:id="6634" w:author="t_竹沢 公佑" w:date="2019-09-10T16:29:00Z"/>
          <w:bCs/>
          <w:sz w:val="22"/>
          <w:szCs w:val="22"/>
        </w:rPr>
        <w:pPrChange w:id="6635" w:author="t_竹沢 公佑" w:date="2019-09-10T16:29:00Z">
          <w:pPr>
            <w:spacing w:line="0" w:lineRule="atLeast"/>
            <w:ind w:right="1020" w:firstLineChars="200" w:firstLine="440"/>
          </w:pPr>
        </w:pPrChange>
      </w:pPr>
      <w:ins w:id="6636" w:author="s_佐野 光" w:date="2019-08-20T15:19:00Z">
        <w:del w:id="6637" w:author="t_竹沢 公佑" w:date="2019-09-10T16:29:00Z">
          <w:r w:rsidRPr="00A00926" w:rsidDel="007F5367">
            <w:rPr>
              <w:bCs/>
              <w:sz w:val="22"/>
              <w:szCs w:val="22"/>
            </w:rPr>
            <w:delText xml:space="preserve"> or unloading / loading DRXP driver.</w:delText>
          </w:r>
        </w:del>
      </w:ins>
    </w:p>
    <w:p w:rsidR="0045604A" w:rsidRDefault="0045604A">
      <w:pPr>
        <w:spacing w:line="0" w:lineRule="atLeast"/>
        <w:ind w:right="1020"/>
        <w:rPr>
          <w:ins w:id="6638" w:author="s_佐野 光" w:date="2019-08-20T15:14:00Z"/>
          <w:bCs/>
          <w:sz w:val="22"/>
          <w:szCs w:val="22"/>
        </w:rPr>
        <w:pPrChange w:id="6639" w:author="t_竹沢 公佑" w:date="2019-09-10T16:29:00Z">
          <w:pPr>
            <w:spacing w:line="0" w:lineRule="atLeast"/>
            <w:ind w:right="1020" w:firstLineChars="200" w:firstLine="440"/>
          </w:pPr>
        </w:pPrChange>
      </w:pPr>
    </w:p>
    <w:p w:rsidR="00DF1C7C" w:rsidRPr="0045604A" w:rsidRDefault="00DF1C7C">
      <w:pPr>
        <w:spacing w:line="0" w:lineRule="atLeast"/>
        <w:ind w:right="1020"/>
        <w:rPr>
          <w:bCs/>
          <w:sz w:val="22"/>
          <w:szCs w:val="22"/>
        </w:rPr>
        <w:pPrChange w:id="6640" w:author="s_佐野 光" w:date="2019-08-20T15:15:00Z">
          <w:pPr>
            <w:spacing w:line="0" w:lineRule="atLeast"/>
            <w:ind w:right="1020" w:firstLineChars="200" w:firstLine="440"/>
          </w:pPr>
        </w:pPrChange>
      </w:pPr>
    </w:p>
    <w:p w:rsidR="007D309C" w:rsidRPr="00970A62" w:rsidRDefault="007D309C">
      <w:pPr>
        <w:spacing w:line="0" w:lineRule="atLeast"/>
        <w:ind w:right="1020" w:firstLineChars="200" w:firstLine="440"/>
        <w:rPr>
          <w:bCs/>
          <w:sz w:val="22"/>
          <w:szCs w:val="22"/>
        </w:rPr>
      </w:pPr>
      <w:r>
        <w:rPr>
          <w:bCs/>
          <w:sz w:val="22"/>
          <w:szCs w:val="22"/>
        </w:rPr>
        <w:br w:type="page"/>
      </w:r>
    </w:p>
    <w:p w:rsidR="00DF1C7C" w:rsidRDefault="00DF1C7C" w:rsidP="0083070F">
      <w:pPr>
        <w:pStyle w:val="3"/>
      </w:pPr>
      <w:bookmarkStart w:id="6641" w:name="_Toc63179421"/>
      <w:r>
        <w:rPr>
          <w:rFonts w:hint="eastAsia"/>
        </w:rPr>
        <w:t>Command :DRXPD SNDSTOP</w:t>
      </w:r>
      <w:bookmarkEnd w:id="6641"/>
    </w:p>
    <w:p w:rsidR="00DF1C7C" w:rsidRDefault="00DF1C7C">
      <w:pPr>
        <w:spacing w:line="0" w:lineRule="atLeast"/>
        <w:ind w:firstLineChars="50" w:firstLine="110"/>
        <w:rPr>
          <w:b/>
          <w:sz w:val="22"/>
          <w:szCs w:val="22"/>
        </w:rPr>
      </w:pPr>
      <w:r>
        <w:rPr>
          <w:rFonts w:hint="eastAsia"/>
          <w:b/>
          <w:sz w:val="22"/>
          <w:szCs w:val="22"/>
        </w:rPr>
        <w:t>【Function】</w:t>
      </w:r>
    </w:p>
    <w:p w:rsidR="00DF1C7C" w:rsidRDefault="00DF1C7C">
      <w:pPr>
        <w:spacing w:line="0" w:lineRule="atLeast"/>
        <w:ind w:right="1020" w:firstLineChars="152" w:firstLine="334"/>
        <w:rPr>
          <w:sz w:val="22"/>
          <w:szCs w:val="22"/>
          <w:lang w:val="en"/>
        </w:rPr>
      </w:pPr>
      <w:r>
        <w:rPr>
          <w:sz w:val="22"/>
          <w:szCs w:val="22"/>
          <w:lang w:val="en"/>
        </w:rPr>
        <w:t xml:space="preserve">This command </w:t>
      </w:r>
      <w:del w:id="6642" w:author="t_竹沢 公佑" w:date="2019-10-05T11:40:00Z">
        <w:r w:rsidDel="00916AEE">
          <w:rPr>
            <w:sz w:val="22"/>
            <w:szCs w:val="22"/>
            <w:lang w:val="en"/>
          </w:rPr>
          <w:delText xml:space="preserve">will </w:delText>
        </w:r>
      </w:del>
      <w:r>
        <w:rPr>
          <w:rFonts w:hint="eastAsia"/>
          <w:sz w:val="22"/>
          <w:szCs w:val="22"/>
          <w:lang w:val="en"/>
        </w:rPr>
        <w:t>stop</w:t>
      </w:r>
      <w:ins w:id="6643" w:author="t_竹沢 公佑" w:date="2019-10-05T11:40:00Z">
        <w:r w:rsidR="00916AEE">
          <w:rPr>
            <w:rFonts w:hint="eastAsia"/>
            <w:sz w:val="22"/>
            <w:szCs w:val="22"/>
            <w:lang w:val="en"/>
          </w:rPr>
          <w:t>s</w:t>
        </w:r>
      </w:ins>
      <w:r>
        <w:rPr>
          <w:sz w:val="22"/>
          <w:szCs w:val="22"/>
          <w:lang w:val="en"/>
        </w:rPr>
        <w:t xml:space="preserve"> the</w:t>
      </w:r>
      <w:r>
        <w:rPr>
          <w:rFonts w:hint="eastAsia"/>
          <w:sz w:val="22"/>
          <w:szCs w:val="22"/>
          <w:lang w:val="en"/>
        </w:rPr>
        <w:t xml:space="preserve"> transmission.</w:t>
      </w:r>
    </w:p>
    <w:p w:rsidR="00DF1C7C" w:rsidRPr="00916AEE" w:rsidRDefault="00DF1C7C">
      <w:pPr>
        <w:spacing w:line="0" w:lineRule="atLeast"/>
        <w:ind w:right="1020" w:firstLineChars="50" w:firstLine="110"/>
        <w:rPr>
          <w:b/>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DRXPD_SNDSTOP</w:t>
      </w:r>
      <w:r>
        <w:rPr>
          <w:rFonts w:hint="eastAsia"/>
          <w:iCs/>
          <w:sz w:val="22"/>
          <w:szCs w:val="22"/>
        </w:rPr>
        <w:t>,</w:t>
      </w:r>
      <w:r>
        <w:rPr>
          <w:bCs/>
          <w:sz w:val="22"/>
          <w:szCs w:val="22"/>
        </w:rPr>
        <w:t xml:space="preserve"> </w:t>
      </w:r>
      <w:r>
        <w:rPr>
          <w:rFonts w:hint="eastAsia"/>
          <w:bCs/>
          <w:sz w:val="22"/>
          <w:szCs w:val="22"/>
        </w:rPr>
        <w:t>int *p_</w:t>
      </w:r>
      <w:r>
        <w:rPr>
          <w:rFonts w:hint="eastAsia"/>
          <w:iCs/>
          <w:sz w:val="22"/>
          <w:szCs w:val="22"/>
        </w:rPr>
        <w:t>result</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381" w:firstLine="838"/>
        <w:rPr>
          <w:bCs/>
          <w:sz w:val="22"/>
          <w:szCs w:val="22"/>
        </w:rPr>
      </w:pPr>
    </w:p>
    <w:p w:rsidR="00DF1C7C" w:rsidRDefault="00DF1C7C">
      <w:pPr>
        <w:spacing w:line="0" w:lineRule="atLeast"/>
        <w:ind w:right="1020" w:firstLineChars="200" w:firstLine="440"/>
        <w:rPr>
          <w:ins w:id="6644" w:author="t_竹沢 公佑" w:date="2019-09-09T14:21:00Z"/>
          <w:iCs/>
          <w:sz w:val="22"/>
          <w:szCs w:val="22"/>
        </w:rPr>
      </w:pPr>
      <w:r>
        <w:rPr>
          <w:rFonts w:hint="eastAsia"/>
          <w:bCs/>
          <w:sz w:val="22"/>
          <w:szCs w:val="22"/>
        </w:rPr>
        <w:t>int *p_</w:t>
      </w:r>
      <w:r>
        <w:rPr>
          <w:rFonts w:hint="eastAsia"/>
          <w:iCs/>
          <w:sz w:val="22"/>
          <w:szCs w:val="22"/>
        </w:rPr>
        <w:t>result</w:t>
      </w:r>
      <w:r>
        <w:rPr>
          <w:iCs/>
          <w:sz w:val="22"/>
          <w:szCs w:val="22"/>
        </w:rPr>
        <w:t>…</w:t>
      </w:r>
    </w:p>
    <w:p w:rsidR="00AE3714" w:rsidRPr="00AE3714" w:rsidRDefault="00AE3714">
      <w:pPr>
        <w:spacing w:line="0" w:lineRule="atLeast"/>
        <w:ind w:right="1020" w:firstLine="840"/>
        <w:rPr>
          <w:ins w:id="6645" w:author="t_竹沢 公佑" w:date="2019-09-09T14:21:00Z"/>
          <w:sz w:val="22"/>
          <w:szCs w:val="22"/>
          <w:lang w:val="en"/>
          <w:rPrChange w:id="6646" w:author="t_竹沢 公佑" w:date="2019-09-09T14:21:00Z">
            <w:rPr>
              <w:ins w:id="6647" w:author="t_竹沢 公佑" w:date="2019-09-09T14:21:00Z"/>
              <w:iCs/>
              <w:sz w:val="22"/>
              <w:szCs w:val="22"/>
            </w:rPr>
          </w:rPrChange>
        </w:rPr>
        <w:pPrChange w:id="6648" w:author="t_竹沢 公佑" w:date="2019-09-09T14:21:00Z">
          <w:pPr>
            <w:spacing w:line="0" w:lineRule="atLeast"/>
            <w:ind w:right="1020" w:firstLineChars="400" w:firstLine="880"/>
          </w:pPr>
        </w:pPrChange>
      </w:pPr>
      <w:ins w:id="6649" w:author="t_竹沢 公佑" w:date="2019-09-09T14:21:00Z">
        <w:r>
          <w:rPr>
            <w:sz w:val="22"/>
            <w:szCs w:val="22"/>
            <w:lang w:val="en"/>
          </w:rPr>
          <w:t xml:space="preserve">Specify the pointer to store the </w:t>
        </w:r>
        <w:r>
          <w:rPr>
            <w:rFonts w:hint="eastAsia"/>
            <w:sz w:val="22"/>
            <w:szCs w:val="22"/>
            <w:lang w:val="en"/>
          </w:rPr>
          <w:t>result</w:t>
        </w:r>
        <w:r>
          <w:rPr>
            <w:sz w:val="22"/>
            <w:szCs w:val="22"/>
            <w:lang w:val="en"/>
          </w:rPr>
          <w:t xml:space="preserve"> below.</w:t>
        </w:r>
      </w:ins>
    </w:p>
    <w:p w:rsidR="00AE3714" w:rsidRDefault="00AE3714" w:rsidP="00AE3714">
      <w:pPr>
        <w:spacing w:line="0" w:lineRule="atLeast"/>
        <w:ind w:right="1020" w:firstLineChars="400" w:firstLine="880"/>
        <w:rPr>
          <w:ins w:id="6650" w:author="t_竹沢 公佑" w:date="2019-09-09T14:21:00Z"/>
          <w:iCs/>
          <w:sz w:val="22"/>
          <w:szCs w:val="22"/>
        </w:rPr>
      </w:pPr>
      <w:ins w:id="6651" w:author="t_竹沢 公佑" w:date="2019-09-09T14:21:00Z">
        <w:r>
          <w:rPr>
            <w:rFonts w:hint="eastAsia"/>
            <w:iCs/>
            <w:sz w:val="22"/>
            <w:szCs w:val="22"/>
          </w:rPr>
          <w:t>&lt;Device driver version 2.0.3 or later&gt;</w:t>
        </w:r>
      </w:ins>
    </w:p>
    <w:p w:rsidR="00AE3714" w:rsidRDefault="00AE3714" w:rsidP="00AE3714">
      <w:pPr>
        <w:spacing w:line="0" w:lineRule="atLeast"/>
        <w:ind w:right="1020" w:firstLineChars="500" w:firstLine="1100"/>
        <w:rPr>
          <w:ins w:id="6652" w:author="t_竹沢 公佑" w:date="2019-09-09T14:21:00Z"/>
          <w:iCs/>
          <w:sz w:val="22"/>
          <w:szCs w:val="22"/>
        </w:rPr>
      </w:pPr>
      <w:ins w:id="6653" w:author="t_竹沢 公佑" w:date="2019-09-09T14:21:00Z">
        <w:r>
          <w:rPr>
            <w:rFonts w:hint="eastAsia"/>
            <w:iCs/>
            <w:sz w:val="22"/>
            <w:szCs w:val="22"/>
          </w:rPr>
          <w:t>Driver always sets DRXPD_OK(0) to this argument.</w:t>
        </w:r>
      </w:ins>
    </w:p>
    <w:p w:rsidR="00AE3714" w:rsidRDefault="00AE3714" w:rsidP="00AE3714">
      <w:pPr>
        <w:spacing w:line="0" w:lineRule="atLeast"/>
        <w:ind w:right="1020" w:firstLineChars="200" w:firstLine="440"/>
        <w:rPr>
          <w:ins w:id="6654" w:author="t_竹沢 公佑" w:date="2019-09-09T14:21:00Z"/>
          <w:iCs/>
          <w:sz w:val="22"/>
          <w:szCs w:val="22"/>
        </w:rPr>
      </w:pPr>
      <w:ins w:id="6655" w:author="t_竹沢 公佑" w:date="2019-09-09T14:21:00Z">
        <w:r>
          <w:rPr>
            <w:rFonts w:hint="eastAsia"/>
            <w:iCs/>
            <w:sz w:val="22"/>
            <w:szCs w:val="22"/>
          </w:rPr>
          <w:t xml:space="preserve">      This reporting system is not available. Please use an errno to specify the error reason.</w:t>
        </w:r>
      </w:ins>
    </w:p>
    <w:p w:rsidR="00AE3714" w:rsidRPr="00DD66ED" w:rsidRDefault="00AE3714">
      <w:pPr>
        <w:spacing w:line="0" w:lineRule="atLeast"/>
        <w:ind w:right="1020" w:firstLineChars="400" w:firstLine="880"/>
        <w:rPr>
          <w:iCs/>
          <w:sz w:val="22"/>
          <w:szCs w:val="22"/>
        </w:rPr>
        <w:pPrChange w:id="6656" w:author="t_竹沢 公佑" w:date="2019-09-09T14:21:00Z">
          <w:pPr>
            <w:spacing w:line="0" w:lineRule="atLeast"/>
            <w:ind w:right="1020" w:firstLineChars="200" w:firstLine="440"/>
          </w:pPr>
        </w:pPrChange>
      </w:pPr>
      <w:ins w:id="6657" w:author="t_竹沢 公佑" w:date="2019-09-09T14:21:00Z">
        <w:r>
          <w:rPr>
            <w:rFonts w:hint="eastAsia"/>
            <w:iCs/>
            <w:sz w:val="22"/>
            <w:szCs w:val="22"/>
          </w:rPr>
          <w:t>&lt;Device driver version 2.0.2 or older&gt;</w:t>
        </w:r>
      </w:ins>
    </w:p>
    <w:p w:rsidR="00DF1C7C" w:rsidDel="00AE3714" w:rsidRDefault="00DF1C7C">
      <w:pPr>
        <w:spacing w:line="0" w:lineRule="atLeast"/>
        <w:ind w:right="1020" w:firstLine="840"/>
        <w:rPr>
          <w:del w:id="6658" w:author="t_竹沢 公佑" w:date="2019-09-09T14:21:00Z"/>
          <w:sz w:val="22"/>
          <w:szCs w:val="22"/>
          <w:lang w:val="en"/>
        </w:rPr>
      </w:pPr>
      <w:del w:id="6659" w:author="t_竹沢 公佑" w:date="2019-09-09T14:21:00Z">
        <w:r w:rsidDel="00AE3714">
          <w:rPr>
            <w:sz w:val="22"/>
            <w:szCs w:val="22"/>
            <w:lang w:val="en"/>
          </w:rPr>
          <w:delText xml:space="preserve">Specify the pointer to store the </w:delText>
        </w:r>
        <w:r w:rsidDel="00AE3714">
          <w:rPr>
            <w:rFonts w:hint="eastAsia"/>
            <w:sz w:val="22"/>
            <w:szCs w:val="22"/>
            <w:lang w:val="en"/>
          </w:rPr>
          <w:delText>result</w:delText>
        </w:r>
        <w:r w:rsidDel="00AE3714">
          <w:rPr>
            <w:sz w:val="22"/>
            <w:szCs w:val="22"/>
            <w:lang w:val="en"/>
          </w:rPr>
          <w:delText xml:space="preserve"> below.</w:delText>
        </w:r>
      </w:del>
    </w:p>
    <w:p w:rsidR="00DF1C7C" w:rsidRDefault="00DF1C7C">
      <w:pPr>
        <w:spacing w:line="0" w:lineRule="atLeast"/>
        <w:ind w:left="840" w:right="1020" w:firstLineChars="100" w:firstLine="220"/>
        <w:rPr>
          <w:sz w:val="22"/>
          <w:szCs w:val="22"/>
          <w:lang w:val="en"/>
        </w:rPr>
      </w:pPr>
      <w:r>
        <w:rPr>
          <w:rFonts w:hint="eastAsia"/>
          <w:bCs/>
          <w:sz w:val="22"/>
          <w:szCs w:val="22"/>
        </w:rPr>
        <w:t>DRXPD_OK(0):</w:t>
      </w:r>
      <w:r>
        <w:rPr>
          <w:rFonts w:hint="eastAsia"/>
          <w:sz w:val="22"/>
          <w:szCs w:val="22"/>
          <w:lang w:val="en"/>
        </w:rPr>
        <w:t xml:space="preserve"> Transmission</w:t>
      </w:r>
      <w:r>
        <w:rPr>
          <w:sz w:val="22"/>
          <w:szCs w:val="22"/>
          <w:lang w:val="en"/>
        </w:rPr>
        <w:t xml:space="preserve"> has stopped.</w:t>
      </w:r>
    </w:p>
    <w:p w:rsidR="00DF1C7C" w:rsidRDefault="00DF1C7C">
      <w:pPr>
        <w:spacing w:line="0" w:lineRule="atLeast"/>
        <w:ind w:left="840" w:right="1020" w:firstLineChars="100" w:firstLine="220"/>
        <w:rPr>
          <w:sz w:val="22"/>
          <w:szCs w:val="22"/>
          <w:lang w:val="en"/>
        </w:rPr>
      </w:pPr>
      <w:r>
        <w:rPr>
          <w:rFonts w:hint="eastAsia"/>
          <w:bCs/>
          <w:sz w:val="22"/>
          <w:szCs w:val="22"/>
        </w:rPr>
        <w:t>DRXPD_NG_MODE(-2):</w:t>
      </w:r>
      <w:del w:id="6660" w:author="t_竹沢 公佑" w:date="2019-10-05T11:40:00Z">
        <w:r w:rsidDel="00916AEE">
          <w:rPr>
            <w:rFonts w:hint="eastAsia"/>
            <w:sz w:val="22"/>
            <w:szCs w:val="22"/>
            <w:lang w:val="en"/>
          </w:rPr>
          <w:delText xml:space="preserve"> </w:delText>
        </w:r>
      </w:del>
      <w:ins w:id="6661" w:author="t_竹沢 公佑" w:date="2019-10-05T11:40:00Z">
        <w:r w:rsidR="00916AEE">
          <w:rPr>
            <w:rFonts w:hint="eastAsia"/>
            <w:sz w:val="22"/>
            <w:szCs w:val="22"/>
            <w:lang w:val="en"/>
          </w:rPr>
          <w:t xml:space="preserve"> You don</w:t>
        </w:r>
        <w:r w:rsidR="00916AEE">
          <w:rPr>
            <w:sz w:val="22"/>
            <w:szCs w:val="22"/>
            <w:lang w:val="en"/>
          </w:rPr>
          <w:t>’</w:t>
        </w:r>
        <w:r w:rsidR="00916AEE">
          <w:rPr>
            <w:rFonts w:hint="eastAsia"/>
            <w:sz w:val="22"/>
            <w:szCs w:val="22"/>
            <w:lang w:val="en"/>
          </w:rPr>
          <w:t>t open the device file with O_RDWR flag</w:t>
        </w:r>
      </w:ins>
      <w:del w:id="6662" w:author="t_竹沢 公佑" w:date="2019-10-05T11:40:00Z">
        <w:r w:rsidDel="00916AEE">
          <w:rPr>
            <w:sz w:val="22"/>
            <w:szCs w:val="22"/>
            <w:lang w:val="en"/>
          </w:rPr>
          <w:delText>It has not been open in O_</w:delText>
        </w:r>
        <w:r w:rsidDel="00916AEE">
          <w:rPr>
            <w:rFonts w:hint="eastAsia"/>
            <w:sz w:val="22"/>
            <w:szCs w:val="22"/>
            <w:lang w:val="en"/>
          </w:rPr>
          <w:delText>RDWR</w:delText>
        </w:r>
      </w:del>
      <w:r>
        <w:rPr>
          <w:sz w:val="22"/>
          <w:szCs w:val="22"/>
          <w:lang w:val="en"/>
        </w:rPr>
        <w:t>.</w:t>
      </w:r>
    </w:p>
    <w:p w:rsidR="00DF1C7C" w:rsidRDefault="00DF1C7C">
      <w:pPr>
        <w:spacing w:line="0" w:lineRule="atLeast"/>
        <w:ind w:left="840" w:right="1020" w:firstLineChars="100" w:firstLine="220"/>
        <w:rPr>
          <w:sz w:val="22"/>
          <w:szCs w:val="22"/>
          <w:lang w:val="en"/>
        </w:rPr>
      </w:pPr>
      <w:r>
        <w:rPr>
          <w:rFonts w:hint="eastAsia"/>
          <w:bCs/>
          <w:sz w:val="22"/>
          <w:szCs w:val="22"/>
        </w:rPr>
        <w:t>DRXPD_NG_BUSY(-3):</w:t>
      </w:r>
      <w:r>
        <w:rPr>
          <w:lang w:val="en"/>
        </w:rPr>
        <w:t xml:space="preserve"> </w:t>
      </w:r>
      <w:r>
        <w:rPr>
          <w:sz w:val="22"/>
          <w:szCs w:val="22"/>
          <w:lang w:val="en"/>
        </w:rPr>
        <w:t>Transmission has already</w:t>
      </w:r>
      <w:del w:id="6663" w:author="t_竹沢 公佑" w:date="2019-10-05T11:41:00Z">
        <w:r w:rsidDel="00916AEE">
          <w:rPr>
            <w:sz w:val="22"/>
            <w:szCs w:val="22"/>
            <w:lang w:val="en"/>
          </w:rPr>
          <w:delText xml:space="preserve"> been</w:delText>
        </w:r>
      </w:del>
      <w:r>
        <w:rPr>
          <w:sz w:val="22"/>
          <w:szCs w:val="22"/>
          <w:lang w:val="en"/>
        </w:rPr>
        <w:t xml:space="preserve"> st</w:t>
      </w:r>
      <w:r>
        <w:rPr>
          <w:rFonts w:hint="eastAsia"/>
          <w:sz w:val="22"/>
          <w:szCs w:val="22"/>
          <w:lang w:val="en"/>
        </w:rPr>
        <w:t>opp</w:t>
      </w:r>
      <w:r>
        <w:rPr>
          <w:sz w:val="22"/>
          <w:szCs w:val="22"/>
          <w:lang w:val="en"/>
        </w:rPr>
        <w:t>ed.</w:t>
      </w:r>
    </w:p>
    <w:p w:rsidR="00DF1C7C" w:rsidRDefault="00DF1C7C">
      <w:pPr>
        <w:spacing w:line="0" w:lineRule="atLeast"/>
        <w:ind w:left="840" w:right="1020" w:firstLineChars="100" w:firstLine="220"/>
        <w:rPr>
          <w:sz w:val="22"/>
          <w:szCs w:val="22"/>
          <w:lang w:val="en"/>
        </w:rPr>
      </w:pPr>
      <w:r>
        <w:rPr>
          <w:rFonts w:hint="eastAsia"/>
          <w:bCs/>
          <w:sz w:val="22"/>
          <w:szCs w:val="22"/>
        </w:rPr>
        <w:t>DRXPD_NG(-1):</w:t>
      </w:r>
      <w:r>
        <w:rPr>
          <w:rFonts w:hint="eastAsia"/>
          <w:sz w:val="22"/>
          <w:szCs w:val="22"/>
          <w:lang w:val="en"/>
        </w:rPr>
        <w:t xml:space="preserve"> </w:t>
      </w:r>
      <w:r>
        <w:rPr>
          <w:sz w:val="22"/>
          <w:szCs w:val="22"/>
          <w:lang w:val="en"/>
        </w:rPr>
        <w:t>Other failure</w:t>
      </w:r>
      <w:r>
        <w:rPr>
          <w:rFonts w:hint="eastAsia"/>
          <w:sz w:val="22"/>
          <w:szCs w:val="22"/>
          <w:lang w:val="en"/>
        </w:rPr>
        <w:t>s</w:t>
      </w:r>
      <w:r>
        <w:rPr>
          <w:sz w:val="22"/>
          <w:szCs w:val="22"/>
          <w:lang w:val="en"/>
        </w:rPr>
        <w:t>.</w:t>
      </w:r>
    </w:p>
    <w:p w:rsidR="00DF1C7C" w:rsidRDefault="00DF1C7C">
      <w:pPr>
        <w:spacing w:line="0" w:lineRule="atLeast"/>
        <w:ind w:left="840" w:right="1020" w:firstLineChars="1000" w:firstLine="2200"/>
        <w:rPr>
          <w:sz w:val="22"/>
          <w:szCs w:val="22"/>
          <w:lang w:val="en"/>
        </w:rPr>
      </w:pPr>
    </w:p>
    <w:p w:rsidR="00DF1C7C" w:rsidRDefault="00DF1C7C">
      <w:pPr>
        <w:spacing w:line="0" w:lineRule="atLeast"/>
        <w:ind w:right="1020"/>
        <w:rPr>
          <w:b/>
          <w:sz w:val="22"/>
          <w:szCs w:val="22"/>
        </w:rPr>
      </w:pPr>
      <w:r>
        <w:rPr>
          <w:rFonts w:hint="eastAsia"/>
          <w:b/>
          <w:sz w:val="22"/>
          <w:szCs w:val="22"/>
        </w:rPr>
        <w:t xml:space="preserve">　【Return】</w:t>
      </w:r>
    </w:p>
    <w:p w:rsidR="00AE3714" w:rsidRDefault="00AE3714" w:rsidP="00AE3714">
      <w:pPr>
        <w:spacing w:line="0" w:lineRule="atLeast"/>
        <w:ind w:right="1020" w:firstLineChars="200" w:firstLine="440"/>
        <w:rPr>
          <w:ins w:id="6664" w:author="t_竹沢 公佑" w:date="2019-09-09T14:22:00Z"/>
          <w:b/>
          <w:sz w:val="22"/>
          <w:szCs w:val="22"/>
        </w:rPr>
      </w:pPr>
      <w:ins w:id="6665" w:author="t_竹沢 公佑" w:date="2019-09-09T14:22:00Z">
        <w:r w:rsidRPr="00E73F24">
          <w:rPr>
            <w:rFonts w:hint="eastAsia"/>
            <w:bCs/>
            <w:sz w:val="22"/>
            <w:szCs w:val="22"/>
          </w:rPr>
          <w:t xml:space="preserve">0 </w:t>
        </w:r>
        <w:r w:rsidRPr="00E73F24">
          <w:rPr>
            <w:bCs/>
            <w:sz w:val="22"/>
            <w:szCs w:val="22"/>
          </w:rPr>
          <w:t>is returne</w:t>
        </w:r>
        <w:r w:rsidRPr="00E73F24">
          <w:rPr>
            <w:rFonts w:hint="eastAsia"/>
            <w:bCs/>
            <w:sz w:val="22"/>
            <w:szCs w:val="22"/>
          </w:rPr>
          <w:t>d</w:t>
        </w:r>
        <w:r w:rsidRPr="00E73F24">
          <w:rPr>
            <w:bCs/>
            <w:sz w:val="22"/>
            <w:szCs w:val="22"/>
          </w:rPr>
          <w:t>.</w:t>
        </w:r>
        <w:r w:rsidRPr="00E73F24" w:rsidDel="00392926">
          <w:rPr>
            <w:bCs/>
            <w:sz w:val="22"/>
            <w:szCs w:val="22"/>
          </w:rPr>
          <w:t xml:space="preserve"> </w:t>
        </w:r>
        <w:r>
          <w:rPr>
            <w:rFonts w:hint="eastAsia"/>
            <w:bCs/>
            <w:sz w:val="22"/>
            <w:szCs w:val="22"/>
          </w:rPr>
          <w:t>I</w:t>
        </w:r>
        <w:r w:rsidRPr="00E73F24">
          <w:rPr>
            <w:bCs/>
            <w:sz w:val="22"/>
            <w:szCs w:val="22"/>
          </w:rPr>
          <w:t xml:space="preserve">f </w:t>
        </w:r>
        <w:r w:rsidRPr="00E73F24">
          <w:rPr>
            <w:rFonts w:hint="eastAsia"/>
            <w:bCs/>
            <w:sz w:val="22"/>
            <w:szCs w:val="22"/>
          </w:rPr>
          <w:t xml:space="preserve">an </w:t>
        </w:r>
        <w:r w:rsidRPr="00E73F24">
          <w:rPr>
            <w:bCs/>
            <w:sz w:val="22"/>
            <w:szCs w:val="22"/>
          </w:rPr>
          <w:t>error</w:t>
        </w:r>
        <w:r>
          <w:rPr>
            <w:rFonts w:hint="eastAsia"/>
            <w:bCs/>
            <w:sz w:val="22"/>
            <w:szCs w:val="22"/>
          </w:rPr>
          <w:t xml:space="preserve"> </w:t>
        </w:r>
        <w:r w:rsidRPr="00E73F24">
          <w:rPr>
            <w:bCs/>
            <w:sz w:val="22"/>
            <w:szCs w:val="22"/>
          </w:rPr>
          <w:t>occur</w:t>
        </w:r>
        <w:r w:rsidRPr="00E73F24">
          <w:rPr>
            <w:rFonts w:hint="eastAsia"/>
            <w:bCs/>
            <w:sz w:val="22"/>
            <w:szCs w:val="22"/>
          </w:rPr>
          <w:t>s</w:t>
        </w:r>
        <w:r>
          <w:rPr>
            <w:bCs/>
            <w:sz w:val="22"/>
            <w:szCs w:val="22"/>
          </w:rPr>
          <w:t>, -1 is returned</w:t>
        </w:r>
        <w:r>
          <w:rPr>
            <w:rFonts w:hint="eastAsia"/>
            <w:bCs/>
            <w:sz w:val="22"/>
            <w:szCs w:val="22"/>
          </w:rPr>
          <w:t xml:space="preserve"> </w:t>
        </w:r>
        <w:r w:rsidRPr="004E6337">
          <w:rPr>
            <w:bCs/>
            <w:sz w:val="22"/>
            <w:szCs w:val="22"/>
          </w:rPr>
          <w:t>in which case errno is se</w:t>
        </w:r>
        <w:r w:rsidRPr="00A665BF">
          <w:rPr>
            <w:rFonts w:hint="eastAsia"/>
            <w:sz w:val="22"/>
            <w:szCs w:val="22"/>
          </w:rPr>
          <w:t xml:space="preserve">t. </w:t>
        </w:r>
      </w:ins>
    </w:p>
    <w:p w:rsidR="00DF1C7C" w:rsidDel="00AE3714" w:rsidRDefault="00DF1C7C">
      <w:pPr>
        <w:spacing w:line="0" w:lineRule="atLeast"/>
        <w:ind w:right="1020"/>
        <w:rPr>
          <w:del w:id="6666" w:author="t_竹沢 公佑" w:date="2019-09-09T14:22:00Z"/>
          <w:bCs/>
          <w:sz w:val="22"/>
          <w:szCs w:val="22"/>
        </w:rPr>
        <w:pPrChange w:id="6667" w:author="t_竹沢 公佑" w:date="2019-09-09T14:22:00Z">
          <w:pPr>
            <w:spacing w:line="0" w:lineRule="atLeast"/>
            <w:ind w:leftChars="200" w:left="480" w:right="1020" w:firstLineChars="50" w:firstLine="110"/>
          </w:pPr>
        </w:pPrChange>
      </w:pPr>
      <w:del w:id="6668" w:author="t_竹沢 公佑" w:date="2019-09-09T14:22:00Z">
        <w:r w:rsidRPr="00F0773B" w:rsidDel="00AE3714">
          <w:rPr>
            <w:rFonts w:hint="eastAsia"/>
            <w:bCs/>
            <w:sz w:val="22"/>
            <w:szCs w:val="22"/>
          </w:rPr>
          <w:delText xml:space="preserve">If </w:delText>
        </w:r>
        <w:r w:rsidRPr="00437574" w:rsidDel="00AE3714">
          <w:rPr>
            <w:rFonts w:hint="eastAsia"/>
            <w:bCs/>
            <w:sz w:val="22"/>
            <w:szCs w:val="22"/>
          </w:rPr>
          <w:delText xml:space="preserve">it is </w:delText>
        </w:r>
        <w:r w:rsidRPr="00C2078B" w:rsidDel="00AE3714">
          <w:rPr>
            <w:rFonts w:hint="eastAsia"/>
            <w:bCs/>
            <w:sz w:val="22"/>
            <w:szCs w:val="22"/>
          </w:rPr>
          <w:delText xml:space="preserve">success, 0 </w:delText>
        </w:r>
        <w:r w:rsidRPr="00A74CAA" w:rsidDel="00AE3714">
          <w:rPr>
            <w:bCs/>
            <w:sz w:val="22"/>
            <w:szCs w:val="22"/>
          </w:rPr>
          <w:delText>is returne</w:delText>
        </w:r>
        <w:r w:rsidRPr="00025319" w:rsidDel="00AE3714">
          <w:rPr>
            <w:rFonts w:hint="eastAsia"/>
            <w:bCs/>
            <w:sz w:val="22"/>
            <w:szCs w:val="22"/>
          </w:rPr>
          <w:delText>d</w:delText>
        </w:r>
        <w:r w:rsidRPr="00A15960" w:rsidDel="00AE3714">
          <w:rPr>
            <w:bCs/>
            <w:sz w:val="22"/>
            <w:szCs w:val="22"/>
          </w:rPr>
          <w:delText>.</w:delText>
        </w:r>
        <w:r w:rsidRPr="003A301F" w:rsidDel="00AE3714">
          <w:rPr>
            <w:bCs/>
            <w:sz w:val="22"/>
            <w:szCs w:val="22"/>
          </w:rPr>
          <w:delText xml:space="preserve">　</w:delText>
        </w:r>
        <w:r w:rsidRPr="002E67F0" w:rsidDel="00AE3714">
          <w:rPr>
            <w:rFonts w:hint="eastAsia"/>
            <w:bCs/>
            <w:sz w:val="22"/>
            <w:szCs w:val="22"/>
          </w:rPr>
          <w:delText>I</w:delText>
        </w:r>
        <w:r w:rsidRPr="003B63B3" w:rsidDel="00AE3714">
          <w:rPr>
            <w:bCs/>
            <w:sz w:val="22"/>
            <w:szCs w:val="22"/>
          </w:rPr>
          <w:delText xml:space="preserve">f </w:delText>
        </w:r>
        <w:r w:rsidRPr="00D458FC" w:rsidDel="00AE3714">
          <w:rPr>
            <w:rFonts w:hint="eastAsia"/>
            <w:bCs/>
            <w:sz w:val="22"/>
            <w:szCs w:val="22"/>
          </w:rPr>
          <w:delText xml:space="preserve">an </w:delText>
        </w:r>
        <w:r w:rsidRPr="008D3CB6" w:rsidDel="00AE3714">
          <w:rPr>
            <w:bCs/>
            <w:sz w:val="22"/>
            <w:szCs w:val="22"/>
          </w:rPr>
          <w:delText xml:space="preserve">error </w:delText>
        </w:r>
        <w:r w:rsidRPr="00E67D39" w:rsidDel="00AE3714">
          <w:rPr>
            <w:rFonts w:hint="eastAsia"/>
            <w:bCs/>
            <w:sz w:val="22"/>
            <w:szCs w:val="22"/>
          </w:rPr>
          <w:delText>(</w:delText>
        </w:r>
        <w:r w:rsidRPr="005038B9" w:rsidDel="00AE3714">
          <w:rPr>
            <w:sz w:val="22"/>
            <w:szCs w:val="22"/>
            <w:lang w:val="en"/>
          </w:rPr>
          <w:delText>DRXPD_NG</w:delText>
        </w:r>
        <w:r w:rsidRPr="005038B9" w:rsidDel="00AE3714">
          <w:rPr>
            <w:rFonts w:hint="eastAsia"/>
            <w:sz w:val="22"/>
            <w:szCs w:val="22"/>
            <w:lang w:val="en"/>
          </w:rPr>
          <w:delText>_**</w:delText>
        </w:r>
        <w:r w:rsidRPr="005038B9" w:rsidDel="00AE3714">
          <w:rPr>
            <w:sz w:val="22"/>
            <w:szCs w:val="22"/>
            <w:lang w:val="en"/>
          </w:rPr>
          <w:delText xml:space="preserve"> is not included.</w:delText>
        </w:r>
        <w:r w:rsidRPr="00F0773B" w:rsidDel="00AE3714">
          <w:rPr>
            <w:rFonts w:hint="eastAsia"/>
            <w:bCs/>
            <w:sz w:val="22"/>
            <w:szCs w:val="22"/>
          </w:rPr>
          <w:delText>)</w:delText>
        </w:r>
        <w:r w:rsidRPr="00437574" w:rsidDel="00AE3714">
          <w:rPr>
            <w:bCs/>
            <w:sz w:val="22"/>
            <w:szCs w:val="22"/>
          </w:rPr>
          <w:delText xml:space="preserve">　</w:delText>
        </w:r>
        <w:r w:rsidRPr="00C2078B" w:rsidDel="00AE3714">
          <w:rPr>
            <w:bCs/>
            <w:sz w:val="22"/>
            <w:szCs w:val="22"/>
          </w:rPr>
          <w:delText>occur</w:delText>
        </w:r>
        <w:r w:rsidRPr="00A74CAA" w:rsidDel="00AE3714">
          <w:rPr>
            <w:rFonts w:hint="eastAsia"/>
            <w:bCs/>
            <w:sz w:val="22"/>
            <w:szCs w:val="22"/>
          </w:rPr>
          <w:delText>s</w:delText>
        </w:r>
        <w:r w:rsidR="00121762" w:rsidDel="00AE3714">
          <w:rPr>
            <w:bCs/>
            <w:sz w:val="22"/>
            <w:szCs w:val="22"/>
          </w:rPr>
          <w:delText>, -1 is returned</w:delText>
        </w:r>
        <w:r w:rsidR="00121762" w:rsidDel="00AE3714">
          <w:rPr>
            <w:rFonts w:hint="eastAsia"/>
            <w:bCs/>
            <w:sz w:val="22"/>
            <w:szCs w:val="22"/>
          </w:rPr>
          <w:delText xml:space="preserve"> </w:delText>
        </w:r>
        <w:r w:rsidR="00121762" w:rsidRPr="00121762" w:rsidDel="00AE3714">
          <w:rPr>
            <w:bCs/>
            <w:sz w:val="22"/>
            <w:szCs w:val="22"/>
          </w:rPr>
          <w:delText>in which case, errno is set.</w:delText>
        </w:r>
      </w:del>
    </w:p>
    <w:p w:rsidR="00B71974" w:rsidRPr="00A15960" w:rsidRDefault="00B71974">
      <w:pPr>
        <w:spacing w:line="0" w:lineRule="atLeast"/>
        <w:ind w:right="1020"/>
        <w:rPr>
          <w:bCs/>
          <w:sz w:val="22"/>
          <w:szCs w:val="22"/>
        </w:rPr>
        <w:pPrChange w:id="6669" w:author="t_竹沢 公佑" w:date="2019-09-09T14:22:00Z">
          <w:pPr>
            <w:spacing w:line="0" w:lineRule="atLeast"/>
            <w:ind w:leftChars="200" w:left="480" w:right="1020" w:firstLineChars="50" w:firstLine="110"/>
          </w:pPr>
        </w:pPrChange>
      </w:pPr>
    </w:p>
    <w:p w:rsidR="00B71974" w:rsidRDefault="00B71974" w:rsidP="00B22C77">
      <w:pPr>
        <w:spacing w:line="0" w:lineRule="atLeast"/>
        <w:ind w:right="1020" w:firstLineChars="50" w:firstLine="110"/>
        <w:rPr>
          <w:b/>
          <w:sz w:val="22"/>
          <w:szCs w:val="22"/>
        </w:rPr>
      </w:pPr>
      <w:r>
        <w:rPr>
          <w:rFonts w:hint="eastAsia"/>
          <w:b/>
          <w:sz w:val="22"/>
          <w:szCs w:val="22"/>
        </w:rPr>
        <w:t>【Errors】</w:t>
      </w:r>
    </w:p>
    <w:p w:rsidR="00E81ADD" w:rsidRPr="00E81ADD" w:rsidRDefault="00121762" w:rsidP="00E81ADD">
      <w:pPr>
        <w:spacing w:line="0" w:lineRule="atLeast"/>
        <w:ind w:right="1020" w:firstLineChars="200" w:firstLine="440"/>
        <w:rPr>
          <w:ins w:id="6670" w:author="t_竹沢 公佑" w:date="2019-09-18T13:21:00Z"/>
          <w:bCs/>
          <w:sz w:val="22"/>
          <w:szCs w:val="22"/>
        </w:rPr>
      </w:pPr>
      <w:del w:id="6671" w:author="t_竹沢 公佑" w:date="2019-09-18T13:22:00Z">
        <w:r w:rsidRPr="00121762" w:rsidDel="00E81ADD">
          <w:rPr>
            <w:bCs/>
            <w:sz w:val="22"/>
            <w:szCs w:val="22"/>
          </w:rPr>
          <w:delText>This command can fail with the following errors.</w:delText>
        </w:r>
      </w:del>
      <w:ins w:id="6672" w:author="t_竹沢 公佑" w:date="2019-09-18T13:21:00Z">
        <w:r w:rsidR="00E81ADD" w:rsidRPr="00E81ADD">
          <w:rPr>
            <w:bCs/>
            <w:sz w:val="22"/>
            <w:szCs w:val="22"/>
          </w:rPr>
          <w:t>This command can fail with the following errors.</w:t>
        </w:r>
      </w:ins>
    </w:p>
    <w:p w:rsidR="00E81ADD" w:rsidRPr="00E81ADD" w:rsidRDefault="00E81ADD" w:rsidP="00E81ADD">
      <w:pPr>
        <w:spacing w:line="0" w:lineRule="atLeast"/>
        <w:ind w:right="1020" w:firstLineChars="200" w:firstLine="440"/>
        <w:rPr>
          <w:ins w:id="6673" w:author="t_竹沢 公佑" w:date="2019-09-18T13:21:00Z"/>
          <w:bCs/>
          <w:sz w:val="22"/>
          <w:szCs w:val="22"/>
        </w:rPr>
      </w:pPr>
      <w:ins w:id="6674" w:author="t_竹沢 公佑" w:date="2019-09-18T13:21:00Z">
        <w:r w:rsidRPr="00E81ADD">
          <w:rPr>
            <w:bCs/>
            <w:sz w:val="22"/>
            <w:szCs w:val="22"/>
          </w:rPr>
          <w:t>EINVAL</w:t>
        </w:r>
      </w:ins>
    </w:p>
    <w:p w:rsidR="00E81ADD" w:rsidRPr="00E81ADD" w:rsidRDefault="00E81ADD" w:rsidP="00E81ADD">
      <w:pPr>
        <w:spacing w:line="0" w:lineRule="atLeast"/>
        <w:ind w:right="1020" w:firstLineChars="200" w:firstLine="440"/>
        <w:rPr>
          <w:ins w:id="6675" w:author="t_竹沢 公佑" w:date="2019-09-18T13:21:00Z"/>
          <w:bCs/>
          <w:sz w:val="22"/>
          <w:szCs w:val="22"/>
        </w:rPr>
      </w:pPr>
      <w:ins w:id="6676" w:author="t_竹沢 公佑" w:date="2019-09-18T13:21:00Z">
        <w:r w:rsidRPr="00E81ADD">
          <w:rPr>
            <w:bCs/>
            <w:sz w:val="22"/>
            <w:szCs w:val="22"/>
          </w:rPr>
          <w:t xml:space="preserve">  When </w:t>
        </w:r>
      </w:ins>
      <w:ins w:id="6677" w:author="t_竹沢 公佑" w:date="2019-10-05T11:42:00Z">
        <w:r w:rsidR="00916AEE">
          <w:rPr>
            <w:rFonts w:hint="eastAsia"/>
            <w:bCs/>
            <w:sz w:val="22"/>
            <w:szCs w:val="22"/>
          </w:rPr>
          <w:t>you don</w:t>
        </w:r>
        <w:r w:rsidR="00916AEE">
          <w:rPr>
            <w:bCs/>
            <w:sz w:val="22"/>
            <w:szCs w:val="22"/>
          </w:rPr>
          <w:t>’</w:t>
        </w:r>
        <w:r w:rsidR="00916AEE">
          <w:rPr>
            <w:rFonts w:hint="eastAsia"/>
            <w:bCs/>
            <w:sz w:val="22"/>
            <w:szCs w:val="22"/>
          </w:rPr>
          <w:t>t open the device file with O_RDONLY flag.</w:t>
        </w:r>
      </w:ins>
    </w:p>
    <w:p w:rsidR="00E81ADD" w:rsidRPr="00E81ADD" w:rsidRDefault="00E81ADD" w:rsidP="00E81ADD">
      <w:pPr>
        <w:spacing w:line="0" w:lineRule="atLeast"/>
        <w:ind w:right="1020" w:firstLineChars="200" w:firstLine="440"/>
        <w:rPr>
          <w:ins w:id="6678" w:author="t_竹沢 公佑" w:date="2019-09-18T13:21:00Z"/>
          <w:bCs/>
          <w:sz w:val="22"/>
          <w:szCs w:val="22"/>
        </w:rPr>
      </w:pPr>
      <w:ins w:id="6679" w:author="t_竹沢 公佑" w:date="2019-09-18T13:21:00Z">
        <w:r w:rsidRPr="00E81ADD">
          <w:rPr>
            <w:bCs/>
            <w:sz w:val="22"/>
            <w:szCs w:val="22"/>
          </w:rPr>
          <w:t xml:space="preserve">  If you application opened device file with other than O_RDONLY flag,</w:t>
        </w:r>
      </w:ins>
    </w:p>
    <w:p w:rsidR="00E81ADD" w:rsidRPr="00E81ADD" w:rsidRDefault="00E81ADD" w:rsidP="00E81ADD">
      <w:pPr>
        <w:spacing w:line="0" w:lineRule="atLeast"/>
        <w:ind w:right="1020" w:firstLineChars="200" w:firstLine="440"/>
        <w:rPr>
          <w:ins w:id="6680" w:author="t_竹沢 公佑" w:date="2019-09-18T13:21:00Z"/>
          <w:bCs/>
          <w:sz w:val="22"/>
          <w:szCs w:val="22"/>
        </w:rPr>
      </w:pPr>
      <w:ins w:id="6681" w:author="t_竹沢 公佑" w:date="2019-09-18T13:21:00Z">
        <w:r w:rsidRPr="00E81ADD">
          <w:rPr>
            <w:bCs/>
            <w:sz w:val="22"/>
            <w:szCs w:val="22"/>
          </w:rPr>
          <w:t xml:space="preserve">  please open device file with the O_RDONLY flag. </w:t>
        </w:r>
      </w:ins>
    </w:p>
    <w:p w:rsidR="00E81ADD" w:rsidRPr="00E81ADD" w:rsidRDefault="00E81ADD" w:rsidP="00E81ADD">
      <w:pPr>
        <w:spacing w:line="0" w:lineRule="atLeast"/>
        <w:ind w:right="1020" w:firstLineChars="200" w:firstLine="440"/>
        <w:rPr>
          <w:ins w:id="6682" w:author="t_竹沢 公佑" w:date="2019-09-18T13:21:00Z"/>
          <w:bCs/>
          <w:sz w:val="22"/>
          <w:szCs w:val="22"/>
        </w:rPr>
      </w:pPr>
      <w:ins w:id="6683" w:author="t_竹沢 公佑" w:date="2019-09-18T13:21:00Z">
        <w:r w:rsidRPr="00E81ADD">
          <w:rPr>
            <w:bCs/>
            <w:sz w:val="22"/>
            <w:szCs w:val="22"/>
          </w:rPr>
          <w:t>EIO</w:t>
        </w:r>
      </w:ins>
    </w:p>
    <w:p w:rsidR="00E81ADD" w:rsidRPr="00E81ADD" w:rsidRDefault="00E81ADD" w:rsidP="00E81ADD">
      <w:pPr>
        <w:spacing w:line="0" w:lineRule="atLeast"/>
        <w:ind w:right="1020" w:firstLineChars="200" w:firstLine="440"/>
        <w:rPr>
          <w:ins w:id="6684" w:author="t_竹沢 公佑" w:date="2019-09-18T13:21:00Z"/>
          <w:bCs/>
          <w:sz w:val="22"/>
          <w:szCs w:val="22"/>
        </w:rPr>
      </w:pPr>
      <w:ins w:id="6685" w:author="t_竹沢 公佑" w:date="2019-09-18T13:21:00Z">
        <w:r w:rsidRPr="00E81ADD">
          <w:rPr>
            <w:bCs/>
            <w:sz w:val="22"/>
            <w:szCs w:val="22"/>
          </w:rPr>
          <w:t xml:space="preserve">  When </w:t>
        </w:r>
      </w:ins>
      <w:ins w:id="6686" w:author="t_竹沢 公佑" w:date="2019-10-05T11:42:00Z">
        <w:r w:rsidR="00916AEE">
          <w:rPr>
            <w:rFonts w:hint="eastAsia"/>
            <w:bCs/>
            <w:sz w:val="22"/>
            <w:szCs w:val="22"/>
          </w:rPr>
          <w:t xml:space="preserve">this command </w:t>
        </w:r>
      </w:ins>
      <w:ins w:id="6687" w:author="t_竹沢 公佑" w:date="2019-09-18T13:21:00Z">
        <w:r w:rsidRPr="00E81ADD">
          <w:rPr>
            <w:bCs/>
            <w:sz w:val="22"/>
            <w:szCs w:val="22"/>
          </w:rPr>
          <w:t>fail</w:t>
        </w:r>
      </w:ins>
      <w:ins w:id="6688" w:author="t_竹沢 公佑" w:date="2019-10-05T11:42:00Z">
        <w:r w:rsidR="00916AEE">
          <w:rPr>
            <w:rFonts w:hint="eastAsia"/>
            <w:bCs/>
            <w:sz w:val="22"/>
            <w:szCs w:val="22"/>
          </w:rPr>
          <w:t>s</w:t>
        </w:r>
      </w:ins>
      <w:ins w:id="6689" w:author="t_竹沢 公佑" w:date="2019-09-18T13:21:00Z">
        <w:r w:rsidRPr="00E81ADD">
          <w:rPr>
            <w:bCs/>
            <w:sz w:val="22"/>
            <w:szCs w:val="22"/>
          </w:rPr>
          <w:t xml:space="preserve"> to read or write internal register.</w:t>
        </w:r>
      </w:ins>
    </w:p>
    <w:p w:rsidR="00E81ADD" w:rsidRPr="00E81ADD" w:rsidRDefault="00E81ADD" w:rsidP="00E81ADD">
      <w:pPr>
        <w:spacing w:line="0" w:lineRule="atLeast"/>
        <w:ind w:right="1020" w:firstLineChars="200" w:firstLine="440"/>
        <w:rPr>
          <w:ins w:id="6690" w:author="t_竹沢 公佑" w:date="2019-09-18T13:21:00Z"/>
          <w:bCs/>
          <w:sz w:val="22"/>
          <w:szCs w:val="22"/>
        </w:rPr>
      </w:pPr>
      <w:ins w:id="6691" w:author="t_竹沢 公佑" w:date="2019-09-18T13:21:00Z">
        <w:r w:rsidRPr="00E81ADD">
          <w:rPr>
            <w:bCs/>
            <w:sz w:val="22"/>
            <w:szCs w:val="22"/>
          </w:rPr>
          <w:t xml:space="preserve">  This errno means device driver can't control the device.</w:t>
        </w:r>
      </w:ins>
    </w:p>
    <w:p w:rsidR="00E81ADD" w:rsidRPr="00E81ADD" w:rsidRDefault="00E81ADD" w:rsidP="00E81ADD">
      <w:pPr>
        <w:spacing w:line="0" w:lineRule="atLeast"/>
        <w:ind w:right="1020" w:firstLineChars="200" w:firstLine="440"/>
        <w:rPr>
          <w:ins w:id="6692" w:author="t_竹沢 公佑" w:date="2019-09-18T13:21:00Z"/>
          <w:bCs/>
          <w:sz w:val="22"/>
          <w:szCs w:val="22"/>
        </w:rPr>
      </w:pPr>
      <w:ins w:id="6693" w:author="t_竹沢 公佑" w:date="2019-09-18T13:21:00Z">
        <w:r w:rsidRPr="00E81ADD">
          <w:rPr>
            <w:bCs/>
            <w:sz w:val="22"/>
            <w:szCs w:val="22"/>
          </w:rPr>
          <w:t xml:space="preserve">  If this error occurrs often, it may be hardware error is happend.</w:t>
        </w:r>
      </w:ins>
    </w:p>
    <w:p w:rsidR="00E81ADD" w:rsidRPr="00E81ADD" w:rsidRDefault="00E81ADD" w:rsidP="00E81ADD">
      <w:pPr>
        <w:spacing w:line="0" w:lineRule="atLeast"/>
        <w:ind w:right="1020" w:firstLineChars="200" w:firstLine="440"/>
        <w:rPr>
          <w:ins w:id="6694" w:author="t_竹沢 公佑" w:date="2019-09-18T13:21:00Z"/>
          <w:bCs/>
          <w:sz w:val="22"/>
          <w:szCs w:val="22"/>
        </w:rPr>
      </w:pPr>
      <w:ins w:id="6695" w:author="t_竹沢 公佑" w:date="2019-09-18T13:21:00Z">
        <w:r w:rsidRPr="00E81ADD">
          <w:rPr>
            <w:bCs/>
            <w:sz w:val="22"/>
            <w:szCs w:val="22"/>
          </w:rPr>
          <w:t xml:space="preserve">  Please execute cold-reboot and try again.</w:t>
        </w:r>
      </w:ins>
    </w:p>
    <w:p w:rsidR="00E81ADD" w:rsidRPr="00E81ADD" w:rsidRDefault="00E81ADD" w:rsidP="00E81ADD">
      <w:pPr>
        <w:spacing w:line="0" w:lineRule="atLeast"/>
        <w:ind w:right="1020" w:firstLineChars="200" w:firstLine="440"/>
        <w:rPr>
          <w:ins w:id="6696" w:author="t_竹沢 公佑" w:date="2019-09-18T13:21:00Z"/>
          <w:bCs/>
          <w:sz w:val="22"/>
          <w:szCs w:val="22"/>
        </w:rPr>
      </w:pPr>
      <w:ins w:id="6697" w:author="t_竹沢 公佑" w:date="2019-09-18T13:21:00Z">
        <w:r w:rsidRPr="00E81ADD">
          <w:rPr>
            <w:bCs/>
            <w:sz w:val="22"/>
            <w:szCs w:val="22"/>
          </w:rPr>
          <w:t>EBUSY</w:t>
        </w:r>
      </w:ins>
    </w:p>
    <w:p w:rsidR="00E81ADD" w:rsidRPr="00E81ADD" w:rsidRDefault="00E81ADD" w:rsidP="00E81ADD">
      <w:pPr>
        <w:spacing w:line="0" w:lineRule="atLeast"/>
        <w:ind w:right="1020" w:firstLineChars="200" w:firstLine="440"/>
        <w:rPr>
          <w:ins w:id="6698" w:author="t_竹沢 公佑" w:date="2019-09-18T13:21:00Z"/>
          <w:bCs/>
          <w:sz w:val="22"/>
          <w:szCs w:val="22"/>
        </w:rPr>
      </w:pPr>
      <w:ins w:id="6699" w:author="t_竹沢 公佑" w:date="2019-09-18T13:21:00Z">
        <w:r w:rsidRPr="00E81ADD">
          <w:rPr>
            <w:bCs/>
            <w:sz w:val="22"/>
            <w:szCs w:val="22"/>
          </w:rPr>
          <w:t xml:space="preserve">  When the resource busy.</w:t>
        </w:r>
      </w:ins>
    </w:p>
    <w:p w:rsidR="00E81ADD" w:rsidRPr="00E81ADD" w:rsidRDefault="00E81ADD" w:rsidP="00E81ADD">
      <w:pPr>
        <w:spacing w:line="0" w:lineRule="atLeast"/>
        <w:ind w:right="1020" w:firstLineChars="200" w:firstLine="440"/>
        <w:rPr>
          <w:ins w:id="6700" w:author="t_竹沢 公佑" w:date="2019-09-18T13:21:00Z"/>
          <w:bCs/>
          <w:sz w:val="22"/>
          <w:szCs w:val="22"/>
        </w:rPr>
      </w:pPr>
      <w:ins w:id="6701" w:author="t_竹沢 公佑" w:date="2019-09-18T13:21:00Z">
        <w:r w:rsidRPr="00E81ADD">
          <w:rPr>
            <w:bCs/>
            <w:sz w:val="22"/>
            <w:szCs w:val="22"/>
          </w:rPr>
          <w:t xml:space="preserve">  The device has already </w:t>
        </w:r>
      </w:ins>
      <w:ins w:id="6702" w:author="t_竹沢 公佑" w:date="2019-10-07T06:49:00Z">
        <w:r w:rsidR="00485E65">
          <w:rPr>
            <w:rFonts w:hint="eastAsia"/>
            <w:bCs/>
            <w:sz w:val="22"/>
            <w:szCs w:val="22"/>
          </w:rPr>
          <w:t xml:space="preserve">stopped </w:t>
        </w:r>
      </w:ins>
      <w:ins w:id="6703" w:author="t_竹沢 公佑" w:date="2019-10-07T06:47:00Z">
        <w:r w:rsidR="00485E65">
          <w:rPr>
            <w:rFonts w:hint="eastAsia"/>
            <w:bCs/>
            <w:sz w:val="22"/>
            <w:szCs w:val="22"/>
          </w:rPr>
          <w:t>transmitting frames</w:t>
        </w:r>
      </w:ins>
      <w:ins w:id="6704" w:author="t_竹沢 公佑" w:date="2019-09-18T13:21:00Z">
        <w:r w:rsidRPr="00E81ADD">
          <w:rPr>
            <w:bCs/>
            <w:sz w:val="22"/>
            <w:szCs w:val="22"/>
          </w:rPr>
          <w:t>.</w:t>
        </w:r>
      </w:ins>
    </w:p>
    <w:p w:rsidR="00E81ADD" w:rsidRPr="00E81ADD" w:rsidRDefault="00E81ADD" w:rsidP="00E81ADD">
      <w:pPr>
        <w:spacing w:line="0" w:lineRule="atLeast"/>
        <w:ind w:right="1020" w:firstLineChars="200" w:firstLine="440"/>
        <w:rPr>
          <w:ins w:id="6705" w:author="t_竹沢 公佑" w:date="2019-09-18T13:21:00Z"/>
          <w:bCs/>
          <w:sz w:val="22"/>
          <w:szCs w:val="22"/>
        </w:rPr>
      </w:pPr>
      <w:ins w:id="6706" w:author="t_竹沢 公佑" w:date="2019-09-18T13:21:00Z">
        <w:r w:rsidRPr="00E81ADD">
          <w:rPr>
            <w:bCs/>
            <w:sz w:val="22"/>
            <w:szCs w:val="22"/>
          </w:rPr>
          <w:t>EFAULT</w:t>
        </w:r>
      </w:ins>
    </w:p>
    <w:p w:rsidR="00E81ADD" w:rsidRPr="00E81ADD" w:rsidRDefault="00E81ADD" w:rsidP="00E81ADD">
      <w:pPr>
        <w:spacing w:line="0" w:lineRule="atLeast"/>
        <w:ind w:right="1020" w:firstLineChars="200" w:firstLine="440"/>
        <w:rPr>
          <w:ins w:id="6707" w:author="t_竹沢 公佑" w:date="2019-09-18T13:21:00Z"/>
          <w:bCs/>
          <w:sz w:val="22"/>
          <w:szCs w:val="22"/>
        </w:rPr>
      </w:pPr>
      <w:ins w:id="6708" w:author="t_竹沢 公佑" w:date="2019-09-18T13:21:00Z">
        <w:r w:rsidRPr="00E81ADD">
          <w:rPr>
            <w:bCs/>
            <w:sz w:val="22"/>
            <w:szCs w:val="22"/>
          </w:rPr>
          <w:t xml:space="preserve">  When this </w:t>
        </w:r>
      </w:ins>
      <w:ins w:id="6709" w:author="t_竹沢 公佑" w:date="2019-10-05T11:42:00Z">
        <w:r w:rsidR="00916AEE">
          <w:rPr>
            <w:rFonts w:hint="eastAsia"/>
            <w:bCs/>
            <w:sz w:val="22"/>
            <w:szCs w:val="22"/>
          </w:rPr>
          <w:t xml:space="preserve">command fails </w:t>
        </w:r>
      </w:ins>
      <w:ins w:id="6710" w:author="t_竹沢 公佑" w:date="2019-09-18T13:21:00Z">
        <w:r w:rsidRPr="00E81ADD">
          <w:rPr>
            <w:bCs/>
            <w:sz w:val="22"/>
            <w:szCs w:val="22"/>
          </w:rPr>
          <w:t xml:space="preserve">to copy the execution result to p_result, it sets EFAULT to errno. </w:t>
        </w:r>
      </w:ins>
    </w:p>
    <w:p w:rsidR="00E81ADD" w:rsidRPr="00E81ADD" w:rsidRDefault="00E81ADD" w:rsidP="00E81ADD">
      <w:pPr>
        <w:spacing w:line="0" w:lineRule="atLeast"/>
        <w:ind w:right="1020" w:firstLineChars="200" w:firstLine="440"/>
        <w:rPr>
          <w:ins w:id="6711" w:author="t_竹沢 公佑" w:date="2019-09-18T13:21:00Z"/>
          <w:bCs/>
          <w:sz w:val="22"/>
          <w:szCs w:val="22"/>
        </w:rPr>
      </w:pPr>
      <w:ins w:id="6712" w:author="t_竹沢 公佑" w:date="2019-09-18T13:21:00Z">
        <w:r w:rsidRPr="00E81ADD">
          <w:rPr>
            <w:bCs/>
            <w:sz w:val="22"/>
            <w:szCs w:val="22"/>
          </w:rPr>
          <w:t xml:space="preserve">  In this case, please ignore the value of *p_result.</w:t>
        </w:r>
      </w:ins>
    </w:p>
    <w:p w:rsidR="00E81ADD" w:rsidRPr="00E81ADD" w:rsidRDefault="00E81ADD" w:rsidP="00E81ADD">
      <w:pPr>
        <w:spacing w:line="0" w:lineRule="atLeast"/>
        <w:ind w:right="1020" w:firstLineChars="200" w:firstLine="440"/>
        <w:rPr>
          <w:ins w:id="6713" w:author="t_竹沢 公佑" w:date="2019-09-18T13:21:00Z"/>
          <w:bCs/>
          <w:sz w:val="22"/>
          <w:szCs w:val="22"/>
        </w:rPr>
      </w:pPr>
      <w:ins w:id="6714" w:author="t_竹沢 公佑" w:date="2019-09-18T13:21:00Z">
        <w:r w:rsidRPr="00E81ADD">
          <w:rPr>
            <w:bCs/>
            <w:sz w:val="22"/>
            <w:szCs w:val="22"/>
          </w:rPr>
          <w:t xml:space="preserve">  </w:t>
        </w:r>
      </w:ins>
      <w:ins w:id="6715" w:author="t_竹沢 公佑" w:date="2019-10-05T11:43:00Z">
        <w:r w:rsidR="00916AEE">
          <w:rPr>
            <w:rFonts w:hint="eastAsia"/>
            <w:bCs/>
            <w:sz w:val="22"/>
            <w:szCs w:val="22"/>
          </w:rPr>
          <w:t xml:space="preserve">Your </w:t>
        </w:r>
      </w:ins>
      <w:ins w:id="6716" w:author="t_竹沢 公佑" w:date="2019-09-18T13:21:00Z">
        <w:r w:rsidRPr="00E81ADD">
          <w:rPr>
            <w:bCs/>
            <w:sz w:val="22"/>
            <w:szCs w:val="22"/>
          </w:rPr>
          <w:t xml:space="preserve">application may give an invalid address to this pointer, </w:t>
        </w:r>
      </w:ins>
    </w:p>
    <w:p w:rsidR="00E81ADD" w:rsidRDefault="00E81ADD" w:rsidP="00E81ADD">
      <w:pPr>
        <w:spacing w:line="0" w:lineRule="atLeast"/>
        <w:ind w:right="1020" w:firstLineChars="200" w:firstLine="440"/>
        <w:rPr>
          <w:ins w:id="6717" w:author="t_竹沢 公佑" w:date="2019-09-18T13:22:00Z"/>
          <w:bCs/>
          <w:sz w:val="22"/>
          <w:szCs w:val="22"/>
        </w:rPr>
      </w:pPr>
      <w:ins w:id="6718" w:author="t_竹沢 公佑" w:date="2019-09-18T13:21:00Z">
        <w:r w:rsidRPr="00E81ADD">
          <w:rPr>
            <w:bCs/>
            <w:sz w:val="22"/>
            <w:szCs w:val="22"/>
          </w:rPr>
          <w:t xml:space="preserve">  please check its address.</w:t>
        </w:r>
      </w:ins>
    </w:p>
    <w:p w:rsidR="00E81ADD" w:rsidRDefault="00E81ADD" w:rsidP="00E81ADD">
      <w:pPr>
        <w:spacing w:line="0" w:lineRule="atLeast"/>
        <w:ind w:right="1020" w:firstLineChars="200" w:firstLine="440"/>
        <w:rPr>
          <w:ins w:id="6719" w:author="t_竹沢 公佑" w:date="2019-09-18T13:22:00Z"/>
          <w:bCs/>
          <w:sz w:val="22"/>
          <w:szCs w:val="22"/>
        </w:rPr>
      </w:pPr>
    </w:p>
    <w:p w:rsidR="00E81ADD" w:rsidRPr="00B22C77" w:rsidRDefault="00E81ADD">
      <w:pPr>
        <w:spacing w:line="0" w:lineRule="atLeast"/>
        <w:ind w:right="1020" w:firstLineChars="50" w:firstLine="110"/>
        <w:rPr>
          <w:ins w:id="6720" w:author="t_竹沢 公佑" w:date="2019-09-18T13:21:00Z"/>
          <w:sz w:val="22"/>
          <w:szCs w:val="22"/>
        </w:rPr>
        <w:pPrChange w:id="6721" w:author="t_竹沢 公佑" w:date="2019-09-18T13:22:00Z">
          <w:pPr>
            <w:spacing w:line="0" w:lineRule="atLeast"/>
            <w:ind w:right="1020" w:firstLineChars="200" w:firstLine="440"/>
          </w:pPr>
        </w:pPrChange>
      </w:pPr>
      <w:ins w:id="6722" w:author="t_竹沢 公佑" w:date="2019-09-18T13:22:00Z">
        <w:r>
          <w:rPr>
            <w:bCs/>
            <w:sz w:val="22"/>
            <w:szCs w:val="22"/>
          </w:rPr>
          <w:br w:type="page"/>
        </w:r>
        <w:r>
          <w:rPr>
            <w:rFonts w:hint="eastAsia"/>
            <w:b/>
            <w:sz w:val="22"/>
            <w:szCs w:val="22"/>
          </w:rPr>
          <w:lastRenderedPageBreak/>
          <w:t>【Errors】</w:t>
        </w:r>
        <w:r w:rsidRPr="0056709F">
          <w:rPr>
            <w:rFonts w:hint="eastAsia"/>
            <w:sz w:val="22"/>
            <w:szCs w:val="22"/>
          </w:rPr>
          <w:t>(Con</w:t>
        </w:r>
        <w:r>
          <w:rPr>
            <w:rFonts w:hint="eastAsia"/>
            <w:sz w:val="22"/>
            <w:szCs w:val="22"/>
          </w:rPr>
          <w:t>tinued from the previous page.</w:t>
        </w:r>
        <w:r w:rsidRPr="0056709F">
          <w:rPr>
            <w:rFonts w:hint="eastAsia"/>
            <w:sz w:val="22"/>
            <w:szCs w:val="22"/>
          </w:rPr>
          <w:t>)</w:t>
        </w:r>
      </w:ins>
    </w:p>
    <w:p w:rsidR="00E81ADD" w:rsidRPr="00E81ADD" w:rsidRDefault="00E81ADD" w:rsidP="00E81ADD">
      <w:pPr>
        <w:spacing w:line="0" w:lineRule="atLeast"/>
        <w:ind w:right="1020" w:firstLineChars="200" w:firstLine="440"/>
        <w:rPr>
          <w:ins w:id="6723" w:author="t_竹沢 公佑" w:date="2019-09-18T13:21:00Z"/>
          <w:bCs/>
          <w:sz w:val="22"/>
          <w:szCs w:val="22"/>
        </w:rPr>
      </w:pPr>
      <w:ins w:id="6724" w:author="t_竹沢 公佑" w:date="2019-09-18T13:21:00Z">
        <w:r w:rsidRPr="00E81ADD">
          <w:rPr>
            <w:bCs/>
            <w:sz w:val="22"/>
            <w:szCs w:val="22"/>
          </w:rPr>
          <w:t>ETIME(driver version 2.0.3 or later)</w:t>
        </w:r>
      </w:ins>
    </w:p>
    <w:p w:rsidR="00E81ADD" w:rsidRPr="00E81ADD" w:rsidRDefault="00E81ADD" w:rsidP="00E81ADD">
      <w:pPr>
        <w:spacing w:line="0" w:lineRule="atLeast"/>
        <w:ind w:right="1020" w:firstLineChars="200" w:firstLine="440"/>
        <w:rPr>
          <w:ins w:id="6725" w:author="t_竹沢 公佑" w:date="2019-09-18T13:21:00Z"/>
          <w:bCs/>
          <w:sz w:val="22"/>
          <w:szCs w:val="22"/>
        </w:rPr>
      </w:pPr>
      <w:ins w:id="6726" w:author="t_竹沢 公佑" w:date="2019-09-18T13:21:00Z">
        <w:r w:rsidRPr="00E81ADD">
          <w:rPr>
            <w:bCs/>
            <w:sz w:val="22"/>
            <w:szCs w:val="22"/>
          </w:rPr>
          <w:t xml:space="preserve">  When </w:t>
        </w:r>
        <w:r w:rsidR="00916AEE">
          <w:rPr>
            <w:bCs/>
            <w:sz w:val="22"/>
            <w:szCs w:val="22"/>
          </w:rPr>
          <w:t xml:space="preserve">timeout </w:t>
        </w:r>
      </w:ins>
      <w:ins w:id="6727" w:author="t_竹沢 公佑" w:date="2019-10-05T11:43:00Z">
        <w:r w:rsidR="00916AEE">
          <w:rPr>
            <w:bCs/>
            <w:sz w:val="22"/>
            <w:szCs w:val="22"/>
          </w:rPr>
          <w:t>occurs</w:t>
        </w:r>
      </w:ins>
      <w:ins w:id="6728" w:author="t_竹沢 公佑" w:date="2019-09-18T13:21:00Z">
        <w:r w:rsidRPr="00E81ADD">
          <w:rPr>
            <w:bCs/>
            <w:sz w:val="22"/>
            <w:szCs w:val="22"/>
          </w:rPr>
          <w:t>.</w:t>
        </w:r>
      </w:ins>
    </w:p>
    <w:p w:rsidR="00E81ADD" w:rsidRDefault="00E81ADD" w:rsidP="00E81ADD">
      <w:pPr>
        <w:spacing w:line="0" w:lineRule="atLeast"/>
        <w:ind w:right="1020" w:firstLineChars="200" w:firstLine="440"/>
        <w:rPr>
          <w:ins w:id="6729" w:author="t_竹沢 公佑" w:date="2019-09-18T13:21:00Z"/>
          <w:bCs/>
          <w:sz w:val="22"/>
          <w:szCs w:val="22"/>
        </w:rPr>
      </w:pPr>
      <w:ins w:id="6730" w:author="t_竹沢 公佑" w:date="2019-09-18T13:21:00Z">
        <w:r w:rsidRPr="00E81ADD">
          <w:rPr>
            <w:bCs/>
            <w:sz w:val="22"/>
            <w:szCs w:val="22"/>
          </w:rPr>
          <w:t xml:space="preserve">  Please confirm the description of Synchronization field.</w:t>
        </w:r>
      </w:ins>
    </w:p>
    <w:p w:rsidR="00E81ADD" w:rsidRDefault="00E81ADD">
      <w:pPr>
        <w:spacing w:line="0" w:lineRule="atLeast"/>
        <w:ind w:right="1020"/>
        <w:rPr>
          <w:ins w:id="6731" w:author="t_竹沢 公佑" w:date="2019-09-18T13:21:00Z"/>
          <w:bCs/>
          <w:sz w:val="22"/>
          <w:szCs w:val="22"/>
        </w:rPr>
        <w:pPrChange w:id="6732" w:author="t_竹沢 公佑" w:date="2019-09-18T13:22:00Z">
          <w:pPr>
            <w:spacing w:line="0" w:lineRule="atLeast"/>
            <w:ind w:right="1020" w:firstLineChars="200" w:firstLine="440"/>
          </w:pPr>
        </w:pPrChange>
      </w:pPr>
    </w:p>
    <w:p w:rsidR="00E81ADD" w:rsidDel="00E81ADD" w:rsidRDefault="00E81ADD" w:rsidP="00121762">
      <w:pPr>
        <w:spacing w:line="0" w:lineRule="atLeast"/>
        <w:ind w:right="1020" w:firstLineChars="200" w:firstLine="440"/>
        <w:rPr>
          <w:del w:id="6733" w:author="t_竹沢 公佑" w:date="2019-09-18T13:22:00Z"/>
          <w:bCs/>
          <w:sz w:val="22"/>
          <w:szCs w:val="22"/>
        </w:rPr>
      </w:pPr>
    </w:p>
    <w:p w:rsidR="00B71974" w:rsidDel="00E81ADD" w:rsidRDefault="00B71974" w:rsidP="00B71974">
      <w:pPr>
        <w:spacing w:line="0" w:lineRule="atLeast"/>
        <w:ind w:right="1020" w:firstLineChars="200" w:firstLine="440"/>
        <w:rPr>
          <w:del w:id="6734" w:author="t_竹沢 公佑" w:date="2019-09-18T13:22:00Z"/>
          <w:bCs/>
          <w:sz w:val="22"/>
          <w:szCs w:val="22"/>
        </w:rPr>
      </w:pPr>
      <w:del w:id="6735" w:author="t_竹沢 公佑" w:date="2019-09-18T13:22:00Z">
        <w:r w:rsidRPr="00AC10EE" w:rsidDel="00E81ADD">
          <w:rPr>
            <w:bCs/>
            <w:sz w:val="22"/>
            <w:szCs w:val="22"/>
          </w:rPr>
          <w:delText>EINVAL</w:delText>
        </w:r>
      </w:del>
    </w:p>
    <w:p w:rsidR="00B71974" w:rsidDel="00E81ADD" w:rsidRDefault="00B71974" w:rsidP="00B71974">
      <w:pPr>
        <w:spacing w:line="0" w:lineRule="atLeast"/>
        <w:ind w:right="1020" w:firstLineChars="200" w:firstLine="440"/>
        <w:rPr>
          <w:del w:id="6736" w:author="t_竹沢 公佑" w:date="2019-09-18T13:22:00Z"/>
          <w:bCs/>
          <w:sz w:val="22"/>
          <w:szCs w:val="22"/>
        </w:rPr>
      </w:pPr>
      <w:del w:id="6737" w:author="t_竹沢 公佑" w:date="2019-09-18T13:22:00Z">
        <w:r w:rsidDel="00E81ADD">
          <w:rPr>
            <w:rFonts w:hint="eastAsia"/>
            <w:bCs/>
            <w:sz w:val="22"/>
            <w:szCs w:val="22"/>
          </w:rPr>
          <w:delText xml:space="preserve">  When mode is not match (Open device file with the flags </w:delText>
        </w:r>
        <w:r w:rsidDel="00E81ADD">
          <w:rPr>
            <w:rFonts w:hint="eastAsia"/>
            <w:iCs/>
            <w:sz w:val="22"/>
            <w:szCs w:val="22"/>
          </w:rPr>
          <w:delText>O_RDONLY</w:delText>
        </w:r>
        <w:r w:rsidDel="00E81ADD">
          <w:rPr>
            <w:rFonts w:hint="eastAsia"/>
            <w:bCs/>
            <w:sz w:val="22"/>
            <w:szCs w:val="22"/>
          </w:rPr>
          <w:delText>)</w:delText>
        </w:r>
      </w:del>
    </w:p>
    <w:p w:rsidR="00B71974" w:rsidDel="00E81ADD" w:rsidRDefault="00B71974" w:rsidP="00B71974">
      <w:pPr>
        <w:spacing w:line="0" w:lineRule="atLeast"/>
        <w:ind w:right="1020" w:firstLineChars="200" w:firstLine="440"/>
        <w:rPr>
          <w:del w:id="6738" w:author="t_竹沢 公佑" w:date="2019-09-18T13:22:00Z"/>
          <w:bCs/>
          <w:sz w:val="22"/>
          <w:szCs w:val="22"/>
        </w:rPr>
      </w:pPr>
      <w:del w:id="6739" w:author="t_竹沢 公佑" w:date="2019-09-18T13:22:00Z">
        <w:r w:rsidDel="00E81ADD">
          <w:rPr>
            <w:rFonts w:hint="eastAsia"/>
            <w:bCs/>
            <w:sz w:val="22"/>
            <w:szCs w:val="22"/>
          </w:rPr>
          <w:delText>EIO</w:delText>
        </w:r>
      </w:del>
    </w:p>
    <w:p w:rsidR="00B71974" w:rsidDel="00E81ADD" w:rsidRDefault="00B71974" w:rsidP="00B71974">
      <w:pPr>
        <w:spacing w:line="0" w:lineRule="atLeast"/>
        <w:ind w:right="1020" w:firstLineChars="200" w:firstLine="440"/>
        <w:rPr>
          <w:del w:id="6740" w:author="t_竹沢 公佑" w:date="2019-09-18T13:22:00Z"/>
          <w:bCs/>
          <w:sz w:val="22"/>
          <w:szCs w:val="22"/>
        </w:rPr>
      </w:pPr>
      <w:del w:id="6741" w:author="t_竹沢 公佑" w:date="2019-09-18T13:22:00Z">
        <w:r w:rsidDel="00E81ADD">
          <w:rPr>
            <w:rFonts w:hint="eastAsia"/>
            <w:bCs/>
            <w:sz w:val="22"/>
            <w:szCs w:val="22"/>
          </w:rPr>
          <w:delText xml:space="preserve">  When fail to read or write internal register.</w:delText>
        </w:r>
      </w:del>
    </w:p>
    <w:p w:rsidR="00B71974" w:rsidDel="00E81ADD" w:rsidRDefault="00B71974" w:rsidP="00B71974">
      <w:pPr>
        <w:spacing w:line="0" w:lineRule="atLeast"/>
        <w:ind w:right="1020" w:firstLineChars="200" w:firstLine="440"/>
        <w:rPr>
          <w:del w:id="6742" w:author="t_竹沢 公佑" w:date="2019-09-18T13:22:00Z"/>
          <w:bCs/>
          <w:sz w:val="22"/>
          <w:szCs w:val="22"/>
        </w:rPr>
      </w:pPr>
      <w:del w:id="6743" w:author="t_竹沢 公佑" w:date="2019-09-18T13:22:00Z">
        <w:r w:rsidRPr="00AC10EE" w:rsidDel="00E81ADD">
          <w:rPr>
            <w:bCs/>
            <w:sz w:val="22"/>
            <w:szCs w:val="22"/>
          </w:rPr>
          <w:delText>E</w:delText>
        </w:r>
        <w:r w:rsidDel="00E81ADD">
          <w:rPr>
            <w:rFonts w:hint="eastAsia"/>
            <w:bCs/>
            <w:sz w:val="22"/>
            <w:szCs w:val="22"/>
          </w:rPr>
          <w:delText>BUSY</w:delText>
        </w:r>
      </w:del>
    </w:p>
    <w:p w:rsidR="00B71974" w:rsidDel="00E81ADD" w:rsidRDefault="00B71974" w:rsidP="00B71974">
      <w:pPr>
        <w:spacing w:line="0" w:lineRule="atLeast"/>
        <w:ind w:right="1020" w:firstLineChars="200" w:firstLine="440"/>
        <w:rPr>
          <w:del w:id="6744" w:author="t_竹沢 公佑" w:date="2019-09-18T13:22:00Z"/>
          <w:bCs/>
          <w:sz w:val="22"/>
          <w:szCs w:val="22"/>
        </w:rPr>
      </w:pPr>
      <w:del w:id="6745" w:author="t_竹沢 公佑" w:date="2019-09-18T13:22:00Z">
        <w:r w:rsidDel="00E81ADD">
          <w:rPr>
            <w:rFonts w:hint="eastAsia"/>
            <w:bCs/>
            <w:sz w:val="22"/>
            <w:szCs w:val="22"/>
          </w:rPr>
          <w:delText xml:space="preserve">  When the resource busy.</w:delText>
        </w:r>
      </w:del>
    </w:p>
    <w:p w:rsidR="00B71974" w:rsidDel="00E81ADD" w:rsidRDefault="00B71974" w:rsidP="00B71974">
      <w:pPr>
        <w:spacing w:line="0" w:lineRule="atLeast"/>
        <w:ind w:right="1020" w:firstLineChars="200" w:firstLine="440"/>
        <w:rPr>
          <w:del w:id="6746" w:author="t_竹沢 公佑" w:date="2019-09-18T13:22:00Z"/>
          <w:bCs/>
          <w:sz w:val="22"/>
          <w:szCs w:val="22"/>
        </w:rPr>
      </w:pPr>
      <w:del w:id="6747" w:author="t_竹沢 公佑" w:date="2019-09-18T13:22:00Z">
        <w:r w:rsidRPr="00AC10EE" w:rsidDel="00E81ADD">
          <w:rPr>
            <w:bCs/>
            <w:sz w:val="22"/>
            <w:szCs w:val="22"/>
          </w:rPr>
          <w:delText>E</w:delText>
        </w:r>
        <w:r w:rsidDel="00E81ADD">
          <w:rPr>
            <w:rFonts w:hint="eastAsia"/>
            <w:bCs/>
            <w:sz w:val="22"/>
            <w:szCs w:val="22"/>
          </w:rPr>
          <w:delText>FAULT</w:delText>
        </w:r>
      </w:del>
    </w:p>
    <w:p w:rsidR="007F5367" w:rsidDel="00E81ADD" w:rsidRDefault="00B71974">
      <w:pPr>
        <w:spacing w:line="0" w:lineRule="atLeast"/>
        <w:ind w:right="1020"/>
        <w:rPr>
          <w:del w:id="6748" w:author="t_竹沢 公佑" w:date="2019-09-18T13:22:00Z"/>
          <w:bCs/>
          <w:sz w:val="22"/>
          <w:szCs w:val="22"/>
        </w:rPr>
        <w:pPrChange w:id="6749" w:author="t_竹沢 公佑" w:date="2019-09-10T16:30:00Z">
          <w:pPr>
            <w:spacing w:line="0" w:lineRule="atLeast"/>
            <w:ind w:leftChars="200" w:left="700" w:right="1020" w:hangingChars="100" w:hanging="220"/>
          </w:pPr>
        </w:pPrChange>
      </w:pPr>
      <w:del w:id="6750" w:author="t_竹沢 公佑" w:date="2019-09-18T13:22:00Z">
        <w:r w:rsidDel="00E81ADD">
          <w:rPr>
            <w:rFonts w:hint="eastAsia"/>
            <w:bCs/>
            <w:sz w:val="22"/>
            <w:szCs w:val="22"/>
          </w:rPr>
          <w:delText xml:space="preserve">  </w:delText>
        </w:r>
        <w:r w:rsidR="00C36CC5" w:rsidDel="00E81ADD">
          <w:rPr>
            <w:rFonts w:hint="eastAsia"/>
            <w:bCs/>
            <w:sz w:val="22"/>
            <w:szCs w:val="22"/>
          </w:rPr>
          <w:delText>When this function f</w:delText>
        </w:r>
        <w:r w:rsidR="00C36CC5" w:rsidRPr="00B23592" w:rsidDel="00E81ADD">
          <w:rPr>
            <w:bCs/>
            <w:sz w:val="22"/>
            <w:szCs w:val="22"/>
          </w:rPr>
          <w:delText>ail</w:delText>
        </w:r>
        <w:r w:rsidR="00C36CC5" w:rsidDel="00E81ADD">
          <w:rPr>
            <w:rFonts w:hint="eastAsia"/>
            <w:bCs/>
            <w:sz w:val="22"/>
            <w:szCs w:val="22"/>
          </w:rPr>
          <w:delText>ed</w:delText>
        </w:r>
        <w:r w:rsidR="00C36CC5" w:rsidRPr="00B23592" w:rsidDel="00E81ADD">
          <w:rPr>
            <w:bCs/>
            <w:sz w:val="22"/>
            <w:szCs w:val="22"/>
          </w:rPr>
          <w:delText xml:space="preserve"> to copy </w:delText>
        </w:r>
        <w:r w:rsidR="00C36CC5" w:rsidDel="00E81ADD">
          <w:rPr>
            <w:rFonts w:hint="eastAsia"/>
            <w:bCs/>
            <w:sz w:val="22"/>
            <w:szCs w:val="22"/>
          </w:rPr>
          <w:delText>the execution result to p_</w:delText>
        </w:r>
        <w:r w:rsidR="00C36CC5" w:rsidDel="00E81ADD">
          <w:rPr>
            <w:rFonts w:hint="eastAsia"/>
            <w:iCs/>
            <w:sz w:val="22"/>
            <w:szCs w:val="22"/>
          </w:rPr>
          <w:delText>result, it sets EFAULT to errno</w:delText>
        </w:r>
        <w:r w:rsidR="00C36CC5" w:rsidRPr="00B23592" w:rsidDel="00E81ADD">
          <w:rPr>
            <w:bCs/>
            <w:sz w:val="22"/>
            <w:szCs w:val="22"/>
          </w:rPr>
          <w:delText>.</w:delText>
        </w:r>
        <w:r w:rsidR="00C36CC5" w:rsidDel="00E81ADD">
          <w:rPr>
            <w:rFonts w:hint="eastAsia"/>
            <w:bCs/>
            <w:sz w:val="22"/>
            <w:szCs w:val="22"/>
          </w:rPr>
          <w:delText xml:space="preserve"> In this case, please ignore the value of *p_result.</w:delText>
        </w:r>
      </w:del>
    </w:p>
    <w:p w:rsidR="00596636" w:rsidDel="007F5367" w:rsidRDefault="00596636" w:rsidP="00596636">
      <w:pPr>
        <w:spacing w:line="0" w:lineRule="atLeast"/>
        <w:ind w:right="1020" w:firstLineChars="50" w:firstLine="110"/>
        <w:rPr>
          <w:del w:id="6751" w:author="t_竹沢 公佑" w:date="2019-09-10T16:30:00Z"/>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Del="007F5367" w:rsidRDefault="00482E62" w:rsidP="00596636">
      <w:pPr>
        <w:spacing w:line="0" w:lineRule="atLeast"/>
        <w:ind w:right="1020" w:firstLineChars="200" w:firstLine="440"/>
        <w:rPr>
          <w:ins w:id="6752" w:author="s_佐野 光" w:date="2019-08-21T09:58:00Z"/>
          <w:del w:id="6753" w:author="t_竹沢 公佑" w:date="2019-09-10T16:30:00Z"/>
          <w:bCs/>
          <w:sz w:val="22"/>
          <w:szCs w:val="22"/>
        </w:rPr>
      </w:pPr>
      <w:ins w:id="6754" w:author="s_佐野 光" w:date="2019-08-16T16:05:00Z">
        <w:del w:id="6755" w:author="t_竹沢 公佑" w:date="2019-09-10T16:30:00Z">
          <w:r w:rsidDel="007F5367">
            <w:rPr>
              <w:rFonts w:hint="eastAsia"/>
              <w:bCs/>
              <w:sz w:val="22"/>
              <w:szCs w:val="22"/>
            </w:rPr>
            <w:delText>S</w:delText>
          </w:r>
        </w:del>
      </w:ins>
      <w:del w:id="6756" w:author="t_竹沢 公佑" w:date="2019-09-10T16:30:00Z">
        <w:r w:rsidR="00E31FC8" w:rsidDel="007F5367">
          <w:rPr>
            <w:rFonts w:hint="eastAsia"/>
            <w:bCs/>
            <w:sz w:val="22"/>
            <w:szCs w:val="22"/>
          </w:rPr>
          <w:delText>A</w:delText>
        </w:r>
        <w:r w:rsidR="00596636" w:rsidRPr="00596636" w:rsidDel="007F5367">
          <w:rPr>
            <w:bCs/>
            <w:sz w:val="22"/>
            <w:szCs w:val="22"/>
          </w:rPr>
          <w:delText>synchronous</w:delText>
        </w:r>
      </w:del>
      <w:ins w:id="6757" w:author="s_佐野 光" w:date="2019-08-21T09:50:00Z">
        <w:del w:id="6758" w:author="t_竹沢 公佑" w:date="2019-09-10T16:30:00Z">
          <w:r w:rsidR="002027E5" w:rsidDel="007F5367">
            <w:rPr>
              <w:rFonts w:hint="eastAsia"/>
              <w:bCs/>
              <w:sz w:val="22"/>
              <w:szCs w:val="22"/>
            </w:rPr>
            <w:delText xml:space="preserve"> </w:delText>
          </w:r>
        </w:del>
        <w:del w:id="6759" w:author="t_竹沢 公佑" w:date="2019-08-29T09:36:00Z">
          <w:r w:rsidR="002027E5" w:rsidDel="005F67D8">
            <w:rPr>
              <w:rFonts w:hint="eastAsia"/>
              <w:bCs/>
              <w:sz w:val="22"/>
              <w:szCs w:val="22"/>
            </w:rPr>
            <w:delText>(</w:delText>
          </w:r>
          <w:r w:rsidR="004850AC" w:rsidDel="005F67D8">
            <w:rPr>
              <w:rFonts w:hint="eastAsia"/>
              <w:bCs/>
              <w:sz w:val="22"/>
              <w:szCs w:val="22"/>
            </w:rPr>
            <w:delText>version 2.0.</w:delText>
          </w:r>
        </w:del>
      </w:ins>
      <w:ins w:id="6760" w:author="s_佐野 光" w:date="2019-08-21T16:18:00Z">
        <w:del w:id="6761" w:author="t_竹沢 公佑" w:date="2019-08-29T09:36:00Z">
          <w:r w:rsidR="004850AC" w:rsidDel="005F67D8">
            <w:rPr>
              <w:rFonts w:hint="eastAsia"/>
              <w:bCs/>
              <w:sz w:val="22"/>
              <w:szCs w:val="22"/>
            </w:rPr>
            <w:delText>3</w:delText>
          </w:r>
        </w:del>
      </w:ins>
      <w:ins w:id="6762" w:author="s_佐野 光" w:date="2019-08-21T09:50:00Z">
        <w:del w:id="6763" w:author="t_竹沢 公佑" w:date="2019-08-29T09:36:00Z">
          <w:r w:rsidR="002027E5" w:rsidDel="005F67D8">
            <w:rPr>
              <w:rFonts w:hint="eastAsia"/>
              <w:bCs/>
              <w:sz w:val="22"/>
              <w:szCs w:val="22"/>
            </w:rPr>
            <w:delText xml:space="preserve"> or later)</w:delText>
          </w:r>
        </w:del>
      </w:ins>
    </w:p>
    <w:p w:rsidR="002910DD" w:rsidRPr="002910DD" w:rsidDel="007F5367" w:rsidRDefault="00F34E92" w:rsidP="002910DD">
      <w:pPr>
        <w:spacing w:line="0" w:lineRule="atLeast"/>
        <w:ind w:right="1020" w:firstLineChars="200" w:firstLine="440"/>
        <w:rPr>
          <w:del w:id="6764" w:author="t_竹沢 公佑" w:date="2019-09-10T16:30:00Z"/>
          <w:bCs/>
          <w:sz w:val="22"/>
          <w:szCs w:val="22"/>
        </w:rPr>
      </w:pPr>
      <w:ins w:id="6765" w:author="s_佐野 光" w:date="2019-08-21T10:20:00Z">
        <w:del w:id="6766" w:author="t_竹沢 公佑" w:date="2019-09-10T16:30:00Z">
          <w:r w:rsidDel="007F5367">
            <w:rPr>
              <w:rFonts w:hint="eastAsia"/>
              <w:bCs/>
              <w:sz w:val="22"/>
              <w:szCs w:val="22"/>
            </w:rPr>
            <w:delText>In the case of driver version 2.0.</w:delText>
          </w:r>
        </w:del>
      </w:ins>
      <w:ins w:id="6767" w:author="s_佐野 光" w:date="2019-08-21T16:18:00Z">
        <w:del w:id="6768" w:author="t_竹沢 公佑" w:date="2019-09-10T16:30:00Z">
          <w:r w:rsidR="004850AC" w:rsidDel="007F5367">
            <w:rPr>
              <w:rFonts w:hint="eastAsia"/>
              <w:bCs/>
              <w:sz w:val="22"/>
              <w:szCs w:val="22"/>
            </w:rPr>
            <w:delText>2</w:delText>
          </w:r>
        </w:del>
      </w:ins>
      <w:ins w:id="6769" w:author="s_佐野 光" w:date="2019-08-21T10:20:00Z">
        <w:del w:id="6770" w:author="t_竹沢 公佑" w:date="2019-09-10T16:30:00Z">
          <w:r w:rsidDel="007F5367">
            <w:rPr>
              <w:rFonts w:hint="eastAsia"/>
              <w:bCs/>
              <w:sz w:val="22"/>
              <w:szCs w:val="22"/>
            </w:rPr>
            <w:delText xml:space="preserve"> or older</w:delText>
          </w:r>
        </w:del>
      </w:ins>
      <w:ins w:id="6771" w:author="s_佐野 光" w:date="2019-08-21T09:58:00Z">
        <w:del w:id="6772" w:author="t_竹沢 公佑" w:date="2019-09-10T16:30:00Z">
          <w:r w:rsidR="002910DD" w:rsidDel="007F5367">
            <w:rPr>
              <w:rFonts w:hint="eastAsia"/>
              <w:bCs/>
              <w:sz w:val="22"/>
              <w:szCs w:val="22"/>
            </w:rPr>
            <w:delText>, works as asynchronous.</w:delText>
          </w:r>
        </w:del>
      </w:ins>
    </w:p>
    <w:p w:rsidR="00B87886" w:rsidDel="007F5367" w:rsidRDefault="00B87886" w:rsidP="00B87886">
      <w:pPr>
        <w:spacing w:line="0" w:lineRule="atLeast"/>
        <w:ind w:right="1020" w:firstLineChars="200" w:firstLine="440"/>
        <w:rPr>
          <w:ins w:id="6773" w:author="s_佐野 光" w:date="2019-08-20T15:20:00Z"/>
          <w:del w:id="6774" w:author="t_竹沢 公佑" w:date="2019-09-10T16:30:00Z"/>
          <w:bCs/>
          <w:sz w:val="22"/>
          <w:szCs w:val="22"/>
        </w:rPr>
      </w:pPr>
      <w:ins w:id="6775" w:author="s_佐野 光" w:date="2019-08-20T15:20:00Z">
        <w:del w:id="6776" w:author="t_竹沢 公佑" w:date="2019-09-10T16:30:00Z">
          <w:r w:rsidDel="007F5367">
            <w:rPr>
              <w:rFonts w:hint="eastAsia"/>
              <w:bCs/>
              <w:sz w:val="22"/>
              <w:szCs w:val="22"/>
            </w:rPr>
            <w:delText>*Timeout value is 1ms. There may be a hardware error in FPGA access.</w:delText>
          </w:r>
          <w:r w:rsidDel="007F5367">
            <w:rPr>
              <w:rFonts w:hint="eastAsia"/>
            </w:rPr>
            <w:delText xml:space="preserve"> </w:delText>
          </w:r>
          <w:r w:rsidDel="007F5367">
            <w:rPr>
              <w:rFonts w:hint="eastAsia"/>
              <w:bCs/>
              <w:sz w:val="22"/>
              <w:szCs w:val="22"/>
            </w:rPr>
            <w:delText>T</w:delText>
          </w:r>
          <w:r w:rsidRPr="00A00926" w:rsidDel="007F5367">
            <w:rPr>
              <w:bCs/>
              <w:sz w:val="22"/>
              <w:szCs w:val="22"/>
            </w:rPr>
            <w:delText>ry to reset FPGA</w:delText>
          </w:r>
        </w:del>
      </w:ins>
    </w:p>
    <w:p w:rsidR="00B87886" w:rsidDel="007F5367" w:rsidRDefault="00B87886" w:rsidP="00B87886">
      <w:pPr>
        <w:spacing w:line="0" w:lineRule="atLeast"/>
        <w:ind w:right="1020" w:firstLineChars="200" w:firstLine="440"/>
        <w:rPr>
          <w:ins w:id="6777" w:author="s_佐野 光" w:date="2019-08-20T15:20:00Z"/>
          <w:del w:id="6778" w:author="t_竹沢 公佑" w:date="2019-09-10T16:30:00Z"/>
          <w:bCs/>
          <w:sz w:val="22"/>
          <w:szCs w:val="22"/>
        </w:rPr>
      </w:pPr>
      <w:ins w:id="6779" w:author="s_佐野 光" w:date="2019-08-20T15:20:00Z">
        <w:del w:id="6780" w:author="t_竹沢 公佑" w:date="2019-09-10T16:30:00Z">
          <w:r w:rsidRPr="00A00926" w:rsidDel="007F5367">
            <w:rPr>
              <w:bCs/>
              <w:sz w:val="22"/>
              <w:szCs w:val="22"/>
            </w:rPr>
            <w:delText xml:space="preserve"> or unloading / loading DRXP driver.</w:delText>
          </w:r>
        </w:del>
      </w:ins>
    </w:p>
    <w:p w:rsidR="00DF1C7C" w:rsidRDefault="00DF1C7C">
      <w:pPr>
        <w:spacing w:line="0" w:lineRule="atLeast"/>
        <w:ind w:right="1020" w:firstLineChars="50" w:firstLine="110"/>
        <w:rPr>
          <w:ins w:id="6781" w:author="t_竹沢 公佑" w:date="2019-09-10T16:30:00Z"/>
          <w:bCs/>
          <w:sz w:val="22"/>
          <w:szCs w:val="22"/>
        </w:rPr>
        <w:pPrChange w:id="6782" w:author="t_竹沢 公佑" w:date="2019-09-10T16:30:00Z">
          <w:pPr>
            <w:spacing w:line="0" w:lineRule="atLeast"/>
            <w:ind w:right="1020"/>
          </w:pPr>
        </w:pPrChange>
      </w:pPr>
    </w:p>
    <w:p w:rsidR="007F5367" w:rsidRDefault="007F5367" w:rsidP="007F5367">
      <w:pPr>
        <w:spacing w:line="0" w:lineRule="atLeast"/>
        <w:ind w:right="1020" w:firstLineChars="200" w:firstLine="440"/>
        <w:rPr>
          <w:ins w:id="6783" w:author="t_竹沢 公佑" w:date="2019-09-10T16:30:00Z"/>
          <w:bCs/>
          <w:sz w:val="22"/>
          <w:szCs w:val="22"/>
        </w:rPr>
      </w:pPr>
      <w:ins w:id="6784" w:author="t_竹沢 公佑" w:date="2019-09-10T16:30:00Z">
        <w:r>
          <w:rPr>
            <w:rFonts w:hint="eastAsia"/>
            <w:bCs/>
            <w:sz w:val="22"/>
            <w:szCs w:val="22"/>
          </w:rPr>
          <w:t>S</w:t>
        </w:r>
        <w:r w:rsidRPr="00596636">
          <w:rPr>
            <w:bCs/>
            <w:sz w:val="22"/>
            <w:szCs w:val="22"/>
          </w:rPr>
          <w:t>ynchronous</w:t>
        </w:r>
        <w:r>
          <w:rPr>
            <w:rFonts w:hint="eastAsia"/>
            <w:bCs/>
            <w:sz w:val="22"/>
            <w:szCs w:val="22"/>
          </w:rPr>
          <w:t xml:space="preserve"> </w:t>
        </w:r>
      </w:ins>
    </w:p>
    <w:p w:rsidR="007F5367" w:rsidRDefault="00916AEE" w:rsidP="007F5367">
      <w:pPr>
        <w:spacing w:line="0" w:lineRule="atLeast"/>
        <w:ind w:right="1020" w:firstLine="840"/>
        <w:rPr>
          <w:ins w:id="6785" w:author="t_竹沢 公佑" w:date="2019-09-10T16:30:00Z"/>
          <w:bCs/>
          <w:sz w:val="22"/>
          <w:szCs w:val="22"/>
        </w:rPr>
      </w:pPr>
      <w:ins w:id="6786" w:author="t_竹沢 公佑" w:date="2019-10-05T11:43:00Z">
        <w:r>
          <w:rPr>
            <w:rFonts w:hint="eastAsia"/>
            <w:bCs/>
            <w:sz w:val="22"/>
            <w:szCs w:val="22"/>
          </w:rPr>
          <w:t xml:space="preserve">It </w:t>
        </w:r>
      </w:ins>
      <w:ins w:id="6787" w:author="t_竹沢 公佑" w:date="2019-09-10T16:30:00Z">
        <w:r w:rsidR="007F5367">
          <w:rPr>
            <w:rFonts w:hint="eastAsia"/>
            <w:bCs/>
            <w:sz w:val="22"/>
            <w:szCs w:val="22"/>
          </w:rPr>
          <w:t>works as asynchronous</w:t>
        </w:r>
      </w:ins>
      <w:ins w:id="6788" w:author="t_竹沢 公佑" w:date="2019-10-05T11:43:00Z">
        <w:r>
          <w:rPr>
            <w:rFonts w:hint="eastAsia"/>
            <w:bCs/>
            <w:sz w:val="22"/>
            <w:szCs w:val="22"/>
          </w:rPr>
          <w:t xml:space="preserve"> with the driver version 2.0.2 or older</w:t>
        </w:r>
      </w:ins>
      <w:ins w:id="6789" w:author="t_竹沢 公佑" w:date="2019-09-10T16:30:00Z">
        <w:r w:rsidR="007F5367">
          <w:rPr>
            <w:rFonts w:hint="eastAsia"/>
            <w:bCs/>
            <w:sz w:val="22"/>
            <w:szCs w:val="22"/>
          </w:rPr>
          <w:t>.</w:t>
        </w:r>
      </w:ins>
    </w:p>
    <w:p w:rsidR="007F5367" w:rsidRPr="002910DD" w:rsidRDefault="007F5367" w:rsidP="007F5367">
      <w:pPr>
        <w:spacing w:line="0" w:lineRule="atLeast"/>
        <w:ind w:right="1020"/>
        <w:rPr>
          <w:ins w:id="6790" w:author="t_竹沢 公佑" w:date="2019-09-10T16:30:00Z"/>
          <w:bCs/>
          <w:sz w:val="22"/>
          <w:szCs w:val="22"/>
        </w:rPr>
      </w:pPr>
      <w:ins w:id="6791" w:author="t_竹沢 公佑" w:date="2019-09-10T16:30:00Z">
        <w:r>
          <w:rPr>
            <w:rFonts w:hint="eastAsia"/>
            <w:bCs/>
            <w:sz w:val="22"/>
            <w:szCs w:val="22"/>
          </w:rPr>
          <w:t xml:space="preserve">    Timeout</w:t>
        </w:r>
      </w:ins>
    </w:p>
    <w:p w:rsidR="007F5367" w:rsidRDefault="007F5367" w:rsidP="007F5367">
      <w:pPr>
        <w:spacing w:line="0" w:lineRule="atLeast"/>
        <w:ind w:right="1020" w:firstLine="840"/>
        <w:rPr>
          <w:ins w:id="6792" w:author="t_竹沢 公佑" w:date="2019-09-10T16:30:00Z"/>
          <w:bCs/>
          <w:sz w:val="22"/>
          <w:szCs w:val="22"/>
        </w:rPr>
      </w:pPr>
      <w:ins w:id="6793" w:author="t_竹沢 公佑" w:date="2019-09-10T16:30:00Z">
        <w:r>
          <w:rPr>
            <w:rFonts w:hint="eastAsia"/>
            <w:bCs/>
            <w:sz w:val="22"/>
            <w:szCs w:val="22"/>
          </w:rPr>
          <w:t>Timeout value is 1ms.</w:t>
        </w:r>
      </w:ins>
    </w:p>
    <w:p w:rsidR="007F5367" w:rsidRDefault="007F5367" w:rsidP="007F5367">
      <w:pPr>
        <w:spacing w:line="0" w:lineRule="atLeast"/>
        <w:ind w:leftChars="350" w:left="840" w:right="1020"/>
        <w:rPr>
          <w:ins w:id="6794" w:author="t_竹沢 公佑" w:date="2019-09-10T16:30:00Z"/>
        </w:rPr>
      </w:pPr>
      <w:ins w:id="6795" w:author="t_竹沢 公佑" w:date="2019-09-10T16:30:00Z">
        <w:r>
          <w:rPr>
            <w:rFonts w:hint="eastAsia"/>
            <w:bCs/>
            <w:sz w:val="22"/>
            <w:szCs w:val="22"/>
          </w:rPr>
          <w:t>This function checks the status of register after writing data. If it fails to change register status, it returns -1 and sets ETIME to errno. In such a case, there may be a hardware error.</w:t>
        </w:r>
        <w:r>
          <w:rPr>
            <w:rFonts w:hint="eastAsia"/>
          </w:rPr>
          <w:t xml:space="preserve"> </w:t>
        </w:r>
        <w:r w:rsidRPr="00916AEE">
          <w:rPr>
            <w:sz w:val="22"/>
            <w:szCs w:val="22"/>
            <w:rPrChange w:id="6796" w:author="t_竹沢 公佑" w:date="2019-10-05T11:44:00Z">
              <w:rPr/>
            </w:rPrChange>
          </w:rPr>
          <w:t>Please call RESET</w:t>
        </w:r>
      </w:ins>
      <w:ins w:id="6797" w:author="t_竹沢 公佑" w:date="2020-06-01T13:04:00Z">
        <w:r w:rsidR="007B178E">
          <w:rPr>
            <w:rFonts w:hint="eastAsia"/>
            <w:sz w:val="22"/>
            <w:szCs w:val="22"/>
          </w:rPr>
          <w:t>_DFR</w:t>
        </w:r>
      </w:ins>
      <w:ins w:id="6798" w:author="t_竹沢 公佑" w:date="2019-09-10T16:30:00Z">
        <w:r w:rsidRPr="00916AEE">
          <w:rPr>
            <w:sz w:val="22"/>
            <w:szCs w:val="22"/>
            <w:rPrChange w:id="6799" w:author="t_竹沢 公佑" w:date="2019-10-05T11:44:00Z">
              <w:rPr/>
            </w:rPrChange>
          </w:rPr>
          <w:t xml:space="preserve"> command with master_reset bit or reload DRXP driver.</w:t>
        </w:r>
      </w:ins>
    </w:p>
    <w:p w:rsidR="007F5367" w:rsidRDefault="007F5367" w:rsidP="007F5367">
      <w:pPr>
        <w:spacing w:line="0" w:lineRule="atLeast"/>
        <w:ind w:right="1020"/>
        <w:rPr>
          <w:ins w:id="6800" w:author="t_竹沢 公佑" w:date="2019-09-10T16:30:00Z"/>
          <w:bCs/>
          <w:sz w:val="22"/>
          <w:szCs w:val="22"/>
        </w:rPr>
      </w:pPr>
    </w:p>
    <w:p w:rsidR="007F5367" w:rsidRPr="00DD66ED" w:rsidRDefault="007F5367">
      <w:pPr>
        <w:spacing w:line="0" w:lineRule="atLeast"/>
        <w:ind w:right="1020"/>
        <w:rPr>
          <w:ins w:id="6801" w:author="t_竹沢 公佑" w:date="2019-09-10T16:30:00Z"/>
          <w:bCs/>
          <w:sz w:val="22"/>
          <w:szCs w:val="22"/>
        </w:rPr>
      </w:pPr>
    </w:p>
    <w:p w:rsidR="007F5367" w:rsidRDefault="007F5367">
      <w:pPr>
        <w:spacing w:line="0" w:lineRule="atLeast"/>
        <w:ind w:right="1020"/>
        <w:rPr>
          <w:bCs/>
          <w:sz w:val="22"/>
          <w:szCs w:val="22"/>
        </w:rPr>
      </w:pPr>
    </w:p>
    <w:p w:rsidR="007D309C" w:rsidRDefault="007D309C">
      <w:pPr>
        <w:spacing w:line="0" w:lineRule="atLeast"/>
        <w:ind w:right="1020"/>
        <w:rPr>
          <w:bCs/>
          <w:sz w:val="22"/>
          <w:szCs w:val="22"/>
        </w:rPr>
      </w:pPr>
      <w:r>
        <w:rPr>
          <w:bCs/>
          <w:sz w:val="22"/>
          <w:szCs w:val="22"/>
        </w:rPr>
        <w:br w:type="page"/>
      </w:r>
    </w:p>
    <w:p w:rsidR="00DF1C7C" w:rsidRDefault="00DF1C7C" w:rsidP="0083070F">
      <w:pPr>
        <w:pStyle w:val="3"/>
      </w:pPr>
      <w:bookmarkStart w:id="6802" w:name="_Toc63179422"/>
      <w:r>
        <w:rPr>
          <w:rFonts w:hint="eastAsia"/>
        </w:rPr>
        <w:t>Command :DRXPD_GET</w:t>
      </w:r>
      <w:ins w:id="6803" w:author="t_竹沢 公佑" w:date="2020-06-22T13:04:00Z">
        <w:r w:rsidR="003931E1">
          <w:rPr>
            <w:rFonts w:hint="eastAsia"/>
          </w:rPr>
          <w:t>_</w:t>
        </w:r>
      </w:ins>
      <w:del w:id="6804" w:author="t_竹沢 公佑" w:date="2020-06-22T13:04:00Z">
        <w:r w:rsidDel="003931E1">
          <w:rPr>
            <w:rFonts w:hint="eastAsia"/>
          </w:rPr>
          <w:delText xml:space="preserve"> </w:delText>
        </w:r>
      </w:del>
      <w:r>
        <w:rPr>
          <w:rFonts w:hint="eastAsia"/>
        </w:rPr>
        <w:t>SNDSTS</w:t>
      </w:r>
      <w:bookmarkEnd w:id="6802"/>
    </w:p>
    <w:p w:rsidR="00DF1C7C" w:rsidRDefault="00DF1C7C">
      <w:pPr>
        <w:spacing w:line="0" w:lineRule="atLeast"/>
        <w:ind w:firstLineChars="50" w:firstLine="110"/>
        <w:rPr>
          <w:b/>
          <w:sz w:val="22"/>
          <w:szCs w:val="22"/>
        </w:rPr>
      </w:pPr>
      <w:r>
        <w:rPr>
          <w:rFonts w:hint="eastAsia"/>
          <w:b/>
          <w:sz w:val="22"/>
          <w:szCs w:val="22"/>
        </w:rPr>
        <w:t>【Function】</w:t>
      </w:r>
    </w:p>
    <w:p w:rsidR="00DF1C7C" w:rsidRDefault="00DF1C7C">
      <w:pPr>
        <w:spacing w:line="0" w:lineRule="atLeast"/>
        <w:ind w:right="1020" w:firstLineChars="152" w:firstLine="334"/>
        <w:rPr>
          <w:sz w:val="22"/>
          <w:szCs w:val="22"/>
          <w:lang w:val="en"/>
        </w:rPr>
      </w:pPr>
      <w:r>
        <w:rPr>
          <w:sz w:val="22"/>
          <w:szCs w:val="22"/>
          <w:lang w:val="en"/>
        </w:rPr>
        <w:t xml:space="preserve">This command </w:t>
      </w:r>
      <w:del w:id="6805" w:author="t_竹沢 公佑" w:date="2019-10-05T11:44:00Z">
        <w:r w:rsidDel="00916AEE">
          <w:rPr>
            <w:sz w:val="22"/>
            <w:szCs w:val="22"/>
            <w:lang w:val="en"/>
          </w:rPr>
          <w:delText xml:space="preserve">will </w:delText>
        </w:r>
      </w:del>
      <w:r>
        <w:rPr>
          <w:rFonts w:hint="eastAsia"/>
          <w:sz w:val="22"/>
          <w:szCs w:val="22"/>
          <w:lang w:val="en"/>
        </w:rPr>
        <w:t>get</w:t>
      </w:r>
      <w:ins w:id="6806" w:author="t_竹沢 公佑" w:date="2019-10-05T11:44:00Z">
        <w:r w:rsidR="00916AEE">
          <w:rPr>
            <w:rFonts w:hint="eastAsia"/>
            <w:sz w:val="22"/>
            <w:szCs w:val="22"/>
            <w:lang w:val="en"/>
          </w:rPr>
          <w:t>s</w:t>
        </w:r>
      </w:ins>
      <w:r>
        <w:rPr>
          <w:sz w:val="22"/>
          <w:szCs w:val="22"/>
          <w:lang w:val="en"/>
        </w:rPr>
        <w:t xml:space="preserve"> the </w:t>
      </w:r>
      <w:r>
        <w:rPr>
          <w:rFonts w:hint="eastAsia"/>
          <w:sz w:val="22"/>
          <w:szCs w:val="22"/>
          <w:lang w:val="en"/>
        </w:rPr>
        <w:t>transmission</w:t>
      </w:r>
      <w:r>
        <w:rPr>
          <w:sz w:val="22"/>
          <w:szCs w:val="22"/>
          <w:lang w:val="en"/>
        </w:rPr>
        <w:t xml:space="preserve"> state.</w:t>
      </w:r>
    </w:p>
    <w:p w:rsidR="00DF1C7C" w:rsidRPr="00916AEE" w:rsidRDefault="00DF1C7C">
      <w:pPr>
        <w:spacing w:line="0" w:lineRule="atLeast"/>
        <w:ind w:right="1020" w:firstLineChars="50" w:firstLine="110"/>
        <w:rPr>
          <w:b/>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DRXPD_GET_SNDSTS</w:t>
      </w:r>
      <w:r>
        <w:rPr>
          <w:rFonts w:hint="eastAsia"/>
          <w:iCs/>
          <w:sz w:val="22"/>
          <w:szCs w:val="22"/>
        </w:rPr>
        <w:t>,</w:t>
      </w:r>
      <w:r>
        <w:rPr>
          <w:bCs/>
          <w:sz w:val="22"/>
          <w:szCs w:val="22"/>
        </w:rPr>
        <w:t xml:space="preserve"> </w:t>
      </w:r>
      <w:r>
        <w:rPr>
          <w:sz w:val="22"/>
          <w:szCs w:val="22"/>
          <w:lang w:val="en"/>
        </w:rPr>
        <w:t>ST_DRXPD_</w:t>
      </w:r>
      <w:r>
        <w:rPr>
          <w:rFonts w:hint="eastAsia"/>
          <w:sz w:val="22"/>
          <w:szCs w:val="22"/>
          <w:lang w:val="en"/>
        </w:rPr>
        <w:t>SND</w:t>
      </w:r>
      <w:r>
        <w:rPr>
          <w:sz w:val="22"/>
          <w:szCs w:val="22"/>
          <w:lang w:val="en"/>
        </w:rPr>
        <w:t>STS</w:t>
      </w:r>
      <w:r>
        <w:rPr>
          <w:bCs/>
          <w:sz w:val="22"/>
          <w:szCs w:val="22"/>
        </w:rPr>
        <w:t xml:space="preserve"> </w:t>
      </w:r>
      <w:r>
        <w:rPr>
          <w:rFonts w:hint="eastAsia"/>
          <w:bCs/>
          <w:sz w:val="22"/>
          <w:szCs w:val="22"/>
        </w:rPr>
        <w:t>*p_</w:t>
      </w:r>
      <w:r>
        <w:rPr>
          <w:rFonts w:hint="eastAsia"/>
          <w:iCs/>
          <w:sz w:val="22"/>
          <w:szCs w:val="22"/>
        </w:rPr>
        <w:t>snd_staus</w:t>
      </w:r>
      <w:r>
        <w:rPr>
          <w:bCs/>
          <w:sz w:val="22"/>
          <w:szCs w:val="22"/>
        </w:rPr>
        <w:t xml:space="preserve"> );</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381" w:firstLine="838"/>
        <w:rPr>
          <w:bCs/>
          <w:sz w:val="22"/>
          <w:szCs w:val="22"/>
        </w:rPr>
      </w:pPr>
    </w:p>
    <w:p w:rsidR="00DF1C7C" w:rsidRDefault="00DF1C7C">
      <w:pPr>
        <w:spacing w:line="0" w:lineRule="atLeast"/>
        <w:ind w:right="1020" w:firstLineChars="200" w:firstLine="440"/>
        <w:rPr>
          <w:bCs/>
          <w:sz w:val="22"/>
          <w:szCs w:val="22"/>
        </w:rPr>
      </w:pPr>
      <w:r>
        <w:rPr>
          <w:sz w:val="22"/>
          <w:szCs w:val="22"/>
          <w:lang w:val="en"/>
        </w:rPr>
        <w:t>ST_DRXPD_</w:t>
      </w:r>
      <w:r>
        <w:rPr>
          <w:rFonts w:hint="eastAsia"/>
          <w:sz w:val="22"/>
          <w:szCs w:val="22"/>
          <w:lang w:val="en"/>
        </w:rPr>
        <w:t>SND</w:t>
      </w:r>
      <w:r>
        <w:rPr>
          <w:sz w:val="22"/>
          <w:szCs w:val="22"/>
          <w:lang w:val="en"/>
        </w:rPr>
        <w:t>STS</w:t>
      </w:r>
      <w:r>
        <w:rPr>
          <w:bCs/>
          <w:sz w:val="22"/>
          <w:szCs w:val="22"/>
        </w:rPr>
        <w:t xml:space="preserve"> </w:t>
      </w:r>
      <w:r>
        <w:rPr>
          <w:rFonts w:hint="eastAsia"/>
          <w:bCs/>
          <w:sz w:val="22"/>
          <w:szCs w:val="22"/>
        </w:rPr>
        <w:t>*p_</w:t>
      </w:r>
      <w:r>
        <w:rPr>
          <w:rFonts w:hint="eastAsia"/>
          <w:iCs/>
          <w:sz w:val="22"/>
          <w:szCs w:val="22"/>
        </w:rPr>
        <w:t>snd_staus</w:t>
      </w:r>
      <w:r>
        <w:rPr>
          <w:iCs/>
          <w:sz w:val="22"/>
          <w:szCs w:val="22"/>
        </w:rPr>
        <w:t>…</w:t>
      </w:r>
    </w:p>
    <w:p w:rsidR="00DF1C7C" w:rsidRDefault="00DF1C7C">
      <w:pPr>
        <w:spacing w:line="0" w:lineRule="atLeast"/>
        <w:ind w:right="1020" w:firstLine="840"/>
        <w:rPr>
          <w:bCs/>
          <w:sz w:val="22"/>
          <w:szCs w:val="22"/>
        </w:rPr>
      </w:pPr>
      <w:r>
        <w:rPr>
          <w:sz w:val="22"/>
          <w:szCs w:val="22"/>
          <w:lang w:val="en"/>
        </w:rPr>
        <w:t>Specify the pointer to store the information of ST_DRXPD_</w:t>
      </w:r>
      <w:r>
        <w:rPr>
          <w:rFonts w:hint="eastAsia"/>
          <w:sz w:val="22"/>
          <w:szCs w:val="22"/>
          <w:lang w:val="en"/>
        </w:rPr>
        <w:t>SND</w:t>
      </w:r>
      <w:r>
        <w:rPr>
          <w:sz w:val="22"/>
          <w:szCs w:val="22"/>
          <w:lang w:val="en"/>
        </w:rPr>
        <w:t>STS (see below).</w:t>
      </w:r>
    </w:p>
    <w:p w:rsidR="00DF1C7C" w:rsidRDefault="00DF1C7C">
      <w:pPr>
        <w:spacing w:line="0" w:lineRule="atLeast"/>
        <w:ind w:right="1020"/>
        <w:rPr>
          <w:bCs/>
          <w:sz w:val="22"/>
          <w:szCs w:val="22"/>
        </w:rPr>
      </w:pPr>
    </w:p>
    <w:p w:rsidR="00DF1C7C" w:rsidRDefault="00DF1C7C">
      <w:pPr>
        <w:spacing w:line="0" w:lineRule="atLeast"/>
        <w:ind w:right="1020" w:firstLine="840"/>
        <w:rPr>
          <w:bCs/>
          <w:sz w:val="22"/>
          <w:szCs w:val="22"/>
        </w:rPr>
      </w:pPr>
      <w:r>
        <w:rPr>
          <w:bCs/>
          <w:sz w:val="22"/>
          <w:szCs w:val="22"/>
        </w:rPr>
        <w:t xml:space="preserve">typedef struct </w:t>
      </w:r>
      <w:r>
        <w:rPr>
          <w:rFonts w:hint="eastAsia"/>
          <w:bCs/>
          <w:sz w:val="22"/>
          <w:szCs w:val="22"/>
        </w:rPr>
        <w:t>drxpd_snd_sts</w:t>
      </w:r>
      <w:r>
        <w:rPr>
          <w:bCs/>
          <w:sz w:val="22"/>
          <w:szCs w:val="22"/>
        </w:rPr>
        <w:t xml:space="preserve"> {</w:t>
      </w:r>
    </w:p>
    <w:p w:rsidR="00DF1C7C" w:rsidRDefault="00DF1C7C">
      <w:pPr>
        <w:spacing w:line="0" w:lineRule="atLeast"/>
        <w:ind w:right="1020" w:firstLineChars="500" w:firstLine="1100"/>
        <w:rPr>
          <w:bCs/>
          <w:sz w:val="22"/>
          <w:szCs w:val="22"/>
        </w:rPr>
      </w:pPr>
      <w:r>
        <w:rPr>
          <w:rFonts w:hint="eastAsia"/>
          <w:bCs/>
          <w:sz w:val="22"/>
          <w:szCs w:val="22"/>
        </w:rPr>
        <w:t>int State;</w:t>
      </w:r>
      <w:r>
        <w:rPr>
          <w:rFonts w:hint="eastAsia"/>
          <w:bCs/>
          <w:sz w:val="22"/>
          <w:szCs w:val="22"/>
        </w:rPr>
        <w:tab/>
        <w:t>//DRXPD_STOP(0)</w:t>
      </w:r>
      <w:r>
        <w:rPr>
          <w:rFonts w:hint="eastAsia"/>
          <w:bCs/>
          <w:sz w:val="22"/>
          <w:szCs w:val="22"/>
        </w:rPr>
        <w:tab/>
        <w:t xml:space="preserve">:Stop </w:t>
      </w:r>
    </w:p>
    <w:p w:rsidR="00DF1C7C" w:rsidRDefault="00DF1C7C">
      <w:pPr>
        <w:spacing w:line="0" w:lineRule="atLeast"/>
        <w:ind w:left="1680" w:right="1020" w:firstLine="840"/>
        <w:rPr>
          <w:bCs/>
          <w:sz w:val="22"/>
          <w:szCs w:val="22"/>
        </w:rPr>
      </w:pPr>
      <w:r>
        <w:rPr>
          <w:rFonts w:hint="eastAsia"/>
          <w:bCs/>
          <w:sz w:val="22"/>
          <w:szCs w:val="22"/>
        </w:rPr>
        <w:t>//DRXPD_RUN(1)</w:t>
      </w:r>
      <w:r>
        <w:rPr>
          <w:rFonts w:hint="eastAsia"/>
          <w:bCs/>
          <w:sz w:val="22"/>
          <w:szCs w:val="22"/>
        </w:rPr>
        <w:tab/>
      </w:r>
      <w:r>
        <w:rPr>
          <w:rFonts w:hint="eastAsia"/>
          <w:bCs/>
          <w:sz w:val="22"/>
          <w:szCs w:val="22"/>
        </w:rPr>
        <w:tab/>
        <w:t>:In action</w:t>
      </w:r>
      <w:r>
        <w:rPr>
          <w:bCs/>
          <w:sz w:val="22"/>
          <w:szCs w:val="22"/>
        </w:rPr>
        <w:t xml:space="preserve"> </w:t>
      </w:r>
    </w:p>
    <w:p w:rsidR="00DF1C7C" w:rsidRDefault="00DF1C7C">
      <w:pPr>
        <w:spacing w:line="0" w:lineRule="atLeast"/>
        <w:ind w:right="1020" w:firstLineChars="381" w:firstLine="838"/>
        <w:rPr>
          <w:bCs/>
          <w:sz w:val="22"/>
          <w:szCs w:val="22"/>
        </w:rPr>
      </w:pPr>
      <w:r>
        <w:rPr>
          <w:bCs/>
          <w:sz w:val="22"/>
          <w:szCs w:val="22"/>
        </w:rPr>
        <w:t>}</w:t>
      </w:r>
      <w:r>
        <w:rPr>
          <w:rFonts w:hint="eastAsia"/>
          <w:bCs/>
          <w:sz w:val="22"/>
          <w:szCs w:val="22"/>
        </w:rPr>
        <w:t xml:space="preserve">　ST_DRXPD_SNDSTS</w:t>
      </w:r>
      <w:r>
        <w:rPr>
          <w:bCs/>
          <w:sz w:val="22"/>
          <w:szCs w:val="22"/>
        </w:rPr>
        <w:t>;</w:t>
      </w:r>
    </w:p>
    <w:p w:rsidR="00DF1C7C" w:rsidRDefault="00DF1C7C">
      <w:pPr>
        <w:spacing w:line="0" w:lineRule="atLeast"/>
        <w:ind w:right="1020" w:firstLineChars="381" w:firstLine="838"/>
        <w:rPr>
          <w:bCs/>
          <w:sz w:val="22"/>
          <w:szCs w:val="22"/>
        </w:rPr>
      </w:pPr>
    </w:p>
    <w:p w:rsidR="00DF1C7C" w:rsidRDefault="00DF1C7C">
      <w:pPr>
        <w:spacing w:line="0" w:lineRule="atLeast"/>
        <w:ind w:right="1020" w:firstLineChars="50" w:firstLine="110"/>
        <w:rPr>
          <w:b/>
          <w:sz w:val="22"/>
          <w:szCs w:val="22"/>
        </w:rPr>
      </w:pPr>
      <w:r>
        <w:rPr>
          <w:rFonts w:hint="eastAsia"/>
          <w:b/>
          <w:sz w:val="22"/>
          <w:szCs w:val="22"/>
        </w:rPr>
        <w:t>【Return】</w:t>
      </w:r>
    </w:p>
    <w:p w:rsidR="00DF1C7C" w:rsidRDefault="00DF1C7C">
      <w:pPr>
        <w:spacing w:line="0" w:lineRule="atLeast"/>
        <w:ind w:right="1020" w:firstLineChars="200" w:firstLine="440"/>
        <w:rPr>
          <w:bCs/>
          <w:sz w:val="22"/>
          <w:szCs w:val="22"/>
        </w:rPr>
      </w:pPr>
      <w:del w:id="6807" w:author="t_竹沢 公佑" w:date="2019-10-05T11:44:00Z">
        <w:r w:rsidDel="00916AEE">
          <w:rPr>
            <w:rFonts w:hint="eastAsia"/>
            <w:bCs/>
            <w:sz w:val="22"/>
            <w:szCs w:val="22"/>
          </w:rPr>
          <w:delText xml:space="preserve">If it is success, </w:delText>
        </w:r>
      </w:del>
      <w:r>
        <w:rPr>
          <w:rFonts w:hint="eastAsia"/>
          <w:bCs/>
          <w:sz w:val="22"/>
          <w:szCs w:val="22"/>
        </w:rPr>
        <w:t xml:space="preserve">0 </w:t>
      </w:r>
      <w:r>
        <w:rPr>
          <w:bCs/>
          <w:sz w:val="22"/>
          <w:szCs w:val="22"/>
        </w:rPr>
        <w:t>is returne</w:t>
      </w:r>
      <w:r>
        <w:rPr>
          <w:rFonts w:hint="eastAsia"/>
          <w:bCs/>
          <w:sz w:val="22"/>
          <w:szCs w:val="22"/>
        </w:rPr>
        <w:t>d</w:t>
      </w:r>
      <w:r>
        <w:rPr>
          <w:bCs/>
          <w:sz w:val="22"/>
          <w:szCs w:val="22"/>
        </w:rPr>
        <w:t>.</w:t>
      </w:r>
      <w:ins w:id="6808" w:author="t_竹沢 公佑" w:date="2019-09-16T19:09:00Z">
        <w:r w:rsidR="00205210" w:rsidDel="00205210">
          <w:rPr>
            <w:bCs/>
            <w:sz w:val="22"/>
            <w:szCs w:val="22"/>
          </w:rPr>
          <w:t xml:space="preserve"> </w:t>
        </w:r>
      </w:ins>
      <w:del w:id="6809" w:author="t_竹沢 公佑" w:date="2019-09-16T19:09:00Z">
        <w:r w:rsidDel="00205210">
          <w:rPr>
            <w:bCs/>
            <w:sz w:val="22"/>
            <w:szCs w:val="22"/>
          </w:rPr>
          <w:delText xml:space="preserve">　</w:delText>
        </w:r>
      </w:del>
      <w:ins w:id="6810" w:author="t_竹沢 公佑" w:date="2019-09-16T19:09:00Z">
        <w:r w:rsidR="00205210">
          <w:rPr>
            <w:rFonts w:hint="eastAsia"/>
            <w:bCs/>
            <w:sz w:val="22"/>
            <w:szCs w:val="22"/>
          </w:rPr>
          <w:t>I</w:t>
        </w:r>
      </w:ins>
      <w:del w:id="6811" w:author="t_竹沢 公佑" w:date="2019-09-16T19:09:00Z">
        <w:r w:rsidDel="00205210">
          <w:rPr>
            <w:bCs/>
            <w:sz w:val="22"/>
            <w:szCs w:val="22"/>
          </w:rPr>
          <w:delText>i</w:delText>
        </w:r>
      </w:del>
      <w:r>
        <w:rPr>
          <w:bCs/>
          <w:sz w:val="22"/>
          <w:szCs w:val="22"/>
        </w:rPr>
        <w:t xml:space="preserve">f </w:t>
      </w:r>
      <w:r>
        <w:rPr>
          <w:rFonts w:hint="eastAsia"/>
          <w:bCs/>
          <w:sz w:val="22"/>
          <w:szCs w:val="22"/>
        </w:rPr>
        <w:t xml:space="preserve">an </w:t>
      </w:r>
      <w:r>
        <w:rPr>
          <w:bCs/>
          <w:sz w:val="22"/>
          <w:szCs w:val="22"/>
        </w:rPr>
        <w:t>error</w:t>
      </w:r>
      <w:ins w:id="6812" w:author="t_竹沢 公佑" w:date="2019-10-05T11:45:00Z">
        <w:r w:rsidR="00916AEE">
          <w:rPr>
            <w:rFonts w:hint="eastAsia"/>
            <w:bCs/>
            <w:sz w:val="22"/>
            <w:szCs w:val="22"/>
          </w:rPr>
          <w:t xml:space="preserve"> </w:t>
        </w:r>
      </w:ins>
      <w:del w:id="6813" w:author="t_竹沢 公佑" w:date="2019-10-05T11:45:00Z">
        <w:r w:rsidDel="00916AEE">
          <w:rPr>
            <w:bCs/>
            <w:sz w:val="22"/>
            <w:szCs w:val="22"/>
          </w:rPr>
          <w:delText xml:space="preserve">　</w:delText>
        </w:r>
      </w:del>
      <w:r>
        <w:rPr>
          <w:bCs/>
          <w:sz w:val="22"/>
          <w:szCs w:val="22"/>
        </w:rPr>
        <w:t>occur</w:t>
      </w:r>
      <w:r>
        <w:rPr>
          <w:rFonts w:hint="eastAsia"/>
          <w:bCs/>
          <w:sz w:val="22"/>
          <w:szCs w:val="22"/>
        </w:rPr>
        <w:t>s</w:t>
      </w:r>
      <w:r w:rsidR="00121762">
        <w:rPr>
          <w:bCs/>
          <w:sz w:val="22"/>
          <w:szCs w:val="22"/>
        </w:rPr>
        <w:t>, -1 is returned</w:t>
      </w:r>
      <w:r w:rsidR="00121762">
        <w:rPr>
          <w:rFonts w:hint="eastAsia"/>
          <w:bCs/>
          <w:sz w:val="22"/>
          <w:szCs w:val="22"/>
        </w:rPr>
        <w:t xml:space="preserve"> </w:t>
      </w:r>
      <w:r w:rsidR="00121762" w:rsidRPr="00121762">
        <w:rPr>
          <w:bCs/>
          <w:sz w:val="22"/>
          <w:szCs w:val="22"/>
        </w:rPr>
        <w:t>in which case</w:t>
      </w:r>
      <w:del w:id="6814" w:author="t_竹沢 公佑" w:date="2019-10-05T11:45:00Z">
        <w:r w:rsidR="00121762" w:rsidRPr="00121762" w:rsidDel="00916AEE">
          <w:rPr>
            <w:bCs/>
            <w:sz w:val="22"/>
            <w:szCs w:val="22"/>
          </w:rPr>
          <w:delText>,</w:delText>
        </w:r>
      </w:del>
      <w:r w:rsidR="00121762" w:rsidRPr="00121762">
        <w:rPr>
          <w:bCs/>
          <w:sz w:val="22"/>
          <w:szCs w:val="22"/>
        </w:rPr>
        <w:t xml:space="preserve"> errno is set.</w:t>
      </w:r>
    </w:p>
    <w:p w:rsidR="0022235B" w:rsidRDefault="0022235B" w:rsidP="00B71974">
      <w:pPr>
        <w:spacing w:line="0" w:lineRule="atLeast"/>
        <w:ind w:right="1020" w:firstLineChars="50" w:firstLine="110"/>
        <w:rPr>
          <w:b/>
          <w:sz w:val="22"/>
          <w:szCs w:val="22"/>
        </w:rPr>
      </w:pPr>
    </w:p>
    <w:p w:rsidR="00B71974" w:rsidRDefault="00B71974" w:rsidP="00B71974">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ins w:id="6815" w:author="t_竹沢 公佑" w:date="2019-09-18T13:23:00Z"/>
          <w:bCs/>
          <w:sz w:val="22"/>
          <w:szCs w:val="22"/>
        </w:rPr>
      </w:pPr>
      <w:r w:rsidRPr="00121762">
        <w:rPr>
          <w:bCs/>
          <w:sz w:val="22"/>
          <w:szCs w:val="22"/>
        </w:rPr>
        <w:t>This command can fail with the following errors.</w:t>
      </w:r>
    </w:p>
    <w:p w:rsidR="00E81ADD" w:rsidRPr="00E81ADD" w:rsidRDefault="00E81ADD" w:rsidP="00E81ADD">
      <w:pPr>
        <w:spacing w:line="0" w:lineRule="atLeast"/>
        <w:ind w:right="1020" w:firstLineChars="200" w:firstLine="440"/>
        <w:rPr>
          <w:ins w:id="6816" w:author="t_竹沢 公佑" w:date="2019-09-18T13:23:00Z"/>
          <w:bCs/>
          <w:sz w:val="22"/>
          <w:szCs w:val="22"/>
        </w:rPr>
      </w:pPr>
      <w:ins w:id="6817" w:author="t_竹沢 公佑" w:date="2019-09-18T13:23:00Z">
        <w:r w:rsidRPr="00E81ADD">
          <w:rPr>
            <w:bCs/>
            <w:sz w:val="22"/>
            <w:szCs w:val="22"/>
          </w:rPr>
          <w:t>EINVAL</w:t>
        </w:r>
      </w:ins>
    </w:p>
    <w:p w:rsidR="00E81ADD" w:rsidRPr="00E81ADD" w:rsidRDefault="00E81ADD" w:rsidP="00E81ADD">
      <w:pPr>
        <w:spacing w:line="0" w:lineRule="atLeast"/>
        <w:ind w:right="1020" w:firstLineChars="200" w:firstLine="440"/>
        <w:rPr>
          <w:ins w:id="6818" w:author="t_竹沢 公佑" w:date="2019-09-18T13:23:00Z"/>
          <w:bCs/>
          <w:sz w:val="22"/>
          <w:szCs w:val="22"/>
        </w:rPr>
      </w:pPr>
      <w:ins w:id="6819" w:author="t_竹沢 公佑" w:date="2019-09-18T13:23:00Z">
        <w:r w:rsidRPr="00E81ADD">
          <w:rPr>
            <w:bCs/>
            <w:sz w:val="22"/>
            <w:szCs w:val="22"/>
          </w:rPr>
          <w:t xml:space="preserve">  When </w:t>
        </w:r>
      </w:ins>
      <w:ins w:id="6820" w:author="t_竹沢 公佑" w:date="2019-10-05T11:45:00Z">
        <w:r w:rsidR="00916AEE">
          <w:rPr>
            <w:rFonts w:hint="eastAsia"/>
            <w:bCs/>
            <w:sz w:val="22"/>
            <w:szCs w:val="22"/>
          </w:rPr>
          <w:t>you don</w:t>
        </w:r>
        <w:r w:rsidR="00916AEE">
          <w:rPr>
            <w:bCs/>
            <w:sz w:val="22"/>
            <w:szCs w:val="22"/>
          </w:rPr>
          <w:t>’</w:t>
        </w:r>
        <w:r w:rsidR="00916AEE">
          <w:rPr>
            <w:rFonts w:hint="eastAsia"/>
            <w:bCs/>
            <w:sz w:val="22"/>
            <w:szCs w:val="22"/>
          </w:rPr>
          <w:t>t open the device file with O_RDONLY flag.</w:t>
        </w:r>
      </w:ins>
    </w:p>
    <w:p w:rsidR="00E81ADD" w:rsidRPr="00E81ADD" w:rsidRDefault="00E81ADD" w:rsidP="00E81ADD">
      <w:pPr>
        <w:spacing w:line="0" w:lineRule="atLeast"/>
        <w:ind w:right="1020" w:firstLineChars="200" w:firstLine="440"/>
        <w:rPr>
          <w:ins w:id="6821" w:author="t_竹沢 公佑" w:date="2019-09-18T13:23:00Z"/>
          <w:bCs/>
          <w:sz w:val="22"/>
          <w:szCs w:val="22"/>
        </w:rPr>
      </w:pPr>
      <w:ins w:id="6822" w:author="t_竹沢 公佑" w:date="2019-09-18T13:23:00Z">
        <w:r w:rsidRPr="00E81ADD">
          <w:rPr>
            <w:bCs/>
            <w:sz w:val="22"/>
            <w:szCs w:val="22"/>
          </w:rPr>
          <w:t xml:space="preserve">  If you application opened device file with other than O_RDONLY flag,</w:t>
        </w:r>
      </w:ins>
    </w:p>
    <w:p w:rsidR="00E81ADD" w:rsidRPr="00E81ADD" w:rsidRDefault="00E81ADD" w:rsidP="00E81ADD">
      <w:pPr>
        <w:spacing w:line="0" w:lineRule="atLeast"/>
        <w:ind w:right="1020" w:firstLineChars="200" w:firstLine="440"/>
        <w:rPr>
          <w:ins w:id="6823" w:author="t_竹沢 公佑" w:date="2019-09-18T13:23:00Z"/>
          <w:bCs/>
          <w:sz w:val="22"/>
          <w:szCs w:val="22"/>
        </w:rPr>
      </w:pPr>
      <w:ins w:id="6824" w:author="t_竹沢 公佑" w:date="2019-09-18T13:23:00Z">
        <w:r w:rsidRPr="00E81ADD">
          <w:rPr>
            <w:bCs/>
            <w:sz w:val="22"/>
            <w:szCs w:val="22"/>
          </w:rPr>
          <w:t xml:space="preserve">  please open device file with the O_RDONLY flag. </w:t>
        </w:r>
      </w:ins>
    </w:p>
    <w:p w:rsidR="00E81ADD" w:rsidRPr="00E81ADD" w:rsidRDefault="00E81ADD" w:rsidP="00E81ADD">
      <w:pPr>
        <w:spacing w:line="0" w:lineRule="atLeast"/>
        <w:ind w:right="1020" w:firstLineChars="200" w:firstLine="440"/>
        <w:rPr>
          <w:ins w:id="6825" w:author="t_竹沢 公佑" w:date="2019-09-18T13:23:00Z"/>
          <w:bCs/>
          <w:sz w:val="22"/>
          <w:szCs w:val="22"/>
        </w:rPr>
      </w:pPr>
      <w:ins w:id="6826" w:author="t_竹沢 公佑" w:date="2019-09-18T13:23:00Z">
        <w:r w:rsidRPr="00E81ADD">
          <w:rPr>
            <w:bCs/>
            <w:sz w:val="22"/>
            <w:szCs w:val="22"/>
          </w:rPr>
          <w:t>EFAULT</w:t>
        </w:r>
      </w:ins>
    </w:p>
    <w:p w:rsidR="00E81ADD" w:rsidRPr="00E81ADD" w:rsidRDefault="00E81ADD" w:rsidP="00E81ADD">
      <w:pPr>
        <w:spacing w:line="0" w:lineRule="atLeast"/>
        <w:ind w:right="1020" w:firstLineChars="200" w:firstLine="440"/>
        <w:rPr>
          <w:ins w:id="6827" w:author="t_竹沢 公佑" w:date="2019-09-18T13:23:00Z"/>
          <w:bCs/>
          <w:sz w:val="22"/>
          <w:szCs w:val="22"/>
        </w:rPr>
      </w:pPr>
      <w:ins w:id="6828" w:author="t_竹沢 公佑" w:date="2019-09-18T13:23:00Z">
        <w:r w:rsidRPr="00E81ADD">
          <w:rPr>
            <w:bCs/>
            <w:sz w:val="22"/>
            <w:szCs w:val="22"/>
          </w:rPr>
          <w:t xml:space="preserve">  When this </w:t>
        </w:r>
      </w:ins>
      <w:ins w:id="6829" w:author="t_竹沢 公佑" w:date="2019-10-05T11:46:00Z">
        <w:r w:rsidR="00916AEE">
          <w:rPr>
            <w:rFonts w:hint="eastAsia"/>
            <w:bCs/>
            <w:sz w:val="22"/>
            <w:szCs w:val="22"/>
          </w:rPr>
          <w:t xml:space="preserve">command </w:t>
        </w:r>
      </w:ins>
      <w:ins w:id="6830" w:author="t_竹沢 公佑" w:date="2019-09-18T13:23:00Z">
        <w:r w:rsidR="00916AEE">
          <w:rPr>
            <w:bCs/>
            <w:sz w:val="22"/>
            <w:szCs w:val="22"/>
          </w:rPr>
          <w:t>fai</w:t>
        </w:r>
      </w:ins>
      <w:ins w:id="6831" w:author="t_竹沢 公佑" w:date="2019-10-05T11:46:00Z">
        <w:r w:rsidR="00916AEE">
          <w:rPr>
            <w:rFonts w:hint="eastAsia"/>
            <w:bCs/>
            <w:sz w:val="22"/>
            <w:szCs w:val="22"/>
          </w:rPr>
          <w:t>ls</w:t>
        </w:r>
      </w:ins>
      <w:ins w:id="6832" w:author="t_竹沢 公佑" w:date="2019-09-18T13:23:00Z">
        <w:r w:rsidRPr="00E81ADD">
          <w:rPr>
            <w:bCs/>
            <w:sz w:val="22"/>
            <w:szCs w:val="22"/>
          </w:rPr>
          <w:t xml:space="preserve"> to copy the status to p_snd_status, </w:t>
        </w:r>
      </w:ins>
    </w:p>
    <w:p w:rsidR="00E81ADD" w:rsidRPr="00E81ADD" w:rsidRDefault="00E81ADD" w:rsidP="00E81ADD">
      <w:pPr>
        <w:spacing w:line="0" w:lineRule="atLeast"/>
        <w:ind w:right="1020" w:firstLineChars="200" w:firstLine="440"/>
        <w:rPr>
          <w:ins w:id="6833" w:author="t_竹沢 公佑" w:date="2019-09-18T13:23:00Z"/>
          <w:bCs/>
          <w:sz w:val="22"/>
          <w:szCs w:val="22"/>
        </w:rPr>
      </w:pPr>
      <w:ins w:id="6834" w:author="t_竹沢 公佑" w:date="2019-09-18T13:23:00Z">
        <w:r w:rsidRPr="00E81ADD">
          <w:rPr>
            <w:bCs/>
            <w:sz w:val="22"/>
            <w:szCs w:val="22"/>
          </w:rPr>
          <w:t xml:space="preserve">  it sets EFAULT to errno. In this case, please ignore the value of *p_snd_status.</w:t>
        </w:r>
      </w:ins>
    </w:p>
    <w:p w:rsidR="00E81ADD" w:rsidRPr="00E81ADD" w:rsidRDefault="00E81ADD" w:rsidP="00E81ADD">
      <w:pPr>
        <w:spacing w:line="0" w:lineRule="atLeast"/>
        <w:ind w:right="1020" w:firstLineChars="200" w:firstLine="440"/>
        <w:rPr>
          <w:ins w:id="6835" w:author="t_竹沢 公佑" w:date="2019-09-18T13:23:00Z"/>
          <w:bCs/>
          <w:sz w:val="22"/>
          <w:szCs w:val="22"/>
        </w:rPr>
      </w:pPr>
      <w:ins w:id="6836" w:author="t_竹沢 公佑" w:date="2019-09-18T13:23:00Z">
        <w:r w:rsidRPr="00E81ADD">
          <w:rPr>
            <w:bCs/>
            <w:sz w:val="22"/>
            <w:szCs w:val="22"/>
          </w:rPr>
          <w:t xml:space="preserve">  </w:t>
        </w:r>
      </w:ins>
      <w:ins w:id="6837" w:author="t_竹沢 公佑" w:date="2019-10-05T11:46:00Z">
        <w:r w:rsidR="00916AEE">
          <w:rPr>
            <w:rFonts w:hint="eastAsia"/>
            <w:bCs/>
            <w:sz w:val="22"/>
            <w:szCs w:val="22"/>
          </w:rPr>
          <w:t xml:space="preserve">Your </w:t>
        </w:r>
      </w:ins>
      <w:ins w:id="6838" w:author="t_竹沢 公佑" w:date="2019-09-18T13:23:00Z">
        <w:r w:rsidRPr="00E81ADD">
          <w:rPr>
            <w:bCs/>
            <w:sz w:val="22"/>
            <w:szCs w:val="22"/>
          </w:rPr>
          <w:t xml:space="preserve">application may give an invalid address to this pointer, </w:t>
        </w:r>
      </w:ins>
    </w:p>
    <w:p w:rsidR="00E81ADD" w:rsidRDefault="00E81ADD" w:rsidP="00E81ADD">
      <w:pPr>
        <w:spacing w:line="0" w:lineRule="atLeast"/>
        <w:ind w:right="1020" w:firstLineChars="200" w:firstLine="440"/>
        <w:rPr>
          <w:ins w:id="6839" w:author="t_竹沢 公佑" w:date="2019-09-18T13:23:00Z"/>
          <w:bCs/>
          <w:sz w:val="22"/>
          <w:szCs w:val="22"/>
        </w:rPr>
      </w:pPr>
      <w:ins w:id="6840" w:author="t_竹沢 公佑" w:date="2019-09-18T13:23:00Z">
        <w:r w:rsidRPr="00E81ADD">
          <w:rPr>
            <w:bCs/>
            <w:sz w:val="22"/>
            <w:szCs w:val="22"/>
          </w:rPr>
          <w:t xml:space="preserve">  please check the address of it.</w:t>
        </w:r>
      </w:ins>
    </w:p>
    <w:p w:rsidR="00E81ADD" w:rsidDel="00E81ADD" w:rsidRDefault="00E81ADD">
      <w:pPr>
        <w:spacing w:line="0" w:lineRule="atLeast"/>
        <w:ind w:right="1020"/>
        <w:rPr>
          <w:del w:id="6841" w:author="t_竹沢 公佑" w:date="2019-09-18T13:23:00Z"/>
          <w:bCs/>
          <w:sz w:val="22"/>
          <w:szCs w:val="22"/>
        </w:rPr>
        <w:pPrChange w:id="6842" w:author="t_竹沢 公佑" w:date="2019-09-18T13:23:00Z">
          <w:pPr>
            <w:spacing w:line="0" w:lineRule="atLeast"/>
            <w:ind w:right="1020" w:firstLineChars="200" w:firstLine="440"/>
          </w:pPr>
        </w:pPrChange>
      </w:pPr>
    </w:p>
    <w:p w:rsidR="00B71974" w:rsidDel="00E81ADD" w:rsidRDefault="00B71974">
      <w:pPr>
        <w:spacing w:line="0" w:lineRule="atLeast"/>
        <w:ind w:right="1020"/>
        <w:rPr>
          <w:del w:id="6843" w:author="t_竹沢 公佑" w:date="2019-09-18T13:23:00Z"/>
          <w:bCs/>
          <w:sz w:val="22"/>
          <w:szCs w:val="22"/>
        </w:rPr>
        <w:pPrChange w:id="6844" w:author="t_竹沢 公佑" w:date="2019-09-18T13:23:00Z">
          <w:pPr>
            <w:spacing w:line="0" w:lineRule="atLeast"/>
            <w:ind w:right="1020" w:firstLineChars="200" w:firstLine="440"/>
          </w:pPr>
        </w:pPrChange>
      </w:pPr>
      <w:del w:id="6845" w:author="t_竹沢 公佑" w:date="2019-09-18T13:23:00Z">
        <w:r w:rsidRPr="00AC10EE" w:rsidDel="00E81ADD">
          <w:rPr>
            <w:bCs/>
            <w:sz w:val="22"/>
            <w:szCs w:val="22"/>
          </w:rPr>
          <w:delText>EINVAL</w:delText>
        </w:r>
      </w:del>
    </w:p>
    <w:p w:rsidR="00B71974" w:rsidDel="00E81ADD" w:rsidRDefault="00B71974">
      <w:pPr>
        <w:spacing w:line="0" w:lineRule="atLeast"/>
        <w:ind w:right="1020"/>
        <w:rPr>
          <w:del w:id="6846" w:author="t_竹沢 公佑" w:date="2019-09-18T13:23:00Z"/>
          <w:bCs/>
          <w:sz w:val="22"/>
          <w:szCs w:val="22"/>
        </w:rPr>
        <w:pPrChange w:id="6847" w:author="t_竹沢 公佑" w:date="2019-09-18T13:23:00Z">
          <w:pPr>
            <w:spacing w:line="0" w:lineRule="atLeast"/>
            <w:ind w:right="1020" w:firstLineChars="200" w:firstLine="440"/>
          </w:pPr>
        </w:pPrChange>
      </w:pPr>
      <w:del w:id="6848" w:author="t_竹沢 公佑" w:date="2019-09-18T13:23:00Z">
        <w:r w:rsidDel="00E81ADD">
          <w:rPr>
            <w:rFonts w:hint="eastAsia"/>
            <w:bCs/>
            <w:sz w:val="22"/>
            <w:szCs w:val="22"/>
          </w:rPr>
          <w:delText xml:space="preserve">  When mode is not match (Open device file with the flags </w:delText>
        </w:r>
        <w:r w:rsidDel="00E81ADD">
          <w:rPr>
            <w:rFonts w:hint="eastAsia"/>
            <w:iCs/>
            <w:sz w:val="22"/>
            <w:szCs w:val="22"/>
          </w:rPr>
          <w:delText>O_RDONLY</w:delText>
        </w:r>
        <w:r w:rsidDel="00E81ADD">
          <w:rPr>
            <w:rFonts w:hint="eastAsia"/>
            <w:bCs/>
            <w:sz w:val="22"/>
            <w:szCs w:val="22"/>
          </w:rPr>
          <w:delText>)</w:delText>
        </w:r>
      </w:del>
    </w:p>
    <w:p w:rsidR="00B71974" w:rsidDel="00E81ADD" w:rsidRDefault="00B71974">
      <w:pPr>
        <w:spacing w:line="0" w:lineRule="atLeast"/>
        <w:ind w:right="1020"/>
        <w:rPr>
          <w:del w:id="6849" w:author="t_竹沢 公佑" w:date="2019-09-18T13:23:00Z"/>
          <w:bCs/>
          <w:sz w:val="22"/>
          <w:szCs w:val="22"/>
        </w:rPr>
        <w:pPrChange w:id="6850" w:author="t_竹沢 公佑" w:date="2019-09-18T13:23:00Z">
          <w:pPr>
            <w:spacing w:line="0" w:lineRule="atLeast"/>
            <w:ind w:right="1020" w:firstLineChars="200" w:firstLine="440"/>
          </w:pPr>
        </w:pPrChange>
      </w:pPr>
      <w:del w:id="6851" w:author="t_竹沢 公佑" w:date="2019-09-18T13:23:00Z">
        <w:r w:rsidRPr="00AC10EE" w:rsidDel="00E81ADD">
          <w:rPr>
            <w:bCs/>
            <w:sz w:val="22"/>
            <w:szCs w:val="22"/>
          </w:rPr>
          <w:delText>E</w:delText>
        </w:r>
        <w:r w:rsidDel="00E81ADD">
          <w:rPr>
            <w:rFonts w:hint="eastAsia"/>
            <w:bCs/>
            <w:sz w:val="22"/>
            <w:szCs w:val="22"/>
          </w:rPr>
          <w:delText>FAULT</w:delText>
        </w:r>
      </w:del>
    </w:p>
    <w:p w:rsidR="007F5367" w:rsidRDefault="00C36CC5">
      <w:pPr>
        <w:spacing w:line="0" w:lineRule="atLeast"/>
        <w:ind w:right="1020"/>
        <w:rPr>
          <w:bCs/>
          <w:sz w:val="22"/>
          <w:szCs w:val="22"/>
        </w:rPr>
        <w:pPrChange w:id="6852" w:author="t_竹沢 公佑" w:date="2019-09-18T13:23:00Z">
          <w:pPr>
            <w:spacing w:line="0" w:lineRule="atLeast"/>
            <w:ind w:leftChars="200" w:left="700" w:right="1020" w:hangingChars="100" w:hanging="220"/>
          </w:pPr>
        </w:pPrChange>
      </w:pPr>
      <w:del w:id="6853" w:author="t_竹沢 公佑" w:date="2019-09-18T13:23:00Z">
        <w:r w:rsidDel="00E81ADD">
          <w:rPr>
            <w:rFonts w:hint="eastAsia"/>
            <w:bCs/>
            <w:sz w:val="22"/>
            <w:szCs w:val="22"/>
          </w:rPr>
          <w:delText xml:space="preserve">  When this function f</w:delText>
        </w:r>
        <w:r w:rsidRPr="00B23592" w:rsidDel="00E81ADD">
          <w:rPr>
            <w:bCs/>
            <w:sz w:val="22"/>
            <w:szCs w:val="22"/>
          </w:rPr>
          <w:delText>ail</w:delText>
        </w:r>
        <w:r w:rsidDel="00E81ADD">
          <w:rPr>
            <w:rFonts w:hint="eastAsia"/>
            <w:bCs/>
            <w:sz w:val="22"/>
            <w:szCs w:val="22"/>
          </w:rPr>
          <w:delText>ed</w:delText>
        </w:r>
        <w:r w:rsidRPr="00B23592" w:rsidDel="00E81ADD">
          <w:rPr>
            <w:bCs/>
            <w:sz w:val="22"/>
            <w:szCs w:val="22"/>
          </w:rPr>
          <w:delText xml:space="preserve"> to copy </w:delText>
        </w:r>
        <w:r w:rsidDel="00E81ADD">
          <w:rPr>
            <w:rFonts w:hint="eastAsia"/>
            <w:bCs/>
            <w:sz w:val="22"/>
            <w:szCs w:val="22"/>
          </w:rPr>
          <w:delText>the status to p_</w:delText>
        </w:r>
        <w:r w:rsidDel="00E81ADD">
          <w:rPr>
            <w:rFonts w:hint="eastAsia"/>
            <w:iCs/>
            <w:sz w:val="22"/>
            <w:szCs w:val="22"/>
          </w:rPr>
          <w:delText>snd_status, it sets EFAULT to errno</w:delText>
        </w:r>
        <w:r w:rsidRPr="00B23592" w:rsidDel="00E81ADD">
          <w:rPr>
            <w:bCs/>
            <w:sz w:val="22"/>
            <w:szCs w:val="22"/>
          </w:rPr>
          <w:delText>.</w:delText>
        </w:r>
        <w:r w:rsidDel="00E81ADD">
          <w:rPr>
            <w:rFonts w:hint="eastAsia"/>
            <w:bCs/>
            <w:sz w:val="22"/>
            <w:szCs w:val="22"/>
          </w:rPr>
          <w:delText xml:space="preserve"> In this case, please ignore the value of *p_snd_status.</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Del="007F5367" w:rsidRDefault="00E31FC8" w:rsidP="00596636">
      <w:pPr>
        <w:spacing w:line="0" w:lineRule="atLeast"/>
        <w:ind w:right="1020" w:firstLineChars="200" w:firstLine="440"/>
        <w:rPr>
          <w:del w:id="6854" w:author="t_竹沢 公佑" w:date="2019-09-10T16:32:00Z"/>
          <w:bCs/>
          <w:sz w:val="22"/>
          <w:szCs w:val="22"/>
        </w:rPr>
      </w:pPr>
      <w:del w:id="6855" w:author="t_竹沢 公佑" w:date="2019-09-10T16:32:00Z">
        <w:r w:rsidDel="007F5367">
          <w:rPr>
            <w:rFonts w:hint="eastAsia"/>
            <w:bCs/>
            <w:sz w:val="22"/>
            <w:szCs w:val="22"/>
          </w:rPr>
          <w:delText>S</w:delText>
        </w:r>
        <w:r w:rsidR="00596636" w:rsidRPr="00596636" w:rsidDel="007F5367">
          <w:rPr>
            <w:bCs/>
            <w:sz w:val="22"/>
            <w:szCs w:val="22"/>
          </w:rPr>
          <w:delText>ynchronous</w:delText>
        </w:r>
      </w:del>
    </w:p>
    <w:p w:rsidR="007F5367" w:rsidRDefault="007F5367" w:rsidP="007F5367">
      <w:pPr>
        <w:spacing w:line="0" w:lineRule="atLeast"/>
        <w:ind w:right="1020" w:firstLineChars="200" w:firstLine="440"/>
        <w:rPr>
          <w:ins w:id="6856" w:author="t_竹沢 公佑" w:date="2019-09-10T16:31:00Z"/>
          <w:bCs/>
          <w:sz w:val="22"/>
          <w:szCs w:val="22"/>
        </w:rPr>
      </w:pPr>
      <w:ins w:id="6857" w:author="t_竹沢 公佑" w:date="2019-09-10T16:31:00Z">
        <w:r>
          <w:rPr>
            <w:rFonts w:hint="eastAsia"/>
            <w:bCs/>
            <w:sz w:val="22"/>
            <w:szCs w:val="22"/>
          </w:rPr>
          <w:t>S</w:t>
        </w:r>
        <w:r w:rsidRPr="00596636">
          <w:rPr>
            <w:bCs/>
            <w:sz w:val="22"/>
            <w:szCs w:val="22"/>
          </w:rPr>
          <w:t>ynchronous</w:t>
        </w:r>
      </w:ins>
    </w:p>
    <w:p w:rsidR="007F5367" w:rsidRDefault="007F5367" w:rsidP="007F5367">
      <w:pPr>
        <w:spacing w:line="0" w:lineRule="atLeast"/>
        <w:ind w:right="1020" w:firstLineChars="381" w:firstLine="838"/>
        <w:rPr>
          <w:ins w:id="6858" w:author="t_竹沢 公佑" w:date="2019-09-10T16:31:00Z"/>
          <w:bCs/>
          <w:sz w:val="22"/>
          <w:szCs w:val="22"/>
        </w:rPr>
      </w:pPr>
      <w:ins w:id="6859" w:author="t_竹沢 公佑" w:date="2019-09-10T16:31:00Z">
        <w:r>
          <w:rPr>
            <w:rFonts w:hint="eastAsia"/>
            <w:bCs/>
            <w:sz w:val="22"/>
            <w:szCs w:val="22"/>
          </w:rPr>
          <w:t xml:space="preserve">There is no FPGA access. </w:t>
        </w:r>
      </w:ins>
    </w:p>
    <w:p w:rsidR="007F5367" w:rsidRDefault="007F5367">
      <w:pPr>
        <w:spacing w:line="0" w:lineRule="atLeast"/>
        <w:ind w:right="1020"/>
        <w:rPr>
          <w:ins w:id="6860" w:author="t_竹沢 公佑" w:date="2019-09-10T16:31:00Z"/>
          <w:bCs/>
          <w:sz w:val="22"/>
          <w:szCs w:val="22"/>
        </w:rPr>
        <w:pPrChange w:id="6861" w:author="t_竹沢 公佑" w:date="2019-09-10T16:32:00Z">
          <w:pPr>
            <w:spacing w:line="0" w:lineRule="atLeast"/>
            <w:ind w:right="1020" w:firstLineChars="50" w:firstLine="110"/>
          </w:pPr>
        </w:pPrChange>
      </w:pPr>
    </w:p>
    <w:p w:rsidR="00B87886" w:rsidDel="007F5367" w:rsidRDefault="00B87886" w:rsidP="00B87886">
      <w:pPr>
        <w:spacing w:line="0" w:lineRule="atLeast"/>
        <w:ind w:right="1020" w:firstLineChars="200" w:firstLine="440"/>
        <w:rPr>
          <w:ins w:id="6862" w:author="s_佐野 光" w:date="2019-08-20T15:21:00Z"/>
          <w:del w:id="6863" w:author="t_竹沢 公佑" w:date="2019-09-10T16:31:00Z"/>
          <w:bCs/>
          <w:sz w:val="22"/>
          <w:szCs w:val="22"/>
        </w:rPr>
      </w:pPr>
      <w:ins w:id="6864" w:author="s_佐野 光" w:date="2019-08-20T15:21:00Z">
        <w:del w:id="6865" w:author="t_竹沢 公佑" w:date="2019-09-10T16:31:00Z">
          <w:r w:rsidDel="007F5367">
            <w:rPr>
              <w:rFonts w:hint="eastAsia"/>
              <w:bCs/>
              <w:sz w:val="22"/>
              <w:szCs w:val="22"/>
            </w:rPr>
            <w:delText xml:space="preserve">*There is no FPGA access. </w:delText>
          </w:r>
          <w:r w:rsidDel="007F5367">
            <w:rPr>
              <w:bCs/>
              <w:sz w:val="22"/>
              <w:szCs w:val="22"/>
            </w:rPr>
            <w:delText>I</w:delText>
          </w:r>
          <w:r w:rsidR="006B43AD" w:rsidDel="007F5367">
            <w:rPr>
              <w:rFonts w:hint="eastAsia"/>
              <w:bCs/>
              <w:sz w:val="22"/>
              <w:szCs w:val="22"/>
            </w:rPr>
            <w:delText xml:space="preserve">t only operates variables </w:delText>
          </w:r>
        </w:del>
      </w:ins>
      <w:ins w:id="6866" w:author="s_佐野 光" w:date="2019-08-21T10:38:00Z">
        <w:del w:id="6867" w:author="t_竹沢 公佑" w:date="2019-09-10T16:31:00Z">
          <w:r w:rsidR="006B43AD" w:rsidDel="007F5367">
            <w:rPr>
              <w:rFonts w:hint="eastAsia"/>
              <w:bCs/>
              <w:sz w:val="22"/>
              <w:szCs w:val="22"/>
            </w:rPr>
            <w:delText>in</w:delText>
          </w:r>
        </w:del>
      </w:ins>
      <w:ins w:id="6868" w:author="s_佐野 光" w:date="2019-08-20T15:21:00Z">
        <w:del w:id="6869" w:author="t_竹沢 公佑" w:date="2019-09-10T16:31:00Z">
          <w:r w:rsidDel="007F5367">
            <w:rPr>
              <w:rFonts w:hint="eastAsia"/>
              <w:bCs/>
              <w:sz w:val="22"/>
              <w:szCs w:val="22"/>
            </w:rPr>
            <w:delText xml:space="preserve"> the driver.</w:delText>
          </w:r>
        </w:del>
      </w:ins>
    </w:p>
    <w:p w:rsidR="00DF1C7C" w:rsidRPr="00B87886" w:rsidDel="007F5367" w:rsidRDefault="00DF1C7C">
      <w:pPr>
        <w:spacing w:line="0" w:lineRule="atLeast"/>
        <w:ind w:right="1020"/>
        <w:rPr>
          <w:del w:id="6870" w:author="t_竹沢 公佑" w:date="2019-09-10T16:31:00Z"/>
        </w:rPr>
      </w:pPr>
    </w:p>
    <w:p w:rsidR="00DF1C7C" w:rsidRDefault="00DF1C7C">
      <w:pPr>
        <w:spacing w:line="0" w:lineRule="atLeast"/>
        <w:ind w:right="1020" w:firstLineChars="50" w:firstLine="110"/>
        <w:rPr>
          <w:b/>
          <w:sz w:val="22"/>
          <w:szCs w:val="22"/>
        </w:rPr>
      </w:pPr>
      <w:r>
        <w:rPr>
          <w:rFonts w:hint="eastAsia"/>
          <w:b/>
          <w:sz w:val="22"/>
          <w:szCs w:val="22"/>
        </w:rPr>
        <w:t>【Remarks】</w:t>
      </w:r>
    </w:p>
    <w:p w:rsidR="00DF1C7C" w:rsidRDefault="00DF1C7C">
      <w:pPr>
        <w:spacing w:line="0" w:lineRule="atLeast"/>
        <w:ind w:right="1020" w:firstLineChars="200" w:firstLine="440"/>
        <w:rPr>
          <w:sz w:val="22"/>
          <w:szCs w:val="22"/>
          <w:lang w:val="en"/>
        </w:rPr>
      </w:pPr>
      <w:r>
        <w:rPr>
          <w:sz w:val="22"/>
          <w:szCs w:val="22"/>
          <w:lang w:val="en"/>
        </w:rPr>
        <w:t xml:space="preserve">ioctl </w:t>
      </w:r>
      <w:del w:id="6871" w:author="t_竹沢 公佑" w:date="2019-10-05T11:47:00Z">
        <w:r w:rsidDel="00916AEE">
          <w:rPr>
            <w:sz w:val="22"/>
            <w:szCs w:val="22"/>
            <w:lang w:val="en"/>
          </w:rPr>
          <w:delText xml:space="preserve">will </w:delText>
        </w:r>
      </w:del>
      <w:r>
        <w:rPr>
          <w:sz w:val="22"/>
          <w:szCs w:val="22"/>
          <w:lang w:val="en"/>
        </w:rPr>
        <w:t>return</w:t>
      </w:r>
      <w:ins w:id="6872" w:author="t_竹沢 公佑" w:date="2019-10-05T11:47:00Z">
        <w:r w:rsidR="00916AEE">
          <w:rPr>
            <w:rFonts w:hint="eastAsia"/>
            <w:sz w:val="22"/>
            <w:szCs w:val="22"/>
            <w:lang w:val="en"/>
          </w:rPr>
          <w:t>s</w:t>
        </w:r>
      </w:ins>
      <w:r>
        <w:rPr>
          <w:sz w:val="22"/>
          <w:szCs w:val="22"/>
          <w:lang w:val="en"/>
        </w:rPr>
        <w:t xml:space="preserve"> an error</w:t>
      </w:r>
      <w:r>
        <w:rPr>
          <w:rFonts w:hint="eastAsia"/>
          <w:sz w:val="22"/>
          <w:szCs w:val="22"/>
          <w:lang w:val="en"/>
        </w:rPr>
        <w:t>(-1)</w:t>
      </w:r>
      <w:r>
        <w:rPr>
          <w:sz w:val="22"/>
          <w:szCs w:val="22"/>
          <w:lang w:val="en"/>
        </w:rPr>
        <w:t xml:space="preserve"> </w:t>
      </w:r>
      <w:r w:rsidRPr="00F0773B">
        <w:rPr>
          <w:sz w:val="22"/>
          <w:szCs w:val="22"/>
          <w:lang w:val="en"/>
        </w:rPr>
        <w:t xml:space="preserve">if you </w:t>
      </w:r>
      <w:del w:id="6873" w:author="t_竹沢 公佑" w:date="2019-10-05T11:47:00Z">
        <w:r w:rsidRPr="00F0773B" w:rsidDel="00916AEE">
          <w:rPr>
            <w:sz w:val="22"/>
            <w:szCs w:val="22"/>
            <w:lang w:val="en"/>
          </w:rPr>
          <w:delText xml:space="preserve">are </w:delText>
        </w:r>
      </w:del>
      <w:r w:rsidRPr="00F0773B">
        <w:rPr>
          <w:sz w:val="22"/>
          <w:szCs w:val="22"/>
          <w:lang w:val="en"/>
        </w:rPr>
        <w:t xml:space="preserve">open </w:t>
      </w:r>
      <w:ins w:id="6874" w:author="t_竹沢 公佑" w:date="2019-10-05T11:47:00Z">
        <w:r w:rsidR="00916AEE">
          <w:rPr>
            <w:rFonts w:hint="eastAsia"/>
            <w:sz w:val="22"/>
            <w:szCs w:val="22"/>
            <w:lang w:val="en"/>
          </w:rPr>
          <w:t>the device file with</w:t>
        </w:r>
      </w:ins>
      <w:del w:id="6875" w:author="t_竹沢 公佑" w:date="2019-10-05T11:47:00Z">
        <w:r w:rsidRPr="00F0773B" w:rsidDel="00916AEE">
          <w:rPr>
            <w:sz w:val="22"/>
            <w:szCs w:val="22"/>
            <w:lang w:val="en"/>
          </w:rPr>
          <w:delText>in</w:delText>
        </w:r>
      </w:del>
      <w:r w:rsidRPr="00F0773B">
        <w:rPr>
          <w:sz w:val="22"/>
          <w:szCs w:val="22"/>
          <w:lang w:val="en"/>
        </w:rPr>
        <w:t xml:space="preserve"> O_</w:t>
      </w:r>
      <w:r w:rsidRPr="00F0773B">
        <w:rPr>
          <w:rFonts w:hint="eastAsia"/>
          <w:sz w:val="22"/>
          <w:szCs w:val="22"/>
          <w:lang w:val="en"/>
        </w:rPr>
        <w:t>RD</w:t>
      </w:r>
      <w:r w:rsidRPr="00437574">
        <w:rPr>
          <w:sz w:val="22"/>
          <w:szCs w:val="22"/>
          <w:lang w:val="en"/>
        </w:rPr>
        <w:t>ONLY</w:t>
      </w:r>
      <w:ins w:id="6876" w:author="t_竹沢 公佑" w:date="2019-10-05T11:47:00Z">
        <w:r w:rsidR="00916AEE">
          <w:rPr>
            <w:rFonts w:hint="eastAsia"/>
            <w:sz w:val="22"/>
            <w:szCs w:val="22"/>
            <w:lang w:val="en"/>
          </w:rPr>
          <w:t xml:space="preserve"> flag</w:t>
        </w:r>
      </w:ins>
      <w:r w:rsidRPr="00C2078B">
        <w:rPr>
          <w:sz w:val="22"/>
          <w:szCs w:val="22"/>
          <w:lang w:val="en"/>
        </w:rPr>
        <w:t>.</w:t>
      </w:r>
      <w:r w:rsidR="00C926F0" w:rsidRPr="00A74CAA">
        <w:rPr>
          <w:rFonts w:hint="eastAsia"/>
          <w:sz w:val="22"/>
          <w:szCs w:val="22"/>
          <w:lang w:val="en"/>
        </w:rPr>
        <w:t xml:space="preserve"> </w:t>
      </w:r>
    </w:p>
    <w:p w:rsidR="00DF1C7C" w:rsidRPr="00916AEE" w:rsidRDefault="00DF1C7C">
      <w:pPr>
        <w:spacing w:line="0" w:lineRule="atLeast"/>
        <w:ind w:right="1020"/>
        <w:rPr>
          <w:sz w:val="22"/>
          <w:szCs w:val="22"/>
          <w:lang w:val="en"/>
        </w:rPr>
      </w:pPr>
    </w:p>
    <w:p w:rsidR="007D309C" w:rsidRDefault="007D309C">
      <w:pPr>
        <w:spacing w:line="0" w:lineRule="atLeast"/>
        <w:ind w:right="1020"/>
        <w:rPr>
          <w:sz w:val="22"/>
          <w:szCs w:val="22"/>
          <w:lang w:val="en"/>
        </w:rPr>
      </w:pPr>
      <w:r>
        <w:rPr>
          <w:sz w:val="22"/>
          <w:szCs w:val="22"/>
          <w:lang w:val="en"/>
        </w:rPr>
        <w:br w:type="page"/>
      </w:r>
    </w:p>
    <w:p w:rsidR="00DF1C7C" w:rsidRDefault="00DF1C7C" w:rsidP="0083070F">
      <w:pPr>
        <w:pStyle w:val="3"/>
      </w:pPr>
      <w:bookmarkStart w:id="6877" w:name="_Toc63179423"/>
      <w:r>
        <w:rPr>
          <w:rFonts w:hint="eastAsia"/>
        </w:rPr>
        <w:t>Command :DRXPD_SET</w:t>
      </w:r>
      <w:ins w:id="6878" w:author="t_竹沢 公佑" w:date="2020-06-22T13:05:00Z">
        <w:r w:rsidR="003931E1">
          <w:rPr>
            <w:rFonts w:hint="eastAsia"/>
          </w:rPr>
          <w:t>_</w:t>
        </w:r>
      </w:ins>
      <w:del w:id="6879" w:author="t_竹沢 公佑" w:date="2020-06-22T13:05:00Z">
        <w:r w:rsidDel="003931E1">
          <w:rPr>
            <w:rFonts w:hint="eastAsia"/>
          </w:rPr>
          <w:delText xml:space="preserve"> </w:delText>
        </w:r>
      </w:del>
      <w:r>
        <w:rPr>
          <w:rFonts w:hint="eastAsia"/>
        </w:rPr>
        <w:t>SNDSIZ</w:t>
      </w:r>
      <w:bookmarkEnd w:id="6877"/>
    </w:p>
    <w:p w:rsidR="00DF1C7C" w:rsidRDefault="00DF1C7C">
      <w:pPr>
        <w:spacing w:line="0" w:lineRule="atLeast"/>
        <w:ind w:firstLineChars="50" w:firstLine="110"/>
        <w:rPr>
          <w:b/>
          <w:sz w:val="22"/>
          <w:szCs w:val="22"/>
        </w:rPr>
      </w:pPr>
      <w:r>
        <w:rPr>
          <w:rFonts w:hint="eastAsia"/>
          <w:b/>
          <w:sz w:val="22"/>
          <w:szCs w:val="22"/>
        </w:rPr>
        <w:t>【Function】</w:t>
      </w:r>
    </w:p>
    <w:p w:rsidR="00DF1C7C" w:rsidRDefault="00DF1C7C">
      <w:pPr>
        <w:spacing w:line="0" w:lineRule="atLeast"/>
        <w:ind w:right="1020" w:firstLineChars="200" w:firstLine="440"/>
        <w:rPr>
          <w:sz w:val="22"/>
          <w:szCs w:val="22"/>
          <w:lang w:val="en"/>
        </w:rPr>
      </w:pPr>
      <w:r>
        <w:rPr>
          <w:sz w:val="22"/>
          <w:szCs w:val="22"/>
          <w:lang w:val="en"/>
        </w:rPr>
        <w:t xml:space="preserve">This command sets the </w:t>
      </w:r>
      <w:r>
        <w:rPr>
          <w:rFonts w:hint="eastAsia"/>
          <w:sz w:val="22"/>
          <w:szCs w:val="22"/>
          <w:lang w:val="en"/>
        </w:rPr>
        <w:t>transmit size</w:t>
      </w:r>
      <w:r>
        <w:rPr>
          <w:sz w:val="22"/>
          <w:szCs w:val="22"/>
          <w:lang w:val="en"/>
        </w:rPr>
        <w:t>.</w:t>
      </w:r>
    </w:p>
    <w:p w:rsidR="00DF1C7C" w:rsidRDefault="00DF1C7C">
      <w:pPr>
        <w:spacing w:line="0" w:lineRule="atLeast"/>
        <w:ind w:right="1020" w:firstLineChars="50" w:firstLine="110"/>
        <w:rPr>
          <w:b/>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DRXPD_SET_SNDSIZ</w:t>
      </w:r>
      <w:r>
        <w:rPr>
          <w:rFonts w:hint="eastAsia"/>
          <w:iCs/>
          <w:sz w:val="22"/>
          <w:szCs w:val="22"/>
        </w:rPr>
        <w:t>,</w:t>
      </w:r>
      <w:r>
        <w:rPr>
          <w:bCs/>
          <w:sz w:val="22"/>
          <w:szCs w:val="22"/>
        </w:rPr>
        <w:t xml:space="preserve"> </w:t>
      </w:r>
      <w:r>
        <w:rPr>
          <w:rFonts w:hint="eastAsia"/>
          <w:sz w:val="22"/>
          <w:szCs w:val="22"/>
          <w:lang w:val="en"/>
        </w:rPr>
        <w:t>int</w:t>
      </w:r>
      <w:r>
        <w:rPr>
          <w:rFonts w:hint="eastAsia"/>
          <w:bCs/>
          <w:sz w:val="22"/>
          <w:szCs w:val="22"/>
        </w:rPr>
        <w:t xml:space="preserve"> size</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381" w:firstLine="838"/>
        <w:rPr>
          <w:bCs/>
          <w:sz w:val="22"/>
          <w:szCs w:val="22"/>
        </w:rPr>
      </w:pPr>
    </w:p>
    <w:p w:rsidR="00DF1C7C" w:rsidRDefault="00DF1C7C">
      <w:pPr>
        <w:spacing w:line="0" w:lineRule="atLeast"/>
        <w:ind w:right="1020" w:firstLineChars="200" w:firstLine="440"/>
        <w:rPr>
          <w:bCs/>
          <w:sz w:val="22"/>
          <w:szCs w:val="22"/>
        </w:rPr>
      </w:pPr>
      <w:r>
        <w:rPr>
          <w:rFonts w:hint="eastAsia"/>
          <w:sz w:val="22"/>
          <w:szCs w:val="22"/>
          <w:lang w:val="en"/>
        </w:rPr>
        <w:t>int</w:t>
      </w:r>
      <w:r>
        <w:rPr>
          <w:rFonts w:hint="eastAsia"/>
          <w:bCs/>
          <w:sz w:val="22"/>
          <w:szCs w:val="22"/>
        </w:rPr>
        <w:t xml:space="preserve"> size</w:t>
      </w:r>
      <w:r>
        <w:rPr>
          <w:iCs/>
          <w:sz w:val="22"/>
          <w:szCs w:val="22"/>
        </w:rPr>
        <w:t>…</w:t>
      </w:r>
    </w:p>
    <w:p w:rsidR="00DF1C7C" w:rsidDel="00433CA5" w:rsidRDefault="00DF1C7C">
      <w:pPr>
        <w:spacing w:line="0" w:lineRule="atLeast"/>
        <w:ind w:leftChars="295" w:left="708" w:right="1020" w:firstLine="131"/>
        <w:rPr>
          <w:del w:id="6880" w:author="t_竹沢 公佑" w:date="2019-10-05T11:55:00Z"/>
          <w:sz w:val="22"/>
          <w:szCs w:val="22"/>
          <w:lang w:val="en"/>
        </w:rPr>
        <w:pPrChange w:id="6881" w:author="t_竹沢 公佑" w:date="2019-10-05T11:55:00Z">
          <w:pPr>
            <w:spacing w:line="0" w:lineRule="atLeast"/>
            <w:ind w:left="709" w:right="1020" w:firstLineChars="64" w:firstLine="141"/>
          </w:pPr>
        </w:pPrChange>
      </w:pPr>
      <w:r>
        <w:rPr>
          <w:sz w:val="22"/>
          <w:szCs w:val="22"/>
          <w:lang w:val="en"/>
        </w:rPr>
        <w:t>Specify</w:t>
      </w:r>
      <w:del w:id="6882" w:author="t_竹沢 公佑" w:date="2019-10-05T11:52:00Z">
        <w:r w:rsidDel="00433CA5">
          <w:rPr>
            <w:rFonts w:hint="eastAsia"/>
            <w:sz w:val="22"/>
            <w:szCs w:val="22"/>
            <w:lang w:val="en"/>
          </w:rPr>
          <w:delText xml:space="preserve">　</w:delText>
        </w:r>
      </w:del>
      <w:r>
        <w:rPr>
          <w:rFonts w:hint="eastAsia"/>
          <w:bCs/>
          <w:sz w:val="22"/>
          <w:szCs w:val="22"/>
        </w:rPr>
        <w:t xml:space="preserve"> DRXPD_SND_MIN(</w:t>
      </w:r>
      <w:r>
        <w:rPr>
          <w:rFonts w:hint="eastAsia"/>
          <w:sz w:val="22"/>
          <w:szCs w:val="22"/>
          <w:lang w:val="en"/>
        </w:rPr>
        <w:t>48)～</w:t>
      </w:r>
      <w:r>
        <w:rPr>
          <w:rFonts w:hint="eastAsia"/>
          <w:bCs/>
          <w:sz w:val="22"/>
          <w:szCs w:val="22"/>
        </w:rPr>
        <w:t>DRXPD_SND_MAX(</w:t>
      </w:r>
      <w:r>
        <w:rPr>
          <w:rFonts w:hint="eastAsia"/>
          <w:sz w:val="22"/>
          <w:szCs w:val="22"/>
          <w:lang w:val="en"/>
        </w:rPr>
        <w:t>144,000,000 = 48ms</w:t>
      </w:r>
      <w:r>
        <w:rPr>
          <w:rFonts w:hint="eastAsia"/>
          <w:bCs/>
          <w:sz w:val="22"/>
          <w:szCs w:val="22"/>
        </w:rPr>
        <w:t>)</w:t>
      </w:r>
      <w:r>
        <w:rPr>
          <w:rFonts w:hint="eastAsia"/>
          <w:sz w:val="22"/>
          <w:szCs w:val="22"/>
          <w:lang w:val="en"/>
        </w:rPr>
        <w:t xml:space="preserve">. </w:t>
      </w:r>
    </w:p>
    <w:p w:rsidR="00433CA5" w:rsidRDefault="00433CA5" w:rsidP="005038B9">
      <w:pPr>
        <w:spacing w:line="0" w:lineRule="atLeast"/>
        <w:ind w:leftChars="295" w:left="708" w:right="1020" w:firstLine="131"/>
        <w:rPr>
          <w:ins w:id="6883" w:author="t_竹沢 公佑" w:date="2019-10-05T11:55:00Z"/>
          <w:sz w:val="22"/>
          <w:szCs w:val="22"/>
          <w:lang w:val="en"/>
        </w:rPr>
      </w:pPr>
    </w:p>
    <w:p w:rsidR="00433CA5" w:rsidRDefault="00DF1C7C">
      <w:pPr>
        <w:spacing w:line="0" w:lineRule="atLeast"/>
        <w:ind w:leftChars="295" w:left="708" w:right="1020" w:firstLine="131"/>
        <w:rPr>
          <w:ins w:id="6884" w:author="t_竹沢 公佑" w:date="2019-10-05T11:55:00Z"/>
          <w:sz w:val="22"/>
          <w:szCs w:val="22"/>
          <w:lang w:val="en"/>
        </w:rPr>
        <w:pPrChange w:id="6885" w:author="t_竹沢 公佑" w:date="2019-10-05T11:55:00Z">
          <w:pPr>
            <w:spacing w:line="0" w:lineRule="atLeast"/>
            <w:ind w:left="709" w:right="1020" w:firstLineChars="64" w:firstLine="141"/>
          </w:pPr>
        </w:pPrChange>
      </w:pPr>
      <w:r>
        <w:rPr>
          <w:rFonts w:hint="eastAsia"/>
          <w:sz w:val="22"/>
          <w:szCs w:val="22"/>
          <w:lang w:val="en"/>
        </w:rPr>
        <w:t>S</w:t>
      </w:r>
      <w:r>
        <w:rPr>
          <w:sz w:val="22"/>
          <w:szCs w:val="22"/>
          <w:lang w:val="en"/>
        </w:rPr>
        <w:t xml:space="preserve">pecify in </w:t>
      </w:r>
      <w:ins w:id="6886" w:author="t_竹沢 公佑" w:date="2019-10-05T11:52:00Z">
        <w:r w:rsidR="00433CA5">
          <w:rPr>
            <w:rFonts w:hint="eastAsia"/>
            <w:sz w:val="22"/>
            <w:szCs w:val="22"/>
            <w:lang w:val="en"/>
          </w:rPr>
          <w:t xml:space="preserve">units </w:t>
        </w:r>
      </w:ins>
      <w:del w:id="6887" w:author="t_竹沢 公佑" w:date="2019-10-05T11:52:00Z">
        <w:r w:rsidDel="00433CA5">
          <w:rPr>
            <w:sz w:val="22"/>
            <w:szCs w:val="22"/>
            <w:lang w:val="en"/>
          </w:rPr>
          <w:delText xml:space="preserve">the </w:delText>
        </w:r>
      </w:del>
      <w:r>
        <w:rPr>
          <w:sz w:val="22"/>
          <w:szCs w:val="22"/>
          <w:lang w:val="en"/>
        </w:rPr>
        <w:t>48</w:t>
      </w:r>
      <w:r>
        <w:rPr>
          <w:rFonts w:hint="eastAsia"/>
          <w:sz w:val="22"/>
          <w:szCs w:val="22"/>
          <w:lang w:val="en"/>
        </w:rPr>
        <w:t>(= 1frame)</w:t>
      </w:r>
      <w:del w:id="6888" w:author="t_竹沢 公佑" w:date="2019-10-05T11:53:00Z">
        <w:r w:rsidDel="00433CA5">
          <w:rPr>
            <w:sz w:val="22"/>
            <w:szCs w:val="22"/>
            <w:lang w:val="en"/>
          </w:rPr>
          <w:delText xml:space="preserve"> alignment </w:delText>
        </w:r>
      </w:del>
      <w:r>
        <w:rPr>
          <w:sz w:val="22"/>
          <w:szCs w:val="22"/>
          <w:lang w:val="en"/>
        </w:rPr>
        <w:t>.</w:t>
      </w:r>
      <w:ins w:id="6889" w:author="t_竹沢 公佑" w:date="2019-10-05T11:53:00Z">
        <w:r w:rsidR="00433CA5">
          <w:rPr>
            <w:rFonts w:hint="eastAsia"/>
            <w:sz w:val="22"/>
            <w:szCs w:val="22"/>
            <w:lang w:val="en"/>
          </w:rPr>
          <w:t xml:space="preserve"> </w:t>
        </w:r>
      </w:ins>
      <w:r>
        <w:rPr>
          <w:sz w:val="22"/>
          <w:szCs w:val="22"/>
          <w:lang w:val="en"/>
        </w:rPr>
        <w:t xml:space="preserve">If </w:t>
      </w:r>
      <w:ins w:id="6890" w:author="t_竹沢 公佑" w:date="2019-10-05T11:53:00Z">
        <w:r w:rsidR="00433CA5">
          <w:rPr>
            <w:rFonts w:hint="eastAsia"/>
            <w:sz w:val="22"/>
            <w:szCs w:val="22"/>
            <w:lang w:val="en"/>
          </w:rPr>
          <w:t xml:space="preserve">the size is </w:t>
        </w:r>
      </w:ins>
      <w:del w:id="6891" w:author="t_竹沢 公佑" w:date="2019-10-05T11:53:00Z">
        <w:r w:rsidDel="00433CA5">
          <w:rPr>
            <w:sz w:val="22"/>
            <w:szCs w:val="22"/>
            <w:lang w:val="en"/>
          </w:rPr>
          <w:delText xml:space="preserve">you are </w:delText>
        </w:r>
      </w:del>
      <w:r>
        <w:rPr>
          <w:sz w:val="22"/>
          <w:szCs w:val="22"/>
          <w:lang w:val="en"/>
        </w:rPr>
        <w:t>not given in</w:t>
      </w:r>
      <w:ins w:id="6892" w:author="t_竹沢 公佑" w:date="2019-10-05T11:53:00Z">
        <w:r w:rsidR="00433CA5">
          <w:rPr>
            <w:rFonts w:hint="eastAsia"/>
            <w:sz w:val="22"/>
            <w:szCs w:val="22"/>
            <w:lang w:val="en"/>
          </w:rPr>
          <w:t xml:space="preserve"> </w:t>
        </w:r>
      </w:ins>
      <w:del w:id="6893" w:author="t_竹沢 公佑" w:date="2019-10-05T11:53:00Z">
        <w:r w:rsidDel="00433CA5">
          <w:rPr>
            <w:sz w:val="22"/>
            <w:szCs w:val="22"/>
            <w:lang w:val="en"/>
          </w:rPr>
          <w:delText xml:space="preserve"> </w:delText>
        </w:r>
      </w:del>
      <w:ins w:id="6894" w:author="t_竹沢 公佑" w:date="2019-10-05T11:53:00Z">
        <w:r w:rsidR="00433CA5">
          <w:rPr>
            <w:rFonts w:hint="eastAsia"/>
            <w:sz w:val="22"/>
            <w:szCs w:val="22"/>
            <w:lang w:val="en"/>
          </w:rPr>
          <w:t>units</w:t>
        </w:r>
      </w:ins>
      <w:ins w:id="6895" w:author="t_竹沢 公佑" w:date="2019-10-05T11:54:00Z">
        <w:r w:rsidR="00433CA5">
          <w:rPr>
            <w:rFonts w:hint="eastAsia"/>
            <w:sz w:val="22"/>
            <w:szCs w:val="22"/>
            <w:lang w:val="en"/>
          </w:rPr>
          <w:t xml:space="preserve"> of 48</w:t>
        </w:r>
      </w:ins>
      <w:del w:id="6896" w:author="t_竹沢 公佑" w:date="2019-10-05T11:53:00Z">
        <w:r w:rsidDel="00433CA5">
          <w:rPr>
            <w:sz w:val="22"/>
            <w:szCs w:val="22"/>
            <w:lang w:val="en"/>
          </w:rPr>
          <w:delText>the 48-aligned</w:delText>
        </w:r>
      </w:del>
      <w:r>
        <w:rPr>
          <w:sz w:val="22"/>
          <w:szCs w:val="22"/>
          <w:lang w:val="en"/>
        </w:rPr>
        <w:t xml:space="preserve">, it </w:t>
      </w:r>
      <w:ins w:id="6897" w:author="t_竹沢 公佑" w:date="2019-10-05T11:54:00Z">
        <w:r w:rsidR="00433CA5">
          <w:rPr>
            <w:rFonts w:hint="eastAsia"/>
            <w:sz w:val="22"/>
            <w:szCs w:val="22"/>
            <w:lang w:val="en"/>
          </w:rPr>
          <w:t xml:space="preserve">is </w:t>
        </w:r>
      </w:ins>
      <w:del w:id="6898" w:author="t_竹沢 公佑" w:date="2019-10-05T11:54:00Z">
        <w:r w:rsidDel="00433CA5">
          <w:rPr>
            <w:rFonts w:hint="eastAsia"/>
            <w:sz w:val="22"/>
            <w:szCs w:val="22"/>
          </w:rPr>
          <w:delText xml:space="preserve">is </w:delText>
        </w:r>
      </w:del>
      <w:r>
        <w:rPr>
          <w:sz w:val="22"/>
          <w:szCs w:val="22"/>
          <w:lang w:val="en"/>
        </w:rPr>
        <w:t>rounded up</w:t>
      </w:r>
      <w:del w:id="6899" w:author="t_竹沢 公佑" w:date="2019-10-05T11:54:00Z">
        <w:r w:rsidDel="00433CA5">
          <w:rPr>
            <w:sz w:val="22"/>
            <w:szCs w:val="22"/>
            <w:lang w:val="en"/>
          </w:rPr>
          <w:delText xml:space="preserve"> </w:delText>
        </w:r>
      </w:del>
      <w:ins w:id="6900" w:author="t_竹沢 公佑" w:date="2019-10-05T11:54:00Z">
        <w:r w:rsidR="00433CA5">
          <w:rPr>
            <w:rFonts w:hint="eastAsia"/>
            <w:sz w:val="22"/>
            <w:szCs w:val="22"/>
            <w:lang w:val="en"/>
          </w:rPr>
          <w:t xml:space="preserve"> </w:t>
        </w:r>
      </w:ins>
    </w:p>
    <w:p w:rsidR="007F2F9D" w:rsidRDefault="00433CA5">
      <w:pPr>
        <w:spacing w:line="0" w:lineRule="atLeast"/>
        <w:ind w:leftChars="295" w:left="708" w:right="1020" w:firstLine="131"/>
        <w:rPr>
          <w:rFonts w:cs="ＭＳ ゴシック"/>
          <w:sz w:val="22"/>
          <w:szCs w:val="22"/>
          <w:lang w:val="en"/>
        </w:rPr>
        <w:pPrChange w:id="6901" w:author="t_竹沢 公佑" w:date="2019-10-05T11:55:00Z">
          <w:pPr>
            <w:spacing w:line="0" w:lineRule="atLeast"/>
            <w:ind w:left="709" w:right="1020" w:firstLineChars="64" w:firstLine="141"/>
          </w:pPr>
        </w:pPrChange>
      </w:pPr>
      <w:ins w:id="6902" w:author="t_竹沢 公佑" w:date="2019-10-05T11:54:00Z">
        <w:r>
          <w:rPr>
            <w:rFonts w:hint="eastAsia"/>
            <w:sz w:val="22"/>
            <w:szCs w:val="22"/>
            <w:lang w:val="en"/>
          </w:rPr>
          <w:t>a multiple of 48</w:t>
        </w:r>
      </w:ins>
      <w:del w:id="6903" w:author="t_竹沢 公佑" w:date="2019-10-05T11:54:00Z">
        <w:r w:rsidR="00DF1C7C" w:rsidDel="00433CA5">
          <w:rPr>
            <w:sz w:val="22"/>
            <w:szCs w:val="22"/>
            <w:lang w:val="en"/>
          </w:rPr>
          <w:delText>in forced 48 aligned</w:delText>
        </w:r>
      </w:del>
      <w:r w:rsidR="00DF1C7C">
        <w:rPr>
          <w:sz w:val="22"/>
          <w:szCs w:val="22"/>
          <w:lang w:val="en"/>
        </w:rPr>
        <w:t>.</w:t>
      </w:r>
      <w:r w:rsidR="00DF1C7C">
        <w:rPr>
          <w:rFonts w:hint="eastAsia"/>
          <w:sz w:val="22"/>
          <w:szCs w:val="22"/>
          <w:lang w:val="en"/>
        </w:rPr>
        <w:t xml:space="preserve"> </w:t>
      </w:r>
      <w:r w:rsidR="00DF1C7C">
        <w:rPr>
          <w:rFonts w:cs="ＭＳ ゴシック"/>
          <w:sz w:val="22"/>
          <w:szCs w:val="22"/>
          <w:lang w:val="en"/>
        </w:rPr>
        <w:t xml:space="preserve">If </w:t>
      </w:r>
      <w:r w:rsidR="00DF1C7C">
        <w:rPr>
          <w:rFonts w:cs="ＭＳ ゴシック" w:hint="eastAsia"/>
          <w:sz w:val="22"/>
          <w:szCs w:val="22"/>
        </w:rPr>
        <w:t xml:space="preserve">it is </w:t>
      </w:r>
      <w:r w:rsidR="00DF1C7C">
        <w:rPr>
          <w:rFonts w:cs="ＭＳ ゴシック"/>
          <w:sz w:val="22"/>
          <w:szCs w:val="22"/>
          <w:lang w:val="en"/>
        </w:rPr>
        <w:t>less than 48, it is set to 48.</w:t>
      </w:r>
    </w:p>
    <w:p w:rsidR="00DF1C7C" w:rsidRPr="00F0773B" w:rsidRDefault="00535FE6" w:rsidP="005038B9">
      <w:pPr>
        <w:spacing w:line="0" w:lineRule="atLeast"/>
        <w:ind w:left="709" w:right="425" w:firstLineChars="64" w:firstLine="141"/>
        <w:rPr>
          <w:rFonts w:cs="ＭＳ ゴシック"/>
          <w:sz w:val="22"/>
          <w:szCs w:val="22"/>
          <w:lang w:val="en"/>
        </w:rPr>
      </w:pPr>
      <w:r w:rsidRPr="005038B9">
        <w:rPr>
          <w:rFonts w:hint="eastAsia"/>
          <w:sz w:val="22"/>
          <w:szCs w:val="22"/>
          <w:lang w:val="en"/>
        </w:rPr>
        <w:t>The maximum size is 144,000,000. if you set the larger value, the size is set to</w:t>
      </w:r>
      <w:r w:rsidR="007F2F9D">
        <w:rPr>
          <w:rFonts w:hint="eastAsia"/>
          <w:sz w:val="22"/>
          <w:szCs w:val="22"/>
          <w:lang w:val="en"/>
        </w:rPr>
        <w:t xml:space="preserve"> </w:t>
      </w:r>
      <w:r w:rsidRPr="005038B9">
        <w:rPr>
          <w:rFonts w:hint="eastAsia"/>
          <w:sz w:val="22"/>
          <w:szCs w:val="22"/>
          <w:lang w:val="en"/>
        </w:rPr>
        <w:t>144,000,000.</w:t>
      </w:r>
    </w:p>
    <w:p w:rsidR="00DF1C7C" w:rsidRDefault="00DF1C7C">
      <w:pPr>
        <w:spacing w:line="0" w:lineRule="atLeast"/>
        <w:ind w:left="840" w:right="1020"/>
        <w:rPr>
          <w:iCs/>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【Return】</w:t>
      </w:r>
    </w:p>
    <w:p w:rsidR="00DF1C7C" w:rsidRDefault="00DF1C7C">
      <w:pPr>
        <w:spacing w:line="0" w:lineRule="atLeast"/>
        <w:ind w:right="1020" w:firstLineChars="200" w:firstLine="440"/>
        <w:rPr>
          <w:bCs/>
          <w:sz w:val="22"/>
          <w:szCs w:val="22"/>
        </w:rPr>
      </w:pPr>
      <w:del w:id="6904" w:author="t_竹沢 公佑" w:date="2019-10-05T11:55:00Z">
        <w:r w:rsidDel="00433CA5">
          <w:rPr>
            <w:rFonts w:hint="eastAsia"/>
            <w:bCs/>
            <w:sz w:val="22"/>
            <w:szCs w:val="22"/>
          </w:rPr>
          <w:delText xml:space="preserve">If it is success, </w:delText>
        </w:r>
      </w:del>
      <w:r>
        <w:rPr>
          <w:rFonts w:hint="eastAsia"/>
          <w:bCs/>
          <w:sz w:val="22"/>
          <w:szCs w:val="22"/>
        </w:rPr>
        <w:t xml:space="preserve">0 </w:t>
      </w:r>
      <w:r>
        <w:rPr>
          <w:bCs/>
          <w:sz w:val="22"/>
          <w:szCs w:val="22"/>
        </w:rPr>
        <w:t>is returne</w:t>
      </w:r>
      <w:r>
        <w:rPr>
          <w:rFonts w:hint="eastAsia"/>
          <w:bCs/>
          <w:sz w:val="22"/>
          <w:szCs w:val="22"/>
        </w:rPr>
        <w:t>d</w:t>
      </w:r>
      <w:r>
        <w:rPr>
          <w:bCs/>
          <w:sz w:val="22"/>
          <w:szCs w:val="22"/>
        </w:rPr>
        <w:t>.</w:t>
      </w:r>
      <w:ins w:id="6905" w:author="t_竹沢 公佑" w:date="2019-09-16T19:07:00Z">
        <w:r w:rsidR="00205210" w:rsidDel="00205210">
          <w:rPr>
            <w:bCs/>
            <w:sz w:val="22"/>
            <w:szCs w:val="22"/>
          </w:rPr>
          <w:t xml:space="preserve"> </w:t>
        </w:r>
      </w:ins>
      <w:del w:id="6906" w:author="t_竹沢 公佑" w:date="2019-09-16T19:07:00Z">
        <w:r w:rsidDel="00205210">
          <w:rPr>
            <w:bCs/>
            <w:sz w:val="22"/>
            <w:szCs w:val="22"/>
          </w:rPr>
          <w:delText xml:space="preserve">　</w:delText>
        </w:r>
      </w:del>
      <w:ins w:id="6907" w:author="t_竹沢 公佑" w:date="2019-09-16T19:07:00Z">
        <w:r w:rsidR="00205210">
          <w:rPr>
            <w:rFonts w:hint="eastAsia"/>
            <w:bCs/>
            <w:sz w:val="22"/>
            <w:szCs w:val="22"/>
          </w:rPr>
          <w:t>I</w:t>
        </w:r>
      </w:ins>
      <w:del w:id="6908" w:author="t_竹沢 公佑" w:date="2019-09-16T19:07:00Z">
        <w:r w:rsidDel="00205210">
          <w:rPr>
            <w:bCs/>
            <w:sz w:val="22"/>
            <w:szCs w:val="22"/>
          </w:rPr>
          <w:delText>i</w:delText>
        </w:r>
      </w:del>
      <w:r>
        <w:rPr>
          <w:bCs/>
          <w:sz w:val="22"/>
          <w:szCs w:val="22"/>
        </w:rPr>
        <w:t xml:space="preserve">f </w:t>
      </w:r>
      <w:r>
        <w:rPr>
          <w:rFonts w:hint="eastAsia"/>
          <w:bCs/>
          <w:sz w:val="22"/>
          <w:szCs w:val="22"/>
        </w:rPr>
        <w:t xml:space="preserve">an </w:t>
      </w:r>
      <w:r>
        <w:rPr>
          <w:bCs/>
          <w:sz w:val="22"/>
          <w:szCs w:val="22"/>
        </w:rPr>
        <w:t>error　occur</w:t>
      </w:r>
      <w:r>
        <w:rPr>
          <w:rFonts w:hint="eastAsia"/>
          <w:bCs/>
          <w:sz w:val="22"/>
          <w:szCs w:val="22"/>
        </w:rPr>
        <w:t>s</w:t>
      </w:r>
      <w:r w:rsidR="00121762">
        <w:rPr>
          <w:bCs/>
          <w:sz w:val="22"/>
          <w:szCs w:val="22"/>
        </w:rPr>
        <w:t>, -1 is returned</w:t>
      </w:r>
      <w:r w:rsidR="00121762">
        <w:rPr>
          <w:rFonts w:hint="eastAsia"/>
          <w:bCs/>
          <w:sz w:val="22"/>
          <w:szCs w:val="22"/>
        </w:rPr>
        <w:t xml:space="preserve"> </w:t>
      </w:r>
      <w:r w:rsidR="00121762" w:rsidRPr="00121762">
        <w:rPr>
          <w:bCs/>
          <w:sz w:val="22"/>
          <w:szCs w:val="22"/>
        </w:rPr>
        <w:t>in which case</w:t>
      </w:r>
      <w:del w:id="6909" w:author="t_竹沢 公佑" w:date="2019-10-05T11:56:00Z">
        <w:r w:rsidR="00121762" w:rsidRPr="00121762" w:rsidDel="00433CA5">
          <w:rPr>
            <w:bCs/>
            <w:sz w:val="22"/>
            <w:szCs w:val="22"/>
          </w:rPr>
          <w:delText>,</w:delText>
        </w:r>
      </w:del>
      <w:r w:rsidR="00121762" w:rsidRPr="00121762">
        <w:rPr>
          <w:bCs/>
          <w:sz w:val="22"/>
          <w:szCs w:val="22"/>
        </w:rPr>
        <w:t xml:space="preserve"> errno is set.</w:t>
      </w:r>
    </w:p>
    <w:p w:rsidR="0022235B" w:rsidRDefault="0022235B" w:rsidP="00B71974">
      <w:pPr>
        <w:spacing w:line="0" w:lineRule="atLeast"/>
        <w:ind w:right="1020" w:firstLineChars="50" w:firstLine="110"/>
        <w:rPr>
          <w:b/>
          <w:sz w:val="22"/>
          <w:szCs w:val="22"/>
        </w:rPr>
      </w:pPr>
    </w:p>
    <w:p w:rsidR="00B71974" w:rsidRDefault="00B71974" w:rsidP="00B71974">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ins w:id="6910" w:author="t_竹沢 公佑" w:date="2019-09-18T13:24:00Z"/>
          <w:bCs/>
          <w:sz w:val="22"/>
          <w:szCs w:val="22"/>
        </w:rPr>
      </w:pPr>
      <w:r w:rsidRPr="00121762">
        <w:rPr>
          <w:bCs/>
          <w:sz w:val="22"/>
          <w:szCs w:val="22"/>
        </w:rPr>
        <w:t>This command can fail with the following errors.</w:t>
      </w:r>
    </w:p>
    <w:p w:rsidR="00E81ADD" w:rsidRPr="00E81ADD" w:rsidRDefault="00E81ADD" w:rsidP="00E81ADD">
      <w:pPr>
        <w:spacing w:line="0" w:lineRule="atLeast"/>
        <w:ind w:right="1020" w:firstLineChars="200" w:firstLine="440"/>
        <w:rPr>
          <w:ins w:id="6911" w:author="t_竹沢 公佑" w:date="2019-09-18T13:24:00Z"/>
          <w:bCs/>
          <w:sz w:val="22"/>
          <w:szCs w:val="22"/>
        </w:rPr>
      </w:pPr>
      <w:ins w:id="6912" w:author="t_竹沢 公佑" w:date="2019-09-18T13:24:00Z">
        <w:r w:rsidRPr="00E81ADD">
          <w:rPr>
            <w:bCs/>
            <w:sz w:val="22"/>
            <w:szCs w:val="22"/>
          </w:rPr>
          <w:t>EINVAL (driver version 2.0.3 or later)</w:t>
        </w:r>
      </w:ins>
    </w:p>
    <w:p w:rsidR="00E81ADD" w:rsidRPr="00E81ADD" w:rsidRDefault="00433CA5" w:rsidP="00E81ADD">
      <w:pPr>
        <w:spacing w:line="0" w:lineRule="atLeast"/>
        <w:ind w:right="1020" w:firstLineChars="200" w:firstLine="440"/>
        <w:rPr>
          <w:ins w:id="6913" w:author="t_竹沢 公佑" w:date="2019-09-18T13:24:00Z"/>
          <w:bCs/>
          <w:sz w:val="22"/>
          <w:szCs w:val="22"/>
        </w:rPr>
      </w:pPr>
      <w:ins w:id="6914" w:author="t_竹沢 公佑" w:date="2019-09-18T13:24:00Z">
        <w:r>
          <w:rPr>
            <w:bCs/>
            <w:sz w:val="22"/>
            <w:szCs w:val="22"/>
          </w:rPr>
          <w:t xml:space="preserve">  When</w:t>
        </w:r>
      </w:ins>
      <w:ins w:id="6915" w:author="t_竹沢 公佑" w:date="2019-10-05T11:56:00Z">
        <w:r>
          <w:rPr>
            <w:rFonts w:hint="eastAsia"/>
            <w:bCs/>
            <w:sz w:val="22"/>
            <w:szCs w:val="22"/>
          </w:rPr>
          <w:t xml:space="preserve"> you don</w:t>
        </w:r>
        <w:r>
          <w:rPr>
            <w:bCs/>
            <w:sz w:val="22"/>
            <w:szCs w:val="22"/>
          </w:rPr>
          <w:t>’</w:t>
        </w:r>
        <w:r>
          <w:rPr>
            <w:rFonts w:hint="eastAsia"/>
            <w:bCs/>
            <w:sz w:val="22"/>
            <w:szCs w:val="22"/>
          </w:rPr>
          <w:t>t open the device file with O_RDWR flag</w:t>
        </w:r>
      </w:ins>
      <w:ins w:id="6916" w:author="t_竹沢 公佑" w:date="2019-09-18T13:24:00Z">
        <w:r>
          <w:rPr>
            <w:bCs/>
            <w:sz w:val="22"/>
            <w:szCs w:val="22"/>
          </w:rPr>
          <w:t>.</w:t>
        </w:r>
      </w:ins>
    </w:p>
    <w:p w:rsidR="00E81ADD" w:rsidRPr="00E81ADD" w:rsidRDefault="00E81ADD" w:rsidP="00E81ADD">
      <w:pPr>
        <w:spacing w:line="0" w:lineRule="atLeast"/>
        <w:ind w:right="1020" w:firstLineChars="200" w:firstLine="440"/>
        <w:rPr>
          <w:ins w:id="6917" w:author="t_竹沢 公佑" w:date="2019-09-18T13:24:00Z"/>
          <w:bCs/>
          <w:sz w:val="22"/>
          <w:szCs w:val="22"/>
        </w:rPr>
      </w:pPr>
      <w:ins w:id="6918" w:author="t_竹沢 公佑" w:date="2019-09-18T13:24:00Z">
        <w:r w:rsidRPr="00E81ADD">
          <w:rPr>
            <w:bCs/>
            <w:sz w:val="22"/>
            <w:szCs w:val="22"/>
          </w:rPr>
          <w:t xml:space="preserve">  If you application opened device file with other than O_RD</w:t>
        </w:r>
      </w:ins>
      <w:ins w:id="6919" w:author="t_竹沢 公佑" w:date="2019-10-05T11:59:00Z">
        <w:r w:rsidR="00433CA5">
          <w:rPr>
            <w:rFonts w:hint="eastAsia"/>
            <w:bCs/>
            <w:sz w:val="22"/>
            <w:szCs w:val="22"/>
          </w:rPr>
          <w:t>WR</w:t>
        </w:r>
      </w:ins>
      <w:ins w:id="6920" w:author="t_竹沢 公佑" w:date="2019-09-18T13:24:00Z">
        <w:r w:rsidRPr="00E81ADD">
          <w:rPr>
            <w:bCs/>
            <w:sz w:val="22"/>
            <w:szCs w:val="22"/>
          </w:rPr>
          <w:t xml:space="preserve"> flag,</w:t>
        </w:r>
      </w:ins>
    </w:p>
    <w:p w:rsidR="00E81ADD" w:rsidRPr="00E81ADD" w:rsidRDefault="00E81ADD" w:rsidP="00E81ADD">
      <w:pPr>
        <w:spacing w:line="0" w:lineRule="atLeast"/>
        <w:ind w:right="1020" w:firstLineChars="200" w:firstLine="440"/>
        <w:rPr>
          <w:ins w:id="6921" w:author="t_竹沢 公佑" w:date="2019-09-18T13:24:00Z"/>
          <w:bCs/>
          <w:sz w:val="22"/>
          <w:szCs w:val="22"/>
        </w:rPr>
      </w:pPr>
      <w:ins w:id="6922" w:author="t_竹沢 公佑" w:date="2019-09-18T13:24:00Z">
        <w:r w:rsidRPr="00E81ADD">
          <w:rPr>
            <w:bCs/>
            <w:sz w:val="22"/>
            <w:szCs w:val="22"/>
          </w:rPr>
          <w:t xml:space="preserve">  please op</w:t>
        </w:r>
        <w:r w:rsidR="00433CA5">
          <w:rPr>
            <w:bCs/>
            <w:sz w:val="22"/>
            <w:szCs w:val="22"/>
          </w:rPr>
          <w:t>en device file with the O_RD</w:t>
        </w:r>
      </w:ins>
      <w:ins w:id="6923" w:author="t_竹沢 公佑" w:date="2019-10-05T11:59:00Z">
        <w:r w:rsidR="00433CA5">
          <w:rPr>
            <w:rFonts w:hint="eastAsia"/>
            <w:bCs/>
            <w:sz w:val="22"/>
            <w:szCs w:val="22"/>
          </w:rPr>
          <w:t>WR</w:t>
        </w:r>
      </w:ins>
      <w:ins w:id="6924" w:author="t_竹沢 公佑" w:date="2019-09-18T13:24:00Z">
        <w:r w:rsidRPr="00E81ADD">
          <w:rPr>
            <w:bCs/>
            <w:sz w:val="22"/>
            <w:szCs w:val="22"/>
          </w:rPr>
          <w:t xml:space="preserve"> flag. </w:t>
        </w:r>
      </w:ins>
    </w:p>
    <w:p w:rsidR="00E81ADD" w:rsidRPr="00E81ADD" w:rsidRDefault="00E81ADD" w:rsidP="00E81ADD">
      <w:pPr>
        <w:spacing w:line="0" w:lineRule="atLeast"/>
        <w:ind w:right="1020" w:firstLineChars="200" w:firstLine="440"/>
        <w:rPr>
          <w:ins w:id="6925" w:author="t_竹沢 公佑" w:date="2019-09-18T13:24:00Z"/>
          <w:bCs/>
          <w:sz w:val="22"/>
          <w:szCs w:val="22"/>
        </w:rPr>
      </w:pPr>
      <w:ins w:id="6926" w:author="t_竹沢 公佑" w:date="2019-09-18T13:24:00Z">
        <w:r w:rsidRPr="00E81ADD">
          <w:rPr>
            <w:bCs/>
            <w:sz w:val="22"/>
            <w:szCs w:val="22"/>
          </w:rPr>
          <w:t>EAGAIN (driver version 2.0.3 or later)</w:t>
        </w:r>
      </w:ins>
    </w:p>
    <w:p w:rsidR="00E81ADD" w:rsidRPr="00E81ADD" w:rsidRDefault="00E81ADD" w:rsidP="00E81ADD">
      <w:pPr>
        <w:spacing w:line="0" w:lineRule="atLeast"/>
        <w:ind w:right="1020" w:firstLineChars="200" w:firstLine="440"/>
        <w:rPr>
          <w:ins w:id="6927" w:author="t_竹沢 公佑" w:date="2019-09-18T13:24:00Z"/>
          <w:bCs/>
          <w:sz w:val="22"/>
          <w:szCs w:val="22"/>
        </w:rPr>
      </w:pPr>
      <w:ins w:id="6928" w:author="t_竹沢 公佑" w:date="2019-09-18T13:24:00Z">
        <w:r w:rsidRPr="00E81ADD">
          <w:rPr>
            <w:bCs/>
            <w:sz w:val="22"/>
            <w:szCs w:val="22"/>
          </w:rPr>
          <w:t xml:space="preserve">  When </w:t>
        </w:r>
      </w:ins>
      <w:ins w:id="6929" w:author="t_竹沢 公佑" w:date="2019-10-05T11:57:00Z">
        <w:r w:rsidR="00433CA5">
          <w:rPr>
            <w:rFonts w:hint="eastAsia"/>
            <w:bCs/>
            <w:sz w:val="22"/>
            <w:szCs w:val="22"/>
          </w:rPr>
          <w:t xml:space="preserve">this command </w:t>
        </w:r>
      </w:ins>
      <w:ins w:id="6930" w:author="t_竹沢 公佑" w:date="2019-09-18T13:24:00Z">
        <w:r w:rsidRPr="00E81ADD">
          <w:rPr>
            <w:bCs/>
            <w:sz w:val="22"/>
            <w:szCs w:val="22"/>
          </w:rPr>
          <w:t>detect</w:t>
        </w:r>
      </w:ins>
      <w:ins w:id="6931" w:author="t_竹沢 公佑" w:date="2019-10-05T11:57:00Z">
        <w:r w:rsidR="00433CA5">
          <w:rPr>
            <w:rFonts w:hint="eastAsia"/>
            <w:bCs/>
            <w:sz w:val="22"/>
            <w:szCs w:val="22"/>
          </w:rPr>
          <w:t>s an</w:t>
        </w:r>
      </w:ins>
      <w:ins w:id="6932" w:author="t_竹沢 公佑" w:date="2019-09-18T13:24:00Z">
        <w:r w:rsidRPr="00E81ADD">
          <w:rPr>
            <w:bCs/>
            <w:sz w:val="22"/>
            <w:szCs w:val="22"/>
          </w:rPr>
          <w:t xml:space="preserve"> illegal sequence. </w:t>
        </w:r>
      </w:ins>
    </w:p>
    <w:p w:rsidR="00E81ADD" w:rsidRPr="00E81ADD" w:rsidRDefault="00E81ADD" w:rsidP="00E81ADD">
      <w:pPr>
        <w:spacing w:line="0" w:lineRule="atLeast"/>
        <w:ind w:right="1020" w:firstLineChars="200" w:firstLine="440"/>
        <w:rPr>
          <w:ins w:id="6933" w:author="t_竹沢 公佑" w:date="2019-09-18T13:24:00Z"/>
          <w:bCs/>
          <w:sz w:val="22"/>
          <w:szCs w:val="22"/>
        </w:rPr>
      </w:pPr>
      <w:ins w:id="6934" w:author="t_竹沢 公佑" w:date="2019-09-18T13:24:00Z">
        <w:r w:rsidRPr="00E81ADD">
          <w:rPr>
            <w:bCs/>
            <w:sz w:val="22"/>
            <w:szCs w:val="22"/>
          </w:rPr>
          <w:t xml:space="preserve">  Mmap is not called before calling this API.</w:t>
        </w:r>
      </w:ins>
    </w:p>
    <w:p w:rsidR="00E81ADD" w:rsidRPr="00E81ADD" w:rsidRDefault="00E81ADD" w:rsidP="00E81ADD">
      <w:pPr>
        <w:spacing w:line="0" w:lineRule="atLeast"/>
        <w:ind w:right="1020" w:firstLineChars="200" w:firstLine="440"/>
        <w:rPr>
          <w:ins w:id="6935" w:author="t_竹沢 公佑" w:date="2019-09-18T13:24:00Z"/>
          <w:bCs/>
          <w:sz w:val="22"/>
          <w:szCs w:val="22"/>
        </w:rPr>
      </w:pPr>
      <w:ins w:id="6936" w:author="t_竹沢 公佑" w:date="2019-09-18T13:24:00Z">
        <w:r w:rsidRPr="00E81ADD">
          <w:rPr>
            <w:bCs/>
            <w:sz w:val="22"/>
            <w:szCs w:val="22"/>
          </w:rPr>
          <w:t>EBUSY (driver version 2.0.3 or later)</w:t>
        </w:r>
      </w:ins>
    </w:p>
    <w:p w:rsidR="00E81ADD" w:rsidRPr="00E81ADD" w:rsidRDefault="00E81ADD" w:rsidP="00E81ADD">
      <w:pPr>
        <w:spacing w:line="0" w:lineRule="atLeast"/>
        <w:ind w:right="1020" w:firstLineChars="200" w:firstLine="440"/>
        <w:rPr>
          <w:ins w:id="6937" w:author="t_竹沢 公佑" w:date="2019-09-18T13:24:00Z"/>
          <w:bCs/>
          <w:sz w:val="22"/>
          <w:szCs w:val="22"/>
        </w:rPr>
      </w:pPr>
      <w:ins w:id="6938" w:author="t_竹沢 公佑" w:date="2019-09-18T13:24:00Z">
        <w:r w:rsidRPr="00E81ADD">
          <w:rPr>
            <w:bCs/>
            <w:sz w:val="22"/>
            <w:szCs w:val="22"/>
          </w:rPr>
          <w:t xml:space="preserve">  When the resource busy.</w:t>
        </w:r>
      </w:ins>
    </w:p>
    <w:p w:rsidR="00E81ADD" w:rsidRPr="00E81ADD" w:rsidRDefault="00E81ADD" w:rsidP="00E81ADD">
      <w:pPr>
        <w:spacing w:line="0" w:lineRule="atLeast"/>
        <w:ind w:right="1020" w:firstLineChars="200" w:firstLine="440"/>
        <w:rPr>
          <w:ins w:id="6939" w:author="t_竹沢 公佑" w:date="2019-09-18T13:24:00Z"/>
          <w:bCs/>
          <w:sz w:val="22"/>
          <w:szCs w:val="22"/>
        </w:rPr>
      </w:pPr>
      <w:ins w:id="6940" w:author="t_竹沢 公佑" w:date="2019-09-18T13:24:00Z">
        <w:r w:rsidRPr="00E81ADD">
          <w:rPr>
            <w:bCs/>
            <w:sz w:val="22"/>
            <w:szCs w:val="22"/>
          </w:rPr>
          <w:t xml:space="preserve">  The device has already started sending data process.</w:t>
        </w:r>
      </w:ins>
    </w:p>
    <w:p w:rsidR="00E81ADD" w:rsidDel="00E81ADD" w:rsidRDefault="00E81ADD">
      <w:pPr>
        <w:spacing w:line="0" w:lineRule="atLeast"/>
        <w:ind w:right="1020"/>
        <w:rPr>
          <w:del w:id="6941" w:author="t_竹沢 公佑" w:date="2019-09-18T13:24:00Z"/>
          <w:bCs/>
          <w:sz w:val="22"/>
          <w:szCs w:val="22"/>
        </w:rPr>
        <w:pPrChange w:id="6942" w:author="t_竹沢 公佑" w:date="2019-09-18T13:24:00Z">
          <w:pPr>
            <w:spacing w:line="0" w:lineRule="atLeast"/>
            <w:ind w:right="1020" w:firstLineChars="200" w:firstLine="440"/>
          </w:pPr>
        </w:pPrChange>
      </w:pPr>
    </w:p>
    <w:p w:rsidR="002F4B31" w:rsidRPr="00DD66ED" w:rsidRDefault="002F4B31">
      <w:pPr>
        <w:spacing w:line="0" w:lineRule="atLeast"/>
        <w:ind w:right="1020"/>
        <w:rPr>
          <w:ins w:id="6943" w:author="t_竹沢 公佑" w:date="2019-09-09T18:40:00Z"/>
          <w:bCs/>
          <w:sz w:val="22"/>
          <w:szCs w:val="22"/>
        </w:rPr>
        <w:pPrChange w:id="6944" w:author="t_竹沢 公佑" w:date="2019-09-18T13:24:00Z">
          <w:pPr>
            <w:spacing w:line="0" w:lineRule="atLeast"/>
            <w:ind w:right="1020" w:firstLineChars="50" w:firstLine="110"/>
          </w:pPr>
        </w:pPrChange>
      </w:pPr>
    </w:p>
    <w:p w:rsidR="00B71974" w:rsidDel="00160C3B" w:rsidRDefault="00B71974" w:rsidP="00B71974">
      <w:pPr>
        <w:spacing w:line="0" w:lineRule="atLeast"/>
        <w:ind w:right="1020" w:firstLineChars="200" w:firstLine="440"/>
        <w:rPr>
          <w:del w:id="6945" w:author="t_竹沢 公佑" w:date="2019-09-09T18:40:00Z"/>
          <w:bCs/>
          <w:sz w:val="22"/>
          <w:szCs w:val="22"/>
        </w:rPr>
      </w:pPr>
      <w:del w:id="6946" w:author="t_竹沢 公佑" w:date="2019-09-09T18:40:00Z">
        <w:r w:rsidDel="00160C3B">
          <w:rPr>
            <w:rFonts w:hint="eastAsia"/>
            <w:bCs/>
            <w:sz w:val="22"/>
            <w:szCs w:val="22"/>
          </w:rPr>
          <w:delText>EIO</w:delText>
        </w:r>
      </w:del>
    </w:p>
    <w:p w:rsidR="00B71974" w:rsidDel="00160C3B" w:rsidRDefault="00B71974" w:rsidP="00B71974">
      <w:pPr>
        <w:spacing w:line="0" w:lineRule="atLeast"/>
        <w:ind w:right="1020" w:firstLineChars="200" w:firstLine="440"/>
        <w:rPr>
          <w:del w:id="6947" w:author="t_竹沢 公佑" w:date="2019-09-09T18:40:00Z"/>
          <w:bCs/>
          <w:sz w:val="22"/>
          <w:szCs w:val="22"/>
        </w:rPr>
      </w:pPr>
      <w:del w:id="6948" w:author="t_竹沢 公佑" w:date="2019-09-09T18:40:00Z">
        <w:r w:rsidDel="00160C3B">
          <w:rPr>
            <w:rFonts w:hint="eastAsia"/>
            <w:bCs/>
            <w:sz w:val="22"/>
            <w:szCs w:val="22"/>
          </w:rPr>
          <w:delText xml:space="preserve">  When fail to read or write internal register.</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Del="00E3271A" w:rsidRDefault="00E31FC8" w:rsidP="00596636">
      <w:pPr>
        <w:spacing w:line="0" w:lineRule="atLeast"/>
        <w:ind w:right="1020" w:firstLineChars="200" w:firstLine="440"/>
        <w:rPr>
          <w:del w:id="6949" w:author="t_竹沢 公佑" w:date="2019-09-10T16:34:00Z"/>
          <w:bCs/>
          <w:sz w:val="22"/>
          <w:szCs w:val="22"/>
        </w:rPr>
      </w:pPr>
      <w:del w:id="6950" w:author="t_竹沢 公佑" w:date="2019-09-10T16:34:00Z">
        <w:r w:rsidDel="00E3271A">
          <w:rPr>
            <w:rFonts w:hint="eastAsia"/>
            <w:bCs/>
            <w:sz w:val="22"/>
            <w:szCs w:val="22"/>
          </w:rPr>
          <w:delText>S</w:delText>
        </w:r>
        <w:r w:rsidR="00596636" w:rsidRPr="00596636" w:rsidDel="00E3271A">
          <w:rPr>
            <w:bCs/>
            <w:sz w:val="22"/>
            <w:szCs w:val="22"/>
          </w:rPr>
          <w:delText>ynchronous</w:delText>
        </w:r>
      </w:del>
    </w:p>
    <w:p w:rsidR="00B87886" w:rsidDel="00E3271A" w:rsidRDefault="00B87886" w:rsidP="00B87886">
      <w:pPr>
        <w:spacing w:line="0" w:lineRule="atLeast"/>
        <w:ind w:right="1020" w:firstLineChars="200" w:firstLine="440"/>
        <w:rPr>
          <w:ins w:id="6951" w:author="s_佐野 光" w:date="2019-08-20T15:21:00Z"/>
          <w:del w:id="6952" w:author="t_竹沢 公佑" w:date="2019-09-10T16:34:00Z"/>
          <w:bCs/>
          <w:sz w:val="22"/>
          <w:szCs w:val="22"/>
        </w:rPr>
      </w:pPr>
      <w:ins w:id="6953" w:author="s_佐野 光" w:date="2019-08-20T15:21:00Z">
        <w:del w:id="6954" w:author="t_竹沢 公佑" w:date="2019-09-10T16:34:00Z">
          <w:r w:rsidDel="00E3271A">
            <w:rPr>
              <w:rFonts w:hint="eastAsia"/>
              <w:bCs/>
              <w:sz w:val="22"/>
              <w:szCs w:val="22"/>
            </w:rPr>
            <w:delText xml:space="preserve">*There is no FPGA access. </w:delText>
          </w:r>
          <w:r w:rsidDel="00E3271A">
            <w:rPr>
              <w:bCs/>
              <w:sz w:val="22"/>
              <w:szCs w:val="22"/>
            </w:rPr>
            <w:delText>I</w:delText>
          </w:r>
          <w:r w:rsidR="006B43AD" w:rsidDel="00E3271A">
            <w:rPr>
              <w:rFonts w:hint="eastAsia"/>
              <w:bCs/>
              <w:sz w:val="22"/>
              <w:szCs w:val="22"/>
            </w:rPr>
            <w:delText xml:space="preserve">t only operates variables </w:delText>
          </w:r>
        </w:del>
      </w:ins>
      <w:ins w:id="6955" w:author="s_佐野 光" w:date="2019-08-21T10:38:00Z">
        <w:del w:id="6956" w:author="t_竹沢 公佑" w:date="2019-09-10T16:34:00Z">
          <w:r w:rsidR="006B43AD" w:rsidDel="00E3271A">
            <w:rPr>
              <w:rFonts w:hint="eastAsia"/>
              <w:bCs/>
              <w:sz w:val="22"/>
              <w:szCs w:val="22"/>
            </w:rPr>
            <w:delText>in</w:delText>
          </w:r>
        </w:del>
      </w:ins>
      <w:ins w:id="6957" w:author="s_佐野 光" w:date="2019-08-20T15:21:00Z">
        <w:del w:id="6958" w:author="t_竹沢 公佑" w:date="2019-09-10T16:34:00Z">
          <w:r w:rsidDel="00E3271A">
            <w:rPr>
              <w:rFonts w:hint="eastAsia"/>
              <w:bCs/>
              <w:sz w:val="22"/>
              <w:szCs w:val="22"/>
            </w:rPr>
            <w:delText xml:space="preserve"> the driver.</w:delText>
          </w:r>
        </w:del>
      </w:ins>
    </w:p>
    <w:p w:rsidR="00E3271A" w:rsidRDefault="00E3271A" w:rsidP="00E3271A">
      <w:pPr>
        <w:spacing w:line="0" w:lineRule="atLeast"/>
        <w:ind w:right="1020" w:firstLineChars="200" w:firstLine="440"/>
        <w:rPr>
          <w:ins w:id="6959" w:author="t_竹沢 公佑" w:date="2019-09-10T16:34:00Z"/>
          <w:bCs/>
          <w:sz w:val="22"/>
          <w:szCs w:val="22"/>
        </w:rPr>
      </w:pPr>
      <w:ins w:id="6960" w:author="t_竹沢 公佑" w:date="2019-09-10T16:34:00Z">
        <w:r>
          <w:rPr>
            <w:rFonts w:hint="eastAsia"/>
            <w:bCs/>
            <w:sz w:val="22"/>
            <w:szCs w:val="22"/>
          </w:rPr>
          <w:t>S</w:t>
        </w:r>
        <w:r w:rsidRPr="00596636">
          <w:rPr>
            <w:bCs/>
            <w:sz w:val="22"/>
            <w:szCs w:val="22"/>
          </w:rPr>
          <w:t>ynchronous</w:t>
        </w:r>
      </w:ins>
    </w:p>
    <w:p w:rsidR="00E3271A" w:rsidRDefault="00E3271A" w:rsidP="00E3271A">
      <w:pPr>
        <w:spacing w:line="0" w:lineRule="atLeast"/>
        <w:ind w:right="1020" w:firstLineChars="381" w:firstLine="838"/>
        <w:rPr>
          <w:ins w:id="6961" w:author="t_竹沢 公佑" w:date="2019-09-10T16:34:00Z"/>
          <w:bCs/>
          <w:sz w:val="22"/>
          <w:szCs w:val="22"/>
        </w:rPr>
      </w:pPr>
      <w:ins w:id="6962" w:author="t_竹沢 公佑" w:date="2019-09-10T16:34:00Z">
        <w:r>
          <w:rPr>
            <w:rFonts w:hint="eastAsia"/>
            <w:bCs/>
            <w:sz w:val="22"/>
            <w:szCs w:val="22"/>
          </w:rPr>
          <w:t xml:space="preserve">There is no FPGA access. </w:t>
        </w:r>
      </w:ins>
    </w:p>
    <w:p w:rsidR="00E3271A" w:rsidRPr="00B87886" w:rsidRDefault="00E3271A">
      <w:pPr>
        <w:spacing w:line="0" w:lineRule="atLeast"/>
        <w:ind w:right="1020"/>
        <w:rPr>
          <w:b/>
          <w:sz w:val="22"/>
          <w:szCs w:val="22"/>
        </w:rPr>
        <w:pPrChange w:id="6963" w:author="t_竹沢 公佑" w:date="2019-09-10T16:34:00Z">
          <w:pPr>
            <w:spacing w:line="0" w:lineRule="atLeast"/>
            <w:ind w:right="1020" w:firstLineChars="50" w:firstLine="110"/>
          </w:pPr>
        </w:pPrChange>
      </w:pPr>
    </w:p>
    <w:p w:rsidR="00DF1C7C" w:rsidRDefault="00DF1C7C">
      <w:pPr>
        <w:spacing w:line="0" w:lineRule="atLeast"/>
        <w:ind w:right="1020" w:firstLineChars="50" w:firstLine="110"/>
        <w:rPr>
          <w:b/>
          <w:sz w:val="22"/>
          <w:szCs w:val="22"/>
        </w:rPr>
      </w:pPr>
      <w:r>
        <w:rPr>
          <w:rFonts w:hint="eastAsia"/>
          <w:b/>
          <w:sz w:val="22"/>
          <w:szCs w:val="22"/>
        </w:rPr>
        <w:t>【Remarks】</w:t>
      </w:r>
    </w:p>
    <w:p w:rsidR="00DF1C7C" w:rsidRPr="00025319" w:rsidRDefault="00DF1C7C">
      <w:pPr>
        <w:spacing w:line="0" w:lineRule="atLeast"/>
        <w:ind w:leftChars="177" w:left="425" w:right="1020"/>
      </w:pPr>
      <w:r w:rsidRPr="00F0773B">
        <w:rPr>
          <w:sz w:val="22"/>
          <w:szCs w:val="22"/>
          <w:lang w:val="en"/>
        </w:rPr>
        <w:t xml:space="preserve">ioctl </w:t>
      </w:r>
      <w:del w:id="6964" w:author="t_竹沢 公佑" w:date="2019-10-05T11:57:00Z">
        <w:r w:rsidRPr="00F0773B" w:rsidDel="00433CA5">
          <w:rPr>
            <w:sz w:val="22"/>
            <w:szCs w:val="22"/>
            <w:lang w:val="en"/>
          </w:rPr>
          <w:delText xml:space="preserve">will </w:delText>
        </w:r>
      </w:del>
      <w:r w:rsidRPr="00F0773B">
        <w:rPr>
          <w:sz w:val="22"/>
          <w:szCs w:val="22"/>
          <w:lang w:val="en"/>
        </w:rPr>
        <w:t>return</w:t>
      </w:r>
      <w:ins w:id="6965" w:author="t_竹沢 公佑" w:date="2019-10-05T11:57:00Z">
        <w:r w:rsidR="00433CA5">
          <w:rPr>
            <w:rFonts w:hint="eastAsia"/>
            <w:sz w:val="22"/>
            <w:szCs w:val="22"/>
            <w:lang w:val="en"/>
          </w:rPr>
          <w:t>s</w:t>
        </w:r>
      </w:ins>
      <w:r w:rsidRPr="00F0773B">
        <w:rPr>
          <w:sz w:val="22"/>
          <w:szCs w:val="22"/>
          <w:lang w:val="en"/>
        </w:rPr>
        <w:t xml:space="preserve"> an error</w:t>
      </w:r>
      <w:r w:rsidRPr="00F0773B">
        <w:rPr>
          <w:rFonts w:hint="eastAsia"/>
          <w:sz w:val="22"/>
          <w:szCs w:val="22"/>
          <w:lang w:val="en"/>
        </w:rPr>
        <w:t>(-1)</w:t>
      </w:r>
      <w:r w:rsidRPr="00437574">
        <w:rPr>
          <w:sz w:val="22"/>
          <w:szCs w:val="22"/>
          <w:lang w:val="en"/>
        </w:rPr>
        <w:t xml:space="preserve"> </w:t>
      </w:r>
      <w:r w:rsidRPr="00C2078B">
        <w:rPr>
          <w:sz w:val="22"/>
          <w:szCs w:val="22"/>
          <w:lang w:val="en"/>
        </w:rPr>
        <w:t xml:space="preserve">if you </w:t>
      </w:r>
      <w:r w:rsidRPr="00025319">
        <w:rPr>
          <w:sz w:val="22"/>
          <w:szCs w:val="22"/>
          <w:lang w:val="en"/>
        </w:rPr>
        <w:t xml:space="preserve">open </w:t>
      </w:r>
      <w:r w:rsidR="00535FE6" w:rsidRPr="005038B9">
        <w:rPr>
          <w:rFonts w:hint="eastAsia"/>
          <w:sz w:val="22"/>
          <w:szCs w:val="22"/>
          <w:lang w:val="en"/>
        </w:rPr>
        <w:t xml:space="preserve">the </w:t>
      </w:r>
      <w:ins w:id="6966" w:author="t_竹沢 公佑" w:date="2019-10-05T11:57:00Z">
        <w:r w:rsidR="00433CA5">
          <w:rPr>
            <w:rFonts w:hint="eastAsia"/>
            <w:sz w:val="22"/>
            <w:szCs w:val="22"/>
            <w:lang w:val="en"/>
          </w:rPr>
          <w:t xml:space="preserve">device file with </w:t>
        </w:r>
      </w:ins>
      <w:del w:id="6967" w:author="t_竹沢 公佑" w:date="2019-10-05T11:57:00Z">
        <w:r w:rsidR="00535FE6" w:rsidRPr="005038B9" w:rsidDel="00433CA5">
          <w:rPr>
            <w:rFonts w:hint="eastAsia"/>
            <w:sz w:val="22"/>
            <w:szCs w:val="22"/>
            <w:lang w:val="en"/>
          </w:rPr>
          <w:delText xml:space="preserve">DRXP </w:delText>
        </w:r>
        <w:r w:rsidRPr="00F0773B" w:rsidDel="00433CA5">
          <w:rPr>
            <w:sz w:val="22"/>
            <w:szCs w:val="22"/>
            <w:lang w:val="en"/>
          </w:rPr>
          <w:delText xml:space="preserve">in </w:delText>
        </w:r>
      </w:del>
      <w:r w:rsidRPr="00F0773B">
        <w:rPr>
          <w:sz w:val="22"/>
          <w:szCs w:val="22"/>
          <w:lang w:val="en"/>
        </w:rPr>
        <w:t>O_</w:t>
      </w:r>
      <w:r w:rsidRPr="00F0773B">
        <w:rPr>
          <w:rFonts w:hint="eastAsia"/>
          <w:sz w:val="22"/>
          <w:szCs w:val="22"/>
          <w:lang w:val="en"/>
        </w:rPr>
        <w:t>RD</w:t>
      </w:r>
      <w:r w:rsidRPr="00437574">
        <w:rPr>
          <w:sz w:val="22"/>
          <w:szCs w:val="22"/>
          <w:lang w:val="en"/>
        </w:rPr>
        <w:t>ONLY</w:t>
      </w:r>
      <w:ins w:id="6968" w:author="t_竹沢 公佑" w:date="2019-10-05T11:57:00Z">
        <w:r w:rsidR="00433CA5">
          <w:rPr>
            <w:rFonts w:hint="eastAsia"/>
            <w:sz w:val="22"/>
            <w:szCs w:val="22"/>
            <w:lang w:val="en"/>
          </w:rPr>
          <w:t xml:space="preserve"> flag</w:t>
        </w:r>
      </w:ins>
      <w:r w:rsidRPr="00C2078B">
        <w:rPr>
          <w:sz w:val="22"/>
          <w:szCs w:val="22"/>
          <w:lang w:val="en"/>
        </w:rPr>
        <w:t>.</w:t>
      </w:r>
      <w:r w:rsidRPr="00A74CAA">
        <w:t xml:space="preserve"> </w:t>
      </w:r>
    </w:p>
    <w:p w:rsidR="00DF1C7C" w:rsidRPr="00437574" w:rsidRDefault="006F0659">
      <w:pPr>
        <w:spacing w:line="0" w:lineRule="atLeast"/>
        <w:ind w:leftChars="168" w:left="403" w:right="1020" w:firstLineChars="14" w:firstLine="31"/>
        <w:rPr>
          <w:sz w:val="22"/>
          <w:szCs w:val="22"/>
          <w:lang w:val="en"/>
        </w:rPr>
        <w:pPrChange w:id="6969" w:author="t_竹沢 公佑" w:date="2019-10-05T12:02:00Z">
          <w:pPr>
            <w:spacing w:line="0" w:lineRule="atLeast"/>
            <w:ind w:leftChars="118" w:left="283" w:right="1020" w:firstLineChars="64" w:firstLine="141"/>
          </w:pPr>
        </w:pPrChange>
      </w:pPr>
      <w:ins w:id="6970" w:author="t_竹沢 公佑" w:date="2019-10-05T12:00:00Z">
        <w:r>
          <w:rPr>
            <w:rFonts w:hint="eastAsia"/>
            <w:sz w:val="22"/>
            <w:szCs w:val="22"/>
            <w:lang w:val="en"/>
          </w:rPr>
          <w:t>Groups shall be mapped with mmap command</w:t>
        </w:r>
      </w:ins>
      <w:del w:id="6971" w:author="t_竹沢 公佑" w:date="2019-10-05T12:00:00Z">
        <w:r w:rsidR="00DF1C7C" w:rsidDel="006F0659">
          <w:rPr>
            <w:sz w:val="22"/>
            <w:szCs w:val="22"/>
            <w:lang w:val="en"/>
          </w:rPr>
          <w:delText>A</w:delText>
        </w:r>
        <w:r w:rsidR="00DF1C7C" w:rsidRPr="00F0773B" w:rsidDel="006F0659">
          <w:rPr>
            <w:sz w:val="22"/>
            <w:szCs w:val="22"/>
            <w:lang w:val="en"/>
          </w:rPr>
          <w:delText xml:space="preserve"> whole Group must always be mapped in mmap</w:delText>
        </w:r>
      </w:del>
      <w:del w:id="6972" w:author="t_竹沢 公佑" w:date="2019-09-18T13:24:00Z">
        <w:r w:rsidR="00DF1C7C" w:rsidRPr="00F0773B" w:rsidDel="00E81ADD">
          <w:rPr>
            <w:sz w:val="22"/>
            <w:szCs w:val="22"/>
            <w:lang w:val="en"/>
          </w:rPr>
          <w:delText>()</w:delText>
        </w:r>
      </w:del>
      <w:r w:rsidR="00DF1C7C" w:rsidRPr="00F0773B">
        <w:rPr>
          <w:sz w:val="22"/>
          <w:szCs w:val="22"/>
          <w:lang w:val="en"/>
        </w:rPr>
        <w:t xml:space="preserve"> (</w:t>
      </w:r>
      <w:del w:id="6973" w:author="t_竹沢 公佑" w:date="2019-10-05T12:00:00Z">
        <w:r w:rsidR="00DF1C7C" w:rsidRPr="00F0773B" w:rsidDel="006F0659">
          <w:rPr>
            <w:sz w:val="22"/>
            <w:szCs w:val="22"/>
            <w:lang w:val="en"/>
          </w:rPr>
          <w:delText>i.e.,</w:delText>
        </w:r>
      </w:del>
      <w:r w:rsidR="00DF1C7C" w:rsidRPr="00F0773B">
        <w:rPr>
          <w:sz w:val="22"/>
          <w:szCs w:val="22"/>
          <w:lang w:val="en"/>
        </w:rPr>
        <w:t xml:space="preserve">146,800,640 </w:t>
      </w:r>
      <w:ins w:id="6974" w:author="t_竹沢 公佑" w:date="2019-10-05T12:01:00Z">
        <w:r>
          <w:rPr>
            <w:rFonts w:hint="eastAsia"/>
            <w:sz w:val="22"/>
            <w:szCs w:val="22"/>
            <w:lang w:val="en"/>
          </w:rPr>
          <w:t>B</w:t>
        </w:r>
      </w:ins>
      <w:del w:id="6975" w:author="t_竹沢 公佑" w:date="2019-10-05T12:01:00Z">
        <w:r w:rsidR="00DF1C7C" w:rsidRPr="00F0773B" w:rsidDel="006F0659">
          <w:rPr>
            <w:sz w:val="22"/>
            <w:szCs w:val="22"/>
            <w:lang w:val="en"/>
          </w:rPr>
          <w:delText>b</w:delText>
        </w:r>
      </w:del>
      <w:r w:rsidR="00DF1C7C" w:rsidRPr="00F0773B">
        <w:rPr>
          <w:sz w:val="22"/>
          <w:szCs w:val="22"/>
          <w:lang w:val="en"/>
        </w:rPr>
        <w:t>yte</w:t>
      </w:r>
      <w:ins w:id="6976" w:author="t_竹沢 公佑" w:date="2019-10-05T12:01:00Z">
        <w:r>
          <w:rPr>
            <w:rFonts w:hint="eastAsia"/>
            <w:sz w:val="22"/>
            <w:szCs w:val="22"/>
            <w:lang w:val="en"/>
          </w:rPr>
          <w:t>s</w:t>
        </w:r>
      </w:ins>
      <w:r w:rsidR="00DF1C7C" w:rsidRPr="00F0773B">
        <w:rPr>
          <w:sz w:val="22"/>
          <w:szCs w:val="22"/>
          <w:lang w:val="en"/>
        </w:rPr>
        <w:t xml:space="preserve"> </w:t>
      </w:r>
      <w:del w:id="6977" w:author="t_竹沢 公佑" w:date="2019-10-05T12:01:00Z">
        <w:r w:rsidR="00535FE6" w:rsidRPr="00F0773B" w:rsidDel="006F0659">
          <w:rPr>
            <w:rFonts w:hint="eastAsia"/>
            <w:sz w:val="22"/>
            <w:szCs w:val="22"/>
            <w:lang w:val="en"/>
          </w:rPr>
          <w:delText xml:space="preserve">in </w:delText>
        </w:r>
        <w:r w:rsidR="00DF1C7C" w:rsidRPr="00437574" w:rsidDel="006F0659">
          <w:rPr>
            <w:sz w:val="22"/>
            <w:szCs w:val="22"/>
            <w:lang w:val="en"/>
          </w:rPr>
          <w:delText xml:space="preserve">total </w:delText>
        </w:r>
      </w:del>
      <w:r w:rsidR="00DF1C7C" w:rsidRPr="00437574">
        <w:rPr>
          <w:sz w:val="22"/>
          <w:szCs w:val="22"/>
          <w:lang w:val="en"/>
        </w:rPr>
        <w:t xml:space="preserve">including </w:t>
      </w:r>
      <w:r w:rsidR="00D863F6" w:rsidRPr="00C2078B">
        <w:rPr>
          <w:rFonts w:hint="eastAsia"/>
          <w:sz w:val="22"/>
          <w:szCs w:val="22"/>
          <w:lang w:val="en"/>
        </w:rPr>
        <w:t xml:space="preserve">information 48 Bytes and </w:t>
      </w:r>
      <w:r w:rsidR="00DF1C7C" w:rsidRPr="00A74CAA">
        <w:rPr>
          <w:sz w:val="22"/>
          <w:szCs w:val="22"/>
          <w:lang w:val="en"/>
        </w:rPr>
        <w:t>padding</w:t>
      </w:r>
      <w:r w:rsidR="00535FE6" w:rsidRPr="00025319">
        <w:rPr>
          <w:rFonts w:hint="eastAsia"/>
          <w:sz w:val="22"/>
          <w:szCs w:val="22"/>
          <w:lang w:val="en"/>
        </w:rPr>
        <w:t xml:space="preserve"> bits</w:t>
      </w:r>
      <w:ins w:id="6978" w:author="t_竹沢 公佑" w:date="2019-10-05T12:01:00Z">
        <w:r>
          <w:rPr>
            <w:rFonts w:hint="eastAsia"/>
            <w:sz w:val="22"/>
            <w:szCs w:val="22"/>
            <w:lang w:val="en"/>
          </w:rPr>
          <w:t xml:space="preserve"> in total</w:t>
        </w:r>
      </w:ins>
      <w:r w:rsidR="00DF1C7C" w:rsidRPr="00A15960">
        <w:rPr>
          <w:sz w:val="22"/>
          <w:szCs w:val="22"/>
          <w:lang w:val="en"/>
        </w:rPr>
        <w:t xml:space="preserve">) regardless of </w:t>
      </w:r>
      <w:r w:rsidR="00DF1C7C" w:rsidRPr="003A301F">
        <w:rPr>
          <w:sz w:val="22"/>
          <w:szCs w:val="22"/>
          <w:lang w:val="en"/>
        </w:rPr>
        <w:t xml:space="preserve">the </w:t>
      </w:r>
      <w:ins w:id="6979" w:author="t_竹沢 公佑" w:date="2019-10-05T12:01:00Z">
        <w:r>
          <w:rPr>
            <w:rFonts w:hint="eastAsia"/>
            <w:sz w:val="22"/>
            <w:szCs w:val="22"/>
            <w:lang w:val="en"/>
          </w:rPr>
          <w:t xml:space="preserve">transmit </w:t>
        </w:r>
      </w:ins>
      <w:del w:id="6980" w:author="t_竹沢 公佑" w:date="2019-10-05T12:01:00Z">
        <w:r w:rsidR="00DF1C7C" w:rsidRPr="003A301F" w:rsidDel="006F0659">
          <w:rPr>
            <w:sz w:val="22"/>
            <w:szCs w:val="22"/>
            <w:lang w:val="en"/>
          </w:rPr>
          <w:delText>send</w:delText>
        </w:r>
        <w:r w:rsidR="00D863F6" w:rsidRPr="005038B9" w:rsidDel="006F0659">
          <w:rPr>
            <w:rFonts w:hint="eastAsia"/>
            <w:sz w:val="22"/>
            <w:szCs w:val="22"/>
            <w:lang w:val="en"/>
          </w:rPr>
          <w:delText>ing</w:delText>
        </w:r>
        <w:r w:rsidR="00DF1C7C" w:rsidRPr="00F0773B" w:rsidDel="006F0659">
          <w:rPr>
            <w:sz w:val="22"/>
            <w:szCs w:val="22"/>
            <w:lang w:val="en"/>
          </w:rPr>
          <w:delText xml:space="preserve"> </w:delText>
        </w:r>
      </w:del>
      <w:r w:rsidR="00DF1C7C" w:rsidRPr="00F0773B">
        <w:rPr>
          <w:sz w:val="22"/>
          <w:szCs w:val="22"/>
          <w:lang w:val="en"/>
        </w:rPr>
        <w:t>size</w:t>
      </w:r>
      <w:r w:rsidR="00DF1C7C" w:rsidRPr="00F0773B">
        <w:rPr>
          <w:rFonts w:hint="eastAsia"/>
          <w:sz w:val="22"/>
          <w:szCs w:val="22"/>
          <w:lang w:val="en"/>
        </w:rPr>
        <w:t>.</w:t>
      </w:r>
    </w:p>
    <w:p w:rsidR="00DF1C7C" w:rsidRPr="006F0659" w:rsidRDefault="00DF1C7C">
      <w:pPr>
        <w:spacing w:line="0" w:lineRule="atLeast"/>
        <w:ind w:right="1020"/>
        <w:rPr>
          <w:sz w:val="22"/>
          <w:szCs w:val="22"/>
          <w:lang w:val="en"/>
        </w:rPr>
      </w:pPr>
    </w:p>
    <w:p w:rsidR="007D309C" w:rsidRPr="00C2078B" w:rsidRDefault="007D309C">
      <w:pPr>
        <w:spacing w:line="0" w:lineRule="atLeast"/>
        <w:ind w:right="1020"/>
        <w:rPr>
          <w:sz w:val="22"/>
          <w:szCs w:val="22"/>
          <w:lang w:val="en"/>
        </w:rPr>
      </w:pPr>
      <w:r>
        <w:rPr>
          <w:sz w:val="22"/>
          <w:szCs w:val="22"/>
          <w:lang w:val="en"/>
        </w:rPr>
        <w:br w:type="page"/>
      </w:r>
    </w:p>
    <w:p w:rsidR="00DF1C7C" w:rsidRDefault="00DF1C7C" w:rsidP="0083070F">
      <w:pPr>
        <w:pStyle w:val="3"/>
      </w:pPr>
      <w:bookmarkStart w:id="6981" w:name="_Toc63179424"/>
      <w:r>
        <w:rPr>
          <w:rFonts w:hint="eastAsia"/>
        </w:rPr>
        <w:t>Command :DRXPD_GET_MONSTS</w:t>
      </w:r>
      <w:bookmarkEnd w:id="6981"/>
      <w:r>
        <w:rPr>
          <w:rFonts w:hint="eastAsia"/>
        </w:rPr>
        <w:t xml:space="preserve"> </w:t>
      </w:r>
    </w:p>
    <w:p w:rsidR="00DF1C7C" w:rsidRDefault="00DF1C7C">
      <w:pPr>
        <w:spacing w:line="0" w:lineRule="atLeast"/>
        <w:ind w:firstLineChars="50" w:firstLine="110"/>
        <w:rPr>
          <w:b/>
          <w:sz w:val="22"/>
          <w:szCs w:val="22"/>
        </w:rPr>
      </w:pPr>
      <w:r>
        <w:rPr>
          <w:rFonts w:hint="eastAsia"/>
          <w:b/>
          <w:sz w:val="22"/>
          <w:szCs w:val="22"/>
        </w:rPr>
        <w:t>【Function】</w:t>
      </w:r>
    </w:p>
    <w:p w:rsidR="00DF1C7C" w:rsidRPr="00D22D4F" w:rsidRDefault="00DF1C7C">
      <w:pPr>
        <w:spacing w:line="0" w:lineRule="atLeast"/>
        <w:ind w:right="1020" w:firstLineChars="150" w:firstLine="330"/>
        <w:rPr>
          <w:sz w:val="22"/>
          <w:szCs w:val="22"/>
          <w:lang w:val="en"/>
        </w:rPr>
      </w:pPr>
      <w:r w:rsidRPr="00437574">
        <w:rPr>
          <w:sz w:val="22"/>
          <w:szCs w:val="22"/>
          <w:lang w:val="en"/>
        </w:rPr>
        <w:t xml:space="preserve">This command </w:t>
      </w:r>
      <w:ins w:id="6982" w:author="t_竹沢 公佑" w:date="2019-10-05T12:03:00Z">
        <w:r w:rsidR="006F0659">
          <w:rPr>
            <w:rFonts w:hint="eastAsia"/>
            <w:sz w:val="22"/>
            <w:szCs w:val="22"/>
            <w:lang w:val="en"/>
          </w:rPr>
          <w:t xml:space="preserve">gets </w:t>
        </w:r>
      </w:ins>
      <w:del w:id="6983" w:author="t_竹沢 公佑" w:date="2019-10-05T12:03:00Z">
        <w:r w:rsidRPr="00437574" w:rsidDel="006F0659">
          <w:rPr>
            <w:sz w:val="22"/>
            <w:szCs w:val="22"/>
            <w:lang w:val="en"/>
          </w:rPr>
          <w:delText xml:space="preserve">will </w:delText>
        </w:r>
        <w:r w:rsidRPr="00C2078B" w:rsidDel="006F0659">
          <w:rPr>
            <w:rFonts w:hint="eastAsia"/>
            <w:sz w:val="22"/>
            <w:szCs w:val="22"/>
          </w:rPr>
          <w:delText>set</w:delText>
        </w:r>
        <w:r w:rsidRPr="00025319" w:rsidDel="006F0659">
          <w:rPr>
            <w:sz w:val="22"/>
            <w:szCs w:val="22"/>
            <w:lang w:val="en"/>
          </w:rPr>
          <w:delText xml:space="preserve"> </w:delText>
        </w:r>
      </w:del>
      <w:r w:rsidRPr="00A15960">
        <w:rPr>
          <w:rFonts w:hint="eastAsia"/>
          <w:sz w:val="22"/>
          <w:szCs w:val="22"/>
        </w:rPr>
        <w:t>the</w:t>
      </w:r>
      <w:r w:rsidRPr="002E67F0">
        <w:rPr>
          <w:sz w:val="22"/>
          <w:szCs w:val="22"/>
          <w:lang w:val="en"/>
        </w:rPr>
        <w:t xml:space="preserve"> monitoring state. </w:t>
      </w:r>
    </w:p>
    <w:p w:rsidR="00DF1C7C" w:rsidRPr="005038B9" w:rsidRDefault="00DF1C7C" w:rsidP="005038B9">
      <w:pPr>
        <w:spacing w:line="0" w:lineRule="atLeast"/>
        <w:ind w:right="1020" w:firstLineChars="150" w:firstLine="330"/>
        <w:rPr>
          <w:sz w:val="22"/>
          <w:szCs w:val="22"/>
          <w:lang w:val="en"/>
        </w:rPr>
      </w:pPr>
      <w:r w:rsidRPr="005038B9">
        <w:rPr>
          <w:sz w:val="22"/>
          <w:szCs w:val="22"/>
          <w:lang w:val="en"/>
        </w:rPr>
        <w:t>For more information about monitoring items,</w:t>
      </w:r>
      <w:r w:rsidRPr="005038B9">
        <w:rPr>
          <w:rFonts w:hint="eastAsia"/>
          <w:sz w:val="22"/>
          <w:szCs w:val="22"/>
          <w:lang w:val="en"/>
        </w:rPr>
        <w:t xml:space="preserve"> S</w:t>
      </w:r>
      <w:r w:rsidRPr="005038B9">
        <w:rPr>
          <w:sz w:val="22"/>
          <w:szCs w:val="22"/>
          <w:lang w:val="en"/>
        </w:rPr>
        <w:t>ee</w:t>
      </w:r>
      <w:r w:rsidRPr="005038B9">
        <w:rPr>
          <w:rFonts w:hint="eastAsia"/>
          <w:sz w:val="22"/>
          <w:szCs w:val="22"/>
          <w:lang w:val="en"/>
        </w:rPr>
        <w:t xml:space="preserve"> </w:t>
      </w:r>
      <w:r w:rsidR="00B40DB7">
        <w:rPr>
          <w:sz w:val="22"/>
          <w:szCs w:val="22"/>
          <w:lang w:val="en"/>
        </w:rPr>
        <w:t>“</w:t>
      </w:r>
      <w:r w:rsidR="00B40DB7" w:rsidRPr="00B40DB7">
        <w:rPr>
          <w:b/>
          <w:sz w:val="22"/>
          <w:szCs w:val="22"/>
          <w:lang w:val="en"/>
        </w:rPr>
        <w:fldChar w:fldCharType="begin"/>
      </w:r>
      <w:r w:rsidR="00B40DB7" w:rsidRPr="00B40DB7">
        <w:rPr>
          <w:b/>
          <w:sz w:val="22"/>
          <w:szCs w:val="22"/>
          <w:lang w:val="en"/>
        </w:rPr>
        <w:instrText xml:space="preserve"> </w:instrText>
      </w:r>
      <w:r w:rsidR="00B40DB7" w:rsidRPr="00B40DB7">
        <w:rPr>
          <w:rFonts w:hint="eastAsia"/>
          <w:b/>
          <w:sz w:val="22"/>
          <w:szCs w:val="22"/>
          <w:lang w:val="en"/>
        </w:rPr>
        <w:instrText>REF _Ref454957439 \r</w:instrText>
      </w:r>
      <w:r w:rsidR="00B40DB7" w:rsidRPr="00B40DB7">
        <w:rPr>
          <w:b/>
          <w:sz w:val="22"/>
          <w:szCs w:val="22"/>
          <w:lang w:val="en"/>
        </w:rPr>
        <w:instrText xml:space="preserve"> </w:instrText>
      </w:r>
      <w:r w:rsidR="00B40DB7">
        <w:rPr>
          <w:b/>
          <w:sz w:val="22"/>
          <w:szCs w:val="22"/>
          <w:lang w:val="en"/>
        </w:rPr>
        <w:instrText xml:space="preserve"> \* MERGEFORMAT </w:instrText>
      </w:r>
      <w:r w:rsidR="00B40DB7" w:rsidRPr="00B40DB7">
        <w:rPr>
          <w:b/>
          <w:sz w:val="22"/>
          <w:szCs w:val="22"/>
          <w:lang w:val="en"/>
        </w:rPr>
        <w:fldChar w:fldCharType="separate"/>
      </w:r>
      <w:r w:rsidR="000B4FA1">
        <w:rPr>
          <w:b/>
          <w:sz w:val="22"/>
          <w:szCs w:val="22"/>
          <w:lang w:val="en"/>
        </w:rPr>
        <w:t>6.1</w:t>
      </w:r>
      <w:r w:rsidR="00B40DB7" w:rsidRPr="00B40DB7">
        <w:rPr>
          <w:b/>
          <w:sz w:val="22"/>
          <w:szCs w:val="22"/>
          <w:lang w:val="en"/>
        </w:rPr>
        <w:fldChar w:fldCharType="end"/>
      </w:r>
      <w:r w:rsidR="00B40DB7" w:rsidRPr="00B40DB7">
        <w:rPr>
          <w:rFonts w:hint="eastAsia"/>
          <w:b/>
          <w:sz w:val="22"/>
          <w:szCs w:val="22"/>
          <w:lang w:val="en"/>
        </w:rPr>
        <w:t xml:space="preserve"> </w:t>
      </w:r>
      <w:r w:rsidR="00B40DB7" w:rsidRPr="00B40DB7">
        <w:rPr>
          <w:b/>
          <w:sz w:val="22"/>
          <w:szCs w:val="22"/>
          <w:lang w:val="en"/>
        </w:rPr>
        <w:fldChar w:fldCharType="begin"/>
      </w:r>
      <w:r w:rsidR="00B40DB7" w:rsidRPr="00B40DB7">
        <w:rPr>
          <w:b/>
          <w:sz w:val="22"/>
          <w:szCs w:val="22"/>
          <w:lang w:val="en"/>
        </w:rPr>
        <w:instrText xml:space="preserve"> </w:instrText>
      </w:r>
      <w:r w:rsidR="00B40DB7" w:rsidRPr="00B40DB7">
        <w:rPr>
          <w:rFonts w:hint="eastAsia"/>
          <w:b/>
          <w:sz w:val="22"/>
          <w:szCs w:val="22"/>
          <w:lang w:val="en"/>
        </w:rPr>
        <w:instrText>REF _Ref454957439 \h</w:instrText>
      </w:r>
      <w:r w:rsidR="00B40DB7" w:rsidRPr="00B40DB7">
        <w:rPr>
          <w:b/>
          <w:sz w:val="22"/>
          <w:szCs w:val="22"/>
          <w:lang w:val="en"/>
        </w:rPr>
        <w:instrText xml:space="preserve"> </w:instrText>
      </w:r>
      <w:r w:rsidR="00B40DB7">
        <w:rPr>
          <w:b/>
          <w:sz w:val="22"/>
          <w:szCs w:val="22"/>
          <w:lang w:val="en"/>
        </w:rPr>
        <w:instrText xml:space="preserve"> \* MERGEFORMAT </w:instrText>
      </w:r>
      <w:r w:rsidR="00B40DB7" w:rsidRPr="00B40DB7">
        <w:rPr>
          <w:b/>
          <w:sz w:val="22"/>
          <w:szCs w:val="22"/>
          <w:lang w:val="en"/>
        </w:rPr>
      </w:r>
      <w:r w:rsidR="00B40DB7" w:rsidRPr="00B40DB7">
        <w:rPr>
          <w:b/>
          <w:sz w:val="22"/>
          <w:szCs w:val="22"/>
          <w:lang w:val="en"/>
        </w:rPr>
        <w:fldChar w:fldCharType="separate"/>
      </w:r>
      <w:ins w:id="6984" w:author="t_竹沢 公佑" w:date="2021-02-02T17:29:00Z">
        <w:r w:rsidR="000B4FA1" w:rsidRPr="000B4FA1">
          <w:rPr>
            <w:b/>
            <w:u w:val="single"/>
            <w:lang w:val="en"/>
            <w:rPrChange w:id="6985" w:author="t_竹沢 公佑" w:date="2021-02-02T17:29:00Z">
              <w:rPr>
                <w:u w:val="single"/>
                <w:lang w:val="en"/>
              </w:rPr>
            </w:rPrChange>
          </w:rPr>
          <w:t>Monitoring Items</w:t>
        </w:r>
      </w:ins>
      <w:del w:id="6986" w:author="t_竹沢 公佑" w:date="2019-08-22T13:55:00Z">
        <w:r w:rsidR="007D309C" w:rsidRPr="007D309C" w:rsidDel="007154FA">
          <w:rPr>
            <w:rFonts w:hint="eastAsia"/>
            <w:b/>
            <w:u w:val="single"/>
            <w:lang w:val="en"/>
          </w:rPr>
          <w:delText>Monitoring Items</w:delText>
        </w:r>
      </w:del>
      <w:r w:rsidR="00B40DB7" w:rsidRPr="00B40DB7">
        <w:rPr>
          <w:b/>
          <w:sz w:val="22"/>
          <w:szCs w:val="22"/>
          <w:lang w:val="en"/>
        </w:rPr>
        <w:fldChar w:fldCharType="end"/>
      </w:r>
      <w:r w:rsidR="00B40DB7">
        <w:rPr>
          <w:b/>
          <w:sz w:val="22"/>
          <w:szCs w:val="22"/>
          <w:lang w:val="en"/>
        </w:rPr>
        <w:t>”</w:t>
      </w:r>
      <w:r w:rsidR="00B40DB7">
        <w:rPr>
          <w:rFonts w:hint="eastAsia"/>
          <w:sz w:val="22"/>
          <w:szCs w:val="22"/>
          <w:lang w:val="en"/>
        </w:rPr>
        <w:t xml:space="preserve">. </w:t>
      </w:r>
    </w:p>
    <w:p w:rsidR="00DF1C7C" w:rsidRPr="00B40DB7" w:rsidRDefault="00DF1C7C">
      <w:pPr>
        <w:spacing w:line="0" w:lineRule="atLeast"/>
        <w:ind w:right="1020" w:firstLineChars="150" w:firstLine="360"/>
        <w:rPr>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sz w:val="22"/>
          <w:szCs w:val="22"/>
        </w:rPr>
        <w:t>DRXPD_GET_MONSTS</w:t>
      </w:r>
      <w:r>
        <w:rPr>
          <w:rFonts w:hint="eastAsia"/>
          <w:iCs/>
          <w:sz w:val="22"/>
          <w:szCs w:val="22"/>
        </w:rPr>
        <w:t>,</w:t>
      </w:r>
      <w:r>
        <w:rPr>
          <w:bCs/>
          <w:sz w:val="22"/>
          <w:szCs w:val="22"/>
        </w:rPr>
        <w:t xml:space="preserve"> </w:t>
      </w:r>
      <w:r>
        <w:rPr>
          <w:sz w:val="22"/>
          <w:szCs w:val="22"/>
          <w:lang w:val="en"/>
        </w:rPr>
        <w:t>ST_DRXPD_</w:t>
      </w:r>
      <w:r>
        <w:rPr>
          <w:rFonts w:hint="eastAsia"/>
          <w:sz w:val="22"/>
          <w:szCs w:val="22"/>
          <w:lang w:val="en"/>
        </w:rPr>
        <w:t>MONDAT</w:t>
      </w:r>
      <w:r>
        <w:rPr>
          <w:bCs/>
          <w:sz w:val="22"/>
          <w:szCs w:val="22"/>
        </w:rPr>
        <w:t xml:space="preserve"> </w:t>
      </w:r>
      <w:r>
        <w:rPr>
          <w:rFonts w:hint="eastAsia"/>
          <w:bCs/>
          <w:sz w:val="22"/>
          <w:szCs w:val="22"/>
        </w:rPr>
        <w:t>*p_</w:t>
      </w:r>
      <w:r>
        <w:rPr>
          <w:rFonts w:hint="eastAsia"/>
          <w:iCs/>
          <w:sz w:val="22"/>
          <w:szCs w:val="22"/>
        </w:rPr>
        <w:t>mon_dat</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381" w:firstLine="838"/>
        <w:rPr>
          <w:bCs/>
          <w:sz w:val="22"/>
          <w:szCs w:val="22"/>
        </w:rPr>
      </w:pPr>
    </w:p>
    <w:p w:rsidR="00DF1C7C" w:rsidRPr="002E67F0" w:rsidRDefault="00DF1C7C">
      <w:pPr>
        <w:spacing w:line="0" w:lineRule="atLeast"/>
        <w:ind w:right="1020" w:firstLineChars="200" w:firstLine="440"/>
        <w:rPr>
          <w:iCs/>
          <w:sz w:val="22"/>
          <w:szCs w:val="22"/>
        </w:rPr>
      </w:pPr>
      <w:r w:rsidRPr="00437574">
        <w:rPr>
          <w:sz w:val="22"/>
          <w:szCs w:val="22"/>
          <w:lang w:val="en"/>
        </w:rPr>
        <w:t>ST_DRXPD_</w:t>
      </w:r>
      <w:r w:rsidRPr="00C2078B">
        <w:rPr>
          <w:rFonts w:hint="eastAsia"/>
          <w:sz w:val="22"/>
          <w:szCs w:val="22"/>
          <w:lang w:val="en"/>
        </w:rPr>
        <w:t>MONDAT</w:t>
      </w:r>
      <w:r w:rsidRPr="00A74CAA">
        <w:rPr>
          <w:bCs/>
          <w:sz w:val="22"/>
          <w:szCs w:val="22"/>
        </w:rPr>
        <w:t xml:space="preserve"> </w:t>
      </w:r>
      <w:r w:rsidRPr="00025319">
        <w:rPr>
          <w:rFonts w:hint="eastAsia"/>
          <w:bCs/>
          <w:sz w:val="22"/>
          <w:szCs w:val="22"/>
        </w:rPr>
        <w:t>*p_</w:t>
      </w:r>
      <w:r w:rsidRPr="00A15960">
        <w:rPr>
          <w:rFonts w:hint="eastAsia"/>
          <w:iCs/>
          <w:sz w:val="22"/>
          <w:szCs w:val="22"/>
        </w:rPr>
        <w:t>mon_dat</w:t>
      </w:r>
      <w:r w:rsidRPr="003A301F">
        <w:rPr>
          <w:iCs/>
          <w:sz w:val="22"/>
          <w:szCs w:val="22"/>
        </w:rPr>
        <w:t>…</w:t>
      </w:r>
    </w:p>
    <w:p w:rsidR="00DF1C7C" w:rsidRPr="008D3CB6" w:rsidRDefault="00DF1C7C">
      <w:pPr>
        <w:spacing w:line="0" w:lineRule="atLeast"/>
        <w:ind w:right="1020" w:firstLine="840"/>
        <w:rPr>
          <w:bCs/>
          <w:sz w:val="22"/>
          <w:szCs w:val="22"/>
        </w:rPr>
      </w:pPr>
      <w:r w:rsidRPr="00D22D4F">
        <w:rPr>
          <w:sz w:val="22"/>
          <w:szCs w:val="22"/>
          <w:lang w:val="en"/>
        </w:rPr>
        <w:t>Specify the pointer to store the information of ST_DRXPD_</w:t>
      </w:r>
      <w:r w:rsidRPr="003B63B3">
        <w:rPr>
          <w:rFonts w:hint="eastAsia"/>
          <w:sz w:val="22"/>
          <w:szCs w:val="22"/>
          <w:lang w:val="en"/>
        </w:rPr>
        <w:t>MONDAT</w:t>
      </w:r>
      <w:r w:rsidRPr="00D458FC">
        <w:rPr>
          <w:sz w:val="22"/>
          <w:szCs w:val="22"/>
          <w:lang w:val="en"/>
        </w:rPr>
        <w:t xml:space="preserve"> (see below).</w:t>
      </w:r>
    </w:p>
    <w:p w:rsidR="00DF1C7C" w:rsidRPr="00B968F3" w:rsidRDefault="00DF1C7C">
      <w:pPr>
        <w:spacing w:line="0" w:lineRule="atLeast"/>
        <w:ind w:right="1020" w:firstLine="840"/>
        <w:rPr>
          <w:bCs/>
          <w:sz w:val="22"/>
          <w:szCs w:val="22"/>
        </w:rPr>
      </w:pPr>
      <w:r w:rsidRPr="00E67D39">
        <w:rPr>
          <w:bCs/>
          <w:sz w:val="22"/>
          <w:szCs w:val="22"/>
        </w:rPr>
        <w:t xml:space="preserve">typedef struct </w:t>
      </w:r>
      <w:r w:rsidRPr="00351C95">
        <w:rPr>
          <w:rFonts w:hint="eastAsia"/>
          <w:bCs/>
          <w:sz w:val="22"/>
          <w:szCs w:val="22"/>
        </w:rPr>
        <w:t>drxpd_mon_dat</w:t>
      </w:r>
      <w:r w:rsidRPr="00944CA8">
        <w:rPr>
          <w:bCs/>
          <w:sz w:val="22"/>
          <w:szCs w:val="22"/>
        </w:rPr>
        <w:t xml:space="preserve"> {</w:t>
      </w:r>
    </w:p>
    <w:p w:rsidR="00DF1C7C" w:rsidRPr="005038B9" w:rsidRDefault="00DF1C7C">
      <w:pPr>
        <w:spacing w:line="0" w:lineRule="atLeast"/>
        <w:ind w:right="1020" w:firstLineChars="500" w:firstLine="1100"/>
        <w:rPr>
          <w:sz w:val="22"/>
          <w:szCs w:val="22"/>
          <w:lang w:val="en"/>
        </w:rPr>
      </w:pPr>
      <w:r w:rsidRPr="00B968F3">
        <w:rPr>
          <w:rFonts w:hint="eastAsia"/>
          <w:bCs/>
          <w:sz w:val="22"/>
          <w:szCs w:val="22"/>
        </w:rPr>
        <w:t>int ItemID;</w:t>
      </w:r>
      <w:r w:rsidRPr="00B968F3">
        <w:rPr>
          <w:rFonts w:hint="eastAsia"/>
          <w:bCs/>
          <w:sz w:val="22"/>
          <w:szCs w:val="22"/>
        </w:rPr>
        <w:tab/>
        <w:t>//</w:t>
      </w:r>
      <w:r w:rsidRPr="00B968F3">
        <w:rPr>
          <w:sz w:val="22"/>
          <w:szCs w:val="22"/>
          <w:lang w:val="en"/>
        </w:rPr>
        <w:t xml:space="preserve"> Monitoring item , set this field in your application .</w:t>
      </w:r>
    </w:p>
    <w:p w:rsidR="00DF1C7C" w:rsidRPr="00437574" w:rsidRDefault="00DF1C7C">
      <w:pPr>
        <w:spacing w:line="0" w:lineRule="atLeast"/>
        <w:ind w:right="1020" w:firstLineChars="381" w:firstLine="838"/>
        <w:rPr>
          <w:bCs/>
          <w:sz w:val="22"/>
          <w:szCs w:val="22"/>
        </w:rPr>
      </w:pPr>
      <w:r w:rsidRPr="00437574">
        <w:rPr>
          <w:rFonts w:hint="eastAsia"/>
          <w:bCs/>
          <w:sz w:val="22"/>
          <w:szCs w:val="22"/>
        </w:rPr>
        <w:tab/>
      </w:r>
      <w:r w:rsidRPr="00C2078B">
        <w:rPr>
          <w:rFonts w:hint="eastAsia"/>
          <w:bCs/>
          <w:sz w:val="22"/>
          <w:szCs w:val="22"/>
        </w:rPr>
        <w:t xml:space="preserve">　　</w:t>
      </w:r>
      <w:r w:rsidRPr="00A74CAA">
        <w:rPr>
          <w:rFonts w:hint="eastAsia"/>
          <w:bCs/>
          <w:sz w:val="22"/>
          <w:szCs w:val="22"/>
        </w:rPr>
        <w:t xml:space="preserve">unsigned char  RdValue[8]; </w:t>
      </w:r>
      <w:r w:rsidRPr="00025319">
        <w:rPr>
          <w:rFonts w:hint="eastAsia"/>
          <w:bCs/>
          <w:sz w:val="22"/>
          <w:szCs w:val="22"/>
        </w:rPr>
        <w:t xml:space="preserve">　</w:t>
      </w:r>
      <w:r w:rsidRPr="00A15960">
        <w:rPr>
          <w:rFonts w:hint="eastAsia"/>
          <w:bCs/>
          <w:sz w:val="22"/>
          <w:szCs w:val="22"/>
        </w:rPr>
        <w:t>//</w:t>
      </w:r>
      <w:r w:rsidRPr="005038B9">
        <w:rPr>
          <w:sz w:val="22"/>
          <w:szCs w:val="22"/>
          <w:lang w:val="en"/>
        </w:rPr>
        <w:t>Read value</w:t>
      </w:r>
      <w:r w:rsidRPr="005038B9">
        <w:rPr>
          <w:rFonts w:hint="eastAsia"/>
          <w:sz w:val="22"/>
          <w:szCs w:val="22"/>
          <w:lang w:val="en"/>
        </w:rPr>
        <w:t>(8byte)</w:t>
      </w:r>
      <w:r w:rsidRPr="005038B9">
        <w:rPr>
          <w:sz w:val="22"/>
          <w:szCs w:val="22"/>
          <w:lang w:val="en"/>
        </w:rPr>
        <w:t>.</w:t>
      </w:r>
      <w:r w:rsidRPr="005038B9">
        <w:rPr>
          <w:rFonts w:hint="eastAsia"/>
          <w:sz w:val="22"/>
          <w:szCs w:val="22"/>
          <w:lang w:val="en"/>
        </w:rPr>
        <w:t xml:space="preserve">　T</w:t>
      </w:r>
      <w:r w:rsidRPr="005038B9">
        <w:rPr>
          <w:sz w:val="22"/>
          <w:szCs w:val="22"/>
          <w:lang w:val="en"/>
        </w:rPr>
        <w:t>he driver side writes.</w:t>
      </w:r>
    </w:p>
    <w:p w:rsidR="00DF1C7C" w:rsidRDefault="00DF1C7C" w:rsidP="005038B9">
      <w:pPr>
        <w:spacing w:line="0" w:lineRule="atLeast"/>
        <w:ind w:right="1020" w:firstLineChars="381" w:firstLine="838"/>
        <w:rPr>
          <w:iCs/>
          <w:sz w:val="22"/>
          <w:szCs w:val="22"/>
          <w:lang w:val="en"/>
        </w:rPr>
      </w:pPr>
      <w:r w:rsidRPr="00C2078B">
        <w:rPr>
          <w:bCs/>
          <w:sz w:val="22"/>
          <w:szCs w:val="22"/>
        </w:rPr>
        <w:t>}</w:t>
      </w:r>
      <w:r w:rsidRPr="00A74CAA">
        <w:rPr>
          <w:rFonts w:hint="eastAsia"/>
          <w:bCs/>
          <w:sz w:val="22"/>
          <w:szCs w:val="22"/>
        </w:rPr>
        <w:t xml:space="preserve">　</w:t>
      </w:r>
      <w:r w:rsidRPr="00025319">
        <w:rPr>
          <w:rFonts w:hint="eastAsia"/>
          <w:bCs/>
          <w:sz w:val="22"/>
          <w:szCs w:val="22"/>
        </w:rPr>
        <w:t>ST_DRXPD_MONDAT</w:t>
      </w:r>
      <w:r w:rsidRPr="00A15960">
        <w:rPr>
          <w:bCs/>
          <w:sz w:val="22"/>
          <w:szCs w:val="22"/>
        </w:rPr>
        <w:t>;</w:t>
      </w:r>
    </w:p>
    <w:p w:rsidR="0022235B" w:rsidRDefault="0022235B">
      <w:pPr>
        <w:spacing w:line="0" w:lineRule="atLeast"/>
        <w:ind w:right="1020" w:firstLineChars="50" w:firstLine="110"/>
        <w:rPr>
          <w:b/>
          <w:sz w:val="22"/>
          <w:szCs w:val="22"/>
        </w:rPr>
      </w:pPr>
    </w:p>
    <w:p w:rsidR="00DF1C7C" w:rsidRDefault="00DF1C7C">
      <w:pPr>
        <w:spacing w:line="0" w:lineRule="atLeast"/>
        <w:ind w:right="1020" w:firstLineChars="50" w:firstLine="110"/>
        <w:rPr>
          <w:b/>
          <w:sz w:val="22"/>
          <w:szCs w:val="22"/>
        </w:rPr>
      </w:pPr>
      <w:r>
        <w:rPr>
          <w:rFonts w:hint="eastAsia"/>
          <w:b/>
          <w:sz w:val="22"/>
          <w:szCs w:val="22"/>
        </w:rPr>
        <w:t>【Return】</w:t>
      </w:r>
    </w:p>
    <w:p w:rsidR="00DF1C7C" w:rsidRDefault="00DF1C7C">
      <w:pPr>
        <w:spacing w:line="0" w:lineRule="atLeast"/>
        <w:ind w:right="1020" w:firstLineChars="200" w:firstLine="440"/>
        <w:rPr>
          <w:ins w:id="6987" w:author="t_竹沢 公佑" w:date="2019-09-11T10:50:00Z"/>
          <w:bCs/>
          <w:sz w:val="22"/>
          <w:szCs w:val="22"/>
        </w:rPr>
      </w:pPr>
      <w:del w:id="6988" w:author="t_竹沢 公佑" w:date="2019-10-05T12:03:00Z">
        <w:r w:rsidDel="006F0659">
          <w:rPr>
            <w:rFonts w:hint="eastAsia"/>
            <w:bCs/>
            <w:sz w:val="22"/>
            <w:szCs w:val="22"/>
          </w:rPr>
          <w:delText xml:space="preserve">If it is success, </w:delText>
        </w:r>
      </w:del>
      <w:r>
        <w:rPr>
          <w:rFonts w:hint="eastAsia"/>
          <w:bCs/>
          <w:sz w:val="22"/>
          <w:szCs w:val="22"/>
        </w:rPr>
        <w:t xml:space="preserve">0 </w:t>
      </w:r>
      <w:r>
        <w:rPr>
          <w:bCs/>
          <w:sz w:val="22"/>
          <w:szCs w:val="22"/>
        </w:rPr>
        <w:t>is returne</w:t>
      </w:r>
      <w:r>
        <w:rPr>
          <w:rFonts w:hint="eastAsia"/>
          <w:bCs/>
          <w:sz w:val="22"/>
          <w:szCs w:val="22"/>
        </w:rPr>
        <w:t>d</w:t>
      </w:r>
      <w:r>
        <w:rPr>
          <w:bCs/>
          <w:sz w:val="22"/>
          <w:szCs w:val="22"/>
        </w:rPr>
        <w:t>.</w:t>
      </w:r>
      <w:ins w:id="6989" w:author="t_竹沢 公佑" w:date="2019-09-11T11:04:00Z">
        <w:r w:rsidR="001F419B">
          <w:rPr>
            <w:rFonts w:hint="eastAsia"/>
            <w:bCs/>
            <w:sz w:val="22"/>
            <w:szCs w:val="22"/>
          </w:rPr>
          <w:t xml:space="preserve"> </w:t>
        </w:r>
      </w:ins>
      <w:del w:id="6990" w:author="t_竹沢 公佑" w:date="2019-09-11T11:04:00Z">
        <w:r w:rsidDel="001F419B">
          <w:rPr>
            <w:bCs/>
            <w:sz w:val="22"/>
            <w:szCs w:val="22"/>
          </w:rPr>
          <w:delText xml:space="preserve">　</w:delText>
        </w:r>
      </w:del>
      <w:ins w:id="6991" w:author="t_竹沢 公佑" w:date="2019-09-11T11:04:00Z">
        <w:r w:rsidR="001F419B">
          <w:rPr>
            <w:rFonts w:hint="eastAsia"/>
            <w:bCs/>
            <w:sz w:val="22"/>
            <w:szCs w:val="22"/>
          </w:rPr>
          <w:t>I</w:t>
        </w:r>
      </w:ins>
      <w:del w:id="6992" w:author="t_竹沢 公佑" w:date="2019-09-11T11:04:00Z">
        <w:r w:rsidDel="001F419B">
          <w:rPr>
            <w:bCs/>
            <w:sz w:val="22"/>
            <w:szCs w:val="22"/>
          </w:rPr>
          <w:delText>i</w:delText>
        </w:r>
      </w:del>
      <w:r>
        <w:rPr>
          <w:bCs/>
          <w:sz w:val="22"/>
          <w:szCs w:val="22"/>
        </w:rPr>
        <w:t xml:space="preserve">f </w:t>
      </w:r>
      <w:r>
        <w:rPr>
          <w:rFonts w:hint="eastAsia"/>
          <w:bCs/>
          <w:sz w:val="22"/>
          <w:szCs w:val="22"/>
        </w:rPr>
        <w:t xml:space="preserve">an </w:t>
      </w:r>
      <w:r>
        <w:rPr>
          <w:bCs/>
          <w:sz w:val="22"/>
          <w:szCs w:val="22"/>
        </w:rPr>
        <w:t>error</w:t>
      </w:r>
      <w:ins w:id="6993" w:author="t_竹沢 公佑" w:date="2019-09-11T11:04:00Z">
        <w:r w:rsidR="001F419B">
          <w:rPr>
            <w:rFonts w:hint="eastAsia"/>
            <w:bCs/>
            <w:sz w:val="22"/>
            <w:szCs w:val="22"/>
          </w:rPr>
          <w:t xml:space="preserve"> </w:t>
        </w:r>
      </w:ins>
      <w:del w:id="6994" w:author="t_竹沢 公佑" w:date="2019-09-11T11:04:00Z">
        <w:r w:rsidDel="001F419B">
          <w:rPr>
            <w:bCs/>
            <w:sz w:val="22"/>
            <w:szCs w:val="22"/>
          </w:rPr>
          <w:delText xml:space="preserve">　</w:delText>
        </w:r>
      </w:del>
      <w:r>
        <w:rPr>
          <w:bCs/>
          <w:sz w:val="22"/>
          <w:szCs w:val="22"/>
        </w:rPr>
        <w:t>occur</w:t>
      </w:r>
      <w:r>
        <w:rPr>
          <w:rFonts w:hint="eastAsia"/>
          <w:bCs/>
          <w:sz w:val="22"/>
          <w:szCs w:val="22"/>
        </w:rPr>
        <w:t>s</w:t>
      </w:r>
      <w:r w:rsidR="00121762">
        <w:rPr>
          <w:bCs/>
          <w:sz w:val="22"/>
          <w:szCs w:val="22"/>
        </w:rPr>
        <w:t>, -1 is returned</w:t>
      </w:r>
      <w:r w:rsidR="00121762">
        <w:rPr>
          <w:rFonts w:hint="eastAsia"/>
          <w:bCs/>
          <w:sz w:val="22"/>
          <w:szCs w:val="22"/>
        </w:rPr>
        <w:t xml:space="preserve"> </w:t>
      </w:r>
      <w:r w:rsidR="00121762" w:rsidRPr="00121762">
        <w:rPr>
          <w:bCs/>
          <w:sz w:val="22"/>
          <w:szCs w:val="22"/>
        </w:rPr>
        <w:t>in which case</w:t>
      </w:r>
      <w:del w:id="6995" w:author="t_竹沢 公佑" w:date="2019-10-05T12:04:00Z">
        <w:r w:rsidR="00121762" w:rsidRPr="00121762" w:rsidDel="006F0659">
          <w:rPr>
            <w:bCs/>
            <w:sz w:val="22"/>
            <w:szCs w:val="22"/>
          </w:rPr>
          <w:delText>,</w:delText>
        </w:r>
      </w:del>
      <w:r w:rsidR="00121762" w:rsidRPr="00121762">
        <w:rPr>
          <w:bCs/>
          <w:sz w:val="22"/>
          <w:szCs w:val="22"/>
        </w:rPr>
        <w:t xml:space="preserve"> errno is set.</w:t>
      </w:r>
    </w:p>
    <w:p w:rsidR="00DD66ED" w:rsidDel="001F419B" w:rsidRDefault="00DD66ED" w:rsidP="00A66D8D">
      <w:pPr>
        <w:spacing w:line="0" w:lineRule="atLeast"/>
        <w:ind w:right="1020" w:firstLineChars="200" w:firstLine="440"/>
        <w:rPr>
          <w:del w:id="6996" w:author="t_竹沢 公佑" w:date="2019-09-11T11:01:00Z"/>
          <w:bCs/>
          <w:sz w:val="22"/>
          <w:szCs w:val="22"/>
        </w:rPr>
      </w:pPr>
    </w:p>
    <w:p w:rsidR="0022235B" w:rsidRDefault="0022235B">
      <w:pPr>
        <w:spacing w:line="0" w:lineRule="atLeast"/>
        <w:ind w:right="1020"/>
        <w:rPr>
          <w:b/>
          <w:sz w:val="22"/>
          <w:szCs w:val="22"/>
        </w:rPr>
        <w:pPrChange w:id="6997" w:author="t_竹沢 公佑" w:date="2019-09-11T11:01:00Z">
          <w:pPr>
            <w:spacing w:line="0" w:lineRule="atLeast"/>
            <w:ind w:right="1020" w:firstLineChars="50" w:firstLine="110"/>
          </w:pPr>
        </w:pPrChange>
      </w:pPr>
    </w:p>
    <w:p w:rsidR="00121762" w:rsidRDefault="00B71974" w:rsidP="00121762">
      <w:pPr>
        <w:spacing w:line="0" w:lineRule="atLeast"/>
        <w:ind w:right="1020" w:firstLineChars="50" w:firstLine="110"/>
        <w:rPr>
          <w:ins w:id="6998" w:author="t_竹沢 公佑" w:date="2019-09-11T10:51:00Z"/>
          <w:b/>
          <w:sz w:val="22"/>
          <w:szCs w:val="22"/>
        </w:rPr>
      </w:pPr>
      <w:r>
        <w:rPr>
          <w:rFonts w:hint="eastAsia"/>
          <w:b/>
          <w:sz w:val="22"/>
          <w:szCs w:val="22"/>
        </w:rPr>
        <w:t>【Errors】</w:t>
      </w:r>
    </w:p>
    <w:p w:rsidR="00E81ADD" w:rsidRPr="00E81ADD" w:rsidRDefault="00E81ADD" w:rsidP="00E81ADD">
      <w:pPr>
        <w:spacing w:line="0" w:lineRule="atLeast"/>
        <w:ind w:right="1020" w:firstLineChars="200" w:firstLine="440"/>
        <w:rPr>
          <w:ins w:id="6999" w:author="t_竹沢 公佑" w:date="2019-09-18T13:25:00Z"/>
          <w:bCs/>
          <w:sz w:val="22"/>
          <w:szCs w:val="22"/>
        </w:rPr>
      </w:pPr>
      <w:ins w:id="7000" w:author="t_竹沢 公佑" w:date="2019-09-18T13:25:00Z">
        <w:r w:rsidRPr="00E81ADD">
          <w:rPr>
            <w:bCs/>
            <w:sz w:val="22"/>
            <w:szCs w:val="22"/>
          </w:rPr>
          <w:t>This command can fail with the following errors.</w:t>
        </w:r>
      </w:ins>
    </w:p>
    <w:p w:rsidR="00E81ADD" w:rsidRPr="00E81ADD" w:rsidRDefault="00E81ADD" w:rsidP="00E81ADD">
      <w:pPr>
        <w:spacing w:line="0" w:lineRule="atLeast"/>
        <w:ind w:right="1020" w:firstLineChars="200" w:firstLine="440"/>
        <w:rPr>
          <w:ins w:id="7001" w:author="t_竹沢 公佑" w:date="2019-09-18T13:25:00Z"/>
          <w:bCs/>
          <w:sz w:val="22"/>
          <w:szCs w:val="22"/>
        </w:rPr>
      </w:pPr>
      <w:ins w:id="7002" w:author="t_竹沢 公佑" w:date="2019-09-18T13:25:00Z">
        <w:r w:rsidRPr="00E81ADD">
          <w:rPr>
            <w:bCs/>
            <w:sz w:val="22"/>
            <w:szCs w:val="22"/>
          </w:rPr>
          <w:t>EFAULT</w:t>
        </w:r>
      </w:ins>
    </w:p>
    <w:p w:rsidR="00E81ADD" w:rsidRPr="00E81ADD" w:rsidRDefault="00E81ADD" w:rsidP="00E81ADD">
      <w:pPr>
        <w:spacing w:line="0" w:lineRule="atLeast"/>
        <w:ind w:right="1020" w:firstLineChars="200" w:firstLine="440"/>
        <w:rPr>
          <w:ins w:id="7003" w:author="t_竹沢 公佑" w:date="2019-09-18T13:25:00Z"/>
          <w:bCs/>
          <w:sz w:val="22"/>
          <w:szCs w:val="22"/>
        </w:rPr>
      </w:pPr>
      <w:ins w:id="7004" w:author="t_竹沢 公佑" w:date="2019-09-18T13:25:00Z">
        <w:r w:rsidRPr="00E81ADD">
          <w:rPr>
            <w:bCs/>
            <w:sz w:val="22"/>
            <w:szCs w:val="22"/>
          </w:rPr>
          <w:t xml:space="preserve">  When this </w:t>
        </w:r>
      </w:ins>
      <w:ins w:id="7005" w:author="t_竹沢 公佑" w:date="2019-10-05T12:04:00Z">
        <w:r w:rsidR="006F0659">
          <w:rPr>
            <w:rFonts w:hint="eastAsia"/>
            <w:bCs/>
            <w:sz w:val="22"/>
            <w:szCs w:val="22"/>
          </w:rPr>
          <w:t xml:space="preserve">command fails </w:t>
        </w:r>
      </w:ins>
      <w:ins w:id="7006" w:author="t_竹沢 公佑" w:date="2019-09-18T13:25:00Z">
        <w:r w:rsidRPr="00E81ADD">
          <w:rPr>
            <w:bCs/>
            <w:sz w:val="22"/>
            <w:szCs w:val="22"/>
          </w:rPr>
          <w:t xml:space="preserve">to copy the user specified address to kernel space, </w:t>
        </w:r>
      </w:ins>
    </w:p>
    <w:p w:rsidR="00E81ADD" w:rsidRPr="00E81ADD" w:rsidRDefault="00E81ADD">
      <w:pPr>
        <w:spacing w:line="0" w:lineRule="atLeast"/>
        <w:ind w:leftChars="200" w:left="700" w:right="1020" w:hangingChars="100" w:hanging="220"/>
        <w:rPr>
          <w:ins w:id="7007" w:author="t_竹沢 公佑" w:date="2019-09-18T13:25:00Z"/>
          <w:bCs/>
          <w:sz w:val="22"/>
          <w:szCs w:val="22"/>
        </w:rPr>
        <w:pPrChange w:id="7008" w:author="t_竹沢 公佑" w:date="2019-09-18T13:25:00Z">
          <w:pPr>
            <w:spacing w:line="0" w:lineRule="atLeast"/>
            <w:ind w:right="1020" w:firstLineChars="200" w:firstLine="440"/>
          </w:pPr>
        </w:pPrChange>
      </w:pPr>
      <w:ins w:id="7009" w:author="t_竹沢 公佑" w:date="2019-09-18T13:25:00Z">
        <w:r w:rsidRPr="00E81ADD">
          <w:rPr>
            <w:bCs/>
            <w:sz w:val="22"/>
            <w:szCs w:val="22"/>
          </w:rPr>
          <w:t xml:space="preserve">  it sets EFAULT to errno. Also when it failed to copy the read data to user specified address, it sets EFAULT.</w:t>
        </w:r>
      </w:ins>
    </w:p>
    <w:p w:rsidR="00E81ADD" w:rsidRPr="00E81ADD" w:rsidRDefault="00E81ADD" w:rsidP="00E81ADD">
      <w:pPr>
        <w:spacing w:line="0" w:lineRule="atLeast"/>
        <w:ind w:right="1020" w:firstLineChars="200" w:firstLine="440"/>
        <w:rPr>
          <w:ins w:id="7010" w:author="t_竹沢 公佑" w:date="2019-09-18T13:25:00Z"/>
          <w:bCs/>
          <w:sz w:val="22"/>
          <w:szCs w:val="22"/>
        </w:rPr>
      </w:pPr>
      <w:ins w:id="7011" w:author="t_竹沢 公佑" w:date="2019-09-18T13:25:00Z">
        <w:r w:rsidRPr="00E81ADD">
          <w:rPr>
            <w:bCs/>
            <w:sz w:val="22"/>
            <w:szCs w:val="22"/>
          </w:rPr>
          <w:t xml:space="preserve">  User application may give an invalid address to this pointer, </w:t>
        </w:r>
      </w:ins>
    </w:p>
    <w:p w:rsidR="00E81ADD" w:rsidRPr="00E81ADD" w:rsidRDefault="00E81ADD" w:rsidP="00E81ADD">
      <w:pPr>
        <w:spacing w:line="0" w:lineRule="atLeast"/>
        <w:ind w:right="1020" w:firstLineChars="200" w:firstLine="440"/>
        <w:rPr>
          <w:ins w:id="7012" w:author="t_竹沢 公佑" w:date="2019-09-18T13:25:00Z"/>
          <w:bCs/>
          <w:sz w:val="22"/>
          <w:szCs w:val="22"/>
        </w:rPr>
      </w:pPr>
      <w:ins w:id="7013" w:author="t_竹沢 公佑" w:date="2019-09-18T13:25:00Z">
        <w:r w:rsidRPr="00E81ADD">
          <w:rPr>
            <w:bCs/>
            <w:sz w:val="22"/>
            <w:szCs w:val="22"/>
          </w:rPr>
          <w:t xml:space="preserve">  please check its address.</w:t>
        </w:r>
      </w:ins>
    </w:p>
    <w:p w:rsidR="00E81ADD" w:rsidRPr="00E81ADD" w:rsidRDefault="00E81ADD" w:rsidP="00E81ADD">
      <w:pPr>
        <w:spacing w:line="0" w:lineRule="atLeast"/>
        <w:ind w:right="1020" w:firstLineChars="200" w:firstLine="440"/>
        <w:rPr>
          <w:ins w:id="7014" w:author="t_竹沢 公佑" w:date="2019-09-18T13:25:00Z"/>
          <w:bCs/>
          <w:sz w:val="22"/>
          <w:szCs w:val="22"/>
        </w:rPr>
      </w:pPr>
      <w:ins w:id="7015" w:author="t_竹沢 公佑" w:date="2019-09-18T13:25:00Z">
        <w:r w:rsidRPr="00E81ADD">
          <w:rPr>
            <w:bCs/>
            <w:sz w:val="22"/>
            <w:szCs w:val="22"/>
          </w:rPr>
          <w:t>EINVAL</w:t>
        </w:r>
      </w:ins>
    </w:p>
    <w:p w:rsidR="00E81ADD" w:rsidRPr="00E81ADD" w:rsidRDefault="00E81ADD" w:rsidP="00E81ADD">
      <w:pPr>
        <w:spacing w:line="0" w:lineRule="atLeast"/>
        <w:ind w:right="1020" w:firstLineChars="200" w:firstLine="440"/>
        <w:rPr>
          <w:ins w:id="7016" w:author="t_竹沢 公佑" w:date="2019-09-18T13:25:00Z"/>
          <w:bCs/>
          <w:sz w:val="22"/>
          <w:szCs w:val="22"/>
        </w:rPr>
      </w:pPr>
      <w:ins w:id="7017" w:author="t_竹沢 公佑" w:date="2019-09-18T13:25:00Z">
        <w:r w:rsidRPr="00E81ADD">
          <w:rPr>
            <w:bCs/>
            <w:sz w:val="22"/>
            <w:szCs w:val="22"/>
          </w:rPr>
          <w:t xml:space="preserve">  When invalid ItemID is given.</w:t>
        </w:r>
      </w:ins>
    </w:p>
    <w:p w:rsidR="00E81ADD" w:rsidRPr="00E81ADD" w:rsidRDefault="00E81ADD" w:rsidP="00E81ADD">
      <w:pPr>
        <w:spacing w:line="0" w:lineRule="atLeast"/>
        <w:ind w:right="1020" w:firstLineChars="200" w:firstLine="440"/>
        <w:rPr>
          <w:ins w:id="7018" w:author="t_竹沢 公佑" w:date="2019-09-18T13:25:00Z"/>
          <w:bCs/>
          <w:sz w:val="22"/>
          <w:szCs w:val="22"/>
        </w:rPr>
      </w:pPr>
      <w:ins w:id="7019" w:author="t_竹沢 公佑" w:date="2019-09-18T13:25:00Z">
        <w:r w:rsidRPr="00E81ADD">
          <w:rPr>
            <w:bCs/>
            <w:sz w:val="22"/>
            <w:szCs w:val="22"/>
          </w:rPr>
          <w:t>Others</w:t>
        </w:r>
      </w:ins>
    </w:p>
    <w:p w:rsidR="00E81ADD" w:rsidRPr="00E81ADD" w:rsidRDefault="00E81ADD" w:rsidP="00E81ADD">
      <w:pPr>
        <w:spacing w:line="0" w:lineRule="atLeast"/>
        <w:ind w:right="1020" w:firstLineChars="200" w:firstLine="440"/>
        <w:rPr>
          <w:ins w:id="7020" w:author="t_竹沢 公佑" w:date="2019-09-18T13:25:00Z"/>
          <w:bCs/>
          <w:sz w:val="22"/>
          <w:szCs w:val="22"/>
        </w:rPr>
      </w:pPr>
      <w:ins w:id="7021" w:author="t_竹沢 公佑" w:date="2019-09-18T13:25:00Z">
        <w:r w:rsidRPr="00E81ADD">
          <w:rPr>
            <w:bCs/>
            <w:sz w:val="22"/>
            <w:szCs w:val="22"/>
          </w:rPr>
          <w:t xml:space="preserve">  Each monitoring item fails with its own error code. </w:t>
        </w:r>
      </w:ins>
    </w:p>
    <w:p w:rsidR="00DD66ED" w:rsidRPr="00E81ADD" w:rsidRDefault="00E81ADD">
      <w:pPr>
        <w:spacing w:line="0" w:lineRule="atLeast"/>
        <w:ind w:right="1020" w:firstLineChars="200" w:firstLine="440"/>
        <w:rPr>
          <w:ins w:id="7022" w:author="t_竹沢 公佑" w:date="2019-09-11T10:51:00Z"/>
          <w:bCs/>
          <w:sz w:val="22"/>
          <w:szCs w:val="22"/>
          <w:rPrChange w:id="7023" w:author="t_竹沢 公佑" w:date="2019-09-18T13:25:00Z">
            <w:rPr>
              <w:ins w:id="7024" w:author="t_竹沢 公佑" w:date="2019-09-11T10:51:00Z"/>
              <w:b/>
              <w:sz w:val="22"/>
              <w:szCs w:val="22"/>
            </w:rPr>
          </w:rPrChange>
        </w:rPr>
        <w:pPrChange w:id="7025" w:author="t_竹沢 公佑" w:date="2019-09-18T13:25:00Z">
          <w:pPr>
            <w:spacing w:line="0" w:lineRule="atLeast"/>
            <w:ind w:right="1020" w:firstLineChars="50" w:firstLine="110"/>
          </w:pPr>
        </w:pPrChange>
      </w:pPr>
      <w:ins w:id="7026" w:author="t_竹沢 公佑" w:date="2019-09-18T13:25:00Z">
        <w:r w:rsidRPr="00E81ADD">
          <w:rPr>
            <w:bCs/>
            <w:sz w:val="22"/>
            <w:szCs w:val="22"/>
          </w:rPr>
          <w:t xml:space="preserve">  For the detail, </w:t>
        </w:r>
      </w:ins>
      <w:ins w:id="7027" w:author="t_竹沢 公佑" w:date="2019-09-11T10:56:00Z">
        <w:r w:rsidR="00DD66ED">
          <w:rPr>
            <w:rFonts w:hint="eastAsia"/>
            <w:sz w:val="22"/>
            <w:szCs w:val="22"/>
          </w:rPr>
          <w:t xml:space="preserve">Please </w:t>
        </w:r>
        <w:r w:rsidR="00DD66ED">
          <w:rPr>
            <w:rFonts w:hint="eastAsia"/>
            <w:sz w:val="22"/>
            <w:szCs w:val="22"/>
            <w:lang w:val="en"/>
          </w:rPr>
          <w:t>s</w:t>
        </w:r>
        <w:r w:rsidR="00DD66ED" w:rsidRPr="005038B9">
          <w:rPr>
            <w:sz w:val="22"/>
            <w:szCs w:val="22"/>
            <w:lang w:val="en"/>
          </w:rPr>
          <w:t>ee</w:t>
        </w:r>
        <w:r w:rsidR="00DD66ED" w:rsidRPr="005038B9">
          <w:rPr>
            <w:rFonts w:hint="eastAsia"/>
            <w:sz w:val="22"/>
            <w:szCs w:val="22"/>
            <w:lang w:val="en"/>
          </w:rPr>
          <w:t xml:space="preserve"> </w:t>
        </w:r>
        <w:r w:rsidR="00DD66ED">
          <w:rPr>
            <w:sz w:val="22"/>
            <w:szCs w:val="22"/>
            <w:lang w:val="en"/>
          </w:rPr>
          <w:t>“</w:t>
        </w:r>
        <w:r w:rsidR="00DD66ED" w:rsidRPr="00B40DB7">
          <w:rPr>
            <w:b/>
            <w:sz w:val="22"/>
            <w:szCs w:val="22"/>
            <w:lang w:val="en"/>
          </w:rPr>
          <w:fldChar w:fldCharType="begin"/>
        </w:r>
        <w:r w:rsidR="00DD66ED" w:rsidRPr="00B40DB7">
          <w:rPr>
            <w:b/>
            <w:sz w:val="22"/>
            <w:szCs w:val="22"/>
            <w:lang w:val="en"/>
          </w:rPr>
          <w:instrText xml:space="preserve"> </w:instrText>
        </w:r>
        <w:r w:rsidR="00DD66ED" w:rsidRPr="00B40DB7">
          <w:rPr>
            <w:rFonts w:hint="eastAsia"/>
            <w:b/>
            <w:sz w:val="22"/>
            <w:szCs w:val="22"/>
            <w:lang w:val="en"/>
          </w:rPr>
          <w:instrText>REF _Ref454957439 \r</w:instrText>
        </w:r>
        <w:r w:rsidR="00DD66ED" w:rsidRPr="00B40DB7">
          <w:rPr>
            <w:b/>
            <w:sz w:val="22"/>
            <w:szCs w:val="22"/>
            <w:lang w:val="en"/>
          </w:rPr>
          <w:instrText xml:space="preserve"> </w:instrText>
        </w:r>
        <w:r w:rsidR="00DD66ED">
          <w:rPr>
            <w:b/>
            <w:sz w:val="22"/>
            <w:szCs w:val="22"/>
            <w:lang w:val="en"/>
          </w:rPr>
          <w:instrText xml:space="preserve"> \* MERGEFORMAT </w:instrText>
        </w:r>
        <w:r w:rsidR="00DD66ED" w:rsidRPr="00B40DB7">
          <w:rPr>
            <w:b/>
            <w:sz w:val="22"/>
            <w:szCs w:val="22"/>
            <w:lang w:val="en"/>
          </w:rPr>
          <w:fldChar w:fldCharType="separate"/>
        </w:r>
      </w:ins>
      <w:ins w:id="7028" w:author="t_竹沢 公佑" w:date="2021-02-02T17:29:00Z">
        <w:r w:rsidR="000B4FA1">
          <w:rPr>
            <w:b/>
            <w:sz w:val="22"/>
            <w:szCs w:val="22"/>
            <w:lang w:val="en"/>
          </w:rPr>
          <w:t>6.1</w:t>
        </w:r>
      </w:ins>
      <w:ins w:id="7029" w:author="t_竹沢 公佑" w:date="2019-09-11T10:56:00Z">
        <w:r w:rsidR="00DD66ED" w:rsidRPr="00B40DB7">
          <w:rPr>
            <w:b/>
            <w:sz w:val="22"/>
            <w:szCs w:val="22"/>
            <w:lang w:val="en"/>
          </w:rPr>
          <w:fldChar w:fldCharType="end"/>
        </w:r>
        <w:r w:rsidR="00DD66ED" w:rsidRPr="00B40DB7">
          <w:rPr>
            <w:rFonts w:hint="eastAsia"/>
            <w:b/>
            <w:sz w:val="22"/>
            <w:szCs w:val="22"/>
            <w:lang w:val="en"/>
          </w:rPr>
          <w:t xml:space="preserve"> </w:t>
        </w:r>
        <w:r w:rsidR="00DD66ED" w:rsidRPr="00B40DB7">
          <w:rPr>
            <w:b/>
            <w:sz w:val="22"/>
            <w:szCs w:val="22"/>
            <w:lang w:val="en"/>
          </w:rPr>
          <w:fldChar w:fldCharType="begin"/>
        </w:r>
        <w:r w:rsidR="00DD66ED" w:rsidRPr="00B40DB7">
          <w:rPr>
            <w:b/>
            <w:sz w:val="22"/>
            <w:szCs w:val="22"/>
            <w:lang w:val="en"/>
          </w:rPr>
          <w:instrText xml:space="preserve"> </w:instrText>
        </w:r>
        <w:r w:rsidR="00DD66ED" w:rsidRPr="00B40DB7">
          <w:rPr>
            <w:rFonts w:hint="eastAsia"/>
            <w:b/>
            <w:sz w:val="22"/>
            <w:szCs w:val="22"/>
            <w:lang w:val="en"/>
          </w:rPr>
          <w:instrText>REF _Ref454957439 \h</w:instrText>
        </w:r>
        <w:r w:rsidR="00DD66ED" w:rsidRPr="00B40DB7">
          <w:rPr>
            <w:b/>
            <w:sz w:val="22"/>
            <w:szCs w:val="22"/>
            <w:lang w:val="en"/>
          </w:rPr>
          <w:instrText xml:space="preserve"> </w:instrText>
        </w:r>
        <w:r w:rsidR="00DD66ED">
          <w:rPr>
            <w:b/>
            <w:sz w:val="22"/>
            <w:szCs w:val="22"/>
            <w:lang w:val="en"/>
          </w:rPr>
          <w:instrText xml:space="preserve"> \* MERGEFORMAT </w:instrText>
        </w:r>
      </w:ins>
      <w:r w:rsidR="00DD66ED" w:rsidRPr="00B40DB7">
        <w:rPr>
          <w:b/>
          <w:sz w:val="22"/>
          <w:szCs w:val="22"/>
          <w:lang w:val="en"/>
        </w:rPr>
      </w:r>
      <w:ins w:id="7030" w:author="t_竹沢 公佑" w:date="2019-09-11T10:56:00Z">
        <w:r w:rsidR="00DD66ED" w:rsidRPr="00B40DB7">
          <w:rPr>
            <w:b/>
            <w:sz w:val="22"/>
            <w:szCs w:val="22"/>
            <w:lang w:val="en"/>
          </w:rPr>
          <w:fldChar w:fldCharType="separate"/>
        </w:r>
      </w:ins>
      <w:ins w:id="7031" w:author="t_竹沢 公佑" w:date="2021-02-02T17:29:00Z">
        <w:r w:rsidR="000B4FA1" w:rsidRPr="000B4FA1">
          <w:rPr>
            <w:b/>
            <w:u w:val="single"/>
            <w:lang w:val="en"/>
            <w:rPrChange w:id="7032" w:author="t_竹沢 公佑" w:date="2021-02-02T17:29:00Z">
              <w:rPr>
                <w:u w:val="single"/>
                <w:lang w:val="en"/>
              </w:rPr>
            </w:rPrChange>
          </w:rPr>
          <w:t>Monitoring Items</w:t>
        </w:r>
      </w:ins>
      <w:ins w:id="7033" w:author="t_竹沢 公佑" w:date="2019-09-11T10:56:00Z">
        <w:r w:rsidR="00DD66ED" w:rsidRPr="00B40DB7">
          <w:rPr>
            <w:b/>
            <w:sz w:val="22"/>
            <w:szCs w:val="22"/>
            <w:lang w:val="en"/>
          </w:rPr>
          <w:fldChar w:fldCharType="end"/>
        </w:r>
        <w:r w:rsidR="00DD66ED">
          <w:rPr>
            <w:b/>
            <w:sz w:val="22"/>
            <w:szCs w:val="22"/>
            <w:lang w:val="en"/>
          </w:rPr>
          <w:t>”</w:t>
        </w:r>
        <w:r w:rsidR="00DD66ED">
          <w:rPr>
            <w:rFonts w:hint="eastAsia"/>
            <w:b/>
            <w:sz w:val="22"/>
            <w:szCs w:val="22"/>
            <w:lang w:val="en"/>
          </w:rPr>
          <w:t>.</w:t>
        </w:r>
      </w:ins>
    </w:p>
    <w:p w:rsidR="00DD66ED" w:rsidDel="00DD66ED" w:rsidRDefault="00DD66ED" w:rsidP="00121762">
      <w:pPr>
        <w:spacing w:line="0" w:lineRule="atLeast"/>
        <w:ind w:right="1020" w:firstLineChars="50" w:firstLine="110"/>
        <w:rPr>
          <w:del w:id="7034" w:author="t_竹沢 公佑" w:date="2019-09-11T10:57:00Z"/>
          <w:b/>
          <w:sz w:val="22"/>
          <w:szCs w:val="22"/>
        </w:rPr>
      </w:pPr>
    </w:p>
    <w:p w:rsidR="00B71974" w:rsidRDefault="00121762" w:rsidP="00121762">
      <w:pPr>
        <w:spacing w:line="0" w:lineRule="atLeast"/>
        <w:ind w:right="1020" w:firstLineChars="200" w:firstLine="440"/>
        <w:rPr>
          <w:bCs/>
          <w:sz w:val="22"/>
          <w:szCs w:val="22"/>
        </w:rPr>
      </w:pPr>
      <w:del w:id="7035" w:author="t_竹沢 公佑" w:date="2019-09-11T10:57:00Z">
        <w:r w:rsidRPr="00121762" w:rsidDel="00DD66ED">
          <w:rPr>
            <w:bCs/>
            <w:sz w:val="22"/>
            <w:szCs w:val="22"/>
          </w:rPr>
          <w:delText>This command can fail with the errors.</w:delText>
        </w:r>
        <w:r w:rsidDel="00DD66ED">
          <w:rPr>
            <w:rFonts w:hint="eastAsia"/>
            <w:bCs/>
            <w:sz w:val="22"/>
            <w:szCs w:val="22"/>
          </w:rPr>
          <w:delText xml:space="preserve"> </w:delText>
        </w:r>
        <w:r w:rsidR="00B71974" w:rsidRPr="005038B9" w:rsidDel="00DD66ED">
          <w:rPr>
            <w:rFonts w:hint="eastAsia"/>
            <w:sz w:val="22"/>
            <w:szCs w:val="22"/>
            <w:lang w:val="en"/>
          </w:rPr>
          <w:delText>S</w:delText>
        </w:r>
        <w:r w:rsidR="00B71974" w:rsidRPr="005038B9" w:rsidDel="00DD66ED">
          <w:rPr>
            <w:sz w:val="22"/>
            <w:szCs w:val="22"/>
            <w:lang w:val="en"/>
          </w:rPr>
          <w:delText>ee</w:delText>
        </w:r>
        <w:r w:rsidR="00B71974" w:rsidRPr="005038B9" w:rsidDel="00DD66ED">
          <w:rPr>
            <w:rFonts w:hint="eastAsia"/>
            <w:sz w:val="22"/>
            <w:szCs w:val="22"/>
            <w:lang w:val="en"/>
          </w:rPr>
          <w:delText xml:space="preserve"> </w:delText>
        </w:r>
        <w:r w:rsidR="00DB6BDD" w:rsidDel="00DD66ED">
          <w:rPr>
            <w:sz w:val="22"/>
            <w:szCs w:val="22"/>
            <w:lang w:val="en"/>
          </w:rPr>
          <w:delText>“</w:delText>
        </w:r>
        <w:r w:rsidR="00DB6BDD" w:rsidRPr="00B40DB7" w:rsidDel="00DD66ED">
          <w:rPr>
            <w:b/>
            <w:sz w:val="22"/>
            <w:szCs w:val="22"/>
            <w:lang w:val="en"/>
          </w:rPr>
          <w:fldChar w:fldCharType="begin"/>
        </w:r>
        <w:r w:rsidR="00DB6BDD" w:rsidRPr="00B40DB7" w:rsidDel="00DD66ED">
          <w:rPr>
            <w:b/>
            <w:sz w:val="22"/>
            <w:szCs w:val="22"/>
            <w:lang w:val="en"/>
          </w:rPr>
          <w:delInstrText xml:space="preserve"> </w:delInstrText>
        </w:r>
        <w:r w:rsidR="00DB6BDD" w:rsidRPr="00B40DB7" w:rsidDel="00DD66ED">
          <w:rPr>
            <w:rFonts w:hint="eastAsia"/>
            <w:b/>
            <w:sz w:val="22"/>
            <w:szCs w:val="22"/>
            <w:lang w:val="en"/>
          </w:rPr>
          <w:delInstrText>REF _Ref454957439 \r</w:delInstrText>
        </w:r>
        <w:r w:rsidR="00DB6BDD" w:rsidRPr="00B40DB7" w:rsidDel="00DD66ED">
          <w:rPr>
            <w:b/>
            <w:sz w:val="22"/>
            <w:szCs w:val="22"/>
            <w:lang w:val="en"/>
          </w:rPr>
          <w:delInstrText xml:space="preserve"> </w:delInstrText>
        </w:r>
        <w:r w:rsidR="00DB6BDD" w:rsidDel="00DD66ED">
          <w:rPr>
            <w:b/>
            <w:sz w:val="22"/>
            <w:szCs w:val="22"/>
            <w:lang w:val="en"/>
          </w:rPr>
          <w:delInstrText xml:space="preserve"> \* MERGEFORMAT </w:delInstrText>
        </w:r>
        <w:r w:rsidR="00DB6BDD" w:rsidRPr="00B40DB7" w:rsidDel="00DD66ED">
          <w:rPr>
            <w:b/>
            <w:sz w:val="22"/>
            <w:szCs w:val="22"/>
            <w:lang w:val="en"/>
          </w:rPr>
          <w:fldChar w:fldCharType="separate"/>
        </w:r>
        <w:r w:rsidR="00762519" w:rsidDel="00DD66ED">
          <w:rPr>
            <w:b/>
            <w:sz w:val="22"/>
            <w:szCs w:val="22"/>
            <w:lang w:val="en"/>
          </w:rPr>
          <w:delText>6.1</w:delText>
        </w:r>
        <w:r w:rsidR="00DB6BDD" w:rsidRPr="00B40DB7" w:rsidDel="00DD66ED">
          <w:rPr>
            <w:b/>
            <w:sz w:val="22"/>
            <w:szCs w:val="22"/>
            <w:lang w:val="en"/>
          </w:rPr>
          <w:fldChar w:fldCharType="end"/>
        </w:r>
        <w:r w:rsidR="00DB6BDD" w:rsidRPr="00B40DB7" w:rsidDel="00DD66ED">
          <w:rPr>
            <w:rFonts w:hint="eastAsia"/>
            <w:b/>
            <w:sz w:val="22"/>
            <w:szCs w:val="22"/>
            <w:lang w:val="en"/>
          </w:rPr>
          <w:delText xml:space="preserve"> </w:delText>
        </w:r>
        <w:r w:rsidR="00DB6BDD" w:rsidRPr="00B40DB7" w:rsidDel="00DD66ED">
          <w:rPr>
            <w:b/>
            <w:sz w:val="22"/>
            <w:szCs w:val="22"/>
            <w:lang w:val="en"/>
          </w:rPr>
          <w:fldChar w:fldCharType="begin"/>
        </w:r>
        <w:r w:rsidR="00DB6BDD" w:rsidRPr="00B40DB7" w:rsidDel="00DD66ED">
          <w:rPr>
            <w:b/>
            <w:sz w:val="22"/>
            <w:szCs w:val="22"/>
            <w:lang w:val="en"/>
          </w:rPr>
          <w:delInstrText xml:space="preserve"> </w:delInstrText>
        </w:r>
        <w:r w:rsidR="00DB6BDD" w:rsidRPr="00B40DB7" w:rsidDel="00DD66ED">
          <w:rPr>
            <w:rFonts w:hint="eastAsia"/>
            <w:b/>
            <w:sz w:val="22"/>
            <w:szCs w:val="22"/>
            <w:lang w:val="en"/>
          </w:rPr>
          <w:delInstrText>REF _Ref454957439 \h</w:delInstrText>
        </w:r>
        <w:r w:rsidR="00DB6BDD" w:rsidRPr="00B40DB7" w:rsidDel="00DD66ED">
          <w:rPr>
            <w:b/>
            <w:sz w:val="22"/>
            <w:szCs w:val="22"/>
            <w:lang w:val="en"/>
          </w:rPr>
          <w:delInstrText xml:space="preserve"> </w:delInstrText>
        </w:r>
        <w:r w:rsidR="00DB6BDD" w:rsidDel="00DD66ED">
          <w:rPr>
            <w:b/>
            <w:sz w:val="22"/>
            <w:szCs w:val="22"/>
            <w:lang w:val="en"/>
          </w:rPr>
          <w:delInstrText xml:space="preserve"> \* MERGEFORMAT </w:delInstrText>
        </w:r>
        <w:r w:rsidR="00DB6BDD" w:rsidRPr="00B40DB7" w:rsidDel="00DD66ED">
          <w:rPr>
            <w:b/>
            <w:sz w:val="22"/>
            <w:szCs w:val="22"/>
            <w:lang w:val="en"/>
          </w:rPr>
        </w:r>
        <w:r w:rsidR="00DB6BDD" w:rsidRPr="00B40DB7" w:rsidDel="00DD66ED">
          <w:rPr>
            <w:b/>
            <w:sz w:val="22"/>
            <w:szCs w:val="22"/>
            <w:lang w:val="en"/>
          </w:rPr>
          <w:fldChar w:fldCharType="separate"/>
        </w:r>
      </w:del>
      <w:del w:id="7036" w:author="t_竹沢 公佑" w:date="2019-08-22T13:55:00Z">
        <w:r w:rsidR="007D309C" w:rsidRPr="007D309C" w:rsidDel="007154FA">
          <w:rPr>
            <w:rFonts w:hint="eastAsia"/>
            <w:b/>
            <w:u w:val="single"/>
            <w:lang w:val="en"/>
          </w:rPr>
          <w:delText>Monitoring Items</w:delText>
        </w:r>
      </w:del>
      <w:del w:id="7037" w:author="t_竹沢 公佑" w:date="2019-09-11T10:57:00Z">
        <w:r w:rsidR="00DB6BDD" w:rsidRPr="00B40DB7" w:rsidDel="00DD66ED">
          <w:rPr>
            <w:b/>
            <w:sz w:val="22"/>
            <w:szCs w:val="22"/>
            <w:lang w:val="en"/>
          </w:rPr>
          <w:fldChar w:fldCharType="end"/>
        </w:r>
        <w:r w:rsidR="00DB6BDD" w:rsidDel="00DD66ED">
          <w:rPr>
            <w:b/>
            <w:sz w:val="22"/>
            <w:szCs w:val="22"/>
            <w:lang w:val="en"/>
          </w:rPr>
          <w:delText>”</w:delText>
        </w:r>
        <w:r w:rsidR="00DB6BDD" w:rsidDel="00DD66ED">
          <w:rPr>
            <w:rFonts w:hint="eastAsia"/>
            <w:b/>
            <w:sz w:val="22"/>
            <w:szCs w:val="22"/>
            <w:lang w:val="en"/>
          </w:rPr>
          <w:delText>.</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RDefault="00596636" w:rsidP="00596636">
      <w:pPr>
        <w:spacing w:line="0" w:lineRule="atLeast"/>
        <w:ind w:right="1020" w:firstLineChars="200" w:firstLine="440"/>
        <w:rPr>
          <w:bCs/>
          <w:sz w:val="22"/>
          <w:szCs w:val="22"/>
        </w:rPr>
      </w:pPr>
      <w:r w:rsidRPr="005038B9">
        <w:rPr>
          <w:rFonts w:hint="eastAsia"/>
          <w:sz w:val="22"/>
          <w:szCs w:val="22"/>
          <w:lang w:val="en"/>
        </w:rPr>
        <w:t>S</w:t>
      </w:r>
      <w:r w:rsidRPr="005038B9">
        <w:rPr>
          <w:sz w:val="22"/>
          <w:szCs w:val="22"/>
          <w:lang w:val="en"/>
        </w:rPr>
        <w:t>ee</w:t>
      </w:r>
      <w:r w:rsidRPr="005038B9">
        <w:rPr>
          <w:rFonts w:hint="eastAsia"/>
          <w:sz w:val="22"/>
          <w:szCs w:val="22"/>
          <w:lang w:val="en"/>
        </w:rPr>
        <w:t xml:space="preserve"> </w:t>
      </w:r>
      <w:r>
        <w:rPr>
          <w:sz w:val="22"/>
          <w:szCs w:val="22"/>
          <w:lang w:val="en"/>
        </w:rPr>
        <w:t>“</w:t>
      </w:r>
      <w:r w:rsidRPr="00B40DB7">
        <w:rPr>
          <w:b/>
          <w:sz w:val="22"/>
          <w:szCs w:val="22"/>
          <w:lang w:val="en"/>
        </w:rPr>
        <w:fldChar w:fldCharType="begin"/>
      </w:r>
      <w:r w:rsidRPr="00B40DB7">
        <w:rPr>
          <w:b/>
          <w:sz w:val="22"/>
          <w:szCs w:val="22"/>
          <w:lang w:val="en"/>
        </w:rPr>
        <w:instrText xml:space="preserve"> </w:instrText>
      </w:r>
      <w:r w:rsidRPr="00B40DB7">
        <w:rPr>
          <w:rFonts w:hint="eastAsia"/>
          <w:b/>
          <w:sz w:val="22"/>
          <w:szCs w:val="22"/>
          <w:lang w:val="en"/>
        </w:rPr>
        <w:instrText>REF _Ref454957439 \r</w:instrText>
      </w:r>
      <w:r w:rsidRPr="00B40DB7">
        <w:rPr>
          <w:b/>
          <w:sz w:val="22"/>
          <w:szCs w:val="22"/>
          <w:lang w:val="en"/>
        </w:rPr>
        <w:instrText xml:space="preserve"> </w:instrText>
      </w:r>
      <w:r>
        <w:rPr>
          <w:b/>
          <w:sz w:val="22"/>
          <w:szCs w:val="22"/>
          <w:lang w:val="en"/>
        </w:rPr>
        <w:instrText xml:space="preserve"> \* MERGEFORMAT </w:instrText>
      </w:r>
      <w:r w:rsidRPr="00B40DB7">
        <w:rPr>
          <w:b/>
          <w:sz w:val="22"/>
          <w:szCs w:val="22"/>
          <w:lang w:val="en"/>
        </w:rPr>
        <w:fldChar w:fldCharType="separate"/>
      </w:r>
      <w:r w:rsidR="000B4FA1">
        <w:rPr>
          <w:b/>
          <w:sz w:val="22"/>
          <w:szCs w:val="22"/>
          <w:lang w:val="en"/>
        </w:rPr>
        <w:t>6.1</w:t>
      </w:r>
      <w:r w:rsidRPr="00B40DB7">
        <w:rPr>
          <w:b/>
          <w:sz w:val="22"/>
          <w:szCs w:val="22"/>
          <w:lang w:val="en"/>
        </w:rPr>
        <w:fldChar w:fldCharType="end"/>
      </w:r>
      <w:r w:rsidRPr="00B40DB7">
        <w:rPr>
          <w:rFonts w:hint="eastAsia"/>
          <w:b/>
          <w:sz w:val="22"/>
          <w:szCs w:val="22"/>
          <w:lang w:val="en"/>
        </w:rPr>
        <w:t xml:space="preserve"> </w:t>
      </w:r>
      <w:r w:rsidRPr="00B40DB7">
        <w:rPr>
          <w:b/>
          <w:sz w:val="22"/>
          <w:szCs w:val="22"/>
          <w:lang w:val="en"/>
        </w:rPr>
        <w:fldChar w:fldCharType="begin"/>
      </w:r>
      <w:r w:rsidRPr="00B40DB7">
        <w:rPr>
          <w:b/>
          <w:sz w:val="22"/>
          <w:szCs w:val="22"/>
          <w:lang w:val="en"/>
        </w:rPr>
        <w:instrText xml:space="preserve"> </w:instrText>
      </w:r>
      <w:r w:rsidRPr="00B40DB7">
        <w:rPr>
          <w:rFonts w:hint="eastAsia"/>
          <w:b/>
          <w:sz w:val="22"/>
          <w:szCs w:val="22"/>
          <w:lang w:val="en"/>
        </w:rPr>
        <w:instrText>REF _Ref454957439 \h</w:instrText>
      </w:r>
      <w:r w:rsidRPr="00B40DB7">
        <w:rPr>
          <w:b/>
          <w:sz w:val="22"/>
          <w:szCs w:val="22"/>
          <w:lang w:val="en"/>
        </w:rPr>
        <w:instrText xml:space="preserve"> </w:instrText>
      </w:r>
      <w:r>
        <w:rPr>
          <w:b/>
          <w:sz w:val="22"/>
          <w:szCs w:val="22"/>
          <w:lang w:val="en"/>
        </w:rPr>
        <w:instrText xml:space="preserve"> \* MERGEFORMAT </w:instrText>
      </w:r>
      <w:r w:rsidRPr="00B40DB7">
        <w:rPr>
          <w:b/>
          <w:sz w:val="22"/>
          <w:szCs w:val="22"/>
          <w:lang w:val="en"/>
        </w:rPr>
      </w:r>
      <w:r w:rsidRPr="00B40DB7">
        <w:rPr>
          <w:b/>
          <w:sz w:val="22"/>
          <w:szCs w:val="22"/>
          <w:lang w:val="en"/>
        </w:rPr>
        <w:fldChar w:fldCharType="separate"/>
      </w:r>
      <w:ins w:id="7038" w:author="t_竹沢 公佑" w:date="2021-02-02T17:29:00Z">
        <w:r w:rsidR="000B4FA1" w:rsidRPr="000B4FA1">
          <w:rPr>
            <w:b/>
            <w:u w:val="single"/>
            <w:lang w:val="en"/>
            <w:rPrChange w:id="7039" w:author="t_竹沢 公佑" w:date="2021-02-02T17:29:00Z">
              <w:rPr>
                <w:u w:val="single"/>
                <w:lang w:val="en"/>
              </w:rPr>
            </w:rPrChange>
          </w:rPr>
          <w:t>Monitoring Items</w:t>
        </w:r>
      </w:ins>
      <w:del w:id="7040" w:author="t_竹沢 公佑" w:date="2019-08-22T13:55:00Z">
        <w:r w:rsidR="007D309C" w:rsidRPr="007D309C" w:rsidDel="007154FA">
          <w:rPr>
            <w:rFonts w:hint="eastAsia"/>
            <w:b/>
            <w:u w:val="single"/>
            <w:lang w:val="en"/>
          </w:rPr>
          <w:delText>Monitoring Items</w:delText>
        </w:r>
      </w:del>
      <w:r w:rsidRPr="00B40DB7">
        <w:rPr>
          <w:b/>
          <w:sz w:val="22"/>
          <w:szCs w:val="22"/>
          <w:lang w:val="en"/>
        </w:rPr>
        <w:fldChar w:fldCharType="end"/>
      </w:r>
      <w:r>
        <w:rPr>
          <w:b/>
          <w:sz w:val="22"/>
          <w:szCs w:val="22"/>
          <w:lang w:val="en"/>
        </w:rPr>
        <w:t>”</w:t>
      </w:r>
      <w:r>
        <w:rPr>
          <w:rFonts w:hint="eastAsia"/>
          <w:b/>
          <w:sz w:val="22"/>
          <w:szCs w:val="22"/>
          <w:lang w:val="en"/>
        </w:rPr>
        <w:t>.</w:t>
      </w:r>
    </w:p>
    <w:p w:rsidR="00B71974" w:rsidRDefault="00B71974" w:rsidP="00B71974">
      <w:pPr>
        <w:spacing w:line="0" w:lineRule="atLeast"/>
        <w:ind w:right="1020" w:firstLineChars="200" w:firstLine="440"/>
        <w:rPr>
          <w:bCs/>
          <w:sz w:val="22"/>
          <w:szCs w:val="22"/>
        </w:rPr>
      </w:pPr>
    </w:p>
    <w:p w:rsidR="007D309C" w:rsidRDefault="007D309C" w:rsidP="00B71974">
      <w:pPr>
        <w:spacing w:line="0" w:lineRule="atLeast"/>
        <w:ind w:right="1020" w:firstLineChars="200" w:firstLine="440"/>
        <w:rPr>
          <w:bCs/>
          <w:sz w:val="22"/>
          <w:szCs w:val="22"/>
        </w:rPr>
      </w:pPr>
      <w:r>
        <w:rPr>
          <w:bCs/>
          <w:sz w:val="22"/>
          <w:szCs w:val="22"/>
        </w:rPr>
        <w:br w:type="page"/>
      </w:r>
    </w:p>
    <w:p w:rsidR="00DF1C7C" w:rsidRDefault="00DF1C7C" w:rsidP="0083070F">
      <w:pPr>
        <w:pStyle w:val="3"/>
      </w:pPr>
      <w:bookmarkStart w:id="7041" w:name="_Toc63179425"/>
      <w:r>
        <w:rPr>
          <w:rFonts w:hint="eastAsia"/>
        </w:rPr>
        <w:t>Command :DRXPD_SET_CONTROL</w:t>
      </w:r>
      <w:bookmarkEnd w:id="7041"/>
      <w:r>
        <w:rPr>
          <w:rFonts w:hint="eastAsia"/>
        </w:rPr>
        <w:t xml:space="preserve"> </w:t>
      </w:r>
    </w:p>
    <w:p w:rsidR="00DF1C7C" w:rsidRDefault="00DF1C7C">
      <w:pPr>
        <w:spacing w:line="0" w:lineRule="atLeast"/>
        <w:ind w:firstLineChars="50" w:firstLine="110"/>
        <w:rPr>
          <w:b/>
          <w:sz w:val="22"/>
          <w:szCs w:val="22"/>
        </w:rPr>
      </w:pPr>
      <w:r>
        <w:rPr>
          <w:rFonts w:hint="eastAsia"/>
          <w:b/>
          <w:sz w:val="22"/>
          <w:szCs w:val="22"/>
        </w:rPr>
        <w:t>【Function】</w:t>
      </w:r>
    </w:p>
    <w:p w:rsidR="00DF1C7C" w:rsidRDefault="00DF1C7C">
      <w:pPr>
        <w:spacing w:line="0" w:lineRule="atLeast"/>
        <w:ind w:right="1020" w:firstLineChars="150" w:firstLine="330"/>
        <w:rPr>
          <w:sz w:val="22"/>
          <w:szCs w:val="22"/>
          <w:lang w:val="en"/>
        </w:rPr>
      </w:pPr>
      <w:r>
        <w:rPr>
          <w:sz w:val="22"/>
          <w:szCs w:val="22"/>
          <w:lang w:val="en"/>
        </w:rPr>
        <w:t xml:space="preserve">This command </w:t>
      </w:r>
      <w:ins w:id="7042" w:author="t_竹沢 公佑" w:date="2019-10-05T12:05:00Z">
        <w:r w:rsidR="006F0659">
          <w:rPr>
            <w:rFonts w:hint="eastAsia"/>
            <w:sz w:val="22"/>
            <w:szCs w:val="22"/>
            <w:lang w:val="en"/>
          </w:rPr>
          <w:t>controls DRXP board function</w:t>
        </w:r>
      </w:ins>
      <w:ins w:id="7043" w:author="t_竹沢 公佑" w:date="2019-10-05T12:06:00Z">
        <w:r w:rsidR="006F0659">
          <w:rPr>
            <w:rFonts w:hint="eastAsia"/>
            <w:sz w:val="22"/>
            <w:szCs w:val="22"/>
            <w:lang w:val="en"/>
          </w:rPr>
          <w:t>s</w:t>
        </w:r>
      </w:ins>
      <w:del w:id="7044" w:author="t_竹沢 公佑" w:date="2019-10-05T12:05:00Z">
        <w:r w:rsidDel="006F0659">
          <w:rPr>
            <w:sz w:val="22"/>
            <w:szCs w:val="22"/>
            <w:lang w:val="en"/>
          </w:rPr>
          <w:delText>sets the control items</w:delText>
        </w:r>
      </w:del>
      <w:r>
        <w:rPr>
          <w:sz w:val="22"/>
          <w:szCs w:val="22"/>
          <w:lang w:val="en"/>
        </w:rPr>
        <w:t>.</w:t>
      </w:r>
      <w:r>
        <w:rPr>
          <w:rFonts w:hint="eastAsia"/>
          <w:sz w:val="22"/>
          <w:szCs w:val="22"/>
          <w:lang w:val="en"/>
        </w:rPr>
        <w:t xml:space="preserve"> </w:t>
      </w:r>
    </w:p>
    <w:p w:rsidR="00DF1C7C" w:rsidRPr="00437574" w:rsidRDefault="00DF1C7C" w:rsidP="005038B9">
      <w:pPr>
        <w:spacing w:line="0" w:lineRule="atLeast"/>
        <w:ind w:right="1020" w:firstLineChars="150" w:firstLine="330"/>
        <w:rPr>
          <w:sz w:val="22"/>
          <w:szCs w:val="22"/>
          <w:lang w:val="en"/>
        </w:rPr>
      </w:pPr>
      <w:r w:rsidRPr="005038B9">
        <w:rPr>
          <w:sz w:val="22"/>
          <w:szCs w:val="22"/>
          <w:lang w:val="en"/>
        </w:rPr>
        <w:t>For more information about</w:t>
      </w:r>
      <w:r w:rsidRPr="005038B9">
        <w:rPr>
          <w:rFonts w:hint="eastAsia"/>
          <w:sz w:val="22"/>
          <w:szCs w:val="22"/>
          <w:lang w:val="en"/>
        </w:rPr>
        <w:t xml:space="preserve"> control </w:t>
      </w:r>
      <w:r w:rsidRPr="005038B9">
        <w:rPr>
          <w:sz w:val="22"/>
          <w:szCs w:val="22"/>
          <w:lang w:val="en"/>
        </w:rPr>
        <w:t>items,</w:t>
      </w:r>
      <w:r w:rsidRPr="005038B9">
        <w:rPr>
          <w:rFonts w:hint="eastAsia"/>
          <w:sz w:val="22"/>
          <w:szCs w:val="22"/>
          <w:lang w:val="en"/>
        </w:rPr>
        <w:t xml:space="preserve"> S</w:t>
      </w:r>
      <w:r w:rsidRPr="005038B9">
        <w:rPr>
          <w:sz w:val="22"/>
          <w:szCs w:val="22"/>
          <w:lang w:val="en"/>
        </w:rPr>
        <w:t>ee</w:t>
      </w:r>
      <w:r w:rsidRPr="005038B9">
        <w:rPr>
          <w:rFonts w:hint="eastAsia"/>
          <w:sz w:val="22"/>
          <w:szCs w:val="22"/>
          <w:lang w:val="en"/>
        </w:rPr>
        <w:t xml:space="preserve"> </w:t>
      </w:r>
      <w:r w:rsidR="00DB6BDD">
        <w:rPr>
          <w:sz w:val="22"/>
          <w:szCs w:val="22"/>
          <w:lang w:val="en"/>
        </w:rPr>
        <w:t>“</w:t>
      </w:r>
      <w:r w:rsidR="00DB6BDD" w:rsidRPr="00DB6BDD">
        <w:rPr>
          <w:b/>
          <w:sz w:val="22"/>
          <w:szCs w:val="22"/>
          <w:lang w:val="en"/>
        </w:rPr>
        <w:fldChar w:fldCharType="begin"/>
      </w:r>
      <w:r w:rsidR="00DB6BDD" w:rsidRPr="00DB6BDD">
        <w:rPr>
          <w:b/>
          <w:sz w:val="22"/>
          <w:szCs w:val="22"/>
          <w:lang w:val="en"/>
        </w:rPr>
        <w:instrText xml:space="preserve"> </w:instrText>
      </w:r>
      <w:r w:rsidR="00DB6BDD" w:rsidRPr="00DB6BDD">
        <w:rPr>
          <w:rFonts w:hint="eastAsia"/>
          <w:b/>
          <w:sz w:val="22"/>
          <w:szCs w:val="22"/>
          <w:lang w:val="en"/>
        </w:rPr>
        <w:instrText>REF _Ref12958225 \r \h</w:instrText>
      </w:r>
      <w:r w:rsidR="00DB6BDD" w:rsidRPr="00DB6BDD">
        <w:rPr>
          <w:b/>
          <w:sz w:val="22"/>
          <w:szCs w:val="22"/>
          <w:lang w:val="en"/>
        </w:rPr>
        <w:instrText xml:space="preserve"> </w:instrText>
      </w:r>
      <w:r w:rsidR="00DB6BDD">
        <w:rPr>
          <w:b/>
          <w:sz w:val="22"/>
          <w:szCs w:val="22"/>
          <w:lang w:val="en"/>
        </w:rPr>
        <w:instrText xml:space="preserve"> \* MERGEFORMAT </w:instrText>
      </w:r>
      <w:r w:rsidR="00DB6BDD" w:rsidRPr="00DB6BDD">
        <w:rPr>
          <w:b/>
          <w:sz w:val="22"/>
          <w:szCs w:val="22"/>
          <w:lang w:val="en"/>
        </w:rPr>
      </w:r>
      <w:r w:rsidR="00DB6BDD" w:rsidRPr="00DB6BDD">
        <w:rPr>
          <w:b/>
          <w:sz w:val="22"/>
          <w:szCs w:val="22"/>
          <w:lang w:val="en"/>
        </w:rPr>
        <w:fldChar w:fldCharType="separate"/>
      </w:r>
      <w:r w:rsidR="000B4FA1">
        <w:rPr>
          <w:b/>
          <w:sz w:val="22"/>
          <w:szCs w:val="22"/>
          <w:lang w:val="en"/>
        </w:rPr>
        <w:t>6.2</w:t>
      </w:r>
      <w:r w:rsidR="00DB6BDD" w:rsidRPr="00DB6BDD">
        <w:rPr>
          <w:b/>
          <w:sz w:val="22"/>
          <w:szCs w:val="22"/>
          <w:lang w:val="en"/>
        </w:rPr>
        <w:fldChar w:fldCharType="end"/>
      </w:r>
      <w:r w:rsidR="00DB6BDD" w:rsidRPr="00DB6BDD">
        <w:rPr>
          <w:rFonts w:hint="eastAsia"/>
          <w:b/>
          <w:sz w:val="22"/>
          <w:szCs w:val="22"/>
          <w:lang w:val="en"/>
        </w:rPr>
        <w:t xml:space="preserve"> </w:t>
      </w:r>
      <w:r w:rsidR="00DB6BDD" w:rsidRPr="00DB6BDD">
        <w:rPr>
          <w:b/>
          <w:sz w:val="22"/>
          <w:szCs w:val="22"/>
          <w:lang w:val="en"/>
        </w:rPr>
        <w:fldChar w:fldCharType="begin"/>
      </w:r>
      <w:r w:rsidR="00DB6BDD" w:rsidRPr="00DB6BDD">
        <w:rPr>
          <w:b/>
          <w:sz w:val="22"/>
          <w:szCs w:val="22"/>
          <w:lang w:val="en"/>
        </w:rPr>
        <w:instrText xml:space="preserve"> </w:instrText>
      </w:r>
      <w:r w:rsidR="00DB6BDD" w:rsidRPr="00DB6BDD">
        <w:rPr>
          <w:rFonts w:hint="eastAsia"/>
          <w:b/>
          <w:sz w:val="22"/>
          <w:szCs w:val="22"/>
          <w:lang w:val="en"/>
        </w:rPr>
        <w:instrText>REF _Ref12958234 \h</w:instrText>
      </w:r>
      <w:r w:rsidR="00DB6BDD" w:rsidRPr="00DB6BDD">
        <w:rPr>
          <w:b/>
          <w:sz w:val="22"/>
          <w:szCs w:val="22"/>
          <w:lang w:val="en"/>
        </w:rPr>
        <w:instrText xml:space="preserve"> </w:instrText>
      </w:r>
      <w:r w:rsidR="00DB6BDD">
        <w:rPr>
          <w:b/>
          <w:sz w:val="22"/>
          <w:szCs w:val="22"/>
          <w:lang w:val="en"/>
        </w:rPr>
        <w:instrText xml:space="preserve"> \* MERGEFORMAT </w:instrText>
      </w:r>
      <w:r w:rsidR="00DB6BDD" w:rsidRPr="00DB6BDD">
        <w:rPr>
          <w:b/>
          <w:sz w:val="22"/>
          <w:szCs w:val="22"/>
          <w:lang w:val="en"/>
        </w:rPr>
      </w:r>
      <w:r w:rsidR="00DB6BDD" w:rsidRPr="00DB6BDD">
        <w:rPr>
          <w:b/>
          <w:sz w:val="22"/>
          <w:szCs w:val="22"/>
          <w:lang w:val="en"/>
        </w:rPr>
        <w:fldChar w:fldCharType="separate"/>
      </w:r>
      <w:ins w:id="7045" w:author="t_竹沢 公佑" w:date="2021-02-02T17:29:00Z">
        <w:r w:rsidR="000B4FA1" w:rsidRPr="000B4FA1">
          <w:rPr>
            <w:b/>
            <w:u w:val="single"/>
            <w:lang w:val="en"/>
            <w:rPrChange w:id="7046" w:author="t_竹沢 公佑" w:date="2021-02-02T17:29:00Z">
              <w:rPr>
                <w:u w:val="single"/>
                <w:lang w:val="en"/>
              </w:rPr>
            </w:rPrChange>
          </w:rPr>
          <w:t>Control Items</w:t>
        </w:r>
      </w:ins>
      <w:del w:id="7047" w:author="t_竹沢 公佑" w:date="2019-08-22T13:55:00Z">
        <w:r w:rsidR="007D309C" w:rsidRPr="007D309C" w:rsidDel="007154FA">
          <w:rPr>
            <w:rFonts w:hint="eastAsia"/>
            <w:b/>
            <w:u w:val="single"/>
            <w:lang w:val="en"/>
          </w:rPr>
          <w:delText>Control Items</w:delText>
        </w:r>
      </w:del>
      <w:r w:rsidR="00DB6BDD" w:rsidRPr="00DB6BDD">
        <w:rPr>
          <w:b/>
          <w:sz w:val="22"/>
          <w:szCs w:val="22"/>
          <w:lang w:val="en"/>
        </w:rPr>
        <w:fldChar w:fldCharType="end"/>
      </w:r>
      <w:r w:rsidR="00DB6BDD">
        <w:rPr>
          <w:b/>
          <w:sz w:val="22"/>
          <w:szCs w:val="22"/>
          <w:lang w:val="en"/>
        </w:rPr>
        <w:t>”</w:t>
      </w:r>
      <w:r w:rsidR="00DB6BDD">
        <w:rPr>
          <w:rFonts w:hint="eastAsia"/>
          <w:b/>
          <w:sz w:val="22"/>
          <w:szCs w:val="22"/>
          <w:lang w:val="en"/>
        </w:rPr>
        <w:t>.</w:t>
      </w:r>
      <w:r w:rsidR="00DB6BDD">
        <w:rPr>
          <w:rFonts w:hint="eastAsia"/>
          <w:sz w:val="22"/>
          <w:szCs w:val="22"/>
          <w:lang w:val="en"/>
        </w:rPr>
        <w:t xml:space="preserve"> </w:t>
      </w:r>
    </w:p>
    <w:p w:rsidR="0022235B" w:rsidRPr="0022235B" w:rsidRDefault="0022235B" w:rsidP="0022235B">
      <w:pPr>
        <w:spacing w:line="0" w:lineRule="atLeast"/>
        <w:ind w:right="1020"/>
        <w:rPr>
          <w:b/>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sz w:val="22"/>
          <w:szCs w:val="22"/>
        </w:rPr>
        <w:t>DRXPD_SET_CONTROL</w:t>
      </w:r>
      <w:r>
        <w:rPr>
          <w:rFonts w:hint="eastAsia"/>
          <w:iCs/>
          <w:sz w:val="22"/>
          <w:szCs w:val="22"/>
        </w:rPr>
        <w:t>,</w:t>
      </w:r>
      <w:r>
        <w:rPr>
          <w:bCs/>
          <w:sz w:val="22"/>
          <w:szCs w:val="22"/>
        </w:rPr>
        <w:t xml:space="preserve"> </w:t>
      </w:r>
      <w:r>
        <w:rPr>
          <w:sz w:val="22"/>
          <w:szCs w:val="22"/>
          <w:lang w:val="en"/>
        </w:rPr>
        <w:t>ST_DRXPD_</w:t>
      </w:r>
      <w:r>
        <w:rPr>
          <w:rFonts w:hint="eastAsia"/>
          <w:sz w:val="22"/>
          <w:szCs w:val="22"/>
          <w:lang w:val="en"/>
        </w:rPr>
        <w:t>CONTDAT</w:t>
      </w:r>
      <w:r>
        <w:rPr>
          <w:bCs/>
          <w:sz w:val="22"/>
          <w:szCs w:val="22"/>
        </w:rPr>
        <w:t xml:space="preserve"> </w:t>
      </w:r>
      <w:r>
        <w:rPr>
          <w:rFonts w:hint="eastAsia"/>
          <w:bCs/>
          <w:sz w:val="22"/>
          <w:szCs w:val="22"/>
        </w:rPr>
        <w:t>*p_</w:t>
      </w:r>
      <w:r>
        <w:rPr>
          <w:rFonts w:hint="eastAsia"/>
          <w:iCs/>
          <w:sz w:val="22"/>
          <w:szCs w:val="22"/>
        </w:rPr>
        <w:t>cont_dat</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381" w:firstLine="838"/>
        <w:rPr>
          <w:bCs/>
          <w:sz w:val="22"/>
          <w:szCs w:val="22"/>
        </w:rPr>
      </w:pPr>
    </w:p>
    <w:p w:rsidR="00DF1C7C" w:rsidRPr="002E67F0" w:rsidRDefault="00DF1C7C">
      <w:pPr>
        <w:spacing w:line="0" w:lineRule="atLeast"/>
        <w:ind w:right="1020" w:firstLineChars="200" w:firstLine="440"/>
        <w:rPr>
          <w:iCs/>
          <w:sz w:val="22"/>
          <w:szCs w:val="22"/>
        </w:rPr>
      </w:pPr>
      <w:r w:rsidRPr="00437574">
        <w:rPr>
          <w:sz w:val="22"/>
          <w:szCs w:val="22"/>
          <w:lang w:val="en"/>
        </w:rPr>
        <w:t>ST_DRXPD_</w:t>
      </w:r>
      <w:r w:rsidRPr="00C2078B">
        <w:rPr>
          <w:rFonts w:hint="eastAsia"/>
          <w:sz w:val="22"/>
          <w:szCs w:val="22"/>
          <w:lang w:val="en"/>
        </w:rPr>
        <w:t>CONTDAT</w:t>
      </w:r>
      <w:r w:rsidRPr="00A74CAA">
        <w:rPr>
          <w:bCs/>
          <w:sz w:val="22"/>
          <w:szCs w:val="22"/>
        </w:rPr>
        <w:t xml:space="preserve"> </w:t>
      </w:r>
      <w:r w:rsidRPr="00025319">
        <w:rPr>
          <w:rFonts w:hint="eastAsia"/>
          <w:bCs/>
          <w:sz w:val="22"/>
          <w:szCs w:val="22"/>
        </w:rPr>
        <w:t>*p_</w:t>
      </w:r>
      <w:r w:rsidRPr="00A15960">
        <w:rPr>
          <w:rFonts w:hint="eastAsia"/>
          <w:iCs/>
          <w:sz w:val="22"/>
          <w:szCs w:val="22"/>
        </w:rPr>
        <w:t>cont_dat</w:t>
      </w:r>
      <w:r w:rsidRPr="003A301F">
        <w:rPr>
          <w:iCs/>
          <w:sz w:val="22"/>
          <w:szCs w:val="22"/>
        </w:rPr>
        <w:t>…</w:t>
      </w:r>
    </w:p>
    <w:p w:rsidR="00DF1C7C" w:rsidRPr="00E67D39" w:rsidRDefault="00DF1C7C">
      <w:pPr>
        <w:spacing w:line="0" w:lineRule="atLeast"/>
        <w:ind w:right="1020" w:firstLine="840"/>
        <w:rPr>
          <w:bCs/>
          <w:sz w:val="22"/>
          <w:szCs w:val="22"/>
        </w:rPr>
      </w:pPr>
      <w:r w:rsidRPr="00D22D4F">
        <w:rPr>
          <w:sz w:val="22"/>
          <w:szCs w:val="22"/>
          <w:lang w:val="en"/>
        </w:rPr>
        <w:t>Specify the pointer to store the information of ST_DRXPD_</w:t>
      </w:r>
      <w:r w:rsidRPr="003B63B3">
        <w:rPr>
          <w:rFonts w:hint="eastAsia"/>
          <w:sz w:val="22"/>
          <w:szCs w:val="22"/>
          <w:lang w:val="en"/>
        </w:rPr>
        <w:t>CONTDAT</w:t>
      </w:r>
      <w:r w:rsidRPr="00D458FC">
        <w:rPr>
          <w:sz w:val="22"/>
          <w:szCs w:val="22"/>
          <w:lang w:val="en"/>
        </w:rPr>
        <w:t xml:space="preserve"> (se</w:t>
      </w:r>
      <w:r w:rsidRPr="008D3CB6">
        <w:rPr>
          <w:sz w:val="22"/>
          <w:szCs w:val="22"/>
          <w:lang w:val="en"/>
        </w:rPr>
        <w:t>e below).</w:t>
      </w:r>
    </w:p>
    <w:p w:rsidR="00DF1C7C" w:rsidRPr="00B968F3" w:rsidRDefault="00DF1C7C">
      <w:pPr>
        <w:spacing w:line="0" w:lineRule="atLeast"/>
        <w:ind w:right="1020" w:firstLine="840"/>
        <w:rPr>
          <w:bCs/>
          <w:sz w:val="22"/>
          <w:szCs w:val="22"/>
        </w:rPr>
      </w:pPr>
      <w:r w:rsidRPr="00351C95">
        <w:rPr>
          <w:bCs/>
          <w:sz w:val="22"/>
          <w:szCs w:val="22"/>
        </w:rPr>
        <w:t xml:space="preserve">typedef struct </w:t>
      </w:r>
      <w:r w:rsidRPr="00944CA8">
        <w:rPr>
          <w:rFonts w:hint="eastAsia"/>
          <w:bCs/>
          <w:sz w:val="22"/>
          <w:szCs w:val="22"/>
        </w:rPr>
        <w:t>drxpd_cont_dat</w:t>
      </w:r>
      <w:r w:rsidRPr="00B968F3">
        <w:rPr>
          <w:bCs/>
          <w:sz w:val="22"/>
          <w:szCs w:val="22"/>
        </w:rPr>
        <w:t xml:space="preserve"> {</w:t>
      </w:r>
    </w:p>
    <w:p w:rsidR="00DF1C7C" w:rsidRPr="005038B9" w:rsidRDefault="00DF1C7C">
      <w:pPr>
        <w:spacing w:line="0" w:lineRule="atLeast"/>
        <w:ind w:right="1020" w:firstLineChars="500" w:firstLine="1100"/>
        <w:rPr>
          <w:sz w:val="22"/>
          <w:szCs w:val="22"/>
          <w:lang w:val="en"/>
        </w:rPr>
      </w:pPr>
      <w:r w:rsidRPr="00B968F3">
        <w:rPr>
          <w:rFonts w:hint="eastAsia"/>
          <w:bCs/>
          <w:sz w:val="22"/>
          <w:szCs w:val="22"/>
        </w:rPr>
        <w:t>int ItemID;</w:t>
      </w:r>
      <w:r w:rsidRPr="00B968F3">
        <w:rPr>
          <w:rFonts w:hint="eastAsia"/>
          <w:bCs/>
          <w:sz w:val="22"/>
          <w:szCs w:val="22"/>
        </w:rPr>
        <w:tab/>
        <w:t>//</w:t>
      </w:r>
      <w:r w:rsidRPr="00B968F3">
        <w:rPr>
          <w:sz w:val="22"/>
          <w:szCs w:val="22"/>
          <w:lang w:val="en"/>
        </w:rPr>
        <w:t xml:space="preserve"> </w:t>
      </w:r>
      <w:r w:rsidRPr="00B968F3">
        <w:rPr>
          <w:rFonts w:hint="eastAsia"/>
          <w:sz w:val="22"/>
          <w:szCs w:val="22"/>
          <w:lang w:val="en"/>
        </w:rPr>
        <w:t>Control</w:t>
      </w:r>
      <w:r w:rsidRPr="001977EB">
        <w:rPr>
          <w:sz w:val="22"/>
          <w:szCs w:val="22"/>
          <w:lang w:val="en"/>
        </w:rPr>
        <w:t xml:space="preserve"> item , set this field in your application .</w:t>
      </w:r>
    </w:p>
    <w:p w:rsidR="00DF1C7C" w:rsidRPr="005038B9" w:rsidRDefault="00DF1C7C">
      <w:pPr>
        <w:spacing w:line="0" w:lineRule="atLeast"/>
        <w:ind w:right="1020" w:firstLineChars="500" w:firstLine="1100"/>
        <w:rPr>
          <w:sz w:val="22"/>
          <w:szCs w:val="22"/>
          <w:lang w:val="en"/>
        </w:rPr>
      </w:pPr>
      <w:r w:rsidRPr="00437574">
        <w:rPr>
          <w:rFonts w:hint="eastAsia"/>
          <w:bCs/>
          <w:sz w:val="22"/>
          <w:szCs w:val="22"/>
        </w:rPr>
        <w:t xml:space="preserve">unsigned char  WrValue[8]; </w:t>
      </w:r>
      <w:r w:rsidRPr="00C2078B">
        <w:rPr>
          <w:rFonts w:hint="eastAsia"/>
          <w:bCs/>
          <w:sz w:val="22"/>
          <w:szCs w:val="22"/>
        </w:rPr>
        <w:t xml:space="preserve">　</w:t>
      </w:r>
      <w:r w:rsidRPr="00A74CAA">
        <w:rPr>
          <w:rFonts w:hint="eastAsia"/>
          <w:bCs/>
          <w:sz w:val="22"/>
          <w:szCs w:val="22"/>
        </w:rPr>
        <w:t>//</w:t>
      </w:r>
      <w:r w:rsidRPr="005038B9">
        <w:rPr>
          <w:rFonts w:hint="eastAsia"/>
          <w:sz w:val="22"/>
          <w:szCs w:val="22"/>
          <w:lang w:val="en"/>
        </w:rPr>
        <w:t>Write</w:t>
      </w:r>
      <w:r w:rsidRPr="005038B9">
        <w:rPr>
          <w:sz w:val="22"/>
          <w:szCs w:val="22"/>
          <w:lang w:val="en"/>
        </w:rPr>
        <w:t xml:space="preserve"> value</w:t>
      </w:r>
      <w:r w:rsidRPr="005038B9">
        <w:rPr>
          <w:rFonts w:hint="eastAsia"/>
          <w:sz w:val="22"/>
          <w:szCs w:val="22"/>
          <w:lang w:val="en"/>
        </w:rPr>
        <w:t>(8byte),</w:t>
      </w:r>
      <w:r w:rsidRPr="00437574">
        <w:rPr>
          <w:sz w:val="22"/>
          <w:szCs w:val="22"/>
          <w:lang w:val="en"/>
        </w:rPr>
        <w:t>set this field in your application .</w:t>
      </w:r>
    </w:p>
    <w:p w:rsidR="00DF1C7C" w:rsidRDefault="00DF1C7C" w:rsidP="005038B9">
      <w:pPr>
        <w:spacing w:line="0" w:lineRule="atLeast"/>
        <w:ind w:right="1020" w:firstLineChars="381" w:firstLine="838"/>
        <w:rPr>
          <w:iCs/>
          <w:sz w:val="22"/>
          <w:szCs w:val="22"/>
          <w:lang w:val="en"/>
        </w:rPr>
      </w:pPr>
      <w:r w:rsidRPr="00437574">
        <w:rPr>
          <w:bCs/>
          <w:sz w:val="22"/>
          <w:szCs w:val="22"/>
        </w:rPr>
        <w:t>}</w:t>
      </w:r>
      <w:r w:rsidRPr="00C2078B">
        <w:rPr>
          <w:rFonts w:hint="eastAsia"/>
          <w:bCs/>
          <w:sz w:val="22"/>
          <w:szCs w:val="22"/>
        </w:rPr>
        <w:t xml:space="preserve">　</w:t>
      </w:r>
      <w:r w:rsidRPr="00A74CAA">
        <w:rPr>
          <w:rFonts w:hint="eastAsia"/>
          <w:bCs/>
          <w:sz w:val="22"/>
          <w:szCs w:val="22"/>
        </w:rPr>
        <w:t>ST_DRXPD_CONTDAT</w:t>
      </w:r>
      <w:r w:rsidRPr="00025319">
        <w:rPr>
          <w:bCs/>
          <w:sz w:val="22"/>
          <w:szCs w:val="22"/>
        </w:rPr>
        <w:t>;</w:t>
      </w:r>
    </w:p>
    <w:p w:rsidR="00DF1C7C" w:rsidRDefault="00DF1C7C">
      <w:pPr>
        <w:spacing w:line="0" w:lineRule="atLeast"/>
        <w:ind w:right="1020" w:firstLineChars="50" w:firstLine="110"/>
        <w:rPr>
          <w:b/>
          <w:sz w:val="22"/>
          <w:szCs w:val="22"/>
        </w:rPr>
      </w:pPr>
      <w:r>
        <w:rPr>
          <w:rFonts w:hint="eastAsia"/>
          <w:b/>
          <w:sz w:val="22"/>
          <w:szCs w:val="22"/>
        </w:rPr>
        <w:t>【Return】</w:t>
      </w:r>
    </w:p>
    <w:p w:rsidR="00DF1C7C" w:rsidRDefault="00DF1C7C">
      <w:pPr>
        <w:spacing w:line="0" w:lineRule="atLeast"/>
        <w:ind w:right="1020" w:firstLineChars="200" w:firstLine="440"/>
        <w:rPr>
          <w:bCs/>
          <w:sz w:val="22"/>
          <w:szCs w:val="22"/>
        </w:rPr>
      </w:pPr>
      <w:del w:id="7048" w:author="t_竹沢 公佑" w:date="2019-10-05T12:06:00Z">
        <w:r w:rsidDel="006F0659">
          <w:rPr>
            <w:rFonts w:hint="eastAsia"/>
            <w:bCs/>
            <w:sz w:val="22"/>
            <w:szCs w:val="22"/>
          </w:rPr>
          <w:delText xml:space="preserve">If it is success, </w:delText>
        </w:r>
      </w:del>
      <w:r>
        <w:rPr>
          <w:rFonts w:hint="eastAsia"/>
          <w:bCs/>
          <w:sz w:val="22"/>
          <w:szCs w:val="22"/>
        </w:rPr>
        <w:t xml:space="preserve">0 </w:t>
      </w:r>
      <w:r>
        <w:rPr>
          <w:bCs/>
          <w:sz w:val="22"/>
          <w:szCs w:val="22"/>
        </w:rPr>
        <w:t>is returne</w:t>
      </w:r>
      <w:r>
        <w:rPr>
          <w:rFonts w:hint="eastAsia"/>
          <w:bCs/>
          <w:sz w:val="22"/>
          <w:szCs w:val="22"/>
        </w:rPr>
        <w:t>d</w:t>
      </w:r>
      <w:r>
        <w:rPr>
          <w:bCs/>
          <w:sz w:val="22"/>
          <w:szCs w:val="22"/>
        </w:rPr>
        <w:t>.</w:t>
      </w:r>
      <w:ins w:id="7049" w:author="t_竹沢 公佑" w:date="2019-09-11T11:07:00Z">
        <w:r w:rsidR="001F419B" w:rsidDel="001F419B">
          <w:rPr>
            <w:bCs/>
            <w:sz w:val="22"/>
            <w:szCs w:val="22"/>
          </w:rPr>
          <w:t xml:space="preserve"> </w:t>
        </w:r>
      </w:ins>
      <w:del w:id="7050" w:author="t_竹沢 公佑" w:date="2019-09-11T11:07:00Z">
        <w:r w:rsidDel="001F419B">
          <w:rPr>
            <w:bCs/>
            <w:sz w:val="22"/>
            <w:szCs w:val="22"/>
          </w:rPr>
          <w:delText xml:space="preserve">　</w:delText>
        </w:r>
      </w:del>
      <w:ins w:id="7051" w:author="t_竹沢 公佑" w:date="2019-09-11T11:07:00Z">
        <w:r w:rsidR="001F419B">
          <w:rPr>
            <w:rFonts w:hint="eastAsia"/>
            <w:bCs/>
            <w:sz w:val="22"/>
            <w:szCs w:val="22"/>
          </w:rPr>
          <w:t>I</w:t>
        </w:r>
      </w:ins>
      <w:del w:id="7052" w:author="t_竹沢 公佑" w:date="2019-09-11T11:07:00Z">
        <w:r w:rsidDel="001F419B">
          <w:rPr>
            <w:bCs/>
            <w:sz w:val="22"/>
            <w:szCs w:val="22"/>
          </w:rPr>
          <w:delText>i</w:delText>
        </w:r>
      </w:del>
      <w:r>
        <w:rPr>
          <w:bCs/>
          <w:sz w:val="22"/>
          <w:szCs w:val="22"/>
        </w:rPr>
        <w:t xml:space="preserve">f </w:t>
      </w:r>
      <w:r>
        <w:rPr>
          <w:rFonts w:hint="eastAsia"/>
          <w:bCs/>
          <w:sz w:val="22"/>
          <w:szCs w:val="22"/>
        </w:rPr>
        <w:t xml:space="preserve">an </w:t>
      </w:r>
      <w:r>
        <w:rPr>
          <w:bCs/>
          <w:sz w:val="22"/>
          <w:szCs w:val="22"/>
        </w:rPr>
        <w:t>error</w:t>
      </w:r>
      <w:ins w:id="7053" w:author="t_竹沢 公佑" w:date="2019-09-11T11:07:00Z">
        <w:r w:rsidR="001F419B">
          <w:rPr>
            <w:rFonts w:hint="eastAsia"/>
            <w:bCs/>
            <w:sz w:val="22"/>
            <w:szCs w:val="22"/>
          </w:rPr>
          <w:t xml:space="preserve"> </w:t>
        </w:r>
      </w:ins>
      <w:del w:id="7054" w:author="t_竹沢 公佑" w:date="2019-09-11T11:07:00Z">
        <w:r w:rsidDel="001F419B">
          <w:rPr>
            <w:bCs/>
            <w:sz w:val="22"/>
            <w:szCs w:val="22"/>
          </w:rPr>
          <w:delText xml:space="preserve">　</w:delText>
        </w:r>
      </w:del>
      <w:r>
        <w:rPr>
          <w:bCs/>
          <w:sz w:val="22"/>
          <w:szCs w:val="22"/>
        </w:rPr>
        <w:t>occur</w:t>
      </w:r>
      <w:r>
        <w:rPr>
          <w:rFonts w:hint="eastAsia"/>
          <w:bCs/>
          <w:sz w:val="22"/>
          <w:szCs w:val="22"/>
        </w:rPr>
        <w:t>s</w:t>
      </w:r>
      <w:r>
        <w:rPr>
          <w:bCs/>
          <w:sz w:val="22"/>
          <w:szCs w:val="22"/>
        </w:rPr>
        <w:t>, -1 is re</w:t>
      </w:r>
      <w:r w:rsidR="0022235B">
        <w:rPr>
          <w:bCs/>
          <w:sz w:val="22"/>
          <w:szCs w:val="22"/>
        </w:rPr>
        <w:t>turned</w:t>
      </w:r>
      <w:r w:rsidR="0022235B">
        <w:rPr>
          <w:rFonts w:hint="eastAsia"/>
          <w:bCs/>
          <w:sz w:val="22"/>
          <w:szCs w:val="22"/>
        </w:rPr>
        <w:t xml:space="preserve"> </w:t>
      </w:r>
      <w:r w:rsidR="0022235B" w:rsidRPr="0022235B">
        <w:rPr>
          <w:bCs/>
          <w:sz w:val="22"/>
          <w:szCs w:val="22"/>
        </w:rPr>
        <w:t>in which case</w:t>
      </w:r>
      <w:del w:id="7055" w:author="t_竹沢 公佑" w:date="2019-10-05T12:06:00Z">
        <w:r w:rsidR="0022235B" w:rsidRPr="0022235B" w:rsidDel="006F0659">
          <w:rPr>
            <w:bCs/>
            <w:sz w:val="22"/>
            <w:szCs w:val="22"/>
          </w:rPr>
          <w:delText>,</w:delText>
        </w:r>
      </w:del>
      <w:r w:rsidR="0022235B" w:rsidRPr="0022235B">
        <w:rPr>
          <w:bCs/>
          <w:sz w:val="22"/>
          <w:szCs w:val="22"/>
        </w:rPr>
        <w:t xml:space="preserve"> errno is set.</w:t>
      </w:r>
    </w:p>
    <w:p w:rsidR="0022235B" w:rsidRDefault="0022235B" w:rsidP="00DF7F4A">
      <w:pPr>
        <w:spacing w:line="0" w:lineRule="atLeast"/>
        <w:ind w:right="1020" w:firstLineChars="50" w:firstLine="110"/>
        <w:rPr>
          <w:b/>
          <w:sz w:val="22"/>
          <w:szCs w:val="22"/>
        </w:rPr>
      </w:pPr>
    </w:p>
    <w:p w:rsidR="00DF7F4A" w:rsidRDefault="00DF7F4A" w:rsidP="00DF7F4A">
      <w:pPr>
        <w:spacing w:line="0" w:lineRule="atLeast"/>
        <w:ind w:right="1020" w:firstLineChars="50" w:firstLine="110"/>
        <w:rPr>
          <w:b/>
          <w:sz w:val="22"/>
          <w:szCs w:val="22"/>
        </w:rPr>
      </w:pPr>
      <w:r>
        <w:rPr>
          <w:rFonts w:hint="eastAsia"/>
          <w:b/>
          <w:sz w:val="22"/>
          <w:szCs w:val="22"/>
        </w:rPr>
        <w:t>【Errors】</w:t>
      </w:r>
    </w:p>
    <w:p w:rsidR="001F419B" w:rsidRDefault="001F419B" w:rsidP="001F419B">
      <w:pPr>
        <w:spacing w:line="0" w:lineRule="atLeast"/>
        <w:ind w:right="1020" w:firstLineChars="200" w:firstLine="440"/>
        <w:rPr>
          <w:ins w:id="7056" w:author="t_竹沢 公佑" w:date="2019-09-18T13:26:00Z"/>
          <w:bCs/>
          <w:sz w:val="22"/>
          <w:szCs w:val="22"/>
        </w:rPr>
      </w:pPr>
      <w:ins w:id="7057" w:author="t_竹沢 公佑" w:date="2019-09-11T11:08:00Z">
        <w:r w:rsidRPr="00121762">
          <w:rPr>
            <w:bCs/>
            <w:sz w:val="22"/>
            <w:szCs w:val="22"/>
          </w:rPr>
          <w:t>This command can fail with the following errors.</w:t>
        </w:r>
      </w:ins>
    </w:p>
    <w:p w:rsidR="00E81ADD" w:rsidRPr="00E81ADD" w:rsidRDefault="00E81ADD" w:rsidP="00E81ADD">
      <w:pPr>
        <w:spacing w:line="0" w:lineRule="atLeast"/>
        <w:ind w:right="1020" w:firstLineChars="200" w:firstLine="440"/>
        <w:rPr>
          <w:ins w:id="7058" w:author="t_竹沢 公佑" w:date="2019-09-18T13:26:00Z"/>
          <w:bCs/>
          <w:sz w:val="22"/>
          <w:szCs w:val="22"/>
        </w:rPr>
      </w:pPr>
      <w:ins w:id="7059" w:author="t_竹沢 公佑" w:date="2019-09-18T13:26:00Z">
        <w:r w:rsidRPr="00E81ADD">
          <w:rPr>
            <w:bCs/>
            <w:sz w:val="22"/>
            <w:szCs w:val="22"/>
          </w:rPr>
          <w:t>EFAULT</w:t>
        </w:r>
      </w:ins>
    </w:p>
    <w:p w:rsidR="00B22C77" w:rsidRDefault="00E81ADD">
      <w:pPr>
        <w:spacing w:line="0" w:lineRule="atLeast"/>
        <w:ind w:leftChars="200" w:left="700" w:right="1020" w:hangingChars="100" w:hanging="220"/>
        <w:rPr>
          <w:ins w:id="7060" w:author="t_竹沢 公佑" w:date="2019-09-18T13:44:00Z"/>
          <w:bCs/>
          <w:sz w:val="22"/>
          <w:szCs w:val="22"/>
        </w:rPr>
        <w:pPrChange w:id="7061" w:author="t_竹沢 公佑" w:date="2019-09-18T13:44:00Z">
          <w:pPr>
            <w:spacing w:line="0" w:lineRule="atLeast"/>
            <w:ind w:right="1020" w:firstLineChars="200" w:firstLine="440"/>
          </w:pPr>
        </w:pPrChange>
      </w:pPr>
      <w:ins w:id="7062" w:author="t_竹沢 公佑" w:date="2019-09-18T13:26:00Z">
        <w:r w:rsidRPr="00E81ADD">
          <w:rPr>
            <w:bCs/>
            <w:sz w:val="22"/>
            <w:szCs w:val="22"/>
          </w:rPr>
          <w:t xml:space="preserve">  When this </w:t>
        </w:r>
      </w:ins>
      <w:ins w:id="7063" w:author="t_竹沢 公佑" w:date="2019-10-05T12:06:00Z">
        <w:r w:rsidR="006F0659">
          <w:rPr>
            <w:rFonts w:hint="eastAsia"/>
            <w:bCs/>
            <w:sz w:val="22"/>
            <w:szCs w:val="22"/>
          </w:rPr>
          <w:t xml:space="preserve">control </w:t>
        </w:r>
      </w:ins>
      <w:ins w:id="7064" w:author="t_竹沢 公佑" w:date="2019-09-18T13:26:00Z">
        <w:r w:rsidR="006F0659">
          <w:rPr>
            <w:bCs/>
            <w:sz w:val="22"/>
            <w:szCs w:val="22"/>
          </w:rPr>
          <w:t>fail</w:t>
        </w:r>
      </w:ins>
      <w:ins w:id="7065" w:author="t_竹沢 公佑" w:date="2019-10-05T12:06:00Z">
        <w:r w:rsidR="006F0659">
          <w:rPr>
            <w:rFonts w:hint="eastAsia"/>
            <w:bCs/>
            <w:sz w:val="22"/>
            <w:szCs w:val="22"/>
          </w:rPr>
          <w:t>s</w:t>
        </w:r>
      </w:ins>
      <w:ins w:id="7066" w:author="t_竹沢 公佑" w:date="2019-09-18T13:26:00Z">
        <w:r w:rsidRPr="00E81ADD">
          <w:rPr>
            <w:bCs/>
            <w:sz w:val="22"/>
            <w:szCs w:val="22"/>
          </w:rPr>
          <w:t xml:space="preserve"> to copy the user specified data to kernel space, it sets EFAULT to errno.</w:t>
        </w:r>
        <w:r>
          <w:rPr>
            <w:rFonts w:hint="eastAsia"/>
            <w:bCs/>
            <w:sz w:val="22"/>
            <w:szCs w:val="22"/>
          </w:rPr>
          <w:t xml:space="preserve"> </w:t>
        </w:r>
        <w:r w:rsidRPr="00E81ADD">
          <w:rPr>
            <w:bCs/>
            <w:sz w:val="22"/>
            <w:szCs w:val="22"/>
          </w:rPr>
          <w:t xml:space="preserve">User application may give an invalid address to this pointer, </w:t>
        </w:r>
      </w:ins>
    </w:p>
    <w:p w:rsidR="00E81ADD" w:rsidRPr="00E81ADD" w:rsidRDefault="00E81ADD">
      <w:pPr>
        <w:spacing w:line="0" w:lineRule="atLeast"/>
        <w:ind w:leftChars="300" w:left="720" w:right="1020"/>
        <w:rPr>
          <w:ins w:id="7067" w:author="t_竹沢 公佑" w:date="2019-09-18T13:26:00Z"/>
          <w:bCs/>
          <w:sz w:val="22"/>
          <w:szCs w:val="22"/>
        </w:rPr>
        <w:pPrChange w:id="7068" w:author="t_竹沢 公佑" w:date="2019-09-18T13:44:00Z">
          <w:pPr>
            <w:spacing w:line="0" w:lineRule="atLeast"/>
            <w:ind w:right="1020" w:firstLineChars="200" w:firstLine="440"/>
          </w:pPr>
        </w:pPrChange>
      </w:pPr>
      <w:ins w:id="7069" w:author="t_竹沢 公佑" w:date="2019-09-18T13:26:00Z">
        <w:r w:rsidRPr="00E81ADD">
          <w:rPr>
            <w:bCs/>
            <w:sz w:val="22"/>
            <w:szCs w:val="22"/>
          </w:rPr>
          <w:t>please check its address.</w:t>
        </w:r>
      </w:ins>
    </w:p>
    <w:p w:rsidR="00E81ADD" w:rsidRPr="00E81ADD" w:rsidRDefault="00E81ADD" w:rsidP="00E81ADD">
      <w:pPr>
        <w:spacing w:line="0" w:lineRule="atLeast"/>
        <w:ind w:right="1020" w:firstLineChars="200" w:firstLine="440"/>
        <w:rPr>
          <w:ins w:id="7070" w:author="t_竹沢 公佑" w:date="2019-09-18T13:26:00Z"/>
          <w:bCs/>
          <w:sz w:val="22"/>
          <w:szCs w:val="22"/>
        </w:rPr>
      </w:pPr>
      <w:ins w:id="7071" w:author="t_竹沢 公佑" w:date="2019-09-18T13:26:00Z">
        <w:r w:rsidRPr="00E81ADD">
          <w:rPr>
            <w:bCs/>
            <w:sz w:val="22"/>
            <w:szCs w:val="22"/>
          </w:rPr>
          <w:t>EINVAL</w:t>
        </w:r>
      </w:ins>
    </w:p>
    <w:p w:rsidR="00E81ADD" w:rsidRPr="00E81ADD" w:rsidRDefault="00E81ADD" w:rsidP="00E81ADD">
      <w:pPr>
        <w:spacing w:line="0" w:lineRule="atLeast"/>
        <w:ind w:right="1020" w:firstLineChars="200" w:firstLine="440"/>
        <w:rPr>
          <w:ins w:id="7072" w:author="t_竹沢 公佑" w:date="2019-09-18T13:26:00Z"/>
          <w:bCs/>
          <w:sz w:val="22"/>
          <w:szCs w:val="22"/>
        </w:rPr>
      </w:pPr>
      <w:ins w:id="7073" w:author="t_竹沢 公佑" w:date="2019-09-18T13:26:00Z">
        <w:r w:rsidRPr="00E81ADD">
          <w:rPr>
            <w:bCs/>
            <w:sz w:val="22"/>
            <w:szCs w:val="22"/>
          </w:rPr>
          <w:t xml:space="preserve">  When invalid ItemID is given.</w:t>
        </w:r>
      </w:ins>
    </w:p>
    <w:p w:rsidR="00E81ADD" w:rsidRPr="00E81ADD" w:rsidRDefault="00E81ADD" w:rsidP="00E81ADD">
      <w:pPr>
        <w:spacing w:line="0" w:lineRule="atLeast"/>
        <w:ind w:right="1020" w:firstLineChars="200" w:firstLine="440"/>
        <w:rPr>
          <w:ins w:id="7074" w:author="t_竹沢 公佑" w:date="2019-09-18T13:26:00Z"/>
          <w:bCs/>
          <w:sz w:val="22"/>
          <w:szCs w:val="22"/>
        </w:rPr>
      </w:pPr>
      <w:ins w:id="7075" w:author="t_竹沢 公佑" w:date="2019-09-18T13:26:00Z">
        <w:r w:rsidRPr="00E81ADD">
          <w:rPr>
            <w:bCs/>
            <w:sz w:val="22"/>
            <w:szCs w:val="22"/>
          </w:rPr>
          <w:t xml:space="preserve">  Please check the ItemID that application gave.</w:t>
        </w:r>
      </w:ins>
    </w:p>
    <w:p w:rsidR="00E81ADD" w:rsidRPr="00E81ADD" w:rsidRDefault="00E81ADD" w:rsidP="00E81ADD">
      <w:pPr>
        <w:spacing w:line="0" w:lineRule="atLeast"/>
        <w:ind w:right="1020" w:firstLineChars="200" w:firstLine="440"/>
        <w:rPr>
          <w:ins w:id="7076" w:author="t_竹沢 公佑" w:date="2019-09-18T13:26:00Z"/>
          <w:bCs/>
          <w:sz w:val="22"/>
          <w:szCs w:val="22"/>
        </w:rPr>
      </w:pPr>
      <w:ins w:id="7077" w:author="t_竹沢 公佑" w:date="2019-09-18T13:26:00Z">
        <w:r w:rsidRPr="00E81ADD">
          <w:rPr>
            <w:bCs/>
            <w:sz w:val="22"/>
            <w:szCs w:val="22"/>
          </w:rPr>
          <w:t>Others</w:t>
        </w:r>
      </w:ins>
    </w:p>
    <w:p w:rsidR="00E81ADD" w:rsidRPr="00E81ADD" w:rsidRDefault="00E81ADD" w:rsidP="00E81ADD">
      <w:pPr>
        <w:spacing w:line="0" w:lineRule="atLeast"/>
        <w:ind w:right="1020" w:firstLineChars="200" w:firstLine="440"/>
        <w:rPr>
          <w:ins w:id="7078" w:author="t_竹沢 公佑" w:date="2019-09-18T13:26:00Z"/>
          <w:bCs/>
          <w:sz w:val="22"/>
          <w:szCs w:val="22"/>
        </w:rPr>
      </w:pPr>
      <w:ins w:id="7079" w:author="t_竹沢 公佑" w:date="2019-09-18T13:26:00Z">
        <w:r w:rsidRPr="00E81ADD">
          <w:rPr>
            <w:bCs/>
            <w:sz w:val="22"/>
            <w:szCs w:val="22"/>
          </w:rPr>
          <w:t xml:space="preserve">  Each monitoring item fails with its own error code. </w:t>
        </w:r>
      </w:ins>
    </w:p>
    <w:p w:rsidR="00DF7F4A" w:rsidRPr="001F419B" w:rsidRDefault="00E81ADD" w:rsidP="00B22C77">
      <w:pPr>
        <w:spacing w:line="0" w:lineRule="atLeast"/>
        <w:ind w:right="1020" w:firstLineChars="200" w:firstLine="440"/>
        <w:rPr>
          <w:bCs/>
          <w:sz w:val="22"/>
          <w:szCs w:val="22"/>
          <w:rPrChange w:id="7080" w:author="t_竹沢 公佑" w:date="2019-09-11T11:09:00Z">
            <w:rPr>
              <w:b/>
              <w:sz w:val="22"/>
              <w:szCs w:val="22"/>
              <w:lang w:val="en"/>
            </w:rPr>
          </w:rPrChange>
        </w:rPr>
      </w:pPr>
      <w:ins w:id="7081" w:author="t_竹沢 公佑" w:date="2019-09-18T13:26:00Z">
        <w:r w:rsidRPr="00E81ADD">
          <w:rPr>
            <w:bCs/>
            <w:sz w:val="22"/>
            <w:szCs w:val="22"/>
          </w:rPr>
          <w:t xml:space="preserve">  For the detail, </w:t>
        </w:r>
      </w:ins>
      <w:ins w:id="7082" w:author="t_竹沢 公佑" w:date="2019-09-11T11:08:00Z">
        <w:r w:rsidR="001F419B">
          <w:rPr>
            <w:rFonts w:hint="eastAsia"/>
            <w:sz w:val="22"/>
            <w:szCs w:val="22"/>
          </w:rPr>
          <w:t xml:space="preserve">Please </w:t>
        </w:r>
        <w:r w:rsidR="001F419B">
          <w:rPr>
            <w:rFonts w:hint="eastAsia"/>
            <w:sz w:val="22"/>
            <w:szCs w:val="22"/>
            <w:lang w:val="en"/>
          </w:rPr>
          <w:t>s</w:t>
        </w:r>
        <w:r w:rsidR="001F419B" w:rsidRPr="005038B9">
          <w:rPr>
            <w:sz w:val="22"/>
            <w:szCs w:val="22"/>
            <w:lang w:val="en"/>
          </w:rPr>
          <w:t>ee</w:t>
        </w:r>
      </w:ins>
      <w:ins w:id="7083" w:author="t_竹沢 公佑" w:date="2019-09-11T11:09:00Z">
        <w:r w:rsidR="001F419B">
          <w:rPr>
            <w:rFonts w:hint="eastAsia"/>
            <w:sz w:val="22"/>
            <w:szCs w:val="22"/>
            <w:lang w:val="en"/>
          </w:rPr>
          <w:t xml:space="preserve"> </w:t>
        </w:r>
      </w:ins>
      <w:del w:id="7084" w:author="t_竹沢 公佑" w:date="2019-09-11T11:09:00Z">
        <w:r w:rsidR="0022235B" w:rsidRPr="0022235B" w:rsidDel="001F419B">
          <w:rPr>
            <w:bCs/>
            <w:sz w:val="22"/>
            <w:szCs w:val="22"/>
          </w:rPr>
          <w:delText>This command can</w:delText>
        </w:r>
        <w:r w:rsidR="0022235B" w:rsidDel="001F419B">
          <w:rPr>
            <w:bCs/>
            <w:sz w:val="22"/>
            <w:szCs w:val="22"/>
          </w:rPr>
          <w:delText xml:space="preserve"> fail with the errors</w:delText>
        </w:r>
        <w:r w:rsidR="00DF7F4A" w:rsidDel="001F419B">
          <w:rPr>
            <w:rFonts w:hint="eastAsia"/>
            <w:bCs/>
            <w:sz w:val="22"/>
            <w:szCs w:val="22"/>
          </w:rPr>
          <w:delText xml:space="preserve">. </w:delText>
        </w:r>
        <w:r w:rsidR="00DF7F4A" w:rsidRPr="005038B9" w:rsidDel="001F419B">
          <w:rPr>
            <w:rFonts w:hint="eastAsia"/>
            <w:sz w:val="22"/>
            <w:szCs w:val="22"/>
            <w:lang w:val="en"/>
          </w:rPr>
          <w:delText>S</w:delText>
        </w:r>
        <w:r w:rsidR="00DF7F4A" w:rsidRPr="005038B9" w:rsidDel="001F419B">
          <w:rPr>
            <w:sz w:val="22"/>
            <w:szCs w:val="22"/>
            <w:lang w:val="en"/>
          </w:rPr>
          <w:delText>ee</w:delText>
        </w:r>
        <w:r w:rsidR="00DF7F4A" w:rsidRPr="005038B9" w:rsidDel="001F419B">
          <w:rPr>
            <w:rFonts w:hint="eastAsia"/>
            <w:sz w:val="22"/>
            <w:szCs w:val="22"/>
            <w:lang w:val="en"/>
          </w:rPr>
          <w:delText xml:space="preserve"> </w:delText>
        </w:r>
      </w:del>
      <w:r w:rsidR="00DB6BDD">
        <w:rPr>
          <w:sz w:val="22"/>
          <w:szCs w:val="22"/>
          <w:lang w:val="en"/>
        </w:rPr>
        <w:t>“</w:t>
      </w:r>
      <w:r w:rsidR="00DB6BDD" w:rsidRPr="00DB6BDD">
        <w:rPr>
          <w:b/>
          <w:sz w:val="22"/>
          <w:szCs w:val="22"/>
          <w:lang w:val="en"/>
        </w:rPr>
        <w:fldChar w:fldCharType="begin"/>
      </w:r>
      <w:r w:rsidR="00DB6BDD" w:rsidRPr="00DB6BDD">
        <w:rPr>
          <w:b/>
          <w:sz w:val="22"/>
          <w:szCs w:val="22"/>
          <w:lang w:val="en"/>
        </w:rPr>
        <w:instrText xml:space="preserve"> </w:instrText>
      </w:r>
      <w:r w:rsidR="00DB6BDD" w:rsidRPr="00DB6BDD">
        <w:rPr>
          <w:rFonts w:hint="eastAsia"/>
          <w:b/>
          <w:sz w:val="22"/>
          <w:szCs w:val="22"/>
          <w:lang w:val="en"/>
        </w:rPr>
        <w:instrText>REF _Ref12958225 \r \h</w:instrText>
      </w:r>
      <w:r w:rsidR="00DB6BDD" w:rsidRPr="00DB6BDD">
        <w:rPr>
          <w:b/>
          <w:sz w:val="22"/>
          <w:szCs w:val="22"/>
          <w:lang w:val="en"/>
        </w:rPr>
        <w:instrText xml:space="preserve"> </w:instrText>
      </w:r>
      <w:r w:rsidR="00DB6BDD">
        <w:rPr>
          <w:b/>
          <w:sz w:val="22"/>
          <w:szCs w:val="22"/>
          <w:lang w:val="en"/>
        </w:rPr>
        <w:instrText xml:space="preserve"> \* MERGEFORMAT </w:instrText>
      </w:r>
      <w:r w:rsidR="00DB6BDD" w:rsidRPr="00DB6BDD">
        <w:rPr>
          <w:b/>
          <w:sz w:val="22"/>
          <w:szCs w:val="22"/>
          <w:lang w:val="en"/>
        </w:rPr>
      </w:r>
      <w:r w:rsidR="00DB6BDD" w:rsidRPr="00DB6BDD">
        <w:rPr>
          <w:b/>
          <w:sz w:val="22"/>
          <w:szCs w:val="22"/>
          <w:lang w:val="en"/>
        </w:rPr>
        <w:fldChar w:fldCharType="separate"/>
      </w:r>
      <w:r w:rsidR="000B4FA1">
        <w:rPr>
          <w:b/>
          <w:sz w:val="22"/>
          <w:szCs w:val="22"/>
          <w:lang w:val="en"/>
        </w:rPr>
        <w:t>6.2</w:t>
      </w:r>
      <w:r w:rsidR="00DB6BDD" w:rsidRPr="00DB6BDD">
        <w:rPr>
          <w:b/>
          <w:sz w:val="22"/>
          <w:szCs w:val="22"/>
          <w:lang w:val="en"/>
        </w:rPr>
        <w:fldChar w:fldCharType="end"/>
      </w:r>
      <w:r w:rsidR="00DB6BDD" w:rsidRPr="00DB6BDD">
        <w:rPr>
          <w:rFonts w:hint="eastAsia"/>
          <w:b/>
          <w:sz w:val="22"/>
          <w:szCs w:val="22"/>
          <w:lang w:val="en"/>
        </w:rPr>
        <w:t xml:space="preserve"> </w:t>
      </w:r>
      <w:r w:rsidR="00DB6BDD" w:rsidRPr="00DB6BDD">
        <w:rPr>
          <w:b/>
          <w:sz w:val="22"/>
          <w:szCs w:val="22"/>
          <w:lang w:val="en"/>
        </w:rPr>
        <w:fldChar w:fldCharType="begin"/>
      </w:r>
      <w:r w:rsidR="00DB6BDD" w:rsidRPr="00DB6BDD">
        <w:rPr>
          <w:b/>
          <w:sz w:val="22"/>
          <w:szCs w:val="22"/>
          <w:lang w:val="en"/>
        </w:rPr>
        <w:instrText xml:space="preserve"> </w:instrText>
      </w:r>
      <w:r w:rsidR="00DB6BDD" w:rsidRPr="00DB6BDD">
        <w:rPr>
          <w:rFonts w:hint="eastAsia"/>
          <w:b/>
          <w:sz w:val="22"/>
          <w:szCs w:val="22"/>
          <w:lang w:val="en"/>
        </w:rPr>
        <w:instrText>REF _Ref12958234 \h</w:instrText>
      </w:r>
      <w:r w:rsidR="00DB6BDD" w:rsidRPr="00DB6BDD">
        <w:rPr>
          <w:b/>
          <w:sz w:val="22"/>
          <w:szCs w:val="22"/>
          <w:lang w:val="en"/>
        </w:rPr>
        <w:instrText xml:space="preserve"> </w:instrText>
      </w:r>
      <w:r w:rsidR="00DB6BDD">
        <w:rPr>
          <w:b/>
          <w:sz w:val="22"/>
          <w:szCs w:val="22"/>
          <w:lang w:val="en"/>
        </w:rPr>
        <w:instrText xml:space="preserve"> \* MERGEFORMAT </w:instrText>
      </w:r>
      <w:r w:rsidR="00DB6BDD" w:rsidRPr="00DB6BDD">
        <w:rPr>
          <w:b/>
          <w:sz w:val="22"/>
          <w:szCs w:val="22"/>
          <w:lang w:val="en"/>
        </w:rPr>
      </w:r>
      <w:r w:rsidR="00DB6BDD" w:rsidRPr="00DB6BDD">
        <w:rPr>
          <w:b/>
          <w:sz w:val="22"/>
          <w:szCs w:val="22"/>
          <w:lang w:val="en"/>
        </w:rPr>
        <w:fldChar w:fldCharType="separate"/>
      </w:r>
      <w:ins w:id="7085" w:author="t_竹沢 公佑" w:date="2021-02-02T17:29:00Z">
        <w:r w:rsidR="000B4FA1" w:rsidRPr="000B4FA1">
          <w:rPr>
            <w:b/>
            <w:u w:val="single"/>
            <w:lang w:val="en"/>
            <w:rPrChange w:id="7086" w:author="t_竹沢 公佑" w:date="2021-02-02T17:29:00Z">
              <w:rPr>
                <w:u w:val="single"/>
                <w:lang w:val="en"/>
              </w:rPr>
            </w:rPrChange>
          </w:rPr>
          <w:t>Control Items</w:t>
        </w:r>
      </w:ins>
      <w:del w:id="7087" w:author="t_竹沢 公佑" w:date="2019-08-22T13:55:00Z">
        <w:r w:rsidR="007D309C" w:rsidRPr="007D309C" w:rsidDel="007154FA">
          <w:rPr>
            <w:rFonts w:hint="eastAsia"/>
            <w:b/>
            <w:u w:val="single"/>
            <w:lang w:val="en"/>
          </w:rPr>
          <w:delText>Control Items</w:delText>
        </w:r>
      </w:del>
      <w:r w:rsidR="00DB6BDD" w:rsidRPr="00DB6BDD">
        <w:rPr>
          <w:b/>
          <w:sz w:val="22"/>
          <w:szCs w:val="22"/>
          <w:lang w:val="en"/>
        </w:rPr>
        <w:fldChar w:fldCharType="end"/>
      </w:r>
      <w:r w:rsidR="00DB6BDD">
        <w:rPr>
          <w:b/>
          <w:sz w:val="22"/>
          <w:szCs w:val="22"/>
          <w:lang w:val="en"/>
        </w:rPr>
        <w:t>”</w:t>
      </w:r>
      <w:r w:rsidR="00DB6BDD">
        <w:rPr>
          <w:rFonts w:hint="eastAsia"/>
          <w:b/>
          <w:sz w:val="22"/>
          <w:szCs w:val="22"/>
          <w:lang w:val="en"/>
        </w:rPr>
        <w:t>.</w:t>
      </w:r>
    </w:p>
    <w:p w:rsidR="001F419B" w:rsidRPr="00B22C77" w:rsidRDefault="001F419B">
      <w:pPr>
        <w:spacing w:line="0" w:lineRule="atLeast"/>
        <w:ind w:right="1020"/>
        <w:rPr>
          <w:ins w:id="7088" w:author="t_竹沢 公佑" w:date="2019-09-11T11:07:00Z"/>
          <w:b/>
          <w:sz w:val="22"/>
          <w:szCs w:val="22"/>
        </w:rPr>
        <w:pPrChange w:id="7089" w:author="t_竹沢 公佑" w:date="2019-09-11T11:09:00Z">
          <w:pPr>
            <w:spacing w:line="0" w:lineRule="atLeast"/>
            <w:ind w:right="1020" w:firstLineChars="50" w:firstLine="110"/>
          </w:pPr>
        </w:pPrChange>
      </w:pPr>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RPr="00596636" w:rsidRDefault="00596636" w:rsidP="00596636">
      <w:pPr>
        <w:spacing w:line="0" w:lineRule="atLeast"/>
        <w:ind w:right="1020" w:firstLineChars="200" w:firstLine="440"/>
        <w:rPr>
          <w:b/>
          <w:sz w:val="22"/>
          <w:szCs w:val="22"/>
        </w:rPr>
      </w:pPr>
      <w:r w:rsidRPr="005038B9">
        <w:rPr>
          <w:rFonts w:hint="eastAsia"/>
          <w:sz w:val="22"/>
          <w:szCs w:val="22"/>
          <w:lang w:val="en"/>
        </w:rPr>
        <w:t>S</w:t>
      </w:r>
      <w:r w:rsidRPr="005038B9">
        <w:rPr>
          <w:sz w:val="22"/>
          <w:szCs w:val="22"/>
          <w:lang w:val="en"/>
        </w:rPr>
        <w:t>ee</w:t>
      </w:r>
      <w:r w:rsidRPr="005038B9">
        <w:rPr>
          <w:rFonts w:hint="eastAsia"/>
          <w:sz w:val="22"/>
          <w:szCs w:val="22"/>
          <w:lang w:val="en"/>
        </w:rPr>
        <w:t xml:space="preserve"> </w:t>
      </w:r>
      <w:r>
        <w:rPr>
          <w:sz w:val="22"/>
          <w:szCs w:val="22"/>
          <w:lang w:val="en"/>
        </w:rPr>
        <w:t>“</w:t>
      </w:r>
      <w:r w:rsidRPr="00DB6BDD">
        <w:rPr>
          <w:b/>
          <w:sz w:val="22"/>
          <w:szCs w:val="22"/>
          <w:lang w:val="en"/>
        </w:rPr>
        <w:fldChar w:fldCharType="begin"/>
      </w:r>
      <w:r w:rsidRPr="00DB6BDD">
        <w:rPr>
          <w:b/>
          <w:sz w:val="22"/>
          <w:szCs w:val="22"/>
          <w:lang w:val="en"/>
        </w:rPr>
        <w:instrText xml:space="preserve"> </w:instrText>
      </w:r>
      <w:r w:rsidRPr="00DB6BDD">
        <w:rPr>
          <w:rFonts w:hint="eastAsia"/>
          <w:b/>
          <w:sz w:val="22"/>
          <w:szCs w:val="22"/>
          <w:lang w:val="en"/>
        </w:rPr>
        <w:instrText>REF _Ref12958225 \r \h</w:instrText>
      </w:r>
      <w:r w:rsidRPr="00DB6BDD">
        <w:rPr>
          <w:b/>
          <w:sz w:val="22"/>
          <w:szCs w:val="22"/>
          <w:lang w:val="en"/>
        </w:rPr>
        <w:instrText xml:space="preserve"> </w:instrText>
      </w:r>
      <w:r>
        <w:rPr>
          <w:b/>
          <w:sz w:val="22"/>
          <w:szCs w:val="22"/>
          <w:lang w:val="en"/>
        </w:rPr>
        <w:instrText xml:space="preserve"> \* MERGEFORMAT </w:instrText>
      </w:r>
      <w:r w:rsidRPr="00DB6BDD">
        <w:rPr>
          <w:b/>
          <w:sz w:val="22"/>
          <w:szCs w:val="22"/>
          <w:lang w:val="en"/>
        </w:rPr>
      </w:r>
      <w:r w:rsidRPr="00DB6BDD">
        <w:rPr>
          <w:b/>
          <w:sz w:val="22"/>
          <w:szCs w:val="22"/>
          <w:lang w:val="en"/>
        </w:rPr>
        <w:fldChar w:fldCharType="separate"/>
      </w:r>
      <w:r w:rsidR="000B4FA1">
        <w:rPr>
          <w:b/>
          <w:sz w:val="22"/>
          <w:szCs w:val="22"/>
          <w:lang w:val="en"/>
        </w:rPr>
        <w:t>6.2</w:t>
      </w:r>
      <w:r w:rsidRPr="00DB6BDD">
        <w:rPr>
          <w:b/>
          <w:sz w:val="22"/>
          <w:szCs w:val="22"/>
          <w:lang w:val="en"/>
        </w:rPr>
        <w:fldChar w:fldCharType="end"/>
      </w:r>
      <w:r w:rsidRPr="00DB6BDD">
        <w:rPr>
          <w:rFonts w:hint="eastAsia"/>
          <w:b/>
          <w:sz w:val="22"/>
          <w:szCs w:val="22"/>
          <w:lang w:val="en"/>
        </w:rPr>
        <w:t xml:space="preserve"> </w:t>
      </w:r>
      <w:r w:rsidRPr="00DB6BDD">
        <w:rPr>
          <w:b/>
          <w:sz w:val="22"/>
          <w:szCs w:val="22"/>
          <w:lang w:val="en"/>
        </w:rPr>
        <w:fldChar w:fldCharType="begin"/>
      </w:r>
      <w:r w:rsidRPr="00DB6BDD">
        <w:rPr>
          <w:b/>
          <w:sz w:val="22"/>
          <w:szCs w:val="22"/>
          <w:lang w:val="en"/>
        </w:rPr>
        <w:instrText xml:space="preserve"> </w:instrText>
      </w:r>
      <w:r w:rsidRPr="00DB6BDD">
        <w:rPr>
          <w:rFonts w:hint="eastAsia"/>
          <w:b/>
          <w:sz w:val="22"/>
          <w:szCs w:val="22"/>
          <w:lang w:val="en"/>
        </w:rPr>
        <w:instrText>REF _Ref12958234 \h</w:instrText>
      </w:r>
      <w:r w:rsidRPr="00DB6BDD">
        <w:rPr>
          <w:b/>
          <w:sz w:val="22"/>
          <w:szCs w:val="22"/>
          <w:lang w:val="en"/>
        </w:rPr>
        <w:instrText xml:space="preserve"> </w:instrText>
      </w:r>
      <w:r>
        <w:rPr>
          <w:b/>
          <w:sz w:val="22"/>
          <w:szCs w:val="22"/>
          <w:lang w:val="en"/>
        </w:rPr>
        <w:instrText xml:space="preserve"> \* MERGEFORMAT </w:instrText>
      </w:r>
      <w:r w:rsidRPr="00DB6BDD">
        <w:rPr>
          <w:b/>
          <w:sz w:val="22"/>
          <w:szCs w:val="22"/>
          <w:lang w:val="en"/>
        </w:rPr>
      </w:r>
      <w:r w:rsidRPr="00DB6BDD">
        <w:rPr>
          <w:b/>
          <w:sz w:val="22"/>
          <w:szCs w:val="22"/>
          <w:lang w:val="en"/>
        </w:rPr>
        <w:fldChar w:fldCharType="separate"/>
      </w:r>
      <w:ins w:id="7090" w:author="t_竹沢 公佑" w:date="2021-02-02T17:29:00Z">
        <w:r w:rsidR="000B4FA1" w:rsidRPr="000B4FA1">
          <w:rPr>
            <w:b/>
            <w:u w:val="single"/>
            <w:lang w:val="en"/>
            <w:rPrChange w:id="7091" w:author="t_竹沢 公佑" w:date="2021-02-02T17:29:00Z">
              <w:rPr>
                <w:u w:val="single"/>
                <w:lang w:val="en"/>
              </w:rPr>
            </w:rPrChange>
          </w:rPr>
          <w:t>Control Items</w:t>
        </w:r>
      </w:ins>
      <w:del w:id="7092" w:author="t_竹沢 公佑" w:date="2019-08-22T13:55:00Z">
        <w:r w:rsidR="007D309C" w:rsidRPr="007D309C" w:rsidDel="007154FA">
          <w:rPr>
            <w:rFonts w:hint="eastAsia"/>
            <w:b/>
            <w:u w:val="single"/>
            <w:lang w:val="en"/>
          </w:rPr>
          <w:delText>Control Items</w:delText>
        </w:r>
      </w:del>
      <w:r w:rsidRPr="00DB6BDD">
        <w:rPr>
          <w:b/>
          <w:sz w:val="22"/>
          <w:szCs w:val="22"/>
          <w:lang w:val="en"/>
        </w:rPr>
        <w:fldChar w:fldCharType="end"/>
      </w:r>
      <w:r>
        <w:rPr>
          <w:b/>
          <w:sz w:val="22"/>
          <w:szCs w:val="22"/>
          <w:lang w:val="en"/>
        </w:rPr>
        <w:t>”</w:t>
      </w:r>
      <w:r>
        <w:rPr>
          <w:rFonts w:hint="eastAsia"/>
          <w:b/>
          <w:sz w:val="22"/>
          <w:szCs w:val="22"/>
          <w:lang w:val="en"/>
        </w:rPr>
        <w:t>.</w:t>
      </w:r>
    </w:p>
    <w:p w:rsidR="00596636" w:rsidRDefault="00596636" w:rsidP="00596636">
      <w:pPr>
        <w:spacing w:line="0" w:lineRule="atLeast"/>
        <w:ind w:right="1020" w:firstLineChars="200" w:firstLine="440"/>
        <w:rPr>
          <w:bCs/>
          <w:sz w:val="22"/>
          <w:szCs w:val="22"/>
        </w:rPr>
      </w:pPr>
    </w:p>
    <w:p w:rsidR="00DF1C7C" w:rsidRDefault="00DF1C7C">
      <w:pPr>
        <w:spacing w:line="0" w:lineRule="atLeast"/>
        <w:ind w:right="1020"/>
        <w:rPr>
          <w:sz w:val="22"/>
          <w:szCs w:val="22"/>
          <w:lang w:val="en"/>
        </w:rPr>
      </w:pPr>
      <w:r>
        <w:rPr>
          <w:sz w:val="22"/>
          <w:szCs w:val="22"/>
          <w:lang w:val="en"/>
        </w:rPr>
        <w:br w:type="page"/>
      </w:r>
    </w:p>
    <w:p w:rsidR="00DF1C7C" w:rsidRDefault="00DF1C7C" w:rsidP="0083070F">
      <w:pPr>
        <w:pStyle w:val="3"/>
      </w:pPr>
      <w:bookmarkStart w:id="7093" w:name="_Toc63179426"/>
      <w:r>
        <w:rPr>
          <w:rFonts w:hint="eastAsia"/>
        </w:rPr>
        <w:t>Command :DRXPD_GET_I2C_DATA (for Debug)</w:t>
      </w:r>
      <w:bookmarkEnd w:id="7093"/>
    </w:p>
    <w:p w:rsidR="00DF1C7C" w:rsidRDefault="00DF1C7C">
      <w:pPr>
        <w:spacing w:line="0" w:lineRule="atLeast"/>
        <w:ind w:firstLineChars="50" w:firstLine="110"/>
        <w:rPr>
          <w:b/>
          <w:sz w:val="22"/>
          <w:szCs w:val="22"/>
        </w:rPr>
      </w:pPr>
      <w:r>
        <w:rPr>
          <w:rFonts w:hint="eastAsia"/>
          <w:b/>
          <w:sz w:val="22"/>
          <w:szCs w:val="22"/>
        </w:rPr>
        <w:t>【Function】</w:t>
      </w:r>
    </w:p>
    <w:p w:rsidR="00DF1C7C" w:rsidRDefault="00DF1C7C">
      <w:pPr>
        <w:spacing w:line="0" w:lineRule="atLeast"/>
        <w:ind w:right="1020" w:firstLineChars="150" w:firstLine="330"/>
        <w:rPr>
          <w:sz w:val="22"/>
          <w:szCs w:val="22"/>
          <w:lang w:val="en"/>
        </w:rPr>
      </w:pPr>
      <w:r>
        <w:rPr>
          <w:sz w:val="22"/>
          <w:szCs w:val="22"/>
          <w:lang w:val="en"/>
        </w:rPr>
        <w:t xml:space="preserve">This command </w:t>
      </w:r>
      <w:del w:id="7094" w:author="t_竹沢 公佑" w:date="2019-10-05T14:30:00Z">
        <w:r w:rsidDel="00D566F3">
          <w:rPr>
            <w:sz w:val="22"/>
            <w:szCs w:val="22"/>
            <w:lang w:val="en"/>
          </w:rPr>
          <w:delText xml:space="preserve">will </w:delText>
        </w:r>
      </w:del>
      <w:r>
        <w:rPr>
          <w:sz w:val="22"/>
          <w:szCs w:val="22"/>
          <w:lang w:val="en"/>
        </w:rPr>
        <w:t>get</w:t>
      </w:r>
      <w:ins w:id="7095" w:author="t_竹沢 公佑" w:date="2019-10-05T14:30:00Z">
        <w:r w:rsidR="00D566F3">
          <w:rPr>
            <w:rFonts w:hint="eastAsia"/>
            <w:sz w:val="22"/>
            <w:szCs w:val="22"/>
            <w:lang w:val="en"/>
          </w:rPr>
          <w:t>s</w:t>
        </w:r>
      </w:ins>
      <w:r>
        <w:rPr>
          <w:rFonts w:hint="eastAsia"/>
          <w:sz w:val="22"/>
          <w:szCs w:val="22"/>
          <w:lang w:val="en"/>
        </w:rPr>
        <w:t xml:space="preserve"> data via I2C bus of SFP+ module</w:t>
      </w:r>
      <w:r>
        <w:rPr>
          <w:sz w:val="22"/>
          <w:szCs w:val="22"/>
          <w:lang w:val="en"/>
        </w:rPr>
        <w:t>.</w:t>
      </w:r>
    </w:p>
    <w:p w:rsidR="00DF1C7C" w:rsidRDefault="00DF1C7C">
      <w:pPr>
        <w:spacing w:line="0" w:lineRule="atLeast"/>
        <w:ind w:right="1020" w:firstLineChars="50" w:firstLine="110"/>
        <w:rPr>
          <w:b/>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sz w:val="22"/>
          <w:szCs w:val="22"/>
        </w:rPr>
        <w:t>DRXPD_GET_I2C_DATA</w:t>
      </w:r>
      <w:r>
        <w:rPr>
          <w:rFonts w:hint="eastAsia"/>
          <w:iCs/>
          <w:sz w:val="22"/>
          <w:szCs w:val="22"/>
        </w:rPr>
        <w:t>,</w:t>
      </w:r>
      <w:r>
        <w:rPr>
          <w:bCs/>
          <w:sz w:val="22"/>
          <w:szCs w:val="22"/>
        </w:rPr>
        <w:t xml:space="preserve"> </w:t>
      </w:r>
      <w:r>
        <w:rPr>
          <w:sz w:val="22"/>
          <w:szCs w:val="22"/>
          <w:lang w:val="en"/>
        </w:rPr>
        <w:t>ST_DRXPD_</w:t>
      </w:r>
      <w:r>
        <w:rPr>
          <w:rFonts w:hint="eastAsia"/>
          <w:sz w:val="22"/>
          <w:szCs w:val="22"/>
          <w:lang w:val="en"/>
        </w:rPr>
        <w:t>I2CRD</w:t>
      </w:r>
      <w:r>
        <w:rPr>
          <w:bCs/>
          <w:sz w:val="22"/>
          <w:szCs w:val="22"/>
        </w:rPr>
        <w:t xml:space="preserve"> </w:t>
      </w:r>
      <w:r>
        <w:rPr>
          <w:rFonts w:hint="eastAsia"/>
          <w:bCs/>
          <w:sz w:val="22"/>
          <w:szCs w:val="22"/>
        </w:rPr>
        <w:t>*p_</w:t>
      </w:r>
      <w:r>
        <w:rPr>
          <w:rFonts w:hint="eastAsia"/>
          <w:iCs/>
          <w:sz w:val="22"/>
          <w:szCs w:val="22"/>
        </w:rPr>
        <w:t>rd_dat</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Pr="00A74CAA" w:rsidRDefault="00DF1C7C">
      <w:pPr>
        <w:spacing w:line="0" w:lineRule="atLeast"/>
        <w:ind w:right="1020" w:firstLineChars="200" w:firstLine="440"/>
        <w:rPr>
          <w:iCs/>
          <w:sz w:val="22"/>
          <w:szCs w:val="22"/>
        </w:rPr>
      </w:pPr>
      <w:r w:rsidRPr="00437574">
        <w:rPr>
          <w:rFonts w:hint="eastAsia"/>
          <w:bCs/>
          <w:sz w:val="22"/>
          <w:szCs w:val="22"/>
        </w:rPr>
        <w:t>int fd</w:t>
      </w:r>
      <w:r w:rsidRPr="00C2078B">
        <w:rPr>
          <w:iCs/>
          <w:sz w:val="22"/>
          <w:szCs w:val="22"/>
        </w:rPr>
        <w:t>…</w:t>
      </w:r>
    </w:p>
    <w:p w:rsidR="00DF1C7C" w:rsidRPr="00D22D4F" w:rsidRDefault="00DF1C7C">
      <w:pPr>
        <w:spacing w:line="0" w:lineRule="atLeast"/>
        <w:ind w:right="1020" w:firstLineChars="381" w:firstLine="838"/>
        <w:rPr>
          <w:bCs/>
          <w:sz w:val="22"/>
          <w:szCs w:val="22"/>
        </w:rPr>
      </w:pPr>
      <w:r w:rsidRPr="00025319">
        <w:rPr>
          <w:rFonts w:hint="eastAsia"/>
          <w:bCs/>
          <w:sz w:val="22"/>
          <w:szCs w:val="22"/>
        </w:rPr>
        <w:t xml:space="preserve">Specify </w:t>
      </w:r>
      <w:r w:rsidRPr="00A15960">
        <w:rPr>
          <w:rFonts w:hint="eastAsia"/>
          <w:bCs/>
          <w:sz w:val="22"/>
          <w:szCs w:val="22"/>
        </w:rPr>
        <w:t xml:space="preserve">the </w:t>
      </w:r>
      <w:r w:rsidRPr="003A301F">
        <w:rPr>
          <w:rFonts w:hint="eastAsia"/>
          <w:bCs/>
          <w:sz w:val="22"/>
          <w:szCs w:val="22"/>
        </w:rPr>
        <w:t>f</w:t>
      </w:r>
      <w:r w:rsidRPr="002E67F0">
        <w:rPr>
          <w:bCs/>
          <w:sz w:val="22"/>
          <w:szCs w:val="22"/>
        </w:rPr>
        <w:t>ile descriptor</w:t>
      </w:r>
      <w:r w:rsidRPr="00D22D4F">
        <w:rPr>
          <w:rFonts w:hint="eastAsia"/>
          <w:bCs/>
          <w:sz w:val="22"/>
          <w:szCs w:val="22"/>
        </w:rPr>
        <w:t>.</w:t>
      </w:r>
    </w:p>
    <w:p w:rsidR="00DF1C7C" w:rsidRPr="003B63B3" w:rsidRDefault="00DF1C7C">
      <w:pPr>
        <w:spacing w:line="0" w:lineRule="atLeast"/>
        <w:ind w:right="1020" w:firstLineChars="381" w:firstLine="838"/>
        <w:rPr>
          <w:bCs/>
          <w:sz w:val="22"/>
          <w:szCs w:val="22"/>
        </w:rPr>
      </w:pPr>
    </w:p>
    <w:p w:rsidR="00DF1C7C" w:rsidRPr="00B968F3" w:rsidRDefault="00DF1C7C">
      <w:pPr>
        <w:spacing w:line="0" w:lineRule="atLeast"/>
        <w:ind w:right="1020" w:firstLineChars="200" w:firstLine="440"/>
        <w:rPr>
          <w:iCs/>
          <w:sz w:val="22"/>
          <w:szCs w:val="22"/>
        </w:rPr>
      </w:pPr>
      <w:r w:rsidRPr="00D458FC">
        <w:rPr>
          <w:sz w:val="22"/>
          <w:szCs w:val="22"/>
          <w:lang w:val="en"/>
        </w:rPr>
        <w:t>ST_DRXPD_</w:t>
      </w:r>
      <w:r w:rsidRPr="008D3CB6">
        <w:rPr>
          <w:rFonts w:hint="eastAsia"/>
          <w:sz w:val="22"/>
          <w:szCs w:val="22"/>
          <w:lang w:val="en"/>
        </w:rPr>
        <w:t>I2CRD</w:t>
      </w:r>
      <w:r w:rsidRPr="00E67D39">
        <w:rPr>
          <w:bCs/>
          <w:sz w:val="22"/>
          <w:szCs w:val="22"/>
        </w:rPr>
        <w:t xml:space="preserve"> </w:t>
      </w:r>
      <w:r w:rsidRPr="00351C95">
        <w:rPr>
          <w:rFonts w:hint="eastAsia"/>
          <w:bCs/>
          <w:sz w:val="22"/>
          <w:szCs w:val="22"/>
        </w:rPr>
        <w:t>*p_</w:t>
      </w:r>
      <w:r w:rsidRPr="00944CA8">
        <w:rPr>
          <w:rFonts w:hint="eastAsia"/>
          <w:iCs/>
          <w:sz w:val="22"/>
          <w:szCs w:val="22"/>
        </w:rPr>
        <w:t>rd_dat</w:t>
      </w:r>
      <w:r w:rsidRPr="00B968F3">
        <w:rPr>
          <w:iCs/>
          <w:sz w:val="22"/>
          <w:szCs w:val="22"/>
        </w:rPr>
        <w:t>…</w:t>
      </w:r>
    </w:p>
    <w:p w:rsidR="00DF1C7C" w:rsidRPr="00727B82" w:rsidRDefault="00DF1C7C">
      <w:pPr>
        <w:spacing w:line="0" w:lineRule="atLeast"/>
        <w:ind w:right="1020" w:firstLine="840"/>
        <w:rPr>
          <w:bCs/>
          <w:sz w:val="22"/>
          <w:szCs w:val="22"/>
        </w:rPr>
      </w:pPr>
      <w:r w:rsidRPr="00727B82">
        <w:rPr>
          <w:sz w:val="22"/>
          <w:szCs w:val="22"/>
          <w:lang w:val="en"/>
        </w:rPr>
        <w:t>Specify the pointer to store the information of ST_DRXPD_</w:t>
      </w:r>
      <w:r w:rsidRPr="00727B82">
        <w:rPr>
          <w:rFonts w:hint="eastAsia"/>
          <w:sz w:val="22"/>
          <w:szCs w:val="22"/>
          <w:lang w:val="en"/>
        </w:rPr>
        <w:t>I2CRD</w:t>
      </w:r>
      <w:r w:rsidRPr="00727B82">
        <w:rPr>
          <w:sz w:val="22"/>
          <w:szCs w:val="22"/>
          <w:lang w:val="en"/>
        </w:rPr>
        <w:t>” (see below).</w:t>
      </w:r>
    </w:p>
    <w:p w:rsidR="00DF1C7C" w:rsidRPr="00727B82" w:rsidRDefault="00DF1C7C">
      <w:pPr>
        <w:spacing w:line="0" w:lineRule="atLeast"/>
        <w:ind w:right="1020" w:firstLine="840"/>
        <w:rPr>
          <w:bCs/>
          <w:sz w:val="22"/>
          <w:szCs w:val="22"/>
        </w:rPr>
      </w:pPr>
      <w:r w:rsidRPr="00727B82">
        <w:rPr>
          <w:bCs/>
          <w:sz w:val="22"/>
          <w:szCs w:val="22"/>
        </w:rPr>
        <w:t xml:space="preserve">typedef struct </w:t>
      </w:r>
      <w:r w:rsidRPr="00727B82">
        <w:rPr>
          <w:rFonts w:hint="eastAsia"/>
          <w:bCs/>
          <w:sz w:val="22"/>
          <w:szCs w:val="22"/>
        </w:rPr>
        <w:t>drxpd_i2crd_dat</w:t>
      </w:r>
      <w:r w:rsidRPr="00727B82">
        <w:rPr>
          <w:bCs/>
          <w:sz w:val="22"/>
          <w:szCs w:val="22"/>
        </w:rPr>
        <w:t xml:space="preserve"> {</w:t>
      </w:r>
    </w:p>
    <w:p w:rsidR="00DF1C7C" w:rsidRPr="005038B9" w:rsidRDefault="00DF1C7C">
      <w:pPr>
        <w:pStyle w:val="HTML0"/>
        <w:ind w:left="960"/>
        <w:rPr>
          <w:rFonts w:ascii="ＭＳ Ｐゴシック" w:eastAsia="ＭＳ Ｐゴシック" w:hAnsi="ＭＳ Ｐゴシック"/>
          <w:bCs/>
          <w:sz w:val="22"/>
          <w:szCs w:val="22"/>
        </w:rPr>
      </w:pPr>
      <w:r w:rsidRPr="005038B9">
        <w:rPr>
          <w:rFonts w:ascii="ＭＳ Ｐゴシック" w:eastAsia="ＭＳ Ｐゴシック" w:hAnsi="ＭＳ Ｐゴシック" w:hint="eastAsia"/>
          <w:bCs/>
          <w:sz w:val="22"/>
          <w:szCs w:val="22"/>
        </w:rPr>
        <w:t xml:space="preserve"> char result; </w:t>
      </w:r>
    </w:p>
    <w:p w:rsidR="00DF1C7C" w:rsidRPr="005038B9" w:rsidRDefault="00DF1C7C">
      <w:pPr>
        <w:pStyle w:val="HTML0"/>
        <w:ind w:left="960" w:firstLineChars="150" w:firstLine="330"/>
        <w:rPr>
          <w:rFonts w:ascii="ＭＳ Ｐゴシック" w:eastAsia="ＭＳ Ｐゴシック" w:hAnsi="ＭＳ Ｐゴシック"/>
          <w:sz w:val="22"/>
          <w:szCs w:val="22"/>
        </w:rPr>
      </w:pPr>
      <w:r w:rsidRPr="005038B9">
        <w:rPr>
          <w:rFonts w:ascii="ＭＳ Ｐゴシック" w:eastAsia="ＭＳ Ｐゴシック" w:hAnsi="ＭＳ Ｐゴシック" w:hint="eastAsia"/>
          <w:bCs/>
          <w:sz w:val="22"/>
          <w:szCs w:val="22"/>
        </w:rPr>
        <w:t>//</w:t>
      </w:r>
      <w:r w:rsidRPr="005038B9">
        <w:rPr>
          <w:rFonts w:ascii="ＭＳ Ｐゴシック" w:eastAsia="ＭＳ Ｐゴシック" w:hAnsi="ＭＳ Ｐゴシック"/>
          <w:sz w:val="22"/>
          <w:szCs w:val="22"/>
          <w:lang w:val="en"/>
        </w:rPr>
        <w:t xml:space="preserve"> 0</w:t>
      </w:r>
      <w:r w:rsidRPr="005038B9">
        <w:rPr>
          <w:rFonts w:ascii="ＭＳ Ｐゴシック" w:eastAsia="ＭＳ Ｐゴシック" w:hAnsi="ＭＳ Ｐゴシック" w:hint="eastAsia"/>
          <w:sz w:val="22"/>
          <w:szCs w:val="22"/>
          <w:lang w:val="en"/>
        </w:rPr>
        <w:t>:</w:t>
      </w:r>
      <w:r w:rsidRPr="005038B9">
        <w:rPr>
          <w:rFonts w:ascii="ＭＳ Ｐゴシック" w:eastAsia="ＭＳ Ｐゴシック" w:hAnsi="ＭＳ Ｐゴシック"/>
          <w:sz w:val="22"/>
          <w:szCs w:val="22"/>
          <w:lang w:val="en"/>
        </w:rPr>
        <w:t>Success</w:t>
      </w:r>
      <w:r w:rsidRPr="005038B9">
        <w:rPr>
          <w:rFonts w:ascii="ＭＳ Ｐゴシック" w:eastAsia="ＭＳ Ｐゴシック" w:hAnsi="ＭＳ Ｐゴシック" w:hint="eastAsia"/>
          <w:sz w:val="22"/>
          <w:szCs w:val="22"/>
          <w:lang w:val="en"/>
        </w:rPr>
        <w:t xml:space="preserve">. </w:t>
      </w:r>
      <w:r w:rsidRPr="005038B9">
        <w:rPr>
          <w:rFonts w:ascii="ＭＳ Ｐゴシック" w:eastAsia="ＭＳ Ｐゴシック" w:hAnsi="ＭＳ Ｐゴシック"/>
          <w:sz w:val="22"/>
          <w:szCs w:val="22"/>
          <w:lang w:val="en"/>
        </w:rPr>
        <w:t xml:space="preserve"> -1</w:t>
      </w:r>
      <w:r w:rsidRPr="005038B9">
        <w:rPr>
          <w:rFonts w:ascii="ＭＳ Ｐゴシック" w:eastAsia="ＭＳ Ｐゴシック" w:hAnsi="ＭＳ Ｐゴシック" w:hint="eastAsia"/>
          <w:sz w:val="22"/>
          <w:szCs w:val="22"/>
          <w:lang w:val="en"/>
        </w:rPr>
        <w:t>:</w:t>
      </w:r>
      <w:r w:rsidRPr="005038B9">
        <w:rPr>
          <w:rFonts w:ascii="ＭＳ Ｐゴシック" w:eastAsia="ＭＳ Ｐゴシック" w:hAnsi="ＭＳ Ｐゴシック"/>
          <w:sz w:val="22"/>
          <w:szCs w:val="22"/>
          <w:lang w:val="en"/>
        </w:rPr>
        <w:t>Failed</w:t>
      </w:r>
      <w:r w:rsidRPr="005038B9">
        <w:rPr>
          <w:rFonts w:ascii="ＭＳ Ｐゴシック" w:eastAsia="ＭＳ Ｐゴシック" w:hAnsi="ＭＳ Ｐゴシック" w:hint="eastAsia"/>
          <w:sz w:val="22"/>
          <w:szCs w:val="22"/>
          <w:lang w:val="en"/>
        </w:rPr>
        <w:t>.　T</w:t>
      </w:r>
      <w:r w:rsidRPr="005038B9">
        <w:rPr>
          <w:rFonts w:ascii="ＭＳ Ｐゴシック" w:eastAsia="ＭＳ Ｐゴシック" w:hAnsi="ＭＳ Ｐゴシック"/>
          <w:sz w:val="22"/>
          <w:szCs w:val="22"/>
          <w:lang w:val="en"/>
        </w:rPr>
        <w:t>he driver side writes.</w:t>
      </w:r>
    </w:p>
    <w:p w:rsidR="00DF1C7C" w:rsidRPr="00C2078B" w:rsidRDefault="00DF1C7C">
      <w:pPr>
        <w:spacing w:line="0" w:lineRule="atLeast"/>
        <w:ind w:right="1020" w:firstLine="840"/>
        <w:rPr>
          <w:bCs/>
          <w:sz w:val="22"/>
          <w:szCs w:val="22"/>
        </w:rPr>
      </w:pPr>
      <w:r w:rsidRPr="00437574">
        <w:rPr>
          <w:rFonts w:hint="eastAsia"/>
          <w:bCs/>
          <w:sz w:val="22"/>
          <w:szCs w:val="22"/>
        </w:rPr>
        <w:t xml:space="preserve">　</w:t>
      </w:r>
      <w:r w:rsidRPr="00C2078B">
        <w:rPr>
          <w:rFonts w:hint="eastAsia"/>
          <w:bCs/>
          <w:sz w:val="22"/>
          <w:szCs w:val="22"/>
        </w:rPr>
        <w:t xml:space="preserve"> unsigned char sfp_no;</w:t>
      </w:r>
    </w:p>
    <w:p w:rsidR="00DF1C7C" w:rsidRPr="005038B9" w:rsidRDefault="00DF1C7C" w:rsidP="00437574">
      <w:pPr>
        <w:spacing w:line="0" w:lineRule="atLeast"/>
        <w:ind w:right="1020" w:firstLineChars="550" w:firstLine="1210"/>
        <w:rPr>
          <w:sz w:val="22"/>
          <w:szCs w:val="22"/>
          <w:lang w:val="en"/>
        </w:rPr>
      </w:pPr>
      <w:r w:rsidRPr="00A74CAA">
        <w:rPr>
          <w:rFonts w:hint="eastAsia"/>
          <w:bCs/>
          <w:sz w:val="22"/>
          <w:szCs w:val="22"/>
        </w:rPr>
        <w:t>//</w:t>
      </w:r>
      <w:r w:rsidRPr="00025319">
        <w:rPr>
          <w:sz w:val="22"/>
          <w:szCs w:val="22"/>
          <w:lang w:val="en"/>
        </w:rPr>
        <w:t xml:space="preserve">Set the </w:t>
      </w:r>
      <w:r w:rsidRPr="00A15960">
        <w:rPr>
          <w:rFonts w:hint="eastAsia"/>
          <w:sz w:val="22"/>
          <w:szCs w:val="22"/>
          <w:lang w:val="en"/>
        </w:rPr>
        <w:t>0</w:t>
      </w:r>
      <w:r w:rsidRPr="003A301F">
        <w:rPr>
          <w:rFonts w:hint="eastAsia"/>
          <w:sz w:val="22"/>
          <w:szCs w:val="22"/>
          <w:lang w:val="en"/>
        </w:rPr>
        <w:t>～</w:t>
      </w:r>
      <w:r w:rsidRPr="002E67F0">
        <w:rPr>
          <w:rFonts w:hint="eastAsia"/>
          <w:sz w:val="22"/>
          <w:szCs w:val="22"/>
          <w:lang w:val="en"/>
        </w:rPr>
        <w:t xml:space="preserve">2. </w:t>
      </w:r>
      <w:r w:rsidRPr="00D22D4F">
        <w:rPr>
          <w:sz w:val="22"/>
          <w:szCs w:val="22"/>
          <w:lang w:val="en"/>
        </w:rPr>
        <w:t>set this field in your application.</w:t>
      </w:r>
    </w:p>
    <w:p w:rsidR="00DF1C7C" w:rsidRPr="00437574" w:rsidRDefault="00DF1C7C">
      <w:pPr>
        <w:spacing w:line="0" w:lineRule="atLeast"/>
        <w:ind w:right="1020" w:firstLineChars="500" w:firstLine="1100"/>
        <w:rPr>
          <w:bCs/>
          <w:sz w:val="22"/>
          <w:szCs w:val="22"/>
        </w:rPr>
      </w:pPr>
      <w:r w:rsidRPr="00437574">
        <w:rPr>
          <w:rFonts w:hint="eastAsia"/>
          <w:bCs/>
          <w:sz w:val="22"/>
          <w:szCs w:val="22"/>
        </w:rPr>
        <w:t>unsigned char i2c_address;</w:t>
      </w:r>
    </w:p>
    <w:p w:rsidR="00DF1C7C" w:rsidRPr="003B63B3" w:rsidRDefault="00DF1C7C">
      <w:pPr>
        <w:spacing w:line="0" w:lineRule="atLeast"/>
        <w:ind w:right="1020" w:firstLineChars="550" w:firstLine="1210"/>
        <w:rPr>
          <w:sz w:val="22"/>
          <w:szCs w:val="22"/>
          <w:lang w:val="en"/>
        </w:rPr>
      </w:pPr>
      <w:r w:rsidRPr="00C2078B">
        <w:rPr>
          <w:rFonts w:hint="eastAsia"/>
          <w:bCs/>
          <w:sz w:val="22"/>
          <w:szCs w:val="22"/>
        </w:rPr>
        <w:t>//</w:t>
      </w:r>
      <w:r w:rsidRPr="00A74CAA">
        <w:rPr>
          <w:sz w:val="22"/>
          <w:szCs w:val="22"/>
          <w:lang w:val="en"/>
        </w:rPr>
        <w:t xml:space="preserve">Set the </w:t>
      </w:r>
      <w:r w:rsidRPr="00025319">
        <w:rPr>
          <w:rFonts w:hint="eastAsia"/>
          <w:sz w:val="22"/>
          <w:szCs w:val="22"/>
          <w:lang w:val="en"/>
        </w:rPr>
        <w:t>I2C address(</w:t>
      </w:r>
      <w:r w:rsidRPr="00A15960">
        <w:rPr>
          <w:sz w:val="22"/>
          <w:szCs w:val="22"/>
          <w:lang w:val="en"/>
        </w:rPr>
        <w:t>0xA0 or 0xA2</w:t>
      </w:r>
      <w:r w:rsidRPr="003A301F">
        <w:rPr>
          <w:rFonts w:hint="eastAsia"/>
          <w:sz w:val="22"/>
          <w:szCs w:val="22"/>
          <w:lang w:val="en"/>
        </w:rPr>
        <w:t xml:space="preserve">). </w:t>
      </w:r>
      <w:r w:rsidRPr="002E67F0">
        <w:rPr>
          <w:sz w:val="22"/>
          <w:szCs w:val="22"/>
          <w:lang w:val="en"/>
        </w:rPr>
        <w:t>set this field in your appl</w:t>
      </w:r>
      <w:r w:rsidRPr="00D22D4F">
        <w:rPr>
          <w:sz w:val="22"/>
          <w:szCs w:val="22"/>
          <w:lang w:val="en"/>
        </w:rPr>
        <w:t>ication.</w:t>
      </w:r>
    </w:p>
    <w:p w:rsidR="00DF1C7C" w:rsidRPr="00D458FC" w:rsidRDefault="00DF1C7C">
      <w:pPr>
        <w:spacing w:line="0" w:lineRule="atLeast"/>
        <w:ind w:right="1020" w:firstLineChars="500" w:firstLine="1100"/>
        <w:rPr>
          <w:bCs/>
          <w:sz w:val="22"/>
          <w:szCs w:val="22"/>
        </w:rPr>
      </w:pPr>
      <w:r w:rsidRPr="00D458FC">
        <w:rPr>
          <w:rFonts w:hint="eastAsia"/>
          <w:bCs/>
          <w:sz w:val="22"/>
          <w:szCs w:val="22"/>
        </w:rPr>
        <w:t>unsigned char data_address;</w:t>
      </w:r>
    </w:p>
    <w:p w:rsidR="00DF1C7C" w:rsidRPr="00B968F3" w:rsidRDefault="00DF1C7C">
      <w:pPr>
        <w:spacing w:line="0" w:lineRule="atLeast"/>
        <w:ind w:right="1020" w:firstLineChars="550" w:firstLine="1210"/>
        <w:rPr>
          <w:sz w:val="22"/>
          <w:szCs w:val="22"/>
          <w:lang w:val="en"/>
        </w:rPr>
      </w:pPr>
      <w:r w:rsidRPr="008D3CB6">
        <w:rPr>
          <w:rFonts w:hint="eastAsia"/>
          <w:bCs/>
          <w:sz w:val="22"/>
          <w:szCs w:val="22"/>
        </w:rPr>
        <w:t>//</w:t>
      </w:r>
      <w:r w:rsidRPr="00E67D39">
        <w:rPr>
          <w:sz w:val="22"/>
          <w:szCs w:val="22"/>
          <w:lang w:val="en"/>
        </w:rPr>
        <w:t xml:space="preserve">Set the </w:t>
      </w:r>
      <w:r w:rsidRPr="00351C95">
        <w:rPr>
          <w:rFonts w:hint="eastAsia"/>
          <w:sz w:val="22"/>
          <w:szCs w:val="22"/>
          <w:lang w:val="en"/>
        </w:rPr>
        <w:t xml:space="preserve">address. </w:t>
      </w:r>
      <w:r w:rsidRPr="00944CA8">
        <w:rPr>
          <w:sz w:val="22"/>
          <w:szCs w:val="22"/>
          <w:lang w:val="en"/>
        </w:rPr>
        <w:t>set this field in your application.</w:t>
      </w:r>
    </w:p>
    <w:p w:rsidR="00DF1C7C" w:rsidRPr="00B968F3" w:rsidRDefault="00DF1C7C">
      <w:pPr>
        <w:spacing w:line="0" w:lineRule="atLeast"/>
        <w:ind w:right="1020" w:firstLineChars="500" w:firstLine="1100"/>
        <w:rPr>
          <w:bCs/>
          <w:sz w:val="22"/>
          <w:szCs w:val="22"/>
        </w:rPr>
      </w:pPr>
      <w:r w:rsidRPr="00B968F3">
        <w:rPr>
          <w:rFonts w:hint="eastAsia"/>
          <w:bCs/>
          <w:sz w:val="22"/>
          <w:szCs w:val="22"/>
        </w:rPr>
        <w:t>unsigned char length;</w:t>
      </w:r>
    </w:p>
    <w:p w:rsidR="00DF1C7C" w:rsidRPr="00727B82" w:rsidRDefault="00DF1C7C">
      <w:pPr>
        <w:spacing w:line="0" w:lineRule="atLeast"/>
        <w:ind w:right="1020" w:firstLineChars="550" w:firstLine="1210"/>
        <w:rPr>
          <w:sz w:val="22"/>
          <w:szCs w:val="22"/>
          <w:lang w:val="en"/>
        </w:rPr>
      </w:pPr>
      <w:r w:rsidRPr="00727B82">
        <w:rPr>
          <w:rFonts w:hint="eastAsia"/>
          <w:bCs/>
          <w:sz w:val="22"/>
          <w:szCs w:val="22"/>
        </w:rPr>
        <w:t>//</w:t>
      </w:r>
      <w:r w:rsidRPr="00727B82">
        <w:rPr>
          <w:sz w:val="22"/>
          <w:szCs w:val="22"/>
          <w:lang w:val="en"/>
        </w:rPr>
        <w:t>Set the</w:t>
      </w:r>
      <w:r w:rsidRPr="00727B82">
        <w:rPr>
          <w:rFonts w:hint="eastAsia"/>
          <w:sz w:val="22"/>
          <w:szCs w:val="22"/>
          <w:lang w:val="en"/>
        </w:rPr>
        <w:t xml:space="preserve"> length</w:t>
      </w:r>
      <w:r w:rsidRPr="00727B82">
        <w:rPr>
          <w:sz w:val="22"/>
          <w:szCs w:val="22"/>
          <w:lang w:val="en"/>
        </w:rPr>
        <w:t xml:space="preserve"> </w:t>
      </w:r>
      <w:r w:rsidRPr="00727B82">
        <w:rPr>
          <w:rFonts w:hint="eastAsia"/>
          <w:sz w:val="22"/>
          <w:szCs w:val="22"/>
          <w:lang w:val="en"/>
        </w:rPr>
        <w:t xml:space="preserve">of read(Byte). </w:t>
      </w:r>
      <w:r w:rsidRPr="00727B82">
        <w:rPr>
          <w:sz w:val="22"/>
          <w:szCs w:val="22"/>
          <w:lang w:val="en"/>
        </w:rPr>
        <w:t>set this field in your application.</w:t>
      </w:r>
    </w:p>
    <w:p w:rsidR="00DF1C7C" w:rsidRPr="00727B82" w:rsidRDefault="00DF1C7C">
      <w:pPr>
        <w:spacing w:line="0" w:lineRule="atLeast"/>
        <w:ind w:right="1020" w:firstLineChars="481" w:firstLine="1058"/>
        <w:rPr>
          <w:bCs/>
          <w:sz w:val="22"/>
          <w:szCs w:val="22"/>
        </w:rPr>
      </w:pPr>
      <w:r w:rsidRPr="00727B82">
        <w:rPr>
          <w:rFonts w:hint="eastAsia"/>
          <w:bCs/>
          <w:sz w:val="22"/>
          <w:szCs w:val="22"/>
        </w:rPr>
        <w:t xml:space="preserve">unsigned char  RdValue[96]; </w:t>
      </w:r>
    </w:p>
    <w:p w:rsidR="00DF1C7C" w:rsidRPr="00437574" w:rsidRDefault="00DF1C7C" w:rsidP="00437574">
      <w:pPr>
        <w:spacing w:line="0" w:lineRule="atLeast"/>
        <w:ind w:right="1020" w:firstLineChars="681" w:firstLine="1498"/>
        <w:rPr>
          <w:bCs/>
          <w:sz w:val="22"/>
          <w:szCs w:val="22"/>
        </w:rPr>
      </w:pPr>
      <w:r w:rsidRPr="00727B82">
        <w:rPr>
          <w:rFonts w:hint="eastAsia"/>
          <w:bCs/>
          <w:sz w:val="22"/>
          <w:szCs w:val="22"/>
        </w:rPr>
        <w:t>//</w:t>
      </w:r>
      <w:r w:rsidRPr="005038B9">
        <w:rPr>
          <w:sz w:val="22"/>
          <w:szCs w:val="22"/>
          <w:lang w:val="en"/>
        </w:rPr>
        <w:t>Read value</w:t>
      </w:r>
      <w:r w:rsidRPr="005038B9">
        <w:rPr>
          <w:rFonts w:hint="eastAsia"/>
          <w:sz w:val="22"/>
          <w:szCs w:val="22"/>
          <w:lang w:val="en"/>
        </w:rPr>
        <w:t>(Max:96byte)</w:t>
      </w:r>
      <w:r w:rsidRPr="005038B9">
        <w:rPr>
          <w:sz w:val="22"/>
          <w:szCs w:val="22"/>
          <w:lang w:val="en"/>
        </w:rPr>
        <w:t>.</w:t>
      </w:r>
      <w:r w:rsidRPr="005038B9">
        <w:rPr>
          <w:rFonts w:hint="eastAsia"/>
          <w:sz w:val="22"/>
          <w:szCs w:val="22"/>
          <w:lang w:val="en"/>
        </w:rPr>
        <w:t>T</w:t>
      </w:r>
      <w:r w:rsidRPr="005038B9">
        <w:rPr>
          <w:sz w:val="22"/>
          <w:szCs w:val="22"/>
          <w:lang w:val="en"/>
        </w:rPr>
        <w:t>he driver side writes.</w:t>
      </w:r>
    </w:p>
    <w:p w:rsidR="00DF1C7C" w:rsidRPr="003A301F" w:rsidRDefault="00DF1C7C">
      <w:pPr>
        <w:spacing w:line="0" w:lineRule="atLeast"/>
        <w:ind w:right="1020" w:firstLineChars="381" w:firstLine="838"/>
        <w:rPr>
          <w:bCs/>
          <w:sz w:val="22"/>
          <w:szCs w:val="22"/>
        </w:rPr>
      </w:pPr>
      <w:r w:rsidRPr="00C2078B">
        <w:rPr>
          <w:bCs/>
          <w:sz w:val="22"/>
          <w:szCs w:val="22"/>
        </w:rPr>
        <w:t>}</w:t>
      </w:r>
      <w:r w:rsidRPr="00A74CAA">
        <w:rPr>
          <w:rFonts w:hint="eastAsia"/>
          <w:bCs/>
          <w:sz w:val="22"/>
          <w:szCs w:val="22"/>
        </w:rPr>
        <w:t xml:space="preserve">　</w:t>
      </w:r>
      <w:r w:rsidRPr="00025319">
        <w:rPr>
          <w:rFonts w:hint="eastAsia"/>
          <w:bCs/>
          <w:sz w:val="22"/>
          <w:szCs w:val="22"/>
        </w:rPr>
        <w:t>ST_DRXPD_I2CRD</w:t>
      </w:r>
      <w:r w:rsidRPr="00A15960">
        <w:rPr>
          <w:bCs/>
          <w:sz w:val="22"/>
          <w:szCs w:val="22"/>
        </w:rPr>
        <w:t>;</w:t>
      </w:r>
    </w:p>
    <w:p w:rsidR="00DF1C7C" w:rsidRDefault="00DF1C7C">
      <w:pPr>
        <w:spacing w:line="0" w:lineRule="atLeast"/>
        <w:ind w:right="1020"/>
        <w:rPr>
          <w:iCs/>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【Return】</w:t>
      </w:r>
    </w:p>
    <w:p w:rsidR="00DF1C7C" w:rsidRDefault="00DF1C7C">
      <w:pPr>
        <w:spacing w:line="0" w:lineRule="atLeast"/>
        <w:ind w:right="1020" w:firstLineChars="200" w:firstLine="440"/>
        <w:rPr>
          <w:bCs/>
          <w:sz w:val="22"/>
          <w:szCs w:val="22"/>
        </w:rPr>
      </w:pPr>
      <w:del w:id="7096" w:author="t_竹沢 公佑" w:date="2019-10-05T14:31:00Z">
        <w:r w:rsidDel="00D566F3">
          <w:rPr>
            <w:rFonts w:hint="eastAsia"/>
            <w:bCs/>
            <w:sz w:val="22"/>
            <w:szCs w:val="22"/>
          </w:rPr>
          <w:delText xml:space="preserve">If it is success, </w:delText>
        </w:r>
      </w:del>
      <w:r>
        <w:rPr>
          <w:rFonts w:hint="eastAsia"/>
          <w:bCs/>
          <w:sz w:val="22"/>
          <w:szCs w:val="22"/>
        </w:rPr>
        <w:t xml:space="preserve">0 </w:t>
      </w:r>
      <w:r>
        <w:rPr>
          <w:bCs/>
          <w:sz w:val="22"/>
          <w:szCs w:val="22"/>
        </w:rPr>
        <w:t>is returne</w:t>
      </w:r>
      <w:r>
        <w:rPr>
          <w:rFonts w:hint="eastAsia"/>
          <w:bCs/>
          <w:sz w:val="22"/>
          <w:szCs w:val="22"/>
        </w:rPr>
        <w:t>d</w:t>
      </w:r>
      <w:r>
        <w:rPr>
          <w:bCs/>
          <w:sz w:val="22"/>
          <w:szCs w:val="22"/>
        </w:rPr>
        <w:t>.</w:t>
      </w:r>
      <w:ins w:id="7097" w:author="t_竹沢 公佑" w:date="2019-09-18T19:28:00Z">
        <w:r w:rsidR="00510AF3" w:rsidDel="00510AF3">
          <w:rPr>
            <w:bCs/>
            <w:sz w:val="22"/>
            <w:szCs w:val="22"/>
          </w:rPr>
          <w:t xml:space="preserve"> </w:t>
        </w:r>
      </w:ins>
      <w:del w:id="7098" w:author="t_竹沢 公佑" w:date="2019-09-18T19:28:00Z">
        <w:r w:rsidDel="00510AF3">
          <w:rPr>
            <w:bCs/>
            <w:sz w:val="22"/>
            <w:szCs w:val="22"/>
          </w:rPr>
          <w:delText xml:space="preserve">　</w:delText>
        </w:r>
      </w:del>
      <w:ins w:id="7099" w:author="t_竹沢 公佑" w:date="2019-09-18T19:28:00Z">
        <w:r w:rsidR="00510AF3">
          <w:rPr>
            <w:rFonts w:hint="eastAsia"/>
            <w:bCs/>
            <w:sz w:val="22"/>
            <w:szCs w:val="22"/>
          </w:rPr>
          <w:t>I</w:t>
        </w:r>
      </w:ins>
      <w:del w:id="7100" w:author="t_竹沢 公佑" w:date="2019-09-18T19:28:00Z">
        <w:r w:rsidDel="00510AF3">
          <w:rPr>
            <w:bCs/>
            <w:sz w:val="22"/>
            <w:szCs w:val="22"/>
          </w:rPr>
          <w:delText>i</w:delText>
        </w:r>
      </w:del>
      <w:r>
        <w:rPr>
          <w:bCs/>
          <w:sz w:val="22"/>
          <w:szCs w:val="22"/>
        </w:rPr>
        <w:t xml:space="preserve">f </w:t>
      </w:r>
      <w:r>
        <w:rPr>
          <w:rFonts w:hint="eastAsia"/>
          <w:bCs/>
          <w:sz w:val="22"/>
          <w:szCs w:val="22"/>
        </w:rPr>
        <w:t xml:space="preserve">an </w:t>
      </w:r>
      <w:r>
        <w:rPr>
          <w:bCs/>
          <w:sz w:val="22"/>
          <w:szCs w:val="22"/>
        </w:rPr>
        <w:t>error　occur</w:t>
      </w:r>
      <w:r>
        <w:rPr>
          <w:rFonts w:hint="eastAsia"/>
          <w:bCs/>
          <w:sz w:val="22"/>
          <w:szCs w:val="22"/>
        </w:rPr>
        <w:t>s</w:t>
      </w:r>
      <w:r w:rsidR="00121762">
        <w:rPr>
          <w:bCs/>
          <w:sz w:val="22"/>
          <w:szCs w:val="22"/>
        </w:rPr>
        <w:t>, -1 is returned</w:t>
      </w:r>
      <w:r w:rsidR="00121762">
        <w:rPr>
          <w:rFonts w:hint="eastAsia"/>
          <w:bCs/>
          <w:sz w:val="22"/>
          <w:szCs w:val="22"/>
        </w:rPr>
        <w:t xml:space="preserve"> </w:t>
      </w:r>
      <w:r w:rsidR="00121762" w:rsidRPr="00121762">
        <w:rPr>
          <w:bCs/>
          <w:sz w:val="22"/>
          <w:szCs w:val="22"/>
        </w:rPr>
        <w:t>in which case</w:t>
      </w:r>
      <w:del w:id="7101" w:author="t_竹沢 公佑" w:date="2019-10-05T14:31:00Z">
        <w:r w:rsidR="00121762" w:rsidRPr="00121762" w:rsidDel="00D566F3">
          <w:rPr>
            <w:bCs/>
            <w:sz w:val="22"/>
            <w:szCs w:val="22"/>
          </w:rPr>
          <w:delText>,</w:delText>
        </w:r>
      </w:del>
      <w:r w:rsidR="00121762" w:rsidRPr="00121762">
        <w:rPr>
          <w:bCs/>
          <w:sz w:val="22"/>
          <w:szCs w:val="22"/>
        </w:rPr>
        <w:t xml:space="preserve"> errno is set.</w:t>
      </w:r>
    </w:p>
    <w:p w:rsidR="0022235B" w:rsidRDefault="0022235B" w:rsidP="00A4703E">
      <w:pPr>
        <w:spacing w:line="0" w:lineRule="atLeast"/>
        <w:ind w:right="1020" w:firstLineChars="50" w:firstLine="110"/>
        <w:rPr>
          <w:ins w:id="7102" w:author="t_竹沢 公佑" w:date="2019-09-18T10:24:00Z"/>
          <w:b/>
          <w:sz w:val="22"/>
          <w:szCs w:val="22"/>
        </w:rPr>
      </w:pPr>
    </w:p>
    <w:p w:rsidR="000A115A" w:rsidRDefault="000A115A" w:rsidP="00A4703E">
      <w:pPr>
        <w:spacing w:line="0" w:lineRule="atLeast"/>
        <w:ind w:right="1020" w:firstLineChars="50" w:firstLine="110"/>
        <w:rPr>
          <w:b/>
          <w:sz w:val="22"/>
          <w:szCs w:val="22"/>
        </w:rPr>
      </w:pPr>
      <w:ins w:id="7103" w:author="t_竹沢 公佑" w:date="2019-09-18T10:24:00Z">
        <w:r>
          <w:rPr>
            <w:b/>
            <w:sz w:val="22"/>
            <w:szCs w:val="22"/>
          </w:rPr>
          <w:br w:type="page"/>
        </w:r>
      </w:ins>
    </w:p>
    <w:p w:rsidR="00A4703E" w:rsidRDefault="00A4703E" w:rsidP="00A4703E">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ins w:id="7104" w:author="t_竹沢 公佑" w:date="2019-09-18T13:27:00Z"/>
          <w:bCs/>
          <w:sz w:val="22"/>
          <w:szCs w:val="22"/>
        </w:rPr>
      </w:pPr>
      <w:r w:rsidRPr="00121762">
        <w:rPr>
          <w:bCs/>
          <w:sz w:val="22"/>
          <w:szCs w:val="22"/>
        </w:rPr>
        <w:t>This command can fail with the following errors.</w:t>
      </w:r>
    </w:p>
    <w:p w:rsidR="00A033B7" w:rsidRPr="00A033B7" w:rsidRDefault="00A033B7" w:rsidP="00A033B7">
      <w:pPr>
        <w:spacing w:line="0" w:lineRule="atLeast"/>
        <w:ind w:right="1020" w:firstLineChars="200" w:firstLine="440"/>
        <w:rPr>
          <w:ins w:id="7105" w:author="t_竹沢 公佑" w:date="2019-09-18T13:28:00Z"/>
          <w:bCs/>
          <w:sz w:val="22"/>
          <w:szCs w:val="22"/>
        </w:rPr>
      </w:pPr>
      <w:ins w:id="7106" w:author="t_竹沢 公佑" w:date="2019-09-18T13:28:00Z">
        <w:r w:rsidRPr="00A033B7">
          <w:rPr>
            <w:bCs/>
            <w:sz w:val="22"/>
            <w:szCs w:val="22"/>
          </w:rPr>
          <w:t>INVAL</w:t>
        </w:r>
      </w:ins>
    </w:p>
    <w:p w:rsidR="00A033B7" w:rsidRPr="00A033B7" w:rsidRDefault="00A033B7" w:rsidP="00A033B7">
      <w:pPr>
        <w:spacing w:line="0" w:lineRule="atLeast"/>
        <w:ind w:right="1020" w:firstLineChars="200" w:firstLine="440"/>
        <w:rPr>
          <w:ins w:id="7107" w:author="t_竹沢 公佑" w:date="2019-09-18T13:28:00Z"/>
          <w:bCs/>
          <w:sz w:val="22"/>
          <w:szCs w:val="22"/>
        </w:rPr>
      </w:pPr>
      <w:ins w:id="7108" w:author="t_竹沢 公佑" w:date="2019-09-18T13:28:00Z">
        <w:r w:rsidRPr="00A033B7">
          <w:rPr>
            <w:bCs/>
            <w:sz w:val="22"/>
            <w:szCs w:val="22"/>
          </w:rPr>
          <w:t xml:space="preserve">  When number of SFP modules is invalid, I2C address is invalid </w:t>
        </w:r>
      </w:ins>
    </w:p>
    <w:p w:rsidR="00A033B7" w:rsidRPr="00A033B7" w:rsidRDefault="00A033B7" w:rsidP="00A033B7">
      <w:pPr>
        <w:spacing w:line="0" w:lineRule="atLeast"/>
        <w:ind w:right="1020" w:firstLineChars="200" w:firstLine="440"/>
        <w:rPr>
          <w:ins w:id="7109" w:author="t_竹沢 公佑" w:date="2019-09-18T13:28:00Z"/>
          <w:bCs/>
          <w:sz w:val="22"/>
          <w:szCs w:val="22"/>
        </w:rPr>
      </w:pPr>
      <w:ins w:id="7110" w:author="t_竹沢 公佑" w:date="2019-09-18T13:28:00Z">
        <w:r w:rsidRPr="00A033B7">
          <w:rPr>
            <w:bCs/>
            <w:sz w:val="22"/>
            <w:szCs w:val="22"/>
          </w:rPr>
          <w:t xml:space="preserve">  or read data size is invalid.</w:t>
        </w:r>
      </w:ins>
    </w:p>
    <w:p w:rsidR="00A033B7" w:rsidRPr="00A033B7" w:rsidRDefault="00A033B7" w:rsidP="00A033B7">
      <w:pPr>
        <w:spacing w:line="0" w:lineRule="atLeast"/>
        <w:ind w:right="1020" w:firstLineChars="200" w:firstLine="440"/>
        <w:rPr>
          <w:ins w:id="7111" w:author="t_竹沢 公佑" w:date="2019-09-18T13:28:00Z"/>
          <w:bCs/>
          <w:sz w:val="22"/>
          <w:szCs w:val="22"/>
        </w:rPr>
      </w:pPr>
      <w:ins w:id="7112" w:author="t_竹沢 公佑" w:date="2019-09-18T13:28:00Z">
        <w:r w:rsidRPr="00A033B7">
          <w:rPr>
            <w:bCs/>
            <w:sz w:val="22"/>
            <w:szCs w:val="22"/>
          </w:rPr>
          <w:t xml:space="preserve">  Please confirm the description of Parameter field.</w:t>
        </w:r>
      </w:ins>
    </w:p>
    <w:p w:rsidR="00A033B7" w:rsidRPr="00A033B7" w:rsidRDefault="00A033B7" w:rsidP="00A033B7">
      <w:pPr>
        <w:spacing w:line="0" w:lineRule="atLeast"/>
        <w:ind w:right="1020" w:firstLineChars="200" w:firstLine="440"/>
        <w:rPr>
          <w:ins w:id="7113" w:author="t_竹沢 公佑" w:date="2019-09-18T13:28:00Z"/>
          <w:bCs/>
          <w:sz w:val="22"/>
          <w:szCs w:val="22"/>
        </w:rPr>
      </w:pPr>
      <w:ins w:id="7114" w:author="t_竹沢 公佑" w:date="2019-09-18T13:28:00Z">
        <w:r w:rsidRPr="00A033B7">
          <w:rPr>
            <w:bCs/>
            <w:sz w:val="22"/>
            <w:szCs w:val="22"/>
          </w:rPr>
          <w:t>EIO</w:t>
        </w:r>
      </w:ins>
    </w:p>
    <w:p w:rsidR="00A033B7" w:rsidRPr="00A033B7" w:rsidRDefault="00A033B7" w:rsidP="00A033B7">
      <w:pPr>
        <w:spacing w:line="0" w:lineRule="atLeast"/>
        <w:ind w:right="1020" w:firstLineChars="200" w:firstLine="440"/>
        <w:rPr>
          <w:ins w:id="7115" w:author="t_竹沢 公佑" w:date="2019-09-18T13:28:00Z"/>
          <w:bCs/>
          <w:sz w:val="22"/>
          <w:szCs w:val="22"/>
        </w:rPr>
      </w:pPr>
      <w:ins w:id="7116" w:author="t_竹沢 公佑" w:date="2019-09-18T13:28:00Z">
        <w:r w:rsidRPr="00A033B7">
          <w:rPr>
            <w:bCs/>
            <w:sz w:val="22"/>
            <w:szCs w:val="22"/>
          </w:rPr>
          <w:t xml:space="preserve">  When </w:t>
        </w:r>
      </w:ins>
      <w:ins w:id="7117" w:author="t_竹沢 公佑" w:date="2019-10-05T14:31:00Z">
        <w:r w:rsidR="00D566F3">
          <w:rPr>
            <w:rFonts w:hint="eastAsia"/>
            <w:bCs/>
            <w:sz w:val="22"/>
            <w:szCs w:val="22"/>
          </w:rPr>
          <w:t xml:space="preserve">this command </w:t>
        </w:r>
      </w:ins>
      <w:ins w:id="7118" w:author="t_竹沢 公佑" w:date="2019-09-18T13:28:00Z">
        <w:r w:rsidRPr="00A033B7">
          <w:rPr>
            <w:bCs/>
            <w:sz w:val="22"/>
            <w:szCs w:val="22"/>
          </w:rPr>
          <w:t>fail</w:t>
        </w:r>
      </w:ins>
      <w:ins w:id="7119" w:author="t_竹沢 公佑" w:date="2019-10-05T14:31:00Z">
        <w:r w:rsidR="00D566F3">
          <w:rPr>
            <w:rFonts w:hint="eastAsia"/>
            <w:bCs/>
            <w:sz w:val="22"/>
            <w:szCs w:val="22"/>
          </w:rPr>
          <w:t>s</w:t>
        </w:r>
      </w:ins>
      <w:ins w:id="7120" w:author="t_竹沢 公佑" w:date="2019-09-18T13:28:00Z">
        <w:r w:rsidRPr="00A033B7">
          <w:rPr>
            <w:bCs/>
            <w:sz w:val="22"/>
            <w:szCs w:val="22"/>
          </w:rPr>
          <w:t xml:space="preserve"> to read or write internal register.</w:t>
        </w:r>
      </w:ins>
    </w:p>
    <w:p w:rsidR="00A033B7" w:rsidRPr="00A033B7" w:rsidRDefault="00A033B7" w:rsidP="00A033B7">
      <w:pPr>
        <w:spacing w:line="0" w:lineRule="atLeast"/>
        <w:ind w:right="1020" w:firstLineChars="200" w:firstLine="440"/>
        <w:rPr>
          <w:ins w:id="7121" w:author="t_竹沢 公佑" w:date="2019-09-18T13:28:00Z"/>
          <w:bCs/>
          <w:sz w:val="22"/>
          <w:szCs w:val="22"/>
        </w:rPr>
      </w:pPr>
      <w:ins w:id="7122" w:author="t_竹沢 公佑" w:date="2019-09-18T13:28:00Z">
        <w:r w:rsidRPr="00A033B7">
          <w:rPr>
            <w:bCs/>
            <w:sz w:val="22"/>
            <w:szCs w:val="22"/>
          </w:rPr>
          <w:t xml:space="preserve">  This errno means device driver can't control the device.</w:t>
        </w:r>
      </w:ins>
    </w:p>
    <w:p w:rsidR="00A033B7" w:rsidRPr="00A033B7" w:rsidRDefault="00A033B7" w:rsidP="00A033B7">
      <w:pPr>
        <w:spacing w:line="0" w:lineRule="atLeast"/>
        <w:ind w:right="1020" w:firstLineChars="200" w:firstLine="440"/>
        <w:rPr>
          <w:ins w:id="7123" w:author="t_竹沢 公佑" w:date="2019-09-18T13:28:00Z"/>
          <w:bCs/>
          <w:sz w:val="22"/>
          <w:szCs w:val="22"/>
        </w:rPr>
      </w:pPr>
      <w:ins w:id="7124" w:author="t_竹沢 公佑" w:date="2019-09-18T13:28:00Z">
        <w:r w:rsidRPr="00A033B7">
          <w:rPr>
            <w:bCs/>
            <w:sz w:val="22"/>
            <w:szCs w:val="22"/>
          </w:rPr>
          <w:t xml:space="preserve">  If this error occurrs often, it may be hardware error is happend.</w:t>
        </w:r>
      </w:ins>
    </w:p>
    <w:p w:rsidR="00A033B7" w:rsidRPr="00A033B7" w:rsidRDefault="00A033B7" w:rsidP="00A033B7">
      <w:pPr>
        <w:spacing w:line="0" w:lineRule="atLeast"/>
        <w:ind w:right="1020" w:firstLineChars="200" w:firstLine="440"/>
        <w:rPr>
          <w:ins w:id="7125" w:author="t_竹沢 公佑" w:date="2019-09-18T13:28:00Z"/>
          <w:bCs/>
          <w:sz w:val="22"/>
          <w:szCs w:val="22"/>
        </w:rPr>
      </w:pPr>
      <w:ins w:id="7126" w:author="t_竹沢 公佑" w:date="2019-09-18T13:28:00Z">
        <w:r w:rsidRPr="00A033B7">
          <w:rPr>
            <w:bCs/>
            <w:sz w:val="22"/>
            <w:szCs w:val="22"/>
          </w:rPr>
          <w:t xml:space="preserve">  Please execute cold-reboot and try again.</w:t>
        </w:r>
      </w:ins>
    </w:p>
    <w:p w:rsidR="00A033B7" w:rsidRPr="00A033B7" w:rsidRDefault="00A033B7" w:rsidP="00A033B7">
      <w:pPr>
        <w:spacing w:line="0" w:lineRule="atLeast"/>
        <w:ind w:right="1020" w:firstLineChars="200" w:firstLine="440"/>
        <w:rPr>
          <w:ins w:id="7127" w:author="t_竹沢 公佑" w:date="2019-09-18T13:28:00Z"/>
          <w:bCs/>
          <w:sz w:val="22"/>
          <w:szCs w:val="22"/>
        </w:rPr>
      </w:pPr>
      <w:ins w:id="7128" w:author="t_竹沢 公佑" w:date="2019-09-18T13:28:00Z">
        <w:r w:rsidRPr="00A033B7">
          <w:rPr>
            <w:bCs/>
            <w:sz w:val="22"/>
            <w:szCs w:val="22"/>
          </w:rPr>
          <w:t>EFAULT</w:t>
        </w:r>
      </w:ins>
    </w:p>
    <w:p w:rsidR="00A033B7" w:rsidRPr="00A033B7" w:rsidRDefault="00D566F3" w:rsidP="00A033B7">
      <w:pPr>
        <w:spacing w:line="0" w:lineRule="atLeast"/>
        <w:ind w:right="1020" w:firstLineChars="200" w:firstLine="440"/>
        <w:rPr>
          <w:ins w:id="7129" w:author="t_竹沢 公佑" w:date="2019-09-18T13:28:00Z"/>
          <w:bCs/>
          <w:sz w:val="22"/>
          <w:szCs w:val="22"/>
        </w:rPr>
      </w:pPr>
      <w:ins w:id="7130" w:author="t_竹沢 公佑" w:date="2019-09-18T13:28:00Z">
        <w:r>
          <w:rPr>
            <w:bCs/>
            <w:sz w:val="22"/>
            <w:szCs w:val="22"/>
          </w:rPr>
          <w:t xml:space="preserve">  When this </w:t>
        </w:r>
      </w:ins>
      <w:ins w:id="7131" w:author="t_竹沢 公佑" w:date="2019-10-05T14:31:00Z">
        <w:r>
          <w:rPr>
            <w:rFonts w:hint="eastAsia"/>
            <w:bCs/>
            <w:sz w:val="22"/>
            <w:szCs w:val="22"/>
          </w:rPr>
          <w:t>command</w:t>
        </w:r>
      </w:ins>
      <w:ins w:id="7132" w:author="t_竹沢 公佑" w:date="2019-09-18T13:28:00Z">
        <w:r>
          <w:rPr>
            <w:bCs/>
            <w:sz w:val="22"/>
            <w:szCs w:val="22"/>
          </w:rPr>
          <w:t xml:space="preserve"> fail</w:t>
        </w:r>
      </w:ins>
      <w:ins w:id="7133" w:author="t_竹沢 公佑" w:date="2019-10-05T14:31:00Z">
        <w:r>
          <w:rPr>
            <w:rFonts w:hint="eastAsia"/>
            <w:bCs/>
            <w:sz w:val="22"/>
            <w:szCs w:val="22"/>
          </w:rPr>
          <w:t>s</w:t>
        </w:r>
      </w:ins>
      <w:ins w:id="7134" w:author="t_竹沢 公佑" w:date="2019-09-18T13:28:00Z">
        <w:r w:rsidR="00A033B7" w:rsidRPr="00A033B7">
          <w:rPr>
            <w:bCs/>
            <w:sz w:val="22"/>
            <w:szCs w:val="22"/>
          </w:rPr>
          <w:t xml:space="preserve"> to copy the data to p_rd_dat, it sets EFAULT to errno. </w:t>
        </w:r>
      </w:ins>
    </w:p>
    <w:p w:rsidR="00A033B7" w:rsidRPr="00A033B7" w:rsidRDefault="00A033B7" w:rsidP="00A033B7">
      <w:pPr>
        <w:spacing w:line="0" w:lineRule="atLeast"/>
        <w:ind w:right="1020" w:firstLineChars="200" w:firstLine="440"/>
        <w:rPr>
          <w:ins w:id="7135" w:author="t_竹沢 公佑" w:date="2019-09-18T13:28:00Z"/>
          <w:bCs/>
          <w:sz w:val="22"/>
          <w:szCs w:val="22"/>
        </w:rPr>
      </w:pPr>
      <w:ins w:id="7136" w:author="t_竹沢 公佑" w:date="2019-09-18T13:28:00Z">
        <w:r w:rsidRPr="00A033B7">
          <w:rPr>
            <w:bCs/>
            <w:sz w:val="22"/>
            <w:szCs w:val="22"/>
          </w:rPr>
          <w:t xml:space="preserve">  In this case, please ignore the value of *p_rd_dat.</w:t>
        </w:r>
      </w:ins>
    </w:p>
    <w:p w:rsidR="00A033B7" w:rsidRPr="00A033B7" w:rsidRDefault="00D566F3" w:rsidP="00A033B7">
      <w:pPr>
        <w:spacing w:line="0" w:lineRule="atLeast"/>
        <w:ind w:right="1020" w:firstLineChars="200" w:firstLine="440"/>
        <w:rPr>
          <w:ins w:id="7137" w:author="t_竹沢 公佑" w:date="2019-09-18T13:28:00Z"/>
          <w:bCs/>
          <w:sz w:val="22"/>
          <w:szCs w:val="22"/>
        </w:rPr>
      </w:pPr>
      <w:ins w:id="7138" w:author="t_竹沢 公佑" w:date="2019-09-18T13:28:00Z">
        <w:r>
          <w:rPr>
            <w:bCs/>
            <w:sz w:val="22"/>
            <w:szCs w:val="22"/>
          </w:rPr>
          <w:t xml:space="preserve">  </w:t>
        </w:r>
      </w:ins>
      <w:ins w:id="7139" w:author="t_竹沢 公佑" w:date="2019-10-05T14:36:00Z">
        <w:r>
          <w:rPr>
            <w:rFonts w:hint="eastAsia"/>
            <w:bCs/>
            <w:sz w:val="22"/>
            <w:szCs w:val="22"/>
          </w:rPr>
          <w:t>Your</w:t>
        </w:r>
      </w:ins>
      <w:ins w:id="7140" w:author="t_竹沢 公佑" w:date="2019-09-18T13:28:00Z">
        <w:r w:rsidR="00A033B7" w:rsidRPr="00A033B7">
          <w:rPr>
            <w:bCs/>
            <w:sz w:val="22"/>
            <w:szCs w:val="22"/>
          </w:rPr>
          <w:t xml:space="preserve"> application may give an invalid address to this pointer, </w:t>
        </w:r>
      </w:ins>
    </w:p>
    <w:p w:rsidR="00A033B7" w:rsidRPr="00A033B7" w:rsidRDefault="00A033B7" w:rsidP="00A033B7">
      <w:pPr>
        <w:spacing w:line="0" w:lineRule="atLeast"/>
        <w:ind w:right="1020" w:firstLineChars="200" w:firstLine="440"/>
        <w:rPr>
          <w:ins w:id="7141" w:author="t_竹沢 公佑" w:date="2019-09-18T13:28:00Z"/>
          <w:bCs/>
          <w:sz w:val="22"/>
          <w:szCs w:val="22"/>
        </w:rPr>
      </w:pPr>
      <w:ins w:id="7142" w:author="t_竹沢 公佑" w:date="2019-09-18T13:28:00Z">
        <w:r w:rsidRPr="00A033B7">
          <w:rPr>
            <w:bCs/>
            <w:sz w:val="22"/>
            <w:szCs w:val="22"/>
          </w:rPr>
          <w:t xml:space="preserve">  please check its address.</w:t>
        </w:r>
      </w:ins>
    </w:p>
    <w:p w:rsidR="00A033B7" w:rsidRPr="00A033B7" w:rsidRDefault="00A033B7" w:rsidP="00A033B7">
      <w:pPr>
        <w:spacing w:line="0" w:lineRule="atLeast"/>
        <w:ind w:right="1020" w:firstLineChars="200" w:firstLine="440"/>
        <w:rPr>
          <w:ins w:id="7143" w:author="t_竹沢 公佑" w:date="2019-09-18T13:28:00Z"/>
          <w:bCs/>
          <w:sz w:val="22"/>
          <w:szCs w:val="22"/>
        </w:rPr>
      </w:pPr>
      <w:ins w:id="7144" w:author="t_竹沢 公佑" w:date="2019-09-18T13:28:00Z">
        <w:r w:rsidRPr="00A033B7">
          <w:rPr>
            <w:bCs/>
            <w:sz w:val="22"/>
            <w:szCs w:val="22"/>
          </w:rPr>
          <w:t>EREMOTEIO(driver version 2.0.3 or later)</w:t>
        </w:r>
      </w:ins>
    </w:p>
    <w:p w:rsidR="00A033B7" w:rsidRPr="00A033B7" w:rsidRDefault="00A033B7" w:rsidP="00A033B7">
      <w:pPr>
        <w:spacing w:line="0" w:lineRule="atLeast"/>
        <w:ind w:right="1020" w:firstLineChars="200" w:firstLine="440"/>
        <w:rPr>
          <w:ins w:id="7145" w:author="t_竹沢 公佑" w:date="2019-09-18T13:28:00Z"/>
          <w:bCs/>
          <w:sz w:val="22"/>
          <w:szCs w:val="22"/>
        </w:rPr>
      </w:pPr>
      <w:ins w:id="7146" w:author="t_竹沢 公佑" w:date="2019-09-18T13:28:00Z">
        <w:r w:rsidRPr="00A033B7">
          <w:rPr>
            <w:bCs/>
            <w:sz w:val="22"/>
            <w:szCs w:val="22"/>
          </w:rPr>
          <w:t xml:space="preserve">  I2c operation is completed. But, i2c timeout or NACK is occurred.</w:t>
        </w:r>
      </w:ins>
    </w:p>
    <w:p w:rsidR="00A033B7" w:rsidRPr="00A033B7" w:rsidRDefault="00A033B7" w:rsidP="00A033B7">
      <w:pPr>
        <w:spacing w:line="0" w:lineRule="atLeast"/>
        <w:ind w:right="1020" w:firstLineChars="200" w:firstLine="440"/>
        <w:rPr>
          <w:ins w:id="7147" w:author="t_竹沢 公佑" w:date="2019-09-18T13:28:00Z"/>
          <w:bCs/>
          <w:sz w:val="22"/>
          <w:szCs w:val="22"/>
        </w:rPr>
      </w:pPr>
      <w:ins w:id="7148" w:author="t_竹沢 公佑" w:date="2019-09-18T13:28:00Z">
        <w:r w:rsidRPr="00A033B7">
          <w:rPr>
            <w:bCs/>
            <w:sz w:val="22"/>
            <w:szCs w:val="22"/>
          </w:rPr>
          <w:t>ETIME(driver version 2.0.3 or later)</w:t>
        </w:r>
      </w:ins>
    </w:p>
    <w:p w:rsidR="00A033B7" w:rsidRPr="00A033B7" w:rsidRDefault="00D566F3" w:rsidP="00A033B7">
      <w:pPr>
        <w:spacing w:line="0" w:lineRule="atLeast"/>
        <w:ind w:right="1020" w:firstLineChars="200" w:firstLine="440"/>
        <w:rPr>
          <w:ins w:id="7149" w:author="t_竹沢 公佑" w:date="2019-09-18T13:28:00Z"/>
          <w:bCs/>
          <w:sz w:val="22"/>
          <w:szCs w:val="22"/>
        </w:rPr>
      </w:pPr>
      <w:ins w:id="7150" w:author="t_竹沢 公佑" w:date="2019-09-18T13:28:00Z">
        <w:r>
          <w:rPr>
            <w:bCs/>
            <w:sz w:val="22"/>
            <w:szCs w:val="22"/>
          </w:rPr>
          <w:t xml:space="preserve">  When</w:t>
        </w:r>
      </w:ins>
      <w:ins w:id="7151" w:author="t_竹沢 公佑" w:date="2019-10-05T14:32:00Z">
        <w:r>
          <w:rPr>
            <w:rFonts w:hint="eastAsia"/>
            <w:bCs/>
            <w:sz w:val="22"/>
            <w:szCs w:val="22"/>
          </w:rPr>
          <w:t xml:space="preserve"> </w:t>
        </w:r>
      </w:ins>
      <w:ins w:id="7152" w:author="t_竹沢 公佑" w:date="2019-09-18T13:28:00Z">
        <w:r>
          <w:rPr>
            <w:bCs/>
            <w:sz w:val="22"/>
            <w:szCs w:val="22"/>
          </w:rPr>
          <w:t>timeout occur</w:t>
        </w:r>
      </w:ins>
      <w:ins w:id="7153" w:author="t_竹沢 公佑" w:date="2019-10-05T14:32:00Z">
        <w:r>
          <w:rPr>
            <w:rFonts w:hint="eastAsia"/>
            <w:bCs/>
            <w:sz w:val="22"/>
            <w:szCs w:val="22"/>
          </w:rPr>
          <w:t>s</w:t>
        </w:r>
      </w:ins>
      <w:ins w:id="7154" w:author="t_竹沢 公佑" w:date="2019-09-18T13:28:00Z">
        <w:r w:rsidR="00A033B7" w:rsidRPr="00A033B7">
          <w:rPr>
            <w:bCs/>
            <w:sz w:val="22"/>
            <w:szCs w:val="22"/>
          </w:rPr>
          <w:t>.</w:t>
        </w:r>
      </w:ins>
    </w:p>
    <w:p w:rsidR="00A033B7" w:rsidRPr="00B22C77" w:rsidRDefault="00A033B7" w:rsidP="00A033B7">
      <w:pPr>
        <w:spacing w:line="0" w:lineRule="atLeast"/>
        <w:ind w:right="1020" w:firstLineChars="200" w:firstLine="440"/>
        <w:rPr>
          <w:ins w:id="7155" w:author="t_竹沢 公佑" w:date="2019-09-18T13:27:00Z"/>
          <w:bCs/>
          <w:sz w:val="22"/>
          <w:szCs w:val="22"/>
        </w:rPr>
      </w:pPr>
      <w:ins w:id="7156" w:author="t_竹沢 公佑" w:date="2019-09-18T13:28:00Z">
        <w:r w:rsidRPr="00A033B7">
          <w:rPr>
            <w:bCs/>
            <w:sz w:val="22"/>
            <w:szCs w:val="22"/>
          </w:rPr>
          <w:t xml:space="preserve">  Please confirm the description of Synchronization field.</w:t>
        </w:r>
      </w:ins>
    </w:p>
    <w:p w:rsidR="00A033B7" w:rsidDel="00A033B7" w:rsidRDefault="00A033B7">
      <w:pPr>
        <w:spacing w:line="0" w:lineRule="atLeast"/>
        <w:ind w:right="1020"/>
        <w:rPr>
          <w:del w:id="7157" w:author="t_竹沢 公佑" w:date="2019-09-18T13:28:00Z"/>
          <w:bCs/>
          <w:sz w:val="22"/>
          <w:szCs w:val="22"/>
        </w:rPr>
        <w:pPrChange w:id="7158" w:author="t_竹沢 公佑" w:date="2019-09-18T13:28:00Z">
          <w:pPr>
            <w:spacing w:line="0" w:lineRule="atLeast"/>
            <w:ind w:right="1020" w:firstLineChars="200" w:firstLine="440"/>
          </w:pPr>
        </w:pPrChange>
      </w:pPr>
    </w:p>
    <w:p w:rsidR="00A4703E" w:rsidDel="00A033B7" w:rsidRDefault="00A4703E">
      <w:pPr>
        <w:spacing w:line="0" w:lineRule="atLeast"/>
        <w:ind w:right="1020"/>
        <w:rPr>
          <w:del w:id="7159" w:author="t_竹沢 公佑" w:date="2019-09-18T13:28:00Z"/>
          <w:bCs/>
          <w:sz w:val="22"/>
          <w:szCs w:val="22"/>
        </w:rPr>
        <w:pPrChange w:id="7160" w:author="t_竹沢 公佑" w:date="2019-09-18T13:28:00Z">
          <w:pPr>
            <w:spacing w:line="0" w:lineRule="atLeast"/>
            <w:ind w:right="1020" w:firstLineChars="200" w:firstLine="440"/>
          </w:pPr>
        </w:pPrChange>
      </w:pPr>
      <w:del w:id="7161" w:author="t_竹沢 公佑" w:date="2019-09-18T13:28:00Z">
        <w:r w:rsidRPr="00AC10EE" w:rsidDel="00A033B7">
          <w:rPr>
            <w:bCs/>
            <w:sz w:val="22"/>
            <w:szCs w:val="22"/>
          </w:rPr>
          <w:delText>EINVAL</w:delText>
        </w:r>
      </w:del>
    </w:p>
    <w:p w:rsidR="00A4703E" w:rsidDel="00A033B7" w:rsidRDefault="00A4703E">
      <w:pPr>
        <w:spacing w:line="0" w:lineRule="atLeast"/>
        <w:ind w:right="1020"/>
        <w:rPr>
          <w:del w:id="7162" w:author="t_竹沢 公佑" w:date="2019-09-18T13:28:00Z"/>
          <w:bCs/>
          <w:sz w:val="22"/>
          <w:szCs w:val="22"/>
        </w:rPr>
        <w:pPrChange w:id="7163" w:author="t_竹沢 公佑" w:date="2019-09-18T13:28:00Z">
          <w:pPr>
            <w:spacing w:line="0" w:lineRule="atLeast"/>
            <w:ind w:right="1020" w:firstLineChars="200" w:firstLine="440"/>
          </w:pPr>
        </w:pPrChange>
      </w:pPr>
      <w:del w:id="7164" w:author="t_竹沢 公佑" w:date="2019-09-18T13:28:00Z">
        <w:r w:rsidDel="00A033B7">
          <w:rPr>
            <w:rFonts w:hint="eastAsia"/>
            <w:bCs/>
            <w:sz w:val="22"/>
            <w:szCs w:val="22"/>
          </w:rPr>
          <w:delText xml:space="preserve">  When</w:delText>
        </w:r>
        <w:r w:rsidR="00855C87" w:rsidDel="00A033B7">
          <w:rPr>
            <w:rFonts w:hint="eastAsia"/>
            <w:bCs/>
            <w:sz w:val="22"/>
            <w:szCs w:val="22"/>
          </w:rPr>
          <w:delText xml:space="preserve"> number of SFP modules is invalid , I2C address is invalid or read data size is invalid.</w:delText>
        </w:r>
      </w:del>
    </w:p>
    <w:p w:rsidR="00A4703E" w:rsidDel="00A033B7" w:rsidRDefault="00A4703E">
      <w:pPr>
        <w:spacing w:line="0" w:lineRule="atLeast"/>
        <w:ind w:right="1020"/>
        <w:rPr>
          <w:del w:id="7165" w:author="t_竹沢 公佑" w:date="2019-09-18T13:28:00Z"/>
          <w:bCs/>
          <w:sz w:val="22"/>
          <w:szCs w:val="22"/>
        </w:rPr>
        <w:pPrChange w:id="7166" w:author="t_竹沢 公佑" w:date="2019-09-18T13:28:00Z">
          <w:pPr>
            <w:spacing w:line="0" w:lineRule="atLeast"/>
            <w:ind w:right="1020" w:firstLineChars="200" w:firstLine="440"/>
          </w:pPr>
        </w:pPrChange>
      </w:pPr>
      <w:del w:id="7167" w:author="t_竹沢 公佑" w:date="2019-09-18T13:28:00Z">
        <w:r w:rsidDel="00A033B7">
          <w:rPr>
            <w:rFonts w:hint="eastAsia"/>
            <w:bCs/>
            <w:sz w:val="22"/>
            <w:szCs w:val="22"/>
          </w:rPr>
          <w:delText>EIO</w:delText>
        </w:r>
      </w:del>
    </w:p>
    <w:p w:rsidR="00A4703E" w:rsidDel="00A033B7" w:rsidRDefault="00A4703E">
      <w:pPr>
        <w:spacing w:line="0" w:lineRule="atLeast"/>
        <w:ind w:right="1020"/>
        <w:rPr>
          <w:del w:id="7168" w:author="t_竹沢 公佑" w:date="2019-09-18T13:28:00Z"/>
          <w:bCs/>
          <w:sz w:val="22"/>
          <w:szCs w:val="22"/>
        </w:rPr>
        <w:pPrChange w:id="7169" w:author="t_竹沢 公佑" w:date="2019-09-18T13:28:00Z">
          <w:pPr>
            <w:spacing w:line="0" w:lineRule="atLeast"/>
            <w:ind w:right="1020" w:firstLineChars="200" w:firstLine="440"/>
          </w:pPr>
        </w:pPrChange>
      </w:pPr>
      <w:del w:id="7170" w:author="t_竹沢 公佑" w:date="2019-09-18T13:28:00Z">
        <w:r w:rsidDel="00A033B7">
          <w:rPr>
            <w:rFonts w:hint="eastAsia"/>
            <w:bCs/>
            <w:sz w:val="22"/>
            <w:szCs w:val="22"/>
          </w:rPr>
          <w:delText xml:space="preserve">  When fail to read or write internal register.</w:delText>
        </w:r>
      </w:del>
    </w:p>
    <w:p w:rsidR="00A4703E" w:rsidDel="00A033B7" w:rsidRDefault="00A4703E">
      <w:pPr>
        <w:spacing w:line="0" w:lineRule="atLeast"/>
        <w:ind w:right="1020"/>
        <w:rPr>
          <w:del w:id="7171" w:author="t_竹沢 公佑" w:date="2019-09-18T13:28:00Z"/>
          <w:bCs/>
          <w:sz w:val="22"/>
          <w:szCs w:val="22"/>
        </w:rPr>
        <w:pPrChange w:id="7172" w:author="t_竹沢 公佑" w:date="2019-09-18T13:28:00Z">
          <w:pPr>
            <w:spacing w:line="0" w:lineRule="atLeast"/>
            <w:ind w:right="1020" w:firstLineChars="200" w:firstLine="440"/>
          </w:pPr>
        </w:pPrChange>
      </w:pPr>
      <w:del w:id="7173" w:author="t_竹沢 公佑" w:date="2019-09-18T13:28:00Z">
        <w:r w:rsidRPr="00AC10EE" w:rsidDel="00A033B7">
          <w:rPr>
            <w:bCs/>
            <w:sz w:val="22"/>
            <w:szCs w:val="22"/>
          </w:rPr>
          <w:delText>E</w:delText>
        </w:r>
        <w:r w:rsidDel="00A033B7">
          <w:rPr>
            <w:rFonts w:hint="eastAsia"/>
            <w:bCs/>
            <w:sz w:val="22"/>
            <w:szCs w:val="22"/>
          </w:rPr>
          <w:delText>FAULT</w:delText>
        </w:r>
      </w:del>
    </w:p>
    <w:p w:rsidR="000A115A" w:rsidRDefault="00C36CC5">
      <w:pPr>
        <w:spacing w:line="0" w:lineRule="atLeast"/>
        <w:ind w:right="1020"/>
        <w:rPr>
          <w:bCs/>
          <w:sz w:val="22"/>
          <w:szCs w:val="22"/>
        </w:rPr>
        <w:pPrChange w:id="7174" w:author="t_竹沢 公佑" w:date="2019-09-18T13:28:00Z">
          <w:pPr>
            <w:spacing w:line="0" w:lineRule="atLeast"/>
            <w:ind w:leftChars="200" w:left="700" w:right="1020" w:hangingChars="100" w:hanging="220"/>
          </w:pPr>
        </w:pPrChange>
      </w:pPr>
      <w:del w:id="7175" w:author="t_竹沢 公佑" w:date="2019-09-18T13:28:00Z">
        <w:r w:rsidDel="00A033B7">
          <w:rPr>
            <w:rFonts w:hint="eastAsia"/>
            <w:bCs/>
            <w:sz w:val="22"/>
            <w:szCs w:val="22"/>
          </w:rPr>
          <w:delText xml:space="preserve">  When this function f</w:delText>
        </w:r>
        <w:r w:rsidRPr="00B23592" w:rsidDel="00A033B7">
          <w:rPr>
            <w:bCs/>
            <w:sz w:val="22"/>
            <w:szCs w:val="22"/>
          </w:rPr>
          <w:delText>ail</w:delText>
        </w:r>
        <w:r w:rsidDel="00A033B7">
          <w:rPr>
            <w:rFonts w:hint="eastAsia"/>
            <w:bCs/>
            <w:sz w:val="22"/>
            <w:szCs w:val="22"/>
          </w:rPr>
          <w:delText>ed</w:delText>
        </w:r>
        <w:r w:rsidRPr="00B23592" w:rsidDel="00A033B7">
          <w:rPr>
            <w:bCs/>
            <w:sz w:val="22"/>
            <w:szCs w:val="22"/>
          </w:rPr>
          <w:delText xml:space="preserve"> to copy </w:delText>
        </w:r>
        <w:r w:rsidDel="00A033B7">
          <w:rPr>
            <w:rFonts w:hint="eastAsia"/>
            <w:bCs/>
            <w:sz w:val="22"/>
            <w:szCs w:val="22"/>
          </w:rPr>
          <w:delText>the data to p_</w:delText>
        </w:r>
        <w:r w:rsidDel="00A033B7">
          <w:rPr>
            <w:rFonts w:hint="eastAsia"/>
            <w:iCs/>
            <w:sz w:val="22"/>
            <w:szCs w:val="22"/>
          </w:rPr>
          <w:delText>rd_dat, it sets EFAULT to errno</w:delText>
        </w:r>
        <w:r w:rsidRPr="00B23592" w:rsidDel="00A033B7">
          <w:rPr>
            <w:bCs/>
            <w:sz w:val="22"/>
            <w:szCs w:val="22"/>
          </w:rPr>
          <w:delText>.</w:delText>
        </w:r>
        <w:r w:rsidDel="00A033B7">
          <w:rPr>
            <w:rFonts w:hint="eastAsia"/>
            <w:bCs/>
            <w:sz w:val="22"/>
            <w:szCs w:val="22"/>
          </w:rPr>
          <w:delText xml:space="preserve"> In this case, please ignore the value of *p_rd_dat.</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RDefault="00E31FC8" w:rsidP="00596636">
      <w:pPr>
        <w:spacing w:line="0" w:lineRule="atLeast"/>
        <w:ind w:right="1020" w:firstLineChars="200" w:firstLine="440"/>
        <w:rPr>
          <w:bCs/>
          <w:sz w:val="22"/>
          <w:szCs w:val="22"/>
        </w:rPr>
      </w:pPr>
      <w:r>
        <w:rPr>
          <w:rFonts w:hint="eastAsia"/>
          <w:bCs/>
          <w:sz w:val="22"/>
          <w:szCs w:val="22"/>
        </w:rPr>
        <w:t>S</w:t>
      </w:r>
      <w:r w:rsidR="00596636" w:rsidRPr="00596636">
        <w:rPr>
          <w:bCs/>
          <w:sz w:val="22"/>
          <w:szCs w:val="22"/>
        </w:rPr>
        <w:t>ynchronous</w:t>
      </w:r>
    </w:p>
    <w:p w:rsidR="000A115A" w:rsidRDefault="000A115A" w:rsidP="00ED21CB">
      <w:pPr>
        <w:spacing w:line="0" w:lineRule="atLeast"/>
        <w:ind w:right="1020" w:firstLineChars="200" w:firstLine="440"/>
        <w:rPr>
          <w:ins w:id="7176" w:author="t_竹沢 公佑" w:date="2019-09-18T10:25:00Z"/>
          <w:bCs/>
          <w:sz w:val="22"/>
          <w:szCs w:val="22"/>
        </w:rPr>
      </w:pPr>
      <w:ins w:id="7177" w:author="t_竹沢 公佑" w:date="2019-09-18T10:25:00Z">
        <w:r>
          <w:rPr>
            <w:rFonts w:hint="eastAsia"/>
            <w:bCs/>
            <w:sz w:val="22"/>
            <w:szCs w:val="22"/>
          </w:rPr>
          <w:t>Timeout</w:t>
        </w:r>
      </w:ins>
    </w:p>
    <w:p w:rsidR="000A115A" w:rsidRDefault="000A115A" w:rsidP="00ED21CB">
      <w:pPr>
        <w:spacing w:line="0" w:lineRule="atLeast"/>
        <w:ind w:right="1020" w:firstLineChars="200" w:firstLine="440"/>
        <w:rPr>
          <w:ins w:id="7178" w:author="t_竹沢 公佑" w:date="2019-09-18T10:26:00Z"/>
          <w:bCs/>
          <w:sz w:val="22"/>
          <w:szCs w:val="22"/>
        </w:rPr>
      </w:pPr>
      <w:ins w:id="7179" w:author="t_竹沢 公佑" w:date="2019-09-18T10:25:00Z">
        <w:r>
          <w:rPr>
            <w:rFonts w:hint="eastAsia"/>
            <w:bCs/>
            <w:sz w:val="22"/>
            <w:szCs w:val="22"/>
          </w:rPr>
          <w:tab/>
          <w:t xml:space="preserve">Maximum Timeout value is </w:t>
        </w:r>
      </w:ins>
      <w:ins w:id="7180" w:author="t_竹沢 公佑" w:date="2019-09-18T10:26:00Z">
        <w:r>
          <w:rPr>
            <w:rFonts w:hint="eastAsia"/>
            <w:bCs/>
            <w:sz w:val="22"/>
            <w:szCs w:val="22"/>
          </w:rPr>
          <w:t xml:space="preserve">2000ms. </w:t>
        </w:r>
      </w:ins>
    </w:p>
    <w:p w:rsidR="000A115A" w:rsidRDefault="000A115A" w:rsidP="00ED21CB">
      <w:pPr>
        <w:spacing w:line="0" w:lineRule="atLeast"/>
        <w:ind w:right="1020" w:firstLineChars="200" w:firstLine="440"/>
        <w:rPr>
          <w:ins w:id="7181" w:author="t_竹沢 公佑" w:date="2019-09-18T10:27:00Z"/>
          <w:bCs/>
          <w:sz w:val="22"/>
          <w:szCs w:val="22"/>
        </w:rPr>
      </w:pPr>
      <w:ins w:id="7182" w:author="t_竹沢 公佑" w:date="2019-09-18T10:26:00Z">
        <w:r>
          <w:rPr>
            <w:rFonts w:hint="eastAsia"/>
            <w:bCs/>
            <w:sz w:val="22"/>
            <w:szCs w:val="22"/>
          </w:rPr>
          <w:tab/>
          <w:t xml:space="preserve">I2c operation is not completed in this time. </w:t>
        </w:r>
      </w:ins>
    </w:p>
    <w:p w:rsidR="00CA10F0" w:rsidRDefault="000A115A">
      <w:pPr>
        <w:spacing w:line="0" w:lineRule="atLeast"/>
        <w:ind w:right="1020" w:firstLineChars="381" w:firstLine="838"/>
        <w:rPr>
          <w:ins w:id="7183" w:author="t_竹沢 公佑" w:date="2019-09-18T14:11:00Z"/>
          <w:bCs/>
          <w:sz w:val="22"/>
          <w:szCs w:val="22"/>
        </w:rPr>
        <w:pPrChange w:id="7184" w:author="t_竹沢 公佑" w:date="2019-09-18T14:11:00Z">
          <w:pPr>
            <w:spacing w:line="0" w:lineRule="atLeast"/>
            <w:ind w:right="1020" w:firstLineChars="200" w:firstLine="440"/>
          </w:pPr>
        </w:pPrChange>
      </w:pPr>
      <w:ins w:id="7185" w:author="t_竹沢 公佑" w:date="2019-09-18T10:27:00Z">
        <w:r>
          <w:rPr>
            <w:rFonts w:hint="eastAsia"/>
            <w:bCs/>
            <w:sz w:val="22"/>
            <w:szCs w:val="22"/>
          </w:rPr>
          <w:t xml:space="preserve">Please confirm a state of </w:t>
        </w:r>
      </w:ins>
      <w:ins w:id="7186" w:author="t_竹沢 公佑" w:date="2019-09-18T10:28:00Z">
        <w:r>
          <w:rPr>
            <w:rFonts w:hint="eastAsia"/>
            <w:bCs/>
            <w:sz w:val="22"/>
            <w:szCs w:val="22"/>
          </w:rPr>
          <w:t>SFP+ module</w:t>
        </w:r>
      </w:ins>
      <w:ins w:id="7187" w:author="t_竹沢 公佑" w:date="2019-09-18T10:31:00Z">
        <w:r>
          <w:rPr>
            <w:rFonts w:hint="eastAsia"/>
            <w:bCs/>
            <w:sz w:val="22"/>
            <w:szCs w:val="22"/>
          </w:rPr>
          <w:t>.</w:t>
        </w:r>
      </w:ins>
    </w:p>
    <w:p w:rsidR="00CA10F0" w:rsidRDefault="000A115A">
      <w:pPr>
        <w:spacing w:line="0" w:lineRule="atLeast"/>
        <w:ind w:right="1020" w:firstLineChars="381" w:firstLine="838"/>
        <w:rPr>
          <w:ins w:id="7188" w:author="t_竹沢 公佑" w:date="2019-09-18T14:11:00Z"/>
          <w:bCs/>
          <w:sz w:val="22"/>
          <w:szCs w:val="22"/>
        </w:rPr>
        <w:pPrChange w:id="7189" w:author="t_竹沢 公佑" w:date="2019-09-18T14:11:00Z">
          <w:pPr>
            <w:spacing w:line="0" w:lineRule="atLeast"/>
            <w:ind w:right="1020" w:firstLineChars="200" w:firstLine="440"/>
          </w:pPr>
        </w:pPrChange>
      </w:pPr>
      <w:ins w:id="7190" w:author="t_竹沢 公佑" w:date="2019-09-18T10:28:00Z">
        <w:r>
          <w:rPr>
            <w:rFonts w:hint="eastAsia"/>
            <w:bCs/>
            <w:sz w:val="22"/>
            <w:szCs w:val="22"/>
          </w:rPr>
          <w:t>Also, please confirm the</w:t>
        </w:r>
      </w:ins>
      <w:ins w:id="7191" w:author="t_竹沢 公佑" w:date="2019-09-18T10:29:00Z">
        <w:r>
          <w:rPr>
            <w:rFonts w:hint="eastAsia"/>
            <w:bCs/>
            <w:sz w:val="22"/>
            <w:szCs w:val="22"/>
          </w:rPr>
          <w:t xml:space="preserve"> </w:t>
        </w:r>
      </w:ins>
      <w:ins w:id="7192" w:author="t_竹沢 公佑" w:date="2019-09-18T14:06:00Z">
        <w:r w:rsidR="00210327">
          <w:rPr>
            <w:rFonts w:hint="eastAsia"/>
            <w:bCs/>
            <w:sz w:val="22"/>
            <w:szCs w:val="22"/>
          </w:rPr>
          <w:t>SFP+ module</w:t>
        </w:r>
        <w:r w:rsidR="00210327">
          <w:rPr>
            <w:bCs/>
            <w:sz w:val="22"/>
            <w:szCs w:val="22"/>
          </w:rPr>
          <w:t>’</w:t>
        </w:r>
        <w:r w:rsidR="00210327">
          <w:rPr>
            <w:rFonts w:hint="eastAsia"/>
            <w:bCs/>
            <w:sz w:val="22"/>
            <w:szCs w:val="22"/>
          </w:rPr>
          <w:t xml:space="preserve">s </w:t>
        </w:r>
      </w:ins>
      <w:ins w:id="7193" w:author="t_竹沢 公佑" w:date="2019-09-18T10:29:00Z">
        <w:r>
          <w:rPr>
            <w:rFonts w:hint="eastAsia"/>
            <w:bCs/>
            <w:sz w:val="22"/>
            <w:szCs w:val="22"/>
          </w:rPr>
          <w:t xml:space="preserve">I2c </w:t>
        </w:r>
      </w:ins>
      <w:ins w:id="7194" w:author="t_竹沢 公佑" w:date="2019-09-18T10:28:00Z">
        <w:r>
          <w:rPr>
            <w:rFonts w:hint="eastAsia"/>
            <w:bCs/>
            <w:sz w:val="22"/>
            <w:szCs w:val="22"/>
          </w:rPr>
          <w:t xml:space="preserve">specification </w:t>
        </w:r>
      </w:ins>
      <w:ins w:id="7195" w:author="t_竹沢 公佑" w:date="2019-09-18T10:29:00Z">
        <w:r>
          <w:rPr>
            <w:rFonts w:hint="eastAsia"/>
            <w:bCs/>
            <w:sz w:val="22"/>
            <w:szCs w:val="22"/>
          </w:rPr>
          <w:t xml:space="preserve">that </w:t>
        </w:r>
      </w:ins>
      <w:ins w:id="7196" w:author="t_竹沢 公佑" w:date="2019-09-18T10:30:00Z">
        <w:r>
          <w:rPr>
            <w:rFonts w:hint="eastAsia"/>
            <w:bCs/>
            <w:sz w:val="22"/>
            <w:szCs w:val="22"/>
          </w:rPr>
          <w:t xml:space="preserve">is inserted </w:t>
        </w:r>
      </w:ins>
      <w:ins w:id="7197" w:author="t_竹沢 公佑" w:date="2019-09-18T10:31:00Z">
        <w:r>
          <w:rPr>
            <w:rFonts w:hint="eastAsia"/>
            <w:bCs/>
            <w:sz w:val="22"/>
            <w:szCs w:val="22"/>
          </w:rPr>
          <w:t>to</w:t>
        </w:r>
      </w:ins>
      <w:ins w:id="7198" w:author="t_竹沢 公佑" w:date="2019-09-18T10:30:00Z">
        <w:r>
          <w:rPr>
            <w:rFonts w:hint="eastAsia"/>
            <w:bCs/>
            <w:sz w:val="22"/>
            <w:szCs w:val="22"/>
          </w:rPr>
          <w:t xml:space="preserve"> </w:t>
        </w:r>
      </w:ins>
      <w:ins w:id="7199" w:author="t_竹沢 公佑" w:date="2019-09-18T10:31:00Z">
        <w:r>
          <w:rPr>
            <w:rFonts w:hint="eastAsia"/>
            <w:bCs/>
            <w:sz w:val="22"/>
            <w:szCs w:val="22"/>
          </w:rPr>
          <w:t xml:space="preserve">a </w:t>
        </w:r>
      </w:ins>
      <w:ins w:id="7200" w:author="t_竹沢 公佑" w:date="2019-09-18T10:29:00Z">
        <w:r w:rsidR="00CA10F0">
          <w:rPr>
            <w:rFonts w:hint="eastAsia"/>
            <w:bCs/>
            <w:sz w:val="22"/>
            <w:szCs w:val="22"/>
          </w:rPr>
          <w:t>DRXP</w:t>
        </w:r>
      </w:ins>
      <w:ins w:id="7201" w:author="t_竹沢 公佑" w:date="2019-09-18T14:11:00Z">
        <w:r w:rsidR="00CA10F0">
          <w:rPr>
            <w:rFonts w:hint="eastAsia"/>
            <w:bCs/>
            <w:sz w:val="22"/>
            <w:szCs w:val="22"/>
          </w:rPr>
          <w:t xml:space="preserve"> </w:t>
        </w:r>
      </w:ins>
    </w:p>
    <w:p w:rsidR="000A115A" w:rsidRDefault="000A115A">
      <w:pPr>
        <w:spacing w:line="0" w:lineRule="atLeast"/>
        <w:ind w:right="1020" w:firstLineChars="381" w:firstLine="838"/>
        <w:rPr>
          <w:ins w:id="7202" w:author="t_竹沢 公佑" w:date="2019-09-18T10:26:00Z"/>
          <w:bCs/>
          <w:sz w:val="22"/>
          <w:szCs w:val="22"/>
        </w:rPr>
        <w:pPrChange w:id="7203" w:author="t_竹沢 公佑" w:date="2019-09-18T14:11:00Z">
          <w:pPr>
            <w:spacing w:line="0" w:lineRule="atLeast"/>
            <w:ind w:right="1020" w:firstLineChars="200" w:firstLine="440"/>
          </w:pPr>
        </w:pPrChange>
      </w:pPr>
      <w:ins w:id="7204" w:author="t_竹沢 公佑" w:date="2019-09-18T10:29:00Z">
        <w:r>
          <w:rPr>
            <w:rFonts w:hint="eastAsia"/>
            <w:bCs/>
            <w:sz w:val="22"/>
            <w:szCs w:val="22"/>
          </w:rPr>
          <w:t>board.</w:t>
        </w:r>
      </w:ins>
    </w:p>
    <w:p w:rsidR="000A115A" w:rsidRDefault="000A115A" w:rsidP="00B22C77">
      <w:pPr>
        <w:spacing w:line="0" w:lineRule="atLeast"/>
        <w:ind w:right="1020" w:firstLineChars="200" w:firstLine="440"/>
        <w:rPr>
          <w:ins w:id="7205" w:author="t_竹沢 公佑" w:date="2019-09-18T10:25:00Z"/>
          <w:bCs/>
          <w:sz w:val="22"/>
          <w:szCs w:val="22"/>
        </w:rPr>
      </w:pPr>
      <w:ins w:id="7206" w:author="t_竹沢 公佑" w:date="2019-09-18T10:29:00Z">
        <w:r>
          <w:rPr>
            <w:rFonts w:hint="eastAsia"/>
            <w:bCs/>
            <w:sz w:val="22"/>
            <w:szCs w:val="22"/>
          </w:rPr>
          <w:tab/>
        </w:r>
      </w:ins>
    </w:p>
    <w:p w:rsidR="00ED21CB" w:rsidDel="000A115A" w:rsidRDefault="00B87886" w:rsidP="00ED21CB">
      <w:pPr>
        <w:spacing w:line="0" w:lineRule="atLeast"/>
        <w:ind w:right="1020" w:firstLineChars="200" w:firstLine="440"/>
        <w:rPr>
          <w:ins w:id="7207" w:author="s_佐野 光" w:date="2019-08-20T15:24:00Z"/>
          <w:del w:id="7208" w:author="t_竹沢 公佑" w:date="2019-09-18T10:30:00Z"/>
          <w:bCs/>
          <w:sz w:val="22"/>
          <w:szCs w:val="22"/>
        </w:rPr>
      </w:pPr>
      <w:ins w:id="7209" w:author="s_佐野 光" w:date="2019-08-20T15:24:00Z">
        <w:del w:id="7210" w:author="t_竹沢 公佑" w:date="2019-09-18T10:30:00Z">
          <w:r w:rsidDel="000A115A">
            <w:rPr>
              <w:rFonts w:hint="eastAsia"/>
              <w:bCs/>
              <w:sz w:val="22"/>
              <w:szCs w:val="22"/>
            </w:rPr>
            <w:delText xml:space="preserve">*Maximum timeout value is 1000ms. If timeout is </w:delText>
          </w:r>
          <w:r w:rsidDel="000A115A">
            <w:rPr>
              <w:bCs/>
              <w:sz w:val="22"/>
              <w:szCs w:val="22"/>
            </w:rPr>
            <w:delText>occurred</w:delText>
          </w:r>
          <w:r w:rsidDel="000A115A">
            <w:rPr>
              <w:rFonts w:hint="eastAsia"/>
              <w:bCs/>
              <w:sz w:val="22"/>
              <w:szCs w:val="22"/>
            </w:rPr>
            <w:delText xml:space="preserve">, </w:delText>
          </w:r>
          <w:r w:rsidR="00ED21CB" w:rsidDel="000A115A">
            <w:rPr>
              <w:rFonts w:hint="eastAsia"/>
              <w:bCs/>
              <w:sz w:val="22"/>
              <w:szCs w:val="22"/>
            </w:rPr>
            <w:delText>T</w:delText>
          </w:r>
          <w:r w:rsidDel="000A115A">
            <w:rPr>
              <w:rFonts w:hint="eastAsia"/>
              <w:bCs/>
              <w:sz w:val="22"/>
              <w:szCs w:val="22"/>
            </w:rPr>
            <w:delText>here may be a hardware error in</w:delText>
          </w:r>
        </w:del>
      </w:ins>
    </w:p>
    <w:p w:rsidR="00B87886" w:rsidDel="000A115A" w:rsidRDefault="00B87886" w:rsidP="00ED21CB">
      <w:pPr>
        <w:spacing w:line="0" w:lineRule="atLeast"/>
        <w:ind w:right="1020" w:firstLineChars="200" w:firstLine="440"/>
        <w:rPr>
          <w:ins w:id="7211" w:author="s_佐野 光" w:date="2019-08-20T15:24:00Z"/>
          <w:del w:id="7212" w:author="t_竹沢 公佑" w:date="2019-09-18T10:30:00Z"/>
          <w:bCs/>
          <w:sz w:val="22"/>
          <w:szCs w:val="22"/>
        </w:rPr>
      </w:pPr>
      <w:ins w:id="7213" w:author="s_佐野 光" w:date="2019-08-20T15:24:00Z">
        <w:del w:id="7214" w:author="t_竹沢 公佑" w:date="2019-09-18T10:30:00Z">
          <w:r w:rsidDel="000A115A">
            <w:rPr>
              <w:rFonts w:hint="eastAsia"/>
              <w:bCs/>
              <w:sz w:val="22"/>
              <w:szCs w:val="22"/>
            </w:rPr>
            <w:delText xml:space="preserve"> </w:delText>
          </w:r>
          <w:r w:rsidR="00ED21CB" w:rsidDel="000A115A">
            <w:rPr>
              <w:rFonts w:hint="eastAsia"/>
              <w:bCs/>
              <w:sz w:val="22"/>
              <w:szCs w:val="22"/>
            </w:rPr>
            <w:delText xml:space="preserve">I2C </w:delText>
          </w:r>
          <w:r w:rsidDel="000A115A">
            <w:rPr>
              <w:rFonts w:hint="eastAsia"/>
              <w:bCs/>
              <w:sz w:val="22"/>
              <w:szCs w:val="22"/>
            </w:rPr>
            <w:delText>access.</w:delText>
          </w:r>
        </w:del>
      </w:ins>
    </w:p>
    <w:p w:rsidR="00DF1C7C" w:rsidRPr="00B87886" w:rsidDel="000A115A" w:rsidRDefault="00DF1C7C">
      <w:pPr>
        <w:spacing w:line="0" w:lineRule="atLeast"/>
        <w:ind w:right="1020" w:firstLineChars="50" w:firstLine="110"/>
        <w:rPr>
          <w:del w:id="7215" w:author="t_竹沢 公佑" w:date="2019-09-18T10:30:00Z"/>
          <w:b/>
          <w:sz w:val="22"/>
          <w:szCs w:val="22"/>
        </w:rPr>
      </w:pPr>
    </w:p>
    <w:p w:rsidR="00DF1C7C" w:rsidRDefault="00DF1C7C">
      <w:pPr>
        <w:spacing w:line="0" w:lineRule="atLeast"/>
        <w:ind w:right="1020" w:firstLineChars="50" w:firstLine="110"/>
        <w:rPr>
          <w:b/>
          <w:sz w:val="22"/>
          <w:szCs w:val="22"/>
        </w:rPr>
      </w:pPr>
      <w:r>
        <w:rPr>
          <w:rFonts w:hint="eastAsia"/>
          <w:b/>
          <w:sz w:val="22"/>
          <w:szCs w:val="22"/>
        </w:rPr>
        <w:t>【Remarks】</w:t>
      </w:r>
    </w:p>
    <w:p w:rsidR="00DF1C7C" w:rsidRPr="005038B9" w:rsidRDefault="00DF1C7C">
      <w:pPr>
        <w:spacing w:line="0" w:lineRule="atLeast"/>
        <w:ind w:right="1020"/>
        <w:rPr>
          <w:sz w:val="22"/>
          <w:szCs w:val="22"/>
          <w:lang w:val="en"/>
        </w:rPr>
      </w:pPr>
      <w:r w:rsidRPr="00437574">
        <w:rPr>
          <w:rFonts w:hint="eastAsia"/>
          <w:sz w:val="22"/>
          <w:szCs w:val="22"/>
        </w:rPr>
        <w:t xml:space="preserve">    </w:t>
      </w:r>
      <w:r w:rsidRPr="005038B9">
        <w:rPr>
          <w:sz w:val="22"/>
          <w:szCs w:val="22"/>
          <w:lang w:val="en"/>
        </w:rPr>
        <w:t>I2C detail conforms to the SFF-8472 specification.</w:t>
      </w:r>
    </w:p>
    <w:p w:rsidR="00DF1C7C" w:rsidRPr="005038B9" w:rsidRDefault="00DF1C7C" w:rsidP="005038B9">
      <w:pPr>
        <w:spacing w:line="0" w:lineRule="atLeast"/>
        <w:ind w:right="1020" w:firstLineChars="200" w:firstLine="440"/>
        <w:rPr>
          <w:sz w:val="22"/>
          <w:szCs w:val="22"/>
          <w:lang w:val="en"/>
        </w:rPr>
      </w:pPr>
      <w:r w:rsidRPr="005038B9">
        <w:rPr>
          <w:rFonts w:hint="eastAsia"/>
          <w:sz w:val="22"/>
          <w:szCs w:val="22"/>
          <w:lang w:val="en"/>
        </w:rPr>
        <w:t>N</w:t>
      </w:r>
      <w:r w:rsidRPr="005038B9">
        <w:rPr>
          <w:sz w:val="22"/>
          <w:szCs w:val="22"/>
          <w:lang w:val="en"/>
        </w:rPr>
        <w:t xml:space="preserve">ote that this API </w:t>
      </w:r>
      <w:ins w:id="7216" w:author="t_竹沢 公佑" w:date="2019-10-05T14:33:00Z">
        <w:r w:rsidR="00D566F3">
          <w:rPr>
            <w:rFonts w:hint="eastAsia"/>
            <w:sz w:val="22"/>
            <w:szCs w:val="22"/>
            <w:lang w:val="en"/>
          </w:rPr>
          <w:t xml:space="preserve">is </w:t>
        </w:r>
      </w:ins>
      <w:del w:id="7217" w:author="t_竹沢 公佑" w:date="2019-10-05T14:32:00Z">
        <w:r w:rsidRPr="005038B9" w:rsidDel="00D566F3">
          <w:rPr>
            <w:sz w:val="22"/>
            <w:szCs w:val="22"/>
            <w:lang w:val="en"/>
          </w:rPr>
          <w:delText xml:space="preserve">will be </w:delText>
        </w:r>
      </w:del>
      <w:r w:rsidRPr="005038B9">
        <w:rPr>
          <w:sz w:val="22"/>
          <w:szCs w:val="22"/>
          <w:lang w:val="en"/>
        </w:rPr>
        <w:t>block</w:t>
      </w:r>
      <w:r w:rsidRPr="005038B9">
        <w:rPr>
          <w:rFonts w:hint="eastAsia"/>
          <w:sz w:val="22"/>
          <w:szCs w:val="22"/>
        </w:rPr>
        <w:t>ed</w:t>
      </w:r>
      <w:r w:rsidRPr="005038B9">
        <w:rPr>
          <w:sz w:val="22"/>
          <w:szCs w:val="22"/>
          <w:lang w:val="en"/>
        </w:rPr>
        <w:t xml:space="preserve"> until the I2C process is</w:t>
      </w:r>
      <w:del w:id="7218" w:author="t_竹沢 公佑" w:date="2019-10-05T14:33:00Z">
        <w:r w:rsidRPr="005038B9" w:rsidDel="00D566F3">
          <w:rPr>
            <w:sz w:val="22"/>
            <w:szCs w:val="22"/>
            <w:lang w:val="en"/>
          </w:rPr>
          <w:delText xml:space="preserve"> </w:delText>
        </w:r>
      </w:del>
      <w:ins w:id="7219" w:author="t_竹沢 公佑" w:date="2019-10-05T14:33:00Z">
        <w:r w:rsidR="00D566F3">
          <w:rPr>
            <w:rFonts w:hint="eastAsia"/>
            <w:sz w:val="22"/>
            <w:szCs w:val="22"/>
            <w:lang w:val="en"/>
          </w:rPr>
          <w:t xml:space="preserve"> being done</w:t>
        </w:r>
      </w:ins>
      <w:del w:id="7220" w:author="t_竹沢 公佑" w:date="2019-10-05T14:33:00Z">
        <w:r w:rsidRPr="005038B9" w:rsidDel="00D566F3">
          <w:rPr>
            <w:sz w:val="22"/>
            <w:szCs w:val="22"/>
            <w:lang w:val="en"/>
          </w:rPr>
          <w:delText>complete</w:delText>
        </w:r>
      </w:del>
      <w:r w:rsidRPr="005038B9">
        <w:rPr>
          <w:sz w:val="22"/>
          <w:szCs w:val="22"/>
          <w:lang w:val="en"/>
        </w:rPr>
        <w:t>.</w:t>
      </w:r>
    </w:p>
    <w:p w:rsidR="00DF1C7C" w:rsidRDefault="00DF1C7C">
      <w:pPr>
        <w:spacing w:line="0" w:lineRule="atLeast"/>
        <w:ind w:right="1020" w:firstLineChars="200" w:firstLine="480"/>
        <w:rPr>
          <w:lang w:val="en"/>
        </w:rPr>
      </w:pPr>
    </w:p>
    <w:p w:rsidR="00DF1C7C" w:rsidRDefault="00DF1C7C">
      <w:pPr>
        <w:spacing w:line="0" w:lineRule="atLeast"/>
        <w:ind w:right="1020" w:firstLineChars="200" w:firstLine="480"/>
        <w:rPr>
          <w:lang w:val="en"/>
        </w:rPr>
      </w:pPr>
      <w:r>
        <w:rPr>
          <w:lang w:val="en"/>
        </w:rPr>
        <w:br w:type="page"/>
      </w:r>
    </w:p>
    <w:p w:rsidR="00DF1C7C" w:rsidRDefault="00DF1C7C" w:rsidP="0083070F">
      <w:pPr>
        <w:pStyle w:val="3"/>
      </w:pPr>
      <w:bookmarkStart w:id="7221" w:name="_Toc63179427"/>
      <w:r>
        <w:rPr>
          <w:rFonts w:hint="eastAsia"/>
        </w:rPr>
        <w:t>Command :DRXPD_SET_I2C_CMD (for Debug)</w:t>
      </w:r>
      <w:bookmarkEnd w:id="7221"/>
    </w:p>
    <w:p w:rsidR="00DF1C7C" w:rsidRDefault="00DF1C7C">
      <w:pPr>
        <w:spacing w:line="0" w:lineRule="atLeast"/>
        <w:ind w:firstLineChars="50" w:firstLine="110"/>
        <w:rPr>
          <w:b/>
          <w:sz w:val="22"/>
          <w:szCs w:val="22"/>
        </w:rPr>
      </w:pPr>
      <w:r>
        <w:rPr>
          <w:rFonts w:hint="eastAsia"/>
          <w:b/>
          <w:sz w:val="22"/>
          <w:szCs w:val="22"/>
        </w:rPr>
        <w:t>【Function】</w:t>
      </w:r>
    </w:p>
    <w:p w:rsidR="00DF1C7C" w:rsidRDefault="00DF1C7C">
      <w:pPr>
        <w:spacing w:line="0" w:lineRule="atLeast"/>
        <w:ind w:right="1020" w:firstLineChars="150" w:firstLine="330"/>
        <w:rPr>
          <w:sz w:val="22"/>
          <w:szCs w:val="22"/>
          <w:lang w:val="en"/>
        </w:rPr>
      </w:pPr>
      <w:r>
        <w:rPr>
          <w:sz w:val="22"/>
          <w:szCs w:val="22"/>
          <w:lang w:val="en"/>
        </w:rPr>
        <w:t xml:space="preserve">This command </w:t>
      </w:r>
      <w:del w:id="7222" w:author="t_竹沢 公佑" w:date="2019-10-05T14:34:00Z">
        <w:r w:rsidDel="00D566F3">
          <w:rPr>
            <w:sz w:val="22"/>
            <w:szCs w:val="22"/>
            <w:lang w:val="en"/>
          </w:rPr>
          <w:delText xml:space="preserve">will </w:delText>
        </w:r>
      </w:del>
      <w:r>
        <w:rPr>
          <w:rFonts w:hint="eastAsia"/>
          <w:sz w:val="22"/>
          <w:szCs w:val="22"/>
          <w:lang w:val="en"/>
        </w:rPr>
        <w:t>send</w:t>
      </w:r>
      <w:ins w:id="7223" w:author="t_竹沢 公佑" w:date="2019-10-05T14:34:00Z">
        <w:r w:rsidR="00D566F3">
          <w:rPr>
            <w:rFonts w:hint="eastAsia"/>
            <w:sz w:val="22"/>
            <w:szCs w:val="22"/>
            <w:lang w:val="en"/>
          </w:rPr>
          <w:t>s</w:t>
        </w:r>
      </w:ins>
      <w:r>
        <w:rPr>
          <w:rFonts w:hint="eastAsia"/>
          <w:sz w:val="22"/>
          <w:szCs w:val="22"/>
          <w:lang w:val="en"/>
        </w:rPr>
        <w:t xml:space="preserve"> command via I2C bus of SFP+ module</w:t>
      </w:r>
      <w:r>
        <w:rPr>
          <w:sz w:val="22"/>
          <w:szCs w:val="22"/>
          <w:lang w:val="en"/>
        </w:rPr>
        <w:t>.</w:t>
      </w:r>
    </w:p>
    <w:p w:rsidR="00DF1C7C" w:rsidRPr="00D566F3" w:rsidRDefault="00DF1C7C">
      <w:pPr>
        <w:spacing w:line="0" w:lineRule="atLeast"/>
        <w:ind w:right="1020" w:firstLineChars="50" w:firstLine="110"/>
        <w:rPr>
          <w:b/>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sz w:val="22"/>
          <w:szCs w:val="22"/>
        </w:rPr>
        <w:t>DRXPD_SET_I2C_CMD</w:t>
      </w:r>
      <w:r>
        <w:rPr>
          <w:rFonts w:hint="eastAsia"/>
          <w:iCs/>
          <w:sz w:val="22"/>
          <w:szCs w:val="22"/>
        </w:rPr>
        <w:t>,</w:t>
      </w:r>
      <w:r>
        <w:rPr>
          <w:bCs/>
          <w:sz w:val="22"/>
          <w:szCs w:val="22"/>
        </w:rPr>
        <w:t xml:space="preserve"> </w:t>
      </w:r>
      <w:r>
        <w:rPr>
          <w:sz w:val="22"/>
          <w:szCs w:val="22"/>
          <w:lang w:val="en"/>
        </w:rPr>
        <w:t>ST_DRXPD_</w:t>
      </w:r>
      <w:r>
        <w:rPr>
          <w:rFonts w:hint="eastAsia"/>
          <w:sz w:val="22"/>
          <w:szCs w:val="22"/>
          <w:lang w:val="en"/>
        </w:rPr>
        <w:t>I2CCMD</w:t>
      </w:r>
      <w:r>
        <w:rPr>
          <w:bCs/>
          <w:sz w:val="22"/>
          <w:szCs w:val="22"/>
        </w:rPr>
        <w:t xml:space="preserve"> </w:t>
      </w:r>
      <w:r>
        <w:rPr>
          <w:rFonts w:hint="eastAsia"/>
          <w:bCs/>
          <w:sz w:val="22"/>
          <w:szCs w:val="22"/>
        </w:rPr>
        <w:t>*p_</w:t>
      </w:r>
      <w:r>
        <w:rPr>
          <w:rFonts w:hint="eastAsia"/>
          <w:iCs/>
          <w:sz w:val="22"/>
          <w:szCs w:val="22"/>
        </w:rPr>
        <w:t>cmd</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Pr="00A74CAA" w:rsidRDefault="00DF1C7C">
      <w:pPr>
        <w:spacing w:line="0" w:lineRule="atLeast"/>
        <w:ind w:right="1020" w:firstLineChars="200" w:firstLine="440"/>
        <w:rPr>
          <w:iCs/>
          <w:sz w:val="22"/>
          <w:szCs w:val="22"/>
        </w:rPr>
      </w:pPr>
      <w:r w:rsidRPr="00437574">
        <w:rPr>
          <w:rFonts w:hint="eastAsia"/>
          <w:bCs/>
          <w:sz w:val="22"/>
          <w:szCs w:val="22"/>
        </w:rPr>
        <w:t>int fd</w:t>
      </w:r>
      <w:r w:rsidRPr="00C2078B">
        <w:rPr>
          <w:iCs/>
          <w:sz w:val="22"/>
          <w:szCs w:val="22"/>
        </w:rPr>
        <w:t>…</w:t>
      </w:r>
    </w:p>
    <w:p w:rsidR="00DF1C7C" w:rsidRPr="00D22D4F" w:rsidRDefault="00DF1C7C">
      <w:pPr>
        <w:spacing w:line="0" w:lineRule="atLeast"/>
        <w:ind w:right="1020" w:firstLineChars="381" w:firstLine="838"/>
        <w:rPr>
          <w:bCs/>
          <w:sz w:val="22"/>
          <w:szCs w:val="22"/>
        </w:rPr>
      </w:pPr>
      <w:r w:rsidRPr="00025319">
        <w:rPr>
          <w:rFonts w:hint="eastAsia"/>
          <w:bCs/>
          <w:sz w:val="22"/>
          <w:szCs w:val="22"/>
        </w:rPr>
        <w:t xml:space="preserve">Specify </w:t>
      </w:r>
      <w:r w:rsidRPr="00A15960">
        <w:rPr>
          <w:rFonts w:hint="eastAsia"/>
          <w:bCs/>
          <w:sz w:val="22"/>
          <w:szCs w:val="22"/>
        </w:rPr>
        <w:t xml:space="preserve">the </w:t>
      </w:r>
      <w:r w:rsidRPr="003A301F">
        <w:rPr>
          <w:rFonts w:hint="eastAsia"/>
          <w:bCs/>
          <w:sz w:val="22"/>
          <w:szCs w:val="22"/>
        </w:rPr>
        <w:t>f</w:t>
      </w:r>
      <w:r w:rsidRPr="002E67F0">
        <w:rPr>
          <w:bCs/>
          <w:sz w:val="22"/>
          <w:szCs w:val="22"/>
        </w:rPr>
        <w:t>ile descriptor</w:t>
      </w:r>
      <w:r w:rsidRPr="00D22D4F">
        <w:rPr>
          <w:rFonts w:hint="eastAsia"/>
          <w:bCs/>
          <w:sz w:val="22"/>
          <w:szCs w:val="22"/>
        </w:rPr>
        <w:t>.</w:t>
      </w:r>
    </w:p>
    <w:p w:rsidR="00DF1C7C" w:rsidRPr="003B63B3" w:rsidRDefault="00DF1C7C">
      <w:pPr>
        <w:spacing w:line="0" w:lineRule="atLeast"/>
        <w:ind w:right="1020" w:firstLineChars="381" w:firstLine="838"/>
        <w:rPr>
          <w:bCs/>
          <w:sz w:val="22"/>
          <w:szCs w:val="22"/>
        </w:rPr>
      </w:pPr>
    </w:p>
    <w:p w:rsidR="00DF1C7C" w:rsidRPr="00B968F3" w:rsidRDefault="00DF1C7C">
      <w:pPr>
        <w:spacing w:line="0" w:lineRule="atLeast"/>
        <w:ind w:right="1020" w:firstLineChars="200" w:firstLine="440"/>
        <w:rPr>
          <w:iCs/>
          <w:sz w:val="22"/>
          <w:szCs w:val="22"/>
        </w:rPr>
      </w:pPr>
      <w:r w:rsidRPr="00D458FC">
        <w:rPr>
          <w:sz w:val="22"/>
          <w:szCs w:val="22"/>
          <w:lang w:val="en"/>
        </w:rPr>
        <w:t>ST_DRXPD_</w:t>
      </w:r>
      <w:r w:rsidRPr="008D3CB6">
        <w:rPr>
          <w:rFonts w:hint="eastAsia"/>
          <w:sz w:val="22"/>
          <w:szCs w:val="22"/>
          <w:lang w:val="en"/>
        </w:rPr>
        <w:t>I2CCMD</w:t>
      </w:r>
      <w:r w:rsidRPr="00E67D39">
        <w:rPr>
          <w:bCs/>
          <w:sz w:val="22"/>
          <w:szCs w:val="22"/>
        </w:rPr>
        <w:t xml:space="preserve"> </w:t>
      </w:r>
      <w:r w:rsidRPr="00351C95">
        <w:rPr>
          <w:rFonts w:hint="eastAsia"/>
          <w:bCs/>
          <w:sz w:val="22"/>
          <w:szCs w:val="22"/>
        </w:rPr>
        <w:t>*p_</w:t>
      </w:r>
      <w:r w:rsidRPr="00944CA8">
        <w:rPr>
          <w:rFonts w:hint="eastAsia"/>
          <w:iCs/>
          <w:sz w:val="22"/>
          <w:szCs w:val="22"/>
        </w:rPr>
        <w:t>cmd</w:t>
      </w:r>
      <w:r w:rsidRPr="00B968F3">
        <w:rPr>
          <w:iCs/>
          <w:sz w:val="22"/>
          <w:szCs w:val="22"/>
        </w:rPr>
        <w:t>…</w:t>
      </w:r>
    </w:p>
    <w:p w:rsidR="00DF1C7C" w:rsidRPr="00727B82" w:rsidRDefault="00DF1C7C">
      <w:pPr>
        <w:spacing w:line="0" w:lineRule="atLeast"/>
        <w:ind w:right="1020" w:firstLine="840"/>
        <w:rPr>
          <w:bCs/>
          <w:sz w:val="22"/>
          <w:szCs w:val="22"/>
        </w:rPr>
      </w:pPr>
      <w:r w:rsidRPr="00727B82">
        <w:rPr>
          <w:sz w:val="22"/>
          <w:szCs w:val="22"/>
          <w:lang w:val="en"/>
        </w:rPr>
        <w:t>Specify the pointer to store the information of ST_DRXPD_</w:t>
      </w:r>
      <w:r w:rsidRPr="00727B82">
        <w:rPr>
          <w:rFonts w:hint="eastAsia"/>
          <w:sz w:val="22"/>
          <w:szCs w:val="22"/>
          <w:lang w:val="en"/>
        </w:rPr>
        <w:t>I2CCMD</w:t>
      </w:r>
      <w:r w:rsidRPr="00727B82">
        <w:rPr>
          <w:sz w:val="22"/>
          <w:szCs w:val="22"/>
          <w:lang w:val="en"/>
        </w:rPr>
        <w:t>” (see below).</w:t>
      </w:r>
    </w:p>
    <w:p w:rsidR="00DF1C7C" w:rsidRPr="00727B82" w:rsidRDefault="00DF1C7C">
      <w:pPr>
        <w:spacing w:line="0" w:lineRule="atLeast"/>
        <w:ind w:right="1020" w:firstLine="840"/>
        <w:rPr>
          <w:bCs/>
          <w:sz w:val="22"/>
          <w:szCs w:val="22"/>
        </w:rPr>
      </w:pPr>
      <w:r w:rsidRPr="00727B82">
        <w:rPr>
          <w:bCs/>
          <w:sz w:val="22"/>
          <w:szCs w:val="22"/>
        </w:rPr>
        <w:t xml:space="preserve">typedef struct </w:t>
      </w:r>
      <w:r w:rsidRPr="00727B82">
        <w:rPr>
          <w:rFonts w:hint="eastAsia"/>
          <w:bCs/>
          <w:sz w:val="22"/>
          <w:szCs w:val="22"/>
        </w:rPr>
        <w:t>drxpd_i2c_cmd</w:t>
      </w:r>
      <w:r w:rsidRPr="00727B82">
        <w:rPr>
          <w:bCs/>
          <w:sz w:val="22"/>
          <w:szCs w:val="22"/>
        </w:rPr>
        <w:t xml:space="preserve"> {</w:t>
      </w:r>
    </w:p>
    <w:p w:rsidR="00DF1C7C" w:rsidRPr="005038B9" w:rsidRDefault="00DF1C7C">
      <w:pPr>
        <w:pStyle w:val="HTML0"/>
        <w:ind w:left="960"/>
        <w:rPr>
          <w:rFonts w:ascii="ＭＳ Ｐゴシック" w:eastAsia="ＭＳ Ｐゴシック" w:hAnsi="ＭＳ Ｐゴシック"/>
          <w:bCs/>
          <w:sz w:val="22"/>
          <w:szCs w:val="22"/>
        </w:rPr>
      </w:pPr>
      <w:r w:rsidRPr="005038B9">
        <w:rPr>
          <w:rFonts w:ascii="ＭＳ Ｐゴシック" w:eastAsia="ＭＳ Ｐゴシック" w:hAnsi="ＭＳ Ｐゴシック" w:hint="eastAsia"/>
          <w:bCs/>
          <w:sz w:val="22"/>
          <w:szCs w:val="22"/>
        </w:rPr>
        <w:t xml:space="preserve"> char result; </w:t>
      </w:r>
    </w:p>
    <w:p w:rsidR="00DF1C7C" w:rsidRPr="005038B9" w:rsidRDefault="00DF1C7C">
      <w:pPr>
        <w:pStyle w:val="HTML0"/>
        <w:ind w:left="960" w:firstLineChars="150" w:firstLine="330"/>
        <w:rPr>
          <w:rFonts w:ascii="ＭＳ Ｐゴシック" w:eastAsia="ＭＳ Ｐゴシック" w:hAnsi="ＭＳ Ｐゴシック"/>
          <w:sz w:val="22"/>
          <w:szCs w:val="22"/>
        </w:rPr>
      </w:pPr>
      <w:r w:rsidRPr="005038B9">
        <w:rPr>
          <w:rFonts w:ascii="ＭＳ Ｐゴシック" w:eastAsia="ＭＳ Ｐゴシック" w:hAnsi="ＭＳ Ｐゴシック" w:hint="eastAsia"/>
          <w:bCs/>
          <w:sz w:val="22"/>
          <w:szCs w:val="22"/>
        </w:rPr>
        <w:t>//</w:t>
      </w:r>
      <w:r w:rsidRPr="005038B9">
        <w:rPr>
          <w:rFonts w:ascii="ＭＳ Ｐゴシック" w:eastAsia="ＭＳ Ｐゴシック" w:hAnsi="ＭＳ Ｐゴシック"/>
          <w:sz w:val="22"/>
          <w:szCs w:val="22"/>
          <w:lang w:val="en"/>
        </w:rPr>
        <w:t xml:space="preserve"> 0</w:t>
      </w:r>
      <w:r w:rsidRPr="005038B9">
        <w:rPr>
          <w:rFonts w:ascii="ＭＳ Ｐゴシック" w:eastAsia="ＭＳ Ｐゴシック" w:hAnsi="ＭＳ Ｐゴシック" w:hint="eastAsia"/>
          <w:sz w:val="22"/>
          <w:szCs w:val="22"/>
          <w:lang w:val="en"/>
        </w:rPr>
        <w:t>:</w:t>
      </w:r>
      <w:r w:rsidRPr="005038B9">
        <w:rPr>
          <w:rFonts w:ascii="ＭＳ Ｐゴシック" w:eastAsia="ＭＳ Ｐゴシック" w:hAnsi="ＭＳ Ｐゴシック"/>
          <w:sz w:val="22"/>
          <w:szCs w:val="22"/>
          <w:lang w:val="en"/>
        </w:rPr>
        <w:t>Success</w:t>
      </w:r>
      <w:r w:rsidRPr="005038B9">
        <w:rPr>
          <w:rFonts w:ascii="ＭＳ Ｐゴシック" w:eastAsia="ＭＳ Ｐゴシック" w:hAnsi="ＭＳ Ｐゴシック" w:hint="eastAsia"/>
          <w:sz w:val="22"/>
          <w:szCs w:val="22"/>
          <w:lang w:val="en"/>
        </w:rPr>
        <w:t xml:space="preserve">. </w:t>
      </w:r>
      <w:r w:rsidRPr="005038B9">
        <w:rPr>
          <w:rFonts w:ascii="ＭＳ Ｐゴシック" w:eastAsia="ＭＳ Ｐゴシック" w:hAnsi="ＭＳ Ｐゴシック"/>
          <w:sz w:val="22"/>
          <w:szCs w:val="22"/>
          <w:lang w:val="en"/>
        </w:rPr>
        <w:t xml:space="preserve"> -1</w:t>
      </w:r>
      <w:r w:rsidRPr="005038B9">
        <w:rPr>
          <w:rFonts w:ascii="ＭＳ Ｐゴシック" w:eastAsia="ＭＳ Ｐゴシック" w:hAnsi="ＭＳ Ｐゴシック" w:hint="eastAsia"/>
          <w:sz w:val="22"/>
          <w:szCs w:val="22"/>
          <w:lang w:val="en"/>
        </w:rPr>
        <w:t>:</w:t>
      </w:r>
      <w:r w:rsidRPr="005038B9">
        <w:rPr>
          <w:rFonts w:ascii="ＭＳ Ｐゴシック" w:eastAsia="ＭＳ Ｐゴシック" w:hAnsi="ＭＳ Ｐゴシック"/>
          <w:sz w:val="22"/>
          <w:szCs w:val="22"/>
          <w:lang w:val="en"/>
        </w:rPr>
        <w:t>Failed</w:t>
      </w:r>
      <w:r w:rsidRPr="005038B9">
        <w:rPr>
          <w:rFonts w:ascii="ＭＳ Ｐゴシック" w:eastAsia="ＭＳ Ｐゴシック" w:hAnsi="ＭＳ Ｐゴシック" w:hint="eastAsia"/>
          <w:sz w:val="22"/>
          <w:szCs w:val="22"/>
          <w:lang w:val="en"/>
        </w:rPr>
        <w:t>.　T</w:t>
      </w:r>
      <w:r w:rsidRPr="005038B9">
        <w:rPr>
          <w:rFonts w:ascii="ＭＳ Ｐゴシック" w:eastAsia="ＭＳ Ｐゴシック" w:hAnsi="ＭＳ Ｐゴシック"/>
          <w:sz w:val="22"/>
          <w:szCs w:val="22"/>
          <w:lang w:val="en"/>
        </w:rPr>
        <w:t>he driver side writes.</w:t>
      </w:r>
    </w:p>
    <w:p w:rsidR="00DF1C7C" w:rsidRPr="00C2078B" w:rsidRDefault="00DF1C7C">
      <w:pPr>
        <w:spacing w:line="0" w:lineRule="atLeast"/>
        <w:ind w:right="1020" w:firstLine="840"/>
        <w:rPr>
          <w:bCs/>
          <w:sz w:val="22"/>
          <w:szCs w:val="22"/>
        </w:rPr>
      </w:pPr>
      <w:r w:rsidRPr="00437574">
        <w:rPr>
          <w:rFonts w:hint="eastAsia"/>
          <w:bCs/>
          <w:sz w:val="22"/>
          <w:szCs w:val="22"/>
        </w:rPr>
        <w:t xml:space="preserve">　</w:t>
      </w:r>
      <w:r w:rsidRPr="00C2078B">
        <w:rPr>
          <w:rFonts w:hint="eastAsia"/>
          <w:bCs/>
          <w:sz w:val="22"/>
          <w:szCs w:val="22"/>
        </w:rPr>
        <w:t xml:space="preserve"> unsigned char sfp_no;</w:t>
      </w:r>
    </w:p>
    <w:p w:rsidR="00DF1C7C" w:rsidRPr="005038B9" w:rsidRDefault="00DF1C7C">
      <w:pPr>
        <w:spacing w:line="0" w:lineRule="atLeast"/>
        <w:ind w:right="1020" w:firstLineChars="550" w:firstLine="1210"/>
        <w:rPr>
          <w:sz w:val="22"/>
          <w:szCs w:val="22"/>
          <w:lang w:val="en"/>
        </w:rPr>
      </w:pPr>
      <w:r w:rsidRPr="00A74CAA">
        <w:rPr>
          <w:rFonts w:hint="eastAsia"/>
          <w:bCs/>
          <w:sz w:val="22"/>
          <w:szCs w:val="22"/>
        </w:rPr>
        <w:t>//</w:t>
      </w:r>
      <w:r w:rsidRPr="00025319">
        <w:rPr>
          <w:sz w:val="22"/>
          <w:szCs w:val="22"/>
          <w:lang w:val="en"/>
        </w:rPr>
        <w:t xml:space="preserve">Set the </w:t>
      </w:r>
      <w:r w:rsidRPr="00A15960">
        <w:rPr>
          <w:rFonts w:hint="eastAsia"/>
          <w:sz w:val="22"/>
          <w:szCs w:val="22"/>
          <w:lang w:val="en"/>
        </w:rPr>
        <w:t>0</w:t>
      </w:r>
      <w:r w:rsidRPr="003A301F">
        <w:rPr>
          <w:rFonts w:hint="eastAsia"/>
          <w:sz w:val="22"/>
          <w:szCs w:val="22"/>
          <w:lang w:val="en"/>
        </w:rPr>
        <w:t>～</w:t>
      </w:r>
      <w:r w:rsidRPr="002E67F0">
        <w:rPr>
          <w:rFonts w:hint="eastAsia"/>
          <w:sz w:val="22"/>
          <w:szCs w:val="22"/>
          <w:lang w:val="en"/>
        </w:rPr>
        <w:t xml:space="preserve">2. </w:t>
      </w:r>
      <w:r w:rsidRPr="00D22D4F">
        <w:rPr>
          <w:sz w:val="22"/>
          <w:szCs w:val="22"/>
          <w:lang w:val="en"/>
        </w:rPr>
        <w:t>set this field in your application.</w:t>
      </w:r>
    </w:p>
    <w:p w:rsidR="00DF1C7C" w:rsidRPr="00C2078B" w:rsidRDefault="00DF1C7C">
      <w:pPr>
        <w:spacing w:line="0" w:lineRule="atLeast"/>
        <w:ind w:right="1020" w:firstLineChars="500" w:firstLine="1100"/>
        <w:rPr>
          <w:bCs/>
          <w:sz w:val="22"/>
          <w:szCs w:val="22"/>
        </w:rPr>
      </w:pPr>
      <w:r w:rsidRPr="00437574">
        <w:rPr>
          <w:rFonts w:hint="eastAsia"/>
          <w:bCs/>
          <w:sz w:val="22"/>
          <w:szCs w:val="22"/>
        </w:rPr>
        <w:t>unsigned char i</w:t>
      </w:r>
      <w:r w:rsidRPr="00C2078B">
        <w:rPr>
          <w:rFonts w:hint="eastAsia"/>
          <w:bCs/>
          <w:sz w:val="22"/>
          <w:szCs w:val="22"/>
        </w:rPr>
        <w:t>2c_address;</w:t>
      </w:r>
    </w:p>
    <w:p w:rsidR="00DF1C7C" w:rsidRPr="003B63B3" w:rsidRDefault="00DF1C7C">
      <w:pPr>
        <w:spacing w:line="0" w:lineRule="atLeast"/>
        <w:ind w:right="1020" w:firstLineChars="550" w:firstLine="1210"/>
        <w:rPr>
          <w:sz w:val="22"/>
          <w:szCs w:val="22"/>
          <w:lang w:val="en"/>
        </w:rPr>
      </w:pPr>
      <w:r w:rsidRPr="00A74CAA">
        <w:rPr>
          <w:rFonts w:hint="eastAsia"/>
          <w:bCs/>
          <w:sz w:val="22"/>
          <w:szCs w:val="22"/>
        </w:rPr>
        <w:t>//</w:t>
      </w:r>
      <w:r w:rsidRPr="00025319">
        <w:rPr>
          <w:sz w:val="22"/>
          <w:szCs w:val="22"/>
          <w:lang w:val="en"/>
        </w:rPr>
        <w:t xml:space="preserve">Set the </w:t>
      </w:r>
      <w:r w:rsidRPr="00A15960">
        <w:rPr>
          <w:rFonts w:hint="eastAsia"/>
          <w:sz w:val="22"/>
          <w:szCs w:val="22"/>
          <w:lang w:val="en"/>
        </w:rPr>
        <w:t>I2C address(</w:t>
      </w:r>
      <w:r w:rsidRPr="003A301F">
        <w:rPr>
          <w:sz w:val="22"/>
          <w:szCs w:val="22"/>
          <w:lang w:val="en"/>
        </w:rPr>
        <w:t>0xA0 or 0xA2</w:t>
      </w:r>
      <w:r w:rsidRPr="002E67F0">
        <w:rPr>
          <w:rFonts w:hint="eastAsia"/>
          <w:sz w:val="22"/>
          <w:szCs w:val="22"/>
          <w:lang w:val="en"/>
        </w:rPr>
        <w:t xml:space="preserve">). </w:t>
      </w:r>
      <w:r w:rsidRPr="00D22D4F">
        <w:rPr>
          <w:sz w:val="22"/>
          <w:szCs w:val="22"/>
          <w:lang w:val="en"/>
        </w:rPr>
        <w:t>set this field in your application.</w:t>
      </w:r>
    </w:p>
    <w:p w:rsidR="00DF1C7C" w:rsidRPr="00D458FC" w:rsidRDefault="00DF1C7C">
      <w:pPr>
        <w:spacing w:line="0" w:lineRule="atLeast"/>
        <w:ind w:right="1020" w:firstLineChars="500" w:firstLine="1100"/>
        <w:rPr>
          <w:bCs/>
          <w:sz w:val="22"/>
          <w:szCs w:val="22"/>
        </w:rPr>
      </w:pPr>
      <w:r w:rsidRPr="00D458FC">
        <w:rPr>
          <w:rFonts w:hint="eastAsia"/>
          <w:bCs/>
          <w:sz w:val="22"/>
          <w:szCs w:val="22"/>
        </w:rPr>
        <w:t>unsigned char data_address;</w:t>
      </w:r>
    </w:p>
    <w:p w:rsidR="00DF1C7C" w:rsidRPr="00B968F3" w:rsidRDefault="00DF1C7C">
      <w:pPr>
        <w:spacing w:line="0" w:lineRule="atLeast"/>
        <w:ind w:right="1020" w:firstLineChars="550" w:firstLine="1210"/>
        <w:rPr>
          <w:sz w:val="22"/>
          <w:szCs w:val="22"/>
          <w:lang w:val="en"/>
        </w:rPr>
      </w:pPr>
      <w:r w:rsidRPr="008D3CB6">
        <w:rPr>
          <w:rFonts w:hint="eastAsia"/>
          <w:bCs/>
          <w:sz w:val="22"/>
          <w:szCs w:val="22"/>
        </w:rPr>
        <w:t>/</w:t>
      </w:r>
      <w:r w:rsidRPr="00E67D39">
        <w:rPr>
          <w:rFonts w:hint="eastAsia"/>
          <w:bCs/>
          <w:sz w:val="22"/>
          <w:szCs w:val="22"/>
        </w:rPr>
        <w:t>/</w:t>
      </w:r>
      <w:r w:rsidRPr="00351C95">
        <w:rPr>
          <w:sz w:val="22"/>
          <w:szCs w:val="22"/>
          <w:lang w:val="en"/>
        </w:rPr>
        <w:t xml:space="preserve">Set the </w:t>
      </w:r>
      <w:r w:rsidRPr="00944CA8">
        <w:rPr>
          <w:rFonts w:hint="eastAsia"/>
          <w:sz w:val="22"/>
          <w:szCs w:val="22"/>
          <w:lang w:val="en"/>
        </w:rPr>
        <w:t xml:space="preserve">address. </w:t>
      </w:r>
      <w:r w:rsidRPr="00B968F3">
        <w:rPr>
          <w:sz w:val="22"/>
          <w:szCs w:val="22"/>
          <w:lang w:val="en"/>
        </w:rPr>
        <w:t>set this field in your application.</w:t>
      </w:r>
    </w:p>
    <w:p w:rsidR="00DF1C7C" w:rsidRPr="00727B82" w:rsidRDefault="00DF1C7C">
      <w:pPr>
        <w:spacing w:line="0" w:lineRule="atLeast"/>
        <w:ind w:right="1020" w:firstLineChars="500" w:firstLine="1100"/>
        <w:rPr>
          <w:bCs/>
          <w:sz w:val="22"/>
          <w:szCs w:val="22"/>
        </w:rPr>
      </w:pPr>
      <w:r w:rsidRPr="00727B82">
        <w:rPr>
          <w:rFonts w:hint="eastAsia"/>
          <w:bCs/>
          <w:sz w:val="22"/>
          <w:szCs w:val="22"/>
        </w:rPr>
        <w:t>unsigned char length;</w:t>
      </w:r>
    </w:p>
    <w:p w:rsidR="00DF1C7C" w:rsidRPr="00727B82" w:rsidRDefault="00DF1C7C">
      <w:pPr>
        <w:spacing w:line="0" w:lineRule="atLeast"/>
        <w:ind w:right="1020" w:firstLineChars="550" w:firstLine="1210"/>
        <w:rPr>
          <w:sz w:val="22"/>
          <w:szCs w:val="22"/>
          <w:lang w:val="en"/>
        </w:rPr>
      </w:pPr>
      <w:r w:rsidRPr="00727B82">
        <w:rPr>
          <w:rFonts w:hint="eastAsia"/>
          <w:bCs/>
          <w:sz w:val="22"/>
          <w:szCs w:val="22"/>
        </w:rPr>
        <w:t>//</w:t>
      </w:r>
      <w:r w:rsidRPr="00727B82">
        <w:rPr>
          <w:sz w:val="22"/>
          <w:szCs w:val="22"/>
          <w:lang w:val="en"/>
        </w:rPr>
        <w:t>Set the</w:t>
      </w:r>
      <w:r w:rsidRPr="00727B82">
        <w:rPr>
          <w:rFonts w:hint="eastAsia"/>
          <w:sz w:val="22"/>
          <w:szCs w:val="22"/>
          <w:lang w:val="en"/>
        </w:rPr>
        <w:t xml:space="preserve"> length</w:t>
      </w:r>
      <w:r w:rsidRPr="00727B82">
        <w:rPr>
          <w:sz w:val="22"/>
          <w:szCs w:val="22"/>
          <w:lang w:val="en"/>
        </w:rPr>
        <w:t xml:space="preserve"> </w:t>
      </w:r>
      <w:r w:rsidRPr="00727B82">
        <w:rPr>
          <w:rFonts w:hint="eastAsia"/>
          <w:sz w:val="22"/>
          <w:szCs w:val="22"/>
          <w:lang w:val="en"/>
        </w:rPr>
        <w:t xml:space="preserve">of write(Byte). </w:t>
      </w:r>
      <w:r w:rsidRPr="00727B82">
        <w:rPr>
          <w:sz w:val="22"/>
          <w:szCs w:val="22"/>
          <w:lang w:val="en"/>
        </w:rPr>
        <w:t>set this field in your application.</w:t>
      </w:r>
    </w:p>
    <w:p w:rsidR="00DF1C7C" w:rsidRPr="00727B82" w:rsidRDefault="00DF1C7C">
      <w:pPr>
        <w:spacing w:line="0" w:lineRule="atLeast"/>
        <w:ind w:right="1020" w:firstLineChars="481" w:firstLine="1058"/>
        <w:rPr>
          <w:bCs/>
          <w:sz w:val="22"/>
          <w:szCs w:val="22"/>
        </w:rPr>
      </w:pPr>
      <w:r w:rsidRPr="00727B82">
        <w:rPr>
          <w:rFonts w:hint="eastAsia"/>
          <w:bCs/>
          <w:sz w:val="22"/>
          <w:szCs w:val="22"/>
        </w:rPr>
        <w:t xml:space="preserve">unsigned char  WrValue[96]; </w:t>
      </w:r>
    </w:p>
    <w:p w:rsidR="00DF1C7C" w:rsidRPr="00C2078B" w:rsidRDefault="00DF1C7C">
      <w:pPr>
        <w:spacing w:line="0" w:lineRule="atLeast"/>
        <w:ind w:right="1020" w:firstLineChars="681" w:firstLine="1498"/>
        <w:rPr>
          <w:bCs/>
          <w:sz w:val="22"/>
          <w:szCs w:val="22"/>
        </w:rPr>
      </w:pPr>
      <w:r w:rsidRPr="00727B82">
        <w:rPr>
          <w:rFonts w:hint="eastAsia"/>
          <w:bCs/>
          <w:sz w:val="22"/>
          <w:szCs w:val="22"/>
        </w:rPr>
        <w:t>//</w:t>
      </w:r>
      <w:r w:rsidRPr="005038B9">
        <w:rPr>
          <w:rFonts w:hint="eastAsia"/>
          <w:sz w:val="22"/>
          <w:szCs w:val="22"/>
          <w:lang w:val="en"/>
        </w:rPr>
        <w:t>Write</w:t>
      </w:r>
      <w:r w:rsidRPr="005038B9">
        <w:rPr>
          <w:sz w:val="22"/>
          <w:szCs w:val="22"/>
          <w:lang w:val="en"/>
        </w:rPr>
        <w:t xml:space="preserve"> value</w:t>
      </w:r>
      <w:r w:rsidRPr="005038B9">
        <w:rPr>
          <w:rFonts w:hint="eastAsia"/>
          <w:sz w:val="22"/>
          <w:szCs w:val="22"/>
          <w:lang w:val="en"/>
        </w:rPr>
        <w:t>(Max:96byte)</w:t>
      </w:r>
      <w:r w:rsidRPr="005038B9">
        <w:rPr>
          <w:sz w:val="22"/>
          <w:szCs w:val="22"/>
          <w:lang w:val="en"/>
        </w:rPr>
        <w:t>.</w:t>
      </w:r>
      <w:r w:rsidRPr="00437574">
        <w:rPr>
          <w:sz w:val="22"/>
          <w:szCs w:val="22"/>
          <w:lang w:val="en"/>
        </w:rPr>
        <w:t xml:space="preserve"> set this field in your application.</w:t>
      </w:r>
    </w:p>
    <w:p w:rsidR="00DF1C7C" w:rsidRPr="002E67F0" w:rsidRDefault="00DF1C7C">
      <w:pPr>
        <w:spacing w:line="0" w:lineRule="atLeast"/>
        <w:ind w:right="1020" w:firstLineChars="381" w:firstLine="838"/>
        <w:rPr>
          <w:bCs/>
          <w:sz w:val="22"/>
          <w:szCs w:val="22"/>
        </w:rPr>
      </w:pPr>
      <w:r w:rsidRPr="00A74CAA">
        <w:rPr>
          <w:bCs/>
          <w:sz w:val="22"/>
          <w:szCs w:val="22"/>
        </w:rPr>
        <w:t>}</w:t>
      </w:r>
      <w:r w:rsidRPr="00025319">
        <w:rPr>
          <w:rFonts w:hint="eastAsia"/>
          <w:bCs/>
          <w:sz w:val="22"/>
          <w:szCs w:val="22"/>
        </w:rPr>
        <w:t xml:space="preserve">　</w:t>
      </w:r>
      <w:r w:rsidRPr="00A15960">
        <w:rPr>
          <w:rFonts w:hint="eastAsia"/>
          <w:bCs/>
          <w:sz w:val="22"/>
          <w:szCs w:val="22"/>
        </w:rPr>
        <w:t>ST_DRXPD_I2CCMD</w:t>
      </w:r>
      <w:r w:rsidRPr="003A301F">
        <w:rPr>
          <w:bCs/>
          <w:sz w:val="22"/>
          <w:szCs w:val="22"/>
        </w:rPr>
        <w:t>;</w:t>
      </w:r>
    </w:p>
    <w:p w:rsidR="00DF1C7C" w:rsidRDefault="00DF1C7C">
      <w:pPr>
        <w:spacing w:line="0" w:lineRule="atLeast"/>
        <w:ind w:right="1020"/>
        <w:rPr>
          <w:iCs/>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【Return】</w:t>
      </w:r>
    </w:p>
    <w:p w:rsidR="00DF1C7C" w:rsidRDefault="00DF1C7C">
      <w:pPr>
        <w:spacing w:line="0" w:lineRule="atLeast"/>
        <w:ind w:right="1020" w:firstLineChars="200" w:firstLine="440"/>
        <w:rPr>
          <w:bCs/>
          <w:sz w:val="22"/>
          <w:szCs w:val="22"/>
        </w:rPr>
      </w:pPr>
      <w:del w:id="7224" w:author="t_竹沢 公佑" w:date="2019-10-05T14:35:00Z">
        <w:r w:rsidDel="00D566F3">
          <w:rPr>
            <w:rFonts w:hint="eastAsia"/>
            <w:bCs/>
            <w:sz w:val="22"/>
            <w:szCs w:val="22"/>
          </w:rPr>
          <w:delText xml:space="preserve">If it is success, </w:delText>
        </w:r>
      </w:del>
      <w:r>
        <w:rPr>
          <w:rFonts w:hint="eastAsia"/>
          <w:bCs/>
          <w:sz w:val="22"/>
          <w:szCs w:val="22"/>
        </w:rPr>
        <w:t xml:space="preserve">0 </w:t>
      </w:r>
      <w:r>
        <w:rPr>
          <w:bCs/>
          <w:sz w:val="22"/>
          <w:szCs w:val="22"/>
        </w:rPr>
        <w:t>is returne</w:t>
      </w:r>
      <w:r>
        <w:rPr>
          <w:rFonts w:hint="eastAsia"/>
          <w:bCs/>
          <w:sz w:val="22"/>
          <w:szCs w:val="22"/>
        </w:rPr>
        <w:t>d</w:t>
      </w:r>
      <w:r>
        <w:rPr>
          <w:bCs/>
          <w:sz w:val="22"/>
          <w:szCs w:val="22"/>
        </w:rPr>
        <w:t>.</w:t>
      </w:r>
      <w:ins w:id="7225" w:author="t_竹沢 公佑" w:date="2019-09-18T19:48:00Z">
        <w:r w:rsidR="00FC7516">
          <w:rPr>
            <w:rFonts w:hint="eastAsia"/>
            <w:bCs/>
            <w:sz w:val="22"/>
            <w:szCs w:val="22"/>
          </w:rPr>
          <w:t xml:space="preserve"> </w:t>
        </w:r>
      </w:ins>
      <w:del w:id="7226" w:author="t_竹沢 公佑" w:date="2019-09-18T19:48:00Z">
        <w:r w:rsidDel="00FC7516">
          <w:rPr>
            <w:bCs/>
            <w:sz w:val="22"/>
            <w:szCs w:val="22"/>
          </w:rPr>
          <w:delText xml:space="preserve">　</w:delText>
        </w:r>
      </w:del>
      <w:ins w:id="7227" w:author="t_竹沢 公佑" w:date="2019-09-18T19:48:00Z">
        <w:r w:rsidR="00FC7516">
          <w:rPr>
            <w:rFonts w:hint="eastAsia"/>
            <w:bCs/>
            <w:sz w:val="22"/>
            <w:szCs w:val="22"/>
          </w:rPr>
          <w:t>I</w:t>
        </w:r>
      </w:ins>
      <w:del w:id="7228" w:author="t_竹沢 公佑" w:date="2019-09-18T19:48:00Z">
        <w:r w:rsidDel="00FC7516">
          <w:rPr>
            <w:bCs/>
            <w:sz w:val="22"/>
            <w:szCs w:val="22"/>
          </w:rPr>
          <w:delText>i</w:delText>
        </w:r>
      </w:del>
      <w:r>
        <w:rPr>
          <w:bCs/>
          <w:sz w:val="22"/>
          <w:szCs w:val="22"/>
        </w:rPr>
        <w:t xml:space="preserve">f </w:t>
      </w:r>
      <w:r>
        <w:rPr>
          <w:rFonts w:hint="eastAsia"/>
          <w:bCs/>
          <w:sz w:val="22"/>
          <w:szCs w:val="22"/>
        </w:rPr>
        <w:t xml:space="preserve">an </w:t>
      </w:r>
      <w:r>
        <w:rPr>
          <w:bCs/>
          <w:sz w:val="22"/>
          <w:szCs w:val="22"/>
        </w:rPr>
        <w:t>error</w:t>
      </w:r>
      <w:ins w:id="7229" w:author="t_竹沢 公佑" w:date="2019-10-05T14:35:00Z">
        <w:r w:rsidR="00D566F3">
          <w:rPr>
            <w:rFonts w:hint="eastAsia"/>
            <w:bCs/>
            <w:sz w:val="22"/>
            <w:szCs w:val="22"/>
          </w:rPr>
          <w:t xml:space="preserve"> </w:t>
        </w:r>
      </w:ins>
      <w:del w:id="7230" w:author="t_竹沢 公佑" w:date="2019-10-05T14:35:00Z">
        <w:r w:rsidDel="00D566F3">
          <w:rPr>
            <w:bCs/>
            <w:sz w:val="22"/>
            <w:szCs w:val="22"/>
          </w:rPr>
          <w:delText xml:space="preserve">　</w:delText>
        </w:r>
      </w:del>
      <w:r>
        <w:rPr>
          <w:bCs/>
          <w:sz w:val="22"/>
          <w:szCs w:val="22"/>
        </w:rPr>
        <w:t>occur</w:t>
      </w:r>
      <w:r>
        <w:rPr>
          <w:rFonts w:hint="eastAsia"/>
          <w:bCs/>
          <w:sz w:val="22"/>
          <w:szCs w:val="22"/>
        </w:rPr>
        <w:t>s</w:t>
      </w:r>
      <w:r w:rsidR="00121762">
        <w:rPr>
          <w:bCs/>
          <w:sz w:val="22"/>
          <w:szCs w:val="22"/>
        </w:rPr>
        <w:t>, -1 is returned</w:t>
      </w:r>
      <w:r w:rsidR="00121762">
        <w:rPr>
          <w:rFonts w:hint="eastAsia"/>
          <w:bCs/>
          <w:sz w:val="22"/>
          <w:szCs w:val="22"/>
        </w:rPr>
        <w:t xml:space="preserve"> </w:t>
      </w:r>
      <w:r w:rsidR="00121762" w:rsidRPr="00121762">
        <w:rPr>
          <w:bCs/>
          <w:sz w:val="22"/>
          <w:szCs w:val="22"/>
        </w:rPr>
        <w:t>in which case</w:t>
      </w:r>
      <w:del w:id="7231" w:author="t_竹沢 公佑" w:date="2019-10-05T14:35:00Z">
        <w:r w:rsidR="00121762" w:rsidRPr="00121762" w:rsidDel="00D566F3">
          <w:rPr>
            <w:bCs/>
            <w:sz w:val="22"/>
            <w:szCs w:val="22"/>
          </w:rPr>
          <w:delText>,</w:delText>
        </w:r>
      </w:del>
      <w:r w:rsidR="00121762" w:rsidRPr="00121762">
        <w:rPr>
          <w:bCs/>
          <w:sz w:val="22"/>
          <w:szCs w:val="22"/>
        </w:rPr>
        <w:t xml:space="preserve"> errno is set.</w:t>
      </w:r>
    </w:p>
    <w:p w:rsidR="0022235B" w:rsidRDefault="0022235B" w:rsidP="00855C87">
      <w:pPr>
        <w:spacing w:line="0" w:lineRule="atLeast"/>
        <w:ind w:right="1020" w:firstLineChars="50" w:firstLine="110"/>
        <w:rPr>
          <w:b/>
          <w:sz w:val="22"/>
          <w:szCs w:val="22"/>
        </w:rPr>
      </w:pPr>
    </w:p>
    <w:p w:rsidR="00855C87" w:rsidRDefault="00855C87" w:rsidP="00855C87">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ins w:id="7232" w:author="t_竹沢 公佑" w:date="2019-09-18T13:28:00Z"/>
          <w:bCs/>
          <w:sz w:val="22"/>
          <w:szCs w:val="22"/>
        </w:rPr>
      </w:pPr>
      <w:r w:rsidRPr="00121762">
        <w:rPr>
          <w:bCs/>
          <w:sz w:val="22"/>
          <w:szCs w:val="22"/>
        </w:rPr>
        <w:t>This command can fail with the following errors.</w:t>
      </w:r>
    </w:p>
    <w:p w:rsidR="00A033B7" w:rsidRPr="00A033B7" w:rsidRDefault="00A033B7" w:rsidP="00A033B7">
      <w:pPr>
        <w:spacing w:line="0" w:lineRule="atLeast"/>
        <w:ind w:right="1020" w:firstLineChars="200" w:firstLine="440"/>
        <w:rPr>
          <w:ins w:id="7233" w:author="t_竹沢 公佑" w:date="2019-09-18T13:29:00Z"/>
          <w:bCs/>
          <w:sz w:val="22"/>
          <w:szCs w:val="22"/>
        </w:rPr>
      </w:pPr>
      <w:ins w:id="7234" w:author="t_竹沢 公佑" w:date="2019-09-18T13:29:00Z">
        <w:r w:rsidRPr="00A033B7">
          <w:rPr>
            <w:bCs/>
            <w:sz w:val="22"/>
            <w:szCs w:val="22"/>
          </w:rPr>
          <w:t>EINVAL</w:t>
        </w:r>
      </w:ins>
    </w:p>
    <w:p w:rsidR="00A033B7" w:rsidRPr="00A033B7" w:rsidRDefault="00A033B7" w:rsidP="00A033B7">
      <w:pPr>
        <w:spacing w:line="0" w:lineRule="atLeast"/>
        <w:ind w:right="1020" w:firstLineChars="200" w:firstLine="440"/>
        <w:rPr>
          <w:ins w:id="7235" w:author="t_竹沢 公佑" w:date="2019-09-18T13:29:00Z"/>
          <w:bCs/>
          <w:sz w:val="22"/>
          <w:szCs w:val="22"/>
        </w:rPr>
      </w:pPr>
      <w:ins w:id="7236" w:author="t_竹沢 公佑" w:date="2019-09-18T13:29:00Z">
        <w:r w:rsidRPr="00A033B7">
          <w:rPr>
            <w:bCs/>
            <w:sz w:val="22"/>
            <w:szCs w:val="22"/>
          </w:rPr>
          <w:t xml:space="preserve">  When number of SFP modules is invalid , </w:t>
        </w:r>
      </w:ins>
    </w:p>
    <w:p w:rsidR="00A033B7" w:rsidRPr="00A033B7" w:rsidRDefault="00A033B7" w:rsidP="00A033B7">
      <w:pPr>
        <w:spacing w:line="0" w:lineRule="atLeast"/>
        <w:ind w:right="1020" w:firstLineChars="200" w:firstLine="440"/>
        <w:rPr>
          <w:ins w:id="7237" w:author="t_竹沢 公佑" w:date="2019-09-18T13:29:00Z"/>
          <w:bCs/>
          <w:sz w:val="22"/>
          <w:szCs w:val="22"/>
        </w:rPr>
      </w:pPr>
      <w:ins w:id="7238" w:author="t_竹沢 公佑" w:date="2019-09-18T13:29:00Z">
        <w:r w:rsidRPr="00A033B7">
          <w:rPr>
            <w:bCs/>
            <w:sz w:val="22"/>
            <w:szCs w:val="22"/>
          </w:rPr>
          <w:t xml:space="preserve">  I2C address is invalid or write data size is invalid.</w:t>
        </w:r>
      </w:ins>
    </w:p>
    <w:p w:rsidR="00A033B7" w:rsidRPr="00A033B7" w:rsidRDefault="00A033B7" w:rsidP="00A033B7">
      <w:pPr>
        <w:spacing w:line="0" w:lineRule="atLeast"/>
        <w:ind w:right="1020" w:firstLineChars="200" w:firstLine="440"/>
        <w:rPr>
          <w:ins w:id="7239" w:author="t_竹沢 公佑" w:date="2019-09-18T13:29:00Z"/>
          <w:bCs/>
          <w:sz w:val="22"/>
          <w:szCs w:val="22"/>
        </w:rPr>
      </w:pPr>
      <w:ins w:id="7240" w:author="t_竹沢 公佑" w:date="2019-09-18T13:29:00Z">
        <w:r w:rsidRPr="00A033B7">
          <w:rPr>
            <w:bCs/>
            <w:sz w:val="22"/>
            <w:szCs w:val="22"/>
          </w:rPr>
          <w:t xml:space="preserve">  Please confirm the description of Parameter field.</w:t>
        </w:r>
      </w:ins>
    </w:p>
    <w:p w:rsidR="00A033B7" w:rsidRPr="00A033B7" w:rsidRDefault="00A033B7" w:rsidP="00A033B7">
      <w:pPr>
        <w:spacing w:line="0" w:lineRule="atLeast"/>
        <w:ind w:right="1020" w:firstLineChars="200" w:firstLine="440"/>
        <w:rPr>
          <w:ins w:id="7241" w:author="t_竹沢 公佑" w:date="2019-09-18T13:29:00Z"/>
          <w:bCs/>
          <w:sz w:val="22"/>
          <w:szCs w:val="22"/>
        </w:rPr>
      </w:pPr>
      <w:ins w:id="7242" w:author="t_竹沢 公佑" w:date="2019-09-18T13:29:00Z">
        <w:r w:rsidRPr="00A033B7">
          <w:rPr>
            <w:bCs/>
            <w:sz w:val="22"/>
            <w:szCs w:val="22"/>
          </w:rPr>
          <w:t>EIO</w:t>
        </w:r>
      </w:ins>
    </w:p>
    <w:p w:rsidR="00A033B7" w:rsidRPr="00A033B7" w:rsidRDefault="00A033B7" w:rsidP="00A033B7">
      <w:pPr>
        <w:spacing w:line="0" w:lineRule="atLeast"/>
        <w:ind w:right="1020" w:firstLineChars="200" w:firstLine="440"/>
        <w:rPr>
          <w:ins w:id="7243" w:author="t_竹沢 公佑" w:date="2019-09-18T13:29:00Z"/>
          <w:bCs/>
          <w:sz w:val="22"/>
          <w:szCs w:val="22"/>
        </w:rPr>
      </w:pPr>
      <w:ins w:id="7244" w:author="t_竹沢 公佑" w:date="2019-09-18T13:29:00Z">
        <w:r w:rsidRPr="00A033B7">
          <w:rPr>
            <w:bCs/>
            <w:sz w:val="22"/>
            <w:szCs w:val="22"/>
          </w:rPr>
          <w:t xml:space="preserve">  When </w:t>
        </w:r>
      </w:ins>
      <w:ins w:id="7245" w:author="t_竹沢 公佑" w:date="2019-10-05T14:35:00Z">
        <w:r w:rsidR="00D566F3">
          <w:rPr>
            <w:rFonts w:hint="eastAsia"/>
            <w:bCs/>
            <w:sz w:val="22"/>
            <w:szCs w:val="22"/>
          </w:rPr>
          <w:t xml:space="preserve">this command </w:t>
        </w:r>
      </w:ins>
      <w:ins w:id="7246" w:author="t_竹沢 公佑" w:date="2019-09-18T13:29:00Z">
        <w:r w:rsidRPr="00A033B7">
          <w:rPr>
            <w:bCs/>
            <w:sz w:val="22"/>
            <w:szCs w:val="22"/>
          </w:rPr>
          <w:t>fail</w:t>
        </w:r>
      </w:ins>
      <w:ins w:id="7247" w:author="t_竹沢 公佑" w:date="2019-10-05T14:35:00Z">
        <w:r w:rsidR="00D566F3">
          <w:rPr>
            <w:rFonts w:hint="eastAsia"/>
            <w:bCs/>
            <w:sz w:val="22"/>
            <w:szCs w:val="22"/>
          </w:rPr>
          <w:t>s</w:t>
        </w:r>
      </w:ins>
      <w:ins w:id="7248" w:author="t_竹沢 公佑" w:date="2019-09-18T13:29:00Z">
        <w:r w:rsidRPr="00A033B7">
          <w:rPr>
            <w:bCs/>
            <w:sz w:val="22"/>
            <w:szCs w:val="22"/>
          </w:rPr>
          <w:t xml:space="preserve"> to read or write internal register.</w:t>
        </w:r>
      </w:ins>
    </w:p>
    <w:p w:rsidR="00A033B7" w:rsidRPr="00A033B7" w:rsidRDefault="00A033B7" w:rsidP="00A033B7">
      <w:pPr>
        <w:spacing w:line="0" w:lineRule="atLeast"/>
        <w:ind w:right="1020" w:firstLineChars="200" w:firstLine="440"/>
        <w:rPr>
          <w:ins w:id="7249" w:author="t_竹沢 公佑" w:date="2019-09-18T13:29:00Z"/>
          <w:bCs/>
          <w:sz w:val="22"/>
          <w:szCs w:val="22"/>
        </w:rPr>
      </w:pPr>
      <w:ins w:id="7250" w:author="t_竹沢 公佑" w:date="2019-09-18T13:29:00Z">
        <w:r w:rsidRPr="00A033B7">
          <w:rPr>
            <w:bCs/>
            <w:sz w:val="22"/>
            <w:szCs w:val="22"/>
          </w:rPr>
          <w:t xml:space="preserve">  This errno means device driver can't control the device.</w:t>
        </w:r>
      </w:ins>
    </w:p>
    <w:p w:rsidR="00A033B7" w:rsidRPr="00A033B7" w:rsidRDefault="00A033B7" w:rsidP="00A033B7">
      <w:pPr>
        <w:spacing w:line="0" w:lineRule="atLeast"/>
        <w:ind w:right="1020" w:firstLineChars="200" w:firstLine="440"/>
        <w:rPr>
          <w:ins w:id="7251" w:author="t_竹沢 公佑" w:date="2019-09-18T13:29:00Z"/>
          <w:bCs/>
          <w:sz w:val="22"/>
          <w:szCs w:val="22"/>
        </w:rPr>
      </w:pPr>
      <w:ins w:id="7252" w:author="t_竹沢 公佑" w:date="2019-09-18T13:29:00Z">
        <w:r w:rsidRPr="00A033B7">
          <w:rPr>
            <w:bCs/>
            <w:sz w:val="22"/>
            <w:szCs w:val="22"/>
          </w:rPr>
          <w:t xml:space="preserve">  If this error occurrs often, it may be hardware error is happend.</w:t>
        </w:r>
      </w:ins>
    </w:p>
    <w:p w:rsidR="00A033B7" w:rsidRPr="00A033B7" w:rsidRDefault="00A033B7" w:rsidP="00A033B7">
      <w:pPr>
        <w:spacing w:line="0" w:lineRule="atLeast"/>
        <w:ind w:right="1020" w:firstLineChars="200" w:firstLine="440"/>
        <w:rPr>
          <w:ins w:id="7253" w:author="t_竹沢 公佑" w:date="2019-09-18T13:29:00Z"/>
          <w:bCs/>
          <w:sz w:val="22"/>
          <w:szCs w:val="22"/>
        </w:rPr>
      </w:pPr>
      <w:ins w:id="7254" w:author="t_竹沢 公佑" w:date="2019-09-18T13:29:00Z">
        <w:r w:rsidRPr="00A033B7">
          <w:rPr>
            <w:bCs/>
            <w:sz w:val="22"/>
            <w:szCs w:val="22"/>
          </w:rPr>
          <w:t xml:space="preserve">  Please execute cold-reboot and try again.</w:t>
        </w:r>
      </w:ins>
    </w:p>
    <w:p w:rsidR="00A033B7" w:rsidRPr="00A033B7" w:rsidRDefault="00A033B7" w:rsidP="00A033B7">
      <w:pPr>
        <w:spacing w:line="0" w:lineRule="atLeast"/>
        <w:ind w:right="1020" w:firstLineChars="200" w:firstLine="440"/>
        <w:rPr>
          <w:ins w:id="7255" w:author="t_竹沢 公佑" w:date="2019-09-18T13:29:00Z"/>
          <w:bCs/>
          <w:sz w:val="22"/>
          <w:szCs w:val="22"/>
        </w:rPr>
      </w:pPr>
      <w:ins w:id="7256" w:author="t_竹沢 公佑" w:date="2019-09-18T13:29:00Z">
        <w:r w:rsidRPr="00A033B7">
          <w:rPr>
            <w:bCs/>
            <w:sz w:val="22"/>
            <w:szCs w:val="22"/>
          </w:rPr>
          <w:t>EFAULT</w:t>
        </w:r>
      </w:ins>
    </w:p>
    <w:p w:rsidR="00A033B7" w:rsidRDefault="00A033B7">
      <w:pPr>
        <w:spacing w:line="0" w:lineRule="atLeast"/>
        <w:ind w:leftChars="200" w:left="700" w:right="1020" w:hangingChars="100" w:hanging="220"/>
        <w:rPr>
          <w:ins w:id="7257" w:author="t_竹沢 公佑" w:date="2019-09-18T13:29:00Z"/>
          <w:bCs/>
          <w:sz w:val="22"/>
          <w:szCs w:val="22"/>
        </w:rPr>
        <w:pPrChange w:id="7258" w:author="t_竹沢 公佑" w:date="2019-09-18T13:29:00Z">
          <w:pPr>
            <w:spacing w:line="0" w:lineRule="atLeast"/>
            <w:ind w:right="1020" w:firstLineChars="200" w:firstLine="440"/>
          </w:pPr>
        </w:pPrChange>
      </w:pPr>
      <w:ins w:id="7259" w:author="t_竹沢 公佑" w:date="2019-09-18T13:29:00Z">
        <w:r w:rsidRPr="00A033B7">
          <w:rPr>
            <w:bCs/>
            <w:sz w:val="22"/>
            <w:szCs w:val="22"/>
          </w:rPr>
          <w:t xml:space="preserve">  When this </w:t>
        </w:r>
      </w:ins>
      <w:ins w:id="7260" w:author="t_竹沢 公佑" w:date="2019-10-05T14:35:00Z">
        <w:r w:rsidR="00D566F3">
          <w:rPr>
            <w:rFonts w:hint="eastAsia"/>
            <w:bCs/>
            <w:sz w:val="22"/>
            <w:szCs w:val="22"/>
          </w:rPr>
          <w:t xml:space="preserve">command </w:t>
        </w:r>
      </w:ins>
      <w:ins w:id="7261" w:author="t_竹沢 公佑" w:date="2019-09-18T13:29:00Z">
        <w:r w:rsidR="00D566F3">
          <w:rPr>
            <w:bCs/>
            <w:sz w:val="22"/>
            <w:szCs w:val="22"/>
          </w:rPr>
          <w:t>fail</w:t>
        </w:r>
      </w:ins>
      <w:ins w:id="7262" w:author="t_竹沢 公佑" w:date="2019-10-05T14:35:00Z">
        <w:r w:rsidR="00D566F3">
          <w:rPr>
            <w:rFonts w:hint="eastAsia"/>
            <w:bCs/>
            <w:sz w:val="22"/>
            <w:szCs w:val="22"/>
          </w:rPr>
          <w:t>s</w:t>
        </w:r>
      </w:ins>
      <w:ins w:id="7263" w:author="t_竹沢 公佑" w:date="2019-09-18T13:29:00Z">
        <w:r w:rsidRPr="00A033B7">
          <w:rPr>
            <w:bCs/>
            <w:sz w:val="22"/>
            <w:szCs w:val="22"/>
          </w:rPr>
          <w:t xml:space="preserve"> to copy the command information (*p_cmd pointed) from a userspace, it sets EFAULT to errno. </w:t>
        </w:r>
      </w:ins>
    </w:p>
    <w:p w:rsidR="00A033B7" w:rsidRDefault="00D566F3">
      <w:pPr>
        <w:spacing w:line="0" w:lineRule="atLeast"/>
        <w:ind w:leftChars="300" w:left="720" w:right="1020"/>
        <w:rPr>
          <w:ins w:id="7264" w:author="t_竹沢 公佑" w:date="2019-09-18T13:29:00Z"/>
          <w:bCs/>
          <w:sz w:val="22"/>
          <w:szCs w:val="22"/>
        </w:rPr>
        <w:pPrChange w:id="7265" w:author="t_竹沢 公佑" w:date="2019-09-18T13:29:00Z">
          <w:pPr>
            <w:spacing w:line="0" w:lineRule="atLeast"/>
            <w:ind w:right="1020" w:firstLineChars="200" w:firstLine="440"/>
          </w:pPr>
        </w:pPrChange>
      </w:pPr>
      <w:ins w:id="7266" w:author="t_竹沢 公佑" w:date="2019-10-05T14:35:00Z">
        <w:r>
          <w:rPr>
            <w:rFonts w:hint="eastAsia"/>
            <w:bCs/>
            <w:sz w:val="22"/>
            <w:szCs w:val="22"/>
          </w:rPr>
          <w:t xml:space="preserve">Your </w:t>
        </w:r>
      </w:ins>
      <w:ins w:id="7267" w:author="t_竹沢 公佑" w:date="2019-09-18T13:29:00Z">
        <w:r w:rsidR="00A033B7" w:rsidRPr="00A033B7">
          <w:rPr>
            <w:bCs/>
            <w:sz w:val="22"/>
            <w:szCs w:val="22"/>
          </w:rPr>
          <w:t>application may give an invalid address to this pointer, please check its address.</w:t>
        </w:r>
      </w:ins>
    </w:p>
    <w:p w:rsidR="00A033B7" w:rsidRPr="00B22C77" w:rsidRDefault="00A033B7">
      <w:pPr>
        <w:spacing w:line="0" w:lineRule="atLeast"/>
        <w:ind w:right="1020" w:firstLineChars="50" w:firstLine="110"/>
        <w:rPr>
          <w:ins w:id="7268" w:author="t_竹沢 公佑" w:date="2019-09-18T13:29:00Z"/>
          <w:bCs/>
          <w:sz w:val="22"/>
          <w:szCs w:val="22"/>
        </w:rPr>
        <w:pPrChange w:id="7269" w:author="t_竹沢 公佑" w:date="2019-09-18T13:30:00Z">
          <w:pPr>
            <w:spacing w:line="0" w:lineRule="atLeast"/>
            <w:ind w:right="1020" w:firstLineChars="200" w:firstLine="440"/>
          </w:pPr>
        </w:pPrChange>
      </w:pPr>
      <w:ins w:id="7270" w:author="t_竹沢 公佑" w:date="2019-09-18T13:29:00Z">
        <w:r>
          <w:rPr>
            <w:bCs/>
            <w:sz w:val="22"/>
            <w:szCs w:val="22"/>
          </w:rPr>
          <w:br w:type="page"/>
        </w:r>
      </w:ins>
      <w:ins w:id="7271" w:author="t_竹沢 公佑" w:date="2019-09-18T13:30:00Z">
        <w:r>
          <w:rPr>
            <w:rFonts w:hint="eastAsia"/>
            <w:b/>
            <w:sz w:val="22"/>
            <w:szCs w:val="22"/>
          </w:rPr>
          <w:lastRenderedPageBreak/>
          <w:t>【Errors】</w:t>
        </w:r>
        <w:r w:rsidRPr="0056709F">
          <w:rPr>
            <w:rFonts w:hint="eastAsia"/>
            <w:sz w:val="22"/>
            <w:szCs w:val="22"/>
          </w:rPr>
          <w:t>(Con</w:t>
        </w:r>
        <w:r>
          <w:rPr>
            <w:rFonts w:hint="eastAsia"/>
            <w:sz w:val="22"/>
            <w:szCs w:val="22"/>
          </w:rPr>
          <w:t>tinued from the previous page.</w:t>
        </w:r>
        <w:r w:rsidRPr="0056709F">
          <w:rPr>
            <w:rFonts w:hint="eastAsia"/>
            <w:sz w:val="22"/>
            <w:szCs w:val="22"/>
          </w:rPr>
          <w:t>)</w:t>
        </w:r>
      </w:ins>
    </w:p>
    <w:p w:rsidR="00A033B7" w:rsidRPr="00A033B7" w:rsidRDefault="00A033B7" w:rsidP="00A033B7">
      <w:pPr>
        <w:spacing w:line="0" w:lineRule="atLeast"/>
        <w:ind w:right="1020" w:firstLineChars="200" w:firstLine="440"/>
        <w:rPr>
          <w:ins w:id="7272" w:author="t_竹沢 公佑" w:date="2019-09-18T13:29:00Z"/>
          <w:bCs/>
          <w:sz w:val="22"/>
          <w:szCs w:val="22"/>
        </w:rPr>
      </w:pPr>
      <w:ins w:id="7273" w:author="t_竹沢 公佑" w:date="2019-09-18T13:29:00Z">
        <w:r w:rsidRPr="00A033B7">
          <w:rPr>
            <w:bCs/>
            <w:sz w:val="22"/>
            <w:szCs w:val="22"/>
          </w:rPr>
          <w:t>EREMOTEIO(driver version 2.0.3 or later)</w:t>
        </w:r>
      </w:ins>
    </w:p>
    <w:p w:rsidR="00A033B7" w:rsidRPr="00A033B7" w:rsidRDefault="00A033B7" w:rsidP="00A033B7">
      <w:pPr>
        <w:spacing w:line="0" w:lineRule="atLeast"/>
        <w:ind w:right="1020" w:firstLineChars="200" w:firstLine="440"/>
        <w:rPr>
          <w:ins w:id="7274" w:author="t_竹沢 公佑" w:date="2019-09-18T13:29:00Z"/>
          <w:bCs/>
          <w:sz w:val="22"/>
          <w:szCs w:val="22"/>
        </w:rPr>
      </w:pPr>
      <w:ins w:id="7275" w:author="t_竹沢 公佑" w:date="2019-09-18T13:29:00Z">
        <w:r w:rsidRPr="00A033B7">
          <w:rPr>
            <w:bCs/>
            <w:sz w:val="22"/>
            <w:szCs w:val="22"/>
          </w:rPr>
          <w:t xml:space="preserve">  I2c operation is completed. But, i2c timeout or NACK is occurred.</w:t>
        </w:r>
      </w:ins>
    </w:p>
    <w:p w:rsidR="00A033B7" w:rsidRPr="00A033B7" w:rsidRDefault="00A033B7" w:rsidP="00A033B7">
      <w:pPr>
        <w:spacing w:line="0" w:lineRule="atLeast"/>
        <w:ind w:right="1020" w:firstLineChars="200" w:firstLine="440"/>
        <w:rPr>
          <w:ins w:id="7276" w:author="t_竹沢 公佑" w:date="2019-09-18T13:29:00Z"/>
          <w:bCs/>
          <w:sz w:val="22"/>
          <w:szCs w:val="22"/>
        </w:rPr>
      </w:pPr>
      <w:ins w:id="7277" w:author="t_竹沢 公佑" w:date="2019-09-18T13:29:00Z">
        <w:r w:rsidRPr="00A033B7">
          <w:rPr>
            <w:bCs/>
            <w:sz w:val="22"/>
            <w:szCs w:val="22"/>
          </w:rPr>
          <w:t>ETIME(driver version 2.0.3 or later)</w:t>
        </w:r>
      </w:ins>
    </w:p>
    <w:p w:rsidR="00A033B7" w:rsidRPr="00A033B7" w:rsidRDefault="00A033B7" w:rsidP="00A033B7">
      <w:pPr>
        <w:spacing w:line="0" w:lineRule="atLeast"/>
        <w:ind w:right="1020" w:firstLineChars="200" w:firstLine="440"/>
        <w:rPr>
          <w:ins w:id="7278" w:author="t_竹沢 公佑" w:date="2019-09-18T13:29:00Z"/>
          <w:bCs/>
          <w:sz w:val="22"/>
          <w:szCs w:val="22"/>
        </w:rPr>
      </w:pPr>
      <w:ins w:id="7279" w:author="t_竹沢 公佑" w:date="2019-09-18T13:29:00Z">
        <w:r w:rsidRPr="00A033B7">
          <w:rPr>
            <w:bCs/>
            <w:sz w:val="22"/>
            <w:szCs w:val="22"/>
          </w:rPr>
          <w:t xml:space="preserve">  When </w:t>
        </w:r>
        <w:r w:rsidR="00D566F3">
          <w:rPr>
            <w:bCs/>
            <w:sz w:val="22"/>
            <w:szCs w:val="22"/>
          </w:rPr>
          <w:t>timeout occur</w:t>
        </w:r>
      </w:ins>
      <w:ins w:id="7280" w:author="t_竹沢 公佑" w:date="2019-10-05T14:36:00Z">
        <w:r w:rsidR="00D566F3">
          <w:rPr>
            <w:rFonts w:hint="eastAsia"/>
            <w:bCs/>
            <w:sz w:val="22"/>
            <w:szCs w:val="22"/>
          </w:rPr>
          <w:t>s</w:t>
        </w:r>
      </w:ins>
      <w:ins w:id="7281" w:author="t_竹沢 公佑" w:date="2019-09-18T13:29:00Z">
        <w:r w:rsidRPr="00A033B7">
          <w:rPr>
            <w:bCs/>
            <w:sz w:val="22"/>
            <w:szCs w:val="22"/>
          </w:rPr>
          <w:t>.</w:t>
        </w:r>
      </w:ins>
    </w:p>
    <w:p w:rsidR="00A033B7" w:rsidRPr="00A033B7" w:rsidRDefault="00A033B7" w:rsidP="00A033B7">
      <w:pPr>
        <w:spacing w:line="0" w:lineRule="atLeast"/>
        <w:ind w:right="1020" w:firstLineChars="200" w:firstLine="440"/>
        <w:rPr>
          <w:ins w:id="7282" w:author="t_竹沢 公佑" w:date="2019-09-18T13:29:00Z"/>
          <w:bCs/>
          <w:sz w:val="22"/>
          <w:szCs w:val="22"/>
        </w:rPr>
      </w:pPr>
      <w:ins w:id="7283" w:author="t_竹沢 公佑" w:date="2019-09-18T13:29:00Z">
        <w:r w:rsidRPr="00A033B7">
          <w:rPr>
            <w:bCs/>
            <w:sz w:val="22"/>
            <w:szCs w:val="22"/>
          </w:rPr>
          <w:t xml:space="preserve">  Please confirm the description of Synchronization field.</w:t>
        </w:r>
      </w:ins>
    </w:p>
    <w:p w:rsidR="00A033B7" w:rsidRDefault="00A033B7">
      <w:pPr>
        <w:spacing w:line="0" w:lineRule="atLeast"/>
        <w:ind w:right="1020"/>
        <w:rPr>
          <w:ins w:id="7284" w:author="t_竹沢 公佑" w:date="2019-09-18T13:28:00Z"/>
          <w:bCs/>
          <w:sz w:val="22"/>
          <w:szCs w:val="22"/>
        </w:rPr>
        <w:pPrChange w:id="7285" w:author="t_竹沢 公佑" w:date="2019-09-18T13:30:00Z">
          <w:pPr>
            <w:spacing w:line="0" w:lineRule="atLeast"/>
            <w:ind w:right="1020" w:firstLineChars="200" w:firstLine="440"/>
          </w:pPr>
        </w:pPrChange>
      </w:pPr>
    </w:p>
    <w:p w:rsidR="00A033B7" w:rsidDel="00A033B7" w:rsidRDefault="00A033B7" w:rsidP="00121762">
      <w:pPr>
        <w:spacing w:line="0" w:lineRule="atLeast"/>
        <w:ind w:right="1020" w:firstLineChars="200" w:firstLine="440"/>
        <w:rPr>
          <w:del w:id="7286" w:author="t_竹沢 公佑" w:date="2019-09-18T13:30:00Z"/>
          <w:bCs/>
          <w:sz w:val="22"/>
          <w:szCs w:val="22"/>
        </w:rPr>
      </w:pPr>
    </w:p>
    <w:p w:rsidR="00855C87" w:rsidDel="00A033B7" w:rsidRDefault="00855C87" w:rsidP="00855C87">
      <w:pPr>
        <w:spacing w:line="0" w:lineRule="atLeast"/>
        <w:ind w:right="1020" w:firstLineChars="200" w:firstLine="440"/>
        <w:rPr>
          <w:del w:id="7287" w:author="t_竹沢 公佑" w:date="2019-09-18T13:30:00Z"/>
          <w:bCs/>
          <w:sz w:val="22"/>
          <w:szCs w:val="22"/>
        </w:rPr>
      </w:pPr>
      <w:del w:id="7288" w:author="t_竹沢 公佑" w:date="2019-09-18T13:30:00Z">
        <w:r w:rsidRPr="00AC10EE" w:rsidDel="00A033B7">
          <w:rPr>
            <w:bCs/>
            <w:sz w:val="22"/>
            <w:szCs w:val="22"/>
          </w:rPr>
          <w:delText>EINVAL</w:delText>
        </w:r>
      </w:del>
    </w:p>
    <w:p w:rsidR="00855C87" w:rsidDel="00A033B7" w:rsidRDefault="00855C87" w:rsidP="00855C87">
      <w:pPr>
        <w:spacing w:line="0" w:lineRule="atLeast"/>
        <w:ind w:right="1020" w:firstLineChars="200" w:firstLine="440"/>
        <w:rPr>
          <w:del w:id="7289" w:author="t_竹沢 公佑" w:date="2019-09-18T13:30:00Z"/>
          <w:bCs/>
          <w:sz w:val="22"/>
          <w:szCs w:val="22"/>
        </w:rPr>
      </w:pPr>
      <w:del w:id="7290" w:author="t_竹沢 公佑" w:date="2019-09-18T13:30:00Z">
        <w:r w:rsidDel="00A033B7">
          <w:rPr>
            <w:rFonts w:hint="eastAsia"/>
            <w:bCs/>
            <w:sz w:val="22"/>
            <w:szCs w:val="22"/>
          </w:rPr>
          <w:delText xml:space="preserve">  When number of SFP modules is invalid , I2C address is invalid or write data size is invalid.</w:delText>
        </w:r>
      </w:del>
    </w:p>
    <w:p w:rsidR="00855C87" w:rsidDel="00A033B7" w:rsidRDefault="00855C87" w:rsidP="00855C87">
      <w:pPr>
        <w:spacing w:line="0" w:lineRule="atLeast"/>
        <w:ind w:right="1020" w:firstLineChars="200" w:firstLine="440"/>
        <w:rPr>
          <w:del w:id="7291" w:author="t_竹沢 公佑" w:date="2019-09-18T13:30:00Z"/>
          <w:bCs/>
          <w:sz w:val="22"/>
          <w:szCs w:val="22"/>
        </w:rPr>
      </w:pPr>
      <w:del w:id="7292" w:author="t_竹沢 公佑" w:date="2019-09-18T13:30:00Z">
        <w:r w:rsidDel="00A033B7">
          <w:rPr>
            <w:rFonts w:hint="eastAsia"/>
            <w:bCs/>
            <w:sz w:val="22"/>
            <w:szCs w:val="22"/>
          </w:rPr>
          <w:delText>EIO</w:delText>
        </w:r>
      </w:del>
    </w:p>
    <w:p w:rsidR="00855C87" w:rsidDel="00A033B7" w:rsidRDefault="00855C87" w:rsidP="00855C87">
      <w:pPr>
        <w:spacing w:line="0" w:lineRule="atLeast"/>
        <w:ind w:right="1020" w:firstLineChars="200" w:firstLine="440"/>
        <w:rPr>
          <w:del w:id="7293" w:author="t_竹沢 公佑" w:date="2019-09-18T13:30:00Z"/>
          <w:bCs/>
          <w:sz w:val="22"/>
          <w:szCs w:val="22"/>
        </w:rPr>
      </w:pPr>
      <w:del w:id="7294" w:author="t_竹沢 公佑" w:date="2019-09-18T13:30:00Z">
        <w:r w:rsidDel="00A033B7">
          <w:rPr>
            <w:rFonts w:hint="eastAsia"/>
            <w:bCs/>
            <w:sz w:val="22"/>
            <w:szCs w:val="22"/>
          </w:rPr>
          <w:delText xml:space="preserve">  When fail to read or write internal register.</w:delText>
        </w:r>
      </w:del>
    </w:p>
    <w:p w:rsidR="009F11A5" w:rsidDel="009F11A5" w:rsidRDefault="00855C87">
      <w:pPr>
        <w:spacing w:line="0" w:lineRule="atLeast"/>
        <w:ind w:left="660" w:right="1020" w:hangingChars="300" w:hanging="660"/>
        <w:rPr>
          <w:del w:id="7295" w:author="t_竹沢 公佑" w:date="2019-08-24T13:31:00Z"/>
          <w:bCs/>
          <w:sz w:val="22"/>
          <w:szCs w:val="22"/>
        </w:rPr>
        <w:pPrChange w:id="7296" w:author="t_竹沢 公佑" w:date="2019-08-24T13:33:00Z">
          <w:pPr>
            <w:spacing w:line="0" w:lineRule="atLeast"/>
            <w:ind w:right="1020" w:firstLineChars="200" w:firstLine="440"/>
          </w:pPr>
        </w:pPrChange>
      </w:pPr>
      <w:del w:id="7297" w:author="t_竹沢 公佑" w:date="2019-09-18T13:30:00Z">
        <w:r w:rsidRPr="00AC10EE" w:rsidDel="00A033B7">
          <w:rPr>
            <w:bCs/>
            <w:sz w:val="22"/>
            <w:szCs w:val="22"/>
          </w:rPr>
          <w:delText>E</w:delText>
        </w:r>
        <w:r w:rsidDel="00A033B7">
          <w:rPr>
            <w:rFonts w:hint="eastAsia"/>
            <w:bCs/>
            <w:sz w:val="22"/>
            <w:szCs w:val="22"/>
          </w:rPr>
          <w:delText>FAULT</w:delText>
        </w:r>
      </w:del>
    </w:p>
    <w:p w:rsidR="00855C87" w:rsidDel="00A033B7" w:rsidRDefault="00855C87">
      <w:pPr>
        <w:spacing w:line="0" w:lineRule="atLeast"/>
        <w:ind w:left="660" w:right="1020" w:hangingChars="300" w:hanging="660"/>
        <w:rPr>
          <w:del w:id="7298" w:author="t_竹沢 公佑" w:date="2019-09-18T13:30:00Z"/>
          <w:bCs/>
          <w:sz w:val="22"/>
          <w:szCs w:val="22"/>
        </w:rPr>
        <w:pPrChange w:id="7299" w:author="t_竹沢 公佑" w:date="2019-08-24T13:33:00Z">
          <w:pPr>
            <w:spacing w:line="0" w:lineRule="atLeast"/>
            <w:ind w:right="1020" w:firstLineChars="200" w:firstLine="440"/>
          </w:pPr>
        </w:pPrChange>
      </w:pPr>
      <w:del w:id="7300" w:author="t_竹沢 公佑" w:date="2019-08-24T13:31:00Z">
        <w:r w:rsidDel="009F11A5">
          <w:rPr>
            <w:rFonts w:hint="eastAsia"/>
            <w:bCs/>
            <w:sz w:val="22"/>
            <w:szCs w:val="22"/>
          </w:rPr>
          <w:delText xml:space="preserve">  When f</w:delText>
        </w:r>
        <w:r w:rsidDel="009F11A5">
          <w:rPr>
            <w:bCs/>
            <w:sz w:val="22"/>
            <w:szCs w:val="22"/>
          </w:rPr>
          <w:delText xml:space="preserve">ail to copy memory (kernel </w:delText>
        </w:r>
        <w:r w:rsidDel="009F11A5">
          <w:rPr>
            <w:rFonts w:hint="eastAsia"/>
            <w:bCs/>
            <w:sz w:val="22"/>
            <w:szCs w:val="22"/>
          </w:rPr>
          <w:delText>&lt;-</w:delText>
        </w:r>
        <w:r w:rsidRPr="00B23592" w:rsidDel="009F11A5">
          <w:rPr>
            <w:bCs/>
            <w:sz w:val="22"/>
            <w:szCs w:val="22"/>
          </w:rPr>
          <w:delText xml:space="preserve"> user).</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RDefault="00E31FC8" w:rsidP="00596636">
      <w:pPr>
        <w:spacing w:line="0" w:lineRule="atLeast"/>
        <w:ind w:right="1020" w:firstLineChars="200" w:firstLine="440"/>
        <w:rPr>
          <w:ins w:id="7301" w:author="t_竹沢 公佑" w:date="2019-09-18T14:10:00Z"/>
          <w:bCs/>
          <w:sz w:val="22"/>
          <w:szCs w:val="22"/>
        </w:rPr>
      </w:pPr>
      <w:r>
        <w:rPr>
          <w:rFonts w:hint="eastAsia"/>
          <w:bCs/>
          <w:sz w:val="22"/>
          <w:szCs w:val="22"/>
        </w:rPr>
        <w:t>S</w:t>
      </w:r>
      <w:r w:rsidR="00596636" w:rsidRPr="00596636">
        <w:rPr>
          <w:bCs/>
          <w:sz w:val="22"/>
          <w:szCs w:val="22"/>
        </w:rPr>
        <w:t>ynchronous</w:t>
      </w:r>
    </w:p>
    <w:p w:rsidR="00CA10F0" w:rsidRDefault="00CA10F0" w:rsidP="00596636">
      <w:pPr>
        <w:spacing w:line="0" w:lineRule="atLeast"/>
        <w:ind w:right="1020" w:firstLineChars="200" w:firstLine="440"/>
        <w:rPr>
          <w:ins w:id="7302" w:author="t_竹沢 公佑" w:date="2019-09-18T14:08:00Z"/>
          <w:bCs/>
          <w:sz w:val="22"/>
          <w:szCs w:val="22"/>
        </w:rPr>
      </w:pPr>
      <w:ins w:id="7303" w:author="t_竹沢 公佑" w:date="2019-09-18T14:10:00Z">
        <w:r>
          <w:rPr>
            <w:rFonts w:hint="eastAsia"/>
            <w:bCs/>
            <w:sz w:val="22"/>
            <w:szCs w:val="22"/>
          </w:rPr>
          <w:t>Timeout</w:t>
        </w:r>
      </w:ins>
    </w:p>
    <w:p w:rsidR="00CA10F0" w:rsidRDefault="00CA10F0">
      <w:pPr>
        <w:spacing w:line="0" w:lineRule="atLeast"/>
        <w:ind w:right="1020" w:firstLineChars="381" w:firstLine="838"/>
        <w:rPr>
          <w:ins w:id="7304" w:author="t_竹沢 公佑" w:date="2019-09-18T14:10:00Z"/>
          <w:bCs/>
          <w:sz w:val="22"/>
          <w:szCs w:val="22"/>
        </w:rPr>
        <w:pPrChange w:id="7305" w:author="t_竹沢 公佑" w:date="2019-09-18T14:10:00Z">
          <w:pPr>
            <w:spacing w:line="0" w:lineRule="atLeast"/>
            <w:ind w:right="1020" w:firstLineChars="200" w:firstLine="440"/>
          </w:pPr>
        </w:pPrChange>
      </w:pPr>
      <w:ins w:id="7306" w:author="t_竹沢 公佑" w:date="2019-09-18T14:08:00Z">
        <w:r w:rsidRPr="00CA10F0">
          <w:rPr>
            <w:bCs/>
            <w:sz w:val="22"/>
            <w:szCs w:val="22"/>
          </w:rPr>
          <w:t xml:space="preserve">Maximum Timeout value is 2000ms. </w:t>
        </w:r>
      </w:ins>
    </w:p>
    <w:p w:rsidR="00CA10F0" w:rsidRDefault="00CA10F0">
      <w:pPr>
        <w:spacing w:line="0" w:lineRule="atLeast"/>
        <w:ind w:right="1020" w:firstLineChars="381" w:firstLine="838"/>
        <w:rPr>
          <w:ins w:id="7307" w:author="t_竹沢 公佑" w:date="2019-09-18T14:10:00Z"/>
          <w:bCs/>
          <w:sz w:val="22"/>
          <w:szCs w:val="22"/>
        </w:rPr>
        <w:pPrChange w:id="7308" w:author="t_竹沢 公佑" w:date="2019-09-18T14:10:00Z">
          <w:pPr>
            <w:spacing w:line="0" w:lineRule="atLeast"/>
            <w:ind w:right="1020" w:firstLineChars="200" w:firstLine="440"/>
          </w:pPr>
        </w:pPrChange>
      </w:pPr>
      <w:ins w:id="7309" w:author="t_竹沢 公佑" w:date="2019-09-18T14:08:00Z">
        <w:r w:rsidRPr="00CA10F0">
          <w:rPr>
            <w:bCs/>
            <w:sz w:val="22"/>
            <w:szCs w:val="22"/>
          </w:rPr>
          <w:t>I2c operation</w:t>
        </w:r>
        <w:r>
          <w:rPr>
            <w:bCs/>
            <w:sz w:val="22"/>
            <w:szCs w:val="22"/>
          </w:rPr>
          <w:t xml:space="preserve"> is not completed in this time.</w:t>
        </w:r>
      </w:ins>
      <w:ins w:id="7310" w:author="t_竹沢 公佑" w:date="2019-09-18T14:09:00Z">
        <w:r>
          <w:rPr>
            <w:rFonts w:hint="eastAsia"/>
            <w:bCs/>
            <w:sz w:val="22"/>
            <w:szCs w:val="22"/>
          </w:rPr>
          <w:t xml:space="preserve"> </w:t>
        </w:r>
      </w:ins>
    </w:p>
    <w:p w:rsidR="00CA10F0" w:rsidRDefault="00CA10F0">
      <w:pPr>
        <w:spacing w:line="0" w:lineRule="atLeast"/>
        <w:ind w:right="1020" w:firstLineChars="381" w:firstLine="838"/>
        <w:rPr>
          <w:ins w:id="7311" w:author="t_竹沢 公佑" w:date="2019-09-18T14:10:00Z"/>
          <w:bCs/>
          <w:sz w:val="22"/>
          <w:szCs w:val="22"/>
        </w:rPr>
        <w:pPrChange w:id="7312" w:author="t_竹沢 公佑" w:date="2019-09-18T14:10:00Z">
          <w:pPr>
            <w:spacing w:line="0" w:lineRule="atLeast"/>
            <w:ind w:right="1020" w:firstLineChars="200" w:firstLine="440"/>
          </w:pPr>
        </w:pPrChange>
      </w:pPr>
      <w:ins w:id="7313" w:author="t_竹沢 公佑" w:date="2019-09-18T14:08:00Z">
        <w:r w:rsidRPr="00CA10F0">
          <w:rPr>
            <w:bCs/>
            <w:sz w:val="22"/>
            <w:szCs w:val="22"/>
          </w:rPr>
          <w:t>Please confirm a state of SFP+ module.</w:t>
        </w:r>
      </w:ins>
    </w:p>
    <w:p w:rsidR="00CA10F0" w:rsidRDefault="00CA10F0">
      <w:pPr>
        <w:spacing w:line="0" w:lineRule="atLeast"/>
        <w:ind w:right="1020" w:firstLineChars="381" w:firstLine="838"/>
        <w:rPr>
          <w:ins w:id="7314" w:author="t_竹沢 公佑" w:date="2019-09-18T14:10:00Z"/>
          <w:bCs/>
          <w:sz w:val="22"/>
          <w:szCs w:val="22"/>
        </w:rPr>
        <w:pPrChange w:id="7315" w:author="t_竹沢 公佑" w:date="2019-09-18T14:10:00Z">
          <w:pPr>
            <w:spacing w:line="0" w:lineRule="atLeast"/>
            <w:ind w:right="1020" w:firstLineChars="200" w:firstLine="440"/>
          </w:pPr>
        </w:pPrChange>
      </w:pPr>
      <w:ins w:id="7316" w:author="t_竹沢 公佑" w:date="2019-09-18T14:08:00Z">
        <w:r w:rsidRPr="00CA10F0">
          <w:rPr>
            <w:bCs/>
            <w:sz w:val="22"/>
            <w:szCs w:val="22"/>
          </w:rPr>
          <w:t>Also, please confirm the SFP+ module’s I2c specifica</w:t>
        </w:r>
        <w:r>
          <w:rPr>
            <w:bCs/>
            <w:sz w:val="22"/>
            <w:szCs w:val="22"/>
          </w:rPr>
          <w:t>tion that is inserted to a DRXP</w:t>
        </w:r>
      </w:ins>
    </w:p>
    <w:p w:rsidR="00CA10F0" w:rsidRDefault="00CA10F0">
      <w:pPr>
        <w:spacing w:line="0" w:lineRule="atLeast"/>
        <w:ind w:leftChars="381" w:left="914" w:right="1020"/>
        <w:rPr>
          <w:ins w:id="7317" w:author="t_竹沢 公佑" w:date="2019-09-18T14:10:00Z"/>
          <w:bCs/>
          <w:sz w:val="22"/>
          <w:szCs w:val="22"/>
        </w:rPr>
        <w:pPrChange w:id="7318" w:author="t_竹沢 公佑" w:date="2019-09-18T14:10:00Z">
          <w:pPr>
            <w:spacing w:line="0" w:lineRule="atLeast"/>
            <w:ind w:right="1020" w:firstLineChars="200" w:firstLine="440"/>
          </w:pPr>
        </w:pPrChange>
      </w:pPr>
      <w:ins w:id="7319" w:author="t_竹沢 公佑" w:date="2019-09-18T14:08:00Z">
        <w:r w:rsidRPr="00CA10F0">
          <w:rPr>
            <w:bCs/>
            <w:sz w:val="22"/>
            <w:szCs w:val="22"/>
          </w:rPr>
          <w:t>board.</w:t>
        </w:r>
      </w:ins>
    </w:p>
    <w:p w:rsidR="00CA10F0" w:rsidDel="00CA10F0" w:rsidRDefault="00CA10F0">
      <w:pPr>
        <w:spacing w:line="0" w:lineRule="atLeast"/>
        <w:ind w:right="1020" w:firstLineChars="50" w:firstLine="110"/>
        <w:rPr>
          <w:del w:id="7320" w:author="t_竹沢 公佑" w:date="2019-09-18T14:10:00Z"/>
          <w:bCs/>
          <w:sz w:val="22"/>
          <w:szCs w:val="22"/>
        </w:rPr>
      </w:pPr>
    </w:p>
    <w:p w:rsidR="00CA10F0" w:rsidRPr="00B57A93" w:rsidRDefault="00CA10F0">
      <w:pPr>
        <w:spacing w:line="0" w:lineRule="atLeast"/>
        <w:ind w:leftChars="381" w:left="914" w:right="1020"/>
        <w:rPr>
          <w:ins w:id="7321" w:author="t_竹沢 公佑" w:date="2019-09-18T14:10:00Z"/>
          <w:bCs/>
          <w:sz w:val="22"/>
          <w:szCs w:val="22"/>
        </w:rPr>
        <w:pPrChange w:id="7322" w:author="t_竹沢 公佑" w:date="2019-09-18T14:10:00Z">
          <w:pPr>
            <w:spacing w:line="0" w:lineRule="atLeast"/>
            <w:ind w:right="1020" w:firstLineChars="200" w:firstLine="440"/>
          </w:pPr>
        </w:pPrChange>
      </w:pPr>
    </w:p>
    <w:p w:rsidR="007C52B2" w:rsidDel="00CA10F0" w:rsidRDefault="007C52B2" w:rsidP="007C52B2">
      <w:pPr>
        <w:spacing w:line="0" w:lineRule="atLeast"/>
        <w:ind w:right="1020" w:firstLineChars="200" w:firstLine="440"/>
        <w:rPr>
          <w:ins w:id="7323" w:author="s_佐野 光" w:date="2019-08-20T15:25:00Z"/>
          <w:del w:id="7324" w:author="t_竹沢 公佑" w:date="2019-09-18T14:10:00Z"/>
          <w:bCs/>
          <w:sz w:val="22"/>
          <w:szCs w:val="22"/>
        </w:rPr>
      </w:pPr>
      <w:ins w:id="7325" w:author="s_佐野 光" w:date="2019-08-20T15:25:00Z">
        <w:del w:id="7326" w:author="t_竹沢 公佑" w:date="2019-09-18T14:10:00Z">
          <w:r w:rsidDel="00CA10F0">
            <w:rPr>
              <w:rFonts w:hint="eastAsia"/>
              <w:bCs/>
              <w:sz w:val="22"/>
              <w:szCs w:val="22"/>
            </w:rPr>
            <w:delText xml:space="preserve">*Maximum timeout value is 1000ms. If timeout is </w:delText>
          </w:r>
          <w:r w:rsidDel="00CA10F0">
            <w:rPr>
              <w:bCs/>
              <w:sz w:val="22"/>
              <w:szCs w:val="22"/>
            </w:rPr>
            <w:delText>occurred</w:delText>
          </w:r>
          <w:r w:rsidDel="00CA10F0">
            <w:rPr>
              <w:rFonts w:hint="eastAsia"/>
              <w:bCs/>
              <w:sz w:val="22"/>
              <w:szCs w:val="22"/>
            </w:rPr>
            <w:delText>, There may be a hardware error in</w:delText>
          </w:r>
        </w:del>
      </w:ins>
    </w:p>
    <w:p w:rsidR="007C52B2" w:rsidDel="00CA10F0" w:rsidRDefault="007C52B2" w:rsidP="007C52B2">
      <w:pPr>
        <w:spacing w:line="0" w:lineRule="atLeast"/>
        <w:ind w:right="1020" w:firstLineChars="200" w:firstLine="440"/>
        <w:rPr>
          <w:ins w:id="7327" w:author="s_佐野 光" w:date="2019-08-20T15:25:00Z"/>
          <w:del w:id="7328" w:author="t_竹沢 公佑" w:date="2019-09-18T14:10:00Z"/>
          <w:bCs/>
          <w:sz w:val="22"/>
          <w:szCs w:val="22"/>
        </w:rPr>
      </w:pPr>
      <w:ins w:id="7329" w:author="s_佐野 光" w:date="2019-08-20T15:25:00Z">
        <w:del w:id="7330" w:author="t_竹沢 公佑" w:date="2019-09-18T14:10:00Z">
          <w:r w:rsidDel="00CA10F0">
            <w:rPr>
              <w:rFonts w:hint="eastAsia"/>
              <w:bCs/>
              <w:sz w:val="22"/>
              <w:szCs w:val="22"/>
            </w:rPr>
            <w:delText xml:space="preserve"> I2C access.</w:delText>
          </w:r>
        </w:del>
      </w:ins>
    </w:p>
    <w:p w:rsidR="00DF1C7C" w:rsidRPr="00855C87" w:rsidDel="00CA10F0" w:rsidRDefault="00DF1C7C">
      <w:pPr>
        <w:spacing w:line="0" w:lineRule="atLeast"/>
        <w:ind w:right="1020" w:firstLineChars="50" w:firstLine="110"/>
        <w:rPr>
          <w:del w:id="7331" w:author="t_竹沢 公佑" w:date="2019-09-18T14:10:00Z"/>
          <w:b/>
          <w:sz w:val="22"/>
          <w:szCs w:val="22"/>
        </w:rPr>
      </w:pPr>
    </w:p>
    <w:p w:rsidR="00DF1C7C" w:rsidRDefault="00DF1C7C">
      <w:pPr>
        <w:spacing w:line="0" w:lineRule="atLeast"/>
        <w:ind w:right="1020" w:firstLineChars="50" w:firstLine="110"/>
        <w:rPr>
          <w:b/>
          <w:sz w:val="22"/>
          <w:szCs w:val="22"/>
        </w:rPr>
      </w:pPr>
      <w:r>
        <w:rPr>
          <w:rFonts w:hint="eastAsia"/>
          <w:b/>
          <w:sz w:val="22"/>
          <w:szCs w:val="22"/>
        </w:rPr>
        <w:t>【Remarks】</w:t>
      </w:r>
    </w:p>
    <w:p w:rsidR="00DF1C7C" w:rsidRDefault="00DF1C7C">
      <w:pPr>
        <w:spacing w:line="0" w:lineRule="atLeast"/>
        <w:ind w:right="1020"/>
        <w:rPr>
          <w:sz w:val="22"/>
          <w:szCs w:val="22"/>
          <w:lang w:val="en"/>
        </w:rPr>
      </w:pPr>
      <w:r>
        <w:rPr>
          <w:rFonts w:hint="eastAsia"/>
          <w:sz w:val="22"/>
          <w:szCs w:val="22"/>
        </w:rPr>
        <w:t xml:space="preserve">    </w:t>
      </w:r>
      <w:r>
        <w:rPr>
          <w:sz w:val="22"/>
          <w:szCs w:val="22"/>
          <w:lang w:val="en"/>
        </w:rPr>
        <w:t>I2C detail conforms to the SFF-8472 specification.</w:t>
      </w:r>
    </w:p>
    <w:p w:rsidR="00DF1C7C" w:rsidRDefault="00DF1C7C">
      <w:pPr>
        <w:spacing w:line="0" w:lineRule="atLeast"/>
        <w:ind w:right="1020" w:firstLineChars="200" w:firstLine="440"/>
        <w:rPr>
          <w:sz w:val="22"/>
          <w:szCs w:val="22"/>
          <w:lang w:val="en"/>
        </w:rPr>
      </w:pPr>
      <w:r>
        <w:rPr>
          <w:rFonts w:hint="eastAsia"/>
          <w:sz w:val="22"/>
          <w:szCs w:val="22"/>
          <w:lang w:val="en"/>
        </w:rPr>
        <w:t>N</w:t>
      </w:r>
      <w:r>
        <w:rPr>
          <w:sz w:val="22"/>
          <w:szCs w:val="22"/>
          <w:lang w:val="en"/>
        </w:rPr>
        <w:t xml:space="preserve">ote that this API </w:t>
      </w:r>
      <w:del w:id="7332" w:author="t_竹沢 公佑" w:date="2019-10-05T14:37:00Z">
        <w:r w:rsidDel="00D566F3">
          <w:rPr>
            <w:sz w:val="22"/>
            <w:szCs w:val="22"/>
            <w:lang w:val="en"/>
          </w:rPr>
          <w:delText xml:space="preserve">will </w:delText>
        </w:r>
      </w:del>
      <w:ins w:id="7333" w:author="t_竹沢 公佑" w:date="2019-10-05T14:37:00Z">
        <w:r w:rsidR="00D566F3">
          <w:rPr>
            <w:rFonts w:hint="eastAsia"/>
            <w:sz w:val="22"/>
            <w:szCs w:val="22"/>
            <w:lang w:val="en"/>
          </w:rPr>
          <w:t>is</w:t>
        </w:r>
      </w:ins>
      <w:del w:id="7334" w:author="t_竹沢 公佑" w:date="2019-10-05T14:37:00Z">
        <w:r w:rsidDel="00D566F3">
          <w:rPr>
            <w:sz w:val="22"/>
            <w:szCs w:val="22"/>
            <w:lang w:val="en"/>
          </w:rPr>
          <w:delText>be</w:delText>
        </w:r>
      </w:del>
      <w:r>
        <w:rPr>
          <w:sz w:val="22"/>
          <w:szCs w:val="22"/>
          <w:lang w:val="en"/>
        </w:rPr>
        <w:t xml:space="preserve"> block</w:t>
      </w:r>
      <w:r>
        <w:rPr>
          <w:rFonts w:hint="eastAsia"/>
          <w:sz w:val="22"/>
          <w:szCs w:val="22"/>
        </w:rPr>
        <w:t>ed</w:t>
      </w:r>
      <w:r>
        <w:rPr>
          <w:sz w:val="22"/>
          <w:szCs w:val="22"/>
          <w:lang w:val="en"/>
        </w:rPr>
        <w:t xml:space="preserve"> until the I2C process is </w:t>
      </w:r>
      <w:ins w:id="7335" w:author="t_竹沢 公佑" w:date="2019-10-05T14:37:00Z">
        <w:r w:rsidR="00D566F3">
          <w:rPr>
            <w:rFonts w:hint="eastAsia"/>
            <w:sz w:val="22"/>
            <w:szCs w:val="22"/>
            <w:lang w:val="en"/>
          </w:rPr>
          <w:t>being done</w:t>
        </w:r>
      </w:ins>
      <w:del w:id="7336" w:author="t_竹沢 公佑" w:date="2019-10-05T14:37:00Z">
        <w:r w:rsidDel="00D566F3">
          <w:rPr>
            <w:sz w:val="22"/>
            <w:szCs w:val="22"/>
            <w:lang w:val="en"/>
          </w:rPr>
          <w:delText>complete</w:delText>
        </w:r>
      </w:del>
      <w:r>
        <w:rPr>
          <w:sz w:val="22"/>
          <w:szCs w:val="22"/>
          <w:lang w:val="en"/>
        </w:rPr>
        <w:t>.</w:t>
      </w:r>
    </w:p>
    <w:p w:rsidR="00DF1C7C" w:rsidDel="00A033B7" w:rsidRDefault="00DF1C7C">
      <w:pPr>
        <w:spacing w:line="0" w:lineRule="atLeast"/>
        <w:ind w:right="1020"/>
        <w:rPr>
          <w:del w:id="7337" w:author="t_竹沢 公佑" w:date="2019-09-18T13:30:00Z"/>
          <w:sz w:val="22"/>
          <w:szCs w:val="22"/>
          <w:lang w:val="en"/>
        </w:rPr>
      </w:pPr>
      <w:r>
        <w:rPr>
          <w:rFonts w:hint="eastAsia"/>
          <w:sz w:val="22"/>
          <w:szCs w:val="22"/>
          <w:lang w:val="en"/>
        </w:rPr>
        <w:t xml:space="preserve">　　　</w:t>
      </w:r>
    </w:p>
    <w:p w:rsidR="00DE1EC8" w:rsidDel="00A033B7" w:rsidRDefault="00DE1EC8">
      <w:pPr>
        <w:spacing w:line="0" w:lineRule="atLeast"/>
        <w:ind w:right="1020"/>
        <w:rPr>
          <w:del w:id="7338" w:author="t_竹沢 公佑" w:date="2019-09-18T13:30:00Z"/>
          <w:sz w:val="22"/>
          <w:szCs w:val="22"/>
          <w:lang w:val="en"/>
        </w:rPr>
      </w:pPr>
    </w:p>
    <w:p w:rsidR="00DE1EC8" w:rsidRDefault="00DE1EC8">
      <w:pPr>
        <w:spacing w:line="0" w:lineRule="atLeast"/>
        <w:ind w:right="1020"/>
        <w:rPr>
          <w:sz w:val="22"/>
          <w:szCs w:val="22"/>
          <w:lang w:val="en"/>
        </w:rPr>
      </w:pPr>
    </w:p>
    <w:p w:rsidR="00DE1EC8" w:rsidRPr="00DE1EC8" w:rsidRDefault="00DF1C7C" w:rsidP="00DE1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20"/>
        <w:rPr>
          <w:rFonts w:cs="ＭＳ ゴシック"/>
          <w:sz w:val="22"/>
          <w:szCs w:val="22"/>
          <w:lang w:val="en"/>
        </w:rPr>
      </w:pPr>
      <w:r>
        <w:rPr>
          <w:rFonts w:cs="ＭＳ ゴシック"/>
          <w:sz w:val="22"/>
          <w:szCs w:val="22"/>
          <w:lang w:val="en"/>
        </w:rPr>
        <w:t>(Caution!)</w:t>
      </w:r>
    </w:p>
    <w:p w:rsidR="00DE1EC8" w:rsidRDefault="00DE1EC8" w:rsidP="00121762">
      <w:pPr>
        <w:spacing w:line="0" w:lineRule="atLeast"/>
        <w:ind w:leftChars="200" w:left="480" w:right="1020"/>
        <w:rPr>
          <w:sz w:val="22"/>
          <w:szCs w:val="22"/>
          <w:lang w:val="en"/>
        </w:rPr>
      </w:pPr>
      <w:r w:rsidRPr="00DE1EC8">
        <w:rPr>
          <w:sz w:val="22"/>
          <w:szCs w:val="22"/>
          <w:lang w:val="en"/>
        </w:rPr>
        <w:t>The SFP+ modules selected for Prototype/Production DRXPs (Sumitomo Electric SPP5200ER-GL) do not allow the users to write any values via I2C. This command may be useful when the SFP+ modules are replaced by different models. However, such SFP+ modules are not supported and this command may not work as intended.</w:t>
      </w:r>
    </w:p>
    <w:p w:rsidR="00DE1EC8" w:rsidRPr="00121762" w:rsidRDefault="00DE1EC8" w:rsidP="00121762">
      <w:pPr>
        <w:spacing w:line="0" w:lineRule="atLeast"/>
        <w:ind w:leftChars="200" w:left="480" w:right="1020"/>
        <w:rPr>
          <w:sz w:val="22"/>
          <w:szCs w:val="22"/>
          <w:lang w:val="en"/>
        </w:rPr>
      </w:pPr>
    </w:p>
    <w:p w:rsidR="00DF1C7C" w:rsidRDefault="00DF1C7C">
      <w:pPr>
        <w:spacing w:line="0" w:lineRule="atLeast"/>
        <w:ind w:right="1020" w:firstLineChars="200" w:firstLine="480"/>
        <w:rPr>
          <w:lang w:val="en"/>
        </w:rPr>
      </w:pPr>
      <w:r>
        <w:rPr>
          <w:lang w:val="en"/>
        </w:rPr>
        <w:br w:type="page"/>
      </w:r>
    </w:p>
    <w:p w:rsidR="00DF1C7C" w:rsidRDefault="00DF1C7C" w:rsidP="0083070F">
      <w:pPr>
        <w:pStyle w:val="3"/>
      </w:pPr>
      <w:bookmarkStart w:id="7339" w:name="_Toc63179428"/>
      <w:r>
        <w:rPr>
          <w:rFonts w:hint="eastAsia"/>
        </w:rPr>
        <w:t>Command :DRXPD_</w:t>
      </w:r>
      <w:r w:rsidR="00A327DE">
        <w:rPr>
          <w:rFonts w:hint="eastAsia"/>
        </w:rPr>
        <w:t>SET_</w:t>
      </w:r>
      <w:r>
        <w:rPr>
          <w:rFonts w:hint="eastAsia"/>
        </w:rPr>
        <w:t>RCVGROUPS</w:t>
      </w:r>
      <w:bookmarkEnd w:id="7339"/>
    </w:p>
    <w:p w:rsidR="00DF1C7C" w:rsidRDefault="00DF1C7C">
      <w:pPr>
        <w:spacing w:line="0" w:lineRule="atLeast"/>
        <w:ind w:firstLineChars="50" w:firstLine="110"/>
        <w:rPr>
          <w:b/>
          <w:sz w:val="22"/>
          <w:szCs w:val="22"/>
        </w:rPr>
      </w:pPr>
      <w:r>
        <w:rPr>
          <w:rFonts w:hint="eastAsia"/>
          <w:b/>
          <w:sz w:val="22"/>
          <w:szCs w:val="22"/>
        </w:rPr>
        <w:t>【Function】</w:t>
      </w:r>
    </w:p>
    <w:p w:rsidR="0091793A" w:rsidRDefault="00DF1C7C" w:rsidP="00376216">
      <w:pPr>
        <w:spacing w:line="0" w:lineRule="atLeast"/>
        <w:ind w:leftChars="177" w:left="425" w:right="709" w:firstLineChars="24" w:firstLine="53"/>
        <w:rPr>
          <w:sz w:val="22"/>
          <w:szCs w:val="22"/>
        </w:rPr>
      </w:pPr>
      <w:r>
        <w:rPr>
          <w:sz w:val="22"/>
          <w:szCs w:val="22"/>
          <w:lang w:val="en"/>
        </w:rPr>
        <w:t xml:space="preserve">This command </w:t>
      </w:r>
      <w:r>
        <w:rPr>
          <w:rFonts w:hint="eastAsia"/>
          <w:sz w:val="22"/>
          <w:szCs w:val="22"/>
          <w:lang w:val="en"/>
        </w:rPr>
        <w:t>changes</w:t>
      </w:r>
      <w:r>
        <w:rPr>
          <w:sz w:val="22"/>
          <w:szCs w:val="22"/>
          <w:lang w:val="en"/>
        </w:rPr>
        <w:t xml:space="preserve"> the </w:t>
      </w:r>
      <w:r>
        <w:rPr>
          <w:rFonts w:hint="eastAsia"/>
          <w:sz w:val="22"/>
          <w:szCs w:val="22"/>
          <w:lang w:val="en"/>
        </w:rPr>
        <w:t>number</w:t>
      </w:r>
      <w:r>
        <w:rPr>
          <w:sz w:val="22"/>
          <w:szCs w:val="22"/>
          <w:lang w:val="en"/>
        </w:rPr>
        <w:t xml:space="preserve"> of </w:t>
      </w:r>
      <w:r>
        <w:rPr>
          <w:rFonts w:hint="eastAsia"/>
          <w:sz w:val="22"/>
          <w:szCs w:val="22"/>
          <w:lang w:val="en"/>
        </w:rPr>
        <w:t>group</w:t>
      </w:r>
      <w:r w:rsidR="00D32D7B">
        <w:rPr>
          <w:rFonts w:hint="eastAsia"/>
          <w:sz w:val="22"/>
          <w:szCs w:val="22"/>
          <w:lang w:val="en"/>
        </w:rPr>
        <w:t>s</w:t>
      </w:r>
      <w:r>
        <w:rPr>
          <w:rFonts w:hint="eastAsia"/>
          <w:sz w:val="22"/>
          <w:szCs w:val="22"/>
          <w:lang w:val="en"/>
        </w:rPr>
        <w:t xml:space="preserve"> in </w:t>
      </w:r>
      <w:ins w:id="7340" w:author="t_竹沢 公佑" w:date="2019-10-05T14:44:00Z">
        <w:r w:rsidR="00F22F88">
          <w:rPr>
            <w:rFonts w:hint="eastAsia"/>
            <w:sz w:val="22"/>
            <w:szCs w:val="22"/>
            <w:lang w:val="en"/>
          </w:rPr>
          <w:t xml:space="preserve">Host </w:t>
        </w:r>
      </w:ins>
      <w:r>
        <w:rPr>
          <w:rFonts w:hint="eastAsia"/>
          <w:sz w:val="22"/>
          <w:szCs w:val="22"/>
          <w:lang w:val="en"/>
        </w:rPr>
        <w:t xml:space="preserve">Data buffer (Receive Ring </w:t>
      </w:r>
      <w:r>
        <w:rPr>
          <w:rFonts w:hint="eastAsia"/>
          <w:sz w:val="22"/>
          <w:szCs w:val="22"/>
        </w:rPr>
        <w:t>Buffer).</w:t>
      </w:r>
      <w:r w:rsidR="00D32D7B">
        <w:rPr>
          <w:rFonts w:hint="eastAsia"/>
          <w:sz w:val="22"/>
          <w:szCs w:val="22"/>
        </w:rPr>
        <w:t>The nominal value is 16.</w:t>
      </w:r>
    </w:p>
    <w:p w:rsidR="00376216" w:rsidRPr="00376216" w:rsidRDefault="00D32D7B" w:rsidP="00376216">
      <w:pPr>
        <w:spacing w:line="0" w:lineRule="atLeast"/>
        <w:ind w:leftChars="177" w:left="425" w:right="709" w:firstLineChars="24" w:firstLine="53"/>
        <w:rPr>
          <w:sz w:val="22"/>
          <w:szCs w:val="22"/>
        </w:rPr>
      </w:pPr>
      <w:r>
        <w:rPr>
          <w:rFonts w:hint="eastAsia"/>
          <w:sz w:val="22"/>
          <w:szCs w:val="22"/>
        </w:rPr>
        <w:t xml:space="preserve"> </w:t>
      </w:r>
      <w:del w:id="7341" w:author="t_竹沢 公佑" w:date="2019-09-02T15:28:00Z">
        <w:r w:rsidR="00376216" w:rsidDel="00F14ADE">
          <w:rPr>
            <w:rFonts w:hint="eastAsia"/>
            <w:sz w:val="22"/>
            <w:szCs w:val="22"/>
            <w:lang w:val="en"/>
          </w:rPr>
          <w:delText xml:space="preserve">In the case of driver version 2.0.3 or later, this command name are valid. </w:delText>
        </w:r>
      </w:del>
      <w:del w:id="7342" w:author="t_竹沢 公佑" w:date="2019-10-05T14:38:00Z">
        <w:r w:rsidR="00376216" w:rsidDel="00D566F3">
          <w:rPr>
            <w:rFonts w:hint="eastAsia"/>
            <w:color w:val="212121"/>
            <w:sz w:val="22"/>
            <w:szCs w:val="22"/>
            <w:lang w:val="en"/>
          </w:rPr>
          <w:delText xml:space="preserve">In the case of driver version 2.0.2 or older, </w:delText>
        </w:r>
      </w:del>
      <w:ins w:id="7343" w:author="t_竹沢 公佑" w:date="2019-10-05T14:38:00Z">
        <w:r w:rsidR="00D566F3">
          <w:rPr>
            <w:rFonts w:hint="eastAsia"/>
            <w:color w:val="212121"/>
            <w:sz w:val="22"/>
            <w:szCs w:val="22"/>
            <w:lang w:val="en"/>
          </w:rPr>
          <w:t>T</w:t>
        </w:r>
      </w:ins>
      <w:del w:id="7344" w:author="t_竹沢 公佑" w:date="2019-10-05T14:38:00Z">
        <w:r w:rsidR="00376216" w:rsidDel="00D566F3">
          <w:rPr>
            <w:rFonts w:hint="eastAsia"/>
            <w:color w:val="212121"/>
            <w:sz w:val="22"/>
            <w:szCs w:val="22"/>
            <w:lang w:val="en"/>
          </w:rPr>
          <w:delText>t</w:delText>
        </w:r>
      </w:del>
      <w:r w:rsidR="00376216" w:rsidRPr="0024084A">
        <w:rPr>
          <w:color w:val="212121"/>
          <w:sz w:val="22"/>
          <w:szCs w:val="22"/>
          <w:lang w:val="en"/>
        </w:rPr>
        <w:t>his command was defined</w:t>
      </w:r>
      <w:del w:id="7345" w:author="t_竹沢 公佑" w:date="2019-09-02T15:28:00Z">
        <w:r w:rsidR="00376216" w:rsidRPr="0024084A" w:rsidDel="00F14ADE">
          <w:rPr>
            <w:color w:val="212121"/>
            <w:sz w:val="22"/>
            <w:szCs w:val="22"/>
            <w:lang w:val="en"/>
          </w:rPr>
          <w:delText xml:space="preserve"> </w:delText>
        </w:r>
      </w:del>
      <w:ins w:id="7346" w:author="t_竹沢 公佑" w:date="2019-09-02T15:28:00Z">
        <w:r w:rsidR="00F14ADE">
          <w:rPr>
            <w:rFonts w:hint="eastAsia"/>
            <w:color w:val="212121"/>
            <w:sz w:val="22"/>
            <w:szCs w:val="22"/>
            <w:lang w:val="en"/>
          </w:rPr>
          <w:t xml:space="preserve"> as </w:t>
        </w:r>
      </w:ins>
      <w:ins w:id="7347" w:author="t_竹沢 公佑" w:date="2019-09-02T15:29:00Z">
        <w:r w:rsidR="00F14ADE">
          <w:rPr>
            <w:rFonts w:hint="eastAsia"/>
            <w:color w:val="212121"/>
            <w:sz w:val="22"/>
            <w:szCs w:val="22"/>
            <w:lang w:val="en"/>
          </w:rPr>
          <w:t xml:space="preserve">a command </w:t>
        </w:r>
        <w:r w:rsidR="00F14ADE">
          <w:rPr>
            <w:color w:val="212121"/>
            <w:sz w:val="22"/>
            <w:szCs w:val="22"/>
            <w:lang w:val="en"/>
          </w:rPr>
          <w:t>“</w:t>
        </w:r>
      </w:ins>
      <w:ins w:id="7348" w:author="t_竹沢 公佑" w:date="2019-09-02T15:28:00Z">
        <w:r w:rsidR="00F14ADE">
          <w:rPr>
            <w:rFonts w:hint="eastAsia"/>
            <w:color w:val="212121"/>
            <w:sz w:val="22"/>
            <w:szCs w:val="22"/>
            <w:lang w:val="en"/>
          </w:rPr>
          <w:t>DRXPD_RCVGROUPS</w:t>
        </w:r>
      </w:ins>
      <w:del w:id="7349" w:author="t_竹沢 公佑" w:date="2019-09-02T15:28:00Z">
        <w:r w:rsidR="00376216" w:rsidRPr="0024084A" w:rsidDel="00F14ADE">
          <w:rPr>
            <w:color w:val="212121"/>
            <w:sz w:val="22"/>
            <w:szCs w:val="22"/>
            <w:lang w:val="en"/>
          </w:rPr>
          <w:delText>with ItemIDs</w:delText>
        </w:r>
      </w:del>
      <w:ins w:id="7350" w:author="t_竹沢 公佑" w:date="2019-09-02T15:29:00Z">
        <w:r w:rsidR="00F14ADE">
          <w:rPr>
            <w:color w:val="212121"/>
            <w:sz w:val="22"/>
            <w:szCs w:val="22"/>
            <w:lang w:val="en"/>
          </w:rPr>
          <w:t>”</w:t>
        </w:r>
      </w:ins>
      <w:ins w:id="7351" w:author="t_竹沢 公佑" w:date="2019-10-05T14:39:00Z">
        <w:r w:rsidR="00D566F3">
          <w:rPr>
            <w:rFonts w:hint="eastAsia"/>
            <w:color w:val="212121"/>
            <w:sz w:val="22"/>
            <w:szCs w:val="22"/>
            <w:lang w:val="en"/>
          </w:rPr>
          <w:t xml:space="preserve"> with the driver version 2.0.2 or older</w:t>
        </w:r>
      </w:ins>
      <w:del w:id="7352" w:author="t_竹沢 公佑" w:date="2019-09-02T15:29:00Z">
        <w:r w:rsidR="00376216" w:rsidRPr="0024084A" w:rsidDel="00F14ADE">
          <w:rPr>
            <w:color w:val="212121"/>
            <w:sz w:val="22"/>
            <w:szCs w:val="22"/>
            <w:lang w:val="en"/>
          </w:rPr>
          <w:delText>, “</w:delText>
        </w:r>
        <w:r w:rsidR="00376216" w:rsidDel="00F14ADE">
          <w:rPr>
            <w:rFonts w:hint="eastAsia"/>
            <w:color w:val="212121"/>
            <w:sz w:val="22"/>
            <w:szCs w:val="22"/>
            <w:lang w:val="en"/>
          </w:rPr>
          <w:delText>DRXPD_RCVGROUPS</w:delText>
        </w:r>
        <w:r w:rsidR="00376216" w:rsidRPr="0024084A" w:rsidDel="00F14ADE">
          <w:rPr>
            <w:color w:val="212121"/>
            <w:sz w:val="22"/>
            <w:szCs w:val="22"/>
            <w:lang w:val="en"/>
          </w:rPr>
          <w:delText>”</w:delText>
        </w:r>
      </w:del>
      <w:r w:rsidR="00376216">
        <w:rPr>
          <w:rFonts w:hint="eastAsia"/>
          <w:color w:val="212121"/>
          <w:sz w:val="22"/>
          <w:szCs w:val="22"/>
          <w:lang w:val="en"/>
        </w:rPr>
        <w:t xml:space="preserve">. </w:t>
      </w:r>
      <w:r w:rsidR="00376216" w:rsidRPr="0024084A">
        <w:rPr>
          <w:color w:val="212121"/>
          <w:sz w:val="22"/>
          <w:szCs w:val="22"/>
          <w:lang w:val="en"/>
        </w:rPr>
        <w:t xml:space="preserve">The device driver version 2.0.3 or later maintain the old </w:t>
      </w:r>
      <w:ins w:id="7353" w:author="t_竹沢 公佑" w:date="2019-09-02T15:29:00Z">
        <w:r w:rsidR="00F14ADE">
          <w:rPr>
            <w:rFonts w:hint="eastAsia"/>
            <w:color w:val="212121"/>
            <w:sz w:val="22"/>
            <w:szCs w:val="22"/>
            <w:lang w:val="en"/>
          </w:rPr>
          <w:t>command identifier</w:t>
        </w:r>
      </w:ins>
      <w:del w:id="7354" w:author="t_竹沢 公佑" w:date="2019-09-02T15:29:00Z">
        <w:r w:rsidR="00376216" w:rsidRPr="0024084A" w:rsidDel="00F14ADE">
          <w:rPr>
            <w:color w:val="212121"/>
            <w:sz w:val="22"/>
            <w:szCs w:val="22"/>
            <w:lang w:val="en"/>
          </w:rPr>
          <w:delText>ItemID definitions</w:delText>
        </w:r>
      </w:del>
      <w:r w:rsidR="00376216" w:rsidRPr="0024084A">
        <w:rPr>
          <w:color w:val="212121"/>
          <w:sz w:val="22"/>
          <w:szCs w:val="22"/>
          <w:lang w:val="en"/>
        </w:rPr>
        <w:t>.</w:t>
      </w:r>
      <w:r w:rsidR="00376216">
        <w:rPr>
          <w:rFonts w:hint="eastAsia"/>
          <w:color w:val="212121"/>
          <w:sz w:val="22"/>
          <w:szCs w:val="22"/>
          <w:lang w:val="en"/>
        </w:rPr>
        <w:t xml:space="preserve"> </w:t>
      </w:r>
      <w:ins w:id="7355" w:author="t_竹沢 公佑" w:date="2019-10-05T14:40:00Z">
        <w:r w:rsidR="00D566F3">
          <w:rPr>
            <w:rFonts w:hint="eastAsia"/>
            <w:color w:val="212121"/>
            <w:sz w:val="22"/>
            <w:szCs w:val="22"/>
            <w:lang w:val="en"/>
          </w:rPr>
          <w:t>Your</w:t>
        </w:r>
      </w:ins>
      <w:del w:id="7356" w:author="t_竹沢 公佑" w:date="2019-09-02T15:30:00Z">
        <w:r w:rsidR="00376216" w:rsidDel="00F14ADE">
          <w:rPr>
            <w:color w:val="212121"/>
            <w:sz w:val="22"/>
            <w:szCs w:val="22"/>
            <w:lang w:val="en"/>
          </w:rPr>
          <w:delText>An</w:delText>
        </w:r>
      </w:del>
      <w:r w:rsidR="00376216">
        <w:rPr>
          <w:color w:val="212121"/>
          <w:sz w:val="22"/>
          <w:szCs w:val="22"/>
          <w:lang w:val="en"/>
        </w:rPr>
        <w:t xml:space="preserve"> application can also </w:t>
      </w:r>
      <w:r w:rsidR="00376216" w:rsidRPr="0024084A">
        <w:rPr>
          <w:color w:val="212121"/>
          <w:sz w:val="22"/>
          <w:szCs w:val="22"/>
          <w:lang w:val="en"/>
        </w:rPr>
        <w:t xml:space="preserve">call this command with old </w:t>
      </w:r>
      <w:ins w:id="7357" w:author="t_竹沢 公佑" w:date="2019-09-02T15:30:00Z">
        <w:r w:rsidR="00F14ADE">
          <w:rPr>
            <w:rFonts w:hint="eastAsia"/>
            <w:color w:val="212121"/>
            <w:sz w:val="22"/>
            <w:szCs w:val="22"/>
            <w:lang w:val="en"/>
          </w:rPr>
          <w:t>identifier</w:t>
        </w:r>
      </w:ins>
      <w:del w:id="7358" w:author="t_竹沢 公佑" w:date="2019-09-02T15:30:00Z">
        <w:r w:rsidR="00376216" w:rsidRPr="0024084A" w:rsidDel="00F14ADE">
          <w:rPr>
            <w:color w:val="212121"/>
            <w:sz w:val="22"/>
            <w:szCs w:val="22"/>
            <w:lang w:val="en"/>
          </w:rPr>
          <w:delText>definitions</w:delText>
        </w:r>
      </w:del>
      <w:r w:rsidR="00376216" w:rsidRPr="0024084A">
        <w:rPr>
          <w:color w:val="212121"/>
          <w:sz w:val="22"/>
          <w:szCs w:val="22"/>
          <w:lang w:val="en"/>
        </w:rPr>
        <w:t>.</w:t>
      </w:r>
    </w:p>
    <w:p w:rsidR="00DF1C7C" w:rsidRPr="00376216" w:rsidRDefault="00DF1C7C" w:rsidP="00376216">
      <w:pPr>
        <w:spacing w:line="0" w:lineRule="atLeast"/>
        <w:ind w:left="420" w:right="709"/>
        <w:rPr>
          <w:color w:val="212121"/>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【Format】</w:t>
      </w:r>
    </w:p>
    <w:p w:rsidR="00DF1C7C" w:rsidRDefault="00DF1C7C">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w:t>
      </w:r>
      <w:r w:rsidR="00A327DE">
        <w:rPr>
          <w:rFonts w:hint="eastAsia"/>
          <w:bCs/>
          <w:sz w:val="22"/>
          <w:szCs w:val="22"/>
        </w:rPr>
        <w:t>SET_</w:t>
      </w:r>
      <w:r>
        <w:rPr>
          <w:rFonts w:hint="eastAsia"/>
          <w:bCs/>
          <w:sz w:val="22"/>
          <w:szCs w:val="22"/>
        </w:rPr>
        <w:t>RCVGROUPS</w:t>
      </w:r>
      <w:r>
        <w:rPr>
          <w:rFonts w:hint="eastAsia"/>
          <w:iCs/>
          <w:sz w:val="22"/>
          <w:szCs w:val="22"/>
        </w:rPr>
        <w:t>,</w:t>
      </w:r>
      <w:r>
        <w:rPr>
          <w:bCs/>
          <w:sz w:val="22"/>
          <w:szCs w:val="22"/>
        </w:rPr>
        <w:t xml:space="preserve"> </w:t>
      </w:r>
      <w:r>
        <w:rPr>
          <w:rFonts w:hint="eastAsia"/>
          <w:sz w:val="22"/>
          <w:szCs w:val="22"/>
          <w:lang w:val="en"/>
        </w:rPr>
        <w:t>int</w:t>
      </w:r>
      <w:r>
        <w:rPr>
          <w:rFonts w:hint="eastAsia"/>
          <w:bCs/>
          <w:sz w:val="22"/>
          <w:szCs w:val="22"/>
        </w:rPr>
        <w:t xml:space="preserve"> group_num</w:t>
      </w:r>
      <w:r>
        <w:rPr>
          <w:bCs/>
          <w:sz w:val="22"/>
          <w:szCs w:val="22"/>
        </w:rPr>
        <w:t>);</w:t>
      </w:r>
      <w:r>
        <w:rPr>
          <w:sz w:val="22"/>
          <w:szCs w:val="22"/>
        </w:rPr>
        <w:t xml:space="preserve">  </w:t>
      </w:r>
    </w:p>
    <w:p w:rsidR="00DF1C7C" w:rsidRDefault="00DF1C7C">
      <w:pPr>
        <w:spacing w:line="0" w:lineRule="atLeast"/>
        <w:ind w:right="1020"/>
        <w:rPr>
          <w:b/>
          <w:sz w:val="22"/>
          <w:szCs w:val="22"/>
        </w:rPr>
      </w:pPr>
    </w:p>
    <w:p w:rsidR="00DF1C7C" w:rsidRDefault="00DF1C7C">
      <w:pPr>
        <w:spacing w:line="0" w:lineRule="atLeast"/>
        <w:ind w:right="1020" w:firstLineChars="50" w:firstLine="110"/>
        <w:rPr>
          <w:b/>
          <w:sz w:val="22"/>
          <w:szCs w:val="22"/>
        </w:rPr>
      </w:pPr>
      <w:r>
        <w:rPr>
          <w:rFonts w:hint="eastAsia"/>
          <w:b/>
          <w:sz w:val="22"/>
          <w:szCs w:val="22"/>
        </w:rPr>
        <w:t>【Parameter】</w:t>
      </w:r>
    </w:p>
    <w:p w:rsidR="00DF1C7C" w:rsidRDefault="00DF1C7C">
      <w:pPr>
        <w:spacing w:line="0" w:lineRule="atLeast"/>
        <w:ind w:right="1020" w:firstLineChars="200" w:firstLine="440"/>
        <w:rPr>
          <w:iCs/>
          <w:sz w:val="22"/>
          <w:szCs w:val="22"/>
        </w:rPr>
      </w:pPr>
      <w:r>
        <w:rPr>
          <w:rFonts w:hint="eastAsia"/>
          <w:bCs/>
          <w:sz w:val="22"/>
          <w:szCs w:val="22"/>
        </w:rPr>
        <w:t>int fd</w:t>
      </w:r>
      <w:r>
        <w:rPr>
          <w:iCs/>
          <w:sz w:val="22"/>
          <w:szCs w:val="22"/>
        </w:rPr>
        <w:t>…</w:t>
      </w:r>
    </w:p>
    <w:p w:rsidR="00DF1C7C" w:rsidRDefault="00DF1C7C" w:rsidP="0022235B">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DF1C7C" w:rsidRDefault="00DF1C7C">
      <w:pPr>
        <w:spacing w:line="0" w:lineRule="atLeast"/>
        <w:ind w:right="1020" w:firstLineChars="200" w:firstLine="440"/>
        <w:rPr>
          <w:bCs/>
          <w:sz w:val="22"/>
          <w:szCs w:val="22"/>
        </w:rPr>
      </w:pPr>
      <w:r>
        <w:rPr>
          <w:rFonts w:hint="eastAsia"/>
          <w:sz w:val="22"/>
          <w:szCs w:val="22"/>
          <w:lang w:val="en"/>
        </w:rPr>
        <w:t>int</w:t>
      </w:r>
      <w:r>
        <w:rPr>
          <w:rFonts w:hint="eastAsia"/>
          <w:bCs/>
          <w:sz w:val="22"/>
          <w:szCs w:val="22"/>
        </w:rPr>
        <w:t xml:space="preserve"> group_num</w:t>
      </w:r>
      <w:r>
        <w:rPr>
          <w:iCs/>
          <w:sz w:val="22"/>
          <w:szCs w:val="22"/>
        </w:rPr>
        <w:t>…</w:t>
      </w:r>
    </w:p>
    <w:p w:rsidR="00DF1C7C" w:rsidRDefault="00DF1C7C">
      <w:pPr>
        <w:spacing w:line="0" w:lineRule="atLeast"/>
        <w:ind w:right="1020" w:firstLine="840"/>
        <w:rPr>
          <w:sz w:val="22"/>
          <w:szCs w:val="22"/>
          <w:lang w:val="en"/>
        </w:rPr>
      </w:pPr>
      <w:r>
        <w:rPr>
          <w:sz w:val="22"/>
          <w:szCs w:val="22"/>
          <w:lang w:val="en"/>
        </w:rPr>
        <w:t>Specify</w:t>
      </w:r>
      <w:r>
        <w:rPr>
          <w:rFonts w:hint="eastAsia"/>
          <w:sz w:val="22"/>
          <w:szCs w:val="22"/>
          <w:lang w:val="en"/>
        </w:rPr>
        <w:t xml:space="preserve">　16</w:t>
      </w:r>
      <w:ins w:id="7359" w:author="t_竹沢 公佑" w:date="2019-08-22T16:51:00Z">
        <w:r w:rsidR="000F4A39">
          <w:rPr>
            <w:rFonts w:hint="eastAsia"/>
            <w:sz w:val="22"/>
            <w:szCs w:val="22"/>
            <w:lang w:val="en"/>
          </w:rPr>
          <w:t xml:space="preserve">, </w:t>
        </w:r>
      </w:ins>
      <w:del w:id="7360" w:author="t_竹沢 公佑" w:date="2019-08-22T16:51:00Z">
        <w:r w:rsidDel="000F4A39">
          <w:rPr>
            <w:rFonts w:hint="eastAsia"/>
            <w:sz w:val="22"/>
            <w:szCs w:val="22"/>
            <w:lang w:val="en"/>
          </w:rPr>
          <w:delText xml:space="preserve"> or </w:delText>
        </w:r>
      </w:del>
      <w:r>
        <w:rPr>
          <w:rFonts w:hint="eastAsia"/>
          <w:sz w:val="22"/>
          <w:szCs w:val="22"/>
          <w:lang w:val="en"/>
        </w:rPr>
        <w:t>32 or 64.</w:t>
      </w:r>
    </w:p>
    <w:p w:rsidR="00DF1C7C" w:rsidRDefault="00DF1C7C">
      <w:pPr>
        <w:spacing w:line="0" w:lineRule="atLeast"/>
        <w:ind w:right="1020"/>
        <w:rPr>
          <w:iCs/>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【Return】</w:t>
      </w:r>
    </w:p>
    <w:p w:rsidR="00DF1C7C" w:rsidRDefault="00DF1C7C">
      <w:pPr>
        <w:spacing w:line="0" w:lineRule="atLeast"/>
        <w:ind w:right="1020" w:firstLineChars="200" w:firstLine="440"/>
        <w:rPr>
          <w:bCs/>
          <w:sz w:val="22"/>
          <w:szCs w:val="22"/>
        </w:rPr>
      </w:pPr>
      <w:del w:id="7361" w:author="t_竹沢 公佑" w:date="2019-10-05T14:40:00Z">
        <w:r w:rsidDel="00D566F3">
          <w:rPr>
            <w:rFonts w:hint="eastAsia"/>
            <w:bCs/>
            <w:sz w:val="22"/>
            <w:szCs w:val="22"/>
          </w:rPr>
          <w:delText xml:space="preserve">If it is success, </w:delText>
        </w:r>
      </w:del>
      <w:r>
        <w:rPr>
          <w:rFonts w:hint="eastAsia"/>
          <w:bCs/>
          <w:sz w:val="22"/>
          <w:szCs w:val="22"/>
        </w:rPr>
        <w:t xml:space="preserve">0 </w:t>
      </w:r>
      <w:r>
        <w:rPr>
          <w:bCs/>
          <w:sz w:val="22"/>
          <w:szCs w:val="22"/>
        </w:rPr>
        <w:t>is returne</w:t>
      </w:r>
      <w:r>
        <w:rPr>
          <w:rFonts w:hint="eastAsia"/>
          <w:bCs/>
          <w:sz w:val="22"/>
          <w:szCs w:val="22"/>
        </w:rPr>
        <w:t>d</w:t>
      </w:r>
      <w:r>
        <w:rPr>
          <w:bCs/>
          <w:sz w:val="22"/>
          <w:szCs w:val="22"/>
        </w:rPr>
        <w:t>.</w:t>
      </w:r>
      <w:ins w:id="7362" w:author="t_竹沢 公佑" w:date="2019-09-18T19:55:00Z">
        <w:r w:rsidR="00FC7516" w:rsidDel="00FC7516">
          <w:rPr>
            <w:bCs/>
            <w:sz w:val="22"/>
            <w:szCs w:val="22"/>
          </w:rPr>
          <w:t xml:space="preserve"> </w:t>
        </w:r>
      </w:ins>
      <w:del w:id="7363" w:author="t_竹沢 公佑" w:date="2019-09-18T19:55:00Z">
        <w:r w:rsidDel="00FC7516">
          <w:rPr>
            <w:bCs/>
            <w:sz w:val="22"/>
            <w:szCs w:val="22"/>
          </w:rPr>
          <w:delText xml:space="preserve">　</w:delText>
        </w:r>
      </w:del>
      <w:ins w:id="7364" w:author="t_竹沢 公佑" w:date="2019-09-18T19:55:00Z">
        <w:r w:rsidR="00FC7516">
          <w:rPr>
            <w:rFonts w:hint="eastAsia"/>
            <w:bCs/>
            <w:sz w:val="22"/>
            <w:szCs w:val="22"/>
          </w:rPr>
          <w:t>I</w:t>
        </w:r>
      </w:ins>
      <w:del w:id="7365" w:author="t_竹沢 公佑" w:date="2019-09-18T19:55:00Z">
        <w:r w:rsidDel="00FC7516">
          <w:rPr>
            <w:bCs/>
            <w:sz w:val="22"/>
            <w:szCs w:val="22"/>
          </w:rPr>
          <w:delText>i</w:delText>
        </w:r>
      </w:del>
      <w:r>
        <w:rPr>
          <w:bCs/>
          <w:sz w:val="22"/>
          <w:szCs w:val="22"/>
        </w:rPr>
        <w:t xml:space="preserve">f </w:t>
      </w:r>
      <w:r>
        <w:rPr>
          <w:rFonts w:hint="eastAsia"/>
          <w:bCs/>
          <w:sz w:val="22"/>
          <w:szCs w:val="22"/>
        </w:rPr>
        <w:t xml:space="preserve">an </w:t>
      </w:r>
      <w:r>
        <w:rPr>
          <w:bCs/>
          <w:sz w:val="22"/>
          <w:szCs w:val="22"/>
        </w:rPr>
        <w:t>error</w:t>
      </w:r>
      <w:ins w:id="7366" w:author="t_竹沢 公佑" w:date="2019-10-05T14:40:00Z">
        <w:r w:rsidR="00D566F3">
          <w:rPr>
            <w:rFonts w:hint="eastAsia"/>
            <w:bCs/>
            <w:sz w:val="22"/>
            <w:szCs w:val="22"/>
          </w:rPr>
          <w:t xml:space="preserve"> </w:t>
        </w:r>
      </w:ins>
      <w:del w:id="7367" w:author="t_竹沢 公佑" w:date="2019-10-05T14:40:00Z">
        <w:r w:rsidDel="00D566F3">
          <w:rPr>
            <w:bCs/>
            <w:sz w:val="22"/>
            <w:szCs w:val="22"/>
          </w:rPr>
          <w:delText xml:space="preserve">　</w:delText>
        </w:r>
      </w:del>
      <w:r>
        <w:rPr>
          <w:bCs/>
          <w:sz w:val="22"/>
          <w:szCs w:val="22"/>
        </w:rPr>
        <w:t>occur</w:t>
      </w:r>
      <w:r>
        <w:rPr>
          <w:rFonts w:hint="eastAsia"/>
          <w:bCs/>
          <w:sz w:val="22"/>
          <w:szCs w:val="22"/>
        </w:rPr>
        <w:t>s</w:t>
      </w:r>
      <w:r w:rsidR="00121762">
        <w:rPr>
          <w:bCs/>
          <w:sz w:val="22"/>
          <w:szCs w:val="22"/>
        </w:rPr>
        <w:t>, -1 is returned</w:t>
      </w:r>
      <w:r w:rsidR="00121762">
        <w:rPr>
          <w:rFonts w:hint="eastAsia"/>
          <w:bCs/>
          <w:sz w:val="22"/>
          <w:szCs w:val="22"/>
        </w:rPr>
        <w:t xml:space="preserve"> </w:t>
      </w:r>
      <w:r w:rsidR="00121762" w:rsidRPr="00121762">
        <w:rPr>
          <w:bCs/>
          <w:sz w:val="22"/>
          <w:szCs w:val="22"/>
        </w:rPr>
        <w:t>in which case</w:t>
      </w:r>
      <w:del w:id="7368" w:author="t_竹沢 公佑" w:date="2019-10-05T14:40:00Z">
        <w:r w:rsidR="00121762" w:rsidRPr="00121762" w:rsidDel="00D566F3">
          <w:rPr>
            <w:bCs/>
            <w:sz w:val="22"/>
            <w:szCs w:val="22"/>
          </w:rPr>
          <w:delText>,</w:delText>
        </w:r>
      </w:del>
      <w:r w:rsidR="00121762" w:rsidRPr="00121762">
        <w:rPr>
          <w:bCs/>
          <w:sz w:val="22"/>
          <w:szCs w:val="22"/>
        </w:rPr>
        <w:t xml:space="preserve"> errno is set.</w:t>
      </w:r>
    </w:p>
    <w:p w:rsidR="0022235B" w:rsidRPr="00B22C77" w:rsidRDefault="0022235B" w:rsidP="00855C87">
      <w:pPr>
        <w:spacing w:line="0" w:lineRule="atLeast"/>
        <w:ind w:right="1020" w:firstLineChars="50" w:firstLine="110"/>
        <w:rPr>
          <w:b/>
          <w:sz w:val="22"/>
          <w:szCs w:val="22"/>
        </w:rPr>
      </w:pPr>
    </w:p>
    <w:p w:rsidR="00855C87" w:rsidRDefault="00855C87" w:rsidP="00855C87">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ins w:id="7369" w:author="t_竹沢 公佑" w:date="2019-09-18T13:30:00Z"/>
          <w:bCs/>
          <w:sz w:val="22"/>
          <w:szCs w:val="22"/>
        </w:rPr>
      </w:pPr>
      <w:r w:rsidRPr="00121762">
        <w:rPr>
          <w:bCs/>
          <w:sz w:val="22"/>
          <w:szCs w:val="22"/>
        </w:rPr>
        <w:t>This command can fail with the following errors.</w:t>
      </w:r>
    </w:p>
    <w:p w:rsidR="00A033B7" w:rsidRPr="00A033B7" w:rsidRDefault="00A033B7" w:rsidP="00A033B7">
      <w:pPr>
        <w:spacing w:line="0" w:lineRule="atLeast"/>
        <w:ind w:right="1020" w:firstLineChars="200" w:firstLine="440"/>
        <w:rPr>
          <w:ins w:id="7370" w:author="t_竹沢 公佑" w:date="2019-09-18T13:31:00Z"/>
          <w:bCs/>
          <w:sz w:val="22"/>
          <w:szCs w:val="22"/>
        </w:rPr>
      </w:pPr>
      <w:ins w:id="7371" w:author="t_竹沢 公佑" w:date="2019-09-18T13:31:00Z">
        <w:r w:rsidRPr="00A033B7">
          <w:rPr>
            <w:bCs/>
            <w:sz w:val="22"/>
            <w:szCs w:val="22"/>
          </w:rPr>
          <w:t>EINVAL</w:t>
        </w:r>
      </w:ins>
    </w:p>
    <w:p w:rsidR="00A033B7" w:rsidRPr="00A033B7" w:rsidRDefault="00A033B7" w:rsidP="00A033B7">
      <w:pPr>
        <w:spacing w:line="0" w:lineRule="atLeast"/>
        <w:ind w:right="1020" w:firstLineChars="200" w:firstLine="440"/>
        <w:rPr>
          <w:ins w:id="7372" w:author="t_竹沢 公佑" w:date="2019-09-18T13:31:00Z"/>
          <w:bCs/>
          <w:sz w:val="22"/>
          <w:szCs w:val="22"/>
        </w:rPr>
      </w:pPr>
      <w:ins w:id="7373" w:author="t_竹沢 公佑" w:date="2019-09-18T13:31:00Z">
        <w:r w:rsidRPr="00A033B7">
          <w:rPr>
            <w:bCs/>
            <w:sz w:val="22"/>
            <w:szCs w:val="22"/>
          </w:rPr>
          <w:t xml:space="preserve">  When </w:t>
        </w:r>
      </w:ins>
      <w:ins w:id="7374" w:author="t_竹沢 公佑" w:date="2019-10-05T14:41:00Z">
        <w:r w:rsidR="00F22F88">
          <w:rPr>
            <w:rFonts w:hint="eastAsia"/>
            <w:bCs/>
            <w:sz w:val="22"/>
            <w:szCs w:val="22"/>
          </w:rPr>
          <w:t>you don</w:t>
        </w:r>
        <w:r w:rsidR="00F22F88">
          <w:rPr>
            <w:bCs/>
            <w:sz w:val="22"/>
            <w:szCs w:val="22"/>
          </w:rPr>
          <w:t>’</w:t>
        </w:r>
        <w:r w:rsidR="00F22F88">
          <w:rPr>
            <w:rFonts w:hint="eastAsia"/>
            <w:bCs/>
            <w:sz w:val="22"/>
            <w:szCs w:val="22"/>
          </w:rPr>
          <w:t>t open the device file with O_RDONLY</w:t>
        </w:r>
      </w:ins>
      <w:ins w:id="7375" w:author="t_竹沢 公佑" w:date="2019-10-05T14:42:00Z">
        <w:r w:rsidR="00F22F88">
          <w:rPr>
            <w:rFonts w:hint="eastAsia"/>
            <w:bCs/>
            <w:sz w:val="22"/>
            <w:szCs w:val="22"/>
          </w:rPr>
          <w:t xml:space="preserve"> flag</w:t>
        </w:r>
      </w:ins>
      <w:ins w:id="7376" w:author="t_竹沢 公佑" w:date="2019-10-05T14:41:00Z">
        <w:r w:rsidR="00F22F88">
          <w:rPr>
            <w:rFonts w:hint="eastAsia"/>
            <w:bCs/>
            <w:sz w:val="22"/>
            <w:szCs w:val="22"/>
          </w:rPr>
          <w:t>.</w:t>
        </w:r>
      </w:ins>
    </w:p>
    <w:p w:rsidR="00A033B7" w:rsidRPr="00A033B7" w:rsidRDefault="00A033B7" w:rsidP="00A033B7">
      <w:pPr>
        <w:spacing w:line="0" w:lineRule="atLeast"/>
        <w:ind w:right="1020" w:firstLineChars="200" w:firstLine="440"/>
        <w:rPr>
          <w:ins w:id="7377" w:author="t_竹沢 公佑" w:date="2019-09-18T13:31:00Z"/>
          <w:bCs/>
          <w:sz w:val="22"/>
          <w:szCs w:val="22"/>
        </w:rPr>
      </w:pPr>
      <w:ins w:id="7378" w:author="t_竹沢 公佑" w:date="2019-09-18T13:31:00Z">
        <w:r w:rsidRPr="00A033B7">
          <w:rPr>
            <w:bCs/>
            <w:sz w:val="22"/>
            <w:szCs w:val="22"/>
          </w:rPr>
          <w:t xml:space="preserve">  If you application opened de</w:t>
        </w:r>
        <w:r w:rsidR="00F22F88">
          <w:rPr>
            <w:bCs/>
            <w:sz w:val="22"/>
            <w:szCs w:val="22"/>
          </w:rPr>
          <w:t>vice file with other than O_R</w:t>
        </w:r>
      </w:ins>
      <w:ins w:id="7379" w:author="t_竹沢 公佑" w:date="2019-10-05T14:42:00Z">
        <w:r w:rsidR="00F22F88">
          <w:rPr>
            <w:rFonts w:hint="eastAsia"/>
            <w:bCs/>
            <w:sz w:val="22"/>
            <w:szCs w:val="22"/>
          </w:rPr>
          <w:t>DONLY</w:t>
        </w:r>
      </w:ins>
      <w:ins w:id="7380" w:author="t_竹沢 公佑" w:date="2019-09-18T13:31:00Z">
        <w:r w:rsidRPr="00A033B7">
          <w:rPr>
            <w:bCs/>
            <w:sz w:val="22"/>
            <w:szCs w:val="22"/>
          </w:rPr>
          <w:t xml:space="preserve"> flag,</w:t>
        </w:r>
      </w:ins>
    </w:p>
    <w:p w:rsidR="00A033B7" w:rsidRPr="00A033B7" w:rsidRDefault="00A033B7" w:rsidP="00A033B7">
      <w:pPr>
        <w:spacing w:line="0" w:lineRule="atLeast"/>
        <w:ind w:right="1020" w:firstLineChars="200" w:firstLine="440"/>
        <w:rPr>
          <w:ins w:id="7381" w:author="t_竹沢 公佑" w:date="2019-09-18T13:31:00Z"/>
          <w:bCs/>
          <w:sz w:val="22"/>
          <w:szCs w:val="22"/>
        </w:rPr>
      </w:pPr>
      <w:ins w:id="7382" w:author="t_竹沢 公佑" w:date="2019-09-18T13:31:00Z">
        <w:r w:rsidRPr="00A033B7">
          <w:rPr>
            <w:bCs/>
            <w:sz w:val="22"/>
            <w:szCs w:val="22"/>
          </w:rPr>
          <w:t xml:space="preserve">  please open device file with the O_</w:t>
        </w:r>
      </w:ins>
      <w:ins w:id="7383" w:author="t_竹沢 公佑" w:date="2019-10-05T14:42:00Z">
        <w:r w:rsidR="00F22F88">
          <w:rPr>
            <w:rFonts w:hint="eastAsia"/>
            <w:bCs/>
            <w:sz w:val="22"/>
            <w:szCs w:val="22"/>
          </w:rPr>
          <w:t>RDONLY</w:t>
        </w:r>
      </w:ins>
      <w:ins w:id="7384" w:author="t_竹沢 公佑" w:date="2019-09-18T13:31:00Z">
        <w:r w:rsidRPr="00A033B7">
          <w:rPr>
            <w:bCs/>
            <w:sz w:val="22"/>
            <w:szCs w:val="22"/>
          </w:rPr>
          <w:t xml:space="preserve"> flag. </w:t>
        </w:r>
      </w:ins>
    </w:p>
    <w:p w:rsidR="00A033B7" w:rsidRPr="00A033B7" w:rsidRDefault="00A033B7" w:rsidP="00A033B7">
      <w:pPr>
        <w:spacing w:line="0" w:lineRule="atLeast"/>
        <w:ind w:right="1020" w:firstLineChars="200" w:firstLine="440"/>
        <w:rPr>
          <w:ins w:id="7385" w:author="t_竹沢 公佑" w:date="2019-09-18T13:31:00Z"/>
          <w:bCs/>
          <w:sz w:val="22"/>
          <w:szCs w:val="22"/>
        </w:rPr>
      </w:pPr>
      <w:ins w:id="7386" w:author="t_竹沢 公佑" w:date="2019-09-18T13:31:00Z">
        <w:r w:rsidRPr="00A033B7">
          <w:rPr>
            <w:bCs/>
            <w:sz w:val="22"/>
            <w:szCs w:val="22"/>
          </w:rPr>
          <w:t xml:space="preserve">  Otherwise, argument(group_num) is invalid.</w:t>
        </w:r>
      </w:ins>
    </w:p>
    <w:p w:rsidR="00A033B7" w:rsidRPr="00A033B7" w:rsidRDefault="00A033B7" w:rsidP="00A033B7">
      <w:pPr>
        <w:spacing w:line="0" w:lineRule="atLeast"/>
        <w:ind w:right="1020" w:firstLineChars="200" w:firstLine="440"/>
        <w:rPr>
          <w:ins w:id="7387" w:author="t_竹沢 公佑" w:date="2019-09-18T13:31:00Z"/>
          <w:bCs/>
          <w:sz w:val="22"/>
          <w:szCs w:val="22"/>
        </w:rPr>
      </w:pPr>
      <w:ins w:id="7388" w:author="t_竹沢 公佑" w:date="2019-09-18T13:31:00Z">
        <w:r w:rsidRPr="00A033B7">
          <w:rPr>
            <w:bCs/>
            <w:sz w:val="22"/>
            <w:szCs w:val="22"/>
          </w:rPr>
          <w:t>EAGAIN</w:t>
        </w:r>
      </w:ins>
    </w:p>
    <w:p w:rsidR="00A033B7" w:rsidRPr="00A033B7" w:rsidRDefault="00A033B7" w:rsidP="00A033B7">
      <w:pPr>
        <w:spacing w:line="0" w:lineRule="atLeast"/>
        <w:ind w:right="1020" w:firstLineChars="200" w:firstLine="440"/>
        <w:rPr>
          <w:ins w:id="7389" w:author="t_竹沢 公佑" w:date="2019-09-18T13:31:00Z"/>
          <w:bCs/>
          <w:sz w:val="22"/>
          <w:szCs w:val="22"/>
        </w:rPr>
      </w:pPr>
      <w:ins w:id="7390" w:author="t_竹沢 公佑" w:date="2019-09-18T13:31:00Z">
        <w:r w:rsidRPr="00A033B7">
          <w:rPr>
            <w:bCs/>
            <w:sz w:val="22"/>
            <w:szCs w:val="22"/>
          </w:rPr>
          <w:t xml:space="preserve">  When </w:t>
        </w:r>
      </w:ins>
      <w:ins w:id="7391" w:author="t_竹沢 公佑" w:date="2019-10-05T14:43:00Z">
        <w:r w:rsidR="00F22F88">
          <w:rPr>
            <w:rFonts w:hint="eastAsia"/>
            <w:bCs/>
            <w:sz w:val="22"/>
            <w:szCs w:val="22"/>
          </w:rPr>
          <w:t xml:space="preserve">this command </w:t>
        </w:r>
      </w:ins>
      <w:ins w:id="7392" w:author="t_竹沢 公佑" w:date="2019-09-18T13:31:00Z">
        <w:r w:rsidRPr="00A033B7">
          <w:rPr>
            <w:bCs/>
            <w:sz w:val="22"/>
            <w:szCs w:val="22"/>
          </w:rPr>
          <w:t>detect</w:t>
        </w:r>
      </w:ins>
      <w:ins w:id="7393" w:author="t_竹沢 公佑" w:date="2019-10-05T14:43:00Z">
        <w:r w:rsidR="00F22F88">
          <w:rPr>
            <w:rFonts w:hint="eastAsia"/>
            <w:bCs/>
            <w:sz w:val="22"/>
            <w:szCs w:val="22"/>
          </w:rPr>
          <w:t>s</w:t>
        </w:r>
      </w:ins>
      <w:ins w:id="7394" w:author="t_竹沢 公佑" w:date="2019-09-18T13:31:00Z">
        <w:r w:rsidRPr="00A033B7">
          <w:rPr>
            <w:bCs/>
            <w:sz w:val="22"/>
            <w:szCs w:val="22"/>
          </w:rPr>
          <w:t xml:space="preserve"> </w:t>
        </w:r>
      </w:ins>
      <w:ins w:id="7395" w:author="t_竹沢 公佑" w:date="2019-10-05T14:43:00Z">
        <w:r w:rsidR="00F22F88">
          <w:rPr>
            <w:rFonts w:hint="eastAsia"/>
            <w:bCs/>
            <w:sz w:val="22"/>
            <w:szCs w:val="22"/>
          </w:rPr>
          <w:t xml:space="preserve">an </w:t>
        </w:r>
      </w:ins>
      <w:ins w:id="7396" w:author="t_竹沢 公佑" w:date="2019-09-18T13:31:00Z">
        <w:r w:rsidRPr="00A033B7">
          <w:rPr>
            <w:bCs/>
            <w:sz w:val="22"/>
            <w:szCs w:val="22"/>
          </w:rPr>
          <w:t xml:space="preserve">illegal sequence. </w:t>
        </w:r>
      </w:ins>
    </w:p>
    <w:p w:rsidR="00A033B7" w:rsidRPr="00A033B7" w:rsidRDefault="00A033B7" w:rsidP="00A033B7">
      <w:pPr>
        <w:spacing w:line="0" w:lineRule="atLeast"/>
        <w:ind w:right="1020" w:firstLineChars="200" w:firstLine="440"/>
        <w:rPr>
          <w:ins w:id="7397" w:author="t_竹沢 公佑" w:date="2019-09-18T13:31:00Z"/>
          <w:bCs/>
          <w:sz w:val="22"/>
          <w:szCs w:val="22"/>
        </w:rPr>
      </w:pPr>
      <w:ins w:id="7398" w:author="t_竹沢 公佑" w:date="2019-09-18T13:31:00Z">
        <w:r w:rsidRPr="00A033B7">
          <w:rPr>
            <w:bCs/>
            <w:sz w:val="22"/>
            <w:szCs w:val="22"/>
          </w:rPr>
          <w:t xml:space="preserve">  Please call this API before calling mmap systemcall and ioctl(DRXPD_INIT).</w:t>
        </w:r>
      </w:ins>
    </w:p>
    <w:p w:rsidR="006626EA" w:rsidRPr="00BC3BE7" w:rsidRDefault="00A033B7" w:rsidP="006626EA">
      <w:pPr>
        <w:spacing w:line="0" w:lineRule="atLeast"/>
        <w:ind w:leftChars="200" w:left="700" w:right="1020" w:hangingChars="100" w:hanging="220"/>
        <w:rPr>
          <w:ins w:id="7399" w:author="t_竹沢 公佑" w:date="2019-09-18T13:54:00Z"/>
          <w:bCs/>
          <w:sz w:val="22"/>
          <w:szCs w:val="22"/>
        </w:rPr>
      </w:pPr>
      <w:ins w:id="7400" w:author="t_竹沢 公佑" w:date="2019-09-18T13:31:00Z">
        <w:r w:rsidRPr="00A033B7">
          <w:rPr>
            <w:bCs/>
            <w:sz w:val="22"/>
            <w:szCs w:val="22"/>
          </w:rPr>
          <w:t xml:space="preserve">  Please confirm the operation sequence. </w:t>
        </w:r>
      </w:ins>
      <w:ins w:id="7401" w:author="t_竹沢 公佑" w:date="2019-09-18T13:54:00Z">
        <w:r w:rsidR="006626EA">
          <w:rPr>
            <w:rFonts w:hint="eastAsia"/>
            <w:bCs/>
            <w:sz w:val="22"/>
            <w:szCs w:val="22"/>
          </w:rPr>
          <w:t>(</w:t>
        </w:r>
        <w:r w:rsidR="006626EA" w:rsidRPr="0056709F">
          <w:rPr>
            <w:b/>
            <w:bCs/>
            <w:sz w:val="22"/>
            <w:szCs w:val="22"/>
          </w:rPr>
          <w:t>“</w:t>
        </w:r>
        <w:r w:rsidR="006626EA" w:rsidRPr="0056709F">
          <w:rPr>
            <w:b/>
            <w:bCs/>
            <w:sz w:val="22"/>
            <w:szCs w:val="22"/>
          </w:rPr>
          <w:fldChar w:fldCharType="begin"/>
        </w:r>
        <w:r w:rsidR="006626EA" w:rsidRPr="0056709F">
          <w:rPr>
            <w:b/>
            <w:bCs/>
            <w:sz w:val="22"/>
            <w:szCs w:val="22"/>
          </w:rPr>
          <w:instrText xml:space="preserve"> REF _Ref13549235 \r \h </w:instrText>
        </w:r>
        <w:r w:rsidR="006626EA">
          <w:rPr>
            <w:b/>
            <w:bCs/>
            <w:sz w:val="22"/>
            <w:szCs w:val="22"/>
          </w:rPr>
          <w:instrText xml:space="preserve"> \* MERGEFORMAT </w:instrText>
        </w:r>
      </w:ins>
      <w:r w:rsidR="006626EA" w:rsidRPr="0056709F">
        <w:rPr>
          <w:b/>
          <w:bCs/>
          <w:sz w:val="22"/>
          <w:szCs w:val="22"/>
        </w:rPr>
      </w:r>
      <w:ins w:id="7402" w:author="t_竹沢 公佑" w:date="2019-09-18T13:54:00Z">
        <w:r w:rsidR="006626EA" w:rsidRPr="0056709F">
          <w:rPr>
            <w:b/>
            <w:bCs/>
            <w:sz w:val="22"/>
            <w:szCs w:val="22"/>
          </w:rPr>
          <w:fldChar w:fldCharType="separate"/>
        </w:r>
      </w:ins>
      <w:ins w:id="7403" w:author="t_竹沢 公佑" w:date="2021-02-02T17:29:00Z">
        <w:r w:rsidR="000B4FA1">
          <w:rPr>
            <w:b/>
            <w:bCs/>
            <w:sz w:val="22"/>
            <w:szCs w:val="22"/>
          </w:rPr>
          <w:t>4.4</w:t>
        </w:r>
      </w:ins>
      <w:ins w:id="7404" w:author="t_竹沢 公佑" w:date="2019-09-18T13:54:00Z">
        <w:r w:rsidR="006626EA" w:rsidRPr="0056709F">
          <w:rPr>
            <w:b/>
            <w:bCs/>
            <w:sz w:val="22"/>
            <w:szCs w:val="22"/>
          </w:rPr>
          <w:fldChar w:fldCharType="end"/>
        </w:r>
        <w:r w:rsidR="006626EA" w:rsidRPr="0056709F">
          <w:rPr>
            <w:rFonts w:hint="eastAsia"/>
            <w:b/>
            <w:bCs/>
            <w:sz w:val="22"/>
            <w:szCs w:val="22"/>
          </w:rPr>
          <w:t xml:space="preserve"> </w:t>
        </w:r>
        <w:r w:rsidR="006626EA" w:rsidRPr="0056709F">
          <w:rPr>
            <w:b/>
            <w:bCs/>
            <w:sz w:val="22"/>
            <w:szCs w:val="22"/>
          </w:rPr>
          <w:fldChar w:fldCharType="begin"/>
        </w:r>
        <w:r w:rsidR="006626EA" w:rsidRPr="0056709F">
          <w:rPr>
            <w:b/>
            <w:bCs/>
            <w:sz w:val="22"/>
            <w:szCs w:val="22"/>
          </w:rPr>
          <w:instrText xml:space="preserve"> REF _Ref13549235 \h </w:instrText>
        </w:r>
        <w:r w:rsidR="006626EA">
          <w:rPr>
            <w:b/>
            <w:bCs/>
            <w:sz w:val="22"/>
            <w:szCs w:val="22"/>
          </w:rPr>
          <w:instrText xml:space="preserve"> \* MERGEFORMAT </w:instrText>
        </w:r>
      </w:ins>
      <w:r w:rsidR="006626EA" w:rsidRPr="0056709F">
        <w:rPr>
          <w:b/>
          <w:bCs/>
          <w:sz w:val="22"/>
          <w:szCs w:val="22"/>
        </w:rPr>
      </w:r>
      <w:ins w:id="7405" w:author="t_竹沢 公佑" w:date="2019-09-18T13:54:00Z">
        <w:r w:rsidR="006626EA" w:rsidRPr="0056709F">
          <w:rPr>
            <w:b/>
            <w:bCs/>
            <w:sz w:val="22"/>
            <w:szCs w:val="22"/>
          </w:rPr>
          <w:fldChar w:fldCharType="separate"/>
        </w:r>
      </w:ins>
      <w:ins w:id="7406" w:author="t_竹沢 公佑" w:date="2021-02-02T17:29:00Z">
        <w:r w:rsidR="000B4FA1" w:rsidRPr="000B4FA1">
          <w:rPr>
            <w:b/>
            <w:u w:val="single"/>
            <w:rPrChange w:id="7407" w:author="t_竹沢 公佑" w:date="2021-02-02T17:29:00Z">
              <w:rPr>
                <w:u w:val="single"/>
              </w:rPr>
            </w:rPrChange>
          </w:rPr>
          <w:t>Example of reception</w:t>
        </w:r>
      </w:ins>
      <w:ins w:id="7408" w:author="t_竹沢 公佑" w:date="2019-09-18T13:54:00Z">
        <w:r w:rsidR="006626EA" w:rsidRPr="0056709F">
          <w:rPr>
            <w:b/>
            <w:bCs/>
            <w:sz w:val="22"/>
            <w:szCs w:val="22"/>
          </w:rPr>
          <w:fldChar w:fldCharType="end"/>
        </w:r>
        <w:r w:rsidR="006626EA" w:rsidRPr="0056709F">
          <w:rPr>
            <w:b/>
            <w:bCs/>
            <w:sz w:val="22"/>
            <w:szCs w:val="22"/>
          </w:rPr>
          <w:t>”</w:t>
        </w:r>
        <w:r w:rsidR="006626EA">
          <w:rPr>
            <w:rFonts w:hint="eastAsia"/>
            <w:bCs/>
            <w:sz w:val="22"/>
            <w:szCs w:val="22"/>
          </w:rPr>
          <w:t>)</w:t>
        </w:r>
      </w:ins>
    </w:p>
    <w:p w:rsidR="00A033B7" w:rsidRPr="00B57A93" w:rsidRDefault="00A033B7">
      <w:pPr>
        <w:spacing w:line="0" w:lineRule="atLeast"/>
        <w:ind w:right="1020"/>
        <w:rPr>
          <w:ins w:id="7409" w:author="t_竹沢 公佑" w:date="2019-09-18T13:30:00Z"/>
          <w:bCs/>
          <w:sz w:val="22"/>
          <w:szCs w:val="22"/>
        </w:rPr>
        <w:pPrChange w:id="7410" w:author="t_竹沢 公佑" w:date="2019-09-18T13:54:00Z">
          <w:pPr>
            <w:spacing w:line="0" w:lineRule="atLeast"/>
            <w:ind w:right="1020" w:firstLineChars="200" w:firstLine="440"/>
          </w:pPr>
        </w:pPrChange>
      </w:pPr>
    </w:p>
    <w:p w:rsidR="00A033B7" w:rsidDel="00A033B7" w:rsidRDefault="00A033B7" w:rsidP="00121762">
      <w:pPr>
        <w:spacing w:line="0" w:lineRule="atLeast"/>
        <w:ind w:right="1020" w:firstLineChars="200" w:firstLine="440"/>
        <w:rPr>
          <w:del w:id="7411" w:author="t_竹沢 公佑" w:date="2019-09-18T13:31:00Z"/>
          <w:bCs/>
          <w:sz w:val="22"/>
          <w:szCs w:val="22"/>
        </w:rPr>
      </w:pPr>
    </w:p>
    <w:p w:rsidR="004A6649" w:rsidDel="00A033B7" w:rsidRDefault="004A6649" w:rsidP="004A6649">
      <w:pPr>
        <w:spacing w:line="0" w:lineRule="atLeast"/>
        <w:ind w:right="1020" w:firstLineChars="200" w:firstLine="440"/>
        <w:rPr>
          <w:del w:id="7412" w:author="t_竹沢 公佑" w:date="2019-09-18T13:31:00Z"/>
          <w:bCs/>
          <w:sz w:val="22"/>
          <w:szCs w:val="22"/>
        </w:rPr>
      </w:pPr>
      <w:del w:id="7413" w:author="t_竹沢 公佑" w:date="2019-09-18T13:31:00Z">
        <w:r w:rsidRPr="00AC10EE" w:rsidDel="00A033B7">
          <w:rPr>
            <w:bCs/>
            <w:sz w:val="22"/>
            <w:szCs w:val="22"/>
          </w:rPr>
          <w:delText>EINVAL</w:delText>
        </w:r>
      </w:del>
    </w:p>
    <w:p w:rsidR="004A6649" w:rsidDel="00A033B7" w:rsidRDefault="004A6649" w:rsidP="004A6649">
      <w:pPr>
        <w:spacing w:line="0" w:lineRule="atLeast"/>
        <w:ind w:right="1020" w:firstLineChars="200" w:firstLine="440"/>
        <w:rPr>
          <w:del w:id="7414" w:author="t_竹沢 公佑" w:date="2019-09-18T13:31:00Z"/>
          <w:bCs/>
          <w:sz w:val="22"/>
          <w:szCs w:val="22"/>
        </w:rPr>
      </w:pPr>
      <w:del w:id="7415" w:author="t_竹沢 公佑" w:date="2019-09-18T13:31:00Z">
        <w:r w:rsidDel="00A033B7">
          <w:rPr>
            <w:rFonts w:hint="eastAsia"/>
            <w:bCs/>
            <w:sz w:val="22"/>
            <w:szCs w:val="22"/>
          </w:rPr>
          <w:delText xml:space="preserve">  When mode is not match (Open device file with the flags </w:delText>
        </w:r>
        <w:r w:rsidDel="00A033B7">
          <w:rPr>
            <w:rFonts w:hint="eastAsia"/>
            <w:iCs/>
            <w:sz w:val="22"/>
            <w:szCs w:val="22"/>
          </w:rPr>
          <w:delText>O_RDWR</w:delText>
        </w:r>
        <w:r w:rsidDel="00A033B7">
          <w:rPr>
            <w:rFonts w:hint="eastAsia"/>
            <w:bCs/>
            <w:sz w:val="22"/>
            <w:szCs w:val="22"/>
          </w:rPr>
          <w:delText xml:space="preserve">) or </w:delText>
        </w:r>
      </w:del>
    </w:p>
    <w:p w:rsidR="004A6649" w:rsidDel="00A033B7" w:rsidRDefault="004A6649" w:rsidP="004A6649">
      <w:pPr>
        <w:spacing w:line="0" w:lineRule="atLeast"/>
        <w:ind w:right="1020" w:firstLineChars="300" w:firstLine="660"/>
        <w:rPr>
          <w:del w:id="7416" w:author="t_竹沢 公佑" w:date="2019-09-18T13:31:00Z"/>
          <w:bCs/>
          <w:sz w:val="22"/>
          <w:szCs w:val="22"/>
        </w:rPr>
      </w:pPr>
      <w:del w:id="7417" w:author="t_竹沢 公佑" w:date="2019-09-18T13:31:00Z">
        <w:r w:rsidDel="00A033B7">
          <w:rPr>
            <w:rFonts w:hint="eastAsia"/>
            <w:bCs/>
            <w:sz w:val="22"/>
            <w:szCs w:val="22"/>
          </w:rPr>
          <w:delText>argument (number of group) is invalid.</w:delText>
        </w:r>
      </w:del>
    </w:p>
    <w:p w:rsidR="004A6649" w:rsidDel="00A033B7" w:rsidRDefault="004A6649" w:rsidP="004A6649">
      <w:pPr>
        <w:spacing w:line="0" w:lineRule="atLeast"/>
        <w:ind w:right="1020" w:firstLineChars="200" w:firstLine="440"/>
        <w:rPr>
          <w:del w:id="7418" w:author="t_竹沢 公佑" w:date="2019-09-18T13:31:00Z"/>
          <w:bCs/>
          <w:sz w:val="22"/>
          <w:szCs w:val="22"/>
        </w:rPr>
      </w:pPr>
      <w:del w:id="7419" w:author="t_竹沢 公佑" w:date="2019-09-18T13:31:00Z">
        <w:r w:rsidRPr="00AC10EE" w:rsidDel="00A033B7">
          <w:rPr>
            <w:bCs/>
            <w:sz w:val="22"/>
            <w:szCs w:val="22"/>
          </w:rPr>
          <w:delText>E</w:delText>
        </w:r>
        <w:r w:rsidDel="00A033B7">
          <w:rPr>
            <w:rFonts w:hint="eastAsia"/>
            <w:bCs/>
            <w:sz w:val="22"/>
            <w:szCs w:val="22"/>
          </w:rPr>
          <w:delText>AGAIN</w:delText>
        </w:r>
      </w:del>
    </w:p>
    <w:p w:rsidR="00E3271A" w:rsidDel="00A033B7" w:rsidRDefault="004A6649" w:rsidP="004A6649">
      <w:pPr>
        <w:spacing w:line="0" w:lineRule="atLeast"/>
        <w:ind w:right="1020" w:firstLineChars="200" w:firstLine="440"/>
        <w:rPr>
          <w:del w:id="7420" w:author="t_竹沢 公佑" w:date="2019-09-18T13:31:00Z"/>
          <w:bCs/>
          <w:sz w:val="22"/>
          <w:szCs w:val="22"/>
        </w:rPr>
      </w:pPr>
      <w:del w:id="7421" w:author="t_竹沢 公佑" w:date="2019-09-18T13:31:00Z">
        <w:r w:rsidDel="00A033B7">
          <w:rPr>
            <w:rFonts w:hint="eastAsia"/>
            <w:bCs/>
            <w:sz w:val="22"/>
            <w:szCs w:val="22"/>
          </w:rPr>
          <w:delText xml:space="preserve">  When detect illegal sequence. ( already mmaped. )</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E3271A" w:rsidRDefault="00E3271A" w:rsidP="00E3271A">
      <w:pPr>
        <w:spacing w:line="0" w:lineRule="atLeast"/>
        <w:ind w:right="1020" w:firstLineChars="200" w:firstLine="440"/>
        <w:rPr>
          <w:ins w:id="7422" w:author="t_竹沢 公佑" w:date="2019-09-10T16:36:00Z"/>
          <w:bCs/>
          <w:sz w:val="22"/>
          <w:szCs w:val="22"/>
        </w:rPr>
      </w:pPr>
      <w:ins w:id="7423" w:author="t_竹沢 公佑" w:date="2019-09-10T16:36:00Z">
        <w:r>
          <w:rPr>
            <w:rFonts w:hint="eastAsia"/>
            <w:bCs/>
            <w:sz w:val="22"/>
            <w:szCs w:val="22"/>
          </w:rPr>
          <w:t>S</w:t>
        </w:r>
        <w:r w:rsidRPr="00596636">
          <w:rPr>
            <w:bCs/>
            <w:sz w:val="22"/>
            <w:szCs w:val="22"/>
          </w:rPr>
          <w:t>ynchronous</w:t>
        </w:r>
      </w:ins>
    </w:p>
    <w:p w:rsidR="00E3271A" w:rsidRDefault="00E3271A" w:rsidP="00E3271A">
      <w:pPr>
        <w:spacing w:line="0" w:lineRule="atLeast"/>
        <w:ind w:right="1020" w:firstLineChars="381" w:firstLine="838"/>
        <w:rPr>
          <w:ins w:id="7424" w:author="t_竹沢 公佑" w:date="2019-09-10T16:36:00Z"/>
          <w:bCs/>
          <w:sz w:val="22"/>
          <w:szCs w:val="22"/>
        </w:rPr>
      </w:pPr>
      <w:ins w:id="7425" w:author="t_竹沢 公佑" w:date="2019-09-10T16:36:00Z">
        <w:r>
          <w:rPr>
            <w:rFonts w:hint="eastAsia"/>
            <w:bCs/>
            <w:sz w:val="22"/>
            <w:szCs w:val="22"/>
          </w:rPr>
          <w:t xml:space="preserve">There is no FPGA access. </w:t>
        </w:r>
      </w:ins>
    </w:p>
    <w:p w:rsidR="00596636" w:rsidDel="00E3271A" w:rsidRDefault="00E31FC8" w:rsidP="00596636">
      <w:pPr>
        <w:spacing w:line="0" w:lineRule="atLeast"/>
        <w:ind w:right="1020" w:firstLineChars="200" w:firstLine="440"/>
        <w:rPr>
          <w:del w:id="7426" w:author="t_竹沢 公佑" w:date="2019-09-10T16:36:00Z"/>
          <w:bCs/>
          <w:sz w:val="22"/>
          <w:szCs w:val="22"/>
        </w:rPr>
      </w:pPr>
      <w:del w:id="7427" w:author="t_竹沢 公佑" w:date="2019-09-10T16:36:00Z">
        <w:r w:rsidDel="00E3271A">
          <w:rPr>
            <w:rFonts w:hint="eastAsia"/>
            <w:bCs/>
            <w:sz w:val="22"/>
            <w:szCs w:val="22"/>
          </w:rPr>
          <w:delText>S</w:delText>
        </w:r>
        <w:r w:rsidR="00596636" w:rsidRPr="00596636" w:rsidDel="00E3271A">
          <w:rPr>
            <w:bCs/>
            <w:sz w:val="22"/>
            <w:szCs w:val="22"/>
          </w:rPr>
          <w:delText>ynchronous</w:delText>
        </w:r>
      </w:del>
    </w:p>
    <w:p w:rsidR="00504089" w:rsidDel="00E3271A" w:rsidRDefault="00504089" w:rsidP="00504089">
      <w:pPr>
        <w:spacing w:line="0" w:lineRule="atLeast"/>
        <w:ind w:right="1020" w:firstLineChars="200" w:firstLine="440"/>
        <w:rPr>
          <w:ins w:id="7428" w:author="s_佐野 光" w:date="2019-08-20T15:28:00Z"/>
          <w:del w:id="7429" w:author="t_竹沢 公佑" w:date="2019-09-10T16:36:00Z"/>
          <w:bCs/>
          <w:sz w:val="22"/>
          <w:szCs w:val="22"/>
        </w:rPr>
      </w:pPr>
      <w:ins w:id="7430" w:author="s_佐野 光" w:date="2019-08-20T15:28:00Z">
        <w:del w:id="7431" w:author="t_竹沢 公佑" w:date="2019-09-10T16:36:00Z">
          <w:r w:rsidDel="00E3271A">
            <w:rPr>
              <w:rFonts w:hint="eastAsia"/>
              <w:bCs/>
              <w:sz w:val="22"/>
              <w:szCs w:val="22"/>
            </w:rPr>
            <w:delText xml:space="preserve">*There is no FPGA access. </w:delText>
          </w:r>
          <w:r w:rsidDel="00E3271A">
            <w:rPr>
              <w:bCs/>
              <w:sz w:val="22"/>
              <w:szCs w:val="22"/>
            </w:rPr>
            <w:delText>I</w:delText>
          </w:r>
          <w:r w:rsidR="006B43AD" w:rsidDel="00E3271A">
            <w:rPr>
              <w:rFonts w:hint="eastAsia"/>
              <w:bCs/>
              <w:sz w:val="22"/>
              <w:szCs w:val="22"/>
            </w:rPr>
            <w:delText xml:space="preserve">t only operates variables </w:delText>
          </w:r>
        </w:del>
      </w:ins>
      <w:ins w:id="7432" w:author="s_佐野 光" w:date="2019-08-21T10:38:00Z">
        <w:del w:id="7433" w:author="t_竹沢 公佑" w:date="2019-09-10T16:36:00Z">
          <w:r w:rsidR="006B43AD" w:rsidDel="00E3271A">
            <w:rPr>
              <w:rFonts w:hint="eastAsia"/>
              <w:bCs/>
              <w:sz w:val="22"/>
              <w:szCs w:val="22"/>
            </w:rPr>
            <w:delText>in</w:delText>
          </w:r>
        </w:del>
      </w:ins>
      <w:ins w:id="7434" w:author="s_佐野 光" w:date="2019-08-20T15:28:00Z">
        <w:del w:id="7435" w:author="t_竹沢 公佑" w:date="2019-09-10T16:36:00Z">
          <w:r w:rsidDel="00E3271A">
            <w:rPr>
              <w:rFonts w:hint="eastAsia"/>
              <w:bCs/>
              <w:sz w:val="22"/>
              <w:szCs w:val="22"/>
            </w:rPr>
            <w:delText xml:space="preserve"> the driver.</w:delText>
          </w:r>
        </w:del>
      </w:ins>
    </w:p>
    <w:p w:rsidR="00DF1C7C" w:rsidRPr="00504089" w:rsidRDefault="00DF1C7C">
      <w:pPr>
        <w:spacing w:line="0" w:lineRule="atLeast"/>
        <w:ind w:right="1020"/>
      </w:pPr>
    </w:p>
    <w:p w:rsidR="00DF1C7C" w:rsidRDefault="00DF1C7C">
      <w:pPr>
        <w:spacing w:line="0" w:lineRule="atLeast"/>
        <w:ind w:right="1020"/>
        <w:rPr>
          <w:b/>
          <w:sz w:val="22"/>
          <w:szCs w:val="22"/>
        </w:rPr>
      </w:pPr>
      <w:r>
        <w:rPr>
          <w:rFonts w:hint="eastAsia"/>
          <w:b/>
          <w:sz w:val="22"/>
          <w:szCs w:val="22"/>
        </w:rPr>
        <w:t xml:space="preserve">　【Description】</w:t>
      </w:r>
    </w:p>
    <w:p w:rsidR="00DF1C7C" w:rsidRPr="005038B9" w:rsidRDefault="00DF1C7C">
      <w:pPr>
        <w:pStyle w:val="HTML0"/>
        <w:ind w:left="440" w:hangingChars="200" w:hanging="440"/>
        <w:rPr>
          <w:rFonts w:ascii="ＭＳ Ｐゴシック" w:eastAsia="ＭＳ Ｐゴシック" w:hAnsi="ＭＳ Ｐゴシック"/>
          <w:sz w:val="22"/>
          <w:szCs w:val="22"/>
          <w:lang w:val="en"/>
        </w:rPr>
      </w:pPr>
      <w:r w:rsidRPr="005038B9">
        <w:rPr>
          <w:rFonts w:ascii="ＭＳ Ｐゴシック" w:eastAsia="ＭＳ Ｐゴシック" w:hAnsi="ＭＳ Ｐゴシック" w:hint="eastAsia"/>
          <w:sz w:val="22"/>
          <w:szCs w:val="22"/>
          <w:lang w:val="en"/>
        </w:rPr>
        <w:t xml:space="preserve">　 　</w:t>
      </w:r>
      <w:r w:rsidR="007E155F">
        <w:rPr>
          <w:rFonts w:ascii="ＭＳ Ｐゴシック" w:eastAsia="ＭＳ Ｐゴシック" w:hAnsi="ＭＳ Ｐゴシック" w:hint="eastAsia"/>
          <w:sz w:val="22"/>
          <w:szCs w:val="22"/>
          <w:lang w:val="en"/>
        </w:rPr>
        <w:t xml:space="preserve"> </w:t>
      </w:r>
      <w:r w:rsidRPr="005038B9">
        <w:rPr>
          <w:rFonts w:ascii="ＭＳ Ｐゴシック" w:eastAsia="ＭＳ Ｐゴシック" w:hAnsi="ＭＳ Ｐゴシック"/>
          <w:sz w:val="22"/>
          <w:szCs w:val="22"/>
          <w:lang w:val="en"/>
        </w:rPr>
        <w:t xml:space="preserve">Your application </w:t>
      </w:r>
      <w:r w:rsidRPr="005038B9">
        <w:rPr>
          <w:rFonts w:ascii="ＭＳ Ｐゴシック" w:eastAsia="ＭＳ Ｐゴシック" w:hAnsi="ＭＳ Ｐゴシック" w:hint="eastAsia"/>
          <w:sz w:val="22"/>
          <w:szCs w:val="22"/>
          <w:lang w:val="en"/>
        </w:rPr>
        <w:t xml:space="preserve">can use this command </w:t>
      </w:r>
      <w:del w:id="7436" w:author="t_竹沢 公佑" w:date="2019-10-05T14:43:00Z">
        <w:r w:rsidRPr="005038B9" w:rsidDel="00F22F88">
          <w:rPr>
            <w:rFonts w:ascii="ＭＳ Ｐゴシック" w:eastAsia="ＭＳ Ｐゴシック" w:hAnsi="ＭＳ Ｐゴシック" w:hint="eastAsia"/>
            <w:sz w:val="22"/>
            <w:szCs w:val="22"/>
            <w:lang w:val="en"/>
          </w:rPr>
          <w:delText xml:space="preserve">when you want </w:delText>
        </w:r>
      </w:del>
      <w:r w:rsidRPr="005038B9">
        <w:rPr>
          <w:rFonts w:ascii="ＭＳ Ｐゴシック" w:eastAsia="ＭＳ Ｐゴシック" w:hAnsi="ＭＳ Ｐゴシック" w:hint="eastAsia"/>
          <w:sz w:val="22"/>
          <w:szCs w:val="22"/>
          <w:lang w:val="en"/>
        </w:rPr>
        <w:t xml:space="preserve">to increase </w:t>
      </w:r>
      <w:r w:rsidRPr="005038B9">
        <w:rPr>
          <w:rFonts w:ascii="ＭＳ Ｐゴシック" w:eastAsia="ＭＳ Ｐゴシック" w:hAnsi="ＭＳ Ｐゴシック"/>
          <w:sz w:val="22"/>
          <w:szCs w:val="22"/>
          <w:lang w:val="en"/>
        </w:rPr>
        <w:t>Group</w:t>
      </w:r>
      <w:r w:rsidRPr="005038B9">
        <w:rPr>
          <w:rFonts w:ascii="ＭＳ Ｐゴシック" w:eastAsia="ＭＳ Ｐゴシック" w:hAnsi="ＭＳ Ｐゴシック" w:hint="eastAsia"/>
          <w:sz w:val="22"/>
          <w:szCs w:val="22"/>
          <w:lang w:val="en"/>
        </w:rPr>
        <w:t xml:space="preserve"> of </w:t>
      </w:r>
      <w:ins w:id="7437" w:author="t_竹沢 公佑" w:date="2019-10-05T14:43:00Z">
        <w:r w:rsidR="00F22F88">
          <w:rPr>
            <w:rFonts w:ascii="ＭＳ Ｐゴシック" w:eastAsia="ＭＳ Ｐゴシック" w:hAnsi="ＭＳ Ｐゴシック" w:hint="eastAsia"/>
            <w:sz w:val="22"/>
            <w:szCs w:val="22"/>
            <w:lang w:val="en"/>
          </w:rPr>
          <w:t xml:space="preserve">Host </w:t>
        </w:r>
      </w:ins>
      <w:r w:rsidRPr="005038B9">
        <w:rPr>
          <w:rFonts w:ascii="ＭＳ Ｐゴシック" w:eastAsia="ＭＳ Ｐゴシック" w:hAnsi="ＭＳ Ｐゴシック" w:hint="eastAsia"/>
          <w:sz w:val="22"/>
          <w:szCs w:val="22"/>
          <w:lang w:val="en"/>
        </w:rPr>
        <w:t xml:space="preserve">Data buffer. (Receive Ring </w:t>
      </w:r>
      <w:r w:rsidRPr="005038B9">
        <w:rPr>
          <w:rFonts w:ascii="ＭＳ Ｐゴシック" w:eastAsia="ＭＳ Ｐゴシック" w:hAnsi="ＭＳ Ｐゴシック" w:hint="eastAsia"/>
          <w:sz w:val="22"/>
          <w:szCs w:val="22"/>
        </w:rPr>
        <w:t>Buffer).</w:t>
      </w:r>
    </w:p>
    <w:p w:rsidR="00DF1C7C" w:rsidRDefault="00DF1C7C">
      <w:pPr>
        <w:pStyle w:val="HTML0"/>
        <w:ind w:left="440" w:hangingChars="200" w:hanging="440"/>
        <w:rPr>
          <w:rFonts w:eastAsia="ＭＳ Ｐゴシック"/>
          <w:sz w:val="22"/>
          <w:szCs w:val="22"/>
          <w:lang w:val="en"/>
        </w:rPr>
      </w:pPr>
    </w:p>
    <w:p w:rsidR="00DF1C7C" w:rsidRDefault="00DF1C7C">
      <w:pPr>
        <w:spacing w:line="0" w:lineRule="atLeast"/>
        <w:ind w:right="1020" w:firstLineChars="50" w:firstLine="110"/>
        <w:rPr>
          <w:b/>
          <w:sz w:val="22"/>
          <w:szCs w:val="22"/>
        </w:rPr>
      </w:pPr>
      <w:r>
        <w:rPr>
          <w:rFonts w:hint="eastAsia"/>
          <w:b/>
          <w:sz w:val="22"/>
          <w:szCs w:val="22"/>
        </w:rPr>
        <w:t>【Remarks】</w:t>
      </w:r>
    </w:p>
    <w:p w:rsidR="00DF1C7C" w:rsidRDefault="00F22F88">
      <w:pPr>
        <w:spacing w:line="0" w:lineRule="atLeast"/>
        <w:ind w:right="1020" w:firstLineChars="200" w:firstLine="440"/>
        <w:rPr>
          <w:sz w:val="22"/>
          <w:szCs w:val="22"/>
          <w:lang w:val="en"/>
        </w:rPr>
      </w:pPr>
      <w:ins w:id="7438" w:author="t_竹沢 公佑" w:date="2019-10-05T14:44:00Z">
        <w:r>
          <w:rPr>
            <w:sz w:val="22"/>
            <w:szCs w:val="22"/>
            <w:lang w:val="en"/>
          </w:rPr>
          <w:t>“</w:t>
        </w:r>
      </w:ins>
      <w:r w:rsidR="00DF1C7C">
        <w:rPr>
          <w:sz w:val="22"/>
          <w:szCs w:val="22"/>
          <w:lang w:val="en"/>
        </w:rPr>
        <w:t>ioctl</w:t>
      </w:r>
      <w:ins w:id="7439" w:author="t_竹沢 公佑" w:date="2019-10-05T14:44:00Z">
        <w:r>
          <w:rPr>
            <w:sz w:val="22"/>
            <w:szCs w:val="22"/>
            <w:lang w:val="en"/>
          </w:rPr>
          <w:t>”</w:t>
        </w:r>
      </w:ins>
      <w:r w:rsidR="00DF1C7C">
        <w:rPr>
          <w:sz w:val="22"/>
          <w:szCs w:val="22"/>
          <w:lang w:val="en"/>
        </w:rPr>
        <w:t xml:space="preserve"> </w:t>
      </w:r>
      <w:del w:id="7440" w:author="t_竹沢 公佑" w:date="2019-10-05T14:44:00Z">
        <w:r w:rsidR="00DF1C7C" w:rsidDel="00F22F88">
          <w:rPr>
            <w:sz w:val="22"/>
            <w:szCs w:val="22"/>
            <w:lang w:val="en"/>
          </w:rPr>
          <w:delText xml:space="preserve">will </w:delText>
        </w:r>
      </w:del>
      <w:r w:rsidR="00DF1C7C">
        <w:rPr>
          <w:sz w:val="22"/>
          <w:szCs w:val="22"/>
          <w:lang w:val="en"/>
        </w:rPr>
        <w:t>return</w:t>
      </w:r>
      <w:ins w:id="7441" w:author="t_竹沢 公佑" w:date="2019-10-05T14:44:00Z">
        <w:r>
          <w:rPr>
            <w:rFonts w:hint="eastAsia"/>
            <w:sz w:val="22"/>
            <w:szCs w:val="22"/>
            <w:lang w:val="en"/>
          </w:rPr>
          <w:t>s</w:t>
        </w:r>
      </w:ins>
      <w:r w:rsidR="00DF1C7C">
        <w:rPr>
          <w:sz w:val="22"/>
          <w:szCs w:val="22"/>
          <w:lang w:val="en"/>
        </w:rPr>
        <w:t xml:space="preserve"> an error</w:t>
      </w:r>
      <w:r w:rsidR="00DF1C7C">
        <w:rPr>
          <w:rFonts w:hint="eastAsia"/>
          <w:sz w:val="22"/>
          <w:szCs w:val="22"/>
          <w:lang w:val="en"/>
        </w:rPr>
        <w:t>(-1)</w:t>
      </w:r>
      <w:r w:rsidR="00DF1C7C">
        <w:rPr>
          <w:sz w:val="22"/>
          <w:szCs w:val="22"/>
          <w:lang w:val="en"/>
        </w:rPr>
        <w:t xml:space="preserve"> i</w:t>
      </w:r>
      <w:r w:rsidR="00DF1C7C" w:rsidRPr="00437574">
        <w:rPr>
          <w:sz w:val="22"/>
          <w:szCs w:val="22"/>
          <w:lang w:val="en"/>
        </w:rPr>
        <w:t xml:space="preserve">f you </w:t>
      </w:r>
      <w:del w:id="7442" w:author="t_竹沢 公佑" w:date="2019-10-05T14:44:00Z">
        <w:r w:rsidR="00DF1C7C" w:rsidRPr="00437574" w:rsidDel="00F22F88">
          <w:rPr>
            <w:sz w:val="22"/>
            <w:szCs w:val="22"/>
            <w:lang w:val="en"/>
          </w:rPr>
          <w:delText xml:space="preserve">are </w:delText>
        </w:r>
      </w:del>
      <w:r w:rsidR="00DF1C7C" w:rsidRPr="00437574">
        <w:rPr>
          <w:sz w:val="22"/>
          <w:szCs w:val="22"/>
          <w:lang w:val="en"/>
        </w:rPr>
        <w:t xml:space="preserve">open </w:t>
      </w:r>
      <w:ins w:id="7443" w:author="t_竹沢 公佑" w:date="2019-10-05T14:44:00Z">
        <w:r>
          <w:rPr>
            <w:rFonts w:hint="eastAsia"/>
            <w:sz w:val="22"/>
            <w:szCs w:val="22"/>
            <w:lang w:val="en"/>
          </w:rPr>
          <w:t>the device file with O_RDWR flag.</w:t>
        </w:r>
      </w:ins>
      <w:del w:id="7444" w:author="t_竹沢 公佑" w:date="2019-10-05T14:45:00Z">
        <w:r w:rsidR="00D863F6" w:rsidRPr="005038B9" w:rsidDel="00F22F88">
          <w:rPr>
            <w:rFonts w:hint="eastAsia"/>
            <w:sz w:val="22"/>
            <w:szCs w:val="22"/>
            <w:lang w:val="en"/>
          </w:rPr>
          <w:delText xml:space="preserve">the DRXP </w:delText>
        </w:r>
        <w:r w:rsidR="00DF1C7C" w:rsidRPr="00437574" w:rsidDel="00F22F88">
          <w:rPr>
            <w:sz w:val="22"/>
            <w:szCs w:val="22"/>
            <w:lang w:val="en"/>
          </w:rPr>
          <w:delText>in O_</w:delText>
        </w:r>
        <w:r w:rsidR="00DF1C7C" w:rsidRPr="00437574" w:rsidDel="00F22F88">
          <w:rPr>
            <w:rFonts w:hint="eastAsia"/>
            <w:sz w:val="22"/>
            <w:szCs w:val="22"/>
            <w:lang w:val="en"/>
          </w:rPr>
          <w:delText>RDWR</w:delText>
        </w:r>
        <w:r w:rsidR="00DF1C7C" w:rsidRPr="00437574" w:rsidDel="00F22F88">
          <w:rPr>
            <w:sz w:val="22"/>
            <w:szCs w:val="22"/>
            <w:lang w:val="en"/>
          </w:rPr>
          <w:delText>.</w:delText>
        </w:r>
      </w:del>
    </w:p>
    <w:p w:rsidR="00DF1C7C" w:rsidRDefault="00DF1C7C" w:rsidP="005038B9">
      <w:pPr>
        <w:spacing w:line="0" w:lineRule="atLeast"/>
        <w:ind w:right="1020"/>
        <w:rPr>
          <w:lang w:val="en"/>
        </w:rPr>
      </w:pPr>
    </w:p>
    <w:p w:rsidR="009A6303" w:rsidRDefault="009A6303" w:rsidP="009A6303">
      <w:pPr>
        <w:spacing w:line="0" w:lineRule="atLeast"/>
        <w:ind w:right="1020" w:firstLineChars="200" w:firstLine="480"/>
        <w:rPr>
          <w:lang w:val="en"/>
        </w:rPr>
      </w:pPr>
      <w:r>
        <w:rPr>
          <w:lang w:val="en"/>
        </w:rPr>
        <w:br w:type="page"/>
      </w:r>
    </w:p>
    <w:p w:rsidR="00374D17" w:rsidRDefault="00374D17" w:rsidP="0083070F">
      <w:pPr>
        <w:pStyle w:val="3"/>
      </w:pPr>
      <w:bookmarkStart w:id="7445" w:name="_Toc63179429"/>
      <w:r>
        <w:rPr>
          <w:rFonts w:hint="eastAsia"/>
        </w:rPr>
        <w:t>Command :DRXPD_SET_SEUEVT</w:t>
      </w:r>
      <w:bookmarkEnd w:id="7445"/>
    </w:p>
    <w:p w:rsidR="00374D17" w:rsidRDefault="00374D17" w:rsidP="00374D17">
      <w:pPr>
        <w:spacing w:line="0" w:lineRule="atLeast"/>
        <w:ind w:firstLineChars="50" w:firstLine="110"/>
        <w:rPr>
          <w:b/>
          <w:sz w:val="22"/>
          <w:szCs w:val="22"/>
        </w:rPr>
      </w:pPr>
      <w:r>
        <w:rPr>
          <w:rFonts w:hint="eastAsia"/>
          <w:b/>
          <w:sz w:val="22"/>
          <w:szCs w:val="22"/>
        </w:rPr>
        <w:t>【Function】</w:t>
      </w:r>
    </w:p>
    <w:p w:rsidR="00374D17" w:rsidRPr="008439BD" w:rsidRDefault="00374D17" w:rsidP="00374D17">
      <w:pPr>
        <w:pStyle w:val="HTML0"/>
        <w:spacing w:line="0" w:lineRule="atLeast"/>
        <w:rPr>
          <w:rFonts w:ascii="ＭＳ Ｐゴシック" w:eastAsia="ＭＳ Ｐゴシック" w:hAnsi="ＭＳ Ｐゴシック"/>
          <w:sz w:val="22"/>
          <w:szCs w:val="22"/>
          <w:lang w:val="en"/>
        </w:rPr>
      </w:pPr>
      <w:r>
        <w:rPr>
          <w:rFonts w:eastAsia="ＭＳ Ｐゴシック" w:hint="eastAsia"/>
          <w:sz w:val="22"/>
          <w:szCs w:val="22"/>
        </w:rPr>
        <w:t xml:space="preserve">　　</w:t>
      </w:r>
      <w:r w:rsidR="007E7827" w:rsidRPr="008439BD">
        <w:rPr>
          <w:rFonts w:ascii="ＭＳ Ｐゴシック" w:eastAsia="ＭＳ Ｐゴシック" w:hAnsi="ＭＳ Ｐゴシック"/>
          <w:sz w:val="22"/>
          <w:szCs w:val="22"/>
          <w:lang w:val="en"/>
        </w:rPr>
        <w:t xml:space="preserve">This command </w:t>
      </w:r>
      <w:r w:rsidR="007E7827" w:rsidRPr="008439BD">
        <w:rPr>
          <w:rFonts w:ascii="ＭＳ Ｐゴシック" w:eastAsia="ＭＳ Ｐゴシック" w:hAnsi="ＭＳ Ｐゴシック" w:hint="eastAsia"/>
          <w:sz w:val="22"/>
          <w:szCs w:val="22"/>
          <w:lang w:val="en"/>
        </w:rPr>
        <w:t xml:space="preserve">registers evnetfd </w:t>
      </w:r>
      <w:ins w:id="7446" w:author="t_竹沢 公佑" w:date="2019-10-05T14:45:00Z">
        <w:r w:rsidR="00F22F88">
          <w:rPr>
            <w:rFonts w:ascii="ＭＳ Ｐゴシック" w:eastAsia="ＭＳ Ｐゴシック" w:hAnsi="ＭＳ Ｐゴシック" w:hint="eastAsia"/>
            <w:sz w:val="22"/>
            <w:szCs w:val="22"/>
            <w:lang w:val="en"/>
          </w:rPr>
          <w:t xml:space="preserve">on </w:t>
        </w:r>
      </w:ins>
      <w:del w:id="7447" w:author="t_竹沢 公佑" w:date="2019-10-05T14:45:00Z">
        <w:r w:rsidR="007E7827" w:rsidRPr="008439BD" w:rsidDel="00F22F88">
          <w:rPr>
            <w:rFonts w:ascii="ＭＳ Ｐゴシック" w:eastAsia="ＭＳ Ｐゴシック" w:hAnsi="ＭＳ Ｐゴシック" w:hint="eastAsia"/>
            <w:sz w:val="22"/>
            <w:szCs w:val="22"/>
            <w:lang w:val="en"/>
          </w:rPr>
          <w:delText xml:space="preserve">to </w:delText>
        </w:r>
      </w:del>
      <w:r w:rsidR="00F43DAA" w:rsidRPr="008439BD">
        <w:rPr>
          <w:rFonts w:ascii="ＭＳ Ｐゴシック" w:eastAsia="ＭＳ Ｐゴシック" w:hAnsi="ＭＳ Ｐゴシック" w:hint="eastAsia"/>
          <w:sz w:val="22"/>
          <w:szCs w:val="22"/>
          <w:lang w:val="en"/>
        </w:rPr>
        <w:t xml:space="preserve">production/prototype DRXP </w:t>
      </w:r>
      <w:r w:rsidR="007E7827" w:rsidRPr="008439BD">
        <w:rPr>
          <w:rFonts w:ascii="ＭＳ Ｐゴシック" w:eastAsia="ＭＳ Ｐゴシック" w:hAnsi="ＭＳ Ｐゴシック"/>
          <w:sz w:val="22"/>
          <w:szCs w:val="22"/>
          <w:lang w:val="en"/>
        </w:rPr>
        <w:t>board</w:t>
      </w:r>
      <w:r w:rsidR="007E7827" w:rsidRPr="008439BD">
        <w:rPr>
          <w:rFonts w:ascii="ＭＳ Ｐゴシック" w:eastAsia="ＭＳ Ｐゴシック" w:hAnsi="ＭＳ Ｐゴシック" w:hint="eastAsia"/>
          <w:sz w:val="22"/>
          <w:szCs w:val="22"/>
          <w:lang w:val="en"/>
        </w:rPr>
        <w:t>.</w:t>
      </w:r>
      <w:r w:rsidRPr="008439BD">
        <w:rPr>
          <w:rFonts w:ascii="ＭＳ Ｐゴシック" w:eastAsia="ＭＳ Ｐゴシック" w:hAnsi="ＭＳ Ｐゴシック"/>
          <w:sz w:val="22"/>
          <w:szCs w:val="22"/>
          <w:lang w:val="en"/>
        </w:rPr>
        <w:t xml:space="preserve"> </w:t>
      </w:r>
      <w:r w:rsidR="007E7827" w:rsidRPr="008439BD">
        <w:rPr>
          <w:rFonts w:ascii="ＭＳ Ｐゴシック" w:eastAsia="ＭＳ Ｐゴシック" w:hAnsi="ＭＳ Ｐゴシック" w:hint="eastAsia"/>
          <w:sz w:val="22"/>
          <w:szCs w:val="22"/>
          <w:lang w:val="en"/>
        </w:rPr>
        <w:t>When SEU function module encount</w:t>
      </w:r>
      <w:r w:rsidR="00510C54" w:rsidRPr="008439BD">
        <w:rPr>
          <w:rFonts w:ascii="ＭＳ Ｐゴシック" w:eastAsia="ＭＳ Ｐゴシック" w:hAnsi="ＭＳ Ｐゴシック" w:hint="eastAsia"/>
          <w:sz w:val="22"/>
          <w:szCs w:val="22"/>
          <w:lang w:val="en"/>
        </w:rPr>
        <w:t>er</w:t>
      </w:r>
      <w:r w:rsidR="007E7827" w:rsidRPr="008439BD">
        <w:rPr>
          <w:rFonts w:ascii="ＭＳ Ｐゴシック" w:eastAsia="ＭＳ Ｐゴシック" w:hAnsi="ＭＳ Ｐゴシック" w:hint="eastAsia"/>
          <w:sz w:val="22"/>
          <w:szCs w:val="22"/>
          <w:lang w:val="en"/>
        </w:rPr>
        <w:t xml:space="preserve">s error state, driver notifies the event through registered eventfd. </w:t>
      </w:r>
      <w:r w:rsidR="00F43DAA" w:rsidRPr="008439BD">
        <w:rPr>
          <w:rFonts w:ascii="ＭＳ Ｐゴシック" w:eastAsia="ＭＳ Ｐゴシック" w:hAnsi="ＭＳ Ｐゴシック" w:hint="eastAsia"/>
          <w:sz w:val="22"/>
          <w:szCs w:val="22"/>
          <w:lang w:val="en"/>
        </w:rPr>
        <w:t xml:space="preserve">For distinguishing the event of 48msec TE/data received please use different eventfd </w:t>
      </w:r>
      <w:r w:rsidR="002834EB" w:rsidRPr="008439BD">
        <w:rPr>
          <w:rFonts w:ascii="ＭＳ Ｐゴシック" w:eastAsia="ＭＳ Ｐゴシック" w:hAnsi="ＭＳ Ｐゴシック" w:hint="eastAsia"/>
          <w:sz w:val="22"/>
          <w:szCs w:val="22"/>
          <w:lang w:val="en"/>
        </w:rPr>
        <w:t xml:space="preserve">from </w:t>
      </w:r>
      <w:del w:id="7448" w:author="t_竹沢 公佑" w:date="2019-10-05T14:46:00Z">
        <w:r w:rsidR="002834EB" w:rsidRPr="008439BD" w:rsidDel="00F22F88">
          <w:rPr>
            <w:rFonts w:ascii="ＭＳ Ｐゴシック" w:eastAsia="ＭＳ Ｐゴシック" w:hAnsi="ＭＳ Ｐゴシック" w:hint="eastAsia"/>
            <w:sz w:val="22"/>
            <w:szCs w:val="22"/>
            <w:lang w:val="en"/>
          </w:rPr>
          <w:delText xml:space="preserve">it </w:delText>
        </w:r>
        <w:r w:rsidR="002A0D13" w:rsidRPr="008439BD" w:rsidDel="00F22F88">
          <w:rPr>
            <w:rFonts w:ascii="ＭＳ Ｐゴシック" w:eastAsia="ＭＳ Ｐゴシック" w:hAnsi="ＭＳ Ｐゴシック" w:hint="eastAsia"/>
            <w:sz w:val="22"/>
            <w:szCs w:val="22"/>
            <w:lang w:val="en"/>
          </w:rPr>
          <w:delText xml:space="preserve">is </w:delText>
        </w:r>
      </w:del>
      <w:r w:rsidR="00F43DAA" w:rsidRPr="008439BD">
        <w:rPr>
          <w:rFonts w:ascii="ＭＳ Ｐゴシック" w:eastAsia="ＭＳ Ｐゴシック" w:hAnsi="ＭＳ Ｐゴシック" w:hint="eastAsia"/>
          <w:sz w:val="22"/>
          <w:szCs w:val="22"/>
          <w:lang w:val="en"/>
        </w:rPr>
        <w:t xml:space="preserve">registered by ioctl(DRXPD_SET_RCVEVT).  </w:t>
      </w:r>
    </w:p>
    <w:p w:rsidR="00374D17" w:rsidRPr="00E82429" w:rsidRDefault="00374D17" w:rsidP="00374D17">
      <w:pPr>
        <w:spacing w:line="0" w:lineRule="atLeast"/>
        <w:ind w:right="1020" w:firstLineChars="50" w:firstLine="110"/>
        <w:rPr>
          <w:b/>
          <w:sz w:val="22"/>
          <w:szCs w:val="22"/>
          <w:lang w:val="en"/>
        </w:rPr>
      </w:pPr>
    </w:p>
    <w:p w:rsidR="00374D17" w:rsidRDefault="00374D17" w:rsidP="00374D17">
      <w:pPr>
        <w:spacing w:line="0" w:lineRule="atLeast"/>
        <w:ind w:right="1020" w:firstLineChars="50" w:firstLine="110"/>
        <w:rPr>
          <w:b/>
          <w:sz w:val="22"/>
          <w:szCs w:val="22"/>
        </w:rPr>
      </w:pPr>
      <w:r>
        <w:rPr>
          <w:rFonts w:hint="eastAsia"/>
          <w:b/>
          <w:sz w:val="22"/>
          <w:szCs w:val="22"/>
        </w:rPr>
        <w:t>【Format】</w:t>
      </w:r>
      <w:r w:rsidR="00F43DAA">
        <w:rPr>
          <w:rFonts w:hint="eastAsia"/>
          <w:b/>
          <w:sz w:val="22"/>
          <w:szCs w:val="22"/>
        </w:rPr>
        <w:t xml:space="preserve"> </w:t>
      </w:r>
    </w:p>
    <w:p w:rsidR="00374D17" w:rsidRDefault="00374D17" w:rsidP="00374D17">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DRXPD_SET_SEUEVT</w:t>
      </w:r>
      <w:r>
        <w:rPr>
          <w:rFonts w:hint="eastAsia"/>
          <w:iCs/>
          <w:sz w:val="22"/>
          <w:szCs w:val="22"/>
        </w:rPr>
        <w:t>,</w:t>
      </w:r>
      <w:r>
        <w:rPr>
          <w:bCs/>
          <w:sz w:val="22"/>
          <w:szCs w:val="22"/>
        </w:rPr>
        <w:t xml:space="preserve"> int eventfd);</w:t>
      </w:r>
      <w:r>
        <w:rPr>
          <w:sz w:val="22"/>
          <w:szCs w:val="22"/>
        </w:rPr>
        <w:t xml:space="preserve">  </w:t>
      </w:r>
    </w:p>
    <w:p w:rsidR="00374D17" w:rsidRPr="005F6B96" w:rsidRDefault="00374D17" w:rsidP="00374D17">
      <w:pPr>
        <w:spacing w:line="0" w:lineRule="atLeast"/>
        <w:ind w:right="1020"/>
        <w:rPr>
          <w:b/>
          <w:sz w:val="22"/>
          <w:szCs w:val="22"/>
        </w:rPr>
      </w:pPr>
    </w:p>
    <w:p w:rsidR="00374D17" w:rsidRDefault="00374D17" w:rsidP="00374D17">
      <w:pPr>
        <w:spacing w:line="0" w:lineRule="atLeast"/>
        <w:ind w:right="1020" w:firstLineChars="50" w:firstLine="110"/>
        <w:rPr>
          <w:b/>
          <w:sz w:val="22"/>
          <w:szCs w:val="22"/>
        </w:rPr>
      </w:pPr>
      <w:r>
        <w:rPr>
          <w:rFonts w:hint="eastAsia"/>
          <w:b/>
          <w:sz w:val="22"/>
          <w:szCs w:val="22"/>
        </w:rPr>
        <w:t>【Parameter】</w:t>
      </w:r>
    </w:p>
    <w:p w:rsidR="00374D17" w:rsidRDefault="00374D17" w:rsidP="00374D17">
      <w:pPr>
        <w:spacing w:line="0" w:lineRule="atLeast"/>
        <w:ind w:right="1020" w:firstLineChars="200" w:firstLine="440"/>
        <w:rPr>
          <w:iCs/>
          <w:sz w:val="22"/>
          <w:szCs w:val="22"/>
        </w:rPr>
      </w:pPr>
      <w:r>
        <w:rPr>
          <w:rFonts w:hint="eastAsia"/>
          <w:bCs/>
          <w:sz w:val="22"/>
          <w:szCs w:val="22"/>
        </w:rPr>
        <w:t>int fd</w:t>
      </w:r>
      <w:r>
        <w:rPr>
          <w:iCs/>
          <w:sz w:val="22"/>
          <w:szCs w:val="22"/>
        </w:rPr>
        <w:t>…</w:t>
      </w:r>
    </w:p>
    <w:p w:rsidR="00374D17" w:rsidRDefault="00374D17" w:rsidP="00374D17">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374D17" w:rsidRDefault="00374D17" w:rsidP="00374D17">
      <w:pPr>
        <w:spacing w:line="0" w:lineRule="atLeast"/>
        <w:ind w:right="1020" w:firstLineChars="381" w:firstLine="838"/>
        <w:rPr>
          <w:bCs/>
          <w:sz w:val="22"/>
          <w:szCs w:val="22"/>
        </w:rPr>
      </w:pPr>
    </w:p>
    <w:p w:rsidR="00374D17" w:rsidRDefault="00374D17" w:rsidP="00374D17">
      <w:pPr>
        <w:spacing w:line="0" w:lineRule="atLeast"/>
        <w:ind w:right="1020" w:firstLineChars="200" w:firstLine="440"/>
        <w:rPr>
          <w:bCs/>
          <w:sz w:val="22"/>
          <w:szCs w:val="22"/>
        </w:rPr>
      </w:pPr>
      <w:r>
        <w:rPr>
          <w:bCs/>
          <w:sz w:val="22"/>
          <w:szCs w:val="22"/>
        </w:rPr>
        <w:t>int eventfd</w:t>
      </w:r>
      <w:r>
        <w:rPr>
          <w:iCs/>
          <w:sz w:val="22"/>
          <w:szCs w:val="22"/>
        </w:rPr>
        <w:t>…</w:t>
      </w:r>
    </w:p>
    <w:p w:rsidR="00374D17" w:rsidRDefault="00374D17" w:rsidP="00374D17">
      <w:pPr>
        <w:spacing w:line="0" w:lineRule="atLeast"/>
        <w:ind w:leftChars="295" w:left="708" w:right="1020" w:firstLineChars="64" w:firstLine="141"/>
        <w:rPr>
          <w:bCs/>
          <w:sz w:val="22"/>
          <w:szCs w:val="22"/>
        </w:rPr>
      </w:pPr>
      <w:r w:rsidRPr="008803B0">
        <w:rPr>
          <w:bCs/>
          <w:sz w:val="22"/>
          <w:szCs w:val="22"/>
        </w:rPr>
        <w:t xml:space="preserve">Specify </w:t>
      </w:r>
      <w:r w:rsidRPr="008803B0">
        <w:rPr>
          <w:rFonts w:hint="eastAsia"/>
          <w:bCs/>
          <w:sz w:val="22"/>
          <w:szCs w:val="22"/>
        </w:rPr>
        <w:t xml:space="preserve">the </w:t>
      </w:r>
      <w:r w:rsidRPr="008803B0">
        <w:rPr>
          <w:bCs/>
          <w:sz w:val="22"/>
          <w:szCs w:val="22"/>
        </w:rPr>
        <w:t xml:space="preserve">event file descriptor </w:t>
      </w:r>
      <w:r w:rsidRPr="008803B0">
        <w:rPr>
          <w:rFonts w:hint="eastAsia"/>
          <w:bCs/>
          <w:sz w:val="22"/>
          <w:szCs w:val="22"/>
        </w:rPr>
        <w:t>gained</w:t>
      </w:r>
      <w:r w:rsidRPr="008803B0">
        <w:rPr>
          <w:bCs/>
          <w:sz w:val="22"/>
          <w:szCs w:val="22"/>
        </w:rPr>
        <w:t xml:space="preserve"> by calling “int eventfd(unsigned int initval, int flags)”.</w:t>
      </w:r>
      <w:r>
        <w:rPr>
          <w:rFonts w:hint="eastAsia"/>
          <w:iCs/>
          <w:sz w:val="22"/>
          <w:szCs w:val="22"/>
        </w:rPr>
        <w:t xml:space="preserve"> eventfd should not use </w:t>
      </w:r>
      <w:r>
        <w:rPr>
          <w:bCs/>
          <w:sz w:val="22"/>
          <w:szCs w:val="22"/>
        </w:rPr>
        <w:t>EFD_SEMAPHORE</w:t>
      </w:r>
      <w:r>
        <w:rPr>
          <w:rFonts w:hint="eastAsia"/>
          <w:bCs/>
          <w:sz w:val="22"/>
          <w:szCs w:val="22"/>
        </w:rPr>
        <w:t>.</w:t>
      </w:r>
      <w:ins w:id="7449" w:author="t_竹沢 公佑" w:date="2020-06-01T12:03:00Z">
        <w:r w:rsidR="00475E5C">
          <w:rPr>
            <w:rFonts w:hint="eastAsia"/>
            <w:bCs/>
            <w:sz w:val="22"/>
            <w:szCs w:val="22"/>
          </w:rPr>
          <w:t xml:space="preserve"> The resource related to eventfd in the device driver is released when user process is finished.</w:t>
        </w:r>
      </w:ins>
    </w:p>
    <w:p w:rsidR="00374D17" w:rsidRDefault="00374D17" w:rsidP="00374D17">
      <w:pPr>
        <w:spacing w:line="0" w:lineRule="atLeast"/>
        <w:ind w:right="1020" w:firstLine="840"/>
        <w:rPr>
          <w:iCs/>
          <w:sz w:val="22"/>
          <w:szCs w:val="22"/>
        </w:rPr>
      </w:pPr>
    </w:p>
    <w:p w:rsidR="00374D17" w:rsidRDefault="00374D17" w:rsidP="00374D17">
      <w:pPr>
        <w:spacing w:line="0" w:lineRule="atLeast"/>
        <w:ind w:right="1020"/>
        <w:rPr>
          <w:b/>
          <w:sz w:val="22"/>
          <w:szCs w:val="22"/>
        </w:rPr>
      </w:pPr>
      <w:r>
        <w:rPr>
          <w:rFonts w:hint="eastAsia"/>
          <w:b/>
          <w:sz w:val="22"/>
          <w:szCs w:val="22"/>
        </w:rPr>
        <w:t xml:space="preserve">　【Return】</w:t>
      </w:r>
    </w:p>
    <w:p w:rsidR="00374D17" w:rsidRDefault="00374D17" w:rsidP="00374D17">
      <w:pPr>
        <w:spacing w:line="0" w:lineRule="atLeast"/>
        <w:ind w:right="1020" w:firstLineChars="200" w:firstLine="440"/>
        <w:rPr>
          <w:bCs/>
          <w:sz w:val="22"/>
          <w:szCs w:val="22"/>
        </w:rPr>
      </w:pPr>
      <w:del w:id="7450" w:author="t_竹沢 公佑" w:date="2019-10-05T14:46:00Z">
        <w:r w:rsidDel="00F22F88">
          <w:rPr>
            <w:rFonts w:hint="eastAsia"/>
            <w:bCs/>
            <w:sz w:val="22"/>
            <w:szCs w:val="22"/>
          </w:rPr>
          <w:delText xml:space="preserve">If it is success, </w:delText>
        </w:r>
      </w:del>
      <w:r>
        <w:rPr>
          <w:rFonts w:hint="eastAsia"/>
          <w:bCs/>
          <w:sz w:val="22"/>
          <w:szCs w:val="22"/>
        </w:rPr>
        <w:t xml:space="preserve">0 </w:t>
      </w:r>
      <w:r>
        <w:rPr>
          <w:bCs/>
          <w:sz w:val="22"/>
          <w:szCs w:val="22"/>
        </w:rPr>
        <w:t>is returne</w:t>
      </w:r>
      <w:r>
        <w:rPr>
          <w:rFonts w:hint="eastAsia"/>
          <w:bCs/>
          <w:sz w:val="22"/>
          <w:szCs w:val="22"/>
        </w:rPr>
        <w:t>d</w:t>
      </w:r>
      <w:r>
        <w:rPr>
          <w:bCs/>
          <w:sz w:val="22"/>
          <w:szCs w:val="22"/>
        </w:rPr>
        <w:t xml:space="preserve">.　if </w:t>
      </w:r>
      <w:r>
        <w:rPr>
          <w:rFonts w:hint="eastAsia"/>
          <w:bCs/>
          <w:sz w:val="22"/>
          <w:szCs w:val="22"/>
        </w:rPr>
        <w:t xml:space="preserve">an </w:t>
      </w:r>
      <w:r>
        <w:rPr>
          <w:bCs/>
          <w:sz w:val="22"/>
          <w:szCs w:val="22"/>
        </w:rPr>
        <w:t>error　occur</w:t>
      </w:r>
      <w:r>
        <w:rPr>
          <w:rFonts w:hint="eastAsia"/>
          <w:bCs/>
          <w:sz w:val="22"/>
          <w:szCs w:val="22"/>
        </w:rPr>
        <w:t>s</w:t>
      </w:r>
      <w:r>
        <w:rPr>
          <w:bCs/>
          <w:sz w:val="22"/>
          <w:szCs w:val="22"/>
        </w:rPr>
        <w:t>, -1 is returned</w:t>
      </w:r>
      <w:r w:rsidR="00121762">
        <w:rPr>
          <w:rFonts w:hint="eastAsia"/>
          <w:bCs/>
          <w:sz w:val="22"/>
          <w:szCs w:val="22"/>
        </w:rPr>
        <w:t xml:space="preserve"> </w:t>
      </w:r>
      <w:r w:rsidR="00121762" w:rsidRPr="00121762">
        <w:rPr>
          <w:bCs/>
          <w:sz w:val="22"/>
          <w:szCs w:val="22"/>
        </w:rPr>
        <w:t>in which case</w:t>
      </w:r>
      <w:del w:id="7451" w:author="t_竹沢 公佑" w:date="2019-10-05T14:46:00Z">
        <w:r w:rsidR="00121762" w:rsidRPr="00121762" w:rsidDel="00F22F88">
          <w:rPr>
            <w:bCs/>
            <w:sz w:val="22"/>
            <w:szCs w:val="22"/>
          </w:rPr>
          <w:delText>,</w:delText>
        </w:r>
      </w:del>
      <w:r w:rsidR="00121762" w:rsidRPr="00121762">
        <w:rPr>
          <w:bCs/>
          <w:sz w:val="22"/>
          <w:szCs w:val="22"/>
        </w:rPr>
        <w:t xml:space="preserve"> errno is set.</w:t>
      </w:r>
    </w:p>
    <w:p w:rsidR="0022235B" w:rsidRDefault="0022235B" w:rsidP="004A6649">
      <w:pPr>
        <w:spacing w:line="0" w:lineRule="atLeast"/>
        <w:ind w:right="1020" w:firstLineChars="50" w:firstLine="110"/>
        <w:rPr>
          <w:b/>
          <w:sz w:val="22"/>
          <w:szCs w:val="22"/>
        </w:rPr>
      </w:pPr>
    </w:p>
    <w:p w:rsidR="004A6649" w:rsidRDefault="004A6649" w:rsidP="004A6649">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ins w:id="7452" w:author="t_竹沢 公佑" w:date="2019-09-18T13:31:00Z"/>
          <w:bCs/>
          <w:sz w:val="22"/>
          <w:szCs w:val="22"/>
        </w:rPr>
      </w:pPr>
      <w:r w:rsidRPr="00121762">
        <w:rPr>
          <w:bCs/>
          <w:sz w:val="22"/>
          <w:szCs w:val="22"/>
        </w:rPr>
        <w:t>This command can fail with the following errors.</w:t>
      </w:r>
    </w:p>
    <w:p w:rsidR="00A033B7" w:rsidRPr="00A033B7" w:rsidRDefault="00A033B7" w:rsidP="00A033B7">
      <w:pPr>
        <w:spacing w:line="0" w:lineRule="atLeast"/>
        <w:ind w:right="1020" w:firstLineChars="200" w:firstLine="440"/>
        <w:rPr>
          <w:ins w:id="7453" w:author="t_竹沢 公佑" w:date="2019-09-18T13:31:00Z"/>
          <w:bCs/>
          <w:sz w:val="22"/>
          <w:szCs w:val="22"/>
        </w:rPr>
      </w:pPr>
      <w:ins w:id="7454" w:author="t_竹沢 公佑" w:date="2019-09-18T13:31:00Z">
        <w:r w:rsidRPr="00A033B7">
          <w:rPr>
            <w:bCs/>
            <w:sz w:val="22"/>
            <w:szCs w:val="22"/>
          </w:rPr>
          <w:t>EAGAIN</w:t>
        </w:r>
      </w:ins>
    </w:p>
    <w:p w:rsidR="00A033B7" w:rsidRPr="00A033B7" w:rsidRDefault="00A033B7" w:rsidP="00A033B7">
      <w:pPr>
        <w:spacing w:line="0" w:lineRule="atLeast"/>
        <w:ind w:right="1020" w:firstLineChars="200" w:firstLine="440"/>
        <w:rPr>
          <w:ins w:id="7455" w:author="t_竹沢 公佑" w:date="2019-09-18T13:31:00Z"/>
          <w:bCs/>
          <w:sz w:val="22"/>
          <w:szCs w:val="22"/>
        </w:rPr>
      </w:pPr>
      <w:ins w:id="7456" w:author="t_竹沢 公佑" w:date="2019-09-18T13:31:00Z">
        <w:r w:rsidRPr="00A033B7">
          <w:rPr>
            <w:bCs/>
            <w:sz w:val="22"/>
            <w:szCs w:val="22"/>
          </w:rPr>
          <w:t xml:space="preserve">  When </w:t>
        </w:r>
      </w:ins>
      <w:ins w:id="7457" w:author="t_竹沢 公佑" w:date="2019-10-05T14:46:00Z">
        <w:r w:rsidR="00F22F88">
          <w:rPr>
            <w:rFonts w:hint="eastAsia"/>
            <w:bCs/>
            <w:sz w:val="22"/>
            <w:szCs w:val="22"/>
          </w:rPr>
          <w:t xml:space="preserve">this command </w:t>
        </w:r>
      </w:ins>
      <w:ins w:id="7458" w:author="t_竹沢 公佑" w:date="2019-09-18T13:31:00Z">
        <w:r w:rsidRPr="00A033B7">
          <w:rPr>
            <w:bCs/>
            <w:sz w:val="22"/>
            <w:szCs w:val="22"/>
          </w:rPr>
          <w:t>detect</w:t>
        </w:r>
      </w:ins>
      <w:ins w:id="7459" w:author="t_竹沢 公佑" w:date="2019-10-05T14:46:00Z">
        <w:r w:rsidR="00F22F88">
          <w:rPr>
            <w:rFonts w:hint="eastAsia"/>
            <w:bCs/>
            <w:sz w:val="22"/>
            <w:szCs w:val="22"/>
          </w:rPr>
          <w:t>s an</w:t>
        </w:r>
      </w:ins>
      <w:ins w:id="7460" w:author="t_竹沢 公佑" w:date="2019-09-18T13:31:00Z">
        <w:r w:rsidRPr="00A033B7">
          <w:rPr>
            <w:bCs/>
            <w:sz w:val="22"/>
            <w:szCs w:val="22"/>
          </w:rPr>
          <w:t xml:space="preserve"> illegal sequence. </w:t>
        </w:r>
      </w:ins>
    </w:p>
    <w:p w:rsidR="00A033B7" w:rsidRPr="00A033B7" w:rsidRDefault="00A033B7" w:rsidP="00A033B7">
      <w:pPr>
        <w:spacing w:line="0" w:lineRule="atLeast"/>
        <w:ind w:right="1020" w:firstLineChars="200" w:firstLine="440"/>
        <w:rPr>
          <w:ins w:id="7461" w:author="t_竹沢 公佑" w:date="2019-09-18T13:31:00Z"/>
          <w:bCs/>
          <w:sz w:val="22"/>
          <w:szCs w:val="22"/>
        </w:rPr>
      </w:pPr>
      <w:ins w:id="7462" w:author="t_竹沢 公佑" w:date="2019-09-18T13:31:00Z">
        <w:r w:rsidRPr="00A033B7">
          <w:rPr>
            <w:bCs/>
            <w:sz w:val="22"/>
            <w:szCs w:val="22"/>
          </w:rPr>
          <w:t xml:space="preserve">  (An eventfd for monitoring SEU module is already set up.).</w:t>
        </w:r>
      </w:ins>
    </w:p>
    <w:p w:rsidR="00A033B7" w:rsidRPr="00A033B7" w:rsidRDefault="00A033B7" w:rsidP="00A033B7">
      <w:pPr>
        <w:spacing w:line="0" w:lineRule="atLeast"/>
        <w:ind w:right="1020" w:firstLineChars="200" w:firstLine="440"/>
        <w:rPr>
          <w:ins w:id="7463" w:author="t_竹沢 公佑" w:date="2019-09-18T13:31:00Z"/>
          <w:bCs/>
          <w:sz w:val="22"/>
          <w:szCs w:val="22"/>
        </w:rPr>
      </w:pPr>
      <w:ins w:id="7464" w:author="t_竹沢 公佑" w:date="2019-09-18T13:31:00Z">
        <w:r w:rsidRPr="00A033B7">
          <w:rPr>
            <w:bCs/>
            <w:sz w:val="22"/>
            <w:szCs w:val="22"/>
          </w:rPr>
          <w:t>EBADF</w:t>
        </w:r>
      </w:ins>
    </w:p>
    <w:p w:rsidR="00A033B7" w:rsidRPr="00A033B7" w:rsidRDefault="00A033B7" w:rsidP="00A033B7">
      <w:pPr>
        <w:spacing w:line="0" w:lineRule="atLeast"/>
        <w:ind w:right="1020" w:firstLineChars="200" w:firstLine="440"/>
        <w:rPr>
          <w:ins w:id="7465" w:author="t_竹沢 公佑" w:date="2019-09-18T13:31:00Z"/>
          <w:bCs/>
          <w:sz w:val="22"/>
          <w:szCs w:val="22"/>
        </w:rPr>
      </w:pPr>
      <w:ins w:id="7466" w:author="t_竹沢 公佑" w:date="2019-09-18T13:31:00Z">
        <w:r w:rsidRPr="00A033B7">
          <w:rPr>
            <w:bCs/>
            <w:sz w:val="22"/>
            <w:szCs w:val="22"/>
          </w:rPr>
          <w:t xml:space="preserve">  The eventfd </w:t>
        </w:r>
      </w:ins>
      <w:ins w:id="7467" w:author="t_竹沢 公佑" w:date="2019-10-05T14:47:00Z">
        <w:r w:rsidR="00F22F88">
          <w:rPr>
            <w:rFonts w:hint="eastAsia"/>
            <w:bCs/>
            <w:sz w:val="22"/>
            <w:szCs w:val="22"/>
          </w:rPr>
          <w:t xml:space="preserve">your </w:t>
        </w:r>
      </w:ins>
      <w:ins w:id="7468" w:author="t_竹沢 公佑" w:date="2019-09-18T13:31:00Z">
        <w:r w:rsidRPr="00A033B7">
          <w:rPr>
            <w:bCs/>
            <w:sz w:val="22"/>
            <w:szCs w:val="22"/>
          </w:rPr>
          <w:t>application gives to driver is invalid file descriptor.</w:t>
        </w:r>
      </w:ins>
    </w:p>
    <w:p w:rsidR="00A033B7" w:rsidRPr="00A033B7" w:rsidRDefault="00A033B7" w:rsidP="00A033B7">
      <w:pPr>
        <w:spacing w:line="0" w:lineRule="atLeast"/>
        <w:ind w:right="1020" w:firstLineChars="200" w:firstLine="440"/>
        <w:rPr>
          <w:ins w:id="7469" w:author="t_竹沢 公佑" w:date="2019-09-18T13:31:00Z"/>
          <w:bCs/>
          <w:sz w:val="22"/>
          <w:szCs w:val="22"/>
        </w:rPr>
      </w:pPr>
      <w:ins w:id="7470" w:author="t_竹沢 公佑" w:date="2019-09-18T13:31:00Z">
        <w:r w:rsidRPr="00A033B7">
          <w:rPr>
            <w:bCs/>
            <w:sz w:val="22"/>
            <w:szCs w:val="22"/>
          </w:rPr>
          <w:t xml:space="preserve">  Please confirm whether the eventfd file descriptor is valid or not.</w:t>
        </w:r>
      </w:ins>
    </w:p>
    <w:p w:rsidR="00A033B7" w:rsidRPr="00A033B7" w:rsidRDefault="00A033B7" w:rsidP="00A033B7">
      <w:pPr>
        <w:spacing w:line="0" w:lineRule="atLeast"/>
        <w:ind w:right="1020" w:firstLineChars="200" w:firstLine="440"/>
        <w:rPr>
          <w:ins w:id="7471" w:author="t_竹沢 公佑" w:date="2019-09-18T13:31:00Z"/>
          <w:bCs/>
          <w:sz w:val="22"/>
          <w:szCs w:val="22"/>
        </w:rPr>
      </w:pPr>
      <w:ins w:id="7472" w:author="t_竹沢 公佑" w:date="2019-09-18T13:31:00Z">
        <w:r w:rsidRPr="00A033B7">
          <w:rPr>
            <w:bCs/>
            <w:sz w:val="22"/>
            <w:szCs w:val="22"/>
          </w:rPr>
          <w:t>EINVAL</w:t>
        </w:r>
      </w:ins>
    </w:p>
    <w:p w:rsidR="00A033B7" w:rsidRPr="00A033B7" w:rsidRDefault="00A033B7" w:rsidP="00A033B7">
      <w:pPr>
        <w:spacing w:line="0" w:lineRule="atLeast"/>
        <w:ind w:right="1020" w:firstLineChars="200" w:firstLine="440"/>
        <w:rPr>
          <w:ins w:id="7473" w:author="t_竹沢 公佑" w:date="2019-09-18T13:31:00Z"/>
          <w:bCs/>
          <w:sz w:val="22"/>
          <w:szCs w:val="22"/>
        </w:rPr>
      </w:pPr>
      <w:ins w:id="7474" w:author="t_竹沢 公佑" w:date="2019-09-18T13:31:00Z">
        <w:r w:rsidRPr="00A033B7">
          <w:rPr>
            <w:bCs/>
            <w:sz w:val="22"/>
            <w:szCs w:val="22"/>
          </w:rPr>
          <w:t xml:space="preserve">  The eventfd </w:t>
        </w:r>
      </w:ins>
      <w:ins w:id="7475" w:author="t_竹沢 公佑" w:date="2019-10-05T14:47:00Z">
        <w:r w:rsidR="00F22F88">
          <w:rPr>
            <w:rFonts w:hint="eastAsia"/>
            <w:bCs/>
            <w:sz w:val="22"/>
            <w:szCs w:val="22"/>
          </w:rPr>
          <w:t xml:space="preserve">your </w:t>
        </w:r>
      </w:ins>
      <w:ins w:id="7476" w:author="t_竹沢 公佑" w:date="2019-09-18T13:31:00Z">
        <w:r w:rsidRPr="00A033B7">
          <w:rPr>
            <w:bCs/>
            <w:sz w:val="22"/>
            <w:szCs w:val="22"/>
          </w:rPr>
          <w:t>application gives to driver is not an eventfd.</w:t>
        </w:r>
      </w:ins>
    </w:p>
    <w:p w:rsidR="00A033B7" w:rsidRPr="00A033B7" w:rsidRDefault="00A033B7" w:rsidP="00A033B7">
      <w:pPr>
        <w:spacing w:line="0" w:lineRule="atLeast"/>
        <w:ind w:right="1020" w:firstLineChars="200" w:firstLine="440"/>
        <w:rPr>
          <w:ins w:id="7477" w:author="t_竹沢 公佑" w:date="2019-09-18T13:31:00Z"/>
          <w:bCs/>
          <w:sz w:val="22"/>
          <w:szCs w:val="22"/>
        </w:rPr>
      </w:pPr>
      <w:ins w:id="7478" w:author="t_竹沢 公佑" w:date="2019-09-18T13:31:00Z">
        <w:r w:rsidRPr="00A033B7">
          <w:rPr>
            <w:bCs/>
            <w:sz w:val="22"/>
            <w:szCs w:val="22"/>
          </w:rPr>
          <w:t xml:space="preserve">  Please confirm whether the eventfd file descriptor is valid or not.</w:t>
        </w:r>
      </w:ins>
    </w:p>
    <w:p w:rsidR="00A033B7" w:rsidDel="00A033B7" w:rsidRDefault="00A033B7" w:rsidP="00121762">
      <w:pPr>
        <w:spacing w:line="0" w:lineRule="atLeast"/>
        <w:ind w:right="1020" w:firstLineChars="200" w:firstLine="440"/>
        <w:rPr>
          <w:del w:id="7479" w:author="t_竹沢 公佑" w:date="2019-09-18T13:31:00Z"/>
          <w:bCs/>
          <w:sz w:val="22"/>
          <w:szCs w:val="22"/>
        </w:rPr>
      </w:pPr>
    </w:p>
    <w:p w:rsidR="004A6649" w:rsidDel="00A033B7" w:rsidRDefault="004A6649" w:rsidP="004A6649">
      <w:pPr>
        <w:spacing w:line="0" w:lineRule="atLeast"/>
        <w:ind w:right="1020" w:firstLineChars="200" w:firstLine="440"/>
        <w:rPr>
          <w:del w:id="7480" w:author="t_竹沢 公佑" w:date="2019-09-18T13:31:00Z"/>
          <w:bCs/>
          <w:sz w:val="22"/>
          <w:szCs w:val="22"/>
        </w:rPr>
      </w:pPr>
      <w:del w:id="7481" w:author="t_竹沢 公佑" w:date="2019-09-18T13:31:00Z">
        <w:r w:rsidRPr="00B23592" w:rsidDel="00A033B7">
          <w:rPr>
            <w:bCs/>
            <w:sz w:val="22"/>
            <w:szCs w:val="22"/>
          </w:rPr>
          <w:delText>EAGAIN</w:delText>
        </w:r>
      </w:del>
    </w:p>
    <w:p w:rsidR="004A6649" w:rsidDel="00A033B7" w:rsidRDefault="004A6649" w:rsidP="004A6649">
      <w:pPr>
        <w:spacing w:line="0" w:lineRule="atLeast"/>
        <w:ind w:right="1020" w:firstLineChars="200" w:firstLine="440"/>
        <w:rPr>
          <w:del w:id="7482" w:author="t_竹沢 公佑" w:date="2019-09-18T13:31:00Z"/>
          <w:bCs/>
          <w:sz w:val="22"/>
          <w:szCs w:val="22"/>
        </w:rPr>
      </w:pPr>
      <w:del w:id="7483" w:author="t_竹沢 公佑" w:date="2019-09-18T13:31:00Z">
        <w:r w:rsidDel="00A033B7">
          <w:rPr>
            <w:rFonts w:hint="eastAsia"/>
            <w:bCs/>
            <w:sz w:val="22"/>
            <w:szCs w:val="22"/>
          </w:rPr>
          <w:delText xml:space="preserve">  When detect illegal sequence. (</w:delText>
        </w:r>
      </w:del>
      <w:del w:id="7484" w:author="t_竹沢 公佑" w:date="2019-08-23T17:12:00Z">
        <w:r w:rsidDel="00E90350">
          <w:rPr>
            <w:rFonts w:hint="eastAsia"/>
            <w:bCs/>
            <w:sz w:val="22"/>
            <w:szCs w:val="22"/>
          </w:rPr>
          <w:delText xml:space="preserve"> recall this command </w:delText>
        </w:r>
      </w:del>
      <w:del w:id="7485" w:author="t_竹沢 公佑" w:date="2019-09-18T13:31:00Z">
        <w:r w:rsidDel="00A033B7">
          <w:rPr>
            <w:rFonts w:hint="eastAsia"/>
            <w:bCs/>
            <w:sz w:val="22"/>
            <w:szCs w:val="22"/>
          </w:rPr>
          <w:delText>)</w:delText>
        </w:r>
      </w:del>
    </w:p>
    <w:p w:rsidR="004A6649" w:rsidDel="00A85850" w:rsidRDefault="004A6649" w:rsidP="004A6649">
      <w:pPr>
        <w:spacing w:line="0" w:lineRule="atLeast"/>
        <w:ind w:right="1020" w:firstLineChars="200" w:firstLine="440"/>
        <w:rPr>
          <w:del w:id="7486" w:author="t_竹沢 公佑" w:date="2019-09-09T15:53:00Z"/>
          <w:bCs/>
          <w:sz w:val="22"/>
          <w:szCs w:val="22"/>
        </w:rPr>
      </w:pPr>
      <w:del w:id="7487" w:author="t_竹沢 公佑" w:date="2019-09-18T13:31:00Z">
        <w:r w:rsidRPr="00B23592" w:rsidDel="00A033B7">
          <w:rPr>
            <w:bCs/>
            <w:sz w:val="22"/>
            <w:szCs w:val="22"/>
          </w:rPr>
          <w:delText>EBADF</w:delText>
        </w:r>
      </w:del>
    </w:p>
    <w:p w:rsidR="00A85850" w:rsidDel="00A033B7" w:rsidRDefault="004A6649" w:rsidP="00A66D8D">
      <w:pPr>
        <w:spacing w:line="0" w:lineRule="atLeast"/>
        <w:ind w:right="1020" w:firstLineChars="200" w:firstLine="440"/>
        <w:rPr>
          <w:del w:id="7488" w:author="t_竹沢 公佑" w:date="2019-09-18T13:31:00Z"/>
          <w:bCs/>
          <w:sz w:val="22"/>
          <w:szCs w:val="22"/>
        </w:rPr>
      </w:pPr>
      <w:del w:id="7489" w:author="t_竹沢 公佑" w:date="2019-09-09T15:53:00Z">
        <w:r w:rsidDel="00A85850">
          <w:rPr>
            <w:rFonts w:hint="eastAsia"/>
            <w:bCs/>
            <w:sz w:val="22"/>
            <w:szCs w:val="22"/>
          </w:rPr>
          <w:delText xml:space="preserve">  Return value of </w:delText>
        </w:r>
        <w:r w:rsidRPr="00B23592" w:rsidDel="00A85850">
          <w:rPr>
            <w:bCs/>
            <w:sz w:val="22"/>
            <w:szCs w:val="22"/>
          </w:rPr>
          <w:delText>eventfd_ctx_fdget</w:delText>
        </w:r>
        <w:r w:rsidDel="00A85850">
          <w:rPr>
            <w:rFonts w:hint="eastAsia"/>
            <w:bCs/>
            <w:sz w:val="22"/>
            <w:szCs w:val="22"/>
          </w:rPr>
          <w:delText>.</w:delText>
        </w:r>
      </w:del>
    </w:p>
    <w:p w:rsidR="00A85850" w:rsidDel="00E3271A" w:rsidRDefault="004A6649" w:rsidP="00DD66ED">
      <w:pPr>
        <w:spacing w:line="0" w:lineRule="atLeast"/>
        <w:ind w:right="1020" w:firstLineChars="200" w:firstLine="440"/>
        <w:rPr>
          <w:del w:id="7490" w:author="t_竹沢 公佑" w:date="2019-09-09T15:53:00Z"/>
          <w:bCs/>
          <w:sz w:val="22"/>
          <w:szCs w:val="22"/>
        </w:rPr>
      </w:pPr>
      <w:del w:id="7491" w:author="t_竹沢 公佑" w:date="2019-09-18T13:31:00Z">
        <w:r w:rsidRPr="00B23592" w:rsidDel="00A033B7">
          <w:rPr>
            <w:bCs/>
            <w:sz w:val="22"/>
            <w:szCs w:val="22"/>
          </w:rPr>
          <w:delText>EINVAL</w:delText>
        </w:r>
      </w:del>
    </w:p>
    <w:p w:rsidR="004A6649" w:rsidRDefault="004A6649" w:rsidP="00DD66ED">
      <w:pPr>
        <w:spacing w:line="0" w:lineRule="atLeast"/>
        <w:ind w:right="1020" w:firstLineChars="200" w:firstLine="440"/>
        <w:rPr>
          <w:bCs/>
          <w:sz w:val="22"/>
          <w:szCs w:val="22"/>
        </w:rPr>
      </w:pPr>
      <w:del w:id="7492" w:author="t_竹沢 公佑" w:date="2019-09-09T15:53:00Z">
        <w:r w:rsidDel="00A85850">
          <w:rPr>
            <w:rFonts w:hint="eastAsia"/>
            <w:bCs/>
            <w:sz w:val="22"/>
            <w:szCs w:val="22"/>
          </w:rPr>
          <w:delText xml:space="preserve">  Return value of </w:delText>
        </w:r>
        <w:r w:rsidRPr="00B23592" w:rsidDel="00A85850">
          <w:rPr>
            <w:bCs/>
            <w:sz w:val="22"/>
            <w:szCs w:val="22"/>
          </w:rPr>
          <w:delText>eventfd_ctx_fdget</w:delText>
        </w:r>
        <w:r w:rsidDel="00A85850">
          <w:rPr>
            <w:rFonts w:hint="eastAsia"/>
            <w:bCs/>
            <w:sz w:val="22"/>
            <w:szCs w:val="22"/>
          </w:rPr>
          <w:delText>.</w:delText>
        </w:r>
      </w:del>
    </w:p>
    <w:p w:rsidR="00596636" w:rsidDel="00E3271A" w:rsidRDefault="00596636" w:rsidP="00596636">
      <w:pPr>
        <w:spacing w:line="0" w:lineRule="atLeast"/>
        <w:ind w:right="1020" w:firstLineChars="50" w:firstLine="110"/>
        <w:rPr>
          <w:del w:id="7493" w:author="t_竹沢 公佑" w:date="2019-09-10T16:39:00Z"/>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Del="00E3271A" w:rsidRDefault="00E31FC8">
      <w:pPr>
        <w:spacing w:line="0" w:lineRule="atLeast"/>
        <w:ind w:right="1020"/>
        <w:rPr>
          <w:del w:id="7494" w:author="t_竹沢 公佑" w:date="2019-09-10T16:39:00Z"/>
          <w:bCs/>
          <w:sz w:val="22"/>
          <w:szCs w:val="22"/>
        </w:rPr>
        <w:pPrChange w:id="7495" w:author="t_竹沢 公佑" w:date="2019-09-10T16:39:00Z">
          <w:pPr>
            <w:spacing w:line="0" w:lineRule="atLeast"/>
            <w:ind w:right="1020" w:firstLineChars="200" w:firstLine="440"/>
          </w:pPr>
        </w:pPrChange>
      </w:pPr>
      <w:del w:id="7496" w:author="t_竹沢 公佑" w:date="2019-09-10T16:39:00Z">
        <w:r w:rsidDel="00E3271A">
          <w:rPr>
            <w:rFonts w:hint="eastAsia"/>
            <w:bCs/>
            <w:sz w:val="22"/>
            <w:szCs w:val="22"/>
          </w:rPr>
          <w:delText>S</w:delText>
        </w:r>
        <w:r w:rsidR="00596636" w:rsidRPr="00596636" w:rsidDel="00E3271A">
          <w:rPr>
            <w:bCs/>
            <w:sz w:val="22"/>
            <w:szCs w:val="22"/>
          </w:rPr>
          <w:delText>ynchronous</w:delText>
        </w:r>
      </w:del>
    </w:p>
    <w:p w:rsidR="00504089" w:rsidRDefault="00504089">
      <w:pPr>
        <w:spacing w:line="0" w:lineRule="atLeast"/>
        <w:ind w:right="1020" w:firstLineChars="50" w:firstLine="110"/>
        <w:rPr>
          <w:ins w:id="7497" w:author="s_佐野 光" w:date="2019-08-20T15:29:00Z"/>
          <w:bCs/>
          <w:sz w:val="22"/>
          <w:szCs w:val="22"/>
        </w:rPr>
        <w:pPrChange w:id="7498" w:author="t_竹沢 公佑" w:date="2019-09-10T16:39:00Z">
          <w:pPr>
            <w:spacing w:line="0" w:lineRule="atLeast"/>
            <w:ind w:right="1020" w:firstLineChars="200" w:firstLine="440"/>
          </w:pPr>
        </w:pPrChange>
      </w:pPr>
      <w:ins w:id="7499" w:author="s_佐野 光" w:date="2019-08-20T15:29:00Z">
        <w:del w:id="7500" w:author="t_竹沢 公佑" w:date="2019-09-10T16:39:00Z">
          <w:r w:rsidDel="00E3271A">
            <w:rPr>
              <w:rFonts w:hint="eastAsia"/>
              <w:bCs/>
              <w:sz w:val="22"/>
              <w:szCs w:val="22"/>
            </w:rPr>
            <w:delText xml:space="preserve">*There is no FPGA access. </w:delText>
          </w:r>
          <w:r w:rsidDel="00E3271A">
            <w:rPr>
              <w:bCs/>
              <w:sz w:val="22"/>
              <w:szCs w:val="22"/>
            </w:rPr>
            <w:delText>I</w:delText>
          </w:r>
          <w:r w:rsidR="006B43AD" w:rsidDel="00E3271A">
            <w:rPr>
              <w:rFonts w:hint="eastAsia"/>
              <w:bCs/>
              <w:sz w:val="22"/>
              <w:szCs w:val="22"/>
            </w:rPr>
            <w:delText xml:space="preserve">t only operates variables </w:delText>
          </w:r>
        </w:del>
      </w:ins>
      <w:ins w:id="7501" w:author="s_佐野 光" w:date="2019-08-21T10:39:00Z">
        <w:del w:id="7502" w:author="t_竹沢 公佑" w:date="2019-09-10T16:39:00Z">
          <w:r w:rsidR="006B43AD" w:rsidDel="00E3271A">
            <w:rPr>
              <w:rFonts w:hint="eastAsia"/>
              <w:bCs/>
              <w:sz w:val="22"/>
              <w:szCs w:val="22"/>
            </w:rPr>
            <w:delText>in</w:delText>
          </w:r>
        </w:del>
      </w:ins>
      <w:ins w:id="7503" w:author="s_佐野 光" w:date="2019-08-20T15:29:00Z">
        <w:del w:id="7504" w:author="t_竹沢 公佑" w:date="2019-09-10T16:39:00Z">
          <w:r w:rsidDel="00E3271A">
            <w:rPr>
              <w:rFonts w:hint="eastAsia"/>
              <w:bCs/>
              <w:sz w:val="22"/>
              <w:szCs w:val="22"/>
            </w:rPr>
            <w:delText xml:space="preserve"> the driver.</w:delText>
          </w:r>
        </w:del>
      </w:ins>
    </w:p>
    <w:p w:rsidR="00E3271A" w:rsidRDefault="00E3271A" w:rsidP="00E3271A">
      <w:pPr>
        <w:spacing w:line="0" w:lineRule="atLeast"/>
        <w:ind w:right="1020" w:firstLineChars="200" w:firstLine="440"/>
        <w:rPr>
          <w:ins w:id="7505" w:author="t_竹沢 公佑" w:date="2019-09-10T16:39:00Z"/>
          <w:bCs/>
          <w:sz w:val="22"/>
          <w:szCs w:val="22"/>
        </w:rPr>
      </w:pPr>
      <w:ins w:id="7506" w:author="t_竹沢 公佑" w:date="2019-09-10T16:39:00Z">
        <w:r>
          <w:rPr>
            <w:rFonts w:hint="eastAsia"/>
            <w:bCs/>
            <w:sz w:val="22"/>
            <w:szCs w:val="22"/>
          </w:rPr>
          <w:t>S</w:t>
        </w:r>
        <w:r w:rsidRPr="00596636">
          <w:rPr>
            <w:bCs/>
            <w:sz w:val="22"/>
            <w:szCs w:val="22"/>
          </w:rPr>
          <w:t>ynchronous</w:t>
        </w:r>
      </w:ins>
    </w:p>
    <w:p w:rsidR="00E3271A" w:rsidRDefault="00E3271A" w:rsidP="00E3271A">
      <w:pPr>
        <w:spacing w:line="0" w:lineRule="atLeast"/>
        <w:ind w:right="1020" w:firstLineChars="381" w:firstLine="838"/>
        <w:rPr>
          <w:ins w:id="7507" w:author="t_竹沢 公佑" w:date="2019-09-10T16:39:00Z"/>
          <w:bCs/>
          <w:sz w:val="22"/>
          <w:szCs w:val="22"/>
        </w:rPr>
      </w:pPr>
      <w:ins w:id="7508" w:author="t_竹沢 公佑" w:date="2019-09-10T16:39:00Z">
        <w:r>
          <w:rPr>
            <w:rFonts w:hint="eastAsia"/>
            <w:bCs/>
            <w:sz w:val="22"/>
            <w:szCs w:val="22"/>
          </w:rPr>
          <w:t xml:space="preserve">There is no FPGA access. </w:t>
        </w:r>
      </w:ins>
    </w:p>
    <w:p w:rsidR="00E3271A" w:rsidRPr="00504089" w:rsidRDefault="00E3271A">
      <w:pPr>
        <w:spacing w:line="0" w:lineRule="atLeast"/>
        <w:ind w:right="1020"/>
        <w:rPr>
          <w:bCs/>
          <w:sz w:val="22"/>
          <w:szCs w:val="22"/>
        </w:rPr>
        <w:pPrChange w:id="7509" w:author="t_竹沢 公佑" w:date="2019-09-10T16:39:00Z">
          <w:pPr>
            <w:spacing w:line="0" w:lineRule="atLeast"/>
            <w:ind w:right="1020" w:firstLineChars="200" w:firstLine="440"/>
          </w:pPr>
        </w:pPrChange>
      </w:pPr>
    </w:p>
    <w:p w:rsidR="00374D17" w:rsidRDefault="00374D17" w:rsidP="00374D17">
      <w:pPr>
        <w:spacing w:line="0" w:lineRule="atLeast"/>
        <w:ind w:right="1020"/>
        <w:rPr>
          <w:b/>
          <w:sz w:val="22"/>
          <w:szCs w:val="22"/>
        </w:rPr>
      </w:pPr>
      <w:r>
        <w:rPr>
          <w:rFonts w:hint="eastAsia"/>
          <w:b/>
          <w:sz w:val="22"/>
          <w:szCs w:val="22"/>
        </w:rPr>
        <w:t xml:space="preserve">　【Description】</w:t>
      </w:r>
    </w:p>
    <w:p w:rsidR="00374D17" w:rsidRDefault="00374D17" w:rsidP="005F6B96">
      <w:pPr>
        <w:spacing w:line="0" w:lineRule="atLeast"/>
        <w:ind w:leftChars="200" w:left="480" w:right="1020" w:firstLineChars="50" w:firstLine="110"/>
        <w:rPr>
          <w:sz w:val="22"/>
          <w:szCs w:val="22"/>
          <w:lang w:val="en"/>
        </w:rPr>
      </w:pPr>
      <w:r>
        <w:rPr>
          <w:rFonts w:hint="eastAsia"/>
          <w:sz w:val="22"/>
          <w:szCs w:val="22"/>
          <w:lang w:val="en"/>
        </w:rPr>
        <w:t>If your application needs the notification of SEU function module</w:t>
      </w:r>
      <w:r>
        <w:rPr>
          <w:sz w:val="22"/>
          <w:szCs w:val="22"/>
          <w:lang w:val="en"/>
        </w:rPr>
        <w:t>’</w:t>
      </w:r>
      <w:r>
        <w:rPr>
          <w:rFonts w:hint="eastAsia"/>
          <w:sz w:val="22"/>
          <w:szCs w:val="22"/>
          <w:lang w:val="en"/>
        </w:rPr>
        <w:t>s error, please use this command. I</w:t>
      </w:r>
      <w:r w:rsidR="007E7827">
        <w:rPr>
          <w:rFonts w:hint="eastAsia"/>
          <w:sz w:val="22"/>
          <w:szCs w:val="22"/>
          <w:lang w:val="en"/>
        </w:rPr>
        <w:t>f SEU function module detects module</w:t>
      </w:r>
      <w:r w:rsidR="007E7827">
        <w:rPr>
          <w:sz w:val="22"/>
          <w:szCs w:val="22"/>
          <w:lang w:val="en"/>
        </w:rPr>
        <w:t>’</w:t>
      </w:r>
      <w:r w:rsidR="007E7827">
        <w:rPr>
          <w:rFonts w:hint="eastAsia"/>
          <w:sz w:val="22"/>
          <w:szCs w:val="22"/>
          <w:lang w:val="en"/>
        </w:rPr>
        <w:t>s error state, driver generates notification.</w:t>
      </w:r>
    </w:p>
    <w:p w:rsidR="00374D17" w:rsidRDefault="00B22F8D" w:rsidP="00374D17">
      <w:pPr>
        <w:ind w:leftChars="200" w:left="480"/>
        <w:rPr>
          <w:ins w:id="7510" w:author="t_竹沢 公佑" w:date="2019-08-22T21:07:00Z"/>
          <w:sz w:val="22"/>
          <w:szCs w:val="22"/>
          <w:lang w:val="en"/>
        </w:rPr>
      </w:pPr>
      <w:ins w:id="7511" w:author="t_竹沢 公佑" w:date="2019-08-22T21:07:00Z">
        <w:r>
          <w:rPr>
            <w:rFonts w:hint="eastAsia"/>
            <w:sz w:val="22"/>
            <w:szCs w:val="22"/>
            <w:lang w:val="en"/>
          </w:rPr>
          <w:t xml:space="preserve"> SEU</w:t>
        </w:r>
      </w:ins>
      <w:ins w:id="7512" w:author="t_竹沢 公佑" w:date="2019-08-22T21:20:00Z">
        <w:r w:rsidR="00031BD4">
          <w:rPr>
            <w:rFonts w:hint="eastAsia"/>
            <w:sz w:val="22"/>
            <w:szCs w:val="22"/>
            <w:lang w:val="en"/>
          </w:rPr>
          <w:t xml:space="preserve"> </w:t>
        </w:r>
      </w:ins>
      <w:ins w:id="7513" w:author="t_竹沢 公佑" w:date="2019-08-22T21:07:00Z">
        <w:r>
          <w:rPr>
            <w:rFonts w:hint="eastAsia"/>
            <w:sz w:val="22"/>
            <w:szCs w:val="22"/>
            <w:lang w:val="en"/>
          </w:rPr>
          <w:t>(Si</w:t>
        </w:r>
      </w:ins>
      <w:ins w:id="7514" w:author="t_竹沢 公佑" w:date="2020-06-08T09:24:00Z">
        <w:r w:rsidR="00E85FE0">
          <w:rPr>
            <w:rFonts w:hint="eastAsia"/>
            <w:sz w:val="22"/>
            <w:szCs w:val="22"/>
            <w:lang w:val="en"/>
          </w:rPr>
          <w:t>ngle</w:t>
        </w:r>
      </w:ins>
      <w:ins w:id="7515" w:author="t_竹沢 公佑" w:date="2019-08-22T21:07:00Z">
        <w:r>
          <w:rPr>
            <w:rFonts w:hint="eastAsia"/>
            <w:sz w:val="22"/>
            <w:szCs w:val="22"/>
            <w:lang w:val="en"/>
          </w:rPr>
          <w:t xml:space="preserve"> Event Upset) means </w:t>
        </w:r>
      </w:ins>
      <w:ins w:id="7516" w:author="t_竹沢 公佑" w:date="2019-10-05T14:47:00Z">
        <w:r w:rsidR="00F22F88">
          <w:rPr>
            <w:rFonts w:hint="eastAsia"/>
            <w:sz w:val="22"/>
            <w:szCs w:val="22"/>
            <w:lang w:val="en"/>
          </w:rPr>
          <w:t xml:space="preserve">a </w:t>
        </w:r>
      </w:ins>
      <w:ins w:id="7517" w:author="t_竹沢 公佑" w:date="2019-08-22T21:07:00Z">
        <w:r>
          <w:rPr>
            <w:rFonts w:hint="eastAsia"/>
            <w:sz w:val="22"/>
            <w:szCs w:val="22"/>
            <w:lang w:val="en"/>
          </w:rPr>
          <w:t xml:space="preserve">soft-error caused by </w:t>
        </w:r>
      </w:ins>
      <w:ins w:id="7518" w:author="t_竹沢 公佑" w:date="2019-08-22T21:08:00Z">
        <w:r>
          <w:rPr>
            <w:rFonts w:hint="eastAsia"/>
            <w:sz w:val="22"/>
            <w:szCs w:val="22"/>
            <w:lang w:val="en"/>
          </w:rPr>
          <w:t>charged</w:t>
        </w:r>
      </w:ins>
      <w:ins w:id="7519" w:author="t_竹沢 公佑" w:date="2019-08-22T21:07:00Z">
        <w:r>
          <w:rPr>
            <w:rFonts w:hint="eastAsia"/>
            <w:sz w:val="22"/>
            <w:szCs w:val="22"/>
            <w:lang w:val="en"/>
          </w:rPr>
          <w:t xml:space="preserve"> particle.</w:t>
        </w:r>
      </w:ins>
      <w:ins w:id="7520" w:author="t_竹沢 公佑" w:date="2019-08-22T21:08:00Z">
        <w:r>
          <w:rPr>
            <w:rFonts w:hint="eastAsia"/>
            <w:sz w:val="22"/>
            <w:szCs w:val="22"/>
            <w:lang w:val="en"/>
          </w:rPr>
          <w:t xml:space="preserve"> </w:t>
        </w:r>
      </w:ins>
      <w:ins w:id="7521" w:author="t_竹沢 公佑" w:date="2019-08-22T21:17:00Z">
        <w:r w:rsidR="00031BD4">
          <w:rPr>
            <w:rFonts w:hint="eastAsia"/>
            <w:sz w:val="22"/>
            <w:szCs w:val="22"/>
            <w:lang w:val="en"/>
          </w:rPr>
          <w:t>For examp</w:t>
        </w:r>
      </w:ins>
      <w:ins w:id="7522" w:author="t_竹沢 公佑" w:date="2019-08-22T21:18:00Z">
        <w:r w:rsidR="00031BD4">
          <w:rPr>
            <w:rFonts w:hint="eastAsia"/>
            <w:sz w:val="22"/>
            <w:szCs w:val="22"/>
            <w:lang w:val="en"/>
          </w:rPr>
          <w:t>l</w:t>
        </w:r>
      </w:ins>
      <w:ins w:id="7523" w:author="t_竹沢 公佑" w:date="2019-08-22T21:17:00Z">
        <w:r w:rsidR="00031BD4">
          <w:rPr>
            <w:rFonts w:hint="eastAsia"/>
            <w:sz w:val="22"/>
            <w:szCs w:val="22"/>
            <w:lang w:val="en"/>
          </w:rPr>
          <w:t xml:space="preserve">e, cosmic ray </w:t>
        </w:r>
      </w:ins>
      <w:ins w:id="7524" w:author="t_竹沢 公佑" w:date="2019-08-22T21:18:00Z">
        <w:r w:rsidR="00031BD4">
          <w:rPr>
            <w:rFonts w:hint="eastAsia"/>
            <w:sz w:val="22"/>
            <w:szCs w:val="22"/>
            <w:lang w:val="en"/>
          </w:rPr>
          <w:t xml:space="preserve">rarely </w:t>
        </w:r>
      </w:ins>
      <w:ins w:id="7525" w:author="t_竹沢 公佑" w:date="2019-08-22T21:17:00Z">
        <w:r w:rsidR="00031BD4">
          <w:rPr>
            <w:rFonts w:hint="eastAsia"/>
            <w:sz w:val="22"/>
            <w:szCs w:val="22"/>
            <w:lang w:val="en"/>
          </w:rPr>
          <w:t xml:space="preserve">causes </w:t>
        </w:r>
      </w:ins>
      <w:ins w:id="7526" w:author="t_竹沢 公佑" w:date="2019-08-22T21:18:00Z">
        <w:r w:rsidR="00031BD4">
          <w:rPr>
            <w:rFonts w:hint="eastAsia"/>
            <w:sz w:val="22"/>
            <w:szCs w:val="22"/>
            <w:lang w:val="en"/>
          </w:rPr>
          <w:t xml:space="preserve">the bit-flip in a memory. </w:t>
        </w:r>
      </w:ins>
      <w:ins w:id="7527" w:author="t_竹沢 公佑" w:date="2019-08-22T21:19:00Z">
        <w:r w:rsidR="00031BD4">
          <w:rPr>
            <w:rFonts w:hint="eastAsia"/>
            <w:sz w:val="22"/>
            <w:szCs w:val="22"/>
            <w:lang w:val="en"/>
          </w:rPr>
          <w:t>The SEU function module implemented to the DRXP board monitors bit-flip event in the own FPGA</w:t>
        </w:r>
      </w:ins>
      <w:ins w:id="7528" w:author="t_竹沢 公佑" w:date="2019-08-22T21:45:00Z">
        <w:r w:rsidR="009D4C00">
          <w:rPr>
            <w:sz w:val="22"/>
            <w:szCs w:val="22"/>
            <w:lang w:val="en"/>
          </w:rPr>
          <w:t>’</w:t>
        </w:r>
        <w:r w:rsidR="009D4C00">
          <w:rPr>
            <w:rFonts w:hint="eastAsia"/>
            <w:sz w:val="22"/>
            <w:szCs w:val="22"/>
            <w:lang w:val="en"/>
          </w:rPr>
          <w:t>s</w:t>
        </w:r>
      </w:ins>
      <w:ins w:id="7529" w:author="t_竹沢 公佑" w:date="2019-08-22T21:20:00Z">
        <w:r w:rsidR="00031BD4">
          <w:rPr>
            <w:rFonts w:hint="eastAsia"/>
            <w:sz w:val="22"/>
            <w:szCs w:val="22"/>
            <w:lang w:val="en"/>
          </w:rPr>
          <w:t xml:space="preserve"> configuration data. For the detail of SEU function module, please refer </w:t>
        </w:r>
        <w:r w:rsidR="00031BD4" w:rsidRPr="00031BD4">
          <w:rPr>
            <w:b/>
            <w:sz w:val="22"/>
            <w:szCs w:val="22"/>
            <w:lang w:val="en"/>
            <w:rPrChange w:id="7530" w:author="t_竹沢 公佑" w:date="2019-08-22T21:28:00Z">
              <w:rPr>
                <w:sz w:val="22"/>
                <w:szCs w:val="22"/>
                <w:lang w:val="en"/>
              </w:rPr>
            </w:rPrChange>
          </w:rPr>
          <w:t>“</w:t>
        </w:r>
      </w:ins>
      <w:ins w:id="7531" w:author="t_竹沢 公佑" w:date="2019-08-22T21:21:00Z">
        <w:r w:rsidR="00031BD4" w:rsidRPr="00031BD4">
          <w:rPr>
            <w:b/>
            <w:sz w:val="22"/>
            <w:szCs w:val="22"/>
            <w:lang w:val="en"/>
            <w:rPrChange w:id="7532" w:author="t_竹沢 公佑" w:date="2019-08-22T21:28:00Z">
              <w:rPr>
                <w:sz w:val="22"/>
                <w:szCs w:val="22"/>
                <w:lang w:val="en"/>
              </w:rPr>
            </w:rPrChange>
          </w:rPr>
          <w:fldChar w:fldCharType="begin"/>
        </w:r>
        <w:r w:rsidR="00031BD4" w:rsidRPr="00031BD4">
          <w:rPr>
            <w:b/>
            <w:sz w:val="22"/>
            <w:szCs w:val="22"/>
            <w:lang w:val="en"/>
            <w:rPrChange w:id="7533" w:author="t_竹沢 公佑" w:date="2019-08-22T21:28:00Z">
              <w:rPr>
                <w:sz w:val="22"/>
                <w:szCs w:val="22"/>
                <w:lang w:val="en"/>
              </w:rPr>
            </w:rPrChange>
          </w:rPr>
          <w:instrText xml:space="preserve"> REF _Ref17401304 \r \h </w:instrText>
        </w:r>
      </w:ins>
      <w:r w:rsidR="00031BD4">
        <w:rPr>
          <w:b/>
          <w:sz w:val="22"/>
          <w:szCs w:val="22"/>
          <w:lang w:val="en"/>
        </w:rPr>
        <w:instrText xml:space="preserve"> \* MERGEFORMAT </w:instrText>
      </w:r>
      <w:r w:rsidR="00031BD4" w:rsidRPr="00031BD4">
        <w:rPr>
          <w:b/>
          <w:sz w:val="22"/>
          <w:szCs w:val="22"/>
          <w:lang w:val="en"/>
          <w:rPrChange w:id="7534" w:author="t_竹沢 公佑" w:date="2019-08-22T21:28:00Z">
            <w:rPr>
              <w:b/>
              <w:sz w:val="22"/>
              <w:szCs w:val="22"/>
              <w:lang w:val="en"/>
            </w:rPr>
          </w:rPrChange>
        </w:rPr>
      </w:r>
      <w:r w:rsidR="00031BD4" w:rsidRPr="00031BD4">
        <w:rPr>
          <w:b/>
          <w:sz w:val="22"/>
          <w:szCs w:val="22"/>
          <w:lang w:val="en"/>
          <w:rPrChange w:id="7535" w:author="t_竹沢 公佑" w:date="2019-08-22T21:28:00Z">
            <w:rPr>
              <w:sz w:val="22"/>
              <w:szCs w:val="22"/>
              <w:lang w:val="en"/>
            </w:rPr>
          </w:rPrChange>
        </w:rPr>
        <w:fldChar w:fldCharType="separate"/>
      </w:r>
      <w:ins w:id="7536" w:author="t_竹沢 公佑" w:date="2021-02-02T17:29:00Z">
        <w:r w:rsidR="000B4FA1">
          <w:rPr>
            <w:b/>
            <w:sz w:val="22"/>
            <w:szCs w:val="22"/>
            <w:lang w:val="en"/>
          </w:rPr>
          <w:t>7.3</w:t>
        </w:r>
      </w:ins>
      <w:ins w:id="7537" w:author="t_竹沢 公佑" w:date="2019-08-22T21:21:00Z">
        <w:r w:rsidR="00031BD4" w:rsidRPr="00031BD4">
          <w:rPr>
            <w:b/>
            <w:sz w:val="22"/>
            <w:szCs w:val="22"/>
            <w:lang w:val="en"/>
            <w:rPrChange w:id="7538" w:author="t_竹沢 公佑" w:date="2019-08-22T21:28:00Z">
              <w:rPr>
                <w:sz w:val="22"/>
                <w:szCs w:val="22"/>
                <w:lang w:val="en"/>
              </w:rPr>
            </w:rPrChange>
          </w:rPr>
          <w:fldChar w:fldCharType="end"/>
        </w:r>
      </w:ins>
      <w:ins w:id="7539" w:author="t_竹沢 公佑" w:date="2019-08-22T21:49:00Z">
        <w:r w:rsidR="008257D7">
          <w:rPr>
            <w:rFonts w:hint="eastAsia"/>
            <w:b/>
            <w:sz w:val="22"/>
            <w:szCs w:val="22"/>
            <w:lang w:val="en"/>
          </w:rPr>
          <w:t xml:space="preserve"> </w:t>
        </w:r>
      </w:ins>
      <w:ins w:id="7540" w:author="t_竹沢 公佑" w:date="2019-08-22T21:28:00Z">
        <w:r w:rsidR="00031BD4" w:rsidRPr="00031BD4">
          <w:rPr>
            <w:b/>
            <w:sz w:val="22"/>
            <w:szCs w:val="22"/>
            <w:lang w:val="en"/>
            <w:rPrChange w:id="7541" w:author="t_竹沢 公佑" w:date="2019-08-22T21:28:00Z">
              <w:rPr>
                <w:sz w:val="22"/>
                <w:szCs w:val="22"/>
                <w:lang w:val="en"/>
              </w:rPr>
            </w:rPrChange>
          </w:rPr>
          <w:fldChar w:fldCharType="begin"/>
        </w:r>
        <w:r w:rsidR="00031BD4" w:rsidRPr="00031BD4">
          <w:rPr>
            <w:b/>
            <w:sz w:val="22"/>
            <w:szCs w:val="22"/>
            <w:lang w:val="en"/>
            <w:rPrChange w:id="7542" w:author="t_竹沢 公佑" w:date="2019-08-22T21:28:00Z">
              <w:rPr>
                <w:sz w:val="22"/>
                <w:szCs w:val="22"/>
                <w:lang w:val="en"/>
              </w:rPr>
            </w:rPrChange>
          </w:rPr>
          <w:instrText xml:space="preserve"> REF _Ref17401712 \h </w:instrText>
        </w:r>
      </w:ins>
      <w:r w:rsidR="00031BD4">
        <w:rPr>
          <w:b/>
          <w:sz w:val="22"/>
          <w:szCs w:val="22"/>
          <w:lang w:val="en"/>
        </w:rPr>
        <w:instrText xml:space="preserve"> \* MERGEFORMAT </w:instrText>
      </w:r>
      <w:r w:rsidR="00031BD4" w:rsidRPr="00031BD4">
        <w:rPr>
          <w:b/>
          <w:sz w:val="22"/>
          <w:szCs w:val="22"/>
          <w:lang w:val="en"/>
          <w:rPrChange w:id="7543" w:author="t_竹沢 公佑" w:date="2019-08-22T21:28:00Z">
            <w:rPr>
              <w:b/>
              <w:sz w:val="22"/>
              <w:szCs w:val="22"/>
              <w:lang w:val="en"/>
            </w:rPr>
          </w:rPrChange>
        </w:rPr>
      </w:r>
      <w:r w:rsidR="00031BD4" w:rsidRPr="00031BD4">
        <w:rPr>
          <w:b/>
          <w:sz w:val="22"/>
          <w:szCs w:val="22"/>
          <w:lang w:val="en"/>
          <w:rPrChange w:id="7544" w:author="t_竹沢 公佑" w:date="2019-08-22T21:28:00Z">
            <w:rPr>
              <w:sz w:val="22"/>
              <w:szCs w:val="22"/>
              <w:lang w:val="en"/>
            </w:rPr>
          </w:rPrChange>
        </w:rPr>
        <w:fldChar w:fldCharType="separate"/>
      </w:r>
      <w:ins w:id="7545" w:author="t_竹沢 公佑" w:date="2021-02-02T17:29:00Z">
        <w:r w:rsidR="000B4FA1" w:rsidRPr="000B4FA1">
          <w:rPr>
            <w:b/>
            <w:u w:val="single"/>
            <w:rPrChange w:id="7546" w:author="t_竹沢 公佑" w:date="2021-02-02T17:29:00Z">
              <w:rPr>
                <w:u w:val="single"/>
              </w:rPr>
            </w:rPrChange>
          </w:rPr>
          <w:t>SEU Mitigation</w:t>
        </w:r>
      </w:ins>
      <w:ins w:id="7547" w:author="t_竹沢 公佑" w:date="2019-08-22T21:28:00Z">
        <w:r w:rsidR="00031BD4" w:rsidRPr="00031BD4">
          <w:rPr>
            <w:b/>
            <w:sz w:val="22"/>
            <w:szCs w:val="22"/>
            <w:lang w:val="en"/>
            <w:rPrChange w:id="7548" w:author="t_竹沢 公佑" w:date="2019-08-22T21:28:00Z">
              <w:rPr>
                <w:sz w:val="22"/>
                <w:szCs w:val="22"/>
                <w:lang w:val="en"/>
              </w:rPr>
            </w:rPrChange>
          </w:rPr>
          <w:fldChar w:fldCharType="end"/>
        </w:r>
      </w:ins>
      <w:ins w:id="7549" w:author="t_竹沢 公佑" w:date="2019-08-22T21:20:00Z">
        <w:r w:rsidR="00031BD4" w:rsidRPr="00031BD4">
          <w:rPr>
            <w:b/>
            <w:sz w:val="22"/>
            <w:szCs w:val="22"/>
            <w:lang w:val="en"/>
            <w:rPrChange w:id="7550" w:author="t_竹沢 公佑" w:date="2019-08-22T21:28:00Z">
              <w:rPr>
                <w:sz w:val="22"/>
                <w:szCs w:val="22"/>
                <w:lang w:val="en"/>
              </w:rPr>
            </w:rPrChange>
          </w:rPr>
          <w:t>”</w:t>
        </w:r>
        <w:r w:rsidR="00031BD4">
          <w:rPr>
            <w:rFonts w:hint="eastAsia"/>
            <w:sz w:val="22"/>
            <w:szCs w:val="22"/>
            <w:lang w:val="en"/>
          </w:rPr>
          <w:t xml:space="preserve">. </w:t>
        </w:r>
      </w:ins>
    </w:p>
    <w:p w:rsidR="00B22F8D" w:rsidRDefault="00A033B7">
      <w:pPr>
        <w:rPr>
          <w:sz w:val="22"/>
          <w:szCs w:val="22"/>
          <w:lang w:val="en"/>
        </w:rPr>
        <w:pPrChange w:id="7551" w:author="t_竹沢 公佑" w:date="2019-08-22T21:20:00Z">
          <w:pPr>
            <w:ind w:leftChars="200" w:left="480"/>
          </w:pPr>
        </w:pPrChange>
      </w:pPr>
      <w:ins w:id="7552" w:author="t_竹沢 公佑" w:date="2019-09-18T13:32:00Z">
        <w:r>
          <w:rPr>
            <w:sz w:val="22"/>
            <w:szCs w:val="22"/>
            <w:lang w:val="en"/>
          </w:rPr>
          <w:br w:type="page"/>
        </w:r>
      </w:ins>
    </w:p>
    <w:p w:rsidR="005902C8" w:rsidRDefault="005902C8" w:rsidP="00374D17">
      <w:pPr>
        <w:ind w:leftChars="200" w:left="480"/>
        <w:rPr>
          <w:sz w:val="22"/>
          <w:szCs w:val="22"/>
          <w:lang w:val="en"/>
        </w:rPr>
      </w:pPr>
      <w:r>
        <w:rPr>
          <w:rFonts w:hint="eastAsia"/>
          <w:sz w:val="22"/>
          <w:szCs w:val="22"/>
          <w:lang w:val="en"/>
        </w:rPr>
        <w:t>EVENT LIST</w:t>
      </w:r>
    </w:p>
    <w:p w:rsidR="005902C8" w:rsidRDefault="005902C8" w:rsidP="00E82429">
      <w:pPr>
        <w:numPr>
          <w:ilvl w:val="0"/>
          <w:numId w:val="8"/>
        </w:numPr>
        <w:rPr>
          <w:sz w:val="22"/>
          <w:szCs w:val="22"/>
          <w:lang w:val="en"/>
        </w:rPr>
      </w:pPr>
      <w:r>
        <w:rPr>
          <w:rFonts w:hint="eastAsia"/>
          <w:sz w:val="22"/>
          <w:szCs w:val="22"/>
          <w:lang w:val="en"/>
        </w:rPr>
        <w:t>SEU function module transition to Error state.</w:t>
      </w:r>
    </w:p>
    <w:p w:rsidR="005902C8" w:rsidRDefault="005902C8" w:rsidP="00E82429">
      <w:pPr>
        <w:numPr>
          <w:ilvl w:val="0"/>
          <w:numId w:val="8"/>
        </w:numPr>
        <w:rPr>
          <w:sz w:val="22"/>
          <w:szCs w:val="22"/>
          <w:lang w:val="en"/>
        </w:rPr>
      </w:pPr>
      <w:r>
        <w:rPr>
          <w:rFonts w:hint="eastAsia"/>
          <w:sz w:val="22"/>
          <w:szCs w:val="22"/>
          <w:lang w:val="en"/>
        </w:rPr>
        <w:t>SEU function module detects following error</w:t>
      </w:r>
      <w:r w:rsidR="00070656">
        <w:rPr>
          <w:rFonts w:hint="eastAsia"/>
          <w:sz w:val="22"/>
          <w:szCs w:val="22"/>
          <w:lang w:val="en"/>
        </w:rPr>
        <w:t xml:space="preserve"> occured</w:t>
      </w:r>
      <w:r>
        <w:rPr>
          <w:rFonts w:hint="eastAsia"/>
          <w:sz w:val="22"/>
          <w:szCs w:val="22"/>
          <w:lang w:val="en"/>
        </w:rPr>
        <w:t>.</w:t>
      </w:r>
    </w:p>
    <w:p w:rsidR="00991759" w:rsidRDefault="00991759" w:rsidP="00E82429">
      <w:pPr>
        <w:numPr>
          <w:ilvl w:val="0"/>
          <w:numId w:val="13"/>
        </w:numPr>
        <w:rPr>
          <w:sz w:val="22"/>
          <w:szCs w:val="22"/>
          <w:lang w:val="en"/>
        </w:rPr>
      </w:pPr>
      <w:r>
        <w:rPr>
          <w:rFonts w:cs="Times New Roman" w:hint="eastAsia"/>
          <w:sz w:val="22"/>
          <w:szCs w:val="22"/>
        </w:rPr>
        <w:t>heartbeat error</w:t>
      </w:r>
    </w:p>
    <w:p w:rsidR="00991759" w:rsidRDefault="00991759" w:rsidP="00E82429">
      <w:pPr>
        <w:numPr>
          <w:ilvl w:val="0"/>
          <w:numId w:val="13"/>
        </w:numPr>
        <w:rPr>
          <w:sz w:val="22"/>
          <w:szCs w:val="22"/>
          <w:lang w:val="en"/>
        </w:rPr>
      </w:pPr>
      <w:r>
        <w:rPr>
          <w:rFonts w:hint="eastAsia"/>
          <w:sz w:val="22"/>
          <w:szCs w:val="22"/>
          <w:lang w:val="en"/>
        </w:rPr>
        <w:t>watchdog timer error</w:t>
      </w:r>
    </w:p>
    <w:p w:rsidR="00070656" w:rsidRDefault="00991759" w:rsidP="00E82429">
      <w:pPr>
        <w:ind w:left="360" w:firstLine="840"/>
        <w:rPr>
          <w:sz w:val="22"/>
          <w:szCs w:val="22"/>
          <w:lang w:val="en"/>
        </w:rPr>
      </w:pPr>
      <w:r>
        <w:rPr>
          <w:rFonts w:hint="eastAsia"/>
          <w:sz w:val="22"/>
          <w:szCs w:val="22"/>
          <w:lang w:val="en"/>
        </w:rPr>
        <w:t xml:space="preserve">For detail, please refer to </w:t>
      </w:r>
      <w:r w:rsidR="00DB6BDD" w:rsidRPr="00EC58D5">
        <w:rPr>
          <w:b/>
          <w:sz w:val="22"/>
          <w:szCs w:val="22"/>
          <w:lang w:val="en"/>
        </w:rPr>
        <w:t>“</w:t>
      </w:r>
      <w:r w:rsidR="00DB6BDD" w:rsidRPr="00EC58D5">
        <w:rPr>
          <w:b/>
          <w:sz w:val="22"/>
          <w:szCs w:val="22"/>
          <w:lang w:val="en"/>
        </w:rPr>
        <w:fldChar w:fldCharType="begin"/>
      </w:r>
      <w:r w:rsidR="00DB6BDD" w:rsidRPr="00EC58D5">
        <w:rPr>
          <w:b/>
          <w:sz w:val="22"/>
          <w:szCs w:val="22"/>
          <w:lang w:val="en"/>
        </w:rPr>
        <w:instrText xml:space="preserve"> </w:instrText>
      </w:r>
      <w:r w:rsidR="00DB6BDD" w:rsidRPr="00EC58D5">
        <w:rPr>
          <w:rFonts w:hint="eastAsia"/>
          <w:b/>
          <w:sz w:val="22"/>
          <w:szCs w:val="22"/>
          <w:lang w:val="en"/>
        </w:rPr>
        <w:instrText>REF _Ref12958355 \r \h</w:instrText>
      </w:r>
      <w:r w:rsidR="00DB6BDD" w:rsidRPr="00EC58D5">
        <w:rPr>
          <w:b/>
          <w:sz w:val="22"/>
          <w:szCs w:val="22"/>
          <w:lang w:val="en"/>
        </w:rPr>
        <w:instrText xml:space="preserve"> </w:instrText>
      </w:r>
      <w:r w:rsidR="00EC58D5">
        <w:rPr>
          <w:b/>
          <w:sz w:val="22"/>
          <w:szCs w:val="22"/>
          <w:lang w:val="en"/>
        </w:rPr>
        <w:instrText xml:space="preserve"> \* MERGEFORMAT </w:instrText>
      </w:r>
      <w:r w:rsidR="00DB6BDD" w:rsidRPr="00EC58D5">
        <w:rPr>
          <w:b/>
          <w:sz w:val="22"/>
          <w:szCs w:val="22"/>
          <w:lang w:val="en"/>
        </w:rPr>
      </w:r>
      <w:r w:rsidR="00DB6BDD" w:rsidRPr="00EC58D5">
        <w:rPr>
          <w:b/>
          <w:sz w:val="22"/>
          <w:szCs w:val="22"/>
          <w:lang w:val="en"/>
        </w:rPr>
        <w:fldChar w:fldCharType="separate"/>
      </w:r>
      <w:r w:rsidR="000B4FA1">
        <w:rPr>
          <w:b/>
          <w:sz w:val="22"/>
          <w:szCs w:val="22"/>
          <w:lang w:val="en"/>
        </w:rPr>
        <w:t>6.1.14</w:t>
      </w:r>
      <w:r w:rsidR="00DB6BDD" w:rsidRPr="00EC58D5">
        <w:rPr>
          <w:b/>
          <w:sz w:val="22"/>
          <w:szCs w:val="22"/>
          <w:lang w:val="en"/>
        </w:rPr>
        <w:fldChar w:fldCharType="end"/>
      </w:r>
      <w:r w:rsidR="00DB6BDD" w:rsidRPr="00EC58D5">
        <w:rPr>
          <w:rFonts w:hint="eastAsia"/>
          <w:b/>
          <w:sz w:val="22"/>
          <w:szCs w:val="22"/>
          <w:lang w:val="en"/>
        </w:rPr>
        <w:t xml:space="preserve"> </w:t>
      </w:r>
      <w:r w:rsidR="00DB6BDD" w:rsidRPr="00EC58D5">
        <w:rPr>
          <w:b/>
          <w:sz w:val="22"/>
          <w:szCs w:val="22"/>
          <w:lang w:val="en"/>
        </w:rPr>
        <w:fldChar w:fldCharType="begin"/>
      </w:r>
      <w:r w:rsidR="00DB6BDD" w:rsidRPr="00EC58D5">
        <w:rPr>
          <w:b/>
          <w:sz w:val="22"/>
          <w:szCs w:val="22"/>
          <w:lang w:val="en"/>
        </w:rPr>
        <w:instrText xml:space="preserve"> </w:instrText>
      </w:r>
      <w:r w:rsidR="00DB6BDD" w:rsidRPr="00EC58D5">
        <w:rPr>
          <w:rFonts w:hint="eastAsia"/>
          <w:b/>
          <w:sz w:val="22"/>
          <w:szCs w:val="22"/>
          <w:lang w:val="en"/>
        </w:rPr>
        <w:instrText>REF _Ref12958364 \h</w:instrText>
      </w:r>
      <w:r w:rsidR="00DB6BDD" w:rsidRPr="00EC58D5">
        <w:rPr>
          <w:b/>
          <w:sz w:val="22"/>
          <w:szCs w:val="22"/>
          <w:lang w:val="en"/>
        </w:rPr>
        <w:instrText xml:space="preserve"> </w:instrText>
      </w:r>
      <w:r w:rsidR="00EC58D5">
        <w:rPr>
          <w:b/>
          <w:sz w:val="22"/>
          <w:szCs w:val="22"/>
          <w:lang w:val="en"/>
        </w:rPr>
        <w:instrText xml:space="preserve"> \* MERGEFORMAT </w:instrText>
      </w:r>
      <w:r w:rsidR="00DB6BDD" w:rsidRPr="00EC58D5">
        <w:rPr>
          <w:b/>
          <w:sz w:val="22"/>
          <w:szCs w:val="22"/>
          <w:lang w:val="en"/>
        </w:rPr>
      </w:r>
      <w:r w:rsidR="00DB6BDD" w:rsidRPr="00EC58D5">
        <w:rPr>
          <w:b/>
          <w:sz w:val="22"/>
          <w:szCs w:val="22"/>
          <w:lang w:val="en"/>
        </w:rPr>
        <w:fldChar w:fldCharType="separate"/>
      </w:r>
      <w:ins w:id="7553" w:author="t_竹沢 公佑" w:date="2021-02-02T17:29:00Z">
        <w:r w:rsidR="000B4FA1" w:rsidRPr="000B4FA1">
          <w:rPr>
            <w:b/>
            <w:rPrChange w:id="7554" w:author="t_竹沢 公佑" w:date="2021-02-02T17:29:00Z">
              <w:rPr/>
            </w:rPrChange>
          </w:rPr>
          <w:t>GET_SEU_STATUS</w:t>
        </w:r>
      </w:ins>
      <w:del w:id="7555" w:author="t_竹沢 公佑" w:date="2019-08-22T13:55:00Z">
        <w:r w:rsidR="007D309C" w:rsidRPr="007D309C" w:rsidDel="007154FA">
          <w:rPr>
            <w:b/>
          </w:rPr>
          <w:delText>GET_</w:delText>
        </w:r>
        <w:r w:rsidR="007D309C" w:rsidRPr="007D309C" w:rsidDel="007154FA">
          <w:rPr>
            <w:rFonts w:hint="eastAsia"/>
            <w:b/>
          </w:rPr>
          <w:delText>SEU_STATUS</w:delText>
        </w:r>
      </w:del>
      <w:r w:rsidR="00DB6BDD" w:rsidRPr="00EC58D5">
        <w:rPr>
          <w:b/>
          <w:sz w:val="22"/>
          <w:szCs w:val="22"/>
          <w:lang w:val="en"/>
        </w:rPr>
        <w:fldChar w:fldCharType="end"/>
      </w:r>
      <w:r w:rsidR="00DB6BDD" w:rsidRPr="00EC58D5">
        <w:rPr>
          <w:b/>
          <w:sz w:val="22"/>
          <w:szCs w:val="22"/>
          <w:lang w:val="en"/>
        </w:rPr>
        <w:t>”</w:t>
      </w:r>
      <w:r>
        <w:rPr>
          <w:rFonts w:hint="eastAsia"/>
          <w:sz w:val="22"/>
          <w:szCs w:val="22"/>
          <w:lang w:val="en"/>
        </w:rPr>
        <w:t>.</w:t>
      </w:r>
    </w:p>
    <w:p w:rsidR="00070656" w:rsidRDefault="00070656" w:rsidP="00E82429">
      <w:pPr>
        <w:ind w:left="360" w:firstLine="840"/>
        <w:rPr>
          <w:sz w:val="22"/>
          <w:szCs w:val="22"/>
          <w:lang w:val="en"/>
        </w:rPr>
      </w:pPr>
      <w:r>
        <w:rPr>
          <w:rFonts w:hint="eastAsia"/>
          <w:sz w:val="22"/>
          <w:szCs w:val="22"/>
          <w:lang w:val="en"/>
        </w:rPr>
        <w:t>Note: This function only notifies the event when detect changing point.</w:t>
      </w:r>
    </w:p>
    <w:p w:rsidR="005902C8" w:rsidRDefault="00991759" w:rsidP="00E82429">
      <w:pPr>
        <w:numPr>
          <w:ilvl w:val="0"/>
          <w:numId w:val="8"/>
        </w:numPr>
        <w:rPr>
          <w:sz w:val="22"/>
          <w:szCs w:val="22"/>
          <w:lang w:val="en"/>
        </w:rPr>
      </w:pPr>
      <w:r>
        <w:rPr>
          <w:rFonts w:hint="eastAsia"/>
          <w:sz w:val="22"/>
          <w:szCs w:val="22"/>
          <w:lang w:val="en"/>
        </w:rPr>
        <w:t>Correctable error count is incremented</w:t>
      </w:r>
    </w:p>
    <w:p w:rsidR="005902C8" w:rsidRDefault="00991759" w:rsidP="002A0D13">
      <w:pPr>
        <w:numPr>
          <w:ilvl w:val="0"/>
          <w:numId w:val="8"/>
        </w:numPr>
        <w:ind w:leftChars="200"/>
        <w:rPr>
          <w:sz w:val="22"/>
          <w:szCs w:val="22"/>
          <w:lang w:val="en"/>
        </w:rPr>
      </w:pPr>
      <w:r w:rsidRPr="002A0D13">
        <w:rPr>
          <w:rFonts w:hint="eastAsia"/>
          <w:sz w:val="22"/>
          <w:szCs w:val="22"/>
          <w:lang w:val="en"/>
        </w:rPr>
        <w:t>Uncorrectable error count is incremented</w:t>
      </w:r>
    </w:p>
    <w:p w:rsidR="00634CBD" w:rsidRDefault="00634CBD">
      <w:pPr>
        <w:ind w:left="480"/>
        <w:rPr>
          <w:ins w:id="7556" w:author="t_竹沢 公佑" w:date="2020-07-20T11:53:00Z"/>
          <w:sz w:val="22"/>
          <w:szCs w:val="22"/>
          <w:lang w:val="en"/>
        </w:rPr>
        <w:pPrChange w:id="7557" w:author="t_竹沢 公佑" w:date="2020-07-20T11:53:00Z">
          <w:pPr>
            <w:ind w:left="900"/>
          </w:pPr>
        </w:pPrChange>
      </w:pPr>
    </w:p>
    <w:p w:rsidR="00C14347" w:rsidRDefault="00C14347">
      <w:pPr>
        <w:ind w:left="480"/>
        <w:rPr>
          <w:ins w:id="7558" w:author="t_竹沢 公佑" w:date="2020-07-20T11:53:00Z"/>
          <w:sz w:val="22"/>
          <w:szCs w:val="22"/>
          <w:lang w:val="en"/>
        </w:rPr>
        <w:pPrChange w:id="7559" w:author="t_竹沢 公佑" w:date="2020-07-20T11:53:00Z">
          <w:pPr>
            <w:ind w:left="900"/>
          </w:pPr>
        </w:pPrChange>
      </w:pPr>
      <w:ins w:id="7560" w:author="t_竹沢 公佑" w:date="2020-07-20T11:53:00Z">
        <w:r w:rsidRPr="00C14347">
          <w:rPr>
            <w:sz w:val="22"/>
            <w:szCs w:val="22"/>
            <w:lang w:val="en"/>
          </w:rPr>
          <w:t>The resource acquired by driver in this function is released when user appl</w:t>
        </w:r>
        <w:r w:rsidR="00976606">
          <w:rPr>
            <w:sz w:val="22"/>
            <w:szCs w:val="22"/>
            <w:lang w:val="en"/>
          </w:rPr>
          <w:t xml:space="preserve">ication calls </w:t>
        </w:r>
      </w:ins>
      <w:ins w:id="7561" w:author="t_竹沢 公佑" w:date="2020-07-20T11:56:00Z">
        <w:r w:rsidR="00976606">
          <w:rPr>
            <w:sz w:val="22"/>
            <w:szCs w:val="22"/>
            <w:lang w:val="en"/>
          </w:rPr>
          <w:fldChar w:fldCharType="begin"/>
        </w:r>
        <w:r w:rsidR="00976606">
          <w:rPr>
            <w:sz w:val="22"/>
            <w:szCs w:val="22"/>
            <w:lang w:val="en"/>
          </w:rPr>
          <w:instrText xml:space="preserve"> REF _Ref46138598 \r \h </w:instrText>
        </w:r>
      </w:ins>
      <w:r w:rsidR="00976606">
        <w:rPr>
          <w:sz w:val="22"/>
          <w:szCs w:val="22"/>
          <w:lang w:val="en"/>
        </w:rPr>
      </w:r>
      <w:r w:rsidR="00976606">
        <w:rPr>
          <w:sz w:val="22"/>
          <w:szCs w:val="22"/>
          <w:lang w:val="en"/>
        </w:rPr>
        <w:fldChar w:fldCharType="separate"/>
      </w:r>
      <w:ins w:id="7562" w:author="t_竹沢 公佑" w:date="2021-02-02T17:29:00Z">
        <w:r w:rsidR="000B4FA1">
          <w:rPr>
            <w:sz w:val="22"/>
            <w:szCs w:val="22"/>
            <w:lang w:val="en"/>
          </w:rPr>
          <w:t>5.2</w:t>
        </w:r>
      </w:ins>
      <w:ins w:id="7563" w:author="t_竹沢 公佑" w:date="2020-07-20T11:56:00Z">
        <w:r w:rsidR="00976606">
          <w:rPr>
            <w:sz w:val="22"/>
            <w:szCs w:val="22"/>
            <w:lang w:val="en"/>
          </w:rPr>
          <w:fldChar w:fldCharType="end"/>
        </w:r>
        <w:r w:rsidR="00976606">
          <w:rPr>
            <w:rFonts w:hint="eastAsia"/>
            <w:sz w:val="22"/>
            <w:szCs w:val="22"/>
            <w:lang w:val="en"/>
          </w:rPr>
          <w:t xml:space="preserve"> </w:t>
        </w:r>
        <w:r w:rsidR="00976606">
          <w:rPr>
            <w:sz w:val="22"/>
            <w:szCs w:val="22"/>
            <w:lang w:val="en"/>
          </w:rPr>
          <w:fldChar w:fldCharType="begin"/>
        </w:r>
        <w:r w:rsidR="00976606">
          <w:rPr>
            <w:sz w:val="22"/>
            <w:szCs w:val="22"/>
            <w:lang w:val="en"/>
          </w:rPr>
          <w:instrText xml:space="preserve"> </w:instrText>
        </w:r>
        <w:r w:rsidR="00976606">
          <w:rPr>
            <w:rFonts w:hint="eastAsia"/>
            <w:sz w:val="22"/>
            <w:szCs w:val="22"/>
            <w:lang w:val="en"/>
          </w:rPr>
          <w:instrText>REF _Ref46138625 \h</w:instrText>
        </w:r>
        <w:r w:rsidR="00976606">
          <w:rPr>
            <w:sz w:val="22"/>
            <w:szCs w:val="22"/>
            <w:lang w:val="en"/>
          </w:rPr>
          <w:instrText xml:space="preserve"> </w:instrText>
        </w:r>
      </w:ins>
      <w:r w:rsidR="00976606">
        <w:rPr>
          <w:sz w:val="22"/>
          <w:szCs w:val="22"/>
          <w:lang w:val="en"/>
        </w:rPr>
      </w:r>
      <w:r w:rsidR="00976606">
        <w:rPr>
          <w:sz w:val="22"/>
          <w:szCs w:val="22"/>
          <w:lang w:val="en"/>
        </w:rPr>
        <w:fldChar w:fldCharType="separate"/>
      </w:r>
      <w:ins w:id="7564" w:author="t_竹沢 公佑" w:date="2021-02-02T17:29:00Z">
        <w:r w:rsidR="000B4FA1" w:rsidRPr="002E0BDC">
          <w:rPr>
            <w:rFonts w:hint="eastAsia"/>
            <w:u w:val="single"/>
            <w:lang w:val="en"/>
          </w:rPr>
          <w:t>close</w:t>
        </w:r>
      </w:ins>
      <w:ins w:id="7565" w:author="t_竹沢 公佑" w:date="2020-07-20T11:56:00Z">
        <w:r w:rsidR="00976606">
          <w:rPr>
            <w:sz w:val="22"/>
            <w:szCs w:val="22"/>
            <w:lang w:val="en"/>
          </w:rPr>
          <w:fldChar w:fldCharType="end"/>
        </w:r>
        <w:r w:rsidR="00976606">
          <w:rPr>
            <w:rFonts w:hint="eastAsia"/>
            <w:sz w:val="22"/>
            <w:szCs w:val="22"/>
            <w:lang w:val="en"/>
          </w:rPr>
          <w:t xml:space="preserve">, </w:t>
        </w:r>
      </w:ins>
      <w:ins w:id="7566" w:author="t_竹沢 公佑" w:date="2020-07-20T11:55:00Z">
        <w:r w:rsidR="00976606">
          <w:rPr>
            <w:sz w:val="22"/>
            <w:szCs w:val="22"/>
            <w:lang w:val="en"/>
          </w:rPr>
          <w:fldChar w:fldCharType="begin"/>
        </w:r>
        <w:r w:rsidR="00976606">
          <w:rPr>
            <w:sz w:val="22"/>
            <w:szCs w:val="22"/>
            <w:lang w:val="en"/>
          </w:rPr>
          <w:instrText xml:space="preserve"> REF _Ref46138520 \r \h </w:instrText>
        </w:r>
      </w:ins>
      <w:r w:rsidR="00976606">
        <w:rPr>
          <w:sz w:val="22"/>
          <w:szCs w:val="22"/>
          <w:lang w:val="en"/>
        </w:rPr>
      </w:r>
      <w:r w:rsidR="00976606">
        <w:rPr>
          <w:sz w:val="22"/>
          <w:szCs w:val="22"/>
          <w:lang w:val="en"/>
        </w:rPr>
        <w:fldChar w:fldCharType="separate"/>
      </w:r>
      <w:ins w:id="7567" w:author="t_竹沢 公佑" w:date="2021-02-02T17:29:00Z">
        <w:r w:rsidR="000B4FA1">
          <w:rPr>
            <w:sz w:val="22"/>
            <w:szCs w:val="22"/>
            <w:lang w:val="en"/>
          </w:rPr>
          <w:t>5.5.19</w:t>
        </w:r>
      </w:ins>
      <w:ins w:id="7568" w:author="t_竹沢 公佑" w:date="2020-07-20T11:55:00Z">
        <w:r w:rsidR="00976606">
          <w:rPr>
            <w:sz w:val="22"/>
            <w:szCs w:val="22"/>
            <w:lang w:val="en"/>
          </w:rPr>
          <w:fldChar w:fldCharType="end"/>
        </w:r>
        <w:r w:rsidR="00976606">
          <w:rPr>
            <w:rFonts w:hint="eastAsia"/>
            <w:sz w:val="22"/>
            <w:szCs w:val="22"/>
            <w:lang w:val="en"/>
          </w:rPr>
          <w:t xml:space="preserve"> </w:t>
        </w:r>
        <w:r w:rsidR="00976606">
          <w:rPr>
            <w:sz w:val="22"/>
            <w:szCs w:val="22"/>
            <w:lang w:val="en"/>
          </w:rPr>
          <w:fldChar w:fldCharType="begin"/>
        </w:r>
        <w:r w:rsidR="00976606">
          <w:rPr>
            <w:sz w:val="22"/>
            <w:szCs w:val="22"/>
            <w:lang w:val="en"/>
          </w:rPr>
          <w:instrText xml:space="preserve"> REF _Ref46138523 \h </w:instrText>
        </w:r>
      </w:ins>
      <w:r w:rsidR="00976606">
        <w:rPr>
          <w:sz w:val="22"/>
          <w:szCs w:val="22"/>
          <w:lang w:val="en"/>
        </w:rPr>
      </w:r>
      <w:r w:rsidR="00976606">
        <w:rPr>
          <w:sz w:val="22"/>
          <w:szCs w:val="22"/>
          <w:lang w:val="en"/>
        </w:rPr>
        <w:fldChar w:fldCharType="separate"/>
      </w:r>
      <w:ins w:id="7569" w:author="t_竹沢 公佑" w:date="2021-02-02T17:29:00Z">
        <w:r w:rsidR="000B4FA1">
          <w:rPr>
            <w:rFonts w:hint="eastAsia"/>
          </w:rPr>
          <w:t>Command :DRXPD_CLR_SEUEVT</w:t>
        </w:r>
      </w:ins>
      <w:ins w:id="7570" w:author="t_竹沢 公佑" w:date="2020-07-20T11:55:00Z">
        <w:r w:rsidR="00976606">
          <w:rPr>
            <w:sz w:val="22"/>
            <w:szCs w:val="22"/>
            <w:lang w:val="en"/>
          </w:rPr>
          <w:fldChar w:fldCharType="end"/>
        </w:r>
        <w:r w:rsidR="00976606">
          <w:rPr>
            <w:rFonts w:hint="eastAsia"/>
            <w:sz w:val="22"/>
            <w:szCs w:val="22"/>
            <w:lang w:val="en"/>
          </w:rPr>
          <w:t xml:space="preserve">, </w:t>
        </w:r>
      </w:ins>
      <w:ins w:id="7571" w:author="t_竹沢 公佑" w:date="2020-07-20T11:53:00Z">
        <w:r w:rsidRPr="00C14347">
          <w:rPr>
            <w:sz w:val="22"/>
            <w:szCs w:val="22"/>
            <w:lang w:val="en"/>
          </w:rPr>
          <w:t>or user application is terminated</w:t>
        </w:r>
      </w:ins>
      <w:ins w:id="7572" w:author="t_竹沢 公佑" w:date="2020-07-20T11:57:00Z">
        <w:r w:rsidR="00976606">
          <w:rPr>
            <w:rFonts w:hint="eastAsia"/>
            <w:sz w:val="22"/>
            <w:szCs w:val="22"/>
            <w:lang w:val="en"/>
          </w:rPr>
          <w:t xml:space="preserve"> by error</w:t>
        </w:r>
      </w:ins>
      <w:ins w:id="7573" w:author="t_竹沢 公佑" w:date="2020-07-20T11:53:00Z">
        <w:r w:rsidRPr="00C14347">
          <w:rPr>
            <w:sz w:val="22"/>
            <w:szCs w:val="22"/>
            <w:lang w:val="en"/>
          </w:rPr>
          <w:t>. Even if user application is terminated by error (e.g. SEGMENTATION FAULT), this resource is released.</w:t>
        </w:r>
      </w:ins>
    </w:p>
    <w:p w:rsidR="00C14347" w:rsidRPr="002A0D13" w:rsidRDefault="00C14347">
      <w:pPr>
        <w:rPr>
          <w:sz w:val="22"/>
          <w:szCs w:val="22"/>
          <w:lang w:val="en"/>
        </w:rPr>
        <w:pPrChange w:id="7574" w:author="t_竹沢 公佑" w:date="2020-07-20T11:57:00Z">
          <w:pPr>
            <w:ind w:left="900"/>
          </w:pPr>
        </w:pPrChange>
      </w:pPr>
    </w:p>
    <w:p w:rsidR="00991759" w:rsidRPr="002A0D13" w:rsidRDefault="005902C8" w:rsidP="00E82429">
      <w:pPr>
        <w:spacing w:line="0" w:lineRule="atLeast"/>
        <w:ind w:right="1020" w:firstLineChars="50" w:firstLine="110"/>
        <w:rPr>
          <w:b/>
          <w:sz w:val="22"/>
          <w:szCs w:val="22"/>
        </w:rPr>
      </w:pPr>
      <w:r>
        <w:rPr>
          <w:rFonts w:hint="eastAsia"/>
          <w:b/>
          <w:sz w:val="22"/>
          <w:szCs w:val="22"/>
        </w:rPr>
        <w:t>【Remarks】</w:t>
      </w:r>
    </w:p>
    <w:p w:rsidR="00991759" w:rsidRDefault="00991759" w:rsidP="00E82429">
      <w:pPr>
        <w:ind w:left="550" w:hangingChars="250" w:hanging="550"/>
        <w:rPr>
          <w:sz w:val="22"/>
          <w:szCs w:val="22"/>
          <w:lang w:val="en"/>
        </w:rPr>
      </w:pPr>
      <w:r>
        <w:rPr>
          <w:rFonts w:hint="eastAsia"/>
          <w:sz w:val="22"/>
          <w:szCs w:val="22"/>
          <w:lang w:val="en"/>
        </w:rPr>
        <w:t xml:space="preserve">      </w:t>
      </w:r>
      <w:del w:id="7575" w:author="t_竹沢 公佑" w:date="2019-10-05T14:47:00Z">
        <w:r w:rsidR="002A0D13" w:rsidDel="00F22F88">
          <w:rPr>
            <w:rFonts w:hint="eastAsia"/>
            <w:sz w:val="22"/>
            <w:szCs w:val="22"/>
            <w:lang w:val="en"/>
          </w:rPr>
          <w:delText xml:space="preserve">In the case of </w:delText>
        </w:r>
        <w:r w:rsidR="00355AFF" w:rsidDel="00F22F88">
          <w:rPr>
            <w:rFonts w:hint="eastAsia"/>
            <w:sz w:val="22"/>
            <w:szCs w:val="22"/>
            <w:lang w:val="en"/>
          </w:rPr>
          <w:delText xml:space="preserve">deriver version </w:delText>
        </w:r>
        <w:r w:rsidR="002A0D13" w:rsidDel="00F22F88">
          <w:rPr>
            <w:rFonts w:hint="eastAsia"/>
            <w:sz w:val="22"/>
            <w:szCs w:val="22"/>
            <w:lang w:val="en"/>
          </w:rPr>
          <w:delText xml:space="preserve">before 2.0.2, </w:delText>
        </w:r>
      </w:del>
      <w:ins w:id="7576" w:author="t_竹沢 公佑" w:date="2019-10-05T14:47:00Z">
        <w:r w:rsidR="00F22F88">
          <w:rPr>
            <w:rFonts w:hint="eastAsia"/>
            <w:sz w:val="22"/>
            <w:szCs w:val="22"/>
            <w:lang w:val="en"/>
          </w:rPr>
          <w:t>C</w:t>
        </w:r>
      </w:ins>
      <w:del w:id="7577" w:author="t_竹沢 公佑" w:date="2019-10-05T14:47:00Z">
        <w:r w:rsidR="002A0D13" w:rsidDel="00F22F88">
          <w:rPr>
            <w:rFonts w:hint="eastAsia"/>
            <w:sz w:val="22"/>
            <w:szCs w:val="22"/>
            <w:lang w:val="en"/>
          </w:rPr>
          <w:delText>c</w:delText>
        </w:r>
      </w:del>
      <w:r w:rsidR="002A0D13">
        <w:rPr>
          <w:rFonts w:hint="eastAsia"/>
          <w:sz w:val="22"/>
          <w:szCs w:val="22"/>
          <w:lang w:val="en"/>
        </w:rPr>
        <w:t xml:space="preserve">orrectable error and Uncorrectable error </w:t>
      </w:r>
      <w:r>
        <w:rPr>
          <w:rFonts w:hint="eastAsia"/>
          <w:sz w:val="22"/>
          <w:szCs w:val="22"/>
          <w:lang w:val="en"/>
        </w:rPr>
        <w:t>can</w:t>
      </w:r>
      <w:r>
        <w:rPr>
          <w:sz w:val="22"/>
          <w:szCs w:val="22"/>
          <w:lang w:val="en"/>
        </w:rPr>
        <w:t>’</w:t>
      </w:r>
      <w:r>
        <w:rPr>
          <w:rFonts w:hint="eastAsia"/>
          <w:sz w:val="22"/>
          <w:szCs w:val="22"/>
          <w:lang w:val="en"/>
        </w:rPr>
        <w:t xml:space="preserve">t </w:t>
      </w:r>
      <w:r w:rsidR="002A0D13">
        <w:rPr>
          <w:rFonts w:hint="eastAsia"/>
          <w:sz w:val="22"/>
          <w:szCs w:val="22"/>
          <w:lang w:val="en"/>
        </w:rPr>
        <w:t xml:space="preserve">be </w:t>
      </w:r>
      <w:r>
        <w:rPr>
          <w:rFonts w:hint="eastAsia"/>
          <w:sz w:val="22"/>
          <w:szCs w:val="22"/>
          <w:lang w:val="en"/>
        </w:rPr>
        <w:t>detect</w:t>
      </w:r>
      <w:r w:rsidR="002A0D13">
        <w:rPr>
          <w:rFonts w:hint="eastAsia"/>
          <w:sz w:val="22"/>
          <w:szCs w:val="22"/>
          <w:lang w:val="en"/>
        </w:rPr>
        <w:t>ed</w:t>
      </w:r>
      <w:ins w:id="7578" w:author="t_竹沢 公佑" w:date="2019-10-05T14:48:00Z">
        <w:r w:rsidR="00F22F88">
          <w:rPr>
            <w:rFonts w:hint="eastAsia"/>
            <w:sz w:val="22"/>
            <w:szCs w:val="22"/>
            <w:lang w:val="en"/>
          </w:rPr>
          <w:t xml:space="preserve"> with the driver version before 2.0.2</w:t>
        </w:r>
      </w:ins>
      <w:r>
        <w:rPr>
          <w:rFonts w:hint="eastAsia"/>
          <w:sz w:val="22"/>
          <w:szCs w:val="22"/>
          <w:lang w:val="en"/>
        </w:rPr>
        <w:t>.</w:t>
      </w:r>
    </w:p>
    <w:p w:rsidR="00634CBD" w:rsidRDefault="00634CBD" w:rsidP="00634CBD">
      <w:pPr>
        <w:ind w:left="550" w:hangingChars="250" w:hanging="550"/>
        <w:rPr>
          <w:sz w:val="22"/>
          <w:szCs w:val="22"/>
          <w:lang w:val="en"/>
        </w:rPr>
      </w:pPr>
    </w:p>
    <w:p w:rsidR="00634CBD" w:rsidRDefault="00634CBD" w:rsidP="00634CBD">
      <w:pPr>
        <w:ind w:left="550" w:hangingChars="250" w:hanging="550"/>
        <w:rPr>
          <w:sz w:val="22"/>
          <w:szCs w:val="22"/>
          <w:lang w:val="en"/>
        </w:rPr>
      </w:pPr>
    </w:p>
    <w:p w:rsidR="00634CBD" w:rsidRPr="005F6B96" w:rsidRDefault="00634CBD" w:rsidP="00634CBD">
      <w:pPr>
        <w:ind w:left="550" w:hangingChars="250" w:hanging="550"/>
        <w:rPr>
          <w:sz w:val="22"/>
          <w:szCs w:val="22"/>
          <w:lang w:val="en"/>
        </w:rPr>
      </w:pPr>
    </w:p>
    <w:p w:rsidR="005902C8" w:rsidRPr="005F6B96" w:rsidRDefault="00991759" w:rsidP="00374D17">
      <w:pPr>
        <w:ind w:leftChars="200" w:left="480"/>
        <w:rPr>
          <w:sz w:val="22"/>
          <w:szCs w:val="22"/>
          <w:lang w:val="en"/>
        </w:rPr>
      </w:pPr>
      <w:r>
        <w:rPr>
          <w:sz w:val="22"/>
          <w:szCs w:val="22"/>
          <w:lang w:val="en"/>
        </w:rPr>
        <w:br w:type="page"/>
      </w:r>
    </w:p>
    <w:p w:rsidR="00374D17" w:rsidRDefault="007E7827" w:rsidP="0083070F">
      <w:pPr>
        <w:pStyle w:val="3"/>
      </w:pPr>
      <w:bookmarkStart w:id="7579" w:name="_Ref46138509"/>
      <w:bookmarkStart w:id="7580" w:name="_Ref46138520"/>
      <w:bookmarkStart w:id="7581" w:name="_Ref46138523"/>
      <w:bookmarkStart w:id="7582" w:name="_Toc63179430"/>
      <w:r>
        <w:rPr>
          <w:rFonts w:hint="eastAsia"/>
        </w:rPr>
        <w:t>Command :DRXPD</w:t>
      </w:r>
      <w:ins w:id="7583" w:author="t_竹沢 公佑" w:date="2020-06-22T13:05:00Z">
        <w:r w:rsidR="00DC24E2">
          <w:rPr>
            <w:rFonts w:hint="eastAsia"/>
          </w:rPr>
          <w:t>_</w:t>
        </w:r>
      </w:ins>
      <w:del w:id="7584" w:author="t_竹沢 公佑" w:date="2020-06-22T13:05:00Z">
        <w:r w:rsidDel="00DC24E2">
          <w:rPr>
            <w:rFonts w:hint="eastAsia"/>
          </w:rPr>
          <w:delText xml:space="preserve"> </w:delText>
        </w:r>
      </w:del>
      <w:r>
        <w:rPr>
          <w:rFonts w:hint="eastAsia"/>
        </w:rPr>
        <w:t>CLR_SEUEVT</w:t>
      </w:r>
      <w:bookmarkEnd w:id="7579"/>
      <w:bookmarkEnd w:id="7580"/>
      <w:bookmarkEnd w:id="7581"/>
      <w:bookmarkEnd w:id="7582"/>
    </w:p>
    <w:p w:rsidR="00374D17" w:rsidRDefault="00374D17" w:rsidP="00374D17">
      <w:pPr>
        <w:spacing w:line="0" w:lineRule="atLeast"/>
        <w:ind w:firstLineChars="50" w:firstLine="110"/>
        <w:rPr>
          <w:b/>
          <w:sz w:val="22"/>
          <w:szCs w:val="22"/>
        </w:rPr>
      </w:pPr>
      <w:r>
        <w:rPr>
          <w:rFonts w:hint="eastAsia"/>
          <w:b/>
          <w:sz w:val="22"/>
          <w:szCs w:val="22"/>
        </w:rPr>
        <w:t>【Function】</w:t>
      </w:r>
    </w:p>
    <w:p w:rsidR="00374D17" w:rsidRDefault="00510C54" w:rsidP="005F6B96">
      <w:pPr>
        <w:spacing w:line="0" w:lineRule="atLeast"/>
        <w:ind w:right="1020" w:firstLineChars="152" w:firstLine="334"/>
        <w:rPr>
          <w:sz w:val="22"/>
          <w:szCs w:val="22"/>
          <w:lang w:val="en"/>
        </w:rPr>
      </w:pPr>
      <w:r>
        <w:rPr>
          <w:sz w:val="22"/>
          <w:szCs w:val="22"/>
          <w:lang w:val="en"/>
        </w:rPr>
        <w:t xml:space="preserve">This command </w:t>
      </w:r>
      <w:r>
        <w:rPr>
          <w:rFonts w:hint="eastAsia"/>
          <w:sz w:val="22"/>
          <w:szCs w:val="22"/>
          <w:lang w:val="en"/>
        </w:rPr>
        <w:t xml:space="preserve">unregisters evnetfd </w:t>
      </w:r>
      <w:ins w:id="7585" w:author="t_竹沢 公佑" w:date="2019-10-05T14:48:00Z">
        <w:r w:rsidR="00F22F88">
          <w:rPr>
            <w:rFonts w:hint="eastAsia"/>
            <w:sz w:val="22"/>
            <w:szCs w:val="22"/>
            <w:lang w:val="en"/>
          </w:rPr>
          <w:t xml:space="preserve">on </w:t>
        </w:r>
      </w:ins>
      <w:del w:id="7586" w:author="t_竹沢 公佑" w:date="2019-10-05T14:48:00Z">
        <w:r w:rsidDel="00F22F88">
          <w:rPr>
            <w:rFonts w:hint="eastAsia"/>
            <w:sz w:val="22"/>
            <w:szCs w:val="22"/>
            <w:lang w:val="en"/>
          </w:rPr>
          <w:delText xml:space="preserve">from </w:delText>
        </w:r>
      </w:del>
      <w:r w:rsidR="00DF2AE1">
        <w:rPr>
          <w:rFonts w:hint="eastAsia"/>
          <w:sz w:val="22"/>
          <w:szCs w:val="22"/>
          <w:lang w:val="en"/>
        </w:rPr>
        <w:t xml:space="preserve">production/prototype DRXP </w:t>
      </w:r>
      <w:r>
        <w:rPr>
          <w:sz w:val="22"/>
          <w:szCs w:val="22"/>
          <w:lang w:val="en"/>
        </w:rPr>
        <w:t>board</w:t>
      </w:r>
      <w:r>
        <w:rPr>
          <w:rFonts w:hint="eastAsia"/>
          <w:sz w:val="22"/>
          <w:szCs w:val="22"/>
          <w:lang w:val="en"/>
        </w:rPr>
        <w:t>.</w:t>
      </w:r>
      <w:r>
        <w:rPr>
          <w:sz w:val="22"/>
          <w:szCs w:val="22"/>
          <w:lang w:val="en"/>
        </w:rPr>
        <w:t xml:space="preserve"> </w:t>
      </w:r>
    </w:p>
    <w:p w:rsidR="00374D17" w:rsidRDefault="00374D17" w:rsidP="00374D17">
      <w:pPr>
        <w:spacing w:line="0" w:lineRule="atLeast"/>
        <w:ind w:right="1020" w:firstLineChars="50" w:firstLine="110"/>
        <w:rPr>
          <w:b/>
          <w:sz w:val="22"/>
          <w:szCs w:val="22"/>
          <w:lang w:val="en"/>
        </w:rPr>
      </w:pPr>
    </w:p>
    <w:p w:rsidR="00374D17" w:rsidRDefault="00374D17" w:rsidP="00374D17">
      <w:pPr>
        <w:spacing w:line="0" w:lineRule="atLeast"/>
        <w:ind w:right="1020" w:firstLineChars="50" w:firstLine="110"/>
        <w:rPr>
          <w:b/>
          <w:sz w:val="22"/>
          <w:szCs w:val="22"/>
        </w:rPr>
      </w:pPr>
      <w:r>
        <w:rPr>
          <w:rFonts w:hint="eastAsia"/>
          <w:b/>
          <w:sz w:val="22"/>
          <w:szCs w:val="22"/>
        </w:rPr>
        <w:t>【Format】</w:t>
      </w:r>
    </w:p>
    <w:p w:rsidR="00374D17" w:rsidRDefault="00374D17" w:rsidP="00374D17">
      <w:pPr>
        <w:spacing w:line="0" w:lineRule="atLeast"/>
        <w:ind w:right="1020" w:firstLineChars="202" w:firstLine="444"/>
        <w:rPr>
          <w:sz w:val="22"/>
          <w:szCs w:val="22"/>
        </w:rPr>
      </w:pPr>
      <w:r>
        <w:rPr>
          <w:bCs/>
          <w:sz w:val="22"/>
          <w:szCs w:val="22"/>
        </w:rPr>
        <w:t xml:space="preserve">int ioctl(int </w:t>
      </w:r>
      <w:r>
        <w:rPr>
          <w:iCs/>
          <w:sz w:val="22"/>
          <w:szCs w:val="22"/>
        </w:rPr>
        <w:t>fd</w:t>
      </w:r>
      <w:r>
        <w:rPr>
          <w:bCs/>
          <w:sz w:val="22"/>
          <w:szCs w:val="22"/>
        </w:rPr>
        <w:t xml:space="preserve">, </w:t>
      </w:r>
      <w:r>
        <w:rPr>
          <w:rFonts w:hint="eastAsia"/>
          <w:bCs/>
          <w:sz w:val="22"/>
          <w:szCs w:val="22"/>
        </w:rPr>
        <w:t>DRXPD_</w:t>
      </w:r>
      <w:r w:rsidR="00510C54">
        <w:rPr>
          <w:rFonts w:hint="eastAsia"/>
          <w:bCs/>
          <w:sz w:val="22"/>
          <w:szCs w:val="22"/>
        </w:rPr>
        <w:t>CLR_SEUEVT</w:t>
      </w:r>
      <w:r>
        <w:rPr>
          <w:rFonts w:hint="eastAsia"/>
          <w:iCs/>
          <w:sz w:val="22"/>
          <w:szCs w:val="22"/>
        </w:rPr>
        <w:t>,</w:t>
      </w:r>
      <w:r>
        <w:rPr>
          <w:bCs/>
          <w:sz w:val="22"/>
          <w:szCs w:val="22"/>
        </w:rPr>
        <w:t xml:space="preserve"> </w:t>
      </w:r>
      <w:r>
        <w:rPr>
          <w:rFonts w:hint="eastAsia"/>
          <w:bCs/>
          <w:sz w:val="22"/>
          <w:szCs w:val="22"/>
        </w:rPr>
        <w:t>int</w:t>
      </w:r>
      <w:r w:rsidR="00510C54">
        <w:rPr>
          <w:rFonts w:hint="eastAsia"/>
          <w:bCs/>
          <w:sz w:val="22"/>
          <w:szCs w:val="22"/>
        </w:rPr>
        <w:t xml:space="preserve"> dummy</w:t>
      </w:r>
      <w:r>
        <w:rPr>
          <w:bCs/>
          <w:sz w:val="22"/>
          <w:szCs w:val="22"/>
        </w:rPr>
        <w:t>);</w:t>
      </w:r>
      <w:r>
        <w:rPr>
          <w:sz w:val="22"/>
          <w:szCs w:val="22"/>
        </w:rPr>
        <w:t xml:space="preserve">  </w:t>
      </w:r>
    </w:p>
    <w:p w:rsidR="00374D17" w:rsidRPr="005F6B96" w:rsidRDefault="00374D17" w:rsidP="00374D17">
      <w:pPr>
        <w:spacing w:line="0" w:lineRule="atLeast"/>
        <w:ind w:right="1020"/>
        <w:rPr>
          <w:b/>
          <w:sz w:val="22"/>
          <w:szCs w:val="22"/>
        </w:rPr>
      </w:pPr>
    </w:p>
    <w:p w:rsidR="00374D17" w:rsidRDefault="00374D17" w:rsidP="00374D17">
      <w:pPr>
        <w:spacing w:line="0" w:lineRule="atLeast"/>
        <w:ind w:right="1020" w:firstLineChars="50" w:firstLine="110"/>
        <w:rPr>
          <w:b/>
          <w:sz w:val="22"/>
          <w:szCs w:val="22"/>
        </w:rPr>
      </w:pPr>
      <w:r>
        <w:rPr>
          <w:rFonts w:hint="eastAsia"/>
          <w:b/>
          <w:sz w:val="22"/>
          <w:szCs w:val="22"/>
        </w:rPr>
        <w:t>【Parameter】</w:t>
      </w:r>
    </w:p>
    <w:p w:rsidR="00374D17" w:rsidRDefault="00374D17" w:rsidP="00374D17">
      <w:pPr>
        <w:spacing w:line="0" w:lineRule="atLeast"/>
        <w:ind w:right="1020" w:firstLineChars="200" w:firstLine="440"/>
        <w:rPr>
          <w:iCs/>
          <w:sz w:val="22"/>
          <w:szCs w:val="22"/>
        </w:rPr>
      </w:pPr>
      <w:r>
        <w:rPr>
          <w:rFonts w:hint="eastAsia"/>
          <w:bCs/>
          <w:sz w:val="22"/>
          <w:szCs w:val="22"/>
        </w:rPr>
        <w:t>int fd</w:t>
      </w:r>
      <w:r>
        <w:rPr>
          <w:iCs/>
          <w:sz w:val="22"/>
          <w:szCs w:val="22"/>
        </w:rPr>
        <w:t>…</w:t>
      </w:r>
    </w:p>
    <w:p w:rsidR="00374D17" w:rsidRDefault="00374D17" w:rsidP="00374D17">
      <w:pPr>
        <w:spacing w:line="0" w:lineRule="atLeast"/>
        <w:ind w:right="1020" w:firstLineChars="381" w:firstLine="838"/>
        <w:rPr>
          <w:bCs/>
          <w:sz w:val="22"/>
          <w:szCs w:val="22"/>
        </w:rPr>
      </w:pPr>
      <w:r>
        <w:rPr>
          <w:rFonts w:hint="eastAsia"/>
          <w:bCs/>
          <w:sz w:val="22"/>
          <w:szCs w:val="22"/>
        </w:rPr>
        <w:t>Specify the f</w:t>
      </w:r>
      <w:r>
        <w:rPr>
          <w:bCs/>
          <w:sz w:val="22"/>
          <w:szCs w:val="22"/>
        </w:rPr>
        <w:t>ile descriptor</w:t>
      </w:r>
      <w:r>
        <w:rPr>
          <w:rFonts w:hint="eastAsia"/>
          <w:bCs/>
          <w:sz w:val="22"/>
          <w:szCs w:val="22"/>
        </w:rPr>
        <w:t>.</w:t>
      </w:r>
    </w:p>
    <w:p w:rsidR="00374D17" w:rsidRDefault="00374D17" w:rsidP="00374D17">
      <w:pPr>
        <w:spacing w:line="0" w:lineRule="atLeast"/>
        <w:ind w:right="1020" w:firstLineChars="381" w:firstLine="838"/>
        <w:rPr>
          <w:bCs/>
          <w:sz w:val="22"/>
          <w:szCs w:val="22"/>
        </w:rPr>
      </w:pPr>
    </w:p>
    <w:p w:rsidR="00510C54" w:rsidRDefault="00F8730C" w:rsidP="00510C54">
      <w:pPr>
        <w:spacing w:line="0" w:lineRule="atLeast"/>
        <w:ind w:right="1020" w:firstLineChars="200" w:firstLine="440"/>
        <w:rPr>
          <w:bCs/>
          <w:sz w:val="22"/>
          <w:szCs w:val="22"/>
        </w:rPr>
      </w:pPr>
      <w:r>
        <w:rPr>
          <w:rFonts w:hint="eastAsia"/>
          <w:bCs/>
          <w:sz w:val="22"/>
          <w:szCs w:val="22"/>
        </w:rPr>
        <w:t>i</w:t>
      </w:r>
      <w:r w:rsidR="00510C54">
        <w:rPr>
          <w:bCs/>
          <w:sz w:val="22"/>
          <w:szCs w:val="22"/>
        </w:rPr>
        <w:t>nt</w:t>
      </w:r>
      <w:r w:rsidR="00510C54">
        <w:rPr>
          <w:rFonts w:hint="eastAsia"/>
          <w:bCs/>
          <w:sz w:val="22"/>
          <w:szCs w:val="22"/>
        </w:rPr>
        <w:t xml:space="preserve"> dummy</w:t>
      </w:r>
      <w:r w:rsidR="00510C54">
        <w:rPr>
          <w:iCs/>
          <w:sz w:val="22"/>
          <w:szCs w:val="22"/>
        </w:rPr>
        <w:t>…</w:t>
      </w:r>
    </w:p>
    <w:p w:rsidR="00510C54" w:rsidRDefault="00510C54" w:rsidP="00510C54">
      <w:pPr>
        <w:spacing w:line="0" w:lineRule="atLeast"/>
        <w:ind w:leftChars="295" w:left="708" w:right="1020" w:firstLineChars="64" w:firstLine="141"/>
        <w:rPr>
          <w:bCs/>
          <w:sz w:val="22"/>
          <w:szCs w:val="22"/>
        </w:rPr>
      </w:pPr>
      <w:r>
        <w:rPr>
          <w:rFonts w:hint="eastAsia"/>
          <w:bCs/>
          <w:sz w:val="22"/>
          <w:szCs w:val="22"/>
        </w:rPr>
        <w:t>This function doesn</w:t>
      </w:r>
      <w:r>
        <w:rPr>
          <w:bCs/>
          <w:sz w:val="22"/>
          <w:szCs w:val="22"/>
        </w:rPr>
        <w:t>’</w:t>
      </w:r>
      <w:r>
        <w:rPr>
          <w:rFonts w:hint="eastAsia"/>
          <w:bCs/>
          <w:sz w:val="22"/>
          <w:szCs w:val="22"/>
        </w:rPr>
        <w:t>t use this variable.</w:t>
      </w:r>
    </w:p>
    <w:p w:rsidR="00510C54" w:rsidRPr="005F6B96" w:rsidRDefault="00510C54" w:rsidP="00E82429">
      <w:pPr>
        <w:spacing w:line="0" w:lineRule="atLeast"/>
        <w:ind w:right="1020"/>
        <w:rPr>
          <w:bCs/>
          <w:sz w:val="22"/>
          <w:szCs w:val="22"/>
        </w:rPr>
      </w:pPr>
    </w:p>
    <w:p w:rsidR="00374D17" w:rsidRDefault="00374D17" w:rsidP="00374D17">
      <w:pPr>
        <w:spacing w:line="0" w:lineRule="atLeast"/>
        <w:ind w:right="1020"/>
        <w:rPr>
          <w:b/>
          <w:sz w:val="22"/>
          <w:szCs w:val="22"/>
        </w:rPr>
      </w:pPr>
      <w:r>
        <w:rPr>
          <w:rFonts w:hint="eastAsia"/>
          <w:b/>
          <w:sz w:val="22"/>
          <w:szCs w:val="22"/>
        </w:rPr>
        <w:t xml:space="preserve">　【Return】</w:t>
      </w:r>
    </w:p>
    <w:p w:rsidR="00510C54" w:rsidRDefault="00510C54" w:rsidP="00510C54">
      <w:pPr>
        <w:spacing w:line="0" w:lineRule="atLeast"/>
        <w:ind w:right="1020" w:firstLineChars="200" w:firstLine="440"/>
        <w:rPr>
          <w:bCs/>
          <w:sz w:val="22"/>
          <w:szCs w:val="22"/>
        </w:rPr>
      </w:pPr>
      <w:del w:id="7587" w:author="t_竹沢 公佑" w:date="2019-10-05T14:49:00Z">
        <w:r w:rsidDel="00F22F88">
          <w:rPr>
            <w:rFonts w:hint="eastAsia"/>
            <w:bCs/>
            <w:sz w:val="22"/>
            <w:szCs w:val="22"/>
          </w:rPr>
          <w:delText xml:space="preserve">If it is success, </w:delText>
        </w:r>
      </w:del>
      <w:r>
        <w:rPr>
          <w:rFonts w:hint="eastAsia"/>
          <w:bCs/>
          <w:sz w:val="22"/>
          <w:szCs w:val="22"/>
        </w:rPr>
        <w:t xml:space="preserve">0 </w:t>
      </w:r>
      <w:r>
        <w:rPr>
          <w:bCs/>
          <w:sz w:val="22"/>
          <w:szCs w:val="22"/>
        </w:rPr>
        <w:t>is returne</w:t>
      </w:r>
      <w:r>
        <w:rPr>
          <w:rFonts w:hint="eastAsia"/>
          <w:bCs/>
          <w:sz w:val="22"/>
          <w:szCs w:val="22"/>
        </w:rPr>
        <w:t>d</w:t>
      </w:r>
      <w:r>
        <w:rPr>
          <w:bCs/>
          <w:sz w:val="22"/>
          <w:szCs w:val="22"/>
        </w:rPr>
        <w:t>.</w:t>
      </w:r>
      <w:ins w:id="7588" w:author="t_竹沢 公佑" w:date="2019-10-05T14:49:00Z">
        <w:r w:rsidR="00F22F88">
          <w:rPr>
            <w:rFonts w:hint="eastAsia"/>
            <w:bCs/>
            <w:sz w:val="22"/>
            <w:szCs w:val="22"/>
          </w:rPr>
          <w:t xml:space="preserve"> </w:t>
        </w:r>
      </w:ins>
      <w:del w:id="7589" w:author="t_竹沢 公佑" w:date="2019-10-05T14:49:00Z">
        <w:r w:rsidDel="00F22F88">
          <w:rPr>
            <w:bCs/>
            <w:sz w:val="22"/>
            <w:szCs w:val="22"/>
          </w:rPr>
          <w:delText xml:space="preserve">　</w:delText>
        </w:r>
      </w:del>
      <w:ins w:id="7590" w:author="t_竹沢 公佑" w:date="2019-10-05T14:49:00Z">
        <w:r w:rsidR="00F22F88">
          <w:rPr>
            <w:rFonts w:hint="eastAsia"/>
            <w:bCs/>
            <w:sz w:val="22"/>
            <w:szCs w:val="22"/>
          </w:rPr>
          <w:t>I</w:t>
        </w:r>
      </w:ins>
      <w:del w:id="7591" w:author="t_竹沢 公佑" w:date="2019-10-05T14:49:00Z">
        <w:r w:rsidDel="00F22F88">
          <w:rPr>
            <w:bCs/>
            <w:sz w:val="22"/>
            <w:szCs w:val="22"/>
          </w:rPr>
          <w:delText>i</w:delText>
        </w:r>
      </w:del>
      <w:r>
        <w:rPr>
          <w:bCs/>
          <w:sz w:val="22"/>
          <w:szCs w:val="22"/>
        </w:rPr>
        <w:t xml:space="preserve">f </w:t>
      </w:r>
      <w:r>
        <w:rPr>
          <w:rFonts w:hint="eastAsia"/>
          <w:bCs/>
          <w:sz w:val="22"/>
          <w:szCs w:val="22"/>
        </w:rPr>
        <w:t xml:space="preserve">an </w:t>
      </w:r>
      <w:r>
        <w:rPr>
          <w:bCs/>
          <w:sz w:val="22"/>
          <w:szCs w:val="22"/>
        </w:rPr>
        <w:t>error</w:t>
      </w:r>
      <w:ins w:id="7592" w:author="t_竹沢 公佑" w:date="2019-10-05T14:49:00Z">
        <w:r w:rsidR="00F22F88">
          <w:rPr>
            <w:rFonts w:hint="eastAsia"/>
            <w:bCs/>
            <w:sz w:val="22"/>
            <w:szCs w:val="22"/>
          </w:rPr>
          <w:t xml:space="preserve"> </w:t>
        </w:r>
      </w:ins>
      <w:del w:id="7593" w:author="t_竹沢 公佑" w:date="2019-10-05T14:49:00Z">
        <w:r w:rsidDel="00F22F88">
          <w:rPr>
            <w:bCs/>
            <w:sz w:val="22"/>
            <w:szCs w:val="22"/>
          </w:rPr>
          <w:delText xml:space="preserve">　</w:delText>
        </w:r>
      </w:del>
      <w:r>
        <w:rPr>
          <w:bCs/>
          <w:sz w:val="22"/>
          <w:szCs w:val="22"/>
        </w:rPr>
        <w:t>occur</w:t>
      </w:r>
      <w:r>
        <w:rPr>
          <w:rFonts w:hint="eastAsia"/>
          <w:bCs/>
          <w:sz w:val="22"/>
          <w:szCs w:val="22"/>
        </w:rPr>
        <w:t>s</w:t>
      </w:r>
      <w:r>
        <w:rPr>
          <w:bCs/>
          <w:sz w:val="22"/>
          <w:szCs w:val="22"/>
        </w:rPr>
        <w:t>, -1 is returned</w:t>
      </w:r>
      <w:r w:rsidR="00121762">
        <w:rPr>
          <w:rFonts w:hint="eastAsia"/>
          <w:bCs/>
          <w:sz w:val="22"/>
          <w:szCs w:val="22"/>
        </w:rPr>
        <w:t xml:space="preserve"> </w:t>
      </w:r>
      <w:r w:rsidR="00121762" w:rsidRPr="00121762">
        <w:rPr>
          <w:bCs/>
          <w:sz w:val="22"/>
          <w:szCs w:val="22"/>
        </w:rPr>
        <w:t>in which case</w:t>
      </w:r>
      <w:del w:id="7594" w:author="t_竹沢 公佑" w:date="2019-10-05T14:49:00Z">
        <w:r w:rsidR="00121762" w:rsidRPr="00121762" w:rsidDel="00F22F88">
          <w:rPr>
            <w:bCs/>
            <w:sz w:val="22"/>
            <w:szCs w:val="22"/>
          </w:rPr>
          <w:delText>,</w:delText>
        </w:r>
      </w:del>
      <w:r w:rsidR="00121762" w:rsidRPr="00121762">
        <w:rPr>
          <w:bCs/>
          <w:sz w:val="22"/>
          <w:szCs w:val="22"/>
        </w:rPr>
        <w:t xml:space="preserve"> errno is set.</w:t>
      </w:r>
    </w:p>
    <w:p w:rsidR="004A6649" w:rsidRDefault="004A6649" w:rsidP="00510C54">
      <w:pPr>
        <w:spacing w:line="0" w:lineRule="atLeast"/>
        <w:ind w:right="1020" w:firstLineChars="200" w:firstLine="440"/>
        <w:rPr>
          <w:bCs/>
          <w:sz w:val="22"/>
          <w:szCs w:val="22"/>
        </w:rPr>
      </w:pPr>
    </w:p>
    <w:p w:rsidR="004A6649" w:rsidRDefault="004A6649" w:rsidP="004A6649">
      <w:pPr>
        <w:spacing w:line="0" w:lineRule="atLeast"/>
        <w:ind w:right="1020" w:firstLineChars="50" w:firstLine="110"/>
        <w:rPr>
          <w:b/>
          <w:sz w:val="22"/>
          <w:szCs w:val="22"/>
        </w:rPr>
      </w:pPr>
      <w:r>
        <w:rPr>
          <w:rFonts w:hint="eastAsia"/>
          <w:b/>
          <w:sz w:val="22"/>
          <w:szCs w:val="22"/>
        </w:rPr>
        <w:t>【Errors】</w:t>
      </w:r>
    </w:p>
    <w:p w:rsidR="00121762" w:rsidRDefault="00121762" w:rsidP="00121762">
      <w:pPr>
        <w:spacing w:line="0" w:lineRule="atLeast"/>
        <w:ind w:right="1020" w:firstLineChars="200" w:firstLine="440"/>
        <w:rPr>
          <w:bCs/>
          <w:sz w:val="22"/>
          <w:szCs w:val="22"/>
        </w:rPr>
      </w:pPr>
      <w:r w:rsidRPr="00121762">
        <w:rPr>
          <w:bCs/>
          <w:sz w:val="22"/>
          <w:szCs w:val="22"/>
        </w:rPr>
        <w:t>This command can fail with the following errors.</w:t>
      </w:r>
    </w:p>
    <w:p w:rsidR="004A6649" w:rsidRDefault="004A6649" w:rsidP="004A6649">
      <w:pPr>
        <w:spacing w:line="0" w:lineRule="atLeast"/>
        <w:ind w:right="1020" w:firstLineChars="200" w:firstLine="440"/>
        <w:rPr>
          <w:bCs/>
          <w:sz w:val="22"/>
          <w:szCs w:val="22"/>
        </w:rPr>
      </w:pPr>
      <w:r w:rsidRPr="00B23592">
        <w:rPr>
          <w:bCs/>
          <w:sz w:val="22"/>
          <w:szCs w:val="22"/>
        </w:rPr>
        <w:t>EAGAIN</w:t>
      </w:r>
    </w:p>
    <w:p w:rsidR="004A6649" w:rsidRDefault="004A6649" w:rsidP="004A6649">
      <w:pPr>
        <w:spacing w:line="0" w:lineRule="atLeast"/>
        <w:ind w:right="1020" w:firstLineChars="200" w:firstLine="440"/>
        <w:rPr>
          <w:ins w:id="7595" w:author="t_竹沢 公佑" w:date="2019-09-10T16:40:00Z"/>
          <w:bCs/>
          <w:sz w:val="22"/>
          <w:szCs w:val="22"/>
        </w:rPr>
      </w:pPr>
      <w:r>
        <w:rPr>
          <w:rFonts w:hint="eastAsia"/>
          <w:bCs/>
          <w:sz w:val="22"/>
          <w:szCs w:val="22"/>
        </w:rPr>
        <w:t xml:space="preserve">  </w:t>
      </w:r>
      <w:ins w:id="7596" w:author="t_竹沢 公佑" w:date="2019-09-10T16:54:00Z">
        <w:r w:rsidR="00F56C41">
          <w:rPr>
            <w:rFonts w:hint="eastAsia"/>
            <w:bCs/>
            <w:sz w:val="22"/>
            <w:szCs w:val="22"/>
          </w:rPr>
          <w:t xml:space="preserve">This device </w:t>
        </w:r>
      </w:ins>
      <w:ins w:id="7597" w:author="t_竹沢 公佑" w:date="2019-10-05T14:49:00Z">
        <w:r w:rsidR="00F22F88">
          <w:rPr>
            <w:rFonts w:hint="eastAsia"/>
            <w:bCs/>
            <w:sz w:val="22"/>
            <w:szCs w:val="22"/>
          </w:rPr>
          <w:t xml:space="preserve">driver </w:t>
        </w:r>
      </w:ins>
      <w:ins w:id="7598" w:author="t_竹沢 公佑" w:date="2019-09-10T16:54:00Z">
        <w:r w:rsidR="00F56C41">
          <w:rPr>
            <w:rFonts w:hint="eastAsia"/>
            <w:bCs/>
            <w:sz w:val="22"/>
            <w:szCs w:val="22"/>
          </w:rPr>
          <w:t>doesn</w:t>
        </w:r>
        <w:r w:rsidR="00F56C41">
          <w:rPr>
            <w:bCs/>
            <w:sz w:val="22"/>
            <w:szCs w:val="22"/>
          </w:rPr>
          <w:t>’</w:t>
        </w:r>
        <w:r w:rsidR="00F56C41">
          <w:rPr>
            <w:rFonts w:hint="eastAsia"/>
            <w:bCs/>
            <w:sz w:val="22"/>
            <w:szCs w:val="22"/>
          </w:rPr>
          <w:t xml:space="preserve">t have eventfd </w:t>
        </w:r>
        <w:r w:rsidR="00F56C41">
          <w:rPr>
            <w:bCs/>
            <w:sz w:val="22"/>
            <w:szCs w:val="22"/>
          </w:rPr>
          <w:t>resource</w:t>
        </w:r>
        <w:r w:rsidR="00F56C41">
          <w:rPr>
            <w:rFonts w:hint="eastAsia"/>
            <w:bCs/>
            <w:sz w:val="22"/>
            <w:szCs w:val="22"/>
          </w:rPr>
          <w:t>.</w:t>
        </w:r>
      </w:ins>
      <w:del w:id="7599" w:author="t_竹沢 公佑" w:date="2019-09-10T16:54:00Z">
        <w:r w:rsidDel="00F56C41">
          <w:rPr>
            <w:rFonts w:hint="eastAsia"/>
            <w:bCs/>
            <w:sz w:val="22"/>
            <w:szCs w:val="22"/>
          </w:rPr>
          <w:delText>When fail to release internal eventfd context.</w:delText>
        </w:r>
      </w:del>
    </w:p>
    <w:p w:rsidR="00E3271A" w:rsidRPr="00F22F88" w:rsidRDefault="00E3271A" w:rsidP="004A6649">
      <w:pPr>
        <w:spacing w:line="0" w:lineRule="atLeast"/>
        <w:ind w:right="1020" w:firstLineChars="200" w:firstLine="440"/>
        <w:rPr>
          <w:bCs/>
          <w:sz w:val="22"/>
          <w:szCs w:val="22"/>
        </w:rPr>
      </w:pPr>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E3271A" w:rsidRDefault="00E3271A" w:rsidP="00E3271A">
      <w:pPr>
        <w:spacing w:line="0" w:lineRule="atLeast"/>
        <w:ind w:right="1020" w:firstLineChars="200" w:firstLine="440"/>
        <w:rPr>
          <w:ins w:id="7600" w:author="t_竹沢 公佑" w:date="2019-09-10T16:40:00Z"/>
          <w:bCs/>
          <w:sz w:val="22"/>
          <w:szCs w:val="22"/>
        </w:rPr>
      </w:pPr>
      <w:ins w:id="7601" w:author="t_竹沢 公佑" w:date="2019-09-10T16:40:00Z">
        <w:r>
          <w:rPr>
            <w:rFonts w:hint="eastAsia"/>
            <w:bCs/>
            <w:sz w:val="22"/>
            <w:szCs w:val="22"/>
          </w:rPr>
          <w:t>S</w:t>
        </w:r>
        <w:r w:rsidRPr="00596636">
          <w:rPr>
            <w:bCs/>
            <w:sz w:val="22"/>
            <w:szCs w:val="22"/>
          </w:rPr>
          <w:t>ynchronous</w:t>
        </w:r>
      </w:ins>
    </w:p>
    <w:p w:rsidR="00E3271A" w:rsidRDefault="00E3271A" w:rsidP="00E3271A">
      <w:pPr>
        <w:spacing w:line="0" w:lineRule="atLeast"/>
        <w:ind w:right="1020" w:firstLineChars="381" w:firstLine="838"/>
        <w:rPr>
          <w:ins w:id="7602" w:author="t_竹沢 公佑" w:date="2019-09-10T16:40:00Z"/>
          <w:bCs/>
          <w:sz w:val="22"/>
          <w:szCs w:val="22"/>
        </w:rPr>
      </w:pPr>
      <w:ins w:id="7603" w:author="t_竹沢 公佑" w:date="2019-09-10T16:40:00Z">
        <w:r>
          <w:rPr>
            <w:rFonts w:hint="eastAsia"/>
            <w:bCs/>
            <w:sz w:val="22"/>
            <w:szCs w:val="22"/>
          </w:rPr>
          <w:t xml:space="preserve">There is no FPGA access. </w:t>
        </w:r>
      </w:ins>
    </w:p>
    <w:p w:rsidR="00E3271A" w:rsidRPr="00CA3E5F" w:rsidRDefault="00E3271A" w:rsidP="00E3271A">
      <w:pPr>
        <w:spacing w:line="0" w:lineRule="atLeast"/>
        <w:ind w:right="1020" w:firstLineChars="200" w:firstLine="440"/>
        <w:rPr>
          <w:ins w:id="7604" w:author="t_竹沢 公佑" w:date="2019-09-10T16:40:00Z"/>
          <w:bCs/>
          <w:sz w:val="22"/>
          <w:szCs w:val="22"/>
        </w:rPr>
      </w:pPr>
    </w:p>
    <w:p w:rsidR="00596636" w:rsidDel="00E3271A" w:rsidRDefault="00E3271A" w:rsidP="00596636">
      <w:pPr>
        <w:spacing w:line="0" w:lineRule="atLeast"/>
        <w:ind w:right="1020" w:firstLineChars="200" w:firstLine="440"/>
        <w:rPr>
          <w:del w:id="7605" w:author="t_竹沢 公佑" w:date="2019-09-10T16:40:00Z"/>
          <w:bCs/>
          <w:sz w:val="22"/>
          <w:szCs w:val="22"/>
        </w:rPr>
      </w:pPr>
      <w:ins w:id="7606" w:author="t_竹沢 公佑" w:date="2019-09-10T16:40:00Z">
        <w:r>
          <w:rPr>
            <w:rFonts w:hint="eastAsia"/>
            <w:bCs/>
            <w:sz w:val="22"/>
            <w:szCs w:val="22"/>
          </w:rPr>
          <w:t xml:space="preserve"> </w:t>
        </w:r>
      </w:ins>
      <w:del w:id="7607" w:author="t_竹沢 公佑" w:date="2019-09-10T16:40:00Z">
        <w:r w:rsidR="00E31FC8" w:rsidDel="00E3271A">
          <w:rPr>
            <w:rFonts w:hint="eastAsia"/>
            <w:bCs/>
            <w:sz w:val="22"/>
            <w:szCs w:val="22"/>
          </w:rPr>
          <w:delText>S</w:delText>
        </w:r>
        <w:r w:rsidR="00596636" w:rsidRPr="00596636" w:rsidDel="00E3271A">
          <w:rPr>
            <w:bCs/>
            <w:sz w:val="22"/>
            <w:szCs w:val="22"/>
          </w:rPr>
          <w:delText>ynchronous</w:delText>
        </w:r>
      </w:del>
    </w:p>
    <w:p w:rsidR="00504089" w:rsidDel="00E3271A" w:rsidRDefault="00504089" w:rsidP="00504089">
      <w:pPr>
        <w:spacing w:line="0" w:lineRule="atLeast"/>
        <w:ind w:right="1020" w:firstLineChars="200" w:firstLine="440"/>
        <w:rPr>
          <w:ins w:id="7608" w:author="s_佐野 光" w:date="2019-08-20T15:29:00Z"/>
          <w:del w:id="7609" w:author="t_竹沢 公佑" w:date="2019-09-10T16:40:00Z"/>
          <w:bCs/>
          <w:sz w:val="22"/>
          <w:szCs w:val="22"/>
        </w:rPr>
      </w:pPr>
      <w:ins w:id="7610" w:author="s_佐野 光" w:date="2019-08-20T15:29:00Z">
        <w:del w:id="7611" w:author="t_竹沢 公佑" w:date="2019-09-10T16:40:00Z">
          <w:r w:rsidDel="00E3271A">
            <w:rPr>
              <w:rFonts w:hint="eastAsia"/>
              <w:bCs/>
              <w:sz w:val="22"/>
              <w:szCs w:val="22"/>
            </w:rPr>
            <w:delText xml:space="preserve">*There is no FPGA access. </w:delText>
          </w:r>
          <w:r w:rsidDel="00E3271A">
            <w:rPr>
              <w:bCs/>
              <w:sz w:val="22"/>
              <w:szCs w:val="22"/>
            </w:rPr>
            <w:delText>I</w:delText>
          </w:r>
          <w:r w:rsidR="006B43AD" w:rsidDel="00E3271A">
            <w:rPr>
              <w:rFonts w:hint="eastAsia"/>
              <w:bCs/>
              <w:sz w:val="22"/>
              <w:szCs w:val="22"/>
            </w:rPr>
            <w:delText xml:space="preserve">t only operates variables </w:delText>
          </w:r>
        </w:del>
      </w:ins>
      <w:ins w:id="7612" w:author="s_佐野 光" w:date="2019-08-21T10:39:00Z">
        <w:del w:id="7613" w:author="t_竹沢 公佑" w:date="2019-09-10T16:40:00Z">
          <w:r w:rsidR="006B43AD" w:rsidDel="00E3271A">
            <w:rPr>
              <w:rFonts w:hint="eastAsia"/>
              <w:bCs/>
              <w:sz w:val="22"/>
              <w:szCs w:val="22"/>
            </w:rPr>
            <w:delText>in</w:delText>
          </w:r>
        </w:del>
      </w:ins>
      <w:ins w:id="7614" w:author="s_佐野 光" w:date="2019-08-20T15:29:00Z">
        <w:del w:id="7615" w:author="t_竹沢 公佑" w:date="2019-09-10T16:40:00Z">
          <w:r w:rsidDel="00E3271A">
            <w:rPr>
              <w:rFonts w:hint="eastAsia"/>
              <w:bCs/>
              <w:sz w:val="22"/>
              <w:szCs w:val="22"/>
            </w:rPr>
            <w:delText xml:space="preserve"> the driver.</w:delText>
          </w:r>
        </w:del>
      </w:ins>
    </w:p>
    <w:p w:rsidR="00510C54" w:rsidRPr="006B43AD" w:rsidDel="00E3271A" w:rsidRDefault="00510C54" w:rsidP="009A6303">
      <w:pPr>
        <w:spacing w:line="0" w:lineRule="atLeast"/>
        <w:ind w:right="1020"/>
        <w:rPr>
          <w:del w:id="7616" w:author="t_竹沢 公佑" w:date="2019-09-10T16:40:00Z"/>
          <w:bCs/>
          <w:sz w:val="22"/>
          <w:szCs w:val="22"/>
        </w:rPr>
      </w:pPr>
    </w:p>
    <w:p w:rsidR="00510C54" w:rsidRDefault="00510C54" w:rsidP="00510C54">
      <w:pPr>
        <w:spacing w:line="0" w:lineRule="atLeast"/>
        <w:ind w:right="1020"/>
        <w:rPr>
          <w:b/>
          <w:sz w:val="22"/>
          <w:szCs w:val="22"/>
        </w:rPr>
      </w:pPr>
      <w:r>
        <w:rPr>
          <w:rFonts w:hint="eastAsia"/>
          <w:b/>
          <w:sz w:val="22"/>
          <w:szCs w:val="22"/>
        </w:rPr>
        <w:t>【Description】</w:t>
      </w:r>
    </w:p>
    <w:p w:rsidR="00510C54" w:rsidRDefault="00510C54" w:rsidP="00510C54">
      <w:pPr>
        <w:spacing w:line="0" w:lineRule="atLeast"/>
        <w:ind w:leftChars="200" w:left="480" w:right="1020" w:firstLineChars="50" w:firstLine="110"/>
        <w:rPr>
          <w:sz w:val="22"/>
          <w:szCs w:val="22"/>
          <w:lang w:val="en"/>
        </w:rPr>
      </w:pPr>
      <w:r>
        <w:rPr>
          <w:rFonts w:hint="eastAsia"/>
          <w:sz w:val="22"/>
          <w:szCs w:val="22"/>
          <w:lang w:val="en"/>
        </w:rPr>
        <w:t xml:space="preserve">If your evnetfd for the SEU event is no longer needed, please unregister eventfd </w:t>
      </w:r>
      <w:ins w:id="7617" w:author="t_竹沢 公佑" w:date="2019-10-05T14:50:00Z">
        <w:r w:rsidR="00F22F88">
          <w:rPr>
            <w:rFonts w:hint="eastAsia"/>
            <w:sz w:val="22"/>
            <w:szCs w:val="22"/>
            <w:lang w:val="en"/>
          </w:rPr>
          <w:t xml:space="preserve">on </w:t>
        </w:r>
      </w:ins>
      <w:del w:id="7618" w:author="t_竹沢 公佑" w:date="2019-10-05T14:50:00Z">
        <w:r w:rsidDel="00F22F88">
          <w:rPr>
            <w:rFonts w:hint="eastAsia"/>
            <w:sz w:val="22"/>
            <w:szCs w:val="22"/>
            <w:lang w:val="en"/>
          </w:rPr>
          <w:delText xml:space="preserve">from </w:delText>
        </w:r>
      </w:del>
      <w:r w:rsidR="00DF2AE1">
        <w:rPr>
          <w:rFonts w:hint="eastAsia"/>
          <w:sz w:val="22"/>
          <w:szCs w:val="22"/>
          <w:lang w:val="en"/>
        </w:rPr>
        <w:t xml:space="preserve">production/prototype DRXP </w:t>
      </w:r>
      <w:r>
        <w:rPr>
          <w:sz w:val="22"/>
          <w:szCs w:val="22"/>
          <w:lang w:val="en"/>
        </w:rPr>
        <w:t>board</w:t>
      </w:r>
      <w:r>
        <w:rPr>
          <w:rFonts w:hint="eastAsia"/>
          <w:sz w:val="22"/>
          <w:szCs w:val="22"/>
          <w:lang w:val="en"/>
        </w:rPr>
        <w:t xml:space="preserve">. </w:t>
      </w:r>
      <w:ins w:id="7619" w:author="t_竹沢 公佑" w:date="2019-10-05T14:50:00Z">
        <w:r w:rsidR="00F22F88">
          <w:rPr>
            <w:rFonts w:hint="eastAsia"/>
            <w:sz w:val="22"/>
            <w:szCs w:val="22"/>
            <w:lang w:val="en"/>
          </w:rPr>
          <w:t xml:space="preserve">About </w:t>
        </w:r>
      </w:ins>
      <w:ins w:id="7620" w:author="t_竹沢 公佑" w:date="2019-08-22T21:50:00Z">
        <w:r w:rsidR="008257D7">
          <w:rPr>
            <w:rFonts w:hint="eastAsia"/>
            <w:sz w:val="22"/>
            <w:szCs w:val="22"/>
            <w:lang w:val="en"/>
          </w:rPr>
          <w:t>the detail of SEU function module, please</w:t>
        </w:r>
        <w:r w:rsidR="008257D7" w:rsidRPr="00F22F88">
          <w:rPr>
            <w:sz w:val="22"/>
            <w:szCs w:val="22"/>
            <w:lang w:val="en"/>
          </w:rPr>
          <w:t xml:space="preserve"> refer </w:t>
        </w:r>
        <w:r w:rsidR="008257D7" w:rsidRPr="00F22F88">
          <w:rPr>
            <w:b/>
            <w:sz w:val="22"/>
            <w:szCs w:val="22"/>
            <w:lang w:val="en"/>
          </w:rPr>
          <w:t>“</w:t>
        </w:r>
        <w:r w:rsidR="008257D7" w:rsidRPr="00122B52">
          <w:rPr>
            <w:b/>
            <w:sz w:val="22"/>
            <w:szCs w:val="22"/>
            <w:lang w:val="en"/>
          </w:rPr>
          <w:fldChar w:fldCharType="begin"/>
        </w:r>
        <w:r w:rsidR="008257D7" w:rsidRPr="00F22F88">
          <w:rPr>
            <w:b/>
            <w:sz w:val="22"/>
            <w:szCs w:val="22"/>
            <w:lang w:val="en"/>
          </w:rPr>
          <w:instrText xml:space="preserve"> REF _Ref17401304 \r \h  \* MERGEFORMAT </w:instrText>
        </w:r>
      </w:ins>
      <w:r w:rsidR="008257D7" w:rsidRPr="00122B52">
        <w:rPr>
          <w:b/>
          <w:sz w:val="22"/>
          <w:szCs w:val="22"/>
          <w:lang w:val="en"/>
        </w:rPr>
      </w:r>
      <w:ins w:id="7621" w:author="t_竹沢 公佑" w:date="2019-08-22T21:50:00Z">
        <w:r w:rsidR="008257D7" w:rsidRPr="00122B52">
          <w:rPr>
            <w:b/>
            <w:sz w:val="22"/>
            <w:szCs w:val="22"/>
            <w:lang w:val="en"/>
            <w:rPrChange w:id="7622" w:author="t_竹沢 公佑" w:date="2019-10-05T14:50:00Z">
              <w:rPr>
                <w:b/>
                <w:sz w:val="22"/>
                <w:szCs w:val="22"/>
                <w:lang w:val="en"/>
              </w:rPr>
            </w:rPrChange>
          </w:rPr>
          <w:fldChar w:fldCharType="separate"/>
        </w:r>
      </w:ins>
      <w:ins w:id="7623" w:author="t_竹沢 公佑" w:date="2021-02-02T17:29:00Z">
        <w:r w:rsidR="000B4FA1">
          <w:rPr>
            <w:b/>
            <w:sz w:val="22"/>
            <w:szCs w:val="22"/>
            <w:lang w:val="en"/>
          </w:rPr>
          <w:t>7.3</w:t>
        </w:r>
      </w:ins>
      <w:ins w:id="7624" w:author="t_竹沢 公佑" w:date="2019-08-22T21:50:00Z">
        <w:r w:rsidR="008257D7" w:rsidRPr="00122B52">
          <w:rPr>
            <w:b/>
            <w:sz w:val="22"/>
            <w:szCs w:val="22"/>
            <w:lang w:val="en"/>
          </w:rPr>
          <w:fldChar w:fldCharType="end"/>
        </w:r>
        <w:r w:rsidR="008257D7" w:rsidRPr="00F22F88">
          <w:rPr>
            <w:b/>
            <w:sz w:val="22"/>
            <w:szCs w:val="22"/>
            <w:lang w:val="en"/>
          </w:rPr>
          <w:t xml:space="preserve"> </w:t>
        </w:r>
        <w:r w:rsidR="008257D7" w:rsidRPr="00122B52">
          <w:rPr>
            <w:b/>
            <w:sz w:val="22"/>
            <w:szCs w:val="22"/>
            <w:lang w:val="en"/>
          </w:rPr>
          <w:fldChar w:fldCharType="begin"/>
        </w:r>
        <w:r w:rsidR="008257D7" w:rsidRPr="00F22F88">
          <w:rPr>
            <w:b/>
            <w:sz w:val="22"/>
            <w:szCs w:val="22"/>
            <w:lang w:val="en"/>
          </w:rPr>
          <w:instrText xml:space="preserve"> REF _Ref17401712 \h  \* MERGEFORMAT </w:instrText>
        </w:r>
      </w:ins>
      <w:r w:rsidR="008257D7" w:rsidRPr="00122B52">
        <w:rPr>
          <w:b/>
          <w:sz w:val="22"/>
          <w:szCs w:val="22"/>
          <w:lang w:val="en"/>
        </w:rPr>
      </w:r>
      <w:ins w:id="7625" w:author="t_竹沢 公佑" w:date="2019-08-22T21:50:00Z">
        <w:r w:rsidR="008257D7" w:rsidRPr="00122B52">
          <w:rPr>
            <w:b/>
            <w:sz w:val="22"/>
            <w:szCs w:val="22"/>
            <w:lang w:val="en"/>
            <w:rPrChange w:id="7626" w:author="t_竹沢 公佑" w:date="2019-10-05T14:50:00Z">
              <w:rPr>
                <w:b/>
                <w:sz w:val="22"/>
                <w:szCs w:val="22"/>
                <w:lang w:val="en"/>
              </w:rPr>
            </w:rPrChange>
          </w:rPr>
          <w:fldChar w:fldCharType="separate"/>
        </w:r>
      </w:ins>
      <w:ins w:id="7627" w:author="t_竹沢 公佑" w:date="2021-02-02T17:29:00Z">
        <w:r w:rsidR="000B4FA1" w:rsidRPr="000B4FA1">
          <w:rPr>
            <w:b/>
            <w:sz w:val="22"/>
            <w:szCs w:val="22"/>
            <w:u w:val="single"/>
            <w:rPrChange w:id="7628" w:author="t_竹沢 公佑" w:date="2021-02-02T17:29:00Z">
              <w:rPr>
                <w:u w:val="single"/>
              </w:rPr>
            </w:rPrChange>
          </w:rPr>
          <w:t>SEU Mitigation</w:t>
        </w:r>
      </w:ins>
      <w:ins w:id="7629" w:author="t_竹沢 公佑" w:date="2019-08-22T21:50:00Z">
        <w:r w:rsidR="008257D7" w:rsidRPr="00122B52">
          <w:rPr>
            <w:b/>
            <w:sz w:val="22"/>
            <w:szCs w:val="22"/>
            <w:lang w:val="en"/>
          </w:rPr>
          <w:fldChar w:fldCharType="end"/>
        </w:r>
        <w:r w:rsidR="008257D7" w:rsidRPr="00F22F88">
          <w:rPr>
            <w:b/>
            <w:sz w:val="22"/>
            <w:szCs w:val="22"/>
            <w:lang w:val="en"/>
          </w:rPr>
          <w:t>”</w:t>
        </w:r>
        <w:r w:rsidR="008257D7">
          <w:rPr>
            <w:rFonts w:hint="eastAsia"/>
            <w:sz w:val="22"/>
            <w:szCs w:val="22"/>
            <w:lang w:val="en"/>
          </w:rPr>
          <w:t>.</w:t>
        </w:r>
      </w:ins>
    </w:p>
    <w:p w:rsidR="00510C54" w:rsidRPr="00E82429" w:rsidRDefault="00510C54" w:rsidP="009A6303">
      <w:pPr>
        <w:spacing w:line="0" w:lineRule="atLeast"/>
        <w:ind w:right="1020"/>
        <w:rPr>
          <w:bCs/>
          <w:sz w:val="22"/>
          <w:szCs w:val="22"/>
          <w:lang w:val="en"/>
        </w:rPr>
      </w:pPr>
    </w:p>
    <w:p w:rsidR="009A6303" w:rsidDel="00A033B7" w:rsidRDefault="00A033B7" w:rsidP="009A6303">
      <w:pPr>
        <w:spacing w:line="0" w:lineRule="atLeast"/>
        <w:ind w:right="1020"/>
        <w:rPr>
          <w:del w:id="7630" w:author="t_竹沢 公佑" w:date="2019-09-18T13:32:00Z"/>
          <w:lang w:val="en"/>
        </w:rPr>
      </w:pPr>
      <w:ins w:id="7631" w:author="t_竹沢 公佑" w:date="2019-09-18T13:32:00Z">
        <w:r>
          <w:rPr>
            <w:sz w:val="22"/>
            <w:szCs w:val="22"/>
            <w:lang w:val="en"/>
          </w:rPr>
          <w:br w:type="page"/>
        </w:r>
      </w:ins>
      <w:del w:id="7632" w:author="t_竹沢 公佑" w:date="2019-09-18T13:32:00Z">
        <w:r w:rsidR="00CA1249" w:rsidDel="00A033B7">
          <w:rPr>
            <w:lang w:val="en"/>
          </w:rPr>
          <w:lastRenderedPageBreak/>
          <w:br w:type="page"/>
        </w:r>
      </w:del>
    </w:p>
    <w:p w:rsidR="00CA1249" w:rsidRPr="00CA1249" w:rsidRDefault="00CA1249">
      <w:pPr>
        <w:spacing w:line="0" w:lineRule="atLeast"/>
        <w:ind w:right="1020"/>
        <w:rPr>
          <w:sz w:val="22"/>
          <w:szCs w:val="22"/>
          <w:lang w:val="en"/>
        </w:rPr>
        <w:pPrChange w:id="7633" w:author="t_竹沢 公佑" w:date="2019-09-18T13:32:00Z">
          <w:pPr>
            <w:ind w:leftChars="200" w:left="480"/>
          </w:pPr>
        </w:pPrChange>
      </w:pPr>
    </w:p>
    <w:p w:rsidR="00CA1249" w:rsidRPr="00CA1249" w:rsidRDefault="00CA1249" w:rsidP="0083070F">
      <w:pPr>
        <w:pStyle w:val="3"/>
      </w:pPr>
      <w:bookmarkStart w:id="7634" w:name="_Toc63179431"/>
      <w:r w:rsidRPr="00CA1249">
        <w:rPr>
          <w:rFonts w:hint="eastAsia"/>
        </w:rPr>
        <w:t>Command :DRXPD</w:t>
      </w:r>
      <w:ins w:id="7635" w:author="t_竹沢 公佑" w:date="2020-06-22T13:05:00Z">
        <w:r w:rsidR="00DC24E2">
          <w:rPr>
            <w:rFonts w:hint="eastAsia"/>
          </w:rPr>
          <w:t>_</w:t>
        </w:r>
      </w:ins>
      <w:del w:id="7636" w:author="t_竹沢 公佑" w:date="2020-06-22T13:05:00Z">
        <w:r w:rsidRPr="00CA1249" w:rsidDel="00DC24E2">
          <w:rPr>
            <w:rFonts w:hint="eastAsia"/>
          </w:rPr>
          <w:delText xml:space="preserve"> </w:delText>
        </w:r>
      </w:del>
      <w:r>
        <w:rPr>
          <w:rFonts w:hint="eastAsia"/>
        </w:rPr>
        <w:t>FLASH_OVHLOG</w:t>
      </w:r>
      <w:bookmarkEnd w:id="7634"/>
    </w:p>
    <w:p w:rsidR="00CA1249" w:rsidRDefault="00CA1249" w:rsidP="00CA1249">
      <w:pPr>
        <w:spacing w:line="0" w:lineRule="atLeast"/>
        <w:ind w:firstLineChars="50" w:firstLine="110"/>
        <w:rPr>
          <w:b/>
          <w:sz w:val="22"/>
          <w:szCs w:val="22"/>
        </w:rPr>
      </w:pPr>
      <w:r w:rsidRPr="00CA1249">
        <w:rPr>
          <w:rFonts w:hint="eastAsia"/>
          <w:b/>
          <w:sz w:val="22"/>
          <w:szCs w:val="22"/>
        </w:rPr>
        <w:t>【Function】</w:t>
      </w:r>
    </w:p>
    <w:p w:rsidR="00912E15" w:rsidRDefault="00912E15" w:rsidP="00912E15">
      <w:pPr>
        <w:spacing w:line="0" w:lineRule="atLeast"/>
        <w:ind w:firstLineChars="150" w:firstLine="330"/>
        <w:rPr>
          <w:sz w:val="22"/>
          <w:szCs w:val="22"/>
          <w:lang w:val="en"/>
        </w:rPr>
      </w:pPr>
      <w:r w:rsidRPr="00CA1249">
        <w:rPr>
          <w:sz w:val="22"/>
          <w:szCs w:val="22"/>
          <w:lang w:val="en"/>
        </w:rPr>
        <w:t>This command</w:t>
      </w:r>
      <w:r>
        <w:rPr>
          <w:rFonts w:hint="eastAsia"/>
          <w:sz w:val="22"/>
          <w:szCs w:val="22"/>
          <w:lang w:val="en"/>
        </w:rPr>
        <w:t xml:space="preserve"> </w:t>
      </w:r>
      <w:ins w:id="7637" w:author="t_竹沢 公佑" w:date="2019-10-05T14:51:00Z">
        <w:r w:rsidR="00D86E90">
          <w:rPr>
            <w:rFonts w:hint="eastAsia"/>
            <w:sz w:val="22"/>
            <w:szCs w:val="22"/>
            <w:lang w:val="en"/>
          </w:rPr>
          <w:t xml:space="preserve">reads </w:t>
        </w:r>
      </w:ins>
      <w:del w:id="7638" w:author="t_竹沢 公佑" w:date="2019-10-05T14:51:00Z">
        <w:r w:rsidDel="00D86E90">
          <w:rPr>
            <w:rFonts w:hint="eastAsia"/>
            <w:sz w:val="22"/>
            <w:szCs w:val="22"/>
            <w:lang w:val="en"/>
          </w:rPr>
          <w:delText xml:space="preserve">retrieves </w:delText>
        </w:r>
      </w:del>
      <w:r>
        <w:rPr>
          <w:rFonts w:hint="eastAsia"/>
          <w:sz w:val="22"/>
          <w:szCs w:val="22"/>
          <w:lang w:val="en"/>
        </w:rPr>
        <w:t>the overheat protection log from on board EEPROM and prints them to syslog.</w:t>
      </w:r>
    </w:p>
    <w:p w:rsidR="00CA1249" w:rsidRPr="00CA1249" w:rsidRDefault="00912E15" w:rsidP="00912E15">
      <w:pPr>
        <w:spacing w:line="0" w:lineRule="atLeast"/>
        <w:ind w:leftChars="150" w:left="360"/>
        <w:rPr>
          <w:sz w:val="22"/>
          <w:szCs w:val="22"/>
          <w:lang w:val="en"/>
        </w:rPr>
      </w:pPr>
      <w:r>
        <w:rPr>
          <w:rFonts w:hint="eastAsia"/>
          <w:sz w:val="22"/>
          <w:szCs w:val="22"/>
          <w:lang w:val="en"/>
        </w:rPr>
        <w:t>This command prints all log entries in the EEPROM. And t</w:t>
      </w:r>
      <w:r w:rsidR="00683149" w:rsidRPr="00683149">
        <w:rPr>
          <w:sz w:val="22"/>
          <w:szCs w:val="22"/>
          <w:lang w:val="en"/>
        </w:rPr>
        <w:t xml:space="preserve">he log </w:t>
      </w:r>
      <w:r>
        <w:rPr>
          <w:rFonts w:hint="eastAsia"/>
          <w:sz w:val="22"/>
          <w:szCs w:val="22"/>
          <w:lang w:val="en"/>
        </w:rPr>
        <w:t xml:space="preserve">is </w:t>
      </w:r>
      <w:r w:rsidR="00683149" w:rsidRPr="00683149">
        <w:rPr>
          <w:sz w:val="22"/>
          <w:szCs w:val="22"/>
          <w:lang w:val="en"/>
        </w:rPr>
        <w:t xml:space="preserve">not </w:t>
      </w:r>
      <w:r>
        <w:rPr>
          <w:rFonts w:hint="eastAsia"/>
          <w:sz w:val="22"/>
          <w:szCs w:val="22"/>
          <w:lang w:val="en"/>
        </w:rPr>
        <w:t>changed/</w:t>
      </w:r>
      <w:r w:rsidR="00683149" w:rsidRPr="00683149">
        <w:rPr>
          <w:sz w:val="22"/>
          <w:szCs w:val="22"/>
          <w:lang w:val="en"/>
        </w:rPr>
        <w:t xml:space="preserve">deleted </w:t>
      </w:r>
      <w:r>
        <w:rPr>
          <w:rFonts w:hint="eastAsia"/>
          <w:sz w:val="22"/>
          <w:szCs w:val="22"/>
          <w:lang w:val="en"/>
        </w:rPr>
        <w:t xml:space="preserve">by calling this command. Therefore, if you call this command twice, the same log message is printed to syslog. </w:t>
      </w:r>
    </w:p>
    <w:p w:rsidR="00CA1249" w:rsidRPr="0071467B" w:rsidRDefault="00CA1249" w:rsidP="00CA1249">
      <w:pPr>
        <w:spacing w:line="0" w:lineRule="atLeast"/>
        <w:ind w:right="1020" w:firstLineChars="50" w:firstLine="110"/>
        <w:rPr>
          <w:b/>
          <w:sz w:val="22"/>
          <w:szCs w:val="22"/>
          <w:lang w:val="en"/>
        </w:rPr>
      </w:pPr>
    </w:p>
    <w:p w:rsidR="00CA1249" w:rsidRPr="00CA1249" w:rsidRDefault="00CA1249" w:rsidP="00CA1249">
      <w:pPr>
        <w:spacing w:line="0" w:lineRule="atLeast"/>
        <w:ind w:right="1020" w:firstLineChars="50" w:firstLine="110"/>
        <w:rPr>
          <w:b/>
          <w:sz w:val="22"/>
          <w:szCs w:val="22"/>
        </w:rPr>
      </w:pPr>
      <w:r w:rsidRPr="00CA1249">
        <w:rPr>
          <w:rFonts w:hint="eastAsia"/>
          <w:b/>
          <w:sz w:val="22"/>
          <w:szCs w:val="22"/>
        </w:rPr>
        <w:t>【Format】</w:t>
      </w:r>
    </w:p>
    <w:p w:rsidR="00CA1249" w:rsidRPr="00CA1249" w:rsidRDefault="00CA1249" w:rsidP="00CA1249">
      <w:pPr>
        <w:spacing w:line="0" w:lineRule="atLeast"/>
        <w:ind w:right="1020" w:firstLineChars="202" w:firstLine="444"/>
        <w:rPr>
          <w:sz w:val="22"/>
          <w:szCs w:val="22"/>
        </w:rPr>
      </w:pPr>
      <w:r w:rsidRPr="00CA1249">
        <w:rPr>
          <w:bCs/>
          <w:sz w:val="22"/>
          <w:szCs w:val="22"/>
        </w:rPr>
        <w:t xml:space="preserve">int ioctl(int </w:t>
      </w:r>
      <w:r w:rsidRPr="00CA1249">
        <w:rPr>
          <w:iCs/>
          <w:sz w:val="22"/>
          <w:szCs w:val="22"/>
        </w:rPr>
        <w:t>fd</w:t>
      </w:r>
      <w:r w:rsidRPr="00CA1249">
        <w:rPr>
          <w:bCs/>
          <w:sz w:val="22"/>
          <w:szCs w:val="22"/>
        </w:rPr>
        <w:t xml:space="preserve">, </w:t>
      </w:r>
      <w:r w:rsidRPr="00CA1249">
        <w:rPr>
          <w:rFonts w:hint="eastAsia"/>
          <w:bCs/>
          <w:sz w:val="22"/>
          <w:szCs w:val="22"/>
        </w:rPr>
        <w:t>DRXPD_</w:t>
      </w:r>
      <w:r>
        <w:rPr>
          <w:rFonts w:hint="eastAsia"/>
          <w:bCs/>
          <w:sz w:val="22"/>
          <w:szCs w:val="22"/>
        </w:rPr>
        <w:t>FLASH_OVHLOG</w:t>
      </w:r>
      <w:r w:rsidRPr="00CA1249">
        <w:rPr>
          <w:rFonts w:hint="eastAsia"/>
          <w:iCs/>
          <w:sz w:val="22"/>
          <w:szCs w:val="22"/>
        </w:rPr>
        <w:t>,</w:t>
      </w:r>
      <w:r w:rsidRPr="00CA1249">
        <w:rPr>
          <w:bCs/>
          <w:sz w:val="22"/>
          <w:szCs w:val="22"/>
        </w:rPr>
        <w:t xml:space="preserve"> </w:t>
      </w:r>
      <w:r w:rsidRPr="00CA1249">
        <w:rPr>
          <w:rFonts w:hint="eastAsia"/>
          <w:bCs/>
          <w:sz w:val="22"/>
          <w:szCs w:val="22"/>
        </w:rPr>
        <w:t>int dummy</w:t>
      </w:r>
      <w:r w:rsidRPr="00CA1249">
        <w:rPr>
          <w:bCs/>
          <w:sz w:val="22"/>
          <w:szCs w:val="22"/>
        </w:rPr>
        <w:t>);</w:t>
      </w:r>
      <w:r w:rsidRPr="00CA1249">
        <w:rPr>
          <w:sz w:val="22"/>
          <w:szCs w:val="22"/>
        </w:rPr>
        <w:t xml:space="preserve">  </w:t>
      </w:r>
    </w:p>
    <w:p w:rsidR="00CA1249" w:rsidRPr="00CA1249" w:rsidRDefault="00CA1249" w:rsidP="00CA1249">
      <w:pPr>
        <w:spacing w:line="0" w:lineRule="atLeast"/>
        <w:ind w:right="1020"/>
        <w:rPr>
          <w:b/>
          <w:sz w:val="22"/>
          <w:szCs w:val="22"/>
        </w:rPr>
      </w:pPr>
    </w:p>
    <w:p w:rsidR="00CA1249" w:rsidRPr="00CA1249" w:rsidRDefault="00CA1249" w:rsidP="00CA1249">
      <w:pPr>
        <w:spacing w:line="0" w:lineRule="atLeast"/>
        <w:ind w:right="1020" w:firstLineChars="50" w:firstLine="110"/>
        <w:rPr>
          <w:b/>
          <w:sz w:val="22"/>
          <w:szCs w:val="22"/>
        </w:rPr>
      </w:pPr>
      <w:r w:rsidRPr="00CA1249">
        <w:rPr>
          <w:rFonts w:hint="eastAsia"/>
          <w:b/>
          <w:sz w:val="22"/>
          <w:szCs w:val="22"/>
        </w:rPr>
        <w:t>【Parameter】</w:t>
      </w:r>
    </w:p>
    <w:p w:rsidR="00CA1249" w:rsidRPr="00CA1249" w:rsidRDefault="00CA1249" w:rsidP="00CA1249">
      <w:pPr>
        <w:spacing w:line="0" w:lineRule="atLeast"/>
        <w:ind w:right="1020" w:firstLineChars="200" w:firstLine="440"/>
        <w:rPr>
          <w:iCs/>
          <w:sz w:val="22"/>
          <w:szCs w:val="22"/>
        </w:rPr>
      </w:pPr>
      <w:r w:rsidRPr="00CA1249">
        <w:rPr>
          <w:rFonts w:hint="eastAsia"/>
          <w:bCs/>
          <w:sz w:val="22"/>
          <w:szCs w:val="22"/>
        </w:rPr>
        <w:t>int fd</w:t>
      </w:r>
      <w:r w:rsidRPr="00CA1249">
        <w:rPr>
          <w:iCs/>
          <w:sz w:val="22"/>
          <w:szCs w:val="22"/>
        </w:rPr>
        <w:t>…</w:t>
      </w:r>
    </w:p>
    <w:p w:rsidR="00CA1249" w:rsidRPr="00CA1249" w:rsidRDefault="00CA1249" w:rsidP="00CA1249">
      <w:pPr>
        <w:spacing w:line="0" w:lineRule="atLeast"/>
        <w:ind w:right="1020" w:firstLineChars="381" w:firstLine="838"/>
        <w:rPr>
          <w:bCs/>
          <w:sz w:val="22"/>
          <w:szCs w:val="22"/>
        </w:rPr>
      </w:pPr>
      <w:r w:rsidRPr="00CA1249">
        <w:rPr>
          <w:rFonts w:hint="eastAsia"/>
          <w:bCs/>
          <w:sz w:val="22"/>
          <w:szCs w:val="22"/>
        </w:rPr>
        <w:t>Specify the f</w:t>
      </w:r>
      <w:r w:rsidRPr="00CA1249">
        <w:rPr>
          <w:bCs/>
          <w:sz w:val="22"/>
          <w:szCs w:val="22"/>
        </w:rPr>
        <w:t>ile descriptor</w:t>
      </w:r>
      <w:r w:rsidRPr="00CA1249">
        <w:rPr>
          <w:rFonts w:hint="eastAsia"/>
          <w:bCs/>
          <w:sz w:val="22"/>
          <w:szCs w:val="22"/>
        </w:rPr>
        <w:t>.</w:t>
      </w:r>
    </w:p>
    <w:p w:rsidR="00CA1249" w:rsidRPr="00CA1249" w:rsidRDefault="00CA1249" w:rsidP="00CA1249">
      <w:pPr>
        <w:spacing w:line="0" w:lineRule="atLeast"/>
        <w:ind w:right="1020" w:firstLineChars="381" w:firstLine="838"/>
        <w:rPr>
          <w:bCs/>
          <w:sz w:val="22"/>
          <w:szCs w:val="22"/>
        </w:rPr>
      </w:pPr>
    </w:p>
    <w:p w:rsidR="00CA1249" w:rsidRPr="00CA1249" w:rsidRDefault="00F8730C" w:rsidP="00CA1249">
      <w:pPr>
        <w:spacing w:line="0" w:lineRule="atLeast"/>
        <w:ind w:right="1020" w:firstLineChars="200" w:firstLine="440"/>
        <w:rPr>
          <w:bCs/>
          <w:sz w:val="22"/>
          <w:szCs w:val="22"/>
        </w:rPr>
      </w:pPr>
      <w:r>
        <w:rPr>
          <w:rFonts w:hint="eastAsia"/>
          <w:bCs/>
          <w:sz w:val="22"/>
          <w:szCs w:val="22"/>
        </w:rPr>
        <w:t>i</w:t>
      </w:r>
      <w:r w:rsidR="00CA1249" w:rsidRPr="00CA1249">
        <w:rPr>
          <w:bCs/>
          <w:sz w:val="22"/>
          <w:szCs w:val="22"/>
        </w:rPr>
        <w:t>nt</w:t>
      </w:r>
      <w:r w:rsidR="00CA1249" w:rsidRPr="00CA1249">
        <w:rPr>
          <w:rFonts w:hint="eastAsia"/>
          <w:bCs/>
          <w:sz w:val="22"/>
          <w:szCs w:val="22"/>
        </w:rPr>
        <w:t xml:space="preserve"> dummy</w:t>
      </w:r>
      <w:r w:rsidR="00CA1249" w:rsidRPr="00CA1249">
        <w:rPr>
          <w:iCs/>
          <w:sz w:val="22"/>
          <w:szCs w:val="22"/>
        </w:rPr>
        <w:t>…</w:t>
      </w:r>
    </w:p>
    <w:p w:rsidR="00CA1249" w:rsidRPr="00CA1249" w:rsidRDefault="00CA1249" w:rsidP="00CA1249">
      <w:pPr>
        <w:spacing w:line="0" w:lineRule="atLeast"/>
        <w:ind w:leftChars="295" w:left="708" w:right="1020" w:firstLineChars="64" w:firstLine="141"/>
        <w:rPr>
          <w:bCs/>
          <w:sz w:val="22"/>
          <w:szCs w:val="22"/>
        </w:rPr>
      </w:pPr>
      <w:r w:rsidRPr="00CA1249">
        <w:rPr>
          <w:rFonts w:hint="eastAsia"/>
          <w:bCs/>
          <w:sz w:val="22"/>
          <w:szCs w:val="22"/>
        </w:rPr>
        <w:t>This function doesn</w:t>
      </w:r>
      <w:r w:rsidRPr="00CA1249">
        <w:rPr>
          <w:bCs/>
          <w:sz w:val="22"/>
          <w:szCs w:val="22"/>
        </w:rPr>
        <w:t>’</w:t>
      </w:r>
      <w:r w:rsidRPr="00CA1249">
        <w:rPr>
          <w:rFonts w:hint="eastAsia"/>
          <w:bCs/>
          <w:sz w:val="22"/>
          <w:szCs w:val="22"/>
        </w:rPr>
        <w:t>t use this variable.</w:t>
      </w:r>
    </w:p>
    <w:p w:rsidR="00CA1249" w:rsidRPr="00CA1249" w:rsidRDefault="00CA1249" w:rsidP="00E82429">
      <w:pPr>
        <w:spacing w:line="0" w:lineRule="atLeast"/>
        <w:ind w:right="1020"/>
        <w:rPr>
          <w:bCs/>
          <w:sz w:val="22"/>
          <w:szCs w:val="22"/>
        </w:rPr>
      </w:pPr>
    </w:p>
    <w:p w:rsidR="00CA1249" w:rsidRPr="00CA1249" w:rsidRDefault="00CA1249" w:rsidP="00CA1249">
      <w:pPr>
        <w:spacing w:line="0" w:lineRule="atLeast"/>
        <w:ind w:right="1020"/>
        <w:rPr>
          <w:b/>
          <w:sz w:val="22"/>
          <w:szCs w:val="22"/>
        </w:rPr>
      </w:pPr>
      <w:r w:rsidRPr="00CA1249">
        <w:rPr>
          <w:rFonts w:hint="eastAsia"/>
          <w:b/>
          <w:sz w:val="22"/>
          <w:szCs w:val="22"/>
        </w:rPr>
        <w:t xml:space="preserve">　【Return】</w:t>
      </w:r>
    </w:p>
    <w:p w:rsidR="00CA1249" w:rsidRPr="00CA1249" w:rsidRDefault="00CA1249" w:rsidP="00CA1249">
      <w:pPr>
        <w:spacing w:line="0" w:lineRule="atLeast"/>
        <w:ind w:right="1020" w:firstLineChars="200" w:firstLine="440"/>
        <w:rPr>
          <w:bCs/>
          <w:sz w:val="22"/>
          <w:szCs w:val="22"/>
        </w:rPr>
      </w:pPr>
      <w:del w:id="7639" w:author="t_竹沢 公佑" w:date="2019-10-05T14:51:00Z">
        <w:r w:rsidRPr="00CA1249" w:rsidDel="00D86E90">
          <w:rPr>
            <w:rFonts w:hint="eastAsia"/>
            <w:bCs/>
            <w:sz w:val="22"/>
            <w:szCs w:val="22"/>
          </w:rPr>
          <w:delText xml:space="preserve">If it is success, </w:delText>
        </w:r>
      </w:del>
      <w:r w:rsidRPr="00CA1249">
        <w:rPr>
          <w:rFonts w:hint="eastAsia"/>
          <w:bCs/>
          <w:sz w:val="22"/>
          <w:szCs w:val="22"/>
        </w:rPr>
        <w:t xml:space="preserve">0 </w:t>
      </w:r>
      <w:r w:rsidRPr="00CA1249">
        <w:rPr>
          <w:bCs/>
          <w:sz w:val="22"/>
          <w:szCs w:val="22"/>
        </w:rPr>
        <w:t>is returne</w:t>
      </w:r>
      <w:r w:rsidRPr="00CA1249">
        <w:rPr>
          <w:rFonts w:hint="eastAsia"/>
          <w:bCs/>
          <w:sz w:val="22"/>
          <w:szCs w:val="22"/>
        </w:rPr>
        <w:t>d</w:t>
      </w:r>
      <w:r w:rsidRPr="00CA1249">
        <w:rPr>
          <w:bCs/>
          <w:sz w:val="22"/>
          <w:szCs w:val="22"/>
        </w:rPr>
        <w:t>.</w:t>
      </w:r>
      <w:ins w:id="7640" w:author="t_竹沢 公佑" w:date="2019-09-18T11:04:00Z">
        <w:r w:rsidR="00B71983">
          <w:rPr>
            <w:rFonts w:hint="eastAsia"/>
            <w:bCs/>
            <w:sz w:val="22"/>
            <w:szCs w:val="22"/>
          </w:rPr>
          <w:t xml:space="preserve"> If </w:t>
        </w:r>
      </w:ins>
      <w:del w:id="7641" w:author="t_竹沢 公佑" w:date="2019-09-18T11:04:00Z">
        <w:r w:rsidRPr="00CA1249" w:rsidDel="00B71983">
          <w:rPr>
            <w:bCs/>
            <w:sz w:val="22"/>
            <w:szCs w:val="22"/>
          </w:rPr>
          <w:delText xml:space="preserve">　if </w:delText>
        </w:r>
      </w:del>
      <w:r w:rsidRPr="00CA1249">
        <w:rPr>
          <w:rFonts w:hint="eastAsia"/>
          <w:bCs/>
          <w:sz w:val="22"/>
          <w:szCs w:val="22"/>
        </w:rPr>
        <w:t xml:space="preserve">an </w:t>
      </w:r>
      <w:r w:rsidRPr="00CA1249">
        <w:rPr>
          <w:bCs/>
          <w:sz w:val="22"/>
          <w:szCs w:val="22"/>
        </w:rPr>
        <w:t>error</w:t>
      </w:r>
      <w:ins w:id="7642" w:author="t_竹沢 公佑" w:date="2019-10-05T14:51:00Z">
        <w:r w:rsidR="00D86E90">
          <w:rPr>
            <w:rFonts w:hint="eastAsia"/>
            <w:bCs/>
            <w:sz w:val="22"/>
            <w:szCs w:val="22"/>
          </w:rPr>
          <w:t xml:space="preserve"> </w:t>
        </w:r>
      </w:ins>
      <w:del w:id="7643" w:author="t_竹沢 公佑" w:date="2019-10-05T14:51:00Z">
        <w:r w:rsidRPr="00CA1249" w:rsidDel="00D86E90">
          <w:rPr>
            <w:bCs/>
            <w:sz w:val="22"/>
            <w:szCs w:val="22"/>
          </w:rPr>
          <w:delText xml:space="preserve">　</w:delText>
        </w:r>
      </w:del>
      <w:r w:rsidRPr="00CA1249">
        <w:rPr>
          <w:bCs/>
          <w:sz w:val="22"/>
          <w:szCs w:val="22"/>
        </w:rPr>
        <w:t>occur</w:t>
      </w:r>
      <w:r w:rsidRPr="00CA1249">
        <w:rPr>
          <w:rFonts w:hint="eastAsia"/>
          <w:bCs/>
          <w:sz w:val="22"/>
          <w:szCs w:val="22"/>
        </w:rPr>
        <w:t>s</w:t>
      </w:r>
      <w:r w:rsidRPr="00CA1249">
        <w:rPr>
          <w:bCs/>
          <w:sz w:val="22"/>
          <w:szCs w:val="22"/>
        </w:rPr>
        <w:t>, -1 is returned</w:t>
      </w:r>
      <w:r w:rsidRPr="00CA1249">
        <w:rPr>
          <w:rFonts w:hint="eastAsia"/>
          <w:bCs/>
          <w:sz w:val="22"/>
          <w:szCs w:val="22"/>
        </w:rPr>
        <w:t xml:space="preserve"> </w:t>
      </w:r>
      <w:r w:rsidRPr="00CA1249">
        <w:rPr>
          <w:bCs/>
          <w:sz w:val="22"/>
          <w:szCs w:val="22"/>
        </w:rPr>
        <w:t>in which case</w:t>
      </w:r>
      <w:ins w:id="7644" w:author="t_竹沢 公佑" w:date="2019-10-05T14:51:00Z">
        <w:r w:rsidR="00D86E90">
          <w:rPr>
            <w:rFonts w:hint="eastAsia"/>
            <w:bCs/>
            <w:sz w:val="22"/>
            <w:szCs w:val="22"/>
          </w:rPr>
          <w:t xml:space="preserve"> </w:t>
        </w:r>
      </w:ins>
      <w:del w:id="7645" w:author="t_竹沢 公佑" w:date="2019-10-05T14:51:00Z">
        <w:r w:rsidRPr="00CA1249" w:rsidDel="00D86E90">
          <w:rPr>
            <w:bCs/>
            <w:sz w:val="22"/>
            <w:szCs w:val="22"/>
          </w:rPr>
          <w:delText xml:space="preserve">, </w:delText>
        </w:r>
      </w:del>
      <w:r w:rsidRPr="00CA1249">
        <w:rPr>
          <w:bCs/>
          <w:sz w:val="22"/>
          <w:szCs w:val="22"/>
        </w:rPr>
        <w:t>errno is set.</w:t>
      </w:r>
    </w:p>
    <w:p w:rsidR="00CA1249" w:rsidRPr="00D86E90" w:rsidRDefault="00CA1249" w:rsidP="00CA1249">
      <w:pPr>
        <w:spacing w:line="0" w:lineRule="atLeast"/>
        <w:ind w:right="1020" w:firstLineChars="200" w:firstLine="440"/>
        <w:rPr>
          <w:bCs/>
          <w:sz w:val="22"/>
          <w:szCs w:val="22"/>
        </w:rPr>
      </w:pPr>
    </w:p>
    <w:p w:rsidR="00CA1249" w:rsidRPr="00CA1249" w:rsidRDefault="00CA1249" w:rsidP="00CA1249">
      <w:pPr>
        <w:spacing w:line="0" w:lineRule="atLeast"/>
        <w:ind w:right="1020" w:firstLineChars="50" w:firstLine="110"/>
        <w:rPr>
          <w:b/>
          <w:sz w:val="22"/>
          <w:szCs w:val="22"/>
        </w:rPr>
      </w:pPr>
      <w:r w:rsidRPr="00CA1249">
        <w:rPr>
          <w:rFonts w:hint="eastAsia"/>
          <w:b/>
          <w:sz w:val="22"/>
          <w:szCs w:val="22"/>
        </w:rPr>
        <w:t>【Errors】</w:t>
      </w:r>
    </w:p>
    <w:p w:rsidR="00CA1249" w:rsidRDefault="00CA1249" w:rsidP="00CA1249">
      <w:pPr>
        <w:spacing w:line="0" w:lineRule="atLeast"/>
        <w:ind w:right="1020" w:firstLineChars="200" w:firstLine="440"/>
        <w:rPr>
          <w:ins w:id="7646" w:author="t_竹沢 公佑" w:date="2019-09-18T13:33:00Z"/>
          <w:bCs/>
          <w:sz w:val="22"/>
          <w:szCs w:val="22"/>
        </w:rPr>
      </w:pPr>
      <w:r w:rsidRPr="00CA1249">
        <w:rPr>
          <w:bCs/>
          <w:sz w:val="22"/>
          <w:szCs w:val="22"/>
        </w:rPr>
        <w:t>This command can fail with the following errors.</w:t>
      </w:r>
    </w:p>
    <w:p w:rsidR="00A033B7" w:rsidRPr="00A033B7" w:rsidRDefault="00A033B7" w:rsidP="00A033B7">
      <w:pPr>
        <w:spacing w:line="0" w:lineRule="atLeast"/>
        <w:ind w:right="1020" w:firstLineChars="200" w:firstLine="440"/>
        <w:rPr>
          <w:ins w:id="7647" w:author="t_竹沢 公佑" w:date="2019-09-18T13:33:00Z"/>
          <w:bCs/>
          <w:sz w:val="22"/>
          <w:szCs w:val="22"/>
        </w:rPr>
      </w:pPr>
      <w:ins w:id="7648" w:author="t_竹沢 公佑" w:date="2019-09-18T13:33:00Z">
        <w:r w:rsidRPr="00A033B7">
          <w:rPr>
            <w:bCs/>
            <w:sz w:val="22"/>
            <w:szCs w:val="22"/>
          </w:rPr>
          <w:t>ENOSYS(version 2.0.3 or later)</w:t>
        </w:r>
      </w:ins>
    </w:p>
    <w:p w:rsidR="00D86E90" w:rsidRDefault="00A033B7" w:rsidP="00A033B7">
      <w:pPr>
        <w:spacing w:line="0" w:lineRule="atLeast"/>
        <w:ind w:right="1020" w:firstLineChars="200" w:firstLine="440"/>
        <w:rPr>
          <w:ins w:id="7649" w:author="t_竹沢 公佑" w:date="2019-10-05T14:51:00Z"/>
          <w:bCs/>
          <w:sz w:val="22"/>
          <w:szCs w:val="22"/>
        </w:rPr>
      </w:pPr>
      <w:ins w:id="7650" w:author="t_竹沢 公佑" w:date="2019-09-18T13:33:00Z">
        <w:r w:rsidRPr="00A033B7">
          <w:rPr>
            <w:bCs/>
            <w:sz w:val="22"/>
            <w:szCs w:val="22"/>
          </w:rPr>
          <w:t xml:space="preserve">  When this </w:t>
        </w:r>
      </w:ins>
      <w:ins w:id="7651" w:author="t_竹沢 公佑" w:date="2019-10-05T14:51:00Z">
        <w:r w:rsidR="00D86E90">
          <w:rPr>
            <w:rFonts w:hint="eastAsia"/>
            <w:bCs/>
            <w:sz w:val="22"/>
            <w:szCs w:val="22"/>
          </w:rPr>
          <w:t xml:space="preserve">command </w:t>
        </w:r>
      </w:ins>
      <w:ins w:id="7652" w:author="t_竹沢 公佑" w:date="2019-09-18T13:33:00Z">
        <w:r w:rsidRPr="00A033B7">
          <w:rPr>
            <w:bCs/>
            <w:sz w:val="22"/>
            <w:szCs w:val="22"/>
          </w:rPr>
          <w:t xml:space="preserve">is called </w:t>
        </w:r>
      </w:ins>
      <w:ins w:id="7653" w:author="t_竹沢 公佑" w:date="2019-10-05T14:52:00Z">
        <w:r w:rsidR="00D86E90">
          <w:rPr>
            <w:rFonts w:hint="eastAsia"/>
            <w:bCs/>
            <w:sz w:val="22"/>
            <w:szCs w:val="22"/>
          </w:rPr>
          <w:t xml:space="preserve">on </w:t>
        </w:r>
      </w:ins>
      <w:ins w:id="7654" w:author="t_竹沢 公佑" w:date="2019-09-18T13:33:00Z">
        <w:r w:rsidRPr="00A033B7">
          <w:rPr>
            <w:bCs/>
            <w:sz w:val="22"/>
            <w:szCs w:val="22"/>
          </w:rPr>
          <w:t xml:space="preserve">prototype DRXP board, </w:t>
        </w:r>
      </w:ins>
    </w:p>
    <w:p w:rsidR="00A033B7" w:rsidRPr="00A033B7" w:rsidRDefault="00A033B7">
      <w:pPr>
        <w:spacing w:line="0" w:lineRule="atLeast"/>
        <w:ind w:right="1020" w:firstLineChars="300" w:firstLine="660"/>
        <w:rPr>
          <w:ins w:id="7655" w:author="t_竹沢 公佑" w:date="2019-09-18T13:33:00Z"/>
          <w:bCs/>
          <w:sz w:val="22"/>
          <w:szCs w:val="22"/>
        </w:rPr>
        <w:pPrChange w:id="7656" w:author="t_竹沢 公佑" w:date="2019-10-05T14:51:00Z">
          <w:pPr>
            <w:spacing w:line="0" w:lineRule="atLeast"/>
            <w:ind w:right="1020" w:firstLineChars="200" w:firstLine="440"/>
          </w:pPr>
        </w:pPrChange>
      </w:pPr>
      <w:ins w:id="7657" w:author="t_竹沢 公佑" w:date="2019-09-18T13:33:00Z">
        <w:r w:rsidRPr="00A033B7">
          <w:rPr>
            <w:bCs/>
            <w:sz w:val="22"/>
            <w:szCs w:val="22"/>
          </w:rPr>
          <w:t>it fails and sets ENOSYS to errno.</w:t>
        </w:r>
      </w:ins>
    </w:p>
    <w:p w:rsidR="00A033B7" w:rsidRPr="00A033B7" w:rsidRDefault="00A033B7" w:rsidP="00A033B7">
      <w:pPr>
        <w:spacing w:line="0" w:lineRule="atLeast"/>
        <w:ind w:right="1020" w:firstLineChars="200" w:firstLine="440"/>
        <w:rPr>
          <w:ins w:id="7658" w:author="t_竹沢 公佑" w:date="2019-09-18T13:33:00Z"/>
          <w:bCs/>
          <w:sz w:val="22"/>
          <w:szCs w:val="22"/>
        </w:rPr>
      </w:pPr>
      <w:ins w:id="7659" w:author="t_竹沢 公佑" w:date="2019-09-18T13:33:00Z">
        <w:r w:rsidRPr="00A033B7">
          <w:rPr>
            <w:bCs/>
            <w:sz w:val="22"/>
            <w:szCs w:val="22"/>
          </w:rPr>
          <w:t xml:space="preserve">  In the case of driver version 2.0.2 or older, sets EINVAL to errno.</w:t>
        </w:r>
      </w:ins>
    </w:p>
    <w:p w:rsidR="00A033B7" w:rsidRPr="00A033B7" w:rsidRDefault="00A033B7" w:rsidP="00A033B7">
      <w:pPr>
        <w:spacing w:line="0" w:lineRule="atLeast"/>
        <w:ind w:right="1020" w:firstLineChars="200" w:firstLine="440"/>
        <w:rPr>
          <w:ins w:id="7660" w:author="t_竹沢 公佑" w:date="2019-09-18T13:33:00Z"/>
          <w:bCs/>
          <w:sz w:val="22"/>
          <w:szCs w:val="22"/>
        </w:rPr>
      </w:pPr>
      <w:ins w:id="7661" w:author="t_竹沢 公佑" w:date="2019-09-18T13:33:00Z">
        <w:r w:rsidRPr="00A033B7">
          <w:rPr>
            <w:bCs/>
            <w:sz w:val="22"/>
            <w:szCs w:val="22"/>
          </w:rPr>
          <w:t>EIO(version 2.0.3 or later)</w:t>
        </w:r>
      </w:ins>
    </w:p>
    <w:p w:rsidR="00A033B7" w:rsidRPr="00A033B7" w:rsidRDefault="00A033B7" w:rsidP="00A033B7">
      <w:pPr>
        <w:spacing w:line="0" w:lineRule="atLeast"/>
        <w:ind w:right="1020" w:firstLineChars="200" w:firstLine="440"/>
        <w:rPr>
          <w:ins w:id="7662" w:author="t_竹沢 公佑" w:date="2019-09-18T13:33:00Z"/>
          <w:bCs/>
          <w:sz w:val="22"/>
          <w:szCs w:val="22"/>
        </w:rPr>
      </w:pPr>
      <w:ins w:id="7663" w:author="t_竹沢 公佑" w:date="2019-09-18T13:33:00Z">
        <w:r w:rsidRPr="00A033B7">
          <w:rPr>
            <w:bCs/>
            <w:sz w:val="22"/>
            <w:szCs w:val="22"/>
          </w:rPr>
          <w:t xml:space="preserve">  When </w:t>
        </w:r>
      </w:ins>
      <w:ins w:id="7664" w:author="t_竹沢 公佑" w:date="2019-10-05T14:52:00Z">
        <w:r w:rsidR="00D86E90">
          <w:rPr>
            <w:rFonts w:hint="eastAsia"/>
            <w:bCs/>
            <w:sz w:val="22"/>
            <w:szCs w:val="22"/>
          </w:rPr>
          <w:t xml:space="preserve">this command </w:t>
        </w:r>
      </w:ins>
      <w:ins w:id="7665" w:author="t_竹沢 公佑" w:date="2019-09-18T13:33:00Z">
        <w:r w:rsidRPr="00A033B7">
          <w:rPr>
            <w:bCs/>
            <w:sz w:val="22"/>
            <w:szCs w:val="22"/>
          </w:rPr>
          <w:t>fail</w:t>
        </w:r>
      </w:ins>
      <w:ins w:id="7666" w:author="t_竹沢 公佑" w:date="2019-10-05T14:52:00Z">
        <w:r w:rsidR="00D86E90">
          <w:rPr>
            <w:rFonts w:hint="eastAsia"/>
            <w:bCs/>
            <w:sz w:val="22"/>
            <w:szCs w:val="22"/>
          </w:rPr>
          <w:t>s</w:t>
        </w:r>
      </w:ins>
      <w:ins w:id="7667" w:author="t_竹沢 公佑" w:date="2019-09-18T13:33:00Z">
        <w:r w:rsidRPr="00A033B7">
          <w:rPr>
            <w:bCs/>
            <w:sz w:val="22"/>
            <w:szCs w:val="22"/>
          </w:rPr>
          <w:t xml:space="preserve"> to read or write internal register.</w:t>
        </w:r>
      </w:ins>
    </w:p>
    <w:p w:rsidR="00A033B7" w:rsidRPr="00A033B7" w:rsidRDefault="00A033B7" w:rsidP="00A033B7">
      <w:pPr>
        <w:spacing w:line="0" w:lineRule="atLeast"/>
        <w:ind w:right="1020" w:firstLineChars="200" w:firstLine="440"/>
        <w:rPr>
          <w:ins w:id="7668" w:author="t_竹沢 公佑" w:date="2019-09-18T13:33:00Z"/>
          <w:bCs/>
          <w:sz w:val="22"/>
          <w:szCs w:val="22"/>
        </w:rPr>
      </w:pPr>
      <w:ins w:id="7669" w:author="t_竹沢 公佑" w:date="2019-09-18T13:33:00Z">
        <w:r w:rsidRPr="00A033B7">
          <w:rPr>
            <w:bCs/>
            <w:sz w:val="22"/>
            <w:szCs w:val="22"/>
          </w:rPr>
          <w:t xml:space="preserve">  This errno means device driver can't control the device.</w:t>
        </w:r>
      </w:ins>
    </w:p>
    <w:p w:rsidR="00A033B7" w:rsidRPr="00A033B7" w:rsidRDefault="00E04FF0" w:rsidP="00A033B7">
      <w:pPr>
        <w:spacing w:line="0" w:lineRule="atLeast"/>
        <w:ind w:right="1020" w:firstLineChars="200" w:firstLine="440"/>
        <w:rPr>
          <w:ins w:id="7670" w:author="t_竹沢 公佑" w:date="2019-09-18T13:33:00Z"/>
          <w:bCs/>
          <w:sz w:val="22"/>
          <w:szCs w:val="22"/>
        </w:rPr>
      </w:pPr>
      <w:ins w:id="7671" w:author="t_竹沢 公佑" w:date="2019-09-18T13:33:00Z">
        <w:r>
          <w:rPr>
            <w:bCs/>
            <w:sz w:val="22"/>
            <w:szCs w:val="22"/>
          </w:rPr>
          <w:t xml:space="preserve">  If this error occur</w:t>
        </w:r>
        <w:r w:rsidR="00A033B7" w:rsidRPr="00A033B7">
          <w:rPr>
            <w:bCs/>
            <w:sz w:val="22"/>
            <w:szCs w:val="22"/>
          </w:rPr>
          <w:t>s often, it may be hardware error is happend.</w:t>
        </w:r>
      </w:ins>
    </w:p>
    <w:p w:rsidR="00A033B7" w:rsidRPr="00A033B7" w:rsidRDefault="00A033B7" w:rsidP="00A033B7">
      <w:pPr>
        <w:spacing w:line="0" w:lineRule="atLeast"/>
        <w:ind w:right="1020" w:firstLineChars="200" w:firstLine="440"/>
        <w:rPr>
          <w:ins w:id="7672" w:author="t_竹沢 公佑" w:date="2019-09-18T13:33:00Z"/>
          <w:bCs/>
          <w:sz w:val="22"/>
          <w:szCs w:val="22"/>
        </w:rPr>
      </w:pPr>
      <w:ins w:id="7673" w:author="t_竹沢 公佑" w:date="2019-09-18T13:33:00Z">
        <w:r w:rsidRPr="00A033B7">
          <w:rPr>
            <w:bCs/>
            <w:sz w:val="22"/>
            <w:szCs w:val="22"/>
          </w:rPr>
          <w:t xml:space="preserve">  Please execute cold-reboot and try again.</w:t>
        </w:r>
      </w:ins>
    </w:p>
    <w:p w:rsidR="00A033B7" w:rsidRPr="00A033B7" w:rsidRDefault="00A033B7" w:rsidP="00A033B7">
      <w:pPr>
        <w:spacing w:line="0" w:lineRule="atLeast"/>
        <w:ind w:right="1020" w:firstLineChars="200" w:firstLine="440"/>
        <w:rPr>
          <w:ins w:id="7674" w:author="t_竹沢 公佑" w:date="2019-09-18T13:33:00Z"/>
          <w:bCs/>
          <w:sz w:val="22"/>
          <w:szCs w:val="22"/>
        </w:rPr>
      </w:pPr>
      <w:ins w:id="7675" w:author="t_竹沢 公佑" w:date="2019-09-18T13:33:00Z">
        <w:r w:rsidRPr="00A033B7">
          <w:rPr>
            <w:bCs/>
            <w:sz w:val="22"/>
            <w:szCs w:val="22"/>
          </w:rPr>
          <w:t>EREMOTEIO(driver version 2.0.3 or later)</w:t>
        </w:r>
      </w:ins>
    </w:p>
    <w:p w:rsidR="00A033B7" w:rsidRPr="00A033B7" w:rsidRDefault="00A033B7" w:rsidP="00A033B7">
      <w:pPr>
        <w:spacing w:line="0" w:lineRule="atLeast"/>
        <w:ind w:right="1020" w:firstLineChars="200" w:firstLine="440"/>
        <w:rPr>
          <w:ins w:id="7676" w:author="t_竹沢 公佑" w:date="2019-09-18T13:33:00Z"/>
          <w:bCs/>
          <w:sz w:val="22"/>
          <w:szCs w:val="22"/>
        </w:rPr>
      </w:pPr>
      <w:ins w:id="7677" w:author="t_竹沢 公佑" w:date="2019-09-18T13:33:00Z">
        <w:r w:rsidRPr="00A033B7">
          <w:rPr>
            <w:bCs/>
            <w:sz w:val="22"/>
            <w:szCs w:val="22"/>
          </w:rPr>
          <w:t xml:space="preserve">  I2c operation is completed. But, i2c timeout or NACK is occurred.</w:t>
        </w:r>
      </w:ins>
    </w:p>
    <w:p w:rsidR="00A033B7" w:rsidRPr="00A033B7" w:rsidRDefault="00A033B7" w:rsidP="00A033B7">
      <w:pPr>
        <w:spacing w:line="0" w:lineRule="atLeast"/>
        <w:ind w:right="1020" w:firstLineChars="200" w:firstLine="440"/>
        <w:rPr>
          <w:ins w:id="7678" w:author="t_竹沢 公佑" w:date="2019-09-18T13:33:00Z"/>
          <w:bCs/>
          <w:sz w:val="22"/>
          <w:szCs w:val="22"/>
        </w:rPr>
      </w:pPr>
      <w:ins w:id="7679" w:author="t_竹沢 公佑" w:date="2019-09-18T13:33:00Z">
        <w:r w:rsidRPr="00A033B7">
          <w:rPr>
            <w:bCs/>
            <w:sz w:val="22"/>
            <w:szCs w:val="22"/>
          </w:rPr>
          <w:t>ETIME(driver version 2.0.3 or later)</w:t>
        </w:r>
      </w:ins>
    </w:p>
    <w:p w:rsidR="00A033B7" w:rsidRPr="00A033B7" w:rsidRDefault="00A033B7" w:rsidP="00A033B7">
      <w:pPr>
        <w:spacing w:line="0" w:lineRule="atLeast"/>
        <w:ind w:right="1020" w:firstLineChars="200" w:firstLine="440"/>
        <w:rPr>
          <w:ins w:id="7680" w:author="t_竹沢 公佑" w:date="2019-09-18T13:33:00Z"/>
          <w:bCs/>
          <w:sz w:val="22"/>
          <w:szCs w:val="22"/>
        </w:rPr>
      </w:pPr>
      <w:ins w:id="7681" w:author="t_竹沢 公佑" w:date="2019-09-18T13:33:00Z">
        <w:r w:rsidRPr="00A033B7">
          <w:rPr>
            <w:bCs/>
            <w:sz w:val="22"/>
            <w:szCs w:val="22"/>
          </w:rPr>
          <w:t xml:space="preserve">  When </w:t>
        </w:r>
        <w:r w:rsidR="00D86E90">
          <w:rPr>
            <w:bCs/>
            <w:sz w:val="22"/>
            <w:szCs w:val="22"/>
          </w:rPr>
          <w:t>timeout occur</w:t>
        </w:r>
      </w:ins>
      <w:ins w:id="7682" w:author="t_竹沢 公佑" w:date="2019-10-05T14:52:00Z">
        <w:r w:rsidR="00D86E90">
          <w:rPr>
            <w:rFonts w:hint="eastAsia"/>
            <w:bCs/>
            <w:sz w:val="22"/>
            <w:szCs w:val="22"/>
          </w:rPr>
          <w:t>s</w:t>
        </w:r>
      </w:ins>
      <w:ins w:id="7683" w:author="t_竹沢 公佑" w:date="2019-09-18T13:33:00Z">
        <w:r w:rsidRPr="00A033B7">
          <w:rPr>
            <w:bCs/>
            <w:sz w:val="22"/>
            <w:szCs w:val="22"/>
          </w:rPr>
          <w:t>.</w:t>
        </w:r>
      </w:ins>
    </w:p>
    <w:p w:rsidR="00A033B7" w:rsidRDefault="00A033B7" w:rsidP="00A033B7">
      <w:pPr>
        <w:spacing w:line="0" w:lineRule="atLeast"/>
        <w:ind w:right="1020" w:firstLineChars="200" w:firstLine="440"/>
        <w:rPr>
          <w:ins w:id="7684" w:author="t_竹沢 公佑" w:date="2019-09-18T13:33:00Z"/>
          <w:bCs/>
          <w:sz w:val="22"/>
          <w:szCs w:val="22"/>
        </w:rPr>
      </w:pPr>
      <w:ins w:id="7685" w:author="t_竹沢 公佑" w:date="2019-09-18T13:33:00Z">
        <w:r w:rsidRPr="00A033B7">
          <w:rPr>
            <w:bCs/>
            <w:sz w:val="22"/>
            <w:szCs w:val="22"/>
          </w:rPr>
          <w:t xml:space="preserve">  Please confirm the description of Synchronization field.</w:t>
        </w:r>
      </w:ins>
    </w:p>
    <w:p w:rsidR="00A033B7" w:rsidRDefault="00A033B7" w:rsidP="00CA1249">
      <w:pPr>
        <w:spacing w:line="0" w:lineRule="atLeast"/>
        <w:ind w:right="1020" w:firstLineChars="200" w:firstLine="440"/>
        <w:rPr>
          <w:ins w:id="7686" w:author="t_竹沢 公佑" w:date="2019-09-18T13:33:00Z"/>
          <w:bCs/>
          <w:sz w:val="22"/>
          <w:szCs w:val="22"/>
        </w:rPr>
      </w:pPr>
    </w:p>
    <w:p w:rsidR="00A033B7" w:rsidRPr="00CA1249" w:rsidDel="00A033B7" w:rsidRDefault="00A033B7" w:rsidP="00CA1249">
      <w:pPr>
        <w:spacing w:line="0" w:lineRule="atLeast"/>
        <w:ind w:right="1020" w:firstLineChars="200" w:firstLine="440"/>
        <w:rPr>
          <w:del w:id="7687" w:author="t_竹沢 公佑" w:date="2019-09-18T13:33:00Z"/>
          <w:bCs/>
          <w:sz w:val="22"/>
          <w:szCs w:val="22"/>
        </w:rPr>
      </w:pPr>
    </w:p>
    <w:p w:rsidR="00CA1249" w:rsidRPr="00CA1249" w:rsidDel="00A033B7" w:rsidRDefault="00CA1249" w:rsidP="00CA1249">
      <w:pPr>
        <w:spacing w:line="0" w:lineRule="atLeast"/>
        <w:ind w:right="1020" w:firstLineChars="200" w:firstLine="440"/>
        <w:rPr>
          <w:del w:id="7688" w:author="t_竹沢 公佑" w:date="2019-09-18T13:33:00Z"/>
          <w:bCs/>
          <w:sz w:val="22"/>
          <w:szCs w:val="22"/>
        </w:rPr>
      </w:pPr>
      <w:del w:id="7689" w:author="t_竹沢 公佑" w:date="2019-09-18T13:33:00Z">
        <w:r w:rsidDel="00A033B7">
          <w:rPr>
            <w:bCs/>
            <w:sz w:val="22"/>
            <w:szCs w:val="22"/>
          </w:rPr>
          <w:delText>E</w:delText>
        </w:r>
        <w:r w:rsidDel="00A033B7">
          <w:rPr>
            <w:rFonts w:hint="eastAsia"/>
            <w:bCs/>
            <w:sz w:val="22"/>
            <w:szCs w:val="22"/>
          </w:rPr>
          <w:delText>INVAL</w:delText>
        </w:r>
      </w:del>
      <w:ins w:id="7690" w:author="s_佐野 光" w:date="2019-08-20T20:31:00Z">
        <w:del w:id="7691" w:author="t_竹沢 公佑" w:date="2019-09-18T13:33:00Z">
          <w:r w:rsidR="00577859" w:rsidDel="00A033B7">
            <w:rPr>
              <w:rFonts w:hint="eastAsia"/>
              <w:bCs/>
              <w:sz w:val="22"/>
              <w:szCs w:val="22"/>
            </w:rPr>
            <w:delText>ENOSYS</w:delText>
          </w:r>
        </w:del>
      </w:ins>
      <w:ins w:id="7692" w:author="s_佐野 光" w:date="2019-08-20T20:38:00Z">
        <w:del w:id="7693" w:author="t_竹沢 公佑" w:date="2019-09-18T13:33:00Z">
          <w:r w:rsidR="00514BF9" w:rsidDel="00A033B7">
            <w:rPr>
              <w:rFonts w:hint="eastAsia"/>
              <w:bCs/>
              <w:sz w:val="22"/>
              <w:szCs w:val="22"/>
            </w:rPr>
            <w:delText>(version 2.0.</w:delText>
          </w:r>
        </w:del>
      </w:ins>
      <w:ins w:id="7694" w:author="s_佐野 光" w:date="2019-08-21T16:18:00Z">
        <w:del w:id="7695" w:author="t_竹沢 公佑" w:date="2019-09-18T13:33:00Z">
          <w:r w:rsidR="00514BF9" w:rsidDel="00A033B7">
            <w:rPr>
              <w:rFonts w:hint="eastAsia"/>
              <w:bCs/>
              <w:sz w:val="22"/>
              <w:szCs w:val="22"/>
            </w:rPr>
            <w:delText>3</w:delText>
          </w:r>
        </w:del>
      </w:ins>
      <w:ins w:id="7696" w:author="s_佐野 光" w:date="2019-08-20T20:38:00Z">
        <w:del w:id="7697" w:author="t_竹沢 公佑" w:date="2019-09-18T13:33:00Z">
          <w:r w:rsidR="00577859" w:rsidDel="00A033B7">
            <w:rPr>
              <w:rFonts w:hint="eastAsia"/>
              <w:bCs/>
              <w:sz w:val="22"/>
              <w:szCs w:val="22"/>
            </w:rPr>
            <w:delText xml:space="preserve"> or later)</w:delText>
          </w:r>
        </w:del>
      </w:ins>
    </w:p>
    <w:p w:rsidR="00CA1249" w:rsidDel="00A033B7" w:rsidRDefault="00CA1249" w:rsidP="00CA1249">
      <w:pPr>
        <w:spacing w:line="0" w:lineRule="atLeast"/>
        <w:ind w:right="1020" w:firstLineChars="300" w:firstLine="660"/>
        <w:rPr>
          <w:ins w:id="7698" w:author="s_佐野 光" w:date="2019-08-20T20:38:00Z"/>
          <w:del w:id="7699" w:author="t_竹沢 公佑" w:date="2019-09-18T13:33:00Z"/>
          <w:bCs/>
          <w:sz w:val="22"/>
          <w:szCs w:val="22"/>
        </w:rPr>
      </w:pPr>
      <w:del w:id="7700" w:author="t_竹沢 公佑" w:date="2019-09-18T13:33:00Z">
        <w:r w:rsidDel="00A033B7">
          <w:rPr>
            <w:rFonts w:hint="eastAsia"/>
            <w:bCs/>
            <w:sz w:val="22"/>
            <w:szCs w:val="22"/>
          </w:rPr>
          <w:delText xml:space="preserve">When this function is called with prototype DRXP board, it fails and sets EINVAL </w:delText>
        </w:r>
      </w:del>
      <w:ins w:id="7701" w:author="s_佐野 光" w:date="2019-08-20T20:38:00Z">
        <w:del w:id="7702" w:author="t_竹沢 公佑" w:date="2019-09-18T13:33:00Z">
          <w:r w:rsidR="00577859" w:rsidDel="00A033B7">
            <w:rPr>
              <w:rFonts w:hint="eastAsia"/>
              <w:bCs/>
              <w:sz w:val="22"/>
              <w:szCs w:val="22"/>
            </w:rPr>
            <w:delText xml:space="preserve">ENOSYS </w:delText>
          </w:r>
        </w:del>
      </w:ins>
      <w:del w:id="7703" w:author="t_竹沢 公佑" w:date="2019-09-18T13:33:00Z">
        <w:r w:rsidDel="00A033B7">
          <w:rPr>
            <w:rFonts w:hint="eastAsia"/>
            <w:bCs/>
            <w:sz w:val="22"/>
            <w:szCs w:val="22"/>
          </w:rPr>
          <w:delText>to errno</w:delText>
        </w:r>
        <w:r w:rsidRPr="00CA1249" w:rsidDel="00A033B7">
          <w:rPr>
            <w:rFonts w:hint="eastAsia"/>
            <w:bCs/>
            <w:sz w:val="22"/>
            <w:szCs w:val="22"/>
          </w:rPr>
          <w:delText>.</w:delText>
        </w:r>
      </w:del>
    </w:p>
    <w:p w:rsidR="00577859" w:rsidRPr="00CA1249" w:rsidDel="00A033B7" w:rsidRDefault="00577859" w:rsidP="00CA1249">
      <w:pPr>
        <w:spacing w:line="0" w:lineRule="atLeast"/>
        <w:ind w:right="1020" w:firstLineChars="300" w:firstLine="660"/>
        <w:rPr>
          <w:del w:id="7704" w:author="t_竹沢 公佑" w:date="2019-09-18T13:33:00Z"/>
          <w:bCs/>
          <w:sz w:val="22"/>
          <w:szCs w:val="22"/>
        </w:rPr>
      </w:pPr>
      <w:ins w:id="7705" w:author="s_佐野 光" w:date="2019-08-20T20:39:00Z">
        <w:del w:id="7706" w:author="t_竹沢 公佑" w:date="2019-09-18T13:33:00Z">
          <w:r w:rsidDel="00A033B7">
            <w:rPr>
              <w:rFonts w:hint="eastAsia"/>
              <w:sz w:val="22"/>
              <w:szCs w:val="22"/>
              <w:lang w:val="en"/>
            </w:rPr>
            <w:delText>In the case of driver version 2.0.</w:delText>
          </w:r>
        </w:del>
      </w:ins>
      <w:ins w:id="7707" w:author="s_佐野 光" w:date="2019-08-21T16:18:00Z">
        <w:del w:id="7708" w:author="t_竹沢 公佑" w:date="2019-09-18T13:33:00Z">
          <w:r w:rsidR="002D020D" w:rsidDel="00A033B7">
            <w:rPr>
              <w:rFonts w:hint="eastAsia"/>
              <w:sz w:val="22"/>
              <w:szCs w:val="22"/>
              <w:lang w:val="en"/>
            </w:rPr>
            <w:delText>2</w:delText>
          </w:r>
        </w:del>
      </w:ins>
      <w:ins w:id="7709" w:author="s_佐野 光" w:date="2019-08-20T20:39:00Z">
        <w:del w:id="7710" w:author="t_竹沢 公佑" w:date="2019-09-18T13:33:00Z">
          <w:r w:rsidDel="00A033B7">
            <w:rPr>
              <w:rFonts w:hint="eastAsia"/>
              <w:sz w:val="22"/>
              <w:szCs w:val="22"/>
              <w:lang w:val="en"/>
            </w:rPr>
            <w:delText xml:space="preserve"> or older,</w:delText>
          </w:r>
        </w:del>
      </w:ins>
      <w:ins w:id="7711" w:author="s_佐野 光" w:date="2019-08-20T20:40:00Z">
        <w:del w:id="7712" w:author="t_竹沢 公佑" w:date="2019-09-18T13:33:00Z">
          <w:r w:rsidDel="00A033B7">
            <w:rPr>
              <w:rFonts w:hint="eastAsia"/>
              <w:sz w:val="22"/>
              <w:szCs w:val="22"/>
              <w:lang w:val="en"/>
            </w:rPr>
            <w:delText xml:space="preserve"> sets EINVAL to errno.</w:delText>
          </w:r>
        </w:del>
      </w:ins>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E04FF0" w:rsidRDefault="00E04FF0" w:rsidP="00E04FF0">
      <w:pPr>
        <w:spacing w:line="0" w:lineRule="atLeast"/>
        <w:ind w:right="1020" w:firstLineChars="200" w:firstLine="440"/>
        <w:rPr>
          <w:ins w:id="7713" w:author="t_竹沢 公佑" w:date="2019-09-18T14:14:00Z"/>
          <w:bCs/>
          <w:sz w:val="22"/>
          <w:szCs w:val="22"/>
        </w:rPr>
      </w:pPr>
      <w:ins w:id="7714" w:author="t_竹沢 公佑" w:date="2019-09-18T14:14:00Z">
        <w:r>
          <w:rPr>
            <w:rFonts w:hint="eastAsia"/>
            <w:bCs/>
            <w:sz w:val="22"/>
            <w:szCs w:val="22"/>
          </w:rPr>
          <w:t>S</w:t>
        </w:r>
        <w:r w:rsidRPr="00596636">
          <w:rPr>
            <w:bCs/>
            <w:sz w:val="22"/>
            <w:szCs w:val="22"/>
          </w:rPr>
          <w:t>ynchronous</w:t>
        </w:r>
      </w:ins>
    </w:p>
    <w:p w:rsidR="00E04FF0" w:rsidRDefault="00E04FF0" w:rsidP="00E04FF0">
      <w:pPr>
        <w:spacing w:line="0" w:lineRule="atLeast"/>
        <w:ind w:right="1020" w:firstLineChars="200" w:firstLine="440"/>
        <w:rPr>
          <w:ins w:id="7715" w:author="t_竹沢 公佑" w:date="2019-09-18T14:14:00Z"/>
          <w:bCs/>
          <w:sz w:val="22"/>
          <w:szCs w:val="22"/>
        </w:rPr>
      </w:pPr>
      <w:ins w:id="7716" w:author="t_竹沢 公佑" w:date="2019-09-18T14:14:00Z">
        <w:r>
          <w:rPr>
            <w:rFonts w:hint="eastAsia"/>
            <w:bCs/>
            <w:sz w:val="22"/>
            <w:szCs w:val="22"/>
          </w:rPr>
          <w:t>Timeout</w:t>
        </w:r>
      </w:ins>
    </w:p>
    <w:p w:rsidR="00E04FF0" w:rsidRDefault="00E04FF0" w:rsidP="00E04FF0">
      <w:pPr>
        <w:spacing w:line="0" w:lineRule="atLeast"/>
        <w:ind w:right="1020" w:firstLineChars="381" w:firstLine="838"/>
        <w:rPr>
          <w:ins w:id="7717" w:author="t_竹沢 公佑" w:date="2019-09-18T14:14:00Z"/>
          <w:bCs/>
          <w:sz w:val="22"/>
          <w:szCs w:val="22"/>
        </w:rPr>
      </w:pPr>
      <w:ins w:id="7718" w:author="t_竹沢 公佑" w:date="2019-09-18T14:14:00Z">
        <w:r w:rsidRPr="00CA10F0">
          <w:rPr>
            <w:bCs/>
            <w:sz w:val="22"/>
            <w:szCs w:val="22"/>
          </w:rPr>
          <w:t xml:space="preserve">Maximum Timeout value is </w:t>
        </w:r>
      </w:ins>
      <w:ins w:id="7719" w:author="t_竹沢 公佑" w:date="2019-09-18T14:15:00Z">
        <w:r>
          <w:rPr>
            <w:rFonts w:hint="eastAsia"/>
            <w:bCs/>
            <w:sz w:val="22"/>
            <w:szCs w:val="22"/>
          </w:rPr>
          <w:t>30</w:t>
        </w:r>
      </w:ins>
      <w:ins w:id="7720" w:author="t_竹沢 公佑" w:date="2019-09-18T14:14:00Z">
        <w:r w:rsidRPr="00CA10F0">
          <w:rPr>
            <w:bCs/>
            <w:sz w:val="22"/>
            <w:szCs w:val="22"/>
          </w:rPr>
          <w:t xml:space="preserve">s. </w:t>
        </w:r>
      </w:ins>
    </w:p>
    <w:p w:rsidR="00E04FF0" w:rsidRDefault="00E04FF0" w:rsidP="00E04FF0">
      <w:pPr>
        <w:spacing w:line="0" w:lineRule="atLeast"/>
        <w:ind w:right="1020" w:firstLineChars="381" w:firstLine="838"/>
        <w:rPr>
          <w:ins w:id="7721" w:author="t_竹沢 公佑" w:date="2019-09-18T14:14:00Z"/>
          <w:bCs/>
          <w:sz w:val="22"/>
          <w:szCs w:val="22"/>
        </w:rPr>
      </w:pPr>
      <w:ins w:id="7722" w:author="t_竹沢 公佑" w:date="2019-09-18T14:14:00Z">
        <w:r w:rsidRPr="00CA10F0">
          <w:rPr>
            <w:bCs/>
            <w:sz w:val="22"/>
            <w:szCs w:val="22"/>
          </w:rPr>
          <w:t>I2c operation</w:t>
        </w:r>
        <w:r>
          <w:rPr>
            <w:bCs/>
            <w:sz w:val="22"/>
            <w:szCs w:val="22"/>
          </w:rPr>
          <w:t xml:space="preserve"> is not completed in this time.</w:t>
        </w:r>
        <w:r>
          <w:rPr>
            <w:rFonts w:hint="eastAsia"/>
            <w:bCs/>
            <w:sz w:val="22"/>
            <w:szCs w:val="22"/>
          </w:rPr>
          <w:t xml:space="preserve"> </w:t>
        </w:r>
      </w:ins>
    </w:p>
    <w:p w:rsidR="00E04FF0" w:rsidRDefault="00E04FF0" w:rsidP="00596636">
      <w:pPr>
        <w:spacing w:line="0" w:lineRule="atLeast"/>
        <w:ind w:right="1020" w:firstLineChars="200" w:firstLine="440"/>
        <w:rPr>
          <w:ins w:id="7723" w:author="t_竹沢 公佑" w:date="2019-09-18T14:15:00Z"/>
          <w:bCs/>
          <w:sz w:val="22"/>
          <w:szCs w:val="22"/>
        </w:rPr>
      </w:pPr>
      <w:ins w:id="7724" w:author="t_竹沢 公佑" w:date="2019-09-18T14:15:00Z">
        <w:r>
          <w:rPr>
            <w:rFonts w:hint="eastAsia"/>
            <w:bCs/>
            <w:sz w:val="22"/>
            <w:szCs w:val="22"/>
          </w:rPr>
          <w:tab/>
          <w:t>Please call RESET</w:t>
        </w:r>
      </w:ins>
      <w:ins w:id="7725" w:author="t_竹沢 公佑" w:date="2020-06-01T13:06:00Z">
        <w:r w:rsidR="002309EE">
          <w:rPr>
            <w:rFonts w:hint="eastAsia"/>
            <w:bCs/>
            <w:sz w:val="22"/>
            <w:szCs w:val="22"/>
          </w:rPr>
          <w:t>_DFR</w:t>
        </w:r>
      </w:ins>
      <w:ins w:id="7726" w:author="t_竹沢 公佑" w:date="2019-09-18T14:15:00Z">
        <w:r>
          <w:rPr>
            <w:rFonts w:hint="eastAsia"/>
            <w:bCs/>
            <w:sz w:val="22"/>
            <w:szCs w:val="22"/>
          </w:rPr>
          <w:t xml:space="preserve"> command with master_reset but or reload DRXP driver.</w:t>
        </w:r>
      </w:ins>
    </w:p>
    <w:p w:rsidR="00E04FF0" w:rsidRDefault="00E04FF0">
      <w:pPr>
        <w:spacing w:line="0" w:lineRule="atLeast"/>
        <w:ind w:leftChars="200" w:left="810" w:right="1020" w:hangingChars="150" w:hanging="330"/>
        <w:rPr>
          <w:ins w:id="7727" w:author="t_竹沢 公佑" w:date="2019-09-18T14:15:00Z"/>
          <w:bCs/>
          <w:sz w:val="22"/>
          <w:szCs w:val="22"/>
        </w:rPr>
        <w:pPrChange w:id="7728" w:author="t_竹沢 公佑" w:date="2019-09-18T14:20:00Z">
          <w:pPr>
            <w:spacing w:line="0" w:lineRule="atLeast"/>
            <w:ind w:right="1020" w:firstLineChars="200" w:firstLine="440"/>
          </w:pPr>
        </w:pPrChange>
      </w:pPr>
      <w:ins w:id="7729" w:author="t_竹沢 公佑" w:date="2019-09-18T14:17:00Z">
        <w:r>
          <w:rPr>
            <w:rFonts w:hint="eastAsia"/>
            <w:bCs/>
            <w:sz w:val="22"/>
            <w:szCs w:val="22"/>
          </w:rPr>
          <w:t xml:space="preserve">   After that</w:t>
        </w:r>
      </w:ins>
      <w:ins w:id="7730" w:author="t_竹沢 公佑" w:date="2019-09-18T14:18:00Z">
        <w:r>
          <w:rPr>
            <w:rFonts w:hint="eastAsia"/>
            <w:bCs/>
            <w:sz w:val="22"/>
            <w:szCs w:val="22"/>
          </w:rPr>
          <w:t>,</w:t>
        </w:r>
      </w:ins>
      <w:ins w:id="7731" w:author="t_竹沢 公佑" w:date="2019-09-18T14:17:00Z">
        <w:r>
          <w:rPr>
            <w:rFonts w:hint="eastAsia"/>
            <w:bCs/>
            <w:sz w:val="22"/>
            <w:szCs w:val="22"/>
          </w:rPr>
          <w:t xml:space="preserve"> please try again. If this error occur</w:t>
        </w:r>
      </w:ins>
      <w:ins w:id="7732" w:author="t_竹沢 公佑" w:date="2019-09-18T14:18:00Z">
        <w:r>
          <w:rPr>
            <w:rFonts w:hint="eastAsia"/>
            <w:bCs/>
            <w:sz w:val="22"/>
            <w:szCs w:val="22"/>
          </w:rPr>
          <w:t>s</w:t>
        </w:r>
      </w:ins>
      <w:ins w:id="7733" w:author="t_竹沢 公佑" w:date="2019-09-18T14:17:00Z">
        <w:r>
          <w:rPr>
            <w:rFonts w:hint="eastAsia"/>
            <w:bCs/>
            <w:sz w:val="22"/>
            <w:szCs w:val="22"/>
          </w:rPr>
          <w:t xml:space="preserve"> often, </w:t>
        </w:r>
      </w:ins>
      <w:ins w:id="7734" w:author="t_竹沢 公佑" w:date="2019-09-18T14:20:00Z">
        <w:r>
          <w:rPr>
            <w:rFonts w:hint="eastAsia"/>
            <w:bCs/>
            <w:sz w:val="22"/>
            <w:szCs w:val="22"/>
          </w:rPr>
          <w:t xml:space="preserve">there is a possibility that </w:t>
        </w:r>
      </w:ins>
      <w:ins w:id="7735" w:author="t_竹沢 公佑" w:date="2019-09-18T14:19:00Z">
        <w:r>
          <w:rPr>
            <w:rFonts w:hint="eastAsia"/>
            <w:bCs/>
            <w:sz w:val="22"/>
            <w:szCs w:val="22"/>
          </w:rPr>
          <w:t xml:space="preserve">an error </w:t>
        </w:r>
      </w:ins>
      <w:ins w:id="7736" w:author="t_竹沢 公佑" w:date="2019-09-18T14:43:00Z">
        <w:r w:rsidR="00A26875">
          <w:rPr>
            <w:rFonts w:hint="eastAsia"/>
            <w:bCs/>
            <w:sz w:val="22"/>
            <w:szCs w:val="22"/>
          </w:rPr>
          <w:t xml:space="preserve">happens in </w:t>
        </w:r>
      </w:ins>
      <w:ins w:id="7737" w:author="t_竹沢 公佑" w:date="2019-09-18T14:19:00Z">
        <w:r>
          <w:rPr>
            <w:rFonts w:hint="eastAsia"/>
            <w:bCs/>
            <w:sz w:val="22"/>
            <w:szCs w:val="22"/>
          </w:rPr>
          <w:t>onboard</w:t>
        </w:r>
      </w:ins>
      <w:ins w:id="7738" w:author="t_竹沢 公佑" w:date="2019-09-18T14:21:00Z">
        <w:r>
          <w:rPr>
            <w:rFonts w:hint="eastAsia"/>
            <w:bCs/>
            <w:sz w:val="22"/>
            <w:szCs w:val="22"/>
          </w:rPr>
          <w:t xml:space="preserve"> </w:t>
        </w:r>
      </w:ins>
      <w:ins w:id="7739" w:author="t_竹沢 公佑" w:date="2019-09-18T14:19:00Z">
        <w:r>
          <w:rPr>
            <w:rFonts w:hint="eastAsia"/>
            <w:bCs/>
            <w:sz w:val="22"/>
            <w:szCs w:val="22"/>
          </w:rPr>
          <w:t>EEPROM</w:t>
        </w:r>
      </w:ins>
      <w:ins w:id="7740" w:author="t_竹沢 公佑" w:date="2019-09-18T14:21:00Z">
        <w:r>
          <w:rPr>
            <w:rFonts w:hint="eastAsia"/>
            <w:bCs/>
            <w:sz w:val="22"/>
            <w:szCs w:val="22"/>
          </w:rPr>
          <w:t>.</w:t>
        </w:r>
      </w:ins>
    </w:p>
    <w:p w:rsidR="00E04FF0" w:rsidRDefault="00E04FF0" w:rsidP="00596636">
      <w:pPr>
        <w:spacing w:line="0" w:lineRule="atLeast"/>
        <w:ind w:right="1020" w:firstLineChars="200" w:firstLine="440"/>
        <w:rPr>
          <w:ins w:id="7741" w:author="t_竹沢 公佑" w:date="2019-09-18T14:14:00Z"/>
          <w:bCs/>
          <w:sz w:val="22"/>
          <w:szCs w:val="22"/>
        </w:rPr>
      </w:pPr>
    </w:p>
    <w:p w:rsidR="00596636" w:rsidDel="00E04FF0" w:rsidRDefault="00AC7296" w:rsidP="00596636">
      <w:pPr>
        <w:spacing w:line="0" w:lineRule="atLeast"/>
        <w:ind w:right="1020" w:firstLineChars="200" w:firstLine="440"/>
        <w:rPr>
          <w:del w:id="7742" w:author="t_竹沢 公佑" w:date="2019-09-18T14:14:00Z"/>
          <w:bCs/>
          <w:sz w:val="22"/>
          <w:szCs w:val="22"/>
        </w:rPr>
      </w:pPr>
      <w:del w:id="7743" w:author="t_竹沢 公佑" w:date="2019-09-18T14:14:00Z">
        <w:r w:rsidDel="00E04FF0">
          <w:rPr>
            <w:rFonts w:hint="eastAsia"/>
            <w:bCs/>
            <w:sz w:val="22"/>
            <w:szCs w:val="22"/>
          </w:rPr>
          <w:delText>S</w:delText>
        </w:r>
        <w:r w:rsidR="00596636" w:rsidRPr="00596636" w:rsidDel="00E04FF0">
          <w:rPr>
            <w:bCs/>
            <w:sz w:val="22"/>
            <w:szCs w:val="22"/>
          </w:rPr>
          <w:delText>ynchronous</w:delText>
        </w:r>
      </w:del>
    </w:p>
    <w:p w:rsidR="00504089" w:rsidRPr="00125A55" w:rsidDel="00E04FF0" w:rsidRDefault="00E04FF0" w:rsidP="00125A55">
      <w:pPr>
        <w:spacing w:line="0" w:lineRule="atLeast"/>
        <w:ind w:right="1020" w:firstLineChars="200" w:firstLine="440"/>
        <w:rPr>
          <w:ins w:id="7744" w:author="s_佐野 光" w:date="2019-08-20T15:30:00Z"/>
          <w:del w:id="7745" w:author="t_竹沢 公佑" w:date="2019-09-18T14:14:00Z"/>
          <w:bCs/>
          <w:sz w:val="22"/>
          <w:szCs w:val="22"/>
        </w:rPr>
      </w:pPr>
      <w:ins w:id="7746" w:author="t_竹沢 公佑" w:date="2019-09-18T14:14:00Z">
        <w:r>
          <w:rPr>
            <w:rFonts w:hint="eastAsia"/>
            <w:bCs/>
            <w:sz w:val="22"/>
            <w:szCs w:val="22"/>
          </w:rPr>
          <w:t xml:space="preserve"> </w:t>
        </w:r>
      </w:ins>
      <w:ins w:id="7747" w:author="s_佐野 光" w:date="2019-08-20T15:59:00Z">
        <w:del w:id="7748" w:author="t_竹沢 公佑" w:date="2019-09-18T14:14:00Z">
          <w:r w:rsidR="00125A55" w:rsidDel="00E04FF0">
            <w:rPr>
              <w:rFonts w:hint="eastAsia"/>
              <w:bCs/>
              <w:sz w:val="22"/>
              <w:szCs w:val="22"/>
            </w:rPr>
            <w:delText xml:space="preserve">*Maximum timeout value is 10ms. </w:delText>
          </w:r>
        </w:del>
      </w:ins>
      <w:ins w:id="7749" w:author="s_佐野 光" w:date="2019-08-20T16:03:00Z">
        <w:del w:id="7750" w:author="t_竹沢 公佑" w:date="2019-09-18T14:14:00Z">
          <w:r w:rsidR="00125A55" w:rsidDel="00E04FF0">
            <w:rPr>
              <w:rFonts w:hint="eastAsia"/>
              <w:bCs/>
              <w:sz w:val="22"/>
              <w:szCs w:val="22"/>
            </w:rPr>
            <w:delText>T</w:delText>
          </w:r>
        </w:del>
      </w:ins>
      <w:ins w:id="7751" w:author="s_佐野 光" w:date="2019-08-20T15:59:00Z">
        <w:del w:id="7752" w:author="t_竹沢 公佑" w:date="2019-09-18T14:14:00Z">
          <w:r w:rsidR="00125A55" w:rsidDel="00E04FF0">
            <w:rPr>
              <w:rFonts w:hint="eastAsia"/>
              <w:bCs/>
              <w:sz w:val="22"/>
              <w:szCs w:val="22"/>
            </w:rPr>
            <w:delText xml:space="preserve">here may be a hardware error in </w:delText>
          </w:r>
        </w:del>
      </w:ins>
      <w:ins w:id="7753" w:author="s_佐野 光" w:date="2019-08-20T16:03:00Z">
        <w:del w:id="7754" w:author="t_竹沢 公佑" w:date="2019-09-18T14:14:00Z">
          <w:r w:rsidR="00125A55" w:rsidDel="00E04FF0">
            <w:rPr>
              <w:rFonts w:hint="eastAsia"/>
              <w:bCs/>
              <w:sz w:val="22"/>
              <w:szCs w:val="22"/>
            </w:rPr>
            <w:delText xml:space="preserve">I2C </w:delText>
          </w:r>
        </w:del>
      </w:ins>
      <w:ins w:id="7755" w:author="s_佐野 光" w:date="2019-08-20T15:59:00Z">
        <w:del w:id="7756" w:author="t_竹沢 公佑" w:date="2019-09-18T14:14:00Z">
          <w:r w:rsidR="00125A55" w:rsidDel="00E04FF0">
            <w:rPr>
              <w:rFonts w:hint="eastAsia"/>
              <w:bCs/>
              <w:sz w:val="22"/>
              <w:szCs w:val="22"/>
            </w:rPr>
            <w:delText>access.</w:delText>
          </w:r>
        </w:del>
      </w:ins>
    </w:p>
    <w:p w:rsidR="00CA1249" w:rsidRPr="00504089" w:rsidDel="00E04FF0" w:rsidRDefault="00CA1249" w:rsidP="00CA1249">
      <w:pPr>
        <w:spacing w:line="0" w:lineRule="atLeast"/>
        <w:ind w:right="1020"/>
        <w:rPr>
          <w:del w:id="7757" w:author="t_竹沢 公佑" w:date="2019-09-18T14:14:00Z"/>
          <w:bCs/>
          <w:sz w:val="22"/>
          <w:szCs w:val="22"/>
        </w:rPr>
      </w:pPr>
    </w:p>
    <w:p w:rsidR="00CA1249" w:rsidRPr="00CA1249" w:rsidRDefault="00CA1249" w:rsidP="00CA1249">
      <w:pPr>
        <w:spacing w:line="0" w:lineRule="atLeast"/>
        <w:ind w:right="1020"/>
        <w:rPr>
          <w:b/>
          <w:sz w:val="22"/>
          <w:szCs w:val="22"/>
        </w:rPr>
      </w:pPr>
      <w:r w:rsidRPr="00CA1249">
        <w:rPr>
          <w:rFonts w:hint="eastAsia"/>
          <w:b/>
          <w:sz w:val="22"/>
          <w:szCs w:val="22"/>
        </w:rPr>
        <w:t>【Description】</w:t>
      </w:r>
    </w:p>
    <w:p w:rsidR="00CA1249" w:rsidRPr="00CA1249" w:rsidRDefault="00CA1249" w:rsidP="00CA1249">
      <w:pPr>
        <w:spacing w:line="0" w:lineRule="atLeast"/>
        <w:ind w:right="1020"/>
        <w:rPr>
          <w:lang w:val="en"/>
        </w:rPr>
      </w:pPr>
      <w:r>
        <w:rPr>
          <w:rFonts w:hint="eastAsia"/>
          <w:sz w:val="22"/>
          <w:szCs w:val="22"/>
          <w:lang w:val="en"/>
        </w:rPr>
        <w:t xml:space="preserve">    Please refer to the Appendix </w:t>
      </w:r>
      <w:r w:rsidR="009430D2" w:rsidRPr="00EC58D5">
        <w:rPr>
          <w:b/>
          <w:sz w:val="22"/>
          <w:szCs w:val="22"/>
          <w:lang w:val="en"/>
        </w:rPr>
        <w:t>“</w:t>
      </w:r>
      <w:r w:rsidR="009430D2" w:rsidRPr="00EC58D5">
        <w:rPr>
          <w:b/>
          <w:sz w:val="22"/>
          <w:szCs w:val="22"/>
          <w:lang w:val="en"/>
        </w:rPr>
        <w:fldChar w:fldCharType="begin"/>
      </w:r>
      <w:r w:rsidR="009430D2" w:rsidRPr="00EC58D5">
        <w:rPr>
          <w:b/>
          <w:sz w:val="22"/>
          <w:szCs w:val="22"/>
          <w:lang w:val="en"/>
        </w:rPr>
        <w:instrText xml:space="preserve"> </w:instrText>
      </w:r>
      <w:r w:rsidR="009430D2" w:rsidRPr="00EC58D5">
        <w:rPr>
          <w:rFonts w:hint="eastAsia"/>
          <w:b/>
          <w:sz w:val="22"/>
          <w:szCs w:val="22"/>
          <w:lang w:val="en"/>
        </w:rPr>
        <w:instrText>REF _Ref12958467 \r \h</w:instrText>
      </w:r>
      <w:r w:rsidR="009430D2" w:rsidRPr="00EC58D5">
        <w:rPr>
          <w:b/>
          <w:sz w:val="22"/>
          <w:szCs w:val="22"/>
          <w:lang w:val="en"/>
        </w:rPr>
        <w:instrText xml:space="preserve"> </w:instrText>
      </w:r>
      <w:r w:rsidR="00EC58D5">
        <w:rPr>
          <w:b/>
          <w:sz w:val="22"/>
          <w:szCs w:val="22"/>
          <w:lang w:val="en"/>
        </w:rPr>
        <w:instrText xml:space="preserve"> \* MERGEFORMAT </w:instrText>
      </w:r>
      <w:r w:rsidR="009430D2" w:rsidRPr="00EC58D5">
        <w:rPr>
          <w:b/>
          <w:sz w:val="22"/>
          <w:szCs w:val="22"/>
          <w:lang w:val="en"/>
        </w:rPr>
      </w:r>
      <w:r w:rsidR="009430D2" w:rsidRPr="00EC58D5">
        <w:rPr>
          <w:b/>
          <w:sz w:val="22"/>
          <w:szCs w:val="22"/>
          <w:lang w:val="en"/>
        </w:rPr>
        <w:fldChar w:fldCharType="separate"/>
      </w:r>
      <w:r w:rsidR="000B4FA1">
        <w:rPr>
          <w:b/>
          <w:sz w:val="22"/>
          <w:szCs w:val="22"/>
          <w:lang w:val="en"/>
        </w:rPr>
        <w:t>7.4</w:t>
      </w:r>
      <w:r w:rsidR="009430D2" w:rsidRPr="00EC58D5">
        <w:rPr>
          <w:b/>
          <w:sz w:val="22"/>
          <w:szCs w:val="22"/>
          <w:lang w:val="en"/>
        </w:rPr>
        <w:fldChar w:fldCharType="end"/>
      </w:r>
      <w:r w:rsidR="009430D2" w:rsidRPr="00EC58D5">
        <w:rPr>
          <w:rFonts w:hint="eastAsia"/>
          <w:b/>
          <w:sz w:val="22"/>
          <w:szCs w:val="22"/>
          <w:lang w:val="en"/>
        </w:rPr>
        <w:t xml:space="preserve"> </w:t>
      </w:r>
      <w:r w:rsidR="009430D2" w:rsidRPr="00EC58D5">
        <w:rPr>
          <w:b/>
          <w:sz w:val="22"/>
          <w:szCs w:val="22"/>
          <w:lang w:val="en"/>
        </w:rPr>
        <w:fldChar w:fldCharType="begin"/>
      </w:r>
      <w:r w:rsidR="009430D2" w:rsidRPr="00EC58D5">
        <w:rPr>
          <w:b/>
          <w:sz w:val="22"/>
          <w:szCs w:val="22"/>
          <w:lang w:val="en"/>
        </w:rPr>
        <w:instrText xml:space="preserve"> </w:instrText>
      </w:r>
      <w:r w:rsidR="009430D2" w:rsidRPr="00EC58D5">
        <w:rPr>
          <w:rFonts w:hint="eastAsia"/>
          <w:b/>
          <w:sz w:val="22"/>
          <w:szCs w:val="22"/>
          <w:lang w:val="en"/>
        </w:rPr>
        <w:instrText>REF _Ref12958475 \h</w:instrText>
      </w:r>
      <w:r w:rsidR="009430D2" w:rsidRPr="00EC58D5">
        <w:rPr>
          <w:b/>
          <w:sz w:val="22"/>
          <w:szCs w:val="22"/>
          <w:lang w:val="en"/>
        </w:rPr>
        <w:instrText xml:space="preserve"> </w:instrText>
      </w:r>
      <w:r w:rsidR="00EC58D5">
        <w:rPr>
          <w:b/>
          <w:sz w:val="22"/>
          <w:szCs w:val="22"/>
          <w:lang w:val="en"/>
        </w:rPr>
        <w:instrText xml:space="preserve"> \* MERGEFORMAT </w:instrText>
      </w:r>
      <w:r w:rsidR="009430D2" w:rsidRPr="00EC58D5">
        <w:rPr>
          <w:b/>
          <w:sz w:val="22"/>
          <w:szCs w:val="22"/>
          <w:lang w:val="en"/>
        </w:rPr>
      </w:r>
      <w:r w:rsidR="009430D2" w:rsidRPr="00EC58D5">
        <w:rPr>
          <w:b/>
          <w:sz w:val="22"/>
          <w:szCs w:val="22"/>
          <w:lang w:val="en"/>
        </w:rPr>
        <w:fldChar w:fldCharType="separate"/>
      </w:r>
      <w:ins w:id="7758" w:author="t_竹沢 公佑" w:date="2021-02-02T17:29:00Z">
        <w:r w:rsidR="000B4FA1" w:rsidRPr="000B4FA1">
          <w:rPr>
            <w:b/>
            <w:u w:val="single"/>
            <w:lang w:val="en"/>
            <w:rPrChange w:id="7759" w:author="t_竹沢 公佑" w:date="2021-02-02T17:29:00Z">
              <w:rPr>
                <w:u w:val="single"/>
                <w:lang w:val="en"/>
              </w:rPr>
            </w:rPrChange>
          </w:rPr>
          <w:t>The overheating protection</w:t>
        </w:r>
      </w:ins>
      <w:del w:id="7760" w:author="t_竹沢 公佑" w:date="2019-08-22T13:55:00Z">
        <w:r w:rsidR="007D309C" w:rsidRPr="007D309C" w:rsidDel="007154FA">
          <w:rPr>
            <w:rFonts w:hint="eastAsia"/>
            <w:b/>
            <w:u w:val="single"/>
            <w:lang w:val="en"/>
          </w:rPr>
          <w:delText>The overheating protection</w:delText>
        </w:r>
      </w:del>
      <w:r w:rsidR="009430D2" w:rsidRPr="00EC58D5">
        <w:rPr>
          <w:b/>
          <w:sz w:val="22"/>
          <w:szCs w:val="22"/>
          <w:lang w:val="en"/>
        </w:rPr>
        <w:fldChar w:fldCharType="end"/>
      </w:r>
      <w:r w:rsidR="009430D2" w:rsidRPr="00EC58D5">
        <w:rPr>
          <w:b/>
          <w:sz w:val="22"/>
          <w:szCs w:val="22"/>
          <w:lang w:val="en"/>
        </w:rPr>
        <w:t>”</w:t>
      </w:r>
      <w:r>
        <w:rPr>
          <w:rFonts w:hint="eastAsia"/>
          <w:sz w:val="22"/>
          <w:szCs w:val="22"/>
          <w:lang w:val="en"/>
        </w:rPr>
        <w:t xml:space="preserve"> </w:t>
      </w:r>
      <w:r w:rsidR="00F1518B">
        <w:rPr>
          <w:rFonts w:hint="eastAsia"/>
          <w:sz w:val="22"/>
          <w:szCs w:val="22"/>
          <w:lang w:val="en"/>
        </w:rPr>
        <w:t>for more details.</w:t>
      </w:r>
    </w:p>
    <w:p w:rsidR="00CA1249" w:rsidRPr="00F1518B" w:rsidDel="00F978C6" w:rsidRDefault="00CA1249" w:rsidP="009A6303">
      <w:pPr>
        <w:spacing w:line="0" w:lineRule="atLeast"/>
        <w:ind w:right="1020"/>
        <w:rPr>
          <w:del w:id="7761" w:author="t_竹沢 公佑" w:date="2019-09-18T14:22:00Z"/>
          <w:lang w:val="en"/>
        </w:rPr>
      </w:pPr>
    </w:p>
    <w:p w:rsidR="00CA1249" w:rsidRDefault="00CA1249" w:rsidP="009A6303">
      <w:pPr>
        <w:spacing w:line="0" w:lineRule="atLeast"/>
        <w:ind w:right="1020"/>
        <w:rPr>
          <w:lang w:val="en"/>
        </w:rPr>
      </w:pPr>
    </w:p>
    <w:p w:rsidR="00F8730C" w:rsidRDefault="00F8730C" w:rsidP="009A6303">
      <w:pPr>
        <w:spacing w:line="0" w:lineRule="atLeast"/>
        <w:ind w:right="1020"/>
        <w:rPr>
          <w:lang w:val="en"/>
        </w:rPr>
      </w:pPr>
      <w:r>
        <w:rPr>
          <w:lang w:val="en"/>
        </w:rPr>
        <w:br w:type="page"/>
      </w:r>
    </w:p>
    <w:p w:rsidR="00F8730C" w:rsidRPr="00CA1249" w:rsidRDefault="00F8730C" w:rsidP="00F8730C">
      <w:pPr>
        <w:pStyle w:val="3"/>
      </w:pPr>
      <w:bookmarkStart w:id="7762" w:name="_Toc63179432"/>
      <w:r w:rsidRPr="00CA1249">
        <w:rPr>
          <w:rFonts w:hint="eastAsia"/>
        </w:rPr>
        <w:t>Command :DRXPD</w:t>
      </w:r>
      <w:ins w:id="7763" w:author="t_竹沢 公佑" w:date="2020-06-22T13:05:00Z">
        <w:r w:rsidR="00DC24E2">
          <w:rPr>
            <w:rFonts w:hint="eastAsia"/>
          </w:rPr>
          <w:t>_</w:t>
        </w:r>
      </w:ins>
      <w:del w:id="7764" w:author="t_竹沢 公佑" w:date="2020-06-22T13:05:00Z">
        <w:r w:rsidRPr="00CA1249" w:rsidDel="00DC24E2">
          <w:rPr>
            <w:rFonts w:hint="eastAsia"/>
          </w:rPr>
          <w:delText xml:space="preserve"> </w:delText>
        </w:r>
      </w:del>
      <w:r>
        <w:rPr>
          <w:rFonts w:hint="eastAsia"/>
        </w:rPr>
        <w:t>SEL_EQ</w:t>
      </w:r>
      <w:bookmarkEnd w:id="7762"/>
    </w:p>
    <w:p w:rsidR="00F8730C" w:rsidRPr="00F8730C" w:rsidRDefault="00F8730C" w:rsidP="00F8730C">
      <w:pPr>
        <w:spacing w:line="0" w:lineRule="atLeast"/>
        <w:ind w:firstLineChars="50" w:firstLine="110"/>
        <w:rPr>
          <w:b/>
          <w:sz w:val="22"/>
          <w:szCs w:val="22"/>
        </w:rPr>
      </w:pPr>
      <w:r w:rsidRPr="00CA1249">
        <w:rPr>
          <w:rFonts w:hint="eastAsia"/>
          <w:b/>
          <w:sz w:val="22"/>
          <w:szCs w:val="22"/>
        </w:rPr>
        <w:t>【Function】</w:t>
      </w:r>
    </w:p>
    <w:p w:rsidR="009832A4" w:rsidRDefault="00F8730C" w:rsidP="009832A4">
      <w:pPr>
        <w:spacing w:line="0" w:lineRule="atLeast"/>
        <w:ind w:leftChars="50" w:left="230" w:right="1020" w:hangingChars="50" w:hanging="110"/>
        <w:rPr>
          <w:sz w:val="22"/>
          <w:szCs w:val="22"/>
          <w:lang w:val="en"/>
        </w:rPr>
      </w:pPr>
      <w:r>
        <w:rPr>
          <w:rFonts w:hint="eastAsia"/>
          <w:b/>
          <w:sz w:val="22"/>
          <w:szCs w:val="22"/>
          <w:lang w:val="en"/>
        </w:rPr>
        <w:t xml:space="preserve">  </w:t>
      </w:r>
      <w:r>
        <w:rPr>
          <w:rFonts w:hint="eastAsia"/>
          <w:sz w:val="22"/>
          <w:szCs w:val="22"/>
          <w:lang w:val="en"/>
        </w:rPr>
        <w:t xml:space="preserve">User application </w:t>
      </w:r>
      <w:r w:rsidR="0084244F">
        <w:rPr>
          <w:rFonts w:hint="eastAsia"/>
          <w:sz w:val="22"/>
          <w:szCs w:val="22"/>
          <w:lang w:val="en"/>
        </w:rPr>
        <w:t xml:space="preserve">can </w:t>
      </w:r>
      <w:r>
        <w:rPr>
          <w:rFonts w:hint="eastAsia"/>
          <w:sz w:val="22"/>
          <w:szCs w:val="22"/>
          <w:lang w:val="en"/>
        </w:rPr>
        <w:t xml:space="preserve">select the equalizer type of FPGA </w:t>
      </w:r>
      <w:r w:rsidR="00CA7A40">
        <w:rPr>
          <w:rFonts w:hint="eastAsia"/>
          <w:sz w:val="22"/>
          <w:szCs w:val="22"/>
          <w:lang w:val="en"/>
        </w:rPr>
        <w:t xml:space="preserve">transceiver </w:t>
      </w:r>
      <w:r>
        <w:rPr>
          <w:rFonts w:hint="eastAsia"/>
          <w:sz w:val="22"/>
          <w:szCs w:val="22"/>
          <w:lang w:val="en"/>
        </w:rPr>
        <w:t>by this command.</w:t>
      </w:r>
    </w:p>
    <w:p w:rsidR="009832A4" w:rsidRDefault="009832A4" w:rsidP="009832A4">
      <w:pPr>
        <w:spacing w:line="0" w:lineRule="atLeast"/>
        <w:ind w:leftChars="50" w:left="230" w:right="1020" w:hangingChars="50" w:hanging="110"/>
        <w:rPr>
          <w:sz w:val="22"/>
          <w:szCs w:val="22"/>
          <w:lang w:val="en"/>
        </w:rPr>
      </w:pPr>
    </w:p>
    <w:p w:rsidR="00F8730C" w:rsidRPr="00F8730C" w:rsidRDefault="00F8730C" w:rsidP="009832A4">
      <w:pPr>
        <w:spacing w:line="0" w:lineRule="atLeast"/>
        <w:ind w:leftChars="50" w:left="230" w:right="1020" w:hangingChars="50" w:hanging="110"/>
        <w:rPr>
          <w:sz w:val="22"/>
          <w:szCs w:val="22"/>
          <w:lang w:val="en"/>
        </w:rPr>
      </w:pPr>
      <w:r>
        <w:rPr>
          <w:rFonts w:hint="eastAsia"/>
          <w:sz w:val="22"/>
          <w:szCs w:val="22"/>
          <w:lang w:val="en"/>
        </w:rPr>
        <w:t xml:space="preserve"> </w:t>
      </w:r>
      <w:r w:rsidR="00CA7A40">
        <w:rPr>
          <w:rFonts w:hint="eastAsia"/>
          <w:sz w:val="22"/>
          <w:szCs w:val="22"/>
          <w:lang w:val="en"/>
        </w:rPr>
        <w:t>The type of FPGA transceiver</w:t>
      </w:r>
      <w:r w:rsidR="00113D17">
        <w:rPr>
          <w:rFonts w:hint="eastAsia"/>
          <w:sz w:val="22"/>
          <w:szCs w:val="22"/>
          <w:lang w:val="en"/>
        </w:rPr>
        <w:t xml:space="preserve"> equalizer is related to the Bit Error Rate of received data. </w:t>
      </w:r>
      <w:r w:rsidR="0084244F">
        <w:rPr>
          <w:rFonts w:hint="eastAsia"/>
          <w:sz w:val="22"/>
          <w:szCs w:val="22"/>
          <w:lang w:val="en"/>
        </w:rPr>
        <w:t xml:space="preserve">There are two available equalizer types, LPM and DFE. The LPM equalizer equalizes received data by using linear equalizer. The DFE equalizer equalizes received data by using linear equalizer and filter. In </w:t>
      </w:r>
      <w:r w:rsidR="009832A4">
        <w:rPr>
          <w:rFonts w:hint="eastAsia"/>
          <w:sz w:val="22"/>
          <w:szCs w:val="22"/>
          <w:lang w:val="en"/>
        </w:rPr>
        <w:t>the case of DRXP board, we recommend</w:t>
      </w:r>
      <w:ins w:id="7765" w:author="t_竹沢 公佑" w:date="2019-10-05T14:54:00Z">
        <w:r w:rsidR="00D86E90">
          <w:rPr>
            <w:rFonts w:hint="eastAsia"/>
            <w:sz w:val="22"/>
            <w:szCs w:val="22"/>
            <w:lang w:val="en"/>
          </w:rPr>
          <w:t xml:space="preserve"> you should </w:t>
        </w:r>
      </w:ins>
      <w:del w:id="7766" w:author="t_竹沢 公佑" w:date="2019-10-05T14:54:00Z">
        <w:r w:rsidR="009832A4" w:rsidDel="00D86E90">
          <w:rPr>
            <w:rFonts w:hint="eastAsia"/>
            <w:sz w:val="22"/>
            <w:szCs w:val="22"/>
            <w:lang w:val="en"/>
          </w:rPr>
          <w:delText xml:space="preserve">ed to </w:delText>
        </w:r>
      </w:del>
      <w:r w:rsidR="009832A4">
        <w:rPr>
          <w:rFonts w:hint="eastAsia"/>
          <w:sz w:val="22"/>
          <w:szCs w:val="22"/>
          <w:lang w:val="en"/>
        </w:rPr>
        <w:t>use LPM.</w:t>
      </w:r>
    </w:p>
    <w:p w:rsidR="00F8730C" w:rsidRPr="00D86E90" w:rsidRDefault="00F8730C" w:rsidP="00CA7A40">
      <w:pPr>
        <w:spacing w:line="0" w:lineRule="atLeast"/>
        <w:ind w:right="1020"/>
        <w:rPr>
          <w:b/>
          <w:sz w:val="22"/>
          <w:szCs w:val="22"/>
          <w:lang w:val="en"/>
        </w:rPr>
      </w:pPr>
    </w:p>
    <w:p w:rsidR="00F8730C" w:rsidRPr="00CA1249" w:rsidRDefault="00F8730C" w:rsidP="00F8730C">
      <w:pPr>
        <w:spacing w:line="0" w:lineRule="atLeast"/>
        <w:ind w:right="1020" w:firstLineChars="50" w:firstLine="110"/>
        <w:rPr>
          <w:b/>
          <w:sz w:val="22"/>
          <w:szCs w:val="22"/>
        </w:rPr>
      </w:pPr>
      <w:r w:rsidRPr="00CA1249">
        <w:rPr>
          <w:rFonts w:hint="eastAsia"/>
          <w:b/>
          <w:sz w:val="22"/>
          <w:szCs w:val="22"/>
        </w:rPr>
        <w:t>【Format】</w:t>
      </w:r>
    </w:p>
    <w:p w:rsidR="00F8730C" w:rsidRPr="00CA1249" w:rsidRDefault="00F8730C" w:rsidP="00F8730C">
      <w:pPr>
        <w:spacing w:line="0" w:lineRule="atLeast"/>
        <w:ind w:right="1020" w:firstLineChars="202" w:firstLine="444"/>
        <w:rPr>
          <w:sz w:val="22"/>
          <w:szCs w:val="22"/>
        </w:rPr>
      </w:pPr>
      <w:r w:rsidRPr="00CA1249">
        <w:rPr>
          <w:bCs/>
          <w:sz w:val="22"/>
          <w:szCs w:val="22"/>
        </w:rPr>
        <w:t xml:space="preserve">int ioctl(int </w:t>
      </w:r>
      <w:r w:rsidRPr="00CA1249">
        <w:rPr>
          <w:iCs/>
          <w:sz w:val="22"/>
          <w:szCs w:val="22"/>
        </w:rPr>
        <w:t>fd</w:t>
      </w:r>
      <w:r w:rsidRPr="00CA1249">
        <w:rPr>
          <w:bCs/>
          <w:sz w:val="22"/>
          <w:szCs w:val="22"/>
        </w:rPr>
        <w:t xml:space="preserve">, </w:t>
      </w:r>
      <w:r w:rsidRPr="00CA1249">
        <w:rPr>
          <w:rFonts w:hint="eastAsia"/>
          <w:bCs/>
          <w:sz w:val="22"/>
          <w:szCs w:val="22"/>
        </w:rPr>
        <w:t>DRXPD_</w:t>
      </w:r>
      <w:r>
        <w:rPr>
          <w:rFonts w:hint="eastAsia"/>
          <w:bCs/>
          <w:sz w:val="22"/>
          <w:szCs w:val="22"/>
        </w:rPr>
        <w:t>SEL_EQ</w:t>
      </w:r>
      <w:r w:rsidRPr="00CA1249">
        <w:rPr>
          <w:rFonts w:hint="eastAsia"/>
          <w:iCs/>
          <w:sz w:val="22"/>
          <w:szCs w:val="22"/>
        </w:rPr>
        <w:t>,</w:t>
      </w:r>
      <w:r w:rsidRPr="00CA1249">
        <w:rPr>
          <w:bCs/>
          <w:sz w:val="22"/>
          <w:szCs w:val="22"/>
        </w:rPr>
        <w:t xml:space="preserve"> </w:t>
      </w:r>
      <w:r w:rsidRPr="00CA1249">
        <w:rPr>
          <w:rFonts w:hint="eastAsia"/>
          <w:bCs/>
          <w:sz w:val="22"/>
          <w:szCs w:val="22"/>
        </w:rPr>
        <w:t>int</w:t>
      </w:r>
      <w:r w:rsidR="00CA7A40">
        <w:rPr>
          <w:rFonts w:hint="eastAsia"/>
          <w:bCs/>
          <w:sz w:val="22"/>
          <w:szCs w:val="22"/>
        </w:rPr>
        <w:t xml:space="preserve"> i_eq_type</w:t>
      </w:r>
      <w:r w:rsidRPr="00CA1249">
        <w:rPr>
          <w:bCs/>
          <w:sz w:val="22"/>
          <w:szCs w:val="22"/>
        </w:rPr>
        <w:t>);</w:t>
      </w:r>
      <w:r w:rsidRPr="00CA1249">
        <w:rPr>
          <w:sz w:val="22"/>
          <w:szCs w:val="22"/>
        </w:rPr>
        <w:t xml:space="preserve">  </w:t>
      </w:r>
    </w:p>
    <w:p w:rsidR="00F8730C" w:rsidRPr="00F8730C" w:rsidRDefault="00F8730C" w:rsidP="00F8730C">
      <w:pPr>
        <w:spacing w:line="0" w:lineRule="atLeast"/>
        <w:ind w:right="1020"/>
        <w:rPr>
          <w:b/>
          <w:sz w:val="22"/>
          <w:szCs w:val="22"/>
        </w:rPr>
      </w:pPr>
    </w:p>
    <w:p w:rsidR="00F8730C" w:rsidRPr="00CA1249" w:rsidRDefault="00F8730C" w:rsidP="00F8730C">
      <w:pPr>
        <w:spacing w:line="0" w:lineRule="atLeast"/>
        <w:ind w:right="1020" w:firstLineChars="50" w:firstLine="110"/>
        <w:rPr>
          <w:b/>
          <w:sz w:val="22"/>
          <w:szCs w:val="22"/>
        </w:rPr>
      </w:pPr>
      <w:r w:rsidRPr="00CA1249">
        <w:rPr>
          <w:rFonts w:hint="eastAsia"/>
          <w:b/>
          <w:sz w:val="22"/>
          <w:szCs w:val="22"/>
        </w:rPr>
        <w:t>【Parameter】</w:t>
      </w:r>
    </w:p>
    <w:p w:rsidR="00F8730C" w:rsidRPr="00CA1249" w:rsidRDefault="00F8730C" w:rsidP="00F8730C">
      <w:pPr>
        <w:spacing w:line="0" w:lineRule="atLeast"/>
        <w:ind w:right="1020" w:firstLineChars="200" w:firstLine="440"/>
        <w:rPr>
          <w:iCs/>
          <w:sz w:val="22"/>
          <w:szCs w:val="22"/>
        </w:rPr>
      </w:pPr>
      <w:r w:rsidRPr="00CA1249">
        <w:rPr>
          <w:rFonts w:hint="eastAsia"/>
          <w:bCs/>
          <w:sz w:val="22"/>
          <w:szCs w:val="22"/>
        </w:rPr>
        <w:t>int fd</w:t>
      </w:r>
      <w:r w:rsidRPr="00CA1249">
        <w:rPr>
          <w:iCs/>
          <w:sz w:val="22"/>
          <w:szCs w:val="22"/>
        </w:rPr>
        <w:t>…</w:t>
      </w:r>
    </w:p>
    <w:p w:rsidR="00F8730C" w:rsidRPr="00CA1249" w:rsidRDefault="00F8730C" w:rsidP="00F8730C">
      <w:pPr>
        <w:spacing w:line="0" w:lineRule="atLeast"/>
        <w:ind w:right="1020" w:firstLineChars="381" w:firstLine="838"/>
        <w:rPr>
          <w:bCs/>
          <w:sz w:val="22"/>
          <w:szCs w:val="22"/>
        </w:rPr>
      </w:pPr>
      <w:r w:rsidRPr="00CA1249">
        <w:rPr>
          <w:rFonts w:hint="eastAsia"/>
          <w:bCs/>
          <w:sz w:val="22"/>
          <w:szCs w:val="22"/>
        </w:rPr>
        <w:t>Specify the f</w:t>
      </w:r>
      <w:r w:rsidRPr="00CA1249">
        <w:rPr>
          <w:bCs/>
          <w:sz w:val="22"/>
          <w:szCs w:val="22"/>
        </w:rPr>
        <w:t>ile descriptor</w:t>
      </w:r>
      <w:r w:rsidRPr="00CA1249">
        <w:rPr>
          <w:rFonts w:hint="eastAsia"/>
          <w:bCs/>
          <w:sz w:val="22"/>
          <w:szCs w:val="22"/>
        </w:rPr>
        <w:t>.</w:t>
      </w:r>
    </w:p>
    <w:p w:rsidR="00F8730C" w:rsidRPr="00CA1249" w:rsidRDefault="00F8730C" w:rsidP="00F8730C">
      <w:pPr>
        <w:spacing w:line="0" w:lineRule="atLeast"/>
        <w:ind w:right="1020" w:firstLineChars="381" w:firstLine="838"/>
        <w:rPr>
          <w:bCs/>
          <w:sz w:val="22"/>
          <w:szCs w:val="22"/>
        </w:rPr>
      </w:pPr>
    </w:p>
    <w:p w:rsidR="00F8730C" w:rsidRPr="00CA1249" w:rsidRDefault="00F8730C" w:rsidP="00F8730C">
      <w:pPr>
        <w:spacing w:line="0" w:lineRule="atLeast"/>
        <w:ind w:right="1020" w:firstLineChars="200" w:firstLine="440"/>
        <w:rPr>
          <w:bCs/>
          <w:sz w:val="22"/>
          <w:szCs w:val="22"/>
        </w:rPr>
      </w:pPr>
      <w:r>
        <w:rPr>
          <w:rFonts w:hint="eastAsia"/>
          <w:bCs/>
          <w:sz w:val="22"/>
          <w:szCs w:val="22"/>
        </w:rPr>
        <w:t>i</w:t>
      </w:r>
      <w:r w:rsidRPr="00CA1249">
        <w:rPr>
          <w:bCs/>
          <w:sz w:val="22"/>
          <w:szCs w:val="22"/>
        </w:rPr>
        <w:t>nt</w:t>
      </w:r>
      <w:r w:rsidRPr="00CA1249">
        <w:rPr>
          <w:rFonts w:hint="eastAsia"/>
          <w:bCs/>
          <w:sz w:val="22"/>
          <w:szCs w:val="22"/>
        </w:rPr>
        <w:t xml:space="preserve"> </w:t>
      </w:r>
      <w:r w:rsidR="00CA7A40">
        <w:rPr>
          <w:rFonts w:hint="eastAsia"/>
          <w:bCs/>
          <w:sz w:val="22"/>
          <w:szCs w:val="22"/>
        </w:rPr>
        <w:t>i_eq_type</w:t>
      </w:r>
      <w:r w:rsidRPr="00CA1249">
        <w:rPr>
          <w:iCs/>
          <w:sz w:val="22"/>
          <w:szCs w:val="22"/>
        </w:rPr>
        <w:t>…</w:t>
      </w:r>
    </w:p>
    <w:p w:rsidR="001F3996" w:rsidRDefault="00CA7A40" w:rsidP="00CA7A40">
      <w:pPr>
        <w:spacing w:line="0" w:lineRule="atLeast"/>
        <w:ind w:leftChars="295" w:left="708" w:right="1020" w:firstLineChars="64" w:firstLine="141"/>
        <w:rPr>
          <w:bCs/>
          <w:sz w:val="22"/>
          <w:szCs w:val="22"/>
        </w:rPr>
      </w:pPr>
      <w:r>
        <w:rPr>
          <w:rFonts w:hint="eastAsia"/>
          <w:bCs/>
          <w:sz w:val="22"/>
          <w:szCs w:val="22"/>
        </w:rPr>
        <w:t xml:space="preserve">Specify the equalizer type. </w:t>
      </w:r>
    </w:p>
    <w:p w:rsidR="00CA7A40" w:rsidRDefault="00CA7A40" w:rsidP="00CA7A40">
      <w:pPr>
        <w:spacing w:line="0" w:lineRule="atLeast"/>
        <w:ind w:leftChars="295" w:left="708" w:right="1020" w:firstLineChars="64" w:firstLine="141"/>
        <w:rPr>
          <w:bCs/>
          <w:sz w:val="22"/>
          <w:szCs w:val="22"/>
        </w:rPr>
      </w:pPr>
      <w:r>
        <w:rPr>
          <w:rFonts w:hint="eastAsia"/>
          <w:bCs/>
          <w:sz w:val="22"/>
          <w:szCs w:val="22"/>
        </w:rPr>
        <w:t>Available values are</w:t>
      </w:r>
      <w:del w:id="7767" w:author="t_竹沢 公佑" w:date="2019-10-05T14:55:00Z">
        <w:r w:rsidDel="00D86E90">
          <w:rPr>
            <w:rFonts w:hint="eastAsia"/>
            <w:bCs/>
            <w:sz w:val="22"/>
            <w:szCs w:val="22"/>
          </w:rPr>
          <w:delText xml:space="preserve"> </w:delText>
        </w:r>
      </w:del>
      <w:ins w:id="7768" w:author="t_竹沢 公佑" w:date="2019-10-05T14:55:00Z">
        <w:r w:rsidR="00D86E90">
          <w:rPr>
            <w:rFonts w:hint="eastAsia"/>
            <w:bCs/>
            <w:sz w:val="22"/>
            <w:szCs w:val="22"/>
          </w:rPr>
          <w:t xml:space="preserve"> as below</w:t>
        </w:r>
      </w:ins>
      <w:del w:id="7769" w:author="t_竹沢 公佑" w:date="2019-10-05T14:55:00Z">
        <w:r w:rsidDel="00D86E90">
          <w:rPr>
            <w:rFonts w:hint="eastAsia"/>
            <w:bCs/>
            <w:sz w:val="22"/>
            <w:szCs w:val="22"/>
          </w:rPr>
          <w:delText>following</w:delText>
        </w:r>
      </w:del>
      <w:r>
        <w:rPr>
          <w:rFonts w:hint="eastAsia"/>
          <w:bCs/>
          <w:sz w:val="22"/>
          <w:szCs w:val="22"/>
        </w:rPr>
        <w:t>.</w:t>
      </w:r>
      <w:r w:rsidR="001F3996">
        <w:rPr>
          <w:rFonts w:hint="eastAsia"/>
          <w:bCs/>
          <w:sz w:val="22"/>
          <w:szCs w:val="22"/>
        </w:rPr>
        <w:t xml:space="preserve"> And these values are defined in the drxpd.h.</w:t>
      </w:r>
    </w:p>
    <w:p w:rsidR="001F3996" w:rsidRDefault="001F3996" w:rsidP="001F3996">
      <w:pPr>
        <w:spacing w:line="0" w:lineRule="atLeast"/>
        <w:ind w:leftChars="295" w:left="708" w:right="1020" w:firstLineChars="64" w:firstLine="141"/>
        <w:rPr>
          <w:bCs/>
          <w:sz w:val="22"/>
          <w:szCs w:val="22"/>
        </w:rPr>
      </w:pPr>
      <w:r>
        <w:rPr>
          <w:rFonts w:hint="eastAsia"/>
          <w:bCs/>
          <w:sz w:val="22"/>
          <w:szCs w:val="22"/>
        </w:rPr>
        <w:t>(When user calls open system call, the type of equalizer is reset to LPM equalizer.)</w:t>
      </w:r>
    </w:p>
    <w:p w:rsidR="00C21D66" w:rsidRPr="001F3996" w:rsidRDefault="00C21D66" w:rsidP="00CA7A40">
      <w:pPr>
        <w:spacing w:line="0" w:lineRule="atLeast"/>
        <w:ind w:leftChars="295" w:left="708" w:right="1020" w:firstLineChars="64" w:firstLine="141"/>
        <w:rPr>
          <w:bCs/>
          <w:sz w:val="22"/>
          <w:szCs w:val="22"/>
        </w:rPr>
      </w:pPr>
    </w:p>
    <w:p w:rsidR="00CA7A40" w:rsidRDefault="00CA7A40" w:rsidP="00CA7A40">
      <w:pPr>
        <w:spacing w:line="0" w:lineRule="atLeast"/>
        <w:ind w:leftChars="295" w:left="708" w:right="1020" w:firstLineChars="114" w:firstLine="251"/>
        <w:rPr>
          <w:bCs/>
          <w:sz w:val="22"/>
          <w:szCs w:val="22"/>
        </w:rPr>
      </w:pPr>
      <w:r>
        <w:rPr>
          <w:rFonts w:hint="eastAsia"/>
          <w:bCs/>
          <w:sz w:val="22"/>
          <w:szCs w:val="22"/>
        </w:rPr>
        <w:t>- DRXPD_SEL_EQ_LPM</w:t>
      </w:r>
    </w:p>
    <w:p w:rsidR="00113D17" w:rsidRDefault="00CA7A40" w:rsidP="00C21D66">
      <w:pPr>
        <w:spacing w:line="0" w:lineRule="atLeast"/>
        <w:ind w:leftChars="295" w:left="708" w:right="1020" w:firstLineChars="114" w:firstLine="251"/>
        <w:rPr>
          <w:bCs/>
          <w:sz w:val="22"/>
          <w:szCs w:val="22"/>
        </w:rPr>
      </w:pPr>
      <w:r>
        <w:rPr>
          <w:rFonts w:hint="eastAsia"/>
          <w:bCs/>
          <w:sz w:val="22"/>
          <w:szCs w:val="22"/>
        </w:rPr>
        <w:tab/>
      </w:r>
      <w:r>
        <w:rPr>
          <w:bCs/>
          <w:sz w:val="22"/>
          <w:szCs w:val="22"/>
        </w:rPr>
        <w:t>S</w:t>
      </w:r>
      <w:r>
        <w:rPr>
          <w:rFonts w:hint="eastAsia"/>
          <w:bCs/>
          <w:sz w:val="22"/>
          <w:szCs w:val="22"/>
        </w:rPr>
        <w:t>elect the LPM equalizer.</w:t>
      </w:r>
      <w:r w:rsidR="00113D17">
        <w:rPr>
          <w:rFonts w:hint="eastAsia"/>
          <w:bCs/>
          <w:sz w:val="22"/>
          <w:szCs w:val="22"/>
        </w:rPr>
        <w:t xml:space="preserve"> </w:t>
      </w:r>
    </w:p>
    <w:p w:rsidR="00CA7A40" w:rsidRDefault="00CA7A40" w:rsidP="00CA7A40">
      <w:pPr>
        <w:spacing w:line="0" w:lineRule="atLeast"/>
        <w:ind w:leftChars="295" w:left="708" w:right="1020" w:firstLineChars="114" w:firstLine="251"/>
        <w:rPr>
          <w:bCs/>
          <w:sz w:val="22"/>
          <w:szCs w:val="22"/>
        </w:rPr>
      </w:pPr>
      <w:r>
        <w:rPr>
          <w:rFonts w:hint="eastAsia"/>
          <w:bCs/>
          <w:sz w:val="22"/>
          <w:szCs w:val="22"/>
        </w:rPr>
        <w:t>- DRXPD_SEL_EQ_DFE</w:t>
      </w:r>
    </w:p>
    <w:p w:rsidR="00113D17" w:rsidRDefault="00CA7A40" w:rsidP="00C21D66">
      <w:pPr>
        <w:spacing w:line="0" w:lineRule="atLeast"/>
        <w:ind w:leftChars="295" w:left="708" w:right="1020" w:firstLineChars="114" w:firstLine="251"/>
        <w:rPr>
          <w:bCs/>
          <w:sz w:val="22"/>
          <w:szCs w:val="22"/>
        </w:rPr>
      </w:pPr>
      <w:r>
        <w:rPr>
          <w:rFonts w:hint="eastAsia"/>
          <w:bCs/>
          <w:sz w:val="22"/>
          <w:szCs w:val="22"/>
        </w:rPr>
        <w:tab/>
        <w:t>Select the DFE equalizer.</w:t>
      </w:r>
    </w:p>
    <w:p w:rsidR="001F3996" w:rsidRDefault="001F3996" w:rsidP="00C21D66">
      <w:pPr>
        <w:spacing w:line="0" w:lineRule="atLeast"/>
        <w:ind w:leftChars="295" w:left="708" w:right="1020" w:firstLineChars="114" w:firstLine="251"/>
        <w:rPr>
          <w:bCs/>
          <w:sz w:val="22"/>
          <w:szCs w:val="22"/>
        </w:rPr>
      </w:pPr>
    </w:p>
    <w:p w:rsidR="001F3996" w:rsidRPr="00CA1249" w:rsidRDefault="001F3996" w:rsidP="00E82429">
      <w:pPr>
        <w:spacing w:line="0" w:lineRule="atLeast"/>
        <w:ind w:right="1020"/>
        <w:rPr>
          <w:bCs/>
          <w:sz w:val="22"/>
          <w:szCs w:val="22"/>
        </w:rPr>
      </w:pPr>
    </w:p>
    <w:p w:rsidR="00F8730C" w:rsidRPr="00CA1249" w:rsidRDefault="00F8730C" w:rsidP="00F8730C">
      <w:pPr>
        <w:spacing w:line="0" w:lineRule="atLeast"/>
        <w:ind w:right="1020"/>
        <w:rPr>
          <w:b/>
          <w:sz w:val="22"/>
          <w:szCs w:val="22"/>
        </w:rPr>
      </w:pPr>
      <w:r w:rsidRPr="00CA1249">
        <w:rPr>
          <w:rFonts w:hint="eastAsia"/>
          <w:b/>
          <w:sz w:val="22"/>
          <w:szCs w:val="22"/>
        </w:rPr>
        <w:t xml:space="preserve">　【Return】</w:t>
      </w:r>
    </w:p>
    <w:p w:rsidR="00F8730C" w:rsidRPr="00CA1249" w:rsidRDefault="00F8730C" w:rsidP="00F8730C">
      <w:pPr>
        <w:spacing w:line="0" w:lineRule="atLeast"/>
        <w:ind w:right="1020" w:firstLineChars="200" w:firstLine="440"/>
        <w:rPr>
          <w:bCs/>
          <w:sz w:val="22"/>
          <w:szCs w:val="22"/>
        </w:rPr>
      </w:pPr>
      <w:del w:id="7770" w:author="t_竹沢 公佑" w:date="2019-10-05T14:55:00Z">
        <w:r w:rsidRPr="00CA1249" w:rsidDel="00D86E90">
          <w:rPr>
            <w:rFonts w:hint="eastAsia"/>
            <w:bCs/>
            <w:sz w:val="22"/>
            <w:szCs w:val="22"/>
          </w:rPr>
          <w:delText xml:space="preserve">If it is success, </w:delText>
        </w:r>
      </w:del>
      <w:r w:rsidRPr="00CA1249">
        <w:rPr>
          <w:rFonts w:hint="eastAsia"/>
          <w:bCs/>
          <w:sz w:val="22"/>
          <w:szCs w:val="22"/>
        </w:rPr>
        <w:t xml:space="preserve">0 </w:t>
      </w:r>
      <w:r w:rsidRPr="00CA1249">
        <w:rPr>
          <w:bCs/>
          <w:sz w:val="22"/>
          <w:szCs w:val="22"/>
        </w:rPr>
        <w:t>is returne</w:t>
      </w:r>
      <w:r w:rsidRPr="00CA1249">
        <w:rPr>
          <w:rFonts w:hint="eastAsia"/>
          <w:bCs/>
          <w:sz w:val="22"/>
          <w:szCs w:val="22"/>
        </w:rPr>
        <w:t>d</w:t>
      </w:r>
      <w:r w:rsidRPr="00CA1249">
        <w:rPr>
          <w:bCs/>
          <w:sz w:val="22"/>
          <w:szCs w:val="22"/>
        </w:rPr>
        <w:t>.</w:t>
      </w:r>
      <w:ins w:id="7771" w:author="t_竹沢 公佑" w:date="2019-09-18T11:34:00Z">
        <w:r w:rsidR="00AF15A9" w:rsidRPr="00CA1249" w:rsidDel="00AF15A9">
          <w:rPr>
            <w:bCs/>
            <w:sz w:val="22"/>
            <w:szCs w:val="22"/>
          </w:rPr>
          <w:t xml:space="preserve"> </w:t>
        </w:r>
      </w:ins>
      <w:del w:id="7772" w:author="t_竹沢 公佑" w:date="2019-09-18T11:34:00Z">
        <w:r w:rsidRPr="00CA1249" w:rsidDel="00AF15A9">
          <w:rPr>
            <w:bCs/>
            <w:sz w:val="22"/>
            <w:szCs w:val="22"/>
          </w:rPr>
          <w:delText xml:space="preserve">　</w:delText>
        </w:r>
      </w:del>
      <w:ins w:id="7773" w:author="t_竹沢 公佑" w:date="2019-09-18T11:34:00Z">
        <w:r w:rsidR="00AF15A9">
          <w:rPr>
            <w:rFonts w:hint="eastAsia"/>
            <w:bCs/>
            <w:sz w:val="22"/>
            <w:szCs w:val="22"/>
          </w:rPr>
          <w:t xml:space="preserve">If </w:t>
        </w:r>
      </w:ins>
      <w:del w:id="7774" w:author="t_竹沢 公佑" w:date="2019-09-18T11:34:00Z">
        <w:r w:rsidRPr="00CA1249" w:rsidDel="00AF15A9">
          <w:rPr>
            <w:bCs/>
            <w:sz w:val="22"/>
            <w:szCs w:val="22"/>
          </w:rPr>
          <w:delText xml:space="preserve">if </w:delText>
        </w:r>
      </w:del>
      <w:r w:rsidRPr="00CA1249">
        <w:rPr>
          <w:rFonts w:hint="eastAsia"/>
          <w:bCs/>
          <w:sz w:val="22"/>
          <w:szCs w:val="22"/>
        </w:rPr>
        <w:t xml:space="preserve">an </w:t>
      </w:r>
      <w:r w:rsidRPr="00CA1249">
        <w:rPr>
          <w:bCs/>
          <w:sz w:val="22"/>
          <w:szCs w:val="22"/>
        </w:rPr>
        <w:t>error</w:t>
      </w:r>
      <w:ins w:id="7775" w:author="t_竹沢 公佑" w:date="2019-10-05T14:56:00Z">
        <w:r w:rsidR="00D86E90">
          <w:rPr>
            <w:rFonts w:hint="eastAsia"/>
            <w:bCs/>
            <w:sz w:val="22"/>
            <w:szCs w:val="22"/>
          </w:rPr>
          <w:t xml:space="preserve"> </w:t>
        </w:r>
      </w:ins>
      <w:del w:id="7776" w:author="t_竹沢 公佑" w:date="2019-10-05T14:56:00Z">
        <w:r w:rsidRPr="00CA1249" w:rsidDel="00D86E90">
          <w:rPr>
            <w:bCs/>
            <w:sz w:val="22"/>
            <w:szCs w:val="22"/>
          </w:rPr>
          <w:delText xml:space="preserve">　</w:delText>
        </w:r>
      </w:del>
      <w:r w:rsidRPr="00CA1249">
        <w:rPr>
          <w:bCs/>
          <w:sz w:val="22"/>
          <w:szCs w:val="22"/>
        </w:rPr>
        <w:t>occur</w:t>
      </w:r>
      <w:r w:rsidRPr="00CA1249">
        <w:rPr>
          <w:rFonts w:hint="eastAsia"/>
          <w:bCs/>
          <w:sz w:val="22"/>
          <w:szCs w:val="22"/>
        </w:rPr>
        <w:t>s</w:t>
      </w:r>
      <w:r w:rsidRPr="00CA1249">
        <w:rPr>
          <w:bCs/>
          <w:sz w:val="22"/>
          <w:szCs w:val="22"/>
        </w:rPr>
        <w:t>, -1 is returned</w:t>
      </w:r>
      <w:r w:rsidRPr="00CA1249">
        <w:rPr>
          <w:rFonts w:hint="eastAsia"/>
          <w:bCs/>
          <w:sz w:val="22"/>
          <w:szCs w:val="22"/>
        </w:rPr>
        <w:t xml:space="preserve"> </w:t>
      </w:r>
      <w:r w:rsidRPr="00CA1249">
        <w:rPr>
          <w:bCs/>
          <w:sz w:val="22"/>
          <w:szCs w:val="22"/>
        </w:rPr>
        <w:t>in which case</w:t>
      </w:r>
      <w:del w:id="7777" w:author="t_竹沢 公佑" w:date="2019-10-05T14:56:00Z">
        <w:r w:rsidRPr="00CA1249" w:rsidDel="00D86E90">
          <w:rPr>
            <w:bCs/>
            <w:sz w:val="22"/>
            <w:szCs w:val="22"/>
          </w:rPr>
          <w:delText>,</w:delText>
        </w:r>
      </w:del>
      <w:r w:rsidRPr="00CA1249">
        <w:rPr>
          <w:bCs/>
          <w:sz w:val="22"/>
          <w:szCs w:val="22"/>
        </w:rPr>
        <w:t xml:space="preserve"> errno is set.</w:t>
      </w:r>
    </w:p>
    <w:p w:rsidR="00F8730C" w:rsidRPr="00CA1249" w:rsidRDefault="00F8730C" w:rsidP="00F8730C">
      <w:pPr>
        <w:spacing w:line="0" w:lineRule="atLeast"/>
        <w:ind w:right="1020" w:firstLineChars="200" w:firstLine="440"/>
        <w:rPr>
          <w:bCs/>
          <w:sz w:val="22"/>
          <w:szCs w:val="22"/>
        </w:rPr>
      </w:pPr>
    </w:p>
    <w:p w:rsidR="00F8730C" w:rsidRPr="00CA1249" w:rsidRDefault="00F8730C" w:rsidP="00F8730C">
      <w:pPr>
        <w:spacing w:line="0" w:lineRule="atLeast"/>
        <w:ind w:right="1020" w:firstLineChars="50" w:firstLine="110"/>
        <w:rPr>
          <w:b/>
          <w:sz w:val="22"/>
          <w:szCs w:val="22"/>
        </w:rPr>
      </w:pPr>
      <w:r w:rsidRPr="00CA1249">
        <w:rPr>
          <w:rFonts w:hint="eastAsia"/>
          <w:b/>
          <w:sz w:val="22"/>
          <w:szCs w:val="22"/>
        </w:rPr>
        <w:t>【Errors】</w:t>
      </w:r>
    </w:p>
    <w:p w:rsidR="00F8730C" w:rsidRDefault="00F8730C" w:rsidP="00F8730C">
      <w:pPr>
        <w:spacing w:line="0" w:lineRule="atLeast"/>
        <w:ind w:right="1020" w:firstLineChars="200" w:firstLine="440"/>
        <w:rPr>
          <w:ins w:id="7778" w:author="t_竹沢 公佑" w:date="2019-09-18T13:34:00Z"/>
          <w:bCs/>
          <w:sz w:val="22"/>
          <w:szCs w:val="22"/>
        </w:rPr>
      </w:pPr>
      <w:r w:rsidRPr="00CA1249">
        <w:rPr>
          <w:bCs/>
          <w:sz w:val="22"/>
          <w:szCs w:val="22"/>
        </w:rPr>
        <w:t>This command can fail with the following errors.</w:t>
      </w:r>
    </w:p>
    <w:p w:rsidR="00A033B7" w:rsidRPr="00A033B7" w:rsidRDefault="00A033B7" w:rsidP="00A033B7">
      <w:pPr>
        <w:spacing w:line="0" w:lineRule="atLeast"/>
        <w:ind w:right="1020" w:firstLineChars="200" w:firstLine="440"/>
        <w:rPr>
          <w:ins w:id="7779" w:author="t_竹沢 公佑" w:date="2019-09-18T13:34:00Z"/>
          <w:bCs/>
          <w:sz w:val="22"/>
          <w:szCs w:val="22"/>
        </w:rPr>
      </w:pPr>
      <w:ins w:id="7780" w:author="t_竹沢 公佑" w:date="2019-09-18T13:34:00Z">
        <w:r w:rsidRPr="00A033B7">
          <w:rPr>
            <w:bCs/>
            <w:sz w:val="22"/>
            <w:szCs w:val="22"/>
          </w:rPr>
          <w:t>EINVAL</w:t>
        </w:r>
      </w:ins>
    </w:p>
    <w:p w:rsidR="00A033B7" w:rsidRPr="00A033B7" w:rsidRDefault="00A033B7" w:rsidP="00A033B7">
      <w:pPr>
        <w:spacing w:line="0" w:lineRule="atLeast"/>
        <w:ind w:right="1020" w:firstLineChars="200" w:firstLine="440"/>
        <w:rPr>
          <w:ins w:id="7781" w:author="t_竹沢 公佑" w:date="2019-09-18T13:34:00Z"/>
          <w:bCs/>
          <w:sz w:val="22"/>
          <w:szCs w:val="22"/>
        </w:rPr>
      </w:pPr>
      <w:ins w:id="7782" w:author="t_竹沢 公佑" w:date="2019-09-18T13:34:00Z">
        <w:r w:rsidRPr="00A033B7">
          <w:rPr>
            <w:bCs/>
            <w:sz w:val="22"/>
            <w:szCs w:val="22"/>
          </w:rPr>
          <w:t xml:space="preserve">  When this </w:t>
        </w:r>
      </w:ins>
      <w:ins w:id="7783" w:author="t_竹沢 公佑" w:date="2019-10-05T14:56:00Z">
        <w:r w:rsidR="00D86E90">
          <w:rPr>
            <w:rFonts w:hint="eastAsia"/>
            <w:bCs/>
            <w:sz w:val="22"/>
            <w:szCs w:val="22"/>
          </w:rPr>
          <w:t xml:space="preserve">command </w:t>
        </w:r>
      </w:ins>
      <w:ins w:id="7784" w:author="t_竹沢 公佑" w:date="2019-09-18T13:34:00Z">
        <w:r w:rsidRPr="00A033B7">
          <w:rPr>
            <w:bCs/>
            <w:sz w:val="22"/>
            <w:szCs w:val="22"/>
          </w:rPr>
          <w:t xml:space="preserve">is called with invalid argument, </w:t>
        </w:r>
      </w:ins>
    </w:p>
    <w:p w:rsidR="00A033B7" w:rsidRPr="00A033B7" w:rsidRDefault="00A033B7" w:rsidP="00A033B7">
      <w:pPr>
        <w:spacing w:line="0" w:lineRule="atLeast"/>
        <w:ind w:right="1020" w:firstLineChars="200" w:firstLine="440"/>
        <w:rPr>
          <w:ins w:id="7785" w:author="t_竹沢 公佑" w:date="2019-09-18T13:34:00Z"/>
          <w:bCs/>
          <w:sz w:val="22"/>
          <w:szCs w:val="22"/>
        </w:rPr>
      </w:pPr>
      <w:ins w:id="7786" w:author="t_竹沢 公佑" w:date="2019-09-18T13:34:00Z">
        <w:r w:rsidRPr="00A033B7">
          <w:rPr>
            <w:bCs/>
            <w:sz w:val="22"/>
            <w:szCs w:val="22"/>
          </w:rPr>
          <w:t xml:space="preserve">  it fails and sets EINVAL to errno.</w:t>
        </w:r>
      </w:ins>
    </w:p>
    <w:p w:rsidR="00A033B7" w:rsidRPr="00A033B7" w:rsidRDefault="00A033B7" w:rsidP="00A033B7">
      <w:pPr>
        <w:spacing w:line="0" w:lineRule="atLeast"/>
        <w:ind w:right="1020" w:firstLineChars="200" w:firstLine="440"/>
        <w:rPr>
          <w:ins w:id="7787" w:author="t_竹沢 公佑" w:date="2019-09-18T13:34:00Z"/>
          <w:bCs/>
          <w:sz w:val="22"/>
          <w:szCs w:val="22"/>
        </w:rPr>
      </w:pPr>
      <w:ins w:id="7788" w:author="t_竹沢 公佑" w:date="2019-09-18T13:34:00Z">
        <w:r w:rsidRPr="00A033B7">
          <w:rPr>
            <w:bCs/>
            <w:sz w:val="22"/>
            <w:szCs w:val="22"/>
          </w:rPr>
          <w:t>EIO</w:t>
        </w:r>
      </w:ins>
    </w:p>
    <w:p w:rsidR="00A033B7" w:rsidRPr="00A033B7" w:rsidRDefault="00A033B7" w:rsidP="00A033B7">
      <w:pPr>
        <w:spacing w:line="0" w:lineRule="atLeast"/>
        <w:ind w:right="1020" w:firstLineChars="200" w:firstLine="440"/>
        <w:rPr>
          <w:ins w:id="7789" w:author="t_竹沢 公佑" w:date="2019-09-18T13:34:00Z"/>
          <w:bCs/>
          <w:sz w:val="22"/>
          <w:szCs w:val="22"/>
        </w:rPr>
      </w:pPr>
      <w:ins w:id="7790" w:author="t_竹沢 公佑" w:date="2019-09-18T13:34:00Z">
        <w:r w:rsidRPr="00A033B7">
          <w:rPr>
            <w:bCs/>
            <w:sz w:val="22"/>
            <w:szCs w:val="22"/>
          </w:rPr>
          <w:t xml:space="preserve">  When </w:t>
        </w:r>
      </w:ins>
      <w:ins w:id="7791" w:author="t_竹沢 公佑" w:date="2019-10-05T14:56:00Z">
        <w:r w:rsidR="00D86E90">
          <w:rPr>
            <w:rFonts w:hint="eastAsia"/>
            <w:bCs/>
            <w:sz w:val="22"/>
            <w:szCs w:val="22"/>
          </w:rPr>
          <w:t xml:space="preserve">this command </w:t>
        </w:r>
      </w:ins>
      <w:ins w:id="7792" w:author="t_竹沢 公佑" w:date="2019-09-18T13:34:00Z">
        <w:r w:rsidRPr="00A033B7">
          <w:rPr>
            <w:bCs/>
            <w:sz w:val="22"/>
            <w:szCs w:val="22"/>
          </w:rPr>
          <w:t>fail</w:t>
        </w:r>
      </w:ins>
      <w:ins w:id="7793" w:author="t_竹沢 公佑" w:date="2019-10-05T14:56:00Z">
        <w:r w:rsidR="00D86E90">
          <w:rPr>
            <w:rFonts w:hint="eastAsia"/>
            <w:bCs/>
            <w:sz w:val="22"/>
            <w:szCs w:val="22"/>
          </w:rPr>
          <w:t>s</w:t>
        </w:r>
      </w:ins>
      <w:ins w:id="7794" w:author="t_竹沢 公佑" w:date="2019-09-18T13:34:00Z">
        <w:r w:rsidRPr="00A033B7">
          <w:rPr>
            <w:bCs/>
            <w:sz w:val="22"/>
            <w:szCs w:val="22"/>
          </w:rPr>
          <w:t xml:space="preserve"> to read or write internal register.</w:t>
        </w:r>
      </w:ins>
    </w:p>
    <w:p w:rsidR="00A033B7" w:rsidRPr="00A033B7" w:rsidRDefault="00A033B7" w:rsidP="00A033B7">
      <w:pPr>
        <w:spacing w:line="0" w:lineRule="atLeast"/>
        <w:ind w:right="1020" w:firstLineChars="200" w:firstLine="440"/>
        <w:rPr>
          <w:ins w:id="7795" w:author="t_竹沢 公佑" w:date="2019-09-18T13:34:00Z"/>
          <w:bCs/>
          <w:sz w:val="22"/>
          <w:szCs w:val="22"/>
        </w:rPr>
      </w:pPr>
      <w:ins w:id="7796" w:author="t_竹沢 公佑" w:date="2019-09-18T13:34:00Z">
        <w:r w:rsidRPr="00A033B7">
          <w:rPr>
            <w:bCs/>
            <w:sz w:val="22"/>
            <w:szCs w:val="22"/>
          </w:rPr>
          <w:t xml:space="preserve">  This errno means device driver can't control the device.</w:t>
        </w:r>
      </w:ins>
    </w:p>
    <w:p w:rsidR="00A033B7" w:rsidRPr="00A033B7" w:rsidRDefault="00A033B7" w:rsidP="00A033B7">
      <w:pPr>
        <w:spacing w:line="0" w:lineRule="atLeast"/>
        <w:ind w:right="1020" w:firstLineChars="200" w:firstLine="440"/>
        <w:rPr>
          <w:ins w:id="7797" w:author="t_竹沢 公佑" w:date="2019-09-18T13:34:00Z"/>
          <w:bCs/>
          <w:sz w:val="22"/>
          <w:szCs w:val="22"/>
        </w:rPr>
      </w:pPr>
      <w:ins w:id="7798" w:author="t_竹沢 公佑" w:date="2019-09-18T13:34:00Z">
        <w:r w:rsidRPr="00A033B7">
          <w:rPr>
            <w:bCs/>
            <w:sz w:val="22"/>
            <w:szCs w:val="22"/>
          </w:rPr>
          <w:t xml:space="preserve">  If this error occurrs often, it may be hardware error is happend.</w:t>
        </w:r>
      </w:ins>
    </w:p>
    <w:p w:rsidR="00A033B7" w:rsidRPr="00A033B7" w:rsidRDefault="00A033B7" w:rsidP="00A033B7">
      <w:pPr>
        <w:spacing w:line="0" w:lineRule="atLeast"/>
        <w:ind w:right="1020" w:firstLineChars="200" w:firstLine="440"/>
        <w:rPr>
          <w:ins w:id="7799" w:author="t_竹沢 公佑" w:date="2019-09-18T13:34:00Z"/>
          <w:bCs/>
          <w:sz w:val="22"/>
          <w:szCs w:val="22"/>
        </w:rPr>
      </w:pPr>
      <w:ins w:id="7800" w:author="t_竹沢 公佑" w:date="2019-09-18T13:34:00Z">
        <w:r w:rsidRPr="00A033B7">
          <w:rPr>
            <w:bCs/>
            <w:sz w:val="22"/>
            <w:szCs w:val="22"/>
          </w:rPr>
          <w:t xml:space="preserve">  Please execute cold-reboot and try again.</w:t>
        </w:r>
      </w:ins>
    </w:p>
    <w:p w:rsidR="00A033B7" w:rsidRPr="00A033B7" w:rsidRDefault="00A033B7" w:rsidP="00A033B7">
      <w:pPr>
        <w:spacing w:line="0" w:lineRule="atLeast"/>
        <w:ind w:right="1020" w:firstLineChars="200" w:firstLine="440"/>
        <w:rPr>
          <w:ins w:id="7801" w:author="t_竹沢 公佑" w:date="2019-09-18T13:34:00Z"/>
          <w:bCs/>
          <w:sz w:val="22"/>
          <w:szCs w:val="22"/>
        </w:rPr>
      </w:pPr>
      <w:ins w:id="7802" w:author="t_竹沢 公佑" w:date="2019-09-18T13:34:00Z">
        <w:r w:rsidRPr="00A033B7">
          <w:rPr>
            <w:bCs/>
            <w:sz w:val="22"/>
            <w:szCs w:val="22"/>
          </w:rPr>
          <w:t>ETIME(driver version 2.0.3 or later)</w:t>
        </w:r>
      </w:ins>
    </w:p>
    <w:p w:rsidR="00A033B7" w:rsidRPr="00A033B7" w:rsidRDefault="00D86E90" w:rsidP="00A033B7">
      <w:pPr>
        <w:spacing w:line="0" w:lineRule="atLeast"/>
        <w:ind w:right="1020" w:firstLineChars="200" w:firstLine="440"/>
        <w:rPr>
          <w:ins w:id="7803" w:author="t_竹沢 公佑" w:date="2019-09-18T13:34:00Z"/>
          <w:bCs/>
          <w:sz w:val="22"/>
          <w:szCs w:val="22"/>
        </w:rPr>
      </w:pPr>
      <w:ins w:id="7804" w:author="t_竹沢 公佑" w:date="2019-09-18T13:34:00Z">
        <w:r>
          <w:rPr>
            <w:bCs/>
            <w:sz w:val="22"/>
            <w:szCs w:val="22"/>
          </w:rPr>
          <w:t xml:space="preserve">  When </w:t>
        </w:r>
      </w:ins>
      <w:ins w:id="7805" w:author="t_竹沢 公佑" w:date="2019-10-05T14:56:00Z">
        <w:r>
          <w:rPr>
            <w:rFonts w:hint="eastAsia"/>
            <w:bCs/>
            <w:sz w:val="22"/>
            <w:szCs w:val="22"/>
          </w:rPr>
          <w:t>this command</w:t>
        </w:r>
      </w:ins>
      <w:ins w:id="7806" w:author="t_竹沢 公佑" w:date="2019-09-18T13:34:00Z">
        <w:r w:rsidR="00A033B7" w:rsidRPr="00A033B7">
          <w:rPr>
            <w:bCs/>
            <w:sz w:val="22"/>
            <w:szCs w:val="22"/>
          </w:rPr>
          <w:t xml:space="preserve"> fail</w:t>
        </w:r>
      </w:ins>
      <w:ins w:id="7807" w:author="t_竹沢 公佑" w:date="2019-10-05T14:56:00Z">
        <w:r>
          <w:rPr>
            <w:rFonts w:hint="eastAsia"/>
            <w:bCs/>
            <w:sz w:val="22"/>
            <w:szCs w:val="22"/>
          </w:rPr>
          <w:t>s</w:t>
        </w:r>
      </w:ins>
      <w:ins w:id="7808" w:author="t_竹沢 公佑" w:date="2019-09-18T13:34:00Z">
        <w:r w:rsidR="00A033B7" w:rsidRPr="00A033B7">
          <w:rPr>
            <w:bCs/>
            <w:sz w:val="22"/>
            <w:szCs w:val="22"/>
          </w:rPr>
          <w:t xml:space="preserve"> to change equalizer status.</w:t>
        </w:r>
      </w:ins>
    </w:p>
    <w:p w:rsidR="00A033B7" w:rsidRPr="00A033B7" w:rsidRDefault="00A033B7" w:rsidP="00A033B7">
      <w:pPr>
        <w:spacing w:line="0" w:lineRule="atLeast"/>
        <w:ind w:right="1020" w:firstLineChars="200" w:firstLine="440"/>
        <w:rPr>
          <w:ins w:id="7809" w:author="t_竹沢 公佑" w:date="2019-09-18T13:34:00Z"/>
          <w:bCs/>
          <w:sz w:val="22"/>
          <w:szCs w:val="22"/>
        </w:rPr>
      </w:pPr>
      <w:ins w:id="7810" w:author="t_竹沢 公佑" w:date="2019-09-18T13:34:00Z">
        <w:r w:rsidRPr="00A033B7">
          <w:rPr>
            <w:bCs/>
            <w:sz w:val="22"/>
            <w:szCs w:val="22"/>
          </w:rPr>
          <w:t xml:space="preserve">  Please confirm the description of Synchronization field.</w:t>
        </w:r>
      </w:ins>
    </w:p>
    <w:p w:rsidR="00A033B7" w:rsidDel="00A033B7" w:rsidRDefault="00A033B7">
      <w:pPr>
        <w:spacing w:line="0" w:lineRule="atLeast"/>
        <w:ind w:right="1020"/>
        <w:rPr>
          <w:del w:id="7811" w:author="t_竹沢 公佑" w:date="2019-09-18T13:34:00Z"/>
          <w:bCs/>
          <w:sz w:val="22"/>
          <w:szCs w:val="22"/>
        </w:rPr>
        <w:pPrChange w:id="7812" w:author="t_竹沢 公佑" w:date="2019-09-18T13:34:00Z">
          <w:pPr>
            <w:spacing w:line="0" w:lineRule="atLeast"/>
            <w:ind w:right="1020" w:firstLineChars="200" w:firstLine="440"/>
          </w:pPr>
        </w:pPrChange>
      </w:pPr>
    </w:p>
    <w:p w:rsidR="00A033B7" w:rsidRDefault="00A033B7" w:rsidP="00596636">
      <w:pPr>
        <w:spacing w:line="0" w:lineRule="atLeast"/>
        <w:ind w:right="1020" w:firstLineChars="50" w:firstLine="110"/>
        <w:rPr>
          <w:ins w:id="7813" w:author="t_竹沢 公佑" w:date="2019-09-18T13:34:00Z"/>
          <w:bCs/>
          <w:sz w:val="22"/>
          <w:szCs w:val="22"/>
        </w:rPr>
      </w:pPr>
    </w:p>
    <w:p w:rsidR="00A033B7" w:rsidRPr="00CA1249" w:rsidRDefault="00A033B7">
      <w:pPr>
        <w:spacing w:line="0" w:lineRule="atLeast"/>
        <w:ind w:right="1020"/>
        <w:rPr>
          <w:ins w:id="7814" w:author="t_竹沢 公佑" w:date="2019-09-18T13:34:00Z"/>
          <w:bCs/>
          <w:sz w:val="22"/>
          <w:szCs w:val="22"/>
        </w:rPr>
        <w:pPrChange w:id="7815" w:author="t_竹沢 公佑" w:date="2019-09-18T13:34:00Z">
          <w:pPr>
            <w:spacing w:line="0" w:lineRule="atLeast"/>
            <w:ind w:right="1020" w:firstLineChars="200" w:firstLine="440"/>
          </w:pPr>
        </w:pPrChange>
      </w:pPr>
      <w:ins w:id="7816" w:author="t_竹沢 公佑" w:date="2019-09-18T13:34:00Z">
        <w:r>
          <w:rPr>
            <w:bCs/>
            <w:sz w:val="22"/>
            <w:szCs w:val="22"/>
          </w:rPr>
          <w:br w:type="page"/>
        </w:r>
      </w:ins>
    </w:p>
    <w:p w:rsidR="001F3996" w:rsidRPr="00CA1249" w:rsidDel="00A033B7" w:rsidRDefault="001F3996" w:rsidP="001F3996">
      <w:pPr>
        <w:spacing w:line="0" w:lineRule="atLeast"/>
        <w:ind w:right="1020" w:firstLineChars="200" w:firstLine="440"/>
        <w:rPr>
          <w:del w:id="7817" w:author="t_竹沢 公佑" w:date="2019-09-18T13:34:00Z"/>
          <w:bCs/>
          <w:sz w:val="22"/>
          <w:szCs w:val="22"/>
        </w:rPr>
      </w:pPr>
      <w:del w:id="7818" w:author="t_竹沢 公佑" w:date="2019-09-18T13:34:00Z">
        <w:r w:rsidDel="00A033B7">
          <w:rPr>
            <w:bCs/>
            <w:sz w:val="22"/>
            <w:szCs w:val="22"/>
          </w:rPr>
          <w:delText>E</w:delText>
        </w:r>
        <w:r w:rsidDel="00A033B7">
          <w:rPr>
            <w:rFonts w:hint="eastAsia"/>
            <w:bCs/>
            <w:sz w:val="22"/>
            <w:szCs w:val="22"/>
          </w:rPr>
          <w:delText>INVAL</w:delText>
        </w:r>
      </w:del>
    </w:p>
    <w:p w:rsidR="001F3996" w:rsidRPr="001F3996" w:rsidDel="00A033B7" w:rsidRDefault="001F3996" w:rsidP="001F3996">
      <w:pPr>
        <w:spacing w:line="0" w:lineRule="atLeast"/>
        <w:ind w:right="1020" w:firstLineChars="300" w:firstLine="660"/>
        <w:rPr>
          <w:del w:id="7819" w:author="t_竹沢 公佑" w:date="2019-09-18T13:34:00Z"/>
          <w:bCs/>
          <w:sz w:val="22"/>
          <w:szCs w:val="22"/>
        </w:rPr>
      </w:pPr>
      <w:del w:id="7820" w:author="t_竹沢 公佑" w:date="2019-09-18T13:34:00Z">
        <w:r w:rsidDel="00A033B7">
          <w:rPr>
            <w:rFonts w:hint="eastAsia"/>
            <w:bCs/>
            <w:sz w:val="22"/>
            <w:szCs w:val="22"/>
          </w:rPr>
          <w:delText>When this function is called with invalid argument, it fails and sets EINVAL to errno</w:delText>
        </w:r>
        <w:r w:rsidRPr="00CA1249" w:rsidDel="00A033B7">
          <w:rPr>
            <w:rFonts w:hint="eastAsia"/>
            <w:bCs/>
            <w:sz w:val="22"/>
            <w:szCs w:val="22"/>
          </w:rPr>
          <w:delText>.</w:delText>
        </w:r>
      </w:del>
    </w:p>
    <w:p w:rsidR="001F3996" w:rsidDel="00A033B7" w:rsidRDefault="001F3996" w:rsidP="001F3996">
      <w:pPr>
        <w:spacing w:line="0" w:lineRule="atLeast"/>
        <w:ind w:right="1020" w:firstLineChars="200" w:firstLine="440"/>
        <w:rPr>
          <w:del w:id="7821" w:author="t_竹沢 公佑" w:date="2019-09-18T13:34:00Z"/>
          <w:bCs/>
          <w:sz w:val="22"/>
          <w:szCs w:val="22"/>
        </w:rPr>
      </w:pPr>
      <w:del w:id="7822" w:author="t_竹沢 公佑" w:date="2019-09-18T13:34:00Z">
        <w:r w:rsidDel="00A033B7">
          <w:rPr>
            <w:rFonts w:hint="eastAsia"/>
            <w:bCs/>
            <w:sz w:val="22"/>
            <w:szCs w:val="22"/>
          </w:rPr>
          <w:delText>EIO</w:delText>
        </w:r>
      </w:del>
    </w:p>
    <w:p w:rsidR="00A033B7" w:rsidRPr="00CA1249" w:rsidDel="00A033B7" w:rsidRDefault="001F3996" w:rsidP="001F3996">
      <w:pPr>
        <w:spacing w:line="0" w:lineRule="atLeast"/>
        <w:ind w:right="1020"/>
        <w:rPr>
          <w:del w:id="7823" w:author="t_竹沢 公佑" w:date="2019-09-18T13:34:00Z"/>
          <w:bCs/>
          <w:sz w:val="22"/>
          <w:szCs w:val="22"/>
        </w:rPr>
      </w:pPr>
      <w:del w:id="7824" w:author="t_竹沢 公佑" w:date="2019-09-18T13:34:00Z">
        <w:r w:rsidDel="00A033B7">
          <w:rPr>
            <w:rFonts w:hint="eastAsia"/>
            <w:bCs/>
            <w:sz w:val="22"/>
            <w:szCs w:val="22"/>
          </w:rPr>
          <w:delText xml:space="preserve">      When this function fails to set the register for </w:delText>
        </w:r>
        <w:r w:rsidDel="00A033B7">
          <w:rPr>
            <w:bCs/>
            <w:sz w:val="22"/>
            <w:szCs w:val="22"/>
          </w:rPr>
          <w:delText>controlling</w:delText>
        </w:r>
        <w:r w:rsidDel="00A033B7">
          <w:rPr>
            <w:rFonts w:hint="eastAsia"/>
            <w:bCs/>
            <w:sz w:val="22"/>
            <w:szCs w:val="22"/>
          </w:rPr>
          <w:delText xml:space="preserve"> the equalizer, it sets EIO to errno.</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RDefault="00B632AB" w:rsidP="00596636">
      <w:pPr>
        <w:spacing w:line="0" w:lineRule="atLeast"/>
        <w:ind w:right="1020" w:firstLineChars="200" w:firstLine="440"/>
        <w:rPr>
          <w:ins w:id="7825" w:author="s_佐野 光" w:date="2019-08-21T09:58:00Z"/>
          <w:bCs/>
          <w:sz w:val="22"/>
          <w:szCs w:val="22"/>
        </w:rPr>
      </w:pPr>
      <w:ins w:id="7826" w:author="s_佐野 光" w:date="2019-08-16T16:48:00Z">
        <w:r>
          <w:rPr>
            <w:rFonts w:hint="eastAsia"/>
            <w:bCs/>
            <w:sz w:val="22"/>
            <w:szCs w:val="22"/>
          </w:rPr>
          <w:t>S</w:t>
        </w:r>
      </w:ins>
      <w:del w:id="7827" w:author="s_佐野 光" w:date="2019-08-16T16:48:00Z">
        <w:r w:rsidR="00AC7296" w:rsidDel="00B632AB">
          <w:rPr>
            <w:rFonts w:hint="eastAsia"/>
            <w:bCs/>
            <w:sz w:val="22"/>
            <w:szCs w:val="22"/>
          </w:rPr>
          <w:delText>A</w:delText>
        </w:r>
        <w:r w:rsidR="00596636" w:rsidRPr="00596636" w:rsidDel="00B632AB">
          <w:rPr>
            <w:bCs/>
            <w:sz w:val="22"/>
            <w:szCs w:val="22"/>
          </w:rPr>
          <w:delText>s</w:delText>
        </w:r>
      </w:del>
      <w:r w:rsidR="00596636" w:rsidRPr="00596636">
        <w:rPr>
          <w:bCs/>
          <w:sz w:val="22"/>
          <w:szCs w:val="22"/>
        </w:rPr>
        <w:t>ynchronous</w:t>
      </w:r>
      <w:ins w:id="7828" w:author="s_佐野 光" w:date="2019-08-21T09:50:00Z">
        <w:r w:rsidR="002027E5">
          <w:rPr>
            <w:rFonts w:hint="eastAsia"/>
            <w:bCs/>
            <w:sz w:val="22"/>
            <w:szCs w:val="22"/>
          </w:rPr>
          <w:t xml:space="preserve"> </w:t>
        </w:r>
        <w:del w:id="7829" w:author="t_竹沢 公佑" w:date="2019-08-29T09:38:00Z">
          <w:r w:rsidR="002027E5" w:rsidDel="005F67D8">
            <w:rPr>
              <w:rFonts w:hint="eastAsia"/>
              <w:bCs/>
              <w:sz w:val="22"/>
              <w:szCs w:val="22"/>
            </w:rPr>
            <w:delText>(</w:delText>
          </w:r>
          <w:r w:rsidR="009C1DB9" w:rsidDel="005F67D8">
            <w:rPr>
              <w:rFonts w:hint="eastAsia"/>
              <w:bCs/>
              <w:sz w:val="22"/>
              <w:szCs w:val="22"/>
            </w:rPr>
            <w:delText>version 2.0.</w:delText>
          </w:r>
        </w:del>
      </w:ins>
      <w:ins w:id="7830" w:author="s_佐野 光" w:date="2019-08-21T16:19:00Z">
        <w:del w:id="7831" w:author="t_竹沢 公佑" w:date="2019-08-29T09:38:00Z">
          <w:r w:rsidR="009C1DB9" w:rsidDel="005F67D8">
            <w:rPr>
              <w:rFonts w:hint="eastAsia"/>
              <w:bCs/>
              <w:sz w:val="22"/>
              <w:szCs w:val="22"/>
            </w:rPr>
            <w:delText>3</w:delText>
          </w:r>
        </w:del>
      </w:ins>
      <w:ins w:id="7832" w:author="s_佐野 光" w:date="2019-08-21T09:50:00Z">
        <w:del w:id="7833" w:author="t_竹沢 公佑" w:date="2019-08-29T09:38:00Z">
          <w:r w:rsidR="002027E5" w:rsidDel="005F67D8">
            <w:rPr>
              <w:rFonts w:hint="eastAsia"/>
              <w:bCs/>
              <w:sz w:val="22"/>
              <w:szCs w:val="22"/>
            </w:rPr>
            <w:delText xml:space="preserve"> or later)</w:delText>
          </w:r>
        </w:del>
      </w:ins>
    </w:p>
    <w:p w:rsidR="002910DD" w:rsidRDefault="00D86E90">
      <w:pPr>
        <w:spacing w:line="0" w:lineRule="atLeast"/>
        <w:ind w:right="1020" w:firstLineChars="381" w:firstLine="838"/>
        <w:rPr>
          <w:ins w:id="7834" w:author="t_竹沢 公佑" w:date="2019-09-18T14:23:00Z"/>
          <w:bCs/>
          <w:sz w:val="22"/>
          <w:szCs w:val="22"/>
        </w:rPr>
        <w:pPrChange w:id="7835" w:author="t_竹沢 公佑" w:date="2019-09-18T14:23:00Z">
          <w:pPr>
            <w:spacing w:line="0" w:lineRule="atLeast"/>
            <w:ind w:right="1020" w:firstLineChars="200" w:firstLine="440"/>
          </w:pPr>
        </w:pPrChange>
      </w:pPr>
      <w:ins w:id="7836" w:author="t_竹沢 公佑" w:date="2019-10-05T14:58:00Z">
        <w:r>
          <w:rPr>
            <w:rFonts w:hint="eastAsia"/>
            <w:bCs/>
            <w:sz w:val="22"/>
            <w:szCs w:val="22"/>
          </w:rPr>
          <w:t xml:space="preserve">It </w:t>
        </w:r>
      </w:ins>
      <w:ins w:id="7837" w:author="s_佐野 光" w:date="2019-08-21T10:20:00Z">
        <w:del w:id="7838" w:author="t_竹沢 公佑" w:date="2019-10-05T14:58:00Z">
          <w:r w:rsidR="00F34E92" w:rsidDel="00D86E90">
            <w:rPr>
              <w:rFonts w:hint="eastAsia"/>
              <w:bCs/>
              <w:sz w:val="22"/>
              <w:szCs w:val="22"/>
            </w:rPr>
            <w:delText xml:space="preserve">In </w:delText>
          </w:r>
          <w:r w:rsidR="009C1DB9" w:rsidDel="00D86E90">
            <w:rPr>
              <w:rFonts w:hint="eastAsia"/>
              <w:bCs/>
              <w:sz w:val="22"/>
              <w:szCs w:val="22"/>
            </w:rPr>
            <w:delText>the case of driver version 2.0.</w:delText>
          </w:r>
        </w:del>
      </w:ins>
      <w:ins w:id="7839" w:author="s_佐野 光" w:date="2019-08-21T16:19:00Z">
        <w:del w:id="7840" w:author="t_竹沢 公佑" w:date="2019-10-05T14:58:00Z">
          <w:r w:rsidR="009C1DB9" w:rsidDel="00D86E90">
            <w:rPr>
              <w:rFonts w:hint="eastAsia"/>
              <w:bCs/>
              <w:sz w:val="22"/>
              <w:szCs w:val="22"/>
            </w:rPr>
            <w:delText>2</w:delText>
          </w:r>
        </w:del>
      </w:ins>
      <w:ins w:id="7841" w:author="s_佐野 光" w:date="2019-08-21T10:20:00Z">
        <w:del w:id="7842" w:author="t_竹沢 公佑" w:date="2019-10-05T14:58:00Z">
          <w:r w:rsidR="00F34E92" w:rsidDel="00D86E90">
            <w:rPr>
              <w:rFonts w:hint="eastAsia"/>
              <w:bCs/>
              <w:sz w:val="22"/>
              <w:szCs w:val="22"/>
            </w:rPr>
            <w:delText xml:space="preserve"> or older</w:delText>
          </w:r>
        </w:del>
      </w:ins>
      <w:ins w:id="7843" w:author="s_佐野 光" w:date="2019-08-21T09:58:00Z">
        <w:del w:id="7844" w:author="t_竹沢 公佑" w:date="2019-10-05T14:58:00Z">
          <w:r w:rsidR="002910DD" w:rsidDel="00D86E90">
            <w:rPr>
              <w:rFonts w:hint="eastAsia"/>
              <w:bCs/>
              <w:sz w:val="22"/>
              <w:szCs w:val="22"/>
            </w:rPr>
            <w:delText xml:space="preserve">, </w:delText>
          </w:r>
        </w:del>
        <w:r w:rsidR="002910DD">
          <w:rPr>
            <w:rFonts w:hint="eastAsia"/>
            <w:bCs/>
            <w:sz w:val="22"/>
            <w:szCs w:val="22"/>
          </w:rPr>
          <w:t>works as asynchronous</w:t>
        </w:r>
      </w:ins>
      <w:ins w:id="7845" w:author="t_竹沢 公佑" w:date="2019-10-05T14:58:00Z">
        <w:r>
          <w:rPr>
            <w:rFonts w:hint="eastAsia"/>
            <w:bCs/>
            <w:sz w:val="22"/>
            <w:szCs w:val="22"/>
          </w:rPr>
          <w:t xml:space="preserve"> with the driver version 2.0.2 or older</w:t>
        </w:r>
      </w:ins>
      <w:ins w:id="7846" w:author="s_佐野 光" w:date="2019-08-21T09:58:00Z">
        <w:r w:rsidR="002910DD">
          <w:rPr>
            <w:rFonts w:hint="eastAsia"/>
            <w:bCs/>
            <w:sz w:val="22"/>
            <w:szCs w:val="22"/>
          </w:rPr>
          <w:t>.</w:t>
        </w:r>
      </w:ins>
    </w:p>
    <w:p w:rsidR="00F978C6" w:rsidRDefault="00F978C6">
      <w:pPr>
        <w:spacing w:line="0" w:lineRule="atLeast"/>
        <w:ind w:right="1020"/>
        <w:rPr>
          <w:ins w:id="7847" w:author="t_竹沢 公佑" w:date="2019-09-18T14:24:00Z"/>
          <w:bCs/>
          <w:sz w:val="22"/>
          <w:szCs w:val="22"/>
        </w:rPr>
        <w:pPrChange w:id="7848" w:author="t_竹沢 公佑" w:date="2019-09-18T14:23:00Z">
          <w:pPr>
            <w:spacing w:line="0" w:lineRule="atLeast"/>
            <w:ind w:right="1020" w:firstLineChars="200" w:firstLine="440"/>
          </w:pPr>
        </w:pPrChange>
      </w:pPr>
      <w:ins w:id="7849" w:author="t_竹沢 公佑" w:date="2019-09-18T14:23:00Z">
        <w:r>
          <w:rPr>
            <w:rFonts w:hint="eastAsia"/>
            <w:bCs/>
            <w:sz w:val="22"/>
            <w:szCs w:val="22"/>
          </w:rPr>
          <w:t xml:space="preserve">    Timeout</w:t>
        </w:r>
      </w:ins>
    </w:p>
    <w:p w:rsidR="00F978C6" w:rsidRPr="002910DD" w:rsidRDefault="00F978C6">
      <w:pPr>
        <w:spacing w:line="0" w:lineRule="atLeast"/>
        <w:ind w:right="1020" w:firstLine="840"/>
        <w:rPr>
          <w:bCs/>
          <w:sz w:val="22"/>
          <w:szCs w:val="22"/>
        </w:rPr>
        <w:pPrChange w:id="7850" w:author="t_竹沢 公佑" w:date="2019-09-18T14:24:00Z">
          <w:pPr>
            <w:spacing w:line="0" w:lineRule="atLeast"/>
            <w:ind w:right="1020" w:firstLineChars="200" w:firstLine="440"/>
          </w:pPr>
        </w:pPrChange>
      </w:pPr>
      <w:ins w:id="7851" w:author="t_竹沢 公佑" w:date="2019-09-18T14:24:00Z">
        <w:r>
          <w:rPr>
            <w:rFonts w:hint="eastAsia"/>
            <w:bCs/>
            <w:sz w:val="22"/>
            <w:szCs w:val="22"/>
          </w:rPr>
          <w:t>Timeout value is 10ms.</w:t>
        </w:r>
      </w:ins>
    </w:p>
    <w:p w:rsidR="00F978C6" w:rsidRPr="00D86E90" w:rsidRDefault="00F978C6" w:rsidP="00F978C6">
      <w:pPr>
        <w:spacing w:line="0" w:lineRule="atLeast"/>
        <w:ind w:leftChars="350" w:left="840" w:right="1020"/>
        <w:rPr>
          <w:ins w:id="7852" w:author="t_竹沢 公佑" w:date="2019-09-18T14:23:00Z"/>
          <w:sz w:val="22"/>
          <w:szCs w:val="22"/>
          <w:rPrChange w:id="7853" w:author="t_竹沢 公佑" w:date="2019-10-05T14:58:00Z">
            <w:rPr>
              <w:ins w:id="7854" w:author="t_竹沢 公佑" w:date="2019-09-18T14:23:00Z"/>
            </w:rPr>
          </w:rPrChange>
        </w:rPr>
      </w:pPr>
      <w:ins w:id="7855" w:author="t_竹沢 公佑" w:date="2019-09-18T14:23:00Z">
        <w:r>
          <w:rPr>
            <w:rFonts w:hint="eastAsia"/>
            <w:bCs/>
            <w:sz w:val="22"/>
            <w:szCs w:val="22"/>
          </w:rPr>
          <w:t>This function checks the status of register after writing data. If it fails to change register status, it returns -1 and sets ETIME to errno. In such a case, there may be a hardware error.</w:t>
        </w:r>
        <w:r>
          <w:rPr>
            <w:rFonts w:hint="eastAsia"/>
          </w:rPr>
          <w:t xml:space="preserve"> </w:t>
        </w:r>
        <w:r w:rsidRPr="00D86E90">
          <w:rPr>
            <w:sz w:val="22"/>
            <w:szCs w:val="22"/>
            <w:rPrChange w:id="7856" w:author="t_竹沢 公佑" w:date="2019-10-05T14:58:00Z">
              <w:rPr/>
            </w:rPrChange>
          </w:rPr>
          <w:t>Please call RESET</w:t>
        </w:r>
      </w:ins>
      <w:ins w:id="7857" w:author="t_竹沢 公佑" w:date="2020-06-01T13:06:00Z">
        <w:r w:rsidR="002309EE">
          <w:rPr>
            <w:rFonts w:hint="eastAsia"/>
            <w:sz w:val="22"/>
            <w:szCs w:val="22"/>
          </w:rPr>
          <w:t>_DFR</w:t>
        </w:r>
      </w:ins>
      <w:ins w:id="7858" w:author="t_竹沢 公佑" w:date="2019-09-18T14:23:00Z">
        <w:r w:rsidRPr="00D86E90">
          <w:rPr>
            <w:sz w:val="22"/>
            <w:szCs w:val="22"/>
            <w:rPrChange w:id="7859" w:author="t_竹沢 公佑" w:date="2019-10-05T14:58:00Z">
              <w:rPr/>
            </w:rPrChange>
          </w:rPr>
          <w:t xml:space="preserve"> command with mas</w:t>
        </w:r>
        <w:r w:rsidR="00A26875" w:rsidRPr="00D86E90">
          <w:rPr>
            <w:sz w:val="22"/>
            <w:szCs w:val="22"/>
            <w:rPrChange w:id="7860" w:author="t_竹沢 公佑" w:date="2019-10-05T14:58:00Z">
              <w:rPr/>
            </w:rPrChange>
          </w:rPr>
          <w:t>ter_reset bit or reload DRXP dr</w:t>
        </w:r>
        <w:r w:rsidRPr="00D86E90">
          <w:rPr>
            <w:sz w:val="22"/>
            <w:szCs w:val="22"/>
            <w:rPrChange w:id="7861" w:author="t_竹沢 公佑" w:date="2019-10-05T14:58:00Z">
              <w:rPr/>
            </w:rPrChange>
          </w:rPr>
          <w:t>i</w:t>
        </w:r>
      </w:ins>
      <w:ins w:id="7862" w:author="t_竹沢 公佑" w:date="2019-09-18T14:40:00Z">
        <w:r w:rsidR="00A26875" w:rsidRPr="00D86E90">
          <w:rPr>
            <w:sz w:val="22"/>
            <w:szCs w:val="22"/>
            <w:rPrChange w:id="7863" w:author="t_竹沢 公佑" w:date="2019-10-05T14:58:00Z">
              <w:rPr/>
            </w:rPrChange>
          </w:rPr>
          <w:t>v</w:t>
        </w:r>
      </w:ins>
      <w:ins w:id="7864" w:author="t_竹沢 公佑" w:date="2019-09-18T14:23:00Z">
        <w:r w:rsidRPr="00D86E90">
          <w:rPr>
            <w:sz w:val="22"/>
            <w:szCs w:val="22"/>
            <w:rPrChange w:id="7865" w:author="t_竹沢 公佑" w:date="2019-10-05T14:58:00Z">
              <w:rPr/>
            </w:rPrChange>
          </w:rPr>
          <w:t>er.</w:t>
        </w:r>
      </w:ins>
    </w:p>
    <w:p w:rsidR="00125A55" w:rsidDel="00F978C6" w:rsidRDefault="00125A55" w:rsidP="00125A55">
      <w:pPr>
        <w:spacing w:line="0" w:lineRule="atLeast"/>
        <w:ind w:right="1020" w:firstLineChars="200" w:firstLine="440"/>
        <w:rPr>
          <w:ins w:id="7866" w:author="s_佐野 光" w:date="2019-08-20T16:05:00Z"/>
          <w:del w:id="7867" w:author="t_竹沢 公佑" w:date="2019-09-18T14:23:00Z"/>
          <w:bCs/>
          <w:sz w:val="22"/>
          <w:szCs w:val="22"/>
        </w:rPr>
      </w:pPr>
      <w:ins w:id="7868" w:author="s_佐野 光" w:date="2019-08-20T16:04:00Z">
        <w:del w:id="7869" w:author="t_竹沢 公佑" w:date="2019-09-18T14:23:00Z">
          <w:r w:rsidDel="00F978C6">
            <w:rPr>
              <w:rFonts w:hint="eastAsia"/>
              <w:bCs/>
              <w:sz w:val="22"/>
              <w:szCs w:val="22"/>
            </w:rPr>
            <w:delText xml:space="preserve">*Maximum timeout value is </w:delText>
          </w:r>
        </w:del>
      </w:ins>
      <w:ins w:id="7870" w:author="s_佐野 光" w:date="2019-08-20T16:05:00Z">
        <w:del w:id="7871" w:author="t_竹沢 公佑" w:date="2019-09-18T14:23:00Z">
          <w:r w:rsidDel="00F978C6">
            <w:rPr>
              <w:rFonts w:hint="eastAsia"/>
              <w:bCs/>
              <w:sz w:val="22"/>
              <w:szCs w:val="22"/>
            </w:rPr>
            <w:delText>1</w:delText>
          </w:r>
        </w:del>
      </w:ins>
      <w:ins w:id="7872" w:author="s_佐野 光" w:date="2019-08-20T16:04:00Z">
        <w:del w:id="7873" w:author="t_竹沢 公佑" w:date="2019-09-18T14:23:00Z">
          <w:r w:rsidDel="00F978C6">
            <w:rPr>
              <w:rFonts w:hint="eastAsia"/>
              <w:bCs/>
              <w:sz w:val="22"/>
              <w:szCs w:val="22"/>
            </w:rPr>
            <w:delText xml:space="preserve">0ms. If timeout is </w:delText>
          </w:r>
          <w:r w:rsidDel="00F978C6">
            <w:rPr>
              <w:bCs/>
              <w:sz w:val="22"/>
              <w:szCs w:val="22"/>
            </w:rPr>
            <w:delText>occurred</w:delText>
          </w:r>
          <w:r w:rsidDel="00F978C6">
            <w:rPr>
              <w:rFonts w:hint="eastAsia"/>
              <w:bCs/>
              <w:sz w:val="22"/>
              <w:szCs w:val="22"/>
            </w:rPr>
            <w:delText xml:space="preserve">, </w:delText>
          </w:r>
        </w:del>
      </w:ins>
      <w:ins w:id="7874" w:author="s_佐野 光" w:date="2019-08-20T16:05:00Z">
        <w:del w:id="7875" w:author="t_竹沢 公佑" w:date="2019-09-18T14:23:00Z">
          <w:r w:rsidDel="00F978C6">
            <w:rPr>
              <w:rFonts w:hint="eastAsia"/>
              <w:bCs/>
              <w:sz w:val="22"/>
              <w:szCs w:val="22"/>
            </w:rPr>
            <w:delText>T</w:delText>
          </w:r>
        </w:del>
      </w:ins>
      <w:ins w:id="7876" w:author="s_佐野 光" w:date="2019-08-20T16:04:00Z">
        <w:del w:id="7877" w:author="t_竹沢 公佑" w:date="2019-09-18T14:23:00Z">
          <w:r w:rsidDel="00F978C6">
            <w:rPr>
              <w:rFonts w:hint="eastAsia"/>
              <w:bCs/>
              <w:sz w:val="22"/>
              <w:szCs w:val="22"/>
            </w:rPr>
            <w:delText>here may be a hardware error in</w:delText>
          </w:r>
        </w:del>
      </w:ins>
    </w:p>
    <w:p w:rsidR="00125A55" w:rsidDel="00F978C6" w:rsidRDefault="00125A55" w:rsidP="00125A55">
      <w:pPr>
        <w:spacing w:line="0" w:lineRule="atLeast"/>
        <w:ind w:right="1020" w:firstLineChars="200" w:firstLine="440"/>
        <w:rPr>
          <w:ins w:id="7878" w:author="s_佐野 光" w:date="2019-08-20T16:04:00Z"/>
          <w:del w:id="7879" w:author="t_竹沢 公佑" w:date="2019-09-18T14:23:00Z"/>
          <w:bCs/>
          <w:sz w:val="22"/>
          <w:szCs w:val="22"/>
        </w:rPr>
      </w:pPr>
      <w:ins w:id="7880" w:author="s_佐野 光" w:date="2019-08-20T16:04:00Z">
        <w:del w:id="7881" w:author="t_竹沢 公佑" w:date="2019-09-18T14:23:00Z">
          <w:r w:rsidDel="00F978C6">
            <w:rPr>
              <w:rFonts w:hint="eastAsia"/>
              <w:bCs/>
              <w:sz w:val="22"/>
              <w:szCs w:val="22"/>
            </w:rPr>
            <w:delText xml:space="preserve"> FPGA access.</w:delText>
          </w:r>
        </w:del>
      </w:ins>
    </w:p>
    <w:p w:rsidR="00F8730C" w:rsidRPr="00125A55" w:rsidRDefault="00F8730C" w:rsidP="00F8730C">
      <w:pPr>
        <w:spacing w:line="0" w:lineRule="atLeast"/>
        <w:ind w:right="1020"/>
        <w:rPr>
          <w:bCs/>
          <w:sz w:val="22"/>
          <w:szCs w:val="22"/>
        </w:rPr>
      </w:pPr>
    </w:p>
    <w:p w:rsidR="00F8730C" w:rsidRPr="00CA1249" w:rsidRDefault="00F8730C" w:rsidP="00CA7A40">
      <w:pPr>
        <w:spacing w:line="0" w:lineRule="atLeast"/>
        <w:ind w:right="1020" w:firstLineChars="50" w:firstLine="110"/>
        <w:rPr>
          <w:b/>
          <w:sz w:val="22"/>
          <w:szCs w:val="22"/>
        </w:rPr>
      </w:pPr>
      <w:r w:rsidRPr="00CA1249">
        <w:rPr>
          <w:rFonts w:hint="eastAsia"/>
          <w:b/>
          <w:sz w:val="22"/>
          <w:szCs w:val="22"/>
        </w:rPr>
        <w:t>【</w:t>
      </w:r>
      <w:r w:rsidR="00CA7A40">
        <w:rPr>
          <w:rFonts w:hint="eastAsia"/>
          <w:b/>
          <w:sz w:val="22"/>
          <w:szCs w:val="22"/>
        </w:rPr>
        <w:t>Remarks</w:t>
      </w:r>
      <w:r w:rsidRPr="00CA1249">
        <w:rPr>
          <w:rFonts w:hint="eastAsia"/>
          <w:b/>
          <w:sz w:val="22"/>
          <w:szCs w:val="22"/>
        </w:rPr>
        <w:t>】</w:t>
      </w:r>
    </w:p>
    <w:p w:rsidR="00113D17" w:rsidRDefault="00F8730C" w:rsidP="00F8730C">
      <w:pPr>
        <w:spacing w:line="0" w:lineRule="atLeast"/>
        <w:ind w:right="1020"/>
        <w:rPr>
          <w:sz w:val="22"/>
          <w:szCs w:val="22"/>
          <w:lang w:val="en"/>
        </w:rPr>
      </w:pPr>
      <w:r>
        <w:rPr>
          <w:rFonts w:hint="eastAsia"/>
          <w:sz w:val="22"/>
          <w:szCs w:val="22"/>
          <w:lang w:val="en"/>
        </w:rPr>
        <w:t xml:space="preserve">    </w:t>
      </w:r>
      <w:r w:rsidR="00113D17">
        <w:rPr>
          <w:rFonts w:hint="eastAsia"/>
          <w:sz w:val="22"/>
          <w:szCs w:val="22"/>
          <w:lang w:val="en"/>
        </w:rPr>
        <w:t>■Remarks for the prototype DRXP board</w:t>
      </w:r>
    </w:p>
    <w:p w:rsidR="00F8730C" w:rsidRDefault="00CA7A40" w:rsidP="00113D17">
      <w:pPr>
        <w:spacing w:line="0" w:lineRule="atLeast"/>
        <w:ind w:right="1020" w:firstLine="840"/>
        <w:rPr>
          <w:sz w:val="22"/>
          <w:szCs w:val="22"/>
          <w:lang w:val="en"/>
        </w:rPr>
      </w:pPr>
      <w:r>
        <w:rPr>
          <w:rFonts w:hint="eastAsia"/>
          <w:sz w:val="22"/>
          <w:szCs w:val="22"/>
          <w:lang w:val="en"/>
        </w:rPr>
        <w:t xml:space="preserve">This </w:t>
      </w:r>
      <w:ins w:id="7882" w:author="t_竹沢 公佑" w:date="2019-10-05T15:01:00Z">
        <w:r w:rsidR="00D86E90">
          <w:rPr>
            <w:rFonts w:hint="eastAsia"/>
            <w:sz w:val="22"/>
            <w:szCs w:val="22"/>
            <w:lang w:val="en"/>
          </w:rPr>
          <w:t>command</w:t>
        </w:r>
      </w:ins>
      <w:del w:id="7883" w:author="t_竹沢 公佑" w:date="2019-10-05T15:01:00Z">
        <w:r w:rsidDel="00D86E90">
          <w:rPr>
            <w:rFonts w:hint="eastAsia"/>
            <w:sz w:val="22"/>
            <w:szCs w:val="22"/>
            <w:lang w:val="en"/>
          </w:rPr>
          <w:delText>function</w:delText>
        </w:r>
      </w:del>
      <w:r>
        <w:rPr>
          <w:rFonts w:hint="eastAsia"/>
          <w:sz w:val="22"/>
          <w:szCs w:val="22"/>
          <w:lang w:val="en"/>
        </w:rPr>
        <w:t xml:space="preserve"> is available with driver version 1.0.6</w:t>
      </w:r>
      <w:r w:rsidR="00113D17">
        <w:rPr>
          <w:rFonts w:hint="eastAsia"/>
          <w:sz w:val="22"/>
          <w:szCs w:val="22"/>
          <w:lang w:val="en"/>
        </w:rPr>
        <w:t xml:space="preserve"> or later.</w:t>
      </w:r>
    </w:p>
    <w:p w:rsidR="00113D17" w:rsidRPr="00113D17" w:rsidRDefault="00113D17" w:rsidP="00113D17">
      <w:pPr>
        <w:spacing w:line="0" w:lineRule="atLeast"/>
        <w:ind w:right="1020" w:firstLine="840"/>
        <w:rPr>
          <w:sz w:val="22"/>
          <w:szCs w:val="22"/>
          <w:lang w:val="en"/>
        </w:rPr>
      </w:pPr>
      <w:r>
        <w:rPr>
          <w:rFonts w:hint="eastAsia"/>
          <w:sz w:val="22"/>
          <w:szCs w:val="22"/>
          <w:lang w:val="en"/>
        </w:rPr>
        <w:t>And it needs FPGA version 7524B073 or later.</w:t>
      </w:r>
    </w:p>
    <w:p w:rsidR="00113D17" w:rsidRDefault="00113D17" w:rsidP="00113D17">
      <w:pPr>
        <w:spacing w:line="0" w:lineRule="atLeast"/>
        <w:ind w:right="1020" w:firstLineChars="200" w:firstLine="440"/>
        <w:rPr>
          <w:sz w:val="22"/>
          <w:szCs w:val="22"/>
          <w:lang w:val="en"/>
        </w:rPr>
      </w:pPr>
      <w:r>
        <w:rPr>
          <w:rFonts w:hint="eastAsia"/>
          <w:sz w:val="22"/>
          <w:szCs w:val="22"/>
          <w:lang w:val="en"/>
        </w:rPr>
        <w:t>■Remarks for the production DRXP board</w:t>
      </w:r>
    </w:p>
    <w:p w:rsidR="00C21D66" w:rsidRDefault="00C21D66" w:rsidP="00113D17">
      <w:pPr>
        <w:spacing w:line="0" w:lineRule="atLeast"/>
        <w:ind w:right="1020" w:firstLineChars="200" w:firstLine="440"/>
        <w:rPr>
          <w:ins w:id="7884" w:author="t_竹沢 公佑" w:date="2020-04-24T18:15:00Z"/>
          <w:sz w:val="22"/>
          <w:szCs w:val="22"/>
          <w:lang w:val="en"/>
        </w:rPr>
      </w:pPr>
      <w:r>
        <w:rPr>
          <w:rFonts w:hint="eastAsia"/>
          <w:sz w:val="22"/>
          <w:szCs w:val="22"/>
          <w:lang w:val="en"/>
        </w:rPr>
        <w:t xml:space="preserve">    T</w:t>
      </w:r>
      <w:r>
        <w:rPr>
          <w:sz w:val="22"/>
          <w:szCs w:val="22"/>
          <w:lang w:val="en"/>
        </w:rPr>
        <w:t>h</w:t>
      </w:r>
      <w:r>
        <w:rPr>
          <w:rFonts w:hint="eastAsia"/>
          <w:sz w:val="22"/>
          <w:szCs w:val="22"/>
          <w:lang w:val="en"/>
        </w:rPr>
        <w:t xml:space="preserve">is </w:t>
      </w:r>
      <w:ins w:id="7885" w:author="t_竹沢 公佑" w:date="2019-10-05T15:01:00Z">
        <w:r w:rsidR="00D86E90">
          <w:rPr>
            <w:rFonts w:hint="eastAsia"/>
            <w:sz w:val="22"/>
            <w:szCs w:val="22"/>
            <w:lang w:val="en"/>
          </w:rPr>
          <w:t>command</w:t>
        </w:r>
      </w:ins>
      <w:del w:id="7886" w:author="t_竹沢 公佑" w:date="2019-10-05T15:01:00Z">
        <w:r w:rsidDel="00D86E90">
          <w:rPr>
            <w:rFonts w:hint="eastAsia"/>
            <w:sz w:val="22"/>
            <w:szCs w:val="22"/>
            <w:lang w:val="en"/>
          </w:rPr>
          <w:delText>function</w:delText>
        </w:r>
      </w:del>
      <w:r>
        <w:rPr>
          <w:rFonts w:hint="eastAsia"/>
          <w:sz w:val="22"/>
          <w:szCs w:val="22"/>
          <w:lang w:val="en"/>
        </w:rPr>
        <w:t xml:space="preserve"> is </w:t>
      </w:r>
      <w:ins w:id="7887" w:author="t_竹沢 公佑" w:date="2020-04-24T18:14:00Z">
        <w:r w:rsidR="006949AD">
          <w:rPr>
            <w:rFonts w:hint="eastAsia"/>
            <w:sz w:val="22"/>
            <w:szCs w:val="22"/>
            <w:lang w:val="en"/>
          </w:rPr>
          <w:t>available with driver version 2.0.4 or later</w:t>
        </w:r>
      </w:ins>
      <w:del w:id="7888" w:author="t_竹沢 公佑" w:date="2020-04-24T18:14:00Z">
        <w:r w:rsidDel="006949AD">
          <w:rPr>
            <w:rFonts w:hint="eastAsia"/>
            <w:sz w:val="22"/>
            <w:szCs w:val="22"/>
            <w:lang w:val="en"/>
          </w:rPr>
          <w:delText>meaningless</w:delText>
        </w:r>
      </w:del>
      <w:del w:id="7889" w:author="t_竹沢 公佑" w:date="2020-04-24T18:15:00Z">
        <w:r w:rsidDel="006949AD">
          <w:rPr>
            <w:rFonts w:hint="eastAsia"/>
            <w:sz w:val="22"/>
            <w:szCs w:val="22"/>
            <w:lang w:val="en"/>
          </w:rPr>
          <w:delText xml:space="preserve"> for the production DRXP board</w:delText>
        </w:r>
      </w:del>
      <w:r>
        <w:rPr>
          <w:rFonts w:hint="eastAsia"/>
          <w:sz w:val="22"/>
          <w:szCs w:val="22"/>
          <w:lang w:val="en"/>
        </w:rPr>
        <w:t>.</w:t>
      </w:r>
    </w:p>
    <w:p w:rsidR="006949AD" w:rsidRDefault="006949AD" w:rsidP="00113D17">
      <w:pPr>
        <w:spacing w:line="0" w:lineRule="atLeast"/>
        <w:ind w:right="1020" w:firstLineChars="200" w:firstLine="440"/>
        <w:rPr>
          <w:sz w:val="22"/>
          <w:szCs w:val="22"/>
          <w:lang w:val="en"/>
        </w:rPr>
      </w:pPr>
      <w:ins w:id="7890" w:author="t_竹沢 公佑" w:date="2020-04-24T18:15:00Z">
        <w:r>
          <w:rPr>
            <w:rFonts w:hint="eastAsia"/>
            <w:sz w:val="22"/>
            <w:szCs w:val="22"/>
            <w:lang w:val="en"/>
          </w:rPr>
          <w:t xml:space="preserve">    And it needs FPGA version </w:t>
        </w:r>
        <w:r>
          <w:rPr>
            <w:rFonts w:cs="Lucida Console" w:hint="eastAsia"/>
            <w:sz w:val="22"/>
            <w:szCs w:val="22"/>
          </w:rPr>
          <w:t>52291486 or later.</w:t>
        </w:r>
      </w:ins>
    </w:p>
    <w:p w:rsidR="00F8730C" w:rsidRDefault="00C21D66" w:rsidP="009A6303">
      <w:pPr>
        <w:spacing w:line="0" w:lineRule="atLeast"/>
        <w:ind w:right="1020"/>
        <w:rPr>
          <w:lang w:val="en"/>
        </w:rPr>
      </w:pPr>
      <w:r>
        <w:rPr>
          <w:rFonts w:hint="eastAsia"/>
          <w:sz w:val="22"/>
          <w:szCs w:val="22"/>
          <w:lang w:val="en"/>
        </w:rPr>
        <w:t xml:space="preserve">        </w:t>
      </w:r>
    </w:p>
    <w:p w:rsidR="00726E43" w:rsidRDefault="00726E43" w:rsidP="009A6303">
      <w:pPr>
        <w:spacing w:line="0" w:lineRule="atLeast"/>
        <w:ind w:right="1020"/>
        <w:rPr>
          <w:lang w:val="en"/>
        </w:rPr>
      </w:pPr>
      <w:r>
        <w:rPr>
          <w:lang w:val="en"/>
        </w:rPr>
        <w:br w:type="page"/>
      </w:r>
    </w:p>
    <w:p w:rsidR="00726E43" w:rsidRPr="00CA1249" w:rsidRDefault="00726E43" w:rsidP="00726E43">
      <w:pPr>
        <w:pStyle w:val="3"/>
      </w:pPr>
      <w:bookmarkStart w:id="7891" w:name="_Toc63179433"/>
      <w:r w:rsidRPr="00CA1249">
        <w:rPr>
          <w:rFonts w:hint="eastAsia"/>
        </w:rPr>
        <w:t>Command :DRXPD</w:t>
      </w:r>
      <w:ins w:id="7892" w:author="t_竹沢 公佑" w:date="2020-06-22T13:05:00Z">
        <w:r w:rsidR="003931E1">
          <w:rPr>
            <w:rFonts w:hint="eastAsia"/>
          </w:rPr>
          <w:t>_</w:t>
        </w:r>
      </w:ins>
      <w:del w:id="7893" w:author="t_竹沢 公佑" w:date="2020-06-22T13:05:00Z">
        <w:r w:rsidRPr="00CA1249" w:rsidDel="003931E1">
          <w:rPr>
            <w:rFonts w:hint="eastAsia"/>
          </w:rPr>
          <w:delText xml:space="preserve"> </w:delText>
        </w:r>
      </w:del>
      <w:r>
        <w:rPr>
          <w:rFonts w:hint="eastAsia"/>
        </w:rPr>
        <w:t>GET_EQ</w:t>
      </w:r>
      <w:bookmarkEnd w:id="7891"/>
    </w:p>
    <w:p w:rsidR="00726E43" w:rsidRPr="00F8730C" w:rsidRDefault="00726E43" w:rsidP="00726E43">
      <w:pPr>
        <w:spacing w:line="0" w:lineRule="atLeast"/>
        <w:ind w:firstLineChars="50" w:firstLine="110"/>
        <w:rPr>
          <w:b/>
          <w:sz w:val="22"/>
          <w:szCs w:val="22"/>
        </w:rPr>
      </w:pPr>
      <w:r w:rsidRPr="00CA1249">
        <w:rPr>
          <w:rFonts w:hint="eastAsia"/>
          <w:b/>
          <w:sz w:val="22"/>
          <w:szCs w:val="22"/>
        </w:rPr>
        <w:t>【Function】</w:t>
      </w:r>
    </w:p>
    <w:p w:rsidR="00726E43" w:rsidRDefault="00726E43" w:rsidP="00726E43">
      <w:pPr>
        <w:spacing w:line="0" w:lineRule="atLeast"/>
        <w:ind w:leftChars="50" w:left="230" w:right="1020" w:hangingChars="50" w:hanging="110"/>
        <w:rPr>
          <w:sz w:val="22"/>
          <w:szCs w:val="22"/>
          <w:lang w:val="en"/>
        </w:rPr>
      </w:pPr>
      <w:r>
        <w:rPr>
          <w:rFonts w:hint="eastAsia"/>
          <w:b/>
          <w:sz w:val="22"/>
          <w:szCs w:val="22"/>
          <w:lang w:val="en"/>
        </w:rPr>
        <w:t xml:space="preserve">  </w:t>
      </w:r>
      <w:r>
        <w:rPr>
          <w:rFonts w:hint="eastAsia"/>
          <w:sz w:val="22"/>
          <w:szCs w:val="22"/>
          <w:lang w:val="en"/>
        </w:rPr>
        <w:t xml:space="preserve">User application can </w:t>
      </w:r>
      <w:r w:rsidR="001F3996">
        <w:rPr>
          <w:rFonts w:hint="eastAsia"/>
          <w:sz w:val="22"/>
          <w:szCs w:val="22"/>
          <w:lang w:val="en"/>
        </w:rPr>
        <w:t xml:space="preserve">get </w:t>
      </w:r>
      <w:r>
        <w:rPr>
          <w:rFonts w:hint="eastAsia"/>
          <w:sz w:val="22"/>
          <w:szCs w:val="22"/>
          <w:lang w:val="en"/>
        </w:rPr>
        <w:t xml:space="preserve">the </w:t>
      </w:r>
      <w:r w:rsidR="001F3996">
        <w:rPr>
          <w:rFonts w:hint="eastAsia"/>
          <w:sz w:val="22"/>
          <w:szCs w:val="22"/>
          <w:lang w:val="en"/>
        </w:rPr>
        <w:t xml:space="preserve">current </w:t>
      </w:r>
      <w:r>
        <w:rPr>
          <w:rFonts w:hint="eastAsia"/>
          <w:sz w:val="22"/>
          <w:szCs w:val="22"/>
          <w:lang w:val="en"/>
        </w:rPr>
        <w:t>equalizer type of FPGA transceiver by this command.</w:t>
      </w:r>
    </w:p>
    <w:p w:rsidR="00726E43" w:rsidRDefault="00726E43" w:rsidP="00726E43">
      <w:pPr>
        <w:spacing w:line="0" w:lineRule="atLeast"/>
        <w:ind w:leftChars="50" w:left="230" w:right="1020" w:hangingChars="50" w:hanging="110"/>
        <w:rPr>
          <w:sz w:val="22"/>
          <w:szCs w:val="22"/>
          <w:lang w:val="en"/>
        </w:rPr>
      </w:pPr>
    </w:p>
    <w:p w:rsidR="00726E43" w:rsidRPr="00CA1249" w:rsidRDefault="00726E43" w:rsidP="00726E43">
      <w:pPr>
        <w:spacing w:line="0" w:lineRule="atLeast"/>
        <w:ind w:right="1020" w:firstLineChars="50" w:firstLine="110"/>
        <w:rPr>
          <w:b/>
          <w:sz w:val="22"/>
          <w:szCs w:val="22"/>
        </w:rPr>
      </w:pPr>
      <w:r w:rsidRPr="00CA1249">
        <w:rPr>
          <w:rFonts w:hint="eastAsia"/>
          <w:b/>
          <w:sz w:val="22"/>
          <w:szCs w:val="22"/>
        </w:rPr>
        <w:t>【Format】</w:t>
      </w:r>
    </w:p>
    <w:p w:rsidR="00726E43" w:rsidRPr="00CA1249" w:rsidRDefault="00726E43" w:rsidP="00726E43">
      <w:pPr>
        <w:spacing w:line="0" w:lineRule="atLeast"/>
        <w:ind w:right="1020" w:firstLineChars="202" w:firstLine="444"/>
        <w:rPr>
          <w:sz w:val="22"/>
          <w:szCs w:val="22"/>
        </w:rPr>
      </w:pPr>
      <w:r w:rsidRPr="00CA1249">
        <w:rPr>
          <w:bCs/>
          <w:sz w:val="22"/>
          <w:szCs w:val="22"/>
        </w:rPr>
        <w:t xml:space="preserve">int ioctl(int </w:t>
      </w:r>
      <w:r w:rsidRPr="00CA1249">
        <w:rPr>
          <w:iCs/>
          <w:sz w:val="22"/>
          <w:szCs w:val="22"/>
        </w:rPr>
        <w:t>fd</w:t>
      </w:r>
      <w:r w:rsidRPr="00CA1249">
        <w:rPr>
          <w:bCs/>
          <w:sz w:val="22"/>
          <w:szCs w:val="22"/>
        </w:rPr>
        <w:t xml:space="preserve">, </w:t>
      </w:r>
      <w:r w:rsidRPr="00CA1249">
        <w:rPr>
          <w:rFonts w:hint="eastAsia"/>
          <w:bCs/>
          <w:sz w:val="22"/>
          <w:szCs w:val="22"/>
        </w:rPr>
        <w:t>DRXPD_</w:t>
      </w:r>
      <w:r>
        <w:rPr>
          <w:rFonts w:hint="eastAsia"/>
          <w:bCs/>
          <w:sz w:val="22"/>
          <w:szCs w:val="22"/>
        </w:rPr>
        <w:t>GET _EQ</w:t>
      </w:r>
      <w:r w:rsidRPr="00CA1249">
        <w:rPr>
          <w:rFonts w:hint="eastAsia"/>
          <w:iCs/>
          <w:sz w:val="22"/>
          <w:szCs w:val="22"/>
        </w:rPr>
        <w:t>,</w:t>
      </w:r>
      <w:r w:rsidRPr="00CA1249">
        <w:rPr>
          <w:bCs/>
          <w:sz w:val="22"/>
          <w:szCs w:val="22"/>
        </w:rPr>
        <w:t xml:space="preserve"> </w:t>
      </w:r>
      <w:r w:rsidRPr="00CA1249">
        <w:rPr>
          <w:rFonts w:hint="eastAsia"/>
          <w:bCs/>
          <w:sz w:val="22"/>
          <w:szCs w:val="22"/>
        </w:rPr>
        <w:t>int</w:t>
      </w:r>
      <w:r>
        <w:rPr>
          <w:rFonts w:hint="eastAsia"/>
          <w:bCs/>
          <w:sz w:val="22"/>
          <w:szCs w:val="22"/>
        </w:rPr>
        <w:t xml:space="preserve"> *i_eq_type</w:t>
      </w:r>
      <w:r w:rsidRPr="00CA1249">
        <w:rPr>
          <w:bCs/>
          <w:sz w:val="22"/>
          <w:szCs w:val="22"/>
        </w:rPr>
        <w:t>);</w:t>
      </w:r>
      <w:r w:rsidRPr="00CA1249">
        <w:rPr>
          <w:sz w:val="22"/>
          <w:szCs w:val="22"/>
        </w:rPr>
        <w:t xml:space="preserve">  </w:t>
      </w:r>
    </w:p>
    <w:p w:rsidR="00726E43" w:rsidRPr="00F8730C" w:rsidRDefault="00726E43" w:rsidP="00726E43">
      <w:pPr>
        <w:spacing w:line="0" w:lineRule="atLeast"/>
        <w:ind w:right="1020"/>
        <w:rPr>
          <w:b/>
          <w:sz w:val="22"/>
          <w:szCs w:val="22"/>
        </w:rPr>
      </w:pPr>
    </w:p>
    <w:p w:rsidR="00726E43" w:rsidRPr="00CA1249" w:rsidRDefault="00726E43" w:rsidP="00726E43">
      <w:pPr>
        <w:spacing w:line="0" w:lineRule="atLeast"/>
        <w:ind w:right="1020" w:firstLineChars="50" w:firstLine="110"/>
        <w:rPr>
          <w:b/>
          <w:sz w:val="22"/>
          <w:szCs w:val="22"/>
        </w:rPr>
      </w:pPr>
      <w:r w:rsidRPr="00CA1249">
        <w:rPr>
          <w:rFonts w:hint="eastAsia"/>
          <w:b/>
          <w:sz w:val="22"/>
          <w:szCs w:val="22"/>
        </w:rPr>
        <w:t>【Parameter】</w:t>
      </w:r>
    </w:p>
    <w:p w:rsidR="00726E43" w:rsidRPr="00CA1249" w:rsidRDefault="00726E43" w:rsidP="00726E43">
      <w:pPr>
        <w:spacing w:line="0" w:lineRule="atLeast"/>
        <w:ind w:right="1020" w:firstLineChars="200" w:firstLine="440"/>
        <w:rPr>
          <w:iCs/>
          <w:sz w:val="22"/>
          <w:szCs w:val="22"/>
        </w:rPr>
      </w:pPr>
      <w:r w:rsidRPr="00CA1249">
        <w:rPr>
          <w:rFonts w:hint="eastAsia"/>
          <w:bCs/>
          <w:sz w:val="22"/>
          <w:szCs w:val="22"/>
        </w:rPr>
        <w:t>int fd</w:t>
      </w:r>
      <w:r w:rsidRPr="00CA1249">
        <w:rPr>
          <w:iCs/>
          <w:sz w:val="22"/>
          <w:szCs w:val="22"/>
        </w:rPr>
        <w:t>…</w:t>
      </w:r>
    </w:p>
    <w:p w:rsidR="00726E43" w:rsidRPr="00CA1249" w:rsidRDefault="00726E43" w:rsidP="00726E43">
      <w:pPr>
        <w:spacing w:line="0" w:lineRule="atLeast"/>
        <w:ind w:right="1020" w:firstLineChars="381" w:firstLine="838"/>
        <w:rPr>
          <w:bCs/>
          <w:sz w:val="22"/>
          <w:szCs w:val="22"/>
        </w:rPr>
      </w:pPr>
      <w:r w:rsidRPr="00CA1249">
        <w:rPr>
          <w:rFonts w:hint="eastAsia"/>
          <w:bCs/>
          <w:sz w:val="22"/>
          <w:szCs w:val="22"/>
        </w:rPr>
        <w:t>Specify the f</w:t>
      </w:r>
      <w:r w:rsidRPr="00CA1249">
        <w:rPr>
          <w:bCs/>
          <w:sz w:val="22"/>
          <w:szCs w:val="22"/>
        </w:rPr>
        <w:t>ile descriptor</w:t>
      </w:r>
      <w:r w:rsidRPr="00CA1249">
        <w:rPr>
          <w:rFonts w:hint="eastAsia"/>
          <w:bCs/>
          <w:sz w:val="22"/>
          <w:szCs w:val="22"/>
        </w:rPr>
        <w:t>.</w:t>
      </w:r>
    </w:p>
    <w:p w:rsidR="00726E43" w:rsidRPr="00CA1249" w:rsidRDefault="00726E43" w:rsidP="00726E43">
      <w:pPr>
        <w:spacing w:line="0" w:lineRule="atLeast"/>
        <w:ind w:right="1020" w:firstLineChars="381" w:firstLine="838"/>
        <w:rPr>
          <w:bCs/>
          <w:sz w:val="22"/>
          <w:szCs w:val="22"/>
        </w:rPr>
      </w:pPr>
    </w:p>
    <w:p w:rsidR="00726E43" w:rsidRPr="00CA1249" w:rsidRDefault="00726E43" w:rsidP="00726E43">
      <w:pPr>
        <w:spacing w:line="0" w:lineRule="atLeast"/>
        <w:ind w:right="1020" w:firstLineChars="200" w:firstLine="440"/>
        <w:rPr>
          <w:bCs/>
          <w:sz w:val="22"/>
          <w:szCs w:val="22"/>
        </w:rPr>
      </w:pPr>
      <w:r>
        <w:rPr>
          <w:rFonts w:hint="eastAsia"/>
          <w:bCs/>
          <w:sz w:val="22"/>
          <w:szCs w:val="22"/>
        </w:rPr>
        <w:t>i</w:t>
      </w:r>
      <w:r w:rsidRPr="00CA1249">
        <w:rPr>
          <w:bCs/>
          <w:sz w:val="22"/>
          <w:szCs w:val="22"/>
        </w:rPr>
        <w:t>nt</w:t>
      </w:r>
      <w:r w:rsidRPr="00CA1249">
        <w:rPr>
          <w:rFonts w:hint="eastAsia"/>
          <w:bCs/>
          <w:sz w:val="22"/>
          <w:szCs w:val="22"/>
        </w:rPr>
        <w:t xml:space="preserve"> </w:t>
      </w:r>
      <w:r>
        <w:rPr>
          <w:rFonts w:hint="eastAsia"/>
          <w:bCs/>
          <w:sz w:val="22"/>
          <w:szCs w:val="22"/>
        </w:rPr>
        <w:t>*i_eq_type</w:t>
      </w:r>
      <w:r w:rsidRPr="00CA1249">
        <w:rPr>
          <w:iCs/>
          <w:sz w:val="22"/>
          <w:szCs w:val="22"/>
        </w:rPr>
        <w:t>…</w:t>
      </w:r>
    </w:p>
    <w:p w:rsidR="00726E43" w:rsidRDefault="00726E43" w:rsidP="00726E43">
      <w:pPr>
        <w:spacing w:line="0" w:lineRule="atLeast"/>
        <w:ind w:leftChars="295" w:left="708" w:right="1020" w:firstLineChars="64" w:firstLine="141"/>
        <w:rPr>
          <w:bCs/>
          <w:sz w:val="22"/>
          <w:szCs w:val="22"/>
        </w:rPr>
      </w:pPr>
      <w:r>
        <w:rPr>
          <w:rFonts w:hint="eastAsia"/>
          <w:bCs/>
          <w:sz w:val="22"/>
          <w:szCs w:val="22"/>
        </w:rPr>
        <w:t xml:space="preserve">When this </w:t>
      </w:r>
      <w:ins w:id="7894" w:author="t_竹沢 公佑" w:date="2019-10-05T14:59:00Z">
        <w:r w:rsidR="00D86E90">
          <w:rPr>
            <w:rFonts w:hint="eastAsia"/>
            <w:bCs/>
            <w:sz w:val="22"/>
            <w:szCs w:val="22"/>
          </w:rPr>
          <w:t>command</w:t>
        </w:r>
      </w:ins>
      <w:del w:id="7895" w:author="t_竹沢 公佑" w:date="2019-10-05T14:59:00Z">
        <w:r w:rsidDel="00D86E90">
          <w:rPr>
            <w:rFonts w:hint="eastAsia"/>
            <w:bCs/>
            <w:sz w:val="22"/>
            <w:szCs w:val="22"/>
          </w:rPr>
          <w:delText>function</w:delText>
        </w:r>
      </w:del>
      <w:r>
        <w:rPr>
          <w:rFonts w:hint="eastAsia"/>
          <w:bCs/>
          <w:sz w:val="22"/>
          <w:szCs w:val="22"/>
        </w:rPr>
        <w:t xml:space="preserve"> is </w:t>
      </w:r>
      <w:ins w:id="7896" w:author="t_竹沢 公佑" w:date="2019-10-05T14:59:00Z">
        <w:r w:rsidR="00D86E90">
          <w:rPr>
            <w:rFonts w:hint="eastAsia"/>
            <w:bCs/>
            <w:sz w:val="22"/>
            <w:szCs w:val="22"/>
          </w:rPr>
          <w:t xml:space="preserve">performed </w:t>
        </w:r>
      </w:ins>
      <w:del w:id="7897" w:author="t_竹沢 公佑" w:date="2019-10-05T14:59:00Z">
        <w:r w:rsidDel="00D86E90">
          <w:rPr>
            <w:rFonts w:hint="eastAsia"/>
            <w:bCs/>
            <w:sz w:val="22"/>
            <w:szCs w:val="22"/>
          </w:rPr>
          <w:delText xml:space="preserve">completed </w:delText>
        </w:r>
      </w:del>
      <w:r>
        <w:rPr>
          <w:rFonts w:hint="eastAsia"/>
          <w:bCs/>
          <w:sz w:val="22"/>
          <w:szCs w:val="22"/>
        </w:rPr>
        <w:t>successfully, it stores a current equalizer type.</w:t>
      </w:r>
    </w:p>
    <w:p w:rsidR="00726E43" w:rsidRPr="00726E43" w:rsidRDefault="00726E43" w:rsidP="00726E43">
      <w:pPr>
        <w:spacing w:line="0" w:lineRule="atLeast"/>
        <w:ind w:leftChars="295" w:left="708" w:right="1020" w:firstLineChars="64" w:firstLine="141"/>
        <w:rPr>
          <w:bCs/>
          <w:sz w:val="22"/>
          <w:szCs w:val="22"/>
        </w:rPr>
      </w:pPr>
      <w:r>
        <w:rPr>
          <w:rFonts w:hint="eastAsia"/>
          <w:bCs/>
          <w:sz w:val="22"/>
          <w:szCs w:val="22"/>
        </w:rPr>
        <w:t>Following values are set by driver. And these values are defined in the drxpd.h.</w:t>
      </w:r>
    </w:p>
    <w:p w:rsidR="00726E43" w:rsidRPr="00726E43" w:rsidRDefault="00726E43" w:rsidP="00726E43">
      <w:pPr>
        <w:spacing w:line="0" w:lineRule="atLeast"/>
        <w:ind w:leftChars="295" w:left="708" w:right="1020" w:firstLineChars="114" w:firstLine="251"/>
        <w:rPr>
          <w:bCs/>
          <w:sz w:val="22"/>
          <w:szCs w:val="22"/>
        </w:rPr>
      </w:pPr>
    </w:p>
    <w:p w:rsidR="00726E43" w:rsidRDefault="00726E43" w:rsidP="00726E43">
      <w:pPr>
        <w:spacing w:line="0" w:lineRule="atLeast"/>
        <w:ind w:leftChars="295" w:left="708" w:right="1020" w:firstLineChars="114" w:firstLine="251"/>
        <w:rPr>
          <w:bCs/>
          <w:sz w:val="22"/>
          <w:szCs w:val="22"/>
        </w:rPr>
      </w:pPr>
      <w:r>
        <w:rPr>
          <w:rFonts w:hint="eastAsia"/>
          <w:bCs/>
          <w:sz w:val="22"/>
          <w:szCs w:val="22"/>
        </w:rPr>
        <w:t>- DRXPD_SEL_EQ_LPM</w:t>
      </w:r>
    </w:p>
    <w:p w:rsidR="00726E43" w:rsidRDefault="00726E43" w:rsidP="00726E43">
      <w:pPr>
        <w:spacing w:line="0" w:lineRule="atLeast"/>
        <w:ind w:leftChars="295" w:left="708" w:right="1020" w:firstLineChars="114" w:firstLine="251"/>
        <w:rPr>
          <w:bCs/>
          <w:sz w:val="22"/>
          <w:szCs w:val="22"/>
        </w:rPr>
      </w:pPr>
      <w:r>
        <w:rPr>
          <w:rFonts w:hint="eastAsia"/>
          <w:bCs/>
          <w:sz w:val="22"/>
          <w:szCs w:val="22"/>
        </w:rPr>
        <w:tab/>
      </w:r>
      <w:r w:rsidR="001F3996">
        <w:rPr>
          <w:rFonts w:hint="eastAsia"/>
          <w:bCs/>
          <w:sz w:val="22"/>
          <w:szCs w:val="22"/>
        </w:rPr>
        <w:t xml:space="preserve">Current equalizer type is </w:t>
      </w:r>
      <w:r>
        <w:rPr>
          <w:rFonts w:hint="eastAsia"/>
          <w:bCs/>
          <w:sz w:val="22"/>
          <w:szCs w:val="22"/>
        </w:rPr>
        <w:t xml:space="preserve">LPM equalizer. </w:t>
      </w:r>
    </w:p>
    <w:p w:rsidR="00726E43" w:rsidRDefault="00726E43" w:rsidP="00726E43">
      <w:pPr>
        <w:spacing w:line="0" w:lineRule="atLeast"/>
        <w:ind w:leftChars="295" w:left="708" w:right="1020" w:firstLineChars="114" w:firstLine="251"/>
        <w:rPr>
          <w:bCs/>
          <w:sz w:val="22"/>
          <w:szCs w:val="22"/>
        </w:rPr>
      </w:pPr>
      <w:r>
        <w:rPr>
          <w:rFonts w:hint="eastAsia"/>
          <w:bCs/>
          <w:sz w:val="22"/>
          <w:szCs w:val="22"/>
        </w:rPr>
        <w:t>- DRXPD_SEL_EQ_DFE</w:t>
      </w:r>
    </w:p>
    <w:p w:rsidR="00726E43" w:rsidRPr="00CA1249" w:rsidRDefault="00726E43" w:rsidP="00726E43">
      <w:pPr>
        <w:spacing w:line="0" w:lineRule="atLeast"/>
        <w:ind w:leftChars="295" w:left="708" w:right="1020" w:firstLineChars="114" w:firstLine="251"/>
        <w:rPr>
          <w:bCs/>
          <w:sz w:val="22"/>
          <w:szCs w:val="22"/>
        </w:rPr>
      </w:pPr>
      <w:r>
        <w:rPr>
          <w:rFonts w:hint="eastAsia"/>
          <w:bCs/>
          <w:sz w:val="22"/>
          <w:szCs w:val="22"/>
        </w:rPr>
        <w:tab/>
      </w:r>
      <w:r w:rsidR="001F3996">
        <w:rPr>
          <w:rFonts w:hint="eastAsia"/>
          <w:bCs/>
          <w:sz w:val="22"/>
          <w:szCs w:val="22"/>
        </w:rPr>
        <w:t xml:space="preserve">Current equalizer type is </w:t>
      </w:r>
      <w:r>
        <w:rPr>
          <w:rFonts w:hint="eastAsia"/>
          <w:bCs/>
          <w:sz w:val="22"/>
          <w:szCs w:val="22"/>
        </w:rPr>
        <w:t>DFE equalizer.</w:t>
      </w:r>
    </w:p>
    <w:p w:rsidR="00726E43" w:rsidRPr="00CA1249" w:rsidRDefault="00726E43" w:rsidP="00E82429">
      <w:pPr>
        <w:spacing w:line="0" w:lineRule="atLeast"/>
        <w:ind w:right="1020"/>
        <w:rPr>
          <w:bCs/>
          <w:sz w:val="22"/>
          <w:szCs w:val="22"/>
        </w:rPr>
      </w:pPr>
    </w:p>
    <w:p w:rsidR="00726E43" w:rsidRPr="00CA1249" w:rsidRDefault="00726E43" w:rsidP="00726E43">
      <w:pPr>
        <w:spacing w:line="0" w:lineRule="atLeast"/>
        <w:ind w:right="1020"/>
        <w:rPr>
          <w:b/>
          <w:sz w:val="22"/>
          <w:szCs w:val="22"/>
        </w:rPr>
      </w:pPr>
      <w:r w:rsidRPr="00CA1249">
        <w:rPr>
          <w:rFonts w:hint="eastAsia"/>
          <w:b/>
          <w:sz w:val="22"/>
          <w:szCs w:val="22"/>
        </w:rPr>
        <w:t xml:space="preserve">　【Return】</w:t>
      </w:r>
    </w:p>
    <w:p w:rsidR="00726E43" w:rsidRPr="00CA1249" w:rsidRDefault="00726E43" w:rsidP="00726E43">
      <w:pPr>
        <w:spacing w:line="0" w:lineRule="atLeast"/>
        <w:ind w:right="1020" w:firstLineChars="200" w:firstLine="440"/>
        <w:rPr>
          <w:bCs/>
          <w:sz w:val="22"/>
          <w:szCs w:val="22"/>
        </w:rPr>
      </w:pPr>
      <w:del w:id="7898" w:author="t_竹沢 公佑" w:date="2019-10-05T15:00:00Z">
        <w:r w:rsidRPr="00CA1249" w:rsidDel="00D86E90">
          <w:rPr>
            <w:rFonts w:hint="eastAsia"/>
            <w:bCs/>
            <w:sz w:val="22"/>
            <w:szCs w:val="22"/>
          </w:rPr>
          <w:delText xml:space="preserve">If it is success, </w:delText>
        </w:r>
      </w:del>
      <w:r w:rsidRPr="00CA1249">
        <w:rPr>
          <w:rFonts w:hint="eastAsia"/>
          <w:bCs/>
          <w:sz w:val="22"/>
          <w:szCs w:val="22"/>
        </w:rPr>
        <w:t xml:space="preserve">0 </w:t>
      </w:r>
      <w:r w:rsidRPr="00CA1249">
        <w:rPr>
          <w:bCs/>
          <w:sz w:val="22"/>
          <w:szCs w:val="22"/>
        </w:rPr>
        <w:t>is returne</w:t>
      </w:r>
      <w:r w:rsidRPr="00CA1249">
        <w:rPr>
          <w:rFonts w:hint="eastAsia"/>
          <w:bCs/>
          <w:sz w:val="22"/>
          <w:szCs w:val="22"/>
        </w:rPr>
        <w:t>d</w:t>
      </w:r>
      <w:r w:rsidRPr="00CA1249">
        <w:rPr>
          <w:bCs/>
          <w:sz w:val="22"/>
          <w:szCs w:val="22"/>
        </w:rPr>
        <w:t>.</w:t>
      </w:r>
      <w:ins w:id="7899" w:author="t_竹沢 公佑" w:date="2019-09-18T14:30:00Z">
        <w:r w:rsidR="006A78C8" w:rsidRPr="00CA1249" w:rsidDel="006A78C8">
          <w:rPr>
            <w:bCs/>
            <w:sz w:val="22"/>
            <w:szCs w:val="22"/>
          </w:rPr>
          <w:t xml:space="preserve"> </w:t>
        </w:r>
      </w:ins>
      <w:del w:id="7900" w:author="t_竹沢 公佑" w:date="2019-09-18T14:30:00Z">
        <w:r w:rsidRPr="00CA1249" w:rsidDel="006A78C8">
          <w:rPr>
            <w:bCs/>
            <w:sz w:val="22"/>
            <w:szCs w:val="22"/>
          </w:rPr>
          <w:delText xml:space="preserve">　</w:delText>
        </w:r>
      </w:del>
      <w:ins w:id="7901" w:author="t_竹沢 公佑" w:date="2019-09-18T14:30:00Z">
        <w:r w:rsidR="006A78C8">
          <w:rPr>
            <w:rFonts w:hint="eastAsia"/>
            <w:bCs/>
            <w:sz w:val="22"/>
            <w:szCs w:val="22"/>
          </w:rPr>
          <w:t>I</w:t>
        </w:r>
      </w:ins>
      <w:del w:id="7902" w:author="t_竹沢 公佑" w:date="2019-09-18T14:30:00Z">
        <w:r w:rsidRPr="00CA1249" w:rsidDel="006A78C8">
          <w:rPr>
            <w:bCs/>
            <w:sz w:val="22"/>
            <w:szCs w:val="22"/>
          </w:rPr>
          <w:delText>i</w:delText>
        </w:r>
      </w:del>
      <w:r w:rsidRPr="00CA1249">
        <w:rPr>
          <w:bCs/>
          <w:sz w:val="22"/>
          <w:szCs w:val="22"/>
        </w:rPr>
        <w:t xml:space="preserve">f </w:t>
      </w:r>
      <w:r w:rsidRPr="00CA1249">
        <w:rPr>
          <w:rFonts w:hint="eastAsia"/>
          <w:bCs/>
          <w:sz w:val="22"/>
          <w:szCs w:val="22"/>
        </w:rPr>
        <w:t xml:space="preserve">an </w:t>
      </w:r>
      <w:r w:rsidRPr="00CA1249">
        <w:rPr>
          <w:bCs/>
          <w:sz w:val="22"/>
          <w:szCs w:val="22"/>
        </w:rPr>
        <w:t>error</w:t>
      </w:r>
      <w:ins w:id="7903" w:author="t_竹沢 公佑" w:date="2019-10-05T15:00:00Z">
        <w:r w:rsidR="00D86E90">
          <w:rPr>
            <w:rFonts w:hint="eastAsia"/>
            <w:bCs/>
            <w:sz w:val="22"/>
            <w:szCs w:val="22"/>
          </w:rPr>
          <w:t xml:space="preserve"> </w:t>
        </w:r>
      </w:ins>
      <w:del w:id="7904" w:author="t_竹沢 公佑" w:date="2019-10-05T15:00:00Z">
        <w:r w:rsidRPr="00CA1249" w:rsidDel="00D86E90">
          <w:rPr>
            <w:bCs/>
            <w:sz w:val="22"/>
            <w:szCs w:val="22"/>
          </w:rPr>
          <w:delText xml:space="preserve">　</w:delText>
        </w:r>
      </w:del>
      <w:r w:rsidRPr="00CA1249">
        <w:rPr>
          <w:bCs/>
          <w:sz w:val="22"/>
          <w:szCs w:val="22"/>
        </w:rPr>
        <w:t>occur</w:t>
      </w:r>
      <w:r w:rsidRPr="00CA1249">
        <w:rPr>
          <w:rFonts w:hint="eastAsia"/>
          <w:bCs/>
          <w:sz w:val="22"/>
          <w:szCs w:val="22"/>
        </w:rPr>
        <w:t>s</w:t>
      </w:r>
      <w:r w:rsidRPr="00CA1249">
        <w:rPr>
          <w:bCs/>
          <w:sz w:val="22"/>
          <w:szCs w:val="22"/>
        </w:rPr>
        <w:t>, -1 is returned</w:t>
      </w:r>
      <w:r w:rsidRPr="00CA1249">
        <w:rPr>
          <w:rFonts w:hint="eastAsia"/>
          <w:bCs/>
          <w:sz w:val="22"/>
          <w:szCs w:val="22"/>
        </w:rPr>
        <w:t xml:space="preserve"> </w:t>
      </w:r>
      <w:r w:rsidRPr="00CA1249">
        <w:rPr>
          <w:bCs/>
          <w:sz w:val="22"/>
          <w:szCs w:val="22"/>
        </w:rPr>
        <w:t>in which case</w:t>
      </w:r>
      <w:del w:id="7905" w:author="t_竹沢 公佑" w:date="2019-10-05T15:00:00Z">
        <w:r w:rsidRPr="00CA1249" w:rsidDel="00D86E90">
          <w:rPr>
            <w:bCs/>
            <w:sz w:val="22"/>
            <w:szCs w:val="22"/>
          </w:rPr>
          <w:delText>,</w:delText>
        </w:r>
      </w:del>
      <w:r w:rsidRPr="00CA1249">
        <w:rPr>
          <w:bCs/>
          <w:sz w:val="22"/>
          <w:szCs w:val="22"/>
        </w:rPr>
        <w:t xml:space="preserve"> errno is set.</w:t>
      </w:r>
    </w:p>
    <w:p w:rsidR="00726E43" w:rsidRPr="00CA1249" w:rsidRDefault="00726E43" w:rsidP="00726E43">
      <w:pPr>
        <w:spacing w:line="0" w:lineRule="atLeast"/>
        <w:ind w:right="1020" w:firstLineChars="200" w:firstLine="440"/>
        <w:rPr>
          <w:bCs/>
          <w:sz w:val="22"/>
          <w:szCs w:val="22"/>
        </w:rPr>
      </w:pPr>
    </w:p>
    <w:p w:rsidR="00726E43" w:rsidRPr="00CA1249" w:rsidRDefault="00726E43" w:rsidP="00726E43">
      <w:pPr>
        <w:spacing w:line="0" w:lineRule="atLeast"/>
        <w:ind w:right="1020" w:firstLineChars="50" w:firstLine="110"/>
        <w:rPr>
          <w:b/>
          <w:sz w:val="22"/>
          <w:szCs w:val="22"/>
        </w:rPr>
      </w:pPr>
      <w:r w:rsidRPr="00CA1249">
        <w:rPr>
          <w:rFonts w:hint="eastAsia"/>
          <w:b/>
          <w:sz w:val="22"/>
          <w:szCs w:val="22"/>
        </w:rPr>
        <w:t>【Errors】</w:t>
      </w:r>
    </w:p>
    <w:p w:rsidR="00726E43" w:rsidRDefault="00726E43" w:rsidP="00726E43">
      <w:pPr>
        <w:spacing w:line="0" w:lineRule="atLeast"/>
        <w:ind w:right="1020" w:firstLineChars="200" w:firstLine="440"/>
        <w:rPr>
          <w:ins w:id="7906" w:author="t_竹沢 公佑" w:date="2019-09-18T13:34:00Z"/>
          <w:bCs/>
          <w:sz w:val="22"/>
          <w:szCs w:val="22"/>
        </w:rPr>
      </w:pPr>
      <w:r w:rsidRPr="00CA1249">
        <w:rPr>
          <w:bCs/>
          <w:sz w:val="22"/>
          <w:szCs w:val="22"/>
        </w:rPr>
        <w:t>This command can fail with the following errors.</w:t>
      </w:r>
    </w:p>
    <w:p w:rsidR="00A033B7" w:rsidRPr="00A033B7" w:rsidRDefault="00A033B7" w:rsidP="00A033B7">
      <w:pPr>
        <w:spacing w:line="0" w:lineRule="atLeast"/>
        <w:ind w:right="1020" w:firstLineChars="200" w:firstLine="440"/>
        <w:rPr>
          <w:ins w:id="7907" w:author="t_竹沢 公佑" w:date="2019-09-18T13:35:00Z"/>
          <w:bCs/>
          <w:sz w:val="22"/>
          <w:szCs w:val="22"/>
        </w:rPr>
      </w:pPr>
      <w:ins w:id="7908" w:author="t_竹沢 公佑" w:date="2019-09-18T13:35:00Z">
        <w:r w:rsidRPr="00A033B7">
          <w:rPr>
            <w:bCs/>
            <w:sz w:val="22"/>
            <w:szCs w:val="22"/>
          </w:rPr>
          <w:t>EFAULT</w:t>
        </w:r>
      </w:ins>
      <w:ins w:id="7909" w:author="t_竹沢 公佑" w:date="2019-09-18T13:36:00Z">
        <w:r w:rsidRPr="00A033B7">
          <w:rPr>
            <w:bCs/>
            <w:sz w:val="22"/>
            <w:szCs w:val="22"/>
          </w:rPr>
          <w:t>(driver version 2.0.3 or later)</w:t>
        </w:r>
      </w:ins>
    </w:p>
    <w:p w:rsidR="00A033B7" w:rsidRPr="00A033B7" w:rsidRDefault="00A033B7" w:rsidP="00A033B7">
      <w:pPr>
        <w:spacing w:line="0" w:lineRule="atLeast"/>
        <w:ind w:right="1020" w:firstLineChars="200" w:firstLine="440"/>
        <w:rPr>
          <w:ins w:id="7910" w:author="t_竹沢 公佑" w:date="2019-09-18T13:35:00Z"/>
          <w:bCs/>
          <w:sz w:val="22"/>
          <w:szCs w:val="22"/>
        </w:rPr>
      </w:pPr>
      <w:ins w:id="7911" w:author="t_竹沢 公佑" w:date="2019-09-18T13:35:00Z">
        <w:r w:rsidRPr="00A033B7">
          <w:rPr>
            <w:bCs/>
            <w:sz w:val="22"/>
            <w:szCs w:val="22"/>
          </w:rPr>
          <w:t xml:space="preserve">  When this </w:t>
        </w:r>
      </w:ins>
      <w:ins w:id="7912" w:author="t_竹沢 公佑" w:date="2019-10-05T15:00:00Z">
        <w:r w:rsidR="00D86E90">
          <w:rPr>
            <w:rFonts w:hint="eastAsia"/>
            <w:bCs/>
            <w:sz w:val="22"/>
            <w:szCs w:val="22"/>
          </w:rPr>
          <w:t xml:space="preserve">command </w:t>
        </w:r>
      </w:ins>
      <w:ins w:id="7913" w:author="t_竹沢 公佑" w:date="2019-09-18T13:35:00Z">
        <w:r w:rsidR="00D86E90">
          <w:rPr>
            <w:bCs/>
            <w:sz w:val="22"/>
            <w:szCs w:val="22"/>
          </w:rPr>
          <w:t>fail</w:t>
        </w:r>
      </w:ins>
      <w:ins w:id="7914" w:author="t_竹沢 公佑" w:date="2019-10-05T15:00:00Z">
        <w:r w:rsidR="00D86E90">
          <w:rPr>
            <w:rFonts w:hint="eastAsia"/>
            <w:bCs/>
            <w:sz w:val="22"/>
            <w:szCs w:val="22"/>
          </w:rPr>
          <w:t>s</w:t>
        </w:r>
      </w:ins>
      <w:ins w:id="7915" w:author="t_竹沢 公佑" w:date="2019-09-18T13:35:00Z">
        <w:r w:rsidRPr="00A033B7">
          <w:rPr>
            <w:bCs/>
            <w:sz w:val="22"/>
            <w:szCs w:val="22"/>
          </w:rPr>
          <w:t xml:space="preserve"> to copy the type of equalizer to i_eq_type, </w:t>
        </w:r>
      </w:ins>
    </w:p>
    <w:p w:rsidR="00A033B7" w:rsidRPr="00A033B7" w:rsidRDefault="00A033B7" w:rsidP="00A033B7">
      <w:pPr>
        <w:spacing w:line="0" w:lineRule="atLeast"/>
        <w:ind w:right="1020" w:firstLineChars="200" w:firstLine="440"/>
        <w:rPr>
          <w:ins w:id="7916" w:author="t_竹沢 公佑" w:date="2019-09-18T13:35:00Z"/>
          <w:bCs/>
          <w:sz w:val="22"/>
          <w:szCs w:val="22"/>
        </w:rPr>
      </w:pPr>
      <w:ins w:id="7917" w:author="t_竹沢 公佑" w:date="2019-09-18T13:35:00Z">
        <w:r w:rsidRPr="00A033B7">
          <w:rPr>
            <w:bCs/>
            <w:sz w:val="22"/>
            <w:szCs w:val="22"/>
          </w:rPr>
          <w:t xml:space="preserve">  it sets EFAULT to errno. In this case, please ignore the value of *i_eq_type.</w:t>
        </w:r>
      </w:ins>
    </w:p>
    <w:p w:rsidR="00A033B7" w:rsidRPr="00A033B7" w:rsidRDefault="00A033B7" w:rsidP="00A033B7">
      <w:pPr>
        <w:spacing w:line="0" w:lineRule="atLeast"/>
        <w:ind w:right="1020" w:firstLineChars="200" w:firstLine="440"/>
        <w:rPr>
          <w:ins w:id="7918" w:author="t_竹沢 公佑" w:date="2019-09-18T13:35:00Z"/>
          <w:bCs/>
          <w:sz w:val="22"/>
          <w:szCs w:val="22"/>
        </w:rPr>
      </w:pPr>
      <w:ins w:id="7919" w:author="t_竹沢 公佑" w:date="2019-09-18T13:35:00Z">
        <w:r w:rsidRPr="00A033B7">
          <w:rPr>
            <w:bCs/>
            <w:sz w:val="22"/>
            <w:szCs w:val="22"/>
          </w:rPr>
          <w:t xml:space="preserve">  </w:t>
        </w:r>
      </w:ins>
      <w:ins w:id="7920" w:author="t_竹沢 公佑" w:date="2019-10-05T15:00:00Z">
        <w:r w:rsidR="00D86E90">
          <w:rPr>
            <w:rFonts w:hint="eastAsia"/>
            <w:bCs/>
            <w:sz w:val="22"/>
            <w:szCs w:val="22"/>
          </w:rPr>
          <w:t xml:space="preserve">Your </w:t>
        </w:r>
      </w:ins>
      <w:ins w:id="7921" w:author="t_竹沢 公佑" w:date="2019-09-18T13:35:00Z">
        <w:r w:rsidRPr="00A033B7">
          <w:rPr>
            <w:bCs/>
            <w:sz w:val="22"/>
            <w:szCs w:val="22"/>
          </w:rPr>
          <w:t xml:space="preserve">application may give an invalid address to this pointer, </w:t>
        </w:r>
      </w:ins>
    </w:p>
    <w:p w:rsidR="00A033B7" w:rsidRPr="00A033B7" w:rsidRDefault="00A033B7" w:rsidP="00A033B7">
      <w:pPr>
        <w:spacing w:line="0" w:lineRule="atLeast"/>
        <w:ind w:right="1020" w:firstLineChars="200" w:firstLine="440"/>
        <w:rPr>
          <w:ins w:id="7922" w:author="t_竹沢 公佑" w:date="2019-09-18T13:35:00Z"/>
          <w:bCs/>
          <w:sz w:val="22"/>
          <w:szCs w:val="22"/>
        </w:rPr>
      </w:pPr>
      <w:ins w:id="7923" w:author="t_竹沢 公佑" w:date="2019-09-18T13:35:00Z">
        <w:r w:rsidRPr="00A033B7">
          <w:rPr>
            <w:bCs/>
            <w:sz w:val="22"/>
            <w:szCs w:val="22"/>
          </w:rPr>
          <w:t xml:space="preserve">  please check its address.</w:t>
        </w:r>
      </w:ins>
    </w:p>
    <w:p w:rsidR="00A033B7" w:rsidRPr="00A033B7" w:rsidRDefault="00A033B7" w:rsidP="00A033B7">
      <w:pPr>
        <w:spacing w:line="0" w:lineRule="atLeast"/>
        <w:ind w:right="1020" w:firstLineChars="200" w:firstLine="440"/>
        <w:rPr>
          <w:ins w:id="7924" w:author="t_竹沢 公佑" w:date="2019-09-18T13:35:00Z"/>
          <w:bCs/>
          <w:sz w:val="22"/>
          <w:szCs w:val="22"/>
        </w:rPr>
      </w:pPr>
      <w:ins w:id="7925" w:author="t_竹沢 公佑" w:date="2019-09-18T13:35:00Z">
        <w:r w:rsidRPr="00A033B7">
          <w:rPr>
            <w:bCs/>
            <w:sz w:val="22"/>
            <w:szCs w:val="22"/>
          </w:rPr>
          <w:t>EAGAIN</w:t>
        </w:r>
      </w:ins>
    </w:p>
    <w:p w:rsidR="00A033B7" w:rsidRPr="00A033B7" w:rsidRDefault="00A033B7" w:rsidP="00A033B7">
      <w:pPr>
        <w:spacing w:line="0" w:lineRule="atLeast"/>
        <w:ind w:right="1020" w:firstLineChars="200" w:firstLine="440"/>
        <w:rPr>
          <w:ins w:id="7926" w:author="t_竹沢 公佑" w:date="2019-09-18T13:35:00Z"/>
          <w:bCs/>
          <w:sz w:val="22"/>
          <w:szCs w:val="22"/>
        </w:rPr>
      </w:pPr>
      <w:ins w:id="7927" w:author="t_竹沢 公佑" w:date="2019-09-18T13:35:00Z">
        <w:r w:rsidRPr="00A033B7">
          <w:rPr>
            <w:bCs/>
            <w:sz w:val="22"/>
            <w:szCs w:val="22"/>
          </w:rPr>
          <w:t xml:space="preserve">  The register value for controlling equalizer is invalid value. </w:t>
        </w:r>
      </w:ins>
    </w:p>
    <w:p w:rsidR="00A033B7" w:rsidRPr="00A033B7" w:rsidRDefault="00A033B7" w:rsidP="00A033B7">
      <w:pPr>
        <w:spacing w:line="0" w:lineRule="atLeast"/>
        <w:ind w:right="1020" w:firstLineChars="200" w:firstLine="440"/>
        <w:rPr>
          <w:ins w:id="7928" w:author="t_竹沢 公佑" w:date="2019-09-18T13:35:00Z"/>
          <w:bCs/>
          <w:sz w:val="22"/>
          <w:szCs w:val="22"/>
        </w:rPr>
      </w:pPr>
      <w:ins w:id="7929" w:author="t_竹沢 公佑" w:date="2019-09-18T13:35:00Z">
        <w:r w:rsidRPr="00A033B7">
          <w:rPr>
            <w:bCs/>
            <w:sz w:val="22"/>
            <w:szCs w:val="22"/>
          </w:rPr>
          <w:t xml:space="preserve">  Please try to set equalizer type by ioctl(DRXPD_SEL_EQ).</w:t>
        </w:r>
      </w:ins>
    </w:p>
    <w:p w:rsidR="00A033B7" w:rsidRPr="00A033B7" w:rsidRDefault="00A033B7" w:rsidP="00A033B7">
      <w:pPr>
        <w:spacing w:line="0" w:lineRule="atLeast"/>
        <w:ind w:right="1020" w:firstLineChars="200" w:firstLine="440"/>
        <w:rPr>
          <w:ins w:id="7930" w:author="t_竹沢 公佑" w:date="2019-09-18T13:35:00Z"/>
          <w:bCs/>
          <w:sz w:val="22"/>
          <w:szCs w:val="22"/>
        </w:rPr>
      </w:pPr>
      <w:ins w:id="7931" w:author="t_竹沢 公佑" w:date="2019-09-18T13:35:00Z">
        <w:r w:rsidRPr="00A033B7">
          <w:rPr>
            <w:bCs/>
            <w:sz w:val="22"/>
            <w:szCs w:val="22"/>
          </w:rPr>
          <w:t>EIO</w:t>
        </w:r>
      </w:ins>
    </w:p>
    <w:p w:rsidR="00A033B7" w:rsidRPr="00A033B7" w:rsidRDefault="00A033B7" w:rsidP="00A033B7">
      <w:pPr>
        <w:spacing w:line="0" w:lineRule="atLeast"/>
        <w:ind w:right="1020" w:firstLineChars="200" w:firstLine="440"/>
        <w:rPr>
          <w:ins w:id="7932" w:author="t_竹沢 公佑" w:date="2019-09-18T13:35:00Z"/>
          <w:bCs/>
          <w:sz w:val="22"/>
          <w:szCs w:val="22"/>
        </w:rPr>
      </w:pPr>
      <w:ins w:id="7933" w:author="t_竹沢 公佑" w:date="2019-09-18T13:35:00Z">
        <w:r w:rsidRPr="00A033B7">
          <w:rPr>
            <w:bCs/>
            <w:sz w:val="22"/>
            <w:szCs w:val="22"/>
          </w:rPr>
          <w:t xml:space="preserve">  When </w:t>
        </w:r>
      </w:ins>
      <w:ins w:id="7934" w:author="t_竹沢 公佑" w:date="2019-10-05T15:00:00Z">
        <w:r w:rsidR="00D86E90">
          <w:rPr>
            <w:rFonts w:hint="eastAsia"/>
            <w:bCs/>
            <w:sz w:val="22"/>
            <w:szCs w:val="22"/>
          </w:rPr>
          <w:t xml:space="preserve">this command </w:t>
        </w:r>
      </w:ins>
      <w:ins w:id="7935" w:author="t_竹沢 公佑" w:date="2019-09-18T13:35:00Z">
        <w:r w:rsidRPr="00A033B7">
          <w:rPr>
            <w:bCs/>
            <w:sz w:val="22"/>
            <w:szCs w:val="22"/>
          </w:rPr>
          <w:t>fail</w:t>
        </w:r>
      </w:ins>
      <w:ins w:id="7936" w:author="t_竹沢 公佑" w:date="2019-10-05T15:00:00Z">
        <w:r w:rsidR="00D86E90">
          <w:rPr>
            <w:rFonts w:hint="eastAsia"/>
            <w:bCs/>
            <w:sz w:val="22"/>
            <w:szCs w:val="22"/>
          </w:rPr>
          <w:t>s</w:t>
        </w:r>
      </w:ins>
      <w:ins w:id="7937" w:author="t_竹沢 公佑" w:date="2019-09-18T13:35:00Z">
        <w:r w:rsidRPr="00A033B7">
          <w:rPr>
            <w:bCs/>
            <w:sz w:val="22"/>
            <w:szCs w:val="22"/>
          </w:rPr>
          <w:t xml:space="preserve"> to read or write internal register.</w:t>
        </w:r>
      </w:ins>
    </w:p>
    <w:p w:rsidR="00A033B7" w:rsidRPr="00A033B7" w:rsidRDefault="00A033B7" w:rsidP="00A033B7">
      <w:pPr>
        <w:spacing w:line="0" w:lineRule="atLeast"/>
        <w:ind w:right="1020" w:firstLineChars="200" w:firstLine="440"/>
        <w:rPr>
          <w:ins w:id="7938" w:author="t_竹沢 公佑" w:date="2019-09-18T13:35:00Z"/>
          <w:bCs/>
          <w:sz w:val="22"/>
          <w:szCs w:val="22"/>
        </w:rPr>
      </w:pPr>
      <w:ins w:id="7939" w:author="t_竹沢 公佑" w:date="2019-09-18T13:35:00Z">
        <w:r w:rsidRPr="00A033B7">
          <w:rPr>
            <w:bCs/>
            <w:sz w:val="22"/>
            <w:szCs w:val="22"/>
          </w:rPr>
          <w:t xml:space="preserve">  This errno means device driver can't control the device.</w:t>
        </w:r>
      </w:ins>
    </w:p>
    <w:p w:rsidR="00A033B7" w:rsidRPr="00A033B7" w:rsidRDefault="00A033B7" w:rsidP="00A033B7">
      <w:pPr>
        <w:spacing w:line="0" w:lineRule="atLeast"/>
        <w:ind w:right="1020" w:firstLineChars="200" w:firstLine="440"/>
        <w:rPr>
          <w:ins w:id="7940" w:author="t_竹沢 公佑" w:date="2019-09-18T13:35:00Z"/>
          <w:bCs/>
          <w:sz w:val="22"/>
          <w:szCs w:val="22"/>
        </w:rPr>
      </w:pPr>
      <w:ins w:id="7941" w:author="t_竹沢 公佑" w:date="2019-09-18T13:35:00Z">
        <w:r w:rsidRPr="00A033B7">
          <w:rPr>
            <w:bCs/>
            <w:sz w:val="22"/>
            <w:szCs w:val="22"/>
          </w:rPr>
          <w:t xml:space="preserve">  If this error occurrs often, it may be hardware error is happend.</w:t>
        </w:r>
      </w:ins>
    </w:p>
    <w:p w:rsidR="00A033B7" w:rsidRDefault="00A033B7" w:rsidP="00A033B7">
      <w:pPr>
        <w:spacing w:line="0" w:lineRule="atLeast"/>
        <w:ind w:right="1020" w:firstLineChars="200" w:firstLine="440"/>
        <w:rPr>
          <w:ins w:id="7942" w:author="t_竹沢 公佑" w:date="2019-09-18T13:34:00Z"/>
          <w:bCs/>
          <w:sz w:val="22"/>
          <w:szCs w:val="22"/>
        </w:rPr>
      </w:pPr>
      <w:ins w:id="7943" w:author="t_竹沢 公佑" w:date="2019-09-18T13:35:00Z">
        <w:r w:rsidRPr="00A033B7">
          <w:rPr>
            <w:bCs/>
            <w:sz w:val="22"/>
            <w:szCs w:val="22"/>
          </w:rPr>
          <w:t xml:space="preserve">  Please execute cold-reboot and try again.</w:t>
        </w:r>
      </w:ins>
    </w:p>
    <w:p w:rsidR="00A033B7" w:rsidRDefault="00A033B7" w:rsidP="00726E43">
      <w:pPr>
        <w:spacing w:line="0" w:lineRule="atLeast"/>
        <w:ind w:right="1020" w:firstLineChars="200" w:firstLine="440"/>
        <w:rPr>
          <w:ins w:id="7944" w:author="t_竹沢 公佑" w:date="2019-09-18T13:34:00Z"/>
          <w:bCs/>
          <w:sz w:val="22"/>
          <w:szCs w:val="22"/>
        </w:rPr>
      </w:pPr>
    </w:p>
    <w:p w:rsidR="00A033B7" w:rsidRPr="00CA1249" w:rsidDel="00A033B7" w:rsidRDefault="00A033B7" w:rsidP="00726E43">
      <w:pPr>
        <w:spacing w:line="0" w:lineRule="atLeast"/>
        <w:ind w:right="1020" w:firstLineChars="200" w:firstLine="440"/>
        <w:rPr>
          <w:del w:id="7945" w:author="t_竹沢 公佑" w:date="2019-09-18T13:36:00Z"/>
          <w:bCs/>
          <w:sz w:val="22"/>
          <w:szCs w:val="22"/>
        </w:rPr>
      </w:pPr>
    </w:p>
    <w:p w:rsidR="00726E43" w:rsidRPr="00CA1249" w:rsidDel="00A033B7" w:rsidRDefault="00726E43" w:rsidP="00726E43">
      <w:pPr>
        <w:spacing w:line="0" w:lineRule="atLeast"/>
        <w:ind w:right="1020" w:firstLineChars="200" w:firstLine="440"/>
        <w:rPr>
          <w:del w:id="7946" w:author="t_竹沢 公佑" w:date="2019-09-18T13:36:00Z"/>
          <w:bCs/>
          <w:sz w:val="22"/>
          <w:szCs w:val="22"/>
        </w:rPr>
      </w:pPr>
      <w:del w:id="7947" w:author="t_竹沢 公佑" w:date="2019-09-18T13:36:00Z">
        <w:r w:rsidDel="00A033B7">
          <w:rPr>
            <w:bCs/>
            <w:sz w:val="22"/>
            <w:szCs w:val="22"/>
          </w:rPr>
          <w:delText>E</w:delText>
        </w:r>
        <w:r w:rsidR="001F3996" w:rsidDel="00A033B7">
          <w:rPr>
            <w:rFonts w:hint="eastAsia"/>
            <w:bCs/>
            <w:sz w:val="22"/>
            <w:szCs w:val="22"/>
          </w:rPr>
          <w:delText>IO</w:delText>
        </w:r>
      </w:del>
    </w:p>
    <w:p w:rsidR="00726E43" w:rsidDel="00A033B7" w:rsidRDefault="001F3996" w:rsidP="001F3996">
      <w:pPr>
        <w:spacing w:line="0" w:lineRule="atLeast"/>
        <w:ind w:leftChars="300" w:left="720" w:right="1020"/>
        <w:rPr>
          <w:del w:id="7948" w:author="t_竹沢 公佑" w:date="2019-09-18T13:36:00Z"/>
          <w:bCs/>
          <w:sz w:val="22"/>
          <w:szCs w:val="22"/>
        </w:rPr>
      </w:pPr>
      <w:del w:id="7949" w:author="t_竹沢 公佑" w:date="2019-09-18T13:36:00Z">
        <w:r w:rsidDel="00A033B7">
          <w:rPr>
            <w:rFonts w:hint="eastAsia"/>
            <w:bCs/>
            <w:sz w:val="22"/>
            <w:szCs w:val="22"/>
          </w:rPr>
          <w:delText>When this function fails to copy the type of equalizer to *i_eq_type</w:delText>
        </w:r>
        <w:r w:rsidR="00726E43" w:rsidDel="00A033B7">
          <w:rPr>
            <w:rFonts w:hint="eastAsia"/>
            <w:bCs/>
            <w:sz w:val="22"/>
            <w:szCs w:val="22"/>
          </w:rPr>
          <w:delText>, it fails and sets EI</w:delText>
        </w:r>
        <w:r w:rsidDel="00A033B7">
          <w:rPr>
            <w:rFonts w:hint="eastAsia"/>
            <w:bCs/>
            <w:sz w:val="22"/>
            <w:szCs w:val="22"/>
          </w:rPr>
          <w:delText>O</w:delText>
        </w:r>
        <w:r w:rsidR="00726E43" w:rsidDel="00A033B7">
          <w:rPr>
            <w:rFonts w:hint="eastAsia"/>
            <w:bCs/>
            <w:sz w:val="22"/>
            <w:szCs w:val="22"/>
          </w:rPr>
          <w:delText xml:space="preserve"> to errno</w:delText>
        </w:r>
        <w:r w:rsidR="00726E43" w:rsidRPr="00CA1249" w:rsidDel="00A033B7">
          <w:rPr>
            <w:rFonts w:hint="eastAsia"/>
            <w:bCs/>
            <w:sz w:val="22"/>
            <w:szCs w:val="22"/>
          </w:rPr>
          <w:delText>.</w:delText>
        </w:r>
      </w:del>
    </w:p>
    <w:p w:rsidR="001F3996" w:rsidDel="00A033B7" w:rsidRDefault="001F3996" w:rsidP="001F3996">
      <w:pPr>
        <w:spacing w:line="0" w:lineRule="atLeast"/>
        <w:ind w:right="1020"/>
        <w:rPr>
          <w:del w:id="7950" w:author="t_竹沢 公佑" w:date="2019-09-18T13:36:00Z"/>
          <w:bCs/>
          <w:sz w:val="22"/>
          <w:szCs w:val="22"/>
        </w:rPr>
      </w:pPr>
      <w:del w:id="7951" w:author="t_竹沢 公佑" w:date="2019-09-18T13:36:00Z">
        <w:r w:rsidDel="00A033B7">
          <w:rPr>
            <w:rFonts w:hint="eastAsia"/>
            <w:bCs/>
            <w:sz w:val="22"/>
            <w:szCs w:val="22"/>
          </w:rPr>
          <w:delText xml:space="preserve">    EAG</w:delText>
        </w:r>
      </w:del>
      <w:ins w:id="7952" w:author="s_佐野 光" w:date="2019-08-20T20:54:00Z">
        <w:del w:id="7953" w:author="t_竹沢 公佑" w:date="2019-09-18T13:36:00Z">
          <w:r w:rsidR="007D15DF" w:rsidDel="00A033B7">
            <w:rPr>
              <w:rFonts w:hint="eastAsia"/>
              <w:bCs/>
              <w:sz w:val="22"/>
              <w:szCs w:val="22"/>
            </w:rPr>
            <w:delText>A</w:delText>
          </w:r>
        </w:del>
      </w:ins>
      <w:del w:id="7954" w:author="t_竹沢 公佑" w:date="2019-09-18T13:36:00Z">
        <w:r w:rsidDel="00A033B7">
          <w:rPr>
            <w:rFonts w:hint="eastAsia"/>
            <w:bCs/>
            <w:sz w:val="22"/>
            <w:szCs w:val="22"/>
          </w:rPr>
          <w:delText>INA</w:delText>
        </w:r>
      </w:del>
    </w:p>
    <w:p w:rsidR="001F3996" w:rsidRPr="00CA1249" w:rsidDel="00A033B7" w:rsidRDefault="004F0C61" w:rsidP="004F0C61">
      <w:pPr>
        <w:spacing w:line="0" w:lineRule="atLeast"/>
        <w:ind w:left="880" w:right="1020" w:hangingChars="400" w:hanging="880"/>
        <w:rPr>
          <w:del w:id="7955" w:author="t_竹沢 公佑" w:date="2019-09-18T13:36:00Z"/>
          <w:bCs/>
          <w:sz w:val="22"/>
          <w:szCs w:val="22"/>
        </w:rPr>
      </w:pPr>
      <w:del w:id="7956" w:author="t_竹沢 公佑" w:date="2019-09-18T13:36:00Z">
        <w:r w:rsidDel="00A033B7">
          <w:rPr>
            <w:rFonts w:hint="eastAsia"/>
            <w:bCs/>
            <w:sz w:val="22"/>
            <w:szCs w:val="22"/>
          </w:rPr>
          <w:delText xml:space="preserve">       T</w:delText>
        </w:r>
        <w:r w:rsidR="001F3996" w:rsidDel="00A033B7">
          <w:rPr>
            <w:rFonts w:hint="eastAsia"/>
            <w:bCs/>
            <w:sz w:val="22"/>
            <w:szCs w:val="22"/>
          </w:rPr>
          <w:delText xml:space="preserve">he register value for </w:delText>
        </w:r>
        <w:r w:rsidR="001F3996" w:rsidDel="00A033B7">
          <w:rPr>
            <w:bCs/>
            <w:sz w:val="22"/>
            <w:szCs w:val="22"/>
          </w:rPr>
          <w:delText>controlling</w:delText>
        </w:r>
        <w:r w:rsidR="001F3996" w:rsidDel="00A033B7">
          <w:rPr>
            <w:rFonts w:hint="eastAsia"/>
            <w:bCs/>
            <w:sz w:val="22"/>
            <w:szCs w:val="22"/>
          </w:rPr>
          <w:delText xml:space="preserve"> equalizer </w:delText>
        </w:r>
        <w:r w:rsidDel="00A033B7">
          <w:rPr>
            <w:rFonts w:hint="eastAsia"/>
            <w:bCs/>
            <w:sz w:val="22"/>
            <w:szCs w:val="22"/>
          </w:rPr>
          <w:delText>is invalid value. Please try to set equalizer type by DRXPD_SEL_EQ.</w:delText>
        </w:r>
      </w:del>
    </w:p>
    <w:p w:rsidR="00596636" w:rsidRDefault="00596636" w:rsidP="00596636">
      <w:pPr>
        <w:spacing w:line="0" w:lineRule="atLeast"/>
        <w:ind w:right="1020" w:firstLineChars="50" w:firstLine="110"/>
        <w:rPr>
          <w:b/>
          <w:sz w:val="22"/>
          <w:szCs w:val="22"/>
        </w:rPr>
      </w:pPr>
      <w:r>
        <w:rPr>
          <w:rFonts w:hint="eastAsia"/>
          <w:b/>
          <w:sz w:val="22"/>
          <w:szCs w:val="22"/>
        </w:rPr>
        <w:t>【</w:t>
      </w:r>
      <w:r w:rsidRPr="00596636">
        <w:rPr>
          <w:b/>
          <w:sz w:val="22"/>
          <w:szCs w:val="22"/>
        </w:rPr>
        <w:t>Synchronization</w:t>
      </w:r>
      <w:r>
        <w:rPr>
          <w:rFonts w:hint="eastAsia"/>
          <w:b/>
          <w:sz w:val="22"/>
          <w:szCs w:val="22"/>
        </w:rPr>
        <w:t>】</w:t>
      </w:r>
    </w:p>
    <w:p w:rsidR="00596636" w:rsidRDefault="00AC7296" w:rsidP="00596636">
      <w:pPr>
        <w:spacing w:line="0" w:lineRule="atLeast"/>
        <w:ind w:right="1020" w:firstLineChars="200" w:firstLine="440"/>
        <w:rPr>
          <w:ins w:id="7957" w:author="t_竹沢 公佑" w:date="2019-09-18T14:24:00Z"/>
          <w:bCs/>
          <w:sz w:val="22"/>
          <w:szCs w:val="22"/>
        </w:rPr>
      </w:pPr>
      <w:r>
        <w:rPr>
          <w:rFonts w:hint="eastAsia"/>
          <w:bCs/>
          <w:sz w:val="22"/>
          <w:szCs w:val="22"/>
        </w:rPr>
        <w:t>S</w:t>
      </w:r>
      <w:r w:rsidR="00596636" w:rsidRPr="00596636">
        <w:rPr>
          <w:bCs/>
          <w:sz w:val="22"/>
          <w:szCs w:val="22"/>
        </w:rPr>
        <w:t>ynchronous</w:t>
      </w:r>
    </w:p>
    <w:p w:rsidR="00A26875" w:rsidRDefault="006A78C8" w:rsidP="00B57A93">
      <w:pPr>
        <w:spacing w:line="0" w:lineRule="atLeast"/>
        <w:ind w:right="1020" w:firstLineChars="200" w:firstLine="440"/>
        <w:rPr>
          <w:ins w:id="7958" w:author="t_竹沢 公佑" w:date="2019-09-18T14:24:00Z"/>
          <w:bCs/>
          <w:sz w:val="22"/>
          <w:szCs w:val="22"/>
        </w:rPr>
      </w:pPr>
      <w:ins w:id="7959" w:author="t_竹沢 公佑" w:date="2019-09-18T14:24:00Z">
        <w:r>
          <w:rPr>
            <w:rFonts w:hint="eastAsia"/>
            <w:bCs/>
            <w:sz w:val="22"/>
            <w:szCs w:val="22"/>
          </w:rPr>
          <w:t>Timeout</w:t>
        </w:r>
      </w:ins>
    </w:p>
    <w:p w:rsidR="006A78C8" w:rsidDel="006A78C8" w:rsidRDefault="006A78C8">
      <w:pPr>
        <w:spacing w:line="0" w:lineRule="atLeast"/>
        <w:ind w:left="770" w:right="1020" w:hangingChars="350" w:hanging="770"/>
        <w:rPr>
          <w:del w:id="7960" w:author="t_竹沢 公佑" w:date="2019-09-18T14:26:00Z"/>
          <w:bCs/>
          <w:sz w:val="22"/>
          <w:szCs w:val="22"/>
        </w:rPr>
        <w:pPrChange w:id="7961" w:author="t_竹沢 公佑" w:date="2019-09-18T14:27:00Z">
          <w:pPr>
            <w:spacing w:line="0" w:lineRule="atLeast"/>
            <w:ind w:right="1020" w:firstLineChars="200" w:firstLine="440"/>
          </w:pPr>
        </w:pPrChange>
      </w:pPr>
      <w:ins w:id="7962" w:author="t_竹沢 公佑" w:date="2019-09-18T14:27:00Z">
        <w:r>
          <w:rPr>
            <w:rFonts w:hint="eastAsia"/>
            <w:bCs/>
            <w:sz w:val="22"/>
            <w:szCs w:val="22"/>
          </w:rPr>
          <w:tab/>
        </w:r>
      </w:ins>
      <w:ins w:id="7963" w:author="t_竹沢 公佑" w:date="2019-09-18T14:24:00Z">
        <w:r>
          <w:rPr>
            <w:rFonts w:hint="eastAsia"/>
            <w:bCs/>
            <w:sz w:val="22"/>
            <w:szCs w:val="22"/>
          </w:rPr>
          <w:t xml:space="preserve">This </w:t>
        </w:r>
      </w:ins>
      <w:ins w:id="7964" w:author="t_竹沢 公佑" w:date="2019-10-05T15:00:00Z">
        <w:r w:rsidR="00D86E90">
          <w:rPr>
            <w:rFonts w:hint="eastAsia"/>
            <w:bCs/>
            <w:sz w:val="22"/>
            <w:szCs w:val="22"/>
          </w:rPr>
          <w:t xml:space="preserve">command </w:t>
        </w:r>
      </w:ins>
      <w:ins w:id="7965" w:author="t_竹沢 公佑" w:date="2019-09-18T14:24:00Z">
        <w:r>
          <w:rPr>
            <w:rFonts w:hint="eastAsia"/>
            <w:bCs/>
            <w:sz w:val="22"/>
            <w:szCs w:val="22"/>
          </w:rPr>
          <w:t xml:space="preserve">just </w:t>
        </w:r>
      </w:ins>
      <w:ins w:id="7966" w:author="t_竹沢 公佑" w:date="2019-09-18T14:29:00Z">
        <w:r>
          <w:rPr>
            <w:rFonts w:hint="eastAsia"/>
            <w:bCs/>
            <w:sz w:val="22"/>
            <w:szCs w:val="22"/>
          </w:rPr>
          <w:t>read</w:t>
        </w:r>
      </w:ins>
      <w:ins w:id="7967" w:author="t_竹沢 公佑" w:date="2019-09-18T14:25:00Z">
        <w:r>
          <w:rPr>
            <w:rFonts w:hint="eastAsia"/>
            <w:bCs/>
            <w:sz w:val="22"/>
            <w:szCs w:val="22"/>
          </w:rPr>
          <w:t xml:space="preserve">s </w:t>
        </w:r>
      </w:ins>
      <w:ins w:id="7968" w:author="t_竹沢 公佑" w:date="2019-09-18T14:24:00Z">
        <w:r>
          <w:rPr>
            <w:rFonts w:hint="eastAsia"/>
            <w:bCs/>
            <w:sz w:val="22"/>
            <w:szCs w:val="22"/>
          </w:rPr>
          <w:t>a FPGA</w:t>
        </w:r>
      </w:ins>
      <w:ins w:id="7969" w:author="t_竹沢 公佑" w:date="2019-09-18T14:25:00Z">
        <w:r>
          <w:rPr>
            <w:bCs/>
            <w:sz w:val="22"/>
            <w:szCs w:val="22"/>
          </w:rPr>
          <w:t>’</w:t>
        </w:r>
        <w:r>
          <w:rPr>
            <w:rFonts w:hint="eastAsia"/>
            <w:bCs/>
            <w:sz w:val="22"/>
            <w:szCs w:val="22"/>
          </w:rPr>
          <w:t>s internal</w:t>
        </w:r>
      </w:ins>
      <w:ins w:id="7970" w:author="t_竹沢 公佑" w:date="2019-09-18T14:24:00Z">
        <w:r>
          <w:rPr>
            <w:rFonts w:hint="eastAsia"/>
            <w:bCs/>
            <w:sz w:val="22"/>
            <w:szCs w:val="22"/>
          </w:rPr>
          <w:t xml:space="preserve"> register</w:t>
        </w:r>
      </w:ins>
      <w:ins w:id="7971" w:author="t_竹沢 公佑" w:date="2019-09-18T14:25:00Z">
        <w:r>
          <w:rPr>
            <w:rFonts w:hint="eastAsia"/>
            <w:bCs/>
            <w:sz w:val="22"/>
            <w:szCs w:val="22"/>
          </w:rPr>
          <w:t>. I</w:t>
        </w:r>
      </w:ins>
      <w:ins w:id="7972" w:author="t_竹沢 公佑" w:date="2019-09-18T14:26:00Z">
        <w:r>
          <w:rPr>
            <w:rFonts w:hint="eastAsia"/>
            <w:bCs/>
            <w:sz w:val="22"/>
            <w:szCs w:val="22"/>
          </w:rPr>
          <w:t>f there is an error in the physical layer,</w:t>
        </w:r>
      </w:ins>
      <w:ins w:id="7973" w:author="t_竹沢 公佑" w:date="2019-09-18T14:27:00Z">
        <w:r>
          <w:rPr>
            <w:rFonts w:hint="eastAsia"/>
            <w:bCs/>
            <w:sz w:val="22"/>
            <w:szCs w:val="22"/>
          </w:rPr>
          <w:t xml:space="preserve"> it sets EIO to errno. For the timeout value</w:t>
        </w:r>
      </w:ins>
      <w:ins w:id="7974" w:author="t_竹沢 公佑" w:date="2019-09-18T15:20:00Z">
        <w:r w:rsidR="001C2F49">
          <w:rPr>
            <w:rFonts w:hint="eastAsia"/>
            <w:bCs/>
            <w:sz w:val="22"/>
            <w:szCs w:val="22"/>
          </w:rPr>
          <w:t xml:space="preserve"> </w:t>
        </w:r>
      </w:ins>
      <w:ins w:id="7975" w:author="t_竹沢 公佑" w:date="2019-09-18T15:16:00Z">
        <w:r w:rsidR="001C2F49">
          <w:rPr>
            <w:rFonts w:hint="eastAsia"/>
            <w:bCs/>
            <w:sz w:val="22"/>
            <w:szCs w:val="22"/>
          </w:rPr>
          <w:t>of physical layer</w:t>
        </w:r>
      </w:ins>
      <w:ins w:id="7976" w:author="t_竹沢 公佑" w:date="2019-09-18T14:27:00Z">
        <w:r>
          <w:rPr>
            <w:rFonts w:hint="eastAsia"/>
            <w:bCs/>
            <w:sz w:val="22"/>
            <w:szCs w:val="22"/>
          </w:rPr>
          <w:t xml:space="preserve">, please refer </w:t>
        </w:r>
      </w:ins>
      <w:ins w:id="7977" w:author="t_竹沢 公佑" w:date="2019-09-18T14:28:00Z">
        <w:r>
          <w:rPr>
            <w:rFonts w:hint="eastAsia"/>
            <w:bCs/>
            <w:sz w:val="22"/>
            <w:szCs w:val="22"/>
          </w:rPr>
          <w:t xml:space="preserve">a </w:t>
        </w:r>
      </w:ins>
      <w:ins w:id="7978" w:author="t_竹沢 公佑" w:date="2019-09-18T14:27:00Z">
        <w:r>
          <w:rPr>
            <w:rFonts w:hint="eastAsia"/>
            <w:bCs/>
            <w:sz w:val="22"/>
            <w:szCs w:val="22"/>
          </w:rPr>
          <w:t xml:space="preserve">section </w:t>
        </w:r>
      </w:ins>
      <w:ins w:id="7979" w:author="t_竹沢 公佑" w:date="2019-09-18T14:28:00Z">
        <w:r w:rsidRPr="006A78C8">
          <w:rPr>
            <w:b/>
            <w:bCs/>
            <w:sz w:val="22"/>
            <w:szCs w:val="22"/>
            <w:rPrChange w:id="7980" w:author="t_竹沢 公佑" w:date="2019-09-18T14:28:00Z">
              <w:rPr>
                <w:bCs/>
                <w:sz w:val="22"/>
                <w:szCs w:val="22"/>
              </w:rPr>
            </w:rPrChange>
          </w:rPr>
          <w:t>“</w:t>
        </w:r>
        <w:r w:rsidRPr="006A78C8">
          <w:rPr>
            <w:b/>
            <w:bCs/>
            <w:sz w:val="22"/>
            <w:szCs w:val="22"/>
            <w:rPrChange w:id="7981" w:author="t_竹沢 公佑" w:date="2019-09-18T14:28:00Z">
              <w:rPr>
                <w:bCs/>
                <w:sz w:val="22"/>
                <w:szCs w:val="22"/>
              </w:rPr>
            </w:rPrChange>
          </w:rPr>
          <w:fldChar w:fldCharType="begin"/>
        </w:r>
        <w:r w:rsidRPr="006A78C8">
          <w:rPr>
            <w:b/>
            <w:bCs/>
            <w:sz w:val="22"/>
            <w:szCs w:val="22"/>
            <w:rPrChange w:id="7982" w:author="t_竹沢 公佑" w:date="2019-09-18T14:28:00Z">
              <w:rPr>
                <w:bCs/>
                <w:sz w:val="22"/>
                <w:szCs w:val="22"/>
              </w:rPr>
            </w:rPrChange>
          </w:rPr>
          <w:instrText xml:space="preserve"> REF _Ref19709341 \r \h </w:instrText>
        </w:r>
      </w:ins>
      <w:r>
        <w:rPr>
          <w:b/>
          <w:bCs/>
          <w:sz w:val="22"/>
          <w:szCs w:val="22"/>
        </w:rPr>
        <w:instrText xml:space="preserve"> \* MERGEFORMAT </w:instrText>
      </w:r>
      <w:r w:rsidRPr="006A78C8">
        <w:rPr>
          <w:b/>
          <w:bCs/>
          <w:sz w:val="22"/>
          <w:szCs w:val="22"/>
          <w:rPrChange w:id="7983" w:author="t_竹沢 公佑" w:date="2019-09-18T14:28:00Z">
            <w:rPr>
              <w:b/>
              <w:bCs/>
              <w:sz w:val="22"/>
              <w:szCs w:val="22"/>
            </w:rPr>
          </w:rPrChange>
        </w:rPr>
      </w:r>
      <w:r w:rsidRPr="006A78C8">
        <w:rPr>
          <w:b/>
          <w:bCs/>
          <w:sz w:val="22"/>
          <w:szCs w:val="22"/>
          <w:rPrChange w:id="7984" w:author="t_竹沢 公佑" w:date="2019-09-18T14:28:00Z">
            <w:rPr>
              <w:bCs/>
              <w:sz w:val="22"/>
              <w:szCs w:val="22"/>
            </w:rPr>
          </w:rPrChange>
        </w:rPr>
        <w:fldChar w:fldCharType="separate"/>
      </w:r>
      <w:ins w:id="7985" w:author="t_竹沢 公佑" w:date="2021-02-02T17:29:00Z">
        <w:r w:rsidR="000B4FA1">
          <w:rPr>
            <w:b/>
            <w:bCs/>
            <w:sz w:val="22"/>
            <w:szCs w:val="22"/>
          </w:rPr>
          <w:t>5.5</w:t>
        </w:r>
      </w:ins>
      <w:ins w:id="7986" w:author="t_竹沢 公佑" w:date="2019-09-18T14:28:00Z">
        <w:r w:rsidRPr="006A78C8">
          <w:rPr>
            <w:b/>
            <w:bCs/>
            <w:sz w:val="22"/>
            <w:szCs w:val="22"/>
            <w:rPrChange w:id="7987" w:author="t_竹沢 公佑" w:date="2019-09-18T14:28:00Z">
              <w:rPr>
                <w:bCs/>
                <w:sz w:val="22"/>
                <w:szCs w:val="22"/>
              </w:rPr>
            </w:rPrChange>
          </w:rPr>
          <w:fldChar w:fldCharType="end"/>
        </w:r>
        <w:r>
          <w:rPr>
            <w:rFonts w:hint="eastAsia"/>
            <w:b/>
            <w:bCs/>
            <w:sz w:val="22"/>
            <w:szCs w:val="22"/>
          </w:rPr>
          <w:t xml:space="preserve"> </w:t>
        </w:r>
        <w:r w:rsidRPr="006A78C8">
          <w:rPr>
            <w:b/>
            <w:bCs/>
            <w:sz w:val="22"/>
            <w:szCs w:val="22"/>
            <w:rPrChange w:id="7988" w:author="t_竹沢 公佑" w:date="2019-09-18T14:28:00Z">
              <w:rPr>
                <w:bCs/>
                <w:sz w:val="22"/>
                <w:szCs w:val="22"/>
              </w:rPr>
            </w:rPrChange>
          </w:rPr>
          <w:fldChar w:fldCharType="begin"/>
        </w:r>
        <w:r w:rsidRPr="006A78C8">
          <w:rPr>
            <w:b/>
            <w:bCs/>
            <w:sz w:val="22"/>
            <w:szCs w:val="22"/>
            <w:rPrChange w:id="7989" w:author="t_竹沢 公佑" w:date="2019-09-18T14:28:00Z">
              <w:rPr>
                <w:bCs/>
                <w:sz w:val="22"/>
                <w:szCs w:val="22"/>
              </w:rPr>
            </w:rPrChange>
          </w:rPr>
          <w:instrText xml:space="preserve"> REF _Ref19709346 \h </w:instrText>
        </w:r>
      </w:ins>
      <w:r>
        <w:rPr>
          <w:b/>
          <w:bCs/>
          <w:sz w:val="22"/>
          <w:szCs w:val="22"/>
        </w:rPr>
        <w:instrText xml:space="preserve"> \* MERGEFORMAT </w:instrText>
      </w:r>
      <w:r w:rsidRPr="006A78C8">
        <w:rPr>
          <w:b/>
          <w:bCs/>
          <w:sz w:val="22"/>
          <w:szCs w:val="22"/>
          <w:rPrChange w:id="7990" w:author="t_竹沢 公佑" w:date="2019-09-18T14:28:00Z">
            <w:rPr>
              <w:b/>
              <w:bCs/>
              <w:sz w:val="22"/>
              <w:szCs w:val="22"/>
            </w:rPr>
          </w:rPrChange>
        </w:rPr>
      </w:r>
      <w:r w:rsidRPr="006A78C8">
        <w:rPr>
          <w:b/>
          <w:bCs/>
          <w:sz w:val="22"/>
          <w:szCs w:val="22"/>
          <w:rPrChange w:id="7991" w:author="t_竹沢 公佑" w:date="2019-09-18T14:28:00Z">
            <w:rPr>
              <w:bCs/>
              <w:sz w:val="22"/>
              <w:szCs w:val="22"/>
            </w:rPr>
          </w:rPrChange>
        </w:rPr>
        <w:fldChar w:fldCharType="separate"/>
      </w:r>
      <w:ins w:id="7992" w:author="t_竹沢 公佑" w:date="2021-02-02T17:29:00Z">
        <w:r w:rsidR="000B4FA1" w:rsidRPr="000B4FA1">
          <w:rPr>
            <w:b/>
            <w:u w:val="single"/>
            <w:rPrChange w:id="7993" w:author="t_竹沢 公佑" w:date="2021-02-02T17:29:00Z">
              <w:rPr>
                <w:u w:val="single"/>
              </w:rPr>
            </w:rPrChange>
          </w:rPr>
          <w:t>ioctl</w:t>
        </w:r>
      </w:ins>
      <w:ins w:id="7994" w:author="t_竹沢 公佑" w:date="2019-09-18T14:28:00Z">
        <w:r w:rsidRPr="006A78C8">
          <w:rPr>
            <w:b/>
            <w:bCs/>
            <w:sz w:val="22"/>
            <w:szCs w:val="22"/>
            <w:rPrChange w:id="7995" w:author="t_竹沢 公佑" w:date="2019-09-18T14:28:00Z">
              <w:rPr>
                <w:bCs/>
                <w:sz w:val="22"/>
                <w:szCs w:val="22"/>
              </w:rPr>
            </w:rPrChange>
          </w:rPr>
          <w:fldChar w:fldCharType="end"/>
        </w:r>
        <w:r w:rsidRPr="006A78C8">
          <w:rPr>
            <w:b/>
            <w:bCs/>
            <w:sz w:val="22"/>
            <w:szCs w:val="22"/>
            <w:rPrChange w:id="7996" w:author="t_竹沢 公佑" w:date="2019-09-18T14:28:00Z">
              <w:rPr>
                <w:bCs/>
                <w:sz w:val="22"/>
                <w:szCs w:val="22"/>
              </w:rPr>
            </w:rPrChange>
          </w:rPr>
          <w:t>”</w:t>
        </w:r>
      </w:ins>
      <w:ins w:id="7997" w:author="t_竹沢 公佑" w:date="2019-09-18T14:29:00Z">
        <w:r>
          <w:rPr>
            <w:rFonts w:hint="eastAsia"/>
            <w:b/>
            <w:bCs/>
            <w:sz w:val="22"/>
            <w:szCs w:val="22"/>
          </w:rPr>
          <w:t>.</w:t>
        </w:r>
      </w:ins>
      <w:ins w:id="7998" w:author="t_竹沢 公佑" w:date="2019-09-18T14:27:00Z">
        <w:r>
          <w:rPr>
            <w:rFonts w:hint="eastAsia"/>
            <w:bCs/>
            <w:sz w:val="22"/>
            <w:szCs w:val="22"/>
          </w:rPr>
          <w:t xml:space="preserve"> </w:t>
        </w:r>
      </w:ins>
    </w:p>
    <w:p w:rsidR="00984D1A" w:rsidDel="006A78C8" w:rsidRDefault="00984D1A">
      <w:pPr>
        <w:spacing w:line="0" w:lineRule="atLeast"/>
        <w:ind w:left="770" w:right="1020" w:hangingChars="350" w:hanging="770"/>
        <w:rPr>
          <w:ins w:id="7999" w:author="s_佐野 光" w:date="2019-08-20T17:23:00Z"/>
          <w:del w:id="8000" w:author="t_竹沢 公佑" w:date="2019-09-18T14:26:00Z"/>
          <w:bCs/>
          <w:sz w:val="22"/>
          <w:szCs w:val="22"/>
        </w:rPr>
        <w:pPrChange w:id="8001" w:author="t_竹沢 公佑" w:date="2019-09-18T14:27:00Z">
          <w:pPr>
            <w:spacing w:line="0" w:lineRule="atLeast"/>
            <w:ind w:right="1020" w:firstLineChars="200" w:firstLine="440"/>
          </w:pPr>
        </w:pPrChange>
      </w:pPr>
      <w:ins w:id="8002" w:author="s_佐野 光" w:date="2019-08-20T17:23:00Z">
        <w:del w:id="8003" w:author="t_竹沢 公佑" w:date="2019-09-18T14:26:00Z">
          <w:r w:rsidDel="006A78C8">
            <w:rPr>
              <w:rFonts w:hint="eastAsia"/>
              <w:bCs/>
              <w:sz w:val="22"/>
              <w:szCs w:val="22"/>
            </w:rPr>
            <w:delText xml:space="preserve">*Maximum timeout value is 10ms. If timeout is </w:delText>
          </w:r>
          <w:r w:rsidDel="006A78C8">
            <w:rPr>
              <w:bCs/>
              <w:sz w:val="22"/>
              <w:szCs w:val="22"/>
            </w:rPr>
            <w:delText>occurred</w:delText>
          </w:r>
          <w:r w:rsidDel="006A78C8">
            <w:rPr>
              <w:rFonts w:hint="eastAsia"/>
              <w:bCs/>
              <w:sz w:val="22"/>
              <w:szCs w:val="22"/>
            </w:rPr>
            <w:delText>, There may be a hardware error in</w:delText>
          </w:r>
        </w:del>
      </w:ins>
    </w:p>
    <w:p w:rsidR="00984D1A" w:rsidDel="006A78C8" w:rsidRDefault="00984D1A">
      <w:pPr>
        <w:spacing w:line="0" w:lineRule="atLeast"/>
        <w:ind w:left="770" w:right="1020" w:hangingChars="350" w:hanging="770"/>
        <w:rPr>
          <w:ins w:id="8004" w:author="s_佐野 光" w:date="2019-08-20T17:23:00Z"/>
          <w:del w:id="8005" w:author="t_竹沢 公佑" w:date="2019-09-18T14:26:00Z"/>
          <w:bCs/>
          <w:sz w:val="22"/>
          <w:szCs w:val="22"/>
        </w:rPr>
        <w:pPrChange w:id="8006" w:author="t_竹沢 公佑" w:date="2019-09-18T14:27:00Z">
          <w:pPr>
            <w:spacing w:line="0" w:lineRule="atLeast"/>
            <w:ind w:right="1020" w:firstLineChars="200" w:firstLine="440"/>
          </w:pPr>
        </w:pPrChange>
      </w:pPr>
      <w:ins w:id="8007" w:author="s_佐野 光" w:date="2019-08-20T17:23:00Z">
        <w:del w:id="8008" w:author="t_竹沢 公佑" w:date="2019-09-18T14:26:00Z">
          <w:r w:rsidDel="006A78C8">
            <w:rPr>
              <w:rFonts w:hint="eastAsia"/>
              <w:bCs/>
              <w:sz w:val="22"/>
              <w:szCs w:val="22"/>
            </w:rPr>
            <w:delText xml:space="preserve"> FPGA access.</w:delText>
          </w:r>
        </w:del>
      </w:ins>
    </w:p>
    <w:p w:rsidR="00A033B7" w:rsidRPr="00596636" w:rsidRDefault="00A033B7">
      <w:pPr>
        <w:spacing w:line="0" w:lineRule="atLeast"/>
        <w:ind w:left="840" w:right="1020" w:hangingChars="350" w:hanging="840"/>
        <w:pPrChange w:id="8009" w:author="t_竹沢 公佑" w:date="2019-09-18T14:27:00Z">
          <w:pPr>
            <w:spacing w:line="0" w:lineRule="atLeast"/>
            <w:ind w:right="1020"/>
          </w:pPr>
        </w:pPrChange>
      </w:pPr>
      <w:ins w:id="8010" w:author="t_竹沢 公佑" w:date="2019-09-18T13:36:00Z">
        <w:r>
          <w:br w:type="page"/>
        </w:r>
      </w:ins>
    </w:p>
    <w:p w:rsidR="00726E43" w:rsidRPr="00CA1249" w:rsidRDefault="00726E43" w:rsidP="00726E43">
      <w:pPr>
        <w:spacing w:line="0" w:lineRule="atLeast"/>
        <w:ind w:right="1020" w:firstLineChars="50" w:firstLine="110"/>
        <w:rPr>
          <w:b/>
          <w:sz w:val="22"/>
          <w:szCs w:val="22"/>
        </w:rPr>
      </w:pPr>
      <w:r w:rsidRPr="00CA1249">
        <w:rPr>
          <w:rFonts w:hint="eastAsia"/>
          <w:b/>
          <w:sz w:val="22"/>
          <w:szCs w:val="22"/>
        </w:rPr>
        <w:t>【</w:t>
      </w:r>
      <w:r>
        <w:rPr>
          <w:rFonts w:hint="eastAsia"/>
          <w:b/>
          <w:sz w:val="22"/>
          <w:szCs w:val="22"/>
        </w:rPr>
        <w:t>Remarks</w:t>
      </w:r>
      <w:r w:rsidRPr="00CA1249">
        <w:rPr>
          <w:rFonts w:hint="eastAsia"/>
          <w:b/>
          <w:sz w:val="22"/>
          <w:szCs w:val="22"/>
        </w:rPr>
        <w:t>】</w:t>
      </w:r>
    </w:p>
    <w:p w:rsidR="00726E43" w:rsidRDefault="00726E43" w:rsidP="00726E43">
      <w:pPr>
        <w:spacing w:line="0" w:lineRule="atLeast"/>
        <w:ind w:right="1020"/>
        <w:rPr>
          <w:sz w:val="22"/>
          <w:szCs w:val="22"/>
          <w:lang w:val="en"/>
        </w:rPr>
      </w:pPr>
      <w:r>
        <w:rPr>
          <w:rFonts w:hint="eastAsia"/>
          <w:sz w:val="22"/>
          <w:szCs w:val="22"/>
          <w:lang w:val="en"/>
        </w:rPr>
        <w:t xml:space="preserve">    ■Remarks for the prototype DRXP board</w:t>
      </w:r>
    </w:p>
    <w:p w:rsidR="00726E43" w:rsidRDefault="00726E43" w:rsidP="00726E43">
      <w:pPr>
        <w:spacing w:line="0" w:lineRule="atLeast"/>
        <w:ind w:right="1020" w:firstLine="840"/>
        <w:rPr>
          <w:sz w:val="22"/>
          <w:szCs w:val="22"/>
          <w:lang w:val="en"/>
        </w:rPr>
      </w:pPr>
      <w:r>
        <w:rPr>
          <w:rFonts w:hint="eastAsia"/>
          <w:sz w:val="22"/>
          <w:szCs w:val="22"/>
          <w:lang w:val="en"/>
        </w:rPr>
        <w:t xml:space="preserve">This </w:t>
      </w:r>
      <w:ins w:id="8011" w:author="t_竹沢 公佑" w:date="2019-10-05T15:01:00Z">
        <w:r w:rsidR="00D86E90">
          <w:rPr>
            <w:rFonts w:hint="eastAsia"/>
            <w:sz w:val="22"/>
            <w:szCs w:val="22"/>
            <w:lang w:val="en"/>
          </w:rPr>
          <w:t xml:space="preserve">command </w:t>
        </w:r>
      </w:ins>
      <w:del w:id="8012" w:author="t_竹沢 公佑" w:date="2019-10-05T15:01:00Z">
        <w:r w:rsidDel="00D86E90">
          <w:rPr>
            <w:rFonts w:hint="eastAsia"/>
            <w:sz w:val="22"/>
            <w:szCs w:val="22"/>
            <w:lang w:val="en"/>
          </w:rPr>
          <w:delText xml:space="preserve">function </w:delText>
        </w:r>
      </w:del>
      <w:r>
        <w:rPr>
          <w:rFonts w:hint="eastAsia"/>
          <w:sz w:val="22"/>
          <w:szCs w:val="22"/>
          <w:lang w:val="en"/>
        </w:rPr>
        <w:t>is available with driver version 1.0.6 or later.</w:t>
      </w:r>
    </w:p>
    <w:p w:rsidR="00726E43" w:rsidRPr="00113D17" w:rsidRDefault="00726E43" w:rsidP="00726E43">
      <w:pPr>
        <w:spacing w:line="0" w:lineRule="atLeast"/>
        <w:ind w:right="1020" w:firstLine="840"/>
        <w:rPr>
          <w:sz w:val="22"/>
          <w:szCs w:val="22"/>
          <w:lang w:val="en"/>
        </w:rPr>
      </w:pPr>
      <w:r>
        <w:rPr>
          <w:rFonts w:hint="eastAsia"/>
          <w:sz w:val="22"/>
          <w:szCs w:val="22"/>
          <w:lang w:val="en"/>
        </w:rPr>
        <w:t>And it needs FPGA version 7524B073 or later.</w:t>
      </w:r>
    </w:p>
    <w:p w:rsidR="00726E43" w:rsidRDefault="00726E43" w:rsidP="00726E43">
      <w:pPr>
        <w:spacing w:line="0" w:lineRule="atLeast"/>
        <w:ind w:right="1020" w:firstLineChars="200" w:firstLine="440"/>
        <w:rPr>
          <w:ins w:id="8013" w:author="t_竹沢 公佑" w:date="2020-04-24T18:18:00Z"/>
          <w:sz w:val="22"/>
          <w:szCs w:val="22"/>
          <w:lang w:val="en"/>
        </w:rPr>
      </w:pPr>
      <w:r>
        <w:rPr>
          <w:rFonts w:hint="eastAsia"/>
          <w:sz w:val="22"/>
          <w:szCs w:val="22"/>
          <w:lang w:val="en"/>
        </w:rPr>
        <w:t>■Remarks for the production DRXP board</w:t>
      </w:r>
    </w:p>
    <w:p w:rsidR="006949AD" w:rsidRDefault="006949AD" w:rsidP="006949AD">
      <w:pPr>
        <w:spacing w:line="0" w:lineRule="atLeast"/>
        <w:ind w:right="1020" w:firstLineChars="200" w:firstLine="440"/>
        <w:rPr>
          <w:ins w:id="8014" w:author="t_竹沢 公佑" w:date="2020-04-24T18:18:00Z"/>
          <w:sz w:val="22"/>
          <w:szCs w:val="22"/>
          <w:lang w:val="en"/>
        </w:rPr>
      </w:pPr>
      <w:ins w:id="8015" w:author="t_竹沢 公佑" w:date="2020-04-24T18:18:00Z">
        <w:r>
          <w:rPr>
            <w:rFonts w:hint="eastAsia"/>
            <w:sz w:val="22"/>
            <w:szCs w:val="22"/>
            <w:lang w:val="en"/>
          </w:rPr>
          <w:t xml:space="preserve">    T</w:t>
        </w:r>
        <w:r>
          <w:rPr>
            <w:sz w:val="22"/>
            <w:szCs w:val="22"/>
            <w:lang w:val="en"/>
          </w:rPr>
          <w:t>h</w:t>
        </w:r>
        <w:r>
          <w:rPr>
            <w:rFonts w:hint="eastAsia"/>
            <w:sz w:val="22"/>
            <w:szCs w:val="22"/>
            <w:lang w:val="en"/>
          </w:rPr>
          <w:t>is command is available with driver version 2.0.4 or later.</w:t>
        </w:r>
      </w:ins>
    </w:p>
    <w:p w:rsidR="006949AD" w:rsidRDefault="006949AD" w:rsidP="006949AD">
      <w:pPr>
        <w:spacing w:line="0" w:lineRule="atLeast"/>
        <w:ind w:right="1020" w:firstLineChars="200" w:firstLine="440"/>
        <w:rPr>
          <w:ins w:id="8016" w:author="t_竹沢 公佑" w:date="2020-04-24T18:18:00Z"/>
          <w:sz w:val="22"/>
          <w:szCs w:val="22"/>
          <w:lang w:val="en"/>
        </w:rPr>
      </w:pPr>
      <w:ins w:id="8017" w:author="t_竹沢 公佑" w:date="2020-04-24T18:18:00Z">
        <w:r>
          <w:rPr>
            <w:rFonts w:hint="eastAsia"/>
            <w:sz w:val="22"/>
            <w:szCs w:val="22"/>
            <w:lang w:val="en"/>
          </w:rPr>
          <w:t xml:space="preserve">    And it needs FPGA version </w:t>
        </w:r>
        <w:r>
          <w:rPr>
            <w:rFonts w:cs="Lucida Console" w:hint="eastAsia"/>
            <w:sz w:val="22"/>
            <w:szCs w:val="22"/>
          </w:rPr>
          <w:t>52291486 or later.</w:t>
        </w:r>
      </w:ins>
    </w:p>
    <w:p w:rsidR="006949AD" w:rsidRPr="006949AD" w:rsidDel="006949AD" w:rsidRDefault="006949AD" w:rsidP="00726E43">
      <w:pPr>
        <w:spacing w:line="0" w:lineRule="atLeast"/>
        <w:ind w:right="1020" w:firstLineChars="200" w:firstLine="440"/>
        <w:rPr>
          <w:del w:id="8018" w:author="t_竹沢 公佑" w:date="2020-04-24T18:18:00Z"/>
          <w:sz w:val="22"/>
          <w:szCs w:val="22"/>
          <w:lang w:val="en"/>
        </w:rPr>
      </w:pPr>
    </w:p>
    <w:p w:rsidR="00726E43" w:rsidDel="006949AD" w:rsidRDefault="00726E43" w:rsidP="00726E43">
      <w:pPr>
        <w:spacing w:line="0" w:lineRule="atLeast"/>
        <w:ind w:right="1020" w:firstLineChars="200" w:firstLine="440"/>
        <w:rPr>
          <w:del w:id="8019" w:author="t_竹沢 公佑" w:date="2020-04-24T18:18:00Z"/>
          <w:sz w:val="22"/>
          <w:szCs w:val="22"/>
          <w:lang w:val="en"/>
        </w:rPr>
      </w:pPr>
      <w:del w:id="8020" w:author="t_竹沢 公佑" w:date="2020-04-24T18:18:00Z">
        <w:r w:rsidDel="006949AD">
          <w:rPr>
            <w:rFonts w:hint="eastAsia"/>
            <w:sz w:val="22"/>
            <w:szCs w:val="22"/>
            <w:lang w:val="en"/>
          </w:rPr>
          <w:delText xml:space="preserve">    T</w:delText>
        </w:r>
        <w:r w:rsidDel="006949AD">
          <w:rPr>
            <w:sz w:val="22"/>
            <w:szCs w:val="22"/>
            <w:lang w:val="en"/>
          </w:rPr>
          <w:delText>h</w:delText>
        </w:r>
        <w:r w:rsidDel="006949AD">
          <w:rPr>
            <w:rFonts w:hint="eastAsia"/>
            <w:sz w:val="22"/>
            <w:szCs w:val="22"/>
            <w:lang w:val="en"/>
          </w:rPr>
          <w:delText xml:space="preserve">is </w:delText>
        </w:r>
      </w:del>
      <w:del w:id="8021" w:author="t_竹沢 公佑" w:date="2019-10-05T15:01:00Z">
        <w:r w:rsidDel="00D86E90">
          <w:rPr>
            <w:rFonts w:hint="eastAsia"/>
            <w:sz w:val="22"/>
            <w:szCs w:val="22"/>
            <w:lang w:val="en"/>
          </w:rPr>
          <w:delText xml:space="preserve">function </w:delText>
        </w:r>
      </w:del>
      <w:del w:id="8022" w:author="t_竹沢 公佑" w:date="2020-04-24T18:18:00Z">
        <w:r w:rsidDel="006949AD">
          <w:rPr>
            <w:rFonts w:hint="eastAsia"/>
            <w:sz w:val="22"/>
            <w:szCs w:val="22"/>
            <w:lang w:val="en"/>
          </w:rPr>
          <w:delText>is meaningless for the production DRXP board.</w:delText>
        </w:r>
      </w:del>
    </w:p>
    <w:p w:rsidR="00726E43" w:rsidRPr="00113D17" w:rsidRDefault="00726E43" w:rsidP="00726E43">
      <w:pPr>
        <w:spacing w:line="0" w:lineRule="atLeast"/>
        <w:ind w:right="1020"/>
        <w:rPr>
          <w:sz w:val="22"/>
          <w:szCs w:val="22"/>
          <w:lang w:val="en"/>
        </w:rPr>
      </w:pPr>
      <w:del w:id="8023" w:author="t_竹沢 公佑" w:date="2020-04-24T18:18:00Z">
        <w:r w:rsidDel="006949AD">
          <w:rPr>
            <w:rFonts w:hint="eastAsia"/>
            <w:sz w:val="22"/>
            <w:szCs w:val="22"/>
            <w:lang w:val="en"/>
          </w:rPr>
          <w:delText xml:space="preserve">    </w:delText>
        </w:r>
      </w:del>
      <w:r>
        <w:rPr>
          <w:rFonts w:hint="eastAsia"/>
          <w:sz w:val="22"/>
          <w:szCs w:val="22"/>
          <w:lang w:val="en"/>
        </w:rPr>
        <w:t xml:space="preserve">    </w:t>
      </w:r>
    </w:p>
    <w:p w:rsidR="00726E43" w:rsidRDefault="00726E43" w:rsidP="00726E43">
      <w:pPr>
        <w:spacing w:line="0" w:lineRule="atLeast"/>
        <w:ind w:right="1020"/>
        <w:rPr>
          <w:ins w:id="8024" w:author="t_竹沢 公佑" w:date="2020-08-24T10:19:00Z"/>
          <w:lang w:val="en"/>
        </w:rPr>
      </w:pPr>
    </w:p>
    <w:p w:rsidR="00A7771F" w:rsidRDefault="00A7771F" w:rsidP="00A7771F">
      <w:pPr>
        <w:spacing w:line="0" w:lineRule="atLeast"/>
        <w:ind w:right="1020"/>
        <w:rPr>
          <w:ins w:id="8025" w:author="t_竹沢 公佑" w:date="2020-08-24T10:19:00Z"/>
          <w:lang w:val="en"/>
        </w:rPr>
      </w:pPr>
      <w:ins w:id="8026" w:author="t_竹沢 公佑" w:date="2020-08-24T10:19:00Z">
        <w:r>
          <w:rPr>
            <w:lang w:val="en"/>
          </w:rPr>
          <w:br w:type="page"/>
        </w:r>
      </w:ins>
    </w:p>
    <w:p w:rsidR="00A7771F" w:rsidRPr="00CA1249" w:rsidRDefault="00A7771F" w:rsidP="00A7771F">
      <w:pPr>
        <w:pStyle w:val="3"/>
        <w:rPr>
          <w:ins w:id="8027" w:author="t_竹沢 公佑" w:date="2020-08-24T10:19:00Z"/>
        </w:rPr>
      </w:pPr>
      <w:bookmarkStart w:id="8028" w:name="_Toc63179434"/>
      <w:ins w:id="8029" w:author="t_竹沢 公佑" w:date="2020-08-24T10:19:00Z">
        <w:r w:rsidRPr="00CA1249">
          <w:rPr>
            <w:rFonts w:hint="eastAsia"/>
          </w:rPr>
          <w:t>Command :DRXPD</w:t>
        </w:r>
        <w:r>
          <w:rPr>
            <w:rFonts w:hint="eastAsia"/>
          </w:rPr>
          <w:t>_GET_OVRFLW</w:t>
        </w:r>
        <w:bookmarkEnd w:id="8028"/>
      </w:ins>
    </w:p>
    <w:p w:rsidR="00A7771F" w:rsidRPr="00F8730C" w:rsidRDefault="00A7771F" w:rsidP="00A7771F">
      <w:pPr>
        <w:spacing w:line="0" w:lineRule="atLeast"/>
        <w:ind w:firstLineChars="50" w:firstLine="110"/>
        <w:rPr>
          <w:ins w:id="8030" w:author="t_竹沢 公佑" w:date="2020-08-24T10:19:00Z"/>
          <w:b/>
          <w:sz w:val="22"/>
          <w:szCs w:val="22"/>
        </w:rPr>
      </w:pPr>
      <w:ins w:id="8031" w:author="t_竹沢 公佑" w:date="2020-08-24T10:19:00Z">
        <w:r w:rsidRPr="00CA1249">
          <w:rPr>
            <w:rFonts w:hint="eastAsia"/>
            <w:b/>
            <w:sz w:val="22"/>
            <w:szCs w:val="22"/>
          </w:rPr>
          <w:t>【Function】</w:t>
        </w:r>
      </w:ins>
    </w:p>
    <w:p w:rsidR="00A7771F" w:rsidRDefault="00A7771F" w:rsidP="00A7771F">
      <w:pPr>
        <w:spacing w:line="0" w:lineRule="atLeast"/>
        <w:ind w:leftChars="50" w:left="230" w:right="1020" w:hangingChars="50" w:hanging="110"/>
        <w:rPr>
          <w:ins w:id="8032" w:author="t_竹沢 公佑" w:date="2020-08-24T10:19:00Z"/>
          <w:sz w:val="22"/>
          <w:szCs w:val="22"/>
          <w:lang w:val="en"/>
        </w:rPr>
      </w:pPr>
      <w:ins w:id="8033" w:author="t_竹沢 公佑" w:date="2020-08-24T10:19:00Z">
        <w:r>
          <w:rPr>
            <w:rFonts w:hint="eastAsia"/>
            <w:b/>
            <w:sz w:val="22"/>
            <w:szCs w:val="22"/>
            <w:lang w:val="en"/>
          </w:rPr>
          <w:t xml:space="preserve">  </w:t>
        </w:r>
        <w:r>
          <w:rPr>
            <w:rFonts w:hint="eastAsia"/>
            <w:sz w:val="22"/>
            <w:szCs w:val="22"/>
            <w:lang w:val="en"/>
          </w:rPr>
          <w:t>User application can get the</w:t>
        </w:r>
      </w:ins>
      <w:ins w:id="8034" w:author="t_竹沢 公佑" w:date="2020-11-30T13:06:00Z">
        <w:r w:rsidR="00197E53">
          <w:rPr>
            <w:rFonts w:hint="eastAsia"/>
            <w:sz w:val="22"/>
            <w:szCs w:val="22"/>
            <w:lang w:val="en"/>
          </w:rPr>
          <w:t xml:space="preserve"> </w:t>
        </w:r>
      </w:ins>
      <w:ins w:id="8035" w:author="t_竹沢 公佑" w:date="2020-08-24T10:20:00Z">
        <w:r>
          <w:rPr>
            <w:rFonts w:hint="eastAsia"/>
            <w:sz w:val="22"/>
            <w:szCs w:val="22"/>
            <w:lang w:val="en"/>
          </w:rPr>
          <w:t>overflow flag</w:t>
        </w:r>
      </w:ins>
      <w:ins w:id="8036" w:author="t_竹沢 公佑" w:date="2020-08-24T10:19:00Z">
        <w:r>
          <w:rPr>
            <w:rFonts w:hint="eastAsia"/>
            <w:sz w:val="22"/>
            <w:szCs w:val="22"/>
            <w:lang w:val="en"/>
          </w:rPr>
          <w:t>.</w:t>
        </w:r>
      </w:ins>
      <w:ins w:id="8037" w:author="t_竹沢 公佑" w:date="2020-08-24T10:20:00Z">
        <w:r>
          <w:rPr>
            <w:rFonts w:hint="eastAsia"/>
            <w:sz w:val="22"/>
            <w:szCs w:val="22"/>
            <w:lang w:val="en"/>
          </w:rPr>
          <w:t xml:space="preserve"> This flag represents the overflow status </w:t>
        </w:r>
        <w:r>
          <w:rPr>
            <w:sz w:val="22"/>
            <w:szCs w:val="22"/>
            <w:lang w:val="en"/>
          </w:rPr>
          <w:t>of the</w:t>
        </w:r>
      </w:ins>
      <w:ins w:id="8038" w:author="t_竹沢 公佑" w:date="2020-11-30T13:16:00Z">
        <w:r w:rsidR="00A7763E">
          <w:rPr>
            <w:rFonts w:hint="eastAsia"/>
            <w:sz w:val="22"/>
            <w:szCs w:val="22"/>
            <w:lang w:val="en"/>
          </w:rPr>
          <w:t xml:space="preserve"> </w:t>
        </w:r>
      </w:ins>
      <w:ins w:id="8039" w:author="t_竹沢 公佑" w:date="2020-08-24T10:20:00Z">
        <w:r>
          <w:rPr>
            <w:rFonts w:hint="eastAsia"/>
            <w:sz w:val="22"/>
            <w:szCs w:val="22"/>
            <w:lang w:val="en"/>
          </w:rPr>
          <w:t>Device Ring Buffer</w:t>
        </w:r>
      </w:ins>
      <w:ins w:id="8040" w:author="t_竹沢 公佑" w:date="2020-11-30T13:06:00Z">
        <w:r w:rsidR="00197E53">
          <w:rPr>
            <w:rFonts w:hint="eastAsia"/>
            <w:sz w:val="22"/>
            <w:szCs w:val="22"/>
            <w:lang w:val="en"/>
          </w:rPr>
          <w:t xml:space="preserve"> for receiving data</w:t>
        </w:r>
      </w:ins>
      <w:ins w:id="8041" w:author="t_竹沢 公佑" w:date="2020-08-24T10:20:00Z">
        <w:r>
          <w:rPr>
            <w:rFonts w:hint="eastAsia"/>
            <w:sz w:val="22"/>
            <w:szCs w:val="22"/>
            <w:lang w:val="en"/>
          </w:rPr>
          <w:t>.</w:t>
        </w:r>
      </w:ins>
      <w:ins w:id="8042" w:author="t_竹沢 公佑" w:date="2020-08-24T10:25:00Z">
        <w:r w:rsidR="00B72A62">
          <w:rPr>
            <w:rFonts w:hint="eastAsia"/>
            <w:sz w:val="22"/>
            <w:szCs w:val="22"/>
            <w:lang w:val="en"/>
          </w:rPr>
          <w:t xml:space="preserve"> </w:t>
        </w:r>
      </w:ins>
      <w:ins w:id="8043" w:author="t_竹沢 公佑" w:date="2020-11-30T13:09:00Z">
        <w:r w:rsidR="00197E53">
          <w:rPr>
            <w:rFonts w:hint="eastAsia"/>
            <w:sz w:val="22"/>
            <w:szCs w:val="22"/>
            <w:lang w:val="en"/>
          </w:rPr>
          <w:t xml:space="preserve">This </w:t>
        </w:r>
      </w:ins>
      <w:ins w:id="8044" w:author="t_竹沢 公佑" w:date="2020-11-30T13:10:00Z">
        <w:r w:rsidR="00197E53">
          <w:rPr>
            <w:rFonts w:hint="eastAsia"/>
            <w:sz w:val="22"/>
            <w:szCs w:val="22"/>
            <w:lang w:val="en"/>
          </w:rPr>
          <w:t>value indicates whe</w:t>
        </w:r>
      </w:ins>
      <w:ins w:id="8045" w:author="t_竹沢 公佑" w:date="2020-11-30T13:11:00Z">
        <w:r w:rsidR="00197E53">
          <w:rPr>
            <w:rFonts w:hint="eastAsia"/>
            <w:sz w:val="22"/>
            <w:szCs w:val="22"/>
            <w:lang w:val="en"/>
          </w:rPr>
          <w:t xml:space="preserve">ther the </w:t>
        </w:r>
      </w:ins>
      <w:ins w:id="8046" w:author="t_竹沢 公佑" w:date="2020-11-30T13:10:00Z">
        <w:r w:rsidR="00197E53">
          <w:rPr>
            <w:rFonts w:hint="eastAsia"/>
            <w:sz w:val="22"/>
            <w:szCs w:val="22"/>
            <w:lang w:val="en"/>
          </w:rPr>
          <w:t xml:space="preserve">overflow event </w:t>
        </w:r>
      </w:ins>
      <w:ins w:id="8047" w:author="t_竹沢 公佑" w:date="2020-11-30T13:13:00Z">
        <w:r w:rsidR="00197E53">
          <w:rPr>
            <w:rFonts w:hint="eastAsia"/>
            <w:sz w:val="22"/>
            <w:szCs w:val="22"/>
            <w:lang w:val="en"/>
          </w:rPr>
          <w:t xml:space="preserve">has </w:t>
        </w:r>
      </w:ins>
      <w:ins w:id="8048" w:author="t_竹沢 公佑" w:date="2020-11-30T13:10:00Z">
        <w:r w:rsidR="00197E53">
          <w:rPr>
            <w:sz w:val="22"/>
            <w:szCs w:val="22"/>
            <w:lang w:val="en"/>
          </w:rPr>
          <w:t>occurred</w:t>
        </w:r>
        <w:r w:rsidR="00197E53">
          <w:rPr>
            <w:rFonts w:hint="eastAsia"/>
            <w:sz w:val="22"/>
            <w:szCs w:val="22"/>
            <w:lang w:val="en"/>
          </w:rPr>
          <w:t xml:space="preserve"> </w:t>
        </w:r>
      </w:ins>
      <w:ins w:id="8049" w:author="t_竹沢 公佑" w:date="2020-11-30T13:13:00Z">
        <w:r w:rsidR="00197E53">
          <w:rPr>
            <w:rFonts w:hint="eastAsia"/>
            <w:sz w:val="22"/>
            <w:szCs w:val="22"/>
            <w:lang w:val="en"/>
          </w:rPr>
          <w:t>between the last time you ca</w:t>
        </w:r>
      </w:ins>
      <w:ins w:id="8050" w:author="t_竹沢 公佑" w:date="2020-11-30T13:14:00Z">
        <w:r w:rsidR="00197E53">
          <w:rPr>
            <w:rFonts w:hint="eastAsia"/>
            <w:sz w:val="22"/>
            <w:szCs w:val="22"/>
            <w:lang w:val="en"/>
          </w:rPr>
          <w:t xml:space="preserve">lled this function (or the time you opened device file) and the </w:t>
        </w:r>
      </w:ins>
      <w:ins w:id="8051" w:author="t_竹沢 公佑" w:date="2020-11-30T13:15:00Z">
        <w:r w:rsidR="00197E53">
          <w:rPr>
            <w:rFonts w:hint="eastAsia"/>
            <w:sz w:val="22"/>
            <w:szCs w:val="22"/>
            <w:lang w:val="en"/>
          </w:rPr>
          <w:t xml:space="preserve">time </w:t>
        </w:r>
      </w:ins>
      <w:ins w:id="8052" w:author="t_竹沢 公佑" w:date="2020-11-30T13:14:00Z">
        <w:r w:rsidR="00197E53">
          <w:rPr>
            <w:rFonts w:hint="eastAsia"/>
            <w:sz w:val="22"/>
            <w:szCs w:val="22"/>
            <w:lang w:val="en"/>
          </w:rPr>
          <w:t xml:space="preserve">current </w:t>
        </w:r>
      </w:ins>
      <w:ins w:id="8053" w:author="t_竹沢 公佑" w:date="2020-11-30T13:15:00Z">
        <w:r w:rsidR="00197E53">
          <w:rPr>
            <w:rFonts w:hint="eastAsia"/>
            <w:sz w:val="22"/>
            <w:szCs w:val="22"/>
            <w:lang w:val="en"/>
          </w:rPr>
          <w:t>call</w:t>
        </w:r>
      </w:ins>
      <w:ins w:id="8054" w:author="t_竹沢 公佑" w:date="2020-11-30T13:14:00Z">
        <w:r w:rsidR="00197E53">
          <w:rPr>
            <w:rFonts w:hint="eastAsia"/>
            <w:sz w:val="22"/>
            <w:szCs w:val="22"/>
            <w:lang w:val="en"/>
          </w:rPr>
          <w:t>.</w:t>
        </w:r>
      </w:ins>
      <w:ins w:id="8055" w:author="t_竹沢 公佑" w:date="2020-11-30T13:11:00Z">
        <w:r w:rsidR="00197E53">
          <w:rPr>
            <w:rFonts w:hint="eastAsia"/>
            <w:sz w:val="22"/>
            <w:szCs w:val="22"/>
            <w:lang w:val="en"/>
          </w:rPr>
          <w:t xml:space="preserve"> </w:t>
        </w:r>
      </w:ins>
    </w:p>
    <w:p w:rsidR="00A7771F" w:rsidRDefault="00A7771F" w:rsidP="00A7771F">
      <w:pPr>
        <w:spacing w:line="0" w:lineRule="atLeast"/>
        <w:ind w:leftChars="50" w:left="230" w:right="1020" w:hangingChars="50" w:hanging="110"/>
        <w:rPr>
          <w:ins w:id="8056" w:author="t_竹沢 公佑" w:date="2020-08-24T10:19:00Z"/>
          <w:sz w:val="22"/>
          <w:szCs w:val="22"/>
          <w:lang w:val="en"/>
        </w:rPr>
      </w:pPr>
    </w:p>
    <w:p w:rsidR="00A7771F" w:rsidRPr="00CA1249" w:rsidRDefault="00A7771F" w:rsidP="00A7771F">
      <w:pPr>
        <w:spacing w:line="0" w:lineRule="atLeast"/>
        <w:ind w:right="1020" w:firstLineChars="50" w:firstLine="110"/>
        <w:rPr>
          <w:ins w:id="8057" w:author="t_竹沢 公佑" w:date="2020-08-24T10:19:00Z"/>
          <w:b/>
          <w:sz w:val="22"/>
          <w:szCs w:val="22"/>
        </w:rPr>
      </w:pPr>
      <w:ins w:id="8058" w:author="t_竹沢 公佑" w:date="2020-08-24T10:19:00Z">
        <w:r w:rsidRPr="00CA1249">
          <w:rPr>
            <w:rFonts w:hint="eastAsia"/>
            <w:b/>
            <w:sz w:val="22"/>
            <w:szCs w:val="22"/>
          </w:rPr>
          <w:t>【Format】</w:t>
        </w:r>
      </w:ins>
    </w:p>
    <w:p w:rsidR="00A7771F" w:rsidRPr="00CA1249" w:rsidRDefault="00A7771F" w:rsidP="00A7771F">
      <w:pPr>
        <w:spacing w:line="0" w:lineRule="atLeast"/>
        <w:ind w:right="1020" w:firstLineChars="202" w:firstLine="444"/>
        <w:rPr>
          <w:ins w:id="8059" w:author="t_竹沢 公佑" w:date="2020-08-24T10:19:00Z"/>
          <w:sz w:val="22"/>
          <w:szCs w:val="22"/>
        </w:rPr>
      </w:pPr>
      <w:ins w:id="8060" w:author="t_竹沢 公佑" w:date="2020-08-24T10:19:00Z">
        <w:r w:rsidRPr="00CA1249">
          <w:rPr>
            <w:bCs/>
            <w:sz w:val="22"/>
            <w:szCs w:val="22"/>
          </w:rPr>
          <w:t xml:space="preserve">int ioctl(int </w:t>
        </w:r>
        <w:r w:rsidRPr="00CA1249">
          <w:rPr>
            <w:iCs/>
            <w:sz w:val="22"/>
            <w:szCs w:val="22"/>
          </w:rPr>
          <w:t>fd</w:t>
        </w:r>
        <w:r w:rsidRPr="00CA1249">
          <w:rPr>
            <w:bCs/>
            <w:sz w:val="22"/>
            <w:szCs w:val="22"/>
          </w:rPr>
          <w:t xml:space="preserve">, </w:t>
        </w:r>
      </w:ins>
      <w:ins w:id="8061" w:author="t_竹沢 公佑" w:date="2020-11-30T13:02:00Z">
        <w:r w:rsidR="00197E53" w:rsidRPr="00197E53">
          <w:rPr>
            <w:bCs/>
            <w:sz w:val="22"/>
            <w:szCs w:val="22"/>
            <w:rPrChange w:id="8062" w:author="t_竹沢 公佑" w:date="2020-11-30T13:03:00Z">
              <w:rPr>
                <w:bCs/>
                <w:sz w:val="22"/>
                <w:szCs w:val="22"/>
                <w:highlight w:val="yellow"/>
              </w:rPr>
            </w:rPrChange>
          </w:rPr>
          <w:t>DRXPD_GET_OVRFLW</w:t>
        </w:r>
      </w:ins>
      <w:ins w:id="8063" w:author="t_竹沢 公佑" w:date="2020-08-24T10:19:00Z">
        <w:r w:rsidRPr="00197E53">
          <w:rPr>
            <w:iCs/>
            <w:sz w:val="22"/>
            <w:szCs w:val="22"/>
          </w:rPr>
          <w:t>,</w:t>
        </w:r>
        <w:r w:rsidRPr="00197E53">
          <w:rPr>
            <w:bCs/>
            <w:sz w:val="22"/>
            <w:szCs w:val="22"/>
          </w:rPr>
          <w:t xml:space="preserve"> int *i</w:t>
        </w:r>
      </w:ins>
      <w:ins w:id="8064" w:author="t_竹沢 公佑" w:date="2020-11-30T13:06:00Z">
        <w:r w:rsidR="00197E53">
          <w:rPr>
            <w:rFonts w:hint="eastAsia"/>
            <w:bCs/>
            <w:sz w:val="22"/>
            <w:szCs w:val="22"/>
          </w:rPr>
          <w:t>_f</w:t>
        </w:r>
      </w:ins>
      <w:ins w:id="8065" w:author="t_竹沢 公佑" w:date="2020-11-30T13:02:00Z">
        <w:r w:rsidR="00197E53">
          <w:rPr>
            <w:rFonts w:hint="eastAsia"/>
            <w:bCs/>
            <w:sz w:val="22"/>
            <w:szCs w:val="22"/>
          </w:rPr>
          <w:t>la</w:t>
        </w:r>
      </w:ins>
      <w:ins w:id="8066" w:author="t_竹沢 公佑" w:date="2020-11-30T13:03:00Z">
        <w:r w:rsidR="00197E53">
          <w:rPr>
            <w:rFonts w:hint="eastAsia"/>
            <w:bCs/>
            <w:sz w:val="22"/>
            <w:szCs w:val="22"/>
          </w:rPr>
          <w:t>g</w:t>
        </w:r>
      </w:ins>
      <w:ins w:id="8067" w:author="t_竹沢 公佑" w:date="2020-08-24T10:19:00Z">
        <w:r w:rsidRPr="00CA1249">
          <w:rPr>
            <w:bCs/>
            <w:sz w:val="22"/>
            <w:szCs w:val="22"/>
          </w:rPr>
          <w:t>);</w:t>
        </w:r>
        <w:r w:rsidRPr="00CA1249">
          <w:rPr>
            <w:sz w:val="22"/>
            <w:szCs w:val="22"/>
          </w:rPr>
          <w:t xml:space="preserve">  </w:t>
        </w:r>
      </w:ins>
    </w:p>
    <w:p w:rsidR="00A7771F" w:rsidRPr="00197E53" w:rsidRDefault="00A7771F" w:rsidP="00A7771F">
      <w:pPr>
        <w:spacing w:line="0" w:lineRule="atLeast"/>
        <w:ind w:right="1020"/>
        <w:rPr>
          <w:ins w:id="8068" w:author="t_竹沢 公佑" w:date="2020-08-24T10:19:00Z"/>
          <w:b/>
          <w:sz w:val="22"/>
          <w:szCs w:val="22"/>
        </w:rPr>
      </w:pPr>
    </w:p>
    <w:p w:rsidR="00A7771F" w:rsidRPr="00CA1249" w:rsidRDefault="00A7771F" w:rsidP="00A7771F">
      <w:pPr>
        <w:spacing w:line="0" w:lineRule="atLeast"/>
        <w:ind w:right="1020" w:firstLineChars="50" w:firstLine="110"/>
        <w:rPr>
          <w:ins w:id="8069" w:author="t_竹沢 公佑" w:date="2020-08-24T10:19:00Z"/>
          <w:b/>
          <w:sz w:val="22"/>
          <w:szCs w:val="22"/>
        </w:rPr>
      </w:pPr>
      <w:ins w:id="8070" w:author="t_竹沢 公佑" w:date="2020-08-24T10:19:00Z">
        <w:r w:rsidRPr="00CA1249">
          <w:rPr>
            <w:rFonts w:hint="eastAsia"/>
            <w:b/>
            <w:sz w:val="22"/>
            <w:szCs w:val="22"/>
          </w:rPr>
          <w:t>【Parameter】</w:t>
        </w:r>
      </w:ins>
    </w:p>
    <w:p w:rsidR="00A7771F" w:rsidRPr="00CA1249" w:rsidRDefault="00A7771F" w:rsidP="00A7771F">
      <w:pPr>
        <w:spacing w:line="0" w:lineRule="atLeast"/>
        <w:ind w:right="1020" w:firstLineChars="200" w:firstLine="440"/>
        <w:rPr>
          <w:ins w:id="8071" w:author="t_竹沢 公佑" w:date="2020-08-24T10:19:00Z"/>
          <w:iCs/>
          <w:sz w:val="22"/>
          <w:szCs w:val="22"/>
        </w:rPr>
      </w:pPr>
      <w:ins w:id="8072" w:author="t_竹沢 公佑" w:date="2020-08-24T10:19:00Z">
        <w:r w:rsidRPr="00CA1249">
          <w:rPr>
            <w:rFonts w:hint="eastAsia"/>
            <w:bCs/>
            <w:sz w:val="22"/>
            <w:szCs w:val="22"/>
          </w:rPr>
          <w:t>int fd</w:t>
        </w:r>
        <w:r w:rsidRPr="00CA1249">
          <w:rPr>
            <w:iCs/>
            <w:sz w:val="22"/>
            <w:szCs w:val="22"/>
          </w:rPr>
          <w:t>…</w:t>
        </w:r>
      </w:ins>
    </w:p>
    <w:p w:rsidR="00A7771F" w:rsidRPr="00CA1249" w:rsidRDefault="00A7771F" w:rsidP="00A7771F">
      <w:pPr>
        <w:spacing w:line="0" w:lineRule="atLeast"/>
        <w:ind w:right="1020" w:firstLineChars="381" w:firstLine="838"/>
        <w:rPr>
          <w:ins w:id="8073" w:author="t_竹沢 公佑" w:date="2020-08-24T10:19:00Z"/>
          <w:bCs/>
          <w:sz w:val="22"/>
          <w:szCs w:val="22"/>
        </w:rPr>
      </w:pPr>
      <w:ins w:id="8074" w:author="t_竹沢 公佑" w:date="2020-08-24T10:19:00Z">
        <w:r w:rsidRPr="00CA1249">
          <w:rPr>
            <w:rFonts w:hint="eastAsia"/>
            <w:bCs/>
            <w:sz w:val="22"/>
            <w:szCs w:val="22"/>
          </w:rPr>
          <w:t>Specify the f</w:t>
        </w:r>
        <w:r w:rsidRPr="00CA1249">
          <w:rPr>
            <w:bCs/>
            <w:sz w:val="22"/>
            <w:szCs w:val="22"/>
          </w:rPr>
          <w:t>ile descriptor</w:t>
        </w:r>
        <w:r w:rsidRPr="00CA1249">
          <w:rPr>
            <w:rFonts w:hint="eastAsia"/>
            <w:bCs/>
            <w:sz w:val="22"/>
            <w:szCs w:val="22"/>
          </w:rPr>
          <w:t>.</w:t>
        </w:r>
      </w:ins>
    </w:p>
    <w:p w:rsidR="00A7771F" w:rsidRPr="00CA1249" w:rsidRDefault="00A7771F" w:rsidP="00A7771F">
      <w:pPr>
        <w:spacing w:line="0" w:lineRule="atLeast"/>
        <w:ind w:right="1020" w:firstLineChars="381" w:firstLine="838"/>
        <w:rPr>
          <w:ins w:id="8075" w:author="t_竹沢 公佑" w:date="2020-08-24T10:19:00Z"/>
          <w:bCs/>
          <w:sz w:val="22"/>
          <w:szCs w:val="22"/>
        </w:rPr>
      </w:pPr>
    </w:p>
    <w:p w:rsidR="00A7771F" w:rsidRDefault="00A7771F">
      <w:pPr>
        <w:spacing w:line="0" w:lineRule="atLeast"/>
        <w:ind w:right="1020" w:firstLineChars="200" w:firstLine="440"/>
        <w:rPr>
          <w:ins w:id="8076" w:author="t_竹沢 公佑" w:date="2020-08-24T10:21:00Z"/>
          <w:bCs/>
          <w:sz w:val="22"/>
          <w:szCs w:val="22"/>
        </w:rPr>
        <w:pPrChange w:id="8077" w:author="t_竹沢 公佑" w:date="2020-08-24T10:21:00Z">
          <w:pPr>
            <w:spacing w:line="0" w:lineRule="atLeast"/>
            <w:ind w:leftChars="295" w:left="708" w:right="1020" w:firstLineChars="64" w:firstLine="141"/>
          </w:pPr>
        </w:pPrChange>
      </w:pPr>
      <w:ins w:id="8078" w:author="t_竹沢 公佑" w:date="2020-08-24T10:19:00Z">
        <w:r>
          <w:rPr>
            <w:rFonts w:hint="eastAsia"/>
            <w:bCs/>
            <w:sz w:val="22"/>
            <w:szCs w:val="22"/>
          </w:rPr>
          <w:t>i</w:t>
        </w:r>
        <w:r w:rsidRPr="00CA1249">
          <w:rPr>
            <w:bCs/>
            <w:sz w:val="22"/>
            <w:szCs w:val="22"/>
          </w:rPr>
          <w:t>nt</w:t>
        </w:r>
        <w:r w:rsidRPr="00CA1249">
          <w:rPr>
            <w:rFonts w:hint="eastAsia"/>
            <w:bCs/>
            <w:sz w:val="22"/>
            <w:szCs w:val="22"/>
          </w:rPr>
          <w:t xml:space="preserve"> </w:t>
        </w:r>
        <w:r w:rsidR="00197E53">
          <w:rPr>
            <w:rFonts w:hint="eastAsia"/>
            <w:bCs/>
            <w:sz w:val="22"/>
            <w:szCs w:val="22"/>
          </w:rPr>
          <w:t>*i</w:t>
        </w:r>
      </w:ins>
      <w:ins w:id="8079" w:author="t_竹沢 公佑" w:date="2020-11-30T13:05:00Z">
        <w:r w:rsidR="00197E53">
          <w:rPr>
            <w:rFonts w:hint="eastAsia"/>
            <w:bCs/>
            <w:sz w:val="22"/>
            <w:szCs w:val="22"/>
          </w:rPr>
          <w:t>_f</w:t>
        </w:r>
      </w:ins>
      <w:ins w:id="8080" w:author="t_竹沢 公佑" w:date="2020-11-30T13:03:00Z">
        <w:r w:rsidR="00197E53">
          <w:rPr>
            <w:rFonts w:hint="eastAsia"/>
            <w:bCs/>
            <w:sz w:val="22"/>
            <w:szCs w:val="22"/>
          </w:rPr>
          <w:t>lag</w:t>
        </w:r>
      </w:ins>
      <w:ins w:id="8081" w:author="t_竹沢 公佑" w:date="2020-08-24T10:19:00Z">
        <w:r w:rsidRPr="00CA1249">
          <w:rPr>
            <w:iCs/>
            <w:sz w:val="22"/>
            <w:szCs w:val="22"/>
          </w:rPr>
          <w:t>…</w:t>
        </w:r>
      </w:ins>
    </w:p>
    <w:p w:rsidR="00A7771F" w:rsidRDefault="00A7771F" w:rsidP="00A7771F">
      <w:pPr>
        <w:spacing w:line="0" w:lineRule="atLeast"/>
        <w:ind w:leftChars="295" w:left="708" w:right="1020" w:firstLineChars="64" w:firstLine="141"/>
        <w:rPr>
          <w:ins w:id="8082" w:author="t_竹沢 公佑" w:date="2020-08-24T10:19:00Z"/>
          <w:bCs/>
          <w:sz w:val="22"/>
          <w:szCs w:val="22"/>
        </w:rPr>
      </w:pPr>
      <w:ins w:id="8083" w:author="t_竹沢 公佑" w:date="2020-08-24T10:19:00Z">
        <w:r>
          <w:rPr>
            <w:rFonts w:hint="eastAsia"/>
            <w:bCs/>
            <w:sz w:val="22"/>
            <w:szCs w:val="22"/>
          </w:rPr>
          <w:t xml:space="preserve">When this command is performed successfully, it stores a current </w:t>
        </w:r>
      </w:ins>
      <w:ins w:id="8084" w:author="t_竹沢 公佑" w:date="2020-08-24T10:21:00Z">
        <w:r>
          <w:rPr>
            <w:rFonts w:hint="eastAsia"/>
            <w:bCs/>
            <w:sz w:val="22"/>
            <w:szCs w:val="22"/>
          </w:rPr>
          <w:t>value</w:t>
        </w:r>
      </w:ins>
      <w:ins w:id="8085" w:author="t_竹沢 公佑" w:date="2020-08-24T10:19:00Z">
        <w:r>
          <w:rPr>
            <w:rFonts w:hint="eastAsia"/>
            <w:bCs/>
            <w:sz w:val="22"/>
            <w:szCs w:val="22"/>
          </w:rPr>
          <w:t>.</w:t>
        </w:r>
      </w:ins>
    </w:p>
    <w:p w:rsidR="00A7771F" w:rsidRPr="00726E43" w:rsidRDefault="00A7771F" w:rsidP="00A7771F">
      <w:pPr>
        <w:spacing w:line="0" w:lineRule="atLeast"/>
        <w:ind w:leftChars="295" w:left="708" w:right="1020" w:firstLineChars="64" w:firstLine="141"/>
        <w:rPr>
          <w:ins w:id="8086" w:author="t_竹沢 公佑" w:date="2020-08-24T10:19:00Z"/>
          <w:bCs/>
          <w:sz w:val="22"/>
          <w:szCs w:val="22"/>
        </w:rPr>
      </w:pPr>
      <w:ins w:id="8087" w:author="t_竹沢 公佑" w:date="2020-08-24T10:19:00Z">
        <w:r>
          <w:rPr>
            <w:rFonts w:hint="eastAsia"/>
            <w:bCs/>
            <w:sz w:val="22"/>
            <w:szCs w:val="22"/>
          </w:rPr>
          <w:t>Following values are set by driver. And these values are defined in the drxpd.h.</w:t>
        </w:r>
      </w:ins>
    </w:p>
    <w:p w:rsidR="00A7771F" w:rsidRPr="00726E43" w:rsidRDefault="00A7771F" w:rsidP="00A7771F">
      <w:pPr>
        <w:spacing w:line="0" w:lineRule="atLeast"/>
        <w:ind w:leftChars="295" w:left="708" w:right="1020" w:firstLineChars="114" w:firstLine="251"/>
        <w:rPr>
          <w:ins w:id="8088" w:author="t_竹沢 公佑" w:date="2020-08-24T10:19:00Z"/>
          <w:bCs/>
          <w:sz w:val="22"/>
          <w:szCs w:val="22"/>
        </w:rPr>
      </w:pPr>
    </w:p>
    <w:p w:rsidR="00A7771F" w:rsidRDefault="00A7771F" w:rsidP="00A7771F">
      <w:pPr>
        <w:spacing w:line="0" w:lineRule="atLeast"/>
        <w:ind w:leftChars="295" w:left="708" w:right="1020" w:firstLineChars="114" w:firstLine="251"/>
        <w:rPr>
          <w:ins w:id="8089" w:author="t_竹沢 公佑" w:date="2020-08-24T10:19:00Z"/>
          <w:bCs/>
          <w:sz w:val="22"/>
          <w:szCs w:val="22"/>
        </w:rPr>
      </w:pPr>
      <w:ins w:id="8090" w:author="t_竹沢 公佑" w:date="2020-08-24T10:19:00Z">
        <w:r>
          <w:rPr>
            <w:rFonts w:hint="eastAsia"/>
            <w:bCs/>
            <w:sz w:val="22"/>
            <w:szCs w:val="22"/>
          </w:rPr>
          <w:t>- DRXPD_</w:t>
        </w:r>
      </w:ins>
      <w:ins w:id="8091" w:author="t_竹沢 公佑" w:date="2020-08-24T10:21:00Z">
        <w:r>
          <w:rPr>
            <w:rFonts w:hint="eastAsia"/>
            <w:bCs/>
            <w:sz w:val="22"/>
            <w:szCs w:val="22"/>
          </w:rPr>
          <w:t>DRB_OVRFLW</w:t>
        </w:r>
      </w:ins>
    </w:p>
    <w:p w:rsidR="00A7771F" w:rsidRDefault="00A7771F" w:rsidP="00A7771F">
      <w:pPr>
        <w:spacing w:line="0" w:lineRule="atLeast"/>
        <w:ind w:leftChars="295" w:left="708" w:right="1020" w:firstLineChars="114" w:firstLine="251"/>
        <w:rPr>
          <w:ins w:id="8092" w:author="t_竹沢 公佑" w:date="2020-08-24T10:19:00Z"/>
          <w:bCs/>
          <w:sz w:val="22"/>
          <w:szCs w:val="22"/>
        </w:rPr>
      </w:pPr>
      <w:ins w:id="8093" w:author="t_竹沢 公佑" w:date="2020-08-24T10:19:00Z">
        <w:r>
          <w:rPr>
            <w:rFonts w:hint="eastAsia"/>
            <w:bCs/>
            <w:sz w:val="22"/>
            <w:szCs w:val="22"/>
          </w:rPr>
          <w:tab/>
        </w:r>
      </w:ins>
      <w:ins w:id="8094" w:author="t_竹沢 公佑" w:date="2020-08-24T10:22:00Z">
        <w:r>
          <w:rPr>
            <w:rFonts w:hint="eastAsia"/>
            <w:bCs/>
            <w:sz w:val="22"/>
            <w:szCs w:val="22"/>
          </w:rPr>
          <w:t>The Device Ring Buf</w:t>
        </w:r>
      </w:ins>
      <w:ins w:id="8095" w:author="t_竹沢 公佑" w:date="2020-08-24T10:23:00Z">
        <w:r>
          <w:rPr>
            <w:rFonts w:hint="eastAsia"/>
            <w:bCs/>
            <w:sz w:val="22"/>
            <w:szCs w:val="22"/>
          </w:rPr>
          <w:t>fer is overflow.</w:t>
        </w:r>
      </w:ins>
      <w:ins w:id="8096" w:author="t_竹沢 公佑" w:date="2020-08-24T10:19:00Z">
        <w:r>
          <w:rPr>
            <w:rFonts w:hint="eastAsia"/>
            <w:bCs/>
            <w:sz w:val="22"/>
            <w:szCs w:val="22"/>
          </w:rPr>
          <w:t xml:space="preserve"> </w:t>
        </w:r>
      </w:ins>
    </w:p>
    <w:p w:rsidR="00A7771F" w:rsidRDefault="00A7771F" w:rsidP="00A7771F">
      <w:pPr>
        <w:spacing w:line="0" w:lineRule="atLeast"/>
        <w:ind w:leftChars="295" w:left="708" w:right="1020" w:firstLineChars="114" w:firstLine="251"/>
        <w:rPr>
          <w:ins w:id="8097" w:author="t_竹沢 公佑" w:date="2020-08-24T10:19:00Z"/>
          <w:bCs/>
          <w:sz w:val="22"/>
          <w:szCs w:val="22"/>
        </w:rPr>
      </w:pPr>
      <w:ins w:id="8098" w:author="t_竹沢 公佑" w:date="2020-08-24T10:19:00Z">
        <w:r>
          <w:rPr>
            <w:rFonts w:hint="eastAsia"/>
            <w:bCs/>
            <w:sz w:val="22"/>
            <w:szCs w:val="22"/>
          </w:rPr>
          <w:t>- DRXPD_</w:t>
        </w:r>
      </w:ins>
      <w:ins w:id="8099" w:author="t_竹沢 公佑" w:date="2020-08-24T10:21:00Z">
        <w:r>
          <w:rPr>
            <w:rFonts w:hint="eastAsia"/>
            <w:bCs/>
            <w:sz w:val="22"/>
            <w:szCs w:val="22"/>
          </w:rPr>
          <w:t>DRB</w:t>
        </w:r>
      </w:ins>
      <w:ins w:id="8100" w:author="t_竹沢 公佑" w:date="2020-08-24T10:19:00Z">
        <w:r>
          <w:rPr>
            <w:rFonts w:hint="eastAsia"/>
            <w:bCs/>
            <w:sz w:val="22"/>
            <w:szCs w:val="22"/>
          </w:rPr>
          <w:t>_</w:t>
        </w:r>
      </w:ins>
      <w:ins w:id="8101" w:author="t_竹沢 公佑" w:date="2020-11-30T13:03:00Z">
        <w:r w:rsidR="00197E53">
          <w:rPr>
            <w:rFonts w:hint="eastAsia"/>
            <w:bCs/>
            <w:sz w:val="22"/>
            <w:szCs w:val="22"/>
          </w:rPr>
          <w:t>N</w:t>
        </w:r>
      </w:ins>
      <w:ins w:id="8102" w:author="t_竹沢 公佑" w:date="2020-08-24T10:22:00Z">
        <w:r>
          <w:rPr>
            <w:rFonts w:hint="eastAsia"/>
            <w:bCs/>
            <w:sz w:val="22"/>
            <w:szCs w:val="22"/>
          </w:rPr>
          <w:t>ORMAL</w:t>
        </w:r>
      </w:ins>
    </w:p>
    <w:p w:rsidR="00A7771F" w:rsidRPr="00CA1249" w:rsidRDefault="00A7771F" w:rsidP="00A7771F">
      <w:pPr>
        <w:spacing w:line="0" w:lineRule="atLeast"/>
        <w:ind w:leftChars="295" w:left="708" w:right="1020" w:firstLineChars="114" w:firstLine="251"/>
        <w:rPr>
          <w:ins w:id="8103" w:author="t_竹沢 公佑" w:date="2020-08-24T10:19:00Z"/>
          <w:bCs/>
          <w:sz w:val="22"/>
          <w:szCs w:val="22"/>
        </w:rPr>
      </w:pPr>
      <w:ins w:id="8104" w:author="t_竹沢 公佑" w:date="2020-08-24T10:19:00Z">
        <w:r>
          <w:rPr>
            <w:rFonts w:hint="eastAsia"/>
            <w:bCs/>
            <w:sz w:val="22"/>
            <w:szCs w:val="22"/>
          </w:rPr>
          <w:tab/>
        </w:r>
      </w:ins>
      <w:ins w:id="8105" w:author="t_竹沢 公佑" w:date="2020-08-24T10:22:00Z">
        <w:r>
          <w:rPr>
            <w:rFonts w:hint="eastAsia"/>
            <w:bCs/>
            <w:sz w:val="22"/>
            <w:szCs w:val="22"/>
          </w:rPr>
          <w:t>The Device Ring Buffer is not in overflow state.</w:t>
        </w:r>
      </w:ins>
    </w:p>
    <w:p w:rsidR="00A7771F" w:rsidRPr="00CA1249" w:rsidRDefault="00A7771F" w:rsidP="00A7771F">
      <w:pPr>
        <w:spacing w:line="0" w:lineRule="atLeast"/>
        <w:ind w:right="1020"/>
        <w:rPr>
          <w:ins w:id="8106" w:author="t_竹沢 公佑" w:date="2020-08-24T10:19:00Z"/>
          <w:bCs/>
          <w:sz w:val="22"/>
          <w:szCs w:val="22"/>
        </w:rPr>
      </w:pPr>
    </w:p>
    <w:p w:rsidR="00A7771F" w:rsidRPr="00CA1249" w:rsidRDefault="00A7771F" w:rsidP="00A7771F">
      <w:pPr>
        <w:spacing w:line="0" w:lineRule="atLeast"/>
        <w:ind w:right="1020"/>
        <w:rPr>
          <w:ins w:id="8107" w:author="t_竹沢 公佑" w:date="2020-08-24T10:19:00Z"/>
          <w:b/>
          <w:sz w:val="22"/>
          <w:szCs w:val="22"/>
        </w:rPr>
      </w:pPr>
      <w:ins w:id="8108" w:author="t_竹沢 公佑" w:date="2020-08-24T10:19:00Z">
        <w:r w:rsidRPr="00CA1249">
          <w:rPr>
            <w:rFonts w:hint="eastAsia"/>
            <w:b/>
            <w:sz w:val="22"/>
            <w:szCs w:val="22"/>
          </w:rPr>
          <w:t xml:space="preserve">　【Return】</w:t>
        </w:r>
      </w:ins>
    </w:p>
    <w:p w:rsidR="00A7771F" w:rsidRPr="00CA1249" w:rsidRDefault="00A7771F" w:rsidP="00A7771F">
      <w:pPr>
        <w:spacing w:line="0" w:lineRule="atLeast"/>
        <w:ind w:right="1020" w:firstLineChars="200" w:firstLine="440"/>
        <w:rPr>
          <w:ins w:id="8109" w:author="t_竹沢 公佑" w:date="2020-08-24T10:19:00Z"/>
          <w:bCs/>
          <w:sz w:val="22"/>
          <w:szCs w:val="22"/>
        </w:rPr>
      </w:pPr>
      <w:ins w:id="8110" w:author="t_竹沢 公佑" w:date="2020-08-24T10:19:00Z">
        <w:r w:rsidRPr="00CA1249">
          <w:rPr>
            <w:rFonts w:hint="eastAsia"/>
            <w:bCs/>
            <w:sz w:val="22"/>
            <w:szCs w:val="22"/>
          </w:rPr>
          <w:t xml:space="preserve">0 </w:t>
        </w:r>
        <w:r w:rsidRPr="00CA1249">
          <w:rPr>
            <w:bCs/>
            <w:sz w:val="22"/>
            <w:szCs w:val="22"/>
          </w:rPr>
          <w:t>is returne</w:t>
        </w:r>
        <w:r w:rsidRPr="00CA1249">
          <w:rPr>
            <w:rFonts w:hint="eastAsia"/>
            <w:bCs/>
            <w:sz w:val="22"/>
            <w:szCs w:val="22"/>
          </w:rPr>
          <w:t>d</w:t>
        </w:r>
        <w:r w:rsidRPr="00CA1249">
          <w:rPr>
            <w:bCs/>
            <w:sz w:val="22"/>
            <w:szCs w:val="22"/>
          </w:rPr>
          <w:t>.</w:t>
        </w:r>
        <w:r w:rsidRPr="00CA1249" w:rsidDel="006A78C8">
          <w:rPr>
            <w:bCs/>
            <w:sz w:val="22"/>
            <w:szCs w:val="22"/>
          </w:rPr>
          <w:t xml:space="preserve"> </w:t>
        </w:r>
        <w:r>
          <w:rPr>
            <w:rFonts w:hint="eastAsia"/>
            <w:bCs/>
            <w:sz w:val="22"/>
            <w:szCs w:val="22"/>
          </w:rPr>
          <w:t>I</w:t>
        </w:r>
        <w:r w:rsidRPr="00CA1249">
          <w:rPr>
            <w:bCs/>
            <w:sz w:val="22"/>
            <w:szCs w:val="22"/>
          </w:rPr>
          <w:t xml:space="preserve">f </w:t>
        </w:r>
        <w:r w:rsidRPr="00CA1249">
          <w:rPr>
            <w:rFonts w:hint="eastAsia"/>
            <w:bCs/>
            <w:sz w:val="22"/>
            <w:szCs w:val="22"/>
          </w:rPr>
          <w:t xml:space="preserve">an </w:t>
        </w:r>
        <w:r w:rsidRPr="00CA1249">
          <w:rPr>
            <w:bCs/>
            <w:sz w:val="22"/>
            <w:szCs w:val="22"/>
          </w:rPr>
          <w:t>error</w:t>
        </w:r>
        <w:r>
          <w:rPr>
            <w:rFonts w:hint="eastAsia"/>
            <w:bCs/>
            <w:sz w:val="22"/>
            <w:szCs w:val="22"/>
          </w:rPr>
          <w:t xml:space="preserve"> </w:t>
        </w:r>
        <w:r w:rsidRPr="00CA1249">
          <w:rPr>
            <w:bCs/>
            <w:sz w:val="22"/>
            <w:szCs w:val="22"/>
          </w:rPr>
          <w:t>occur</w:t>
        </w:r>
        <w:r w:rsidRPr="00CA1249">
          <w:rPr>
            <w:rFonts w:hint="eastAsia"/>
            <w:bCs/>
            <w:sz w:val="22"/>
            <w:szCs w:val="22"/>
          </w:rPr>
          <w:t>s</w:t>
        </w:r>
        <w:r w:rsidRPr="00CA1249">
          <w:rPr>
            <w:bCs/>
            <w:sz w:val="22"/>
            <w:szCs w:val="22"/>
          </w:rPr>
          <w:t>, -1 is returned</w:t>
        </w:r>
        <w:r w:rsidRPr="00CA1249">
          <w:rPr>
            <w:rFonts w:hint="eastAsia"/>
            <w:bCs/>
            <w:sz w:val="22"/>
            <w:szCs w:val="22"/>
          </w:rPr>
          <w:t xml:space="preserve"> </w:t>
        </w:r>
        <w:r w:rsidRPr="00CA1249">
          <w:rPr>
            <w:bCs/>
            <w:sz w:val="22"/>
            <w:szCs w:val="22"/>
          </w:rPr>
          <w:t>in which case errno is set.</w:t>
        </w:r>
      </w:ins>
    </w:p>
    <w:p w:rsidR="00A7771F" w:rsidRPr="00CA1249" w:rsidRDefault="00A7771F" w:rsidP="00A7771F">
      <w:pPr>
        <w:spacing w:line="0" w:lineRule="atLeast"/>
        <w:ind w:right="1020" w:firstLineChars="200" w:firstLine="440"/>
        <w:rPr>
          <w:ins w:id="8111" w:author="t_竹沢 公佑" w:date="2020-08-24T10:19:00Z"/>
          <w:bCs/>
          <w:sz w:val="22"/>
          <w:szCs w:val="22"/>
        </w:rPr>
      </w:pPr>
    </w:p>
    <w:p w:rsidR="00A7771F" w:rsidRPr="00CA1249" w:rsidRDefault="00A7771F" w:rsidP="00A7771F">
      <w:pPr>
        <w:spacing w:line="0" w:lineRule="atLeast"/>
        <w:ind w:right="1020" w:firstLineChars="50" w:firstLine="110"/>
        <w:rPr>
          <w:ins w:id="8112" w:author="t_竹沢 公佑" w:date="2020-08-24T10:19:00Z"/>
          <w:b/>
          <w:sz w:val="22"/>
          <w:szCs w:val="22"/>
        </w:rPr>
      </w:pPr>
      <w:ins w:id="8113" w:author="t_竹沢 公佑" w:date="2020-08-24T10:19:00Z">
        <w:r w:rsidRPr="00CA1249">
          <w:rPr>
            <w:rFonts w:hint="eastAsia"/>
            <w:b/>
            <w:sz w:val="22"/>
            <w:szCs w:val="22"/>
          </w:rPr>
          <w:t>【Errors】</w:t>
        </w:r>
      </w:ins>
    </w:p>
    <w:p w:rsidR="00A7771F" w:rsidRDefault="00A7771F" w:rsidP="00A7771F">
      <w:pPr>
        <w:spacing w:line="0" w:lineRule="atLeast"/>
        <w:ind w:right="1020" w:firstLineChars="200" w:firstLine="440"/>
        <w:rPr>
          <w:ins w:id="8114" w:author="t_竹沢 公佑" w:date="2020-08-24T10:19:00Z"/>
          <w:bCs/>
          <w:sz w:val="22"/>
          <w:szCs w:val="22"/>
        </w:rPr>
      </w:pPr>
      <w:ins w:id="8115" w:author="t_竹沢 公佑" w:date="2020-08-24T10:19:00Z">
        <w:r w:rsidRPr="00CA1249">
          <w:rPr>
            <w:bCs/>
            <w:sz w:val="22"/>
            <w:szCs w:val="22"/>
          </w:rPr>
          <w:t>This command can fail with the following errors.</w:t>
        </w:r>
      </w:ins>
    </w:p>
    <w:p w:rsidR="00A7771F" w:rsidRPr="00A033B7" w:rsidRDefault="00A7771F" w:rsidP="00A7771F">
      <w:pPr>
        <w:spacing w:line="0" w:lineRule="atLeast"/>
        <w:ind w:right="1020" w:firstLineChars="200" w:firstLine="440"/>
        <w:rPr>
          <w:ins w:id="8116" w:author="t_竹沢 公佑" w:date="2020-08-24T10:19:00Z"/>
          <w:bCs/>
          <w:sz w:val="22"/>
          <w:szCs w:val="22"/>
        </w:rPr>
      </w:pPr>
      <w:ins w:id="8117" w:author="t_竹沢 公佑" w:date="2020-08-24T10:19:00Z">
        <w:r w:rsidRPr="00A033B7">
          <w:rPr>
            <w:bCs/>
            <w:sz w:val="22"/>
            <w:szCs w:val="22"/>
          </w:rPr>
          <w:t>EFAULT</w:t>
        </w:r>
      </w:ins>
    </w:p>
    <w:p w:rsidR="00A7771F" w:rsidRPr="00A033B7" w:rsidRDefault="00A7771F" w:rsidP="00A7771F">
      <w:pPr>
        <w:spacing w:line="0" w:lineRule="atLeast"/>
        <w:ind w:right="1020" w:firstLineChars="200" w:firstLine="440"/>
        <w:rPr>
          <w:ins w:id="8118" w:author="t_竹沢 公佑" w:date="2020-08-24T10:19:00Z"/>
          <w:bCs/>
          <w:sz w:val="22"/>
          <w:szCs w:val="22"/>
        </w:rPr>
      </w:pPr>
      <w:ins w:id="8119" w:author="t_竹沢 公佑" w:date="2020-08-24T10:19:00Z">
        <w:r w:rsidRPr="00A033B7">
          <w:rPr>
            <w:bCs/>
            <w:sz w:val="22"/>
            <w:szCs w:val="22"/>
          </w:rPr>
          <w:t xml:space="preserve">  When this </w:t>
        </w:r>
        <w:r>
          <w:rPr>
            <w:rFonts w:hint="eastAsia"/>
            <w:bCs/>
            <w:sz w:val="22"/>
            <w:szCs w:val="22"/>
          </w:rPr>
          <w:t xml:space="preserve">command </w:t>
        </w:r>
        <w:r>
          <w:rPr>
            <w:bCs/>
            <w:sz w:val="22"/>
            <w:szCs w:val="22"/>
          </w:rPr>
          <w:t>fail</w:t>
        </w:r>
        <w:r>
          <w:rPr>
            <w:rFonts w:hint="eastAsia"/>
            <w:bCs/>
            <w:sz w:val="22"/>
            <w:szCs w:val="22"/>
          </w:rPr>
          <w:t>s</w:t>
        </w:r>
        <w:r>
          <w:rPr>
            <w:bCs/>
            <w:sz w:val="22"/>
            <w:szCs w:val="22"/>
          </w:rPr>
          <w:t xml:space="preserve"> to copy the </w:t>
        </w:r>
      </w:ins>
      <w:ins w:id="8120" w:author="t_竹沢 公佑" w:date="2020-08-24T10:23:00Z">
        <w:r>
          <w:rPr>
            <w:rFonts w:hint="eastAsia"/>
            <w:bCs/>
            <w:sz w:val="22"/>
            <w:szCs w:val="22"/>
          </w:rPr>
          <w:t>status</w:t>
        </w:r>
      </w:ins>
      <w:ins w:id="8121" w:author="t_竹沢 公佑" w:date="2020-08-24T10:19:00Z">
        <w:r w:rsidRPr="00A033B7">
          <w:rPr>
            <w:bCs/>
            <w:sz w:val="22"/>
            <w:szCs w:val="22"/>
          </w:rPr>
          <w:t xml:space="preserve"> of</w:t>
        </w:r>
      </w:ins>
      <w:ins w:id="8122" w:author="t_竹沢 公佑" w:date="2020-08-24T10:24:00Z">
        <w:r>
          <w:rPr>
            <w:rFonts w:hint="eastAsia"/>
            <w:bCs/>
            <w:sz w:val="22"/>
            <w:szCs w:val="22"/>
          </w:rPr>
          <w:t xml:space="preserve"> Device Ring Buffer</w:t>
        </w:r>
      </w:ins>
      <w:ins w:id="8123" w:author="t_竹沢 公佑" w:date="2020-08-24T10:19:00Z">
        <w:r w:rsidRPr="00A033B7">
          <w:rPr>
            <w:bCs/>
            <w:sz w:val="22"/>
            <w:szCs w:val="22"/>
          </w:rPr>
          <w:t xml:space="preserve">, </w:t>
        </w:r>
      </w:ins>
    </w:p>
    <w:p w:rsidR="00A7771F" w:rsidRPr="00A033B7" w:rsidRDefault="00A7771F" w:rsidP="00A7771F">
      <w:pPr>
        <w:spacing w:line="0" w:lineRule="atLeast"/>
        <w:ind w:right="1020" w:firstLineChars="200" w:firstLine="440"/>
        <w:rPr>
          <w:ins w:id="8124" w:author="t_竹沢 公佑" w:date="2020-08-24T10:19:00Z"/>
          <w:bCs/>
          <w:sz w:val="22"/>
          <w:szCs w:val="22"/>
        </w:rPr>
      </w:pPr>
      <w:ins w:id="8125" w:author="t_竹沢 公佑" w:date="2020-08-24T10:19:00Z">
        <w:r w:rsidRPr="00A033B7">
          <w:rPr>
            <w:bCs/>
            <w:sz w:val="22"/>
            <w:szCs w:val="22"/>
          </w:rPr>
          <w:t xml:space="preserve">  it sets EFAULT to errno. In this case, please ignore the value of *i_</w:t>
        </w:r>
      </w:ins>
      <w:ins w:id="8126" w:author="t_竹沢 公佑" w:date="2020-08-24T10:24:00Z">
        <w:r>
          <w:rPr>
            <w:rFonts w:hint="eastAsia"/>
            <w:bCs/>
            <w:sz w:val="22"/>
            <w:szCs w:val="22"/>
          </w:rPr>
          <w:t>flag</w:t>
        </w:r>
      </w:ins>
      <w:ins w:id="8127" w:author="t_竹沢 公佑" w:date="2020-08-24T10:19:00Z">
        <w:r w:rsidRPr="00A033B7">
          <w:rPr>
            <w:bCs/>
            <w:sz w:val="22"/>
            <w:szCs w:val="22"/>
          </w:rPr>
          <w:t>.</w:t>
        </w:r>
      </w:ins>
    </w:p>
    <w:p w:rsidR="00A7771F" w:rsidRPr="00A033B7" w:rsidRDefault="00A7771F" w:rsidP="00A7771F">
      <w:pPr>
        <w:spacing w:line="0" w:lineRule="atLeast"/>
        <w:ind w:right="1020" w:firstLineChars="200" w:firstLine="440"/>
        <w:rPr>
          <w:ins w:id="8128" w:author="t_竹沢 公佑" w:date="2020-08-24T10:19:00Z"/>
          <w:bCs/>
          <w:sz w:val="22"/>
          <w:szCs w:val="22"/>
        </w:rPr>
      </w:pPr>
      <w:ins w:id="8129" w:author="t_竹沢 公佑" w:date="2020-08-24T10:19:00Z">
        <w:r w:rsidRPr="00A033B7">
          <w:rPr>
            <w:bCs/>
            <w:sz w:val="22"/>
            <w:szCs w:val="22"/>
          </w:rPr>
          <w:t xml:space="preserve">  </w:t>
        </w:r>
        <w:r>
          <w:rPr>
            <w:rFonts w:hint="eastAsia"/>
            <w:bCs/>
            <w:sz w:val="22"/>
            <w:szCs w:val="22"/>
          </w:rPr>
          <w:t xml:space="preserve">Your </w:t>
        </w:r>
        <w:r w:rsidRPr="00A033B7">
          <w:rPr>
            <w:bCs/>
            <w:sz w:val="22"/>
            <w:szCs w:val="22"/>
          </w:rPr>
          <w:t xml:space="preserve">application may give an invalid address to this pointer, </w:t>
        </w:r>
      </w:ins>
    </w:p>
    <w:p w:rsidR="00A7771F" w:rsidRPr="00A033B7" w:rsidRDefault="00A7771F">
      <w:pPr>
        <w:spacing w:line="0" w:lineRule="atLeast"/>
        <w:ind w:right="1020" w:firstLineChars="200" w:firstLine="440"/>
        <w:rPr>
          <w:ins w:id="8130" w:author="t_竹沢 公佑" w:date="2020-08-24T10:19:00Z"/>
          <w:bCs/>
          <w:sz w:val="22"/>
          <w:szCs w:val="22"/>
        </w:rPr>
      </w:pPr>
      <w:ins w:id="8131" w:author="t_竹沢 公佑" w:date="2020-08-24T10:19:00Z">
        <w:r w:rsidRPr="00A033B7">
          <w:rPr>
            <w:bCs/>
            <w:sz w:val="22"/>
            <w:szCs w:val="22"/>
          </w:rPr>
          <w:t xml:space="preserve">  please check its address.</w:t>
        </w:r>
      </w:ins>
    </w:p>
    <w:p w:rsidR="00A7771F" w:rsidRPr="00A033B7" w:rsidRDefault="00A7771F" w:rsidP="00A7771F">
      <w:pPr>
        <w:spacing w:line="0" w:lineRule="atLeast"/>
        <w:ind w:right="1020" w:firstLineChars="200" w:firstLine="440"/>
        <w:rPr>
          <w:ins w:id="8132" w:author="t_竹沢 公佑" w:date="2020-08-24T10:19:00Z"/>
          <w:bCs/>
          <w:sz w:val="22"/>
          <w:szCs w:val="22"/>
        </w:rPr>
      </w:pPr>
      <w:ins w:id="8133" w:author="t_竹沢 公佑" w:date="2020-08-24T10:19:00Z">
        <w:r w:rsidRPr="00A033B7">
          <w:rPr>
            <w:bCs/>
            <w:sz w:val="22"/>
            <w:szCs w:val="22"/>
          </w:rPr>
          <w:t>EIO</w:t>
        </w:r>
      </w:ins>
    </w:p>
    <w:p w:rsidR="00A7771F" w:rsidRPr="00A033B7" w:rsidRDefault="00A7771F" w:rsidP="00A7771F">
      <w:pPr>
        <w:spacing w:line="0" w:lineRule="atLeast"/>
        <w:ind w:right="1020" w:firstLineChars="200" w:firstLine="440"/>
        <w:rPr>
          <w:ins w:id="8134" w:author="t_竹沢 公佑" w:date="2020-08-24T10:19:00Z"/>
          <w:bCs/>
          <w:sz w:val="22"/>
          <w:szCs w:val="22"/>
        </w:rPr>
      </w:pPr>
      <w:ins w:id="8135" w:author="t_竹沢 公佑" w:date="2020-08-24T10:19:00Z">
        <w:r w:rsidRPr="00A033B7">
          <w:rPr>
            <w:bCs/>
            <w:sz w:val="22"/>
            <w:szCs w:val="22"/>
          </w:rPr>
          <w:t xml:space="preserve">  When </w:t>
        </w:r>
        <w:r>
          <w:rPr>
            <w:rFonts w:hint="eastAsia"/>
            <w:bCs/>
            <w:sz w:val="22"/>
            <w:szCs w:val="22"/>
          </w:rPr>
          <w:t xml:space="preserve">this command </w:t>
        </w:r>
        <w:r w:rsidRPr="00A033B7">
          <w:rPr>
            <w:bCs/>
            <w:sz w:val="22"/>
            <w:szCs w:val="22"/>
          </w:rPr>
          <w:t>fail</w:t>
        </w:r>
        <w:r>
          <w:rPr>
            <w:rFonts w:hint="eastAsia"/>
            <w:bCs/>
            <w:sz w:val="22"/>
            <w:szCs w:val="22"/>
          </w:rPr>
          <w:t>s</w:t>
        </w:r>
        <w:r w:rsidRPr="00A033B7">
          <w:rPr>
            <w:bCs/>
            <w:sz w:val="22"/>
            <w:szCs w:val="22"/>
          </w:rPr>
          <w:t xml:space="preserve"> to read or write internal register.</w:t>
        </w:r>
      </w:ins>
    </w:p>
    <w:p w:rsidR="00A7771F" w:rsidRPr="00A033B7" w:rsidRDefault="00A7771F" w:rsidP="00A7771F">
      <w:pPr>
        <w:spacing w:line="0" w:lineRule="atLeast"/>
        <w:ind w:right="1020" w:firstLineChars="200" w:firstLine="440"/>
        <w:rPr>
          <w:ins w:id="8136" w:author="t_竹沢 公佑" w:date="2020-08-24T10:19:00Z"/>
          <w:bCs/>
          <w:sz w:val="22"/>
          <w:szCs w:val="22"/>
        </w:rPr>
      </w:pPr>
      <w:ins w:id="8137" w:author="t_竹沢 公佑" w:date="2020-08-24T10:19:00Z">
        <w:r w:rsidRPr="00A033B7">
          <w:rPr>
            <w:bCs/>
            <w:sz w:val="22"/>
            <w:szCs w:val="22"/>
          </w:rPr>
          <w:t xml:space="preserve">  This errno means device driver can't control the device.</w:t>
        </w:r>
      </w:ins>
    </w:p>
    <w:p w:rsidR="00A7771F" w:rsidRPr="00A033B7" w:rsidRDefault="00A7771F" w:rsidP="00A7771F">
      <w:pPr>
        <w:spacing w:line="0" w:lineRule="atLeast"/>
        <w:ind w:right="1020" w:firstLineChars="200" w:firstLine="440"/>
        <w:rPr>
          <w:ins w:id="8138" w:author="t_竹沢 公佑" w:date="2020-08-24T10:19:00Z"/>
          <w:bCs/>
          <w:sz w:val="22"/>
          <w:szCs w:val="22"/>
        </w:rPr>
      </w:pPr>
      <w:ins w:id="8139" w:author="t_竹沢 公佑" w:date="2020-08-24T10:19:00Z">
        <w:r w:rsidRPr="00A033B7">
          <w:rPr>
            <w:bCs/>
            <w:sz w:val="22"/>
            <w:szCs w:val="22"/>
          </w:rPr>
          <w:t xml:space="preserve">  If this error occurrs often, it may be hardware error is happend.</w:t>
        </w:r>
      </w:ins>
    </w:p>
    <w:p w:rsidR="00A7771F" w:rsidRDefault="00A7771F" w:rsidP="00A7771F">
      <w:pPr>
        <w:spacing w:line="0" w:lineRule="atLeast"/>
        <w:ind w:right="1020" w:firstLineChars="200" w:firstLine="440"/>
        <w:rPr>
          <w:ins w:id="8140" w:author="t_竹沢 公佑" w:date="2020-08-24T10:19:00Z"/>
          <w:bCs/>
          <w:sz w:val="22"/>
          <w:szCs w:val="22"/>
        </w:rPr>
      </w:pPr>
      <w:ins w:id="8141" w:author="t_竹沢 公佑" w:date="2020-08-24T10:19:00Z">
        <w:r w:rsidRPr="00A033B7">
          <w:rPr>
            <w:bCs/>
            <w:sz w:val="22"/>
            <w:szCs w:val="22"/>
          </w:rPr>
          <w:t xml:space="preserve">  Please execute cold-reboot and try again.</w:t>
        </w:r>
      </w:ins>
    </w:p>
    <w:p w:rsidR="00A7771F" w:rsidRDefault="00A7771F" w:rsidP="00A7771F">
      <w:pPr>
        <w:spacing w:line="0" w:lineRule="atLeast"/>
        <w:ind w:right="1020" w:firstLineChars="200" w:firstLine="440"/>
        <w:rPr>
          <w:ins w:id="8142" w:author="t_竹沢 公佑" w:date="2020-08-24T10:19:00Z"/>
          <w:bCs/>
          <w:sz w:val="22"/>
          <w:szCs w:val="22"/>
        </w:rPr>
      </w:pPr>
    </w:p>
    <w:p w:rsidR="00A7771F" w:rsidRDefault="00A7771F" w:rsidP="00A7771F">
      <w:pPr>
        <w:spacing w:line="0" w:lineRule="atLeast"/>
        <w:ind w:right="1020" w:firstLineChars="50" w:firstLine="110"/>
        <w:rPr>
          <w:ins w:id="8143" w:author="t_竹沢 公佑" w:date="2020-08-24T10:19:00Z"/>
          <w:b/>
          <w:sz w:val="22"/>
          <w:szCs w:val="22"/>
        </w:rPr>
      </w:pPr>
      <w:ins w:id="8144" w:author="t_竹沢 公佑" w:date="2020-08-24T10:19:00Z">
        <w:r>
          <w:rPr>
            <w:rFonts w:hint="eastAsia"/>
            <w:b/>
            <w:sz w:val="22"/>
            <w:szCs w:val="22"/>
          </w:rPr>
          <w:t>【</w:t>
        </w:r>
        <w:r w:rsidRPr="00596636">
          <w:rPr>
            <w:b/>
            <w:sz w:val="22"/>
            <w:szCs w:val="22"/>
          </w:rPr>
          <w:t>Synchronization</w:t>
        </w:r>
        <w:r>
          <w:rPr>
            <w:rFonts w:hint="eastAsia"/>
            <w:b/>
            <w:sz w:val="22"/>
            <w:szCs w:val="22"/>
          </w:rPr>
          <w:t>】</w:t>
        </w:r>
      </w:ins>
    </w:p>
    <w:p w:rsidR="00A7771F" w:rsidRDefault="00A7771F" w:rsidP="00A7771F">
      <w:pPr>
        <w:spacing w:line="0" w:lineRule="atLeast"/>
        <w:ind w:right="1020" w:firstLineChars="200" w:firstLine="440"/>
        <w:rPr>
          <w:ins w:id="8145" w:author="t_竹沢 公佑" w:date="2020-08-24T10:19:00Z"/>
          <w:bCs/>
          <w:sz w:val="22"/>
          <w:szCs w:val="22"/>
        </w:rPr>
      </w:pPr>
      <w:ins w:id="8146" w:author="t_竹沢 公佑" w:date="2020-08-24T10:19:00Z">
        <w:r>
          <w:rPr>
            <w:rFonts w:hint="eastAsia"/>
            <w:bCs/>
            <w:sz w:val="22"/>
            <w:szCs w:val="22"/>
          </w:rPr>
          <w:t>S</w:t>
        </w:r>
        <w:r w:rsidRPr="00596636">
          <w:rPr>
            <w:bCs/>
            <w:sz w:val="22"/>
            <w:szCs w:val="22"/>
          </w:rPr>
          <w:t>ynchronous</w:t>
        </w:r>
      </w:ins>
    </w:p>
    <w:p w:rsidR="00A7771F" w:rsidRDefault="00A7771F" w:rsidP="00A7771F">
      <w:pPr>
        <w:spacing w:line="0" w:lineRule="atLeast"/>
        <w:ind w:right="1020" w:firstLineChars="200" w:firstLine="440"/>
        <w:rPr>
          <w:ins w:id="8147" w:author="t_竹沢 公佑" w:date="2020-08-24T10:19:00Z"/>
          <w:bCs/>
          <w:sz w:val="22"/>
          <w:szCs w:val="22"/>
        </w:rPr>
      </w:pPr>
      <w:ins w:id="8148" w:author="t_竹沢 公佑" w:date="2020-08-24T10:19:00Z">
        <w:r>
          <w:rPr>
            <w:rFonts w:hint="eastAsia"/>
            <w:bCs/>
            <w:sz w:val="22"/>
            <w:szCs w:val="22"/>
          </w:rPr>
          <w:t>Timeout</w:t>
        </w:r>
      </w:ins>
    </w:p>
    <w:p w:rsidR="00A7771F" w:rsidRPr="00B72A62" w:rsidRDefault="00A7771F">
      <w:pPr>
        <w:spacing w:line="0" w:lineRule="atLeast"/>
        <w:ind w:left="770" w:right="1020" w:hangingChars="350" w:hanging="770"/>
        <w:rPr>
          <w:ins w:id="8149" w:author="t_竹沢 公佑" w:date="2020-08-24T10:19:00Z"/>
          <w:rPrChange w:id="8150" w:author="t_竹沢 公佑" w:date="2020-08-24T10:25:00Z">
            <w:rPr>
              <w:ins w:id="8151" w:author="t_竹沢 公佑" w:date="2020-08-24T10:19:00Z"/>
              <w:lang w:val="en"/>
            </w:rPr>
          </w:rPrChange>
        </w:rPr>
        <w:pPrChange w:id="8152" w:author="t_竹沢 公佑" w:date="2020-08-24T10:25:00Z">
          <w:pPr>
            <w:spacing w:line="0" w:lineRule="atLeast"/>
            <w:ind w:right="1020"/>
          </w:pPr>
        </w:pPrChange>
      </w:pPr>
      <w:ins w:id="8153" w:author="t_竹沢 公佑" w:date="2020-08-24T10:19:00Z">
        <w:r>
          <w:rPr>
            <w:rFonts w:hint="eastAsia"/>
            <w:bCs/>
            <w:sz w:val="22"/>
            <w:szCs w:val="22"/>
          </w:rPr>
          <w:tab/>
          <w:t>This command 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1F66CE">
          <w:rPr>
            <w:b/>
            <w:bCs/>
            <w:sz w:val="22"/>
            <w:szCs w:val="22"/>
          </w:rPr>
          <w:t>“</w:t>
        </w:r>
        <w:r w:rsidRPr="001F66CE">
          <w:rPr>
            <w:b/>
            <w:bCs/>
            <w:sz w:val="22"/>
            <w:szCs w:val="22"/>
          </w:rPr>
          <w:fldChar w:fldCharType="begin"/>
        </w:r>
        <w:r w:rsidRPr="001F66CE">
          <w:rPr>
            <w:b/>
            <w:bCs/>
            <w:sz w:val="22"/>
            <w:szCs w:val="22"/>
          </w:rPr>
          <w:instrText xml:space="preserve"> REF _Ref19709341 \r \h </w:instrText>
        </w:r>
        <w:r>
          <w:rPr>
            <w:b/>
            <w:bCs/>
            <w:sz w:val="22"/>
            <w:szCs w:val="22"/>
          </w:rPr>
          <w:instrText xml:space="preserve"> \* MERGEFORMAT </w:instrText>
        </w:r>
      </w:ins>
      <w:r w:rsidRPr="001F66CE">
        <w:rPr>
          <w:b/>
          <w:bCs/>
          <w:sz w:val="22"/>
          <w:szCs w:val="22"/>
        </w:rPr>
      </w:r>
      <w:ins w:id="8154" w:author="t_竹沢 公佑" w:date="2020-08-24T10:19:00Z">
        <w:r w:rsidRPr="001F66CE">
          <w:rPr>
            <w:b/>
            <w:bCs/>
            <w:sz w:val="22"/>
            <w:szCs w:val="22"/>
          </w:rPr>
          <w:fldChar w:fldCharType="separate"/>
        </w:r>
      </w:ins>
      <w:ins w:id="8155" w:author="t_竹沢 公佑" w:date="2021-02-02T17:29:00Z">
        <w:r w:rsidR="000B4FA1">
          <w:rPr>
            <w:b/>
            <w:bCs/>
            <w:sz w:val="22"/>
            <w:szCs w:val="22"/>
          </w:rPr>
          <w:t>5.5</w:t>
        </w:r>
      </w:ins>
      <w:ins w:id="8156" w:author="t_竹沢 公佑" w:date="2020-08-24T10:19:00Z">
        <w:r w:rsidRPr="001F66CE">
          <w:rPr>
            <w:b/>
            <w:bCs/>
            <w:sz w:val="22"/>
            <w:szCs w:val="22"/>
          </w:rPr>
          <w:fldChar w:fldCharType="end"/>
        </w:r>
        <w:r>
          <w:rPr>
            <w:rFonts w:hint="eastAsia"/>
            <w:b/>
            <w:bCs/>
            <w:sz w:val="22"/>
            <w:szCs w:val="22"/>
          </w:rPr>
          <w:t xml:space="preserve"> </w:t>
        </w:r>
        <w:r w:rsidRPr="001F66CE">
          <w:rPr>
            <w:b/>
            <w:bCs/>
            <w:sz w:val="22"/>
            <w:szCs w:val="22"/>
          </w:rPr>
          <w:fldChar w:fldCharType="begin"/>
        </w:r>
        <w:r w:rsidRPr="001F66CE">
          <w:rPr>
            <w:b/>
            <w:bCs/>
            <w:sz w:val="22"/>
            <w:szCs w:val="22"/>
          </w:rPr>
          <w:instrText xml:space="preserve"> REF _Ref19709346 \h </w:instrText>
        </w:r>
        <w:r>
          <w:rPr>
            <w:b/>
            <w:bCs/>
            <w:sz w:val="22"/>
            <w:szCs w:val="22"/>
          </w:rPr>
          <w:instrText xml:space="preserve"> \* MERGEFORMAT </w:instrText>
        </w:r>
      </w:ins>
      <w:r w:rsidRPr="001F66CE">
        <w:rPr>
          <w:b/>
          <w:bCs/>
          <w:sz w:val="22"/>
          <w:szCs w:val="22"/>
        </w:rPr>
      </w:r>
      <w:ins w:id="8157" w:author="t_竹沢 公佑" w:date="2020-08-24T10:19:00Z">
        <w:r w:rsidRPr="001F66CE">
          <w:rPr>
            <w:b/>
            <w:bCs/>
            <w:sz w:val="22"/>
            <w:szCs w:val="22"/>
          </w:rPr>
          <w:fldChar w:fldCharType="separate"/>
        </w:r>
      </w:ins>
      <w:ins w:id="8158" w:author="t_竹沢 公佑" w:date="2021-02-02T17:29:00Z">
        <w:r w:rsidR="000B4FA1" w:rsidRPr="000B4FA1">
          <w:rPr>
            <w:b/>
            <w:u w:val="single"/>
            <w:rPrChange w:id="8159" w:author="t_竹沢 公佑" w:date="2021-02-02T17:29:00Z">
              <w:rPr>
                <w:u w:val="single"/>
              </w:rPr>
            </w:rPrChange>
          </w:rPr>
          <w:t>ioctl</w:t>
        </w:r>
      </w:ins>
      <w:ins w:id="8160" w:author="t_竹沢 公佑" w:date="2020-08-24T10:19:00Z">
        <w:r w:rsidRPr="001F66CE">
          <w:rPr>
            <w:b/>
            <w:bCs/>
            <w:sz w:val="22"/>
            <w:szCs w:val="22"/>
          </w:rPr>
          <w:fldChar w:fldCharType="end"/>
        </w:r>
        <w:r w:rsidRPr="001F66CE">
          <w:rPr>
            <w:b/>
            <w:bCs/>
            <w:sz w:val="22"/>
            <w:szCs w:val="22"/>
          </w:rPr>
          <w:t>”</w:t>
        </w:r>
        <w:r>
          <w:rPr>
            <w:rFonts w:hint="eastAsia"/>
            <w:b/>
            <w:bCs/>
            <w:sz w:val="22"/>
            <w:szCs w:val="22"/>
          </w:rPr>
          <w:t>.</w:t>
        </w:r>
        <w:r>
          <w:rPr>
            <w:rFonts w:hint="eastAsia"/>
            <w:bCs/>
            <w:sz w:val="22"/>
            <w:szCs w:val="22"/>
          </w:rPr>
          <w:t xml:space="preserve"> </w:t>
        </w:r>
      </w:ins>
    </w:p>
    <w:p w:rsidR="00A7771F" w:rsidRDefault="00A7771F" w:rsidP="00726E43">
      <w:pPr>
        <w:spacing w:line="0" w:lineRule="atLeast"/>
        <w:ind w:right="1020"/>
        <w:rPr>
          <w:ins w:id="8161" w:author="t_竹沢 公佑" w:date="2020-08-24T10:27:00Z"/>
          <w:lang w:val="en"/>
        </w:rPr>
      </w:pPr>
    </w:p>
    <w:p w:rsidR="00F81F51" w:rsidRDefault="00F81F51" w:rsidP="00726E43">
      <w:pPr>
        <w:spacing w:line="0" w:lineRule="atLeast"/>
        <w:ind w:right="1020"/>
        <w:rPr>
          <w:ins w:id="8162" w:author="t_竹沢 公佑" w:date="2020-08-24T10:27:00Z"/>
          <w:lang w:val="en"/>
        </w:rPr>
      </w:pPr>
    </w:p>
    <w:p w:rsidR="00F81F51" w:rsidRDefault="00F81F51" w:rsidP="00726E43">
      <w:pPr>
        <w:spacing w:line="0" w:lineRule="atLeast"/>
        <w:ind w:right="1020"/>
        <w:rPr>
          <w:ins w:id="8163" w:author="t_竹沢 公佑" w:date="2020-08-24T10:19:00Z"/>
          <w:lang w:val="en"/>
        </w:rPr>
      </w:pPr>
    </w:p>
    <w:p w:rsidR="00B72A62" w:rsidRDefault="00B72A62" w:rsidP="00B72A62">
      <w:pPr>
        <w:spacing w:line="0" w:lineRule="atLeast"/>
        <w:ind w:right="1020" w:firstLineChars="50" w:firstLine="110"/>
        <w:rPr>
          <w:ins w:id="8164" w:author="t_竹沢 公佑" w:date="2020-08-24T10:25:00Z"/>
          <w:b/>
          <w:sz w:val="22"/>
          <w:szCs w:val="22"/>
        </w:rPr>
      </w:pPr>
      <w:ins w:id="8165" w:author="t_竹沢 公佑" w:date="2020-08-24T10:25:00Z">
        <w:r>
          <w:rPr>
            <w:rFonts w:hint="eastAsia"/>
            <w:b/>
            <w:sz w:val="22"/>
            <w:szCs w:val="22"/>
          </w:rPr>
          <w:t>【Remarks】</w:t>
        </w:r>
      </w:ins>
    </w:p>
    <w:p w:rsidR="00A7771F" w:rsidRDefault="00B72A62">
      <w:pPr>
        <w:spacing w:line="0" w:lineRule="atLeast"/>
        <w:ind w:left="480" w:right="1020" w:hangingChars="200" w:hanging="480"/>
        <w:rPr>
          <w:lang w:val="en"/>
        </w:rPr>
        <w:pPrChange w:id="8166" w:author="t_竹沢 公佑" w:date="2020-08-24T10:26:00Z">
          <w:pPr>
            <w:spacing w:line="0" w:lineRule="atLeast"/>
            <w:ind w:right="1020"/>
          </w:pPr>
        </w:pPrChange>
      </w:pPr>
      <w:ins w:id="8167" w:author="t_竹沢 公佑" w:date="2020-08-24T10:25:00Z">
        <w:r>
          <w:rPr>
            <w:rFonts w:hint="eastAsia"/>
            <w:lang w:val="en"/>
          </w:rPr>
          <w:t xml:space="preserve">    </w:t>
        </w:r>
      </w:ins>
      <w:ins w:id="8168" w:author="t_竹沢 公佑" w:date="2020-08-24T10:26:00Z">
        <w:r>
          <w:rPr>
            <w:rFonts w:hint="eastAsia"/>
            <w:sz w:val="22"/>
            <w:szCs w:val="22"/>
            <w:lang w:val="en"/>
          </w:rPr>
          <w:t xml:space="preserve">This function is available with device driver version 2.0.8 or later. And it needs a newer FPGA version than </w:t>
        </w:r>
        <w:r>
          <w:rPr>
            <w:sz w:val="22"/>
            <w:szCs w:val="22"/>
            <w:lang w:val="en"/>
          </w:rPr>
          <w:t>“</w:t>
        </w:r>
        <w:r>
          <w:rPr>
            <w:rFonts w:cs="Lucida Console" w:hint="eastAsia"/>
            <w:sz w:val="22"/>
            <w:szCs w:val="22"/>
          </w:rPr>
          <w:t>52291486</w:t>
        </w:r>
        <w:r>
          <w:rPr>
            <w:rFonts w:cs="Lucida Console"/>
            <w:sz w:val="22"/>
            <w:szCs w:val="22"/>
          </w:rPr>
          <w:t>”</w:t>
        </w:r>
      </w:ins>
      <w:ins w:id="8169" w:author="t_竹沢 公佑" w:date="2020-08-24T10:27:00Z">
        <w:r w:rsidR="00F81F51">
          <w:rPr>
            <w:rFonts w:cs="Lucida Console" w:hint="eastAsia"/>
            <w:sz w:val="22"/>
            <w:szCs w:val="22"/>
          </w:rPr>
          <w:t xml:space="preserve">. </w:t>
        </w:r>
      </w:ins>
      <w:ins w:id="8170" w:author="t_竹沢 公佑" w:date="2020-08-24T10:26:00Z">
        <w:r w:rsidR="00F81F51">
          <w:rPr>
            <w:rFonts w:cs="Lucida Console" w:hint="eastAsia"/>
            <w:sz w:val="22"/>
            <w:szCs w:val="22"/>
          </w:rPr>
          <w:t xml:space="preserve"> (</w:t>
        </w:r>
      </w:ins>
      <w:ins w:id="8171" w:author="t_竹沢 公佑" w:date="2020-08-24T10:28:00Z">
        <w:r w:rsidR="00F81F51">
          <w:rPr>
            <w:rFonts w:cs="Lucida Console" w:hint="eastAsia"/>
            <w:sz w:val="22"/>
            <w:szCs w:val="22"/>
          </w:rPr>
          <w:t>I</w:t>
        </w:r>
      </w:ins>
      <w:ins w:id="8172" w:author="t_竹沢 公佑" w:date="2020-08-24T10:26:00Z">
        <w:r w:rsidR="00F81F51">
          <w:rPr>
            <w:rFonts w:cs="Lucida Console" w:hint="eastAsia"/>
            <w:sz w:val="22"/>
            <w:szCs w:val="22"/>
          </w:rPr>
          <w:t>n the case of prototype DRXP</w:t>
        </w:r>
      </w:ins>
      <w:ins w:id="8173" w:author="t_竹沢 公佑" w:date="2020-08-24T10:27:00Z">
        <w:r w:rsidR="00F81F51">
          <w:rPr>
            <w:rFonts w:cs="Lucida Console" w:hint="eastAsia"/>
            <w:sz w:val="22"/>
            <w:szCs w:val="22"/>
          </w:rPr>
          <w:t>, it nee</w:t>
        </w:r>
      </w:ins>
      <w:ins w:id="8174" w:author="t_竹沢 公佑" w:date="2020-08-24T10:28:00Z">
        <w:r w:rsidR="00F81F51">
          <w:rPr>
            <w:rFonts w:cs="Lucida Console" w:hint="eastAsia"/>
            <w:sz w:val="22"/>
            <w:szCs w:val="22"/>
          </w:rPr>
          <w:t>d</w:t>
        </w:r>
      </w:ins>
      <w:ins w:id="8175" w:author="t_竹沢 公佑" w:date="2020-08-24T10:27:00Z">
        <w:r w:rsidR="00F81F51">
          <w:rPr>
            <w:rFonts w:cs="Lucida Console" w:hint="eastAsia"/>
            <w:sz w:val="22"/>
            <w:szCs w:val="22"/>
          </w:rPr>
          <w:t>s a newer</w:t>
        </w:r>
      </w:ins>
      <w:ins w:id="8176" w:author="t_竹沢 公佑" w:date="2020-08-24T10:26:00Z">
        <w:r w:rsidR="00F81F51">
          <w:rPr>
            <w:rFonts w:cs="Lucida Console" w:hint="eastAsia"/>
            <w:sz w:val="22"/>
            <w:szCs w:val="22"/>
          </w:rPr>
          <w:t xml:space="preserve"> </w:t>
        </w:r>
      </w:ins>
      <w:ins w:id="8177" w:author="t_竹沢 公佑" w:date="2020-08-24T10:27:00Z">
        <w:r w:rsidR="00F81F51">
          <w:rPr>
            <w:rFonts w:cs="Lucida Console" w:hint="eastAsia"/>
            <w:sz w:val="22"/>
            <w:szCs w:val="22"/>
          </w:rPr>
          <w:t xml:space="preserve">FPGA than </w:t>
        </w:r>
        <w:r w:rsidR="00F81F51" w:rsidRPr="00233081">
          <w:rPr>
            <w:sz w:val="22"/>
            <w:szCs w:val="22"/>
            <w:lang w:val="en"/>
          </w:rPr>
          <w:t>7524B073</w:t>
        </w:r>
      </w:ins>
      <w:ins w:id="8178" w:author="t_竹沢 公佑" w:date="2020-08-24T10:26:00Z">
        <w:r w:rsidR="00F81F51">
          <w:rPr>
            <w:rFonts w:cs="Lucida Console" w:hint="eastAsia"/>
            <w:sz w:val="22"/>
            <w:szCs w:val="22"/>
          </w:rPr>
          <w:t>)</w:t>
        </w:r>
        <w:r>
          <w:rPr>
            <w:rFonts w:cs="Lucida Console" w:hint="eastAsia"/>
            <w:sz w:val="22"/>
            <w:szCs w:val="22"/>
          </w:rPr>
          <w:t>.</w:t>
        </w:r>
      </w:ins>
    </w:p>
    <w:p w:rsidR="00726E43" w:rsidRPr="00726E43" w:rsidRDefault="00726E43" w:rsidP="009A6303">
      <w:pPr>
        <w:spacing w:line="0" w:lineRule="atLeast"/>
        <w:ind w:right="1020"/>
        <w:rPr>
          <w:lang w:val="en"/>
        </w:rPr>
      </w:pPr>
    </w:p>
    <w:p w:rsidR="00726E43" w:rsidRDefault="00726E43" w:rsidP="009A6303">
      <w:pPr>
        <w:spacing w:line="0" w:lineRule="atLeast"/>
        <w:ind w:right="1020"/>
        <w:rPr>
          <w:lang w:val="en"/>
        </w:rPr>
      </w:pPr>
    </w:p>
    <w:p w:rsidR="00726E43" w:rsidDel="00B72A62" w:rsidRDefault="00726E43" w:rsidP="009A6303">
      <w:pPr>
        <w:spacing w:line="0" w:lineRule="atLeast"/>
        <w:ind w:right="1020"/>
        <w:rPr>
          <w:del w:id="8179" w:author="t_竹沢 公佑" w:date="2020-08-24T10:25:00Z"/>
          <w:lang w:val="en"/>
        </w:rPr>
      </w:pPr>
    </w:p>
    <w:p w:rsidR="00DF1C7C" w:rsidRDefault="00DF1C7C" w:rsidP="00CA1249">
      <w:pPr>
        <w:spacing w:line="0" w:lineRule="atLeast"/>
        <w:ind w:right="1020"/>
        <w:rPr>
          <w:lang w:val="en"/>
        </w:rPr>
      </w:pPr>
      <w:r>
        <w:rPr>
          <w:lang w:val="en"/>
        </w:rPr>
        <w:br w:type="page"/>
      </w:r>
    </w:p>
    <w:p w:rsidR="00DF1C7C" w:rsidRPr="00B862C9" w:rsidRDefault="00DF1C7C" w:rsidP="00B862C9">
      <w:pPr>
        <w:pStyle w:val="1"/>
        <w:rPr>
          <w:u w:val="single"/>
          <w:lang w:val="en"/>
        </w:rPr>
      </w:pPr>
      <w:bookmarkStart w:id="8180" w:name="_Toc63179435"/>
      <w:r w:rsidRPr="00B862C9">
        <w:rPr>
          <w:rFonts w:hint="eastAsia"/>
          <w:u w:val="single"/>
          <w:lang w:val="en"/>
        </w:rPr>
        <w:t>Monitoring and Control Items</w:t>
      </w:r>
      <w:bookmarkEnd w:id="8180"/>
    </w:p>
    <w:p w:rsidR="00DF1C7C" w:rsidRPr="005038B9" w:rsidRDefault="00DF1C7C" w:rsidP="005038B9">
      <w:pPr>
        <w:ind w:firstLineChars="50" w:firstLine="110"/>
        <w:rPr>
          <w:sz w:val="22"/>
          <w:szCs w:val="22"/>
          <w:lang w:val="en"/>
        </w:rPr>
      </w:pPr>
      <w:r w:rsidRPr="005038B9">
        <w:rPr>
          <w:rFonts w:hint="eastAsia"/>
          <w:sz w:val="22"/>
          <w:szCs w:val="22"/>
          <w:lang w:val="en"/>
        </w:rPr>
        <w:t>ItemIDs are defined in drxpd.h.</w:t>
      </w:r>
    </w:p>
    <w:p w:rsidR="00DF1C7C" w:rsidRPr="00B862C9" w:rsidRDefault="00DF1C7C" w:rsidP="00B862C9">
      <w:pPr>
        <w:pStyle w:val="2"/>
        <w:rPr>
          <w:u w:val="single"/>
        </w:rPr>
      </w:pPr>
      <w:bookmarkStart w:id="8181" w:name="_Ref454957439"/>
      <w:bookmarkStart w:id="8182" w:name="_Toc63179436"/>
      <w:r w:rsidRPr="00B862C9">
        <w:rPr>
          <w:rFonts w:hint="eastAsia"/>
          <w:u w:val="single"/>
          <w:lang w:val="en"/>
        </w:rPr>
        <w:t>Monitoring Items</w:t>
      </w:r>
      <w:bookmarkEnd w:id="8181"/>
      <w:bookmarkEnd w:id="8182"/>
    </w:p>
    <w:p w:rsidR="00DF1C7C" w:rsidRDefault="00DF1C7C" w:rsidP="005038B9">
      <w:pPr>
        <w:spacing w:line="0" w:lineRule="atLeast"/>
        <w:ind w:firstLineChars="50" w:firstLine="110"/>
        <w:rPr>
          <w:sz w:val="22"/>
          <w:szCs w:val="22"/>
          <w:lang w:val="en"/>
        </w:rPr>
      </w:pPr>
      <w:r w:rsidRPr="005038B9">
        <w:rPr>
          <w:sz w:val="22"/>
          <w:szCs w:val="22"/>
          <w:lang w:val="en"/>
        </w:rPr>
        <w:t>This section describes the monitoring items that are used in the ioctl(DRXPD_GET_MONSTS).</w:t>
      </w:r>
    </w:p>
    <w:p w:rsidR="0040146C" w:rsidRDefault="00D1605C" w:rsidP="005038B9">
      <w:pPr>
        <w:spacing w:line="0" w:lineRule="atLeast"/>
        <w:ind w:firstLineChars="50" w:firstLine="110"/>
        <w:rPr>
          <w:ins w:id="8183" w:author="t_竹沢 公佑" w:date="2019-08-22T18:45:00Z"/>
          <w:sz w:val="22"/>
          <w:szCs w:val="22"/>
          <w:lang w:val="en"/>
        </w:rPr>
      </w:pPr>
      <w:r>
        <w:rPr>
          <w:rFonts w:hint="eastAsia"/>
          <w:sz w:val="22"/>
          <w:szCs w:val="22"/>
          <w:lang w:val="en"/>
        </w:rPr>
        <w:t>All of d</w:t>
      </w:r>
      <w:r w:rsidR="0040146C">
        <w:rPr>
          <w:rFonts w:hint="eastAsia"/>
          <w:sz w:val="22"/>
          <w:szCs w:val="22"/>
          <w:lang w:val="en"/>
        </w:rPr>
        <w:t xml:space="preserve">ata in each item are cleared when device is probed (DRXP driver module </w:t>
      </w:r>
      <w:ins w:id="8184" w:author="t_竹沢 公佑" w:date="2019-10-05T15:03:00Z">
        <w:r w:rsidR="000B1281">
          <w:rPr>
            <w:rFonts w:hint="eastAsia"/>
            <w:sz w:val="22"/>
            <w:szCs w:val="22"/>
            <w:lang w:val="en"/>
          </w:rPr>
          <w:t xml:space="preserve">is loaded </w:t>
        </w:r>
      </w:ins>
      <w:del w:id="8185" w:author="t_竹沢 公佑" w:date="2019-10-05T15:03:00Z">
        <w:r w:rsidR="0040146C" w:rsidDel="000B1281">
          <w:rPr>
            <w:rFonts w:hint="eastAsia"/>
            <w:sz w:val="22"/>
            <w:szCs w:val="22"/>
            <w:lang w:val="en"/>
          </w:rPr>
          <w:delText xml:space="preserve">insert </w:delText>
        </w:r>
      </w:del>
      <w:r w:rsidR="0040146C">
        <w:rPr>
          <w:rFonts w:hint="eastAsia"/>
          <w:sz w:val="22"/>
          <w:szCs w:val="22"/>
          <w:lang w:val="en"/>
        </w:rPr>
        <w:t>to kernel).</w:t>
      </w:r>
    </w:p>
    <w:p w:rsidR="00BD4070" w:rsidRDefault="00BD4070" w:rsidP="005038B9">
      <w:pPr>
        <w:spacing w:line="0" w:lineRule="atLeast"/>
        <w:ind w:firstLineChars="50" w:firstLine="110"/>
        <w:rPr>
          <w:ins w:id="8186" w:author="t_竹沢 公佑" w:date="2019-08-22T18:45:00Z"/>
          <w:sz w:val="22"/>
          <w:szCs w:val="22"/>
          <w:lang w:val="en"/>
        </w:rPr>
      </w:pPr>
    </w:p>
    <w:p w:rsidR="00D334C5" w:rsidRDefault="00BD4070">
      <w:pPr>
        <w:spacing w:line="0" w:lineRule="atLeast"/>
        <w:ind w:leftChars="50" w:left="120"/>
        <w:rPr>
          <w:ins w:id="8187" w:author="t_竹沢 公佑" w:date="2020-08-13T11:25:00Z"/>
          <w:sz w:val="22"/>
          <w:szCs w:val="22"/>
          <w:lang w:val="en"/>
        </w:rPr>
        <w:pPrChange w:id="8188" w:author="t_竹沢 公佑" w:date="2020-05-27T10:59:00Z">
          <w:pPr>
            <w:spacing w:line="0" w:lineRule="atLeast"/>
            <w:ind w:firstLineChars="50" w:firstLine="110"/>
          </w:pPr>
        </w:pPrChange>
      </w:pPr>
      <w:ins w:id="8189" w:author="t_竹沢 公佑" w:date="2019-08-22T18:45:00Z">
        <w:r>
          <w:rPr>
            <w:rFonts w:hint="eastAsia"/>
            <w:sz w:val="22"/>
            <w:szCs w:val="22"/>
            <w:lang w:val="en"/>
          </w:rPr>
          <w:t>Some monitori</w:t>
        </w:r>
        <w:r w:rsidR="004E5660">
          <w:rPr>
            <w:rFonts w:hint="eastAsia"/>
            <w:sz w:val="22"/>
            <w:szCs w:val="22"/>
            <w:lang w:val="en"/>
          </w:rPr>
          <w:t>ng items keep monitoring status</w:t>
        </w:r>
        <w:r>
          <w:rPr>
            <w:rFonts w:hint="eastAsia"/>
            <w:sz w:val="22"/>
            <w:szCs w:val="22"/>
            <w:lang w:val="en"/>
          </w:rPr>
          <w:t xml:space="preserve"> even if </w:t>
        </w:r>
      </w:ins>
      <w:ins w:id="8190" w:author="t_竹沢 公佑" w:date="2019-10-05T15:09:00Z">
        <w:r w:rsidR="000B1281">
          <w:rPr>
            <w:rFonts w:hint="eastAsia"/>
            <w:sz w:val="22"/>
            <w:szCs w:val="22"/>
            <w:lang w:val="en"/>
          </w:rPr>
          <w:t xml:space="preserve">your </w:t>
        </w:r>
      </w:ins>
      <w:ins w:id="8191" w:author="t_竹沢 公佑" w:date="2019-08-22T18:45:00Z">
        <w:r>
          <w:rPr>
            <w:rFonts w:hint="eastAsia"/>
            <w:sz w:val="22"/>
            <w:szCs w:val="22"/>
            <w:lang w:val="en"/>
          </w:rPr>
          <w:t>application doesn</w:t>
        </w:r>
      </w:ins>
      <w:ins w:id="8192" w:author="t_竹沢 公佑" w:date="2019-08-22T18:46:00Z">
        <w:r>
          <w:rPr>
            <w:sz w:val="22"/>
            <w:szCs w:val="22"/>
            <w:lang w:val="en"/>
          </w:rPr>
          <w:t>’</w:t>
        </w:r>
        <w:r>
          <w:rPr>
            <w:rFonts w:hint="eastAsia"/>
            <w:sz w:val="22"/>
            <w:szCs w:val="22"/>
            <w:lang w:val="en"/>
          </w:rPr>
          <w:t xml:space="preserve">t open device file. </w:t>
        </w:r>
      </w:ins>
      <w:ins w:id="8193" w:author="t_竹沢 公佑" w:date="2019-08-22T19:06:00Z">
        <w:r w:rsidR="004E5660">
          <w:rPr>
            <w:rFonts w:hint="eastAsia"/>
            <w:sz w:val="22"/>
            <w:szCs w:val="22"/>
            <w:lang w:val="en"/>
          </w:rPr>
          <w:t>And also</w:t>
        </w:r>
      </w:ins>
      <w:ins w:id="8194" w:author="t_竹沢 公佑" w:date="2019-08-22T19:08:00Z">
        <w:r w:rsidR="004E5660">
          <w:rPr>
            <w:rFonts w:hint="eastAsia"/>
            <w:sz w:val="22"/>
            <w:szCs w:val="22"/>
            <w:lang w:val="en"/>
          </w:rPr>
          <w:t>,</w:t>
        </w:r>
      </w:ins>
      <w:ins w:id="8195" w:author="t_竹沢 公佑" w:date="2019-08-22T19:06:00Z">
        <w:r w:rsidR="004E5660">
          <w:rPr>
            <w:rFonts w:hint="eastAsia"/>
            <w:sz w:val="22"/>
            <w:szCs w:val="22"/>
            <w:lang w:val="en"/>
          </w:rPr>
          <w:t xml:space="preserve"> if these monitoring item</w:t>
        </w:r>
      </w:ins>
      <w:ins w:id="8196" w:author="t_竹沢 公佑" w:date="2019-08-22T19:30:00Z">
        <w:r w:rsidR="005C306D">
          <w:rPr>
            <w:sz w:val="22"/>
            <w:szCs w:val="22"/>
            <w:lang w:val="en"/>
          </w:rPr>
          <w:t>’</w:t>
        </w:r>
        <w:r w:rsidR="005C306D">
          <w:rPr>
            <w:rFonts w:hint="eastAsia"/>
            <w:sz w:val="22"/>
            <w:szCs w:val="22"/>
            <w:lang w:val="en"/>
          </w:rPr>
          <w:t>s</w:t>
        </w:r>
      </w:ins>
      <w:ins w:id="8197" w:author="t_竹沢 公佑" w:date="2019-08-22T19:07:00Z">
        <w:r w:rsidR="004E5660">
          <w:rPr>
            <w:rFonts w:hint="eastAsia"/>
            <w:sz w:val="22"/>
            <w:szCs w:val="22"/>
            <w:lang w:val="en"/>
          </w:rPr>
          <w:t xml:space="preserve"> register</w:t>
        </w:r>
      </w:ins>
      <w:ins w:id="8198" w:author="t_竹沢 公佑" w:date="2019-08-22T19:15:00Z">
        <w:r w:rsidR="004E5660">
          <w:rPr>
            <w:rFonts w:hint="eastAsia"/>
            <w:sz w:val="22"/>
            <w:szCs w:val="22"/>
            <w:lang w:val="en"/>
          </w:rPr>
          <w:t>s are</w:t>
        </w:r>
      </w:ins>
      <w:ins w:id="8199" w:author="t_竹沢 公佑" w:date="2019-08-22T19:07:00Z">
        <w:r w:rsidR="004E5660">
          <w:rPr>
            <w:rFonts w:hint="eastAsia"/>
            <w:sz w:val="22"/>
            <w:szCs w:val="22"/>
            <w:lang w:val="en"/>
          </w:rPr>
          <w:t xml:space="preserve"> la</w:t>
        </w:r>
      </w:ins>
      <w:ins w:id="8200" w:author="t_竹沢 公佑" w:date="2019-08-22T19:08:00Z">
        <w:r w:rsidR="004E5660">
          <w:rPr>
            <w:rFonts w:hint="eastAsia"/>
            <w:sz w:val="22"/>
            <w:szCs w:val="22"/>
            <w:lang w:val="en"/>
          </w:rPr>
          <w:t>t</w:t>
        </w:r>
      </w:ins>
      <w:ins w:id="8201" w:author="t_竹沢 公佑" w:date="2019-08-22T19:07:00Z">
        <w:r w:rsidR="004E5660">
          <w:rPr>
            <w:rFonts w:hint="eastAsia"/>
            <w:sz w:val="22"/>
            <w:szCs w:val="22"/>
            <w:lang w:val="en"/>
          </w:rPr>
          <w:t>ched value</w:t>
        </w:r>
      </w:ins>
      <w:ins w:id="8202" w:author="t_竹沢 公佑" w:date="2020-05-18T11:33:00Z">
        <w:r w:rsidR="00D11CE6">
          <w:rPr>
            <w:rFonts w:hint="eastAsia"/>
            <w:sz w:val="22"/>
            <w:szCs w:val="22"/>
            <w:lang w:val="en"/>
          </w:rPr>
          <w:t xml:space="preserve"> (*1)</w:t>
        </w:r>
      </w:ins>
      <w:ins w:id="8203" w:author="t_竹沢 公佑" w:date="2019-08-22T19:07:00Z">
        <w:r w:rsidR="004E5660">
          <w:rPr>
            <w:rFonts w:hint="eastAsia"/>
            <w:sz w:val="22"/>
            <w:szCs w:val="22"/>
            <w:lang w:val="en"/>
          </w:rPr>
          <w:t xml:space="preserve">, </w:t>
        </w:r>
      </w:ins>
      <w:ins w:id="8204" w:author="t_竹沢 公佑" w:date="2019-10-05T15:09:00Z">
        <w:r w:rsidR="000B1281">
          <w:rPr>
            <w:rFonts w:hint="eastAsia"/>
            <w:sz w:val="22"/>
            <w:szCs w:val="22"/>
            <w:lang w:val="en"/>
          </w:rPr>
          <w:t xml:space="preserve">your </w:t>
        </w:r>
      </w:ins>
      <w:ins w:id="8205" w:author="t_竹沢 公佑" w:date="2019-08-22T19:07:00Z">
        <w:r w:rsidR="004E5660">
          <w:rPr>
            <w:rFonts w:hint="eastAsia"/>
            <w:sz w:val="22"/>
            <w:szCs w:val="22"/>
            <w:lang w:val="en"/>
          </w:rPr>
          <w:t xml:space="preserve">application can know the status while the device file is closed. </w:t>
        </w:r>
      </w:ins>
      <w:ins w:id="8206" w:author="t_竹沢 公佑" w:date="2019-08-22T19:13:00Z">
        <w:r w:rsidR="004E5660">
          <w:rPr>
            <w:rFonts w:hint="eastAsia"/>
            <w:sz w:val="22"/>
            <w:szCs w:val="22"/>
            <w:lang w:val="en"/>
          </w:rPr>
          <w:t xml:space="preserve">When </w:t>
        </w:r>
      </w:ins>
      <w:ins w:id="8207" w:author="t_竹沢 公佑" w:date="2019-10-05T15:09:00Z">
        <w:r w:rsidR="000B1281">
          <w:rPr>
            <w:rFonts w:hint="eastAsia"/>
            <w:sz w:val="22"/>
            <w:szCs w:val="22"/>
            <w:lang w:val="en"/>
          </w:rPr>
          <w:t xml:space="preserve">your </w:t>
        </w:r>
      </w:ins>
      <w:ins w:id="8208" w:author="t_竹沢 公佑" w:date="2019-08-22T19:13:00Z">
        <w:r w:rsidR="004E5660">
          <w:rPr>
            <w:rFonts w:hint="eastAsia"/>
            <w:sz w:val="22"/>
            <w:szCs w:val="22"/>
            <w:lang w:val="en"/>
          </w:rPr>
          <w:t xml:space="preserve">application </w:t>
        </w:r>
      </w:ins>
      <w:ins w:id="8209" w:author="t_竹沢 公佑" w:date="2019-08-22T19:14:00Z">
        <w:r w:rsidR="004E5660">
          <w:rPr>
            <w:rFonts w:hint="eastAsia"/>
            <w:sz w:val="22"/>
            <w:szCs w:val="22"/>
            <w:lang w:val="en"/>
          </w:rPr>
          <w:t>calls</w:t>
        </w:r>
      </w:ins>
      <w:ins w:id="8210" w:author="t_竹沢 公佑" w:date="2019-08-22T19:20:00Z">
        <w:r w:rsidR="003549D4">
          <w:rPr>
            <w:rFonts w:hint="eastAsia"/>
            <w:sz w:val="22"/>
            <w:szCs w:val="22"/>
            <w:lang w:val="en"/>
          </w:rPr>
          <w:t xml:space="preserve"> </w:t>
        </w:r>
      </w:ins>
      <w:ins w:id="8211" w:author="t_竹沢 公佑" w:date="2019-10-05T15:10:00Z">
        <w:r w:rsidR="000B1281">
          <w:rPr>
            <w:rFonts w:hint="eastAsia"/>
            <w:sz w:val="22"/>
            <w:szCs w:val="22"/>
            <w:lang w:val="en"/>
          </w:rPr>
          <w:t xml:space="preserve">those </w:t>
        </w:r>
      </w:ins>
      <w:ins w:id="8212" w:author="t_竹沢 公佑" w:date="2019-08-22T19:20:00Z">
        <w:r w:rsidR="003549D4">
          <w:rPr>
            <w:rFonts w:hint="eastAsia"/>
            <w:sz w:val="22"/>
            <w:szCs w:val="22"/>
            <w:lang w:val="en"/>
          </w:rPr>
          <w:t>monitoring</w:t>
        </w:r>
      </w:ins>
      <w:ins w:id="8213" w:author="t_竹沢 公佑" w:date="2019-08-22T19:13:00Z">
        <w:r w:rsidR="003549D4">
          <w:rPr>
            <w:rFonts w:hint="eastAsia"/>
            <w:sz w:val="22"/>
            <w:szCs w:val="22"/>
            <w:lang w:val="en"/>
          </w:rPr>
          <w:t xml:space="preserve"> item</w:t>
        </w:r>
      </w:ins>
      <w:ins w:id="8214" w:author="t_竹沢 公佑" w:date="2019-10-05T15:10:00Z">
        <w:r w:rsidR="000B1281">
          <w:rPr>
            <w:rFonts w:hint="eastAsia"/>
            <w:sz w:val="22"/>
            <w:szCs w:val="22"/>
            <w:lang w:val="en"/>
          </w:rPr>
          <w:t>s</w:t>
        </w:r>
      </w:ins>
      <w:ins w:id="8215" w:author="t_竹沢 公佑" w:date="2019-08-22T19:13:00Z">
        <w:r w:rsidR="003549D4">
          <w:rPr>
            <w:rFonts w:hint="eastAsia"/>
            <w:sz w:val="22"/>
            <w:szCs w:val="22"/>
            <w:lang w:val="en"/>
          </w:rPr>
          <w:t xml:space="preserve">, </w:t>
        </w:r>
      </w:ins>
      <w:ins w:id="8216" w:author="t_竹沢 公佑" w:date="2019-08-22T19:14:00Z">
        <w:r w:rsidR="003549D4">
          <w:rPr>
            <w:rFonts w:hint="eastAsia"/>
            <w:sz w:val="22"/>
            <w:szCs w:val="22"/>
            <w:lang w:val="en"/>
          </w:rPr>
          <w:t xml:space="preserve">the </w:t>
        </w:r>
      </w:ins>
      <w:ins w:id="8217" w:author="t_竹沢 公佑" w:date="2019-08-22T19:22:00Z">
        <w:r w:rsidR="003549D4">
          <w:rPr>
            <w:rFonts w:hint="eastAsia"/>
            <w:sz w:val="22"/>
            <w:szCs w:val="22"/>
            <w:lang w:val="en"/>
          </w:rPr>
          <w:t xml:space="preserve">returned register value means </w:t>
        </w:r>
      </w:ins>
      <w:ins w:id="8218" w:author="t_竹沢 公佑" w:date="2019-08-22T19:24:00Z">
        <w:r w:rsidR="003549D4">
          <w:rPr>
            <w:rFonts w:hint="eastAsia"/>
            <w:sz w:val="22"/>
            <w:szCs w:val="22"/>
            <w:lang w:val="en"/>
          </w:rPr>
          <w:t xml:space="preserve">that the data </w:t>
        </w:r>
      </w:ins>
      <w:ins w:id="8219" w:author="t_竹沢 公佑" w:date="2019-10-05T15:10:00Z">
        <w:r w:rsidR="000B1281">
          <w:rPr>
            <w:rFonts w:hint="eastAsia"/>
            <w:sz w:val="22"/>
            <w:szCs w:val="22"/>
            <w:lang w:val="en"/>
          </w:rPr>
          <w:t xml:space="preserve">that </w:t>
        </w:r>
      </w:ins>
      <w:ins w:id="8220" w:author="t_竹沢 公佑" w:date="2019-08-22T19:24:00Z">
        <w:r w:rsidR="003549D4">
          <w:rPr>
            <w:rFonts w:hint="eastAsia"/>
            <w:sz w:val="22"/>
            <w:szCs w:val="22"/>
            <w:lang w:val="en"/>
          </w:rPr>
          <w:t xml:space="preserve">latched event is </w:t>
        </w:r>
      </w:ins>
      <w:ins w:id="8221" w:author="t_竹沢 公佑" w:date="2019-08-22T19:34:00Z">
        <w:r w:rsidR="005C306D">
          <w:rPr>
            <w:rFonts w:hint="eastAsia"/>
            <w:sz w:val="22"/>
            <w:szCs w:val="22"/>
            <w:lang w:val="en"/>
          </w:rPr>
          <w:t xml:space="preserve">detected </w:t>
        </w:r>
      </w:ins>
      <w:ins w:id="8222" w:author="t_竹沢 公佑" w:date="2019-08-22T19:24:00Z">
        <w:r w:rsidR="003549D4">
          <w:rPr>
            <w:rFonts w:hint="eastAsia"/>
            <w:sz w:val="22"/>
            <w:szCs w:val="22"/>
            <w:lang w:val="en"/>
          </w:rPr>
          <w:t xml:space="preserve">or not </w:t>
        </w:r>
      </w:ins>
      <w:ins w:id="8223" w:author="t_竹沢 公佑" w:date="2019-10-05T15:11:00Z">
        <w:r w:rsidR="000B1281">
          <w:rPr>
            <w:rFonts w:hint="eastAsia"/>
            <w:sz w:val="22"/>
            <w:szCs w:val="22"/>
            <w:lang w:val="en"/>
          </w:rPr>
          <w:t xml:space="preserve">after your application clears registers </w:t>
        </w:r>
      </w:ins>
      <w:ins w:id="8224" w:author="t_竹沢 公佑" w:date="2019-08-22T19:26:00Z">
        <w:r w:rsidR="005C306D">
          <w:rPr>
            <w:rFonts w:hint="eastAsia"/>
            <w:sz w:val="22"/>
            <w:szCs w:val="22"/>
            <w:lang w:val="en"/>
          </w:rPr>
          <w:t>(or device driver is lo</w:t>
        </w:r>
      </w:ins>
      <w:ins w:id="8225" w:author="t_竹沢 公佑" w:date="2019-08-22T19:28:00Z">
        <w:r w:rsidR="005C306D">
          <w:rPr>
            <w:rFonts w:hint="eastAsia"/>
            <w:sz w:val="22"/>
            <w:szCs w:val="22"/>
            <w:lang w:val="en"/>
          </w:rPr>
          <w:t>a</w:t>
        </w:r>
      </w:ins>
      <w:ins w:id="8226" w:author="t_竹沢 公佑" w:date="2019-08-22T19:26:00Z">
        <w:r w:rsidR="005C306D">
          <w:rPr>
            <w:rFonts w:hint="eastAsia"/>
            <w:sz w:val="22"/>
            <w:szCs w:val="22"/>
            <w:lang w:val="en"/>
          </w:rPr>
          <w:t>ded).</w:t>
        </w:r>
      </w:ins>
      <w:ins w:id="8227" w:author="t_竹沢 公佑" w:date="2019-08-22T19:28:00Z">
        <w:r w:rsidR="005C306D">
          <w:rPr>
            <w:rFonts w:hint="eastAsia"/>
            <w:sz w:val="22"/>
            <w:szCs w:val="22"/>
            <w:lang w:val="en"/>
          </w:rPr>
          <w:t xml:space="preserve"> </w:t>
        </w:r>
      </w:ins>
      <w:ins w:id="8228" w:author="t_竹沢 公佑" w:date="2020-05-27T10:58:00Z">
        <w:r w:rsidR="00832328" w:rsidRPr="00832328">
          <w:rPr>
            <w:sz w:val="22"/>
            <w:szCs w:val="22"/>
            <w:lang w:val="en"/>
          </w:rPr>
          <w:t xml:space="preserve">Users can distinguish whether the data type is latched data or real-time value by seeing the "Latch" field in each </w:t>
        </w:r>
        <w:r w:rsidR="00832328">
          <w:rPr>
            <w:rFonts w:hint="eastAsia"/>
            <w:sz w:val="22"/>
            <w:szCs w:val="22"/>
            <w:lang w:val="en"/>
          </w:rPr>
          <w:t>monitoring Item</w:t>
        </w:r>
      </w:ins>
      <w:ins w:id="8229" w:author="t_竹沢 公佑" w:date="2020-05-27T10:59:00Z">
        <w:r w:rsidR="00832328">
          <w:rPr>
            <w:sz w:val="22"/>
            <w:szCs w:val="22"/>
            <w:lang w:val="en"/>
          </w:rPr>
          <w:t>’</w:t>
        </w:r>
        <w:r w:rsidR="00832328">
          <w:rPr>
            <w:rFonts w:hint="eastAsia"/>
            <w:sz w:val="22"/>
            <w:szCs w:val="22"/>
            <w:lang w:val="en"/>
          </w:rPr>
          <w:t xml:space="preserve">s </w:t>
        </w:r>
      </w:ins>
      <w:ins w:id="8230" w:author="t_竹沢 公佑" w:date="2020-05-27T10:58:00Z">
        <w:r w:rsidR="00832328" w:rsidRPr="00832328">
          <w:rPr>
            <w:sz w:val="22"/>
            <w:szCs w:val="22"/>
            <w:lang w:val="en"/>
          </w:rPr>
          <w:t>subsection.</w:t>
        </w:r>
      </w:ins>
      <w:ins w:id="8231" w:author="t_竹沢 公佑" w:date="2020-05-27T10:59:00Z">
        <w:r w:rsidR="00832328">
          <w:rPr>
            <w:rFonts w:hint="eastAsia"/>
            <w:sz w:val="22"/>
            <w:szCs w:val="22"/>
            <w:lang w:val="en"/>
          </w:rPr>
          <w:t xml:space="preserve"> </w:t>
        </w:r>
      </w:ins>
      <w:ins w:id="8232" w:author="t_竹沢 公佑" w:date="2019-08-22T18:58:00Z">
        <w:r w:rsidR="00D334C5">
          <w:rPr>
            <w:rFonts w:hint="eastAsia"/>
            <w:sz w:val="22"/>
            <w:szCs w:val="22"/>
            <w:lang w:val="en"/>
          </w:rPr>
          <w:t xml:space="preserve">For the detail behavior of each monitoring item, please refer </w:t>
        </w:r>
      </w:ins>
      <w:ins w:id="8233" w:author="t_竹沢 公佑" w:date="2020-08-13T11:25:00Z">
        <w:r w:rsidR="004B09F6">
          <w:rPr>
            <w:rFonts w:hint="eastAsia"/>
            <w:sz w:val="22"/>
            <w:szCs w:val="22"/>
            <w:lang w:val="en"/>
          </w:rPr>
          <w:t xml:space="preserve">to </w:t>
        </w:r>
      </w:ins>
      <w:ins w:id="8234" w:author="t_竹沢 公佑" w:date="2019-08-22T18:58:00Z">
        <w:r w:rsidR="00D334C5">
          <w:rPr>
            <w:rFonts w:hint="eastAsia"/>
            <w:sz w:val="22"/>
            <w:szCs w:val="22"/>
            <w:lang w:val="en"/>
          </w:rPr>
          <w:t xml:space="preserve">the following </w:t>
        </w:r>
      </w:ins>
      <w:ins w:id="8235" w:author="t_竹沢 公佑" w:date="2019-08-22T18:59:00Z">
        <w:r w:rsidR="004E5660">
          <w:rPr>
            <w:rFonts w:hint="eastAsia"/>
            <w:sz w:val="22"/>
            <w:szCs w:val="22"/>
            <w:lang w:val="en"/>
          </w:rPr>
          <w:t>sub</w:t>
        </w:r>
      </w:ins>
      <w:ins w:id="8236" w:author="t_竹沢 公佑" w:date="2019-08-22T18:58:00Z">
        <w:r w:rsidR="00D334C5">
          <w:rPr>
            <w:rFonts w:hint="eastAsia"/>
            <w:sz w:val="22"/>
            <w:szCs w:val="22"/>
            <w:lang w:val="en"/>
          </w:rPr>
          <w:t>section</w:t>
        </w:r>
      </w:ins>
      <w:ins w:id="8237" w:author="t_竹沢 公佑" w:date="2019-08-22T18:59:00Z">
        <w:r w:rsidR="00D334C5">
          <w:rPr>
            <w:rFonts w:hint="eastAsia"/>
            <w:sz w:val="22"/>
            <w:szCs w:val="22"/>
            <w:lang w:val="en"/>
          </w:rPr>
          <w:t>s</w:t>
        </w:r>
      </w:ins>
      <w:ins w:id="8238" w:author="t_竹沢 公佑" w:date="2019-08-22T18:58:00Z">
        <w:r w:rsidR="00D334C5">
          <w:rPr>
            <w:rFonts w:hint="eastAsia"/>
            <w:sz w:val="22"/>
            <w:szCs w:val="22"/>
            <w:lang w:val="en"/>
          </w:rPr>
          <w:t>.</w:t>
        </w:r>
      </w:ins>
      <w:ins w:id="8239" w:author="t_竹沢 公佑" w:date="2020-05-27T10:50:00Z">
        <w:r w:rsidR="001020AB">
          <w:rPr>
            <w:rFonts w:hint="eastAsia"/>
            <w:sz w:val="22"/>
            <w:szCs w:val="22"/>
            <w:lang w:val="en"/>
          </w:rPr>
          <w:t xml:space="preserve"> </w:t>
        </w:r>
      </w:ins>
    </w:p>
    <w:p w:rsidR="004B09F6" w:rsidRDefault="004B09F6">
      <w:pPr>
        <w:spacing w:line="0" w:lineRule="atLeast"/>
        <w:ind w:leftChars="50" w:left="120"/>
        <w:rPr>
          <w:ins w:id="8240" w:author="t_竹沢 公佑" w:date="2020-08-13T11:25:00Z"/>
          <w:sz w:val="22"/>
          <w:szCs w:val="22"/>
          <w:lang w:val="en"/>
        </w:rPr>
        <w:pPrChange w:id="8241" w:author="t_竹沢 公佑" w:date="2020-05-27T10:59:00Z">
          <w:pPr>
            <w:spacing w:line="0" w:lineRule="atLeast"/>
            <w:ind w:firstLineChars="50" w:firstLine="110"/>
          </w:pPr>
        </w:pPrChange>
      </w:pPr>
    </w:p>
    <w:p w:rsidR="004B09F6" w:rsidRDefault="004B09F6">
      <w:pPr>
        <w:spacing w:line="0" w:lineRule="atLeast"/>
        <w:ind w:leftChars="50" w:left="120"/>
        <w:rPr>
          <w:ins w:id="8242" w:author="t_竹沢 公佑" w:date="2020-08-13T11:26:00Z"/>
          <w:sz w:val="22"/>
          <w:szCs w:val="22"/>
          <w:lang w:val="en"/>
        </w:rPr>
        <w:pPrChange w:id="8243" w:author="t_竹沢 公佑" w:date="2020-05-27T10:59:00Z">
          <w:pPr>
            <w:spacing w:line="0" w:lineRule="atLeast"/>
            <w:ind w:firstLineChars="50" w:firstLine="110"/>
          </w:pPr>
        </w:pPrChange>
      </w:pPr>
      <w:ins w:id="8244" w:author="t_竹沢 公佑" w:date="2020-08-13T11:25:00Z">
        <w:r>
          <w:rPr>
            <w:rFonts w:hint="eastAsia"/>
            <w:sz w:val="22"/>
            <w:szCs w:val="22"/>
            <w:lang w:val="en"/>
          </w:rPr>
          <w:t>Each monitoring item is categorized into the</w:t>
        </w:r>
      </w:ins>
      <w:ins w:id="8245" w:author="t_竹沢 公佑" w:date="2020-08-13T11:26:00Z">
        <w:r>
          <w:rPr>
            <w:rFonts w:hint="eastAsia"/>
            <w:sz w:val="22"/>
            <w:szCs w:val="22"/>
            <w:lang w:val="en"/>
          </w:rPr>
          <w:t xml:space="preserve"> following</w:t>
        </w:r>
      </w:ins>
      <w:ins w:id="8246" w:author="t_竹沢 公佑" w:date="2020-08-13T11:25:00Z">
        <w:r>
          <w:rPr>
            <w:rFonts w:hint="eastAsia"/>
            <w:sz w:val="22"/>
            <w:szCs w:val="22"/>
            <w:lang w:val="en"/>
          </w:rPr>
          <w:t xml:space="preserve"> 5 </w:t>
        </w:r>
      </w:ins>
      <w:ins w:id="8247" w:author="t_竹沢 公佑" w:date="2020-08-13T11:26:00Z">
        <w:r>
          <w:rPr>
            <w:rFonts w:hint="eastAsia"/>
            <w:sz w:val="22"/>
            <w:szCs w:val="22"/>
            <w:lang w:val="en"/>
          </w:rPr>
          <w:t xml:space="preserve">levels. </w:t>
        </w:r>
      </w:ins>
      <w:ins w:id="8248" w:author="t_竹沢 公佑" w:date="2020-08-13T11:44:00Z">
        <w:r w:rsidR="004E0059" w:rsidRPr="00832328">
          <w:rPr>
            <w:sz w:val="22"/>
            <w:szCs w:val="22"/>
            <w:lang w:val="en"/>
          </w:rPr>
          <w:t xml:space="preserve">Users can </w:t>
        </w:r>
        <w:r w:rsidR="004E0059">
          <w:rPr>
            <w:rFonts w:hint="eastAsia"/>
            <w:sz w:val="22"/>
            <w:szCs w:val="22"/>
            <w:lang w:val="en"/>
          </w:rPr>
          <w:t>confirm monitoring item</w:t>
        </w:r>
        <w:r w:rsidR="004E0059">
          <w:rPr>
            <w:sz w:val="22"/>
            <w:szCs w:val="22"/>
            <w:lang w:val="en"/>
          </w:rPr>
          <w:t>’</w:t>
        </w:r>
        <w:r w:rsidR="004E0059">
          <w:rPr>
            <w:rFonts w:hint="eastAsia"/>
            <w:sz w:val="22"/>
            <w:szCs w:val="22"/>
            <w:lang w:val="en"/>
          </w:rPr>
          <w:t xml:space="preserve">s category </w:t>
        </w:r>
        <w:r w:rsidR="004E0059" w:rsidRPr="00832328">
          <w:rPr>
            <w:sz w:val="22"/>
            <w:szCs w:val="22"/>
            <w:lang w:val="en"/>
          </w:rPr>
          <w:t>by seeing the "</w:t>
        </w:r>
        <w:r w:rsidR="004E0059">
          <w:rPr>
            <w:rFonts w:hint="eastAsia"/>
            <w:sz w:val="22"/>
            <w:szCs w:val="22"/>
            <w:lang w:val="en"/>
          </w:rPr>
          <w:t>Cat</w:t>
        </w:r>
      </w:ins>
      <w:ins w:id="8249" w:author="t_竹沢 公佑" w:date="2020-08-13T11:45:00Z">
        <w:r w:rsidR="004E0059">
          <w:rPr>
            <w:rFonts w:hint="eastAsia"/>
            <w:sz w:val="22"/>
            <w:szCs w:val="22"/>
            <w:lang w:val="en"/>
          </w:rPr>
          <w:t>egory</w:t>
        </w:r>
      </w:ins>
      <w:ins w:id="8250" w:author="t_竹沢 公佑" w:date="2020-08-13T11:44:00Z">
        <w:r w:rsidR="004E0059" w:rsidRPr="00832328">
          <w:rPr>
            <w:sz w:val="22"/>
            <w:szCs w:val="22"/>
            <w:lang w:val="en"/>
          </w:rPr>
          <w:t xml:space="preserve">" field in each </w:t>
        </w:r>
        <w:r w:rsidR="004E0059">
          <w:rPr>
            <w:rFonts w:hint="eastAsia"/>
            <w:sz w:val="22"/>
            <w:szCs w:val="22"/>
            <w:lang w:val="en"/>
          </w:rPr>
          <w:t xml:space="preserve">monitoring </w:t>
        </w:r>
      </w:ins>
      <w:ins w:id="8251" w:author="t_竹沢 公佑" w:date="2020-08-20T09:34:00Z">
        <w:r w:rsidR="00B71D0E">
          <w:rPr>
            <w:rFonts w:hint="eastAsia"/>
            <w:sz w:val="22"/>
            <w:szCs w:val="22"/>
            <w:lang w:val="en"/>
          </w:rPr>
          <w:t>i</w:t>
        </w:r>
      </w:ins>
      <w:ins w:id="8252" w:author="t_竹沢 公佑" w:date="2020-08-13T11:44:00Z">
        <w:r w:rsidR="004E0059">
          <w:rPr>
            <w:rFonts w:hint="eastAsia"/>
            <w:sz w:val="22"/>
            <w:szCs w:val="22"/>
            <w:lang w:val="en"/>
          </w:rPr>
          <w:t>tem</w:t>
        </w:r>
        <w:r w:rsidR="004E0059">
          <w:rPr>
            <w:sz w:val="22"/>
            <w:szCs w:val="22"/>
            <w:lang w:val="en"/>
          </w:rPr>
          <w:t>’</w:t>
        </w:r>
        <w:r w:rsidR="004E0059">
          <w:rPr>
            <w:rFonts w:hint="eastAsia"/>
            <w:sz w:val="22"/>
            <w:szCs w:val="22"/>
            <w:lang w:val="en"/>
          </w:rPr>
          <w:t xml:space="preserve">s </w:t>
        </w:r>
        <w:r w:rsidR="004E0059" w:rsidRPr="00832328">
          <w:rPr>
            <w:sz w:val="22"/>
            <w:szCs w:val="22"/>
            <w:lang w:val="en"/>
          </w:rPr>
          <w:t>subsection.</w:t>
        </w:r>
      </w:ins>
      <w:ins w:id="8253" w:author="t_竹沢 公佑" w:date="2020-08-13T11:45:00Z">
        <w:r w:rsidR="004E0059">
          <w:rPr>
            <w:rFonts w:hint="eastAsia"/>
            <w:sz w:val="22"/>
            <w:szCs w:val="22"/>
            <w:lang w:val="en"/>
          </w:rPr>
          <w:t xml:space="preserve"> </w:t>
        </w:r>
      </w:ins>
    </w:p>
    <w:p w:rsidR="004B09F6" w:rsidRPr="004E0059" w:rsidRDefault="004B09F6">
      <w:pPr>
        <w:spacing w:line="0" w:lineRule="atLeast"/>
        <w:rPr>
          <w:ins w:id="8254" w:author="t_竹沢 公佑" w:date="2020-08-13T11:26:00Z"/>
          <w:sz w:val="22"/>
          <w:szCs w:val="22"/>
          <w:lang w:val="en"/>
        </w:rPr>
        <w:pPrChange w:id="8255" w:author="t_竹沢 公佑" w:date="2020-08-13T11:28:00Z">
          <w:pPr>
            <w:spacing w:line="0" w:lineRule="atLeast"/>
            <w:ind w:firstLineChars="50" w:firstLine="110"/>
          </w:pPr>
        </w:pPrChange>
      </w:pPr>
    </w:p>
    <w:tbl>
      <w:tblPr>
        <w:tblW w:w="0" w:type="auto"/>
        <w:jc w:val="center"/>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9"/>
        <w:gridCol w:w="8143"/>
      </w:tblGrid>
      <w:tr w:rsidR="003B1B0E" w:rsidRPr="003B1B0E" w:rsidTr="003B1B0E">
        <w:trPr>
          <w:jc w:val="center"/>
          <w:ins w:id="8256" w:author="t_竹沢 公佑" w:date="2020-08-13T11:27:00Z"/>
        </w:trPr>
        <w:tc>
          <w:tcPr>
            <w:tcW w:w="929" w:type="dxa"/>
            <w:shd w:val="clear" w:color="auto" w:fill="D9D9D9"/>
          </w:tcPr>
          <w:p w:rsidR="004B09F6" w:rsidRPr="003B1B0E" w:rsidRDefault="004B09F6" w:rsidP="003B1B0E">
            <w:pPr>
              <w:spacing w:line="0" w:lineRule="atLeast"/>
              <w:rPr>
                <w:ins w:id="8257" w:author="t_竹沢 公佑" w:date="2020-08-13T11:27:00Z"/>
                <w:sz w:val="22"/>
                <w:szCs w:val="22"/>
                <w:lang w:val="en"/>
              </w:rPr>
            </w:pPr>
            <w:ins w:id="8258" w:author="t_竹沢 公佑" w:date="2020-08-13T11:27:00Z">
              <w:r w:rsidRPr="003B1B0E">
                <w:rPr>
                  <w:rFonts w:hint="eastAsia"/>
                  <w:sz w:val="22"/>
                  <w:szCs w:val="22"/>
                  <w:lang w:val="en"/>
                </w:rPr>
                <w:t>Level</w:t>
              </w:r>
            </w:ins>
          </w:p>
        </w:tc>
        <w:tc>
          <w:tcPr>
            <w:tcW w:w="8143" w:type="dxa"/>
            <w:shd w:val="clear" w:color="auto" w:fill="D9D9D9"/>
          </w:tcPr>
          <w:p w:rsidR="004B09F6" w:rsidRPr="003B1B0E" w:rsidRDefault="00614602" w:rsidP="003B1B0E">
            <w:pPr>
              <w:spacing w:line="0" w:lineRule="atLeast"/>
              <w:rPr>
                <w:ins w:id="8259" w:author="t_竹沢 公佑" w:date="2020-08-13T11:27:00Z"/>
                <w:sz w:val="22"/>
                <w:szCs w:val="22"/>
                <w:lang w:val="en"/>
              </w:rPr>
            </w:pPr>
            <w:ins w:id="8260" w:author="t_竹沢 公佑" w:date="2020-08-13T11:29:00Z">
              <w:r w:rsidRPr="003B1B0E">
                <w:rPr>
                  <w:rFonts w:hint="eastAsia"/>
                  <w:sz w:val="22"/>
                  <w:szCs w:val="22"/>
                  <w:lang w:val="en"/>
                </w:rPr>
                <w:t>Description</w:t>
              </w:r>
            </w:ins>
          </w:p>
        </w:tc>
      </w:tr>
      <w:tr w:rsidR="004B09F6" w:rsidRPr="003B1B0E" w:rsidTr="003B1B0E">
        <w:trPr>
          <w:jc w:val="center"/>
          <w:ins w:id="8261" w:author="t_竹沢 公佑" w:date="2020-08-13T11:27:00Z"/>
        </w:trPr>
        <w:tc>
          <w:tcPr>
            <w:tcW w:w="929" w:type="dxa"/>
            <w:shd w:val="clear" w:color="auto" w:fill="auto"/>
          </w:tcPr>
          <w:p w:rsidR="004B09F6" w:rsidRPr="003B1B0E" w:rsidRDefault="004B09F6" w:rsidP="003B1B0E">
            <w:pPr>
              <w:spacing w:line="0" w:lineRule="atLeast"/>
              <w:rPr>
                <w:ins w:id="8262" w:author="t_竹沢 公佑" w:date="2020-08-13T11:27:00Z"/>
                <w:sz w:val="22"/>
                <w:szCs w:val="22"/>
                <w:lang w:val="en"/>
              </w:rPr>
            </w:pPr>
            <w:ins w:id="8263" w:author="t_竹沢 公佑" w:date="2020-08-13T11:27:00Z">
              <w:r w:rsidRPr="003B1B0E">
                <w:rPr>
                  <w:rFonts w:hint="eastAsia"/>
                  <w:sz w:val="22"/>
                  <w:szCs w:val="22"/>
                  <w:lang w:val="en"/>
                </w:rPr>
                <w:t>Critical</w:t>
              </w:r>
            </w:ins>
          </w:p>
        </w:tc>
        <w:tc>
          <w:tcPr>
            <w:tcW w:w="8143" w:type="dxa"/>
            <w:shd w:val="clear" w:color="auto" w:fill="auto"/>
          </w:tcPr>
          <w:p w:rsidR="004B09F6" w:rsidRPr="003B1B0E" w:rsidRDefault="00614602" w:rsidP="003B1B0E">
            <w:pPr>
              <w:spacing w:line="0" w:lineRule="atLeast"/>
              <w:rPr>
                <w:ins w:id="8264" w:author="t_竹沢 公佑" w:date="2020-08-13T11:30:00Z"/>
                <w:sz w:val="22"/>
                <w:szCs w:val="22"/>
                <w:lang w:val="en"/>
              </w:rPr>
            </w:pPr>
            <w:ins w:id="8265" w:author="t_竹沢 公佑" w:date="2020-08-13T11:29:00Z">
              <w:r w:rsidRPr="003B1B0E">
                <w:rPr>
                  <w:rFonts w:hint="eastAsia"/>
                  <w:sz w:val="22"/>
                  <w:szCs w:val="22"/>
                  <w:lang w:val="en"/>
                </w:rPr>
                <w:t>The failure may cause a damage of hardware.</w:t>
              </w:r>
            </w:ins>
          </w:p>
          <w:p w:rsidR="00614602" w:rsidRPr="003B1B0E" w:rsidRDefault="00614602" w:rsidP="003B1B0E">
            <w:pPr>
              <w:spacing w:line="0" w:lineRule="atLeast"/>
              <w:rPr>
                <w:ins w:id="8266" w:author="t_竹沢 公佑" w:date="2020-08-13T11:27:00Z"/>
                <w:sz w:val="22"/>
                <w:szCs w:val="22"/>
                <w:lang w:val="en"/>
              </w:rPr>
            </w:pPr>
            <w:ins w:id="8267" w:author="t_竹沢 公佑" w:date="2020-08-13T11:30:00Z">
              <w:r w:rsidRPr="003B1B0E">
                <w:rPr>
                  <w:rFonts w:hint="eastAsia"/>
                  <w:sz w:val="22"/>
                  <w:szCs w:val="22"/>
                  <w:lang w:val="en"/>
                </w:rPr>
                <w:t xml:space="preserve">The hardware </w:t>
              </w:r>
            </w:ins>
            <w:ins w:id="8268" w:author="t_竹沢 公佑" w:date="2020-08-13T11:41:00Z">
              <w:r w:rsidR="004E0059" w:rsidRPr="003B1B0E">
                <w:rPr>
                  <w:rFonts w:hint="eastAsia"/>
                  <w:sz w:val="22"/>
                  <w:szCs w:val="22"/>
                  <w:lang w:val="en"/>
                </w:rPr>
                <w:t>and/</w:t>
              </w:r>
            </w:ins>
            <w:ins w:id="8269" w:author="t_竹沢 公佑" w:date="2020-08-13T11:30:00Z">
              <w:r w:rsidRPr="003B1B0E">
                <w:rPr>
                  <w:rFonts w:hint="eastAsia"/>
                  <w:sz w:val="22"/>
                  <w:szCs w:val="22"/>
                  <w:lang w:val="en"/>
                </w:rPr>
                <w:t>o</w:t>
              </w:r>
            </w:ins>
            <w:ins w:id="8270" w:author="t_竹沢 公佑" w:date="2020-08-13T11:31:00Z">
              <w:r w:rsidRPr="003B1B0E">
                <w:rPr>
                  <w:rFonts w:hint="eastAsia"/>
                  <w:sz w:val="22"/>
                  <w:szCs w:val="22"/>
                  <w:lang w:val="en"/>
                </w:rPr>
                <w:t>r the driver stop some function</w:t>
              </w:r>
            </w:ins>
            <w:ins w:id="8271" w:author="t_竹沢 公佑" w:date="2020-08-13T11:36:00Z">
              <w:r w:rsidRPr="003B1B0E">
                <w:rPr>
                  <w:rFonts w:hint="eastAsia"/>
                  <w:sz w:val="22"/>
                  <w:szCs w:val="22"/>
                  <w:lang w:val="en"/>
                </w:rPr>
                <w:t>s</w:t>
              </w:r>
            </w:ins>
            <w:ins w:id="8272" w:author="t_竹沢 公佑" w:date="2020-08-13T11:31:00Z">
              <w:r w:rsidRPr="003B1B0E">
                <w:rPr>
                  <w:rFonts w:hint="eastAsia"/>
                  <w:sz w:val="22"/>
                  <w:szCs w:val="22"/>
                  <w:lang w:val="en"/>
                </w:rPr>
                <w:t xml:space="preserve"> or shutdown machine without</w:t>
              </w:r>
            </w:ins>
            <w:ins w:id="8273" w:author="t_竹沢 公佑" w:date="2020-08-13T11:32:00Z">
              <w:r w:rsidRPr="003B1B0E">
                <w:rPr>
                  <w:rFonts w:hint="eastAsia"/>
                  <w:sz w:val="22"/>
                  <w:szCs w:val="22"/>
                  <w:lang w:val="en"/>
                </w:rPr>
                <w:t xml:space="preserve"> an adequate notification to the software.</w:t>
              </w:r>
            </w:ins>
          </w:p>
        </w:tc>
      </w:tr>
      <w:tr w:rsidR="004B09F6" w:rsidRPr="003B1B0E" w:rsidTr="003B1B0E">
        <w:trPr>
          <w:jc w:val="center"/>
          <w:ins w:id="8274" w:author="t_竹沢 公佑" w:date="2020-08-13T11:27:00Z"/>
        </w:trPr>
        <w:tc>
          <w:tcPr>
            <w:tcW w:w="929" w:type="dxa"/>
            <w:shd w:val="clear" w:color="auto" w:fill="auto"/>
          </w:tcPr>
          <w:p w:rsidR="004B09F6" w:rsidRPr="003B1B0E" w:rsidRDefault="004B09F6" w:rsidP="003B1B0E">
            <w:pPr>
              <w:spacing w:line="0" w:lineRule="atLeast"/>
              <w:rPr>
                <w:ins w:id="8275" w:author="t_竹沢 公佑" w:date="2020-08-13T11:27:00Z"/>
                <w:sz w:val="22"/>
                <w:szCs w:val="22"/>
                <w:lang w:val="en"/>
              </w:rPr>
            </w:pPr>
            <w:ins w:id="8276" w:author="t_竹沢 公佑" w:date="2020-08-13T11:27:00Z">
              <w:r w:rsidRPr="003B1B0E">
                <w:rPr>
                  <w:rFonts w:hint="eastAsia"/>
                  <w:sz w:val="22"/>
                  <w:szCs w:val="22"/>
                  <w:lang w:val="en"/>
                </w:rPr>
                <w:t>Fatal</w:t>
              </w:r>
            </w:ins>
          </w:p>
        </w:tc>
        <w:tc>
          <w:tcPr>
            <w:tcW w:w="8143" w:type="dxa"/>
            <w:shd w:val="clear" w:color="auto" w:fill="auto"/>
          </w:tcPr>
          <w:p w:rsidR="004B09F6" w:rsidRPr="003B1B0E" w:rsidRDefault="00614602" w:rsidP="003B1B0E">
            <w:pPr>
              <w:spacing w:line="0" w:lineRule="atLeast"/>
              <w:rPr>
                <w:ins w:id="8277" w:author="t_竹沢 公佑" w:date="2020-08-13T11:32:00Z"/>
                <w:sz w:val="22"/>
                <w:szCs w:val="22"/>
                <w:lang w:val="en"/>
              </w:rPr>
            </w:pPr>
            <w:ins w:id="8278" w:author="t_竹沢 公佑" w:date="2020-08-13T11:30:00Z">
              <w:r w:rsidRPr="003B1B0E">
                <w:rPr>
                  <w:rFonts w:hint="eastAsia"/>
                  <w:sz w:val="22"/>
                  <w:szCs w:val="22"/>
                  <w:lang w:val="en"/>
                </w:rPr>
                <w:t>The failure may cause a damage of hardware.</w:t>
              </w:r>
            </w:ins>
          </w:p>
          <w:p w:rsidR="00614602" w:rsidRPr="003B1B0E" w:rsidRDefault="00614602" w:rsidP="003B1B0E">
            <w:pPr>
              <w:spacing w:line="0" w:lineRule="atLeast"/>
              <w:rPr>
                <w:ins w:id="8279" w:author="t_竹沢 公佑" w:date="2020-08-13T11:27:00Z"/>
                <w:sz w:val="22"/>
                <w:szCs w:val="22"/>
                <w:lang w:val="en"/>
              </w:rPr>
            </w:pPr>
            <w:ins w:id="8280" w:author="t_竹沢 公佑" w:date="2020-08-13T11:32:00Z">
              <w:r w:rsidRPr="003B1B0E">
                <w:rPr>
                  <w:rFonts w:hint="eastAsia"/>
                  <w:sz w:val="22"/>
                  <w:szCs w:val="22"/>
                  <w:lang w:val="en"/>
                </w:rPr>
                <w:t xml:space="preserve">The hardware </w:t>
              </w:r>
            </w:ins>
            <w:ins w:id="8281" w:author="t_竹沢 公佑" w:date="2020-08-13T11:41:00Z">
              <w:r w:rsidR="004E0059" w:rsidRPr="003B1B0E">
                <w:rPr>
                  <w:rFonts w:hint="eastAsia"/>
                  <w:sz w:val="22"/>
                  <w:szCs w:val="22"/>
                  <w:lang w:val="en"/>
                </w:rPr>
                <w:t>and/</w:t>
              </w:r>
            </w:ins>
            <w:ins w:id="8282" w:author="t_竹沢 公佑" w:date="2020-08-13T11:32:00Z">
              <w:r w:rsidRPr="003B1B0E">
                <w:rPr>
                  <w:rFonts w:hint="eastAsia"/>
                  <w:sz w:val="22"/>
                  <w:szCs w:val="22"/>
                  <w:lang w:val="en"/>
                </w:rPr>
                <w:t>or the driver</w:t>
              </w:r>
            </w:ins>
            <w:ins w:id="8283" w:author="t_竹沢 公佑" w:date="2020-08-13T11:33:00Z">
              <w:r w:rsidRPr="003B1B0E">
                <w:rPr>
                  <w:rFonts w:hint="eastAsia"/>
                  <w:sz w:val="22"/>
                  <w:szCs w:val="22"/>
                  <w:lang w:val="en"/>
                </w:rPr>
                <w:t xml:space="preserve"> may stop some function or shutdo</w:t>
              </w:r>
            </w:ins>
            <w:ins w:id="8284" w:author="t_竹沢 公佑" w:date="2020-08-13T11:38:00Z">
              <w:r w:rsidR="00CE5241" w:rsidRPr="003B1B0E">
                <w:rPr>
                  <w:rFonts w:hint="eastAsia"/>
                  <w:sz w:val="22"/>
                  <w:szCs w:val="22"/>
                  <w:lang w:val="en"/>
                </w:rPr>
                <w:t>w</w:t>
              </w:r>
            </w:ins>
            <w:ins w:id="8285" w:author="t_竹沢 公佑" w:date="2020-08-13T11:33:00Z">
              <w:r w:rsidRPr="003B1B0E">
                <w:rPr>
                  <w:rFonts w:hint="eastAsia"/>
                  <w:sz w:val="22"/>
                  <w:szCs w:val="22"/>
                  <w:lang w:val="en"/>
                </w:rPr>
                <w:t xml:space="preserve">n machine. </w:t>
              </w:r>
            </w:ins>
          </w:p>
        </w:tc>
      </w:tr>
      <w:tr w:rsidR="004B09F6" w:rsidRPr="003B1B0E" w:rsidTr="003B1B0E">
        <w:trPr>
          <w:jc w:val="center"/>
          <w:ins w:id="8286" w:author="t_竹沢 公佑" w:date="2020-08-13T11:27:00Z"/>
        </w:trPr>
        <w:tc>
          <w:tcPr>
            <w:tcW w:w="929" w:type="dxa"/>
            <w:shd w:val="clear" w:color="auto" w:fill="auto"/>
          </w:tcPr>
          <w:p w:rsidR="004B09F6" w:rsidRPr="003B1B0E" w:rsidRDefault="004B09F6" w:rsidP="003B1B0E">
            <w:pPr>
              <w:spacing w:line="0" w:lineRule="atLeast"/>
              <w:rPr>
                <w:ins w:id="8287" w:author="t_竹沢 公佑" w:date="2020-08-13T11:27:00Z"/>
                <w:sz w:val="22"/>
                <w:szCs w:val="22"/>
                <w:lang w:val="en"/>
              </w:rPr>
            </w:pPr>
            <w:ins w:id="8288" w:author="t_竹沢 公佑" w:date="2020-08-13T11:28:00Z">
              <w:r w:rsidRPr="003B1B0E">
                <w:rPr>
                  <w:rFonts w:hint="eastAsia"/>
                  <w:sz w:val="22"/>
                  <w:szCs w:val="22"/>
                  <w:lang w:val="en"/>
                </w:rPr>
                <w:t>Error</w:t>
              </w:r>
            </w:ins>
          </w:p>
        </w:tc>
        <w:tc>
          <w:tcPr>
            <w:tcW w:w="8143" w:type="dxa"/>
            <w:shd w:val="clear" w:color="auto" w:fill="auto"/>
          </w:tcPr>
          <w:p w:rsidR="004B09F6" w:rsidRPr="003B1B0E" w:rsidRDefault="00614602" w:rsidP="003B1B0E">
            <w:pPr>
              <w:spacing w:line="0" w:lineRule="atLeast"/>
              <w:rPr>
                <w:ins w:id="8289" w:author="t_竹沢 公佑" w:date="2020-08-13T11:33:00Z"/>
                <w:sz w:val="22"/>
                <w:szCs w:val="22"/>
                <w:lang w:val="en"/>
              </w:rPr>
            </w:pPr>
            <w:ins w:id="8290" w:author="t_竹沢 公佑" w:date="2020-08-13T11:30:00Z">
              <w:r w:rsidRPr="003B1B0E">
                <w:rPr>
                  <w:rFonts w:hint="eastAsia"/>
                  <w:sz w:val="22"/>
                  <w:szCs w:val="22"/>
                  <w:lang w:val="en"/>
                </w:rPr>
                <w:t>The failure should not cause any damage of hardware.</w:t>
              </w:r>
            </w:ins>
          </w:p>
          <w:p w:rsidR="00614602" w:rsidRPr="003B1B0E" w:rsidRDefault="004E0059" w:rsidP="003B1B0E">
            <w:pPr>
              <w:spacing w:line="0" w:lineRule="atLeast"/>
              <w:rPr>
                <w:ins w:id="8291" w:author="t_竹沢 公佑" w:date="2020-08-13T11:27:00Z"/>
                <w:sz w:val="22"/>
                <w:szCs w:val="22"/>
                <w:lang w:val="en"/>
              </w:rPr>
            </w:pPr>
            <w:ins w:id="8292" w:author="t_竹沢 公佑" w:date="2020-08-13T11:41:00Z">
              <w:r w:rsidRPr="003B1B0E">
                <w:rPr>
                  <w:rFonts w:hint="eastAsia"/>
                  <w:sz w:val="22"/>
                  <w:szCs w:val="22"/>
                  <w:lang w:val="en"/>
                </w:rPr>
                <w:t xml:space="preserve">The hardware and/or </w:t>
              </w:r>
            </w:ins>
            <w:ins w:id="8293" w:author="t_竹沢 公佑" w:date="2020-08-13T11:42:00Z">
              <w:r w:rsidRPr="003B1B0E">
                <w:rPr>
                  <w:rFonts w:hint="eastAsia"/>
                  <w:sz w:val="22"/>
                  <w:szCs w:val="22"/>
                  <w:lang w:val="en"/>
                </w:rPr>
                <w:t xml:space="preserve">the device driver do not work correctly. The data in the host ring buffer </w:t>
              </w:r>
            </w:ins>
            <w:ins w:id="8294" w:author="t_竹沢 公佑" w:date="2020-08-13T11:43:00Z">
              <w:r w:rsidRPr="003B1B0E">
                <w:rPr>
                  <w:rFonts w:hint="eastAsia"/>
                  <w:sz w:val="22"/>
                  <w:szCs w:val="22"/>
                  <w:lang w:val="en"/>
                </w:rPr>
                <w:t>may not be correct.</w:t>
              </w:r>
            </w:ins>
          </w:p>
        </w:tc>
      </w:tr>
      <w:tr w:rsidR="004B09F6" w:rsidRPr="003B1B0E" w:rsidTr="003B1B0E">
        <w:trPr>
          <w:jc w:val="center"/>
          <w:ins w:id="8295" w:author="t_竹沢 公佑" w:date="2020-08-13T11:27:00Z"/>
        </w:trPr>
        <w:tc>
          <w:tcPr>
            <w:tcW w:w="929" w:type="dxa"/>
            <w:shd w:val="clear" w:color="auto" w:fill="auto"/>
          </w:tcPr>
          <w:p w:rsidR="004B09F6" w:rsidRPr="003B1B0E" w:rsidRDefault="004B09F6" w:rsidP="003B1B0E">
            <w:pPr>
              <w:spacing w:line="0" w:lineRule="atLeast"/>
              <w:rPr>
                <w:ins w:id="8296" w:author="t_竹沢 公佑" w:date="2020-08-13T11:27:00Z"/>
                <w:sz w:val="22"/>
                <w:szCs w:val="22"/>
                <w:lang w:val="en"/>
              </w:rPr>
            </w:pPr>
            <w:ins w:id="8297" w:author="t_竹沢 公佑" w:date="2020-08-13T11:28:00Z">
              <w:r w:rsidRPr="003B1B0E">
                <w:rPr>
                  <w:rFonts w:hint="eastAsia"/>
                  <w:sz w:val="22"/>
                  <w:szCs w:val="22"/>
                  <w:lang w:val="en"/>
                </w:rPr>
                <w:t>Warning</w:t>
              </w:r>
            </w:ins>
          </w:p>
        </w:tc>
        <w:tc>
          <w:tcPr>
            <w:tcW w:w="8143" w:type="dxa"/>
            <w:shd w:val="clear" w:color="auto" w:fill="auto"/>
          </w:tcPr>
          <w:p w:rsidR="004B09F6" w:rsidRPr="003B1B0E" w:rsidRDefault="00614602" w:rsidP="003B1B0E">
            <w:pPr>
              <w:spacing w:line="0" w:lineRule="atLeast"/>
              <w:rPr>
                <w:ins w:id="8298" w:author="t_竹沢 公佑" w:date="2020-08-13T11:36:00Z"/>
                <w:sz w:val="22"/>
                <w:szCs w:val="22"/>
                <w:lang w:val="en"/>
              </w:rPr>
            </w:pPr>
            <w:ins w:id="8299" w:author="t_竹沢 公佑" w:date="2020-08-13T11:30:00Z">
              <w:r w:rsidRPr="003B1B0E">
                <w:rPr>
                  <w:rFonts w:hint="eastAsia"/>
                  <w:sz w:val="22"/>
                  <w:szCs w:val="22"/>
                  <w:lang w:val="en"/>
                </w:rPr>
                <w:t>The failure should not cause any damage of hardware.</w:t>
              </w:r>
            </w:ins>
          </w:p>
          <w:p w:rsidR="00614602" w:rsidRPr="003B1B0E" w:rsidRDefault="004E0059" w:rsidP="003B1B0E">
            <w:pPr>
              <w:spacing w:line="0" w:lineRule="atLeast"/>
              <w:rPr>
                <w:ins w:id="8300" w:author="t_竹沢 公佑" w:date="2020-08-13T11:27:00Z"/>
                <w:sz w:val="22"/>
                <w:szCs w:val="22"/>
                <w:lang w:val="en"/>
              </w:rPr>
            </w:pPr>
            <w:ins w:id="8301" w:author="t_竹沢 公佑" w:date="2020-08-13T11:43:00Z">
              <w:r w:rsidRPr="003B1B0E">
                <w:rPr>
                  <w:rFonts w:hint="eastAsia"/>
                  <w:sz w:val="22"/>
                  <w:szCs w:val="22"/>
                  <w:lang w:val="en"/>
                </w:rPr>
                <w:t>The hardware and/or the device driver does not work correctly. The data in the host ring buffer should be correct.</w:t>
              </w:r>
            </w:ins>
          </w:p>
        </w:tc>
      </w:tr>
      <w:tr w:rsidR="004B09F6" w:rsidRPr="003B1B0E" w:rsidTr="003B1B0E">
        <w:trPr>
          <w:jc w:val="center"/>
          <w:ins w:id="8302" w:author="t_竹沢 公佑" w:date="2020-08-13T11:27:00Z"/>
        </w:trPr>
        <w:tc>
          <w:tcPr>
            <w:tcW w:w="929" w:type="dxa"/>
            <w:shd w:val="clear" w:color="auto" w:fill="auto"/>
          </w:tcPr>
          <w:p w:rsidR="004B09F6" w:rsidRPr="003B1B0E" w:rsidRDefault="004B09F6" w:rsidP="003B1B0E">
            <w:pPr>
              <w:spacing w:line="0" w:lineRule="atLeast"/>
              <w:rPr>
                <w:ins w:id="8303" w:author="t_竹沢 公佑" w:date="2020-08-13T11:27:00Z"/>
                <w:sz w:val="22"/>
                <w:szCs w:val="22"/>
                <w:lang w:val="en"/>
              </w:rPr>
            </w:pPr>
            <w:ins w:id="8304" w:author="t_竹沢 公佑" w:date="2020-08-13T11:28:00Z">
              <w:r w:rsidRPr="003B1B0E">
                <w:rPr>
                  <w:rFonts w:hint="eastAsia"/>
                  <w:sz w:val="22"/>
                  <w:szCs w:val="22"/>
                  <w:lang w:val="en"/>
                </w:rPr>
                <w:t>Info</w:t>
              </w:r>
            </w:ins>
          </w:p>
        </w:tc>
        <w:tc>
          <w:tcPr>
            <w:tcW w:w="8143" w:type="dxa"/>
            <w:shd w:val="clear" w:color="auto" w:fill="auto"/>
          </w:tcPr>
          <w:p w:rsidR="00614602" w:rsidRPr="003B1B0E" w:rsidRDefault="00614602" w:rsidP="003B1B0E">
            <w:pPr>
              <w:spacing w:line="0" w:lineRule="atLeast"/>
              <w:rPr>
                <w:ins w:id="8305" w:author="t_竹沢 公佑" w:date="2020-08-13T11:27:00Z"/>
                <w:sz w:val="22"/>
                <w:szCs w:val="22"/>
                <w:lang w:val="en"/>
              </w:rPr>
            </w:pPr>
            <w:ins w:id="8306" w:author="t_竹沢 公佑" w:date="2020-08-13T11:30:00Z">
              <w:r w:rsidRPr="003B1B0E">
                <w:rPr>
                  <w:rFonts w:hint="eastAsia"/>
                  <w:sz w:val="22"/>
                  <w:szCs w:val="22"/>
                  <w:lang w:val="en"/>
                </w:rPr>
                <w:t>Others</w:t>
              </w:r>
            </w:ins>
            <w:ins w:id="8307" w:author="t_竹沢 公佑" w:date="2020-08-13T11:34:00Z">
              <w:r w:rsidRPr="003B1B0E">
                <w:rPr>
                  <w:rFonts w:hint="eastAsia"/>
                  <w:sz w:val="22"/>
                  <w:szCs w:val="22"/>
                  <w:lang w:val="en"/>
                </w:rPr>
                <w:t xml:space="preserve"> than those above </w:t>
              </w:r>
            </w:ins>
            <w:ins w:id="8308" w:author="t_竹沢 公佑" w:date="2020-08-13T11:35:00Z">
              <w:r w:rsidRPr="003B1B0E">
                <w:rPr>
                  <w:rFonts w:hint="eastAsia"/>
                  <w:sz w:val="22"/>
                  <w:szCs w:val="22"/>
                  <w:lang w:val="en"/>
                </w:rPr>
                <w:t>categories.</w:t>
              </w:r>
            </w:ins>
          </w:p>
        </w:tc>
      </w:tr>
    </w:tbl>
    <w:p w:rsidR="004B09F6" w:rsidRDefault="00614602">
      <w:pPr>
        <w:pStyle w:val="af9"/>
        <w:ind w:firstLine="120"/>
        <w:jc w:val="center"/>
        <w:rPr>
          <w:ins w:id="8309" w:author="t_竹沢 公佑" w:date="2020-08-13T11:36:00Z"/>
          <w:sz w:val="22"/>
          <w:szCs w:val="22"/>
          <w:lang w:val="en"/>
        </w:rPr>
        <w:pPrChange w:id="8310" w:author="t_竹沢 公佑" w:date="2020-08-13T15:00:00Z">
          <w:pPr>
            <w:spacing w:line="0" w:lineRule="atLeast"/>
            <w:ind w:firstLineChars="50" w:firstLine="120"/>
          </w:pPr>
        </w:pPrChange>
      </w:pPr>
      <w:ins w:id="8311" w:author="t_竹沢 公佑" w:date="2020-08-13T11:37:00Z">
        <w:r>
          <w:t xml:space="preserve">Table </w:t>
        </w:r>
        <w:r>
          <w:fldChar w:fldCharType="begin"/>
        </w:r>
        <w:r>
          <w:instrText xml:space="preserve"> STYLEREF 1 \s </w:instrText>
        </w:r>
      </w:ins>
      <w:r>
        <w:fldChar w:fldCharType="separate"/>
      </w:r>
      <w:r w:rsidR="000B4FA1">
        <w:rPr>
          <w:noProof/>
        </w:rPr>
        <w:t>6</w:t>
      </w:r>
      <w:ins w:id="8312" w:author="t_竹沢 公佑" w:date="2020-08-13T11:37:00Z">
        <w:r>
          <w:fldChar w:fldCharType="end"/>
        </w:r>
        <w:r>
          <w:noBreakHyphen/>
        </w:r>
        <w:r>
          <w:fldChar w:fldCharType="begin"/>
        </w:r>
        <w:r>
          <w:instrText xml:space="preserve"> SEQ Table \* ARABIC \s 1 </w:instrText>
        </w:r>
      </w:ins>
      <w:r>
        <w:fldChar w:fldCharType="separate"/>
      </w:r>
      <w:ins w:id="8313" w:author="t_竹沢 公佑" w:date="2021-02-02T17:29:00Z">
        <w:r w:rsidR="000B4FA1">
          <w:rPr>
            <w:noProof/>
          </w:rPr>
          <w:t>1</w:t>
        </w:r>
      </w:ins>
      <w:ins w:id="8314" w:author="t_竹沢 公佑" w:date="2020-08-13T11:37:00Z">
        <w:r>
          <w:fldChar w:fldCharType="end"/>
        </w:r>
        <w:r>
          <w:rPr>
            <w:rFonts w:hint="eastAsia"/>
          </w:rPr>
          <w:t xml:space="preserve">: </w:t>
        </w:r>
        <w:r w:rsidRPr="00614602">
          <w:rPr>
            <w:b w:val="0"/>
            <w:rPrChange w:id="8315" w:author="t_竹沢 公佑" w:date="2020-08-13T11:37:00Z">
              <w:rPr/>
            </w:rPrChange>
          </w:rPr>
          <w:t>The</w:t>
        </w:r>
        <w:r>
          <w:rPr>
            <w:rFonts w:hint="eastAsia"/>
          </w:rPr>
          <w:t xml:space="preserve"> </w:t>
        </w:r>
        <w:r w:rsidRPr="00614602">
          <w:rPr>
            <w:b w:val="0"/>
            <w:rPrChange w:id="8316" w:author="t_竹沢 公佑" w:date="2020-08-13T11:37:00Z">
              <w:rPr/>
            </w:rPrChange>
          </w:rPr>
          <w:t>monitoring item categories</w:t>
        </w:r>
      </w:ins>
      <w:ins w:id="8317" w:author="t_竹沢 公佑" w:date="2020-08-13T11:38:00Z">
        <w:r>
          <w:rPr>
            <w:rFonts w:hint="eastAsia"/>
            <w:b w:val="0"/>
          </w:rPr>
          <w:t xml:space="preserve"> </w:t>
        </w:r>
      </w:ins>
    </w:p>
    <w:p w:rsidR="00D11CE6" w:rsidRPr="00832328" w:rsidRDefault="00D11CE6">
      <w:pPr>
        <w:spacing w:line="0" w:lineRule="atLeast"/>
        <w:rPr>
          <w:ins w:id="8318" w:author="t_竹沢 公佑" w:date="2020-05-18T11:34:00Z"/>
          <w:sz w:val="22"/>
          <w:szCs w:val="22"/>
          <w:lang w:val="en"/>
        </w:rPr>
        <w:pPrChange w:id="8319" w:author="t_竹沢 公佑" w:date="2020-08-13T11:38:00Z">
          <w:pPr>
            <w:spacing w:line="0" w:lineRule="atLeast"/>
            <w:ind w:firstLineChars="50" w:firstLine="110"/>
          </w:pPr>
        </w:pPrChange>
      </w:pPr>
    </w:p>
    <w:p w:rsidR="00D11CE6" w:rsidRPr="00D11CE6" w:rsidRDefault="00D11CE6">
      <w:pPr>
        <w:spacing w:line="0" w:lineRule="atLeast"/>
        <w:ind w:leftChars="50" w:left="120"/>
        <w:rPr>
          <w:sz w:val="22"/>
          <w:szCs w:val="22"/>
          <w:lang w:val="en"/>
        </w:rPr>
        <w:pPrChange w:id="8320" w:author="t_竹沢 公佑" w:date="2020-05-18T11:37:00Z">
          <w:pPr>
            <w:spacing w:line="0" w:lineRule="atLeast"/>
            <w:ind w:firstLineChars="50" w:firstLine="110"/>
          </w:pPr>
        </w:pPrChange>
      </w:pPr>
      <w:ins w:id="8321" w:author="t_竹沢 公佑" w:date="2020-05-18T11:34:00Z">
        <w:r>
          <w:rPr>
            <w:rFonts w:hint="eastAsia"/>
            <w:sz w:val="22"/>
            <w:szCs w:val="22"/>
            <w:lang w:val="en"/>
          </w:rPr>
          <w:t>(*1)</w:t>
        </w:r>
      </w:ins>
      <w:ins w:id="8322" w:author="t_竹沢 公佑" w:date="2020-06-03T10:15:00Z">
        <w:r w:rsidR="001032E5">
          <w:rPr>
            <w:rFonts w:hint="eastAsia"/>
            <w:sz w:val="22"/>
            <w:szCs w:val="22"/>
            <w:lang w:val="en"/>
          </w:rPr>
          <w:t xml:space="preserve"> </w:t>
        </w:r>
      </w:ins>
      <w:ins w:id="8323" w:author="t_竹沢 公佑" w:date="2020-06-03T10:16:00Z">
        <w:r w:rsidR="001032E5" w:rsidRPr="001032E5">
          <w:rPr>
            <w:sz w:val="22"/>
            <w:szCs w:val="22"/>
            <w:lang w:val="en"/>
          </w:rPr>
          <w:t>Latched value keeps the last status/value until a user application clears its status/value by calling reset.</w:t>
        </w:r>
      </w:ins>
      <w:ins w:id="8324" w:author="t_竹沢 公佑" w:date="2020-05-18T11:34:00Z">
        <w:r>
          <w:rPr>
            <w:rFonts w:hint="eastAsia"/>
            <w:sz w:val="22"/>
            <w:szCs w:val="22"/>
            <w:lang w:val="en"/>
          </w:rPr>
          <w:t xml:space="preserve">  </w:t>
        </w:r>
      </w:ins>
    </w:p>
    <w:p w:rsidR="002E1DDB" w:rsidRDefault="002E1DDB" w:rsidP="005038B9">
      <w:pPr>
        <w:spacing w:line="0" w:lineRule="atLeast"/>
        <w:ind w:firstLineChars="50" w:firstLine="110"/>
        <w:rPr>
          <w:ins w:id="8325" w:author="t_竹沢 公佑" w:date="2020-07-27T10:02:00Z"/>
          <w:sz w:val="22"/>
          <w:szCs w:val="22"/>
          <w:lang w:val="en"/>
        </w:rPr>
      </w:pPr>
    </w:p>
    <w:p w:rsidR="00CE7A02" w:rsidRPr="00BD4070" w:rsidRDefault="00CE7A02" w:rsidP="005038B9">
      <w:pPr>
        <w:spacing w:line="0" w:lineRule="atLeast"/>
        <w:ind w:firstLineChars="50" w:firstLine="110"/>
        <w:rPr>
          <w:sz w:val="22"/>
          <w:szCs w:val="22"/>
          <w:lang w:val="en"/>
          <w:rPrChange w:id="8326" w:author="t_竹沢 公佑" w:date="2019-08-22T18:54:00Z">
            <w:rPr>
              <w:sz w:val="22"/>
              <w:szCs w:val="22"/>
            </w:rPr>
          </w:rPrChange>
        </w:rPr>
      </w:pPr>
      <w:ins w:id="8327" w:author="t_竹沢 公佑" w:date="2020-07-27T10:02:00Z">
        <w:r>
          <w:rPr>
            <w:sz w:val="22"/>
            <w:szCs w:val="22"/>
            <w:lang w:val="en"/>
          </w:rPr>
          <w:br w:type="page"/>
        </w:r>
      </w:ins>
    </w:p>
    <w:p w:rsidR="00DF1C7C" w:rsidRDefault="00DF1C7C" w:rsidP="00B862C9">
      <w:pPr>
        <w:pStyle w:val="3"/>
      </w:pPr>
      <w:bookmarkStart w:id="8328" w:name="_Toc63179437"/>
      <w:r>
        <w:t>GET_ALARM_STATUS_REG</w:t>
      </w:r>
      <w:bookmarkEnd w:id="83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173"/>
        <w:gridCol w:w="3546"/>
        <w:gridCol w:w="2155"/>
        <w:gridCol w:w="1843"/>
        <w:tblGridChange w:id="8329">
          <w:tblGrid>
            <w:gridCol w:w="1172"/>
            <w:gridCol w:w="1173"/>
            <w:gridCol w:w="3546"/>
            <w:gridCol w:w="2155"/>
            <w:gridCol w:w="1843"/>
          </w:tblGrid>
        </w:tblGridChange>
      </w:tblGrid>
      <w:tr w:rsidR="00DF1C7C">
        <w:tc>
          <w:tcPr>
            <w:tcW w:w="2345" w:type="dxa"/>
            <w:gridSpan w:val="2"/>
          </w:tcPr>
          <w:p w:rsidR="00DF1C7C" w:rsidRDefault="00DF1C7C">
            <w:pPr>
              <w:spacing w:line="0" w:lineRule="atLeast"/>
              <w:ind w:right="1020"/>
              <w:rPr>
                <w:sz w:val="22"/>
                <w:szCs w:val="22"/>
              </w:rPr>
            </w:pPr>
            <w:r>
              <w:rPr>
                <w:rFonts w:hint="eastAsia"/>
                <w:sz w:val="22"/>
                <w:szCs w:val="22"/>
              </w:rPr>
              <w:t>ItemID</w:t>
            </w:r>
          </w:p>
        </w:tc>
        <w:tc>
          <w:tcPr>
            <w:tcW w:w="3546" w:type="dxa"/>
          </w:tcPr>
          <w:p w:rsidR="00DF1C7C" w:rsidRDefault="00DF1C7C">
            <w:pPr>
              <w:spacing w:line="0" w:lineRule="atLeast"/>
              <w:ind w:right="1020"/>
              <w:rPr>
                <w:sz w:val="22"/>
                <w:szCs w:val="22"/>
              </w:rPr>
            </w:pPr>
            <w:r>
              <w:rPr>
                <w:sz w:val="22"/>
                <w:szCs w:val="22"/>
              </w:rPr>
              <w:t>GET_ALM_STS_REG_ID_D</w:t>
            </w:r>
          </w:p>
        </w:tc>
        <w:tc>
          <w:tcPr>
            <w:tcW w:w="2155" w:type="dxa"/>
          </w:tcPr>
          <w:p w:rsidR="00DF1C7C" w:rsidRDefault="00DF1C7C">
            <w:pPr>
              <w:spacing w:line="0" w:lineRule="atLeast"/>
              <w:ind w:right="-168"/>
              <w:rPr>
                <w:sz w:val="22"/>
                <w:szCs w:val="22"/>
              </w:rPr>
            </w:pPr>
            <w:r>
              <w:rPr>
                <w:rFonts w:hint="eastAsia"/>
                <w:sz w:val="22"/>
                <w:szCs w:val="22"/>
              </w:rPr>
              <w:t>0x0000 3100</w:t>
            </w:r>
          </w:p>
        </w:tc>
        <w:tc>
          <w:tcPr>
            <w:tcW w:w="1843" w:type="dxa"/>
          </w:tcPr>
          <w:p w:rsidR="00DF1C7C" w:rsidRDefault="00DF1C7C">
            <w:pPr>
              <w:tabs>
                <w:tab w:val="left" w:pos="1877"/>
              </w:tabs>
              <w:spacing w:line="0" w:lineRule="atLeast"/>
              <w:ind w:right="-142"/>
              <w:rPr>
                <w:sz w:val="22"/>
                <w:szCs w:val="22"/>
              </w:rPr>
            </w:pPr>
            <w:r>
              <w:rPr>
                <w:rFonts w:hint="eastAsia"/>
                <w:sz w:val="22"/>
                <w:szCs w:val="22"/>
                <w:lang w:val="en"/>
              </w:rPr>
              <w:t>CH1-BitD</w:t>
            </w:r>
          </w:p>
        </w:tc>
      </w:tr>
      <w:tr w:rsidR="00DF1C7C">
        <w:tc>
          <w:tcPr>
            <w:tcW w:w="2345"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546" w:type="dxa"/>
          </w:tcPr>
          <w:p w:rsidR="00DF1C7C" w:rsidRDefault="00DF1C7C">
            <w:pPr>
              <w:spacing w:line="0" w:lineRule="atLeast"/>
              <w:ind w:right="1020"/>
              <w:rPr>
                <w:sz w:val="22"/>
                <w:szCs w:val="22"/>
              </w:rPr>
            </w:pPr>
            <w:r>
              <w:rPr>
                <w:sz w:val="22"/>
                <w:szCs w:val="22"/>
              </w:rPr>
              <w:t>GET_ALM_STS_REG_ID_</w:t>
            </w:r>
            <w:r>
              <w:rPr>
                <w:rFonts w:hint="eastAsia"/>
                <w:sz w:val="22"/>
                <w:szCs w:val="22"/>
              </w:rPr>
              <w:t>C</w:t>
            </w:r>
          </w:p>
        </w:tc>
        <w:tc>
          <w:tcPr>
            <w:tcW w:w="2155" w:type="dxa"/>
          </w:tcPr>
          <w:p w:rsidR="00DF1C7C" w:rsidRDefault="00DF1C7C">
            <w:pPr>
              <w:spacing w:line="0" w:lineRule="atLeast"/>
              <w:ind w:right="-27"/>
              <w:rPr>
                <w:sz w:val="22"/>
                <w:szCs w:val="22"/>
              </w:rPr>
            </w:pPr>
            <w:r>
              <w:rPr>
                <w:rFonts w:hint="eastAsia"/>
                <w:sz w:val="22"/>
                <w:szCs w:val="22"/>
              </w:rPr>
              <w:t>0x0000 3200</w:t>
            </w:r>
          </w:p>
        </w:tc>
        <w:tc>
          <w:tcPr>
            <w:tcW w:w="1843" w:type="dxa"/>
          </w:tcPr>
          <w:p w:rsidR="00DF1C7C" w:rsidRDefault="00DF1C7C">
            <w:pPr>
              <w:tabs>
                <w:tab w:val="left" w:pos="1877"/>
              </w:tabs>
              <w:spacing w:line="0" w:lineRule="atLeast"/>
              <w:ind w:right="-142"/>
              <w:rPr>
                <w:sz w:val="22"/>
                <w:szCs w:val="22"/>
              </w:rPr>
            </w:pPr>
            <w:r>
              <w:rPr>
                <w:rFonts w:hint="eastAsia"/>
                <w:sz w:val="22"/>
                <w:szCs w:val="22"/>
                <w:lang w:val="en"/>
              </w:rPr>
              <w:t>CH2-BitC</w:t>
            </w:r>
          </w:p>
        </w:tc>
      </w:tr>
      <w:tr w:rsidR="00DF1C7C">
        <w:tc>
          <w:tcPr>
            <w:tcW w:w="2345"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546" w:type="dxa"/>
          </w:tcPr>
          <w:p w:rsidR="00DF1C7C" w:rsidRDefault="00DF1C7C">
            <w:pPr>
              <w:spacing w:line="0" w:lineRule="atLeast"/>
              <w:ind w:right="1020"/>
              <w:rPr>
                <w:sz w:val="22"/>
                <w:szCs w:val="22"/>
              </w:rPr>
            </w:pPr>
            <w:r>
              <w:rPr>
                <w:sz w:val="22"/>
                <w:szCs w:val="22"/>
              </w:rPr>
              <w:t>GET_ALM_STS_REG_ID_</w:t>
            </w:r>
            <w:r>
              <w:rPr>
                <w:rFonts w:hint="eastAsia"/>
                <w:sz w:val="22"/>
                <w:szCs w:val="22"/>
              </w:rPr>
              <w:t>B</w:t>
            </w:r>
          </w:p>
        </w:tc>
        <w:tc>
          <w:tcPr>
            <w:tcW w:w="2155" w:type="dxa"/>
          </w:tcPr>
          <w:p w:rsidR="00DF1C7C" w:rsidRDefault="00DF1C7C">
            <w:pPr>
              <w:spacing w:line="0" w:lineRule="atLeast"/>
              <w:rPr>
                <w:sz w:val="22"/>
                <w:szCs w:val="22"/>
              </w:rPr>
            </w:pPr>
            <w:r>
              <w:rPr>
                <w:rFonts w:hint="eastAsia"/>
                <w:sz w:val="22"/>
                <w:szCs w:val="22"/>
              </w:rPr>
              <w:t>0x0000 3300</w:t>
            </w:r>
          </w:p>
        </w:tc>
        <w:tc>
          <w:tcPr>
            <w:tcW w:w="1843" w:type="dxa"/>
          </w:tcPr>
          <w:p w:rsidR="00DF1C7C" w:rsidRDefault="00DF1C7C">
            <w:pPr>
              <w:tabs>
                <w:tab w:val="left" w:pos="1877"/>
              </w:tabs>
              <w:spacing w:line="0" w:lineRule="atLeast"/>
              <w:ind w:right="-142"/>
              <w:rPr>
                <w:sz w:val="22"/>
                <w:szCs w:val="22"/>
              </w:rPr>
            </w:pPr>
            <w:r>
              <w:rPr>
                <w:rFonts w:hint="eastAsia"/>
                <w:sz w:val="22"/>
                <w:szCs w:val="22"/>
                <w:lang w:val="en"/>
              </w:rPr>
              <w:t>CH3-BitB</w:t>
            </w:r>
          </w:p>
        </w:tc>
      </w:tr>
      <w:tr w:rsidR="00DF1C7C">
        <w:tc>
          <w:tcPr>
            <w:tcW w:w="2345" w:type="dxa"/>
            <w:gridSpan w:val="2"/>
          </w:tcPr>
          <w:p w:rsidR="00DF1C7C" w:rsidRDefault="00DF1C7C">
            <w:pPr>
              <w:spacing w:line="0" w:lineRule="atLeast"/>
              <w:ind w:right="1020"/>
              <w:rPr>
                <w:sz w:val="22"/>
                <w:szCs w:val="22"/>
              </w:rPr>
            </w:pPr>
            <w:r>
              <w:rPr>
                <w:rFonts w:cs="Times New Roman"/>
                <w:sz w:val="22"/>
                <w:szCs w:val="22"/>
              </w:rPr>
              <w:t>Description</w:t>
            </w:r>
          </w:p>
        </w:tc>
        <w:tc>
          <w:tcPr>
            <w:tcW w:w="7544" w:type="dxa"/>
            <w:gridSpan w:val="3"/>
          </w:tcPr>
          <w:p w:rsidR="0059448C" w:rsidRDefault="00DF1C7C" w:rsidP="00A864D7">
            <w:pPr>
              <w:spacing w:line="0" w:lineRule="atLeast"/>
              <w:ind w:right="-108"/>
              <w:rPr>
                <w:sz w:val="22"/>
                <w:szCs w:val="22"/>
              </w:rPr>
            </w:pPr>
            <w:r>
              <w:rPr>
                <w:sz w:val="22"/>
                <w:szCs w:val="22"/>
              </w:rPr>
              <w:t>Read the Alarm Status Register</w:t>
            </w:r>
            <w:r w:rsidR="002C1604">
              <w:rPr>
                <w:rFonts w:hint="eastAsia"/>
                <w:sz w:val="22"/>
                <w:szCs w:val="22"/>
              </w:rPr>
              <w:t xml:space="preserve"> from SFP+ module</w:t>
            </w:r>
            <w:r>
              <w:rPr>
                <w:sz w:val="22"/>
                <w:szCs w:val="22"/>
              </w:rPr>
              <w:t>.</w:t>
            </w:r>
            <w:r>
              <w:rPr>
                <w:rFonts w:hint="eastAsia"/>
                <w:sz w:val="22"/>
                <w:szCs w:val="22"/>
              </w:rPr>
              <w:t xml:space="preserve"> </w:t>
            </w:r>
            <w:r>
              <w:rPr>
                <w:sz w:val="22"/>
                <w:szCs w:val="22"/>
              </w:rPr>
              <w:t xml:space="preserve">Each bit is </w:t>
            </w:r>
            <w:r>
              <w:rPr>
                <w:rFonts w:hint="eastAsia"/>
                <w:sz w:val="22"/>
                <w:szCs w:val="22"/>
              </w:rPr>
              <w:t>1</w:t>
            </w:r>
            <w:r>
              <w:rPr>
                <w:sz w:val="22"/>
                <w:szCs w:val="22"/>
              </w:rPr>
              <w:t xml:space="preserve"> for alarm and </w:t>
            </w:r>
            <w:r>
              <w:rPr>
                <w:rFonts w:hint="eastAsia"/>
                <w:sz w:val="22"/>
                <w:szCs w:val="22"/>
              </w:rPr>
              <w:t>0</w:t>
            </w:r>
            <w:r>
              <w:rPr>
                <w:sz w:val="22"/>
                <w:szCs w:val="22"/>
              </w:rPr>
              <w:t xml:space="preserve"> for</w:t>
            </w:r>
            <w:r>
              <w:rPr>
                <w:rFonts w:hint="eastAsia"/>
                <w:sz w:val="22"/>
                <w:szCs w:val="22"/>
              </w:rPr>
              <w:t xml:space="preserve"> </w:t>
            </w:r>
            <w:r>
              <w:rPr>
                <w:sz w:val="22"/>
                <w:szCs w:val="22"/>
              </w:rPr>
              <w:t xml:space="preserve">normal. </w:t>
            </w:r>
            <w:r w:rsidR="00FD7F5E">
              <w:rPr>
                <w:rFonts w:hint="eastAsia"/>
                <w:sz w:val="22"/>
                <w:szCs w:val="22"/>
              </w:rPr>
              <w:t>RESET_DFR</w:t>
            </w:r>
            <w:r>
              <w:rPr>
                <w:rFonts w:hint="eastAsia"/>
                <w:sz w:val="22"/>
                <w:szCs w:val="22"/>
              </w:rPr>
              <w:t xml:space="preserve"> </w:t>
            </w:r>
            <w:r>
              <w:rPr>
                <w:sz w:val="22"/>
                <w:szCs w:val="22"/>
              </w:rPr>
              <w:t xml:space="preserve">resets to </w:t>
            </w:r>
            <w:r>
              <w:rPr>
                <w:rFonts w:hint="eastAsia"/>
                <w:sz w:val="22"/>
                <w:szCs w:val="22"/>
              </w:rPr>
              <w:t>0</w:t>
            </w:r>
            <w:r>
              <w:rPr>
                <w:sz w:val="22"/>
                <w:szCs w:val="22"/>
              </w:rPr>
              <w:t>.</w:t>
            </w:r>
          </w:p>
        </w:tc>
      </w:tr>
      <w:tr w:rsidR="00DF1C7C">
        <w:tc>
          <w:tcPr>
            <w:tcW w:w="2345" w:type="dxa"/>
            <w:gridSpan w:val="2"/>
          </w:tcPr>
          <w:p w:rsidR="00DF1C7C" w:rsidRDefault="00DF1C7C">
            <w:pPr>
              <w:spacing w:line="0" w:lineRule="atLeast"/>
              <w:ind w:right="-139"/>
              <w:rPr>
                <w:sz w:val="22"/>
                <w:szCs w:val="22"/>
              </w:rPr>
            </w:pPr>
            <w:r>
              <w:rPr>
                <w:rFonts w:cs="Times New Roman"/>
                <w:sz w:val="22"/>
                <w:szCs w:val="22"/>
              </w:rPr>
              <w:t>Update Rate</w:t>
            </w:r>
          </w:p>
        </w:tc>
        <w:tc>
          <w:tcPr>
            <w:tcW w:w="7544" w:type="dxa"/>
            <w:gridSpan w:val="3"/>
          </w:tcPr>
          <w:p w:rsidR="00DF1C7C" w:rsidRDefault="00DF1C7C">
            <w:pPr>
              <w:spacing w:line="0" w:lineRule="atLeast"/>
              <w:ind w:right="1020"/>
              <w:rPr>
                <w:sz w:val="22"/>
                <w:szCs w:val="22"/>
              </w:rPr>
            </w:pPr>
            <w:r>
              <w:rPr>
                <w:rFonts w:hint="eastAsia"/>
                <w:sz w:val="22"/>
                <w:szCs w:val="22"/>
              </w:rPr>
              <w:t>192ms or less.</w:t>
            </w:r>
            <w:r>
              <w:rPr>
                <w:rFonts w:cs="Times New Roman"/>
                <w:sz w:val="22"/>
                <w:szCs w:val="22"/>
              </w:rPr>
              <w:t xml:space="preserve"> The update is not synchronized with 48ms TE</w:t>
            </w:r>
            <w:r>
              <w:rPr>
                <w:rFonts w:cs="Times New Roman" w:hint="eastAsia"/>
                <w:sz w:val="22"/>
                <w:szCs w:val="22"/>
              </w:rPr>
              <w:t>.</w:t>
            </w:r>
          </w:p>
        </w:tc>
      </w:tr>
      <w:tr w:rsidR="00DF1C7C">
        <w:tc>
          <w:tcPr>
            <w:tcW w:w="2345" w:type="dxa"/>
            <w:gridSpan w:val="2"/>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44" w:type="dxa"/>
            <w:gridSpan w:val="3"/>
          </w:tcPr>
          <w:p w:rsidR="00DF1C7C" w:rsidRDefault="00DF1C7C">
            <w:pPr>
              <w:spacing w:line="0" w:lineRule="atLeast"/>
              <w:ind w:right="1020"/>
              <w:rPr>
                <w:sz w:val="22"/>
                <w:szCs w:val="22"/>
              </w:rPr>
            </w:pPr>
            <w:r>
              <w:rPr>
                <w:rFonts w:hint="eastAsia"/>
                <w:sz w:val="22"/>
                <w:szCs w:val="22"/>
              </w:rPr>
              <w:t>No</w:t>
            </w:r>
          </w:p>
        </w:tc>
      </w:tr>
      <w:tr w:rsidR="00595E56">
        <w:tc>
          <w:tcPr>
            <w:tcW w:w="2345" w:type="dxa"/>
            <w:gridSpan w:val="2"/>
          </w:tcPr>
          <w:p w:rsidR="00595E56" w:rsidRPr="00AA1052" w:rsidRDefault="00595E56" w:rsidP="00595E56">
            <w:pPr>
              <w:pStyle w:val="afa"/>
              <w:rPr>
                <w:sz w:val="22"/>
                <w:szCs w:val="22"/>
                <w:rPrChange w:id="8330" w:author="t_竹沢 公佑" w:date="2019-10-05T17:05:00Z">
                  <w:rPr/>
                </w:rPrChange>
              </w:rPr>
            </w:pPr>
            <w:r w:rsidRPr="00AA1052">
              <w:rPr>
                <w:sz w:val="22"/>
                <w:szCs w:val="22"/>
                <w:rPrChange w:id="8331" w:author="t_竹沢 公佑" w:date="2019-10-05T17:05:00Z">
                  <w:rPr/>
                </w:rPrChange>
              </w:rPr>
              <w:t>Synchronization</w:t>
            </w:r>
          </w:p>
        </w:tc>
        <w:tc>
          <w:tcPr>
            <w:tcW w:w="7544" w:type="dxa"/>
            <w:gridSpan w:val="3"/>
          </w:tcPr>
          <w:p w:rsidR="00595E56" w:rsidRPr="00AA1052" w:rsidRDefault="00AC7296" w:rsidP="00595E56">
            <w:pPr>
              <w:pStyle w:val="afa"/>
              <w:rPr>
                <w:sz w:val="22"/>
                <w:szCs w:val="22"/>
                <w:rPrChange w:id="8332" w:author="t_竹沢 公佑" w:date="2019-10-05T17:05:00Z">
                  <w:rPr/>
                </w:rPrChange>
              </w:rPr>
            </w:pPr>
            <w:r w:rsidRPr="00AA1052">
              <w:rPr>
                <w:sz w:val="22"/>
                <w:szCs w:val="22"/>
                <w:rPrChange w:id="8333" w:author="t_竹沢 公佑" w:date="2019-10-05T17:05:00Z">
                  <w:rPr/>
                </w:rPrChange>
              </w:rPr>
              <w:t>S</w:t>
            </w:r>
            <w:r w:rsidR="00595E56" w:rsidRPr="00AA1052">
              <w:rPr>
                <w:sz w:val="22"/>
                <w:szCs w:val="22"/>
                <w:rPrChange w:id="8334" w:author="t_竹沢 公佑" w:date="2019-10-05T17:05:00Z">
                  <w:rPr/>
                </w:rPrChange>
              </w:rPr>
              <w:t>ynchronous</w:t>
            </w:r>
            <w:ins w:id="8335" w:author="t_竹沢 公佑" w:date="2019-09-18T14:59:00Z">
              <w:r w:rsidR="00D422CA" w:rsidRPr="00AA1052">
                <w:rPr>
                  <w:sz w:val="22"/>
                  <w:szCs w:val="22"/>
                  <w:rPrChange w:id="8336" w:author="t_竹沢 公佑" w:date="2019-10-05T17:05:00Z">
                    <w:rPr/>
                  </w:rPrChange>
                </w:rPr>
                <w:t xml:space="preserve"> (*1)</w:t>
              </w:r>
            </w:ins>
          </w:p>
        </w:tc>
      </w:tr>
      <w:tr w:rsidR="0053251C" w:rsidTr="00DA07A4">
        <w:trPr>
          <w:trHeight w:val="190"/>
        </w:trPr>
        <w:tc>
          <w:tcPr>
            <w:tcW w:w="1172" w:type="dxa"/>
            <w:vMerge w:val="restart"/>
          </w:tcPr>
          <w:p w:rsidR="0053251C" w:rsidRPr="00AA1052" w:rsidRDefault="0053251C" w:rsidP="00DA07A4">
            <w:pPr>
              <w:pStyle w:val="afa"/>
              <w:rPr>
                <w:sz w:val="22"/>
                <w:szCs w:val="22"/>
                <w:rPrChange w:id="8337" w:author="t_竹沢 公佑" w:date="2019-10-05T17:05:00Z">
                  <w:rPr/>
                </w:rPrChange>
              </w:rPr>
            </w:pPr>
            <w:r w:rsidRPr="00AA1052">
              <w:rPr>
                <w:sz w:val="22"/>
                <w:szCs w:val="22"/>
                <w:rPrChange w:id="8338" w:author="t_竹沢 公佑" w:date="2019-10-05T17:05:00Z">
                  <w:rPr/>
                </w:rPrChange>
              </w:rPr>
              <w:t>Data</w:t>
            </w:r>
          </w:p>
        </w:tc>
        <w:tc>
          <w:tcPr>
            <w:tcW w:w="1173" w:type="dxa"/>
          </w:tcPr>
          <w:p w:rsidR="0053251C" w:rsidRPr="00AA1052" w:rsidRDefault="0053251C" w:rsidP="00DA07A4">
            <w:pPr>
              <w:rPr>
                <w:sz w:val="22"/>
                <w:szCs w:val="22"/>
                <w:rPrChange w:id="8339" w:author="t_竹沢 公佑" w:date="2019-10-05T17:05:00Z">
                  <w:rPr/>
                </w:rPrChange>
              </w:rPr>
            </w:pPr>
            <w:r w:rsidRPr="00AA1052">
              <w:rPr>
                <w:sz w:val="22"/>
                <w:szCs w:val="22"/>
                <w:rPrChange w:id="8340" w:author="t_竹沢 公佑" w:date="2019-10-05T17:05:00Z">
                  <w:rPr/>
                </w:rPrChange>
              </w:rPr>
              <w:t>Size</w:t>
            </w:r>
          </w:p>
        </w:tc>
        <w:tc>
          <w:tcPr>
            <w:tcW w:w="7544" w:type="dxa"/>
            <w:gridSpan w:val="3"/>
          </w:tcPr>
          <w:p w:rsidR="0053251C" w:rsidRDefault="0053251C" w:rsidP="00DA07A4">
            <w:pPr>
              <w:rPr>
                <w:sz w:val="22"/>
                <w:szCs w:val="22"/>
              </w:rPr>
            </w:pPr>
            <w:r>
              <w:rPr>
                <w:rFonts w:hint="eastAsia"/>
                <w:sz w:val="22"/>
                <w:szCs w:val="22"/>
              </w:rPr>
              <w:t>8Bytes</w:t>
            </w:r>
          </w:p>
        </w:tc>
      </w:tr>
      <w:tr w:rsidR="0053251C" w:rsidRPr="00B010EB" w:rsidTr="00DA07A4">
        <w:trPr>
          <w:trHeight w:val="238"/>
        </w:trPr>
        <w:tc>
          <w:tcPr>
            <w:tcW w:w="1172" w:type="dxa"/>
            <w:vMerge/>
          </w:tcPr>
          <w:p w:rsidR="0053251C" w:rsidRPr="00AA1052" w:rsidRDefault="0053251C" w:rsidP="00DA07A4">
            <w:pPr>
              <w:pStyle w:val="afa"/>
              <w:rPr>
                <w:sz w:val="22"/>
                <w:szCs w:val="22"/>
                <w:rPrChange w:id="8341" w:author="t_竹沢 公佑" w:date="2019-10-05T17:05:00Z">
                  <w:rPr/>
                </w:rPrChange>
              </w:rPr>
            </w:pPr>
          </w:p>
        </w:tc>
        <w:tc>
          <w:tcPr>
            <w:tcW w:w="1173" w:type="dxa"/>
          </w:tcPr>
          <w:p w:rsidR="0053251C" w:rsidRPr="00AA1052" w:rsidRDefault="0053251C" w:rsidP="00DA07A4">
            <w:pPr>
              <w:rPr>
                <w:sz w:val="22"/>
                <w:szCs w:val="22"/>
                <w:rPrChange w:id="8342" w:author="t_竹沢 公佑" w:date="2019-10-05T17:05:00Z">
                  <w:rPr/>
                </w:rPrChange>
              </w:rPr>
            </w:pPr>
            <w:r w:rsidRPr="00AA1052">
              <w:rPr>
                <w:sz w:val="22"/>
                <w:szCs w:val="22"/>
                <w:rPrChange w:id="8343" w:author="t_竹沢 公佑" w:date="2019-10-05T17:05:00Z">
                  <w:rPr/>
                </w:rPrChange>
              </w:rPr>
              <w:t>Reset</w:t>
            </w:r>
          </w:p>
        </w:tc>
        <w:tc>
          <w:tcPr>
            <w:tcW w:w="7544" w:type="dxa"/>
            <w:gridSpan w:val="3"/>
          </w:tcPr>
          <w:p w:rsidR="0053251C" w:rsidRDefault="0053251C" w:rsidP="00B57A93">
            <w:pPr>
              <w:rPr>
                <w:sz w:val="22"/>
                <w:szCs w:val="22"/>
              </w:rPr>
            </w:pPr>
            <w:r>
              <w:rPr>
                <w:sz w:val="22"/>
                <w:szCs w:val="22"/>
              </w:rPr>
              <w:t>RESET_DFR</w:t>
            </w:r>
            <w:ins w:id="8344" w:author="t_竹沢 公佑" w:date="2019-09-18T14:57:00Z">
              <w:r>
                <w:rPr>
                  <w:rFonts w:hint="eastAsia"/>
                  <w:sz w:val="22"/>
                  <w:szCs w:val="22"/>
                </w:rPr>
                <w:t xml:space="preserve"> </w:t>
              </w:r>
            </w:ins>
          </w:p>
        </w:tc>
      </w:tr>
      <w:tr w:rsidR="0053251C" w:rsidTr="00DA07A4">
        <w:trPr>
          <w:trHeight w:val="238"/>
        </w:trPr>
        <w:tc>
          <w:tcPr>
            <w:tcW w:w="1172" w:type="dxa"/>
            <w:vMerge/>
          </w:tcPr>
          <w:p w:rsidR="0053251C" w:rsidRPr="00AA1052" w:rsidRDefault="0053251C" w:rsidP="00DA07A4">
            <w:pPr>
              <w:pStyle w:val="afa"/>
              <w:rPr>
                <w:sz w:val="22"/>
                <w:szCs w:val="22"/>
                <w:rPrChange w:id="8345" w:author="t_竹沢 公佑" w:date="2019-10-05T17:05:00Z">
                  <w:rPr/>
                </w:rPrChange>
              </w:rPr>
            </w:pPr>
          </w:p>
        </w:tc>
        <w:tc>
          <w:tcPr>
            <w:tcW w:w="1173" w:type="dxa"/>
          </w:tcPr>
          <w:p w:rsidR="0053251C" w:rsidRPr="00AA1052" w:rsidRDefault="0053251C" w:rsidP="00AC5086">
            <w:pPr>
              <w:rPr>
                <w:sz w:val="22"/>
                <w:szCs w:val="22"/>
                <w:rPrChange w:id="8346" w:author="t_竹沢 公佑" w:date="2019-10-05T17:05:00Z">
                  <w:rPr/>
                </w:rPrChange>
              </w:rPr>
            </w:pPr>
            <w:r w:rsidRPr="00AA1052">
              <w:rPr>
                <w:sz w:val="22"/>
                <w:szCs w:val="22"/>
                <w:rPrChange w:id="8347" w:author="t_竹沢 公佑" w:date="2019-10-05T17:05:00Z">
                  <w:rPr/>
                </w:rPrChange>
              </w:rPr>
              <w:t>Latch</w:t>
            </w:r>
          </w:p>
        </w:tc>
        <w:tc>
          <w:tcPr>
            <w:tcW w:w="7544" w:type="dxa"/>
            <w:gridSpan w:val="3"/>
          </w:tcPr>
          <w:p w:rsidR="0053251C" w:rsidRDefault="0053251C">
            <w:pPr>
              <w:rPr>
                <w:sz w:val="22"/>
                <w:szCs w:val="22"/>
              </w:rPr>
            </w:pPr>
            <w:r>
              <w:rPr>
                <w:rFonts w:hint="eastAsia"/>
                <w:sz w:val="22"/>
                <w:szCs w:val="22"/>
              </w:rPr>
              <w:t xml:space="preserve">All bits in Byte0 are latched value. </w:t>
            </w:r>
            <w:ins w:id="8348" w:author="t_竹沢 公佑" w:date="2020-06-03T10:23:00Z">
              <w:r w:rsidRPr="001032E5">
                <w:rPr>
                  <w:sz w:val="22"/>
                  <w:szCs w:val="22"/>
                </w:rPr>
                <w:t xml:space="preserve">Bit0 in Byte1 is set to 1 (alarm) when </w:t>
              </w:r>
            </w:ins>
            <w:ins w:id="8349" w:author="t_竹沢 公佑" w:date="2020-06-08T12:56:00Z">
              <w:r>
                <w:rPr>
                  <w:rFonts w:hint="eastAsia"/>
                  <w:sz w:val="22"/>
                  <w:szCs w:val="22"/>
                </w:rPr>
                <w:t>the access of the I</w:t>
              </w:r>
            </w:ins>
            <w:ins w:id="8350" w:author="t_竹沢 公佑" w:date="2020-06-08T12:57:00Z">
              <w:r>
                <w:rPr>
                  <w:rFonts w:hint="eastAsia"/>
                  <w:sz w:val="22"/>
                  <w:szCs w:val="22"/>
                </w:rPr>
                <w:t>2</w:t>
              </w:r>
            </w:ins>
            <w:ins w:id="8351" w:author="t_竹沢 公佑" w:date="2020-06-08T12:56:00Z">
              <w:r>
                <w:rPr>
                  <w:rFonts w:hint="eastAsia"/>
                  <w:sz w:val="22"/>
                  <w:szCs w:val="22"/>
                </w:rPr>
                <w:t xml:space="preserve">C interface to SFP+ module </w:t>
              </w:r>
            </w:ins>
            <w:ins w:id="8352" w:author="t_竹沢 公佑" w:date="2020-06-08T13:10:00Z">
              <w:r>
                <w:rPr>
                  <w:rFonts w:hint="eastAsia"/>
                  <w:sz w:val="22"/>
                  <w:szCs w:val="22"/>
                </w:rPr>
                <w:t xml:space="preserve">is </w:t>
              </w:r>
            </w:ins>
            <w:ins w:id="8353" w:author="t_竹沢 公佑" w:date="2020-06-03T10:23:00Z">
              <w:r w:rsidRPr="001032E5">
                <w:rPr>
                  <w:sz w:val="22"/>
                  <w:szCs w:val="22"/>
                </w:rPr>
                <w:t>failed</w:t>
              </w:r>
            </w:ins>
            <w:ins w:id="8354" w:author="t_竹沢 公佑" w:date="2020-06-08T12:59:00Z">
              <w:r>
                <w:rPr>
                  <w:rFonts w:hint="eastAsia"/>
                  <w:sz w:val="22"/>
                  <w:szCs w:val="22"/>
                </w:rPr>
                <w:t>.</w:t>
              </w:r>
            </w:ins>
            <w:ins w:id="8355" w:author="t_竹沢 公佑" w:date="2020-06-03T10:23:00Z">
              <w:r w:rsidRPr="001032E5">
                <w:rPr>
                  <w:sz w:val="22"/>
                  <w:szCs w:val="22"/>
                </w:rPr>
                <w:t xml:space="preserve"> </w:t>
              </w:r>
            </w:ins>
            <w:ins w:id="8356" w:author="t_竹沢 公佑" w:date="2020-06-08T12:59:00Z">
              <w:r>
                <w:rPr>
                  <w:rFonts w:hint="eastAsia"/>
                  <w:sz w:val="22"/>
                  <w:szCs w:val="22"/>
                </w:rPr>
                <w:t>A</w:t>
              </w:r>
            </w:ins>
            <w:ins w:id="8357" w:author="t_竹沢 公佑" w:date="2020-06-03T10:23:00Z">
              <w:r w:rsidRPr="001032E5">
                <w:rPr>
                  <w:sz w:val="22"/>
                  <w:szCs w:val="22"/>
                </w:rPr>
                <w:t xml:space="preserve">nd </w:t>
              </w:r>
            </w:ins>
            <w:ins w:id="8358" w:author="t_竹沢 公佑" w:date="2020-06-08T13:12:00Z">
              <w:r>
                <w:rPr>
                  <w:rFonts w:hint="eastAsia"/>
                  <w:sz w:val="22"/>
                  <w:szCs w:val="22"/>
                </w:rPr>
                <w:t xml:space="preserve">Bit0 in Byte1 </w:t>
              </w:r>
            </w:ins>
            <w:ins w:id="8359" w:author="t_竹沢 公佑" w:date="2020-06-03T10:23:00Z">
              <w:r w:rsidRPr="001032E5">
                <w:rPr>
                  <w:sz w:val="22"/>
                  <w:szCs w:val="22"/>
                </w:rPr>
                <w:t xml:space="preserve">is set to 0 (normal) when </w:t>
              </w:r>
            </w:ins>
            <w:ins w:id="8360" w:author="t_竹沢 公佑" w:date="2020-06-08T12:57:00Z">
              <w:r>
                <w:rPr>
                  <w:rFonts w:hint="eastAsia"/>
                  <w:sz w:val="22"/>
                  <w:szCs w:val="22"/>
                </w:rPr>
                <w:t xml:space="preserve">it </w:t>
              </w:r>
            </w:ins>
            <w:ins w:id="8361" w:author="t_竹沢 公佑" w:date="2020-06-03T10:23:00Z">
              <w:r w:rsidRPr="001032E5">
                <w:rPr>
                  <w:sz w:val="22"/>
                  <w:szCs w:val="22"/>
                </w:rPr>
                <w:t>is succeeded.</w:t>
              </w:r>
            </w:ins>
            <w:del w:id="8362" w:author="t_竹沢 公佑" w:date="2020-06-03T10:24:00Z">
              <w:r w:rsidDel="001032E5">
                <w:rPr>
                  <w:rFonts w:hint="eastAsia"/>
                  <w:sz w:val="22"/>
                  <w:szCs w:val="22"/>
                </w:rPr>
                <w:delText>Bit0 in Byte1 is set when the DRXP board accesses SFP+ module by I2C interface.</w:delText>
              </w:r>
            </w:del>
            <w:r>
              <w:rPr>
                <w:rFonts w:hint="eastAsia"/>
                <w:sz w:val="22"/>
                <w:szCs w:val="22"/>
              </w:rPr>
              <w:t xml:space="preserve"> </w:t>
            </w:r>
          </w:p>
        </w:tc>
      </w:tr>
      <w:tr w:rsidR="0053251C" w:rsidTr="000B41A5">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8363" w:author="t_竹沢 公佑" w:date="2020-08-13T09:2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3815"/>
          <w:trPrChange w:id="8364" w:author="t_竹沢 公佑" w:date="2020-08-13T09:27:00Z">
            <w:trPr>
              <w:trHeight w:val="4283"/>
            </w:trPr>
          </w:trPrChange>
        </w:trPr>
        <w:tc>
          <w:tcPr>
            <w:tcW w:w="1172" w:type="dxa"/>
            <w:vMerge/>
            <w:tcPrChange w:id="8365" w:author="t_竹沢 公佑" w:date="2020-08-13T09:27:00Z">
              <w:tcPr>
                <w:tcW w:w="1172" w:type="dxa"/>
                <w:vMerge/>
              </w:tcPr>
            </w:tcPrChange>
          </w:tcPr>
          <w:p w:rsidR="0053251C" w:rsidRPr="00AA1052" w:rsidRDefault="0053251C" w:rsidP="00DA07A4">
            <w:pPr>
              <w:pStyle w:val="afa"/>
              <w:rPr>
                <w:sz w:val="22"/>
                <w:szCs w:val="22"/>
                <w:rPrChange w:id="8366" w:author="t_竹沢 公佑" w:date="2019-10-05T17:05:00Z">
                  <w:rPr/>
                </w:rPrChange>
              </w:rPr>
            </w:pPr>
          </w:p>
        </w:tc>
        <w:tc>
          <w:tcPr>
            <w:tcW w:w="1173" w:type="dxa"/>
            <w:tcPrChange w:id="8367" w:author="t_竹沢 公佑" w:date="2020-08-13T09:27:00Z">
              <w:tcPr>
                <w:tcW w:w="1173" w:type="dxa"/>
              </w:tcPr>
            </w:tcPrChange>
          </w:tcPr>
          <w:p w:rsidR="0053251C" w:rsidRPr="00AA1052" w:rsidRDefault="0053251C" w:rsidP="00DA07A4">
            <w:pPr>
              <w:pStyle w:val="afa"/>
              <w:rPr>
                <w:sz w:val="22"/>
                <w:szCs w:val="22"/>
                <w:rPrChange w:id="8368" w:author="t_竹沢 公佑" w:date="2019-10-05T17:05:00Z">
                  <w:rPr/>
                </w:rPrChange>
              </w:rPr>
            </w:pPr>
            <w:r w:rsidRPr="00AA1052">
              <w:rPr>
                <w:sz w:val="22"/>
                <w:szCs w:val="22"/>
                <w:rPrChange w:id="8369" w:author="t_竹沢 公佑" w:date="2019-10-05T17:05:00Z">
                  <w:rPr/>
                </w:rPrChange>
              </w:rPr>
              <w:t>Value</w:t>
            </w:r>
          </w:p>
        </w:tc>
        <w:tc>
          <w:tcPr>
            <w:tcW w:w="7544" w:type="dxa"/>
            <w:gridSpan w:val="3"/>
            <w:tcPrChange w:id="8370" w:author="t_竹沢 公佑" w:date="2020-08-13T09:27:00Z">
              <w:tcPr>
                <w:tcW w:w="7544" w:type="dxa"/>
                <w:gridSpan w:val="3"/>
              </w:tcPr>
            </w:tcPrChange>
          </w:tcPr>
          <w:p w:rsidR="0053251C" w:rsidRDefault="0053251C">
            <w:pPr>
              <w:spacing w:line="0" w:lineRule="atLeast"/>
              <w:ind w:right="1020"/>
              <w:rPr>
                <w:sz w:val="22"/>
                <w:szCs w:val="22"/>
              </w:rPr>
            </w:pPr>
            <w:r>
              <w:rPr>
                <w:rFonts w:hint="eastAsia"/>
                <w:sz w:val="22"/>
                <w:szCs w:val="22"/>
              </w:rPr>
              <w:t>Byte0:</w:t>
            </w:r>
          </w:p>
          <w:p w:rsidR="0053251C" w:rsidRDefault="0053251C">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 xml:space="preserve">bit </w:t>
            </w:r>
            <w:r>
              <w:rPr>
                <w:rFonts w:cs="Times New Roman" w:hint="eastAsia"/>
                <w:sz w:val="22"/>
                <w:szCs w:val="22"/>
              </w:rPr>
              <w:t>7: TempWARN(Temperature warning active)</w:t>
            </w:r>
          </w:p>
          <w:p w:rsidR="0053251C" w:rsidRDefault="0053251C">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 xml:space="preserve">bit </w:t>
            </w:r>
            <w:r>
              <w:rPr>
                <w:rFonts w:cs="Times New Roman" w:hint="eastAsia"/>
                <w:sz w:val="22"/>
                <w:szCs w:val="22"/>
              </w:rPr>
              <w:t>6: TxBIASWARN(Output bias current warning active)</w:t>
            </w:r>
          </w:p>
          <w:p w:rsidR="0053251C" w:rsidRDefault="0053251C">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 xml:space="preserve">bit </w:t>
            </w:r>
            <w:r>
              <w:rPr>
                <w:rFonts w:cs="Times New Roman" w:hint="eastAsia"/>
                <w:sz w:val="22"/>
                <w:szCs w:val="22"/>
              </w:rPr>
              <w:t>5: TxPOWWARN(Output power warning active)</w:t>
            </w:r>
          </w:p>
          <w:p w:rsidR="0053251C" w:rsidRDefault="0053251C">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 xml:space="preserve">bit </w:t>
            </w:r>
            <w:r>
              <w:rPr>
                <w:rFonts w:cs="Times New Roman" w:hint="eastAsia"/>
                <w:sz w:val="22"/>
                <w:szCs w:val="22"/>
              </w:rPr>
              <w:t xml:space="preserve">4: </w:t>
            </w:r>
            <w:r>
              <w:rPr>
                <w:rFonts w:cs="Times New Roman"/>
                <w:sz w:val="22"/>
                <w:szCs w:val="22"/>
              </w:rPr>
              <w:t>RxPOW</w:t>
            </w:r>
            <w:r>
              <w:rPr>
                <w:rFonts w:cs="Times New Roman" w:hint="eastAsia"/>
                <w:sz w:val="22"/>
                <w:szCs w:val="22"/>
              </w:rPr>
              <w:t>WARN</w:t>
            </w:r>
            <w:r>
              <w:rPr>
                <w:rFonts w:cs="Times New Roman"/>
                <w:sz w:val="22"/>
                <w:szCs w:val="22"/>
              </w:rPr>
              <w:t xml:space="preserve"> (</w:t>
            </w:r>
            <w:r>
              <w:rPr>
                <w:rFonts w:cs="Times New Roman" w:hint="eastAsia"/>
                <w:sz w:val="22"/>
                <w:szCs w:val="22"/>
              </w:rPr>
              <w:t>Rx</w:t>
            </w:r>
            <w:r>
              <w:rPr>
                <w:rFonts w:cs="Times New Roman"/>
                <w:sz w:val="22"/>
                <w:szCs w:val="22"/>
              </w:rPr>
              <w:t xml:space="preserve"> input power </w:t>
            </w:r>
            <w:r>
              <w:rPr>
                <w:rFonts w:cs="Times New Roman" w:hint="eastAsia"/>
                <w:sz w:val="22"/>
                <w:szCs w:val="22"/>
              </w:rPr>
              <w:t>warning</w:t>
            </w:r>
            <w:r>
              <w:rPr>
                <w:rFonts w:cs="Times New Roman"/>
                <w:sz w:val="22"/>
                <w:szCs w:val="22"/>
              </w:rPr>
              <w:t xml:space="preserve"> active)</w:t>
            </w:r>
          </w:p>
          <w:p w:rsidR="0053251C" w:rsidRDefault="0053251C">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 xml:space="preserve">bit </w:t>
            </w:r>
            <w:r>
              <w:rPr>
                <w:rFonts w:cs="Times New Roman" w:hint="eastAsia"/>
                <w:sz w:val="22"/>
                <w:szCs w:val="22"/>
              </w:rPr>
              <w:t>3: TempALM(Temperature alarm active)</w:t>
            </w:r>
          </w:p>
          <w:p w:rsidR="0053251C" w:rsidRDefault="0053251C">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 xml:space="preserve">bit </w:t>
            </w:r>
            <w:r>
              <w:rPr>
                <w:rFonts w:cs="Times New Roman" w:hint="eastAsia"/>
                <w:sz w:val="22"/>
                <w:szCs w:val="22"/>
              </w:rPr>
              <w:t>2: TxBIASALM(Output bias current alarm active)</w:t>
            </w:r>
          </w:p>
          <w:p w:rsidR="0053251C" w:rsidRDefault="0053251C">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 xml:space="preserve">bit </w:t>
            </w:r>
            <w:r>
              <w:rPr>
                <w:rFonts w:cs="Times New Roman" w:hint="eastAsia"/>
                <w:sz w:val="22"/>
                <w:szCs w:val="22"/>
              </w:rPr>
              <w:t>1: TxPOWALM(Output power alarm active)</w:t>
            </w:r>
          </w:p>
          <w:p w:rsidR="0053251C" w:rsidRDefault="0053251C">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 xml:space="preserve">bit </w:t>
            </w:r>
            <w:r>
              <w:rPr>
                <w:rFonts w:cs="Times New Roman" w:hint="eastAsia"/>
                <w:sz w:val="22"/>
                <w:szCs w:val="22"/>
              </w:rPr>
              <w:t xml:space="preserve">0: </w:t>
            </w:r>
            <w:r>
              <w:rPr>
                <w:rFonts w:cs="Times New Roman"/>
                <w:sz w:val="22"/>
                <w:szCs w:val="22"/>
              </w:rPr>
              <w:t>RxPOWALM (</w:t>
            </w:r>
            <w:r>
              <w:rPr>
                <w:rFonts w:cs="Times New Roman" w:hint="eastAsia"/>
                <w:sz w:val="22"/>
                <w:szCs w:val="22"/>
              </w:rPr>
              <w:t>Rx</w:t>
            </w:r>
            <w:r>
              <w:rPr>
                <w:rFonts w:cs="Times New Roman"/>
                <w:sz w:val="22"/>
                <w:szCs w:val="22"/>
              </w:rPr>
              <w:t xml:space="preserve"> input power alarm active)</w:t>
            </w:r>
          </w:p>
          <w:p w:rsidR="0053251C" w:rsidRDefault="0053251C">
            <w:pPr>
              <w:widowControl w:val="0"/>
              <w:autoSpaceDE w:val="0"/>
              <w:autoSpaceDN w:val="0"/>
              <w:adjustRightInd w:val="0"/>
              <w:spacing w:line="0" w:lineRule="atLeast"/>
              <w:rPr>
                <w:rFonts w:cs="Times New Roman"/>
                <w:sz w:val="22"/>
                <w:szCs w:val="22"/>
              </w:rPr>
            </w:pPr>
            <w:r>
              <w:rPr>
                <w:rFonts w:cs="Times New Roman" w:hint="eastAsia"/>
                <w:sz w:val="22"/>
                <w:szCs w:val="22"/>
              </w:rPr>
              <w:t>Byte1:</w:t>
            </w:r>
          </w:p>
          <w:p w:rsidR="0053251C" w:rsidRDefault="0053251C">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 b</w:t>
            </w:r>
            <w:r>
              <w:rPr>
                <w:rFonts w:cs="Times New Roman"/>
                <w:sz w:val="22"/>
                <w:szCs w:val="22"/>
              </w:rPr>
              <w:t>it</w:t>
            </w:r>
            <w:r>
              <w:rPr>
                <w:rFonts w:cs="Times New Roman" w:hint="eastAsia"/>
                <w:sz w:val="22"/>
                <w:szCs w:val="22"/>
              </w:rPr>
              <w:t xml:space="preserve"> </w:t>
            </w:r>
            <w:r>
              <w:rPr>
                <w:rFonts w:cs="Times New Roman"/>
                <w:sz w:val="22"/>
                <w:szCs w:val="22"/>
              </w:rPr>
              <w:t>7-</w:t>
            </w:r>
            <w:r>
              <w:rPr>
                <w:rFonts w:cs="Times New Roman" w:hint="eastAsia"/>
                <w:sz w:val="22"/>
                <w:szCs w:val="22"/>
              </w:rPr>
              <w:t>1:</w:t>
            </w:r>
            <w:r>
              <w:rPr>
                <w:rFonts w:cs="Times New Roman"/>
                <w:sz w:val="22"/>
                <w:szCs w:val="22"/>
              </w:rPr>
              <w:t xml:space="preserve"> Reserved (</w:t>
            </w:r>
            <w:r>
              <w:rPr>
                <w:rFonts w:cs="Times New Roman" w:hint="eastAsia"/>
                <w:sz w:val="22"/>
                <w:szCs w:val="22"/>
              </w:rPr>
              <w:t>undefined</w:t>
            </w:r>
            <w:r>
              <w:rPr>
                <w:rFonts w:cs="Times New Roman"/>
                <w:sz w:val="22"/>
                <w:szCs w:val="22"/>
              </w:rPr>
              <w:t>)</w:t>
            </w:r>
          </w:p>
          <w:p w:rsidR="0053251C" w:rsidRDefault="0053251C">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0</w:t>
            </w:r>
            <w:r>
              <w:rPr>
                <w:rFonts w:cs="Times New Roman" w:hint="eastAsia"/>
                <w:sz w:val="22"/>
                <w:szCs w:val="22"/>
              </w:rPr>
              <w:t>:</w:t>
            </w:r>
            <w:r>
              <w:rPr>
                <w:rFonts w:cs="Times New Roman"/>
                <w:sz w:val="22"/>
                <w:szCs w:val="22"/>
              </w:rPr>
              <w:t xml:space="preserve"> </w:t>
            </w:r>
            <w:r>
              <w:rPr>
                <w:rFonts w:cs="Times New Roman" w:hint="eastAsia"/>
                <w:sz w:val="22"/>
                <w:szCs w:val="22"/>
              </w:rPr>
              <w:t>I2C Access Error</w:t>
            </w:r>
          </w:p>
          <w:p w:rsidR="0053251C" w:rsidRDefault="0053251C">
            <w:pPr>
              <w:spacing w:line="0" w:lineRule="atLeast"/>
              <w:ind w:right="1020"/>
              <w:rPr>
                <w:rFonts w:cs="Times New Roman"/>
                <w:sz w:val="22"/>
                <w:szCs w:val="22"/>
              </w:rPr>
            </w:pPr>
            <w:r>
              <w:rPr>
                <w:rFonts w:hint="eastAsia"/>
                <w:sz w:val="22"/>
                <w:szCs w:val="22"/>
              </w:rPr>
              <w:t>Byte2-7:</w:t>
            </w:r>
            <w:r>
              <w:rPr>
                <w:rFonts w:cs="Times New Roman"/>
                <w:sz w:val="22"/>
                <w:szCs w:val="22"/>
              </w:rPr>
              <w:t xml:space="preserve"> Reserved (</w:t>
            </w:r>
            <w:r>
              <w:rPr>
                <w:rFonts w:cs="Times New Roman" w:hint="eastAsia"/>
                <w:sz w:val="22"/>
                <w:szCs w:val="22"/>
              </w:rPr>
              <w:t>undefined</w:t>
            </w:r>
            <w:r>
              <w:rPr>
                <w:rFonts w:cs="Times New Roman"/>
                <w:sz w:val="22"/>
                <w:szCs w:val="22"/>
              </w:rPr>
              <w:t>)</w:t>
            </w:r>
          </w:p>
        </w:tc>
      </w:tr>
      <w:tr w:rsidR="0053251C" w:rsidTr="000B41A5">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8371" w:author="t_竹沢 公佑" w:date="2020-08-13T09:28: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2343"/>
          <w:trPrChange w:id="8372" w:author="t_竹沢 公佑" w:date="2020-08-13T09:28:00Z">
            <w:trPr>
              <w:trHeight w:val="4282"/>
            </w:trPr>
          </w:trPrChange>
        </w:trPr>
        <w:tc>
          <w:tcPr>
            <w:tcW w:w="1172" w:type="dxa"/>
            <w:vMerge/>
            <w:tcPrChange w:id="8373" w:author="t_竹沢 公佑" w:date="2020-08-13T09:28:00Z">
              <w:tcPr>
                <w:tcW w:w="1172" w:type="dxa"/>
                <w:vMerge/>
              </w:tcPr>
            </w:tcPrChange>
          </w:tcPr>
          <w:p w:rsidR="0053251C" w:rsidRPr="00AA1052" w:rsidRDefault="0053251C" w:rsidP="00DA07A4">
            <w:pPr>
              <w:pStyle w:val="afa"/>
              <w:rPr>
                <w:sz w:val="22"/>
                <w:szCs w:val="22"/>
              </w:rPr>
            </w:pPr>
          </w:p>
        </w:tc>
        <w:tc>
          <w:tcPr>
            <w:tcW w:w="1173" w:type="dxa"/>
            <w:tcPrChange w:id="8374" w:author="t_竹沢 公佑" w:date="2020-08-13T09:28:00Z">
              <w:tcPr>
                <w:tcW w:w="1173" w:type="dxa"/>
              </w:tcPr>
            </w:tcPrChange>
          </w:tcPr>
          <w:p w:rsidR="0053251C" w:rsidRPr="000B41A5" w:rsidRDefault="00202C26" w:rsidP="00DA07A4">
            <w:pPr>
              <w:pStyle w:val="afa"/>
              <w:rPr>
                <w:sz w:val="22"/>
                <w:szCs w:val="22"/>
              </w:rPr>
            </w:pPr>
            <w:ins w:id="8375" w:author="t_竹沢 公佑" w:date="2020-08-20T10:17:00Z">
              <w:r>
                <w:rPr>
                  <w:rFonts w:hint="eastAsia"/>
                  <w:sz w:val="22"/>
                  <w:szCs w:val="22"/>
                </w:rPr>
                <w:t>Category</w:t>
              </w:r>
            </w:ins>
          </w:p>
        </w:tc>
        <w:tc>
          <w:tcPr>
            <w:tcW w:w="7544" w:type="dxa"/>
            <w:gridSpan w:val="3"/>
            <w:tcPrChange w:id="8376" w:author="t_竹沢 公佑" w:date="2020-08-13T09:28:00Z">
              <w:tcPr>
                <w:tcW w:w="7544" w:type="dxa"/>
                <w:gridSpan w:val="3"/>
              </w:tcPr>
            </w:tcPrChange>
          </w:tcPr>
          <w:p w:rsidR="0053251C" w:rsidRDefault="0053251C" w:rsidP="0053251C">
            <w:pPr>
              <w:spacing w:line="0" w:lineRule="atLeast"/>
              <w:ind w:right="-108"/>
              <w:rPr>
                <w:ins w:id="8377" w:author="t_竹沢 公佑" w:date="2020-08-12T14:54:00Z"/>
                <w:sz w:val="22"/>
                <w:szCs w:val="22"/>
              </w:rPr>
            </w:pPr>
            <w:ins w:id="8378" w:author="t_竹沢 公佑" w:date="2020-08-12T14:54:00Z">
              <w:r>
                <w:rPr>
                  <w:rFonts w:hint="eastAsia"/>
                  <w:sz w:val="22"/>
                  <w:szCs w:val="22"/>
                </w:rPr>
                <w:t>■Warning</w:t>
              </w:r>
            </w:ins>
          </w:p>
          <w:p w:rsidR="0053251C" w:rsidRDefault="0053251C">
            <w:pPr>
              <w:spacing w:line="0" w:lineRule="atLeast"/>
              <w:ind w:right="-108" w:firstLineChars="50" w:firstLine="110"/>
              <w:rPr>
                <w:ins w:id="8379" w:author="t_竹沢 公佑" w:date="2020-08-12T14:56:00Z"/>
                <w:sz w:val="22"/>
                <w:szCs w:val="22"/>
              </w:rPr>
              <w:pPrChange w:id="8380" w:author="t_竹沢 公佑" w:date="2020-08-20T09:35:00Z">
                <w:pPr>
                  <w:spacing w:line="0" w:lineRule="atLeast"/>
                  <w:ind w:right="1020"/>
                </w:pPr>
              </w:pPrChange>
            </w:pPr>
            <w:ins w:id="8381" w:author="t_竹沢 公佑" w:date="2020-08-12T14:54:00Z">
              <w:r w:rsidRPr="00F97EB2">
                <w:rPr>
                  <w:sz w:val="22"/>
                  <w:szCs w:val="22"/>
                </w:rPr>
                <w:t>TempWARN</w:t>
              </w:r>
            </w:ins>
            <w:ins w:id="8382" w:author="t_竹沢 公佑" w:date="2020-08-12T14:55:00Z">
              <w:r>
                <w:rPr>
                  <w:rFonts w:hint="eastAsia"/>
                  <w:sz w:val="22"/>
                  <w:szCs w:val="22"/>
                </w:rPr>
                <w:t xml:space="preserve">, </w:t>
              </w:r>
            </w:ins>
            <w:ins w:id="8383" w:author="t_竹沢 公佑" w:date="2020-08-12T14:54:00Z">
              <w:r w:rsidRPr="00F97EB2">
                <w:rPr>
                  <w:sz w:val="22"/>
                  <w:szCs w:val="22"/>
                </w:rPr>
                <w:t>TxBIASWARN</w:t>
              </w:r>
            </w:ins>
            <w:ins w:id="8384" w:author="t_竹沢 公佑" w:date="2020-08-12T14:55:00Z">
              <w:r>
                <w:rPr>
                  <w:rFonts w:hint="eastAsia"/>
                  <w:sz w:val="22"/>
                  <w:szCs w:val="22"/>
                </w:rPr>
                <w:t xml:space="preserve">, </w:t>
              </w:r>
            </w:ins>
            <w:ins w:id="8385" w:author="t_竹沢 公佑" w:date="2020-08-12T14:54:00Z">
              <w:r w:rsidRPr="00F97EB2">
                <w:rPr>
                  <w:sz w:val="22"/>
                  <w:szCs w:val="22"/>
                </w:rPr>
                <w:t>TxPOWWARN</w:t>
              </w:r>
            </w:ins>
            <w:ins w:id="8386" w:author="t_竹沢 公佑" w:date="2020-08-12T14:56:00Z">
              <w:r>
                <w:rPr>
                  <w:rFonts w:hint="eastAsia"/>
                  <w:sz w:val="22"/>
                  <w:szCs w:val="22"/>
                </w:rPr>
                <w:t xml:space="preserve">, </w:t>
              </w:r>
            </w:ins>
            <w:ins w:id="8387" w:author="t_竹沢 公佑" w:date="2020-08-12T14:54:00Z">
              <w:r w:rsidRPr="00F97EB2">
                <w:rPr>
                  <w:sz w:val="22"/>
                  <w:szCs w:val="22"/>
                </w:rPr>
                <w:t>RxPOWWARN</w:t>
              </w:r>
            </w:ins>
          </w:p>
          <w:p w:rsidR="0053251C" w:rsidRDefault="0053251C">
            <w:pPr>
              <w:spacing w:line="0" w:lineRule="atLeast"/>
              <w:ind w:leftChars="100" w:left="240" w:right="-108"/>
              <w:rPr>
                <w:ins w:id="8388" w:author="t_竹沢 公佑" w:date="2020-08-12T14:56:00Z"/>
                <w:sz w:val="22"/>
                <w:szCs w:val="22"/>
              </w:rPr>
              <w:pPrChange w:id="8389" w:author="t_竹沢 公佑" w:date="2020-08-20T09:35:00Z">
                <w:pPr>
                  <w:spacing w:line="0" w:lineRule="atLeast"/>
                  <w:ind w:right="-108"/>
                </w:pPr>
              </w:pPrChange>
            </w:pPr>
            <w:ins w:id="8390" w:author="t_竹沢 公佑" w:date="2020-08-12T14:56:00Z">
              <w:r>
                <w:rPr>
                  <w:rFonts w:hint="eastAsia"/>
                  <w:sz w:val="22"/>
                  <w:szCs w:val="22"/>
                </w:rPr>
                <w:t xml:space="preserve">In general, these monitoring items are </w:t>
              </w:r>
            </w:ins>
            <w:ins w:id="8391" w:author="t_竹沢 公佑" w:date="2020-08-20T09:43:00Z">
              <w:r w:rsidR="00B71D0E">
                <w:rPr>
                  <w:rFonts w:hint="eastAsia"/>
                  <w:sz w:val="22"/>
                  <w:szCs w:val="22"/>
                </w:rPr>
                <w:t xml:space="preserve">hardware </w:t>
              </w:r>
            </w:ins>
            <w:ins w:id="8392" w:author="t_竹沢 公佑" w:date="2020-08-12T14:56:00Z">
              <w:r>
                <w:rPr>
                  <w:rFonts w:hint="eastAsia"/>
                  <w:sz w:val="22"/>
                  <w:szCs w:val="22"/>
                </w:rPr>
                <w:t>warning signal of SFP+ module. Please confirm SFP+ module status. Device driver just read</w:t>
              </w:r>
            </w:ins>
            <w:ins w:id="8393" w:author="t_竹沢 公佑" w:date="2020-08-12T14:58:00Z">
              <w:r>
                <w:rPr>
                  <w:rFonts w:hint="eastAsia"/>
                  <w:sz w:val="22"/>
                  <w:szCs w:val="22"/>
                </w:rPr>
                <w:t>s</w:t>
              </w:r>
            </w:ins>
            <w:ins w:id="8394" w:author="t_竹沢 公佑" w:date="2020-08-12T14:56:00Z">
              <w:r>
                <w:rPr>
                  <w:rFonts w:hint="eastAsia"/>
                  <w:sz w:val="22"/>
                  <w:szCs w:val="22"/>
                </w:rPr>
                <w:t xml:space="preserve"> status registers in the SFP+ module. For the detail, please see SFP+ module datasheet or ask SFP+ module vendor.</w:t>
              </w:r>
            </w:ins>
          </w:p>
          <w:p w:rsidR="0053251C" w:rsidRDefault="0053251C">
            <w:pPr>
              <w:spacing w:line="0" w:lineRule="atLeast"/>
              <w:ind w:right="1020"/>
              <w:rPr>
                <w:ins w:id="8395" w:author="t_竹沢 公佑" w:date="2020-08-12T14:55:00Z"/>
                <w:sz w:val="22"/>
                <w:szCs w:val="22"/>
              </w:rPr>
            </w:pPr>
          </w:p>
          <w:p w:rsidR="0053251C" w:rsidRDefault="0053251C" w:rsidP="0053251C">
            <w:pPr>
              <w:spacing w:line="0" w:lineRule="atLeast"/>
              <w:ind w:right="-108"/>
              <w:rPr>
                <w:ins w:id="8396" w:author="t_竹沢 公佑" w:date="2020-08-12T14:55:00Z"/>
                <w:sz w:val="22"/>
                <w:szCs w:val="22"/>
              </w:rPr>
            </w:pPr>
            <w:ins w:id="8397" w:author="t_竹沢 公佑" w:date="2020-08-12T14:55:00Z">
              <w:r>
                <w:rPr>
                  <w:rFonts w:hint="eastAsia"/>
                  <w:sz w:val="22"/>
                  <w:szCs w:val="22"/>
                </w:rPr>
                <w:t>■Fatal</w:t>
              </w:r>
            </w:ins>
          </w:p>
          <w:p w:rsidR="0053251C" w:rsidRDefault="0053251C">
            <w:pPr>
              <w:spacing w:line="0" w:lineRule="atLeast"/>
              <w:ind w:right="-108" w:firstLineChars="50" w:firstLine="110"/>
              <w:rPr>
                <w:ins w:id="8398" w:author="t_竹沢 公佑" w:date="2020-08-12T14:56:00Z"/>
                <w:sz w:val="22"/>
                <w:szCs w:val="22"/>
              </w:rPr>
              <w:pPrChange w:id="8399" w:author="t_竹沢 公佑" w:date="2020-08-20T09:35:00Z">
                <w:pPr>
                  <w:spacing w:line="0" w:lineRule="atLeast"/>
                  <w:ind w:right="1020"/>
                </w:pPr>
              </w:pPrChange>
            </w:pPr>
            <w:ins w:id="8400" w:author="t_竹沢 公佑" w:date="2020-08-12T14:55:00Z">
              <w:r>
                <w:rPr>
                  <w:sz w:val="22"/>
                  <w:szCs w:val="22"/>
                </w:rPr>
                <w:t>TempALM</w:t>
              </w:r>
              <w:r>
                <w:rPr>
                  <w:rFonts w:hint="eastAsia"/>
                  <w:sz w:val="22"/>
                  <w:szCs w:val="22"/>
                </w:rPr>
                <w:t xml:space="preserve">, </w:t>
              </w:r>
              <w:r w:rsidRPr="00F97EB2">
                <w:rPr>
                  <w:sz w:val="22"/>
                  <w:szCs w:val="22"/>
                </w:rPr>
                <w:t>TxBIASALM</w:t>
              </w:r>
              <w:r>
                <w:rPr>
                  <w:rFonts w:hint="eastAsia"/>
                  <w:sz w:val="22"/>
                  <w:szCs w:val="22"/>
                </w:rPr>
                <w:t xml:space="preserve">, </w:t>
              </w:r>
              <w:r w:rsidRPr="00F97EB2">
                <w:rPr>
                  <w:sz w:val="22"/>
                  <w:szCs w:val="22"/>
                </w:rPr>
                <w:t>TxPOWALM</w:t>
              </w:r>
              <w:r>
                <w:rPr>
                  <w:rFonts w:hint="eastAsia"/>
                  <w:sz w:val="22"/>
                  <w:szCs w:val="22"/>
                </w:rPr>
                <w:t xml:space="preserve">, </w:t>
              </w:r>
              <w:r w:rsidRPr="00F97EB2">
                <w:rPr>
                  <w:sz w:val="22"/>
                  <w:szCs w:val="22"/>
                </w:rPr>
                <w:t>RxPOWALM</w:t>
              </w:r>
            </w:ins>
          </w:p>
          <w:p w:rsidR="0053251C" w:rsidRDefault="0053251C">
            <w:pPr>
              <w:spacing w:line="0" w:lineRule="atLeast"/>
              <w:ind w:left="220" w:right="-108" w:hangingChars="100" w:hanging="220"/>
              <w:rPr>
                <w:ins w:id="8401" w:author="t_竹沢 公佑" w:date="2020-08-12T14:57:00Z"/>
                <w:sz w:val="22"/>
                <w:szCs w:val="22"/>
              </w:rPr>
              <w:pPrChange w:id="8402" w:author="t_竹沢 公佑" w:date="2020-08-20T09:35:00Z">
                <w:pPr>
                  <w:spacing w:line="0" w:lineRule="atLeast"/>
                  <w:ind w:right="-108"/>
                </w:pPr>
              </w:pPrChange>
            </w:pPr>
            <w:ins w:id="8403" w:author="t_竹沢 公佑" w:date="2020-08-12T14:56:00Z">
              <w:r>
                <w:rPr>
                  <w:rFonts w:hint="eastAsia"/>
                  <w:sz w:val="22"/>
                  <w:szCs w:val="22"/>
                </w:rPr>
                <w:t xml:space="preserve"> </w:t>
              </w:r>
            </w:ins>
            <w:ins w:id="8404" w:author="t_竹沢 公佑" w:date="2020-08-20T09:35:00Z">
              <w:r w:rsidR="00B71D0E">
                <w:rPr>
                  <w:rFonts w:hint="eastAsia"/>
                  <w:sz w:val="22"/>
                  <w:szCs w:val="22"/>
                </w:rPr>
                <w:t xml:space="preserve"> </w:t>
              </w:r>
            </w:ins>
            <w:ins w:id="8405" w:author="t_竹沢 公佑" w:date="2020-08-12T14:57:00Z">
              <w:r>
                <w:rPr>
                  <w:rFonts w:hint="eastAsia"/>
                  <w:sz w:val="22"/>
                  <w:szCs w:val="22"/>
                </w:rPr>
                <w:t xml:space="preserve">In general, these monitoring items may cause a hardware damage of SFP+ module. Please </w:t>
              </w:r>
              <w:r>
                <w:rPr>
                  <w:sz w:val="22"/>
                  <w:szCs w:val="22"/>
                </w:rPr>
                <w:t>confirm</w:t>
              </w:r>
              <w:r>
                <w:rPr>
                  <w:rFonts w:hint="eastAsia"/>
                  <w:sz w:val="22"/>
                  <w:szCs w:val="22"/>
                </w:rPr>
                <w:t xml:space="preserve"> SFP+ module status. Device driver just reads status registers in the SFP+ module. For the detail, please see SFP+ module datasheet or ask SFP+ module vendor.</w:t>
              </w:r>
            </w:ins>
          </w:p>
          <w:p w:rsidR="000B41A5" w:rsidRDefault="000B41A5">
            <w:pPr>
              <w:spacing w:line="0" w:lineRule="atLeast"/>
              <w:ind w:right="1020"/>
              <w:rPr>
                <w:ins w:id="8406" w:author="t_竹沢 公佑" w:date="2020-08-20T09:35:00Z"/>
                <w:sz w:val="22"/>
                <w:szCs w:val="22"/>
              </w:rPr>
            </w:pPr>
          </w:p>
          <w:p w:rsidR="00B71D0E" w:rsidRDefault="00B71D0E">
            <w:pPr>
              <w:spacing w:line="0" w:lineRule="atLeast"/>
              <w:ind w:right="1020"/>
              <w:rPr>
                <w:ins w:id="8407" w:author="t_竹沢 公佑" w:date="2020-08-20T09:35:00Z"/>
                <w:sz w:val="22"/>
                <w:szCs w:val="22"/>
              </w:rPr>
            </w:pPr>
          </w:p>
          <w:p w:rsidR="00B71D0E" w:rsidRDefault="00B71D0E">
            <w:pPr>
              <w:spacing w:line="0" w:lineRule="atLeast"/>
              <w:ind w:right="1020"/>
              <w:rPr>
                <w:ins w:id="8408" w:author="t_竹沢 公佑" w:date="2020-08-20T09:35:00Z"/>
                <w:sz w:val="22"/>
                <w:szCs w:val="22"/>
              </w:rPr>
            </w:pPr>
          </w:p>
          <w:p w:rsidR="00B71D0E" w:rsidRDefault="00B71D0E">
            <w:pPr>
              <w:spacing w:line="0" w:lineRule="atLeast"/>
              <w:ind w:right="1020"/>
              <w:rPr>
                <w:ins w:id="8409" w:author="t_竹沢 公佑" w:date="2020-08-20T09:35:00Z"/>
                <w:sz w:val="22"/>
                <w:szCs w:val="22"/>
              </w:rPr>
            </w:pPr>
          </w:p>
          <w:p w:rsidR="00B71D0E" w:rsidRPr="000B41A5" w:rsidRDefault="00B71D0E">
            <w:pPr>
              <w:spacing w:line="0" w:lineRule="atLeast"/>
              <w:ind w:right="1020"/>
              <w:rPr>
                <w:ins w:id="8410" w:author="t_竹沢 公佑" w:date="2020-08-12T14:56:00Z"/>
                <w:sz w:val="22"/>
                <w:szCs w:val="22"/>
              </w:rPr>
            </w:pPr>
          </w:p>
          <w:p w:rsidR="0053251C" w:rsidRDefault="0053251C" w:rsidP="0053251C">
            <w:pPr>
              <w:spacing w:line="0" w:lineRule="atLeast"/>
              <w:ind w:right="-108"/>
              <w:rPr>
                <w:ins w:id="8411" w:author="t_竹沢 公佑" w:date="2020-08-12T14:55:00Z"/>
                <w:sz w:val="22"/>
                <w:szCs w:val="22"/>
              </w:rPr>
            </w:pPr>
            <w:ins w:id="8412" w:author="t_竹沢 公佑" w:date="2020-08-12T14:55:00Z">
              <w:r>
                <w:rPr>
                  <w:rFonts w:hint="eastAsia"/>
                  <w:sz w:val="22"/>
                  <w:szCs w:val="22"/>
                </w:rPr>
                <w:lastRenderedPageBreak/>
                <w:t>■Fatal/Info</w:t>
              </w:r>
            </w:ins>
          </w:p>
          <w:p w:rsidR="000B41A5" w:rsidRPr="000B41A5" w:rsidRDefault="0053251C">
            <w:pPr>
              <w:spacing w:line="0" w:lineRule="atLeast"/>
              <w:ind w:right="-108" w:firstLineChars="50" w:firstLine="110"/>
              <w:rPr>
                <w:ins w:id="8413" w:author="t_竹沢 公佑" w:date="2020-08-12T14:55:00Z"/>
                <w:rFonts w:cs="Times New Roman"/>
                <w:sz w:val="22"/>
                <w:szCs w:val="22"/>
              </w:rPr>
              <w:pPrChange w:id="8414" w:author="t_竹沢 公佑" w:date="2020-08-20T09:36:00Z">
                <w:pPr>
                  <w:spacing w:line="0" w:lineRule="atLeast"/>
                  <w:ind w:right="1020"/>
                </w:pPr>
              </w:pPrChange>
            </w:pPr>
            <w:ins w:id="8415" w:author="t_竹沢 公佑" w:date="2020-08-12T14:55:00Z">
              <w:r>
                <w:rPr>
                  <w:rFonts w:cs="Times New Roman" w:hint="eastAsia"/>
                  <w:sz w:val="22"/>
                  <w:szCs w:val="22"/>
                </w:rPr>
                <w:t>I2C Access Error</w:t>
              </w:r>
            </w:ins>
          </w:p>
          <w:p w:rsidR="0053251C" w:rsidRPr="008906A4" w:rsidRDefault="0053251C">
            <w:pPr>
              <w:spacing w:line="0" w:lineRule="atLeast"/>
              <w:ind w:right="-108" w:firstLineChars="100" w:firstLine="220"/>
              <w:rPr>
                <w:ins w:id="8416" w:author="t_竹沢 公佑" w:date="2020-08-12T14:56:00Z"/>
                <w:sz w:val="22"/>
                <w:szCs w:val="22"/>
              </w:rPr>
              <w:pPrChange w:id="8417" w:author="t_竹沢 公佑" w:date="2020-08-20T09:36:00Z">
                <w:pPr>
                  <w:spacing w:line="0" w:lineRule="atLeast"/>
                  <w:ind w:right="-108"/>
                </w:pPr>
              </w:pPrChange>
            </w:pPr>
            <w:ins w:id="8418" w:author="t_竹沢 公佑" w:date="2020-08-12T14:56:00Z">
              <w:r>
                <w:rPr>
                  <w:rFonts w:hint="eastAsia"/>
                  <w:sz w:val="22"/>
                  <w:szCs w:val="22"/>
                </w:rPr>
                <w:t>Fatal:</w:t>
              </w:r>
            </w:ins>
          </w:p>
          <w:p w:rsidR="0053251C" w:rsidRDefault="0053251C">
            <w:pPr>
              <w:spacing w:line="0" w:lineRule="atLeast"/>
              <w:ind w:right="-108" w:firstLineChars="150" w:firstLine="330"/>
              <w:rPr>
                <w:ins w:id="8419" w:author="t_竹沢 公佑" w:date="2020-08-12T14:56:00Z"/>
                <w:sz w:val="22"/>
                <w:szCs w:val="22"/>
              </w:rPr>
              <w:pPrChange w:id="8420" w:author="t_竹沢 公佑" w:date="2020-08-20T09:36:00Z">
                <w:pPr>
                  <w:spacing w:line="0" w:lineRule="atLeast"/>
                  <w:ind w:right="-108" w:firstLineChars="50" w:firstLine="110"/>
                </w:pPr>
              </w:pPrChange>
            </w:pPr>
            <w:ins w:id="8421" w:author="t_竹沢 公佑" w:date="2020-08-12T14:56:00Z">
              <w:r>
                <w:rPr>
                  <w:rFonts w:hint="eastAsia"/>
                  <w:sz w:val="22"/>
                  <w:szCs w:val="22"/>
                </w:rPr>
                <w:t>Device driver (DRXP) fails to access internal registers in the SFP+ module</w:t>
              </w:r>
            </w:ins>
            <w:ins w:id="8422" w:author="t_竹沢 公佑" w:date="2020-08-20T09:43:00Z">
              <w:r w:rsidR="00B71D0E">
                <w:rPr>
                  <w:rFonts w:hint="eastAsia"/>
                  <w:sz w:val="22"/>
                  <w:szCs w:val="22"/>
                </w:rPr>
                <w:t>.</w:t>
              </w:r>
            </w:ins>
          </w:p>
          <w:p w:rsidR="000B41A5" w:rsidRDefault="0053251C">
            <w:pPr>
              <w:spacing w:line="0" w:lineRule="atLeast"/>
              <w:ind w:leftChars="150" w:left="360" w:right="1020"/>
              <w:rPr>
                <w:ins w:id="8423" w:author="t_竹沢 公佑" w:date="2020-08-12T14:56:00Z"/>
                <w:sz w:val="22"/>
                <w:szCs w:val="22"/>
              </w:rPr>
              <w:pPrChange w:id="8424" w:author="t_竹沢 公佑" w:date="2020-08-20T09:36:00Z">
                <w:pPr>
                  <w:spacing w:line="0" w:lineRule="atLeast"/>
                  <w:ind w:leftChars="50" w:left="120" w:right="1020"/>
                </w:pPr>
              </w:pPrChange>
            </w:pPr>
            <w:ins w:id="8425" w:author="t_竹沢 公佑" w:date="2020-08-12T14:56:00Z">
              <w:r>
                <w:rPr>
                  <w:rFonts w:hint="eastAsia"/>
                  <w:sz w:val="22"/>
                  <w:szCs w:val="22"/>
                </w:rPr>
                <w:t xml:space="preserve">Even though SFP+ </w:t>
              </w:r>
              <w:r>
                <w:rPr>
                  <w:sz w:val="22"/>
                  <w:szCs w:val="22"/>
                </w:rPr>
                <w:t>module</w:t>
              </w:r>
              <w:r>
                <w:rPr>
                  <w:rFonts w:hint="eastAsia"/>
                  <w:sz w:val="22"/>
                  <w:szCs w:val="22"/>
                </w:rPr>
                <w:t xml:space="preserve"> is installed, DRXP fails to access. It may mean hardware error of SFP+ </w:t>
              </w:r>
              <w:r>
                <w:rPr>
                  <w:sz w:val="22"/>
                  <w:szCs w:val="22"/>
                </w:rPr>
                <w:t>module</w:t>
              </w:r>
            </w:ins>
            <w:ins w:id="8426" w:author="t_竹沢 公佑" w:date="2020-08-13T09:34:00Z">
              <w:r w:rsidR="000B41A5">
                <w:rPr>
                  <w:rFonts w:hint="eastAsia"/>
                  <w:sz w:val="22"/>
                  <w:szCs w:val="22"/>
                </w:rPr>
                <w:t xml:space="preserve"> or</w:t>
              </w:r>
            </w:ins>
            <w:ins w:id="8427" w:author="t_竹沢 公佑" w:date="2020-08-13T09:29:00Z">
              <w:r w:rsidR="000B41A5">
                <w:rPr>
                  <w:rFonts w:hint="eastAsia"/>
                  <w:sz w:val="22"/>
                  <w:szCs w:val="22"/>
                </w:rPr>
                <w:t xml:space="preserve"> </w:t>
              </w:r>
            </w:ins>
            <w:ins w:id="8428" w:author="t_竹沢 公佑" w:date="2020-08-12T14:56:00Z">
              <w:r>
                <w:rPr>
                  <w:rFonts w:hint="eastAsia"/>
                  <w:sz w:val="22"/>
                  <w:szCs w:val="22"/>
                </w:rPr>
                <w:t>DRXP</w:t>
              </w:r>
            </w:ins>
            <w:ins w:id="8429" w:author="t_竹沢 公佑" w:date="2020-08-13T09:33:00Z">
              <w:r w:rsidR="000B41A5">
                <w:rPr>
                  <w:rFonts w:hint="eastAsia"/>
                  <w:sz w:val="22"/>
                  <w:szCs w:val="22"/>
                </w:rPr>
                <w:t>.</w:t>
              </w:r>
            </w:ins>
            <w:ins w:id="8430" w:author="t_竹沢 公佑" w:date="2020-08-13T09:30:00Z">
              <w:r w:rsidR="000B41A5">
                <w:rPr>
                  <w:rFonts w:hint="eastAsia"/>
                  <w:sz w:val="22"/>
                  <w:szCs w:val="22"/>
                </w:rPr>
                <w:t xml:space="preserve"> </w:t>
              </w:r>
            </w:ins>
            <w:ins w:id="8431" w:author="t_竹沢 公佑" w:date="2020-08-13T09:34:00Z">
              <w:r w:rsidR="000B41A5">
                <w:rPr>
                  <w:rFonts w:hint="eastAsia"/>
                  <w:sz w:val="22"/>
                  <w:szCs w:val="22"/>
                </w:rPr>
                <w:t>Or, DRXP</w:t>
              </w:r>
            </w:ins>
            <w:ins w:id="8432" w:author="t_竹沢 公佑" w:date="2020-08-13T09:35:00Z">
              <w:r w:rsidR="000B41A5">
                <w:rPr>
                  <w:rFonts w:hint="eastAsia"/>
                  <w:sz w:val="22"/>
                  <w:szCs w:val="22"/>
                </w:rPr>
                <w:t xml:space="preserve"> just </w:t>
              </w:r>
            </w:ins>
            <w:ins w:id="8433" w:author="t_竹沢 公佑" w:date="2020-08-13T09:30:00Z">
              <w:r w:rsidR="000B41A5">
                <w:rPr>
                  <w:rFonts w:hint="eastAsia"/>
                  <w:sz w:val="22"/>
                  <w:szCs w:val="22"/>
                </w:rPr>
                <w:t>can</w:t>
              </w:r>
              <w:r w:rsidR="000B41A5">
                <w:rPr>
                  <w:sz w:val="22"/>
                  <w:szCs w:val="22"/>
                </w:rPr>
                <w:t>’</w:t>
              </w:r>
              <w:r w:rsidR="000B41A5">
                <w:rPr>
                  <w:rFonts w:hint="eastAsia"/>
                  <w:sz w:val="22"/>
                  <w:szCs w:val="22"/>
                </w:rPr>
                <w:t xml:space="preserve">t access </w:t>
              </w:r>
            </w:ins>
            <w:ins w:id="8434" w:author="t_竹沢 公佑" w:date="2020-08-13T09:31:00Z">
              <w:r w:rsidR="000B41A5">
                <w:rPr>
                  <w:rFonts w:hint="eastAsia"/>
                  <w:sz w:val="22"/>
                  <w:szCs w:val="22"/>
                </w:rPr>
                <w:t xml:space="preserve">currently </w:t>
              </w:r>
            </w:ins>
            <w:ins w:id="8435" w:author="t_竹沢 公佑" w:date="2020-08-13T09:30:00Z">
              <w:r w:rsidR="000B41A5">
                <w:rPr>
                  <w:rFonts w:hint="eastAsia"/>
                  <w:sz w:val="22"/>
                  <w:szCs w:val="22"/>
                </w:rPr>
                <w:t>installed SFP+ module</w:t>
              </w:r>
            </w:ins>
            <w:ins w:id="8436" w:author="t_竹沢 公佑" w:date="2020-08-12T14:56:00Z">
              <w:r>
                <w:rPr>
                  <w:rFonts w:hint="eastAsia"/>
                  <w:sz w:val="22"/>
                  <w:szCs w:val="22"/>
                </w:rPr>
                <w:t>.</w:t>
              </w:r>
            </w:ins>
            <w:ins w:id="8437" w:author="t_竹沢 公佑" w:date="2020-08-13T09:30:00Z">
              <w:r w:rsidR="000B41A5">
                <w:rPr>
                  <w:rFonts w:hint="eastAsia"/>
                  <w:sz w:val="22"/>
                  <w:szCs w:val="22"/>
                </w:rPr>
                <w:t xml:space="preserve"> DRXP is tested with </w:t>
              </w:r>
            </w:ins>
            <w:ins w:id="8438" w:author="t_竹沢 公佑" w:date="2020-08-13T09:31:00Z">
              <w:r w:rsidR="000B41A5">
                <w:rPr>
                  <w:rFonts w:hint="eastAsia"/>
                  <w:sz w:val="22"/>
                  <w:szCs w:val="22"/>
                  <w:lang w:val="en"/>
                </w:rPr>
                <w:t xml:space="preserve">Sumitomo electric </w:t>
              </w:r>
              <w:r w:rsidR="000B41A5">
                <w:rPr>
                  <w:sz w:val="22"/>
                  <w:szCs w:val="22"/>
                  <w:lang w:val="en"/>
                </w:rPr>
                <w:t>SPP5200ER-GL</w:t>
              </w:r>
              <w:r w:rsidR="000B41A5">
                <w:rPr>
                  <w:rFonts w:hint="eastAsia"/>
                  <w:sz w:val="22"/>
                  <w:szCs w:val="22"/>
                  <w:lang w:val="en"/>
                </w:rPr>
                <w:t xml:space="preserve">. </w:t>
              </w:r>
            </w:ins>
            <w:ins w:id="8439" w:author="t_竹沢 公佑" w:date="2020-08-13T09:32:00Z">
              <w:r w:rsidR="000B41A5">
                <w:rPr>
                  <w:rFonts w:hint="eastAsia"/>
                  <w:sz w:val="22"/>
                  <w:szCs w:val="22"/>
                  <w:lang w:val="en"/>
                </w:rPr>
                <w:t>If you use other vendor</w:t>
              </w:r>
              <w:r w:rsidR="000B41A5">
                <w:rPr>
                  <w:sz w:val="22"/>
                  <w:szCs w:val="22"/>
                  <w:lang w:val="en"/>
                </w:rPr>
                <w:t>’</w:t>
              </w:r>
              <w:r w:rsidR="000B41A5">
                <w:rPr>
                  <w:rFonts w:hint="eastAsia"/>
                  <w:sz w:val="22"/>
                  <w:szCs w:val="22"/>
                  <w:lang w:val="en"/>
                </w:rPr>
                <w:t>s module, it may not be abl</w:t>
              </w:r>
            </w:ins>
            <w:ins w:id="8440" w:author="t_竹沢 公佑" w:date="2020-08-13T09:33:00Z">
              <w:r w:rsidR="000B41A5">
                <w:rPr>
                  <w:rFonts w:hint="eastAsia"/>
                  <w:sz w:val="22"/>
                  <w:szCs w:val="22"/>
                  <w:lang w:val="en"/>
                </w:rPr>
                <w:t>e to access to SFP+ module register</w:t>
              </w:r>
            </w:ins>
            <w:ins w:id="8441" w:author="t_竹沢 公佑" w:date="2020-08-20T09:43:00Z">
              <w:r w:rsidR="00B71D0E">
                <w:rPr>
                  <w:rFonts w:hint="eastAsia"/>
                  <w:sz w:val="22"/>
                  <w:szCs w:val="22"/>
                  <w:lang w:val="en"/>
                </w:rPr>
                <w:t xml:space="preserve"> correctly</w:t>
              </w:r>
            </w:ins>
            <w:ins w:id="8442" w:author="t_竹沢 公佑" w:date="2020-08-13T09:33:00Z">
              <w:r w:rsidR="000B41A5">
                <w:rPr>
                  <w:rFonts w:hint="eastAsia"/>
                  <w:sz w:val="22"/>
                  <w:szCs w:val="22"/>
                  <w:lang w:val="en"/>
                </w:rPr>
                <w:t>.</w:t>
              </w:r>
            </w:ins>
          </w:p>
          <w:p w:rsidR="0053251C" w:rsidRDefault="0053251C">
            <w:pPr>
              <w:spacing w:line="0" w:lineRule="atLeast"/>
              <w:ind w:right="-108" w:firstLineChars="100" w:firstLine="220"/>
              <w:rPr>
                <w:ins w:id="8443" w:author="t_竹沢 公佑" w:date="2020-08-12T14:56:00Z"/>
                <w:sz w:val="22"/>
                <w:szCs w:val="22"/>
              </w:rPr>
              <w:pPrChange w:id="8444" w:author="t_竹沢 公佑" w:date="2020-08-20T09:36:00Z">
                <w:pPr>
                  <w:spacing w:line="0" w:lineRule="atLeast"/>
                  <w:ind w:right="-108"/>
                </w:pPr>
              </w:pPrChange>
            </w:pPr>
            <w:ins w:id="8445" w:author="t_竹沢 公佑" w:date="2020-08-12T14:56:00Z">
              <w:r>
                <w:rPr>
                  <w:rFonts w:hint="eastAsia"/>
                  <w:sz w:val="22"/>
                  <w:szCs w:val="22"/>
                </w:rPr>
                <w:t>Info:</w:t>
              </w:r>
            </w:ins>
          </w:p>
          <w:p w:rsidR="0053251C" w:rsidRDefault="0053251C">
            <w:pPr>
              <w:spacing w:line="0" w:lineRule="atLeast"/>
              <w:ind w:right="1020" w:firstLineChars="150" w:firstLine="330"/>
              <w:rPr>
                <w:ins w:id="8446" w:author="t_竹沢 公佑" w:date="2020-08-13T09:29:00Z"/>
                <w:sz w:val="22"/>
                <w:szCs w:val="22"/>
              </w:rPr>
              <w:pPrChange w:id="8447" w:author="t_竹沢 公佑" w:date="2020-08-20T09:36:00Z">
                <w:pPr>
                  <w:spacing w:line="0" w:lineRule="atLeast"/>
                  <w:ind w:right="1020"/>
                </w:pPr>
              </w:pPrChange>
            </w:pPr>
            <w:ins w:id="8448" w:author="t_竹沢 公佑" w:date="2020-08-12T14:56:00Z">
              <w:r>
                <w:rPr>
                  <w:rFonts w:hint="eastAsia"/>
                  <w:sz w:val="22"/>
                  <w:szCs w:val="22"/>
                </w:rPr>
                <w:t>T</w:t>
              </w:r>
              <w:r>
                <w:rPr>
                  <w:sz w:val="22"/>
                  <w:szCs w:val="22"/>
                </w:rPr>
                <w:t>h</w:t>
              </w:r>
              <w:r>
                <w:rPr>
                  <w:rFonts w:hint="eastAsia"/>
                  <w:sz w:val="22"/>
                  <w:szCs w:val="22"/>
                </w:rPr>
                <w:t>e SFP+ module isn</w:t>
              </w:r>
              <w:r>
                <w:rPr>
                  <w:sz w:val="22"/>
                  <w:szCs w:val="22"/>
                </w:rPr>
                <w:t>’</w:t>
              </w:r>
              <w:r>
                <w:rPr>
                  <w:rFonts w:hint="eastAsia"/>
                  <w:sz w:val="22"/>
                  <w:szCs w:val="22"/>
                </w:rPr>
                <w:t>t installed.</w:t>
              </w:r>
            </w:ins>
          </w:p>
          <w:p w:rsidR="000B41A5" w:rsidRPr="00B71D0E" w:rsidRDefault="000B41A5">
            <w:pPr>
              <w:spacing w:line="0" w:lineRule="atLeast"/>
              <w:ind w:right="1020"/>
              <w:rPr>
                <w:sz w:val="22"/>
                <w:szCs w:val="22"/>
              </w:rPr>
            </w:pPr>
          </w:p>
        </w:tc>
      </w:tr>
      <w:tr w:rsidR="00DA07A4">
        <w:tc>
          <w:tcPr>
            <w:tcW w:w="2345" w:type="dxa"/>
            <w:gridSpan w:val="2"/>
          </w:tcPr>
          <w:p w:rsidR="00DA07A4" w:rsidRDefault="00DA07A4">
            <w:pPr>
              <w:spacing w:line="0" w:lineRule="atLeast"/>
              <w:ind w:right="1020"/>
              <w:rPr>
                <w:rFonts w:cs="Times New Roman"/>
                <w:sz w:val="22"/>
                <w:szCs w:val="22"/>
              </w:rPr>
            </w:pPr>
            <w:r>
              <w:rPr>
                <w:rFonts w:cs="Times New Roman" w:hint="eastAsia"/>
                <w:sz w:val="22"/>
                <w:szCs w:val="22"/>
              </w:rPr>
              <w:lastRenderedPageBreak/>
              <w:t>Remarks</w:t>
            </w:r>
          </w:p>
        </w:tc>
        <w:tc>
          <w:tcPr>
            <w:tcW w:w="7544" w:type="dxa"/>
            <w:gridSpan w:val="3"/>
          </w:tcPr>
          <w:p w:rsidR="00DA07A4" w:rsidRDefault="00DD0B15">
            <w:pPr>
              <w:spacing w:line="0" w:lineRule="atLeast"/>
              <w:ind w:right="-108"/>
              <w:rPr>
                <w:sz w:val="22"/>
                <w:szCs w:val="22"/>
              </w:rPr>
            </w:pPr>
            <w:ins w:id="8449" w:author="t_竹沢 公佑" w:date="2020-07-06T11:32:00Z">
              <w:r>
                <w:rPr>
                  <w:sz w:val="22"/>
                  <w:szCs w:val="22"/>
                </w:rPr>
                <w:t>The DRXP driver just tr</w:t>
              </w:r>
              <w:r>
                <w:rPr>
                  <w:rFonts w:hint="eastAsia"/>
                  <w:sz w:val="22"/>
                  <w:szCs w:val="22"/>
                </w:rPr>
                <w:t>ies</w:t>
              </w:r>
              <w:r w:rsidRPr="00DD0B15">
                <w:rPr>
                  <w:sz w:val="22"/>
                  <w:szCs w:val="22"/>
                </w:rPr>
                <w:t xml:space="preserve"> to read "Alarm and Warning Flags" area specified by SFF-8472 from SFP+ module.</w:t>
              </w:r>
            </w:ins>
            <w:ins w:id="8450" w:author="t_竹沢 公佑" w:date="2020-07-06T11:33:00Z">
              <w:r>
                <w:rPr>
                  <w:rFonts w:hint="eastAsia"/>
                  <w:sz w:val="22"/>
                  <w:szCs w:val="22"/>
                </w:rPr>
                <w:t xml:space="preserve"> </w:t>
              </w:r>
            </w:ins>
            <w:ins w:id="8451" w:author="t_竹沢 公佑" w:date="2020-07-06T11:32:00Z">
              <w:r>
                <w:rPr>
                  <w:sz w:val="22"/>
                  <w:szCs w:val="22"/>
                </w:rPr>
                <w:t>The SFP+ mo</w:t>
              </w:r>
              <w:r w:rsidRPr="00DD0B15">
                <w:rPr>
                  <w:sz w:val="22"/>
                  <w:szCs w:val="22"/>
                </w:rPr>
                <w:t>d</w:t>
              </w:r>
            </w:ins>
            <w:ins w:id="8452" w:author="t_竹沢 公佑" w:date="2020-07-06T11:33:00Z">
              <w:r>
                <w:rPr>
                  <w:rFonts w:hint="eastAsia"/>
                  <w:sz w:val="22"/>
                  <w:szCs w:val="22"/>
                </w:rPr>
                <w:t>u</w:t>
              </w:r>
            </w:ins>
            <w:ins w:id="8453" w:author="t_竹沢 公佑" w:date="2020-07-06T11:32:00Z">
              <w:r w:rsidRPr="00DD0B15">
                <w:rPr>
                  <w:sz w:val="22"/>
                  <w:szCs w:val="22"/>
                </w:rPr>
                <w:t>le vendor presets thresholds of these flags.</w:t>
              </w:r>
            </w:ins>
            <w:ins w:id="8454" w:author="t_竹沢 公佑" w:date="2020-07-06T11:33:00Z">
              <w:r>
                <w:rPr>
                  <w:rFonts w:hint="eastAsia"/>
                  <w:sz w:val="22"/>
                  <w:szCs w:val="22"/>
                </w:rPr>
                <w:t xml:space="preserve"> </w:t>
              </w:r>
            </w:ins>
            <w:ins w:id="8455" w:author="t_竹沢 公佑" w:date="2020-07-06T11:32:00Z">
              <w:r w:rsidRPr="00DD0B15">
                <w:rPr>
                  <w:sz w:val="22"/>
                  <w:szCs w:val="22"/>
                </w:rPr>
                <w:t xml:space="preserve">For the detail meaning of these flags, please confirm SFP+ module's datasheets </w:t>
              </w:r>
            </w:ins>
            <w:ins w:id="8456" w:author="t_竹沢 公佑" w:date="2020-07-06T11:37:00Z">
              <w:r w:rsidR="00C20CA8">
                <w:rPr>
                  <w:rFonts w:hint="eastAsia"/>
                  <w:sz w:val="22"/>
                  <w:szCs w:val="22"/>
                </w:rPr>
                <w:t xml:space="preserve">currently used </w:t>
              </w:r>
            </w:ins>
            <w:ins w:id="8457" w:author="t_竹沢 公佑" w:date="2020-07-06T11:32:00Z">
              <w:r w:rsidRPr="00DD0B15">
                <w:rPr>
                  <w:sz w:val="22"/>
                  <w:szCs w:val="22"/>
                </w:rPr>
                <w:t>and SFF-8472.</w:t>
              </w:r>
            </w:ins>
            <w:ins w:id="8458" w:author="t_竹沢 公佑" w:date="2020-07-06T11:34:00Z">
              <w:r>
                <w:rPr>
                  <w:rFonts w:hint="eastAsia"/>
                  <w:sz w:val="22"/>
                  <w:szCs w:val="22"/>
                </w:rPr>
                <w:t xml:space="preserve"> </w:t>
              </w:r>
            </w:ins>
            <w:ins w:id="8459" w:author="t_竹沢 公佑" w:date="2020-07-06T11:32:00Z">
              <w:r w:rsidRPr="00DD0B15">
                <w:rPr>
                  <w:sz w:val="22"/>
                  <w:szCs w:val="22"/>
                </w:rPr>
                <w:t xml:space="preserve">The information </w:t>
              </w:r>
              <w:r w:rsidR="00313C9D">
                <w:rPr>
                  <w:sz w:val="22"/>
                  <w:szCs w:val="22"/>
                </w:rPr>
                <w:t>of the absolute maximum raiting</w:t>
              </w:r>
            </w:ins>
            <w:ins w:id="8460" w:author="t_竹沢 公佑" w:date="2020-07-06T11:36:00Z">
              <w:r w:rsidR="00313C9D">
                <w:rPr>
                  <w:rFonts w:hint="eastAsia"/>
                  <w:sz w:val="22"/>
                  <w:szCs w:val="22"/>
                </w:rPr>
                <w:t>s</w:t>
              </w:r>
            </w:ins>
            <w:ins w:id="8461" w:author="t_竹沢 公佑" w:date="2020-07-06T11:32:00Z">
              <w:r w:rsidRPr="00DD0B15">
                <w:rPr>
                  <w:sz w:val="22"/>
                  <w:szCs w:val="22"/>
                </w:rPr>
                <w:t xml:space="preserve"> and the recommended operating condition in the datasheets helps to interpret these bit</w:t>
              </w:r>
            </w:ins>
            <w:ins w:id="8462" w:author="t_竹沢 公佑" w:date="2020-07-06T11:34:00Z">
              <w:r>
                <w:rPr>
                  <w:rFonts w:hint="eastAsia"/>
                  <w:sz w:val="22"/>
                  <w:szCs w:val="22"/>
                </w:rPr>
                <w:t>s</w:t>
              </w:r>
            </w:ins>
            <w:ins w:id="8463" w:author="t_竹沢 公佑" w:date="2020-07-06T11:32:00Z">
              <w:r w:rsidRPr="00DD0B15">
                <w:rPr>
                  <w:sz w:val="22"/>
                  <w:szCs w:val="22"/>
                </w:rPr>
                <w:t>.</w:t>
              </w:r>
            </w:ins>
            <w:ins w:id="8464" w:author="t_竹沢 公佑" w:date="2020-07-06T11:35:00Z">
              <w:r>
                <w:rPr>
                  <w:rFonts w:hint="eastAsia"/>
                  <w:sz w:val="22"/>
                  <w:szCs w:val="22"/>
                </w:rPr>
                <w:t xml:space="preserve"> </w:t>
              </w:r>
            </w:ins>
            <w:ins w:id="8465" w:author="t_竹沢 公佑" w:date="2020-07-06T11:34:00Z">
              <w:r>
                <w:rPr>
                  <w:rFonts w:hint="eastAsia"/>
                  <w:sz w:val="22"/>
                  <w:szCs w:val="22"/>
                </w:rPr>
                <w:t xml:space="preserve">In the case of the SFP+, </w:t>
              </w:r>
              <w:r>
                <w:rPr>
                  <w:rFonts w:hint="eastAsia"/>
                  <w:sz w:val="22"/>
                  <w:szCs w:val="22"/>
                  <w:lang w:val="en"/>
                </w:rPr>
                <w:t xml:space="preserve">Sumitomo electric </w:t>
              </w:r>
              <w:r>
                <w:rPr>
                  <w:sz w:val="22"/>
                  <w:szCs w:val="22"/>
                  <w:lang w:val="en"/>
                </w:rPr>
                <w:t>SPP5200ER-GL</w:t>
              </w:r>
              <w:r>
                <w:rPr>
                  <w:rFonts w:hint="eastAsia"/>
                  <w:sz w:val="22"/>
                  <w:szCs w:val="22"/>
                  <w:lang w:val="en"/>
                </w:rPr>
                <w:t xml:space="preserve">, </w:t>
              </w:r>
            </w:ins>
            <w:ins w:id="8466" w:author="t_竹沢 公佑" w:date="2020-07-06T11:35:00Z">
              <w:r>
                <w:rPr>
                  <w:rFonts w:hint="eastAsia"/>
                  <w:sz w:val="22"/>
                  <w:szCs w:val="22"/>
                  <w:lang w:val="en"/>
                </w:rPr>
                <w:t xml:space="preserve">please </w:t>
              </w:r>
              <w:r>
                <w:rPr>
                  <w:rFonts w:hint="eastAsia"/>
                  <w:sz w:val="22"/>
                  <w:szCs w:val="22"/>
                </w:rPr>
                <w:t>r</w:t>
              </w:r>
            </w:ins>
            <w:del w:id="8467" w:author="t_竹沢 公佑" w:date="2020-07-06T11:35:00Z">
              <w:r w:rsidR="00DA07A4" w:rsidDel="00DD0B15">
                <w:rPr>
                  <w:rFonts w:hint="eastAsia"/>
                  <w:sz w:val="22"/>
                  <w:szCs w:val="22"/>
                </w:rPr>
                <w:delText>R</w:delText>
              </w:r>
            </w:del>
            <w:r w:rsidR="00DA07A4">
              <w:rPr>
                <w:rFonts w:hint="eastAsia"/>
                <w:sz w:val="22"/>
                <w:szCs w:val="22"/>
              </w:rPr>
              <w:t xml:space="preserve">efer to </w:t>
            </w:r>
            <w:r w:rsidR="00DA07A4" w:rsidRPr="00EC58D5">
              <w:rPr>
                <w:b/>
                <w:sz w:val="22"/>
                <w:szCs w:val="22"/>
              </w:rPr>
              <w:t>“</w:t>
            </w:r>
            <w:r w:rsidR="00DA07A4" w:rsidRPr="00EC58D5">
              <w:rPr>
                <w:b/>
                <w:sz w:val="22"/>
                <w:szCs w:val="22"/>
              </w:rPr>
              <w:fldChar w:fldCharType="begin"/>
            </w:r>
            <w:r w:rsidR="00DA07A4" w:rsidRPr="00EC58D5">
              <w:rPr>
                <w:b/>
                <w:sz w:val="22"/>
                <w:szCs w:val="22"/>
              </w:rPr>
              <w:instrText xml:space="preserve"> </w:instrText>
            </w:r>
            <w:r w:rsidR="00DA07A4" w:rsidRPr="00EC58D5">
              <w:rPr>
                <w:rFonts w:hint="eastAsia"/>
                <w:b/>
                <w:sz w:val="22"/>
                <w:szCs w:val="22"/>
              </w:rPr>
              <w:instrText>REF _Ref459796733 \r \h</w:instrText>
            </w:r>
            <w:r w:rsidR="00DA07A4" w:rsidRPr="00EC58D5">
              <w:rPr>
                <w:b/>
                <w:sz w:val="22"/>
                <w:szCs w:val="22"/>
              </w:rPr>
              <w:instrText xml:space="preserve"> </w:instrText>
            </w:r>
            <w:r w:rsidR="00DA07A4">
              <w:rPr>
                <w:b/>
                <w:sz w:val="22"/>
                <w:szCs w:val="22"/>
              </w:rPr>
              <w:instrText xml:space="preserve"> \* MERGEFORMAT </w:instrText>
            </w:r>
            <w:r w:rsidR="00DA07A4" w:rsidRPr="00EC58D5">
              <w:rPr>
                <w:b/>
                <w:sz w:val="22"/>
                <w:szCs w:val="22"/>
              </w:rPr>
            </w:r>
            <w:r w:rsidR="00DA07A4" w:rsidRPr="00EC58D5">
              <w:rPr>
                <w:b/>
                <w:sz w:val="22"/>
                <w:szCs w:val="22"/>
              </w:rPr>
              <w:fldChar w:fldCharType="separate"/>
            </w:r>
            <w:r w:rsidR="000B4FA1">
              <w:rPr>
                <w:b/>
                <w:sz w:val="22"/>
                <w:szCs w:val="22"/>
              </w:rPr>
              <w:t>7.1</w:t>
            </w:r>
            <w:r w:rsidR="00DA07A4" w:rsidRPr="00EC58D5">
              <w:rPr>
                <w:b/>
                <w:sz w:val="22"/>
                <w:szCs w:val="22"/>
              </w:rPr>
              <w:fldChar w:fldCharType="end"/>
            </w:r>
            <w:r w:rsidR="00DA07A4" w:rsidRPr="00EC58D5">
              <w:rPr>
                <w:rFonts w:hint="eastAsia"/>
                <w:b/>
                <w:sz w:val="22"/>
                <w:szCs w:val="22"/>
              </w:rPr>
              <w:t xml:space="preserve"> </w:t>
            </w:r>
            <w:r w:rsidR="00DA07A4" w:rsidRPr="00EC58D5">
              <w:rPr>
                <w:b/>
                <w:sz w:val="22"/>
                <w:szCs w:val="22"/>
              </w:rPr>
              <w:fldChar w:fldCharType="begin"/>
            </w:r>
            <w:r w:rsidR="00DA07A4" w:rsidRPr="00EC58D5">
              <w:rPr>
                <w:b/>
                <w:sz w:val="22"/>
                <w:szCs w:val="22"/>
              </w:rPr>
              <w:instrText xml:space="preserve"> </w:instrText>
            </w:r>
            <w:r w:rsidR="00DA07A4" w:rsidRPr="00EC58D5">
              <w:rPr>
                <w:rFonts w:hint="eastAsia"/>
                <w:b/>
                <w:sz w:val="22"/>
                <w:szCs w:val="22"/>
              </w:rPr>
              <w:instrText>REF _Ref459796733 \h</w:instrText>
            </w:r>
            <w:r w:rsidR="00DA07A4" w:rsidRPr="00EC58D5">
              <w:rPr>
                <w:b/>
                <w:sz w:val="22"/>
                <w:szCs w:val="22"/>
              </w:rPr>
              <w:instrText xml:space="preserve"> </w:instrText>
            </w:r>
            <w:r w:rsidR="00DA07A4">
              <w:rPr>
                <w:b/>
                <w:sz w:val="22"/>
                <w:szCs w:val="22"/>
              </w:rPr>
              <w:instrText xml:space="preserve"> \* MERGEFORMAT </w:instrText>
            </w:r>
            <w:r w:rsidR="00DA07A4" w:rsidRPr="00EC58D5">
              <w:rPr>
                <w:b/>
                <w:sz w:val="22"/>
                <w:szCs w:val="22"/>
              </w:rPr>
            </w:r>
            <w:r w:rsidR="00DA07A4" w:rsidRPr="00EC58D5">
              <w:rPr>
                <w:b/>
                <w:sz w:val="22"/>
                <w:szCs w:val="22"/>
              </w:rPr>
              <w:fldChar w:fldCharType="separate"/>
            </w:r>
            <w:ins w:id="8468" w:author="t_竹沢 公佑" w:date="2021-02-02T17:29:00Z">
              <w:r w:rsidR="000B4FA1" w:rsidRPr="000B4FA1">
                <w:rPr>
                  <w:b/>
                  <w:u w:val="single"/>
                  <w:lang w:val="en"/>
                  <w:rPrChange w:id="8469" w:author="t_竹沢 公佑" w:date="2021-02-02T17:29:00Z">
                    <w:rPr>
                      <w:u w:val="single"/>
                      <w:lang w:val="en"/>
                    </w:rPr>
                  </w:rPrChange>
                </w:rPr>
                <w:t>SFP module warning and alarm threshold</w:t>
              </w:r>
            </w:ins>
            <w:del w:id="8470" w:author="t_竹沢 公佑" w:date="2019-08-22T13:55:00Z">
              <w:r w:rsidR="007D309C" w:rsidRPr="007D309C" w:rsidDel="007154FA">
                <w:rPr>
                  <w:rFonts w:hint="eastAsia"/>
                  <w:b/>
                  <w:u w:val="single"/>
                  <w:lang w:val="en"/>
                </w:rPr>
                <w:delText>SFP module warning and alarm threshold</w:delText>
              </w:r>
            </w:del>
            <w:r w:rsidR="00DA07A4" w:rsidRPr="00EC58D5">
              <w:rPr>
                <w:b/>
                <w:sz w:val="22"/>
                <w:szCs w:val="22"/>
              </w:rPr>
              <w:fldChar w:fldCharType="end"/>
            </w:r>
            <w:r w:rsidR="00DA07A4" w:rsidRPr="00EC58D5">
              <w:rPr>
                <w:b/>
                <w:sz w:val="22"/>
                <w:szCs w:val="22"/>
              </w:rPr>
              <w:t>”</w:t>
            </w:r>
            <w:r w:rsidR="00DA07A4">
              <w:rPr>
                <w:rFonts w:hint="eastAsia"/>
                <w:sz w:val="22"/>
                <w:szCs w:val="22"/>
              </w:rPr>
              <w:t xml:space="preserve"> about each　alarm　threshold.</w:t>
            </w:r>
          </w:p>
          <w:p w:rsidR="001061C9" w:rsidRDefault="001061C9">
            <w:pPr>
              <w:rPr>
                <w:ins w:id="8471" w:author="t_竹沢 公佑" w:date="2020-07-06T11:36:00Z"/>
                <w:sz w:val="22"/>
                <w:szCs w:val="22"/>
              </w:rPr>
            </w:pPr>
          </w:p>
          <w:p w:rsidR="00DA07A4" w:rsidDel="001061C9" w:rsidRDefault="00DA07A4">
            <w:pPr>
              <w:rPr>
                <w:del w:id="8472" w:author="t_竹沢 公佑" w:date="2019-09-18T14:58:00Z"/>
                <w:rFonts w:cs="Times New Roman"/>
                <w:sz w:val="22"/>
                <w:szCs w:val="22"/>
              </w:rPr>
            </w:pPr>
            <w:r w:rsidRPr="00FB4E9D">
              <w:rPr>
                <w:sz w:val="22"/>
                <w:szCs w:val="22"/>
                <w:lang w:val="en"/>
                <w:rPrChange w:id="8473" w:author="t_竹沢 公佑" w:date="2019-10-05T15:17:00Z">
                  <w:rPr>
                    <w:lang w:val="en"/>
                  </w:rPr>
                </w:rPrChange>
              </w:rPr>
              <w:t xml:space="preserve">When </w:t>
            </w:r>
            <w:r w:rsidRPr="00FB4E9D">
              <w:rPr>
                <w:rFonts w:cs="Times New Roman"/>
                <w:sz w:val="22"/>
                <w:szCs w:val="22"/>
              </w:rPr>
              <w:t>I2C Access Error occurs, all bit</w:t>
            </w:r>
            <w:ins w:id="8474" w:author="t_竹沢 公佑" w:date="2019-10-05T15:18:00Z">
              <w:r w:rsidR="00FB4E9D">
                <w:rPr>
                  <w:rFonts w:cs="Times New Roman" w:hint="eastAsia"/>
                  <w:sz w:val="22"/>
                  <w:szCs w:val="22"/>
                </w:rPr>
                <w:t>s</w:t>
              </w:r>
            </w:ins>
            <w:r w:rsidRPr="00FB4E9D">
              <w:rPr>
                <w:rFonts w:cs="Times New Roman"/>
                <w:sz w:val="22"/>
                <w:szCs w:val="22"/>
              </w:rPr>
              <w:t xml:space="preserve"> of Byte0 </w:t>
            </w:r>
            <w:ins w:id="8475" w:author="t_竹沢 公佑" w:date="2020-07-06T11:39:00Z">
              <w:r w:rsidR="00C20CA8">
                <w:rPr>
                  <w:rFonts w:cs="Times New Roman" w:hint="eastAsia"/>
                  <w:sz w:val="22"/>
                  <w:szCs w:val="22"/>
                </w:rPr>
                <w:t>are</w:t>
              </w:r>
            </w:ins>
            <w:ins w:id="8476" w:author="t_竹沢 公佑" w:date="2019-10-05T15:18:00Z">
              <w:r w:rsidR="00FB4E9D">
                <w:rPr>
                  <w:rFonts w:cs="Times New Roman" w:hint="eastAsia"/>
                  <w:sz w:val="22"/>
                  <w:szCs w:val="22"/>
                </w:rPr>
                <w:t xml:space="preserve"> set to </w:t>
              </w:r>
            </w:ins>
            <w:del w:id="8477" w:author="t_竹沢 公佑" w:date="2019-10-05T15:18:00Z">
              <w:r w:rsidRPr="00FB4E9D" w:rsidDel="00FB4E9D">
                <w:rPr>
                  <w:rFonts w:cs="Times New Roman"/>
                  <w:sz w:val="22"/>
                  <w:szCs w:val="22"/>
                </w:rPr>
                <w:delText xml:space="preserve">will be </w:delText>
              </w:r>
            </w:del>
            <w:r w:rsidRPr="00FB4E9D">
              <w:rPr>
                <w:rFonts w:cs="Times New Roman"/>
                <w:sz w:val="22"/>
                <w:szCs w:val="22"/>
              </w:rPr>
              <w:t>‘0’.</w:t>
            </w:r>
          </w:p>
          <w:p w:rsidR="001061C9" w:rsidRPr="00FB4E9D" w:rsidRDefault="001061C9">
            <w:pPr>
              <w:rPr>
                <w:ins w:id="8478" w:author="t_竹沢 公佑" w:date="2020-07-06T11:35:00Z"/>
                <w:rFonts w:cs="Times New Roman"/>
                <w:sz w:val="22"/>
                <w:szCs w:val="22"/>
              </w:rPr>
            </w:pPr>
          </w:p>
          <w:p w:rsidR="00D422CA" w:rsidRPr="00FB4E9D" w:rsidRDefault="00D422CA">
            <w:pPr>
              <w:rPr>
                <w:ins w:id="8479" w:author="t_竹沢 公佑" w:date="2019-09-18T14:58:00Z"/>
                <w:rFonts w:cs="Times New Roman"/>
                <w:sz w:val="22"/>
                <w:szCs w:val="22"/>
              </w:rPr>
            </w:pPr>
          </w:p>
          <w:p w:rsidR="00DA07A4" w:rsidRDefault="00D422CA">
            <w:pPr>
              <w:rPr>
                <w:ins w:id="8480" w:author="t_竹沢 公佑" w:date="2019-09-18T14:58:00Z"/>
                <w:rFonts w:cs="Times New Roman"/>
                <w:sz w:val="22"/>
                <w:szCs w:val="22"/>
              </w:rPr>
            </w:pPr>
            <w:ins w:id="8481" w:author="t_竹沢 公佑" w:date="2019-09-18T14:58:00Z">
              <w:r>
                <w:rPr>
                  <w:rFonts w:cs="Times New Roman" w:hint="eastAsia"/>
                  <w:sz w:val="22"/>
                  <w:szCs w:val="22"/>
                </w:rPr>
                <w:t xml:space="preserve">(*1) </w:t>
              </w:r>
            </w:ins>
            <w:r w:rsidR="00DA07A4" w:rsidRPr="00914FD9">
              <w:rPr>
                <w:rFonts w:cs="Times New Roman"/>
                <w:sz w:val="22"/>
                <w:szCs w:val="22"/>
              </w:rPr>
              <w:t xml:space="preserve">The driver starts monitoring these alarms when it is loaded. It keeps monitoring them </w:t>
            </w:r>
            <w:ins w:id="8482" w:author="t_竹沢 公佑" w:date="2019-09-18T14:55:00Z">
              <w:r>
                <w:rPr>
                  <w:rFonts w:cs="Times New Roman" w:hint="eastAsia"/>
                  <w:sz w:val="22"/>
                  <w:szCs w:val="22"/>
                </w:rPr>
                <w:t xml:space="preserve">periodically </w:t>
              </w:r>
            </w:ins>
            <w:r w:rsidR="00DA07A4" w:rsidRPr="00914FD9">
              <w:rPr>
                <w:rFonts w:cs="Times New Roman"/>
                <w:sz w:val="22"/>
                <w:szCs w:val="22"/>
              </w:rPr>
              <w:t xml:space="preserve">even when the device file is not opened. Once an alarm condition is met, the corresponding alarm bit remains active until it is explicitly reset by calling </w:t>
            </w:r>
            <w:r w:rsidR="00FD7F5E">
              <w:rPr>
                <w:rFonts w:cs="Times New Roman"/>
                <w:sz w:val="22"/>
                <w:szCs w:val="22"/>
              </w:rPr>
              <w:t>RESET_DFR</w:t>
            </w:r>
            <w:r w:rsidR="00DA07A4" w:rsidRPr="00914FD9">
              <w:rPr>
                <w:rFonts w:cs="Times New Roman"/>
                <w:sz w:val="22"/>
                <w:szCs w:val="22"/>
              </w:rPr>
              <w:t xml:space="preserve"> with bit0 = 1.</w:t>
            </w:r>
            <w:ins w:id="8483" w:author="t_竹沢 公佑" w:date="2019-09-18T14:55:00Z">
              <w:r>
                <w:rPr>
                  <w:rFonts w:cs="Times New Roman" w:hint="eastAsia"/>
                  <w:sz w:val="22"/>
                  <w:szCs w:val="22"/>
                </w:rPr>
                <w:t xml:space="preserve"> </w:t>
              </w:r>
            </w:ins>
            <w:ins w:id="8484" w:author="t_竹沢 公佑" w:date="2019-09-18T15:00:00Z">
              <w:r>
                <w:rPr>
                  <w:rFonts w:cs="Times New Roman" w:hint="eastAsia"/>
                  <w:sz w:val="22"/>
                  <w:szCs w:val="22"/>
                </w:rPr>
                <w:t xml:space="preserve">The DRXP driver </w:t>
              </w:r>
            </w:ins>
            <w:ins w:id="8485" w:author="t_竹沢 公佑" w:date="2019-09-18T15:01:00Z">
              <w:r>
                <w:rPr>
                  <w:rFonts w:cs="Times New Roman" w:hint="eastAsia"/>
                  <w:sz w:val="22"/>
                  <w:szCs w:val="22"/>
                </w:rPr>
                <w:t xml:space="preserve">keeps </w:t>
              </w:r>
            </w:ins>
            <w:ins w:id="8486" w:author="t_竹沢 公佑" w:date="2019-09-18T15:00:00Z">
              <w:r>
                <w:rPr>
                  <w:rFonts w:cs="Times New Roman" w:hint="eastAsia"/>
                  <w:sz w:val="22"/>
                  <w:szCs w:val="22"/>
                </w:rPr>
                <w:t>this latched register value include latest monitoring data</w:t>
              </w:r>
            </w:ins>
            <w:ins w:id="8487" w:author="t_竹沢 公佑" w:date="2019-09-18T15:01:00Z">
              <w:r>
                <w:rPr>
                  <w:rFonts w:cs="Times New Roman" w:hint="eastAsia"/>
                  <w:sz w:val="22"/>
                  <w:szCs w:val="22"/>
                </w:rPr>
                <w:t xml:space="preserve">. </w:t>
              </w:r>
            </w:ins>
            <w:ins w:id="8488" w:author="t_竹沢 公佑" w:date="2019-09-18T14:55:00Z">
              <w:r>
                <w:rPr>
                  <w:rFonts w:cs="Times New Roman" w:hint="eastAsia"/>
                  <w:sz w:val="22"/>
                  <w:szCs w:val="22"/>
                </w:rPr>
                <w:t xml:space="preserve">This command just copies this data to user memory. </w:t>
              </w:r>
            </w:ins>
            <w:ins w:id="8489" w:author="t_竹沢 公佑" w:date="2019-09-18T14:56:00Z">
              <w:r>
                <w:rPr>
                  <w:rFonts w:cs="Times New Roman" w:hint="eastAsia"/>
                  <w:sz w:val="22"/>
                  <w:szCs w:val="22"/>
                </w:rPr>
                <w:t xml:space="preserve">Therefore, </w:t>
              </w:r>
            </w:ins>
            <w:ins w:id="8490" w:author="t_竹沢 公佑" w:date="2019-09-18T14:57:00Z">
              <w:r>
                <w:rPr>
                  <w:rFonts w:cs="Times New Roman" w:hint="eastAsia"/>
                  <w:sz w:val="22"/>
                  <w:szCs w:val="22"/>
                </w:rPr>
                <w:t>there is no specific timeout value.</w:t>
              </w:r>
            </w:ins>
          </w:p>
          <w:p w:rsidR="00D422CA" w:rsidRDefault="00D422CA">
            <w:pPr>
              <w:rPr>
                <w:rFonts w:cs="Times New Roman"/>
                <w:sz w:val="22"/>
                <w:szCs w:val="22"/>
              </w:rPr>
            </w:pPr>
          </w:p>
          <w:p w:rsidR="00DA07A4" w:rsidRDefault="00DA07A4">
            <w:pPr>
              <w:rPr>
                <w:rFonts w:cs="Times New Roman"/>
                <w:sz w:val="22"/>
                <w:szCs w:val="22"/>
              </w:rPr>
            </w:pPr>
            <w:r>
              <w:rPr>
                <w:rFonts w:cs="Times New Roman" w:hint="eastAsia"/>
                <w:sz w:val="22"/>
                <w:szCs w:val="22"/>
              </w:rPr>
              <w:t>In driver 1.0.1 or older, these statuses are monitored only when device is opened.</w:t>
            </w:r>
          </w:p>
          <w:p w:rsidR="00DA07A4" w:rsidRDefault="00DA07A4" w:rsidP="0056217F">
            <w:pPr>
              <w:rPr>
                <w:rFonts w:cs="Times New Roman"/>
                <w:sz w:val="22"/>
                <w:szCs w:val="22"/>
              </w:rPr>
            </w:pPr>
            <w:r>
              <w:rPr>
                <w:rFonts w:cs="Times New Roman" w:hint="eastAsia"/>
                <w:sz w:val="22"/>
                <w:szCs w:val="22"/>
              </w:rPr>
              <w:t>In driver 2.0.2 or older, these status is masked following rules.</w:t>
            </w:r>
          </w:p>
          <w:p w:rsidR="00DA07A4" w:rsidRPr="007E71D2" w:rsidRDefault="00DA07A4" w:rsidP="0056217F">
            <w:pPr>
              <w:ind w:firstLineChars="50" w:firstLine="110"/>
              <w:rPr>
                <w:sz w:val="22"/>
                <w:szCs w:val="22"/>
                <w:lang w:val="en"/>
                <w:rPrChange w:id="8491" w:author="t_竹沢 公佑" w:date="2019-10-05T15:15:00Z">
                  <w:rPr>
                    <w:lang w:val="en"/>
                  </w:rPr>
                </w:rPrChange>
              </w:rPr>
            </w:pPr>
            <w:r w:rsidRPr="007E71D2">
              <w:rPr>
                <w:sz w:val="22"/>
                <w:szCs w:val="22"/>
              </w:rPr>
              <w:t>-  In the case that</w:t>
            </w:r>
            <w:r w:rsidRPr="007E71D2">
              <w:rPr>
                <w:sz w:val="22"/>
                <w:szCs w:val="22"/>
                <w:lang w:val="en"/>
              </w:rPr>
              <w:t xml:space="preserve"> </w:t>
            </w:r>
            <w:ins w:id="8492" w:author="t_竹沢 公佑" w:date="2019-10-05T15:16:00Z">
              <w:r w:rsidR="00FB4E9D">
                <w:rPr>
                  <w:rFonts w:hint="eastAsia"/>
                  <w:sz w:val="22"/>
                  <w:szCs w:val="22"/>
                  <w:lang w:val="en"/>
                </w:rPr>
                <w:t xml:space="preserve">device file </w:t>
              </w:r>
            </w:ins>
            <w:del w:id="8493" w:author="t_竹沢 公佑" w:date="2019-10-05T15:17:00Z">
              <w:r w:rsidRPr="007E71D2" w:rsidDel="00FB4E9D">
                <w:rPr>
                  <w:sz w:val="22"/>
                  <w:szCs w:val="22"/>
                  <w:lang w:val="en"/>
                </w:rPr>
                <w:delText xml:space="preserve">driver </w:delText>
              </w:r>
            </w:del>
            <w:r w:rsidRPr="007E71D2">
              <w:rPr>
                <w:sz w:val="22"/>
                <w:szCs w:val="22"/>
                <w:lang w:val="en"/>
              </w:rPr>
              <w:t xml:space="preserve">is opened </w:t>
            </w:r>
            <w:ins w:id="8494" w:author="t_竹沢 公佑" w:date="2019-10-05T15:17:00Z">
              <w:r w:rsidR="00FB4E9D">
                <w:rPr>
                  <w:rFonts w:hint="eastAsia"/>
                  <w:sz w:val="22"/>
                  <w:szCs w:val="22"/>
                  <w:lang w:val="en"/>
                </w:rPr>
                <w:t xml:space="preserve">with </w:t>
              </w:r>
            </w:ins>
            <w:del w:id="8495" w:author="t_竹沢 公佑" w:date="2019-10-05T15:17:00Z">
              <w:r w:rsidRPr="007E71D2" w:rsidDel="00FB4E9D">
                <w:rPr>
                  <w:sz w:val="22"/>
                  <w:szCs w:val="22"/>
                  <w:lang w:val="en"/>
                </w:rPr>
                <w:delText xml:space="preserve">in </w:delText>
              </w:r>
            </w:del>
            <w:r w:rsidRPr="007E71D2">
              <w:rPr>
                <w:sz w:val="22"/>
                <w:szCs w:val="22"/>
                <w:lang w:val="en"/>
              </w:rPr>
              <w:t>O_RDONLY,</w:t>
            </w:r>
            <w:r w:rsidRPr="007E71D2">
              <w:rPr>
                <w:sz w:val="22"/>
                <w:szCs w:val="22"/>
                <w:lang w:val="en"/>
                <w:rPrChange w:id="8496" w:author="t_竹沢 公佑" w:date="2019-10-05T15:15:00Z">
                  <w:rPr>
                    <w:lang w:val="en"/>
                  </w:rPr>
                </w:rPrChange>
              </w:rPr>
              <w:t xml:space="preserve"> </w:t>
            </w:r>
          </w:p>
          <w:p w:rsidR="00DA07A4" w:rsidRPr="007E71D2" w:rsidRDefault="00DA07A4">
            <w:pPr>
              <w:ind w:firstLineChars="150" w:firstLine="330"/>
              <w:rPr>
                <w:sz w:val="22"/>
                <w:szCs w:val="22"/>
                <w:lang w:val="en"/>
                <w:rPrChange w:id="8497" w:author="t_竹沢 公佑" w:date="2019-10-05T15:15:00Z">
                  <w:rPr>
                    <w:lang w:val="en"/>
                  </w:rPr>
                </w:rPrChange>
              </w:rPr>
              <w:pPrChange w:id="8498" w:author="t_竹沢 公佑" w:date="2019-10-05T15:15:00Z">
                <w:pPr>
                  <w:ind w:firstLineChars="150" w:firstLine="360"/>
                </w:pPr>
              </w:pPrChange>
            </w:pPr>
            <w:r w:rsidRPr="007E71D2">
              <w:rPr>
                <w:sz w:val="22"/>
                <w:szCs w:val="22"/>
                <w:lang w:val="en"/>
                <w:rPrChange w:id="8499" w:author="t_竹沢 公佑" w:date="2019-10-05T15:15:00Z">
                  <w:rPr>
                    <w:lang w:val="en"/>
                  </w:rPr>
                </w:rPrChange>
              </w:rPr>
              <w:t>bit 6, 5, 2 and 1 is always</w:t>
            </w:r>
            <w:del w:id="8500" w:author="t_竹沢 公佑" w:date="2019-10-05T15:16:00Z">
              <w:r w:rsidRPr="007E71D2" w:rsidDel="00FB4E9D">
                <w:rPr>
                  <w:sz w:val="22"/>
                  <w:szCs w:val="22"/>
                  <w:lang w:val="en"/>
                  <w:rPrChange w:id="8501" w:author="t_竹沢 公佑" w:date="2019-10-05T15:15:00Z">
                    <w:rPr>
                      <w:lang w:val="en"/>
                    </w:rPr>
                  </w:rPrChange>
                </w:rPr>
                <w:delText xml:space="preserve"> </w:delText>
              </w:r>
            </w:del>
            <w:ins w:id="8502" w:author="t_竹沢 公佑" w:date="2019-10-05T15:16:00Z">
              <w:r w:rsidR="00FB4E9D">
                <w:rPr>
                  <w:rFonts w:hint="eastAsia"/>
                  <w:sz w:val="22"/>
                  <w:szCs w:val="22"/>
                  <w:lang w:val="en"/>
                </w:rPr>
                <w:t xml:space="preserve"> 0</w:t>
              </w:r>
            </w:ins>
            <w:del w:id="8503" w:author="t_竹沢 公佑" w:date="2019-10-05T15:16:00Z">
              <w:r w:rsidRPr="007E71D2" w:rsidDel="00FB4E9D">
                <w:rPr>
                  <w:sz w:val="22"/>
                  <w:szCs w:val="22"/>
                  <w:lang w:val="en"/>
                  <w:rPrChange w:id="8504" w:author="t_竹沢 公佑" w:date="2019-10-05T15:15:00Z">
                    <w:rPr>
                      <w:lang w:val="en"/>
                    </w:rPr>
                  </w:rPrChange>
                </w:rPr>
                <w:delText>no alarm</w:delText>
              </w:r>
            </w:del>
            <w:r w:rsidRPr="007E71D2">
              <w:rPr>
                <w:sz w:val="22"/>
                <w:szCs w:val="22"/>
                <w:lang w:val="en"/>
                <w:rPrChange w:id="8505" w:author="t_竹沢 公佑" w:date="2019-10-05T15:15:00Z">
                  <w:rPr>
                    <w:lang w:val="en"/>
                  </w:rPr>
                </w:rPrChange>
              </w:rPr>
              <w:t>.</w:t>
            </w:r>
          </w:p>
          <w:p w:rsidR="00DA07A4" w:rsidRPr="007E71D2" w:rsidRDefault="00DA07A4" w:rsidP="0056217F">
            <w:pPr>
              <w:ind w:firstLineChars="50" w:firstLine="110"/>
              <w:rPr>
                <w:sz w:val="22"/>
                <w:szCs w:val="22"/>
                <w:lang w:val="en"/>
                <w:rPrChange w:id="8506" w:author="t_竹沢 公佑" w:date="2019-10-05T15:15:00Z">
                  <w:rPr>
                    <w:lang w:val="en"/>
                  </w:rPr>
                </w:rPrChange>
              </w:rPr>
            </w:pPr>
            <w:r w:rsidRPr="007E71D2">
              <w:rPr>
                <w:sz w:val="22"/>
                <w:szCs w:val="22"/>
                <w:lang w:val="en"/>
              </w:rPr>
              <w:t xml:space="preserve">-  </w:t>
            </w:r>
            <w:r w:rsidRPr="007E71D2">
              <w:rPr>
                <w:sz w:val="22"/>
                <w:szCs w:val="22"/>
              </w:rPr>
              <w:t xml:space="preserve">In the case that </w:t>
            </w:r>
            <w:ins w:id="8507" w:author="t_竹沢 公佑" w:date="2019-10-05T15:16:00Z">
              <w:r w:rsidR="00FB4E9D">
                <w:rPr>
                  <w:rFonts w:hint="eastAsia"/>
                  <w:sz w:val="22"/>
                  <w:szCs w:val="22"/>
                </w:rPr>
                <w:t xml:space="preserve">device file </w:t>
              </w:r>
            </w:ins>
            <w:del w:id="8508" w:author="t_竹沢 公佑" w:date="2019-10-05T15:16:00Z">
              <w:r w:rsidRPr="007E71D2" w:rsidDel="00FB4E9D">
                <w:rPr>
                  <w:sz w:val="22"/>
                  <w:szCs w:val="22"/>
                  <w:lang w:val="en"/>
                </w:rPr>
                <w:delText xml:space="preserve">driver </w:delText>
              </w:r>
            </w:del>
            <w:r w:rsidRPr="007E71D2">
              <w:rPr>
                <w:sz w:val="22"/>
                <w:szCs w:val="22"/>
                <w:lang w:val="en"/>
              </w:rPr>
              <w:t xml:space="preserve">is opened </w:t>
            </w:r>
            <w:ins w:id="8509" w:author="t_竹沢 公佑" w:date="2019-10-05T15:16:00Z">
              <w:r w:rsidR="00FB4E9D">
                <w:rPr>
                  <w:rFonts w:hint="eastAsia"/>
                  <w:sz w:val="22"/>
                  <w:szCs w:val="22"/>
                  <w:lang w:val="en"/>
                </w:rPr>
                <w:t xml:space="preserve">with </w:t>
              </w:r>
            </w:ins>
            <w:del w:id="8510" w:author="t_竹沢 公佑" w:date="2019-10-05T15:16:00Z">
              <w:r w:rsidRPr="007E71D2" w:rsidDel="00FB4E9D">
                <w:rPr>
                  <w:sz w:val="22"/>
                  <w:szCs w:val="22"/>
                  <w:lang w:val="en"/>
                </w:rPr>
                <w:delText xml:space="preserve">in </w:delText>
              </w:r>
            </w:del>
            <w:r w:rsidRPr="007E71D2">
              <w:rPr>
                <w:sz w:val="22"/>
                <w:szCs w:val="22"/>
                <w:lang w:val="en"/>
              </w:rPr>
              <w:t>O_RDWR</w:t>
            </w:r>
            <w:ins w:id="8511" w:author="t_竹沢 公佑" w:date="2019-10-05T15:16:00Z">
              <w:r w:rsidR="00FB4E9D">
                <w:rPr>
                  <w:rFonts w:hint="eastAsia"/>
                  <w:sz w:val="22"/>
                  <w:szCs w:val="22"/>
                  <w:lang w:val="en"/>
                </w:rPr>
                <w:t xml:space="preserve"> flag</w:t>
              </w:r>
            </w:ins>
            <w:r w:rsidRPr="007E71D2">
              <w:rPr>
                <w:sz w:val="22"/>
                <w:szCs w:val="22"/>
                <w:lang w:val="en"/>
              </w:rPr>
              <w:t>,</w:t>
            </w:r>
            <w:r w:rsidRPr="007E71D2">
              <w:rPr>
                <w:sz w:val="22"/>
                <w:szCs w:val="22"/>
                <w:lang w:val="en"/>
                <w:rPrChange w:id="8512" w:author="t_竹沢 公佑" w:date="2019-10-05T15:15:00Z">
                  <w:rPr>
                    <w:lang w:val="en"/>
                  </w:rPr>
                </w:rPrChange>
              </w:rPr>
              <w:t xml:space="preserve"> </w:t>
            </w:r>
          </w:p>
          <w:p w:rsidR="00D422CA" w:rsidRPr="006A5AA9" w:rsidRDefault="00DA07A4">
            <w:pPr>
              <w:ind w:firstLineChars="150" w:firstLine="330"/>
              <w:rPr>
                <w:lang w:val="en"/>
              </w:rPr>
              <w:pPrChange w:id="8513" w:author="t_竹沢 公佑" w:date="2019-10-05T15:16:00Z">
                <w:pPr>
                  <w:ind w:firstLineChars="150" w:firstLine="360"/>
                </w:pPr>
              </w:pPrChange>
            </w:pPr>
            <w:r w:rsidRPr="007E71D2">
              <w:rPr>
                <w:sz w:val="22"/>
                <w:szCs w:val="22"/>
                <w:lang w:val="en"/>
                <w:rPrChange w:id="8514" w:author="t_竹沢 公佑" w:date="2019-10-05T15:15:00Z">
                  <w:rPr>
                    <w:lang w:val="en"/>
                  </w:rPr>
                </w:rPrChange>
              </w:rPr>
              <w:t>bit 4 and 0 is always</w:t>
            </w:r>
            <w:ins w:id="8515" w:author="t_竹沢 公佑" w:date="2019-10-05T15:16:00Z">
              <w:r w:rsidR="00FB4E9D">
                <w:rPr>
                  <w:rFonts w:hint="eastAsia"/>
                  <w:sz w:val="22"/>
                  <w:szCs w:val="22"/>
                  <w:lang w:val="en"/>
                </w:rPr>
                <w:t xml:space="preserve"> </w:t>
              </w:r>
            </w:ins>
            <w:del w:id="8516" w:author="t_竹沢 公佑" w:date="2019-10-05T15:16:00Z">
              <w:r w:rsidRPr="007E71D2" w:rsidDel="00FB4E9D">
                <w:rPr>
                  <w:sz w:val="22"/>
                  <w:szCs w:val="22"/>
                  <w:lang w:val="en"/>
                  <w:rPrChange w:id="8517" w:author="t_竹沢 公佑" w:date="2019-10-05T15:15:00Z">
                    <w:rPr>
                      <w:lang w:val="en"/>
                    </w:rPr>
                  </w:rPrChange>
                </w:rPr>
                <w:delText xml:space="preserve"> </w:delText>
              </w:r>
            </w:del>
            <w:ins w:id="8518" w:author="t_竹沢 公佑" w:date="2019-10-05T15:16:00Z">
              <w:r w:rsidR="00FB4E9D">
                <w:rPr>
                  <w:rFonts w:hint="eastAsia"/>
                  <w:sz w:val="22"/>
                  <w:szCs w:val="22"/>
                  <w:lang w:val="en"/>
                </w:rPr>
                <w:t>0</w:t>
              </w:r>
            </w:ins>
            <w:del w:id="8519" w:author="t_竹沢 公佑" w:date="2019-10-05T15:16:00Z">
              <w:r w:rsidRPr="007E71D2" w:rsidDel="00FB4E9D">
                <w:rPr>
                  <w:sz w:val="22"/>
                  <w:szCs w:val="22"/>
                  <w:lang w:val="en"/>
                  <w:rPrChange w:id="8520" w:author="t_竹沢 公佑" w:date="2019-10-05T15:15:00Z">
                    <w:rPr>
                      <w:lang w:val="en"/>
                    </w:rPr>
                  </w:rPrChange>
                </w:rPr>
                <w:delText>no alarm</w:delText>
              </w:r>
            </w:del>
            <w:r>
              <w:rPr>
                <w:lang w:val="en"/>
              </w:rPr>
              <w:t>.</w:t>
            </w:r>
          </w:p>
        </w:tc>
      </w:tr>
      <w:tr w:rsidR="00DA07A4">
        <w:tc>
          <w:tcPr>
            <w:tcW w:w="2345" w:type="dxa"/>
            <w:gridSpan w:val="2"/>
          </w:tcPr>
          <w:p w:rsidR="00DA07A4" w:rsidRDefault="005B68C4">
            <w:pPr>
              <w:spacing w:line="0" w:lineRule="atLeast"/>
              <w:ind w:right="1020"/>
              <w:rPr>
                <w:rFonts w:cs="Times New Roman"/>
                <w:sz w:val="22"/>
                <w:szCs w:val="22"/>
              </w:rPr>
            </w:pPr>
            <w:r>
              <w:rPr>
                <w:rFonts w:cs="Times New Roman" w:hint="eastAsia"/>
                <w:sz w:val="22"/>
                <w:szCs w:val="22"/>
              </w:rPr>
              <w:t>E</w:t>
            </w:r>
            <w:r w:rsidR="00DA07A4">
              <w:rPr>
                <w:rFonts w:cs="Times New Roman" w:hint="eastAsia"/>
                <w:sz w:val="22"/>
                <w:szCs w:val="22"/>
              </w:rPr>
              <w:t>rrors</w:t>
            </w:r>
          </w:p>
        </w:tc>
        <w:tc>
          <w:tcPr>
            <w:tcW w:w="7544" w:type="dxa"/>
            <w:gridSpan w:val="3"/>
          </w:tcPr>
          <w:p w:rsidR="00DA07A4" w:rsidRPr="007E71D2" w:rsidRDefault="00DA07A4">
            <w:pPr>
              <w:spacing w:line="0" w:lineRule="atLeast"/>
              <w:ind w:right="-108"/>
              <w:rPr>
                <w:sz w:val="22"/>
                <w:szCs w:val="22"/>
              </w:rPr>
            </w:pPr>
            <w:r w:rsidRPr="007E71D2">
              <w:rPr>
                <w:sz w:val="22"/>
                <w:szCs w:val="22"/>
              </w:rPr>
              <w:t>EAGAIN</w:t>
            </w:r>
          </w:p>
          <w:p w:rsidR="00D422CA" w:rsidRPr="00B57A93" w:rsidRDefault="00DA07A4">
            <w:pPr>
              <w:spacing w:line="0" w:lineRule="atLeast"/>
              <w:ind w:right="-108"/>
              <w:rPr>
                <w:rFonts w:cs="Times New Roman"/>
                <w:sz w:val="22"/>
                <w:szCs w:val="22"/>
              </w:rPr>
            </w:pPr>
            <w:r w:rsidRPr="007E71D2">
              <w:rPr>
                <w:sz w:val="22"/>
                <w:szCs w:val="22"/>
              </w:rPr>
              <w:t xml:space="preserve"> </w:t>
            </w:r>
            <w:ins w:id="8521" w:author="t_竹沢 公佑" w:date="2019-09-18T15:02:00Z">
              <w:r w:rsidR="00D422CA" w:rsidRPr="007E71D2">
                <w:rPr>
                  <w:sz w:val="22"/>
                  <w:szCs w:val="22"/>
                </w:rPr>
                <w:t xml:space="preserve"> </w:t>
              </w:r>
            </w:ins>
            <w:r w:rsidRPr="007E71D2">
              <w:rPr>
                <w:sz w:val="22"/>
                <w:szCs w:val="22"/>
                <w:lang w:val="en"/>
                <w:rPrChange w:id="8522" w:author="t_竹沢 公佑" w:date="2019-10-05T15:15:00Z">
                  <w:rPr>
                    <w:lang w:val="en"/>
                  </w:rPr>
                </w:rPrChange>
              </w:rPr>
              <w:t xml:space="preserve">When </w:t>
            </w:r>
            <w:r w:rsidRPr="007E71D2">
              <w:rPr>
                <w:rFonts w:cs="Times New Roman"/>
                <w:sz w:val="22"/>
                <w:szCs w:val="22"/>
              </w:rPr>
              <w:t>I2C Access Error occurred.</w:t>
            </w:r>
          </w:p>
        </w:tc>
      </w:tr>
    </w:tbl>
    <w:p w:rsidR="00DF1C7C" w:rsidRDefault="00DF1C7C">
      <w:pPr>
        <w:spacing w:line="0" w:lineRule="atLeast"/>
        <w:ind w:right="1020"/>
        <w:rPr>
          <w:ins w:id="8523" w:author="t_竹沢 公佑" w:date="2019-10-07T06:34:00Z"/>
        </w:rPr>
      </w:pPr>
    </w:p>
    <w:p w:rsidR="00BA0189" w:rsidRDefault="00BA0189">
      <w:pPr>
        <w:spacing w:line="0" w:lineRule="atLeast"/>
        <w:ind w:right="1020"/>
      </w:pPr>
      <w:ins w:id="8524" w:author="t_竹沢 公佑" w:date="2019-10-07T06:34:00Z">
        <w:r>
          <w:br w:type="page"/>
        </w:r>
      </w:ins>
    </w:p>
    <w:p w:rsidR="00DF1C7C" w:rsidRDefault="00DF1C7C" w:rsidP="00B862C9">
      <w:pPr>
        <w:pStyle w:val="3"/>
      </w:pPr>
      <w:bookmarkStart w:id="8525" w:name="_Toc63179438"/>
      <w:r>
        <w:t>GET_</w:t>
      </w:r>
      <w:r>
        <w:rPr>
          <w:rFonts w:hint="eastAsia"/>
        </w:rPr>
        <w:t>POWER</w:t>
      </w:r>
      <w:r>
        <w:t>_</w:t>
      </w:r>
      <w:r>
        <w:rPr>
          <w:rFonts w:hint="eastAsia"/>
        </w:rPr>
        <w:t>ALARM</w:t>
      </w:r>
      <w:r>
        <w:t>_REG</w:t>
      </w:r>
      <w:bookmarkEnd w:id="8525"/>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718"/>
        <w:gridCol w:w="2141"/>
        <w:gridCol w:w="1796"/>
        <w:tblGridChange w:id="8526">
          <w:tblGrid>
            <w:gridCol w:w="1172"/>
            <w:gridCol w:w="1204"/>
            <w:gridCol w:w="3718"/>
            <w:gridCol w:w="2141"/>
            <w:gridCol w:w="1796"/>
          </w:tblGrid>
        </w:tblGridChange>
      </w:tblGrid>
      <w:tr w:rsidR="00DF1C7C" w:rsidTr="00596636">
        <w:tc>
          <w:tcPr>
            <w:tcW w:w="2376" w:type="dxa"/>
            <w:gridSpan w:val="2"/>
          </w:tcPr>
          <w:p w:rsidR="00DF1C7C" w:rsidRDefault="00DF1C7C">
            <w:pPr>
              <w:spacing w:line="0" w:lineRule="atLeast"/>
              <w:ind w:right="-108"/>
              <w:rPr>
                <w:sz w:val="22"/>
                <w:szCs w:val="22"/>
              </w:rPr>
            </w:pPr>
            <w:r>
              <w:rPr>
                <w:rFonts w:hint="eastAsia"/>
                <w:sz w:val="22"/>
                <w:szCs w:val="22"/>
              </w:rPr>
              <w:t>ItemID</w:t>
            </w:r>
          </w:p>
        </w:tc>
        <w:tc>
          <w:tcPr>
            <w:tcW w:w="3718" w:type="dxa"/>
          </w:tcPr>
          <w:p w:rsidR="00DF1C7C" w:rsidRDefault="00DF1C7C">
            <w:pPr>
              <w:spacing w:line="0" w:lineRule="atLeast"/>
              <w:ind w:right="-123"/>
              <w:rPr>
                <w:sz w:val="22"/>
                <w:szCs w:val="22"/>
              </w:rPr>
            </w:pPr>
            <w:r>
              <w:rPr>
                <w:sz w:val="22"/>
                <w:szCs w:val="22"/>
              </w:rPr>
              <w:t>GET_POW_ALM_REG_ID_D</w:t>
            </w:r>
          </w:p>
        </w:tc>
        <w:tc>
          <w:tcPr>
            <w:tcW w:w="2141" w:type="dxa"/>
          </w:tcPr>
          <w:p w:rsidR="00DF1C7C" w:rsidRDefault="00DF1C7C">
            <w:pPr>
              <w:spacing w:line="0" w:lineRule="atLeast"/>
              <w:ind w:right="-108"/>
              <w:rPr>
                <w:sz w:val="22"/>
                <w:szCs w:val="22"/>
              </w:rPr>
            </w:pPr>
            <w:r>
              <w:rPr>
                <w:rFonts w:hint="eastAsia"/>
                <w:sz w:val="22"/>
                <w:szCs w:val="22"/>
              </w:rPr>
              <w:t>0x0000 3101</w:t>
            </w:r>
          </w:p>
        </w:tc>
        <w:tc>
          <w:tcPr>
            <w:tcW w:w="1796" w:type="dxa"/>
          </w:tcPr>
          <w:p w:rsidR="00DF1C7C" w:rsidRDefault="00DF1C7C">
            <w:pPr>
              <w:spacing w:line="0" w:lineRule="atLeast"/>
              <w:ind w:right="-142"/>
              <w:rPr>
                <w:sz w:val="22"/>
                <w:szCs w:val="22"/>
              </w:rPr>
            </w:pPr>
            <w:r>
              <w:rPr>
                <w:rFonts w:hint="eastAsia"/>
                <w:sz w:val="22"/>
                <w:szCs w:val="22"/>
                <w:lang w:val="en"/>
              </w:rPr>
              <w:t>CH1-BitD</w:t>
            </w:r>
          </w:p>
        </w:tc>
      </w:tr>
      <w:tr w:rsidR="00DF1C7C" w:rsidTr="00596636">
        <w:tc>
          <w:tcPr>
            <w:tcW w:w="2376"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718" w:type="dxa"/>
          </w:tcPr>
          <w:p w:rsidR="00DF1C7C" w:rsidRDefault="00DF1C7C">
            <w:pPr>
              <w:spacing w:line="0" w:lineRule="atLeast"/>
              <w:ind w:right="-123"/>
              <w:rPr>
                <w:sz w:val="22"/>
                <w:szCs w:val="22"/>
              </w:rPr>
            </w:pPr>
            <w:r>
              <w:rPr>
                <w:sz w:val="22"/>
                <w:szCs w:val="22"/>
              </w:rPr>
              <w:t>GET_POW_ALM_REG_ID_</w:t>
            </w:r>
            <w:r>
              <w:rPr>
                <w:rFonts w:hint="eastAsia"/>
                <w:sz w:val="22"/>
                <w:szCs w:val="22"/>
              </w:rPr>
              <w:t>C</w:t>
            </w:r>
          </w:p>
        </w:tc>
        <w:tc>
          <w:tcPr>
            <w:tcW w:w="2141" w:type="dxa"/>
          </w:tcPr>
          <w:p w:rsidR="00DF1C7C" w:rsidRDefault="00DF1C7C">
            <w:pPr>
              <w:spacing w:line="0" w:lineRule="atLeast"/>
              <w:ind w:right="-108"/>
              <w:rPr>
                <w:sz w:val="22"/>
                <w:szCs w:val="22"/>
              </w:rPr>
            </w:pPr>
            <w:r>
              <w:rPr>
                <w:rFonts w:hint="eastAsia"/>
                <w:sz w:val="22"/>
                <w:szCs w:val="22"/>
              </w:rPr>
              <w:t>0x0000 3201</w:t>
            </w:r>
          </w:p>
        </w:tc>
        <w:tc>
          <w:tcPr>
            <w:tcW w:w="1796" w:type="dxa"/>
          </w:tcPr>
          <w:p w:rsidR="00DF1C7C" w:rsidRDefault="00DF1C7C">
            <w:pPr>
              <w:spacing w:line="0" w:lineRule="atLeast"/>
              <w:ind w:right="-142"/>
              <w:rPr>
                <w:sz w:val="22"/>
                <w:szCs w:val="22"/>
              </w:rPr>
            </w:pPr>
            <w:r>
              <w:rPr>
                <w:rFonts w:hint="eastAsia"/>
                <w:sz w:val="22"/>
                <w:szCs w:val="22"/>
                <w:lang w:val="en"/>
              </w:rPr>
              <w:t>CH2-BitC</w:t>
            </w:r>
          </w:p>
        </w:tc>
      </w:tr>
      <w:tr w:rsidR="00DF1C7C" w:rsidTr="00596636">
        <w:tc>
          <w:tcPr>
            <w:tcW w:w="2376"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718" w:type="dxa"/>
          </w:tcPr>
          <w:p w:rsidR="00DF1C7C" w:rsidRDefault="00DF1C7C">
            <w:pPr>
              <w:spacing w:line="0" w:lineRule="atLeast"/>
              <w:ind w:right="-123"/>
              <w:rPr>
                <w:sz w:val="22"/>
                <w:szCs w:val="22"/>
              </w:rPr>
            </w:pPr>
            <w:r>
              <w:rPr>
                <w:sz w:val="22"/>
                <w:szCs w:val="22"/>
              </w:rPr>
              <w:t>GET_POW_ALM_REG_ID_</w:t>
            </w:r>
            <w:r>
              <w:rPr>
                <w:rFonts w:hint="eastAsia"/>
                <w:sz w:val="22"/>
                <w:szCs w:val="22"/>
              </w:rPr>
              <w:t>B</w:t>
            </w:r>
          </w:p>
        </w:tc>
        <w:tc>
          <w:tcPr>
            <w:tcW w:w="2141" w:type="dxa"/>
          </w:tcPr>
          <w:p w:rsidR="00DF1C7C" w:rsidRDefault="00DF1C7C">
            <w:pPr>
              <w:spacing w:line="0" w:lineRule="atLeast"/>
              <w:ind w:right="-108"/>
              <w:rPr>
                <w:sz w:val="22"/>
                <w:szCs w:val="22"/>
              </w:rPr>
            </w:pPr>
            <w:r>
              <w:rPr>
                <w:rFonts w:hint="eastAsia"/>
                <w:sz w:val="22"/>
                <w:szCs w:val="22"/>
              </w:rPr>
              <w:t>0x0000 3301</w:t>
            </w:r>
          </w:p>
        </w:tc>
        <w:tc>
          <w:tcPr>
            <w:tcW w:w="1796" w:type="dxa"/>
          </w:tcPr>
          <w:p w:rsidR="00DF1C7C" w:rsidRDefault="00DF1C7C">
            <w:pPr>
              <w:spacing w:line="0" w:lineRule="atLeast"/>
              <w:ind w:right="-142"/>
              <w:rPr>
                <w:sz w:val="22"/>
                <w:szCs w:val="22"/>
              </w:rPr>
            </w:pPr>
            <w:r>
              <w:rPr>
                <w:rFonts w:hint="eastAsia"/>
                <w:sz w:val="22"/>
                <w:szCs w:val="22"/>
                <w:lang w:val="en"/>
              </w:rPr>
              <w:t>CH3-BitB</w:t>
            </w:r>
          </w:p>
        </w:tc>
      </w:tr>
      <w:tr w:rsidR="00DF1C7C" w:rsidTr="00596636">
        <w:tc>
          <w:tcPr>
            <w:tcW w:w="2376" w:type="dxa"/>
            <w:gridSpan w:val="2"/>
          </w:tcPr>
          <w:p w:rsidR="00DF1C7C" w:rsidRDefault="00DF1C7C">
            <w:pPr>
              <w:spacing w:line="0" w:lineRule="atLeast"/>
              <w:ind w:right="1020"/>
              <w:rPr>
                <w:sz w:val="22"/>
                <w:szCs w:val="22"/>
              </w:rPr>
            </w:pPr>
            <w:r>
              <w:rPr>
                <w:rFonts w:cs="Times New Roman"/>
                <w:sz w:val="22"/>
                <w:szCs w:val="22"/>
              </w:rPr>
              <w:t>Description</w:t>
            </w:r>
          </w:p>
        </w:tc>
        <w:tc>
          <w:tcPr>
            <w:tcW w:w="7655" w:type="dxa"/>
            <w:gridSpan w:val="3"/>
          </w:tcPr>
          <w:p w:rsidR="00DF1C7C" w:rsidRDefault="00DF1C7C">
            <w:pPr>
              <w:widowControl w:val="0"/>
              <w:autoSpaceDE w:val="0"/>
              <w:autoSpaceDN w:val="0"/>
              <w:adjustRightInd w:val="0"/>
              <w:spacing w:line="0" w:lineRule="atLeast"/>
              <w:rPr>
                <w:sz w:val="22"/>
                <w:szCs w:val="22"/>
              </w:rPr>
            </w:pPr>
            <w:r>
              <w:rPr>
                <w:rFonts w:cs="Times New Roman"/>
                <w:sz w:val="22"/>
                <w:szCs w:val="22"/>
              </w:rPr>
              <w:t>Read the Power Supply Alarm Status Register</w:t>
            </w:r>
            <w:r w:rsidR="00383EA3">
              <w:rPr>
                <w:rFonts w:cs="Times New Roman" w:hint="eastAsia"/>
                <w:sz w:val="22"/>
                <w:szCs w:val="22"/>
              </w:rPr>
              <w:t xml:space="preserve"> from SFP+ module.</w:t>
            </w:r>
            <w:r>
              <w:rPr>
                <w:rFonts w:cs="Times New Roman" w:hint="eastAsia"/>
                <w:sz w:val="22"/>
                <w:szCs w:val="22"/>
              </w:rPr>
              <w:t xml:space="preserve"> </w:t>
            </w:r>
            <w:r>
              <w:rPr>
                <w:rFonts w:cs="Times New Roman"/>
                <w:sz w:val="22"/>
                <w:szCs w:val="22"/>
              </w:rPr>
              <w:t xml:space="preserve">Each bit is </w:t>
            </w:r>
            <w:r>
              <w:rPr>
                <w:rFonts w:cs="Times New Roman" w:hint="eastAsia"/>
                <w:sz w:val="22"/>
                <w:szCs w:val="22"/>
              </w:rPr>
              <w:t>1</w:t>
            </w:r>
            <w:r>
              <w:rPr>
                <w:rFonts w:cs="Times New Roman"/>
                <w:sz w:val="22"/>
                <w:szCs w:val="22"/>
              </w:rPr>
              <w:t xml:space="preserve"> for alarm and </w:t>
            </w:r>
            <w:r>
              <w:rPr>
                <w:rFonts w:cs="Times New Roman" w:hint="eastAsia"/>
                <w:sz w:val="22"/>
                <w:szCs w:val="22"/>
              </w:rPr>
              <w:t>0</w:t>
            </w:r>
            <w:r>
              <w:rPr>
                <w:rFonts w:cs="Times New Roman"/>
                <w:sz w:val="22"/>
                <w:szCs w:val="22"/>
              </w:rPr>
              <w:t xml:space="preserve"> for normal. </w:t>
            </w:r>
            <w:r w:rsidR="00FD7F5E">
              <w:rPr>
                <w:rFonts w:hint="eastAsia"/>
                <w:sz w:val="22"/>
                <w:szCs w:val="22"/>
              </w:rPr>
              <w:t>RESET_DFR</w:t>
            </w:r>
            <w:r>
              <w:rPr>
                <w:rFonts w:cs="Times New Roman" w:hint="eastAsia"/>
                <w:sz w:val="22"/>
                <w:szCs w:val="22"/>
              </w:rPr>
              <w:t xml:space="preserve"> </w:t>
            </w:r>
            <w:r>
              <w:rPr>
                <w:rFonts w:cs="Times New Roman"/>
                <w:sz w:val="22"/>
                <w:szCs w:val="22"/>
              </w:rPr>
              <w:t xml:space="preserve">resets to </w:t>
            </w:r>
            <w:r>
              <w:rPr>
                <w:rFonts w:cs="Times New Roman" w:hint="eastAsia"/>
                <w:sz w:val="22"/>
                <w:szCs w:val="22"/>
              </w:rPr>
              <w:t>0</w:t>
            </w:r>
            <w:r>
              <w:rPr>
                <w:rFonts w:cs="Times New Roman"/>
                <w:sz w:val="22"/>
                <w:szCs w:val="22"/>
              </w:rPr>
              <w:t>.</w:t>
            </w:r>
            <w:r>
              <w:rPr>
                <w:sz w:val="22"/>
                <w:szCs w:val="22"/>
              </w:rPr>
              <w:t xml:space="preserve"> </w:t>
            </w:r>
          </w:p>
        </w:tc>
      </w:tr>
      <w:tr w:rsidR="00DF1C7C" w:rsidTr="00596636">
        <w:tc>
          <w:tcPr>
            <w:tcW w:w="2376" w:type="dxa"/>
            <w:gridSpan w:val="2"/>
          </w:tcPr>
          <w:p w:rsidR="00DF1C7C" w:rsidRDefault="00DF1C7C">
            <w:pPr>
              <w:spacing w:line="0" w:lineRule="atLeast"/>
              <w:ind w:right="1020"/>
              <w:rPr>
                <w:sz w:val="22"/>
                <w:szCs w:val="22"/>
              </w:rPr>
            </w:pPr>
            <w:r>
              <w:rPr>
                <w:rFonts w:cs="Times New Roman"/>
                <w:sz w:val="22"/>
                <w:szCs w:val="22"/>
              </w:rPr>
              <w:t>Update Rate</w:t>
            </w:r>
          </w:p>
        </w:tc>
        <w:tc>
          <w:tcPr>
            <w:tcW w:w="7655" w:type="dxa"/>
            <w:gridSpan w:val="3"/>
          </w:tcPr>
          <w:p w:rsidR="00DF1C7C" w:rsidRDefault="00DF1C7C">
            <w:pPr>
              <w:spacing w:line="0" w:lineRule="atLeast"/>
              <w:ind w:right="1020"/>
              <w:rPr>
                <w:sz w:val="22"/>
                <w:szCs w:val="22"/>
              </w:rPr>
            </w:pPr>
            <w:r>
              <w:rPr>
                <w:rFonts w:hint="eastAsia"/>
                <w:sz w:val="22"/>
                <w:szCs w:val="22"/>
              </w:rPr>
              <w:t>192ms or less.</w:t>
            </w:r>
            <w:r>
              <w:rPr>
                <w:rFonts w:cs="Times New Roman"/>
                <w:sz w:val="22"/>
                <w:szCs w:val="22"/>
              </w:rPr>
              <w:t xml:space="preserve"> The update is not synchronized with 48ms TE</w:t>
            </w:r>
            <w:r>
              <w:rPr>
                <w:rFonts w:cs="Times New Roman" w:hint="eastAsia"/>
                <w:sz w:val="22"/>
                <w:szCs w:val="22"/>
              </w:rPr>
              <w:t>.</w:t>
            </w:r>
          </w:p>
        </w:tc>
      </w:tr>
      <w:tr w:rsidR="00DF1C7C" w:rsidTr="00596636">
        <w:tc>
          <w:tcPr>
            <w:tcW w:w="2376" w:type="dxa"/>
            <w:gridSpan w:val="2"/>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655" w:type="dxa"/>
            <w:gridSpan w:val="3"/>
          </w:tcPr>
          <w:p w:rsidR="00DF1C7C" w:rsidRDefault="00DF1C7C">
            <w:pPr>
              <w:spacing w:line="0" w:lineRule="atLeast"/>
              <w:ind w:right="1020"/>
              <w:rPr>
                <w:sz w:val="22"/>
                <w:szCs w:val="22"/>
              </w:rPr>
            </w:pPr>
            <w:r>
              <w:rPr>
                <w:rFonts w:hint="eastAsia"/>
                <w:sz w:val="22"/>
                <w:szCs w:val="22"/>
              </w:rPr>
              <w:t>No</w:t>
            </w:r>
          </w:p>
        </w:tc>
      </w:tr>
      <w:tr w:rsidR="00595E56" w:rsidTr="00596636">
        <w:tc>
          <w:tcPr>
            <w:tcW w:w="2376" w:type="dxa"/>
            <w:gridSpan w:val="2"/>
          </w:tcPr>
          <w:p w:rsidR="00595E56" w:rsidRPr="00AA1052" w:rsidRDefault="00595E56" w:rsidP="00596636">
            <w:pPr>
              <w:pStyle w:val="afa"/>
              <w:rPr>
                <w:sz w:val="22"/>
                <w:szCs w:val="22"/>
                <w:rPrChange w:id="8527" w:author="t_竹沢 公佑" w:date="2019-10-05T17:05:00Z">
                  <w:rPr/>
                </w:rPrChange>
              </w:rPr>
            </w:pPr>
            <w:r w:rsidRPr="00AA1052">
              <w:rPr>
                <w:sz w:val="22"/>
                <w:szCs w:val="22"/>
                <w:rPrChange w:id="8528" w:author="t_竹沢 公佑" w:date="2019-10-05T17:05:00Z">
                  <w:rPr/>
                </w:rPrChange>
              </w:rPr>
              <w:t>Synchronization</w:t>
            </w:r>
          </w:p>
        </w:tc>
        <w:tc>
          <w:tcPr>
            <w:tcW w:w="7655" w:type="dxa"/>
            <w:gridSpan w:val="3"/>
          </w:tcPr>
          <w:p w:rsidR="00595E56" w:rsidRPr="00AA1052" w:rsidRDefault="00AC7296" w:rsidP="00596636">
            <w:pPr>
              <w:pStyle w:val="afa"/>
              <w:rPr>
                <w:sz w:val="22"/>
                <w:szCs w:val="22"/>
                <w:rPrChange w:id="8529" w:author="t_竹沢 公佑" w:date="2019-10-05T17:05:00Z">
                  <w:rPr/>
                </w:rPrChange>
              </w:rPr>
            </w:pPr>
            <w:r w:rsidRPr="00AA1052">
              <w:rPr>
                <w:sz w:val="22"/>
                <w:szCs w:val="22"/>
                <w:rPrChange w:id="8530" w:author="t_竹沢 公佑" w:date="2019-10-05T17:05:00Z">
                  <w:rPr/>
                </w:rPrChange>
              </w:rPr>
              <w:t>S</w:t>
            </w:r>
            <w:r w:rsidR="00595E56" w:rsidRPr="00AA1052">
              <w:rPr>
                <w:sz w:val="22"/>
                <w:szCs w:val="22"/>
                <w:rPrChange w:id="8531" w:author="t_竹沢 公佑" w:date="2019-10-05T17:05:00Z">
                  <w:rPr/>
                </w:rPrChange>
              </w:rPr>
              <w:t>ynchronous</w:t>
            </w:r>
            <w:ins w:id="8532" w:author="t_竹沢 公佑" w:date="2019-09-18T15:08:00Z">
              <w:r w:rsidR="00B57A93" w:rsidRPr="00AA1052">
                <w:rPr>
                  <w:sz w:val="22"/>
                  <w:szCs w:val="22"/>
                  <w:rPrChange w:id="8533" w:author="t_竹沢 公佑" w:date="2019-10-05T17:05:00Z">
                    <w:rPr/>
                  </w:rPrChange>
                </w:rPr>
                <w:t xml:space="preserve"> (*1)</w:t>
              </w:r>
            </w:ins>
          </w:p>
        </w:tc>
      </w:tr>
      <w:tr w:rsidR="0053251C" w:rsidTr="00596636">
        <w:trPr>
          <w:trHeight w:val="190"/>
        </w:trPr>
        <w:tc>
          <w:tcPr>
            <w:tcW w:w="1172" w:type="dxa"/>
            <w:vMerge w:val="restart"/>
          </w:tcPr>
          <w:p w:rsidR="0053251C" w:rsidRPr="00AA1052" w:rsidRDefault="0053251C" w:rsidP="00AC5086">
            <w:pPr>
              <w:pStyle w:val="afa"/>
              <w:rPr>
                <w:sz w:val="22"/>
                <w:szCs w:val="22"/>
                <w:rPrChange w:id="8534" w:author="t_竹沢 公佑" w:date="2019-10-05T17:05:00Z">
                  <w:rPr/>
                </w:rPrChange>
              </w:rPr>
            </w:pPr>
            <w:r w:rsidRPr="00AA1052">
              <w:rPr>
                <w:sz w:val="22"/>
                <w:szCs w:val="22"/>
                <w:rPrChange w:id="8535" w:author="t_竹沢 公佑" w:date="2019-10-05T17:05:00Z">
                  <w:rPr/>
                </w:rPrChange>
              </w:rPr>
              <w:t>Data</w:t>
            </w:r>
          </w:p>
        </w:tc>
        <w:tc>
          <w:tcPr>
            <w:tcW w:w="1204" w:type="dxa"/>
          </w:tcPr>
          <w:p w:rsidR="0053251C" w:rsidRPr="00AA1052" w:rsidRDefault="0053251C" w:rsidP="00AC5086">
            <w:pPr>
              <w:rPr>
                <w:sz w:val="22"/>
                <w:szCs w:val="22"/>
                <w:rPrChange w:id="8536" w:author="t_竹沢 公佑" w:date="2019-10-05T17:05:00Z">
                  <w:rPr/>
                </w:rPrChange>
              </w:rPr>
            </w:pPr>
            <w:r w:rsidRPr="00AA1052">
              <w:rPr>
                <w:sz w:val="22"/>
                <w:szCs w:val="22"/>
                <w:rPrChange w:id="8537" w:author="t_竹沢 公佑" w:date="2019-10-05T17:05:00Z">
                  <w:rPr/>
                </w:rPrChange>
              </w:rPr>
              <w:t>Size</w:t>
            </w:r>
          </w:p>
        </w:tc>
        <w:tc>
          <w:tcPr>
            <w:tcW w:w="7655" w:type="dxa"/>
            <w:gridSpan w:val="3"/>
          </w:tcPr>
          <w:p w:rsidR="0053251C" w:rsidRDefault="0053251C" w:rsidP="00AC5086">
            <w:pPr>
              <w:rPr>
                <w:sz w:val="22"/>
                <w:szCs w:val="22"/>
              </w:rPr>
            </w:pPr>
            <w:r>
              <w:rPr>
                <w:rFonts w:hint="eastAsia"/>
                <w:sz w:val="22"/>
                <w:szCs w:val="22"/>
              </w:rPr>
              <w:t>8Bytes</w:t>
            </w:r>
          </w:p>
        </w:tc>
      </w:tr>
      <w:tr w:rsidR="0053251C" w:rsidTr="00596636">
        <w:trPr>
          <w:trHeight w:val="238"/>
        </w:trPr>
        <w:tc>
          <w:tcPr>
            <w:tcW w:w="1172" w:type="dxa"/>
            <w:vMerge/>
          </w:tcPr>
          <w:p w:rsidR="0053251C" w:rsidRPr="00AA1052" w:rsidRDefault="0053251C" w:rsidP="00AC5086">
            <w:pPr>
              <w:pStyle w:val="afa"/>
              <w:rPr>
                <w:sz w:val="22"/>
                <w:szCs w:val="22"/>
                <w:rPrChange w:id="8538" w:author="t_竹沢 公佑" w:date="2019-10-05T17:05:00Z">
                  <w:rPr/>
                </w:rPrChange>
              </w:rPr>
            </w:pPr>
          </w:p>
        </w:tc>
        <w:tc>
          <w:tcPr>
            <w:tcW w:w="1204" w:type="dxa"/>
          </w:tcPr>
          <w:p w:rsidR="0053251C" w:rsidRPr="00AA1052" w:rsidRDefault="0053251C" w:rsidP="00AC5086">
            <w:pPr>
              <w:rPr>
                <w:sz w:val="22"/>
                <w:szCs w:val="22"/>
                <w:rPrChange w:id="8539" w:author="t_竹沢 公佑" w:date="2019-10-05T17:05:00Z">
                  <w:rPr/>
                </w:rPrChange>
              </w:rPr>
            </w:pPr>
            <w:r w:rsidRPr="00AA1052">
              <w:rPr>
                <w:sz w:val="22"/>
                <w:szCs w:val="22"/>
                <w:rPrChange w:id="8540" w:author="t_竹沢 公佑" w:date="2019-10-05T17:05:00Z">
                  <w:rPr/>
                </w:rPrChange>
              </w:rPr>
              <w:t>Reset</w:t>
            </w:r>
          </w:p>
        </w:tc>
        <w:tc>
          <w:tcPr>
            <w:tcW w:w="7655" w:type="dxa"/>
            <w:gridSpan w:val="3"/>
          </w:tcPr>
          <w:p w:rsidR="0053251C" w:rsidRDefault="0053251C" w:rsidP="00AC5086">
            <w:pPr>
              <w:rPr>
                <w:sz w:val="22"/>
                <w:szCs w:val="22"/>
              </w:rPr>
            </w:pPr>
            <w:r>
              <w:rPr>
                <w:sz w:val="22"/>
                <w:szCs w:val="22"/>
              </w:rPr>
              <w:t>RESET_DFR</w:t>
            </w:r>
          </w:p>
        </w:tc>
      </w:tr>
      <w:tr w:rsidR="0053251C" w:rsidTr="00596636">
        <w:trPr>
          <w:trHeight w:val="238"/>
        </w:trPr>
        <w:tc>
          <w:tcPr>
            <w:tcW w:w="1172" w:type="dxa"/>
            <w:vMerge/>
          </w:tcPr>
          <w:p w:rsidR="0053251C" w:rsidRPr="00AA1052" w:rsidRDefault="0053251C" w:rsidP="00AC5086">
            <w:pPr>
              <w:pStyle w:val="afa"/>
              <w:rPr>
                <w:sz w:val="22"/>
                <w:szCs w:val="22"/>
                <w:rPrChange w:id="8541" w:author="t_竹沢 公佑" w:date="2019-10-05T17:05:00Z">
                  <w:rPr/>
                </w:rPrChange>
              </w:rPr>
            </w:pPr>
          </w:p>
        </w:tc>
        <w:tc>
          <w:tcPr>
            <w:tcW w:w="1204" w:type="dxa"/>
          </w:tcPr>
          <w:p w:rsidR="0053251C" w:rsidRPr="00AA1052" w:rsidRDefault="0053251C" w:rsidP="00AC5086">
            <w:pPr>
              <w:rPr>
                <w:sz w:val="22"/>
                <w:szCs w:val="22"/>
                <w:rPrChange w:id="8542" w:author="t_竹沢 公佑" w:date="2019-10-05T17:05:00Z">
                  <w:rPr/>
                </w:rPrChange>
              </w:rPr>
            </w:pPr>
            <w:r w:rsidRPr="00AA1052">
              <w:rPr>
                <w:sz w:val="22"/>
                <w:szCs w:val="22"/>
                <w:rPrChange w:id="8543" w:author="t_竹沢 公佑" w:date="2019-10-05T17:05:00Z">
                  <w:rPr/>
                </w:rPrChange>
              </w:rPr>
              <w:t>Latch</w:t>
            </w:r>
          </w:p>
        </w:tc>
        <w:tc>
          <w:tcPr>
            <w:tcW w:w="7655" w:type="dxa"/>
            <w:gridSpan w:val="3"/>
          </w:tcPr>
          <w:p w:rsidR="0053251C" w:rsidRDefault="0053251C">
            <w:pPr>
              <w:rPr>
                <w:sz w:val="22"/>
                <w:szCs w:val="22"/>
              </w:rPr>
            </w:pPr>
            <w:ins w:id="8544" w:author="t_竹沢 公佑" w:date="2020-06-03T10:18:00Z">
              <w:r w:rsidRPr="001032E5">
                <w:rPr>
                  <w:sz w:val="22"/>
                  <w:szCs w:val="22"/>
                </w:rPr>
                <w:t>Bit1 and bit0 in Byte0 are latched values.</w:t>
              </w:r>
            </w:ins>
            <w:ins w:id="8545" w:author="t_竹沢 公佑" w:date="2020-06-08T13:06:00Z">
              <w:r>
                <w:rPr>
                  <w:sz w:val="22"/>
                  <w:szCs w:val="22"/>
                </w:rPr>
                <w:t xml:space="preserve"> </w:t>
              </w:r>
              <w:r w:rsidRPr="00E20327">
                <w:rPr>
                  <w:sz w:val="22"/>
                  <w:szCs w:val="22"/>
                </w:rPr>
                <w:t xml:space="preserve">Bit0 in Byte1 is set to 1 (alarm) when the access of the I2C interface to SFP+ module </w:t>
              </w:r>
            </w:ins>
            <w:ins w:id="8546" w:author="t_竹沢 公佑" w:date="2020-06-08T13:10:00Z">
              <w:r>
                <w:rPr>
                  <w:rFonts w:hint="eastAsia"/>
                  <w:sz w:val="22"/>
                  <w:szCs w:val="22"/>
                </w:rPr>
                <w:t xml:space="preserve">is </w:t>
              </w:r>
            </w:ins>
            <w:ins w:id="8547" w:author="t_竹沢 公佑" w:date="2020-06-08T13:06:00Z">
              <w:r w:rsidRPr="00E20327">
                <w:rPr>
                  <w:sz w:val="22"/>
                  <w:szCs w:val="22"/>
                </w:rPr>
                <w:t xml:space="preserve">failed. And </w:t>
              </w:r>
            </w:ins>
            <w:ins w:id="8548" w:author="t_竹沢 公佑" w:date="2020-06-08T13:12:00Z">
              <w:r>
                <w:rPr>
                  <w:rFonts w:hint="eastAsia"/>
                  <w:sz w:val="22"/>
                  <w:szCs w:val="22"/>
                </w:rPr>
                <w:t xml:space="preserve">Bit0 in Byte1 </w:t>
              </w:r>
            </w:ins>
            <w:ins w:id="8549" w:author="t_竹沢 公佑" w:date="2020-06-08T13:06:00Z">
              <w:r w:rsidRPr="00E20327">
                <w:rPr>
                  <w:sz w:val="22"/>
                  <w:szCs w:val="22"/>
                </w:rPr>
                <w:t xml:space="preserve">is set to 0 (normal) when it is succeeded. </w:t>
              </w:r>
            </w:ins>
            <w:del w:id="8550" w:author="t_竹沢 公佑" w:date="2020-06-03T10:22:00Z">
              <w:r w:rsidDel="001032E5">
                <w:rPr>
                  <w:rFonts w:hint="eastAsia"/>
                  <w:sz w:val="22"/>
                  <w:szCs w:val="22"/>
                </w:rPr>
                <w:delText>Bit1 and bit0 in Byte0 are latched value. Bit0 in Byte1 is set when the DRXP board accesses SFP+ module by I2C interface.</w:delText>
              </w:r>
            </w:del>
          </w:p>
        </w:tc>
      </w:tr>
      <w:tr w:rsidR="0053251C" w:rsidTr="0053251C">
        <w:trPr>
          <w:trHeight w:val="2138"/>
        </w:trPr>
        <w:tc>
          <w:tcPr>
            <w:tcW w:w="1172" w:type="dxa"/>
            <w:vMerge/>
          </w:tcPr>
          <w:p w:rsidR="0053251C" w:rsidRPr="00AA1052" w:rsidRDefault="0053251C" w:rsidP="00AC5086">
            <w:pPr>
              <w:pStyle w:val="afa"/>
              <w:rPr>
                <w:sz w:val="22"/>
                <w:szCs w:val="22"/>
                <w:rPrChange w:id="8551" w:author="t_竹沢 公佑" w:date="2019-10-05T17:05:00Z">
                  <w:rPr/>
                </w:rPrChange>
              </w:rPr>
            </w:pPr>
          </w:p>
        </w:tc>
        <w:tc>
          <w:tcPr>
            <w:tcW w:w="1204" w:type="dxa"/>
          </w:tcPr>
          <w:p w:rsidR="0053251C" w:rsidRPr="00AA1052" w:rsidRDefault="0053251C" w:rsidP="00AC5086">
            <w:pPr>
              <w:pStyle w:val="afa"/>
              <w:rPr>
                <w:sz w:val="22"/>
                <w:szCs w:val="22"/>
                <w:rPrChange w:id="8552" w:author="t_竹沢 公佑" w:date="2019-10-05T17:05:00Z">
                  <w:rPr/>
                </w:rPrChange>
              </w:rPr>
            </w:pPr>
            <w:r w:rsidRPr="00AA1052">
              <w:rPr>
                <w:sz w:val="22"/>
                <w:szCs w:val="22"/>
                <w:rPrChange w:id="8553" w:author="t_竹沢 公佑" w:date="2019-10-05T17:05:00Z">
                  <w:rPr/>
                </w:rPrChange>
              </w:rPr>
              <w:t>Value</w:t>
            </w:r>
          </w:p>
        </w:tc>
        <w:tc>
          <w:tcPr>
            <w:tcW w:w="7655" w:type="dxa"/>
            <w:gridSpan w:val="3"/>
          </w:tcPr>
          <w:p w:rsidR="0053251C" w:rsidRDefault="0053251C" w:rsidP="0000268D">
            <w:pPr>
              <w:spacing w:line="0" w:lineRule="atLeast"/>
              <w:ind w:right="1020"/>
              <w:rPr>
                <w:sz w:val="22"/>
                <w:szCs w:val="22"/>
              </w:rPr>
            </w:pPr>
            <w:r>
              <w:rPr>
                <w:rFonts w:hint="eastAsia"/>
                <w:sz w:val="22"/>
                <w:szCs w:val="22"/>
              </w:rPr>
              <w:t>Byte0:</w:t>
            </w:r>
          </w:p>
          <w:p w:rsidR="0053251C" w:rsidRDefault="0053251C" w:rsidP="0000268D">
            <w:pPr>
              <w:widowControl w:val="0"/>
              <w:autoSpaceDE w:val="0"/>
              <w:autoSpaceDN w:val="0"/>
              <w:adjustRightInd w:val="0"/>
              <w:spacing w:line="0" w:lineRule="atLeast"/>
              <w:rPr>
                <w:rFonts w:cs="Times New Roman"/>
                <w:sz w:val="22"/>
                <w:szCs w:val="22"/>
              </w:rPr>
            </w:pPr>
            <w:r>
              <w:rPr>
                <w:rFonts w:hint="eastAsia"/>
                <w:sz w:val="22"/>
                <w:szCs w:val="22"/>
              </w:rPr>
              <w:t xml:space="preserve"> </w:t>
            </w:r>
            <w:r>
              <w:rPr>
                <w:rFonts w:cs="Times New Roman" w:hint="eastAsia"/>
                <w:sz w:val="22"/>
                <w:szCs w:val="22"/>
              </w:rPr>
              <w:t>b</w:t>
            </w:r>
            <w:r>
              <w:rPr>
                <w:rFonts w:cs="Times New Roman"/>
                <w:sz w:val="22"/>
                <w:szCs w:val="22"/>
              </w:rPr>
              <w:t>it</w:t>
            </w:r>
            <w:r>
              <w:rPr>
                <w:rFonts w:cs="Times New Roman" w:hint="eastAsia"/>
                <w:sz w:val="22"/>
                <w:szCs w:val="22"/>
              </w:rPr>
              <w:t xml:space="preserve"> </w:t>
            </w:r>
            <w:r>
              <w:rPr>
                <w:rFonts w:cs="Times New Roman"/>
                <w:sz w:val="22"/>
                <w:szCs w:val="22"/>
              </w:rPr>
              <w:t>7-</w:t>
            </w:r>
            <w:r>
              <w:rPr>
                <w:rFonts w:cs="Times New Roman" w:hint="eastAsia"/>
                <w:sz w:val="22"/>
                <w:szCs w:val="22"/>
              </w:rPr>
              <w:t>2:</w:t>
            </w:r>
            <w:r>
              <w:rPr>
                <w:rFonts w:cs="Times New Roman"/>
                <w:sz w:val="22"/>
                <w:szCs w:val="22"/>
              </w:rPr>
              <w:t xml:space="preserve"> Reserved (</w:t>
            </w:r>
            <w:r>
              <w:rPr>
                <w:rFonts w:cs="Times New Roman" w:hint="eastAsia"/>
                <w:sz w:val="22"/>
                <w:szCs w:val="22"/>
              </w:rPr>
              <w:t>undefined</w:t>
            </w:r>
            <w:r>
              <w:rPr>
                <w:rFonts w:cs="Times New Roman"/>
                <w:sz w:val="22"/>
                <w:szCs w:val="22"/>
              </w:rPr>
              <w:t>)</w:t>
            </w:r>
          </w:p>
          <w:p w:rsidR="0053251C" w:rsidRDefault="0053251C" w:rsidP="0000268D">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 xml:space="preserve">bit </w:t>
            </w:r>
            <w:r>
              <w:rPr>
                <w:rFonts w:cs="Times New Roman" w:hint="eastAsia"/>
                <w:sz w:val="22"/>
                <w:szCs w:val="22"/>
              </w:rPr>
              <w:t>1: 3.3V_WARN</w:t>
            </w:r>
          </w:p>
          <w:p w:rsidR="0053251C" w:rsidRDefault="0053251C" w:rsidP="0000268D">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0</w:t>
            </w:r>
            <w:r>
              <w:rPr>
                <w:rFonts w:cs="Times New Roman" w:hint="eastAsia"/>
                <w:sz w:val="22"/>
                <w:szCs w:val="22"/>
              </w:rPr>
              <w:t>:</w:t>
            </w:r>
            <w:r>
              <w:rPr>
                <w:rFonts w:cs="Times New Roman"/>
                <w:sz w:val="22"/>
                <w:szCs w:val="22"/>
              </w:rPr>
              <w:t xml:space="preserve"> </w:t>
            </w:r>
            <w:r>
              <w:rPr>
                <w:rFonts w:cs="Times New Roman" w:hint="eastAsia"/>
                <w:sz w:val="22"/>
                <w:szCs w:val="22"/>
              </w:rPr>
              <w:t>3.3V_ALM</w:t>
            </w:r>
          </w:p>
          <w:p w:rsidR="0053251C" w:rsidRDefault="0053251C" w:rsidP="0000268D">
            <w:pPr>
              <w:widowControl w:val="0"/>
              <w:autoSpaceDE w:val="0"/>
              <w:autoSpaceDN w:val="0"/>
              <w:adjustRightInd w:val="0"/>
              <w:spacing w:line="0" w:lineRule="atLeast"/>
              <w:rPr>
                <w:rFonts w:cs="Times New Roman"/>
                <w:sz w:val="22"/>
                <w:szCs w:val="22"/>
              </w:rPr>
            </w:pPr>
            <w:r>
              <w:rPr>
                <w:rFonts w:cs="Times New Roman" w:hint="eastAsia"/>
                <w:sz w:val="22"/>
                <w:szCs w:val="22"/>
              </w:rPr>
              <w:t>Byte1:</w:t>
            </w:r>
          </w:p>
          <w:p w:rsidR="0053251C" w:rsidRDefault="0053251C" w:rsidP="0000268D">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 b</w:t>
            </w:r>
            <w:r>
              <w:rPr>
                <w:rFonts w:cs="Times New Roman"/>
                <w:sz w:val="22"/>
                <w:szCs w:val="22"/>
              </w:rPr>
              <w:t>it</w:t>
            </w:r>
            <w:r>
              <w:rPr>
                <w:rFonts w:cs="Times New Roman" w:hint="eastAsia"/>
                <w:sz w:val="22"/>
                <w:szCs w:val="22"/>
              </w:rPr>
              <w:t xml:space="preserve"> </w:t>
            </w:r>
            <w:r>
              <w:rPr>
                <w:rFonts w:cs="Times New Roman"/>
                <w:sz w:val="22"/>
                <w:szCs w:val="22"/>
              </w:rPr>
              <w:t>7-</w:t>
            </w:r>
            <w:r>
              <w:rPr>
                <w:rFonts w:cs="Times New Roman" w:hint="eastAsia"/>
                <w:sz w:val="22"/>
                <w:szCs w:val="22"/>
              </w:rPr>
              <w:t>1:</w:t>
            </w:r>
            <w:r>
              <w:rPr>
                <w:rFonts w:cs="Times New Roman"/>
                <w:sz w:val="22"/>
                <w:szCs w:val="22"/>
              </w:rPr>
              <w:t xml:space="preserve"> Reserved (</w:t>
            </w:r>
            <w:r>
              <w:rPr>
                <w:rFonts w:cs="Times New Roman" w:hint="eastAsia"/>
                <w:sz w:val="22"/>
                <w:szCs w:val="22"/>
              </w:rPr>
              <w:t>undefined</w:t>
            </w:r>
            <w:r>
              <w:rPr>
                <w:rFonts w:cs="Times New Roman"/>
                <w:sz w:val="22"/>
                <w:szCs w:val="22"/>
              </w:rPr>
              <w:t>)</w:t>
            </w:r>
          </w:p>
          <w:p w:rsidR="0053251C" w:rsidRDefault="0053251C" w:rsidP="0000268D">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0</w:t>
            </w:r>
            <w:r>
              <w:rPr>
                <w:rFonts w:cs="Times New Roman" w:hint="eastAsia"/>
                <w:sz w:val="22"/>
                <w:szCs w:val="22"/>
              </w:rPr>
              <w:t>:</w:t>
            </w:r>
            <w:r>
              <w:rPr>
                <w:rFonts w:cs="Times New Roman"/>
                <w:sz w:val="22"/>
                <w:szCs w:val="22"/>
              </w:rPr>
              <w:t xml:space="preserve"> </w:t>
            </w:r>
            <w:r>
              <w:rPr>
                <w:rFonts w:cs="Times New Roman" w:hint="eastAsia"/>
                <w:sz w:val="22"/>
                <w:szCs w:val="22"/>
              </w:rPr>
              <w:t>I2C Access Error</w:t>
            </w:r>
          </w:p>
          <w:p w:rsidR="0053251C" w:rsidRDefault="0053251C" w:rsidP="0000268D">
            <w:pPr>
              <w:spacing w:line="0" w:lineRule="atLeast"/>
              <w:ind w:right="1020"/>
              <w:rPr>
                <w:ins w:id="8554" w:author="t_竹沢 公佑" w:date="2020-08-12T15:00:00Z"/>
                <w:rFonts w:cs="Times New Roman"/>
                <w:sz w:val="22"/>
                <w:szCs w:val="22"/>
              </w:rPr>
            </w:pPr>
            <w:r>
              <w:rPr>
                <w:sz w:val="22"/>
                <w:szCs w:val="22"/>
              </w:rPr>
              <w:t>B</w:t>
            </w:r>
            <w:r>
              <w:rPr>
                <w:rFonts w:hint="eastAsia"/>
                <w:sz w:val="22"/>
                <w:szCs w:val="22"/>
              </w:rPr>
              <w:t>yte2-7:</w:t>
            </w:r>
            <w:r>
              <w:rPr>
                <w:rFonts w:cs="Times New Roman"/>
                <w:sz w:val="22"/>
                <w:szCs w:val="22"/>
              </w:rPr>
              <w:t xml:space="preserve"> Reserved (</w:t>
            </w:r>
            <w:r>
              <w:rPr>
                <w:rFonts w:cs="Times New Roman" w:hint="eastAsia"/>
                <w:sz w:val="22"/>
                <w:szCs w:val="22"/>
              </w:rPr>
              <w:t>undefined</w:t>
            </w:r>
            <w:r>
              <w:rPr>
                <w:rFonts w:cs="Times New Roman"/>
                <w:sz w:val="22"/>
                <w:szCs w:val="22"/>
              </w:rPr>
              <w:t>)</w:t>
            </w:r>
          </w:p>
          <w:p w:rsidR="0053251C" w:rsidRDefault="0053251C" w:rsidP="0000268D">
            <w:pPr>
              <w:spacing w:line="0" w:lineRule="atLeast"/>
              <w:ind w:right="1020"/>
              <w:rPr>
                <w:rFonts w:cs="Times New Roman"/>
                <w:sz w:val="22"/>
                <w:szCs w:val="22"/>
              </w:rPr>
            </w:pPr>
          </w:p>
        </w:tc>
      </w:tr>
      <w:tr w:rsidR="0053251C" w:rsidTr="00D61AA9">
        <w:tblPrEx>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8555" w:author="t_竹沢 公佑" w:date="2020-08-12T15:03:00Z">
            <w:tblPrEx>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1918"/>
          <w:trPrChange w:id="8556" w:author="t_竹沢 公佑" w:date="2020-08-12T15:03:00Z">
            <w:trPr>
              <w:trHeight w:val="2137"/>
            </w:trPr>
          </w:trPrChange>
        </w:trPr>
        <w:tc>
          <w:tcPr>
            <w:tcW w:w="1172" w:type="dxa"/>
            <w:vMerge/>
            <w:tcPrChange w:id="8557" w:author="t_竹沢 公佑" w:date="2020-08-12T15:03:00Z">
              <w:tcPr>
                <w:tcW w:w="1172" w:type="dxa"/>
                <w:vMerge/>
              </w:tcPr>
            </w:tcPrChange>
          </w:tcPr>
          <w:p w:rsidR="0053251C" w:rsidRPr="00AA1052" w:rsidRDefault="0053251C" w:rsidP="00AC5086">
            <w:pPr>
              <w:pStyle w:val="afa"/>
              <w:rPr>
                <w:sz w:val="22"/>
                <w:szCs w:val="22"/>
              </w:rPr>
            </w:pPr>
          </w:p>
        </w:tc>
        <w:tc>
          <w:tcPr>
            <w:tcW w:w="1204" w:type="dxa"/>
            <w:tcPrChange w:id="8558" w:author="t_竹沢 公佑" w:date="2020-08-12T15:03:00Z">
              <w:tcPr>
                <w:tcW w:w="1204" w:type="dxa"/>
              </w:tcPr>
            </w:tcPrChange>
          </w:tcPr>
          <w:p w:rsidR="0053251C" w:rsidRPr="000B41A5" w:rsidRDefault="00202C26" w:rsidP="00AC5086">
            <w:pPr>
              <w:pStyle w:val="afa"/>
              <w:rPr>
                <w:sz w:val="22"/>
                <w:szCs w:val="22"/>
              </w:rPr>
            </w:pPr>
            <w:ins w:id="8559" w:author="t_竹沢 公佑" w:date="2020-08-20T10:17:00Z">
              <w:r>
                <w:rPr>
                  <w:rFonts w:hint="eastAsia"/>
                  <w:sz w:val="22"/>
                  <w:szCs w:val="22"/>
                </w:rPr>
                <w:t>Category</w:t>
              </w:r>
            </w:ins>
          </w:p>
        </w:tc>
        <w:tc>
          <w:tcPr>
            <w:tcW w:w="7655" w:type="dxa"/>
            <w:gridSpan w:val="3"/>
            <w:tcPrChange w:id="8560" w:author="t_竹沢 公佑" w:date="2020-08-12T15:03:00Z">
              <w:tcPr>
                <w:tcW w:w="7655" w:type="dxa"/>
                <w:gridSpan w:val="3"/>
              </w:tcPr>
            </w:tcPrChange>
          </w:tcPr>
          <w:p w:rsidR="0053251C" w:rsidRDefault="0053251C" w:rsidP="0053251C">
            <w:pPr>
              <w:widowControl w:val="0"/>
              <w:autoSpaceDE w:val="0"/>
              <w:autoSpaceDN w:val="0"/>
              <w:adjustRightInd w:val="0"/>
              <w:spacing w:line="0" w:lineRule="atLeast"/>
              <w:rPr>
                <w:ins w:id="8561" w:author="t_竹沢 公佑" w:date="2020-08-12T15:01:00Z"/>
                <w:rFonts w:cs="Times New Roman"/>
                <w:sz w:val="22"/>
                <w:szCs w:val="22"/>
              </w:rPr>
            </w:pPr>
            <w:ins w:id="8562" w:author="t_竹沢 公佑" w:date="2020-08-12T15:01:00Z">
              <w:r>
                <w:rPr>
                  <w:rFonts w:hint="eastAsia"/>
                  <w:sz w:val="22"/>
                  <w:szCs w:val="22"/>
                </w:rPr>
                <w:t>■Warning</w:t>
              </w:r>
            </w:ins>
          </w:p>
          <w:p w:rsidR="0053251C" w:rsidRPr="00C7687E" w:rsidRDefault="0053251C">
            <w:pPr>
              <w:widowControl w:val="0"/>
              <w:autoSpaceDE w:val="0"/>
              <w:autoSpaceDN w:val="0"/>
              <w:adjustRightInd w:val="0"/>
              <w:spacing w:line="0" w:lineRule="atLeast"/>
              <w:ind w:firstLineChars="50" w:firstLine="110"/>
              <w:rPr>
                <w:ins w:id="8563" w:author="t_竹沢 公佑" w:date="2020-08-12T15:01:00Z"/>
                <w:rFonts w:cs="Times New Roman"/>
                <w:sz w:val="22"/>
                <w:szCs w:val="22"/>
              </w:rPr>
              <w:pPrChange w:id="8564" w:author="t_竹沢 公佑" w:date="2020-08-20T09:44:00Z">
                <w:pPr>
                  <w:spacing w:line="0" w:lineRule="atLeast"/>
                  <w:ind w:right="-108"/>
                </w:pPr>
              </w:pPrChange>
            </w:pPr>
            <w:ins w:id="8565" w:author="t_竹沢 公佑" w:date="2020-08-12T15:01:00Z">
              <w:r>
                <w:rPr>
                  <w:rFonts w:cs="Times New Roman" w:hint="eastAsia"/>
                  <w:sz w:val="22"/>
                  <w:szCs w:val="22"/>
                </w:rPr>
                <w:t>3.3V_WARN</w:t>
              </w:r>
            </w:ins>
          </w:p>
          <w:p w:rsidR="0053251C" w:rsidRDefault="0053251C">
            <w:pPr>
              <w:spacing w:line="0" w:lineRule="atLeast"/>
              <w:ind w:leftChars="100" w:left="240" w:right="-108"/>
              <w:rPr>
                <w:ins w:id="8566" w:author="t_竹沢 公佑" w:date="2020-08-12T15:01:00Z"/>
                <w:sz w:val="22"/>
                <w:szCs w:val="22"/>
              </w:rPr>
              <w:pPrChange w:id="8567" w:author="t_竹沢 公佑" w:date="2020-08-20T09:44:00Z">
                <w:pPr>
                  <w:spacing w:line="0" w:lineRule="atLeast"/>
                  <w:ind w:right="-108"/>
                </w:pPr>
              </w:pPrChange>
            </w:pPr>
            <w:ins w:id="8568" w:author="t_竹沢 公佑" w:date="2020-08-12T15:01:00Z">
              <w:r>
                <w:rPr>
                  <w:rFonts w:hint="eastAsia"/>
                  <w:sz w:val="22"/>
                  <w:szCs w:val="22"/>
                </w:rPr>
                <w:t>In general, this monitoring item means power warning of SFP+ module. Device driver just reads status registers in the SFP+ module. For the detail, please see SFP+ module datasheet or ask SFP+ module</w:t>
              </w:r>
              <w:r>
                <w:rPr>
                  <w:sz w:val="22"/>
                  <w:szCs w:val="22"/>
                </w:rPr>
                <w:t>’</w:t>
              </w:r>
              <w:r>
                <w:rPr>
                  <w:rFonts w:hint="eastAsia"/>
                  <w:sz w:val="22"/>
                  <w:szCs w:val="22"/>
                </w:rPr>
                <w:t>s vendor.</w:t>
              </w:r>
            </w:ins>
          </w:p>
          <w:p w:rsidR="0053251C" w:rsidRDefault="0053251C" w:rsidP="0000268D">
            <w:pPr>
              <w:spacing w:line="0" w:lineRule="atLeast"/>
              <w:ind w:right="1020"/>
              <w:rPr>
                <w:ins w:id="8569" w:author="t_竹沢 公佑" w:date="2020-08-12T15:01:00Z"/>
                <w:sz w:val="22"/>
                <w:szCs w:val="22"/>
              </w:rPr>
            </w:pPr>
          </w:p>
          <w:p w:rsidR="0053251C" w:rsidRDefault="0053251C" w:rsidP="0053251C">
            <w:pPr>
              <w:spacing w:line="0" w:lineRule="atLeast"/>
              <w:ind w:right="-108"/>
              <w:rPr>
                <w:ins w:id="8570" w:author="t_竹沢 公佑" w:date="2020-08-12T15:01:00Z"/>
                <w:sz w:val="22"/>
                <w:szCs w:val="22"/>
              </w:rPr>
            </w:pPr>
            <w:ins w:id="8571" w:author="t_竹沢 公佑" w:date="2020-08-12T15:01:00Z">
              <w:r>
                <w:rPr>
                  <w:rFonts w:hint="eastAsia"/>
                  <w:sz w:val="22"/>
                  <w:szCs w:val="22"/>
                </w:rPr>
                <w:t>■Fatal</w:t>
              </w:r>
            </w:ins>
          </w:p>
          <w:p w:rsidR="0053251C" w:rsidRDefault="0053251C">
            <w:pPr>
              <w:spacing w:line="0" w:lineRule="atLeast"/>
              <w:ind w:right="-108" w:firstLineChars="50" w:firstLine="110"/>
              <w:rPr>
                <w:ins w:id="8572" w:author="t_竹沢 公佑" w:date="2020-08-12T15:01:00Z"/>
                <w:sz w:val="22"/>
                <w:szCs w:val="22"/>
              </w:rPr>
              <w:pPrChange w:id="8573" w:author="t_竹沢 公佑" w:date="2020-08-20T09:44:00Z">
                <w:pPr>
                  <w:spacing w:line="0" w:lineRule="atLeast"/>
                  <w:ind w:right="-108"/>
                </w:pPr>
              </w:pPrChange>
            </w:pPr>
            <w:ins w:id="8574" w:author="t_竹沢 公佑" w:date="2020-08-12T15:01:00Z">
              <w:r>
                <w:rPr>
                  <w:rFonts w:cs="Times New Roman" w:hint="eastAsia"/>
                  <w:sz w:val="22"/>
                  <w:szCs w:val="22"/>
                </w:rPr>
                <w:t>3.3V_ALM</w:t>
              </w:r>
            </w:ins>
          </w:p>
          <w:p w:rsidR="0053251C" w:rsidRPr="005634B0" w:rsidRDefault="0053251C">
            <w:pPr>
              <w:spacing w:line="0" w:lineRule="atLeast"/>
              <w:ind w:leftChars="100" w:left="240" w:right="-108"/>
              <w:rPr>
                <w:ins w:id="8575" w:author="t_竹沢 公佑" w:date="2020-08-12T15:01:00Z"/>
                <w:sz w:val="22"/>
                <w:szCs w:val="22"/>
              </w:rPr>
              <w:pPrChange w:id="8576" w:author="t_竹沢 公佑" w:date="2020-08-20T09:45:00Z">
                <w:pPr>
                  <w:spacing w:line="0" w:lineRule="atLeast"/>
                  <w:ind w:right="-108"/>
                </w:pPr>
              </w:pPrChange>
            </w:pPr>
            <w:ins w:id="8577" w:author="t_竹沢 公佑" w:date="2020-08-12T15:01:00Z">
              <w:r>
                <w:rPr>
                  <w:rFonts w:hint="eastAsia"/>
                  <w:sz w:val="22"/>
                  <w:szCs w:val="22"/>
                </w:rPr>
                <w:t>Device driver just read</w:t>
              </w:r>
            </w:ins>
            <w:ins w:id="8578" w:author="t_竹沢 公佑" w:date="2020-08-12T15:02:00Z">
              <w:r>
                <w:rPr>
                  <w:rFonts w:hint="eastAsia"/>
                  <w:sz w:val="22"/>
                  <w:szCs w:val="22"/>
                </w:rPr>
                <w:t>s</w:t>
              </w:r>
            </w:ins>
            <w:ins w:id="8579" w:author="t_竹沢 公佑" w:date="2020-08-12T15:01:00Z">
              <w:r>
                <w:rPr>
                  <w:rFonts w:hint="eastAsia"/>
                  <w:sz w:val="22"/>
                  <w:szCs w:val="22"/>
                </w:rPr>
                <w:t xml:space="preserve"> status registers in the SFP+ module. For the detail, please see SFP+ module datasheet or ask SFP+ module</w:t>
              </w:r>
              <w:r>
                <w:rPr>
                  <w:sz w:val="22"/>
                  <w:szCs w:val="22"/>
                </w:rPr>
                <w:t>’</w:t>
              </w:r>
              <w:r>
                <w:rPr>
                  <w:rFonts w:hint="eastAsia"/>
                  <w:sz w:val="22"/>
                  <w:szCs w:val="22"/>
                </w:rPr>
                <w:t>s vendor.</w:t>
              </w:r>
            </w:ins>
          </w:p>
          <w:p w:rsidR="005634B0" w:rsidRDefault="0053251C">
            <w:pPr>
              <w:spacing w:line="0" w:lineRule="atLeast"/>
              <w:ind w:leftChars="100" w:left="240" w:right="-108"/>
              <w:rPr>
                <w:ins w:id="8580" w:author="t_竹沢 公佑" w:date="2020-08-13T09:37:00Z"/>
                <w:sz w:val="22"/>
                <w:szCs w:val="22"/>
              </w:rPr>
              <w:pPrChange w:id="8581" w:author="t_竹沢 公佑" w:date="2020-08-20T09:45:00Z">
                <w:pPr>
                  <w:spacing w:line="0" w:lineRule="atLeast"/>
                  <w:ind w:right="-108"/>
                </w:pPr>
              </w:pPrChange>
            </w:pPr>
            <w:ins w:id="8582" w:author="t_竹沢 公佑" w:date="2020-08-12T15:01:00Z">
              <w:r>
                <w:rPr>
                  <w:rFonts w:hint="eastAsia"/>
                  <w:sz w:val="22"/>
                  <w:szCs w:val="22"/>
                </w:rPr>
                <w:t>This monitoring item may mean hardware error of SFP+ module</w:t>
              </w:r>
              <w:r>
                <w:rPr>
                  <w:sz w:val="22"/>
                  <w:szCs w:val="22"/>
                </w:rPr>
                <w:t>’</w:t>
              </w:r>
              <w:r>
                <w:rPr>
                  <w:rFonts w:hint="eastAsia"/>
                  <w:sz w:val="22"/>
                  <w:szCs w:val="22"/>
                </w:rPr>
                <w:t>s power. The</w:t>
              </w:r>
            </w:ins>
            <w:ins w:id="8583" w:author="t_竹沢 公佑" w:date="2020-08-20T09:45:00Z">
              <w:r w:rsidR="005634B0">
                <w:rPr>
                  <w:rFonts w:hint="eastAsia"/>
                  <w:sz w:val="22"/>
                  <w:szCs w:val="22"/>
                </w:rPr>
                <w:t xml:space="preserve"> </w:t>
              </w:r>
            </w:ins>
            <w:ins w:id="8584" w:author="t_竹沢 公佑" w:date="2020-08-12T15:01:00Z">
              <w:r>
                <w:rPr>
                  <w:rFonts w:hint="eastAsia"/>
                  <w:sz w:val="22"/>
                  <w:szCs w:val="22"/>
                </w:rPr>
                <w:t xml:space="preserve"> 3.3V power is supplied by on-board power circuit. Therefore, please also confirm onboard power circuit status. For the detail, please see a </w:t>
              </w:r>
              <w:r>
                <w:rPr>
                  <w:sz w:val="22"/>
                  <w:szCs w:val="22"/>
                </w:rPr>
                <w:t>“</w:t>
              </w:r>
              <w:r>
                <w:rPr>
                  <w:sz w:val="22"/>
                  <w:szCs w:val="22"/>
                </w:rPr>
                <w:fldChar w:fldCharType="begin"/>
              </w:r>
              <w:r>
                <w:rPr>
                  <w:sz w:val="22"/>
                  <w:szCs w:val="22"/>
                </w:rPr>
                <w:instrText xml:space="preserve"> </w:instrText>
              </w:r>
              <w:r>
                <w:rPr>
                  <w:rFonts w:hint="eastAsia"/>
                  <w:sz w:val="22"/>
                  <w:szCs w:val="22"/>
                </w:rPr>
                <w:instrText>REF _Ref46737442 \r \h</w:instrText>
              </w:r>
              <w:r>
                <w:rPr>
                  <w:sz w:val="22"/>
                  <w:szCs w:val="22"/>
                </w:rPr>
                <w:instrText xml:space="preserve"> </w:instrText>
              </w:r>
            </w:ins>
            <w:r>
              <w:rPr>
                <w:sz w:val="22"/>
                <w:szCs w:val="22"/>
              </w:rPr>
            </w:r>
            <w:ins w:id="8585" w:author="t_竹沢 公佑" w:date="2020-08-12T15:01:00Z">
              <w:r>
                <w:rPr>
                  <w:sz w:val="22"/>
                  <w:szCs w:val="22"/>
                </w:rPr>
                <w:fldChar w:fldCharType="separate"/>
              </w:r>
            </w:ins>
            <w:ins w:id="8586" w:author="t_竹沢 公佑" w:date="2021-02-02T17:29:00Z">
              <w:r w:rsidR="000B4FA1">
                <w:rPr>
                  <w:sz w:val="22"/>
                  <w:szCs w:val="22"/>
                </w:rPr>
                <w:t>6.1.5</w:t>
              </w:r>
            </w:ins>
            <w:ins w:id="8587" w:author="t_竹沢 公佑" w:date="2020-08-12T15:01:00Z">
              <w:r>
                <w:rPr>
                  <w:sz w:val="22"/>
                  <w:szCs w:val="22"/>
                </w:rPr>
                <w:fldChar w:fldCharType="end"/>
              </w:r>
              <w:r>
                <w:rPr>
                  <w:rFonts w:hint="eastAsia"/>
                  <w:sz w:val="22"/>
                  <w:szCs w:val="22"/>
                </w:rPr>
                <w:t xml:space="preserve"> </w:t>
              </w:r>
              <w:r>
                <w:rPr>
                  <w:sz w:val="22"/>
                  <w:szCs w:val="22"/>
                </w:rPr>
                <w:fldChar w:fldCharType="begin"/>
              </w:r>
              <w:r>
                <w:rPr>
                  <w:sz w:val="22"/>
                  <w:szCs w:val="22"/>
                </w:rPr>
                <w:instrText xml:space="preserve"> REF _Ref46737447 \h </w:instrText>
              </w:r>
            </w:ins>
            <w:r>
              <w:rPr>
                <w:sz w:val="22"/>
                <w:szCs w:val="22"/>
              </w:rPr>
            </w:r>
            <w:ins w:id="8588" w:author="t_竹沢 公佑" w:date="2020-08-12T15:01:00Z">
              <w:r>
                <w:rPr>
                  <w:sz w:val="22"/>
                  <w:szCs w:val="22"/>
                </w:rPr>
                <w:fldChar w:fldCharType="separate"/>
              </w:r>
            </w:ins>
            <w:ins w:id="8589" w:author="t_竹沢 公佑" w:date="2021-02-02T17:29:00Z">
              <w:r w:rsidR="000B4FA1">
                <w:t>GET_</w:t>
              </w:r>
              <w:r w:rsidR="000B4FA1">
                <w:rPr>
                  <w:rFonts w:hint="eastAsia"/>
                </w:rPr>
                <w:t>DFR_VOLTAGE_STATUS</w:t>
              </w:r>
            </w:ins>
            <w:ins w:id="8590" w:author="t_竹沢 公佑" w:date="2020-08-12T15:01:00Z">
              <w:r>
                <w:rPr>
                  <w:sz w:val="22"/>
                  <w:szCs w:val="22"/>
                </w:rPr>
                <w:fldChar w:fldCharType="end"/>
              </w:r>
              <w:r>
                <w:rPr>
                  <w:sz w:val="22"/>
                  <w:szCs w:val="22"/>
                </w:rPr>
                <w:t>”</w:t>
              </w:r>
              <w:r>
                <w:rPr>
                  <w:rFonts w:hint="eastAsia"/>
                  <w:sz w:val="22"/>
                  <w:szCs w:val="22"/>
                </w:rPr>
                <w:t>.</w:t>
              </w:r>
            </w:ins>
          </w:p>
          <w:p w:rsidR="005634B0" w:rsidRDefault="005634B0" w:rsidP="000B41A5">
            <w:pPr>
              <w:spacing w:line="0" w:lineRule="atLeast"/>
              <w:ind w:right="-108"/>
              <w:rPr>
                <w:ins w:id="8591" w:author="t_竹沢 公佑" w:date="2020-08-20T09:46:00Z"/>
                <w:sz w:val="22"/>
                <w:szCs w:val="22"/>
              </w:rPr>
            </w:pPr>
          </w:p>
          <w:p w:rsidR="005634B0" w:rsidRDefault="005634B0" w:rsidP="000B41A5">
            <w:pPr>
              <w:spacing w:line="0" w:lineRule="atLeast"/>
              <w:ind w:right="-108"/>
              <w:rPr>
                <w:ins w:id="8592" w:author="t_竹沢 公佑" w:date="2020-08-20T09:46:00Z"/>
                <w:sz w:val="22"/>
                <w:szCs w:val="22"/>
              </w:rPr>
            </w:pPr>
          </w:p>
          <w:p w:rsidR="005634B0" w:rsidRDefault="005634B0" w:rsidP="000B41A5">
            <w:pPr>
              <w:spacing w:line="0" w:lineRule="atLeast"/>
              <w:ind w:right="-108"/>
              <w:rPr>
                <w:ins w:id="8593" w:author="t_竹沢 公佑" w:date="2020-08-20T09:46:00Z"/>
                <w:sz w:val="22"/>
                <w:szCs w:val="22"/>
              </w:rPr>
            </w:pPr>
          </w:p>
          <w:p w:rsidR="005634B0" w:rsidRDefault="005634B0" w:rsidP="000B41A5">
            <w:pPr>
              <w:spacing w:line="0" w:lineRule="atLeast"/>
              <w:ind w:right="-108"/>
              <w:rPr>
                <w:ins w:id="8594" w:author="t_竹沢 公佑" w:date="2020-08-20T09:46:00Z"/>
                <w:sz w:val="22"/>
                <w:szCs w:val="22"/>
              </w:rPr>
            </w:pPr>
          </w:p>
          <w:p w:rsidR="005634B0" w:rsidRDefault="005634B0" w:rsidP="000B41A5">
            <w:pPr>
              <w:spacing w:line="0" w:lineRule="atLeast"/>
              <w:ind w:right="-108"/>
              <w:rPr>
                <w:ins w:id="8595" w:author="t_竹沢 公佑" w:date="2020-08-20T09:46:00Z"/>
                <w:sz w:val="22"/>
                <w:szCs w:val="22"/>
              </w:rPr>
            </w:pPr>
          </w:p>
          <w:p w:rsidR="005634B0" w:rsidRDefault="005634B0" w:rsidP="000B41A5">
            <w:pPr>
              <w:spacing w:line="0" w:lineRule="atLeast"/>
              <w:ind w:right="-108"/>
              <w:rPr>
                <w:ins w:id="8596" w:author="t_竹沢 公佑" w:date="2020-08-20T09:46:00Z"/>
                <w:sz w:val="22"/>
                <w:szCs w:val="22"/>
              </w:rPr>
            </w:pPr>
          </w:p>
          <w:p w:rsidR="005634B0" w:rsidRDefault="005634B0" w:rsidP="000B41A5">
            <w:pPr>
              <w:spacing w:line="0" w:lineRule="atLeast"/>
              <w:ind w:right="-108"/>
              <w:rPr>
                <w:ins w:id="8597" w:author="t_竹沢 公佑" w:date="2020-08-20T09:46:00Z"/>
                <w:sz w:val="22"/>
                <w:szCs w:val="22"/>
              </w:rPr>
            </w:pPr>
          </w:p>
          <w:p w:rsidR="005634B0" w:rsidRDefault="005634B0" w:rsidP="000B41A5">
            <w:pPr>
              <w:spacing w:line="0" w:lineRule="atLeast"/>
              <w:ind w:right="-108"/>
              <w:rPr>
                <w:ins w:id="8598" w:author="t_竹沢 公佑" w:date="2020-08-20T09:46:00Z"/>
                <w:sz w:val="22"/>
                <w:szCs w:val="22"/>
              </w:rPr>
            </w:pPr>
          </w:p>
          <w:p w:rsidR="000B41A5" w:rsidRDefault="000B41A5" w:rsidP="000B41A5">
            <w:pPr>
              <w:spacing w:line="0" w:lineRule="atLeast"/>
              <w:ind w:right="-108"/>
              <w:rPr>
                <w:ins w:id="8599" w:author="t_竹沢 公佑" w:date="2020-08-13T09:37:00Z"/>
                <w:sz w:val="22"/>
                <w:szCs w:val="22"/>
              </w:rPr>
            </w:pPr>
            <w:ins w:id="8600" w:author="t_竹沢 公佑" w:date="2020-08-13T09:37:00Z">
              <w:r>
                <w:rPr>
                  <w:rFonts w:hint="eastAsia"/>
                  <w:sz w:val="22"/>
                  <w:szCs w:val="22"/>
                </w:rPr>
                <w:lastRenderedPageBreak/>
                <w:t>■Fatal/Info</w:t>
              </w:r>
            </w:ins>
          </w:p>
          <w:p w:rsidR="000B41A5" w:rsidRPr="00C7687E" w:rsidRDefault="000B41A5">
            <w:pPr>
              <w:spacing w:line="0" w:lineRule="atLeast"/>
              <w:ind w:right="-108" w:firstLineChars="50" w:firstLine="110"/>
              <w:rPr>
                <w:ins w:id="8601" w:author="t_竹沢 公佑" w:date="2020-08-13T09:37:00Z"/>
                <w:rFonts w:cs="Times New Roman"/>
                <w:sz w:val="22"/>
                <w:szCs w:val="22"/>
              </w:rPr>
            </w:pPr>
            <w:ins w:id="8602" w:author="t_竹沢 公佑" w:date="2020-08-13T09:37:00Z">
              <w:r>
                <w:rPr>
                  <w:rFonts w:cs="Times New Roman" w:hint="eastAsia"/>
                  <w:sz w:val="22"/>
                  <w:szCs w:val="22"/>
                </w:rPr>
                <w:t>I2C Access Error</w:t>
              </w:r>
            </w:ins>
          </w:p>
          <w:p w:rsidR="000B41A5" w:rsidRPr="008906A4" w:rsidRDefault="000B41A5">
            <w:pPr>
              <w:spacing w:line="0" w:lineRule="atLeast"/>
              <w:ind w:right="-108" w:firstLineChars="100" w:firstLine="220"/>
              <w:rPr>
                <w:ins w:id="8603" w:author="t_竹沢 公佑" w:date="2020-08-13T09:36:00Z"/>
                <w:sz w:val="22"/>
                <w:szCs w:val="22"/>
              </w:rPr>
              <w:pPrChange w:id="8604" w:author="t_竹沢 公佑" w:date="2020-08-20T09:46:00Z">
                <w:pPr>
                  <w:spacing w:line="0" w:lineRule="atLeast"/>
                  <w:ind w:right="-108" w:firstLineChars="50" w:firstLine="110"/>
                </w:pPr>
              </w:pPrChange>
            </w:pPr>
            <w:ins w:id="8605" w:author="t_竹沢 公佑" w:date="2020-08-13T09:36:00Z">
              <w:r>
                <w:rPr>
                  <w:rFonts w:hint="eastAsia"/>
                  <w:sz w:val="22"/>
                  <w:szCs w:val="22"/>
                </w:rPr>
                <w:t>Fatal:</w:t>
              </w:r>
            </w:ins>
          </w:p>
          <w:p w:rsidR="000B41A5" w:rsidRDefault="000B41A5">
            <w:pPr>
              <w:spacing w:line="0" w:lineRule="atLeast"/>
              <w:ind w:right="-108" w:firstLineChars="150" w:firstLine="330"/>
              <w:rPr>
                <w:ins w:id="8606" w:author="t_竹沢 公佑" w:date="2020-08-13T09:36:00Z"/>
                <w:sz w:val="22"/>
                <w:szCs w:val="22"/>
              </w:rPr>
              <w:pPrChange w:id="8607" w:author="t_竹沢 公佑" w:date="2020-08-20T09:46:00Z">
                <w:pPr>
                  <w:spacing w:line="0" w:lineRule="atLeast"/>
                  <w:ind w:right="-108" w:firstLineChars="100" w:firstLine="220"/>
                </w:pPr>
              </w:pPrChange>
            </w:pPr>
            <w:ins w:id="8608" w:author="t_竹沢 公佑" w:date="2020-08-13T09:36:00Z">
              <w:r>
                <w:rPr>
                  <w:rFonts w:hint="eastAsia"/>
                  <w:sz w:val="22"/>
                  <w:szCs w:val="22"/>
                </w:rPr>
                <w:t>Device driver (DRXP) fails to access internal registers in the SFP+ module</w:t>
              </w:r>
            </w:ins>
          </w:p>
          <w:p w:rsidR="000B41A5" w:rsidRDefault="000B41A5">
            <w:pPr>
              <w:spacing w:line="0" w:lineRule="atLeast"/>
              <w:ind w:leftChars="150" w:left="360" w:right="1020"/>
              <w:rPr>
                <w:ins w:id="8609" w:author="t_竹沢 公佑" w:date="2020-08-13T09:36:00Z"/>
                <w:sz w:val="22"/>
                <w:szCs w:val="22"/>
              </w:rPr>
              <w:pPrChange w:id="8610" w:author="t_竹沢 公佑" w:date="2020-08-20T09:46:00Z">
                <w:pPr>
                  <w:spacing w:line="0" w:lineRule="atLeast"/>
                  <w:ind w:leftChars="100" w:left="240" w:right="1020"/>
                </w:pPr>
              </w:pPrChange>
            </w:pPr>
            <w:ins w:id="8611" w:author="t_竹沢 公佑" w:date="2020-08-13T09:36:00Z">
              <w:r>
                <w:rPr>
                  <w:rFonts w:hint="eastAsia"/>
                  <w:sz w:val="22"/>
                  <w:szCs w:val="22"/>
                </w:rPr>
                <w:t xml:space="preserve">Even though SFP+ </w:t>
              </w:r>
              <w:r>
                <w:rPr>
                  <w:sz w:val="22"/>
                  <w:szCs w:val="22"/>
                </w:rPr>
                <w:t>module</w:t>
              </w:r>
              <w:r>
                <w:rPr>
                  <w:rFonts w:hint="eastAsia"/>
                  <w:sz w:val="22"/>
                  <w:szCs w:val="22"/>
                </w:rPr>
                <w:t xml:space="preserve"> is installed, DRXP fails to access. It may mean hardware error of SFP+ </w:t>
              </w:r>
              <w:r>
                <w:rPr>
                  <w:sz w:val="22"/>
                  <w:szCs w:val="22"/>
                </w:rPr>
                <w:t>module</w:t>
              </w:r>
              <w:r>
                <w:rPr>
                  <w:rFonts w:hint="eastAsia"/>
                  <w:sz w:val="22"/>
                  <w:szCs w:val="22"/>
                </w:rPr>
                <w:t xml:space="preserve"> or DRXP. Or, DRXP just can</w:t>
              </w:r>
              <w:r>
                <w:rPr>
                  <w:sz w:val="22"/>
                  <w:szCs w:val="22"/>
                </w:rPr>
                <w:t>’</w:t>
              </w:r>
              <w:r>
                <w:rPr>
                  <w:rFonts w:hint="eastAsia"/>
                  <w:sz w:val="22"/>
                  <w:szCs w:val="22"/>
                </w:rPr>
                <w:t xml:space="preserve">t access currently installed SFP+ module. DRXP is tested with </w:t>
              </w:r>
              <w:r>
                <w:rPr>
                  <w:rFonts w:hint="eastAsia"/>
                  <w:sz w:val="22"/>
                  <w:szCs w:val="22"/>
                  <w:lang w:val="en"/>
                </w:rPr>
                <w:t xml:space="preserve">Sumitomo electric </w:t>
              </w:r>
              <w:r>
                <w:rPr>
                  <w:sz w:val="22"/>
                  <w:szCs w:val="22"/>
                  <w:lang w:val="en"/>
                </w:rPr>
                <w:t>SPP5200ER-GL</w:t>
              </w:r>
              <w:r>
                <w:rPr>
                  <w:rFonts w:hint="eastAsia"/>
                  <w:sz w:val="22"/>
                  <w:szCs w:val="22"/>
                  <w:lang w:val="en"/>
                </w:rPr>
                <w:t>. If you use other vendor</w:t>
              </w:r>
              <w:r>
                <w:rPr>
                  <w:sz w:val="22"/>
                  <w:szCs w:val="22"/>
                  <w:lang w:val="en"/>
                </w:rPr>
                <w:t>’</w:t>
              </w:r>
              <w:r>
                <w:rPr>
                  <w:rFonts w:hint="eastAsia"/>
                  <w:sz w:val="22"/>
                  <w:szCs w:val="22"/>
                  <w:lang w:val="en"/>
                </w:rPr>
                <w:t>s module, it may not be able to access to SFP+ module register.</w:t>
              </w:r>
            </w:ins>
          </w:p>
          <w:p w:rsidR="000B41A5" w:rsidRDefault="000B41A5">
            <w:pPr>
              <w:spacing w:line="0" w:lineRule="atLeast"/>
              <w:ind w:right="-108" w:firstLineChars="100" w:firstLine="220"/>
              <w:rPr>
                <w:ins w:id="8612" w:author="t_竹沢 公佑" w:date="2020-08-13T09:36:00Z"/>
                <w:sz w:val="22"/>
                <w:szCs w:val="22"/>
              </w:rPr>
              <w:pPrChange w:id="8613" w:author="t_竹沢 公佑" w:date="2020-08-20T09:46:00Z">
                <w:pPr>
                  <w:spacing w:line="0" w:lineRule="atLeast"/>
                  <w:ind w:right="-108" w:firstLineChars="50" w:firstLine="110"/>
                </w:pPr>
              </w:pPrChange>
            </w:pPr>
            <w:ins w:id="8614" w:author="t_竹沢 公佑" w:date="2020-08-13T09:36:00Z">
              <w:r>
                <w:rPr>
                  <w:rFonts w:hint="eastAsia"/>
                  <w:sz w:val="22"/>
                  <w:szCs w:val="22"/>
                </w:rPr>
                <w:t>Info:</w:t>
              </w:r>
            </w:ins>
          </w:p>
          <w:p w:rsidR="000B41A5" w:rsidRDefault="000B41A5">
            <w:pPr>
              <w:spacing w:line="0" w:lineRule="atLeast"/>
              <w:ind w:right="1020" w:firstLineChars="150" w:firstLine="330"/>
              <w:rPr>
                <w:ins w:id="8615" w:author="t_竹沢 公佑" w:date="2020-08-13T09:36:00Z"/>
                <w:sz w:val="22"/>
                <w:szCs w:val="22"/>
              </w:rPr>
              <w:pPrChange w:id="8616" w:author="t_竹沢 公佑" w:date="2020-08-20T09:46:00Z">
                <w:pPr>
                  <w:spacing w:line="0" w:lineRule="atLeast"/>
                  <w:ind w:right="1020" w:firstLineChars="100" w:firstLine="220"/>
                </w:pPr>
              </w:pPrChange>
            </w:pPr>
            <w:ins w:id="8617" w:author="t_竹沢 公佑" w:date="2020-08-13T09:36:00Z">
              <w:r>
                <w:rPr>
                  <w:rFonts w:hint="eastAsia"/>
                  <w:sz w:val="22"/>
                  <w:szCs w:val="22"/>
                </w:rPr>
                <w:t>T</w:t>
              </w:r>
              <w:r>
                <w:rPr>
                  <w:sz w:val="22"/>
                  <w:szCs w:val="22"/>
                </w:rPr>
                <w:t>h</w:t>
              </w:r>
              <w:r>
                <w:rPr>
                  <w:rFonts w:hint="eastAsia"/>
                  <w:sz w:val="22"/>
                  <w:szCs w:val="22"/>
                </w:rPr>
                <w:t>e SFP+ module isn</w:t>
              </w:r>
              <w:r>
                <w:rPr>
                  <w:sz w:val="22"/>
                  <w:szCs w:val="22"/>
                </w:rPr>
                <w:t>’</w:t>
              </w:r>
              <w:r>
                <w:rPr>
                  <w:rFonts w:hint="eastAsia"/>
                  <w:sz w:val="22"/>
                  <w:szCs w:val="22"/>
                </w:rPr>
                <w:t>t installed.</w:t>
              </w:r>
            </w:ins>
          </w:p>
          <w:p w:rsidR="000B41A5" w:rsidRPr="005634B0" w:rsidRDefault="000B41A5">
            <w:pPr>
              <w:spacing w:line="0" w:lineRule="atLeast"/>
              <w:ind w:right="-108"/>
              <w:rPr>
                <w:sz w:val="22"/>
                <w:szCs w:val="22"/>
              </w:rPr>
              <w:pPrChange w:id="8618" w:author="t_竹沢 公佑" w:date="2020-08-13T09:36:00Z">
                <w:pPr>
                  <w:spacing w:line="0" w:lineRule="atLeast"/>
                  <w:ind w:right="1020"/>
                </w:pPr>
              </w:pPrChange>
            </w:pPr>
          </w:p>
        </w:tc>
      </w:tr>
      <w:tr w:rsidR="00DF1C7C" w:rsidTr="00596636">
        <w:tc>
          <w:tcPr>
            <w:tcW w:w="2376" w:type="dxa"/>
            <w:gridSpan w:val="2"/>
          </w:tcPr>
          <w:p w:rsidR="00DF1C7C" w:rsidRDefault="00DF1C7C">
            <w:pPr>
              <w:spacing w:line="0" w:lineRule="atLeast"/>
              <w:ind w:right="1020"/>
              <w:rPr>
                <w:rFonts w:cs="Times New Roman"/>
                <w:sz w:val="22"/>
                <w:szCs w:val="22"/>
              </w:rPr>
            </w:pPr>
            <w:r>
              <w:rPr>
                <w:rFonts w:cs="Times New Roman" w:hint="eastAsia"/>
                <w:sz w:val="22"/>
                <w:szCs w:val="22"/>
              </w:rPr>
              <w:lastRenderedPageBreak/>
              <w:t>Remarks</w:t>
            </w:r>
          </w:p>
        </w:tc>
        <w:tc>
          <w:tcPr>
            <w:tcW w:w="7655" w:type="dxa"/>
            <w:gridSpan w:val="3"/>
          </w:tcPr>
          <w:p w:rsidR="00DF1C7C" w:rsidRDefault="00DF1C7C">
            <w:pPr>
              <w:spacing w:line="0" w:lineRule="atLeast"/>
              <w:ind w:right="-108"/>
              <w:rPr>
                <w:sz w:val="22"/>
                <w:szCs w:val="22"/>
              </w:rPr>
            </w:pPr>
            <w:r>
              <w:rPr>
                <w:rFonts w:hint="eastAsia"/>
                <w:sz w:val="22"/>
                <w:szCs w:val="22"/>
              </w:rPr>
              <w:t xml:space="preserve">Refer to </w:t>
            </w:r>
            <w:r w:rsidR="00EC58D5" w:rsidRPr="00EC58D5">
              <w:rPr>
                <w:b/>
                <w:sz w:val="22"/>
                <w:szCs w:val="22"/>
              </w:rPr>
              <w:t>“</w:t>
            </w:r>
            <w:r w:rsidR="00EC58D5" w:rsidRPr="00EC58D5">
              <w:rPr>
                <w:b/>
                <w:sz w:val="22"/>
                <w:szCs w:val="22"/>
              </w:rPr>
              <w:fldChar w:fldCharType="begin"/>
            </w:r>
            <w:r w:rsidR="00EC58D5" w:rsidRPr="00EC58D5">
              <w:rPr>
                <w:b/>
                <w:sz w:val="22"/>
                <w:szCs w:val="22"/>
              </w:rPr>
              <w:instrText xml:space="preserve"> </w:instrText>
            </w:r>
            <w:r w:rsidR="00EC58D5" w:rsidRPr="00EC58D5">
              <w:rPr>
                <w:rFonts w:hint="eastAsia"/>
                <w:b/>
                <w:sz w:val="22"/>
                <w:szCs w:val="22"/>
              </w:rPr>
              <w:instrText>REF _Ref459796733 \r \h</w:instrText>
            </w:r>
            <w:r w:rsidR="00EC58D5" w:rsidRPr="00EC58D5">
              <w:rPr>
                <w:b/>
                <w:sz w:val="22"/>
                <w:szCs w:val="22"/>
              </w:rPr>
              <w:instrText xml:space="preserve"> </w:instrText>
            </w:r>
            <w:r w:rsidR="00EC58D5">
              <w:rPr>
                <w:b/>
                <w:sz w:val="22"/>
                <w:szCs w:val="22"/>
              </w:rPr>
              <w:instrText xml:space="preserve"> \* MERGEFORMAT </w:instrText>
            </w:r>
            <w:r w:rsidR="00EC58D5" w:rsidRPr="00EC58D5">
              <w:rPr>
                <w:b/>
                <w:sz w:val="22"/>
                <w:szCs w:val="22"/>
              </w:rPr>
            </w:r>
            <w:r w:rsidR="00EC58D5" w:rsidRPr="00EC58D5">
              <w:rPr>
                <w:b/>
                <w:sz w:val="22"/>
                <w:szCs w:val="22"/>
              </w:rPr>
              <w:fldChar w:fldCharType="separate"/>
            </w:r>
            <w:r w:rsidR="000B4FA1">
              <w:rPr>
                <w:b/>
                <w:sz w:val="22"/>
                <w:szCs w:val="22"/>
              </w:rPr>
              <w:t>7.1</w:t>
            </w:r>
            <w:r w:rsidR="00EC58D5" w:rsidRPr="00EC58D5">
              <w:rPr>
                <w:b/>
                <w:sz w:val="22"/>
                <w:szCs w:val="22"/>
              </w:rPr>
              <w:fldChar w:fldCharType="end"/>
            </w:r>
            <w:r w:rsidR="00EC58D5" w:rsidRPr="00EC58D5">
              <w:rPr>
                <w:rFonts w:hint="eastAsia"/>
                <w:b/>
                <w:sz w:val="22"/>
                <w:szCs w:val="22"/>
              </w:rPr>
              <w:t xml:space="preserve"> </w:t>
            </w:r>
            <w:r w:rsidR="00EC58D5" w:rsidRPr="00EC58D5">
              <w:rPr>
                <w:b/>
                <w:sz w:val="22"/>
                <w:szCs w:val="22"/>
              </w:rPr>
              <w:fldChar w:fldCharType="begin"/>
            </w:r>
            <w:r w:rsidR="00EC58D5" w:rsidRPr="00EC58D5">
              <w:rPr>
                <w:b/>
                <w:sz w:val="22"/>
                <w:szCs w:val="22"/>
              </w:rPr>
              <w:instrText xml:space="preserve"> </w:instrText>
            </w:r>
            <w:r w:rsidR="00EC58D5" w:rsidRPr="00EC58D5">
              <w:rPr>
                <w:rFonts w:hint="eastAsia"/>
                <w:b/>
                <w:sz w:val="22"/>
                <w:szCs w:val="22"/>
              </w:rPr>
              <w:instrText>REF _Ref459796733 \h</w:instrText>
            </w:r>
            <w:r w:rsidR="00EC58D5" w:rsidRPr="00EC58D5">
              <w:rPr>
                <w:b/>
                <w:sz w:val="22"/>
                <w:szCs w:val="22"/>
              </w:rPr>
              <w:instrText xml:space="preserve"> </w:instrText>
            </w:r>
            <w:r w:rsidR="00EC58D5">
              <w:rPr>
                <w:b/>
                <w:sz w:val="22"/>
                <w:szCs w:val="22"/>
              </w:rPr>
              <w:instrText xml:space="preserve"> \* MERGEFORMAT </w:instrText>
            </w:r>
            <w:r w:rsidR="00EC58D5" w:rsidRPr="00EC58D5">
              <w:rPr>
                <w:b/>
                <w:sz w:val="22"/>
                <w:szCs w:val="22"/>
              </w:rPr>
            </w:r>
            <w:r w:rsidR="00EC58D5" w:rsidRPr="00EC58D5">
              <w:rPr>
                <w:b/>
                <w:sz w:val="22"/>
                <w:szCs w:val="22"/>
              </w:rPr>
              <w:fldChar w:fldCharType="separate"/>
            </w:r>
            <w:ins w:id="8619" w:author="t_竹沢 公佑" w:date="2021-02-02T17:29:00Z">
              <w:r w:rsidR="000B4FA1" w:rsidRPr="000B4FA1">
                <w:rPr>
                  <w:b/>
                  <w:u w:val="single"/>
                  <w:lang w:val="en"/>
                  <w:rPrChange w:id="8620" w:author="t_竹沢 公佑" w:date="2021-02-02T17:29:00Z">
                    <w:rPr>
                      <w:u w:val="single"/>
                      <w:lang w:val="en"/>
                    </w:rPr>
                  </w:rPrChange>
                </w:rPr>
                <w:t>SFP module warning and alarm threshold</w:t>
              </w:r>
            </w:ins>
            <w:del w:id="8621" w:author="t_竹沢 公佑" w:date="2019-08-22T13:55:00Z">
              <w:r w:rsidR="007D309C" w:rsidRPr="007D309C" w:rsidDel="007154FA">
                <w:rPr>
                  <w:rFonts w:hint="eastAsia"/>
                  <w:b/>
                  <w:u w:val="single"/>
                  <w:lang w:val="en"/>
                </w:rPr>
                <w:delText>SFP module warning and alarm threshold</w:delText>
              </w:r>
            </w:del>
            <w:r w:rsidR="00EC58D5" w:rsidRPr="00EC58D5">
              <w:rPr>
                <w:b/>
                <w:sz w:val="22"/>
                <w:szCs w:val="22"/>
              </w:rPr>
              <w:fldChar w:fldCharType="end"/>
            </w:r>
            <w:r w:rsidR="00EC58D5" w:rsidRPr="00EC58D5">
              <w:rPr>
                <w:b/>
                <w:sz w:val="22"/>
                <w:szCs w:val="22"/>
              </w:rPr>
              <w:t>”</w:t>
            </w:r>
            <w:r w:rsidR="00EC58D5">
              <w:rPr>
                <w:rFonts w:hint="eastAsia"/>
                <w:b/>
                <w:sz w:val="22"/>
                <w:szCs w:val="22"/>
              </w:rPr>
              <w:t xml:space="preserve"> </w:t>
            </w:r>
            <w:r>
              <w:rPr>
                <w:rFonts w:hint="eastAsia"/>
                <w:sz w:val="22"/>
                <w:szCs w:val="22"/>
              </w:rPr>
              <w:t xml:space="preserve">about each alarm　</w:t>
            </w:r>
            <w:r>
              <w:rPr>
                <w:sz w:val="22"/>
                <w:szCs w:val="22"/>
              </w:rPr>
              <w:t>t</w:t>
            </w:r>
            <w:r>
              <w:rPr>
                <w:rFonts w:hint="eastAsia"/>
                <w:sz w:val="22"/>
                <w:szCs w:val="22"/>
              </w:rPr>
              <w:t>hreshold.</w:t>
            </w:r>
          </w:p>
          <w:p w:rsidR="00AB34A5" w:rsidRDefault="00DF1C7C" w:rsidP="004C1FAD">
            <w:pPr>
              <w:rPr>
                <w:rFonts w:cs="Times New Roman"/>
                <w:sz w:val="22"/>
                <w:szCs w:val="22"/>
              </w:rPr>
            </w:pPr>
            <w:r>
              <w:rPr>
                <w:rFonts w:hint="eastAsia"/>
                <w:lang w:val="en"/>
              </w:rPr>
              <w:t xml:space="preserve">When </w:t>
            </w:r>
            <w:r>
              <w:rPr>
                <w:rFonts w:cs="Times New Roman" w:hint="eastAsia"/>
                <w:sz w:val="22"/>
                <w:szCs w:val="22"/>
              </w:rPr>
              <w:t>I2C Access Error occurs, all bit o</w:t>
            </w:r>
            <w:r w:rsidR="00C2078B">
              <w:rPr>
                <w:rFonts w:cs="Times New Roman" w:hint="eastAsia"/>
                <w:sz w:val="22"/>
                <w:szCs w:val="22"/>
              </w:rPr>
              <w:t>f</w:t>
            </w:r>
            <w:r>
              <w:rPr>
                <w:rFonts w:cs="Times New Roman" w:hint="eastAsia"/>
                <w:sz w:val="22"/>
                <w:szCs w:val="22"/>
              </w:rPr>
              <w:t xml:space="preserve"> Byte0 </w:t>
            </w:r>
            <w:ins w:id="8622" w:author="t_竹沢 公佑" w:date="2019-10-05T15:19:00Z">
              <w:r w:rsidR="00FB4E9D">
                <w:rPr>
                  <w:rFonts w:cs="Times New Roman" w:hint="eastAsia"/>
                  <w:sz w:val="22"/>
                  <w:szCs w:val="22"/>
                </w:rPr>
                <w:t>is set to</w:t>
              </w:r>
            </w:ins>
            <w:del w:id="8623" w:author="t_竹沢 公佑" w:date="2019-10-05T15:19:00Z">
              <w:r w:rsidDel="00FB4E9D">
                <w:rPr>
                  <w:rFonts w:cs="Times New Roman" w:hint="eastAsia"/>
                  <w:sz w:val="22"/>
                  <w:szCs w:val="22"/>
                </w:rPr>
                <w:delText xml:space="preserve">will be </w:delText>
              </w:r>
            </w:del>
            <w:r>
              <w:rPr>
                <w:rFonts w:cs="Times New Roman"/>
                <w:sz w:val="22"/>
                <w:szCs w:val="22"/>
              </w:rPr>
              <w:t>‘</w:t>
            </w:r>
            <w:r>
              <w:rPr>
                <w:rFonts w:cs="Times New Roman" w:hint="eastAsia"/>
                <w:sz w:val="22"/>
                <w:szCs w:val="22"/>
              </w:rPr>
              <w:t>0</w:t>
            </w:r>
            <w:r>
              <w:rPr>
                <w:rFonts w:cs="Times New Roman"/>
                <w:sz w:val="22"/>
                <w:szCs w:val="22"/>
              </w:rPr>
              <w:t>’</w:t>
            </w:r>
            <w:r>
              <w:rPr>
                <w:rFonts w:cs="Times New Roman" w:hint="eastAsia"/>
                <w:sz w:val="22"/>
                <w:szCs w:val="22"/>
              </w:rPr>
              <w:t>.</w:t>
            </w:r>
          </w:p>
          <w:p w:rsidR="00E72E4F" w:rsidRDefault="00E72E4F" w:rsidP="00B57A93">
            <w:pPr>
              <w:rPr>
                <w:ins w:id="8624" w:author="t_竹沢 公佑" w:date="2019-09-19T16:58:00Z"/>
                <w:rFonts w:cs="Times New Roman"/>
                <w:sz w:val="22"/>
                <w:szCs w:val="22"/>
              </w:rPr>
            </w:pPr>
          </w:p>
          <w:p w:rsidR="00B57A93" w:rsidRDefault="00B57A93" w:rsidP="00B57A93">
            <w:pPr>
              <w:rPr>
                <w:ins w:id="8625" w:author="t_竹沢 公佑" w:date="2019-09-18T15:09:00Z"/>
                <w:rFonts w:cs="Times New Roman"/>
                <w:sz w:val="22"/>
                <w:szCs w:val="22"/>
              </w:rPr>
            </w:pPr>
            <w:ins w:id="8626" w:author="t_竹沢 公佑" w:date="2019-09-18T15:08:00Z">
              <w:r>
                <w:rPr>
                  <w:rFonts w:cs="Times New Roman" w:hint="eastAsia"/>
                  <w:sz w:val="22"/>
                  <w:szCs w:val="22"/>
                </w:rPr>
                <w:t xml:space="preserve">(*1) </w:t>
              </w:r>
            </w:ins>
            <w:r w:rsidR="00914FD9" w:rsidRPr="00914FD9">
              <w:rPr>
                <w:rFonts w:cs="Times New Roman"/>
                <w:sz w:val="22"/>
                <w:szCs w:val="22"/>
              </w:rPr>
              <w:t xml:space="preserve">The driver starts monitoring these alarms when it is loaded. It keeps monitoring them </w:t>
            </w:r>
            <w:ins w:id="8627" w:author="t_竹沢 公佑" w:date="2019-09-18T15:09:00Z">
              <w:r>
                <w:rPr>
                  <w:rFonts w:cs="Times New Roman" w:hint="eastAsia"/>
                  <w:sz w:val="22"/>
                  <w:szCs w:val="22"/>
                </w:rPr>
                <w:t xml:space="preserve">periodically </w:t>
              </w:r>
            </w:ins>
            <w:r w:rsidR="00914FD9" w:rsidRPr="00914FD9">
              <w:rPr>
                <w:rFonts w:cs="Times New Roman"/>
                <w:sz w:val="22"/>
                <w:szCs w:val="22"/>
              </w:rPr>
              <w:t xml:space="preserve">even when the device file is not opened. Once an alarm condition is met, the corresponding alarm bit remains active until it is explicitly reset by calling </w:t>
            </w:r>
            <w:r w:rsidR="00FD7F5E">
              <w:rPr>
                <w:rFonts w:cs="Times New Roman"/>
                <w:sz w:val="22"/>
                <w:szCs w:val="22"/>
              </w:rPr>
              <w:t>RESET_DFR</w:t>
            </w:r>
            <w:r w:rsidR="00914FD9" w:rsidRPr="00914FD9">
              <w:rPr>
                <w:rFonts w:cs="Times New Roman"/>
                <w:sz w:val="22"/>
                <w:szCs w:val="22"/>
              </w:rPr>
              <w:t xml:space="preserve"> with bit0 = 1.</w:t>
            </w:r>
            <w:ins w:id="8628" w:author="t_竹沢 公佑" w:date="2019-09-18T15:09:00Z">
              <w:r>
                <w:rPr>
                  <w:rFonts w:cs="Times New Roman" w:hint="eastAsia"/>
                  <w:sz w:val="22"/>
                  <w:szCs w:val="22"/>
                </w:rPr>
                <w:t xml:space="preserve"> The DRXP driver keeps this latched register value include latest monitoring data. This command just copies this data to user memory. Therefore, there is no specific timeout value.</w:t>
              </w:r>
            </w:ins>
          </w:p>
          <w:p w:rsidR="00914FD9" w:rsidRPr="00B57A93" w:rsidRDefault="00914FD9" w:rsidP="00AB34A5">
            <w:pPr>
              <w:rPr>
                <w:rFonts w:cs="Times New Roman"/>
                <w:sz w:val="22"/>
                <w:szCs w:val="22"/>
              </w:rPr>
            </w:pPr>
          </w:p>
          <w:p w:rsidR="00E341D7" w:rsidRDefault="004C1FAD" w:rsidP="00727B82">
            <w:pPr>
              <w:spacing w:line="0" w:lineRule="atLeast"/>
              <w:ind w:right="-108"/>
              <w:rPr>
                <w:rFonts w:cs="Times New Roman"/>
                <w:sz w:val="22"/>
                <w:szCs w:val="22"/>
              </w:rPr>
            </w:pPr>
            <w:r>
              <w:rPr>
                <w:rFonts w:cs="Times New Roman" w:hint="eastAsia"/>
                <w:sz w:val="22"/>
                <w:szCs w:val="22"/>
              </w:rPr>
              <w:t>In driver 1.0.1 or older, these statuses are monitored only when device is opened</w:t>
            </w:r>
          </w:p>
          <w:p w:rsidR="00DF1C7C" w:rsidRPr="00AB34A5" w:rsidRDefault="00E341D7" w:rsidP="00727B82">
            <w:pPr>
              <w:spacing w:line="0" w:lineRule="atLeast"/>
              <w:ind w:right="-108"/>
              <w:rPr>
                <w:rFonts w:cs="Times New Roman"/>
                <w:sz w:val="22"/>
                <w:szCs w:val="22"/>
              </w:rPr>
            </w:pPr>
            <w:r>
              <w:rPr>
                <w:rFonts w:cs="Times New Roman" w:hint="eastAsia"/>
                <w:sz w:val="22"/>
                <w:szCs w:val="22"/>
              </w:rPr>
              <w:t xml:space="preserve">In driver 2.0.2 or </w:t>
            </w:r>
            <w:r>
              <w:rPr>
                <w:rFonts w:cs="Times New Roman"/>
                <w:sz w:val="22"/>
                <w:szCs w:val="22"/>
              </w:rPr>
              <w:t>older</w:t>
            </w:r>
            <w:r>
              <w:rPr>
                <w:rFonts w:cs="Times New Roman" w:hint="eastAsia"/>
                <w:sz w:val="22"/>
                <w:szCs w:val="22"/>
              </w:rPr>
              <w:t xml:space="preserve">, this status should be cleared after power-up by using </w:t>
            </w:r>
            <w:r w:rsidR="00FD7F5E">
              <w:rPr>
                <w:rFonts w:cs="Times New Roman" w:hint="eastAsia"/>
                <w:sz w:val="22"/>
                <w:szCs w:val="22"/>
              </w:rPr>
              <w:t>RESET_DFR</w:t>
            </w:r>
            <w:r>
              <w:rPr>
                <w:rFonts w:cs="Times New Roman" w:hint="eastAsia"/>
                <w:sz w:val="22"/>
                <w:szCs w:val="22"/>
              </w:rPr>
              <w:t xml:space="preserve"> with register reset flag</w:t>
            </w:r>
            <w:r w:rsidR="004C1FAD">
              <w:rPr>
                <w:rFonts w:cs="Times New Roman" w:hint="eastAsia"/>
                <w:sz w:val="22"/>
                <w:szCs w:val="22"/>
              </w:rPr>
              <w:t>.</w:t>
            </w:r>
          </w:p>
        </w:tc>
      </w:tr>
      <w:tr w:rsidR="00226376" w:rsidTr="00596636">
        <w:tc>
          <w:tcPr>
            <w:tcW w:w="2376" w:type="dxa"/>
            <w:gridSpan w:val="2"/>
            <w:tcBorders>
              <w:top w:val="single" w:sz="4" w:space="0" w:color="auto"/>
              <w:left w:val="single" w:sz="4" w:space="0" w:color="auto"/>
              <w:bottom w:val="single" w:sz="4" w:space="0" w:color="auto"/>
              <w:right w:val="single" w:sz="4" w:space="0" w:color="auto"/>
            </w:tcBorders>
          </w:tcPr>
          <w:p w:rsidR="00226376" w:rsidRDefault="005B68C4" w:rsidP="008D42B9">
            <w:pPr>
              <w:spacing w:line="0" w:lineRule="atLeast"/>
              <w:ind w:right="1020"/>
              <w:rPr>
                <w:rFonts w:cs="Times New Roman"/>
                <w:sz w:val="22"/>
                <w:szCs w:val="22"/>
              </w:rPr>
            </w:pPr>
            <w:r>
              <w:rPr>
                <w:rFonts w:cs="Times New Roman" w:hint="eastAsia"/>
                <w:sz w:val="22"/>
                <w:szCs w:val="22"/>
              </w:rPr>
              <w:t>E</w:t>
            </w:r>
            <w:r w:rsidR="00226376">
              <w:rPr>
                <w:rFonts w:cs="Times New Roman" w:hint="eastAsia"/>
                <w:sz w:val="22"/>
                <w:szCs w:val="22"/>
              </w:rPr>
              <w:t>rrors</w:t>
            </w:r>
          </w:p>
        </w:tc>
        <w:tc>
          <w:tcPr>
            <w:tcW w:w="7655" w:type="dxa"/>
            <w:gridSpan w:val="3"/>
            <w:tcBorders>
              <w:top w:val="single" w:sz="4" w:space="0" w:color="auto"/>
              <w:left w:val="single" w:sz="4" w:space="0" w:color="auto"/>
              <w:bottom w:val="single" w:sz="4" w:space="0" w:color="auto"/>
              <w:right w:val="single" w:sz="4" w:space="0" w:color="auto"/>
            </w:tcBorders>
          </w:tcPr>
          <w:p w:rsidR="00226376" w:rsidRDefault="00226376" w:rsidP="008D42B9">
            <w:pPr>
              <w:spacing w:line="0" w:lineRule="atLeast"/>
              <w:ind w:right="-108"/>
              <w:rPr>
                <w:sz w:val="22"/>
                <w:szCs w:val="22"/>
              </w:rPr>
            </w:pPr>
            <w:r>
              <w:rPr>
                <w:rFonts w:hint="eastAsia"/>
                <w:sz w:val="22"/>
                <w:szCs w:val="22"/>
              </w:rPr>
              <w:t>EAGAIN</w:t>
            </w:r>
          </w:p>
          <w:p w:rsidR="00226376" w:rsidRDefault="00226376" w:rsidP="008D42B9">
            <w:pPr>
              <w:spacing w:line="0" w:lineRule="atLeast"/>
              <w:ind w:right="-108"/>
              <w:rPr>
                <w:ins w:id="8629" w:author="t_竹沢 公佑" w:date="2020-07-27T10:04:00Z"/>
                <w:sz w:val="22"/>
                <w:szCs w:val="22"/>
              </w:rPr>
            </w:pPr>
            <w:r>
              <w:rPr>
                <w:rFonts w:hint="eastAsia"/>
                <w:sz w:val="22"/>
                <w:szCs w:val="22"/>
              </w:rPr>
              <w:t xml:space="preserve"> </w:t>
            </w:r>
            <w:r w:rsidRPr="00226376">
              <w:rPr>
                <w:rFonts w:hint="eastAsia"/>
                <w:sz w:val="22"/>
                <w:szCs w:val="22"/>
              </w:rPr>
              <w:t xml:space="preserve">When I2C Access Error </w:t>
            </w:r>
            <w:r w:rsidRPr="00226376">
              <w:rPr>
                <w:sz w:val="22"/>
                <w:szCs w:val="22"/>
              </w:rPr>
              <w:t>occurred</w:t>
            </w:r>
            <w:r w:rsidRPr="00226376">
              <w:rPr>
                <w:rFonts w:hint="eastAsia"/>
                <w:sz w:val="22"/>
                <w:szCs w:val="22"/>
              </w:rPr>
              <w:t>.</w:t>
            </w:r>
          </w:p>
          <w:p w:rsidR="00CE7A02" w:rsidRDefault="00CE7A02" w:rsidP="008D42B9">
            <w:pPr>
              <w:spacing w:line="0" w:lineRule="atLeast"/>
              <w:ind w:right="-108"/>
              <w:rPr>
                <w:sz w:val="22"/>
                <w:szCs w:val="22"/>
              </w:rPr>
            </w:pPr>
          </w:p>
        </w:tc>
      </w:tr>
    </w:tbl>
    <w:p w:rsidR="003D692A" w:rsidRDefault="003D692A">
      <w:pPr>
        <w:rPr>
          <w:ins w:id="8630" w:author="t_竹沢 公佑" w:date="2020-07-27T10:51:00Z"/>
        </w:rPr>
      </w:pPr>
    </w:p>
    <w:p w:rsidR="00DF1C7C" w:rsidRPr="00226376" w:rsidRDefault="00DF1C7C">
      <w:pPr>
        <w:pPrChange w:id="8631" w:author="t_竹沢 公佑" w:date="2020-08-12T15:03:00Z">
          <w:pPr>
            <w:spacing w:line="0" w:lineRule="atLeast"/>
            <w:ind w:right="142"/>
          </w:pPr>
        </w:pPrChange>
      </w:pPr>
    </w:p>
    <w:p w:rsidR="00553563" w:rsidRDefault="00553563">
      <w:pPr>
        <w:spacing w:line="0" w:lineRule="atLeast"/>
        <w:ind w:right="142"/>
      </w:pPr>
      <w:r>
        <w:br w:type="page"/>
      </w:r>
    </w:p>
    <w:p w:rsidR="00DF1C7C" w:rsidRDefault="00DF1C7C" w:rsidP="00B862C9">
      <w:pPr>
        <w:pStyle w:val="3"/>
      </w:pPr>
      <w:bookmarkStart w:id="8632" w:name="_Toc63179439"/>
      <w:r>
        <w:t>GET_</w:t>
      </w:r>
      <w:r>
        <w:rPr>
          <w:rFonts w:hint="eastAsia"/>
        </w:rPr>
        <w:t>SIGNAL_AVG_nW</w:t>
      </w:r>
      <w:bookmarkEnd w:id="86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4"/>
        <w:gridCol w:w="2126"/>
        <w:gridCol w:w="1843"/>
      </w:tblGrid>
      <w:tr w:rsidR="00DF1C7C">
        <w:tc>
          <w:tcPr>
            <w:tcW w:w="2376" w:type="dxa"/>
            <w:gridSpan w:val="2"/>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8"/>
              <w:rPr>
                <w:sz w:val="22"/>
                <w:szCs w:val="22"/>
              </w:rPr>
            </w:pPr>
            <w:r>
              <w:rPr>
                <w:sz w:val="22"/>
                <w:szCs w:val="22"/>
              </w:rPr>
              <w:t>GET_SIG_AVG_ID_D</w:t>
            </w:r>
          </w:p>
        </w:tc>
        <w:tc>
          <w:tcPr>
            <w:tcW w:w="2126" w:type="dxa"/>
          </w:tcPr>
          <w:p w:rsidR="00DF1C7C" w:rsidRDefault="00DF1C7C">
            <w:pPr>
              <w:spacing w:line="0" w:lineRule="atLeast"/>
              <w:ind w:right="-108"/>
              <w:rPr>
                <w:sz w:val="22"/>
                <w:szCs w:val="22"/>
              </w:rPr>
            </w:pPr>
            <w:r>
              <w:rPr>
                <w:rFonts w:hint="eastAsia"/>
                <w:sz w:val="22"/>
                <w:szCs w:val="22"/>
              </w:rPr>
              <w:t>0x0000 3102</w:t>
            </w:r>
          </w:p>
        </w:tc>
        <w:tc>
          <w:tcPr>
            <w:tcW w:w="1843" w:type="dxa"/>
          </w:tcPr>
          <w:p w:rsidR="00DF1C7C" w:rsidRDefault="00DF1C7C">
            <w:pPr>
              <w:spacing w:line="0" w:lineRule="atLeast"/>
              <w:ind w:right="-142"/>
              <w:rPr>
                <w:sz w:val="22"/>
                <w:szCs w:val="22"/>
              </w:rPr>
            </w:pPr>
            <w:r>
              <w:rPr>
                <w:rFonts w:hint="eastAsia"/>
                <w:sz w:val="22"/>
                <w:szCs w:val="22"/>
                <w:lang w:val="en"/>
              </w:rPr>
              <w:t>CH1-BitD</w:t>
            </w:r>
          </w:p>
        </w:tc>
      </w:tr>
      <w:tr w:rsidR="00DF1C7C">
        <w:tc>
          <w:tcPr>
            <w:tcW w:w="2376"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544" w:type="dxa"/>
          </w:tcPr>
          <w:p w:rsidR="00DF1C7C" w:rsidRDefault="00DF1C7C">
            <w:pPr>
              <w:spacing w:line="0" w:lineRule="atLeast"/>
              <w:ind w:right="-108"/>
              <w:rPr>
                <w:sz w:val="22"/>
                <w:szCs w:val="22"/>
              </w:rPr>
            </w:pPr>
            <w:r>
              <w:rPr>
                <w:sz w:val="22"/>
                <w:szCs w:val="22"/>
              </w:rPr>
              <w:t>GET_SIG_AVG_ID_</w:t>
            </w:r>
            <w:r>
              <w:rPr>
                <w:rFonts w:hint="eastAsia"/>
                <w:sz w:val="22"/>
                <w:szCs w:val="22"/>
              </w:rPr>
              <w:t>C</w:t>
            </w:r>
          </w:p>
        </w:tc>
        <w:tc>
          <w:tcPr>
            <w:tcW w:w="2126" w:type="dxa"/>
          </w:tcPr>
          <w:p w:rsidR="00DF1C7C" w:rsidRDefault="00DF1C7C">
            <w:pPr>
              <w:spacing w:line="0" w:lineRule="atLeast"/>
              <w:ind w:right="-108"/>
              <w:rPr>
                <w:sz w:val="22"/>
                <w:szCs w:val="22"/>
              </w:rPr>
            </w:pPr>
            <w:r>
              <w:rPr>
                <w:rFonts w:hint="eastAsia"/>
                <w:sz w:val="22"/>
                <w:szCs w:val="22"/>
              </w:rPr>
              <w:t>0x0000 3202</w:t>
            </w:r>
          </w:p>
        </w:tc>
        <w:tc>
          <w:tcPr>
            <w:tcW w:w="1843" w:type="dxa"/>
          </w:tcPr>
          <w:p w:rsidR="00DF1C7C" w:rsidRDefault="00DF1C7C">
            <w:pPr>
              <w:spacing w:line="0" w:lineRule="atLeast"/>
              <w:ind w:right="-142"/>
              <w:rPr>
                <w:sz w:val="22"/>
                <w:szCs w:val="22"/>
              </w:rPr>
            </w:pPr>
            <w:r>
              <w:rPr>
                <w:rFonts w:hint="eastAsia"/>
                <w:sz w:val="22"/>
                <w:szCs w:val="22"/>
                <w:lang w:val="en"/>
              </w:rPr>
              <w:t>CH2-BitC</w:t>
            </w:r>
          </w:p>
        </w:tc>
      </w:tr>
      <w:tr w:rsidR="00DF1C7C">
        <w:tc>
          <w:tcPr>
            <w:tcW w:w="2376"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544" w:type="dxa"/>
          </w:tcPr>
          <w:p w:rsidR="00DF1C7C" w:rsidRDefault="00DF1C7C">
            <w:pPr>
              <w:spacing w:line="0" w:lineRule="atLeast"/>
              <w:ind w:right="-108"/>
              <w:rPr>
                <w:sz w:val="22"/>
                <w:szCs w:val="22"/>
              </w:rPr>
            </w:pPr>
            <w:r>
              <w:rPr>
                <w:sz w:val="22"/>
                <w:szCs w:val="22"/>
              </w:rPr>
              <w:t>GET_SIG_AVG_ID_</w:t>
            </w:r>
            <w:r>
              <w:rPr>
                <w:rFonts w:hint="eastAsia"/>
                <w:sz w:val="22"/>
                <w:szCs w:val="22"/>
              </w:rPr>
              <w:t>B</w:t>
            </w:r>
          </w:p>
        </w:tc>
        <w:tc>
          <w:tcPr>
            <w:tcW w:w="2126" w:type="dxa"/>
          </w:tcPr>
          <w:p w:rsidR="00DF1C7C" w:rsidRDefault="00DF1C7C">
            <w:pPr>
              <w:spacing w:line="0" w:lineRule="atLeast"/>
              <w:ind w:right="-108"/>
              <w:rPr>
                <w:sz w:val="22"/>
                <w:szCs w:val="22"/>
              </w:rPr>
            </w:pPr>
            <w:r>
              <w:rPr>
                <w:rFonts w:hint="eastAsia"/>
                <w:sz w:val="22"/>
                <w:szCs w:val="22"/>
              </w:rPr>
              <w:t>0x0000 3302</w:t>
            </w:r>
          </w:p>
        </w:tc>
        <w:tc>
          <w:tcPr>
            <w:tcW w:w="1843" w:type="dxa"/>
          </w:tcPr>
          <w:p w:rsidR="00DF1C7C" w:rsidRDefault="00DF1C7C">
            <w:pPr>
              <w:spacing w:line="0" w:lineRule="atLeast"/>
              <w:ind w:right="-142"/>
              <w:rPr>
                <w:sz w:val="22"/>
                <w:szCs w:val="22"/>
              </w:rPr>
            </w:pPr>
            <w:r>
              <w:rPr>
                <w:rFonts w:hint="eastAsia"/>
                <w:sz w:val="22"/>
                <w:szCs w:val="22"/>
                <w:lang w:val="en"/>
              </w:rPr>
              <w:t>CH3-BitB</w:t>
            </w:r>
          </w:p>
        </w:tc>
      </w:tr>
      <w:tr w:rsidR="00DF1C7C">
        <w:tc>
          <w:tcPr>
            <w:tcW w:w="2376" w:type="dxa"/>
            <w:gridSpan w:val="2"/>
          </w:tcPr>
          <w:p w:rsidR="00DF1C7C" w:rsidRDefault="00DF1C7C">
            <w:pPr>
              <w:spacing w:line="0" w:lineRule="atLeast"/>
              <w:ind w:right="1020"/>
              <w:rPr>
                <w:sz w:val="22"/>
                <w:szCs w:val="22"/>
              </w:rPr>
            </w:pPr>
            <w:r>
              <w:rPr>
                <w:rFonts w:cs="Times New Roman"/>
                <w:sz w:val="22"/>
                <w:szCs w:val="22"/>
              </w:rPr>
              <w:t>Description</w:t>
            </w:r>
          </w:p>
        </w:tc>
        <w:tc>
          <w:tcPr>
            <w:tcW w:w="7513" w:type="dxa"/>
            <w:gridSpan w:val="3"/>
          </w:tcPr>
          <w:p w:rsidR="00DF1C7C" w:rsidRDefault="00DF1C7C">
            <w:pPr>
              <w:widowControl w:val="0"/>
              <w:autoSpaceDE w:val="0"/>
              <w:autoSpaceDN w:val="0"/>
              <w:adjustRightInd w:val="0"/>
              <w:spacing w:line="0" w:lineRule="atLeast"/>
              <w:rPr>
                <w:rFonts w:cs="Times New Roman"/>
                <w:sz w:val="22"/>
                <w:szCs w:val="22"/>
              </w:rPr>
            </w:pPr>
            <w:r>
              <w:rPr>
                <w:rFonts w:cs="Times New Roman"/>
                <w:sz w:val="22"/>
                <w:szCs w:val="22"/>
              </w:rPr>
              <w:t>Read the Receiver Signal Monitor Average Optical Power</w:t>
            </w:r>
            <w:r w:rsidR="00B45B5C">
              <w:rPr>
                <w:rFonts w:cs="Times New Roman" w:hint="eastAsia"/>
                <w:sz w:val="22"/>
                <w:szCs w:val="22"/>
              </w:rPr>
              <w:t xml:space="preserve"> from SFP+ module</w:t>
            </w:r>
            <w:r>
              <w:rPr>
                <w:rFonts w:cs="Times New Roman"/>
                <w:sz w:val="22"/>
                <w:szCs w:val="22"/>
              </w:rPr>
              <w:t xml:space="preserve">. This returns the average received optical power </w:t>
            </w:r>
            <w:ins w:id="8633" w:author="t_竹沢 公佑" w:date="2019-10-05T15:19:00Z">
              <w:r w:rsidR="00FB4E9D">
                <w:rPr>
                  <w:rFonts w:cs="Times New Roman" w:hint="eastAsia"/>
                  <w:sz w:val="22"/>
                  <w:szCs w:val="22"/>
                </w:rPr>
                <w:t xml:space="preserve">in </w:t>
              </w:r>
            </w:ins>
            <w:del w:id="8634" w:author="t_竹沢 公佑" w:date="2019-10-05T15:19:00Z">
              <w:r w:rsidDel="00FB4E9D">
                <w:rPr>
                  <w:rFonts w:cs="Times New Roman"/>
                  <w:sz w:val="22"/>
                  <w:szCs w:val="22"/>
                </w:rPr>
                <w:delText xml:space="preserve">by a </w:delText>
              </w:r>
            </w:del>
            <w:r>
              <w:rPr>
                <w:rFonts w:cs="Times New Roman"/>
                <w:sz w:val="22"/>
                <w:szCs w:val="22"/>
              </w:rPr>
              <w:t>unit of nW.</w:t>
            </w:r>
          </w:p>
        </w:tc>
      </w:tr>
      <w:tr w:rsidR="00DF1C7C">
        <w:tc>
          <w:tcPr>
            <w:tcW w:w="2376" w:type="dxa"/>
            <w:gridSpan w:val="2"/>
          </w:tcPr>
          <w:p w:rsidR="00DF1C7C" w:rsidRDefault="00DF1C7C">
            <w:pPr>
              <w:spacing w:line="0" w:lineRule="atLeast"/>
              <w:ind w:right="1020"/>
              <w:rPr>
                <w:sz w:val="22"/>
                <w:szCs w:val="22"/>
              </w:rPr>
            </w:pPr>
            <w:r>
              <w:rPr>
                <w:rFonts w:cs="Times New Roman"/>
                <w:sz w:val="22"/>
                <w:szCs w:val="22"/>
              </w:rPr>
              <w:t>Update Rate</w:t>
            </w:r>
          </w:p>
        </w:tc>
        <w:tc>
          <w:tcPr>
            <w:tcW w:w="7513" w:type="dxa"/>
            <w:gridSpan w:val="3"/>
          </w:tcPr>
          <w:p w:rsidR="00DF1C7C" w:rsidRDefault="00DF1C7C">
            <w:pPr>
              <w:spacing w:line="0" w:lineRule="atLeast"/>
              <w:ind w:right="1020"/>
              <w:rPr>
                <w:sz w:val="22"/>
                <w:szCs w:val="22"/>
              </w:rPr>
            </w:pPr>
            <w:r>
              <w:rPr>
                <w:rFonts w:hint="eastAsia"/>
                <w:sz w:val="22"/>
                <w:szCs w:val="22"/>
              </w:rPr>
              <w:t>192ms or less.</w:t>
            </w:r>
            <w:r>
              <w:rPr>
                <w:rFonts w:cs="Times New Roman"/>
                <w:sz w:val="22"/>
                <w:szCs w:val="22"/>
              </w:rPr>
              <w:t xml:space="preserve"> The update is not synchronized with 48ms TE</w:t>
            </w:r>
            <w:r>
              <w:rPr>
                <w:rFonts w:cs="Times New Roman" w:hint="eastAsia"/>
                <w:sz w:val="22"/>
                <w:szCs w:val="22"/>
              </w:rPr>
              <w:t>.</w:t>
            </w:r>
          </w:p>
        </w:tc>
      </w:tr>
      <w:tr w:rsidR="00DF1C7C">
        <w:tc>
          <w:tcPr>
            <w:tcW w:w="2376" w:type="dxa"/>
            <w:gridSpan w:val="2"/>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DF1C7C" w:rsidRDefault="00DF1C7C">
            <w:pPr>
              <w:spacing w:line="0" w:lineRule="atLeast"/>
              <w:ind w:right="1020"/>
              <w:rPr>
                <w:sz w:val="22"/>
                <w:szCs w:val="22"/>
              </w:rPr>
            </w:pPr>
            <w:r>
              <w:rPr>
                <w:rFonts w:hint="eastAsia"/>
                <w:sz w:val="22"/>
                <w:szCs w:val="22"/>
              </w:rPr>
              <w:t>No</w:t>
            </w:r>
          </w:p>
        </w:tc>
      </w:tr>
      <w:tr w:rsidR="00595E56" w:rsidTr="00595E56">
        <w:tc>
          <w:tcPr>
            <w:tcW w:w="2376" w:type="dxa"/>
            <w:gridSpan w:val="2"/>
          </w:tcPr>
          <w:p w:rsidR="00595E56" w:rsidRPr="00AA1052" w:rsidRDefault="00596636" w:rsidP="00596636">
            <w:pPr>
              <w:pStyle w:val="afa"/>
              <w:rPr>
                <w:sz w:val="22"/>
                <w:szCs w:val="22"/>
                <w:rPrChange w:id="8635" w:author="t_竹沢 公佑" w:date="2019-10-05T17:04:00Z">
                  <w:rPr/>
                </w:rPrChange>
              </w:rPr>
            </w:pPr>
            <w:r w:rsidRPr="00AA1052">
              <w:rPr>
                <w:sz w:val="22"/>
                <w:szCs w:val="22"/>
                <w:rPrChange w:id="8636" w:author="t_竹沢 公佑" w:date="2019-10-05T17:04:00Z">
                  <w:rPr/>
                </w:rPrChange>
              </w:rPr>
              <w:t>Synchronization</w:t>
            </w:r>
          </w:p>
        </w:tc>
        <w:tc>
          <w:tcPr>
            <w:tcW w:w="7513" w:type="dxa"/>
            <w:gridSpan w:val="3"/>
          </w:tcPr>
          <w:p w:rsidR="00595E56" w:rsidRPr="00AA1052" w:rsidRDefault="00AC7296" w:rsidP="00596636">
            <w:pPr>
              <w:pStyle w:val="afa"/>
              <w:rPr>
                <w:sz w:val="22"/>
                <w:szCs w:val="22"/>
                <w:rPrChange w:id="8637" w:author="t_竹沢 公佑" w:date="2019-10-05T17:04:00Z">
                  <w:rPr/>
                </w:rPrChange>
              </w:rPr>
            </w:pPr>
            <w:r w:rsidRPr="00AA1052">
              <w:rPr>
                <w:sz w:val="22"/>
                <w:szCs w:val="22"/>
                <w:rPrChange w:id="8638" w:author="t_竹沢 公佑" w:date="2019-10-05T17:04:00Z">
                  <w:rPr/>
                </w:rPrChange>
              </w:rPr>
              <w:t>S</w:t>
            </w:r>
            <w:r w:rsidR="00595E56" w:rsidRPr="00AA1052">
              <w:rPr>
                <w:sz w:val="22"/>
                <w:szCs w:val="22"/>
                <w:rPrChange w:id="8639" w:author="t_竹沢 公佑" w:date="2019-10-05T17:04:00Z">
                  <w:rPr/>
                </w:rPrChange>
              </w:rPr>
              <w:t>ynchronous</w:t>
            </w:r>
            <w:ins w:id="8640" w:author="t_竹沢 公佑" w:date="2019-09-18T15:08:00Z">
              <w:r w:rsidR="00B57A93" w:rsidRPr="00AA1052">
                <w:rPr>
                  <w:sz w:val="22"/>
                  <w:szCs w:val="22"/>
                  <w:rPrChange w:id="8641" w:author="t_竹沢 公佑" w:date="2019-10-05T17:04:00Z">
                    <w:rPr/>
                  </w:rPrChange>
                </w:rPr>
                <w:t xml:space="preserve"> (*1)</w:t>
              </w:r>
            </w:ins>
          </w:p>
        </w:tc>
      </w:tr>
      <w:tr w:rsidR="00D61AA9" w:rsidTr="0000268D">
        <w:trPr>
          <w:trHeight w:val="190"/>
        </w:trPr>
        <w:tc>
          <w:tcPr>
            <w:tcW w:w="1172" w:type="dxa"/>
            <w:vMerge w:val="restart"/>
          </w:tcPr>
          <w:p w:rsidR="00D61AA9" w:rsidRPr="00AA1052" w:rsidRDefault="00D61AA9" w:rsidP="00AC5086">
            <w:pPr>
              <w:pStyle w:val="afa"/>
              <w:rPr>
                <w:sz w:val="22"/>
                <w:szCs w:val="22"/>
                <w:rPrChange w:id="8642" w:author="t_竹沢 公佑" w:date="2019-10-05T17:04:00Z">
                  <w:rPr/>
                </w:rPrChange>
              </w:rPr>
            </w:pPr>
            <w:r w:rsidRPr="00AA1052">
              <w:rPr>
                <w:sz w:val="22"/>
                <w:szCs w:val="22"/>
                <w:rPrChange w:id="8643" w:author="t_竹沢 公佑" w:date="2019-10-05T17:04:00Z">
                  <w:rPr/>
                </w:rPrChange>
              </w:rPr>
              <w:t>Data</w:t>
            </w:r>
          </w:p>
        </w:tc>
        <w:tc>
          <w:tcPr>
            <w:tcW w:w="1204" w:type="dxa"/>
          </w:tcPr>
          <w:p w:rsidR="00D61AA9" w:rsidRPr="00AA1052" w:rsidRDefault="00D61AA9" w:rsidP="00AC5086">
            <w:pPr>
              <w:rPr>
                <w:sz w:val="22"/>
                <w:szCs w:val="22"/>
                <w:rPrChange w:id="8644" w:author="t_竹沢 公佑" w:date="2019-10-05T17:04:00Z">
                  <w:rPr/>
                </w:rPrChange>
              </w:rPr>
            </w:pPr>
            <w:r w:rsidRPr="00AA1052">
              <w:rPr>
                <w:sz w:val="22"/>
                <w:szCs w:val="22"/>
                <w:rPrChange w:id="8645" w:author="t_竹沢 公佑" w:date="2019-10-05T17:04:00Z">
                  <w:rPr/>
                </w:rPrChange>
              </w:rPr>
              <w:t>Size</w:t>
            </w:r>
          </w:p>
        </w:tc>
        <w:tc>
          <w:tcPr>
            <w:tcW w:w="7513" w:type="dxa"/>
            <w:gridSpan w:val="3"/>
          </w:tcPr>
          <w:p w:rsidR="00D61AA9" w:rsidRDefault="00D61AA9" w:rsidP="00AC5086">
            <w:pPr>
              <w:rPr>
                <w:sz w:val="22"/>
                <w:szCs w:val="22"/>
              </w:rPr>
            </w:pPr>
            <w:r>
              <w:rPr>
                <w:rFonts w:hint="eastAsia"/>
                <w:sz w:val="22"/>
                <w:szCs w:val="22"/>
              </w:rPr>
              <w:t>8Bytes</w:t>
            </w:r>
          </w:p>
        </w:tc>
      </w:tr>
      <w:tr w:rsidR="00D61AA9" w:rsidTr="0000268D">
        <w:trPr>
          <w:trHeight w:val="238"/>
        </w:trPr>
        <w:tc>
          <w:tcPr>
            <w:tcW w:w="1172" w:type="dxa"/>
            <w:vMerge/>
          </w:tcPr>
          <w:p w:rsidR="00D61AA9" w:rsidRPr="00AA1052" w:rsidRDefault="00D61AA9" w:rsidP="00AC5086">
            <w:pPr>
              <w:pStyle w:val="afa"/>
              <w:rPr>
                <w:sz w:val="22"/>
                <w:szCs w:val="22"/>
                <w:rPrChange w:id="8646" w:author="t_竹沢 公佑" w:date="2019-10-05T17:04:00Z">
                  <w:rPr/>
                </w:rPrChange>
              </w:rPr>
            </w:pPr>
          </w:p>
        </w:tc>
        <w:tc>
          <w:tcPr>
            <w:tcW w:w="1204" w:type="dxa"/>
          </w:tcPr>
          <w:p w:rsidR="00D61AA9" w:rsidRPr="00AA1052" w:rsidRDefault="00D61AA9" w:rsidP="00AC5086">
            <w:pPr>
              <w:rPr>
                <w:sz w:val="22"/>
                <w:szCs w:val="22"/>
                <w:rPrChange w:id="8647" w:author="t_竹沢 公佑" w:date="2019-10-05T17:04:00Z">
                  <w:rPr/>
                </w:rPrChange>
              </w:rPr>
            </w:pPr>
            <w:r w:rsidRPr="00AA1052">
              <w:rPr>
                <w:sz w:val="22"/>
                <w:szCs w:val="22"/>
                <w:rPrChange w:id="8648" w:author="t_竹沢 公佑" w:date="2019-10-05T17:04:00Z">
                  <w:rPr/>
                </w:rPrChange>
              </w:rPr>
              <w:t>Reset</w:t>
            </w:r>
          </w:p>
        </w:tc>
        <w:tc>
          <w:tcPr>
            <w:tcW w:w="7513" w:type="dxa"/>
            <w:gridSpan w:val="3"/>
          </w:tcPr>
          <w:p w:rsidR="00D61AA9" w:rsidRDefault="00D61AA9" w:rsidP="0000268D">
            <w:pPr>
              <w:rPr>
                <w:sz w:val="22"/>
                <w:szCs w:val="22"/>
              </w:rPr>
            </w:pPr>
            <w:r>
              <w:rPr>
                <w:sz w:val="22"/>
                <w:szCs w:val="22"/>
              </w:rPr>
              <w:t>RESET_DFR</w:t>
            </w:r>
          </w:p>
        </w:tc>
      </w:tr>
      <w:tr w:rsidR="00D61AA9" w:rsidTr="0000268D">
        <w:trPr>
          <w:trHeight w:val="238"/>
        </w:trPr>
        <w:tc>
          <w:tcPr>
            <w:tcW w:w="1172" w:type="dxa"/>
            <w:vMerge/>
          </w:tcPr>
          <w:p w:rsidR="00D61AA9" w:rsidRPr="00AA1052" w:rsidRDefault="00D61AA9" w:rsidP="00AC5086">
            <w:pPr>
              <w:pStyle w:val="afa"/>
              <w:rPr>
                <w:sz w:val="22"/>
                <w:szCs w:val="22"/>
                <w:rPrChange w:id="8649" w:author="t_竹沢 公佑" w:date="2019-10-05T17:04:00Z">
                  <w:rPr/>
                </w:rPrChange>
              </w:rPr>
            </w:pPr>
          </w:p>
        </w:tc>
        <w:tc>
          <w:tcPr>
            <w:tcW w:w="1204" w:type="dxa"/>
          </w:tcPr>
          <w:p w:rsidR="00D61AA9" w:rsidRPr="00AA1052" w:rsidRDefault="00D61AA9" w:rsidP="00AC5086">
            <w:pPr>
              <w:rPr>
                <w:sz w:val="22"/>
                <w:szCs w:val="22"/>
                <w:rPrChange w:id="8650" w:author="t_竹沢 公佑" w:date="2019-10-05T17:04:00Z">
                  <w:rPr/>
                </w:rPrChange>
              </w:rPr>
            </w:pPr>
            <w:r w:rsidRPr="00AA1052">
              <w:rPr>
                <w:sz w:val="22"/>
                <w:szCs w:val="22"/>
                <w:rPrChange w:id="8651" w:author="t_竹沢 公佑" w:date="2019-10-05T17:04:00Z">
                  <w:rPr/>
                </w:rPrChange>
              </w:rPr>
              <w:t>Latch</w:t>
            </w:r>
          </w:p>
        </w:tc>
        <w:tc>
          <w:tcPr>
            <w:tcW w:w="7513" w:type="dxa"/>
            <w:gridSpan w:val="3"/>
          </w:tcPr>
          <w:p w:rsidR="00D61AA9" w:rsidRPr="0000268D" w:rsidRDefault="00D61AA9">
            <w:pPr>
              <w:spacing w:line="0" w:lineRule="atLeast"/>
              <w:ind w:right="1020"/>
              <w:rPr>
                <w:sz w:val="22"/>
                <w:szCs w:val="22"/>
              </w:rPr>
            </w:pPr>
            <w:r>
              <w:rPr>
                <w:rFonts w:hint="eastAsia"/>
                <w:sz w:val="22"/>
                <w:szCs w:val="22"/>
              </w:rPr>
              <w:t xml:space="preserve">Byte0-2 </w:t>
            </w:r>
            <w:del w:id="8652" w:author="t_竹沢 公佑" w:date="2020-06-03T10:25:00Z">
              <w:r w:rsidDel="001032E5">
                <w:rPr>
                  <w:rFonts w:hint="eastAsia"/>
                  <w:sz w:val="22"/>
                  <w:szCs w:val="22"/>
                </w:rPr>
                <w:delText xml:space="preserve">and bit0 in Byte1 </w:delText>
              </w:r>
            </w:del>
            <w:ins w:id="8653" w:author="t_竹沢 公佑" w:date="2019-08-22T17:36:00Z">
              <w:r>
                <w:rPr>
                  <w:rFonts w:hint="eastAsia"/>
                  <w:sz w:val="22"/>
                  <w:szCs w:val="22"/>
                </w:rPr>
                <w:t>are</w:t>
              </w:r>
            </w:ins>
            <w:del w:id="8654" w:author="t_竹沢 公佑" w:date="2019-08-22T17:36:00Z">
              <w:r w:rsidDel="003055BC">
                <w:rPr>
                  <w:rFonts w:hint="eastAsia"/>
                  <w:sz w:val="22"/>
                  <w:szCs w:val="22"/>
                </w:rPr>
                <w:delText>is</w:delText>
              </w:r>
            </w:del>
            <w:r>
              <w:rPr>
                <w:rFonts w:hint="eastAsia"/>
                <w:sz w:val="22"/>
                <w:szCs w:val="22"/>
              </w:rPr>
              <w:t xml:space="preserve"> set when the DRXP board accesses SFP+ module by I2C interface.</w:t>
            </w:r>
            <w:ins w:id="8655" w:author="t_竹沢 公佑" w:date="2020-06-03T10:25:00Z">
              <w:r>
                <w:rPr>
                  <w:rFonts w:hint="eastAsia"/>
                  <w:sz w:val="22"/>
                  <w:szCs w:val="22"/>
                </w:rPr>
                <w:t xml:space="preserve"> </w:t>
              </w:r>
              <w:r>
                <w:rPr>
                  <w:sz w:val="22"/>
                  <w:szCs w:val="22"/>
                </w:rPr>
                <w:t>Bit0 in Byte</w:t>
              </w:r>
              <w:r>
                <w:rPr>
                  <w:rFonts w:hint="eastAsia"/>
                  <w:sz w:val="22"/>
                  <w:szCs w:val="22"/>
                </w:rPr>
                <w:t>3</w:t>
              </w:r>
              <w:r w:rsidRPr="001032E5">
                <w:rPr>
                  <w:sz w:val="22"/>
                  <w:szCs w:val="22"/>
                </w:rPr>
                <w:t xml:space="preserve"> is set to 1 (alarm) when </w:t>
              </w:r>
            </w:ins>
            <w:ins w:id="8656" w:author="t_竹沢 公佑" w:date="2020-06-08T13:11:00Z">
              <w:r w:rsidRPr="001C478F">
                <w:rPr>
                  <w:sz w:val="22"/>
                  <w:szCs w:val="22"/>
                </w:rPr>
                <w:t>the access of the I2C interface to SFP+ module is fail</w:t>
              </w:r>
              <w:r>
                <w:rPr>
                  <w:sz w:val="22"/>
                  <w:szCs w:val="22"/>
                </w:rPr>
                <w:t xml:space="preserve">ed. And </w:t>
              </w:r>
              <w:r>
                <w:rPr>
                  <w:rFonts w:hint="eastAsia"/>
                  <w:sz w:val="22"/>
                  <w:szCs w:val="22"/>
                </w:rPr>
                <w:t>Bit0 in Byte3</w:t>
              </w:r>
              <w:r>
                <w:rPr>
                  <w:sz w:val="22"/>
                  <w:szCs w:val="22"/>
                </w:rPr>
                <w:t xml:space="preserve"> is set to 0 (normal)</w:t>
              </w:r>
              <w:r>
                <w:rPr>
                  <w:rFonts w:hint="eastAsia"/>
                  <w:sz w:val="22"/>
                  <w:szCs w:val="22"/>
                </w:rPr>
                <w:t xml:space="preserve"> </w:t>
              </w:r>
              <w:r w:rsidRPr="001C478F">
                <w:rPr>
                  <w:sz w:val="22"/>
                  <w:szCs w:val="22"/>
                </w:rPr>
                <w:t>when it is succeeded.</w:t>
              </w:r>
            </w:ins>
          </w:p>
        </w:tc>
      </w:tr>
      <w:tr w:rsidR="00D61AA9" w:rsidTr="00D61AA9">
        <w:trPr>
          <w:trHeight w:val="1425"/>
        </w:trPr>
        <w:tc>
          <w:tcPr>
            <w:tcW w:w="1172" w:type="dxa"/>
            <w:vMerge/>
          </w:tcPr>
          <w:p w:rsidR="00D61AA9" w:rsidRPr="00AA1052" w:rsidRDefault="00D61AA9" w:rsidP="00AC5086">
            <w:pPr>
              <w:pStyle w:val="afa"/>
              <w:rPr>
                <w:sz w:val="22"/>
                <w:szCs w:val="22"/>
                <w:rPrChange w:id="8657" w:author="t_竹沢 公佑" w:date="2019-10-05T17:04:00Z">
                  <w:rPr/>
                </w:rPrChange>
              </w:rPr>
            </w:pPr>
          </w:p>
        </w:tc>
        <w:tc>
          <w:tcPr>
            <w:tcW w:w="1204" w:type="dxa"/>
          </w:tcPr>
          <w:p w:rsidR="00D61AA9" w:rsidRPr="00AA1052" w:rsidRDefault="00D61AA9" w:rsidP="00AC5086">
            <w:pPr>
              <w:pStyle w:val="afa"/>
              <w:rPr>
                <w:sz w:val="22"/>
                <w:szCs w:val="22"/>
                <w:rPrChange w:id="8658" w:author="t_竹沢 公佑" w:date="2019-10-05T17:04:00Z">
                  <w:rPr/>
                </w:rPrChange>
              </w:rPr>
            </w:pPr>
            <w:r w:rsidRPr="00AA1052">
              <w:rPr>
                <w:sz w:val="22"/>
                <w:szCs w:val="22"/>
                <w:rPrChange w:id="8659" w:author="t_竹沢 公佑" w:date="2019-10-05T17:04:00Z">
                  <w:rPr/>
                </w:rPrChange>
              </w:rPr>
              <w:t>Value</w:t>
            </w:r>
          </w:p>
        </w:tc>
        <w:tc>
          <w:tcPr>
            <w:tcW w:w="7513" w:type="dxa"/>
            <w:gridSpan w:val="3"/>
          </w:tcPr>
          <w:p w:rsidR="00D61AA9" w:rsidRDefault="00D61AA9" w:rsidP="0000268D">
            <w:pPr>
              <w:spacing w:line="0" w:lineRule="atLeast"/>
              <w:ind w:right="1020"/>
              <w:rPr>
                <w:sz w:val="22"/>
                <w:szCs w:val="22"/>
              </w:rPr>
            </w:pPr>
            <w:r>
              <w:rPr>
                <w:rFonts w:hint="eastAsia"/>
                <w:sz w:val="22"/>
                <w:szCs w:val="22"/>
              </w:rPr>
              <w:t>Byte0-2:</w:t>
            </w:r>
          </w:p>
          <w:p w:rsidR="00D61AA9" w:rsidRDefault="00D61AA9" w:rsidP="00E6026C">
            <w:pPr>
              <w:spacing w:line="0" w:lineRule="atLeast"/>
              <w:ind w:firstLineChars="50" w:firstLine="110"/>
              <w:rPr>
                <w:rFonts w:cs="Times New Roman"/>
                <w:sz w:val="22"/>
                <w:szCs w:val="22"/>
              </w:rPr>
            </w:pPr>
            <w:r>
              <w:rPr>
                <w:rFonts w:cs="Times New Roman"/>
                <w:sz w:val="22"/>
                <w:szCs w:val="22"/>
              </w:rPr>
              <w:t xml:space="preserve">24-bit </w:t>
            </w:r>
            <w:r>
              <w:rPr>
                <w:rFonts w:cs="Times New Roman" w:hint="eastAsia"/>
                <w:sz w:val="22"/>
                <w:szCs w:val="22"/>
              </w:rPr>
              <w:t>integer</w:t>
            </w:r>
            <w:r>
              <w:rPr>
                <w:rFonts w:cs="Times New Roman"/>
                <w:sz w:val="22"/>
                <w:szCs w:val="22"/>
              </w:rPr>
              <w:t>, MSByte firs</w:t>
            </w:r>
            <w:r>
              <w:rPr>
                <w:rFonts w:cs="Times New Roman" w:hint="eastAsia"/>
                <w:sz w:val="22"/>
                <w:szCs w:val="22"/>
              </w:rPr>
              <w:t>t（0-6553500nW）</w:t>
            </w:r>
          </w:p>
          <w:p w:rsidR="00D61AA9" w:rsidRDefault="00D61AA9" w:rsidP="0000268D">
            <w:pPr>
              <w:widowControl w:val="0"/>
              <w:autoSpaceDE w:val="0"/>
              <w:autoSpaceDN w:val="0"/>
              <w:adjustRightInd w:val="0"/>
              <w:spacing w:line="0" w:lineRule="atLeast"/>
              <w:rPr>
                <w:rFonts w:cs="Times New Roman"/>
                <w:sz w:val="22"/>
                <w:szCs w:val="22"/>
              </w:rPr>
            </w:pPr>
            <w:r>
              <w:rPr>
                <w:rFonts w:cs="Times New Roman" w:hint="eastAsia"/>
                <w:sz w:val="22"/>
                <w:szCs w:val="22"/>
              </w:rPr>
              <w:t>Byte3:</w:t>
            </w:r>
          </w:p>
          <w:p w:rsidR="00D61AA9" w:rsidRDefault="00D61AA9" w:rsidP="0000268D">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 b</w:t>
            </w:r>
            <w:r>
              <w:rPr>
                <w:rFonts w:cs="Times New Roman"/>
                <w:sz w:val="22"/>
                <w:szCs w:val="22"/>
              </w:rPr>
              <w:t>it</w:t>
            </w:r>
            <w:r>
              <w:rPr>
                <w:rFonts w:cs="Times New Roman" w:hint="eastAsia"/>
                <w:sz w:val="22"/>
                <w:szCs w:val="22"/>
              </w:rPr>
              <w:t xml:space="preserve"> </w:t>
            </w:r>
            <w:r>
              <w:rPr>
                <w:rFonts w:cs="Times New Roman"/>
                <w:sz w:val="22"/>
                <w:szCs w:val="22"/>
              </w:rPr>
              <w:t>7-</w:t>
            </w:r>
            <w:r>
              <w:rPr>
                <w:rFonts w:cs="Times New Roman" w:hint="eastAsia"/>
                <w:sz w:val="22"/>
                <w:szCs w:val="22"/>
              </w:rPr>
              <w:t>1:</w:t>
            </w:r>
            <w:r>
              <w:rPr>
                <w:rFonts w:cs="Times New Roman"/>
                <w:sz w:val="22"/>
                <w:szCs w:val="22"/>
              </w:rPr>
              <w:t xml:space="preserve"> Reserved (</w:t>
            </w:r>
            <w:r>
              <w:rPr>
                <w:rFonts w:cs="Times New Roman" w:hint="eastAsia"/>
                <w:sz w:val="22"/>
                <w:szCs w:val="22"/>
              </w:rPr>
              <w:t>undefined</w:t>
            </w:r>
            <w:r>
              <w:rPr>
                <w:rFonts w:cs="Times New Roman"/>
                <w:sz w:val="22"/>
                <w:szCs w:val="22"/>
              </w:rPr>
              <w:t>)</w:t>
            </w:r>
          </w:p>
          <w:p w:rsidR="00D61AA9" w:rsidRDefault="00D61AA9" w:rsidP="0000268D">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0</w:t>
            </w:r>
            <w:r>
              <w:rPr>
                <w:rFonts w:cs="Times New Roman" w:hint="eastAsia"/>
                <w:sz w:val="22"/>
                <w:szCs w:val="22"/>
              </w:rPr>
              <w:t>:</w:t>
            </w:r>
            <w:r>
              <w:rPr>
                <w:rFonts w:cs="Times New Roman"/>
                <w:sz w:val="22"/>
                <w:szCs w:val="22"/>
              </w:rPr>
              <w:t xml:space="preserve"> </w:t>
            </w:r>
            <w:r>
              <w:rPr>
                <w:rFonts w:cs="Times New Roman" w:hint="eastAsia"/>
                <w:sz w:val="22"/>
                <w:szCs w:val="22"/>
              </w:rPr>
              <w:t>I2C Access Error</w:t>
            </w:r>
          </w:p>
          <w:p w:rsidR="00D61AA9" w:rsidRDefault="00D61AA9" w:rsidP="0000268D">
            <w:pPr>
              <w:spacing w:line="0" w:lineRule="atLeast"/>
              <w:ind w:right="1020"/>
              <w:rPr>
                <w:ins w:id="8660" w:author="t_竹沢 公佑" w:date="2020-08-12T15:03:00Z"/>
                <w:rFonts w:cs="Times New Roman"/>
                <w:sz w:val="22"/>
                <w:szCs w:val="22"/>
              </w:rPr>
            </w:pPr>
            <w:r>
              <w:rPr>
                <w:sz w:val="22"/>
                <w:szCs w:val="22"/>
              </w:rPr>
              <w:t>B</w:t>
            </w:r>
            <w:r>
              <w:rPr>
                <w:rFonts w:hint="eastAsia"/>
                <w:sz w:val="22"/>
                <w:szCs w:val="22"/>
              </w:rPr>
              <w:t>yte4-7:</w:t>
            </w:r>
            <w:r>
              <w:rPr>
                <w:rFonts w:cs="Times New Roman"/>
                <w:sz w:val="22"/>
                <w:szCs w:val="22"/>
              </w:rPr>
              <w:t xml:space="preserve"> Reserved (</w:t>
            </w:r>
            <w:r>
              <w:rPr>
                <w:rFonts w:cs="Times New Roman" w:hint="eastAsia"/>
                <w:sz w:val="22"/>
                <w:szCs w:val="22"/>
              </w:rPr>
              <w:t>undefined</w:t>
            </w:r>
            <w:r>
              <w:rPr>
                <w:rFonts w:cs="Times New Roman"/>
                <w:sz w:val="22"/>
                <w:szCs w:val="22"/>
              </w:rPr>
              <w:t>)</w:t>
            </w:r>
          </w:p>
          <w:p w:rsidR="00D61AA9" w:rsidRDefault="00D61AA9" w:rsidP="0000268D">
            <w:pPr>
              <w:spacing w:line="0" w:lineRule="atLeast"/>
              <w:ind w:right="1020"/>
              <w:rPr>
                <w:rFonts w:cs="Times New Roman"/>
                <w:sz w:val="22"/>
                <w:szCs w:val="22"/>
              </w:rPr>
            </w:pPr>
          </w:p>
        </w:tc>
      </w:tr>
      <w:tr w:rsidR="00D61AA9" w:rsidTr="0000268D">
        <w:trPr>
          <w:trHeight w:val="1425"/>
        </w:trPr>
        <w:tc>
          <w:tcPr>
            <w:tcW w:w="1172" w:type="dxa"/>
            <w:vMerge/>
          </w:tcPr>
          <w:p w:rsidR="00D61AA9" w:rsidRPr="00AA1052" w:rsidRDefault="00D61AA9" w:rsidP="00AC5086">
            <w:pPr>
              <w:pStyle w:val="afa"/>
              <w:rPr>
                <w:sz w:val="22"/>
                <w:szCs w:val="22"/>
              </w:rPr>
            </w:pPr>
          </w:p>
        </w:tc>
        <w:tc>
          <w:tcPr>
            <w:tcW w:w="1204" w:type="dxa"/>
          </w:tcPr>
          <w:p w:rsidR="00D61AA9" w:rsidRPr="000B41A5" w:rsidRDefault="00202C26" w:rsidP="00AC5086">
            <w:pPr>
              <w:pStyle w:val="afa"/>
              <w:rPr>
                <w:sz w:val="22"/>
                <w:szCs w:val="22"/>
              </w:rPr>
            </w:pPr>
            <w:ins w:id="8661" w:author="t_竹沢 公佑" w:date="2020-08-20T10:17:00Z">
              <w:r>
                <w:rPr>
                  <w:rFonts w:hint="eastAsia"/>
                  <w:sz w:val="22"/>
                  <w:szCs w:val="22"/>
                </w:rPr>
                <w:t>Category</w:t>
              </w:r>
            </w:ins>
          </w:p>
        </w:tc>
        <w:tc>
          <w:tcPr>
            <w:tcW w:w="7513" w:type="dxa"/>
            <w:gridSpan w:val="3"/>
          </w:tcPr>
          <w:p w:rsidR="00D61AA9" w:rsidRDefault="00D61AA9" w:rsidP="00D61AA9">
            <w:pPr>
              <w:spacing w:line="0" w:lineRule="atLeast"/>
              <w:ind w:right="1020"/>
              <w:rPr>
                <w:ins w:id="8662" w:author="t_竹沢 公佑" w:date="2020-08-12T15:04:00Z"/>
                <w:sz w:val="22"/>
                <w:szCs w:val="22"/>
              </w:rPr>
            </w:pPr>
            <w:ins w:id="8663" w:author="t_竹沢 公佑" w:date="2020-08-12T15:04:00Z">
              <w:r>
                <w:rPr>
                  <w:rFonts w:hint="eastAsia"/>
                  <w:sz w:val="22"/>
                  <w:szCs w:val="22"/>
                </w:rPr>
                <w:t>■Info</w:t>
              </w:r>
            </w:ins>
          </w:p>
          <w:p w:rsidR="00D61AA9" w:rsidRDefault="00D61AA9">
            <w:pPr>
              <w:spacing w:line="0" w:lineRule="atLeast"/>
              <w:ind w:right="1020" w:firstLineChars="50" w:firstLine="110"/>
              <w:rPr>
                <w:ins w:id="8664" w:author="t_竹沢 公佑" w:date="2020-08-12T15:04:00Z"/>
                <w:sz w:val="22"/>
                <w:szCs w:val="22"/>
              </w:rPr>
              <w:pPrChange w:id="8665" w:author="t_竹沢 公佑" w:date="2020-08-20T09:46:00Z">
                <w:pPr>
                  <w:spacing w:line="0" w:lineRule="atLeast"/>
                  <w:ind w:right="1020"/>
                </w:pPr>
              </w:pPrChange>
            </w:pPr>
            <w:ins w:id="8666" w:author="t_竹沢 公佑" w:date="2020-08-12T15:04:00Z">
              <w:r>
                <w:rPr>
                  <w:rFonts w:hint="eastAsia"/>
                  <w:sz w:val="22"/>
                  <w:szCs w:val="22"/>
                </w:rPr>
                <w:t>Optical Power.</w:t>
              </w:r>
            </w:ins>
          </w:p>
          <w:p w:rsidR="00D61AA9" w:rsidRDefault="00D61AA9">
            <w:pPr>
              <w:spacing w:line="0" w:lineRule="atLeast"/>
              <w:ind w:leftChars="100" w:left="240" w:right="1020"/>
              <w:rPr>
                <w:ins w:id="8667" w:author="t_竹沢 公佑" w:date="2020-08-12T15:04:00Z"/>
                <w:sz w:val="22"/>
                <w:szCs w:val="22"/>
              </w:rPr>
              <w:pPrChange w:id="8668" w:author="t_竹沢 公佑" w:date="2020-08-20T09:46:00Z">
                <w:pPr>
                  <w:spacing w:line="0" w:lineRule="atLeast"/>
                  <w:ind w:right="1020"/>
                </w:pPr>
              </w:pPrChange>
            </w:pPr>
            <w:ins w:id="8669" w:author="t_竹沢 公佑" w:date="2020-08-12T15:04:00Z">
              <w:r>
                <w:rPr>
                  <w:rFonts w:hint="eastAsia"/>
                  <w:sz w:val="22"/>
                  <w:szCs w:val="22"/>
                </w:rPr>
                <w:t>Device driver just reads registers in the SFP+ module. For the detail, please see SFP+ module datasheet or ask SFP+ vendor.</w:t>
              </w:r>
            </w:ins>
          </w:p>
          <w:p w:rsidR="00D61AA9" w:rsidRPr="005634B0" w:rsidRDefault="00D61AA9" w:rsidP="00D61AA9">
            <w:pPr>
              <w:spacing w:line="0" w:lineRule="atLeast"/>
              <w:ind w:right="1020"/>
              <w:rPr>
                <w:ins w:id="8670" w:author="t_竹沢 公佑" w:date="2020-08-12T15:04:00Z"/>
                <w:sz w:val="22"/>
                <w:szCs w:val="22"/>
              </w:rPr>
            </w:pPr>
          </w:p>
          <w:p w:rsidR="00D61AA9" w:rsidRDefault="00D61AA9" w:rsidP="00D61AA9">
            <w:pPr>
              <w:spacing w:line="0" w:lineRule="atLeast"/>
              <w:ind w:right="1020"/>
              <w:rPr>
                <w:ins w:id="8671" w:author="t_竹沢 公佑" w:date="2020-08-12T15:04:00Z"/>
                <w:sz w:val="22"/>
                <w:szCs w:val="22"/>
              </w:rPr>
            </w:pPr>
            <w:ins w:id="8672" w:author="t_竹沢 公佑" w:date="2020-08-12T15:04:00Z">
              <w:r>
                <w:rPr>
                  <w:rFonts w:hint="eastAsia"/>
                  <w:sz w:val="22"/>
                  <w:szCs w:val="22"/>
                </w:rPr>
                <w:t>■Fatal/Info</w:t>
              </w:r>
            </w:ins>
          </w:p>
          <w:p w:rsidR="007E472E" w:rsidRDefault="00D61AA9">
            <w:pPr>
              <w:spacing w:line="0" w:lineRule="atLeast"/>
              <w:ind w:right="-108" w:firstLineChars="50" w:firstLine="110"/>
              <w:rPr>
                <w:ins w:id="8673" w:author="t_竹沢 公佑" w:date="2020-08-13T09:38:00Z"/>
                <w:rFonts w:cs="Times New Roman"/>
                <w:sz w:val="22"/>
                <w:szCs w:val="22"/>
              </w:rPr>
              <w:pPrChange w:id="8674" w:author="t_竹沢 公佑" w:date="2020-08-20T09:46:00Z">
                <w:pPr>
                  <w:spacing w:line="0" w:lineRule="atLeast"/>
                  <w:ind w:right="-108"/>
                </w:pPr>
              </w:pPrChange>
            </w:pPr>
            <w:ins w:id="8675" w:author="t_竹沢 公佑" w:date="2020-08-12T15:04:00Z">
              <w:r>
                <w:rPr>
                  <w:rFonts w:cs="Times New Roman" w:hint="eastAsia"/>
                  <w:sz w:val="22"/>
                  <w:szCs w:val="22"/>
                </w:rPr>
                <w:t>I2C Access Error</w:t>
              </w:r>
            </w:ins>
          </w:p>
          <w:p w:rsidR="007E472E" w:rsidRPr="008906A4" w:rsidRDefault="007E472E">
            <w:pPr>
              <w:spacing w:line="0" w:lineRule="atLeast"/>
              <w:ind w:right="-108" w:firstLineChars="100" w:firstLine="220"/>
              <w:rPr>
                <w:ins w:id="8676" w:author="t_竹沢 公佑" w:date="2020-08-13T09:38:00Z"/>
                <w:sz w:val="22"/>
                <w:szCs w:val="22"/>
              </w:rPr>
              <w:pPrChange w:id="8677" w:author="t_竹沢 公佑" w:date="2020-08-20T09:46:00Z">
                <w:pPr>
                  <w:spacing w:line="0" w:lineRule="atLeast"/>
                  <w:ind w:right="-108" w:firstLineChars="50" w:firstLine="110"/>
                </w:pPr>
              </w:pPrChange>
            </w:pPr>
            <w:ins w:id="8678" w:author="t_竹沢 公佑" w:date="2020-08-13T09:38:00Z">
              <w:r>
                <w:rPr>
                  <w:rFonts w:hint="eastAsia"/>
                  <w:sz w:val="22"/>
                  <w:szCs w:val="22"/>
                </w:rPr>
                <w:t>Fatal:</w:t>
              </w:r>
            </w:ins>
          </w:p>
          <w:p w:rsidR="007E472E" w:rsidRDefault="007E472E">
            <w:pPr>
              <w:spacing w:line="0" w:lineRule="atLeast"/>
              <w:ind w:right="-108" w:firstLineChars="150" w:firstLine="330"/>
              <w:rPr>
                <w:ins w:id="8679" w:author="t_竹沢 公佑" w:date="2020-08-13T09:38:00Z"/>
                <w:sz w:val="22"/>
                <w:szCs w:val="22"/>
              </w:rPr>
              <w:pPrChange w:id="8680" w:author="t_竹沢 公佑" w:date="2020-08-20T09:46:00Z">
                <w:pPr>
                  <w:spacing w:line="0" w:lineRule="atLeast"/>
                  <w:ind w:right="-108" w:firstLineChars="100" w:firstLine="220"/>
                </w:pPr>
              </w:pPrChange>
            </w:pPr>
            <w:ins w:id="8681" w:author="t_竹沢 公佑" w:date="2020-08-13T09:38:00Z">
              <w:r>
                <w:rPr>
                  <w:rFonts w:hint="eastAsia"/>
                  <w:sz w:val="22"/>
                  <w:szCs w:val="22"/>
                </w:rPr>
                <w:t>Device driver (DRXP) fails to access internal registers in the SFP+ module</w:t>
              </w:r>
            </w:ins>
          </w:p>
          <w:p w:rsidR="007E472E" w:rsidRDefault="007E472E">
            <w:pPr>
              <w:spacing w:line="0" w:lineRule="atLeast"/>
              <w:ind w:leftChars="150" w:left="360" w:right="1020"/>
              <w:rPr>
                <w:ins w:id="8682" w:author="t_竹沢 公佑" w:date="2020-08-13T09:38:00Z"/>
                <w:sz w:val="22"/>
                <w:szCs w:val="22"/>
              </w:rPr>
              <w:pPrChange w:id="8683" w:author="t_竹沢 公佑" w:date="2020-08-20T09:46:00Z">
                <w:pPr>
                  <w:spacing w:line="0" w:lineRule="atLeast"/>
                  <w:ind w:leftChars="100" w:left="240" w:right="1020"/>
                </w:pPr>
              </w:pPrChange>
            </w:pPr>
            <w:ins w:id="8684" w:author="t_竹沢 公佑" w:date="2020-08-13T09:38:00Z">
              <w:r>
                <w:rPr>
                  <w:rFonts w:hint="eastAsia"/>
                  <w:sz w:val="22"/>
                  <w:szCs w:val="22"/>
                </w:rPr>
                <w:t xml:space="preserve">Even though SFP+ </w:t>
              </w:r>
              <w:r>
                <w:rPr>
                  <w:sz w:val="22"/>
                  <w:szCs w:val="22"/>
                </w:rPr>
                <w:t>module</w:t>
              </w:r>
              <w:r>
                <w:rPr>
                  <w:rFonts w:hint="eastAsia"/>
                  <w:sz w:val="22"/>
                  <w:szCs w:val="22"/>
                </w:rPr>
                <w:t xml:space="preserve"> is installed, DRXP fails to access. It may mean hardware error of SFP+ </w:t>
              </w:r>
              <w:r>
                <w:rPr>
                  <w:sz w:val="22"/>
                  <w:szCs w:val="22"/>
                </w:rPr>
                <w:t>module</w:t>
              </w:r>
              <w:r>
                <w:rPr>
                  <w:rFonts w:hint="eastAsia"/>
                  <w:sz w:val="22"/>
                  <w:szCs w:val="22"/>
                </w:rPr>
                <w:t xml:space="preserve"> or DRXP. Or, DRXP just can</w:t>
              </w:r>
              <w:r>
                <w:rPr>
                  <w:sz w:val="22"/>
                  <w:szCs w:val="22"/>
                </w:rPr>
                <w:t>’</w:t>
              </w:r>
              <w:r>
                <w:rPr>
                  <w:rFonts w:hint="eastAsia"/>
                  <w:sz w:val="22"/>
                  <w:szCs w:val="22"/>
                </w:rPr>
                <w:t xml:space="preserve">t access currently installed SFP+ module. DRXP is tested with </w:t>
              </w:r>
              <w:r>
                <w:rPr>
                  <w:rFonts w:hint="eastAsia"/>
                  <w:sz w:val="22"/>
                  <w:szCs w:val="22"/>
                  <w:lang w:val="en"/>
                </w:rPr>
                <w:t xml:space="preserve">Sumitomo electric </w:t>
              </w:r>
              <w:r>
                <w:rPr>
                  <w:sz w:val="22"/>
                  <w:szCs w:val="22"/>
                  <w:lang w:val="en"/>
                </w:rPr>
                <w:t>SPP5200ER-GL</w:t>
              </w:r>
              <w:r>
                <w:rPr>
                  <w:rFonts w:hint="eastAsia"/>
                  <w:sz w:val="22"/>
                  <w:szCs w:val="22"/>
                  <w:lang w:val="en"/>
                </w:rPr>
                <w:t>. If you use other vendor</w:t>
              </w:r>
              <w:r>
                <w:rPr>
                  <w:sz w:val="22"/>
                  <w:szCs w:val="22"/>
                  <w:lang w:val="en"/>
                </w:rPr>
                <w:t>’</w:t>
              </w:r>
              <w:r>
                <w:rPr>
                  <w:rFonts w:hint="eastAsia"/>
                  <w:sz w:val="22"/>
                  <w:szCs w:val="22"/>
                  <w:lang w:val="en"/>
                </w:rPr>
                <w:t>s module, it may not be able to access to SFP+ module register.</w:t>
              </w:r>
            </w:ins>
          </w:p>
          <w:p w:rsidR="007E472E" w:rsidRDefault="007E472E">
            <w:pPr>
              <w:spacing w:line="0" w:lineRule="atLeast"/>
              <w:ind w:right="-108" w:firstLineChars="100" w:firstLine="220"/>
              <w:rPr>
                <w:ins w:id="8685" w:author="t_竹沢 公佑" w:date="2020-08-13T09:38:00Z"/>
                <w:sz w:val="22"/>
                <w:szCs w:val="22"/>
              </w:rPr>
              <w:pPrChange w:id="8686" w:author="t_竹沢 公佑" w:date="2020-08-20T09:46:00Z">
                <w:pPr>
                  <w:spacing w:line="0" w:lineRule="atLeast"/>
                  <w:ind w:right="-108" w:firstLineChars="50" w:firstLine="110"/>
                </w:pPr>
              </w:pPrChange>
            </w:pPr>
            <w:ins w:id="8687" w:author="t_竹沢 公佑" w:date="2020-08-13T09:38:00Z">
              <w:r>
                <w:rPr>
                  <w:rFonts w:hint="eastAsia"/>
                  <w:sz w:val="22"/>
                  <w:szCs w:val="22"/>
                </w:rPr>
                <w:t>Info:</w:t>
              </w:r>
            </w:ins>
          </w:p>
          <w:p w:rsidR="007E472E" w:rsidRDefault="007E472E">
            <w:pPr>
              <w:spacing w:line="0" w:lineRule="atLeast"/>
              <w:ind w:right="1020" w:firstLineChars="150" w:firstLine="330"/>
              <w:rPr>
                <w:ins w:id="8688" w:author="t_竹沢 公佑" w:date="2020-08-13T09:38:00Z"/>
                <w:sz w:val="22"/>
                <w:szCs w:val="22"/>
              </w:rPr>
              <w:pPrChange w:id="8689" w:author="t_竹沢 公佑" w:date="2020-08-20T09:46:00Z">
                <w:pPr>
                  <w:spacing w:line="0" w:lineRule="atLeast"/>
                  <w:ind w:right="1020" w:firstLineChars="100" w:firstLine="220"/>
                </w:pPr>
              </w:pPrChange>
            </w:pPr>
            <w:ins w:id="8690" w:author="t_竹沢 公佑" w:date="2020-08-13T09:38:00Z">
              <w:r>
                <w:rPr>
                  <w:rFonts w:hint="eastAsia"/>
                  <w:sz w:val="22"/>
                  <w:szCs w:val="22"/>
                </w:rPr>
                <w:t>T</w:t>
              </w:r>
              <w:r>
                <w:rPr>
                  <w:sz w:val="22"/>
                  <w:szCs w:val="22"/>
                </w:rPr>
                <w:t>h</w:t>
              </w:r>
              <w:r>
                <w:rPr>
                  <w:rFonts w:hint="eastAsia"/>
                  <w:sz w:val="22"/>
                  <w:szCs w:val="22"/>
                </w:rPr>
                <w:t>e SFP+ module isn</w:t>
              </w:r>
              <w:r>
                <w:rPr>
                  <w:sz w:val="22"/>
                  <w:szCs w:val="22"/>
                </w:rPr>
                <w:t>’</w:t>
              </w:r>
              <w:r>
                <w:rPr>
                  <w:rFonts w:hint="eastAsia"/>
                  <w:sz w:val="22"/>
                  <w:szCs w:val="22"/>
                </w:rPr>
                <w:t>t installed.</w:t>
              </w:r>
            </w:ins>
          </w:p>
          <w:p w:rsidR="00D61AA9" w:rsidRPr="005634B0" w:rsidRDefault="00D61AA9">
            <w:pPr>
              <w:spacing w:line="0" w:lineRule="atLeast"/>
              <w:ind w:right="-108"/>
              <w:rPr>
                <w:sz w:val="22"/>
                <w:szCs w:val="22"/>
              </w:rPr>
              <w:pPrChange w:id="8691" w:author="t_竹沢 公佑" w:date="2020-08-13T09:38:00Z">
                <w:pPr>
                  <w:spacing w:line="0" w:lineRule="atLeast"/>
                  <w:ind w:right="1020"/>
                </w:pPr>
              </w:pPrChange>
            </w:pPr>
          </w:p>
        </w:tc>
      </w:tr>
      <w:tr w:rsidR="00DF1C7C">
        <w:tc>
          <w:tcPr>
            <w:tcW w:w="2376" w:type="dxa"/>
            <w:gridSpan w:val="2"/>
          </w:tcPr>
          <w:p w:rsidR="00DF1C7C" w:rsidRDefault="00DF1C7C">
            <w:pPr>
              <w:spacing w:line="0" w:lineRule="atLeast"/>
              <w:ind w:right="1020"/>
              <w:rPr>
                <w:rFonts w:cs="Times New Roman"/>
                <w:sz w:val="22"/>
                <w:szCs w:val="22"/>
              </w:rPr>
            </w:pPr>
            <w:r>
              <w:rPr>
                <w:rFonts w:cs="Times New Roman" w:hint="eastAsia"/>
                <w:sz w:val="22"/>
                <w:szCs w:val="22"/>
              </w:rPr>
              <w:t>Remarks</w:t>
            </w:r>
          </w:p>
        </w:tc>
        <w:tc>
          <w:tcPr>
            <w:tcW w:w="7513" w:type="dxa"/>
            <w:gridSpan w:val="3"/>
          </w:tcPr>
          <w:p w:rsidR="00DF1C7C" w:rsidRDefault="00DF1C7C">
            <w:pPr>
              <w:spacing w:line="0" w:lineRule="atLeast"/>
              <w:ind w:right="1020"/>
              <w:rPr>
                <w:rFonts w:cs="Times New Roman"/>
                <w:sz w:val="22"/>
                <w:szCs w:val="22"/>
              </w:rPr>
            </w:pPr>
            <w:r>
              <w:rPr>
                <w:rFonts w:hint="eastAsia"/>
                <w:lang w:val="en"/>
              </w:rPr>
              <w:t xml:space="preserve">When </w:t>
            </w:r>
            <w:r>
              <w:rPr>
                <w:rFonts w:cs="Times New Roman" w:hint="eastAsia"/>
                <w:sz w:val="22"/>
                <w:szCs w:val="22"/>
              </w:rPr>
              <w:t>I2C Access Error occurs, all bit o</w:t>
            </w:r>
            <w:r w:rsidR="00A74CAA">
              <w:rPr>
                <w:rFonts w:cs="Times New Roman" w:hint="eastAsia"/>
                <w:sz w:val="22"/>
                <w:szCs w:val="22"/>
              </w:rPr>
              <w:t>f</w:t>
            </w:r>
            <w:r>
              <w:rPr>
                <w:rFonts w:cs="Times New Roman" w:hint="eastAsia"/>
                <w:sz w:val="22"/>
                <w:szCs w:val="22"/>
              </w:rPr>
              <w:t xml:space="preserve"> Byte0 -2</w:t>
            </w:r>
            <w:ins w:id="8692" w:author="t_竹沢 公佑" w:date="2019-10-05T15:19:00Z">
              <w:r w:rsidR="00FB4E9D">
                <w:rPr>
                  <w:rFonts w:cs="Times New Roman" w:hint="eastAsia"/>
                  <w:sz w:val="22"/>
                  <w:szCs w:val="22"/>
                </w:rPr>
                <w:t xml:space="preserve"> is set to </w:t>
              </w:r>
            </w:ins>
            <w:del w:id="8693" w:author="t_竹沢 公佑" w:date="2019-10-05T15:19:00Z">
              <w:r w:rsidDel="00FB4E9D">
                <w:rPr>
                  <w:rFonts w:cs="Times New Roman" w:hint="eastAsia"/>
                  <w:sz w:val="22"/>
                  <w:szCs w:val="22"/>
                </w:rPr>
                <w:delText xml:space="preserve">will be </w:delText>
              </w:r>
            </w:del>
            <w:r>
              <w:rPr>
                <w:rFonts w:cs="Times New Roman"/>
                <w:sz w:val="22"/>
                <w:szCs w:val="22"/>
              </w:rPr>
              <w:t>‘</w:t>
            </w:r>
            <w:r>
              <w:rPr>
                <w:rFonts w:cs="Times New Roman" w:hint="eastAsia"/>
                <w:sz w:val="22"/>
                <w:szCs w:val="22"/>
              </w:rPr>
              <w:t>0</w:t>
            </w:r>
            <w:r>
              <w:rPr>
                <w:rFonts w:cs="Times New Roman"/>
                <w:sz w:val="22"/>
                <w:szCs w:val="22"/>
              </w:rPr>
              <w:t>’</w:t>
            </w:r>
            <w:r>
              <w:rPr>
                <w:rFonts w:cs="Times New Roman" w:hint="eastAsia"/>
                <w:sz w:val="22"/>
                <w:szCs w:val="22"/>
              </w:rPr>
              <w:t>.</w:t>
            </w:r>
          </w:p>
          <w:p w:rsidR="00B57A93" w:rsidRDefault="00B57A93" w:rsidP="004C1FAD">
            <w:pPr>
              <w:rPr>
                <w:ins w:id="8694" w:author="t_竹沢 公佑" w:date="2019-09-18T15:56:00Z"/>
                <w:rFonts w:cs="Times New Roman"/>
                <w:sz w:val="22"/>
                <w:szCs w:val="22"/>
              </w:rPr>
            </w:pPr>
            <w:ins w:id="8695" w:author="t_竹沢 公佑" w:date="2019-09-18T15:11:00Z">
              <w:r>
                <w:rPr>
                  <w:rFonts w:cs="Times New Roman" w:hint="eastAsia"/>
                  <w:sz w:val="22"/>
                  <w:szCs w:val="22"/>
                </w:rPr>
                <w:t xml:space="preserve">(*1) </w:t>
              </w:r>
            </w:ins>
            <w:r w:rsidR="004C1FAD">
              <w:rPr>
                <w:rFonts w:cs="Times New Roman" w:hint="eastAsia"/>
                <w:sz w:val="22"/>
                <w:szCs w:val="22"/>
              </w:rPr>
              <w:t xml:space="preserve">After driver </w:t>
            </w:r>
            <w:r w:rsidR="004C1FAD">
              <w:rPr>
                <w:rFonts w:cs="Times New Roman"/>
                <w:sz w:val="22"/>
                <w:szCs w:val="22"/>
              </w:rPr>
              <w:t>detect</w:t>
            </w:r>
            <w:r w:rsidR="004C1FAD">
              <w:rPr>
                <w:rFonts w:cs="Times New Roman" w:hint="eastAsia"/>
                <w:sz w:val="22"/>
                <w:szCs w:val="22"/>
              </w:rPr>
              <w:t>ing</w:t>
            </w:r>
            <w:r w:rsidR="00C73CCE">
              <w:rPr>
                <w:rFonts w:cs="Times New Roman" w:hint="eastAsia"/>
                <w:sz w:val="22"/>
                <w:szCs w:val="22"/>
              </w:rPr>
              <w:t xml:space="preserve"> production/prototype DRXP boards</w:t>
            </w:r>
            <w:r w:rsidR="004C1FAD">
              <w:rPr>
                <w:rFonts w:cs="Times New Roman" w:hint="eastAsia"/>
                <w:sz w:val="22"/>
                <w:szCs w:val="22"/>
              </w:rPr>
              <w:t>, it keeps monitoring these statuses</w:t>
            </w:r>
            <w:ins w:id="8696" w:author="t_竹沢 公佑" w:date="2019-09-18T15:11:00Z">
              <w:r>
                <w:rPr>
                  <w:rFonts w:cs="Times New Roman" w:hint="eastAsia"/>
                  <w:sz w:val="22"/>
                  <w:szCs w:val="22"/>
                </w:rPr>
                <w:t xml:space="preserve"> periodically</w:t>
              </w:r>
            </w:ins>
            <w:r w:rsidR="004C1FAD">
              <w:rPr>
                <w:rFonts w:cs="Times New Roman" w:hint="eastAsia"/>
                <w:sz w:val="22"/>
                <w:szCs w:val="22"/>
              </w:rPr>
              <w:t>. If device isn</w:t>
            </w:r>
            <w:r w:rsidR="004C1FAD">
              <w:rPr>
                <w:rFonts w:cs="Times New Roman"/>
                <w:sz w:val="22"/>
                <w:szCs w:val="22"/>
              </w:rPr>
              <w:t>’</w:t>
            </w:r>
            <w:r w:rsidR="004C1FAD">
              <w:rPr>
                <w:rFonts w:cs="Times New Roman" w:hint="eastAsia"/>
                <w:sz w:val="22"/>
                <w:szCs w:val="22"/>
              </w:rPr>
              <w:t>t opened, driver keeps monitoring them.</w:t>
            </w:r>
            <w:ins w:id="8697" w:author="t_竹沢 公佑" w:date="2019-09-18T15:12:00Z">
              <w:r>
                <w:rPr>
                  <w:rFonts w:cs="Times New Roman" w:hint="eastAsia"/>
                  <w:sz w:val="22"/>
                  <w:szCs w:val="22"/>
                </w:rPr>
                <w:t xml:space="preserve"> The DRXP driver keeps this latched register value include latest monitoring data. This command just copies this data to user memory. </w:t>
              </w:r>
              <w:r>
                <w:rPr>
                  <w:rFonts w:cs="Times New Roman" w:hint="eastAsia"/>
                  <w:sz w:val="22"/>
                  <w:szCs w:val="22"/>
                </w:rPr>
                <w:lastRenderedPageBreak/>
                <w:t>Therefore, there is no specific timeout value.</w:t>
              </w:r>
            </w:ins>
          </w:p>
          <w:p w:rsidR="0001285E" w:rsidRDefault="0001285E" w:rsidP="004C1FAD">
            <w:pPr>
              <w:rPr>
                <w:rFonts w:cs="Times New Roman"/>
                <w:sz w:val="22"/>
                <w:szCs w:val="22"/>
              </w:rPr>
            </w:pPr>
          </w:p>
          <w:p w:rsidR="00DF1C7C" w:rsidRPr="00C73CCE" w:rsidRDefault="004C1FAD">
            <w:pPr>
              <w:spacing w:line="0" w:lineRule="atLeast"/>
              <w:ind w:right="1020"/>
              <w:rPr>
                <w:rFonts w:cs="Times New Roman"/>
                <w:sz w:val="22"/>
                <w:szCs w:val="22"/>
              </w:rPr>
            </w:pPr>
            <w:r>
              <w:rPr>
                <w:rFonts w:cs="Times New Roman" w:hint="eastAsia"/>
                <w:sz w:val="22"/>
                <w:szCs w:val="22"/>
              </w:rPr>
              <w:t>In driver 1.0.1 or older, these statuses are monitored only when device is opened</w:t>
            </w:r>
          </w:p>
        </w:tc>
      </w:tr>
      <w:tr w:rsidR="00226376" w:rsidTr="00226376">
        <w:tc>
          <w:tcPr>
            <w:tcW w:w="2376" w:type="dxa"/>
            <w:gridSpan w:val="2"/>
            <w:tcBorders>
              <w:top w:val="single" w:sz="4" w:space="0" w:color="auto"/>
              <w:left w:val="single" w:sz="4" w:space="0" w:color="auto"/>
              <w:bottom w:val="single" w:sz="4" w:space="0" w:color="auto"/>
              <w:right w:val="single" w:sz="4" w:space="0" w:color="auto"/>
            </w:tcBorders>
          </w:tcPr>
          <w:p w:rsidR="00226376" w:rsidRDefault="005B68C4" w:rsidP="008D42B9">
            <w:pPr>
              <w:spacing w:line="0" w:lineRule="atLeast"/>
              <w:ind w:right="1020"/>
              <w:rPr>
                <w:rFonts w:cs="Times New Roman"/>
                <w:sz w:val="22"/>
                <w:szCs w:val="22"/>
              </w:rPr>
            </w:pPr>
            <w:r>
              <w:rPr>
                <w:rFonts w:cs="Times New Roman" w:hint="eastAsia"/>
                <w:sz w:val="22"/>
                <w:szCs w:val="22"/>
              </w:rPr>
              <w:lastRenderedPageBreak/>
              <w:t>E</w:t>
            </w:r>
            <w:r w:rsidR="00226376">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226376" w:rsidRPr="00AA1052" w:rsidRDefault="00226376" w:rsidP="00226376">
            <w:pPr>
              <w:spacing w:line="0" w:lineRule="atLeast"/>
              <w:ind w:right="1020"/>
              <w:rPr>
                <w:sz w:val="22"/>
                <w:szCs w:val="22"/>
                <w:lang w:val="en"/>
                <w:rPrChange w:id="8698" w:author="t_竹沢 公佑" w:date="2019-10-05T17:04:00Z">
                  <w:rPr>
                    <w:lang w:val="en"/>
                  </w:rPr>
                </w:rPrChange>
              </w:rPr>
            </w:pPr>
            <w:r w:rsidRPr="00AA1052">
              <w:rPr>
                <w:sz w:val="22"/>
                <w:szCs w:val="22"/>
                <w:lang w:val="en"/>
                <w:rPrChange w:id="8699" w:author="t_竹沢 公佑" w:date="2019-10-05T17:04:00Z">
                  <w:rPr>
                    <w:lang w:val="en"/>
                  </w:rPr>
                </w:rPrChange>
              </w:rPr>
              <w:t>EAGAIN</w:t>
            </w:r>
          </w:p>
          <w:p w:rsidR="00226376" w:rsidRDefault="00226376" w:rsidP="00226376">
            <w:pPr>
              <w:spacing w:line="0" w:lineRule="atLeast"/>
              <w:ind w:right="1020"/>
              <w:rPr>
                <w:ins w:id="8700" w:author="t_竹沢 公佑" w:date="2020-07-27T10:46:00Z"/>
                <w:sz w:val="22"/>
                <w:szCs w:val="22"/>
                <w:lang w:val="en"/>
              </w:rPr>
            </w:pPr>
            <w:r w:rsidRPr="00AA1052">
              <w:rPr>
                <w:sz w:val="22"/>
                <w:szCs w:val="22"/>
                <w:lang w:val="en"/>
                <w:rPrChange w:id="8701" w:author="t_竹沢 公佑" w:date="2019-10-05T17:04:00Z">
                  <w:rPr>
                    <w:lang w:val="en"/>
                  </w:rPr>
                </w:rPrChange>
              </w:rPr>
              <w:t xml:space="preserve"> When I2C Access Error occurred.</w:t>
            </w:r>
          </w:p>
          <w:p w:rsidR="007D5B06" w:rsidRPr="00226376" w:rsidRDefault="007D5B06" w:rsidP="00226376">
            <w:pPr>
              <w:spacing w:line="0" w:lineRule="atLeast"/>
              <w:ind w:right="1020"/>
              <w:rPr>
                <w:lang w:val="en"/>
              </w:rPr>
            </w:pPr>
          </w:p>
        </w:tc>
      </w:tr>
    </w:tbl>
    <w:p w:rsidR="007D5B06" w:rsidRDefault="007D5B06">
      <w:pPr>
        <w:rPr>
          <w:ins w:id="8702" w:author="t_竹沢 公佑" w:date="2020-07-27T10:48:00Z"/>
        </w:rPr>
      </w:pPr>
    </w:p>
    <w:p w:rsidR="00DF1C7C" w:rsidRPr="00226376" w:rsidRDefault="00DF1C7C">
      <w:pPr>
        <w:pPrChange w:id="8703" w:author="t_竹沢 公佑" w:date="2020-08-12T15:05:00Z">
          <w:pPr>
            <w:spacing w:line="0" w:lineRule="atLeast"/>
            <w:ind w:right="1020"/>
          </w:pPr>
        </w:pPrChange>
      </w:pPr>
    </w:p>
    <w:p w:rsidR="00DF1C7C" w:rsidRDefault="00553563">
      <w:pPr>
        <w:spacing w:line="0" w:lineRule="atLeast"/>
        <w:ind w:right="1020"/>
      </w:pPr>
      <w:r>
        <w:br w:type="page"/>
      </w:r>
    </w:p>
    <w:p w:rsidR="00DF1C7C" w:rsidRDefault="00DF1C7C" w:rsidP="00B862C9">
      <w:pPr>
        <w:pStyle w:val="3"/>
      </w:pPr>
      <w:bookmarkStart w:id="8704" w:name="_Toc63179440"/>
      <w:r>
        <w:t>GET_</w:t>
      </w:r>
      <w:r>
        <w:rPr>
          <w:rFonts w:hint="eastAsia"/>
        </w:rPr>
        <w:t>DFR_STATUS</w:t>
      </w:r>
      <w:bookmarkEnd w:id="87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8705" w:author="s_佐野 光" w:date="2019-08-21T09: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1172"/>
        <w:gridCol w:w="1204"/>
        <w:gridCol w:w="3544"/>
        <w:gridCol w:w="2126"/>
        <w:gridCol w:w="1843"/>
        <w:tblGridChange w:id="8706">
          <w:tblGrid>
            <w:gridCol w:w="1172"/>
            <w:gridCol w:w="1204"/>
            <w:gridCol w:w="3544"/>
            <w:gridCol w:w="2126"/>
            <w:gridCol w:w="1843"/>
          </w:tblGrid>
        </w:tblGridChange>
      </w:tblGrid>
      <w:tr w:rsidR="00DF1C7C" w:rsidTr="002910DD">
        <w:tc>
          <w:tcPr>
            <w:tcW w:w="2376" w:type="dxa"/>
            <w:gridSpan w:val="2"/>
            <w:tcPrChange w:id="8707" w:author="s_佐野 光" w:date="2019-08-21T09:59:00Z">
              <w:tcPr>
                <w:tcW w:w="2376" w:type="dxa"/>
                <w:gridSpan w:val="2"/>
              </w:tcPr>
            </w:tcPrChange>
          </w:tcPr>
          <w:p w:rsidR="00DF1C7C" w:rsidRDefault="00DF1C7C">
            <w:pPr>
              <w:spacing w:line="0" w:lineRule="atLeast"/>
              <w:ind w:right="1020"/>
              <w:rPr>
                <w:rFonts w:cs="Times New Roman"/>
                <w:sz w:val="22"/>
                <w:szCs w:val="22"/>
              </w:rPr>
            </w:pPr>
            <w:r>
              <w:rPr>
                <w:rFonts w:hint="eastAsia"/>
                <w:sz w:val="22"/>
                <w:szCs w:val="22"/>
              </w:rPr>
              <w:t>ItemID</w:t>
            </w:r>
          </w:p>
        </w:tc>
        <w:tc>
          <w:tcPr>
            <w:tcW w:w="3544" w:type="dxa"/>
            <w:tcPrChange w:id="8708" w:author="s_佐野 光" w:date="2019-08-21T09:59:00Z">
              <w:tcPr>
                <w:tcW w:w="3544" w:type="dxa"/>
              </w:tcPr>
            </w:tcPrChange>
          </w:tcPr>
          <w:p w:rsidR="00DF1C7C" w:rsidRDefault="00DF1C7C">
            <w:pPr>
              <w:spacing w:line="0" w:lineRule="atLeast"/>
              <w:ind w:right="1020"/>
              <w:rPr>
                <w:sz w:val="22"/>
                <w:szCs w:val="22"/>
              </w:rPr>
            </w:pPr>
            <w:r>
              <w:rPr>
                <w:sz w:val="22"/>
                <w:szCs w:val="22"/>
              </w:rPr>
              <w:t>GET_DFR_STS_ID</w:t>
            </w:r>
          </w:p>
        </w:tc>
        <w:tc>
          <w:tcPr>
            <w:tcW w:w="2126" w:type="dxa"/>
            <w:tcPrChange w:id="8709" w:author="s_佐野 光" w:date="2019-08-21T09:59:00Z">
              <w:tcPr>
                <w:tcW w:w="2126" w:type="dxa"/>
              </w:tcPr>
            </w:tcPrChange>
          </w:tcPr>
          <w:p w:rsidR="00DF1C7C" w:rsidRDefault="00DF1C7C">
            <w:pPr>
              <w:spacing w:line="0" w:lineRule="atLeast"/>
              <w:ind w:right="-108"/>
              <w:rPr>
                <w:sz w:val="22"/>
                <w:szCs w:val="22"/>
              </w:rPr>
            </w:pPr>
            <w:r>
              <w:rPr>
                <w:rFonts w:hint="eastAsia"/>
                <w:sz w:val="22"/>
                <w:szCs w:val="22"/>
              </w:rPr>
              <w:t>0x0000 3801</w:t>
            </w:r>
          </w:p>
        </w:tc>
        <w:tc>
          <w:tcPr>
            <w:tcW w:w="1843" w:type="dxa"/>
            <w:tcPrChange w:id="8710" w:author="s_佐野 光" w:date="2019-08-21T09:59:00Z">
              <w:tcPr>
                <w:tcW w:w="1843" w:type="dxa"/>
              </w:tcPr>
            </w:tcPrChange>
          </w:tcPr>
          <w:p w:rsidR="00DF1C7C" w:rsidRDefault="00DF1C7C">
            <w:pPr>
              <w:spacing w:line="0" w:lineRule="atLeast"/>
              <w:ind w:right="1020"/>
              <w:rPr>
                <w:sz w:val="22"/>
                <w:szCs w:val="22"/>
              </w:rPr>
            </w:pPr>
          </w:p>
        </w:tc>
      </w:tr>
      <w:tr w:rsidR="00DF1C7C" w:rsidTr="002910DD">
        <w:tc>
          <w:tcPr>
            <w:tcW w:w="2376" w:type="dxa"/>
            <w:gridSpan w:val="2"/>
            <w:tcPrChange w:id="8711" w:author="s_佐野 光" w:date="2019-08-21T09:59:00Z">
              <w:tcPr>
                <w:tcW w:w="2376" w:type="dxa"/>
                <w:gridSpan w:val="2"/>
              </w:tcPr>
            </w:tcPrChange>
          </w:tcPr>
          <w:p w:rsidR="00DF1C7C" w:rsidRDefault="00DF1C7C">
            <w:pPr>
              <w:spacing w:line="0" w:lineRule="atLeast"/>
              <w:ind w:right="1020"/>
              <w:rPr>
                <w:sz w:val="22"/>
                <w:szCs w:val="22"/>
              </w:rPr>
            </w:pPr>
            <w:r>
              <w:rPr>
                <w:rFonts w:cs="Times New Roman"/>
                <w:sz w:val="22"/>
                <w:szCs w:val="22"/>
              </w:rPr>
              <w:t>Description</w:t>
            </w:r>
          </w:p>
        </w:tc>
        <w:tc>
          <w:tcPr>
            <w:tcW w:w="7513" w:type="dxa"/>
            <w:gridSpan w:val="3"/>
            <w:tcPrChange w:id="8712" w:author="s_佐野 光" w:date="2019-08-21T09:59:00Z">
              <w:tcPr>
                <w:tcW w:w="7513" w:type="dxa"/>
                <w:gridSpan w:val="3"/>
              </w:tcPr>
            </w:tcPrChange>
          </w:tcPr>
          <w:p w:rsidR="00DF1C7C" w:rsidRDefault="00DF1C7C">
            <w:pPr>
              <w:widowControl w:val="0"/>
              <w:autoSpaceDE w:val="0"/>
              <w:autoSpaceDN w:val="0"/>
              <w:adjustRightInd w:val="0"/>
              <w:spacing w:line="0" w:lineRule="atLeast"/>
              <w:rPr>
                <w:rFonts w:cs="Times New Roman"/>
                <w:sz w:val="22"/>
                <w:szCs w:val="22"/>
              </w:rPr>
            </w:pPr>
            <w:r>
              <w:rPr>
                <w:rFonts w:cs="Times New Roman"/>
                <w:sz w:val="22"/>
                <w:szCs w:val="22"/>
              </w:rPr>
              <w:t xml:space="preserve">Read </w:t>
            </w:r>
            <w:r>
              <w:rPr>
                <w:rFonts w:cs="Times New Roman" w:hint="eastAsia"/>
                <w:sz w:val="22"/>
                <w:szCs w:val="22"/>
              </w:rPr>
              <w:t xml:space="preserve">the </w:t>
            </w:r>
            <w:r>
              <w:rPr>
                <w:rFonts w:cs="Times New Roman"/>
                <w:sz w:val="22"/>
                <w:szCs w:val="22"/>
              </w:rPr>
              <w:t>status.</w:t>
            </w:r>
            <w:r>
              <w:rPr>
                <w:rFonts w:cs="Times New Roman" w:hint="eastAsia"/>
                <w:sz w:val="22"/>
                <w:szCs w:val="22"/>
              </w:rPr>
              <w:t xml:space="preserve"> </w:t>
            </w:r>
            <w:r>
              <w:rPr>
                <w:rFonts w:cs="Times New Roman"/>
                <w:sz w:val="22"/>
                <w:szCs w:val="22"/>
              </w:rPr>
              <w:t xml:space="preserve">Each bit is 1 for alarm and </w:t>
            </w:r>
            <w:r>
              <w:rPr>
                <w:rFonts w:cs="Times New Roman" w:hint="eastAsia"/>
                <w:sz w:val="22"/>
                <w:szCs w:val="22"/>
              </w:rPr>
              <w:t>0</w:t>
            </w:r>
            <w:r>
              <w:rPr>
                <w:rFonts w:cs="Times New Roman"/>
                <w:sz w:val="22"/>
                <w:szCs w:val="22"/>
              </w:rPr>
              <w:t xml:space="preserve"> for normal. The alarm status is latched until it</w:t>
            </w:r>
            <w:r>
              <w:rPr>
                <w:rFonts w:cs="Times New Roman" w:hint="eastAsia"/>
                <w:sz w:val="22"/>
                <w:szCs w:val="22"/>
              </w:rPr>
              <w:t xml:space="preserve"> </w:t>
            </w:r>
            <w:r>
              <w:rPr>
                <w:rFonts w:cs="Times New Roman"/>
                <w:sz w:val="22"/>
                <w:szCs w:val="22"/>
              </w:rPr>
              <w:t xml:space="preserve">is cleared by </w:t>
            </w:r>
            <w:r w:rsidR="00FD7F5E">
              <w:rPr>
                <w:rFonts w:cs="Times New Roman"/>
                <w:sz w:val="22"/>
                <w:szCs w:val="22"/>
              </w:rPr>
              <w:t>RESET_DFR</w:t>
            </w:r>
            <w:r>
              <w:rPr>
                <w:rFonts w:cs="Times New Roman" w:hint="eastAsia"/>
                <w:sz w:val="22"/>
                <w:szCs w:val="22"/>
              </w:rPr>
              <w:t xml:space="preserve"> (with </w:t>
            </w:r>
            <w:r w:rsidR="00FD7F5E">
              <w:rPr>
                <w:sz w:val="22"/>
                <w:szCs w:val="22"/>
              </w:rPr>
              <w:t>RST</w:t>
            </w:r>
            <w:r w:rsidR="00FD7F5E">
              <w:rPr>
                <w:rFonts w:hint="eastAsia"/>
                <w:sz w:val="22"/>
                <w:szCs w:val="22"/>
              </w:rPr>
              <w:t>_</w:t>
            </w:r>
            <w:r w:rsidR="00FD7F5E">
              <w:rPr>
                <w:sz w:val="22"/>
                <w:szCs w:val="22"/>
              </w:rPr>
              <w:t>DFR_</w:t>
            </w:r>
            <w:r>
              <w:rPr>
                <w:sz w:val="22"/>
                <w:szCs w:val="22"/>
              </w:rPr>
              <w:t>ID_</w:t>
            </w:r>
            <w:r>
              <w:rPr>
                <w:rFonts w:hint="eastAsia"/>
                <w:sz w:val="22"/>
                <w:szCs w:val="22"/>
              </w:rPr>
              <w:t>ALL</w:t>
            </w:r>
            <w:r>
              <w:rPr>
                <w:rFonts w:hint="eastAsia"/>
                <w:sz w:val="22"/>
                <w:szCs w:val="22"/>
                <w:lang w:val="en"/>
              </w:rPr>
              <w:t xml:space="preserve"> only</w:t>
            </w:r>
            <w:r>
              <w:rPr>
                <w:rFonts w:cs="Times New Roman" w:hint="eastAsia"/>
                <w:sz w:val="22"/>
                <w:szCs w:val="22"/>
              </w:rPr>
              <w:t>)</w:t>
            </w:r>
            <w:r>
              <w:rPr>
                <w:rFonts w:cs="Times New Roman"/>
                <w:sz w:val="22"/>
                <w:szCs w:val="22"/>
              </w:rPr>
              <w:t xml:space="preserve">. </w:t>
            </w:r>
          </w:p>
        </w:tc>
      </w:tr>
      <w:tr w:rsidR="00DF1C7C" w:rsidTr="002910DD">
        <w:tc>
          <w:tcPr>
            <w:tcW w:w="2376" w:type="dxa"/>
            <w:gridSpan w:val="2"/>
            <w:tcPrChange w:id="8713" w:author="s_佐野 光" w:date="2019-08-21T09:59:00Z">
              <w:tcPr>
                <w:tcW w:w="2376" w:type="dxa"/>
                <w:gridSpan w:val="2"/>
              </w:tcPr>
            </w:tcPrChange>
          </w:tcPr>
          <w:p w:rsidR="00DF1C7C" w:rsidRDefault="00DF1C7C">
            <w:pPr>
              <w:spacing w:line="0" w:lineRule="atLeast"/>
              <w:ind w:right="1020"/>
              <w:rPr>
                <w:sz w:val="22"/>
                <w:szCs w:val="22"/>
              </w:rPr>
            </w:pPr>
            <w:r>
              <w:rPr>
                <w:rFonts w:cs="Times New Roman"/>
                <w:sz w:val="22"/>
                <w:szCs w:val="22"/>
              </w:rPr>
              <w:t>Update Rate</w:t>
            </w:r>
          </w:p>
        </w:tc>
        <w:tc>
          <w:tcPr>
            <w:tcW w:w="7513" w:type="dxa"/>
            <w:gridSpan w:val="3"/>
            <w:tcPrChange w:id="8714" w:author="s_佐野 光" w:date="2019-08-21T09:59:00Z">
              <w:tcPr>
                <w:tcW w:w="7513" w:type="dxa"/>
                <w:gridSpan w:val="3"/>
              </w:tcPr>
            </w:tcPrChange>
          </w:tcPr>
          <w:p w:rsidR="00DF1C7C" w:rsidRDefault="00DF1C7C">
            <w:pPr>
              <w:spacing w:line="0" w:lineRule="atLeast"/>
              <w:ind w:right="-108"/>
              <w:rPr>
                <w:sz w:val="22"/>
                <w:szCs w:val="22"/>
              </w:rPr>
            </w:pPr>
            <w:r>
              <w:rPr>
                <w:rFonts w:hint="eastAsia"/>
                <w:sz w:val="22"/>
                <w:szCs w:val="22"/>
              </w:rPr>
              <w:t>Real time</w:t>
            </w:r>
          </w:p>
          <w:p w:rsidR="00D45C22" w:rsidRDefault="000C117E">
            <w:pPr>
              <w:spacing w:line="0" w:lineRule="atLeast"/>
              <w:ind w:right="-108"/>
              <w:rPr>
                <w:sz w:val="22"/>
                <w:szCs w:val="22"/>
              </w:rPr>
            </w:pPr>
            <w:r>
              <w:rPr>
                <w:rFonts w:hint="eastAsia"/>
                <w:sz w:val="22"/>
                <w:szCs w:val="22"/>
              </w:rPr>
              <w:t xml:space="preserve">(FPGA updates these items in real time. Every time this </w:t>
            </w:r>
            <w:ins w:id="8715" w:author="t_竹沢 公佑" w:date="2019-10-07T03:12:00Z">
              <w:r w:rsidR="008600B4">
                <w:rPr>
                  <w:rFonts w:hint="eastAsia"/>
                  <w:sz w:val="22"/>
                  <w:szCs w:val="22"/>
                </w:rPr>
                <w:t xml:space="preserve">command </w:t>
              </w:r>
            </w:ins>
            <w:del w:id="8716" w:author="t_竹沢 公佑" w:date="2019-10-07T03:12:00Z">
              <w:r w:rsidDel="008600B4">
                <w:rPr>
                  <w:rFonts w:hint="eastAsia"/>
                  <w:sz w:val="22"/>
                  <w:szCs w:val="22"/>
                </w:rPr>
                <w:delText xml:space="preserve">function </w:delText>
              </w:r>
            </w:del>
            <w:r>
              <w:rPr>
                <w:rFonts w:hint="eastAsia"/>
                <w:sz w:val="22"/>
                <w:szCs w:val="22"/>
              </w:rPr>
              <w:t xml:space="preserve">is called, it </w:t>
            </w:r>
            <w:ins w:id="8717" w:author="t_竹沢 公佑" w:date="2019-10-07T03:12:00Z">
              <w:r w:rsidR="008600B4">
                <w:rPr>
                  <w:rFonts w:hint="eastAsia"/>
                  <w:sz w:val="22"/>
                  <w:szCs w:val="22"/>
                </w:rPr>
                <w:t>read</w:t>
              </w:r>
            </w:ins>
            <w:del w:id="8718" w:author="t_竹沢 公佑" w:date="2019-10-07T03:12:00Z">
              <w:r w:rsidDel="008600B4">
                <w:rPr>
                  <w:sz w:val="22"/>
                  <w:szCs w:val="22"/>
                </w:rPr>
                <w:delText>retrieve</w:delText>
              </w:r>
            </w:del>
            <w:r>
              <w:rPr>
                <w:rFonts w:hint="eastAsia"/>
                <w:sz w:val="22"/>
                <w:szCs w:val="22"/>
              </w:rPr>
              <w:t>s values from FPGA.)</w:t>
            </w:r>
          </w:p>
        </w:tc>
      </w:tr>
      <w:tr w:rsidR="00DF1C7C" w:rsidTr="002910DD">
        <w:tc>
          <w:tcPr>
            <w:tcW w:w="2376" w:type="dxa"/>
            <w:gridSpan w:val="2"/>
            <w:tcPrChange w:id="8719" w:author="s_佐野 光" w:date="2019-08-21T09:59:00Z">
              <w:tcPr>
                <w:tcW w:w="2376" w:type="dxa"/>
                <w:gridSpan w:val="2"/>
              </w:tcPr>
            </w:tcPrChange>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3" w:type="dxa"/>
            <w:gridSpan w:val="3"/>
            <w:tcPrChange w:id="8720" w:author="s_佐野 光" w:date="2019-08-21T09:59:00Z">
              <w:tcPr>
                <w:tcW w:w="7513" w:type="dxa"/>
                <w:gridSpan w:val="3"/>
              </w:tcPr>
            </w:tcPrChange>
          </w:tcPr>
          <w:p w:rsidR="00DF1C7C" w:rsidRDefault="00DF1C7C">
            <w:pPr>
              <w:spacing w:line="0" w:lineRule="atLeast"/>
              <w:ind w:right="1020"/>
              <w:rPr>
                <w:sz w:val="22"/>
                <w:szCs w:val="22"/>
              </w:rPr>
            </w:pPr>
            <w:r>
              <w:rPr>
                <w:rFonts w:hint="eastAsia"/>
                <w:sz w:val="22"/>
                <w:szCs w:val="22"/>
              </w:rPr>
              <w:t>No</w:t>
            </w:r>
          </w:p>
        </w:tc>
      </w:tr>
      <w:tr w:rsidR="00595E56" w:rsidTr="002910DD">
        <w:tc>
          <w:tcPr>
            <w:tcW w:w="2376" w:type="dxa"/>
            <w:gridSpan w:val="2"/>
            <w:tcPrChange w:id="8721" w:author="s_佐野 光" w:date="2019-08-21T09:59:00Z">
              <w:tcPr>
                <w:tcW w:w="2376" w:type="dxa"/>
                <w:gridSpan w:val="2"/>
              </w:tcPr>
            </w:tcPrChange>
          </w:tcPr>
          <w:p w:rsidR="00595E56" w:rsidRPr="008600B4" w:rsidRDefault="00596636" w:rsidP="00596636">
            <w:pPr>
              <w:pStyle w:val="afa"/>
              <w:rPr>
                <w:sz w:val="22"/>
                <w:szCs w:val="22"/>
                <w:rPrChange w:id="8722" w:author="t_竹沢 公佑" w:date="2019-10-07T03:12:00Z">
                  <w:rPr/>
                </w:rPrChange>
              </w:rPr>
            </w:pPr>
            <w:r w:rsidRPr="008600B4">
              <w:rPr>
                <w:sz w:val="22"/>
                <w:szCs w:val="22"/>
                <w:rPrChange w:id="8723" w:author="t_竹沢 公佑" w:date="2019-10-07T03:12:00Z">
                  <w:rPr/>
                </w:rPrChange>
              </w:rPr>
              <w:t>Synchronization</w:t>
            </w:r>
          </w:p>
        </w:tc>
        <w:tc>
          <w:tcPr>
            <w:tcW w:w="7513" w:type="dxa"/>
            <w:gridSpan w:val="3"/>
            <w:tcPrChange w:id="8724" w:author="s_佐野 光" w:date="2019-08-21T09:59:00Z">
              <w:tcPr>
                <w:tcW w:w="7513" w:type="dxa"/>
                <w:gridSpan w:val="3"/>
              </w:tcPr>
            </w:tcPrChange>
          </w:tcPr>
          <w:p w:rsidR="00595E56" w:rsidRPr="008600B4" w:rsidDel="00D43B19" w:rsidRDefault="009E0F98" w:rsidP="00AE4678">
            <w:pPr>
              <w:pStyle w:val="afa"/>
              <w:rPr>
                <w:ins w:id="8725" w:author="s_佐野 光" w:date="2019-08-21T09:59:00Z"/>
                <w:del w:id="8726" w:author="t_竹沢 公佑" w:date="2019-08-23T15:00:00Z"/>
                <w:bCs/>
                <w:sz w:val="22"/>
                <w:szCs w:val="22"/>
              </w:rPr>
            </w:pPr>
            <w:ins w:id="8727" w:author="s_佐野 光" w:date="2019-08-16T15:24:00Z">
              <w:r w:rsidRPr="008600B4">
                <w:rPr>
                  <w:sz w:val="22"/>
                  <w:szCs w:val="22"/>
                  <w:rPrChange w:id="8728" w:author="t_竹沢 公佑" w:date="2019-10-07T03:12:00Z">
                    <w:rPr/>
                  </w:rPrChange>
                </w:rPr>
                <w:t>S</w:t>
              </w:r>
            </w:ins>
            <w:del w:id="8729" w:author="s_佐野 光" w:date="2019-08-16T15:24:00Z">
              <w:r w:rsidR="00AC7296" w:rsidRPr="008600B4" w:rsidDel="009E0F98">
                <w:rPr>
                  <w:sz w:val="22"/>
                  <w:szCs w:val="22"/>
                  <w:rPrChange w:id="8730" w:author="t_竹沢 公佑" w:date="2019-10-07T03:12:00Z">
                    <w:rPr/>
                  </w:rPrChange>
                </w:rPr>
                <w:delText>A</w:delText>
              </w:r>
              <w:r w:rsidR="00595E56" w:rsidRPr="008600B4" w:rsidDel="009E0F98">
                <w:rPr>
                  <w:sz w:val="22"/>
                  <w:szCs w:val="22"/>
                  <w:rPrChange w:id="8731" w:author="t_竹沢 公佑" w:date="2019-10-07T03:12:00Z">
                    <w:rPr/>
                  </w:rPrChange>
                </w:rPr>
                <w:delText>s</w:delText>
              </w:r>
            </w:del>
            <w:r w:rsidR="00595E56" w:rsidRPr="008600B4">
              <w:rPr>
                <w:sz w:val="22"/>
                <w:szCs w:val="22"/>
                <w:rPrChange w:id="8732" w:author="t_竹沢 公佑" w:date="2019-10-07T03:12:00Z">
                  <w:rPr/>
                </w:rPrChange>
              </w:rPr>
              <w:t>ynchronous</w:t>
            </w:r>
            <w:ins w:id="8733" w:author="t_竹沢 公佑" w:date="2019-09-18T15:14:00Z">
              <w:r w:rsidR="00B57A93" w:rsidRPr="008600B4">
                <w:rPr>
                  <w:sz w:val="22"/>
                  <w:szCs w:val="22"/>
                  <w:rPrChange w:id="8734" w:author="t_竹沢 公佑" w:date="2019-10-07T03:12:00Z">
                    <w:rPr/>
                  </w:rPrChange>
                </w:rPr>
                <w:t xml:space="preserve"> (*1)</w:t>
              </w:r>
            </w:ins>
            <w:ins w:id="8735" w:author="s_佐野 光" w:date="2019-08-21T09:51:00Z">
              <w:del w:id="8736" w:author="t_竹沢 公佑" w:date="2019-08-23T15:00:00Z">
                <w:r w:rsidR="002027E5" w:rsidRPr="008600B4" w:rsidDel="00D43B19">
                  <w:rPr>
                    <w:sz w:val="22"/>
                    <w:szCs w:val="22"/>
                    <w:rPrChange w:id="8737" w:author="t_竹沢 公佑" w:date="2019-10-07T03:12:00Z">
                      <w:rPr/>
                    </w:rPrChange>
                  </w:rPr>
                  <w:delText xml:space="preserve"> </w:delText>
                </w:r>
                <w:r w:rsidR="002027E5" w:rsidRPr="008600B4" w:rsidDel="00D43B19">
                  <w:rPr>
                    <w:bCs/>
                    <w:sz w:val="22"/>
                    <w:szCs w:val="22"/>
                  </w:rPr>
                  <w:delText>(version 2.0.</w:delText>
                </w:r>
              </w:del>
            </w:ins>
            <w:ins w:id="8738" w:author="s_佐野 光" w:date="2019-08-21T16:19:00Z">
              <w:del w:id="8739" w:author="t_竹沢 公佑" w:date="2019-08-23T15:00:00Z">
                <w:r w:rsidR="00BC7A44" w:rsidRPr="008600B4" w:rsidDel="00D43B19">
                  <w:rPr>
                    <w:bCs/>
                    <w:sz w:val="22"/>
                    <w:szCs w:val="22"/>
                  </w:rPr>
                  <w:delText>3</w:delText>
                </w:r>
              </w:del>
            </w:ins>
            <w:ins w:id="8740" w:author="s_佐野 光" w:date="2019-08-21T09:51:00Z">
              <w:del w:id="8741" w:author="t_竹沢 公佑" w:date="2019-08-23T15:00:00Z">
                <w:r w:rsidR="002027E5" w:rsidRPr="008600B4" w:rsidDel="00D43B19">
                  <w:rPr>
                    <w:bCs/>
                    <w:sz w:val="22"/>
                    <w:szCs w:val="22"/>
                  </w:rPr>
                  <w:delText xml:space="preserve"> or later)</w:delText>
                </w:r>
              </w:del>
            </w:ins>
          </w:p>
          <w:p w:rsidR="002910DD" w:rsidRPr="008600B4" w:rsidRDefault="00F34E92" w:rsidP="00AE4678">
            <w:pPr>
              <w:pStyle w:val="afa"/>
              <w:rPr>
                <w:bCs/>
                <w:sz w:val="22"/>
                <w:szCs w:val="22"/>
                <w:rPrChange w:id="8742" w:author="t_竹沢 公佑" w:date="2019-10-07T03:12:00Z">
                  <w:rPr/>
                </w:rPrChange>
              </w:rPr>
            </w:pPr>
            <w:ins w:id="8743" w:author="s_佐野 光" w:date="2019-08-21T10:21:00Z">
              <w:del w:id="8744" w:author="t_竹沢 公佑" w:date="2019-08-23T15:00:00Z">
                <w:r w:rsidRPr="008600B4" w:rsidDel="00D43B19">
                  <w:rPr>
                    <w:bCs/>
                    <w:sz w:val="22"/>
                    <w:szCs w:val="22"/>
                  </w:rPr>
                  <w:delText xml:space="preserve">In </w:delText>
                </w:r>
                <w:r w:rsidR="00BC7A44" w:rsidRPr="008600B4" w:rsidDel="00D43B19">
                  <w:rPr>
                    <w:bCs/>
                    <w:sz w:val="22"/>
                    <w:szCs w:val="22"/>
                  </w:rPr>
                  <w:delText>the case of driver version 2.0.</w:delText>
                </w:r>
              </w:del>
            </w:ins>
            <w:ins w:id="8745" w:author="s_佐野 光" w:date="2019-08-21T16:19:00Z">
              <w:del w:id="8746" w:author="t_竹沢 公佑" w:date="2019-08-23T15:00:00Z">
                <w:r w:rsidR="00BC7A44" w:rsidRPr="008600B4" w:rsidDel="00D43B19">
                  <w:rPr>
                    <w:bCs/>
                    <w:sz w:val="22"/>
                    <w:szCs w:val="22"/>
                  </w:rPr>
                  <w:delText>2</w:delText>
                </w:r>
              </w:del>
            </w:ins>
            <w:ins w:id="8747" w:author="s_佐野 光" w:date="2019-08-21T10:21:00Z">
              <w:del w:id="8748" w:author="t_竹沢 公佑" w:date="2019-08-23T15:00:00Z">
                <w:r w:rsidRPr="008600B4" w:rsidDel="00D43B19">
                  <w:rPr>
                    <w:bCs/>
                    <w:sz w:val="22"/>
                    <w:szCs w:val="22"/>
                  </w:rPr>
                  <w:delText xml:space="preserve"> or older</w:delText>
                </w:r>
              </w:del>
            </w:ins>
            <w:ins w:id="8749" w:author="s_佐野 光" w:date="2019-08-21T09:59:00Z">
              <w:del w:id="8750" w:author="t_竹沢 公佑" w:date="2019-08-23T15:00:00Z">
                <w:r w:rsidR="002910DD" w:rsidRPr="008600B4" w:rsidDel="00D43B19">
                  <w:rPr>
                    <w:bCs/>
                    <w:sz w:val="22"/>
                    <w:szCs w:val="22"/>
                  </w:rPr>
                  <w:delText>, works as asynchronous.</w:delText>
                </w:r>
              </w:del>
            </w:ins>
          </w:p>
        </w:tc>
      </w:tr>
      <w:tr w:rsidR="00D61AA9" w:rsidTr="001E41D0">
        <w:trPr>
          <w:trHeight w:val="190"/>
        </w:trPr>
        <w:tc>
          <w:tcPr>
            <w:tcW w:w="1172" w:type="dxa"/>
            <w:vMerge w:val="restart"/>
          </w:tcPr>
          <w:p w:rsidR="00D61AA9" w:rsidRPr="00A82A62" w:rsidRDefault="00D61AA9" w:rsidP="00AC5086">
            <w:pPr>
              <w:pStyle w:val="afa"/>
              <w:rPr>
                <w:sz w:val="22"/>
                <w:szCs w:val="22"/>
                <w:rPrChange w:id="8751" w:author="t_竹沢 公佑" w:date="2019-10-05T15:22:00Z">
                  <w:rPr/>
                </w:rPrChange>
              </w:rPr>
            </w:pPr>
            <w:r w:rsidRPr="00A82A62">
              <w:rPr>
                <w:sz w:val="22"/>
                <w:szCs w:val="22"/>
                <w:rPrChange w:id="8752" w:author="t_竹沢 公佑" w:date="2019-10-05T15:22:00Z">
                  <w:rPr/>
                </w:rPrChange>
              </w:rPr>
              <w:t>Data</w:t>
            </w:r>
          </w:p>
        </w:tc>
        <w:tc>
          <w:tcPr>
            <w:tcW w:w="1204" w:type="dxa"/>
          </w:tcPr>
          <w:p w:rsidR="00D61AA9" w:rsidRPr="00A82A62" w:rsidRDefault="00D61AA9" w:rsidP="00AC5086">
            <w:pPr>
              <w:rPr>
                <w:sz w:val="22"/>
                <w:szCs w:val="22"/>
                <w:rPrChange w:id="8753" w:author="t_竹沢 公佑" w:date="2019-10-05T15:22:00Z">
                  <w:rPr/>
                </w:rPrChange>
              </w:rPr>
            </w:pPr>
            <w:r w:rsidRPr="00A82A62">
              <w:rPr>
                <w:sz w:val="22"/>
                <w:szCs w:val="22"/>
                <w:rPrChange w:id="8754" w:author="t_竹沢 公佑" w:date="2019-10-05T15:22:00Z">
                  <w:rPr/>
                </w:rPrChange>
              </w:rPr>
              <w:t>Size</w:t>
            </w:r>
          </w:p>
        </w:tc>
        <w:tc>
          <w:tcPr>
            <w:tcW w:w="7513" w:type="dxa"/>
            <w:gridSpan w:val="3"/>
          </w:tcPr>
          <w:p w:rsidR="00D61AA9" w:rsidRDefault="00D61AA9" w:rsidP="00AC5086">
            <w:pPr>
              <w:rPr>
                <w:sz w:val="22"/>
                <w:szCs w:val="22"/>
              </w:rPr>
            </w:pPr>
            <w:r>
              <w:rPr>
                <w:rFonts w:hint="eastAsia"/>
                <w:sz w:val="22"/>
                <w:szCs w:val="22"/>
              </w:rPr>
              <w:t>8Bytes</w:t>
            </w:r>
          </w:p>
        </w:tc>
      </w:tr>
      <w:tr w:rsidR="00D61AA9" w:rsidTr="001E41D0">
        <w:trPr>
          <w:trHeight w:val="238"/>
        </w:trPr>
        <w:tc>
          <w:tcPr>
            <w:tcW w:w="1172" w:type="dxa"/>
            <w:vMerge/>
          </w:tcPr>
          <w:p w:rsidR="00D61AA9" w:rsidRPr="00A82A62" w:rsidRDefault="00D61AA9" w:rsidP="00AC5086">
            <w:pPr>
              <w:pStyle w:val="afa"/>
              <w:rPr>
                <w:sz w:val="22"/>
                <w:szCs w:val="22"/>
                <w:rPrChange w:id="8755" w:author="t_竹沢 公佑" w:date="2019-10-05T15:22:00Z">
                  <w:rPr/>
                </w:rPrChange>
              </w:rPr>
            </w:pPr>
          </w:p>
        </w:tc>
        <w:tc>
          <w:tcPr>
            <w:tcW w:w="1204" w:type="dxa"/>
          </w:tcPr>
          <w:p w:rsidR="00D61AA9" w:rsidRPr="00A82A62" w:rsidRDefault="00D61AA9" w:rsidP="00AC5086">
            <w:pPr>
              <w:rPr>
                <w:sz w:val="22"/>
                <w:szCs w:val="22"/>
                <w:rPrChange w:id="8756" w:author="t_竹沢 公佑" w:date="2019-10-05T15:22:00Z">
                  <w:rPr/>
                </w:rPrChange>
              </w:rPr>
            </w:pPr>
            <w:r w:rsidRPr="00A82A62">
              <w:rPr>
                <w:sz w:val="22"/>
                <w:szCs w:val="22"/>
                <w:rPrChange w:id="8757" w:author="t_竹沢 公佑" w:date="2019-10-05T15:22:00Z">
                  <w:rPr/>
                </w:rPrChange>
              </w:rPr>
              <w:t>Reset</w:t>
            </w:r>
          </w:p>
        </w:tc>
        <w:tc>
          <w:tcPr>
            <w:tcW w:w="7513" w:type="dxa"/>
            <w:gridSpan w:val="3"/>
          </w:tcPr>
          <w:p w:rsidR="00D61AA9" w:rsidRDefault="00D61AA9" w:rsidP="00AC5086">
            <w:pPr>
              <w:rPr>
                <w:sz w:val="22"/>
                <w:szCs w:val="22"/>
              </w:rPr>
            </w:pPr>
            <w:r>
              <w:rPr>
                <w:sz w:val="22"/>
                <w:szCs w:val="22"/>
              </w:rPr>
              <w:t>RESET_DFR</w:t>
            </w:r>
          </w:p>
        </w:tc>
      </w:tr>
      <w:tr w:rsidR="00D61AA9" w:rsidTr="001E41D0">
        <w:trPr>
          <w:trHeight w:val="238"/>
        </w:trPr>
        <w:tc>
          <w:tcPr>
            <w:tcW w:w="1172" w:type="dxa"/>
            <w:vMerge/>
          </w:tcPr>
          <w:p w:rsidR="00D61AA9" w:rsidRPr="00A82A62" w:rsidRDefault="00D61AA9" w:rsidP="00AC5086">
            <w:pPr>
              <w:pStyle w:val="afa"/>
              <w:rPr>
                <w:sz w:val="22"/>
                <w:szCs w:val="22"/>
                <w:rPrChange w:id="8758" w:author="t_竹沢 公佑" w:date="2019-10-05T15:22:00Z">
                  <w:rPr/>
                </w:rPrChange>
              </w:rPr>
            </w:pPr>
          </w:p>
        </w:tc>
        <w:tc>
          <w:tcPr>
            <w:tcW w:w="1204" w:type="dxa"/>
          </w:tcPr>
          <w:p w:rsidR="00D61AA9" w:rsidRPr="00A82A62" w:rsidRDefault="00D61AA9" w:rsidP="00AC5086">
            <w:pPr>
              <w:rPr>
                <w:sz w:val="22"/>
                <w:szCs w:val="22"/>
                <w:rPrChange w:id="8759" w:author="t_竹沢 公佑" w:date="2019-10-05T15:22:00Z">
                  <w:rPr/>
                </w:rPrChange>
              </w:rPr>
            </w:pPr>
            <w:r w:rsidRPr="00A82A62">
              <w:rPr>
                <w:sz w:val="22"/>
                <w:szCs w:val="22"/>
                <w:rPrChange w:id="8760" w:author="t_竹沢 公佑" w:date="2019-10-05T15:22:00Z">
                  <w:rPr/>
                </w:rPrChange>
              </w:rPr>
              <w:t>Latch</w:t>
            </w:r>
          </w:p>
        </w:tc>
        <w:tc>
          <w:tcPr>
            <w:tcW w:w="7513" w:type="dxa"/>
            <w:gridSpan w:val="3"/>
          </w:tcPr>
          <w:p w:rsidR="00D61AA9" w:rsidRDefault="00D61AA9" w:rsidP="00AC5086">
            <w:pPr>
              <w:rPr>
                <w:sz w:val="22"/>
                <w:szCs w:val="22"/>
              </w:rPr>
            </w:pPr>
            <w:r>
              <w:rPr>
                <w:rFonts w:hint="eastAsia"/>
                <w:sz w:val="22"/>
                <w:szCs w:val="22"/>
              </w:rPr>
              <w:t>All bits are latched</w:t>
            </w:r>
          </w:p>
        </w:tc>
      </w:tr>
      <w:tr w:rsidR="00D61AA9" w:rsidTr="00D61AA9">
        <w:trPr>
          <w:trHeight w:val="2423"/>
        </w:trPr>
        <w:tc>
          <w:tcPr>
            <w:tcW w:w="1172" w:type="dxa"/>
            <w:vMerge/>
          </w:tcPr>
          <w:p w:rsidR="00D61AA9" w:rsidRPr="00A82A62" w:rsidRDefault="00D61AA9" w:rsidP="00AC5086">
            <w:pPr>
              <w:pStyle w:val="afa"/>
              <w:rPr>
                <w:sz w:val="22"/>
                <w:szCs w:val="22"/>
                <w:rPrChange w:id="8761" w:author="t_竹沢 公佑" w:date="2019-10-05T15:22:00Z">
                  <w:rPr/>
                </w:rPrChange>
              </w:rPr>
            </w:pPr>
          </w:p>
        </w:tc>
        <w:tc>
          <w:tcPr>
            <w:tcW w:w="1204" w:type="dxa"/>
          </w:tcPr>
          <w:p w:rsidR="00D61AA9" w:rsidRPr="00A82A62" w:rsidRDefault="00D61AA9" w:rsidP="00AC5086">
            <w:pPr>
              <w:pStyle w:val="afa"/>
              <w:rPr>
                <w:sz w:val="22"/>
                <w:szCs w:val="22"/>
                <w:rPrChange w:id="8762" w:author="t_竹沢 公佑" w:date="2019-10-05T15:22:00Z">
                  <w:rPr/>
                </w:rPrChange>
              </w:rPr>
            </w:pPr>
            <w:r w:rsidRPr="00A82A62">
              <w:rPr>
                <w:sz w:val="22"/>
                <w:szCs w:val="22"/>
                <w:rPrChange w:id="8763" w:author="t_竹沢 公佑" w:date="2019-10-05T15:22:00Z">
                  <w:rPr/>
                </w:rPrChange>
              </w:rPr>
              <w:t>Value</w:t>
            </w:r>
          </w:p>
        </w:tc>
        <w:tc>
          <w:tcPr>
            <w:tcW w:w="7513" w:type="dxa"/>
            <w:gridSpan w:val="3"/>
          </w:tcPr>
          <w:p w:rsidR="00D61AA9" w:rsidRDefault="00D61AA9" w:rsidP="0000268D">
            <w:pPr>
              <w:spacing w:line="0" w:lineRule="atLeast"/>
              <w:ind w:right="1020"/>
              <w:rPr>
                <w:sz w:val="22"/>
                <w:szCs w:val="22"/>
              </w:rPr>
            </w:pPr>
            <w:r>
              <w:rPr>
                <w:rFonts w:hint="eastAsia"/>
                <w:sz w:val="22"/>
                <w:szCs w:val="22"/>
              </w:rPr>
              <w:t>Byte0:</w:t>
            </w:r>
          </w:p>
          <w:p w:rsidR="00D61AA9" w:rsidRDefault="00D61AA9" w:rsidP="0000268D">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7</w:t>
            </w:r>
            <w:r>
              <w:rPr>
                <w:rFonts w:cs="Times New Roman" w:hint="eastAsia"/>
                <w:sz w:val="22"/>
                <w:szCs w:val="22"/>
              </w:rPr>
              <w:t xml:space="preserve">-3: </w:t>
            </w:r>
            <w:r>
              <w:rPr>
                <w:rFonts w:cs="Times New Roman"/>
                <w:sz w:val="22"/>
                <w:szCs w:val="22"/>
              </w:rPr>
              <w:t>Not used (</w:t>
            </w:r>
            <w:r>
              <w:rPr>
                <w:rFonts w:cs="Times New Roman" w:hint="eastAsia"/>
                <w:sz w:val="22"/>
                <w:szCs w:val="22"/>
              </w:rPr>
              <w:t>undefined</w:t>
            </w:r>
            <w:r>
              <w:rPr>
                <w:rFonts w:cs="Times New Roman"/>
                <w:sz w:val="22"/>
                <w:szCs w:val="22"/>
              </w:rPr>
              <w:t>)</w:t>
            </w:r>
          </w:p>
          <w:p w:rsidR="00D61AA9" w:rsidRPr="00535569" w:rsidRDefault="00D61AA9">
            <w:pPr>
              <w:spacing w:line="0" w:lineRule="atLeast"/>
              <w:ind w:firstLineChars="50" w:firstLine="110"/>
              <w:rPr>
                <w:rFonts w:cs="Times New Roman"/>
                <w:sz w:val="22"/>
                <w:szCs w:val="22"/>
              </w:rPr>
              <w:pPrChange w:id="8764" w:author="t_竹沢 公佑" w:date="2020-12-04T15:51:00Z">
                <w:pPr>
                  <w:widowControl w:val="0"/>
                  <w:autoSpaceDE w:val="0"/>
                  <w:autoSpaceDN w:val="0"/>
                  <w:adjustRightInd w:val="0"/>
                  <w:spacing w:line="0" w:lineRule="atLeast"/>
                  <w:ind w:firstLineChars="50" w:firstLine="110"/>
                </w:pPr>
              </w:pPrChange>
            </w:pPr>
            <w:r>
              <w:rPr>
                <w:rFonts w:cs="Times New Roman"/>
                <w:sz w:val="22"/>
                <w:szCs w:val="22"/>
              </w:rPr>
              <w:t>bit 2</w:t>
            </w:r>
            <w:r>
              <w:rPr>
                <w:rFonts w:cs="Times New Roman" w:hint="eastAsia"/>
                <w:sz w:val="22"/>
                <w:szCs w:val="22"/>
              </w:rPr>
              <w:t xml:space="preserve">: </w:t>
            </w:r>
            <w:r>
              <w:rPr>
                <w:rFonts w:hint="eastAsia"/>
                <w:sz w:val="22"/>
                <w:szCs w:val="22"/>
              </w:rPr>
              <w:t xml:space="preserve">DDR </w:t>
            </w:r>
            <w:r>
              <w:rPr>
                <w:rFonts w:cs="Times New Roman"/>
                <w:sz w:val="22"/>
                <w:szCs w:val="22"/>
              </w:rPr>
              <w:t>clock (</w:t>
            </w:r>
            <w:r>
              <w:rPr>
                <w:rFonts w:cs="Times New Roman" w:hint="eastAsia"/>
                <w:sz w:val="22"/>
                <w:szCs w:val="22"/>
              </w:rPr>
              <w:t>200</w:t>
            </w:r>
            <w:r>
              <w:rPr>
                <w:rFonts w:cs="Times New Roman"/>
                <w:sz w:val="22"/>
                <w:szCs w:val="22"/>
              </w:rPr>
              <w:t xml:space="preserve"> MHz) PLL </w:t>
            </w:r>
            <w:r>
              <w:rPr>
                <w:rFonts w:cs="Times New Roman" w:hint="eastAsia"/>
                <w:sz w:val="22"/>
                <w:szCs w:val="22"/>
              </w:rPr>
              <w:t>1 alarm</w:t>
            </w:r>
            <w:ins w:id="8765" w:author="t_竹沢 公佑" w:date="2020-12-04T15:50:00Z">
              <w:r w:rsidR="00535569">
                <w:rPr>
                  <w:rFonts w:cs="Times New Roman" w:hint="eastAsia"/>
                  <w:sz w:val="22"/>
                  <w:szCs w:val="22"/>
                </w:rPr>
                <w:t xml:space="preserve"> </w:t>
              </w:r>
            </w:ins>
            <w:ins w:id="8766" w:author="t_竹沢 公佑" w:date="2020-12-04T15:51:00Z">
              <w:r w:rsidR="00535569">
                <w:rPr>
                  <w:rFonts w:cs="Times New Roman" w:hint="eastAsia"/>
                  <w:sz w:val="22"/>
                  <w:szCs w:val="22"/>
                </w:rPr>
                <w:t>(*2)</w:t>
              </w:r>
            </w:ins>
          </w:p>
          <w:p w:rsidR="00D61AA9" w:rsidRPr="00535569" w:rsidRDefault="00D61AA9">
            <w:pPr>
              <w:spacing w:line="0" w:lineRule="atLeast"/>
              <w:ind w:firstLineChars="50" w:firstLine="110"/>
              <w:rPr>
                <w:rFonts w:cs="Times New Roman"/>
                <w:sz w:val="22"/>
                <w:szCs w:val="22"/>
                <w:rPrChange w:id="8767" w:author="t_竹沢 公佑" w:date="2020-12-04T15:51:00Z">
                  <w:rPr>
                    <w:lang w:val="en"/>
                  </w:rPr>
                </w:rPrChange>
              </w:rPr>
              <w:pPrChange w:id="8768" w:author="t_竹沢 公佑" w:date="2020-12-04T21:41:00Z">
                <w:pPr>
                  <w:widowControl w:val="0"/>
                  <w:autoSpaceDE w:val="0"/>
                  <w:autoSpaceDN w:val="0"/>
                  <w:adjustRightInd w:val="0"/>
                  <w:spacing w:line="0" w:lineRule="atLeast"/>
                  <w:ind w:firstLineChars="50" w:firstLine="110"/>
                </w:pPr>
              </w:pPrChange>
            </w:pPr>
            <w:r>
              <w:rPr>
                <w:rFonts w:cs="Times New Roman"/>
                <w:sz w:val="22"/>
                <w:szCs w:val="22"/>
              </w:rPr>
              <w:t xml:space="preserve">bit </w:t>
            </w:r>
            <w:r>
              <w:rPr>
                <w:rFonts w:cs="Times New Roman" w:hint="eastAsia"/>
                <w:sz w:val="22"/>
                <w:szCs w:val="22"/>
              </w:rPr>
              <w:t xml:space="preserve">1: </w:t>
            </w:r>
            <w:r>
              <w:rPr>
                <w:rFonts w:hint="eastAsia"/>
                <w:sz w:val="22"/>
                <w:szCs w:val="22"/>
              </w:rPr>
              <w:t xml:space="preserve">DDR </w:t>
            </w:r>
            <w:r>
              <w:rPr>
                <w:rFonts w:cs="Times New Roman"/>
                <w:sz w:val="22"/>
                <w:szCs w:val="22"/>
              </w:rPr>
              <w:t>clock (</w:t>
            </w:r>
            <w:r>
              <w:rPr>
                <w:rFonts w:cs="Times New Roman" w:hint="eastAsia"/>
                <w:sz w:val="22"/>
                <w:szCs w:val="22"/>
              </w:rPr>
              <w:t>200</w:t>
            </w:r>
            <w:r>
              <w:rPr>
                <w:rFonts w:cs="Times New Roman"/>
                <w:sz w:val="22"/>
                <w:szCs w:val="22"/>
              </w:rPr>
              <w:t xml:space="preserve"> MHz) PLL </w:t>
            </w:r>
            <w:r>
              <w:rPr>
                <w:rFonts w:cs="Times New Roman" w:hint="eastAsia"/>
                <w:sz w:val="22"/>
                <w:szCs w:val="22"/>
              </w:rPr>
              <w:t>2 alarm</w:t>
            </w:r>
            <w:ins w:id="8769" w:author="t_竹沢 公佑" w:date="2020-12-04T15:51:00Z">
              <w:r w:rsidR="00535569">
                <w:rPr>
                  <w:rFonts w:cs="Times New Roman" w:hint="eastAsia"/>
                  <w:sz w:val="22"/>
                  <w:szCs w:val="22"/>
                </w:rPr>
                <w:t xml:space="preserve"> (*2)</w:t>
              </w:r>
            </w:ins>
          </w:p>
          <w:p w:rsidR="00D61AA9" w:rsidRDefault="00D61AA9" w:rsidP="0000268D">
            <w:pPr>
              <w:spacing w:line="0" w:lineRule="atLeast"/>
              <w:ind w:leftChars="50" w:left="670" w:right="1020" w:hangingChars="250" w:hanging="550"/>
              <w:rPr>
                <w:rFonts w:cs="Times New Roman"/>
                <w:sz w:val="22"/>
                <w:szCs w:val="22"/>
              </w:rPr>
            </w:pPr>
            <w:r>
              <w:rPr>
                <w:rFonts w:cs="Times New Roman"/>
                <w:sz w:val="22"/>
                <w:szCs w:val="22"/>
              </w:rPr>
              <w:t>bit 0</w:t>
            </w:r>
            <w:r>
              <w:rPr>
                <w:rFonts w:cs="Times New Roman" w:hint="eastAsia"/>
                <w:sz w:val="22"/>
                <w:szCs w:val="22"/>
              </w:rPr>
              <w:t>:</w:t>
            </w:r>
            <w:r>
              <w:rPr>
                <w:sz w:val="22"/>
                <w:szCs w:val="22"/>
              </w:rPr>
              <w:t xml:space="preserve"> </w:t>
            </w:r>
            <w:r>
              <w:rPr>
                <w:rFonts w:hint="eastAsia"/>
                <w:sz w:val="22"/>
                <w:szCs w:val="22"/>
              </w:rPr>
              <w:t xml:space="preserve">Reference </w:t>
            </w:r>
            <w:r>
              <w:rPr>
                <w:rFonts w:cs="Times New Roman"/>
                <w:sz w:val="22"/>
                <w:szCs w:val="22"/>
              </w:rPr>
              <w:t>clock (1</w:t>
            </w:r>
            <w:r>
              <w:rPr>
                <w:rFonts w:cs="Times New Roman" w:hint="eastAsia"/>
                <w:sz w:val="22"/>
                <w:szCs w:val="22"/>
              </w:rPr>
              <w:t>25</w:t>
            </w:r>
            <w:r>
              <w:rPr>
                <w:rFonts w:cs="Times New Roman"/>
                <w:sz w:val="22"/>
                <w:szCs w:val="22"/>
              </w:rPr>
              <w:t xml:space="preserve"> MHz) PLL</w:t>
            </w:r>
            <w:r>
              <w:rPr>
                <w:rFonts w:cs="Times New Roman" w:hint="eastAsia"/>
                <w:sz w:val="22"/>
                <w:szCs w:val="22"/>
              </w:rPr>
              <w:t xml:space="preserve"> alarm</w:t>
            </w:r>
          </w:p>
          <w:p w:rsidR="00D61AA9" w:rsidRDefault="00D61AA9" w:rsidP="0000268D">
            <w:pPr>
              <w:spacing w:line="0" w:lineRule="atLeast"/>
              <w:ind w:right="1020"/>
              <w:rPr>
                <w:rFonts w:cs="Times New Roman"/>
                <w:sz w:val="22"/>
                <w:szCs w:val="22"/>
              </w:rPr>
            </w:pPr>
            <w:r>
              <w:rPr>
                <w:rFonts w:cs="Times New Roman" w:hint="eastAsia"/>
                <w:sz w:val="22"/>
                <w:szCs w:val="22"/>
              </w:rPr>
              <w:t>Byte1:</w:t>
            </w:r>
          </w:p>
          <w:p w:rsidR="00D61AA9" w:rsidRDefault="00D61AA9" w:rsidP="0000268D">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7</w:t>
            </w:r>
            <w:r>
              <w:rPr>
                <w:rFonts w:cs="Times New Roman" w:hint="eastAsia"/>
                <w:sz w:val="22"/>
                <w:szCs w:val="22"/>
              </w:rPr>
              <w:t xml:space="preserve">-3: </w:t>
            </w:r>
            <w:r>
              <w:rPr>
                <w:rFonts w:cs="Times New Roman"/>
                <w:sz w:val="22"/>
                <w:szCs w:val="22"/>
              </w:rPr>
              <w:t>Not used (</w:t>
            </w:r>
            <w:r>
              <w:rPr>
                <w:rFonts w:cs="Times New Roman" w:hint="eastAsia"/>
                <w:sz w:val="22"/>
                <w:szCs w:val="22"/>
              </w:rPr>
              <w:t>undefined</w:t>
            </w:r>
            <w:r>
              <w:rPr>
                <w:rFonts w:cs="Times New Roman"/>
                <w:sz w:val="22"/>
                <w:szCs w:val="22"/>
              </w:rPr>
              <w:t>)</w:t>
            </w:r>
          </w:p>
          <w:p w:rsidR="00D61AA9" w:rsidRDefault="00D61AA9" w:rsidP="0000268D">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 xml:space="preserve">bit </w:t>
            </w:r>
            <w:r>
              <w:rPr>
                <w:rFonts w:cs="Times New Roman" w:hint="eastAsia"/>
                <w:sz w:val="22"/>
                <w:szCs w:val="22"/>
              </w:rPr>
              <w:t>2: Internal d</w:t>
            </w:r>
            <w:r>
              <w:rPr>
                <w:rFonts w:cs="Times New Roman"/>
                <w:sz w:val="22"/>
                <w:szCs w:val="22"/>
              </w:rPr>
              <w:t xml:space="preserve">ata input clock PLL </w:t>
            </w:r>
            <w:r>
              <w:rPr>
                <w:rFonts w:cs="Times New Roman" w:hint="eastAsia"/>
                <w:sz w:val="22"/>
                <w:szCs w:val="22"/>
              </w:rPr>
              <w:t>alarm (CH3-BitB)</w:t>
            </w:r>
          </w:p>
          <w:p w:rsidR="00D61AA9" w:rsidRDefault="00D61AA9" w:rsidP="0000268D">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 xml:space="preserve">bit </w:t>
            </w:r>
            <w:r>
              <w:rPr>
                <w:rFonts w:cs="Times New Roman" w:hint="eastAsia"/>
                <w:sz w:val="22"/>
                <w:szCs w:val="22"/>
              </w:rPr>
              <w:t>1: Internal d</w:t>
            </w:r>
            <w:r>
              <w:rPr>
                <w:rFonts w:cs="Times New Roman"/>
                <w:sz w:val="22"/>
                <w:szCs w:val="22"/>
              </w:rPr>
              <w:t>ata input clock PLL</w:t>
            </w:r>
            <w:r>
              <w:rPr>
                <w:rFonts w:cs="Times New Roman" w:hint="eastAsia"/>
                <w:sz w:val="22"/>
                <w:szCs w:val="22"/>
              </w:rPr>
              <w:t xml:space="preserve"> alarm (CH2-BitC)</w:t>
            </w:r>
          </w:p>
          <w:p w:rsidR="00D61AA9" w:rsidRDefault="00D61AA9" w:rsidP="0000268D">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 xml:space="preserve">bit </w:t>
            </w:r>
            <w:r>
              <w:rPr>
                <w:rFonts w:cs="Times New Roman" w:hint="eastAsia"/>
                <w:sz w:val="22"/>
                <w:szCs w:val="22"/>
              </w:rPr>
              <w:t>0:</w:t>
            </w:r>
            <w:r>
              <w:rPr>
                <w:rFonts w:cs="Times New Roman"/>
                <w:sz w:val="22"/>
                <w:szCs w:val="22"/>
              </w:rPr>
              <w:t xml:space="preserve"> </w:t>
            </w:r>
            <w:r>
              <w:rPr>
                <w:rFonts w:cs="Times New Roman" w:hint="eastAsia"/>
                <w:sz w:val="22"/>
                <w:szCs w:val="22"/>
              </w:rPr>
              <w:t>Internal data</w:t>
            </w:r>
            <w:r>
              <w:rPr>
                <w:rFonts w:cs="Times New Roman"/>
                <w:sz w:val="22"/>
                <w:szCs w:val="22"/>
              </w:rPr>
              <w:t xml:space="preserve"> input clock PLL </w:t>
            </w:r>
            <w:r>
              <w:rPr>
                <w:rFonts w:cs="Times New Roman" w:hint="eastAsia"/>
                <w:sz w:val="22"/>
                <w:szCs w:val="22"/>
              </w:rPr>
              <w:t>alarm (CH1-BitD)</w:t>
            </w:r>
          </w:p>
          <w:p w:rsidR="00D61AA9" w:rsidRDefault="00D61AA9" w:rsidP="0000268D">
            <w:pPr>
              <w:spacing w:line="0" w:lineRule="atLeast"/>
              <w:ind w:right="1020"/>
              <w:rPr>
                <w:rFonts w:cs="Times New Roman"/>
                <w:sz w:val="22"/>
                <w:szCs w:val="22"/>
              </w:rPr>
            </w:pPr>
            <w:r>
              <w:rPr>
                <w:rFonts w:cs="Times New Roman" w:hint="eastAsia"/>
                <w:sz w:val="22"/>
                <w:szCs w:val="22"/>
              </w:rPr>
              <w:t>Byte2:</w:t>
            </w:r>
          </w:p>
          <w:p w:rsidR="00D61AA9" w:rsidRDefault="00D61AA9" w:rsidP="0000268D">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7</w:t>
            </w:r>
            <w:r>
              <w:rPr>
                <w:rFonts w:cs="Times New Roman" w:hint="eastAsia"/>
                <w:sz w:val="22"/>
                <w:szCs w:val="22"/>
              </w:rPr>
              <w:t xml:space="preserve">-3: </w:t>
            </w:r>
            <w:r>
              <w:rPr>
                <w:rFonts w:cs="Times New Roman"/>
                <w:sz w:val="22"/>
                <w:szCs w:val="22"/>
              </w:rPr>
              <w:t>Not used (</w:t>
            </w:r>
            <w:r>
              <w:rPr>
                <w:rFonts w:cs="Times New Roman" w:hint="eastAsia"/>
                <w:sz w:val="22"/>
                <w:szCs w:val="22"/>
              </w:rPr>
              <w:t>undefined</w:t>
            </w:r>
            <w:r>
              <w:rPr>
                <w:rFonts w:cs="Times New Roman"/>
                <w:sz w:val="22"/>
                <w:szCs w:val="22"/>
              </w:rPr>
              <w:t>)</w:t>
            </w:r>
          </w:p>
          <w:p w:rsidR="00D61AA9" w:rsidRDefault="00D61AA9" w:rsidP="0000268D">
            <w:pPr>
              <w:widowControl w:val="0"/>
              <w:autoSpaceDE w:val="0"/>
              <w:autoSpaceDN w:val="0"/>
              <w:adjustRightInd w:val="0"/>
              <w:spacing w:line="0" w:lineRule="atLeast"/>
              <w:ind w:firstLineChars="50" w:firstLine="110"/>
              <w:rPr>
                <w:lang w:val="en"/>
              </w:rPr>
            </w:pPr>
            <w:r>
              <w:rPr>
                <w:rFonts w:cs="Times New Roman"/>
                <w:sz w:val="22"/>
                <w:szCs w:val="22"/>
              </w:rPr>
              <w:t>bit 2</w:t>
            </w:r>
            <w:r>
              <w:rPr>
                <w:rFonts w:cs="Times New Roman" w:hint="eastAsia"/>
                <w:sz w:val="22"/>
                <w:szCs w:val="22"/>
              </w:rPr>
              <w:t xml:space="preserve">: </w:t>
            </w:r>
            <w:r>
              <w:rPr>
                <w:rFonts w:cs="Times New Roman"/>
                <w:sz w:val="22"/>
                <w:szCs w:val="22"/>
              </w:rPr>
              <w:t xml:space="preserve">Sync </w:t>
            </w:r>
            <w:r>
              <w:rPr>
                <w:rFonts w:cs="Times New Roman" w:hint="eastAsia"/>
                <w:sz w:val="22"/>
                <w:szCs w:val="22"/>
              </w:rPr>
              <w:t>error</w:t>
            </w:r>
            <w:r>
              <w:rPr>
                <w:rFonts w:cs="Times New Roman"/>
                <w:sz w:val="22"/>
                <w:szCs w:val="22"/>
              </w:rPr>
              <w:t xml:space="preserve"> detected</w:t>
            </w:r>
            <w:r>
              <w:rPr>
                <w:rFonts w:cs="Times New Roman" w:hint="eastAsia"/>
                <w:sz w:val="22"/>
                <w:szCs w:val="22"/>
              </w:rPr>
              <w:t>(CH3-BitB)</w:t>
            </w:r>
          </w:p>
          <w:p w:rsidR="00D61AA9" w:rsidRDefault="00D61AA9" w:rsidP="0000268D">
            <w:pPr>
              <w:widowControl w:val="0"/>
              <w:autoSpaceDE w:val="0"/>
              <w:autoSpaceDN w:val="0"/>
              <w:adjustRightInd w:val="0"/>
              <w:spacing w:line="0" w:lineRule="atLeast"/>
              <w:ind w:firstLineChars="50" w:firstLine="110"/>
              <w:rPr>
                <w:lang w:val="en"/>
              </w:rPr>
            </w:pPr>
            <w:r>
              <w:rPr>
                <w:rFonts w:cs="Times New Roman"/>
                <w:sz w:val="22"/>
                <w:szCs w:val="22"/>
              </w:rPr>
              <w:t xml:space="preserve">bit </w:t>
            </w:r>
            <w:r>
              <w:rPr>
                <w:rFonts w:cs="Times New Roman" w:hint="eastAsia"/>
                <w:sz w:val="22"/>
                <w:szCs w:val="22"/>
              </w:rPr>
              <w:t xml:space="preserve">1: </w:t>
            </w:r>
            <w:r>
              <w:rPr>
                <w:rFonts w:cs="Times New Roman"/>
                <w:sz w:val="22"/>
                <w:szCs w:val="22"/>
              </w:rPr>
              <w:t xml:space="preserve">Sync </w:t>
            </w:r>
            <w:r>
              <w:rPr>
                <w:rFonts w:cs="Times New Roman" w:hint="eastAsia"/>
                <w:sz w:val="22"/>
                <w:szCs w:val="22"/>
              </w:rPr>
              <w:t>error</w:t>
            </w:r>
            <w:r>
              <w:rPr>
                <w:rFonts w:cs="Times New Roman"/>
                <w:sz w:val="22"/>
                <w:szCs w:val="22"/>
              </w:rPr>
              <w:t xml:space="preserve"> detected</w:t>
            </w:r>
            <w:r>
              <w:rPr>
                <w:rFonts w:cs="Times New Roman" w:hint="eastAsia"/>
                <w:sz w:val="22"/>
                <w:szCs w:val="22"/>
              </w:rPr>
              <w:t>(CH2-BitC)</w:t>
            </w:r>
          </w:p>
          <w:p w:rsidR="00D61AA9" w:rsidRDefault="00D61AA9" w:rsidP="0000268D">
            <w:pPr>
              <w:spacing w:line="0" w:lineRule="atLeast"/>
              <w:ind w:leftChars="50" w:left="670" w:right="1020" w:hangingChars="250" w:hanging="550"/>
              <w:rPr>
                <w:rFonts w:cs="Times New Roman"/>
                <w:sz w:val="22"/>
                <w:szCs w:val="22"/>
              </w:rPr>
            </w:pPr>
            <w:r>
              <w:rPr>
                <w:rFonts w:cs="Times New Roman"/>
                <w:sz w:val="22"/>
                <w:szCs w:val="22"/>
              </w:rPr>
              <w:t>bit 0</w:t>
            </w:r>
            <w:r>
              <w:rPr>
                <w:rFonts w:cs="Times New Roman" w:hint="eastAsia"/>
                <w:sz w:val="22"/>
                <w:szCs w:val="22"/>
              </w:rPr>
              <w:t>:</w:t>
            </w:r>
            <w:r>
              <w:rPr>
                <w:sz w:val="22"/>
                <w:szCs w:val="22"/>
              </w:rPr>
              <w:t xml:space="preserve"> </w:t>
            </w:r>
            <w:r>
              <w:rPr>
                <w:rFonts w:cs="Times New Roman"/>
                <w:sz w:val="22"/>
                <w:szCs w:val="22"/>
              </w:rPr>
              <w:t xml:space="preserve">Sync </w:t>
            </w:r>
            <w:r>
              <w:rPr>
                <w:rFonts w:cs="Times New Roman" w:hint="eastAsia"/>
                <w:sz w:val="22"/>
                <w:szCs w:val="22"/>
              </w:rPr>
              <w:t>error</w:t>
            </w:r>
            <w:r>
              <w:rPr>
                <w:rFonts w:cs="Times New Roman"/>
                <w:sz w:val="22"/>
                <w:szCs w:val="22"/>
              </w:rPr>
              <w:t xml:space="preserve"> detected</w:t>
            </w:r>
            <w:r>
              <w:rPr>
                <w:rFonts w:cs="Times New Roman" w:hint="eastAsia"/>
                <w:sz w:val="22"/>
                <w:szCs w:val="22"/>
              </w:rPr>
              <w:t>(CH1-BitD)</w:t>
            </w:r>
          </w:p>
          <w:p w:rsidR="00D61AA9" w:rsidRDefault="00D61AA9" w:rsidP="0000268D">
            <w:pPr>
              <w:spacing w:line="0" w:lineRule="atLeast"/>
              <w:ind w:right="1020"/>
              <w:rPr>
                <w:ins w:id="8770" w:author="t_竹沢 公佑" w:date="2020-08-12T15:05:00Z"/>
                <w:rFonts w:cs="Times New Roman"/>
                <w:sz w:val="22"/>
                <w:szCs w:val="22"/>
              </w:rPr>
            </w:pPr>
            <w:r>
              <w:rPr>
                <w:sz w:val="22"/>
                <w:szCs w:val="22"/>
              </w:rPr>
              <w:t>B</w:t>
            </w:r>
            <w:r>
              <w:rPr>
                <w:rFonts w:hint="eastAsia"/>
                <w:sz w:val="22"/>
                <w:szCs w:val="22"/>
              </w:rPr>
              <w:t>yte3-7:</w:t>
            </w:r>
            <w:r>
              <w:rPr>
                <w:rFonts w:cs="Times New Roman"/>
                <w:sz w:val="22"/>
                <w:szCs w:val="22"/>
              </w:rPr>
              <w:t xml:space="preserve"> Reserved (</w:t>
            </w:r>
            <w:r>
              <w:rPr>
                <w:rFonts w:cs="Times New Roman" w:hint="eastAsia"/>
                <w:sz w:val="22"/>
                <w:szCs w:val="22"/>
              </w:rPr>
              <w:t>undefined</w:t>
            </w:r>
            <w:r>
              <w:rPr>
                <w:rFonts w:cs="Times New Roman"/>
                <w:sz w:val="22"/>
                <w:szCs w:val="22"/>
              </w:rPr>
              <w:t>)</w:t>
            </w:r>
          </w:p>
          <w:p w:rsidR="00D61AA9" w:rsidRDefault="00D61AA9" w:rsidP="0000268D">
            <w:pPr>
              <w:spacing w:line="0" w:lineRule="atLeast"/>
              <w:ind w:right="1020"/>
              <w:rPr>
                <w:rFonts w:cs="Times New Roman"/>
                <w:sz w:val="22"/>
                <w:szCs w:val="22"/>
              </w:rPr>
            </w:pPr>
          </w:p>
        </w:tc>
      </w:tr>
      <w:tr w:rsidR="00D61AA9" w:rsidTr="00D61AA9">
        <w:trPr>
          <w:trHeight w:val="2422"/>
        </w:trPr>
        <w:tc>
          <w:tcPr>
            <w:tcW w:w="1172" w:type="dxa"/>
            <w:vMerge/>
          </w:tcPr>
          <w:p w:rsidR="00D61AA9" w:rsidRPr="00A82A62" w:rsidRDefault="00D61AA9" w:rsidP="00AC5086">
            <w:pPr>
              <w:pStyle w:val="afa"/>
              <w:rPr>
                <w:sz w:val="22"/>
                <w:szCs w:val="22"/>
              </w:rPr>
            </w:pPr>
          </w:p>
        </w:tc>
        <w:tc>
          <w:tcPr>
            <w:tcW w:w="1204" w:type="dxa"/>
          </w:tcPr>
          <w:p w:rsidR="00D61AA9" w:rsidRPr="000B41A5" w:rsidRDefault="00202C26" w:rsidP="00AC5086">
            <w:pPr>
              <w:pStyle w:val="afa"/>
              <w:rPr>
                <w:sz w:val="22"/>
                <w:szCs w:val="22"/>
              </w:rPr>
            </w:pPr>
            <w:ins w:id="8771" w:author="t_竹沢 公佑" w:date="2020-08-20T10:17:00Z">
              <w:r>
                <w:rPr>
                  <w:rFonts w:hint="eastAsia"/>
                  <w:sz w:val="22"/>
                  <w:szCs w:val="22"/>
                </w:rPr>
                <w:t>Category</w:t>
              </w:r>
            </w:ins>
          </w:p>
        </w:tc>
        <w:tc>
          <w:tcPr>
            <w:tcW w:w="7513" w:type="dxa"/>
            <w:gridSpan w:val="3"/>
          </w:tcPr>
          <w:p w:rsidR="00D61AA9" w:rsidRDefault="00D61AA9" w:rsidP="00D61AA9">
            <w:pPr>
              <w:spacing w:line="0" w:lineRule="atLeast"/>
              <w:ind w:right="1020"/>
              <w:rPr>
                <w:ins w:id="8772" w:author="t_竹沢 公佑" w:date="2020-08-12T15:05:00Z"/>
                <w:bCs/>
                <w:sz w:val="22"/>
                <w:szCs w:val="22"/>
              </w:rPr>
            </w:pPr>
            <w:ins w:id="8773" w:author="t_竹沢 公佑" w:date="2020-08-12T15:05:00Z">
              <w:r>
                <w:rPr>
                  <w:rFonts w:hint="eastAsia"/>
                  <w:bCs/>
                  <w:sz w:val="22"/>
                  <w:szCs w:val="22"/>
                </w:rPr>
                <w:t>■Fatal</w:t>
              </w:r>
            </w:ins>
          </w:p>
          <w:p w:rsidR="00D61AA9" w:rsidRPr="005634B0" w:rsidRDefault="00D61AA9">
            <w:pPr>
              <w:widowControl w:val="0"/>
              <w:autoSpaceDE w:val="0"/>
              <w:autoSpaceDN w:val="0"/>
              <w:adjustRightInd w:val="0"/>
              <w:spacing w:line="0" w:lineRule="atLeast"/>
              <w:ind w:firstLineChars="50" w:firstLine="110"/>
              <w:rPr>
                <w:ins w:id="8774" w:author="t_竹沢 公佑" w:date="2020-08-12T15:05:00Z"/>
                <w:rFonts w:cs="Times New Roman"/>
                <w:sz w:val="22"/>
                <w:szCs w:val="22"/>
                <w:rPrChange w:id="8775" w:author="t_竹沢 公佑" w:date="2020-08-20T09:48:00Z">
                  <w:rPr>
                    <w:ins w:id="8776" w:author="t_竹沢 公佑" w:date="2020-08-12T15:05:00Z"/>
                    <w:lang w:val="en"/>
                  </w:rPr>
                </w:rPrChange>
              </w:rPr>
            </w:pPr>
            <w:ins w:id="8777" w:author="t_竹沢 公佑" w:date="2020-08-12T15:05:00Z">
              <w:r>
                <w:rPr>
                  <w:rFonts w:hint="eastAsia"/>
                  <w:sz w:val="22"/>
                  <w:szCs w:val="22"/>
                </w:rPr>
                <w:t xml:space="preserve">DDR </w:t>
              </w:r>
              <w:r>
                <w:rPr>
                  <w:rFonts w:cs="Times New Roman"/>
                  <w:sz w:val="22"/>
                  <w:szCs w:val="22"/>
                </w:rPr>
                <w:t>clock (</w:t>
              </w:r>
              <w:r>
                <w:rPr>
                  <w:rFonts w:cs="Times New Roman" w:hint="eastAsia"/>
                  <w:sz w:val="22"/>
                  <w:szCs w:val="22"/>
                </w:rPr>
                <w:t>200</w:t>
              </w:r>
              <w:r>
                <w:rPr>
                  <w:rFonts w:cs="Times New Roman"/>
                  <w:sz w:val="22"/>
                  <w:szCs w:val="22"/>
                </w:rPr>
                <w:t xml:space="preserve"> MHz) PLL </w:t>
              </w:r>
              <w:r>
                <w:rPr>
                  <w:rFonts w:cs="Times New Roman" w:hint="eastAsia"/>
                  <w:sz w:val="22"/>
                  <w:szCs w:val="22"/>
                </w:rPr>
                <w:t>1</w:t>
              </w:r>
            </w:ins>
            <w:ins w:id="8778" w:author="t_竹沢 公佑" w:date="2020-08-20T09:48:00Z">
              <w:r w:rsidR="005634B0">
                <w:rPr>
                  <w:rFonts w:cs="Times New Roman" w:hint="eastAsia"/>
                  <w:sz w:val="22"/>
                  <w:szCs w:val="22"/>
                </w:rPr>
                <w:t>/2</w:t>
              </w:r>
            </w:ins>
            <w:ins w:id="8779" w:author="t_竹沢 公佑" w:date="2020-08-12T15:05:00Z">
              <w:r>
                <w:rPr>
                  <w:rFonts w:cs="Times New Roman" w:hint="eastAsia"/>
                  <w:sz w:val="22"/>
                  <w:szCs w:val="22"/>
                </w:rPr>
                <w:t xml:space="preserve"> alarm</w:t>
              </w:r>
            </w:ins>
          </w:p>
          <w:p w:rsidR="00D61AA9" w:rsidRDefault="00D61AA9" w:rsidP="00D61AA9">
            <w:pPr>
              <w:spacing w:line="0" w:lineRule="atLeast"/>
              <w:ind w:leftChars="50" w:left="670" w:right="1020" w:hangingChars="250" w:hanging="550"/>
              <w:rPr>
                <w:ins w:id="8780" w:author="t_竹沢 公佑" w:date="2020-08-12T15:05:00Z"/>
                <w:rFonts w:cs="Times New Roman"/>
                <w:sz w:val="22"/>
                <w:szCs w:val="22"/>
              </w:rPr>
            </w:pPr>
            <w:ins w:id="8781" w:author="t_竹沢 公佑" w:date="2020-08-12T15:05:00Z">
              <w:r>
                <w:rPr>
                  <w:rFonts w:hint="eastAsia"/>
                  <w:sz w:val="22"/>
                  <w:szCs w:val="22"/>
                </w:rPr>
                <w:t xml:space="preserve">Reference </w:t>
              </w:r>
              <w:r>
                <w:rPr>
                  <w:rFonts w:cs="Times New Roman"/>
                  <w:sz w:val="22"/>
                  <w:szCs w:val="22"/>
                </w:rPr>
                <w:t>clock (1</w:t>
              </w:r>
              <w:r>
                <w:rPr>
                  <w:rFonts w:cs="Times New Roman" w:hint="eastAsia"/>
                  <w:sz w:val="22"/>
                  <w:szCs w:val="22"/>
                </w:rPr>
                <w:t>25</w:t>
              </w:r>
              <w:r>
                <w:rPr>
                  <w:rFonts w:cs="Times New Roman"/>
                  <w:sz w:val="22"/>
                  <w:szCs w:val="22"/>
                </w:rPr>
                <w:t xml:space="preserve"> MHz) PLL</w:t>
              </w:r>
              <w:r>
                <w:rPr>
                  <w:rFonts w:cs="Times New Roman" w:hint="eastAsia"/>
                  <w:sz w:val="22"/>
                  <w:szCs w:val="22"/>
                </w:rPr>
                <w:t xml:space="preserve"> alarm</w:t>
              </w:r>
            </w:ins>
          </w:p>
          <w:p w:rsidR="00D61AA9" w:rsidRDefault="00D61AA9" w:rsidP="00D61AA9">
            <w:pPr>
              <w:widowControl w:val="0"/>
              <w:autoSpaceDE w:val="0"/>
              <w:autoSpaceDN w:val="0"/>
              <w:adjustRightInd w:val="0"/>
              <w:spacing w:line="0" w:lineRule="atLeast"/>
              <w:ind w:firstLineChars="50" w:firstLine="110"/>
              <w:rPr>
                <w:ins w:id="8782" w:author="t_竹沢 公佑" w:date="2020-08-12T15:05:00Z"/>
                <w:rFonts w:cs="Times New Roman"/>
                <w:sz w:val="22"/>
                <w:szCs w:val="22"/>
              </w:rPr>
            </w:pPr>
            <w:ins w:id="8783" w:author="t_竹沢 公佑" w:date="2020-08-12T15:05:00Z">
              <w:r>
                <w:rPr>
                  <w:rFonts w:cs="Times New Roman" w:hint="eastAsia"/>
                  <w:sz w:val="22"/>
                  <w:szCs w:val="22"/>
                </w:rPr>
                <w:t>Internal d</w:t>
              </w:r>
              <w:r>
                <w:rPr>
                  <w:rFonts w:cs="Times New Roman"/>
                  <w:sz w:val="22"/>
                  <w:szCs w:val="22"/>
                </w:rPr>
                <w:t xml:space="preserve">ata input clock PLL </w:t>
              </w:r>
              <w:r>
                <w:rPr>
                  <w:rFonts w:cs="Times New Roman" w:hint="eastAsia"/>
                  <w:sz w:val="22"/>
                  <w:szCs w:val="22"/>
                </w:rPr>
                <w:t>alarm (CH3</w:t>
              </w:r>
            </w:ins>
            <w:ins w:id="8784" w:author="t_竹沢 公佑" w:date="2020-08-20T09:48:00Z">
              <w:r w:rsidR="005634B0">
                <w:rPr>
                  <w:rFonts w:cs="Times New Roman" w:hint="eastAsia"/>
                  <w:sz w:val="22"/>
                  <w:szCs w:val="22"/>
                </w:rPr>
                <w:t>/2/1</w:t>
              </w:r>
            </w:ins>
            <w:ins w:id="8785" w:author="t_竹沢 公佑" w:date="2020-08-12T15:05:00Z">
              <w:r>
                <w:rPr>
                  <w:rFonts w:cs="Times New Roman" w:hint="eastAsia"/>
                  <w:sz w:val="22"/>
                  <w:szCs w:val="22"/>
                </w:rPr>
                <w:t>-BitB</w:t>
              </w:r>
            </w:ins>
            <w:ins w:id="8786" w:author="t_竹沢 公佑" w:date="2020-08-20T09:48:00Z">
              <w:r w:rsidR="005634B0">
                <w:rPr>
                  <w:rFonts w:cs="Times New Roman" w:hint="eastAsia"/>
                  <w:sz w:val="22"/>
                  <w:szCs w:val="22"/>
                </w:rPr>
                <w:t>/C/D</w:t>
              </w:r>
            </w:ins>
            <w:ins w:id="8787" w:author="t_竹沢 公佑" w:date="2020-08-12T15:05:00Z">
              <w:r>
                <w:rPr>
                  <w:rFonts w:cs="Times New Roman" w:hint="eastAsia"/>
                  <w:sz w:val="22"/>
                  <w:szCs w:val="22"/>
                </w:rPr>
                <w:t>)</w:t>
              </w:r>
            </w:ins>
          </w:p>
          <w:p w:rsidR="00D61AA9" w:rsidRDefault="005634B0" w:rsidP="00D61AA9">
            <w:pPr>
              <w:spacing w:line="0" w:lineRule="atLeast"/>
              <w:ind w:right="1020"/>
              <w:rPr>
                <w:ins w:id="8788" w:author="t_竹沢 公佑" w:date="2020-08-20T09:49:00Z"/>
                <w:rFonts w:cs="Times New Roman"/>
                <w:sz w:val="22"/>
                <w:szCs w:val="22"/>
              </w:rPr>
            </w:pPr>
            <w:ins w:id="8789" w:author="t_竹沢 公佑" w:date="2020-08-20T09:48:00Z">
              <w:r>
                <w:rPr>
                  <w:rFonts w:cs="Times New Roman" w:hint="eastAsia"/>
                  <w:sz w:val="22"/>
                  <w:szCs w:val="22"/>
                </w:rPr>
                <w:t xml:space="preserve">  </w:t>
              </w:r>
            </w:ins>
            <w:ins w:id="8790" w:author="t_竹沢 公佑" w:date="2020-08-20T09:49:00Z">
              <w:r>
                <w:rPr>
                  <w:rFonts w:cs="Times New Roman" w:hint="eastAsia"/>
                  <w:sz w:val="22"/>
                  <w:szCs w:val="22"/>
                </w:rPr>
                <w:t>These statuses may cause/mean hardware error.</w:t>
              </w:r>
            </w:ins>
          </w:p>
          <w:p w:rsidR="005634B0" w:rsidRDefault="005634B0" w:rsidP="00D61AA9">
            <w:pPr>
              <w:spacing w:line="0" w:lineRule="atLeast"/>
              <w:ind w:right="1020"/>
              <w:rPr>
                <w:ins w:id="8791" w:author="t_竹沢 公佑" w:date="2020-08-20T09:48:00Z"/>
                <w:rFonts w:cs="Times New Roman"/>
                <w:sz w:val="22"/>
                <w:szCs w:val="22"/>
              </w:rPr>
            </w:pPr>
            <w:ins w:id="8792" w:author="t_竹沢 公佑" w:date="2020-08-20T09:49:00Z">
              <w:r>
                <w:rPr>
                  <w:rFonts w:cs="Times New Roman" w:hint="eastAsia"/>
                  <w:sz w:val="22"/>
                  <w:szCs w:val="22"/>
                </w:rPr>
                <w:t xml:space="preserve">  If </w:t>
              </w:r>
            </w:ins>
            <w:ins w:id="8793" w:author="t_竹沢 公佑" w:date="2020-08-20T09:50:00Z">
              <w:r>
                <w:rPr>
                  <w:rFonts w:cs="Times New Roman" w:hint="eastAsia"/>
                  <w:sz w:val="22"/>
                  <w:szCs w:val="22"/>
                </w:rPr>
                <w:t xml:space="preserve">these alarms occur repeatedly, </w:t>
              </w:r>
            </w:ins>
            <w:ins w:id="8794" w:author="t_竹沢 公佑" w:date="2020-08-20T09:51:00Z">
              <w:r>
                <w:rPr>
                  <w:rFonts w:cs="Times New Roman" w:hint="eastAsia"/>
                  <w:sz w:val="22"/>
                  <w:szCs w:val="22"/>
                </w:rPr>
                <w:t>it may be a malfunction.</w:t>
              </w:r>
            </w:ins>
          </w:p>
          <w:p w:rsidR="005634B0" w:rsidRDefault="005634B0" w:rsidP="00D61AA9">
            <w:pPr>
              <w:spacing w:line="0" w:lineRule="atLeast"/>
              <w:ind w:right="1020"/>
              <w:rPr>
                <w:ins w:id="8795" w:author="t_竹沢 公佑" w:date="2020-08-12T15:05:00Z"/>
                <w:bCs/>
                <w:sz w:val="22"/>
                <w:szCs w:val="22"/>
              </w:rPr>
            </w:pPr>
          </w:p>
          <w:p w:rsidR="00D61AA9" w:rsidRDefault="00D61AA9" w:rsidP="00D61AA9">
            <w:pPr>
              <w:spacing w:line="0" w:lineRule="atLeast"/>
              <w:ind w:right="1020"/>
              <w:rPr>
                <w:ins w:id="8796" w:author="t_竹沢 公佑" w:date="2020-08-12T15:05:00Z"/>
                <w:bCs/>
                <w:sz w:val="22"/>
                <w:szCs w:val="22"/>
              </w:rPr>
            </w:pPr>
            <w:ins w:id="8797" w:author="t_竹沢 公佑" w:date="2020-08-12T15:05:00Z">
              <w:r>
                <w:rPr>
                  <w:rFonts w:hint="eastAsia"/>
                  <w:bCs/>
                  <w:sz w:val="22"/>
                  <w:szCs w:val="22"/>
                </w:rPr>
                <w:t>■Error</w:t>
              </w:r>
            </w:ins>
          </w:p>
          <w:p w:rsidR="00D61AA9" w:rsidRDefault="00D61AA9" w:rsidP="00D61AA9">
            <w:pPr>
              <w:widowControl w:val="0"/>
              <w:autoSpaceDE w:val="0"/>
              <w:autoSpaceDN w:val="0"/>
              <w:adjustRightInd w:val="0"/>
              <w:spacing w:line="0" w:lineRule="atLeast"/>
              <w:ind w:firstLineChars="50" w:firstLine="110"/>
              <w:rPr>
                <w:ins w:id="8798" w:author="t_竹沢 公佑" w:date="2020-08-12T15:05:00Z"/>
                <w:lang w:val="en"/>
              </w:rPr>
            </w:pPr>
            <w:ins w:id="8799" w:author="t_竹沢 公佑" w:date="2020-08-12T15:05:00Z">
              <w:r>
                <w:rPr>
                  <w:rFonts w:cs="Times New Roman"/>
                  <w:sz w:val="22"/>
                  <w:szCs w:val="22"/>
                </w:rPr>
                <w:t xml:space="preserve">Sync </w:t>
              </w:r>
              <w:r>
                <w:rPr>
                  <w:rFonts w:cs="Times New Roman" w:hint="eastAsia"/>
                  <w:sz w:val="22"/>
                  <w:szCs w:val="22"/>
                </w:rPr>
                <w:t>error</w:t>
              </w:r>
              <w:r>
                <w:rPr>
                  <w:rFonts w:cs="Times New Roman"/>
                  <w:sz w:val="22"/>
                  <w:szCs w:val="22"/>
                </w:rPr>
                <w:t xml:space="preserve"> detected</w:t>
              </w:r>
              <w:r>
                <w:rPr>
                  <w:rFonts w:cs="Times New Roman" w:hint="eastAsia"/>
                  <w:sz w:val="22"/>
                  <w:szCs w:val="22"/>
                </w:rPr>
                <w:t>(CH3</w:t>
              </w:r>
            </w:ins>
            <w:ins w:id="8800" w:author="t_竹沢 公佑" w:date="2020-08-20T09:47:00Z">
              <w:r w:rsidR="005634B0">
                <w:rPr>
                  <w:rFonts w:cs="Times New Roman" w:hint="eastAsia"/>
                  <w:sz w:val="22"/>
                  <w:szCs w:val="22"/>
                </w:rPr>
                <w:t>/2/1</w:t>
              </w:r>
            </w:ins>
            <w:ins w:id="8801" w:author="t_竹沢 公佑" w:date="2020-08-12T15:05:00Z">
              <w:r>
                <w:rPr>
                  <w:rFonts w:cs="Times New Roman" w:hint="eastAsia"/>
                  <w:sz w:val="22"/>
                  <w:szCs w:val="22"/>
                </w:rPr>
                <w:t>-BitB</w:t>
              </w:r>
            </w:ins>
            <w:ins w:id="8802" w:author="t_竹沢 公佑" w:date="2020-08-20T09:47:00Z">
              <w:r w:rsidR="005634B0">
                <w:rPr>
                  <w:rFonts w:cs="Times New Roman" w:hint="eastAsia"/>
                  <w:sz w:val="22"/>
                  <w:szCs w:val="22"/>
                </w:rPr>
                <w:t>/C/D</w:t>
              </w:r>
            </w:ins>
            <w:ins w:id="8803" w:author="t_竹沢 公佑" w:date="2020-08-12T15:05:00Z">
              <w:r>
                <w:rPr>
                  <w:rFonts w:cs="Times New Roman" w:hint="eastAsia"/>
                  <w:sz w:val="22"/>
                  <w:szCs w:val="22"/>
                </w:rPr>
                <w:t>)</w:t>
              </w:r>
            </w:ins>
          </w:p>
          <w:p w:rsidR="005634B0" w:rsidRDefault="005634B0">
            <w:pPr>
              <w:spacing w:line="0" w:lineRule="atLeast"/>
              <w:ind w:leftChars="100" w:left="240" w:right="1020"/>
              <w:rPr>
                <w:ins w:id="8804" w:author="t_竹沢 公佑" w:date="2020-08-20T09:47:00Z"/>
                <w:bCs/>
                <w:sz w:val="22"/>
                <w:szCs w:val="22"/>
              </w:rPr>
              <w:pPrChange w:id="8805" w:author="t_竹沢 公佑" w:date="2020-08-20T09:47:00Z">
                <w:pPr>
                  <w:spacing w:line="0" w:lineRule="atLeast"/>
                  <w:ind w:right="1020"/>
                </w:pPr>
              </w:pPrChange>
            </w:pPr>
            <w:ins w:id="8806" w:author="t_竹沢 公佑" w:date="2020-08-20T09:47:00Z">
              <w:r>
                <w:rPr>
                  <w:rFonts w:hint="eastAsia"/>
                  <w:bCs/>
                  <w:sz w:val="22"/>
                  <w:szCs w:val="22"/>
                </w:rPr>
                <w:t>These statuses are ALMA de-formatter</w:t>
              </w:r>
              <w:r>
                <w:rPr>
                  <w:bCs/>
                  <w:sz w:val="22"/>
                  <w:szCs w:val="22"/>
                </w:rPr>
                <w:t>’</w:t>
              </w:r>
              <w:r>
                <w:rPr>
                  <w:rFonts w:hint="eastAsia"/>
                  <w:bCs/>
                  <w:sz w:val="22"/>
                  <w:szCs w:val="22"/>
                </w:rPr>
                <w:t xml:space="preserve">s sync status. Please confirm signal integrity and data source. </w:t>
              </w:r>
            </w:ins>
          </w:p>
          <w:p w:rsidR="007E472E" w:rsidRPr="000B41A5" w:rsidRDefault="007E472E" w:rsidP="0000268D">
            <w:pPr>
              <w:spacing w:line="0" w:lineRule="atLeast"/>
              <w:ind w:right="1020"/>
              <w:rPr>
                <w:sz w:val="22"/>
                <w:szCs w:val="22"/>
              </w:rPr>
            </w:pPr>
          </w:p>
        </w:tc>
      </w:tr>
      <w:tr w:rsidR="00DF1C7C" w:rsidTr="002910DD">
        <w:tc>
          <w:tcPr>
            <w:tcW w:w="2376" w:type="dxa"/>
            <w:gridSpan w:val="2"/>
            <w:tcPrChange w:id="8807" w:author="s_佐野 光" w:date="2019-08-21T09:59:00Z">
              <w:tcPr>
                <w:tcW w:w="2376" w:type="dxa"/>
                <w:gridSpan w:val="2"/>
              </w:tcPr>
            </w:tcPrChange>
          </w:tcPr>
          <w:p w:rsidR="00DF1C7C" w:rsidRDefault="00DF1C7C">
            <w:pPr>
              <w:spacing w:line="0" w:lineRule="atLeast"/>
              <w:ind w:right="1020"/>
              <w:rPr>
                <w:rFonts w:cs="Times New Roman"/>
                <w:sz w:val="22"/>
                <w:szCs w:val="22"/>
              </w:rPr>
            </w:pPr>
            <w:r>
              <w:rPr>
                <w:rFonts w:cs="Times New Roman" w:hint="eastAsia"/>
                <w:sz w:val="22"/>
                <w:szCs w:val="22"/>
              </w:rPr>
              <w:t>Remarks</w:t>
            </w:r>
          </w:p>
        </w:tc>
        <w:tc>
          <w:tcPr>
            <w:tcW w:w="7513" w:type="dxa"/>
            <w:gridSpan w:val="3"/>
            <w:tcPrChange w:id="8808" w:author="s_佐野 光" w:date="2019-08-21T09:59:00Z">
              <w:tcPr>
                <w:tcW w:w="7513" w:type="dxa"/>
                <w:gridSpan w:val="3"/>
              </w:tcPr>
            </w:tcPrChange>
          </w:tcPr>
          <w:p w:rsidR="00DF1C7C" w:rsidDel="00535569" w:rsidRDefault="00DF1C7C">
            <w:pPr>
              <w:spacing w:line="0" w:lineRule="atLeast"/>
              <w:rPr>
                <w:del w:id="8809" w:author="t_竹沢 公佑" w:date="2020-12-04T15:44:00Z"/>
                <w:sz w:val="22"/>
                <w:szCs w:val="22"/>
              </w:rPr>
            </w:pPr>
            <w:r>
              <w:rPr>
                <w:sz w:val="22"/>
                <w:szCs w:val="22"/>
              </w:rPr>
              <w:t>"</w:t>
            </w:r>
            <w:r w:rsidR="004350CF">
              <w:rPr>
                <w:rFonts w:hint="eastAsia"/>
                <w:sz w:val="22"/>
                <w:szCs w:val="22"/>
              </w:rPr>
              <w:t>Internal d</w:t>
            </w:r>
            <w:r>
              <w:rPr>
                <w:sz w:val="22"/>
                <w:szCs w:val="22"/>
              </w:rPr>
              <w:t xml:space="preserve">ata input clock </w:t>
            </w:r>
            <w:r>
              <w:rPr>
                <w:rFonts w:hint="eastAsia"/>
                <w:sz w:val="22"/>
                <w:szCs w:val="22"/>
              </w:rPr>
              <w:t>alarm</w:t>
            </w:r>
            <w:r>
              <w:rPr>
                <w:sz w:val="22"/>
                <w:szCs w:val="22"/>
              </w:rPr>
              <w:t xml:space="preserve">" will be </w:t>
            </w:r>
            <w:r w:rsidR="00A007F1">
              <w:rPr>
                <w:rFonts w:hint="eastAsia"/>
                <w:sz w:val="22"/>
                <w:szCs w:val="22"/>
              </w:rPr>
              <w:t>set to 0 (</w:t>
            </w:r>
            <w:r>
              <w:rPr>
                <w:sz w:val="22"/>
                <w:szCs w:val="22"/>
              </w:rPr>
              <w:t>normal</w:t>
            </w:r>
            <w:r w:rsidR="00A007F1">
              <w:rPr>
                <w:rFonts w:hint="eastAsia"/>
                <w:sz w:val="22"/>
                <w:szCs w:val="22"/>
              </w:rPr>
              <w:t>)</w:t>
            </w:r>
            <w:del w:id="8810" w:author="t_竹沢 公佑" w:date="2019-09-18T15:14:00Z">
              <w:r w:rsidDel="00B57A93">
                <w:rPr>
                  <w:sz w:val="22"/>
                  <w:szCs w:val="22"/>
                </w:rPr>
                <w:delText xml:space="preserve"> </w:delText>
              </w:r>
            </w:del>
            <w:r w:rsidR="00A007F1">
              <w:rPr>
                <w:rFonts w:hint="eastAsia"/>
                <w:sz w:val="22"/>
                <w:szCs w:val="22"/>
              </w:rPr>
              <w:t xml:space="preserve"> </w:t>
            </w:r>
            <w:ins w:id="8811" w:author="t_竹沢 公佑" w:date="2019-10-05T15:20:00Z">
              <w:r w:rsidR="00FB4E9D">
                <w:rPr>
                  <w:rFonts w:hint="eastAsia"/>
                  <w:sz w:val="22"/>
                  <w:szCs w:val="22"/>
                </w:rPr>
                <w:t xml:space="preserve">when </w:t>
              </w:r>
            </w:ins>
            <w:del w:id="8812" w:author="t_竹沢 公佑" w:date="2019-10-05T15:20:00Z">
              <w:r w:rsidR="00A007F1" w:rsidDel="00FB4E9D">
                <w:rPr>
                  <w:rFonts w:hint="eastAsia"/>
                  <w:sz w:val="22"/>
                  <w:szCs w:val="22"/>
                </w:rPr>
                <w:delText xml:space="preserve">if </w:delText>
              </w:r>
            </w:del>
            <w:r>
              <w:rPr>
                <w:sz w:val="22"/>
                <w:szCs w:val="22"/>
              </w:rPr>
              <w:t>the</w:t>
            </w:r>
            <w:r>
              <w:rPr>
                <w:rFonts w:hint="eastAsia"/>
                <w:sz w:val="22"/>
                <w:szCs w:val="22"/>
              </w:rPr>
              <w:t xml:space="preserve"> </w:t>
            </w:r>
            <w:r>
              <w:rPr>
                <w:sz w:val="22"/>
                <w:szCs w:val="22"/>
              </w:rPr>
              <w:t xml:space="preserve">reference clock </w:t>
            </w:r>
          </w:p>
          <w:p w:rsidR="00727B82" w:rsidRDefault="00DF1C7C">
            <w:pPr>
              <w:spacing w:line="0" w:lineRule="atLeast"/>
              <w:rPr>
                <w:sz w:val="22"/>
                <w:szCs w:val="22"/>
              </w:rPr>
            </w:pPr>
            <w:r>
              <w:rPr>
                <w:sz w:val="22"/>
                <w:szCs w:val="22"/>
              </w:rPr>
              <w:t xml:space="preserve">on the drxp board is </w:t>
            </w:r>
            <w:r w:rsidR="00A007F1">
              <w:rPr>
                <w:rFonts w:hint="eastAsia"/>
                <w:sz w:val="22"/>
                <w:szCs w:val="22"/>
              </w:rPr>
              <w:t xml:space="preserve">properly </w:t>
            </w:r>
            <w:r>
              <w:rPr>
                <w:sz w:val="22"/>
                <w:szCs w:val="22"/>
              </w:rPr>
              <w:t xml:space="preserve">supplied. </w:t>
            </w:r>
            <w:r w:rsidR="00A007F1">
              <w:rPr>
                <w:rFonts w:hint="eastAsia"/>
                <w:sz w:val="22"/>
                <w:szCs w:val="22"/>
              </w:rPr>
              <w:t xml:space="preserve">This information is not </w:t>
            </w:r>
            <w:r>
              <w:rPr>
                <w:sz w:val="22"/>
                <w:szCs w:val="22"/>
              </w:rPr>
              <w:t>related to the input of data.</w:t>
            </w:r>
          </w:p>
          <w:p w:rsidR="00DF1C7C" w:rsidRDefault="00DF1C7C" w:rsidP="005038B9">
            <w:pPr>
              <w:spacing w:line="0" w:lineRule="atLeast"/>
              <w:ind w:firstLineChars="50" w:firstLine="110"/>
              <w:rPr>
                <w:ins w:id="8813" w:author="t_竹沢 公佑" w:date="2019-09-18T15:15:00Z"/>
                <w:rFonts w:cs="Times New Roman"/>
                <w:sz w:val="22"/>
                <w:szCs w:val="22"/>
              </w:rPr>
            </w:pPr>
            <w:r>
              <w:rPr>
                <w:rFonts w:cs="Times New Roman" w:hint="eastAsia"/>
                <w:sz w:val="22"/>
                <w:szCs w:val="22"/>
              </w:rPr>
              <w:t xml:space="preserve">The PLL statuses are always </w:t>
            </w:r>
            <w:r>
              <w:rPr>
                <w:rFonts w:cs="Times New Roman"/>
                <w:sz w:val="22"/>
                <w:szCs w:val="22"/>
              </w:rPr>
              <w:t>monitored</w:t>
            </w:r>
            <w:r>
              <w:rPr>
                <w:rFonts w:cs="Times New Roman" w:hint="eastAsia"/>
                <w:sz w:val="22"/>
                <w:szCs w:val="22"/>
              </w:rPr>
              <w:t xml:space="preserve"> and updated, even if the driver is not loaded or the device is not opened. The sync error statuses are </w:t>
            </w:r>
            <w:r>
              <w:rPr>
                <w:rFonts w:cs="Times New Roman"/>
                <w:sz w:val="22"/>
                <w:szCs w:val="22"/>
              </w:rPr>
              <w:t>monitored</w:t>
            </w:r>
            <w:r>
              <w:rPr>
                <w:rFonts w:cs="Times New Roman" w:hint="eastAsia"/>
                <w:sz w:val="22"/>
                <w:szCs w:val="22"/>
              </w:rPr>
              <w:t xml:space="preserve"> and </w:t>
            </w:r>
            <w:r>
              <w:rPr>
                <w:rFonts w:cs="Times New Roman" w:hint="eastAsia"/>
                <w:sz w:val="22"/>
                <w:szCs w:val="22"/>
              </w:rPr>
              <w:lastRenderedPageBreak/>
              <w:t>updated</w:t>
            </w:r>
            <w:r w:rsidR="00A007F1">
              <w:rPr>
                <w:rFonts w:cs="Times New Roman" w:hint="eastAsia"/>
                <w:sz w:val="22"/>
                <w:szCs w:val="22"/>
              </w:rPr>
              <w:t xml:space="preserve"> </w:t>
            </w:r>
            <w:r>
              <w:rPr>
                <w:rFonts w:cs="Times New Roman" w:hint="eastAsia"/>
                <w:sz w:val="22"/>
                <w:szCs w:val="22"/>
              </w:rPr>
              <w:t>only when driver is opened.</w:t>
            </w:r>
          </w:p>
          <w:p w:rsidR="00535569" w:rsidRPr="00535569" w:rsidRDefault="00535569">
            <w:pPr>
              <w:spacing w:line="0" w:lineRule="atLeast"/>
              <w:rPr>
                <w:ins w:id="8814" w:author="t_竹沢 公佑" w:date="2019-09-18T15:15:00Z"/>
                <w:rFonts w:cs="Times New Roman"/>
                <w:sz w:val="22"/>
                <w:szCs w:val="22"/>
              </w:rPr>
              <w:pPrChange w:id="8815" w:author="t_竹沢 公佑" w:date="2020-12-04T15:50:00Z">
                <w:pPr>
                  <w:spacing w:line="0" w:lineRule="atLeast"/>
                  <w:ind w:firstLineChars="50" w:firstLine="110"/>
                </w:pPr>
              </w:pPrChange>
            </w:pPr>
          </w:p>
          <w:p w:rsidR="001C2F49" w:rsidDel="00535569" w:rsidRDefault="001C2F49">
            <w:pPr>
              <w:spacing w:line="0" w:lineRule="atLeast"/>
              <w:rPr>
                <w:del w:id="8816" w:author="t_竹沢 公佑" w:date="2019-09-18T15:16:00Z"/>
                <w:b/>
                <w:bCs/>
                <w:sz w:val="22"/>
                <w:szCs w:val="22"/>
              </w:rPr>
            </w:pPr>
            <w:ins w:id="8817" w:author="t_竹沢 公佑" w:date="2019-09-18T15:15:00Z">
              <w:r>
                <w:rPr>
                  <w:rFonts w:cs="Times New Roman" w:hint="eastAsia"/>
                  <w:sz w:val="22"/>
                  <w:szCs w:val="22"/>
                </w:rPr>
                <w:t xml:space="preserve">(*1) </w:t>
              </w:r>
              <w:r>
                <w:rPr>
                  <w:rFonts w:hint="eastAsia"/>
                  <w:bCs/>
                  <w:sz w:val="22"/>
                  <w:szCs w:val="22"/>
                </w:rPr>
                <w:t xml:space="preserve">This </w:t>
              </w:r>
            </w:ins>
            <w:ins w:id="8818" w:author="t_竹沢 公佑" w:date="2019-10-07T03:13:00Z">
              <w:r w:rsidR="008600B4">
                <w:rPr>
                  <w:rFonts w:hint="eastAsia"/>
                  <w:bCs/>
                  <w:sz w:val="22"/>
                  <w:szCs w:val="22"/>
                </w:rPr>
                <w:t xml:space="preserve">command </w:t>
              </w:r>
            </w:ins>
            <w:ins w:id="8819" w:author="t_竹沢 公佑" w:date="2019-09-18T15:15:00Z">
              <w:r>
                <w:rPr>
                  <w:rFonts w:hint="eastAsia"/>
                  <w:bCs/>
                  <w:sz w:val="22"/>
                  <w:szCs w:val="22"/>
                </w:rPr>
                <w:t>just reads a FPGA</w:t>
              </w:r>
              <w:r>
                <w:rPr>
                  <w:bCs/>
                  <w:sz w:val="22"/>
                  <w:szCs w:val="22"/>
                </w:rPr>
                <w:t>’</w:t>
              </w:r>
              <w:r>
                <w:rPr>
                  <w:rFonts w:hint="eastAsia"/>
                  <w:bCs/>
                  <w:sz w:val="22"/>
                  <w:szCs w:val="22"/>
                </w:rPr>
                <w:t>s internal register. If there is an error in the physical layer, it sets EIO to errno. For the timeout value</w:t>
              </w:r>
            </w:ins>
            <w:ins w:id="8820" w:author="t_竹沢 公佑" w:date="2019-09-18T15:16:00Z">
              <w:r>
                <w:rPr>
                  <w:rFonts w:hint="eastAsia"/>
                  <w:bCs/>
                  <w:sz w:val="22"/>
                  <w:szCs w:val="22"/>
                </w:rPr>
                <w:t xml:space="preserve"> of physical</w:t>
              </w:r>
            </w:ins>
            <w:ins w:id="8821" w:author="t_竹沢 公佑" w:date="2019-09-18T15:27:00Z">
              <w:r w:rsidR="00126160">
                <w:rPr>
                  <w:rFonts w:hint="eastAsia"/>
                  <w:bCs/>
                  <w:sz w:val="22"/>
                  <w:szCs w:val="22"/>
                </w:rPr>
                <w:t xml:space="preserve"> layer</w:t>
              </w:r>
            </w:ins>
            <w:ins w:id="8822" w:author="t_竹沢 公佑" w:date="2019-09-18T15:15:00Z">
              <w:r>
                <w:rPr>
                  <w:rFonts w:hint="eastAsia"/>
                  <w:bCs/>
                  <w:sz w:val="22"/>
                  <w:szCs w:val="22"/>
                </w:rPr>
                <w:t xml:space="preserve">,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8823" w:author="t_竹沢 公佑" w:date="2019-09-18T15:15:00Z">
              <w:r w:rsidRPr="0056709F">
                <w:rPr>
                  <w:b/>
                  <w:bCs/>
                  <w:sz w:val="22"/>
                  <w:szCs w:val="22"/>
                </w:rPr>
                <w:fldChar w:fldCharType="separate"/>
              </w:r>
            </w:ins>
            <w:ins w:id="8824" w:author="t_竹沢 公佑" w:date="2021-02-02T17:29:00Z">
              <w:r w:rsidR="000B4FA1">
                <w:rPr>
                  <w:b/>
                  <w:bCs/>
                  <w:sz w:val="22"/>
                  <w:szCs w:val="22"/>
                </w:rPr>
                <w:t>5.5</w:t>
              </w:r>
            </w:ins>
            <w:ins w:id="8825" w:author="t_竹沢 公佑" w:date="2019-09-18T15:15: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8826" w:author="t_竹沢 公佑" w:date="2019-09-18T15:15:00Z">
              <w:r w:rsidRPr="0056709F">
                <w:rPr>
                  <w:b/>
                  <w:bCs/>
                  <w:sz w:val="22"/>
                  <w:szCs w:val="22"/>
                </w:rPr>
                <w:fldChar w:fldCharType="separate"/>
              </w:r>
            </w:ins>
            <w:ins w:id="8827" w:author="t_竹沢 公佑" w:date="2021-02-02T17:29:00Z">
              <w:r w:rsidR="000B4FA1" w:rsidRPr="000B4FA1">
                <w:rPr>
                  <w:b/>
                  <w:u w:val="single"/>
                  <w:rPrChange w:id="8828" w:author="t_竹沢 公佑" w:date="2021-02-02T17:29:00Z">
                    <w:rPr>
                      <w:u w:val="single"/>
                    </w:rPr>
                  </w:rPrChange>
                </w:rPr>
                <w:t>ioctl</w:t>
              </w:r>
            </w:ins>
            <w:ins w:id="8829" w:author="t_竹沢 公佑" w:date="2019-09-18T15:15:00Z">
              <w:r w:rsidRPr="0056709F">
                <w:rPr>
                  <w:b/>
                  <w:bCs/>
                  <w:sz w:val="22"/>
                  <w:szCs w:val="22"/>
                </w:rPr>
                <w:fldChar w:fldCharType="end"/>
              </w:r>
              <w:r w:rsidRPr="0056709F">
                <w:rPr>
                  <w:b/>
                  <w:bCs/>
                  <w:sz w:val="22"/>
                  <w:szCs w:val="22"/>
                </w:rPr>
                <w:t>”</w:t>
              </w:r>
              <w:r>
                <w:rPr>
                  <w:rFonts w:hint="eastAsia"/>
                  <w:b/>
                  <w:bCs/>
                  <w:sz w:val="22"/>
                  <w:szCs w:val="22"/>
                </w:rPr>
                <w:t>.</w:t>
              </w:r>
            </w:ins>
          </w:p>
          <w:p w:rsidR="00535569" w:rsidRDefault="00535569">
            <w:pPr>
              <w:spacing w:line="0" w:lineRule="atLeast"/>
              <w:rPr>
                <w:ins w:id="8830" w:author="t_竹沢 公佑" w:date="2020-12-04T15:53:00Z"/>
                <w:b/>
                <w:bCs/>
                <w:sz w:val="22"/>
                <w:szCs w:val="22"/>
              </w:rPr>
              <w:pPrChange w:id="8831" w:author="t_竹沢 公佑" w:date="2020-12-04T15:53:00Z">
                <w:pPr>
                  <w:spacing w:line="0" w:lineRule="atLeast"/>
                  <w:ind w:firstLineChars="50" w:firstLine="110"/>
                </w:pPr>
              </w:pPrChange>
            </w:pPr>
          </w:p>
          <w:p w:rsidR="00535569" w:rsidRDefault="00535569" w:rsidP="005038B9">
            <w:pPr>
              <w:spacing w:line="0" w:lineRule="atLeast"/>
              <w:ind w:firstLineChars="50" w:firstLine="110"/>
              <w:rPr>
                <w:ins w:id="8832" w:author="t_竹沢 公佑" w:date="2020-12-04T15:53:00Z"/>
                <w:b/>
                <w:bCs/>
                <w:sz w:val="22"/>
                <w:szCs w:val="22"/>
              </w:rPr>
            </w:pPr>
          </w:p>
          <w:p w:rsidR="00535569" w:rsidRDefault="00535569" w:rsidP="00535569">
            <w:pPr>
              <w:spacing w:line="0" w:lineRule="atLeast"/>
              <w:rPr>
                <w:ins w:id="8833" w:author="t_竹沢 公佑" w:date="2020-12-04T15:53:00Z"/>
                <w:rFonts w:cs="Times New Roman"/>
                <w:sz w:val="22"/>
                <w:szCs w:val="22"/>
              </w:rPr>
            </w:pPr>
            <w:ins w:id="8834" w:author="t_竹沢 公佑" w:date="2020-12-04T15:53:00Z">
              <w:r>
                <w:rPr>
                  <w:rFonts w:cs="Times New Roman" w:hint="eastAsia"/>
                  <w:sz w:val="22"/>
                  <w:szCs w:val="22"/>
                </w:rPr>
                <w:t>(*2)</w:t>
              </w:r>
            </w:ins>
          </w:p>
          <w:p w:rsidR="00EC1725" w:rsidRDefault="000C5B25">
            <w:pPr>
              <w:spacing w:line="0" w:lineRule="atLeast"/>
              <w:rPr>
                <w:ins w:id="8835" w:author="t_竹沢 公佑" w:date="2020-12-04T15:59:00Z"/>
                <w:rFonts w:cs="Times New Roman"/>
                <w:sz w:val="22"/>
                <w:szCs w:val="22"/>
              </w:rPr>
            </w:pPr>
            <w:ins w:id="8836" w:author="t_竹沢 公佑" w:date="2020-12-04T15:59:00Z">
              <w:r w:rsidRPr="000C5B25">
                <w:rPr>
                  <w:rFonts w:cs="Times New Roman"/>
                  <w:sz w:val="22"/>
                  <w:szCs w:val="22"/>
                </w:rPr>
                <w:t>When using with production DRXP, these values sometimes are meaningless. When the user application calls this function from IF1, DDR clock (200 MHz) PLL 2 alarm is pointless. Also, it calls this function from IF2. DDR clock (200 MHz) PLL 1 alarm is meaningless. The device driver 2.0.7 or older sometimes sets alarm status when alarm status does not occur. Please ignore the meaningless value. In the device driver 2.0.8 or later, it sets 0 to the meaningless value.</w:t>
              </w:r>
            </w:ins>
          </w:p>
          <w:p w:rsidR="000C5B25" w:rsidRPr="00F411DC" w:rsidRDefault="000C5B25">
            <w:pPr>
              <w:spacing w:line="0" w:lineRule="atLeast"/>
              <w:rPr>
                <w:rFonts w:cs="Times New Roman"/>
                <w:sz w:val="22"/>
                <w:szCs w:val="22"/>
              </w:rPr>
            </w:pPr>
          </w:p>
        </w:tc>
      </w:tr>
      <w:tr w:rsidR="00226376" w:rsidRPr="00226376" w:rsidTr="002910DD">
        <w:tc>
          <w:tcPr>
            <w:tcW w:w="2376" w:type="dxa"/>
            <w:gridSpan w:val="2"/>
            <w:tcBorders>
              <w:top w:val="single" w:sz="4" w:space="0" w:color="auto"/>
              <w:left w:val="single" w:sz="4" w:space="0" w:color="auto"/>
              <w:bottom w:val="single" w:sz="4" w:space="0" w:color="auto"/>
              <w:right w:val="single" w:sz="4" w:space="0" w:color="auto"/>
            </w:tcBorders>
            <w:tcPrChange w:id="8837" w:author="s_佐野 光" w:date="2019-08-21T09:59:00Z">
              <w:tcPr>
                <w:tcW w:w="2376" w:type="dxa"/>
                <w:gridSpan w:val="2"/>
                <w:tcBorders>
                  <w:top w:val="single" w:sz="4" w:space="0" w:color="auto"/>
                  <w:left w:val="single" w:sz="4" w:space="0" w:color="auto"/>
                  <w:bottom w:val="single" w:sz="4" w:space="0" w:color="auto"/>
                  <w:right w:val="single" w:sz="4" w:space="0" w:color="auto"/>
                </w:tcBorders>
              </w:tcPr>
            </w:tcPrChange>
          </w:tcPr>
          <w:p w:rsidR="00226376" w:rsidRDefault="005B68C4" w:rsidP="008D42B9">
            <w:pPr>
              <w:spacing w:line="0" w:lineRule="atLeast"/>
              <w:ind w:right="1020"/>
              <w:rPr>
                <w:rFonts w:cs="Times New Roman"/>
                <w:sz w:val="22"/>
                <w:szCs w:val="22"/>
              </w:rPr>
            </w:pPr>
            <w:r>
              <w:rPr>
                <w:rFonts w:cs="Times New Roman" w:hint="eastAsia"/>
                <w:sz w:val="22"/>
                <w:szCs w:val="22"/>
              </w:rPr>
              <w:lastRenderedPageBreak/>
              <w:t>E</w:t>
            </w:r>
            <w:r w:rsidR="00226376">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Change w:id="8838" w:author="s_佐野 光" w:date="2019-08-21T09:59:00Z">
              <w:tcPr>
                <w:tcW w:w="7513" w:type="dxa"/>
                <w:gridSpan w:val="3"/>
                <w:tcBorders>
                  <w:top w:val="single" w:sz="4" w:space="0" w:color="auto"/>
                  <w:left w:val="single" w:sz="4" w:space="0" w:color="auto"/>
                  <w:bottom w:val="single" w:sz="4" w:space="0" w:color="auto"/>
                  <w:right w:val="single" w:sz="4" w:space="0" w:color="auto"/>
                </w:tcBorders>
              </w:tcPr>
            </w:tcPrChange>
          </w:tcPr>
          <w:p w:rsidR="00226376" w:rsidRDefault="00226376" w:rsidP="00226376">
            <w:pPr>
              <w:spacing w:line="0" w:lineRule="atLeast"/>
              <w:ind w:right="1020"/>
              <w:rPr>
                <w:bCs/>
                <w:sz w:val="22"/>
                <w:szCs w:val="22"/>
              </w:rPr>
            </w:pPr>
            <w:r>
              <w:rPr>
                <w:rFonts w:hint="eastAsia"/>
                <w:bCs/>
                <w:sz w:val="22"/>
                <w:szCs w:val="22"/>
              </w:rPr>
              <w:t>EIO</w:t>
            </w:r>
          </w:p>
          <w:p w:rsidR="00226376" w:rsidRDefault="00226376" w:rsidP="00226376">
            <w:pPr>
              <w:spacing w:line="0" w:lineRule="atLeast"/>
              <w:ind w:right="1020" w:firstLineChars="50" w:firstLine="110"/>
              <w:rPr>
                <w:ins w:id="8839" w:author="t_竹沢 公佑" w:date="2019-09-18T15:16:00Z"/>
                <w:bCs/>
                <w:sz w:val="22"/>
                <w:szCs w:val="22"/>
              </w:rPr>
            </w:pPr>
            <w:r>
              <w:rPr>
                <w:rFonts w:hint="eastAsia"/>
                <w:bCs/>
                <w:sz w:val="22"/>
                <w:szCs w:val="22"/>
              </w:rPr>
              <w:t xml:space="preserve">When </w:t>
            </w:r>
            <w:ins w:id="8840" w:author="t_竹沢 公佑" w:date="2019-10-07T03:13:00Z">
              <w:r w:rsidR="008600B4">
                <w:rPr>
                  <w:rFonts w:hint="eastAsia"/>
                  <w:bCs/>
                  <w:sz w:val="22"/>
                  <w:szCs w:val="22"/>
                </w:rPr>
                <w:t xml:space="preserve">this command </w:t>
              </w:r>
            </w:ins>
            <w:r>
              <w:rPr>
                <w:rFonts w:hint="eastAsia"/>
                <w:bCs/>
                <w:sz w:val="22"/>
                <w:szCs w:val="22"/>
              </w:rPr>
              <w:t>fail</w:t>
            </w:r>
            <w:ins w:id="8841" w:author="t_竹沢 公佑" w:date="2019-10-07T03:13:00Z">
              <w:r w:rsidR="008600B4">
                <w:rPr>
                  <w:rFonts w:hint="eastAsia"/>
                  <w:bCs/>
                  <w:sz w:val="22"/>
                  <w:szCs w:val="22"/>
                </w:rPr>
                <w:t>s</w:t>
              </w:r>
            </w:ins>
            <w:r>
              <w:rPr>
                <w:rFonts w:hint="eastAsia"/>
                <w:bCs/>
                <w:sz w:val="22"/>
                <w:szCs w:val="22"/>
              </w:rPr>
              <w:t xml:space="preserve"> to read or write internal register.</w:t>
            </w:r>
          </w:p>
          <w:p w:rsidR="001C2F49" w:rsidRDefault="001C2F49">
            <w:pPr>
              <w:spacing w:line="0" w:lineRule="atLeast"/>
              <w:ind w:right="1020" w:firstLineChars="50" w:firstLine="110"/>
              <w:rPr>
                <w:ins w:id="8842" w:author="t_竹沢 公佑" w:date="2019-09-18T15:17:00Z"/>
                <w:bCs/>
                <w:sz w:val="22"/>
                <w:szCs w:val="22"/>
              </w:rPr>
              <w:pPrChange w:id="8843" w:author="t_竹沢 公佑" w:date="2019-09-18T15:17:00Z">
                <w:pPr>
                  <w:spacing w:line="0" w:lineRule="atLeast"/>
                  <w:ind w:right="1020" w:firstLineChars="200" w:firstLine="440"/>
                </w:pPr>
              </w:pPrChange>
            </w:pPr>
            <w:ins w:id="8844" w:author="t_竹沢 公佑" w:date="2019-09-18T15:16:00Z">
              <w:r w:rsidRPr="00A033B7">
                <w:rPr>
                  <w:bCs/>
                  <w:sz w:val="22"/>
                  <w:szCs w:val="22"/>
                </w:rPr>
                <w:t>This errno means device driver can't control the device.</w:t>
              </w:r>
            </w:ins>
          </w:p>
          <w:p w:rsidR="001C2F49" w:rsidRDefault="001C2F49">
            <w:pPr>
              <w:spacing w:line="0" w:lineRule="atLeast"/>
              <w:ind w:right="1020" w:firstLineChars="50" w:firstLine="110"/>
              <w:rPr>
                <w:ins w:id="8845" w:author="t_竹沢 公佑" w:date="2019-09-18T15:17:00Z"/>
                <w:bCs/>
                <w:sz w:val="22"/>
                <w:szCs w:val="22"/>
              </w:rPr>
              <w:pPrChange w:id="8846" w:author="t_竹沢 公佑" w:date="2019-09-18T15:17:00Z">
                <w:pPr>
                  <w:spacing w:line="0" w:lineRule="atLeast"/>
                  <w:ind w:right="1020" w:firstLineChars="200" w:firstLine="440"/>
                </w:pPr>
              </w:pPrChange>
            </w:pPr>
            <w:ins w:id="8847" w:author="t_竹沢 公佑" w:date="2019-09-18T15:16:00Z">
              <w:r w:rsidRPr="00A033B7">
                <w:rPr>
                  <w:bCs/>
                  <w:sz w:val="22"/>
                  <w:szCs w:val="22"/>
                </w:rPr>
                <w:t xml:space="preserve">If this </w:t>
              </w:r>
              <w:r w:rsidR="00AA1052">
                <w:rPr>
                  <w:bCs/>
                  <w:sz w:val="22"/>
                  <w:szCs w:val="22"/>
                </w:rPr>
                <w:t>error occur</w:t>
              </w:r>
              <w:r w:rsidRPr="00A033B7">
                <w:rPr>
                  <w:bCs/>
                  <w:sz w:val="22"/>
                  <w:szCs w:val="22"/>
                </w:rPr>
                <w:t>s often, it may be hardware error is happen</w:t>
              </w:r>
            </w:ins>
            <w:ins w:id="8848" w:author="t_竹沢 公佑" w:date="2019-10-05T17:03:00Z">
              <w:r w:rsidR="00AA1052">
                <w:rPr>
                  <w:rFonts w:hint="eastAsia"/>
                  <w:bCs/>
                  <w:sz w:val="22"/>
                  <w:szCs w:val="22"/>
                </w:rPr>
                <w:t>e</w:t>
              </w:r>
            </w:ins>
            <w:ins w:id="8849" w:author="t_竹沢 公佑" w:date="2019-09-18T15:16:00Z">
              <w:r w:rsidRPr="00A033B7">
                <w:rPr>
                  <w:bCs/>
                  <w:sz w:val="22"/>
                  <w:szCs w:val="22"/>
                </w:rPr>
                <w:t>d.</w:t>
              </w:r>
            </w:ins>
          </w:p>
          <w:p w:rsidR="00C35BBA" w:rsidRPr="00F411DC" w:rsidRDefault="001C2F49">
            <w:pPr>
              <w:spacing w:line="0" w:lineRule="atLeast"/>
              <w:ind w:right="1020" w:firstLineChars="50" w:firstLine="110"/>
              <w:rPr>
                <w:bCs/>
                <w:sz w:val="22"/>
                <w:szCs w:val="22"/>
              </w:rPr>
            </w:pPr>
            <w:ins w:id="8850" w:author="t_竹沢 公佑" w:date="2019-09-18T15:16:00Z">
              <w:r w:rsidRPr="00A033B7">
                <w:rPr>
                  <w:bCs/>
                  <w:sz w:val="22"/>
                  <w:szCs w:val="22"/>
                </w:rPr>
                <w:t>Please execute cold-reboot and try again.</w:t>
              </w:r>
            </w:ins>
          </w:p>
        </w:tc>
      </w:tr>
    </w:tbl>
    <w:p w:rsidR="00DF1C7C" w:rsidRPr="00226376" w:rsidRDefault="00DF1C7C">
      <w:pPr>
        <w:spacing w:line="0" w:lineRule="atLeast"/>
        <w:ind w:right="1020"/>
        <w:rPr>
          <w:lang w:val="en"/>
        </w:rPr>
      </w:pPr>
    </w:p>
    <w:p w:rsidR="00DF1C7C" w:rsidRDefault="00DF1C7C">
      <w:pPr>
        <w:spacing w:line="0" w:lineRule="atLeast"/>
        <w:ind w:right="1020"/>
      </w:pPr>
      <w:r>
        <w:br w:type="page"/>
      </w:r>
    </w:p>
    <w:p w:rsidR="00DF1C7C" w:rsidRDefault="00DF1C7C" w:rsidP="00B862C9">
      <w:pPr>
        <w:pStyle w:val="3"/>
      </w:pPr>
      <w:bookmarkStart w:id="8851" w:name="_Ref46737442"/>
      <w:bookmarkStart w:id="8852" w:name="_Ref46737447"/>
      <w:bookmarkStart w:id="8853" w:name="_Toc63179441"/>
      <w:r>
        <w:t>GET_</w:t>
      </w:r>
      <w:r>
        <w:rPr>
          <w:rFonts w:hint="eastAsia"/>
        </w:rPr>
        <w:t>DFR_VOLTAGE_STATUS</w:t>
      </w:r>
      <w:bookmarkEnd w:id="8851"/>
      <w:bookmarkEnd w:id="8852"/>
      <w:bookmarkEnd w:id="88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4"/>
        <w:gridCol w:w="2126"/>
        <w:gridCol w:w="1843"/>
      </w:tblGrid>
      <w:tr w:rsidR="00DF1C7C">
        <w:tc>
          <w:tcPr>
            <w:tcW w:w="2376"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544" w:type="dxa"/>
          </w:tcPr>
          <w:p w:rsidR="00DF1C7C" w:rsidRDefault="00DF1C7C">
            <w:pPr>
              <w:spacing w:line="0" w:lineRule="atLeast"/>
              <w:ind w:right="-108"/>
              <w:rPr>
                <w:sz w:val="22"/>
                <w:szCs w:val="22"/>
              </w:rPr>
            </w:pPr>
            <w:r>
              <w:rPr>
                <w:sz w:val="22"/>
                <w:szCs w:val="22"/>
              </w:rPr>
              <w:t>GET_DFR_VOL_STS_ID</w:t>
            </w:r>
          </w:p>
        </w:tc>
        <w:tc>
          <w:tcPr>
            <w:tcW w:w="2126" w:type="dxa"/>
          </w:tcPr>
          <w:p w:rsidR="00DF1C7C" w:rsidRDefault="00DF1C7C">
            <w:pPr>
              <w:spacing w:line="0" w:lineRule="atLeast"/>
              <w:ind w:right="-108"/>
              <w:rPr>
                <w:sz w:val="22"/>
                <w:szCs w:val="22"/>
              </w:rPr>
            </w:pPr>
            <w:r>
              <w:rPr>
                <w:rFonts w:hint="eastAsia"/>
                <w:sz w:val="22"/>
                <w:szCs w:val="22"/>
              </w:rPr>
              <w:t>0x0000 3802</w:t>
            </w:r>
          </w:p>
        </w:tc>
        <w:tc>
          <w:tcPr>
            <w:tcW w:w="1843" w:type="dxa"/>
          </w:tcPr>
          <w:p w:rsidR="00DF1C7C" w:rsidRDefault="00DF1C7C">
            <w:pPr>
              <w:spacing w:line="0" w:lineRule="atLeast"/>
              <w:ind w:right="1020"/>
              <w:rPr>
                <w:sz w:val="22"/>
                <w:szCs w:val="22"/>
              </w:rPr>
            </w:pPr>
          </w:p>
        </w:tc>
      </w:tr>
      <w:tr w:rsidR="00DF1C7C">
        <w:tc>
          <w:tcPr>
            <w:tcW w:w="2376" w:type="dxa"/>
            <w:gridSpan w:val="2"/>
          </w:tcPr>
          <w:p w:rsidR="00DF1C7C" w:rsidRDefault="00DF1C7C">
            <w:pPr>
              <w:spacing w:line="0" w:lineRule="atLeast"/>
              <w:ind w:right="1020"/>
              <w:rPr>
                <w:sz w:val="22"/>
                <w:szCs w:val="22"/>
              </w:rPr>
            </w:pPr>
            <w:r>
              <w:rPr>
                <w:rFonts w:cs="Times New Roman"/>
                <w:sz w:val="22"/>
                <w:szCs w:val="22"/>
              </w:rPr>
              <w:t>Description</w:t>
            </w:r>
          </w:p>
        </w:tc>
        <w:tc>
          <w:tcPr>
            <w:tcW w:w="7513" w:type="dxa"/>
            <w:gridSpan w:val="3"/>
          </w:tcPr>
          <w:p w:rsidR="005E2AA5" w:rsidRDefault="00DF1C7C" w:rsidP="005E2AA5">
            <w:pPr>
              <w:widowControl w:val="0"/>
              <w:autoSpaceDE w:val="0"/>
              <w:autoSpaceDN w:val="0"/>
              <w:adjustRightInd w:val="0"/>
              <w:spacing w:line="0" w:lineRule="atLeast"/>
              <w:rPr>
                <w:rFonts w:cs="Times New Roman"/>
                <w:sz w:val="22"/>
                <w:szCs w:val="22"/>
              </w:rPr>
            </w:pPr>
            <w:r>
              <w:rPr>
                <w:rFonts w:cs="Times New Roman"/>
                <w:sz w:val="22"/>
                <w:szCs w:val="22"/>
              </w:rPr>
              <w:t xml:space="preserve">Read </w:t>
            </w:r>
            <w:r>
              <w:rPr>
                <w:rFonts w:cs="Times New Roman" w:hint="eastAsia"/>
                <w:sz w:val="22"/>
                <w:szCs w:val="22"/>
              </w:rPr>
              <w:t xml:space="preserve">the </w:t>
            </w:r>
            <w:r>
              <w:rPr>
                <w:rFonts w:cs="Times New Roman"/>
                <w:sz w:val="22"/>
                <w:szCs w:val="22"/>
              </w:rPr>
              <w:t>voltage status.</w:t>
            </w:r>
            <w:r w:rsidR="005E2AA5">
              <w:rPr>
                <w:rFonts w:cs="Times New Roman"/>
                <w:sz w:val="22"/>
                <w:szCs w:val="22"/>
              </w:rPr>
              <w:t xml:space="preserve"> </w:t>
            </w:r>
          </w:p>
          <w:p w:rsidR="00DF1C7C" w:rsidRDefault="00DF1C7C">
            <w:pPr>
              <w:widowControl w:val="0"/>
              <w:autoSpaceDE w:val="0"/>
              <w:autoSpaceDN w:val="0"/>
              <w:adjustRightInd w:val="0"/>
              <w:spacing w:line="0" w:lineRule="atLeast"/>
              <w:rPr>
                <w:rFonts w:cs="Times New Roman"/>
                <w:sz w:val="22"/>
                <w:szCs w:val="22"/>
              </w:rPr>
            </w:pPr>
            <w:r>
              <w:rPr>
                <w:rFonts w:cs="Times New Roman"/>
                <w:sz w:val="22"/>
                <w:szCs w:val="22"/>
              </w:rPr>
              <w:t xml:space="preserve">Each bit is </w:t>
            </w:r>
            <w:r>
              <w:rPr>
                <w:rFonts w:cs="Times New Roman" w:hint="eastAsia"/>
                <w:sz w:val="22"/>
                <w:szCs w:val="22"/>
              </w:rPr>
              <w:t>1</w:t>
            </w:r>
            <w:r>
              <w:rPr>
                <w:rFonts w:cs="Times New Roman"/>
                <w:sz w:val="22"/>
                <w:szCs w:val="22"/>
              </w:rPr>
              <w:t xml:space="preserve"> for alarm and </w:t>
            </w:r>
            <w:r>
              <w:rPr>
                <w:rFonts w:cs="Times New Roman" w:hint="eastAsia"/>
                <w:sz w:val="22"/>
                <w:szCs w:val="22"/>
              </w:rPr>
              <w:t>0</w:t>
            </w:r>
            <w:r>
              <w:rPr>
                <w:rFonts w:cs="Times New Roman"/>
                <w:sz w:val="22"/>
                <w:szCs w:val="22"/>
              </w:rPr>
              <w:t xml:space="preserve"> for normal. The alarm status is latched until it</w:t>
            </w:r>
            <w:r>
              <w:rPr>
                <w:rFonts w:cs="Times New Roman" w:hint="eastAsia"/>
                <w:sz w:val="22"/>
                <w:szCs w:val="22"/>
              </w:rPr>
              <w:t xml:space="preserve"> </w:t>
            </w:r>
            <w:r>
              <w:rPr>
                <w:rFonts w:cs="Times New Roman"/>
                <w:sz w:val="22"/>
                <w:szCs w:val="22"/>
              </w:rPr>
              <w:t xml:space="preserve">is cleared by </w:t>
            </w:r>
            <w:r w:rsidR="00FD7F5E">
              <w:rPr>
                <w:rFonts w:cs="Times New Roman"/>
                <w:sz w:val="22"/>
                <w:szCs w:val="22"/>
              </w:rPr>
              <w:t>RESET_DFR</w:t>
            </w:r>
            <w:r w:rsidR="00693CB8">
              <w:rPr>
                <w:rFonts w:cs="Times New Roman" w:hint="eastAsia"/>
                <w:sz w:val="22"/>
                <w:szCs w:val="22"/>
              </w:rPr>
              <w:t xml:space="preserve"> with register reset flag</w:t>
            </w:r>
            <w:r>
              <w:rPr>
                <w:rFonts w:cs="Times New Roman"/>
                <w:sz w:val="22"/>
                <w:szCs w:val="22"/>
              </w:rPr>
              <w:t xml:space="preserve">. All bits </w:t>
            </w:r>
            <w:ins w:id="8854" w:author="t_竹沢 公佑" w:date="2019-10-05T15:21:00Z">
              <w:r w:rsidR="00FB4E9D">
                <w:rPr>
                  <w:rFonts w:cs="Times New Roman" w:hint="eastAsia"/>
                  <w:sz w:val="22"/>
                  <w:szCs w:val="22"/>
                </w:rPr>
                <w:t xml:space="preserve">are set to </w:t>
              </w:r>
            </w:ins>
            <w:del w:id="8855" w:author="t_竹沢 公佑" w:date="2019-10-05T15:21:00Z">
              <w:r w:rsidDel="00FB4E9D">
                <w:rPr>
                  <w:rFonts w:cs="Times New Roman"/>
                  <w:sz w:val="22"/>
                  <w:szCs w:val="22"/>
                </w:rPr>
                <w:delText xml:space="preserve">will be </w:delText>
              </w:r>
            </w:del>
            <w:r>
              <w:rPr>
                <w:rFonts w:cs="Times New Roman" w:hint="eastAsia"/>
                <w:sz w:val="22"/>
                <w:szCs w:val="22"/>
              </w:rPr>
              <w:t>0</w:t>
            </w:r>
            <w:r>
              <w:rPr>
                <w:rFonts w:cs="Times New Roman"/>
                <w:sz w:val="22"/>
                <w:szCs w:val="22"/>
              </w:rPr>
              <w:t xml:space="preserve"> after </w:t>
            </w:r>
            <w:r w:rsidR="00FD7F5E">
              <w:rPr>
                <w:rFonts w:cs="Times New Roman"/>
                <w:sz w:val="22"/>
                <w:szCs w:val="22"/>
              </w:rPr>
              <w:t>RESET_DFR</w:t>
            </w:r>
            <w:r>
              <w:rPr>
                <w:rFonts w:cs="Times New Roman"/>
                <w:sz w:val="22"/>
                <w:szCs w:val="22"/>
              </w:rPr>
              <w:t xml:space="preserve"> if </w:t>
            </w:r>
            <w:r>
              <w:rPr>
                <w:rFonts w:cs="Times New Roman" w:hint="eastAsia"/>
                <w:sz w:val="22"/>
                <w:szCs w:val="22"/>
              </w:rPr>
              <w:t xml:space="preserve">there are </w:t>
            </w:r>
            <w:r>
              <w:rPr>
                <w:rFonts w:cs="Times New Roman"/>
                <w:sz w:val="22"/>
                <w:szCs w:val="22"/>
              </w:rPr>
              <w:t>no errors.</w:t>
            </w:r>
            <w:del w:id="8856" w:author="t_竹沢 公佑" w:date="2019-10-05T15:21:00Z">
              <w:r w:rsidDel="00FB4E9D">
                <w:rPr>
                  <w:rFonts w:cs="Times New Roman" w:hint="eastAsia"/>
                  <w:sz w:val="22"/>
                  <w:szCs w:val="22"/>
                </w:rPr>
                <w:delText xml:space="preserve"> </w:delText>
              </w:r>
            </w:del>
            <w:ins w:id="8857" w:author="t_竹沢 公佑" w:date="2019-10-05T15:21:00Z">
              <w:r w:rsidR="00FB4E9D">
                <w:rPr>
                  <w:rFonts w:cs="Times New Roman" w:hint="eastAsia"/>
                  <w:sz w:val="22"/>
                  <w:szCs w:val="22"/>
                </w:rPr>
                <w:t xml:space="preserve"> Otherwise</w:t>
              </w:r>
            </w:ins>
            <w:del w:id="8858" w:author="t_竹沢 公佑" w:date="2019-10-05T15:21:00Z">
              <w:r w:rsidDel="00FB4E9D">
                <w:rPr>
                  <w:rFonts w:cs="Times New Roman"/>
                  <w:sz w:val="22"/>
                  <w:szCs w:val="22"/>
                </w:rPr>
                <w:delText xml:space="preserve">If a bit is not cleared to </w:delText>
              </w:r>
              <w:r w:rsidDel="00FB4E9D">
                <w:rPr>
                  <w:rFonts w:cs="Times New Roman" w:hint="eastAsia"/>
                  <w:sz w:val="22"/>
                  <w:szCs w:val="22"/>
                </w:rPr>
                <w:delText>0</w:delText>
              </w:r>
            </w:del>
            <w:r>
              <w:rPr>
                <w:rFonts w:cs="Times New Roman"/>
                <w:sz w:val="22"/>
                <w:szCs w:val="22"/>
              </w:rPr>
              <w:t>, the operator should be notified.</w:t>
            </w:r>
          </w:p>
        </w:tc>
      </w:tr>
      <w:tr w:rsidR="00DF1C7C">
        <w:tc>
          <w:tcPr>
            <w:tcW w:w="2376" w:type="dxa"/>
            <w:gridSpan w:val="2"/>
          </w:tcPr>
          <w:p w:rsidR="00DF1C7C" w:rsidRDefault="00DF1C7C">
            <w:pPr>
              <w:spacing w:line="0" w:lineRule="atLeast"/>
              <w:ind w:right="1020"/>
              <w:rPr>
                <w:sz w:val="22"/>
                <w:szCs w:val="22"/>
              </w:rPr>
            </w:pPr>
            <w:r>
              <w:rPr>
                <w:rFonts w:cs="Times New Roman"/>
                <w:sz w:val="22"/>
                <w:szCs w:val="22"/>
              </w:rPr>
              <w:t>Update Rate</w:t>
            </w:r>
          </w:p>
        </w:tc>
        <w:tc>
          <w:tcPr>
            <w:tcW w:w="7513" w:type="dxa"/>
            <w:gridSpan w:val="3"/>
          </w:tcPr>
          <w:p w:rsidR="00DF1C7C" w:rsidRDefault="00DF1C7C">
            <w:pPr>
              <w:spacing w:line="0" w:lineRule="atLeast"/>
              <w:ind w:right="-108"/>
              <w:rPr>
                <w:sz w:val="22"/>
                <w:szCs w:val="22"/>
              </w:rPr>
            </w:pPr>
            <w:r>
              <w:rPr>
                <w:rFonts w:hint="eastAsia"/>
                <w:sz w:val="22"/>
                <w:szCs w:val="22"/>
              </w:rPr>
              <w:t>Real time</w:t>
            </w:r>
          </w:p>
          <w:p w:rsidR="00423021" w:rsidRDefault="000C117E">
            <w:pPr>
              <w:spacing w:line="0" w:lineRule="atLeast"/>
              <w:ind w:right="-108"/>
              <w:rPr>
                <w:rFonts w:cs="Times New Roman"/>
                <w:sz w:val="22"/>
                <w:szCs w:val="22"/>
              </w:rPr>
            </w:pPr>
            <w:r>
              <w:rPr>
                <w:rFonts w:hint="eastAsia"/>
                <w:sz w:val="22"/>
                <w:szCs w:val="22"/>
              </w:rPr>
              <w:t xml:space="preserve">(FPGA updates these items in real time. Every time this </w:t>
            </w:r>
            <w:ins w:id="8859" w:author="t_竹沢 公佑" w:date="2019-10-07T03:13:00Z">
              <w:r w:rsidR="008600B4">
                <w:rPr>
                  <w:rFonts w:hint="eastAsia"/>
                  <w:sz w:val="22"/>
                  <w:szCs w:val="22"/>
                </w:rPr>
                <w:t>command</w:t>
              </w:r>
            </w:ins>
            <w:del w:id="8860" w:author="t_竹沢 公佑" w:date="2019-10-07T03:13:00Z">
              <w:r w:rsidDel="008600B4">
                <w:rPr>
                  <w:rFonts w:hint="eastAsia"/>
                  <w:sz w:val="22"/>
                  <w:szCs w:val="22"/>
                </w:rPr>
                <w:delText>function</w:delText>
              </w:r>
            </w:del>
            <w:r>
              <w:rPr>
                <w:rFonts w:hint="eastAsia"/>
                <w:sz w:val="22"/>
                <w:szCs w:val="22"/>
              </w:rPr>
              <w:t xml:space="preserve"> is called, it </w:t>
            </w:r>
            <w:ins w:id="8861" w:author="t_竹沢 公佑" w:date="2019-10-07T03:13:00Z">
              <w:r w:rsidR="008600B4">
                <w:rPr>
                  <w:rFonts w:hint="eastAsia"/>
                  <w:sz w:val="22"/>
                  <w:szCs w:val="22"/>
                </w:rPr>
                <w:t>read</w:t>
              </w:r>
            </w:ins>
            <w:del w:id="8862" w:author="t_竹沢 公佑" w:date="2019-10-07T03:13:00Z">
              <w:r w:rsidDel="008600B4">
                <w:rPr>
                  <w:sz w:val="22"/>
                  <w:szCs w:val="22"/>
                </w:rPr>
                <w:delText>retrieve</w:delText>
              </w:r>
            </w:del>
            <w:r>
              <w:rPr>
                <w:rFonts w:hint="eastAsia"/>
                <w:sz w:val="22"/>
                <w:szCs w:val="22"/>
              </w:rPr>
              <w:t>s values from FPGA.)</w:t>
            </w:r>
          </w:p>
        </w:tc>
      </w:tr>
      <w:tr w:rsidR="00DF1C7C">
        <w:tc>
          <w:tcPr>
            <w:tcW w:w="2376" w:type="dxa"/>
            <w:gridSpan w:val="2"/>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DF1C7C" w:rsidRDefault="00DF1C7C">
            <w:pPr>
              <w:spacing w:line="0" w:lineRule="atLeast"/>
              <w:ind w:right="1020"/>
              <w:rPr>
                <w:sz w:val="22"/>
                <w:szCs w:val="22"/>
              </w:rPr>
            </w:pPr>
            <w:r>
              <w:rPr>
                <w:rFonts w:hint="eastAsia"/>
                <w:sz w:val="22"/>
                <w:szCs w:val="22"/>
              </w:rPr>
              <w:t>No</w:t>
            </w:r>
          </w:p>
        </w:tc>
      </w:tr>
      <w:tr w:rsidR="00595E56" w:rsidTr="00596636">
        <w:tc>
          <w:tcPr>
            <w:tcW w:w="2376" w:type="dxa"/>
            <w:gridSpan w:val="2"/>
          </w:tcPr>
          <w:p w:rsidR="00595E56" w:rsidRPr="00A82A62" w:rsidRDefault="00596636" w:rsidP="00596636">
            <w:pPr>
              <w:pStyle w:val="afa"/>
              <w:rPr>
                <w:sz w:val="22"/>
                <w:szCs w:val="22"/>
                <w:rPrChange w:id="8863" w:author="t_竹沢 公佑" w:date="2019-10-05T15:22:00Z">
                  <w:rPr/>
                </w:rPrChange>
              </w:rPr>
            </w:pPr>
            <w:r w:rsidRPr="00A82A62">
              <w:rPr>
                <w:sz w:val="22"/>
                <w:szCs w:val="22"/>
                <w:rPrChange w:id="8864" w:author="t_竹沢 公佑" w:date="2019-10-05T15:22:00Z">
                  <w:rPr/>
                </w:rPrChange>
              </w:rPr>
              <w:t>Synchronization</w:t>
            </w:r>
          </w:p>
        </w:tc>
        <w:tc>
          <w:tcPr>
            <w:tcW w:w="7513" w:type="dxa"/>
            <w:gridSpan w:val="3"/>
          </w:tcPr>
          <w:p w:rsidR="00595E56" w:rsidRPr="00A82A62" w:rsidDel="00D43B19" w:rsidRDefault="009E0F98" w:rsidP="002910DD">
            <w:pPr>
              <w:pStyle w:val="afa"/>
              <w:rPr>
                <w:ins w:id="8865" w:author="s_佐野 光" w:date="2019-08-21T09:59:00Z"/>
                <w:del w:id="8866" w:author="t_竹沢 公佑" w:date="2019-08-23T15:03:00Z"/>
                <w:bCs/>
                <w:sz w:val="22"/>
                <w:szCs w:val="22"/>
              </w:rPr>
            </w:pPr>
            <w:ins w:id="8867" w:author="s_佐野 光" w:date="2019-08-16T15:25:00Z">
              <w:r w:rsidRPr="00A82A62">
                <w:rPr>
                  <w:sz w:val="22"/>
                  <w:szCs w:val="22"/>
                  <w:rPrChange w:id="8868" w:author="t_竹沢 公佑" w:date="2019-10-05T15:22:00Z">
                    <w:rPr/>
                  </w:rPrChange>
                </w:rPr>
                <w:t>S</w:t>
              </w:r>
            </w:ins>
            <w:del w:id="8869" w:author="s_佐野 光" w:date="2019-08-16T15:25:00Z">
              <w:r w:rsidR="00AC7296" w:rsidRPr="00A82A62" w:rsidDel="009E0F98">
                <w:rPr>
                  <w:sz w:val="22"/>
                  <w:szCs w:val="22"/>
                  <w:rPrChange w:id="8870" w:author="t_竹沢 公佑" w:date="2019-10-05T15:22:00Z">
                    <w:rPr/>
                  </w:rPrChange>
                </w:rPr>
                <w:delText>A</w:delText>
              </w:r>
              <w:r w:rsidR="00595E56" w:rsidRPr="00A82A62" w:rsidDel="009E0F98">
                <w:rPr>
                  <w:sz w:val="22"/>
                  <w:szCs w:val="22"/>
                  <w:rPrChange w:id="8871" w:author="t_竹沢 公佑" w:date="2019-10-05T15:22:00Z">
                    <w:rPr/>
                  </w:rPrChange>
                </w:rPr>
                <w:delText>s</w:delText>
              </w:r>
            </w:del>
            <w:r w:rsidR="00595E56" w:rsidRPr="00A82A62">
              <w:rPr>
                <w:sz w:val="22"/>
                <w:szCs w:val="22"/>
                <w:rPrChange w:id="8872" w:author="t_竹沢 公佑" w:date="2019-10-05T15:22:00Z">
                  <w:rPr/>
                </w:rPrChange>
              </w:rPr>
              <w:t>ynchronous</w:t>
            </w:r>
            <w:ins w:id="8873" w:author="t_竹沢 公佑" w:date="2019-09-18T15:22:00Z">
              <w:r w:rsidR="001C2F49" w:rsidRPr="00A82A62">
                <w:rPr>
                  <w:sz w:val="22"/>
                  <w:szCs w:val="22"/>
                  <w:rPrChange w:id="8874" w:author="t_竹沢 公佑" w:date="2019-10-05T15:22:00Z">
                    <w:rPr/>
                  </w:rPrChange>
                </w:rPr>
                <w:t xml:space="preserve"> (*1)</w:t>
              </w:r>
            </w:ins>
            <w:ins w:id="8875" w:author="s_佐野 光" w:date="2019-08-21T09:51:00Z">
              <w:del w:id="8876" w:author="t_竹沢 公佑" w:date="2019-08-23T15:03:00Z">
                <w:r w:rsidR="002027E5" w:rsidRPr="00A82A62" w:rsidDel="00D43B19">
                  <w:rPr>
                    <w:sz w:val="22"/>
                    <w:szCs w:val="22"/>
                    <w:rPrChange w:id="8877" w:author="t_竹沢 公佑" w:date="2019-10-05T15:22:00Z">
                      <w:rPr/>
                    </w:rPrChange>
                  </w:rPr>
                  <w:delText xml:space="preserve"> </w:delText>
                </w:r>
                <w:r w:rsidR="002027E5" w:rsidRPr="00A82A62" w:rsidDel="00D43B19">
                  <w:rPr>
                    <w:bCs/>
                    <w:sz w:val="22"/>
                    <w:szCs w:val="22"/>
                  </w:rPr>
                  <w:delText>(</w:delText>
                </w:r>
                <w:r w:rsidR="00E86ACF" w:rsidRPr="00A82A62" w:rsidDel="00D43B19">
                  <w:rPr>
                    <w:bCs/>
                    <w:sz w:val="22"/>
                    <w:szCs w:val="22"/>
                  </w:rPr>
                  <w:delText>version 2.0.</w:delText>
                </w:r>
              </w:del>
            </w:ins>
            <w:ins w:id="8878" w:author="s_佐野 光" w:date="2019-08-21T16:19:00Z">
              <w:del w:id="8879" w:author="t_竹沢 公佑" w:date="2019-08-23T15:03:00Z">
                <w:r w:rsidR="00E86ACF" w:rsidRPr="00A82A62" w:rsidDel="00D43B19">
                  <w:rPr>
                    <w:bCs/>
                    <w:sz w:val="22"/>
                    <w:szCs w:val="22"/>
                  </w:rPr>
                  <w:delText>3</w:delText>
                </w:r>
              </w:del>
            </w:ins>
            <w:ins w:id="8880" w:author="s_佐野 光" w:date="2019-08-21T09:51:00Z">
              <w:del w:id="8881" w:author="t_竹沢 公佑" w:date="2019-08-23T15:03:00Z">
                <w:r w:rsidR="002027E5" w:rsidRPr="00A82A62" w:rsidDel="00D43B19">
                  <w:rPr>
                    <w:bCs/>
                    <w:sz w:val="22"/>
                    <w:szCs w:val="22"/>
                  </w:rPr>
                  <w:delText xml:space="preserve"> or later)</w:delText>
                </w:r>
              </w:del>
            </w:ins>
          </w:p>
          <w:p w:rsidR="002910DD" w:rsidRPr="00A82A62" w:rsidRDefault="009E74DF" w:rsidP="00AE4678">
            <w:pPr>
              <w:pStyle w:val="afa"/>
              <w:rPr>
                <w:sz w:val="22"/>
                <w:szCs w:val="22"/>
                <w:rPrChange w:id="8882" w:author="t_竹沢 公佑" w:date="2019-10-05T15:22:00Z">
                  <w:rPr/>
                </w:rPrChange>
              </w:rPr>
            </w:pPr>
            <w:ins w:id="8883" w:author="s_佐野 光" w:date="2019-08-21T10:21:00Z">
              <w:del w:id="8884" w:author="t_竹沢 公佑" w:date="2019-08-23T15:03:00Z">
                <w:r w:rsidRPr="00A82A62" w:rsidDel="00D43B19">
                  <w:rPr>
                    <w:sz w:val="22"/>
                    <w:szCs w:val="22"/>
                    <w:rPrChange w:id="8885" w:author="t_竹沢 公佑" w:date="2019-10-05T15:22:00Z">
                      <w:rPr/>
                    </w:rPrChange>
                  </w:rPr>
                  <w:delText xml:space="preserve">In </w:delText>
                </w:r>
                <w:r w:rsidR="00E86ACF" w:rsidRPr="00A82A62" w:rsidDel="00D43B19">
                  <w:rPr>
                    <w:sz w:val="22"/>
                    <w:szCs w:val="22"/>
                    <w:rPrChange w:id="8886" w:author="t_竹沢 公佑" w:date="2019-10-05T15:22:00Z">
                      <w:rPr/>
                    </w:rPrChange>
                  </w:rPr>
                  <w:delText>the case of driver version 2.0.</w:delText>
                </w:r>
              </w:del>
            </w:ins>
            <w:ins w:id="8887" w:author="s_佐野 光" w:date="2019-08-21T16:19:00Z">
              <w:del w:id="8888" w:author="t_竹沢 公佑" w:date="2019-08-23T15:03:00Z">
                <w:r w:rsidR="00E86ACF" w:rsidRPr="00A82A62" w:rsidDel="00D43B19">
                  <w:rPr>
                    <w:sz w:val="22"/>
                    <w:szCs w:val="22"/>
                    <w:rPrChange w:id="8889" w:author="t_竹沢 公佑" w:date="2019-10-05T15:22:00Z">
                      <w:rPr/>
                    </w:rPrChange>
                  </w:rPr>
                  <w:delText>2</w:delText>
                </w:r>
              </w:del>
            </w:ins>
            <w:ins w:id="8890" w:author="s_佐野 光" w:date="2019-08-21T10:21:00Z">
              <w:del w:id="8891" w:author="t_竹沢 公佑" w:date="2019-08-23T15:03:00Z">
                <w:r w:rsidRPr="00A82A62" w:rsidDel="00D43B19">
                  <w:rPr>
                    <w:sz w:val="22"/>
                    <w:szCs w:val="22"/>
                    <w:rPrChange w:id="8892" w:author="t_竹沢 公佑" w:date="2019-10-05T15:22:00Z">
                      <w:rPr/>
                    </w:rPrChange>
                  </w:rPr>
                  <w:delText xml:space="preserve"> or older</w:delText>
                </w:r>
              </w:del>
            </w:ins>
            <w:ins w:id="8893" w:author="s_佐野 光" w:date="2019-08-21T09:59:00Z">
              <w:del w:id="8894" w:author="t_竹沢 公佑" w:date="2019-08-23T15:03:00Z">
                <w:r w:rsidR="002910DD" w:rsidRPr="00A82A62" w:rsidDel="00D43B19">
                  <w:rPr>
                    <w:sz w:val="22"/>
                    <w:szCs w:val="22"/>
                    <w:rPrChange w:id="8895" w:author="t_竹沢 公佑" w:date="2019-10-05T15:22:00Z">
                      <w:rPr/>
                    </w:rPrChange>
                  </w:rPr>
                  <w:delText>, works as asynchronous.</w:delText>
                </w:r>
              </w:del>
            </w:ins>
          </w:p>
        </w:tc>
      </w:tr>
      <w:tr w:rsidR="00D61AA9" w:rsidTr="00AC5086">
        <w:trPr>
          <w:trHeight w:val="190"/>
        </w:trPr>
        <w:tc>
          <w:tcPr>
            <w:tcW w:w="1172" w:type="dxa"/>
            <w:vMerge w:val="restart"/>
          </w:tcPr>
          <w:p w:rsidR="00D61AA9" w:rsidRPr="00A82A62" w:rsidRDefault="00D61AA9" w:rsidP="00AC5086">
            <w:pPr>
              <w:pStyle w:val="afa"/>
              <w:rPr>
                <w:sz w:val="22"/>
                <w:szCs w:val="22"/>
                <w:rPrChange w:id="8896" w:author="t_竹沢 公佑" w:date="2019-10-05T15:22:00Z">
                  <w:rPr/>
                </w:rPrChange>
              </w:rPr>
            </w:pPr>
            <w:r w:rsidRPr="00A82A62">
              <w:rPr>
                <w:sz w:val="22"/>
                <w:szCs w:val="22"/>
                <w:rPrChange w:id="8897" w:author="t_竹沢 公佑" w:date="2019-10-05T15:22:00Z">
                  <w:rPr/>
                </w:rPrChange>
              </w:rPr>
              <w:t>Data</w:t>
            </w:r>
          </w:p>
        </w:tc>
        <w:tc>
          <w:tcPr>
            <w:tcW w:w="1204" w:type="dxa"/>
          </w:tcPr>
          <w:p w:rsidR="00D61AA9" w:rsidRPr="00A82A62" w:rsidRDefault="00D61AA9" w:rsidP="00AC5086">
            <w:pPr>
              <w:rPr>
                <w:sz w:val="22"/>
                <w:szCs w:val="22"/>
                <w:rPrChange w:id="8898" w:author="t_竹沢 公佑" w:date="2019-10-05T15:22:00Z">
                  <w:rPr/>
                </w:rPrChange>
              </w:rPr>
            </w:pPr>
            <w:r w:rsidRPr="00A82A62">
              <w:rPr>
                <w:sz w:val="22"/>
                <w:szCs w:val="22"/>
                <w:rPrChange w:id="8899" w:author="t_竹沢 公佑" w:date="2019-10-05T15:22:00Z">
                  <w:rPr/>
                </w:rPrChange>
              </w:rPr>
              <w:t>Size</w:t>
            </w:r>
          </w:p>
        </w:tc>
        <w:tc>
          <w:tcPr>
            <w:tcW w:w="7513" w:type="dxa"/>
            <w:gridSpan w:val="3"/>
          </w:tcPr>
          <w:p w:rsidR="00D61AA9" w:rsidRDefault="00D61AA9" w:rsidP="00AC5086">
            <w:pPr>
              <w:rPr>
                <w:sz w:val="22"/>
                <w:szCs w:val="22"/>
              </w:rPr>
            </w:pPr>
            <w:r>
              <w:rPr>
                <w:rFonts w:hint="eastAsia"/>
                <w:sz w:val="22"/>
                <w:szCs w:val="22"/>
              </w:rPr>
              <w:t>8Bytes</w:t>
            </w:r>
          </w:p>
        </w:tc>
      </w:tr>
      <w:tr w:rsidR="00D61AA9" w:rsidTr="00AC5086">
        <w:trPr>
          <w:trHeight w:val="238"/>
        </w:trPr>
        <w:tc>
          <w:tcPr>
            <w:tcW w:w="1172" w:type="dxa"/>
            <w:vMerge/>
          </w:tcPr>
          <w:p w:rsidR="00D61AA9" w:rsidRPr="00A82A62" w:rsidRDefault="00D61AA9" w:rsidP="00AC5086">
            <w:pPr>
              <w:pStyle w:val="afa"/>
              <w:rPr>
                <w:sz w:val="22"/>
                <w:szCs w:val="22"/>
                <w:rPrChange w:id="8900" w:author="t_竹沢 公佑" w:date="2019-10-05T15:22:00Z">
                  <w:rPr/>
                </w:rPrChange>
              </w:rPr>
            </w:pPr>
          </w:p>
        </w:tc>
        <w:tc>
          <w:tcPr>
            <w:tcW w:w="1204" w:type="dxa"/>
          </w:tcPr>
          <w:p w:rsidR="00D61AA9" w:rsidRPr="00A82A62" w:rsidRDefault="00D61AA9" w:rsidP="00AC5086">
            <w:pPr>
              <w:rPr>
                <w:sz w:val="22"/>
                <w:szCs w:val="22"/>
                <w:rPrChange w:id="8901" w:author="t_竹沢 公佑" w:date="2019-10-05T15:22:00Z">
                  <w:rPr/>
                </w:rPrChange>
              </w:rPr>
            </w:pPr>
            <w:r w:rsidRPr="00A82A62">
              <w:rPr>
                <w:sz w:val="22"/>
                <w:szCs w:val="22"/>
                <w:rPrChange w:id="8902" w:author="t_竹沢 公佑" w:date="2019-10-05T15:22:00Z">
                  <w:rPr/>
                </w:rPrChange>
              </w:rPr>
              <w:t>Reset</w:t>
            </w:r>
          </w:p>
        </w:tc>
        <w:tc>
          <w:tcPr>
            <w:tcW w:w="7513" w:type="dxa"/>
            <w:gridSpan w:val="3"/>
          </w:tcPr>
          <w:p w:rsidR="00D61AA9" w:rsidRDefault="00D61AA9" w:rsidP="00AC5086">
            <w:pPr>
              <w:rPr>
                <w:sz w:val="22"/>
                <w:szCs w:val="22"/>
              </w:rPr>
            </w:pPr>
            <w:r>
              <w:rPr>
                <w:sz w:val="22"/>
                <w:szCs w:val="22"/>
              </w:rPr>
              <w:t>RESET_DFR</w:t>
            </w:r>
          </w:p>
        </w:tc>
      </w:tr>
      <w:tr w:rsidR="00D61AA9" w:rsidTr="00AC5086">
        <w:trPr>
          <w:trHeight w:val="238"/>
        </w:trPr>
        <w:tc>
          <w:tcPr>
            <w:tcW w:w="1172" w:type="dxa"/>
            <w:vMerge/>
          </w:tcPr>
          <w:p w:rsidR="00D61AA9" w:rsidRPr="00A82A62" w:rsidRDefault="00D61AA9" w:rsidP="00AC5086">
            <w:pPr>
              <w:pStyle w:val="afa"/>
              <w:rPr>
                <w:sz w:val="22"/>
                <w:szCs w:val="22"/>
                <w:rPrChange w:id="8903" w:author="t_竹沢 公佑" w:date="2019-10-05T15:22:00Z">
                  <w:rPr/>
                </w:rPrChange>
              </w:rPr>
            </w:pPr>
          </w:p>
        </w:tc>
        <w:tc>
          <w:tcPr>
            <w:tcW w:w="1204" w:type="dxa"/>
          </w:tcPr>
          <w:p w:rsidR="00D61AA9" w:rsidRPr="00A82A62" w:rsidRDefault="00D61AA9" w:rsidP="00AC5086">
            <w:pPr>
              <w:rPr>
                <w:sz w:val="22"/>
                <w:szCs w:val="22"/>
                <w:rPrChange w:id="8904" w:author="t_竹沢 公佑" w:date="2019-10-05T15:22:00Z">
                  <w:rPr/>
                </w:rPrChange>
              </w:rPr>
            </w:pPr>
            <w:r w:rsidRPr="00A82A62">
              <w:rPr>
                <w:sz w:val="22"/>
                <w:szCs w:val="22"/>
                <w:rPrChange w:id="8905" w:author="t_竹沢 公佑" w:date="2019-10-05T15:22:00Z">
                  <w:rPr/>
                </w:rPrChange>
              </w:rPr>
              <w:t>Latch</w:t>
            </w:r>
          </w:p>
        </w:tc>
        <w:tc>
          <w:tcPr>
            <w:tcW w:w="7513" w:type="dxa"/>
            <w:gridSpan w:val="3"/>
          </w:tcPr>
          <w:p w:rsidR="00D61AA9" w:rsidRDefault="00D61AA9" w:rsidP="00AC5086">
            <w:pPr>
              <w:rPr>
                <w:sz w:val="22"/>
                <w:szCs w:val="22"/>
              </w:rPr>
            </w:pPr>
            <w:r>
              <w:rPr>
                <w:rFonts w:hint="eastAsia"/>
                <w:sz w:val="22"/>
                <w:szCs w:val="22"/>
              </w:rPr>
              <w:t>All bits are latched</w:t>
            </w:r>
          </w:p>
        </w:tc>
      </w:tr>
      <w:tr w:rsidR="00D61AA9" w:rsidTr="00D61AA9">
        <w:trPr>
          <w:trHeight w:val="1710"/>
        </w:trPr>
        <w:tc>
          <w:tcPr>
            <w:tcW w:w="1172" w:type="dxa"/>
            <w:vMerge/>
          </w:tcPr>
          <w:p w:rsidR="00D61AA9" w:rsidRPr="00A82A62" w:rsidRDefault="00D61AA9" w:rsidP="00AC5086">
            <w:pPr>
              <w:pStyle w:val="afa"/>
              <w:rPr>
                <w:sz w:val="22"/>
                <w:szCs w:val="22"/>
                <w:rPrChange w:id="8906" w:author="t_竹沢 公佑" w:date="2019-10-05T15:22:00Z">
                  <w:rPr/>
                </w:rPrChange>
              </w:rPr>
            </w:pPr>
          </w:p>
        </w:tc>
        <w:tc>
          <w:tcPr>
            <w:tcW w:w="1204" w:type="dxa"/>
          </w:tcPr>
          <w:p w:rsidR="00D61AA9" w:rsidRPr="00A82A62" w:rsidRDefault="00D61AA9" w:rsidP="00AC5086">
            <w:pPr>
              <w:pStyle w:val="afa"/>
              <w:rPr>
                <w:sz w:val="22"/>
                <w:szCs w:val="22"/>
                <w:rPrChange w:id="8907" w:author="t_竹沢 公佑" w:date="2019-10-05T15:22:00Z">
                  <w:rPr/>
                </w:rPrChange>
              </w:rPr>
            </w:pPr>
            <w:r w:rsidRPr="00A82A62">
              <w:rPr>
                <w:sz w:val="22"/>
                <w:szCs w:val="22"/>
                <w:rPrChange w:id="8908" w:author="t_竹沢 公佑" w:date="2019-10-05T15:22:00Z">
                  <w:rPr/>
                </w:rPrChange>
              </w:rPr>
              <w:t>Value</w:t>
            </w:r>
          </w:p>
        </w:tc>
        <w:tc>
          <w:tcPr>
            <w:tcW w:w="7513" w:type="dxa"/>
            <w:gridSpan w:val="3"/>
          </w:tcPr>
          <w:p w:rsidR="00D61AA9" w:rsidRDefault="00D61AA9" w:rsidP="00AC5086">
            <w:pPr>
              <w:spacing w:line="0" w:lineRule="atLeast"/>
              <w:ind w:right="1020"/>
              <w:rPr>
                <w:sz w:val="22"/>
                <w:szCs w:val="22"/>
              </w:rPr>
            </w:pPr>
            <w:r>
              <w:rPr>
                <w:rFonts w:hint="eastAsia"/>
                <w:sz w:val="22"/>
                <w:szCs w:val="22"/>
              </w:rPr>
              <w:t>Byte0:</w:t>
            </w:r>
          </w:p>
          <w:p w:rsidR="00D61AA9" w:rsidRDefault="00D61AA9" w:rsidP="00AC5086">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7</w:t>
            </w:r>
            <w:r>
              <w:rPr>
                <w:rFonts w:cs="Times New Roman" w:hint="eastAsia"/>
                <w:sz w:val="22"/>
                <w:szCs w:val="22"/>
              </w:rPr>
              <w:t xml:space="preserve">: </w:t>
            </w:r>
            <w:r>
              <w:rPr>
                <w:rFonts w:cs="Times New Roman"/>
                <w:sz w:val="22"/>
                <w:szCs w:val="22"/>
              </w:rPr>
              <w:t>Not used (</w:t>
            </w:r>
            <w:r>
              <w:rPr>
                <w:rFonts w:cs="Times New Roman" w:hint="eastAsia"/>
                <w:sz w:val="22"/>
                <w:szCs w:val="22"/>
              </w:rPr>
              <w:t>undefined</w:t>
            </w:r>
            <w:r>
              <w:rPr>
                <w:rFonts w:cs="Times New Roman"/>
                <w:sz w:val="22"/>
                <w:szCs w:val="22"/>
              </w:rPr>
              <w:t>)</w:t>
            </w:r>
          </w:p>
          <w:p w:rsidR="00D61AA9" w:rsidRDefault="00D61AA9" w:rsidP="00AC5086">
            <w:pPr>
              <w:widowControl w:val="0"/>
              <w:autoSpaceDE w:val="0"/>
              <w:autoSpaceDN w:val="0"/>
              <w:adjustRightInd w:val="0"/>
              <w:spacing w:line="0" w:lineRule="atLeast"/>
              <w:ind w:firstLineChars="50" w:firstLine="110"/>
              <w:rPr>
                <w:rFonts w:cs="Times New Roman"/>
                <w:sz w:val="22"/>
                <w:szCs w:val="22"/>
              </w:rPr>
            </w:pPr>
            <w:r>
              <w:rPr>
                <w:rFonts w:cs="Times New Roman" w:hint="eastAsia"/>
                <w:sz w:val="22"/>
                <w:szCs w:val="22"/>
              </w:rPr>
              <w:t>bit 6: +0.95V(for FPGA core)(prototype)/+0.85V(production)</w:t>
            </w:r>
          </w:p>
          <w:p w:rsidR="00D61AA9" w:rsidRDefault="00D61AA9" w:rsidP="00AC5086">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5</w:t>
            </w:r>
            <w:r>
              <w:rPr>
                <w:rFonts w:cs="Times New Roman" w:hint="eastAsia"/>
                <w:sz w:val="22"/>
                <w:szCs w:val="22"/>
              </w:rPr>
              <w:t>: +1.8V (for FPGA)</w:t>
            </w:r>
          </w:p>
          <w:p w:rsidR="00D61AA9" w:rsidRDefault="00D61AA9" w:rsidP="00AC5086">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4</w:t>
            </w:r>
            <w:r>
              <w:rPr>
                <w:rFonts w:cs="Times New Roman" w:hint="eastAsia"/>
                <w:sz w:val="22"/>
                <w:szCs w:val="22"/>
              </w:rPr>
              <w:t>: +1.0VMGTAVCC</w:t>
            </w:r>
            <w:r>
              <w:rPr>
                <w:rFonts w:cs="Times New Roman"/>
                <w:sz w:val="22"/>
                <w:szCs w:val="22"/>
              </w:rPr>
              <w:t xml:space="preserve"> (</w:t>
            </w:r>
            <w:r>
              <w:rPr>
                <w:rFonts w:cs="Times New Roman" w:hint="eastAsia"/>
                <w:sz w:val="22"/>
                <w:szCs w:val="22"/>
              </w:rPr>
              <w:t>for FPGA</w:t>
            </w:r>
            <w:r>
              <w:rPr>
                <w:rFonts w:cs="Times New Roman"/>
                <w:sz w:val="22"/>
                <w:szCs w:val="22"/>
              </w:rPr>
              <w:t>)</w:t>
            </w:r>
            <w:r>
              <w:rPr>
                <w:rFonts w:cs="Times New Roman" w:hint="eastAsia"/>
                <w:sz w:val="22"/>
                <w:szCs w:val="22"/>
              </w:rPr>
              <w:t>/+0.9VMGTAVCC(production)</w:t>
            </w:r>
          </w:p>
          <w:p w:rsidR="00D61AA9" w:rsidRDefault="00D61AA9" w:rsidP="00AC5086">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3</w:t>
            </w:r>
            <w:r>
              <w:rPr>
                <w:rFonts w:cs="Times New Roman" w:hint="eastAsia"/>
                <w:sz w:val="22"/>
                <w:szCs w:val="22"/>
              </w:rPr>
              <w:t>:</w:t>
            </w:r>
            <w:r>
              <w:rPr>
                <w:rFonts w:cs="Times New Roman"/>
                <w:sz w:val="22"/>
                <w:szCs w:val="22"/>
              </w:rPr>
              <w:t xml:space="preserve"> </w:t>
            </w:r>
            <w:r>
              <w:rPr>
                <w:rFonts w:cs="Times New Roman" w:hint="eastAsia"/>
                <w:sz w:val="22"/>
                <w:szCs w:val="22"/>
              </w:rPr>
              <w:t>+1.2VMGTAVTT(for FPGA)</w:t>
            </w:r>
          </w:p>
          <w:p w:rsidR="00D61AA9" w:rsidRDefault="00D61AA9" w:rsidP="00AC5086">
            <w:pPr>
              <w:widowControl w:val="0"/>
              <w:autoSpaceDE w:val="0"/>
              <w:autoSpaceDN w:val="0"/>
              <w:adjustRightInd w:val="0"/>
              <w:spacing w:line="0" w:lineRule="atLeast"/>
              <w:ind w:firstLineChars="50" w:firstLine="110"/>
              <w:rPr>
                <w:sz w:val="22"/>
                <w:szCs w:val="22"/>
              </w:rPr>
            </w:pPr>
            <w:r>
              <w:rPr>
                <w:rFonts w:cs="Times New Roman"/>
                <w:sz w:val="22"/>
                <w:szCs w:val="22"/>
              </w:rPr>
              <w:t>bit 2</w:t>
            </w:r>
            <w:r>
              <w:rPr>
                <w:rFonts w:cs="Times New Roman" w:hint="eastAsia"/>
                <w:sz w:val="22"/>
                <w:szCs w:val="22"/>
              </w:rPr>
              <w:t xml:space="preserve">: </w:t>
            </w:r>
            <w:r>
              <w:rPr>
                <w:rFonts w:hint="eastAsia"/>
                <w:sz w:val="22"/>
                <w:szCs w:val="22"/>
              </w:rPr>
              <w:t>+1.8VMGTVCCAUX(for FPGA)</w:t>
            </w:r>
          </w:p>
          <w:p w:rsidR="00D61AA9" w:rsidRDefault="00D61AA9" w:rsidP="00AC5086">
            <w:pPr>
              <w:widowControl w:val="0"/>
              <w:autoSpaceDE w:val="0"/>
              <w:autoSpaceDN w:val="0"/>
              <w:adjustRightInd w:val="0"/>
              <w:spacing w:line="0" w:lineRule="atLeast"/>
              <w:ind w:firstLineChars="50" w:firstLine="110"/>
              <w:rPr>
                <w:sz w:val="22"/>
                <w:szCs w:val="22"/>
              </w:rPr>
            </w:pPr>
            <w:r>
              <w:rPr>
                <w:rFonts w:hint="eastAsia"/>
                <w:sz w:val="22"/>
                <w:szCs w:val="22"/>
              </w:rPr>
              <w:t>bit 1: +3.3V(for FPGA-IO)</w:t>
            </w:r>
          </w:p>
          <w:p w:rsidR="00D61AA9" w:rsidRDefault="00D61AA9" w:rsidP="00AC5086">
            <w:pPr>
              <w:widowControl w:val="0"/>
              <w:autoSpaceDE w:val="0"/>
              <w:autoSpaceDN w:val="0"/>
              <w:adjustRightInd w:val="0"/>
              <w:spacing w:line="0" w:lineRule="atLeast"/>
              <w:ind w:firstLineChars="50" w:firstLine="110"/>
              <w:rPr>
                <w:lang w:val="en"/>
              </w:rPr>
            </w:pPr>
            <w:r>
              <w:rPr>
                <w:rFonts w:hint="eastAsia"/>
                <w:sz w:val="22"/>
                <w:szCs w:val="22"/>
              </w:rPr>
              <w:t>bit 0: +1.35VDDR(for DDR)</w:t>
            </w:r>
          </w:p>
          <w:p w:rsidR="00D61AA9" w:rsidRDefault="00D61AA9" w:rsidP="00AC5086">
            <w:pPr>
              <w:spacing w:line="0" w:lineRule="atLeast"/>
              <w:ind w:right="1020"/>
              <w:rPr>
                <w:ins w:id="8909" w:author="t_竹沢 公佑" w:date="2020-08-13T09:38:00Z"/>
                <w:rFonts w:cs="Times New Roman"/>
                <w:sz w:val="22"/>
                <w:szCs w:val="22"/>
              </w:rPr>
            </w:pPr>
            <w:r>
              <w:rPr>
                <w:sz w:val="22"/>
                <w:szCs w:val="22"/>
              </w:rPr>
              <w:t>B</w:t>
            </w:r>
            <w:r>
              <w:rPr>
                <w:rFonts w:hint="eastAsia"/>
                <w:sz w:val="22"/>
                <w:szCs w:val="22"/>
              </w:rPr>
              <w:t>yte1-7:</w:t>
            </w:r>
            <w:r>
              <w:rPr>
                <w:rFonts w:cs="Times New Roman"/>
                <w:sz w:val="22"/>
                <w:szCs w:val="22"/>
              </w:rPr>
              <w:t xml:space="preserve"> Reserved (</w:t>
            </w:r>
            <w:r>
              <w:rPr>
                <w:rFonts w:cs="Times New Roman" w:hint="eastAsia"/>
                <w:sz w:val="22"/>
                <w:szCs w:val="22"/>
              </w:rPr>
              <w:t>undefined</w:t>
            </w:r>
            <w:r>
              <w:rPr>
                <w:rFonts w:cs="Times New Roman"/>
                <w:sz w:val="22"/>
                <w:szCs w:val="22"/>
              </w:rPr>
              <w:t>)</w:t>
            </w:r>
          </w:p>
          <w:p w:rsidR="007E472E" w:rsidRDefault="007E472E" w:rsidP="00AC5086">
            <w:pPr>
              <w:spacing w:line="0" w:lineRule="atLeast"/>
              <w:ind w:right="1020"/>
              <w:rPr>
                <w:rFonts w:cs="Times New Roman"/>
                <w:sz w:val="22"/>
                <w:szCs w:val="22"/>
              </w:rPr>
            </w:pPr>
          </w:p>
        </w:tc>
      </w:tr>
      <w:tr w:rsidR="00D61AA9" w:rsidTr="00AC5086">
        <w:trPr>
          <w:trHeight w:val="1710"/>
        </w:trPr>
        <w:tc>
          <w:tcPr>
            <w:tcW w:w="1172" w:type="dxa"/>
            <w:vMerge/>
          </w:tcPr>
          <w:p w:rsidR="00D61AA9" w:rsidRPr="00A82A62" w:rsidRDefault="00D61AA9" w:rsidP="00AC5086">
            <w:pPr>
              <w:pStyle w:val="afa"/>
              <w:rPr>
                <w:sz w:val="22"/>
                <w:szCs w:val="22"/>
              </w:rPr>
            </w:pPr>
          </w:p>
        </w:tc>
        <w:tc>
          <w:tcPr>
            <w:tcW w:w="1204" w:type="dxa"/>
          </w:tcPr>
          <w:p w:rsidR="00D61AA9" w:rsidRPr="000B41A5" w:rsidRDefault="00202C26" w:rsidP="00AC5086">
            <w:pPr>
              <w:pStyle w:val="afa"/>
              <w:rPr>
                <w:sz w:val="22"/>
                <w:szCs w:val="22"/>
              </w:rPr>
            </w:pPr>
            <w:ins w:id="8910" w:author="t_竹沢 公佑" w:date="2020-08-20T10:17:00Z">
              <w:r>
                <w:rPr>
                  <w:rFonts w:hint="eastAsia"/>
                  <w:sz w:val="22"/>
                  <w:szCs w:val="22"/>
                </w:rPr>
                <w:t>Category</w:t>
              </w:r>
            </w:ins>
          </w:p>
        </w:tc>
        <w:tc>
          <w:tcPr>
            <w:tcW w:w="7513" w:type="dxa"/>
            <w:gridSpan w:val="3"/>
          </w:tcPr>
          <w:p w:rsidR="00D61AA9" w:rsidRDefault="00D61AA9" w:rsidP="00D61AA9">
            <w:pPr>
              <w:spacing w:line="0" w:lineRule="atLeast"/>
              <w:ind w:right="1020"/>
              <w:rPr>
                <w:ins w:id="8911" w:author="t_竹沢 公佑" w:date="2020-08-12T15:07:00Z"/>
                <w:bCs/>
                <w:sz w:val="22"/>
                <w:szCs w:val="22"/>
              </w:rPr>
            </w:pPr>
            <w:ins w:id="8912" w:author="t_竹沢 公佑" w:date="2020-08-12T15:07:00Z">
              <w:r>
                <w:rPr>
                  <w:rFonts w:hint="eastAsia"/>
                  <w:bCs/>
                  <w:sz w:val="22"/>
                  <w:szCs w:val="22"/>
                </w:rPr>
                <w:t>■Fatal</w:t>
              </w:r>
            </w:ins>
          </w:p>
          <w:p w:rsidR="00D61AA9" w:rsidRDefault="00D61AA9" w:rsidP="00D61AA9">
            <w:pPr>
              <w:widowControl w:val="0"/>
              <w:autoSpaceDE w:val="0"/>
              <w:autoSpaceDN w:val="0"/>
              <w:adjustRightInd w:val="0"/>
              <w:spacing w:line="0" w:lineRule="atLeast"/>
              <w:ind w:firstLineChars="50" w:firstLine="110"/>
              <w:rPr>
                <w:ins w:id="8913" w:author="t_竹沢 公佑" w:date="2020-08-12T15:07:00Z"/>
                <w:rFonts w:cs="Times New Roman"/>
                <w:sz w:val="22"/>
                <w:szCs w:val="22"/>
              </w:rPr>
            </w:pPr>
            <w:ins w:id="8914" w:author="t_竹沢 公佑" w:date="2020-08-12T15:07:00Z">
              <w:r>
                <w:rPr>
                  <w:rFonts w:cs="Times New Roman" w:hint="eastAsia"/>
                  <w:sz w:val="22"/>
                  <w:szCs w:val="22"/>
                </w:rPr>
                <w:t>+0.95V(for FPGA core)(prototype)/+0.85V(production)</w:t>
              </w:r>
            </w:ins>
          </w:p>
          <w:p w:rsidR="00D61AA9" w:rsidRDefault="00D61AA9" w:rsidP="00D61AA9">
            <w:pPr>
              <w:widowControl w:val="0"/>
              <w:autoSpaceDE w:val="0"/>
              <w:autoSpaceDN w:val="0"/>
              <w:adjustRightInd w:val="0"/>
              <w:spacing w:line="0" w:lineRule="atLeast"/>
              <w:ind w:firstLineChars="50" w:firstLine="110"/>
              <w:rPr>
                <w:ins w:id="8915" w:author="t_竹沢 公佑" w:date="2020-08-12T15:07:00Z"/>
                <w:rFonts w:cs="Times New Roman"/>
                <w:sz w:val="22"/>
                <w:szCs w:val="22"/>
              </w:rPr>
            </w:pPr>
            <w:ins w:id="8916" w:author="t_竹沢 公佑" w:date="2020-08-12T15:07:00Z">
              <w:r>
                <w:rPr>
                  <w:rFonts w:cs="Times New Roman" w:hint="eastAsia"/>
                  <w:sz w:val="22"/>
                  <w:szCs w:val="22"/>
                </w:rPr>
                <w:t>+1.8V (for FPGA)</w:t>
              </w:r>
            </w:ins>
          </w:p>
          <w:p w:rsidR="00D61AA9" w:rsidRDefault="00D61AA9" w:rsidP="00D61AA9">
            <w:pPr>
              <w:widowControl w:val="0"/>
              <w:autoSpaceDE w:val="0"/>
              <w:autoSpaceDN w:val="0"/>
              <w:adjustRightInd w:val="0"/>
              <w:spacing w:line="0" w:lineRule="atLeast"/>
              <w:ind w:firstLineChars="50" w:firstLine="110"/>
              <w:rPr>
                <w:ins w:id="8917" w:author="t_竹沢 公佑" w:date="2020-08-12T15:07:00Z"/>
                <w:rFonts w:cs="Times New Roman"/>
                <w:sz w:val="22"/>
                <w:szCs w:val="22"/>
              </w:rPr>
            </w:pPr>
            <w:ins w:id="8918" w:author="t_竹沢 公佑" w:date="2020-08-12T15:07:00Z">
              <w:r>
                <w:rPr>
                  <w:rFonts w:cs="Times New Roman" w:hint="eastAsia"/>
                  <w:sz w:val="22"/>
                  <w:szCs w:val="22"/>
                </w:rPr>
                <w:t>+1.0VMGTAVCC</w:t>
              </w:r>
              <w:r>
                <w:rPr>
                  <w:rFonts w:cs="Times New Roman"/>
                  <w:sz w:val="22"/>
                  <w:szCs w:val="22"/>
                </w:rPr>
                <w:t xml:space="preserve"> (</w:t>
              </w:r>
              <w:r>
                <w:rPr>
                  <w:rFonts w:cs="Times New Roman" w:hint="eastAsia"/>
                  <w:sz w:val="22"/>
                  <w:szCs w:val="22"/>
                </w:rPr>
                <w:t>for FPGA</w:t>
              </w:r>
              <w:r>
                <w:rPr>
                  <w:rFonts w:cs="Times New Roman"/>
                  <w:sz w:val="22"/>
                  <w:szCs w:val="22"/>
                </w:rPr>
                <w:t>)</w:t>
              </w:r>
              <w:r>
                <w:rPr>
                  <w:rFonts w:cs="Times New Roman" w:hint="eastAsia"/>
                  <w:sz w:val="22"/>
                  <w:szCs w:val="22"/>
                </w:rPr>
                <w:t>/+0.9VMGTAVCC(production)</w:t>
              </w:r>
            </w:ins>
          </w:p>
          <w:p w:rsidR="00D61AA9" w:rsidRDefault="00D61AA9" w:rsidP="00D61AA9">
            <w:pPr>
              <w:widowControl w:val="0"/>
              <w:autoSpaceDE w:val="0"/>
              <w:autoSpaceDN w:val="0"/>
              <w:adjustRightInd w:val="0"/>
              <w:spacing w:line="0" w:lineRule="atLeast"/>
              <w:ind w:firstLineChars="50" w:firstLine="110"/>
              <w:rPr>
                <w:ins w:id="8919" w:author="t_竹沢 公佑" w:date="2020-08-12T15:07:00Z"/>
                <w:rFonts w:cs="Times New Roman"/>
                <w:sz w:val="22"/>
                <w:szCs w:val="22"/>
              </w:rPr>
            </w:pPr>
            <w:ins w:id="8920" w:author="t_竹沢 公佑" w:date="2020-08-12T15:07:00Z">
              <w:r>
                <w:rPr>
                  <w:rFonts w:cs="Times New Roman" w:hint="eastAsia"/>
                  <w:sz w:val="22"/>
                  <w:szCs w:val="22"/>
                </w:rPr>
                <w:t>+1.2VMGTAVTT(for FPGA)</w:t>
              </w:r>
            </w:ins>
          </w:p>
          <w:p w:rsidR="00D61AA9" w:rsidRDefault="00D61AA9" w:rsidP="00D61AA9">
            <w:pPr>
              <w:widowControl w:val="0"/>
              <w:autoSpaceDE w:val="0"/>
              <w:autoSpaceDN w:val="0"/>
              <w:adjustRightInd w:val="0"/>
              <w:spacing w:line="0" w:lineRule="atLeast"/>
              <w:ind w:firstLineChars="50" w:firstLine="110"/>
              <w:rPr>
                <w:ins w:id="8921" w:author="t_竹沢 公佑" w:date="2020-08-12T15:07:00Z"/>
                <w:sz w:val="22"/>
                <w:szCs w:val="22"/>
              </w:rPr>
            </w:pPr>
            <w:ins w:id="8922" w:author="t_竹沢 公佑" w:date="2020-08-12T15:07:00Z">
              <w:r>
                <w:rPr>
                  <w:rFonts w:hint="eastAsia"/>
                  <w:sz w:val="22"/>
                  <w:szCs w:val="22"/>
                </w:rPr>
                <w:t>+1.8VMGTVCCAUX(for FPGA)</w:t>
              </w:r>
            </w:ins>
          </w:p>
          <w:p w:rsidR="00D61AA9" w:rsidRDefault="00D61AA9" w:rsidP="00D61AA9">
            <w:pPr>
              <w:widowControl w:val="0"/>
              <w:autoSpaceDE w:val="0"/>
              <w:autoSpaceDN w:val="0"/>
              <w:adjustRightInd w:val="0"/>
              <w:spacing w:line="0" w:lineRule="atLeast"/>
              <w:ind w:firstLineChars="50" w:firstLine="110"/>
              <w:rPr>
                <w:ins w:id="8923" w:author="t_竹沢 公佑" w:date="2020-08-12T15:07:00Z"/>
                <w:sz w:val="22"/>
                <w:szCs w:val="22"/>
              </w:rPr>
            </w:pPr>
            <w:ins w:id="8924" w:author="t_竹沢 公佑" w:date="2020-08-12T15:07:00Z">
              <w:r>
                <w:rPr>
                  <w:rFonts w:hint="eastAsia"/>
                  <w:sz w:val="22"/>
                  <w:szCs w:val="22"/>
                </w:rPr>
                <w:t>+3.3V(for FPGA-IO)</w:t>
              </w:r>
            </w:ins>
          </w:p>
          <w:p w:rsidR="00D61AA9" w:rsidRDefault="00D61AA9">
            <w:pPr>
              <w:widowControl w:val="0"/>
              <w:autoSpaceDE w:val="0"/>
              <w:autoSpaceDN w:val="0"/>
              <w:adjustRightInd w:val="0"/>
              <w:spacing w:line="0" w:lineRule="atLeast"/>
              <w:ind w:firstLineChars="50" w:firstLine="110"/>
              <w:rPr>
                <w:ins w:id="8925" w:author="t_竹沢 公佑" w:date="2020-08-20T09:52:00Z"/>
                <w:sz w:val="22"/>
                <w:szCs w:val="22"/>
              </w:rPr>
              <w:pPrChange w:id="8926" w:author="t_竹沢 公佑" w:date="2020-08-12T15:07:00Z">
                <w:pPr>
                  <w:spacing w:line="0" w:lineRule="atLeast"/>
                  <w:ind w:right="1020"/>
                </w:pPr>
              </w:pPrChange>
            </w:pPr>
            <w:ins w:id="8927" w:author="t_竹沢 公佑" w:date="2020-08-12T15:07:00Z">
              <w:r>
                <w:rPr>
                  <w:rFonts w:hint="eastAsia"/>
                  <w:sz w:val="22"/>
                  <w:szCs w:val="22"/>
                </w:rPr>
                <w:t>+1.35VDDR(for DDR)</w:t>
              </w:r>
            </w:ins>
          </w:p>
          <w:p w:rsidR="005634B0" w:rsidRDefault="005634B0">
            <w:pPr>
              <w:widowControl w:val="0"/>
              <w:autoSpaceDE w:val="0"/>
              <w:autoSpaceDN w:val="0"/>
              <w:adjustRightInd w:val="0"/>
              <w:spacing w:line="0" w:lineRule="atLeast"/>
              <w:ind w:firstLineChars="50" w:firstLine="110"/>
              <w:rPr>
                <w:ins w:id="8928" w:author="t_竹沢 公佑" w:date="2020-08-20T09:53:00Z"/>
                <w:sz w:val="22"/>
                <w:szCs w:val="22"/>
              </w:rPr>
              <w:pPrChange w:id="8929" w:author="t_竹沢 公佑" w:date="2020-08-20T09:52:00Z">
                <w:pPr>
                  <w:spacing w:line="0" w:lineRule="atLeast"/>
                  <w:ind w:right="1020"/>
                </w:pPr>
              </w:pPrChange>
            </w:pPr>
            <w:ins w:id="8930" w:author="t_竹沢 公佑" w:date="2020-08-20T09:52:00Z">
              <w:r>
                <w:rPr>
                  <w:rFonts w:hint="eastAsia"/>
                  <w:sz w:val="22"/>
                  <w:szCs w:val="22"/>
                </w:rPr>
                <w:t xml:space="preserve"> These statuses may cause/mean</w:t>
              </w:r>
            </w:ins>
            <w:ins w:id="8931" w:author="t_竹沢 公佑" w:date="2020-08-20T09:53:00Z">
              <w:r>
                <w:rPr>
                  <w:rFonts w:hint="eastAsia"/>
                  <w:sz w:val="22"/>
                  <w:szCs w:val="22"/>
                </w:rPr>
                <w:t xml:space="preserve"> hardware error.</w:t>
              </w:r>
            </w:ins>
          </w:p>
          <w:p w:rsidR="005634B0" w:rsidRDefault="005634B0">
            <w:pPr>
              <w:widowControl w:val="0"/>
              <w:autoSpaceDE w:val="0"/>
              <w:autoSpaceDN w:val="0"/>
              <w:adjustRightInd w:val="0"/>
              <w:spacing w:line="0" w:lineRule="atLeast"/>
              <w:ind w:leftChars="50" w:left="230" w:hangingChars="50" w:hanging="110"/>
              <w:rPr>
                <w:ins w:id="8932" w:author="t_竹沢 公佑" w:date="2020-08-20T09:56:00Z"/>
                <w:rFonts w:cs="Times New Roman"/>
                <w:sz w:val="22"/>
                <w:szCs w:val="22"/>
              </w:rPr>
              <w:pPrChange w:id="8933" w:author="t_竹沢 公佑" w:date="2020-08-20T09:55:00Z">
                <w:pPr>
                  <w:spacing w:line="0" w:lineRule="atLeast"/>
                  <w:ind w:right="1020"/>
                </w:pPr>
              </w:pPrChange>
            </w:pPr>
            <w:ins w:id="8934" w:author="t_竹沢 公佑" w:date="2020-08-20T09:53:00Z">
              <w:r>
                <w:rPr>
                  <w:rFonts w:hint="eastAsia"/>
                  <w:sz w:val="22"/>
                  <w:szCs w:val="22"/>
                </w:rPr>
                <w:t xml:space="preserve"> </w:t>
              </w:r>
            </w:ins>
            <w:ins w:id="8935" w:author="t_竹沢 公佑" w:date="2020-08-20T09:54:00Z">
              <w:r>
                <w:rPr>
                  <w:rFonts w:cs="Times New Roman" w:hint="eastAsia"/>
                  <w:sz w:val="22"/>
                  <w:szCs w:val="22"/>
                </w:rPr>
                <w:t xml:space="preserve">If these alarms occur repeatedly, it may be a malfunction of on-board </w:t>
              </w:r>
            </w:ins>
            <w:ins w:id="8936" w:author="t_竹沢 公佑" w:date="2020-08-20T09:55:00Z">
              <w:r w:rsidR="00916B15">
                <w:rPr>
                  <w:rFonts w:cs="Times New Roman" w:hint="eastAsia"/>
                  <w:sz w:val="22"/>
                  <w:szCs w:val="22"/>
                </w:rPr>
                <w:t>power circuit, server</w:t>
              </w:r>
              <w:r w:rsidR="00916B15">
                <w:rPr>
                  <w:rFonts w:cs="Times New Roman"/>
                  <w:sz w:val="22"/>
                  <w:szCs w:val="22"/>
                </w:rPr>
                <w:t>’</w:t>
              </w:r>
              <w:r w:rsidR="00916B15">
                <w:rPr>
                  <w:rFonts w:cs="Times New Roman" w:hint="eastAsia"/>
                  <w:sz w:val="22"/>
                  <w:szCs w:val="22"/>
                </w:rPr>
                <w:t>s power supply, or power</w:t>
              </w:r>
            </w:ins>
            <w:ins w:id="8937" w:author="t_竹沢 公佑" w:date="2020-08-20T09:56:00Z">
              <w:r w:rsidR="00916B15">
                <w:rPr>
                  <w:rFonts w:cs="Times New Roman" w:hint="eastAsia"/>
                  <w:sz w:val="22"/>
                  <w:szCs w:val="22"/>
                </w:rPr>
                <w:t xml:space="preserve"> detection circuit</w:t>
              </w:r>
            </w:ins>
            <w:ins w:id="8938" w:author="t_竹沢 公佑" w:date="2020-08-20T09:54:00Z">
              <w:r>
                <w:rPr>
                  <w:rFonts w:cs="Times New Roman" w:hint="eastAsia"/>
                  <w:sz w:val="22"/>
                  <w:szCs w:val="22"/>
                </w:rPr>
                <w:t>.</w:t>
              </w:r>
            </w:ins>
            <w:ins w:id="8939" w:author="t_竹沢 公佑" w:date="2020-08-20T09:56:00Z">
              <w:r w:rsidR="00916B15">
                <w:rPr>
                  <w:rFonts w:cs="Times New Roman" w:hint="eastAsia"/>
                  <w:sz w:val="22"/>
                  <w:szCs w:val="22"/>
                </w:rPr>
                <w:t xml:space="preserve"> </w:t>
              </w:r>
            </w:ins>
          </w:p>
          <w:p w:rsidR="00916B15" w:rsidRDefault="00916B15">
            <w:pPr>
              <w:widowControl w:val="0"/>
              <w:autoSpaceDE w:val="0"/>
              <w:autoSpaceDN w:val="0"/>
              <w:adjustRightInd w:val="0"/>
              <w:spacing w:line="0" w:lineRule="atLeast"/>
              <w:ind w:leftChars="50" w:left="230" w:hangingChars="50" w:hanging="110"/>
              <w:rPr>
                <w:ins w:id="8940" w:author="t_竹沢 公佑" w:date="2020-08-20T09:52:00Z"/>
                <w:sz w:val="22"/>
                <w:szCs w:val="22"/>
              </w:rPr>
              <w:pPrChange w:id="8941" w:author="t_竹沢 公佑" w:date="2020-08-20T09:55:00Z">
                <w:pPr>
                  <w:spacing w:line="0" w:lineRule="atLeast"/>
                  <w:ind w:right="1020"/>
                </w:pPr>
              </w:pPrChange>
            </w:pPr>
            <w:ins w:id="8942" w:author="t_竹沢 公佑" w:date="2020-08-20T09:56:00Z">
              <w:r>
                <w:rPr>
                  <w:rFonts w:cs="Times New Roman" w:hint="eastAsia"/>
                  <w:sz w:val="22"/>
                  <w:szCs w:val="22"/>
                </w:rPr>
                <w:t xml:space="preserve"> </w:t>
              </w:r>
            </w:ins>
            <w:ins w:id="8943" w:author="t_竹沢 公佑" w:date="2020-08-20T09:58:00Z">
              <w:r>
                <w:rPr>
                  <w:rFonts w:cs="Times New Roman" w:hint="eastAsia"/>
                  <w:sz w:val="22"/>
                  <w:szCs w:val="22"/>
                </w:rPr>
                <w:t xml:space="preserve">It </w:t>
              </w:r>
            </w:ins>
            <w:ins w:id="8944" w:author="t_竹沢 公佑" w:date="2020-08-20T09:56:00Z">
              <w:r>
                <w:rPr>
                  <w:rFonts w:cs="Times New Roman" w:hint="eastAsia"/>
                  <w:sz w:val="22"/>
                  <w:szCs w:val="22"/>
                </w:rPr>
                <w:t>may cause hardware damage</w:t>
              </w:r>
            </w:ins>
            <w:ins w:id="8945" w:author="t_竹沢 公佑" w:date="2020-08-20T09:57:00Z">
              <w:r>
                <w:rPr>
                  <w:rFonts w:cs="Times New Roman" w:hint="eastAsia"/>
                  <w:sz w:val="22"/>
                  <w:szCs w:val="22"/>
                </w:rPr>
                <w:t>, we recommend stop using hardware.</w:t>
              </w:r>
            </w:ins>
          </w:p>
          <w:p w:rsidR="005634B0" w:rsidRPr="00D61AA9" w:rsidRDefault="005634B0">
            <w:pPr>
              <w:widowControl w:val="0"/>
              <w:autoSpaceDE w:val="0"/>
              <w:autoSpaceDN w:val="0"/>
              <w:adjustRightInd w:val="0"/>
              <w:spacing w:line="0" w:lineRule="atLeast"/>
              <w:rPr>
                <w:lang w:val="en"/>
                <w:rPrChange w:id="8946" w:author="t_竹沢 公佑" w:date="2020-08-12T15:07:00Z">
                  <w:rPr>
                    <w:sz w:val="22"/>
                    <w:szCs w:val="22"/>
                  </w:rPr>
                </w:rPrChange>
              </w:rPr>
              <w:pPrChange w:id="8947" w:author="t_竹沢 公佑" w:date="2020-08-20T09:56:00Z">
                <w:pPr>
                  <w:spacing w:line="0" w:lineRule="atLeast"/>
                  <w:ind w:right="1020"/>
                </w:pPr>
              </w:pPrChange>
            </w:pPr>
          </w:p>
        </w:tc>
      </w:tr>
      <w:tr w:rsidR="0000268D">
        <w:tc>
          <w:tcPr>
            <w:tcW w:w="2376" w:type="dxa"/>
            <w:gridSpan w:val="2"/>
          </w:tcPr>
          <w:p w:rsidR="0000268D" w:rsidRDefault="0000268D">
            <w:pPr>
              <w:spacing w:line="0" w:lineRule="atLeast"/>
              <w:ind w:right="1020"/>
              <w:rPr>
                <w:rFonts w:cs="Times New Roman"/>
                <w:sz w:val="22"/>
                <w:szCs w:val="22"/>
              </w:rPr>
            </w:pPr>
            <w:r>
              <w:rPr>
                <w:rFonts w:cs="Times New Roman" w:hint="eastAsia"/>
                <w:sz w:val="22"/>
                <w:szCs w:val="22"/>
              </w:rPr>
              <w:t>Remarks</w:t>
            </w:r>
          </w:p>
        </w:tc>
        <w:tc>
          <w:tcPr>
            <w:tcW w:w="7513" w:type="dxa"/>
            <w:gridSpan w:val="3"/>
          </w:tcPr>
          <w:p w:rsidR="0000268D" w:rsidRDefault="0000268D">
            <w:pPr>
              <w:spacing w:line="0" w:lineRule="atLeast"/>
              <w:ind w:right="1020"/>
              <w:rPr>
                <w:rFonts w:cs="Times New Roman"/>
                <w:sz w:val="22"/>
                <w:szCs w:val="22"/>
              </w:rPr>
            </w:pPr>
            <w:r>
              <w:rPr>
                <w:rFonts w:cs="Times New Roman" w:hint="eastAsia"/>
                <w:sz w:val="22"/>
                <w:szCs w:val="22"/>
              </w:rPr>
              <w:t xml:space="preserve">The statuses are always </w:t>
            </w:r>
            <w:r>
              <w:rPr>
                <w:rFonts w:cs="Times New Roman"/>
                <w:sz w:val="22"/>
                <w:szCs w:val="22"/>
              </w:rPr>
              <w:t>monitored</w:t>
            </w:r>
            <w:r>
              <w:rPr>
                <w:rFonts w:cs="Times New Roman" w:hint="eastAsia"/>
                <w:sz w:val="22"/>
                <w:szCs w:val="22"/>
              </w:rPr>
              <w:t xml:space="preserve"> and updated, even if the driver is not loaded or the device is not opened.</w:t>
            </w:r>
          </w:p>
          <w:p w:rsidR="00FE323F" w:rsidRPr="00FE323F" w:rsidRDefault="00FE323F">
            <w:pPr>
              <w:spacing w:line="0" w:lineRule="atLeast"/>
              <w:ind w:right="1020"/>
              <w:rPr>
                <w:ins w:id="8948" w:author="t_竹沢 公佑" w:date="2019-10-07T05:03:00Z"/>
                <w:rFonts w:cs="Times New Roman"/>
                <w:sz w:val="22"/>
                <w:szCs w:val="22"/>
              </w:rPr>
            </w:pPr>
            <w:ins w:id="8949" w:author="t_竹沢 公佑" w:date="2019-10-07T05:03:00Z">
              <w:r>
                <w:rPr>
                  <w:rFonts w:cs="Times New Roman" w:hint="eastAsia"/>
                  <w:sz w:val="22"/>
                  <w:szCs w:val="22"/>
                </w:rPr>
                <w:t xml:space="preserve">The criteria of </w:t>
              </w:r>
            </w:ins>
            <w:ins w:id="8950" w:author="t_竹沢 公佑" w:date="2019-10-07T05:05:00Z">
              <w:r>
                <w:rPr>
                  <w:rFonts w:cs="Times New Roman" w:hint="eastAsia"/>
                  <w:sz w:val="22"/>
                  <w:szCs w:val="22"/>
                </w:rPr>
                <w:t xml:space="preserve">voltage </w:t>
              </w:r>
            </w:ins>
            <w:ins w:id="8951" w:author="t_竹沢 公佑" w:date="2019-10-07T05:03:00Z">
              <w:r>
                <w:rPr>
                  <w:rFonts w:cs="Times New Roman" w:hint="eastAsia"/>
                  <w:sz w:val="22"/>
                  <w:szCs w:val="22"/>
                </w:rPr>
                <w:t>alarm</w:t>
              </w:r>
            </w:ins>
            <w:ins w:id="8952" w:author="t_竹沢 公佑" w:date="2019-10-07T05:05:00Z">
              <w:r>
                <w:rPr>
                  <w:rFonts w:cs="Times New Roman" w:hint="eastAsia"/>
                  <w:sz w:val="22"/>
                  <w:szCs w:val="22"/>
                </w:rPr>
                <w:t>s</w:t>
              </w:r>
            </w:ins>
            <w:ins w:id="8953" w:author="t_竹沢 公佑" w:date="2019-10-07T05:03:00Z">
              <w:r>
                <w:rPr>
                  <w:rFonts w:cs="Times New Roman" w:hint="eastAsia"/>
                  <w:sz w:val="22"/>
                  <w:szCs w:val="22"/>
                </w:rPr>
                <w:t xml:space="preserve"> is </w:t>
              </w:r>
            </w:ins>
            <w:ins w:id="8954" w:author="t_竹沢 公佑" w:date="2019-10-07T05:04:00Z">
              <w:r>
                <w:rPr>
                  <w:rFonts w:cs="Times New Roman" w:hint="eastAsia"/>
                  <w:sz w:val="22"/>
                  <w:szCs w:val="22"/>
                </w:rPr>
                <w:t xml:space="preserve">±3% for VCCINT, ±5% for </w:t>
              </w:r>
            </w:ins>
            <w:ins w:id="8955" w:author="t_竹沢 公佑" w:date="2019-10-07T05:05:00Z">
              <w:r>
                <w:rPr>
                  <w:rFonts w:cs="Times New Roman" w:hint="eastAsia"/>
                  <w:sz w:val="22"/>
                  <w:szCs w:val="22"/>
                </w:rPr>
                <w:t>o</w:t>
              </w:r>
            </w:ins>
            <w:ins w:id="8956" w:author="t_竹沢 公佑" w:date="2019-10-07T05:04:00Z">
              <w:r>
                <w:rPr>
                  <w:rFonts w:cs="Times New Roman" w:hint="eastAsia"/>
                  <w:sz w:val="22"/>
                  <w:szCs w:val="22"/>
                </w:rPr>
                <w:t>thers.</w:t>
              </w:r>
            </w:ins>
          </w:p>
          <w:p w:rsidR="0000268D" w:rsidRDefault="00A82A62">
            <w:pPr>
              <w:spacing w:line="0" w:lineRule="atLeast"/>
              <w:ind w:right="1020"/>
              <w:rPr>
                <w:ins w:id="8957" w:author="t_竹沢 公佑" w:date="2019-09-18T15:22:00Z"/>
                <w:rFonts w:cs="Times New Roman"/>
                <w:sz w:val="22"/>
                <w:szCs w:val="22"/>
              </w:rPr>
            </w:pPr>
            <w:ins w:id="8958" w:author="t_竹沢 公佑" w:date="2019-10-05T15:23:00Z">
              <w:r>
                <w:rPr>
                  <w:rFonts w:cs="Times New Roman" w:hint="eastAsia"/>
                  <w:sz w:val="22"/>
                  <w:szCs w:val="22"/>
                </w:rPr>
                <w:t xml:space="preserve">These statuses should be cleard after power-up by using </w:t>
              </w:r>
            </w:ins>
            <w:del w:id="8959" w:author="t_竹沢 公佑" w:date="2019-10-05T15:23:00Z">
              <w:r w:rsidR="0000268D" w:rsidDel="00A82A62">
                <w:rPr>
                  <w:rFonts w:cs="Times New Roman" w:hint="eastAsia"/>
                  <w:sz w:val="22"/>
                  <w:szCs w:val="22"/>
                </w:rPr>
                <w:delText xml:space="preserve">In the case of driver version 2.0.2 or older, </w:delText>
              </w:r>
            </w:del>
            <w:ins w:id="8960" w:author="t_竹沢 公佑" w:date="2019-10-05T15:24:00Z">
              <w:r>
                <w:rPr>
                  <w:rFonts w:cs="Times New Roman" w:hint="eastAsia"/>
                  <w:sz w:val="22"/>
                  <w:szCs w:val="22"/>
                </w:rPr>
                <w:t xml:space="preserve"> </w:t>
              </w:r>
            </w:ins>
            <w:del w:id="8961" w:author="t_竹沢 公佑" w:date="2019-10-05T15:24:00Z">
              <w:r w:rsidR="0000268D" w:rsidDel="00A82A62">
                <w:rPr>
                  <w:rFonts w:cs="Times New Roman" w:hint="eastAsia"/>
                  <w:sz w:val="22"/>
                  <w:szCs w:val="22"/>
                </w:rPr>
                <w:delText>t</w:delText>
              </w:r>
              <w:r w:rsidR="0000268D" w:rsidDel="00A82A62">
                <w:rPr>
                  <w:rFonts w:cs="Times New Roman"/>
                  <w:sz w:val="22"/>
                  <w:szCs w:val="22"/>
                </w:rPr>
                <w:delText>his status should be</w:delText>
              </w:r>
              <w:r w:rsidR="0000268D" w:rsidDel="00A82A62">
                <w:rPr>
                  <w:rFonts w:cs="Times New Roman" w:hint="eastAsia"/>
                  <w:sz w:val="22"/>
                  <w:szCs w:val="22"/>
                </w:rPr>
                <w:delText xml:space="preserve"> </w:delText>
              </w:r>
              <w:r w:rsidR="0000268D" w:rsidDel="00A82A62">
                <w:rPr>
                  <w:rFonts w:cs="Times New Roman"/>
                  <w:sz w:val="22"/>
                  <w:szCs w:val="22"/>
                </w:rPr>
                <w:delText>cleared after power-up</w:delText>
              </w:r>
              <w:r w:rsidR="0000268D" w:rsidDel="00A82A62">
                <w:rPr>
                  <w:rFonts w:cs="Times New Roman" w:hint="eastAsia"/>
                  <w:sz w:val="22"/>
                  <w:szCs w:val="22"/>
                </w:rPr>
                <w:delText xml:space="preserve"> </w:delText>
              </w:r>
              <w:r w:rsidR="0000268D" w:rsidDel="00A82A62">
                <w:rPr>
                  <w:rFonts w:cs="Times New Roman"/>
                  <w:sz w:val="22"/>
                  <w:szCs w:val="22"/>
                </w:rPr>
                <w:delText>by using</w:delText>
              </w:r>
              <w:r w:rsidR="0000268D" w:rsidDel="00A82A62">
                <w:rPr>
                  <w:rFonts w:cs="Times New Roman" w:hint="eastAsia"/>
                  <w:sz w:val="22"/>
                  <w:szCs w:val="22"/>
                </w:rPr>
                <w:delText xml:space="preserve"> </w:delText>
              </w:r>
            </w:del>
            <w:r w:rsidR="00FD7F5E">
              <w:rPr>
                <w:rFonts w:cs="Times New Roman"/>
                <w:sz w:val="22"/>
                <w:szCs w:val="22"/>
              </w:rPr>
              <w:t>RESET_DFR</w:t>
            </w:r>
            <w:r w:rsidR="0000268D">
              <w:rPr>
                <w:rFonts w:cs="Times New Roman" w:hint="eastAsia"/>
                <w:sz w:val="22"/>
                <w:szCs w:val="22"/>
              </w:rPr>
              <w:t xml:space="preserve"> with register reset flag</w:t>
            </w:r>
            <w:ins w:id="8962" w:author="t_竹沢 公佑" w:date="2019-10-05T15:24:00Z">
              <w:r>
                <w:rPr>
                  <w:rFonts w:cs="Times New Roman" w:hint="eastAsia"/>
                  <w:sz w:val="22"/>
                  <w:szCs w:val="22"/>
                </w:rPr>
                <w:t xml:space="preserve"> with the driver version 2.0.2 or older.</w:t>
              </w:r>
            </w:ins>
            <w:del w:id="8963" w:author="t_竹沢 公佑" w:date="2019-10-05T15:25:00Z">
              <w:r w:rsidR="0000268D" w:rsidDel="00A82A62">
                <w:rPr>
                  <w:rFonts w:cs="Times New Roman"/>
                  <w:sz w:val="22"/>
                  <w:szCs w:val="22"/>
                </w:rPr>
                <w:delText>.</w:delText>
              </w:r>
            </w:del>
          </w:p>
          <w:p w:rsidR="001C2F49" w:rsidRDefault="001C2F49">
            <w:pPr>
              <w:spacing w:line="0" w:lineRule="atLeast"/>
              <w:ind w:right="1020"/>
              <w:rPr>
                <w:ins w:id="8964" w:author="t_竹沢 公佑" w:date="2019-09-18T15:22:00Z"/>
                <w:rFonts w:cs="Times New Roman"/>
                <w:sz w:val="22"/>
                <w:szCs w:val="22"/>
              </w:rPr>
            </w:pPr>
          </w:p>
          <w:p w:rsidR="001C2F49" w:rsidRDefault="001C2F49">
            <w:pPr>
              <w:spacing w:line="0" w:lineRule="atLeast"/>
              <w:ind w:right="1020"/>
              <w:rPr>
                <w:ins w:id="8965" w:author="t_竹沢 公佑" w:date="2020-08-13T09:39:00Z"/>
                <w:b/>
                <w:bCs/>
                <w:sz w:val="22"/>
                <w:szCs w:val="22"/>
              </w:rPr>
            </w:pPr>
            <w:ins w:id="8966" w:author="t_竹沢 公佑" w:date="2019-09-18T15:22:00Z">
              <w:r>
                <w:rPr>
                  <w:rFonts w:cs="Times New Roman" w:hint="eastAsia"/>
                  <w:sz w:val="22"/>
                  <w:szCs w:val="22"/>
                </w:rPr>
                <w:lastRenderedPageBreak/>
                <w:t xml:space="preserve">(*1) </w:t>
              </w:r>
              <w:r>
                <w:rPr>
                  <w:rFonts w:hint="eastAsia"/>
                  <w:bCs/>
                  <w:sz w:val="22"/>
                  <w:szCs w:val="22"/>
                </w:rPr>
                <w:t xml:space="preserve">This </w:t>
              </w:r>
            </w:ins>
            <w:ins w:id="8967" w:author="t_竹沢 公佑" w:date="2019-10-07T03:13:00Z">
              <w:r w:rsidR="008600B4">
                <w:rPr>
                  <w:rFonts w:hint="eastAsia"/>
                  <w:bCs/>
                  <w:sz w:val="22"/>
                  <w:szCs w:val="22"/>
                </w:rPr>
                <w:t xml:space="preserve">command </w:t>
              </w:r>
            </w:ins>
            <w:ins w:id="8968" w:author="t_竹沢 公佑" w:date="2019-09-18T15:22:00Z">
              <w:r>
                <w:rPr>
                  <w:rFonts w:hint="eastAsia"/>
                  <w:bCs/>
                  <w:sz w:val="22"/>
                  <w:szCs w:val="22"/>
                </w:rPr>
                <w:t>just reads a FPGA</w:t>
              </w:r>
              <w:r>
                <w:rPr>
                  <w:bCs/>
                  <w:sz w:val="22"/>
                  <w:szCs w:val="22"/>
                </w:rPr>
                <w:t>’</w:t>
              </w:r>
              <w:r>
                <w:rPr>
                  <w:rFonts w:hint="eastAsia"/>
                  <w:bCs/>
                  <w:sz w:val="22"/>
                  <w:szCs w:val="22"/>
                </w:rPr>
                <w:t>s internal register. If there is an error in the physical layer, it sets EIO to errno. For the timeout value of physical</w:t>
              </w:r>
            </w:ins>
            <w:ins w:id="8969" w:author="t_竹沢 公佑" w:date="2019-09-18T15:23:00Z">
              <w:r w:rsidR="00126160">
                <w:rPr>
                  <w:rFonts w:hint="eastAsia"/>
                  <w:bCs/>
                  <w:sz w:val="22"/>
                  <w:szCs w:val="22"/>
                </w:rPr>
                <w:t xml:space="preserve"> lay</w:t>
              </w:r>
            </w:ins>
            <w:ins w:id="8970" w:author="t_竹沢 公佑" w:date="2019-09-18T15:27:00Z">
              <w:r w:rsidR="00126160">
                <w:rPr>
                  <w:rFonts w:hint="eastAsia"/>
                  <w:bCs/>
                  <w:sz w:val="22"/>
                  <w:szCs w:val="22"/>
                </w:rPr>
                <w:t>e</w:t>
              </w:r>
            </w:ins>
            <w:ins w:id="8971" w:author="t_竹沢 公佑" w:date="2019-09-18T15:23:00Z">
              <w:r>
                <w:rPr>
                  <w:rFonts w:hint="eastAsia"/>
                  <w:bCs/>
                  <w:sz w:val="22"/>
                  <w:szCs w:val="22"/>
                </w:rPr>
                <w:t>r</w:t>
              </w:r>
            </w:ins>
            <w:ins w:id="8972" w:author="t_竹沢 公佑" w:date="2019-09-18T15:22:00Z">
              <w:r>
                <w:rPr>
                  <w:rFonts w:hint="eastAsia"/>
                  <w:bCs/>
                  <w:sz w:val="22"/>
                  <w:szCs w:val="22"/>
                </w:rPr>
                <w:t xml:space="preserve">,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8973" w:author="t_竹沢 公佑" w:date="2019-09-18T15:22:00Z">
              <w:r w:rsidRPr="0056709F">
                <w:rPr>
                  <w:b/>
                  <w:bCs/>
                  <w:sz w:val="22"/>
                  <w:szCs w:val="22"/>
                </w:rPr>
                <w:fldChar w:fldCharType="separate"/>
              </w:r>
            </w:ins>
            <w:ins w:id="8974" w:author="t_竹沢 公佑" w:date="2021-02-02T17:29:00Z">
              <w:r w:rsidR="000B4FA1">
                <w:rPr>
                  <w:b/>
                  <w:bCs/>
                  <w:sz w:val="22"/>
                  <w:szCs w:val="22"/>
                </w:rPr>
                <w:t>5.5</w:t>
              </w:r>
            </w:ins>
            <w:ins w:id="8975" w:author="t_竹沢 公佑" w:date="2019-09-18T15:22: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8976" w:author="t_竹沢 公佑" w:date="2019-09-18T15:22:00Z">
              <w:r w:rsidRPr="0056709F">
                <w:rPr>
                  <w:b/>
                  <w:bCs/>
                  <w:sz w:val="22"/>
                  <w:szCs w:val="22"/>
                </w:rPr>
                <w:fldChar w:fldCharType="separate"/>
              </w:r>
            </w:ins>
            <w:ins w:id="8977" w:author="t_竹沢 公佑" w:date="2021-02-02T17:29:00Z">
              <w:r w:rsidR="000B4FA1" w:rsidRPr="000B4FA1">
                <w:rPr>
                  <w:b/>
                  <w:u w:val="single"/>
                  <w:rPrChange w:id="8978" w:author="t_竹沢 公佑" w:date="2021-02-02T17:29:00Z">
                    <w:rPr>
                      <w:u w:val="single"/>
                    </w:rPr>
                  </w:rPrChange>
                </w:rPr>
                <w:t>ioctl</w:t>
              </w:r>
            </w:ins>
            <w:ins w:id="8979" w:author="t_竹沢 公佑" w:date="2019-09-18T15:22:00Z">
              <w:r w:rsidRPr="0056709F">
                <w:rPr>
                  <w:b/>
                  <w:bCs/>
                  <w:sz w:val="22"/>
                  <w:szCs w:val="22"/>
                </w:rPr>
                <w:fldChar w:fldCharType="end"/>
              </w:r>
              <w:r w:rsidRPr="0056709F">
                <w:rPr>
                  <w:b/>
                  <w:bCs/>
                  <w:sz w:val="22"/>
                  <w:szCs w:val="22"/>
                </w:rPr>
                <w:t>”</w:t>
              </w:r>
              <w:r>
                <w:rPr>
                  <w:rFonts w:hint="eastAsia"/>
                  <w:b/>
                  <w:bCs/>
                  <w:sz w:val="22"/>
                  <w:szCs w:val="22"/>
                </w:rPr>
                <w:t>.</w:t>
              </w:r>
            </w:ins>
          </w:p>
          <w:p w:rsidR="007E472E" w:rsidRPr="001C2F49" w:rsidRDefault="007E472E">
            <w:pPr>
              <w:spacing w:line="0" w:lineRule="atLeast"/>
              <w:ind w:right="1020"/>
              <w:rPr>
                <w:b/>
                <w:bCs/>
                <w:sz w:val="22"/>
                <w:szCs w:val="22"/>
                <w:rPrChange w:id="8980" w:author="t_竹沢 公佑" w:date="2019-09-18T15:22:00Z">
                  <w:rPr>
                    <w:rFonts w:cs="Times New Roman"/>
                    <w:sz w:val="22"/>
                    <w:szCs w:val="22"/>
                  </w:rPr>
                </w:rPrChange>
              </w:rPr>
            </w:pPr>
          </w:p>
        </w:tc>
      </w:tr>
      <w:tr w:rsidR="0000268D" w:rsidRPr="00226376" w:rsidTr="008D42B9">
        <w:tc>
          <w:tcPr>
            <w:tcW w:w="2376" w:type="dxa"/>
            <w:gridSpan w:val="2"/>
            <w:tcBorders>
              <w:top w:val="single" w:sz="4" w:space="0" w:color="auto"/>
              <w:left w:val="single" w:sz="4" w:space="0" w:color="auto"/>
              <w:bottom w:val="single" w:sz="4" w:space="0" w:color="auto"/>
              <w:right w:val="single" w:sz="4" w:space="0" w:color="auto"/>
            </w:tcBorders>
          </w:tcPr>
          <w:p w:rsidR="0000268D" w:rsidRDefault="005B68C4" w:rsidP="008D42B9">
            <w:pPr>
              <w:spacing w:line="0" w:lineRule="atLeast"/>
              <w:ind w:right="1020"/>
              <w:rPr>
                <w:rFonts w:cs="Times New Roman"/>
                <w:sz w:val="22"/>
                <w:szCs w:val="22"/>
              </w:rPr>
            </w:pPr>
            <w:r>
              <w:rPr>
                <w:rFonts w:cs="Times New Roman" w:hint="eastAsia"/>
                <w:sz w:val="22"/>
                <w:szCs w:val="22"/>
              </w:rPr>
              <w:lastRenderedPageBreak/>
              <w:t>E</w:t>
            </w:r>
            <w:r w:rsidR="0000268D">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00268D" w:rsidRDefault="0000268D" w:rsidP="008D42B9">
            <w:pPr>
              <w:spacing w:line="0" w:lineRule="atLeast"/>
              <w:ind w:right="1020"/>
              <w:rPr>
                <w:bCs/>
                <w:sz w:val="22"/>
                <w:szCs w:val="22"/>
              </w:rPr>
            </w:pPr>
            <w:r>
              <w:rPr>
                <w:rFonts w:hint="eastAsia"/>
                <w:bCs/>
                <w:sz w:val="22"/>
                <w:szCs w:val="22"/>
              </w:rPr>
              <w:t>EIO</w:t>
            </w:r>
          </w:p>
          <w:p w:rsidR="0000268D" w:rsidRDefault="0000268D" w:rsidP="00226376">
            <w:pPr>
              <w:spacing w:line="0" w:lineRule="atLeast"/>
              <w:ind w:right="1020" w:firstLineChars="50" w:firstLine="110"/>
              <w:rPr>
                <w:ins w:id="8981" w:author="t_竹沢 公佑" w:date="2019-09-18T15:21:00Z"/>
                <w:bCs/>
                <w:sz w:val="22"/>
                <w:szCs w:val="22"/>
              </w:rPr>
            </w:pPr>
            <w:r>
              <w:rPr>
                <w:rFonts w:hint="eastAsia"/>
                <w:bCs/>
                <w:sz w:val="22"/>
                <w:szCs w:val="22"/>
              </w:rPr>
              <w:t xml:space="preserve">When </w:t>
            </w:r>
            <w:ins w:id="8982" w:author="t_竹沢 公佑" w:date="2019-10-05T15:23:00Z">
              <w:r w:rsidR="00A82A62">
                <w:rPr>
                  <w:rFonts w:hint="eastAsia"/>
                  <w:bCs/>
                  <w:sz w:val="22"/>
                  <w:szCs w:val="22"/>
                </w:rPr>
                <w:t xml:space="preserve">this command </w:t>
              </w:r>
            </w:ins>
            <w:r>
              <w:rPr>
                <w:rFonts w:hint="eastAsia"/>
                <w:bCs/>
                <w:sz w:val="22"/>
                <w:szCs w:val="22"/>
              </w:rPr>
              <w:t>fail</w:t>
            </w:r>
            <w:ins w:id="8983" w:author="t_竹沢 公佑" w:date="2019-10-05T15:23:00Z">
              <w:r w:rsidR="00A82A62">
                <w:rPr>
                  <w:rFonts w:hint="eastAsia"/>
                  <w:bCs/>
                  <w:sz w:val="22"/>
                  <w:szCs w:val="22"/>
                </w:rPr>
                <w:t>s</w:t>
              </w:r>
            </w:ins>
            <w:r>
              <w:rPr>
                <w:rFonts w:hint="eastAsia"/>
                <w:bCs/>
                <w:sz w:val="22"/>
                <w:szCs w:val="22"/>
              </w:rPr>
              <w:t xml:space="preserve"> to read or write internal register.</w:t>
            </w:r>
          </w:p>
          <w:p w:rsidR="001C2F49" w:rsidRDefault="001C2F49" w:rsidP="001C2F49">
            <w:pPr>
              <w:spacing w:line="0" w:lineRule="atLeast"/>
              <w:ind w:right="1020" w:firstLineChars="50" w:firstLine="110"/>
              <w:rPr>
                <w:ins w:id="8984" w:author="t_竹沢 公佑" w:date="2019-09-18T15:22:00Z"/>
                <w:bCs/>
                <w:sz w:val="22"/>
                <w:szCs w:val="22"/>
              </w:rPr>
            </w:pPr>
            <w:ins w:id="8985" w:author="t_竹沢 公佑" w:date="2019-09-18T15:22:00Z">
              <w:r w:rsidRPr="00A033B7">
                <w:rPr>
                  <w:bCs/>
                  <w:sz w:val="22"/>
                  <w:szCs w:val="22"/>
                </w:rPr>
                <w:t>This errno means device driver can't control the device.</w:t>
              </w:r>
            </w:ins>
          </w:p>
          <w:p w:rsidR="001C2F49" w:rsidRDefault="00AA1052" w:rsidP="001C2F49">
            <w:pPr>
              <w:spacing w:line="0" w:lineRule="atLeast"/>
              <w:ind w:right="1020" w:firstLineChars="50" w:firstLine="110"/>
              <w:rPr>
                <w:ins w:id="8986" w:author="t_竹沢 公佑" w:date="2019-09-18T15:22:00Z"/>
                <w:bCs/>
                <w:sz w:val="22"/>
                <w:szCs w:val="22"/>
              </w:rPr>
            </w:pPr>
            <w:ins w:id="8987" w:author="t_竹沢 公佑" w:date="2019-09-18T15:22:00Z">
              <w:r>
                <w:rPr>
                  <w:bCs/>
                  <w:sz w:val="22"/>
                  <w:szCs w:val="22"/>
                </w:rPr>
                <w:t>If this error occu</w:t>
              </w:r>
              <w:r w:rsidR="001C2F49" w:rsidRPr="00A033B7">
                <w:rPr>
                  <w:bCs/>
                  <w:sz w:val="22"/>
                  <w:szCs w:val="22"/>
                </w:rPr>
                <w:t>rs often, it may be hardware error is happen</w:t>
              </w:r>
            </w:ins>
            <w:ins w:id="8988" w:author="t_竹沢 公佑" w:date="2019-10-05T17:03:00Z">
              <w:r>
                <w:rPr>
                  <w:rFonts w:hint="eastAsia"/>
                  <w:bCs/>
                  <w:sz w:val="22"/>
                  <w:szCs w:val="22"/>
                </w:rPr>
                <w:t>e</w:t>
              </w:r>
            </w:ins>
            <w:ins w:id="8989" w:author="t_竹沢 公佑" w:date="2019-09-18T15:22:00Z">
              <w:r w:rsidR="001C2F49" w:rsidRPr="00A033B7">
                <w:rPr>
                  <w:bCs/>
                  <w:sz w:val="22"/>
                  <w:szCs w:val="22"/>
                </w:rPr>
                <w:t>d.</w:t>
              </w:r>
            </w:ins>
          </w:p>
          <w:p w:rsidR="001C2F49" w:rsidRPr="00F411DC" w:rsidRDefault="001C2F49" w:rsidP="00F411DC">
            <w:pPr>
              <w:spacing w:line="0" w:lineRule="atLeast"/>
              <w:ind w:right="1020" w:firstLineChars="50" w:firstLine="110"/>
              <w:rPr>
                <w:bCs/>
                <w:sz w:val="22"/>
                <w:szCs w:val="22"/>
              </w:rPr>
            </w:pPr>
            <w:ins w:id="8990" w:author="t_竹沢 公佑" w:date="2019-09-18T15:22:00Z">
              <w:r w:rsidRPr="00A033B7">
                <w:rPr>
                  <w:bCs/>
                  <w:sz w:val="22"/>
                  <w:szCs w:val="22"/>
                </w:rPr>
                <w:t>Please execute cold-reboot and try again.</w:t>
              </w:r>
            </w:ins>
          </w:p>
        </w:tc>
      </w:tr>
    </w:tbl>
    <w:p w:rsidR="00311974" w:rsidRDefault="00311974">
      <w:pPr>
        <w:spacing w:line="0" w:lineRule="atLeast"/>
        <w:ind w:right="1020"/>
        <w:rPr>
          <w:lang w:val="en"/>
        </w:rPr>
      </w:pPr>
    </w:p>
    <w:p w:rsidR="00DF1C7C" w:rsidRPr="00226376" w:rsidRDefault="00311974">
      <w:pPr>
        <w:spacing w:line="0" w:lineRule="atLeast"/>
        <w:ind w:right="1020"/>
        <w:rPr>
          <w:lang w:val="en"/>
        </w:rPr>
      </w:pPr>
      <w:r>
        <w:rPr>
          <w:lang w:val="en"/>
        </w:rPr>
        <w:br w:type="page"/>
      </w:r>
    </w:p>
    <w:p w:rsidR="00DF1C7C" w:rsidRDefault="00DF1C7C" w:rsidP="00B862C9">
      <w:pPr>
        <w:pStyle w:val="3"/>
      </w:pPr>
      <w:bookmarkStart w:id="8991" w:name="_Toc63179442"/>
      <w:r>
        <w:t>GET_</w:t>
      </w:r>
      <w:r>
        <w:rPr>
          <w:rFonts w:hint="eastAsia"/>
        </w:rPr>
        <w:t>DFR_CHKSUM_COUNTER</w:t>
      </w:r>
      <w:bookmarkEnd w:id="89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198"/>
        <w:gridCol w:w="6"/>
        <w:gridCol w:w="3549"/>
        <w:gridCol w:w="2126"/>
        <w:gridCol w:w="1843"/>
      </w:tblGrid>
      <w:tr w:rsidR="00DF1C7C">
        <w:tc>
          <w:tcPr>
            <w:tcW w:w="2370" w:type="dxa"/>
            <w:gridSpan w:val="2"/>
          </w:tcPr>
          <w:p w:rsidR="00DF1C7C" w:rsidRDefault="00DF1C7C">
            <w:pPr>
              <w:spacing w:line="0" w:lineRule="atLeast"/>
              <w:ind w:right="1020"/>
              <w:rPr>
                <w:sz w:val="22"/>
                <w:szCs w:val="22"/>
              </w:rPr>
            </w:pPr>
            <w:r>
              <w:rPr>
                <w:rFonts w:hint="eastAsia"/>
                <w:sz w:val="22"/>
                <w:szCs w:val="22"/>
              </w:rPr>
              <w:t>ItemID</w:t>
            </w:r>
          </w:p>
        </w:tc>
        <w:tc>
          <w:tcPr>
            <w:tcW w:w="3555" w:type="dxa"/>
            <w:gridSpan w:val="2"/>
          </w:tcPr>
          <w:p w:rsidR="00DF1C7C" w:rsidRDefault="00DF1C7C">
            <w:pPr>
              <w:spacing w:line="0" w:lineRule="atLeast"/>
              <w:ind w:right="1020"/>
              <w:rPr>
                <w:sz w:val="22"/>
                <w:szCs w:val="22"/>
              </w:rPr>
            </w:pPr>
            <w:r>
              <w:rPr>
                <w:sz w:val="22"/>
                <w:szCs w:val="22"/>
              </w:rPr>
              <w:t>GET_DFR_CHK_CNT_ID_D</w:t>
            </w:r>
          </w:p>
        </w:tc>
        <w:tc>
          <w:tcPr>
            <w:tcW w:w="2126" w:type="dxa"/>
          </w:tcPr>
          <w:p w:rsidR="00DF1C7C" w:rsidRDefault="00DF1C7C">
            <w:pPr>
              <w:spacing w:line="0" w:lineRule="atLeast"/>
              <w:ind w:right="-108"/>
              <w:rPr>
                <w:sz w:val="22"/>
                <w:szCs w:val="22"/>
              </w:rPr>
            </w:pPr>
            <w:r>
              <w:rPr>
                <w:rFonts w:hint="eastAsia"/>
                <w:sz w:val="22"/>
                <w:szCs w:val="22"/>
              </w:rPr>
              <w:t>0x0000 1805</w:t>
            </w:r>
          </w:p>
        </w:tc>
        <w:tc>
          <w:tcPr>
            <w:tcW w:w="1843" w:type="dxa"/>
          </w:tcPr>
          <w:p w:rsidR="00DF1C7C" w:rsidRDefault="00DF1C7C">
            <w:pPr>
              <w:spacing w:line="0" w:lineRule="atLeast"/>
              <w:ind w:right="-108"/>
              <w:rPr>
                <w:sz w:val="22"/>
                <w:szCs w:val="22"/>
              </w:rPr>
            </w:pPr>
            <w:r>
              <w:rPr>
                <w:rFonts w:hint="eastAsia"/>
                <w:sz w:val="22"/>
                <w:szCs w:val="22"/>
                <w:lang w:val="en"/>
              </w:rPr>
              <w:t>CH1-BitD</w:t>
            </w:r>
          </w:p>
        </w:tc>
      </w:tr>
      <w:tr w:rsidR="00DF1C7C">
        <w:tc>
          <w:tcPr>
            <w:tcW w:w="2370"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555" w:type="dxa"/>
            <w:gridSpan w:val="2"/>
          </w:tcPr>
          <w:p w:rsidR="00DF1C7C" w:rsidRDefault="00DF1C7C">
            <w:pPr>
              <w:spacing w:line="0" w:lineRule="atLeast"/>
              <w:ind w:right="1020"/>
              <w:rPr>
                <w:sz w:val="22"/>
                <w:szCs w:val="22"/>
              </w:rPr>
            </w:pPr>
            <w:r>
              <w:rPr>
                <w:sz w:val="22"/>
                <w:szCs w:val="22"/>
              </w:rPr>
              <w:t>GET_DFR_CHK_CNT_ID_</w:t>
            </w:r>
            <w:r>
              <w:rPr>
                <w:rFonts w:hint="eastAsia"/>
                <w:sz w:val="22"/>
                <w:szCs w:val="22"/>
              </w:rPr>
              <w:t>C</w:t>
            </w:r>
          </w:p>
        </w:tc>
        <w:tc>
          <w:tcPr>
            <w:tcW w:w="2126" w:type="dxa"/>
          </w:tcPr>
          <w:p w:rsidR="00DF1C7C" w:rsidRDefault="00DF1C7C">
            <w:pPr>
              <w:spacing w:line="0" w:lineRule="atLeast"/>
              <w:ind w:right="-108"/>
              <w:rPr>
                <w:sz w:val="22"/>
                <w:szCs w:val="22"/>
              </w:rPr>
            </w:pPr>
            <w:r>
              <w:rPr>
                <w:rFonts w:hint="eastAsia"/>
                <w:sz w:val="22"/>
                <w:szCs w:val="22"/>
              </w:rPr>
              <w:t>0x0000 2805</w:t>
            </w:r>
          </w:p>
        </w:tc>
        <w:tc>
          <w:tcPr>
            <w:tcW w:w="1843" w:type="dxa"/>
          </w:tcPr>
          <w:p w:rsidR="00DF1C7C" w:rsidRDefault="00DF1C7C">
            <w:pPr>
              <w:spacing w:line="0" w:lineRule="atLeast"/>
              <w:ind w:right="-108"/>
              <w:rPr>
                <w:sz w:val="22"/>
                <w:szCs w:val="22"/>
              </w:rPr>
            </w:pPr>
            <w:r>
              <w:rPr>
                <w:rFonts w:hint="eastAsia"/>
                <w:sz w:val="22"/>
                <w:szCs w:val="22"/>
                <w:lang w:val="en"/>
              </w:rPr>
              <w:t>CH2-BitC</w:t>
            </w:r>
          </w:p>
        </w:tc>
      </w:tr>
      <w:tr w:rsidR="00DF1C7C">
        <w:tc>
          <w:tcPr>
            <w:tcW w:w="2370"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555" w:type="dxa"/>
            <w:gridSpan w:val="2"/>
          </w:tcPr>
          <w:p w:rsidR="00DF1C7C" w:rsidRDefault="00DF1C7C">
            <w:pPr>
              <w:spacing w:line="0" w:lineRule="atLeast"/>
              <w:ind w:right="1020"/>
              <w:rPr>
                <w:sz w:val="22"/>
                <w:szCs w:val="22"/>
              </w:rPr>
            </w:pPr>
            <w:r>
              <w:rPr>
                <w:sz w:val="22"/>
                <w:szCs w:val="22"/>
              </w:rPr>
              <w:t>GET_DFR_CHK_CNT_ID_</w:t>
            </w:r>
            <w:r>
              <w:rPr>
                <w:rFonts w:hint="eastAsia"/>
                <w:sz w:val="22"/>
                <w:szCs w:val="22"/>
              </w:rPr>
              <w:t>B</w:t>
            </w:r>
          </w:p>
        </w:tc>
        <w:tc>
          <w:tcPr>
            <w:tcW w:w="2126" w:type="dxa"/>
          </w:tcPr>
          <w:p w:rsidR="00DF1C7C" w:rsidRDefault="00DF1C7C">
            <w:pPr>
              <w:spacing w:line="0" w:lineRule="atLeast"/>
              <w:ind w:right="-108"/>
              <w:rPr>
                <w:sz w:val="22"/>
                <w:szCs w:val="22"/>
              </w:rPr>
            </w:pPr>
            <w:r>
              <w:rPr>
                <w:rFonts w:hint="eastAsia"/>
                <w:sz w:val="22"/>
                <w:szCs w:val="22"/>
              </w:rPr>
              <w:t>0x0000 3805</w:t>
            </w:r>
          </w:p>
        </w:tc>
        <w:tc>
          <w:tcPr>
            <w:tcW w:w="1843" w:type="dxa"/>
          </w:tcPr>
          <w:p w:rsidR="00DF1C7C" w:rsidRDefault="00DF1C7C">
            <w:pPr>
              <w:spacing w:line="0" w:lineRule="atLeast"/>
              <w:ind w:right="-108"/>
              <w:rPr>
                <w:sz w:val="22"/>
                <w:szCs w:val="22"/>
              </w:rPr>
            </w:pPr>
            <w:r>
              <w:rPr>
                <w:rFonts w:hint="eastAsia"/>
                <w:sz w:val="22"/>
                <w:szCs w:val="22"/>
                <w:lang w:val="en"/>
              </w:rPr>
              <w:t>CH3-BitB</w:t>
            </w:r>
          </w:p>
        </w:tc>
      </w:tr>
      <w:tr w:rsidR="00DF1C7C">
        <w:tc>
          <w:tcPr>
            <w:tcW w:w="2370" w:type="dxa"/>
            <w:gridSpan w:val="2"/>
          </w:tcPr>
          <w:p w:rsidR="00DF1C7C" w:rsidRDefault="00DF1C7C">
            <w:pPr>
              <w:spacing w:line="0" w:lineRule="atLeast"/>
              <w:ind w:right="1020"/>
              <w:rPr>
                <w:sz w:val="22"/>
                <w:szCs w:val="22"/>
              </w:rPr>
            </w:pPr>
            <w:r>
              <w:rPr>
                <w:rFonts w:cs="Times New Roman"/>
                <w:sz w:val="22"/>
                <w:szCs w:val="22"/>
              </w:rPr>
              <w:t>Description</w:t>
            </w:r>
          </w:p>
        </w:tc>
        <w:tc>
          <w:tcPr>
            <w:tcW w:w="7524" w:type="dxa"/>
            <w:gridSpan w:val="4"/>
          </w:tcPr>
          <w:p w:rsidR="00DF1C7C" w:rsidRDefault="00DF1C7C">
            <w:pPr>
              <w:widowControl w:val="0"/>
              <w:autoSpaceDE w:val="0"/>
              <w:autoSpaceDN w:val="0"/>
              <w:adjustRightInd w:val="0"/>
              <w:spacing w:line="0" w:lineRule="atLeast"/>
              <w:rPr>
                <w:rFonts w:cs="Times New Roman"/>
                <w:sz w:val="22"/>
                <w:szCs w:val="22"/>
              </w:rPr>
            </w:pPr>
            <w:r>
              <w:rPr>
                <w:rFonts w:cs="Times New Roman"/>
                <w:sz w:val="22"/>
                <w:szCs w:val="22"/>
              </w:rPr>
              <w:t xml:space="preserve">Read </w:t>
            </w:r>
            <w:r>
              <w:rPr>
                <w:rFonts w:cs="Times New Roman" w:hint="eastAsia"/>
                <w:sz w:val="22"/>
                <w:szCs w:val="22"/>
              </w:rPr>
              <w:t xml:space="preserve">the </w:t>
            </w:r>
            <w:r>
              <w:rPr>
                <w:rFonts w:cs="Times New Roman"/>
                <w:sz w:val="22"/>
                <w:szCs w:val="22"/>
              </w:rPr>
              <w:t xml:space="preserve">internal </w:t>
            </w:r>
            <w:r>
              <w:rPr>
                <w:rFonts w:cs="Times New Roman" w:hint="eastAsia"/>
                <w:sz w:val="22"/>
                <w:szCs w:val="22"/>
              </w:rPr>
              <w:t>checksum</w:t>
            </w:r>
            <w:r>
              <w:rPr>
                <w:rFonts w:cs="Times New Roman"/>
                <w:sz w:val="22"/>
                <w:szCs w:val="22"/>
              </w:rPr>
              <w:t xml:space="preserve"> counter.</w:t>
            </w:r>
            <w:r>
              <w:rPr>
                <w:rFonts w:cs="Times New Roman" w:hint="eastAsia"/>
                <w:sz w:val="22"/>
                <w:szCs w:val="22"/>
              </w:rPr>
              <w:t xml:space="preserve"> </w:t>
            </w:r>
            <w:ins w:id="8992" w:author="t_竹沢 公佑" w:date="2019-10-05T15:26:00Z">
              <w:r w:rsidR="00A82A62">
                <w:rPr>
                  <w:rFonts w:cs="Times New Roman" w:hint="eastAsia"/>
                  <w:sz w:val="22"/>
                  <w:szCs w:val="22"/>
                </w:rPr>
                <w:t xml:space="preserve">It </w:t>
              </w:r>
            </w:ins>
            <w:del w:id="8993" w:author="t_竹沢 公佑" w:date="2019-10-05T15:26:00Z">
              <w:r w:rsidDel="00A82A62">
                <w:rPr>
                  <w:rFonts w:cs="Times New Roman"/>
                  <w:sz w:val="22"/>
                  <w:szCs w:val="22"/>
                </w:rPr>
                <w:delText xml:space="preserve">The internal </w:delText>
              </w:r>
              <w:r w:rsidDel="00A82A62">
                <w:rPr>
                  <w:rFonts w:cs="Times New Roman" w:hint="eastAsia"/>
                  <w:sz w:val="22"/>
                  <w:szCs w:val="22"/>
                </w:rPr>
                <w:delText>checksum</w:delText>
              </w:r>
              <w:r w:rsidDel="00A82A62">
                <w:rPr>
                  <w:rFonts w:cs="Times New Roman"/>
                  <w:sz w:val="22"/>
                  <w:szCs w:val="22"/>
                </w:rPr>
                <w:delText xml:space="preserve"> counter </w:delText>
              </w:r>
            </w:del>
            <w:r>
              <w:rPr>
                <w:rFonts w:cs="Times New Roman"/>
                <w:sz w:val="22"/>
                <w:szCs w:val="22"/>
              </w:rPr>
              <w:t xml:space="preserve">counts the number of </w:t>
            </w:r>
            <w:r>
              <w:rPr>
                <w:rFonts w:cs="Times New Roman" w:hint="eastAsia"/>
                <w:sz w:val="22"/>
                <w:szCs w:val="22"/>
              </w:rPr>
              <w:t>checksum</w:t>
            </w:r>
            <w:r>
              <w:rPr>
                <w:rFonts w:cs="Times New Roman"/>
                <w:sz w:val="22"/>
                <w:szCs w:val="22"/>
              </w:rPr>
              <w:t xml:space="preserve"> errors </w:t>
            </w:r>
            <w:r>
              <w:rPr>
                <w:rFonts w:cs="Times New Roman" w:hint="eastAsia"/>
                <w:sz w:val="22"/>
                <w:szCs w:val="22"/>
              </w:rPr>
              <w:t xml:space="preserve">of </w:t>
            </w:r>
            <w:ins w:id="8994" w:author="t_竹沢 公佑" w:date="2019-10-05T15:26:00Z">
              <w:r w:rsidR="00A82A62">
                <w:rPr>
                  <w:rFonts w:cs="Times New Roman" w:hint="eastAsia"/>
                  <w:sz w:val="22"/>
                  <w:szCs w:val="22"/>
                </w:rPr>
                <w:t xml:space="preserve">ALMA </w:t>
              </w:r>
            </w:ins>
            <w:del w:id="8995" w:author="t_竹沢 公佑" w:date="2019-10-05T15:26:00Z">
              <w:r w:rsidDel="00A82A62">
                <w:rPr>
                  <w:rFonts w:cs="Times New Roman" w:hint="eastAsia"/>
                  <w:sz w:val="22"/>
                  <w:szCs w:val="22"/>
                </w:rPr>
                <w:delText>alma-</w:delText>
              </w:r>
            </w:del>
            <w:r>
              <w:rPr>
                <w:rFonts w:cs="Times New Roman" w:hint="eastAsia"/>
                <w:sz w:val="22"/>
                <w:szCs w:val="22"/>
              </w:rPr>
              <w:t>frame after the</w:t>
            </w:r>
            <w:r>
              <w:rPr>
                <w:rFonts w:cs="Times New Roman"/>
                <w:sz w:val="22"/>
                <w:szCs w:val="22"/>
              </w:rPr>
              <w:t xml:space="preserve"> reset.</w:t>
            </w:r>
          </w:p>
          <w:p w:rsidR="00DF1C7C" w:rsidRDefault="00FD7F5E">
            <w:pPr>
              <w:widowControl w:val="0"/>
              <w:autoSpaceDE w:val="0"/>
              <w:autoSpaceDN w:val="0"/>
              <w:adjustRightInd w:val="0"/>
              <w:spacing w:line="0" w:lineRule="atLeast"/>
              <w:rPr>
                <w:rFonts w:cs="Times New Roman"/>
                <w:sz w:val="22"/>
                <w:szCs w:val="22"/>
              </w:rPr>
            </w:pPr>
            <w:r>
              <w:rPr>
                <w:rFonts w:cs="Times New Roman"/>
                <w:sz w:val="22"/>
                <w:szCs w:val="22"/>
              </w:rPr>
              <w:t>RESET_DFR</w:t>
            </w:r>
            <w:r w:rsidR="00DF1C7C">
              <w:rPr>
                <w:rFonts w:cs="Times New Roman"/>
                <w:sz w:val="22"/>
                <w:szCs w:val="22"/>
              </w:rPr>
              <w:t xml:space="preserve"> or RESET_DFR_</w:t>
            </w:r>
            <w:r w:rsidR="00DF1C7C">
              <w:rPr>
                <w:rFonts w:cs="Times New Roman" w:hint="eastAsia"/>
                <w:sz w:val="22"/>
                <w:szCs w:val="22"/>
              </w:rPr>
              <w:t>CHKSUM</w:t>
            </w:r>
            <w:r w:rsidR="00DF1C7C">
              <w:rPr>
                <w:rFonts w:cs="Times New Roman"/>
                <w:sz w:val="22"/>
                <w:szCs w:val="22"/>
              </w:rPr>
              <w:t xml:space="preserve"> resets to 0.</w:t>
            </w:r>
          </w:p>
        </w:tc>
      </w:tr>
      <w:tr w:rsidR="00DF1C7C">
        <w:tc>
          <w:tcPr>
            <w:tcW w:w="2370" w:type="dxa"/>
            <w:gridSpan w:val="2"/>
          </w:tcPr>
          <w:p w:rsidR="00DF1C7C" w:rsidRDefault="00DF1C7C">
            <w:pPr>
              <w:spacing w:line="0" w:lineRule="atLeast"/>
              <w:ind w:right="-114"/>
              <w:rPr>
                <w:sz w:val="22"/>
                <w:szCs w:val="22"/>
              </w:rPr>
            </w:pPr>
            <w:r>
              <w:rPr>
                <w:rFonts w:cs="Times New Roman"/>
                <w:sz w:val="22"/>
                <w:szCs w:val="22"/>
              </w:rPr>
              <w:t>Update Rate</w:t>
            </w:r>
          </w:p>
        </w:tc>
        <w:tc>
          <w:tcPr>
            <w:tcW w:w="7524" w:type="dxa"/>
            <w:gridSpan w:val="4"/>
          </w:tcPr>
          <w:p w:rsidR="00DF1C7C" w:rsidRDefault="00DF1C7C">
            <w:pPr>
              <w:spacing w:line="0" w:lineRule="atLeast"/>
              <w:ind w:right="-108"/>
              <w:rPr>
                <w:sz w:val="22"/>
                <w:szCs w:val="22"/>
              </w:rPr>
            </w:pPr>
            <w:r>
              <w:rPr>
                <w:rFonts w:hint="eastAsia"/>
                <w:sz w:val="22"/>
                <w:szCs w:val="22"/>
              </w:rPr>
              <w:t>Real time</w:t>
            </w:r>
          </w:p>
          <w:p w:rsidR="00423021" w:rsidRDefault="000C117E">
            <w:pPr>
              <w:spacing w:line="0" w:lineRule="atLeast"/>
              <w:ind w:right="-108"/>
              <w:rPr>
                <w:sz w:val="22"/>
                <w:szCs w:val="22"/>
                <w:lang w:val="en"/>
              </w:rPr>
            </w:pPr>
            <w:r>
              <w:rPr>
                <w:rFonts w:hint="eastAsia"/>
                <w:sz w:val="22"/>
                <w:szCs w:val="22"/>
              </w:rPr>
              <w:t xml:space="preserve">(FPGA updates these items in real time. Every time this </w:t>
            </w:r>
            <w:ins w:id="8996" w:author="t_竹沢 公佑" w:date="2019-10-07T03:14:00Z">
              <w:r w:rsidR="008600B4">
                <w:rPr>
                  <w:rFonts w:hint="eastAsia"/>
                  <w:sz w:val="22"/>
                  <w:szCs w:val="22"/>
                </w:rPr>
                <w:t xml:space="preserve">command </w:t>
              </w:r>
            </w:ins>
            <w:del w:id="8997" w:author="t_竹沢 公佑" w:date="2019-10-07T03:14:00Z">
              <w:r w:rsidDel="008600B4">
                <w:rPr>
                  <w:rFonts w:hint="eastAsia"/>
                  <w:sz w:val="22"/>
                  <w:szCs w:val="22"/>
                </w:rPr>
                <w:delText xml:space="preserve">function </w:delText>
              </w:r>
            </w:del>
            <w:r>
              <w:rPr>
                <w:rFonts w:hint="eastAsia"/>
                <w:sz w:val="22"/>
                <w:szCs w:val="22"/>
              </w:rPr>
              <w:t xml:space="preserve">is called, it </w:t>
            </w:r>
            <w:ins w:id="8998" w:author="t_竹沢 公佑" w:date="2019-10-07T03:14:00Z">
              <w:r w:rsidR="008600B4">
                <w:rPr>
                  <w:rFonts w:hint="eastAsia"/>
                  <w:sz w:val="22"/>
                  <w:szCs w:val="22"/>
                </w:rPr>
                <w:t>read</w:t>
              </w:r>
            </w:ins>
            <w:del w:id="8999" w:author="t_竹沢 公佑" w:date="2019-10-07T03:14:00Z">
              <w:r w:rsidDel="008600B4">
                <w:rPr>
                  <w:sz w:val="22"/>
                  <w:szCs w:val="22"/>
                </w:rPr>
                <w:delText>retrieve</w:delText>
              </w:r>
            </w:del>
            <w:r>
              <w:rPr>
                <w:rFonts w:hint="eastAsia"/>
                <w:sz w:val="22"/>
                <w:szCs w:val="22"/>
              </w:rPr>
              <w:t>s values from FPGA.)</w:t>
            </w:r>
          </w:p>
        </w:tc>
      </w:tr>
      <w:tr w:rsidR="00DF1C7C">
        <w:tc>
          <w:tcPr>
            <w:tcW w:w="2370" w:type="dxa"/>
            <w:gridSpan w:val="2"/>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24" w:type="dxa"/>
            <w:gridSpan w:val="4"/>
          </w:tcPr>
          <w:p w:rsidR="00DF1C7C" w:rsidRDefault="00DF1C7C">
            <w:pPr>
              <w:spacing w:line="0" w:lineRule="atLeast"/>
              <w:ind w:right="1020"/>
              <w:rPr>
                <w:sz w:val="22"/>
                <w:szCs w:val="22"/>
              </w:rPr>
            </w:pPr>
            <w:r>
              <w:rPr>
                <w:rFonts w:hint="eastAsia"/>
                <w:sz w:val="22"/>
                <w:szCs w:val="22"/>
              </w:rPr>
              <w:t>No</w:t>
            </w:r>
          </w:p>
        </w:tc>
      </w:tr>
      <w:tr w:rsidR="00595E56" w:rsidTr="00D61AA9">
        <w:tc>
          <w:tcPr>
            <w:tcW w:w="2376" w:type="dxa"/>
            <w:gridSpan w:val="3"/>
          </w:tcPr>
          <w:p w:rsidR="00595E56" w:rsidRPr="00A82A62" w:rsidRDefault="00596636" w:rsidP="00596636">
            <w:pPr>
              <w:pStyle w:val="afa"/>
              <w:rPr>
                <w:sz w:val="22"/>
                <w:szCs w:val="22"/>
                <w:rPrChange w:id="9000" w:author="t_竹沢 公佑" w:date="2019-10-05T15:27:00Z">
                  <w:rPr/>
                </w:rPrChange>
              </w:rPr>
            </w:pPr>
            <w:r w:rsidRPr="00A82A62">
              <w:rPr>
                <w:sz w:val="22"/>
                <w:szCs w:val="22"/>
                <w:rPrChange w:id="9001" w:author="t_竹沢 公佑" w:date="2019-10-05T15:27:00Z">
                  <w:rPr/>
                </w:rPrChange>
              </w:rPr>
              <w:t>Synchronization</w:t>
            </w:r>
          </w:p>
        </w:tc>
        <w:tc>
          <w:tcPr>
            <w:tcW w:w="7518" w:type="dxa"/>
            <w:gridSpan w:val="3"/>
          </w:tcPr>
          <w:p w:rsidR="00595E56" w:rsidRPr="00A82A62" w:rsidRDefault="00AC7296" w:rsidP="00596636">
            <w:pPr>
              <w:pStyle w:val="afa"/>
              <w:rPr>
                <w:sz w:val="22"/>
                <w:szCs w:val="22"/>
                <w:rPrChange w:id="9002" w:author="t_竹沢 公佑" w:date="2019-10-05T15:27:00Z">
                  <w:rPr/>
                </w:rPrChange>
              </w:rPr>
            </w:pPr>
            <w:r w:rsidRPr="00A82A62">
              <w:rPr>
                <w:sz w:val="22"/>
                <w:szCs w:val="22"/>
                <w:rPrChange w:id="9003" w:author="t_竹沢 公佑" w:date="2019-10-05T15:27:00Z">
                  <w:rPr/>
                </w:rPrChange>
              </w:rPr>
              <w:t>S</w:t>
            </w:r>
            <w:r w:rsidR="00595E56" w:rsidRPr="00A82A62">
              <w:rPr>
                <w:sz w:val="22"/>
                <w:szCs w:val="22"/>
                <w:rPrChange w:id="9004" w:author="t_竹沢 公佑" w:date="2019-10-05T15:27:00Z">
                  <w:rPr/>
                </w:rPrChange>
              </w:rPr>
              <w:t>ynchronous</w:t>
            </w:r>
            <w:ins w:id="9005" w:author="t_竹沢 公佑" w:date="2019-09-18T15:26:00Z">
              <w:r w:rsidR="00126160" w:rsidRPr="00A82A62">
                <w:rPr>
                  <w:sz w:val="22"/>
                  <w:szCs w:val="22"/>
                  <w:rPrChange w:id="9006" w:author="t_竹沢 公佑" w:date="2019-10-05T15:27:00Z">
                    <w:rPr/>
                  </w:rPrChange>
                </w:rPr>
                <w:t xml:space="preserve"> (*1)</w:t>
              </w:r>
            </w:ins>
          </w:p>
        </w:tc>
      </w:tr>
      <w:tr w:rsidR="00D61AA9" w:rsidTr="00595E56">
        <w:trPr>
          <w:trHeight w:val="190"/>
        </w:trPr>
        <w:tc>
          <w:tcPr>
            <w:tcW w:w="1172" w:type="dxa"/>
            <w:vMerge w:val="restart"/>
          </w:tcPr>
          <w:p w:rsidR="00D61AA9" w:rsidRPr="00A82A62" w:rsidRDefault="00D61AA9" w:rsidP="00AC5086">
            <w:pPr>
              <w:pStyle w:val="afa"/>
              <w:rPr>
                <w:sz w:val="22"/>
                <w:szCs w:val="22"/>
                <w:rPrChange w:id="9007" w:author="t_竹沢 公佑" w:date="2019-10-05T15:27:00Z">
                  <w:rPr/>
                </w:rPrChange>
              </w:rPr>
            </w:pPr>
            <w:r w:rsidRPr="00A82A62">
              <w:rPr>
                <w:sz w:val="22"/>
                <w:szCs w:val="22"/>
                <w:rPrChange w:id="9008" w:author="t_竹沢 公佑" w:date="2019-10-05T15:27:00Z">
                  <w:rPr/>
                </w:rPrChange>
              </w:rPr>
              <w:t>Data</w:t>
            </w:r>
          </w:p>
        </w:tc>
        <w:tc>
          <w:tcPr>
            <w:tcW w:w="1204" w:type="dxa"/>
            <w:gridSpan w:val="2"/>
          </w:tcPr>
          <w:p w:rsidR="00D61AA9" w:rsidRPr="00A82A62" w:rsidRDefault="00D61AA9" w:rsidP="00AC5086">
            <w:pPr>
              <w:rPr>
                <w:sz w:val="22"/>
                <w:szCs w:val="22"/>
                <w:rPrChange w:id="9009" w:author="t_竹沢 公佑" w:date="2019-10-05T15:27:00Z">
                  <w:rPr/>
                </w:rPrChange>
              </w:rPr>
            </w:pPr>
            <w:r w:rsidRPr="00A82A62">
              <w:rPr>
                <w:sz w:val="22"/>
                <w:szCs w:val="22"/>
                <w:rPrChange w:id="9010" w:author="t_竹沢 公佑" w:date="2019-10-05T15:27:00Z">
                  <w:rPr/>
                </w:rPrChange>
              </w:rPr>
              <w:t>Size</w:t>
            </w:r>
          </w:p>
        </w:tc>
        <w:tc>
          <w:tcPr>
            <w:tcW w:w="7518" w:type="dxa"/>
            <w:gridSpan w:val="3"/>
          </w:tcPr>
          <w:p w:rsidR="00D61AA9" w:rsidRDefault="00D61AA9" w:rsidP="00AC5086">
            <w:pPr>
              <w:rPr>
                <w:sz w:val="22"/>
                <w:szCs w:val="22"/>
              </w:rPr>
            </w:pPr>
            <w:r>
              <w:rPr>
                <w:rFonts w:hint="eastAsia"/>
                <w:sz w:val="22"/>
                <w:szCs w:val="22"/>
              </w:rPr>
              <w:t>8Bytes</w:t>
            </w:r>
          </w:p>
        </w:tc>
      </w:tr>
      <w:tr w:rsidR="00D61AA9" w:rsidTr="00595E56">
        <w:trPr>
          <w:trHeight w:val="238"/>
        </w:trPr>
        <w:tc>
          <w:tcPr>
            <w:tcW w:w="1172" w:type="dxa"/>
            <w:vMerge/>
          </w:tcPr>
          <w:p w:rsidR="00D61AA9" w:rsidRPr="00A82A62" w:rsidRDefault="00D61AA9" w:rsidP="00AC5086">
            <w:pPr>
              <w:pStyle w:val="afa"/>
              <w:rPr>
                <w:sz w:val="22"/>
                <w:szCs w:val="22"/>
                <w:rPrChange w:id="9011" w:author="t_竹沢 公佑" w:date="2019-10-05T15:27:00Z">
                  <w:rPr/>
                </w:rPrChange>
              </w:rPr>
            </w:pPr>
          </w:p>
        </w:tc>
        <w:tc>
          <w:tcPr>
            <w:tcW w:w="1204" w:type="dxa"/>
            <w:gridSpan w:val="2"/>
          </w:tcPr>
          <w:p w:rsidR="00D61AA9" w:rsidRPr="00A82A62" w:rsidRDefault="00D61AA9" w:rsidP="00AC5086">
            <w:pPr>
              <w:rPr>
                <w:sz w:val="22"/>
                <w:szCs w:val="22"/>
                <w:rPrChange w:id="9012" w:author="t_竹沢 公佑" w:date="2019-10-05T15:27:00Z">
                  <w:rPr/>
                </w:rPrChange>
              </w:rPr>
            </w:pPr>
            <w:r w:rsidRPr="00A82A62">
              <w:rPr>
                <w:sz w:val="22"/>
                <w:szCs w:val="22"/>
                <w:rPrChange w:id="9013" w:author="t_竹沢 公佑" w:date="2019-10-05T15:27:00Z">
                  <w:rPr/>
                </w:rPrChange>
              </w:rPr>
              <w:t>Reset</w:t>
            </w:r>
          </w:p>
        </w:tc>
        <w:tc>
          <w:tcPr>
            <w:tcW w:w="7518" w:type="dxa"/>
            <w:gridSpan w:val="3"/>
          </w:tcPr>
          <w:p w:rsidR="00D61AA9" w:rsidRDefault="00D61AA9" w:rsidP="00AC5086">
            <w:pPr>
              <w:rPr>
                <w:sz w:val="22"/>
                <w:szCs w:val="22"/>
              </w:rPr>
            </w:pPr>
            <w:r>
              <w:rPr>
                <w:sz w:val="22"/>
                <w:szCs w:val="22"/>
              </w:rPr>
              <w:t>RESET_DFR</w:t>
            </w:r>
            <w:r>
              <w:rPr>
                <w:rFonts w:hint="eastAsia"/>
                <w:sz w:val="22"/>
                <w:szCs w:val="22"/>
              </w:rPr>
              <w:t xml:space="preserve"> or </w:t>
            </w:r>
            <w:r>
              <w:rPr>
                <w:rFonts w:cs="Times New Roman"/>
                <w:sz w:val="22"/>
                <w:szCs w:val="22"/>
              </w:rPr>
              <w:t>RESET_DFR_</w:t>
            </w:r>
            <w:r>
              <w:rPr>
                <w:rFonts w:cs="Times New Roman" w:hint="eastAsia"/>
                <w:sz w:val="22"/>
                <w:szCs w:val="22"/>
              </w:rPr>
              <w:t>CHKSUM</w:t>
            </w:r>
          </w:p>
        </w:tc>
      </w:tr>
      <w:tr w:rsidR="00D61AA9" w:rsidTr="00595E56">
        <w:trPr>
          <w:trHeight w:val="238"/>
        </w:trPr>
        <w:tc>
          <w:tcPr>
            <w:tcW w:w="1172" w:type="dxa"/>
            <w:vMerge/>
          </w:tcPr>
          <w:p w:rsidR="00D61AA9" w:rsidRPr="00A82A62" w:rsidRDefault="00D61AA9" w:rsidP="00AC5086">
            <w:pPr>
              <w:pStyle w:val="afa"/>
              <w:rPr>
                <w:sz w:val="22"/>
                <w:szCs w:val="22"/>
                <w:rPrChange w:id="9014" w:author="t_竹沢 公佑" w:date="2019-10-05T15:27:00Z">
                  <w:rPr/>
                </w:rPrChange>
              </w:rPr>
            </w:pPr>
          </w:p>
        </w:tc>
        <w:tc>
          <w:tcPr>
            <w:tcW w:w="1204" w:type="dxa"/>
            <w:gridSpan w:val="2"/>
          </w:tcPr>
          <w:p w:rsidR="00D61AA9" w:rsidRPr="00A82A62" w:rsidRDefault="00D61AA9" w:rsidP="00AC5086">
            <w:pPr>
              <w:rPr>
                <w:sz w:val="22"/>
                <w:szCs w:val="22"/>
                <w:rPrChange w:id="9015" w:author="t_竹沢 公佑" w:date="2019-10-05T15:27:00Z">
                  <w:rPr/>
                </w:rPrChange>
              </w:rPr>
            </w:pPr>
            <w:r w:rsidRPr="00A82A62">
              <w:rPr>
                <w:sz w:val="22"/>
                <w:szCs w:val="22"/>
                <w:rPrChange w:id="9016" w:author="t_竹沢 公佑" w:date="2019-10-05T15:27:00Z">
                  <w:rPr/>
                </w:rPrChange>
              </w:rPr>
              <w:t>Latch</w:t>
            </w:r>
          </w:p>
        </w:tc>
        <w:tc>
          <w:tcPr>
            <w:tcW w:w="7518" w:type="dxa"/>
            <w:gridSpan w:val="3"/>
          </w:tcPr>
          <w:p w:rsidR="00D61AA9" w:rsidRDefault="00D61AA9" w:rsidP="00AC5086">
            <w:pPr>
              <w:rPr>
                <w:sz w:val="22"/>
                <w:szCs w:val="22"/>
              </w:rPr>
            </w:pPr>
            <w:r>
              <w:rPr>
                <w:rFonts w:cs="Times New Roman"/>
                <w:sz w:val="22"/>
                <w:szCs w:val="22"/>
              </w:rPr>
              <w:t xml:space="preserve">All bits are </w:t>
            </w:r>
            <w:r>
              <w:rPr>
                <w:rFonts w:cs="Times New Roman" w:hint="eastAsia"/>
                <w:sz w:val="22"/>
                <w:szCs w:val="22"/>
              </w:rPr>
              <w:t>r</w:t>
            </w:r>
            <w:r w:rsidRPr="00E6650C">
              <w:rPr>
                <w:rFonts w:cs="Times New Roman"/>
                <w:sz w:val="22"/>
                <w:szCs w:val="22"/>
              </w:rPr>
              <w:t>eal</w:t>
            </w:r>
            <w:r>
              <w:rPr>
                <w:rFonts w:cs="Times New Roman" w:hint="eastAsia"/>
                <w:sz w:val="22"/>
                <w:szCs w:val="22"/>
              </w:rPr>
              <w:t xml:space="preserve"> </w:t>
            </w:r>
            <w:r w:rsidRPr="00E6650C">
              <w:rPr>
                <w:rFonts w:cs="Times New Roman"/>
                <w:sz w:val="22"/>
                <w:szCs w:val="22"/>
              </w:rPr>
              <w:t>time value</w:t>
            </w:r>
          </w:p>
        </w:tc>
      </w:tr>
      <w:tr w:rsidR="00D61AA9" w:rsidTr="00D61AA9">
        <w:trPr>
          <w:trHeight w:val="428"/>
        </w:trPr>
        <w:tc>
          <w:tcPr>
            <w:tcW w:w="1172" w:type="dxa"/>
            <w:vMerge/>
          </w:tcPr>
          <w:p w:rsidR="00D61AA9" w:rsidRPr="00A82A62" w:rsidRDefault="00D61AA9" w:rsidP="00AC5086">
            <w:pPr>
              <w:pStyle w:val="afa"/>
              <w:rPr>
                <w:sz w:val="22"/>
                <w:szCs w:val="22"/>
                <w:rPrChange w:id="9017" w:author="t_竹沢 公佑" w:date="2019-10-05T15:27:00Z">
                  <w:rPr/>
                </w:rPrChange>
              </w:rPr>
            </w:pPr>
          </w:p>
        </w:tc>
        <w:tc>
          <w:tcPr>
            <w:tcW w:w="1204" w:type="dxa"/>
            <w:gridSpan w:val="2"/>
          </w:tcPr>
          <w:p w:rsidR="00D61AA9" w:rsidRPr="00A82A62" w:rsidRDefault="00D61AA9" w:rsidP="00AC5086">
            <w:pPr>
              <w:pStyle w:val="afa"/>
              <w:rPr>
                <w:sz w:val="22"/>
                <w:szCs w:val="22"/>
                <w:rPrChange w:id="9018" w:author="t_竹沢 公佑" w:date="2019-10-05T15:27:00Z">
                  <w:rPr/>
                </w:rPrChange>
              </w:rPr>
            </w:pPr>
            <w:r w:rsidRPr="00A82A62">
              <w:rPr>
                <w:sz w:val="22"/>
                <w:szCs w:val="22"/>
                <w:rPrChange w:id="9019" w:author="t_竹沢 公佑" w:date="2019-10-05T15:27:00Z">
                  <w:rPr/>
                </w:rPrChange>
              </w:rPr>
              <w:t>Value</w:t>
            </w:r>
          </w:p>
        </w:tc>
        <w:tc>
          <w:tcPr>
            <w:tcW w:w="7518" w:type="dxa"/>
            <w:gridSpan w:val="3"/>
          </w:tcPr>
          <w:p w:rsidR="00D61AA9" w:rsidRDefault="00D61AA9" w:rsidP="0000268D">
            <w:pPr>
              <w:spacing w:line="0" w:lineRule="atLeast"/>
              <w:ind w:right="1020"/>
              <w:rPr>
                <w:rFonts w:cs="Times New Roman"/>
                <w:sz w:val="22"/>
                <w:szCs w:val="22"/>
              </w:rPr>
            </w:pPr>
            <w:r>
              <w:rPr>
                <w:rFonts w:cs="Times New Roman" w:hint="eastAsia"/>
                <w:sz w:val="22"/>
                <w:szCs w:val="22"/>
              </w:rPr>
              <w:t>B</w:t>
            </w:r>
            <w:r>
              <w:rPr>
                <w:rFonts w:cs="Times New Roman"/>
                <w:sz w:val="22"/>
                <w:szCs w:val="22"/>
              </w:rPr>
              <w:t>yte 0-7</w:t>
            </w:r>
            <w:r>
              <w:rPr>
                <w:rFonts w:cs="Times New Roman" w:hint="eastAsia"/>
                <w:sz w:val="22"/>
                <w:szCs w:val="22"/>
              </w:rPr>
              <w:t>:</w:t>
            </w:r>
            <w:r>
              <w:rPr>
                <w:rFonts w:cs="Times New Roman"/>
                <w:sz w:val="22"/>
                <w:szCs w:val="22"/>
              </w:rPr>
              <w:t xml:space="preserve"> </w:t>
            </w:r>
            <w:r>
              <w:rPr>
                <w:rFonts w:cs="Times New Roman" w:hint="eastAsia"/>
                <w:sz w:val="22"/>
                <w:szCs w:val="22"/>
              </w:rPr>
              <w:t>Checksum</w:t>
            </w:r>
            <w:r>
              <w:rPr>
                <w:rFonts w:cs="Times New Roman"/>
                <w:sz w:val="22"/>
                <w:szCs w:val="22"/>
              </w:rPr>
              <w:t xml:space="preserve"> counter value (Unsigned, MSByte first)</w:t>
            </w:r>
          </w:p>
        </w:tc>
      </w:tr>
      <w:tr w:rsidR="00D61AA9" w:rsidTr="00595E56">
        <w:trPr>
          <w:trHeight w:val="427"/>
        </w:trPr>
        <w:tc>
          <w:tcPr>
            <w:tcW w:w="1172" w:type="dxa"/>
            <w:vMerge/>
          </w:tcPr>
          <w:p w:rsidR="00D61AA9" w:rsidRPr="00A82A62" w:rsidRDefault="00D61AA9" w:rsidP="00AC5086">
            <w:pPr>
              <w:pStyle w:val="afa"/>
              <w:rPr>
                <w:sz w:val="22"/>
                <w:szCs w:val="22"/>
              </w:rPr>
            </w:pPr>
          </w:p>
        </w:tc>
        <w:tc>
          <w:tcPr>
            <w:tcW w:w="1204" w:type="dxa"/>
            <w:gridSpan w:val="2"/>
          </w:tcPr>
          <w:p w:rsidR="00D61AA9" w:rsidRPr="000B41A5" w:rsidRDefault="00202C26" w:rsidP="00AC5086">
            <w:pPr>
              <w:pStyle w:val="afa"/>
              <w:rPr>
                <w:sz w:val="22"/>
                <w:szCs w:val="22"/>
              </w:rPr>
            </w:pPr>
            <w:ins w:id="9020" w:author="t_竹沢 公佑" w:date="2020-08-20T10:17:00Z">
              <w:r>
                <w:rPr>
                  <w:rFonts w:hint="eastAsia"/>
                  <w:sz w:val="22"/>
                  <w:szCs w:val="22"/>
                </w:rPr>
                <w:t>Category</w:t>
              </w:r>
            </w:ins>
          </w:p>
        </w:tc>
        <w:tc>
          <w:tcPr>
            <w:tcW w:w="7518" w:type="dxa"/>
            <w:gridSpan w:val="3"/>
          </w:tcPr>
          <w:p w:rsidR="00D61AA9" w:rsidRDefault="0020173C" w:rsidP="0000268D">
            <w:pPr>
              <w:spacing w:line="0" w:lineRule="atLeast"/>
              <w:ind w:right="1020"/>
              <w:rPr>
                <w:ins w:id="9021" w:author="t_竹沢 公佑" w:date="2020-08-12T15:08:00Z"/>
                <w:rFonts w:cs="Times New Roman"/>
                <w:sz w:val="22"/>
                <w:szCs w:val="22"/>
              </w:rPr>
            </w:pPr>
            <w:ins w:id="9022" w:author="t_竹沢 公佑" w:date="2020-08-13T10:26:00Z">
              <w:r>
                <w:rPr>
                  <w:rFonts w:cs="Times New Roman" w:hint="eastAsia"/>
                  <w:sz w:val="22"/>
                  <w:szCs w:val="22"/>
                </w:rPr>
                <w:t>■Error</w:t>
              </w:r>
            </w:ins>
          </w:p>
          <w:p w:rsidR="0020173C" w:rsidRDefault="0020173C" w:rsidP="0000268D">
            <w:pPr>
              <w:spacing w:line="0" w:lineRule="atLeast"/>
              <w:ind w:right="1020"/>
              <w:rPr>
                <w:ins w:id="9023" w:author="t_竹沢 公佑" w:date="2020-08-13T10:26:00Z"/>
                <w:rFonts w:cs="Times New Roman"/>
                <w:sz w:val="22"/>
                <w:szCs w:val="22"/>
              </w:rPr>
            </w:pPr>
            <w:ins w:id="9024" w:author="t_竹沢 公佑" w:date="2020-08-13T10:26:00Z">
              <w:r>
                <w:rPr>
                  <w:rFonts w:cs="Times New Roman" w:hint="eastAsia"/>
                  <w:sz w:val="22"/>
                  <w:szCs w:val="22"/>
                </w:rPr>
                <w:t xml:space="preserve">　Checksum</w:t>
              </w:r>
              <w:r>
                <w:rPr>
                  <w:rFonts w:cs="Times New Roman"/>
                  <w:sz w:val="22"/>
                  <w:szCs w:val="22"/>
                </w:rPr>
                <w:t xml:space="preserve"> counter value</w:t>
              </w:r>
            </w:ins>
          </w:p>
          <w:p w:rsidR="0020173C" w:rsidRDefault="0020173C">
            <w:pPr>
              <w:spacing w:line="0" w:lineRule="atLeast"/>
              <w:ind w:leftChars="100" w:left="240" w:right="1020"/>
              <w:rPr>
                <w:rFonts w:cs="Times New Roman"/>
                <w:sz w:val="22"/>
                <w:szCs w:val="22"/>
              </w:rPr>
              <w:pPrChange w:id="9025" w:author="t_竹沢 公佑" w:date="2020-08-20T09:59:00Z">
                <w:pPr>
                  <w:spacing w:line="0" w:lineRule="atLeast"/>
                  <w:ind w:right="1020"/>
                </w:pPr>
              </w:pPrChange>
            </w:pPr>
            <w:ins w:id="9026" w:author="t_竹沢 公佑" w:date="2020-08-13T10:26:00Z">
              <w:r>
                <w:rPr>
                  <w:rFonts w:cs="Times New Roman" w:hint="eastAsia"/>
                  <w:sz w:val="22"/>
                  <w:szCs w:val="22"/>
                </w:rPr>
                <w:t xml:space="preserve">If this value is increasing, it </w:t>
              </w:r>
            </w:ins>
            <w:ins w:id="9027" w:author="t_竹沢 公佑" w:date="2020-08-13T10:27:00Z">
              <w:r>
                <w:rPr>
                  <w:rFonts w:cs="Times New Roman" w:hint="eastAsia"/>
                  <w:sz w:val="22"/>
                  <w:szCs w:val="22"/>
                </w:rPr>
                <w:t xml:space="preserve">means </w:t>
              </w:r>
            </w:ins>
            <w:ins w:id="9028" w:author="t_竹沢 公佑" w:date="2020-08-13T10:29:00Z">
              <w:r>
                <w:rPr>
                  <w:rFonts w:cs="Times New Roman" w:hint="eastAsia"/>
                  <w:sz w:val="22"/>
                  <w:szCs w:val="22"/>
                </w:rPr>
                <w:t>some</w:t>
              </w:r>
            </w:ins>
            <w:ins w:id="9029" w:author="t_竹沢 公佑" w:date="2020-08-13T10:27:00Z">
              <w:r>
                <w:rPr>
                  <w:rFonts w:cs="Times New Roman" w:hint="eastAsia"/>
                  <w:sz w:val="22"/>
                  <w:szCs w:val="22"/>
                </w:rPr>
                <w:t xml:space="preserve"> received ALMA frame</w:t>
              </w:r>
            </w:ins>
            <w:ins w:id="9030" w:author="t_竹沢 公佑" w:date="2020-08-13T10:29:00Z">
              <w:r>
                <w:rPr>
                  <w:rFonts w:cs="Times New Roman" w:hint="eastAsia"/>
                  <w:sz w:val="22"/>
                  <w:szCs w:val="22"/>
                </w:rPr>
                <w:t>s</w:t>
              </w:r>
            </w:ins>
            <w:ins w:id="9031" w:author="t_竹沢 公佑" w:date="2020-08-13T10:27:00Z">
              <w:r>
                <w:rPr>
                  <w:rFonts w:cs="Times New Roman" w:hint="eastAsia"/>
                  <w:sz w:val="22"/>
                  <w:szCs w:val="22"/>
                </w:rPr>
                <w:t xml:space="preserve"> </w:t>
              </w:r>
            </w:ins>
            <w:ins w:id="9032" w:author="t_竹沢 公佑" w:date="2020-08-13T10:29:00Z">
              <w:r>
                <w:rPr>
                  <w:rFonts w:cs="Times New Roman" w:hint="eastAsia"/>
                  <w:sz w:val="22"/>
                  <w:szCs w:val="22"/>
                </w:rPr>
                <w:t xml:space="preserve">have </w:t>
              </w:r>
            </w:ins>
            <w:ins w:id="9033" w:author="t_竹沢 公佑" w:date="2020-08-13T10:30:00Z">
              <w:r>
                <w:rPr>
                  <w:rFonts w:cs="Times New Roman" w:hint="eastAsia"/>
                  <w:sz w:val="22"/>
                  <w:szCs w:val="22"/>
                </w:rPr>
                <w:t xml:space="preserve">an </w:t>
              </w:r>
            </w:ins>
            <w:ins w:id="9034" w:author="t_竹沢 公佑" w:date="2020-08-13T10:29:00Z">
              <w:r>
                <w:rPr>
                  <w:rFonts w:cs="Times New Roman" w:hint="eastAsia"/>
                  <w:sz w:val="22"/>
                  <w:szCs w:val="22"/>
                </w:rPr>
                <w:t>error.</w:t>
              </w:r>
            </w:ins>
            <w:ins w:id="9035" w:author="t_竹沢 公佑" w:date="2020-08-13T10:30:00Z">
              <w:r>
                <w:rPr>
                  <w:rFonts w:cs="Times New Roman" w:hint="eastAsia"/>
                  <w:sz w:val="22"/>
                  <w:szCs w:val="22"/>
                </w:rPr>
                <w:t xml:space="preserve"> </w:t>
              </w:r>
              <w:r>
                <w:rPr>
                  <w:rFonts w:hint="eastAsia"/>
                  <w:bCs/>
                  <w:sz w:val="22"/>
                  <w:szCs w:val="22"/>
                </w:rPr>
                <w:t xml:space="preserve">Please confirm signal integrity and data source. </w:t>
              </w:r>
            </w:ins>
          </w:p>
        </w:tc>
      </w:tr>
      <w:tr w:rsidR="00DF1C7C">
        <w:tc>
          <w:tcPr>
            <w:tcW w:w="2370" w:type="dxa"/>
            <w:gridSpan w:val="2"/>
          </w:tcPr>
          <w:p w:rsidR="00DF1C7C" w:rsidRDefault="00DF1C7C">
            <w:pPr>
              <w:spacing w:line="0" w:lineRule="atLeast"/>
              <w:ind w:right="1020"/>
              <w:rPr>
                <w:rFonts w:cs="Times New Roman"/>
                <w:sz w:val="22"/>
                <w:szCs w:val="22"/>
              </w:rPr>
            </w:pPr>
            <w:r>
              <w:rPr>
                <w:rFonts w:cs="Times New Roman" w:hint="eastAsia"/>
                <w:sz w:val="22"/>
                <w:szCs w:val="22"/>
              </w:rPr>
              <w:t>Remarks</w:t>
            </w:r>
          </w:p>
        </w:tc>
        <w:tc>
          <w:tcPr>
            <w:tcW w:w="7524" w:type="dxa"/>
            <w:gridSpan w:val="4"/>
          </w:tcPr>
          <w:p w:rsidR="00E268C8" w:rsidRDefault="00E268C8" w:rsidP="0079165A">
            <w:pPr>
              <w:spacing w:line="0" w:lineRule="atLeast"/>
              <w:rPr>
                <w:rFonts w:cs="Times New Roman"/>
                <w:sz w:val="22"/>
                <w:szCs w:val="22"/>
              </w:rPr>
            </w:pPr>
            <w:r w:rsidRPr="00E268C8">
              <w:rPr>
                <w:rFonts w:cs="Times New Roman"/>
                <w:sz w:val="22"/>
                <w:szCs w:val="22"/>
              </w:rPr>
              <w:t xml:space="preserve">Once </w:t>
            </w:r>
            <w:r>
              <w:rPr>
                <w:rFonts w:cs="Times New Roman" w:hint="eastAsia"/>
                <w:sz w:val="22"/>
                <w:szCs w:val="22"/>
              </w:rPr>
              <w:t xml:space="preserve">FPGA </w:t>
            </w:r>
            <w:r w:rsidRPr="00E268C8">
              <w:rPr>
                <w:rFonts w:cs="Times New Roman"/>
                <w:sz w:val="22"/>
                <w:szCs w:val="22"/>
              </w:rPr>
              <w:t xml:space="preserve">stage 2 configuration is completed, the FPGA starts </w:t>
            </w:r>
            <w:ins w:id="9036" w:author="t_竹沢 公佑" w:date="2019-10-05T15:28:00Z">
              <w:r w:rsidR="00A82A62">
                <w:rPr>
                  <w:rFonts w:cs="Times New Roman" w:hint="eastAsia"/>
                  <w:sz w:val="22"/>
                  <w:szCs w:val="22"/>
                </w:rPr>
                <w:t xml:space="preserve">receiving </w:t>
              </w:r>
            </w:ins>
            <w:del w:id="9037" w:author="t_竹沢 公佑" w:date="2019-10-05T15:28:00Z">
              <w:r w:rsidRPr="00E268C8" w:rsidDel="00A82A62">
                <w:rPr>
                  <w:rFonts w:cs="Times New Roman"/>
                  <w:sz w:val="22"/>
                  <w:szCs w:val="22"/>
                </w:rPr>
                <w:delText xml:space="preserve">to receive </w:delText>
              </w:r>
            </w:del>
            <w:r w:rsidRPr="00E268C8">
              <w:rPr>
                <w:rFonts w:cs="Times New Roman"/>
                <w:sz w:val="22"/>
                <w:szCs w:val="22"/>
              </w:rPr>
              <w:t>fram</w:t>
            </w:r>
            <w:r>
              <w:rPr>
                <w:rFonts w:cs="Times New Roman"/>
                <w:sz w:val="22"/>
                <w:szCs w:val="22"/>
              </w:rPr>
              <w:t>es and continues checking</w:t>
            </w:r>
            <w:r>
              <w:rPr>
                <w:rFonts w:cs="Times New Roman" w:hint="eastAsia"/>
                <w:sz w:val="22"/>
                <w:szCs w:val="22"/>
              </w:rPr>
              <w:t xml:space="preserve"> </w:t>
            </w:r>
            <w:r w:rsidRPr="00E268C8">
              <w:rPr>
                <w:rFonts w:cs="Times New Roman"/>
                <w:sz w:val="22"/>
                <w:szCs w:val="22"/>
              </w:rPr>
              <w:t>the correctness of the checksum of every frame all the time. The counter in the FPGA is incremented</w:t>
            </w:r>
            <w:r>
              <w:rPr>
                <w:rFonts w:cs="Times New Roman" w:hint="eastAsia"/>
                <w:sz w:val="22"/>
                <w:szCs w:val="22"/>
              </w:rPr>
              <w:t xml:space="preserve"> </w:t>
            </w:r>
            <w:r w:rsidRPr="00E268C8">
              <w:rPr>
                <w:rFonts w:cs="Times New Roman"/>
                <w:sz w:val="22"/>
                <w:szCs w:val="22"/>
              </w:rPr>
              <w:t xml:space="preserve">every time a frame has an incorrect checksum regardless </w:t>
            </w:r>
            <w:ins w:id="9038" w:author="t_竹沢 公佑" w:date="2019-10-05T15:30:00Z">
              <w:r w:rsidR="00A82A62">
                <w:rPr>
                  <w:rFonts w:cs="Times New Roman" w:hint="eastAsia"/>
                  <w:sz w:val="22"/>
                  <w:szCs w:val="22"/>
                </w:rPr>
                <w:t xml:space="preserve">of </w:t>
              </w:r>
            </w:ins>
            <w:r w:rsidRPr="00E268C8">
              <w:rPr>
                <w:rFonts w:cs="Times New Roman"/>
                <w:sz w:val="22"/>
                <w:szCs w:val="22"/>
              </w:rPr>
              <w:t>whether the device driver is loaded</w:t>
            </w:r>
            <w:del w:id="9039" w:author="t_竹沢 公佑" w:date="2019-10-05T15:30:00Z">
              <w:r w:rsidRPr="00E268C8" w:rsidDel="00A82A62">
                <w:rPr>
                  <w:rFonts w:cs="Times New Roman"/>
                  <w:sz w:val="22"/>
                  <w:szCs w:val="22"/>
                </w:rPr>
                <w:delText xml:space="preserve"> or not</w:delText>
              </w:r>
            </w:del>
            <w:r w:rsidRPr="00E268C8">
              <w:rPr>
                <w:rFonts w:cs="Times New Roman"/>
                <w:sz w:val="22"/>
                <w:szCs w:val="22"/>
              </w:rPr>
              <w:t>.</w:t>
            </w:r>
            <w:r>
              <w:rPr>
                <w:rFonts w:cs="Times New Roman" w:hint="eastAsia"/>
                <w:sz w:val="22"/>
                <w:szCs w:val="22"/>
              </w:rPr>
              <w:t xml:space="preserve"> </w:t>
            </w:r>
          </w:p>
          <w:p w:rsidR="009E2D4A" w:rsidRDefault="00727B82" w:rsidP="00E268C8">
            <w:pPr>
              <w:spacing w:line="0" w:lineRule="atLeast"/>
              <w:rPr>
                <w:ins w:id="9040" w:author="t_竹沢 公佑" w:date="2019-09-18T15:26:00Z"/>
                <w:rFonts w:cs="Times New Roman"/>
                <w:sz w:val="22"/>
                <w:szCs w:val="22"/>
              </w:rPr>
            </w:pPr>
            <w:r>
              <w:rPr>
                <w:rFonts w:cs="Times New Roman" w:hint="eastAsia"/>
                <w:sz w:val="22"/>
                <w:szCs w:val="22"/>
              </w:rPr>
              <w:t>The driver version 1.0.1 or older clears these</w:t>
            </w:r>
            <w:r w:rsidR="009E2D4A">
              <w:rPr>
                <w:rFonts w:cs="Times New Roman" w:hint="eastAsia"/>
                <w:sz w:val="22"/>
                <w:szCs w:val="22"/>
              </w:rPr>
              <w:t xml:space="preserve"> values</w:t>
            </w:r>
            <w:r>
              <w:rPr>
                <w:rFonts w:cs="Times New Roman" w:hint="eastAsia"/>
                <w:sz w:val="22"/>
                <w:szCs w:val="22"/>
              </w:rPr>
              <w:t xml:space="preserve">, when </w:t>
            </w:r>
            <w:r w:rsidR="009E2D4A">
              <w:rPr>
                <w:rFonts w:cs="Times New Roman" w:hint="eastAsia"/>
                <w:sz w:val="22"/>
                <w:szCs w:val="22"/>
              </w:rPr>
              <w:t xml:space="preserve">user </w:t>
            </w:r>
            <w:r>
              <w:rPr>
                <w:rFonts w:cs="Times New Roman" w:hint="eastAsia"/>
                <w:sz w:val="22"/>
                <w:szCs w:val="22"/>
              </w:rPr>
              <w:t>opens device.</w:t>
            </w:r>
          </w:p>
          <w:p w:rsidR="00126160" w:rsidRDefault="00126160" w:rsidP="00E268C8">
            <w:pPr>
              <w:spacing w:line="0" w:lineRule="atLeast"/>
              <w:rPr>
                <w:ins w:id="9041" w:author="t_竹沢 公佑" w:date="2019-09-18T15:26:00Z"/>
                <w:rFonts w:cs="Times New Roman"/>
                <w:sz w:val="22"/>
                <w:szCs w:val="22"/>
              </w:rPr>
            </w:pPr>
          </w:p>
          <w:p w:rsidR="00126160" w:rsidRDefault="00126160">
            <w:pPr>
              <w:spacing w:line="0" w:lineRule="atLeast"/>
              <w:rPr>
                <w:rFonts w:cs="Times New Roman"/>
                <w:sz w:val="22"/>
                <w:szCs w:val="22"/>
              </w:rPr>
            </w:pPr>
            <w:ins w:id="9042" w:author="t_竹沢 公佑" w:date="2019-09-18T15:26:00Z">
              <w:r>
                <w:rPr>
                  <w:rFonts w:cs="Times New Roman" w:hint="eastAsia"/>
                  <w:sz w:val="22"/>
                  <w:szCs w:val="22"/>
                </w:rPr>
                <w:t xml:space="preserve">(*1) </w:t>
              </w:r>
            </w:ins>
            <w:ins w:id="9043" w:author="t_竹沢 公佑" w:date="2019-09-18T15:27:00Z">
              <w:r>
                <w:rPr>
                  <w:rFonts w:hint="eastAsia"/>
                  <w:bCs/>
                  <w:sz w:val="22"/>
                  <w:szCs w:val="22"/>
                </w:rPr>
                <w:t xml:space="preserve">This </w:t>
              </w:r>
            </w:ins>
            <w:ins w:id="9044" w:author="t_竹沢 公佑" w:date="2019-10-07T03:15:00Z">
              <w:r w:rsidR="00634F41">
                <w:rPr>
                  <w:rFonts w:hint="eastAsia"/>
                  <w:bCs/>
                  <w:sz w:val="22"/>
                  <w:szCs w:val="22"/>
                </w:rPr>
                <w:t xml:space="preserve">command </w:t>
              </w:r>
            </w:ins>
            <w:ins w:id="9045" w:author="t_竹沢 公佑" w:date="2019-09-18T15:27:00Z">
              <w:r>
                <w:rPr>
                  <w:rFonts w:hint="eastAsia"/>
                  <w:bCs/>
                  <w:sz w:val="22"/>
                  <w:szCs w:val="22"/>
                </w:rPr>
                <w:t>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9046" w:author="t_竹沢 公佑" w:date="2019-09-18T15:27:00Z">
              <w:r w:rsidRPr="0056709F">
                <w:rPr>
                  <w:b/>
                  <w:bCs/>
                  <w:sz w:val="22"/>
                  <w:szCs w:val="22"/>
                </w:rPr>
                <w:fldChar w:fldCharType="separate"/>
              </w:r>
            </w:ins>
            <w:ins w:id="9047" w:author="t_竹沢 公佑" w:date="2021-02-02T17:29:00Z">
              <w:r w:rsidR="000B4FA1">
                <w:rPr>
                  <w:b/>
                  <w:bCs/>
                  <w:sz w:val="22"/>
                  <w:szCs w:val="22"/>
                </w:rPr>
                <w:t>5.5</w:t>
              </w:r>
            </w:ins>
            <w:ins w:id="9048" w:author="t_竹沢 公佑" w:date="2019-09-18T15:27: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9049" w:author="t_竹沢 公佑" w:date="2019-09-18T15:27:00Z">
              <w:r w:rsidRPr="0056709F">
                <w:rPr>
                  <w:b/>
                  <w:bCs/>
                  <w:sz w:val="22"/>
                  <w:szCs w:val="22"/>
                </w:rPr>
                <w:fldChar w:fldCharType="separate"/>
              </w:r>
            </w:ins>
            <w:ins w:id="9050" w:author="t_竹沢 公佑" w:date="2021-02-02T17:29:00Z">
              <w:r w:rsidR="000B4FA1" w:rsidRPr="000B4FA1">
                <w:rPr>
                  <w:b/>
                  <w:u w:val="single"/>
                  <w:rPrChange w:id="9051" w:author="t_竹沢 公佑" w:date="2021-02-02T17:29:00Z">
                    <w:rPr>
                      <w:u w:val="single"/>
                    </w:rPr>
                  </w:rPrChange>
                </w:rPr>
                <w:t>ioctl</w:t>
              </w:r>
            </w:ins>
            <w:ins w:id="9052" w:author="t_竹沢 公佑" w:date="2019-09-18T15:27:00Z">
              <w:r w:rsidRPr="0056709F">
                <w:rPr>
                  <w:b/>
                  <w:bCs/>
                  <w:sz w:val="22"/>
                  <w:szCs w:val="22"/>
                </w:rPr>
                <w:fldChar w:fldCharType="end"/>
              </w:r>
              <w:r w:rsidRPr="0056709F">
                <w:rPr>
                  <w:b/>
                  <w:bCs/>
                  <w:sz w:val="22"/>
                  <w:szCs w:val="22"/>
                </w:rPr>
                <w:t>”</w:t>
              </w:r>
              <w:r>
                <w:rPr>
                  <w:rFonts w:hint="eastAsia"/>
                  <w:b/>
                  <w:bCs/>
                  <w:sz w:val="22"/>
                  <w:szCs w:val="22"/>
                </w:rPr>
                <w:t>.</w:t>
              </w:r>
            </w:ins>
          </w:p>
        </w:tc>
      </w:tr>
      <w:tr w:rsidR="00226376" w:rsidRPr="00226376" w:rsidTr="00226376">
        <w:tc>
          <w:tcPr>
            <w:tcW w:w="2370" w:type="dxa"/>
            <w:gridSpan w:val="2"/>
            <w:tcBorders>
              <w:top w:val="single" w:sz="4" w:space="0" w:color="auto"/>
              <w:left w:val="single" w:sz="4" w:space="0" w:color="auto"/>
              <w:bottom w:val="single" w:sz="4" w:space="0" w:color="auto"/>
              <w:right w:val="single" w:sz="4" w:space="0" w:color="auto"/>
            </w:tcBorders>
          </w:tcPr>
          <w:p w:rsidR="00226376" w:rsidRDefault="005B68C4" w:rsidP="008D42B9">
            <w:pPr>
              <w:spacing w:line="0" w:lineRule="atLeast"/>
              <w:ind w:right="1020"/>
              <w:rPr>
                <w:rFonts w:cs="Times New Roman"/>
                <w:sz w:val="22"/>
                <w:szCs w:val="22"/>
              </w:rPr>
            </w:pPr>
            <w:r>
              <w:rPr>
                <w:rFonts w:cs="Times New Roman" w:hint="eastAsia"/>
                <w:sz w:val="22"/>
                <w:szCs w:val="22"/>
              </w:rPr>
              <w:t>E</w:t>
            </w:r>
            <w:r w:rsidR="00226376">
              <w:rPr>
                <w:rFonts w:cs="Times New Roman" w:hint="eastAsia"/>
                <w:sz w:val="22"/>
                <w:szCs w:val="22"/>
              </w:rPr>
              <w:t>rrors</w:t>
            </w:r>
          </w:p>
        </w:tc>
        <w:tc>
          <w:tcPr>
            <w:tcW w:w="7524" w:type="dxa"/>
            <w:gridSpan w:val="4"/>
            <w:tcBorders>
              <w:top w:val="single" w:sz="4" w:space="0" w:color="auto"/>
              <w:left w:val="single" w:sz="4" w:space="0" w:color="auto"/>
              <w:bottom w:val="single" w:sz="4" w:space="0" w:color="auto"/>
              <w:right w:val="single" w:sz="4" w:space="0" w:color="auto"/>
            </w:tcBorders>
          </w:tcPr>
          <w:p w:rsidR="00226376" w:rsidRPr="00226376" w:rsidRDefault="00226376" w:rsidP="008D42B9">
            <w:pPr>
              <w:spacing w:line="0" w:lineRule="atLeast"/>
              <w:ind w:right="1020"/>
              <w:rPr>
                <w:rFonts w:cs="Times New Roman"/>
                <w:sz w:val="22"/>
                <w:szCs w:val="22"/>
              </w:rPr>
            </w:pPr>
            <w:r w:rsidRPr="00226376">
              <w:rPr>
                <w:rFonts w:cs="Times New Roman" w:hint="eastAsia"/>
                <w:sz w:val="22"/>
                <w:szCs w:val="22"/>
              </w:rPr>
              <w:t>EIO</w:t>
            </w:r>
          </w:p>
          <w:p w:rsidR="00226376" w:rsidRDefault="00226376" w:rsidP="00226376">
            <w:pPr>
              <w:spacing w:line="0" w:lineRule="atLeast"/>
              <w:ind w:right="1020" w:firstLineChars="50" w:firstLine="110"/>
              <w:rPr>
                <w:ins w:id="9053" w:author="t_竹沢 公佑" w:date="2019-09-18T15:28:00Z"/>
                <w:rFonts w:cs="Times New Roman"/>
                <w:sz w:val="22"/>
                <w:szCs w:val="22"/>
              </w:rPr>
            </w:pPr>
            <w:r w:rsidRPr="00226376">
              <w:rPr>
                <w:rFonts w:cs="Times New Roman" w:hint="eastAsia"/>
                <w:sz w:val="22"/>
                <w:szCs w:val="22"/>
              </w:rPr>
              <w:t xml:space="preserve">When </w:t>
            </w:r>
            <w:ins w:id="9054" w:author="t_竹沢 公佑" w:date="2019-10-05T15:31:00Z">
              <w:r w:rsidR="00A82A62">
                <w:rPr>
                  <w:rFonts w:cs="Times New Roman" w:hint="eastAsia"/>
                  <w:sz w:val="22"/>
                  <w:szCs w:val="22"/>
                </w:rPr>
                <w:t xml:space="preserve">this command </w:t>
              </w:r>
            </w:ins>
            <w:r w:rsidRPr="00226376">
              <w:rPr>
                <w:rFonts w:cs="Times New Roman" w:hint="eastAsia"/>
                <w:sz w:val="22"/>
                <w:szCs w:val="22"/>
              </w:rPr>
              <w:t>fail</w:t>
            </w:r>
            <w:ins w:id="9055" w:author="t_竹沢 公佑" w:date="2019-10-05T15:31:00Z">
              <w:r w:rsidR="00A82A62">
                <w:rPr>
                  <w:rFonts w:cs="Times New Roman" w:hint="eastAsia"/>
                  <w:sz w:val="22"/>
                  <w:szCs w:val="22"/>
                </w:rPr>
                <w:t>s</w:t>
              </w:r>
            </w:ins>
            <w:r w:rsidRPr="00226376">
              <w:rPr>
                <w:rFonts w:cs="Times New Roman" w:hint="eastAsia"/>
                <w:sz w:val="22"/>
                <w:szCs w:val="22"/>
              </w:rPr>
              <w:t xml:space="preserve"> to read or write internal register.</w:t>
            </w:r>
          </w:p>
          <w:p w:rsidR="00126160" w:rsidRDefault="00126160" w:rsidP="00126160">
            <w:pPr>
              <w:spacing w:line="0" w:lineRule="atLeast"/>
              <w:ind w:right="1020" w:firstLineChars="50" w:firstLine="110"/>
              <w:rPr>
                <w:ins w:id="9056" w:author="t_竹沢 公佑" w:date="2019-09-18T15:28:00Z"/>
                <w:bCs/>
                <w:sz w:val="22"/>
                <w:szCs w:val="22"/>
              </w:rPr>
            </w:pPr>
            <w:ins w:id="9057" w:author="t_竹沢 公佑" w:date="2019-09-18T15:28:00Z">
              <w:r w:rsidRPr="00A033B7">
                <w:rPr>
                  <w:bCs/>
                  <w:sz w:val="22"/>
                  <w:szCs w:val="22"/>
                </w:rPr>
                <w:t>This errno means device driver can't control the device.</w:t>
              </w:r>
            </w:ins>
          </w:p>
          <w:p w:rsidR="00126160" w:rsidRDefault="00AA1052" w:rsidP="00126160">
            <w:pPr>
              <w:spacing w:line="0" w:lineRule="atLeast"/>
              <w:ind w:right="1020" w:firstLineChars="50" w:firstLine="110"/>
              <w:rPr>
                <w:ins w:id="9058" w:author="t_竹沢 公佑" w:date="2019-09-18T15:28:00Z"/>
                <w:bCs/>
                <w:sz w:val="22"/>
                <w:szCs w:val="22"/>
              </w:rPr>
            </w:pPr>
            <w:ins w:id="9059" w:author="t_竹沢 公佑" w:date="2019-09-18T15:28:00Z">
              <w:r>
                <w:rPr>
                  <w:bCs/>
                  <w:sz w:val="22"/>
                  <w:szCs w:val="22"/>
                </w:rPr>
                <w:t>If this error occur</w:t>
              </w:r>
              <w:r w:rsidR="00126160" w:rsidRPr="00A033B7">
                <w:rPr>
                  <w:bCs/>
                  <w:sz w:val="22"/>
                  <w:szCs w:val="22"/>
                </w:rPr>
                <w:t>s often, it may be hardware error is happen</w:t>
              </w:r>
            </w:ins>
            <w:ins w:id="9060" w:author="t_竹沢 公佑" w:date="2019-10-05T17:03:00Z">
              <w:r>
                <w:rPr>
                  <w:rFonts w:hint="eastAsia"/>
                  <w:bCs/>
                  <w:sz w:val="22"/>
                  <w:szCs w:val="22"/>
                </w:rPr>
                <w:t>e</w:t>
              </w:r>
            </w:ins>
            <w:ins w:id="9061" w:author="t_竹沢 公佑" w:date="2019-09-18T15:28:00Z">
              <w:r w:rsidR="00126160" w:rsidRPr="00A033B7">
                <w:rPr>
                  <w:bCs/>
                  <w:sz w:val="22"/>
                  <w:szCs w:val="22"/>
                </w:rPr>
                <w:t>d.</w:t>
              </w:r>
            </w:ins>
          </w:p>
          <w:p w:rsidR="00126160" w:rsidRPr="00F411DC" w:rsidRDefault="00126160" w:rsidP="00F411DC">
            <w:pPr>
              <w:spacing w:line="0" w:lineRule="atLeast"/>
              <w:ind w:right="1020" w:firstLineChars="50" w:firstLine="110"/>
              <w:rPr>
                <w:rFonts w:cs="Times New Roman"/>
                <w:sz w:val="22"/>
                <w:szCs w:val="22"/>
              </w:rPr>
            </w:pPr>
            <w:ins w:id="9062" w:author="t_竹沢 公佑" w:date="2019-09-18T15:28:00Z">
              <w:r w:rsidRPr="00A033B7">
                <w:rPr>
                  <w:bCs/>
                  <w:sz w:val="22"/>
                  <w:szCs w:val="22"/>
                </w:rPr>
                <w:t>Please execute cold-reboot and try again.</w:t>
              </w:r>
            </w:ins>
          </w:p>
        </w:tc>
      </w:tr>
    </w:tbl>
    <w:p w:rsidR="00DF1C7C" w:rsidRPr="00226376" w:rsidRDefault="00DF1C7C">
      <w:pPr>
        <w:spacing w:line="0" w:lineRule="atLeast"/>
        <w:ind w:right="1020"/>
      </w:pPr>
    </w:p>
    <w:p w:rsidR="00DF1C7C" w:rsidRDefault="00DF1C7C">
      <w:pPr>
        <w:spacing w:line="0" w:lineRule="atLeast"/>
        <w:ind w:right="1020"/>
      </w:pPr>
      <w:r>
        <w:br w:type="page"/>
      </w:r>
    </w:p>
    <w:p w:rsidR="00DF1C7C" w:rsidRDefault="00DF1C7C" w:rsidP="00B862C9">
      <w:pPr>
        <w:pStyle w:val="3"/>
      </w:pPr>
      <w:bookmarkStart w:id="9063" w:name="_Toc63179443"/>
      <w:r>
        <w:t>GET_DFR_SYNC_ERR_CNT</w:t>
      </w:r>
      <w:bookmarkEnd w:id="9063"/>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641"/>
        <w:gridCol w:w="2126"/>
        <w:gridCol w:w="1888"/>
        <w:tblGridChange w:id="9064">
          <w:tblGrid>
            <w:gridCol w:w="1172"/>
            <w:gridCol w:w="1204"/>
            <w:gridCol w:w="3641"/>
            <w:gridCol w:w="2126"/>
            <w:gridCol w:w="1888"/>
          </w:tblGrid>
        </w:tblGridChange>
      </w:tblGrid>
      <w:tr w:rsidR="00DF1C7C" w:rsidTr="00595E56">
        <w:tc>
          <w:tcPr>
            <w:tcW w:w="2376" w:type="dxa"/>
            <w:gridSpan w:val="2"/>
          </w:tcPr>
          <w:p w:rsidR="00DF1C7C" w:rsidRDefault="00DF1C7C">
            <w:pPr>
              <w:spacing w:line="0" w:lineRule="atLeast"/>
              <w:ind w:right="1020"/>
              <w:rPr>
                <w:sz w:val="22"/>
                <w:szCs w:val="22"/>
              </w:rPr>
            </w:pPr>
            <w:r>
              <w:rPr>
                <w:rFonts w:hint="eastAsia"/>
                <w:sz w:val="22"/>
                <w:szCs w:val="22"/>
              </w:rPr>
              <w:t>ItemID</w:t>
            </w:r>
          </w:p>
        </w:tc>
        <w:tc>
          <w:tcPr>
            <w:tcW w:w="3641" w:type="dxa"/>
          </w:tcPr>
          <w:p w:rsidR="00DF1C7C" w:rsidRDefault="00DF1C7C">
            <w:pPr>
              <w:spacing w:line="0" w:lineRule="atLeast"/>
              <w:ind w:right="-85"/>
              <w:rPr>
                <w:sz w:val="22"/>
                <w:szCs w:val="22"/>
              </w:rPr>
            </w:pPr>
            <w:r>
              <w:rPr>
                <w:sz w:val="22"/>
                <w:szCs w:val="22"/>
              </w:rPr>
              <w:t>GET_DFR_SYNC_ERR_CNT_ID_D</w:t>
            </w:r>
          </w:p>
        </w:tc>
        <w:tc>
          <w:tcPr>
            <w:tcW w:w="2126" w:type="dxa"/>
          </w:tcPr>
          <w:p w:rsidR="00DF1C7C" w:rsidRDefault="00DF1C7C">
            <w:pPr>
              <w:spacing w:line="0" w:lineRule="atLeast"/>
              <w:ind w:right="-108"/>
              <w:rPr>
                <w:sz w:val="22"/>
                <w:szCs w:val="22"/>
              </w:rPr>
            </w:pPr>
            <w:r>
              <w:rPr>
                <w:rFonts w:hint="eastAsia"/>
                <w:sz w:val="22"/>
                <w:szCs w:val="22"/>
              </w:rPr>
              <w:t>0x0000 1D01</w:t>
            </w:r>
          </w:p>
        </w:tc>
        <w:tc>
          <w:tcPr>
            <w:tcW w:w="1888" w:type="dxa"/>
          </w:tcPr>
          <w:p w:rsidR="00DF1C7C" w:rsidRDefault="00DF1C7C">
            <w:pPr>
              <w:spacing w:line="0" w:lineRule="atLeast"/>
              <w:ind w:right="-108"/>
              <w:rPr>
                <w:sz w:val="22"/>
                <w:szCs w:val="22"/>
              </w:rPr>
            </w:pPr>
            <w:r>
              <w:rPr>
                <w:rFonts w:hint="eastAsia"/>
                <w:sz w:val="22"/>
                <w:szCs w:val="22"/>
                <w:lang w:val="en"/>
              </w:rPr>
              <w:t>CH1-BitD</w:t>
            </w:r>
          </w:p>
        </w:tc>
      </w:tr>
      <w:tr w:rsidR="00DF1C7C" w:rsidTr="00595E56">
        <w:tc>
          <w:tcPr>
            <w:tcW w:w="2376"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641" w:type="dxa"/>
          </w:tcPr>
          <w:p w:rsidR="00DF1C7C" w:rsidRDefault="00DF1C7C">
            <w:pPr>
              <w:spacing w:line="0" w:lineRule="atLeast"/>
              <w:ind w:right="-85"/>
              <w:rPr>
                <w:sz w:val="22"/>
                <w:szCs w:val="22"/>
              </w:rPr>
            </w:pPr>
            <w:r>
              <w:rPr>
                <w:sz w:val="22"/>
                <w:szCs w:val="22"/>
              </w:rPr>
              <w:t>GET_DFR_SYNC_ERR_CNT_ID_</w:t>
            </w:r>
            <w:r>
              <w:rPr>
                <w:rFonts w:hint="eastAsia"/>
                <w:sz w:val="22"/>
                <w:szCs w:val="22"/>
              </w:rPr>
              <w:t>C</w:t>
            </w:r>
          </w:p>
        </w:tc>
        <w:tc>
          <w:tcPr>
            <w:tcW w:w="2126" w:type="dxa"/>
          </w:tcPr>
          <w:p w:rsidR="00DF1C7C" w:rsidRDefault="00DF1C7C">
            <w:pPr>
              <w:spacing w:line="0" w:lineRule="atLeast"/>
              <w:ind w:right="-108"/>
              <w:rPr>
                <w:sz w:val="22"/>
                <w:szCs w:val="22"/>
              </w:rPr>
            </w:pPr>
            <w:r>
              <w:rPr>
                <w:rFonts w:hint="eastAsia"/>
                <w:sz w:val="22"/>
                <w:szCs w:val="22"/>
              </w:rPr>
              <w:t>0x0000 2D01</w:t>
            </w:r>
          </w:p>
        </w:tc>
        <w:tc>
          <w:tcPr>
            <w:tcW w:w="1888" w:type="dxa"/>
          </w:tcPr>
          <w:p w:rsidR="00DF1C7C" w:rsidRDefault="00DF1C7C">
            <w:pPr>
              <w:spacing w:line="0" w:lineRule="atLeast"/>
              <w:ind w:right="-108"/>
              <w:rPr>
                <w:sz w:val="22"/>
                <w:szCs w:val="22"/>
              </w:rPr>
            </w:pPr>
            <w:r>
              <w:rPr>
                <w:rFonts w:hint="eastAsia"/>
                <w:sz w:val="22"/>
                <w:szCs w:val="22"/>
                <w:lang w:val="en"/>
              </w:rPr>
              <w:t>CH2-BitC</w:t>
            </w:r>
          </w:p>
        </w:tc>
      </w:tr>
      <w:tr w:rsidR="00DF1C7C" w:rsidTr="00595E56">
        <w:tc>
          <w:tcPr>
            <w:tcW w:w="2376" w:type="dxa"/>
            <w:gridSpan w:val="2"/>
          </w:tcPr>
          <w:p w:rsidR="00DF1C7C" w:rsidRDefault="00DF1C7C">
            <w:pPr>
              <w:spacing w:line="0" w:lineRule="atLeast"/>
              <w:ind w:right="-123"/>
              <w:rPr>
                <w:rFonts w:cs="Times New Roman"/>
                <w:sz w:val="22"/>
                <w:szCs w:val="22"/>
              </w:rPr>
            </w:pPr>
            <w:r>
              <w:rPr>
                <w:rFonts w:hint="eastAsia"/>
                <w:sz w:val="22"/>
                <w:szCs w:val="22"/>
              </w:rPr>
              <w:t>ItemID</w:t>
            </w:r>
          </w:p>
        </w:tc>
        <w:tc>
          <w:tcPr>
            <w:tcW w:w="3641" w:type="dxa"/>
          </w:tcPr>
          <w:p w:rsidR="00DF1C7C" w:rsidRDefault="00DF1C7C">
            <w:pPr>
              <w:spacing w:line="0" w:lineRule="atLeast"/>
              <w:ind w:right="-85"/>
              <w:rPr>
                <w:sz w:val="22"/>
                <w:szCs w:val="22"/>
              </w:rPr>
            </w:pPr>
            <w:r>
              <w:rPr>
                <w:sz w:val="22"/>
                <w:szCs w:val="22"/>
              </w:rPr>
              <w:t>GET_DFR_SYNC_ERR_CNT_ID_</w:t>
            </w:r>
            <w:r>
              <w:rPr>
                <w:rFonts w:hint="eastAsia"/>
                <w:sz w:val="22"/>
                <w:szCs w:val="22"/>
              </w:rPr>
              <w:t>B</w:t>
            </w:r>
          </w:p>
        </w:tc>
        <w:tc>
          <w:tcPr>
            <w:tcW w:w="2126" w:type="dxa"/>
          </w:tcPr>
          <w:p w:rsidR="00DF1C7C" w:rsidRDefault="00DF1C7C">
            <w:pPr>
              <w:spacing w:line="0" w:lineRule="atLeast"/>
              <w:ind w:right="-108"/>
              <w:rPr>
                <w:sz w:val="22"/>
                <w:szCs w:val="22"/>
              </w:rPr>
            </w:pPr>
            <w:r>
              <w:rPr>
                <w:rFonts w:hint="eastAsia"/>
                <w:sz w:val="22"/>
                <w:szCs w:val="22"/>
              </w:rPr>
              <w:t>0x0000 3D01</w:t>
            </w:r>
          </w:p>
        </w:tc>
        <w:tc>
          <w:tcPr>
            <w:tcW w:w="1888" w:type="dxa"/>
          </w:tcPr>
          <w:p w:rsidR="00DF1C7C" w:rsidRDefault="00DF1C7C">
            <w:pPr>
              <w:spacing w:line="0" w:lineRule="atLeast"/>
              <w:ind w:right="-108"/>
              <w:rPr>
                <w:sz w:val="22"/>
                <w:szCs w:val="22"/>
              </w:rPr>
            </w:pPr>
            <w:r>
              <w:rPr>
                <w:rFonts w:hint="eastAsia"/>
                <w:sz w:val="22"/>
                <w:szCs w:val="22"/>
                <w:lang w:val="en"/>
              </w:rPr>
              <w:t>CH3-BitB</w:t>
            </w:r>
          </w:p>
        </w:tc>
      </w:tr>
      <w:tr w:rsidR="00DF1C7C" w:rsidTr="00595E56">
        <w:tc>
          <w:tcPr>
            <w:tcW w:w="2376" w:type="dxa"/>
            <w:gridSpan w:val="2"/>
          </w:tcPr>
          <w:p w:rsidR="00DF1C7C" w:rsidRDefault="00DF1C7C">
            <w:pPr>
              <w:spacing w:line="0" w:lineRule="atLeast"/>
              <w:ind w:right="1020"/>
              <w:rPr>
                <w:sz w:val="22"/>
                <w:szCs w:val="22"/>
              </w:rPr>
            </w:pPr>
            <w:r>
              <w:rPr>
                <w:rFonts w:cs="Times New Roman"/>
                <w:sz w:val="22"/>
                <w:szCs w:val="22"/>
              </w:rPr>
              <w:t>Description</w:t>
            </w:r>
          </w:p>
        </w:tc>
        <w:tc>
          <w:tcPr>
            <w:tcW w:w="7655" w:type="dxa"/>
            <w:gridSpan w:val="3"/>
          </w:tcPr>
          <w:p w:rsidR="0079165A" w:rsidRDefault="00DF1C7C">
            <w:pPr>
              <w:widowControl w:val="0"/>
              <w:autoSpaceDE w:val="0"/>
              <w:autoSpaceDN w:val="0"/>
              <w:adjustRightInd w:val="0"/>
              <w:spacing w:line="0" w:lineRule="atLeast"/>
              <w:rPr>
                <w:rFonts w:cs="Times New Roman"/>
                <w:sz w:val="22"/>
                <w:szCs w:val="22"/>
              </w:rPr>
            </w:pPr>
            <w:r>
              <w:rPr>
                <w:rFonts w:cs="Times New Roman"/>
                <w:sz w:val="22"/>
                <w:szCs w:val="22"/>
              </w:rPr>
              <w:t xml:space="preserve">Read </w:t>
            </w:r>
            <w:r>
              <w:rPr>
                <w:rFonts w:cs="Times New Roman" w:hint="eastAsia"/>
                <w:sz w:val="22"/>
                <w:szCs w:val="22"/>
              </w:rPr>
              <w:t xml:space="preserve">the </w:t>
            </w:r>
            <w:r>
              <w:rPr>
                <w:rFonts w:cs="Times New Roman"/>
                <w:sz w:val="22"/>
                <w:szCs w:val="22"/>
              </w:rPr>
              <w:t>internal sync error counter (SYNC_ERR_CNT).</w:t>
            </w:r>
          </w:p>
          <w:p w:rsidR="00DF1C7C" w:rsidRDefault="00DF1C7C">
            <w:pPr>
              <w:widowControl w:val="0"/>
              <w:autoSpaceDE w:val="0"/>
              <w:autoSpaceDN w:val="0"/>
              <w:adjustRightInd w:val="0"/>
              <w:spacing w:line="0" w:lineRule="atLeast"/>
              <w:rPr>
                <w:rFonts w:cs="Times New Roman"/>
                <w:sz w:val="22"/>
                <w:szCs w:val="22"/>
              </w:rPr>
            </w:pPr>
            <w:r>
              <w:rPr>
                <w:rFonts w:cs="Times New Roman"/>
                <w:sz w:val="22"/>
                <w:szCs w:val="22"/>
              </w:rPr>
              <w:t>If sync is not found within 160 frames captured from incoming data,</w:t>
            </w:r>
            <w:r>
              <w:rPr>
                <w:rFonts w:cs="Times New Roman" w:hint="eastAsia"/>
                <w:sz w:val="22"/>
                <w:szCs w:val="22"/>
              </w:rPr>
              <w:t xml:space="preserve"> </w:t>
            </w:r>
            <w:r>
              <w:rPr>
                <w:rFonts w:cs="Times New Roman"/>
                <w:sz w:val="22"/>
                <w:szCs w:val="22"/>
              </w:rPr>
              <w:t>SYNC_ERR_CNT counts up. This indicates that sync has not been found</w:t>
            </w:r>
            <w:r>
              <w:rPr>
                <w:rFonts w:cs="Times New Roman" w:hint="eastAsia"/>
                <w:sz w:val="22"/>
                <w:szCs w:val="22"/>
              </w:rPr>
              <w:t xml:space="preserve"> </w:t>
            </w:r>
            <w:r>
              <w:rPr>
                <w:rFonts w:cs="Times New Roman"/>
                <w:sz w:val="22"/>
                <w:szCs w:val="22"/>
              </w:rPr>
              <w:t>anywhere within 160-bit frame.</w:t>
            </w:r>
          </w:p>
          <w:p w:rsidR="00DF1C7C" w:rsidRDefault="00FD7F5E">
            <w:pPr>
              <w:widowControl w:val="0"/>
              <w:autoSpaceDE w:val="0"/>
              <w:autoSpaceDN w:val="0"/>
              <w:adjustRightInd w:val="0"/>
              <w:spacing w:line="0" w:lineRule="atLeast"/>
              <w:rPr>
                <w:rFonts w:cs="Times New Roman"/>
                <w:sz w:val="22"/>
                <w:szCs w:val="22"/>
              </w:rPr>
            </w:pPr>
            <w:r>
              <w:rPr>
                <w:sz w:val="22"/>
                <w:szCs w:val="22"/>
              </w:rPr>
              <w:t>RESET_DFR</w:t>
            </w:r>
            <w:r w:rsidR="00427842">
              <w:rPr>
                <w:rFonts w:hint="eastAsia"/>
                <w:sz w:val="22"/>
                <w:szCs w:val="22"/>
              </w:rPr>
              <w:t xml:space="preserve"> with register reset flag</w:t>
            </w:r>
            <w:r w:rsidR="00DF1C7C">
              <w:rPr>
                <w:rFonts w:hint="eastAsia"/>
                <w:sz w:val="22"/>
                <w:szCs w:val="22"/>
              </w:rPr>
              <w:t xml:space="preserve"> or </w:t>
            </w:r>
            <w:r w:rsidR="00DF1C7C">
              <w:rPr>
                <w:rFonts w:cs="Times New Roman"/>
                <w:sz w:val="22"/>
                <w:szCs w:val="22"/>
              </w:rPr>
              <w:t>RESET_DFR_SYNC resets to 0.</w:t>
            </w:r>
          </w:p>
        </w:tc>
      </w:tr>
      <w:tr w:rsidR="00DF1C7C" w:rsidTr="00595E56">
        <w:tc>
          <w:tcPr>
            <w:tcW w:w="2376" w:type="dxa"/>
            <w:gridSpan w:val="2"/>
          </w:tcPr>
          <w:p w:rsidR="00DF1C7C" w:rsidRDefault="00DF1C7C">
            <w:pPr>
              <w:spacing w:line="0" w:lineRule="atLeast"/>
              <w:ind w:right="-123"/>
              <w:rPr>
                <w:sz w:val="22"/>
                <w:szCs w:val="22"/>
              </w:rPr>
            </w:pPr>
            <w:r>
              <w:rPr>
                <w:rFonts w:cs="Times New Roman"/>
                <w:sz w:val="22"/>
                <w:szCs w:val="22"/>
              </w:rPr>
              <w:t>Update Rate</w:t>
            </w:r>
          </w:p>
        </w:tc>
        <w:tc>
          <w:tcPr>
            <w:tcW w:w="7655" w:type="dxa"/>
            <w:gridSpan w:val="3"/>
          </w:tcPr>
          <w:p w:rsidR="00DF1C7C" w:rsidRDefault="00DF1C7C">
            <w:pPr>
              <w:spacing w:line="0" w:lineRule="atLeast"/>
              <w:ind w:right="-108"/>
              <w:rPr>
                <w:sz w:val="22"/>
                <w:szCs w:val="22"/>
              </w:rPr>
            </w:pPr>
            <w:r>
              <w:rPr>
                <w:rFonts w:hint="eastAsia"/>
                <w:sz w:val="22"/>
                <w:szCs w:val="22"/>
              </w:rPr>
              <w:t>Real time</w:t>
            </w:r>
          </w:p>
          <w:p w:rsidR="00423021" w:rsidRDefault="000C117E">
            <w:pPr>
              <w:spacing w:line="0" w:lineRule="atLeast"/>
              <w:ind w:right="-108"/>
              <w:rPr>
                <w:sz w:val="22"/>
                <w:szCs w:val="22"/>
              </w:rPr>
            </w:pPr>
            <w:r>
              <w:rPr>
                <w:rFonts w:hint="eastAsia"/>
                <w:sz w:val="22"/>
                <w:szCs w:val="22"/>
              </w:rPr>
              <w:t xml:space="preserve">(FPGA updates these items in real time. Every time this </w:t>
            </w:r>
            <w:ins w:id="9065" w:author="t_竹沢 公佑" w:date="2019-10-07T03:16:00Z">
              <w:r w:rsidR="00634F41">
                <w:rPr>
                  <w:rFonts w:hint="eastAsia"/>
                  <w:sz w:val="22"/>
                  <w:szCs w:val="22"/>
                </w:rPr>
                <w:t>command</w:t>
              </w:r>
            </w:ins>
            <w:del w:id="9066" w:author="t_竹沢 公佑" w:date="2019-10-07T03:16:00Z">
              <w:r w:rsidDel="00634F41">
                <w:rPr>
                  <w:rFonts w:hint="eastAsia"/>
                  <w:sz w:val="22"/>
                  <w:szCs w:val="22"/>
                </w:rPr>
                <w:delText>function</w:delText>
              </w:r>
            </w:del>
            <w:r>
              <w:rPr>
                <w:rFonts w:hint="eastAsia"/>
                <w:sz w:val="22"/>
                <w:szCs w:val="22"/>
              </w:rPr>
              <w:t xml:space="preserve"> is called, it </w:t>
            </w:r>
            <w:ins w:id="9067" w:author="t_竹沢 公佑" w:date="2019-10-07T03:16:00Z">
              <w:r w:rsidR="00634F41">
                <w:rPr>
                  <w:rFonts w:hint="eastAsia"/>
                  <w:sz w:val="22"/>
                  <w:szCs w:val="22"/>
                </w:rPr>
                <w:t>read</w:t>
              </w:r>
            </w:ins>
            <w:del w:id="9068" w:author="t_竹沢 公佑" w:date="2019-10-07T03:16:00Z">
              <w:r w:rsidDel="00634F41">
                <w:rPr>
                  <w:sz w:val="22"/>
                  <w:szCs w:val="22"/>
                </w:rPr>
                <w:delText>retrieve</w:delText>
              </w:r>
            </w:del>
            <w:r>
              <w:rPr>
                <w:rFonts w:hint="eastAsia"/>
                <w:sz w:val="22"/>
                <w:szCs w:val="22"/>
              </w:rPr>
              <w:t>s values from FPGA.)</w:t>
            </w:r>
          </w:p>
        </w:tc>
      </w:tr>
      <w:tr w:rsidR="00DF1C7C" w:rsidTr="00595E56">
        <w:tc>
          <w:tcPr>
            <w:tcW w:w="2376" w:type="dxa"/>
            <w:gridSpan w:val="2"/>
          </w:tcPr>
          <w:p w:rsidR="00DF1C7C" w:rsidRPr="001A0BE7" w:rsidRDefault="00DF1C7C">
            <w:pPr>
              <w:spacing w:line="0" w:lineRule="atLeast"/>
              <w:ind w:right="1020"/>
              <w:rPr>
                <w:rFonts w:cs="Times New Roman"/>
                <w:sz w:val="22"/>
                <w:szCs w:val="22"/>
              </w:rPr>
            </w:pPr>
            <w:r w:rsidRPr="001A0BE7">
              <w:rPr>
                <w:rFonts w:cs="Times New Roman"/>
                <w:sz w:val="22"/>
                <w:szCs w:val="22"/>
              </w:rPr>
              <w:t>TE Related</w:t>
            </w:r>
          </w:p>
        </w:tc>
        <w:tc>
          <w:tcPr>
            <w:tcW w:w="7655" w:type="dxa"/>
            <w:gridSpan w:val="3"/>
          </w:tcPr>
          <w:p w:rsidR="00DF1C7C" w:rsidRDefault="00DF1C7C">
            <w:pPr>
              <w:spacing w:line="0" w:lineRule="atLeast"/>
              <w:ind w:right="1020"/>
              <w:rPr>
                <w:sz w:val="22"/>
                <w:szCs w:val="22"/>
              </w:rPr>
            </w:pPr>
            <w:r>
              <w:rPr>
                <w:rFonts w:hint="eastAsia"/>
                <w:sz w:val="22"/>
                <w:szCs w:val="22"/>
              </w:rPr>
              <w:t>No</w:t>
            </w:r>
          </w:p>
        </w:tc>
      </w:tr>
      <w:tr w:rsidR="00595E56" w:rsidTr="00595E56">
        <w:tc>
          <w:tcPr>
            <w:tcW w:w="2376" w:type="dxa"/>
            <w:gridSpan w:val="2"/>
          </w:tcPr>
          <w:p w:rsidR="00595E56" w:rsidRPr="001A0BE7" w:rsidRDefault="00596636" w:rsidP="00596636">
            <w:pPr>
              <w:pStyle w:val="afa"/>
              <w:rPr>
                <w:sz w:val="22"/>
                <w:szCs w:val="22"/>
                <w:rPrChange w:id="9069" w:author="t_竹沢 公佑" w:date="2019-10-05T15:32:00Z">
                  <w:rPr/>
                </w:rPrChange>
              </w:rPr>
            </w:pPr>
            <w:r w:rsidRPr="001A0BE7">
              <w:rPr>
                <w:sz w:val="22"/>
                <w:szCs w:val="22"/>
                <w:rPrChange w:id="9070" w:author="t_竹沢 公佑" w:date="2019-10-05T15:32:00Z">
                  <w:rPr/>
                </w:rPrChange>
              </w:rPr>
              <w:t>Synchronization</w:t>
            </w:r>
          </w:p>
        </w:tc>
        <w:tc>
          <w:tcPr>
            <w:tcW w:w="7655" w:type="dxa"/>
            <w:gridSpan w:val="3"/>
          </w:tcPr>
          <w:p w:rsidR="00595E56" w:rsidRPr="001A0BE7" w:rsidRDefault="00AC7296" w:rsidP="00596636">
            <w:pPr>
              <w:pStyle w:val="afa"/>
              <w:rPr>
                <w:sz w:val="22"/>
                <w:szCs w:val="22"/>
                <w:rPrChange w:id="9071" w:author="t_竹沢 公佑" w:date="2019-10-05T15:32:00Z">
                  <w:rPr/>
                </w:rPrChange>
              </w:rPr>
            </w:pPr>
            <w:r w:rsidRPr="001A0BE7">
              <w:rPr>
                <w:sz w:val="22"/>
                <w:szCs w:val="22"/>
                <w:rPrChange w:id="9072" w:author="t_竹沢 公佑" w:date="2019-10-05T15:32:00Z">
                  <w:rPr/>
                </w:rPrChange>
              </w:rPr>
              <w:t>S</w:t>
            </w:r>
            <w:r w:rsidR="00595E56" w:rsidRPr="001A0BE7">
              <w:rPr>
                <w:sz w:val="22"/>
                <w:szCs w:val="22"/>
                <w:rPrChange w:id="9073" w:author="t_竹沢 公佑" w:date="2019-10-05T15:32:00Z">
                  <w:rPr/>
                </w:rPrChange>
              </w:rPr>
              <w:t>ynchronous</w:t>
            </w:r>
            <w:ins w:id="9074" w:author="t_竹沢 公佑" w:date="2019-09-18T15:28:00Z">
              <w:r w:rsidR="00126160" w:rsidRPr="001A0BE7">
                <w:rPr>
                  <w:sz w:val="22"/>
                  <w:szCs w:val="22"/>
                  <w:rPrChange w:id="9075" w:author="t_竹沢 公佑" w:date="2019-10-05T15:32:00Z">
                    <w:rPr/>
                  </w:rPrChange>
                </w:rPr>
                <w:t xml:space="preserve"> (*1)</w:t>
              </w:r>
            </w:ins>
          </w:p>
        </w:tc>
      </w:tr>
      <w:tr w:rsidR="00D61AA9" w:rsidTr="00595E56">
        <w:trPr>
          <w:trHeight w:val="190"/>
        </w:trPr>
        <w:tc>
          <w:tcPr>
            <w:tcW w:w="1172" w:type="dxa"/>
            <w:vMerge w:val="restart"/>
          </w:tcPr>
          <w:p w:rsidR="00D61AA9" w:rsidRPr="001A0BE7" w:rsidRDefault="00D61AA9" w:rsidP="00AC5086">
            <w:pPr>
              <w:pStyle w:val="afa"/>
              <w:rPr>
                <w:sz w:val="22"/>
                <w:szCs w:val="22"/>
                <w:rPrChange w:id="9076" w:author="t_竹沢 公佑" w:date="2019-10-05T15:32:00Z">
                  <w:rPr/>
                </w:rPrChange>
              </w:rPr>
            </w:pPr>
            <w:r w:rsidRPr="001A0BE7">
              <w:rPr>
                <w:sz w:val="22"/>
                <w:szCs w:val="22"/>
                <w:rPrChange w:id="9077" w:author="t_竹沢 公佑" w:date="2019-10-05T15:32:00Z">
                  <w:rPr/>
                </w:rPrChange>
              </w:rPr>
              <w:t>Data</w:t>
            </w:r>
          </w:p>
        </w:tc>
        <w:tc>
          <w:tcPr>
            <w:tcW w:w="1204" w:type="dxa"/>
          </w:tcPr>
          <w:p w:rsidR="00D61AA9" w:rsidRPr="001A0BE7" w:rsidRDefault="00D61AA9" w:rsidP="00AC5086">
            <w:pPr>
              <w:rPr>
                <w:sz w:val="22"/>
                <w:szCs w:val="22"/>
                <w:rPrChange w:id="9078" w:author="t_竹沢 公佑" w:date="2019-10-05T15:32:00Z">
                  <w:rPr/>
                </w:rPrChange>
              </w:rPr>
            </w:pPr>
            <w:r w:rsidRPr="001A0BE7">
              <w:rPr>
                <w:sz w:val="22"/>
                <w:szCs w:val="22"/>
                <w:rPrChange w:id="9079" w:author="t_竹沢 公佑" w:date="2019-10-05T15:32:00Z">
                  <w:rPr/>
                </w:rPrChange>
              </w:rPr>
              <w:t>Size</w:t>
            </w:r>
          </w:p>
        </w:tc>
        <w:tc>
          <w:tcPr>
            <w:tcW w:w="7655" w:type="dxa"/>
            <w:gridSpan w:val="3"/>
          </w:tcPr>
          <w:p w:rsidR="00D61AA9" w:rsidRDefault="00D61AA9" w:rsidP="002A4BE1">
            <w:pPr>
              <w:rPr>
                <w:sz w:val="22"/>
                <w:szCs w:val="22"/>
              </w:rPr>
            </w:pPr>
            <w:r>
              <w:rPr>
                <w:rFonts w:hint="eastAsia"/>
                <w:sz w:val="22"/>
                <w:szCs w:val="22"/>
              </w:rPr>
              <w:t>8Bytes</w:t>
            </w:r>
          </w:p>
        </w:tc>
      </w:tr>
      <w:tr w:rsidR="00D61AA9" w:rsidTr="00595E56">
        <w:trPr>
          <w:trHeight w:val="238"/>
        </w:trPr>
        <w:tc>
          <w:tcPr>
            <w:tcW w:w="1172" w:type="dxa"/>
            <w:vMerge/>
          </w:tcPr>
          <w:p w:rsidR="00D61AA9" w:rsidRPr="001A0BE7" w:rsidRDefault="00D61AA9" w:rsidP="00AC5086">
            <w:pPr>
              <w:pStyle w:val="afa"/>
              <w:rPr>
                <w:sz w:val="22"/>
                <w:szCs w:val="22"/>
                <w:rPrChange w:id="9080" w:author="t_竹沢 公佑" w:date="2019-10-05T15:32:00Z">
                  <w:rPr/>
                </w:rPrChange>
              </w:rPr>
            </w:pPr>
          </w:p>
        </w:tc>
        <w:tc>
          <w:tcPr>
            <w:tcW w:w="1204" w:type="dxa"/>
          </w:tcPr>
          <w:p w:rsidR="00D61AA9" w:rsidRPr="001A0BE7" w:rsidRDefault="00D61AA9" w:rsidP="00AC5086">
            <w:pPr>
              <w:rPr>
                <w:sz w:val="22"/>
                <w:szCs w:val="22"/>
                <w:rPrChange w:id="9081" w:author="t_竹沢 公佑" w:date="2019-10-05T15:32:00Z">
                  <w:rPr/>
                </w:rPrChange>
              </w:rPr>
            </w:pPr>
            <w:r w:rsidRPr="001A0BE7">
              <w:rPr>
                <w:sz w:val="22"/>
                <w:szCs w:val="22"/>
                <w:rPrChange w:id="9082" w:author="t_竹沢 公佑" w:date="2019-10-05T15:32:00Z">
                  <w:rPr/>
                </w:rPrChange>
              </w:rPr>
              <w:t>Reset</w:t>
            </w:r>
          </w:p>
        </w:tc>
        <w:tc>
          <w:tcPr>
            <w:tcW w:w="7655" w:type="dxa"/>
            <w:gridSpan w:val="3"/>
          </w:tcPr>
          <w:p w:rsidR="00D61AA9" w:rsidRDefault="00D61AA9" w:rsidP="00AC5086">
            <w:pPr>
              <w:rPr>
                <w:sz w:val="22"/>
                <w:szCs w:val="22"/>
              </w:rPr>
            </w:pPr>
            <w:r>
              <w:rPr>
                <w:sz w:val="22"/>
                <w:szCs w:val="22"/>
              </w:rPr>
              <w:t>RESET_DFR</w:t>
            </w:r>
            <w:r>
              <w:rPr>
                <w:rFonts w:hint="eastAsia"/>
                <w:sz w:val="22"/>
                <w:szCs w:val="22"/>
              </w:rPr>
              <w:t xml:space="preserve"> or RESET_DFR_SYNC</w:t>
            </w:r>
          </w:p>
        </w:tc>
      </w:tr>
      <w:tr w:rsidR="00D61AA9" w:rsidTr="00595E56">
        <w:trPr>
          <w:trHeight w:val="238"/>
        </w:trPr>
        <w:tc>
          <w:tcPr>
            <w:tcW w:w="1172" w:type="dxa"/>
            <w:vMerge/>
          </w:tcPr>
          <w:p w:rsidR="00D61AA9" w:rsidRPr="001A0BE7" w:rsidRDefault="00D61AA9" w:rsidP="00AC5086">
            <w:pPr>
              <w:pStyle w:val="afa"/>
              <w:rPr>
                <w:sz w:val="22"/>
                <w:szCs w:val="22"/>
                <w:rPrChange w:id="9083" w:author="t_竹沢 公佑" w:date="2019-10-05T15:32:00Z">
                  <w:rPr/>
                </w:rPrChange>
              </w:rPr>
            </w:pPr>
          </w:p>
        </w:tc>
        <w:tc>
          <w:tcPr>
            <w:tcW w:w="1204" w:type="dxa"/>
          </w:tcPr>
          <w:p w:rsidR="00D61AA9" w:rsidRPr="001A0BE7" w:rsidRDefault="00D61AA9" w:rsidP="00AC5086">
            <w:pPr>
              <w:rPr>
                <w:sz w:val="22"/>
                <w:szCs w:val="22"/>
                <w:rPrChange w:id="9084" w:author="t_竹沢 公佑" w:date="2019-10-05T15:32:00Z">
                  <w:rPr/>
                </w:rPrChange>
              </w:rPr>
            </w:pPr>
            <w:r w:rsidRPr="001A0BE7">
              <w:rPr>
                <w:sz w:val="22"/>
                <w:szCs w:val="22"/>
                <w:rPrChange w:id="9085" w:author="t_竹沢 公佑" w:date="2019-10-05T15:32:00Z">
                  <w:rPr/>
                </w:rPrChange>
              </w:rPr>
              <w:t>Latch</w:t>
            </w:r>
          </w:p>
        </w:tc>
        <w:tc>
          <w:tcPr>
            <w:tcW w:w="7655" w:type="dxa"/>
            <w:gridSpan w:val="3"/>
          </w:tcPr>
          <w:p w:rsidR="00D61AA9" w:rsidRPr="00AC5086" w:rsidRDefault="00D61AA9" w:rsidP="00AC5086">
            <w:pPr>
              <w:spacing w:line="0" w:lineRule="atLeast"/>
              <w:ind w:right="1020"/>
              <w:rPr>
                <w:rFonts w:cs="Times New Roman"/>
                <w:sz w:val="22"/>
                <w:szCs w:val="22"/>
              </w:rPr>
            </w:pPr>
            <w:r>
              <w:rPr>
                <w:rFonts w:cs="Times New Roman"/>
                <w:sz w:val="22"/>
                <w:szCs w:val="22"/>
              </w:rPr>
              <w:t xml:space="preserve">All bits are </w:t>
            </w:r>
            <w:r>
              <w:rPr>
                <w:rFonts w:cs="Times New Roman" w:hint="eastAsia"/>
                <w:sz w:val="22"/>
                <w:szCs w:val="22"/>
              </w:rPr>
              <w:t>r</w:t>
            </w:r>
            <w:r w:rsidRPr="00E6650C">
              <w:rPr>
                <w:rFonts w:cs="Times New Roman"/>
                <w:sz w:val="22"/>
                <w:szCs w:val="22"/>
              </w:rPr>
              <w:t>eal</w:t>
            </w:r>
            <w:r>
              <w:rPr>
                <w:rFonts w:cs="Times New Roman" w:hint="eastAsia"/>
                <w:sz w:val="22"/>
                <w:szCs w:val="22"/>
              </w:rPr>
              <w:t xml:space="preserve"> </w:t>
            </w:r>
            <w:r w:rsidRPr="00E6650C">
              <w:rPr>
                <w:rFonts w:cs="Times New Roman"/>
                <w:sz w:val="22"/>
                <w:szCs w:val="22"/>
              </w:rPr>
              <w:t>time value</w:t>
            </w:r>
          </w:p>
        </w:tc>
      </w:tr>
      <w:tr w:rsidR="00D61AA9" w:rsidTr="0020173C">
        <w:tblPrEx>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9086" w:author="t_竹沢 公佑" w:date="2020-08-13T10:31:00Z">
            <w:tblPrEx>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679"/>
          <w:trPrChange w:id="9087" w:author="t_竹沢 公佑" w:date="2020-08-13T10:31:00Z">
            <w:trPr>
              <w:trHeight w:val="713"/>
            </w:trPr>
          </w:trPrChange>
        </w:trPr>
        <w:tc>
          <w:tcPr>
            <w:tcW w:w="1172" w:type="dxa"/>
            <w:vMerge/>
            <w:tcPrChange w:id="9088" w:author="t_竹沢 公佑" w:date="2020-08-13T10:31:00Z">
              <w:tcPr>
                <w:tcW w:w="1172" w:type="dxa"/>
                <w:vMerge/>
              </w:tcPr>
            </w:tcPrChange>
          </w:tcPr>
          <w:p w:rsidR="00D61AA9" w:rsidRPr="001A0BE7" w:rsidRDefault="00D61AA9" w:rsidP="00AC5086">
            <w:pPr>
              <w:pStyle w:val="afa"/>
              <w:rPr>
                <w:sz w:val="22"/>
                <w:szCs w:val="22"/>
                <w:rPrChange w:id="9089" w:author="t_竹沢 公佑" w:date="2019-10-05T15:32:00Z">
                  <w:rPr/>
                </w:rPrChange>
              </w:rPr>
            </w:pPr>
          </w:p>
        </w:tc>
        <w:tc>
          <w:tcPr>
            <w:tcW w:w="1204" w:type="dxa"/>
            <w:tcPrChange w:id="9090" w:author="t_竹沢 公佑" w:date="2020-08-13T10:31:00Z">
              <w:tcPr>
                <w:tcW w:w="1204" w:type="dxa"/>
              </w:tcPr>
            </w:tcPrChange>
          </w:tcPr>
          <w:p w:rsidR="00D61AA9" w:rsidRPr="001A0BE7" w:rsidRDefault="00D61AA9" w:rsidP="00AC5086">
            <w:pPr>
              <w:pStyle w:val="afa"/>
              <w:rPr>
                <w:sz w:val="22"/>
                <w:szCs w:val="22"/>
                <w:rPrChange w:id="9091" w:author="t_竹沢 公佑" w:date="2019-10-05T15:32:00Z">
                  <w:rPr/>
                </w:rPrChange>
              </w:rPr>
            </w:pPr>
            <w:r w:rsidRPr="001A0BE7">
              <w:rPr>
                <w:sz w:val="22"/>
                <w:szCs w:val="22"/>
                <w:rPrChange w:id="9092" w:author="t_竹沢 公佑" w:date="2019-10-05T15:32:00Z">
                  <w:rPr/>
                </w:rPrChange>
              </w:rPr>
              <w:t>Value</w:t>
            </w:r>
          </w:p>
        </w:tc>
        <w:tc>
          <w:tcPr>
            <w:tcW w:w="7655" w:type="dxa"/>
            <w:gridSpan w:val="3"/>
            <w:tcPrChange w:id="9093" w:author="t_竹沢 公佑" w:date="2020-08-13T10:31:00Z">
              <w:tcPr>
                <w:tcW w:w="7655" w:type="dxa"/>
                <w:gridSpan w:val="3"/>
              </w:tcPr>
            </w:tcPrChange>
          </w:tcPr>
          <w:p w:rsidR="00D61AA9" w:rsidRDefault="00D61AA9" w:rsidP="00AC5086">
            <w:pPr>
              <w:spacing w:line="0" w:lineRule="atLeast"/>
              <w:ind w:right="1020"/>
              <w:rPr>
                <w:rFonts w:cs="Times New Roman"/>
                <w:sz w:val="22"/>
                <w:szCs w:val="22"/>
              </w:rPr>
            </w:pPr>
            <w:r>
              <w:rPr>
                <w:rFonts w:cs="Times New Roman" w:hint="eastAsia"/>
                <w:sz w:val="22"/>
                <w:szCs w:val="22"/>
              </w:rPr>
              <w:t>B</w:t>
            </w:r>
            <w:r>
              <w:rPr>
                <w:rFonts w:cs="Times New Roman"/>
                <w:sz w:val="22"/>
                <w:szCs w:val="22"/>
              </w:rPr>
              <w:t>yte0-</w:t>
            </w:r>
            <w:r>
              <w:rPr>
                <w:rFonts w:cs="Times New Roman" w:hint="eastAsia"/>
                <w:sz w:val="22"/>
                <w:szCs w:val="22"/>
              </w:rPr>
              <w:t>3:</w:t>
            </w:r>
            <w:r>
              <w:rPr>
                <w:rFonts w:cs="Times New Roman"/>
                <w:sz w:val="22"/>
                <w:szCs w:val="22"/>
              </w:rPr>
              <w:t xml:space="preserve"> Unsigned, MSByte first</w:t>
            </w:r>
            <w:r>
              <w:rPr>
                <w:rFonts w:cs="Times New Roman" w:hint="eastAsia"/>
                <w:sz w:val="22"/>
                <w:szCs w:val="22"/>
              </w:rPr>
              <w:t>.</w:t>
            </w:r>
          </w:p>
          <w:p w:rsidR="00D61AA9" w:rsidRDefault="00D61AA9" w:rsidP="00AC5086">
            <w:pPr>
              <w:spacing w:line="0" w:lineRule="atLeast"/>
              <w:ind w:right="1020"/>
              <w:rPr>
                <w:rFonts w:cs="Times New Roman"/>
                <w:sz w:val="22"/>
                <w:szCs w:val="22"/>
              </w:rPr>
            </w:pPr>
            <w:r>
              <w:rPr>
                <w:sz w:val="22"/>
                <w:szCs w:val="22"/>
              </w:rPr>
              <w:t>B</w:t>
            </w:r>
            <w:r>
              <w:rPr>
                <w:rFonts w:hint="eastAsia"/>
                <w:sz w:val="22"/>
                <w:szCs w:val="22"/>
              </w:rPr>
              <w:t>yte4-7:</w:t>
            </w:r>
            <w:r>
              <w:rPr>
                <w:rFonts w:cs="Times New Roman"/>
                <w:sz w:val="22"/>
                <w:szCs w:val="22"/>
              </w:rPr>
              <w:t xml:space="preserve"> Reserved (</w:t>
            </w:r>
            <w:r>
              <w:rPr>
                <w:rFonts w:cs="Times New Roman" w:hint="eastAsia"/>
                <w:sz w:val="22"/>
                <w:szCs w:val="22"/>
              </w:rPr>
              <w:t>undefined</w:t>
            </w:r>
            <w:r>
              <w:rPr>
                <w:rFonts w:cs="Times New Roman"/>
                <w:sz w:val="22"/>
                <w:szCs w:val="22"/>
              </w:rPr>
              <w:t>)</w:t>
            </w:r>
          </w:p>
        </w:tc>
      </w:tr>
      <w:tr w:rsidR="00D61AA9" w:rsidTr="00595E56">
        <w:trPr>
          <w:trHeight w:val="712"/>
        </w:trPr>
        <w:tc>
          <w:tcPr>
            <w:tcW w:w="1172" w:type="dxa"/>
            <w:vMerge/>
          </w:tcPr>
          <w:p w:rsidR="00D61AA9" w:rsidRPr="001A0BE7" w:rsidRDefault="00D61AA9" w:rsidP="00AC5086">
            <w:pPr>
              <w:pStyle w:val="afa"/>
              <w:rPr>
                <w:sz w:val="22"/>
                <w:szCs w:val="22"/>
              </w:rPr>
            </w:pPr>
          </w:p>
        </w:tc>
        <w:tc>
          <w:tcPr>
            <w:tcW w:w="1204" w:type="dxa"/>
          </w:tcPr>
          <w:p w:rsidR="00D61AA9" w:rsidRPr="000B41A5" w:rsidRDefault="00202C26" w:rsidP="00AC5086">
            <w:pPr>
              <w:pStyle w:val="afa"/>
              <w:rPr>
                <w:sz w:val="22"/>
                <w:szCs w:val="22"/>
              </w:rPr>
            </w:pPr>
            <w:ins w:id="9094" w:author="t_竹沢 公佑" w:date="2020-08-20T10:17:00Z">
              <w:r>
                <w:rPr>
                  <w:rFonts w:hint="eastAsia"/>
                  <w:sz w:val="22"/>
                  <w:szCs w:val="22"/>
                </w:rPr>
                <w:t>Category</w:t>
              </w:r>
            </w:ins>
          </w:p>
        </w:tc>
        <w:tc>
          <w:tcPr>
            <w:tcW w:w="7655" w:type="dxa"/>
            <w:gridSpan w:val="3"/>
          </w:tcPr>
          <w:p w:rsidR="00D61AA9" w:rsidRDefault="0020173C" w:rsidP="00AC5086">
            <w:pPr>
              <w:spacing w:line="0" w:lineRule="atLeast"/>
              <w:ind w:right="1020"/>
              <w:rPr>
                <w:ins w:id="9095" w:author="t_竹沢 公佑" w:date="2020-08-12T15:09:00Z"/>
                <w:rFonts w:cs="Times New Roman"/>
                <w:sz w:val="22"/>
                <w:szCs w:val="22"/>
              </w:rPr>
            </w:pPr>
            <w:ins w:id="9096" w:author="t_竹沢 公佑" w:date="2020-08-13T10:31:00Z">
              <w:r>
                <w:rPr>
                  <w:rFonts w:cs="Times New Roman" w:hint="eastAsia"/>
                  <w:sz w:val="22"/>
                  <w:szCs w:val="22"/>
                </w:rPr>
                <w:t>■Error</w:t>
              </w:r>
            </w:ins>
          </w:p>
          <w:p w:rsidR="0020173C" w:rsidRDefault="0020173C">
            <w:pPr>
              <w:spacing w:line="0" w:lineRule="atLeast"/>
              <w:ind w:right="1020" w:firstLineChars="100" w:firstLine="220"/>
              <w:rPr>
                <w:ins w:id="9097" w:author="t_竹沢 公佑" w:date="2020-08-13T10:32:00Z"/>
                <w:rFonts w:cs="Times New Roman"/>
                <w:sz w:val="22"/>
                <w:szCs w:val="22"/>
              </w:rPr>
              <w:pPrChange w:id="9098" w:author="t_竹沢 公佑" w:date="2020-08-20T09:59:00Z">
                <w:pPr>
                  <w:spacing w:line="0" w:lineRule="atLeast"/>
                  <w:ind w:right="1020"/>
                </w:pPr>
              </w:pPrChange>
            </w:pPr>
            <w:ins w:id="9099" w:author="t_竹沢 公佑" w:date="2020-08-13T10:31:00Z">
              <w:r>
                <w:rPr>
                  <w:rFonts w:cs="Times New Roman"/>
                  <w:sz w:val="22"/>
                  <w:szCs w:val="22"/>
                </w:rPr>
                <w:t>Unsigned, MSByte first</w:t>
              </w:r>
              <w:r>
                <w:rPr>
                  <w:rFonts w:cs="Times New Roman" w:hint="eastAsia"/>
                  <w:sz w:val="22"/>
                  <w:szCs w:val="22"/>
                </w:rPr>
                <w:t>.</w:t>
              </w:r>
            </w:ins>
          </w:p>
          <w:p w:rsidR="00D61AA9" w:rsidRDefault="0020173C">
            <w:pPr>
              <w:spacing w:line="0" w:lineRule="atLeast"/>
              <w:ind w:leftChars="150" w:left="360" w:right="1020"/>
              <w:rPr>
                <w:rFonts w:cs="Times New Roman"/>
                <w:sz w:val="22"/>
                <w:szCs w:val="22"/>
              </w:rPr>
              <w:pPrChange w:id="9100" w:author="t_竹沢 公佑" w:date="2020-08-20T09:59:00Z">
                <w:pPr>
                  <w:spacing w:line="0" w:lineRule="atLeast"/>
                  <w:ind w:right="1020"/>
                </w:pPr>
              </w:pPrChange>
            </w:pPr>
            <w:ins w:id="9101" w:author="t_竹沢 公佑" w:date="2020-08-13T10:31:00Z">
              <w:r>
                <w:rPr>
                  <w:rFonts w:cs="Times New Roman" w:hint="eastAsia"/>
                  <w:sz w:val="22"/>
                  <w:szCs w:val="22"/>
                </w:rPr>
                <w:t xml:space="preserve">If this value is increasing, it means </w:t>
              </w:r>
            </w:ins>
            <w:ins w:id="9102" w:author="t_竹沢 公佑" w:date="2020-08-13T10:32:00Z">
              <w:r>
                <w:rPr>
                  <w:rFonts w:cs="Times New Roman" w:hint="eastAsia"/>
                  <w:sz w:val="22"/>
                  <w:szCs w:val="22"/>
                </w:rPr>
                <w:t xml:space="preserve">DRXP fails to find sync-pattern </w:t>
              </w:r>
            </w:ins>
            <w:ins w:id="9103" w:author="t_竹沢 公佑" w:date="2020-08-13T10:33:00Z">
              <w:r>
                <w:rPr>
                  <w:rFonts w:cs="Times New Roman" w:hint="eastAsia"/>
                  <w:sz w:val="22"/>
                  <w:szCs w:val="22"/>
                </w:rPr>
                <w:t xml:space="preserve">from </w:t>
              </w:r>
            </w:ins>
            <w:ins w:id="9104" w:author="t_竹沢 公佑" w:date="2020-08-13T10:31:00Z">
              <w:r>
                <w:rPr>
                  <w:rFonts w:cs="Times New Roman" w:hint="eastAsia"/>
                  <w:sz w:val="22"/>
                  <w:szCs w:val="22"/>
                </w:rPr>
                <w:t xml:space="preserve">received ALMA frames. </w:t>
              </w:r>
            </w:ins>
            <w:ins w:id="9105" w:author="t_竹沢 公佑" w:date="2020-08-13T10:34:00Z">
              <w:r>
                <w:rPr>
                  <w:rFonts w:cs="Times New Roman" w:hint="eastAsia"/>
                  <w:sz w:val="22"/>
                  <w:szCs w:val="22"/>
                </w:rPr>
                <w:t>If DRXP can</w:t>
              </w:r>
              <w:r>
                <w:rPr>
                  <w:rFonts w:cs="Times New Roman"/>
                  <w:sz w:val="22"/>
                  <w:szCs w:val="22"/>
                </w:rPr>
                <w:t>’</w:t>
              </w:r>
              <w:r>
                <w:rPr>
                  <w:rFonts w:cs="Times New Roman" w:hint="eastAsia"/>
                  <w:sz w:val="22"/>
                  <w:szCs w:val="22"/>
                </w:rPr>
                <w:t>t find sync-pattern correctly, it can</w:t>
              </w:r>
              <w:r>
                <w:rPr>
                  <w:rFonts w:cs="Times New Roman"/>
                  <w:sz w:val="22"/>
                  <w:szCs w:val="22"/>
                </w:rPr>
                <w:t>’</w:t>
              </w:r>
              <w:r>
                <w:rPr>
                  <w:rFonts w:cs="Times New Roman" w:hint="eastAsia"/>
                  <w:sz w:val="22"/>
                  <w:szCs w:val="22"/>
                </w:rPr>
                <w:t>t t</w:t>
              </w:r>
            </w:ins>
            <w:ins w:id="9106" w:author="t_竹沢 公佑" w:date="2020-08-13T10:35:00Z">
              <w:r>
                <w:rPr>
                  <w:rFonts w:cs="Times New Roman" w:hint="eastAsia"/>
                  <w:sz w:val="22"/>
                  <w:szCs w:val="22"/>
                </w:rPr>
                <w:t xml:space="preserve">ransfer correct data to host ring buffer. </w:t>
              </w:r>
            </w:ins>
            <w:ins w:id="9107" w:author="t_竹沢 公佑" w:date="2020-08-13T10:31:00Z">
              <w:r>
                <w:rPr>
                  <w:rFonts w:hint="eastAsia"/>
                  <w:bCs/>
                  <w:sz w:val="22"/>
                  <w:szCs w:val="22"/>
                </w:rPr>
                <w:t>Please confirm signal integrity and data source.</w:t>
              </w:r>
            </w:ins>
          </w:p>
        </w:tc>
      </w:tr>
      <w:tr w:rsidR="00DF1C7C" w:rsidRPr="005038B9" w:rsidTr="00595E56">
        <w:tc>
          <w:tcPr>
            <w:tcW w:w="2376" w:type="dxa"/>
            <w:gridSpan w:val="2"/>
          </w:tcPr>
          <w:p w:rsidR="00DF1C7C" w:rsidRDefault="00DF1C7C">
            <w:pPr>
              <w:spacing w:line="0" w:lineRule="atLeast"/>
              <w:ind w:right="1020"/>
              <w:rPr>
                <w:rFonts w:cs="Times New Roman"/>
                <w:sz w:val="22"/>
                <w:szCs w:val="22"/>
              </w:rPr>
            </w:pPr>
            <w:r>
              <w:rPr>
                <w:rFonts w:cs="Times New Roman" w:hint="eastAsia"/>
                <w:sz w:val="22"/>
                <w:szCs w:val="22"/>
              </w:rPr>
              <w:t>Remarks</w:t>
            </w:r>
          </w:p>
        </w:tc>
        <w:tc>
          <w:tcPr>
            <w:tcW w:w="7655" w:type="dxa"/>
            <w:gridSpan w:val="3"/>
          </w:tcPr>
          <w:p w:rsidR="00E268C8" w:rsidRDefault="00E268C8" w:rsidP="0079165A">
            <w:pPr>
              <w:spacing w:line="0" w:lineRule="atLeast"/>
              <w:ind w:right="1020"/>
              <w:rPr>
                <w:rFonts w:cs="Times New Roman"/>
                <w:sz w:val="22"/>
                <w:szCs w:val="22"/>
              </w:rPr>
            </w:pPr>
            <w:r w:rsidRPr="00E268C8">
              <w:rPr>
                <w:rFonts w:cs="Times New Roman"/>
                <w:sz w:val="22"/>
                <w:szCs w:val="22"/>
              </w:rPr>
              <w:t xml:space="preserve">Once </w:t>
            </w:r>
            <w:r>
              <w:rPr>
                <w:rFonts w:cs="Times New Roman" w:hint="eastAsia"/>
                <w:sz w:val="22"/>
                <w:szCs w:val="22"/>
              </w:rPr>
              <w:t xml:space="preserve">FPGA </w:t>
            </w:r>
            <w:r w:rsidRPr="00E268C8">
              <w:rPr>
                <w:rFonts w:cs="Times New Roman"/>
                <w:sz w:val="22"/>
                <w:szCs w:val="22"/>
              </w:rPr>
              <w:t>stage 2 configuration is comple</w:t>
            </w:r>
            <w:r>
              <w:rPr>
                <w:rFonts w:cs="Times New Roman"/>
                <w:sz w:val="22"/>
                <w:szCs w:val="22"/>
              </w:rPr>
              <w:t xml:space="preserve">ted, the FPGA starts </w:t>
            </w:r>
            <w:ins w:id="9108" w:author="t_竹沢 公佑" w:date="2019-10-05T15:33:00Z">
              <w:r w:rsidR="001A0BE7">
                <w:rPr>
                  <w:rFonts w:cs="Times New Roman" w:hint="eastAsia"/>
                  <w:sz w:val="22"/>
                  <w:szCs w:val="22"/>
                </w:rPr>
                <w:t xml:space="preserve">receiving </w:t>
              </w:r>
            </w:ins>
            <w:del w:id="9109" w:author="t_竹沢 公佑" w:date="2019-10-05T15:33:00Z">
              <w:r w:rsidDel="001A0BE7">
                <w:rPr>
                  <w:rFonts w:cs="Times New Roman"/>
                  <w:sz w:val="22"/>
                  <w:szCs w:val="22"/>
                </w:rPr>
                <w:delText>to receive</w:delText>
              </w:r>
              <w:r w:rsidDel="001A0BE7">
                <w:rPr>
                  <w:rFonts w:cs="Times New Roman" w:hint="eastAsia"/>
                  <w:sz w:val="22"/>
                  <w:szCs w:val="22"/>
                </w:rPr>
                <w:delText xml:space="preserve"> </w:delText>
              </w:r>
            </w:del>
            <w:r w:rsidRPr="00E268C8">
              <w:rPr>
                <w:rFonts w:cs="Times New Roman"/>
                <w:sz w:val="22"/>
                <w:szCs w:val="22"/>
              </w:rPr>
              <w:t>frames and continues checking</w:t>
            </w:r>
            <w:r>
              <w:rPr>
                <w:rFonts w:cs="Times New Roman" w:hint="eastAsia"/>
                <w:sz w:val="22"/>
                <w:szCs w:val="22"/>
              </w:rPr>
              <w:t xml:space="preserve"> frame synchronization</w:t>
            </w:r>
            <w:r w:rsidRPr="00E268C8">
              <w:rPr>
                <w:rFonts w:cs="Times New Roman"/>
                <w:sz w:val="22"/>
                <w:szCs w:val="22"/>
              </w:rPr>
              <w:t>. The counter in the FPGA is incremented</w:t>
            </w:r>
            <w:r>
              <w:rPr>
                <w:rFonts w:cs="Times New Roman" w:hint="eastAsia"/>
                <w:sz w:val="22"/>
                <w:szCs w:val="22"/>
              </w:rPr>
              <w:t xml:space="preserve"> every time </w:t>
            </w:r>
            <w:r w:rsidR="003C709E">
              <w:rPr>
                <w:rFonts w:cs="Times New Roman" w:hint="eastAsia"/>
                <w:sz w:val="22"/>
                <w:szCs w:val="22"/>
              </w:rPr>
              <w:t>FPGA fails to find the sync pattern</w:t>
            </w:r>
            <w:r w:rsidRPr="00E268C8">
              <w:rPr>
                <w:rFonts w:cs="Times New Roman"/>
                <w:sz w:val="22"/>
                <w:szCs w:val="22"/>
              </w:rPr>
              <w:t xml:space="preserve"> </w:t>
            </w:r>
            <w:r w:rsidR="003C709E">
              <w:rPr>
                <w:rFonts w:cs="Times New Roman" w:hint="eastAsia"/>
                <w:sz w:val="22"/>
                <w:szCs w:val="22"/>
              </w:rPr>
              <w:t xml:space="preserve">within 160 frames </w:t>
            </w:r>
            <w:r w:rsidRPr="00E268C8">
              <w:rPr>
                <w:rFonts w:cs="Times New Roman"/>
                <w:sz w:val="22"/>
                <w:szCs w:val="22"/>
              </w:rPr>
              <w:t xml:space="preserve">regardless </w:t>
            </w:r>
            <w:ins w:id="9110" w:author="t_竹沢 公佑" w:date="2019-10-05T15:33:00Z">
              <w:r w:rsidR="001A0BE7">
                <w:rPr>
                  <w:rFonts w:cs="Times New Roman" w:hint="eastAsia"/>
                  <w:sz w:val="22"/>
                  <w:szCs w:val="22"/>
                </w:rPr>
                <w:t xml:space="preserve">of </w:t>
              </w:r>
            </w:ins>
            <w:r w:rsidRPr="00E268C8">
              <w:rPr>
                <w:rFonts w:cs="Times New Roman"/>
                <w:sz w:val="22"/>
                <w:szCs w:val="22"/>
              </w:rPr>
              <w:t>whether the device driver is loaded</w:t>
            </w:r>
            <w:del w:id="9111" w:author="t_竹沢 公佑" w:date="2019-10-05T15:34:00Z">
              <w:r w:rsidRPr="00E268C8" w:rsidDel="001A0BE7">
                <w:rPr>
                  <w:rFonts w:cs="Times New Roman"/>
                  <w:sz w:val="22"/>
                  <w:szCs w:val="22"/>
                </w:rPr>
                <w:delText xml:space="preserve"> or not</w:delText>
              </w:r>
            </w:del>
            <w:r w:rsidRPr="00E268C8">
              <w:rPr>
                <w:rFonts w:cs="Times New Roman"/>
                <w:sz w:val="22"/>
                <w:szCs w:val="22"/>
              </w:rPr>
              <w:t>.</w:t>
            </w:r>
          </w:p>
          <w:p w:rsidR="009E2D4A" w:rsidRDefault="00E37887" w:rsidP="0079165A">
            <w:pPr>
              <w:spacing w:line="0" w:lineRule="atLeast"/>
              <w:ind w:right="1020"/>
              <w:rPr>
                <w:ins w:id="9112" w:author="t_竹沢 公佑" w:date="2019-09-18T15:28:00Z"/>
                <w:rFonts w:cs="Times New Roman"/>
                <w:sz w:val="22"/>
                <w:szCs w:val="22"/>
              </w:rPr>
            </w:pPr>
            <w:r>
              <w:rPr>
                <w:rFonts w:cs="Times New Roman" w:hint="eastAsia"/>
                <w:sz w:val="22"/>
                <w:szCs w:val="22"/>
              </w:rPr>
              <w:t xml:space="preserve">In </w:t>
            </w:r>
            <w:r w:rsidR="009E2D4A">
              <w:rPr>
                <w:rFonts w:cs="Times New Roman" w:hint="eastAsia"/>
                <w:sz w:val="22"/>
                <w:szCs w:val="22"/>
              </w:rPr>
              <w:t>driver version 1.0.1 or older</w:t>
            </w:r>
            <w:r>
              <w:rPr>
                <w:rFonts w:cs="Times New Roman" w:hint="eastAsia"/>
                <w:sz w:val="22"/>
                <w:szCs w:val="22"/>
              </w:rPr>
              <w:t>, driver</w:t>
            </w:r>
            <w:r w:rsidR="009E2D4A">
              <w:rPr>
                <w:rFonts w:cs="Times New Roman" w:hint="eastAsia"/>
                <w:sz w:val="22"/>
                <w:szCs w:val="22"/>
              </w:rPr>
              <w:t xml:space="preserve"> clears these values, when user opens device.</w:t>
            </w:r>
          </w:p>
          <w:p w:rsidR="00126160" w:rsidRDefault="00126160" w:rsidP="0079165A">
            <w:pPr>
              <w:spacing w:line="0" w:lineRule="atLeast"/>
              <w:ind w:right="1020"/>
              <w:rPr>
                <w:ins w:id="9113" w:author="t_竹沢 公佑" w:date="2019-09-18T15:28:00Z"/>
                <w:rFonts w:cs="Times New Roman"/>
                <w:sz w:val="22"/>
                <w:szCs w:val="22"/>
              </w:rPr>
            </w:pPr>
          </w:p>
          <w:p w:rsidR="00126160" w:rsidRDefault="00126160" w:rsidP="0079165A">
            <w:pPr>
              <w:spacing w:line="0" w:lineRule="atLeast"/>
              <w:ind w:right="1020"/>
              <w:rPr>
                <w:rFonts w:cs="Times New Roman"/>
                <w:sz w:val="22"/>
                <w:szCs w:val="22"/>
              </w:rPr>
            </w:pPr>
            <w:ins w:id="9114" w:author="t_竹沢 公佑" w:date="2019-09-18T15:28:00Z">
              <w:r>
                <w:rPr>
                  <w:rFonts w:cs="Times New Roman" w:hint="eastAsia"/>
                  <w:sz w:val="22"/>
                  <w:szCs w:val="22"/>
                </w:rPr>
                <w:t xml:space="preserve">(*1) </w:t>
              </w:r>
              <w:r w:rsidR="00634F41">
                <w:rPr>
                  <w:rFonts w:hint="eastAsia"/>
                  <w:bCs/>
                  <w:sz w:val="22"/>
                  <w:szCs w:val="22"/>
                </w:rPr>
                <w:t xml:space="preserve">This </w:t>
              </w:r>
            </w:ins>
            <w:ins w:id="9115" w:author="t_竹沢 公佑" w:date="2019-10-07T03:16:00Z">
              <w:r w:rsidR="00634F41">
                <w:rPr>
                  <w:rFonts w:hint="eastAsia"/>
                  <w:bCs/>
                  <w:sz w:val="22"/>
                  <w:szCs w:val="22"/>
                </w:rPr>
                <w:t>command</w:t>
              </w:r>
            </w:ins>
            <w:ins w:id="9116" w:author="t_竹沢 公佑" w:date="2019-09-18T15:28:00Z">
              <w:r>
                <w:rPr>
                  <w:rFonts w:hint="eastAsia"/>
                  <w:bCs/>
                  <w:sz w:val="22"/>
                  <w:szCs w:val="22"/>
                </w:rPr>
                <w:t xml:space="preserve"> 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9117" w:author="t_竹沢 公佑" w:date="2019-09-18T15:28:00Z">
              <w:r w:rsidRPr="0056709F">
                <w:rPr>
                  <w:b/>
                  <w:bCs/>
                  <w:sz w:val="22"/>
                  <w:szCs w:val="22"/>
                </w:rPr>
                <w:fldChar w:fldCharType="separate"/>
              </w:r>
            </w:ins>
            <w:ins w:id="9118" w:author="t_竹沢 公佑" w:date="2021-02-02T17:29:00Z">
              <w:r w:rsidR="000B4FA1">
                <w:rPr>
                  <w:b/>
                  <w:bCs/>
                  <w:sz w:val="22"/>
                  <w:szCs w:val="22"/>
                </w:rPr>
                <w:t>5.5</w:t>
              </w:r>
            </w:ins>
            <w:ins w:id="9119" w:author="t_竹沢 公佑" w:date="2019-09-18T15:28: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9120" w:author="t_竹沢 公佑" w:date="2019-09-18T15:28:00Z">
              <w:r w:rsidRPr="0056709F">
                <w:rPr>
                  <w:b/>
                  <w:bCs/>
                  <w:sz w:val="22"/>
                  <w:szCs w:val="22"/>
                </w:rPr>
                <w:fldChar w:fldCharType="separate"/>
              </w:r>
            </w:ins>
            <w:ins w:id="9121" w:author="t_竹沢 公佑" w:date="2021-02-02T17:29:00Z">
              <w:r w:rsidR="000B4FA1" w:rsidRPr="000B4FA1">
                <w:rPr>
                  <w:b/>
                  <w:u w:val="single"/>
                  <w:rPrChange w:id="9122" w:author="t_竹沢 公佑" w:date="2021-02-02T17:29:00Z">
                    <w:rPr>
                      <w:u w:val="single"/>
                    </w:rPr>
                  </w:rPrChange>
                </w:rPr>
                <w:t>ioctl</w:t>
              </w:r>
            </w:ins>
            <w:ins w:id="9123" w:author="t_竹沢 公佑" w:date="2019-09-18T15:28:00Z">
              <w:r w:rsidRPr="0056709F">
                <w:rPr>
                  <w:b/>
                  <w:bCs/>
                  <w:sz w:val="22"/>
                  <w:szCs w:val="22"/>
                </w:rPr>
                <w:fldChar w:fldCharType="end"/>
              </w:r>
              <w:r w:rsidRPr="0056709F">
                <w:rPr>
                  <w:b/>
                  <w:bCs/>
                  <w:sz w:val="22"/>
                  <w:szCs w:val="22"/>
                </w:rPr>
                <w:t>”</w:t>
              </w:r>
              <w:r>
                <w:rPr>
                  <w:rFonts w:hint="eastAsia"/>
                  <w:b/>
                  <w:bCs/>
                  <w:sz w:val="22"/>
                  <w:szCs w:val="22"/>
                </w:rPr>
                <w:t>.</w:t>
              </w:r>
            </w:ins>
          </w:p>
        </w:tc>
      </w:tr>
      <w:tr w:rsidR="00226376" w:rsidRPr="00226376" w:rsidTr="00595E56">
        <w:tc>
          <w:tcPr>
            <w:tcW w:w="2376" w:type="dxa"/>
            <w:gridSpan w:val="2"/>
            <w:tcBorders>
              <w:top w:val="single" w:sz="4" w:space="0" w:color="auto"/>
              <w:left w:val="single" w:sz="4" w:space="0" w:color="auto"/>
              <w:bottom w:val="single" w:sz="4" w:space="0" w:color="auto"/>
              <w:right w:val="single" w:sz="4" w:space="0" w:color="auto"/>
            </w:tcBorders>
          </w:tcPr>
          <w:p w:rsidR="00226376" w:rsidRDefault="005B68C4" w:rsidP="008D42B9">
            <w:pPr>
              <w:spacing w:line="0" w:lineRule="atLeast"/>
              <w:ind w:right="1020"/>
              <w:rPr>
                <w:rFonts w:cs="Times New Roman"/>
                <w:sz w:val="22"/>
                <w:szCs w:val="22"/>
              </w:rPr>
            </w:pPr>
            <w:r>
              <w:rPr>
                <w:rFonts w:cs="Times New Roman" w:hint="eastAsia"/>
                <w:sz w:val="22"/>
                <w:szCs w:val="22"/>
              </w:rPr>
              <w:t>E</w:t>
            </w:r>
            <w:r w:rsidR="00226376">
              <w:rPr>
                <w:rFonts w:cs="Times New Roman" w:hint="eastAsia"/>
                <w:sz w:val="22"/>
                <w:szCs w:val="22"/>
              </w:rPr>
              <w:t>rrors</w:t>
            </w:r>
          </w:p>
        </w:tc>
        <w:tc>
          <w:tcPr>
            <w:tcW w:w="7655" w:type="dxa"/>
            <w:gridSpan w:val="3"/>
            <w:tcBorders>
              <w:top w:val="single" w:sz="4" w:space="0" w:color="auto"/>
              <w:left w:val="single" w:sz="4" w:space="0" w:color="auto"/>
              <w:bottom w:val="single" w:sz="4" w:space="0" w:color="auto"/>
              <w:right w:val="single" w:sz="4" w:space="0" w:color="auto"/>
            </w:tcBorders>
          </w:tcPr>
          <w:p w:rsidR="00226376" w:rsidRPr="00226376" w:rsidRDefault="00226376" w:rsidP="008D42B9">
            <w:pPr>
              <w:spacing w:line="0" w:lineRule="atLeast"/>
              <w:ind w:right="1020"/>
              <w:rPr>
                <w:rFonts w:cs="Times New Roman"/>
                <w:sz w:val="22"/>
                <w:szCs w:val="22"/>
              </w:rPr>
            </w:pPr>
            <w:r w:rsidRPr="00226376">
              <w:rPr>
                <w:rFonts w:cs="Times New Roman" w:hint="eastAsia"/>
                <w:sz w:val="22"/>
                <w:szCs w:val="22"/>
              </w:rPr>
              <w:t>EIO</w:t>
            </w:r>
          </w:p>
          <w:p w:rsidR="00226376" w:rsidRDefault="00226376" w:rsidP="00226376">
            <w:pPr>
              <w:spacing w:line="0" w:lineRule="atLeast"/>
              <w:ind w:right="1020" w:firstLineChars="50" w:firstLine="110"/>
              <w:rPr>
                <w:ins w:id="9124" w:author="t_竹沢 公佑" w:date="2019-09-18T15:28:00Z"/>
                <w:rFonts w:cs="Times New Roman"/>
                <w:sz w:val="22"/>
                <w:szCs w:val="22"/>
              </w:rPr>
            </w:pPr>
            <w:r w:rsidRPr="00226376">
              <w:rPr>
                <w:rFonts w:cs="Times New Roman" w:hint="eastAsia"/>
                <w:sz w:val="22"/>
                <w:szCs w:val="22"/>
              </w:rPr>
              <w:t xml:space="preserve">When </w:t>
            </w:r>
            <w:ins w:id="9125" w:author="t_竹沢 公佑" w:date="2019-10-05T15:34:00Z">
              <w:r w:rsidR="001A0BE7">
                <w:rPr>
                  <w:rFonts w:cs="Times New Roman" w:hint="eastAsia"/>
                  <w:sz w:val="22"/>
                  <w:szCs w:val="22"/>
                </w:rPr>
                <w:t xml:space="preserve">this command </w:t>
              </w:r>
            </w:ins>
            <w:r w:rsidRPr="00226376">
              <w:rPr>
                <w:rFonts w:cs="Times New Roman" w:hint="eastAsia"/>
                <w:sz w:val="22"/>
                <w:szCs w:val="22"/>
              </w:rPr>
              <w:t>fail</w:t>
            </w:r>
            <w:ins w:id="9126" w:author="t_竹沢 公佑" w:date="2019-10-05T15:34:00Z">
              <w:r w:rsidR="001A0BE7">
                <w:rPr>
                  <w:rFonts w:cs="Times New Roman" w:hint="eastAsia"/>
                  <w:sz w:val="22"/>
                  <w:szCs w:val="22"/>
                </w:rPr>
                <w:t>s</w:t>
              </w:r>
            </w:ins>
            <w:r w:rsidRPr="00226376">
              <w:rPr>
                <w:rFonts w:cs="Times New Roman" w:hint="eastAsia"/>
                <w:sz w:val="22"/>
                <w:szCs w:val="22"/>
              </w:rPr>
              <w:t xml:space="preserve"> to read or write internal register.</w:t>
            </w:r>
          </w:p>
          <w:p w:rsidR="00126160" w:rsidRDefault="00126160" w:rsidP="00126160">
            <w:pPr>
              <w:spacing w:line="0" w:lineRule="atLeast"/>
              <w:ind w:right="1020" w:firstLineChars="50" w:firstLine="110"/>
              <w:rPr>
                <w:ins w:id="9127" w:author="t_竹沢 公佑" w:date="2019-09-18T15:28:00Z"/>
                <w:bCs/>
                <w:sz w:val="22"/>
                <w:szCs w:val="22"/>
              </w:rPr>
            </w:pPr>
            <w:ins w:id="9128" w:author="t_竹沢 公佑" w:date="2019-09-18T15:28:00Z">
              <w:r w:rsidRPr="00A033B7">
                <w:rPr>
                  <w:bCs/>
                  <w:sz w:val="22"/>
                  <w:szCs w:val="22"/>
                </w:rPr>
                <w:t>This errno means device driver can't control the device.</w:t>
              </w:r>
            </w:ins>
          </w:p>
          <w:p w:rsidR="00126160" w:rsidRDefault="00AA1052" w:rsidP="00126160">
            <w:pPr>
              <w:spacing w:line="0" w:lineRule="atLeast"/>
              <w:ind w:right="1020" w:firstLineChars="50" w:firstLine="110"/>
              <w:rPr>
                <w:ins w:id="9129" w:author="t_竹沢 公佑" w:date="2019-09-18T15:28:00Z"/>
                <w:bCs/>
                <w:sz w:val="22"/>
                <w:szCs w:val="22"/>
              </w:rPr>
            </w:pPr>
            <w:ins w:id="9130" w:author="t_竹沢 公佑" w:date="2019-09-18T15:28:00Z">
              <w:r>
                <w:rPr>
                  <w:bCs/>
                  <w:sz w:val="22"/>
                  <w:szCs w:val="22"/>
                </w:rPr>
                <w:t>If this error occu</w:t>
              </w:r>
              <w:r w:rsidR="00126160" w:rsidRPr="00A033B7">
                <w:rPr>
                  <w:bCs/>
                  <w:sz w:val="22"/>
                  <w:szCs w:val="22"/>
                </w:rPr>
                <w:t>rs often, it may be hardware error is happen</w:t>
              </w:r>
            </w:ins>
            <w:ins w:id="9131" w:author="t_竹沢 公佑" w:date="2019-10-05T17:03:00Z">
              <w:r>
                <w:rPr>
                  <w:rFonts w:hint="eastAsia"/>
                  <w:bCs/>
                  <w:sz w:val="22"/>
                  <w:szCs w:val="22"/>
                </w:rPr>
                <w:t>e</w:t>
              </w:r>
            </w:ins>
            <w:ins w:id="9132" w:author="t_竹沢 公佑" w:date="2019-09-18T15:28:00Z">
              <w:r w:rsidR="00126160" w:rsidRPr="00A033B7">
                <w:rPr>
                  <w:bCs/>
                  <w:sz w:val="22"/>
                  <w:szCs w:val="22"/>
                </w:rPr>
                <w:t>d.</w:t>
              </w:r>
            </w:ins>
          </w:p>
          <w:p w:rsidR="00126160" w:rsidRPr="00226376" w:rsidRDefault="00126160" w:rsidP="00126160">
            <w:pPr>
              <w:spacing w:line="0" w:lineRule="atLeast"/>
              <w:ind w:right="1020" w:firstLineChars="50" w:firstLine="110"/>
              <w:rPr>
                <w:rFonts w:cs="Times New Roman"/>
                <w:sz w:val="22"/>
                <w:szCs w:val="22"/>
              </w:rPr>
            </w:pPr>
            <w:ins w:id="9133" w:author="t_竹沢 公佑" w:date="2019-09-18T15:28:00Z">
              <w:r w:rsidRPr="00A033B7">
                <w:rPr>
                  <w:bCs/>
                  <w:sz w:val="22"/>
                  <w:szCs w:val="22"/>
                </w:rPr>
                <w:t>Please execute cold-reboot and try again.</w:t>
              </w:r>
            </w:ins>
          </w:p>
        </w:tc>
      </w:tr>
    </w:tbl>
    <w:p w:rsidR="00226376" w:rsidRDefault="00226376">
      <w:pPr>
        <w:spacing w:line="0" w:lineRule="atLeast"/>
        <w:ind w:right="1020"/>
      </w:pPr>
    </w:p>
    <w:p w:rsidR="00DF1C7C" w:rsidRPr="00226376" w:rsidRDefault="00226376">
      <w:pPr>
        <w:spacing w:line="0" w:lineRule="atLeast"/>
        <w:ind w:right="1020"/>
      </w:pPr>
      <w:r>
        <w:br w:type="page"/>
      </w:r>
    </w:p>
    <w:p w:rsidR="00DF1C7C" w:rsidRDefault="00DF1C7C" w:rsidP="00B862C9">
      <w:pPr>
        <w:pStyle w:val="3"/>
      </w:pPr>
      <w:bookmarkStart w:id="9134" w:name="_Toc63179444"/>
      <w:r>
        <w:t>GET_DFR_SYN</w:t>
      </w:r>
      <w:r>
        <w:rPr>
          <w:rFonts w:hint="eastAsia"/>
        </w:rPr>
        <w:t>C_STATUS</w:t>
      </w:r>
      <w:bookmarkEnd w:id="9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4"/>
        <w:gridCol w:w="2126"/>
        <w:gridCol w:w="1843"/>
      </w:tblGrid>
      <w:tr w:rsidR="00DF1C7C" w:rsidTr="00595E56">
        <w:tc>
          <w:tcPr>
            <w:tcW w:w="2376" w:type="dxa"/>
            <w:gridSpan w:val="2"/>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8"/>
              <w:rPr>
                <w:sz w:val="22"/>
                <w:szCs w:val="22"/>
              </w:rPr>
            </w:pPr>
            <w:r>
              <w:rPr>
                <w:sz w:val="22"/>
                <w:szCs w:val="22"/>
              </w:rPr>
              <w:t>GET_DFR_SYNC_STS_ID_D</w:t>
            </w:r>
          </w:p>
        </w:tc>
        <w:tc>
          <w:tcPr>
            <w:tcW w:w="2126" w:type="dxa"/>
          </w:tcPr>
          <w:p w:rsidR="00DF1C7C" w:rsidRDefault="00DF1C7C">
            <w:pPr>
              <w:spacing w:line="0" w:lineRule="atLeast"/>
              <w:ind w:right="-108"/>
              <w:rPr>
                <w:sz w:val="22"/>
                <w:szCs w:val="22"/>
              </w:rPr>
            </w:pPr>
            <w:r>
              <w:rPr>
                <w:rFonts w:hint="eastAsia"/>
                <w:sz w:val="22"/>
                <w:szCs w:val="22"/>
              </w:rPr>
              <w:t>0x0000 1D03</w:t>
            </w:r>
          </w:p>
        </w:tc>
        <w:tc>
          <w:tcPr>
            <w:tcW w:w="1843" w:type="dxa"/>
          </w:tcPr>
          <w:p w:rsidR="00DF1C7C" w:rsidRDefault="00DF1C7C">
            <w:pPr>
              <w:spacing w:line="0" w:lineRule="atLeast"/>
              <w:ind w:right="176"/>
              <w:rPr>
                <w:sz w:val="22"/>
                <w:szCs w:val="22"/>
              </w:rPr>
            </w:pPr>
            <w:r>
              <w:rPr>
                <w:rFonts w:hint="eastAsia"/>
                <w:sz w:val="22"/>
                <w:szCs w:val="22"/>
                <w:lang w:val="en"/>
              </w:rPr>
              <w:t>CH1-BitD</w:t>
            </w:r>
          </w:p>
        </w:tc>
      </w:tr>
      <w:tr w:rsidR="00DF1C7C" w:rsidTr="00595E56">
        <w:tc>
          <w:tcPr>
            <w:tcW w:w="2376"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544" w:type="dxa"/>
          </w:tcPr>
          <w:p w:rsidR="00DF1C7C" w:rsidRDefault="00DF1C7C">
            <w:pPr>
              <w:spacing w:line="0" w:lineRule="atLeast"/>
              <w:ind w:right="-108"/>
              <w:rPr>
                <w:sz w:val="22"/>
                <w:szCs w:val="22"/>
              </w:rPr>
            </w:pPr>
            <w:r>
              <w:rPr>
                <w:sz w:val="22"/>
                <w:szCs w:val="22"/>
              </w:rPr>
              <w:t>GET_DFR_SYNC_STS_ID_</w:t>
            </w:r>
            <w:r>
              <w:rPr>
                <w:rFonts w:hint="eastAsia"/>
                <w:sz w:val="22"/>
                <w:szCs w:val="22"/>
              </w:rPr>
              <w:t>C</w:t>
            </w:r>
          </w:p>
        </w:tc>
        <w:tc>
          <w:tcPr>
            <w:tcW w:w="2126" w:type="dxa"/>
          </w:tcPr>
          <w:p w:rsidR="00DF1C7C" w:rsidRDefault="00DF1C7C">
            <w:pPr>
              <w:spacing w:line="0" w:lineRule="atLeast"/>
              <w:ind w:right="-108"/>
              <w:rPr>
                <w:sz w:val="22"/>
                <w:szCs w:val="22"/>
              </w:rPr>
            </w:pPr>
            <w:r>
              <w:rPr>
                <w:rFonts w:hint="eastAsia"/>
                <w:sz w:val="22"/>
                <w:szCs w:val="22"/>
              </w:rPr>
              <w:t>0x0000 2D03</w:t>
            </w:r>
          </w:p>
        </w:tc>
        <w:tc>
          <w:tcPr>
            <w:tcW w:w="1843" w:type="dxa"/>
          </w:tcPr>
          <w:p w:rsidR="00DF1C7C" w:rsidRDefault="00DF1C7C">
            <w:pPr>
              <w:spacing w:line="0" w:lineRule="atLeast"/>
              <w:ind w:right="176"/>
              <w:rPr>
                <w:sz w:val="22"/>
                <w:szCs w:val="22"/>
              </w:rPr>
            </w:pPr>
            <w:r>
              <w:rPr>
                <w:rFonts w:hint="eastAsia"/>
                <w:sz w:val="22"/>
                <w:szCs w:val="22"/>
                <w:lang w:val="en"/>
              </w:rPr>
              <w:t>CH2-BitC</w:t>
            </w:r>
          </w:p>
        </w:tc>
      </w:tr>
      <w:tr w:rsidR="00DF1C7C" w:rsidTr="00595E56">
        <w:tc>
          <w:tcPr>
            <w:tcW w:w="2376"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544" w:type="dxa"/>
          </w:tcPr>
          <w:p w:rsidR="00DF1C7C" w:rsidRDefault="00DF1C7C">
            <w:pPr>
              <w:spacing w:line="0" w:lineRule="atLeast"/>
              <w:ind w:right="-108"/>
              <w:rPr>
                <w:sz w:val="22"/>
                <w:szCs w:val="22"/>
              </w:rPr>
            </w:pPr>
            <w:r>
              <w:rPr>
                <w:sz w:val="22"/>
                <w:szCs w:val="22"/>
              </w:rPr>
              <w:t>GET_DFR_SYNC_STS_ID_</w:t>
            </w:r>
            <w:r>
              <w:rPr>
                <w:rFonts w:hint="eastAsia"/>
                <w:sz w:val="22"/>
                <w:szCs w:val="22"/>
              </w:rPr>
              <w:t>B</w:t>
            </w:r>
          </w:p>
        </w:tc>
        <w:tc>
          <w:tcPr>
            <w:tcW w:w="2126" w:type="dxa"/>
          </w:tcPr>
          <w:p w:rsidR="00DF1C7C" w:rsidRDefault="00DF1C7C">
            <w:pPr>
              <w:spacing w:line="0" w:lineRule="atLeast"/>
              <w:ind w:right="-108"/>
              <w:rPr>
                <w:sz w:val="22"/>
                <w:szCs w:val="22"/>
              </w:rPr>
            </w:pPr>
            <w:r>
              <w:rPr>
                <w:rFonts w:hint="eastAsia"/>
                <w:sz w:val="22"/>
                <w:szCs w:val="22"/>
              </w:rPr>
              <w:t>0x0000 3D03</w:t>
            </w:r>
          </w:p>
        </w:tc>
        <w:tc>
          <w:tcPr>
            <w:tcW w:w="1843" w:type="dxa"/>
          </w:tcPr>
          <w:p w:rsidR="00DF1C7C" w:rsidRDefault="00DF1C7C">
            <w:pPr>
              <w:spacing w:line="0" w:lineRule="atLeast"/>
              <w:ind w:right="176"/>
              <w:rPr>
                <w:sz w:val="22"/>
                <w:szCs w:val="22"/>
              </w:rPr>
            </w:pPr>
            <w:r>
              <w:rPr>
                <w:rFonts w:hint="eastAsia"/>
                <w:sz w:val="22"/>
                <w:szCs w:val="22"/>
                <w:lang w:val="en"/>
              </w:rPr>
              <w:t>CH3-BitB</w:t>
            </w:r>
          </w:p>
        </w:tc>
      </w:tr>
      <w:tr w:rsidR="00DF1C7C" w:rsidTr="00595E56">
        <w:tc>
          <w:tcPr>
            <w:tcW w:w="2376" w:type="dxa"/>
            <w:gridSpan w:val="2"/>
          </w:tcPr>
          <w:p w:rsidR="00DF1C7C" w:rsidRDefault="00DF1C7C">
            <w:pPr>
              <w:spacing w:line="0" w:lineRule="atLeast"/>
              <w:ind w:right="1020"/>
              <w:rPr>
                <w:sz w:val="22"/>
                <w:szCs w:val="22"/>
              </w:rPr>
            </w:pPr>
            <w:r>
              <w:rPr>
                <w:rFonts w:cs="Times New Roman"/>
                <w:sz w:val="22"/>
                <w:szCs w:val="22"/>
              </w:rPr>
              <w:t>Description</w:t>
            </w:r>
          </w:p>
        </w:tc>
        <w:tc>
          <w:tcPr>
            <w:tcW w:w="7513" w:type="dxa"/>
            <w:gridSpan w:val="3"/>
          </w:tcPr>
          <w:p w:rsidR="00266349" w:rsidRDefault="00DF1C7C">
            <w:pPr>
              <w:widowControl w:val="0"/>
              <w:autoSpaceDE w:val="0"/>
              <w:autoSpaceDN w:val="0"/>
              <w:adjustRightInd w:val="0"/>
              <w:spacing w:line="0" w:lineRule="atLeast"/>
              <w:rPr>
                <w:rFonts w:cs="Times New Roman"/>
                <w:sz w:val="22"/>
                <w:szCs w:val="22"/>
              </w:rPr>
            </w:pPr>
            <w:r>
              <w:rPr>
                <w:rFonts w:cs="Times New Roman"/>
                <w:sz w:val="22"/>
                <w:szCs w:val="22"/>
              </w:rPr>
              <w:t xml:space="preserve">Read </w:t>
            </w:r>
            <w:r>
              <w:rPr>
                <w:rFonts w:cs="Times New Roman" w:hint="eastAsia"/>
                <w:sz w:val="22"/>
                <w:szCs w:val="22"/>
              </w:rPr>
              <w:t xml:space="preserve">the </w:t>
            </w:r>
            <w:r>
              <w:rPr>
                <w:rFonts w:cs="Times New Roman"/>
                <w:sz w:val="22"/>
                <w:szCs w:val="22"/>
              </w:rPr>
              <w:t>internal sync status.</w:t>
            </w:r>
            <w:r>
              <w:rPr>
                <w:rFonts w:cs="Times New Roman" w:hint="eastAsia"/>
                <w:sz w:val="22"/>
                <w:szCs w:val="22"/>
              </w:rPr>
              <w:t xml:space="preserve"> </w:t>
            </w:r>
          </w:p>
          <w:p w:rsidR="00DF1C7C" w:rsidRDefault="00DF1C7C">
            <w:pPr>
              <w:widowControl w:val="0"/>
              <w:autoSpaceDE w:val="0"/>
              <w:autoSpaceDN w:val="0"/>
              <w:adjustRightInd w:val="0"/>
              <w:spacing w:line="0" w:lineRule="atLeast"/>
              <w:rPr>
                <w:sz w:val="22"/>
                <w:szCs w:val="22"/>
              </w:rPr>
            </w:pPr>
            <w:r w:rsidRPr="003A301F">
              <w:rPr>
                <w:rFonts w:cs="Times New Roman"/>
                <w:sz w:val="22"/>
                <w:szCs w:val="22"/>
              </w:rPr>
              <w:t>Reports</w:t>
            </w:r>
            <w:r>
              <w:rPr>
                <w:rFonts w:cs="Times New Roman"/>
                <w:sz w:val="22"/>
                <w:szCs w:val="22"/>
              </w:rPr>
              <w:t xml:space="preserve"> the sync lock status and the number of searched frames before</w:t>
            </w:r>
            <w:r>
              <w:rPr>
                <w:rFonts w:cs="Times New Roman" w:hint="eastAsia"/>
                <w:sz w:val="22"/>
                <w:szCs w:val="22"/>
              </w:rPr>
              <w:t xml:space="preserve"> </w:t>
            </w:r>
            <w:r>
              <w:rPr>
                <w:rFonts w:cs="Times New Roman"/>
                <w:sz w:val="22"/>
                <w:szCs w:val="22"/>
              </w:rPr>
              <w:t>sync is established (or re-established)</w:t>
            </w:r>
            <w:r>
              <w:rPr>
                <w:rFonts w:cs="Times New Roman" w:hint="eastAsia"/>
                <w:sz w:val="22"/>
                <w:szCs w:val="22"/>
              </w:rPr>
              <w:t xml:space="preserve"> as the offset</w:t>
            </w:r>
            <w:r>
              <w:rPr>
                <w:rFonts w:cs="Times New Roman"/>
                <w:sz w:val="22"/>
                <w:szCs w:val="22"/>
              </w:rPr>
              <w:t>. If a suitable signal is being received</w:t>
            </w:r>
            <w:r>
              <w:rPr>
                <w:rFonts w:cs="Times New Roman" w:hint="eastAsia"/>
                <w:sz w:val="22"/>
                <w:szCs w:val="22"/>
              </w:rPr>
              <w:t xml:space="preserve"> </w:t>
            </w:r>
            <w:r>
              <w:rPr>
                <w:rFonts w:cs="Times New Roman"/>
                <w:sz w:val="22"/>
                <w:szCs w:val="22"/>
              </w:rPr>
              <w:t xml:space="preserve">on the </w:t>
            </w:r>
            <w:r>
              <w:rPr>
                <w:rFonts w:cs="Times New Roman" w:hint="eastAsia"/>
                <w:sz w:val="22"/>
                <w:szCs w:val="22"/>
              </w:rPr>
              <w:t xml:space="preserve">fiber optical </w:t>
            </w:r>
            <w:r>
              <w:rPr>
                <w:rFonts w:cs="Times New Roman"/>
                <w:sz w:val="22"/>
                <w:szCs w:val="22"/>
              </w:rPr>
              <w:t>receiver, this should</w:t>
            </w:r>
            <w:ins w:id="9135" w:author="t_竹沢 公佑" w:date="2019-10-05T15:38:00Z">
              <w:r w:rsidR="001A0BE7">
                <w:rPr>
                  <w:rFonts w:cs="Times New Roman" w:hint="eastAsia"/>
                  <w:sz w:val="22"/>
                  <w:szCs w:val="22"/>
                </w:rPr>
                <w:t>n</w:t>
              </w:r>
              <w:r w:rsidR="001A0BE7">
                <w:rPr>
                  <w:rFonts w:cs="Times New Roman"/>
                  <w:sz w:val="22"/>
                  <w:szCs w:val="22"/>
                </w:rPr>
                <w:t>’</w:t>
              </w:r>
              <w:r w:rsidR="001A0BE7">
                <w:rPr>
                  <w:rFonts w:cs="Times New Roman" w:hint="eastAsia"/>
                  <w:sz w:val="22"/>
                  <w:szCs w:val="22"/>
                </w:rPr>
                <w:t>t</w:t>
              </w:r>
            </w:ins>
            <w:r>
              <w:rPr>
                <w:rFonts w:cs="Times New Roman"/>
                <w:sz w:val="22"/>
                <w:szCs w:val="22"/>
              </w:rPr>
              <w:t xml:space="preserve"> take </w:t>
            </w:r>
            <w:del w:id="9136" w:author="t_竹沢 公佑" w:date="2019-10-05T15:38:00Z">
              <w:r w:rsidDel="001A0BE7">
                <w:rPr>
                  <w:rFonts w:cs="Times New Roman"/>
                  <w:sz w:val="22"/>
                  <w:szCs w:val="22"/>
                </w:rPr>
                <w:delText xml:space="preserve">no </w:delText>
              </w:r>
            </w:del>
            <w:r>
              <w:rPr>
                <w:rFonts w:cs="Times New Roman"/>
                <w:sz w:val="22"/>
                <w:szCs w:val="22"/>
              </w:rPr>
              <w:t>longer than 160 frames. However, if a</w:t>
            </w:r>
            <w:r>
              <w:rPr>
                <w:rFonts w:cs="Times New Roman" w:hint="eastAsia"/>
                <w:sz w:val="22"/>
                <w:szCs w:val="22"/>
              </w:rPr>
              <w:t xml:space="preserve"> </w:t>
            </w:r>
            <w:r w:rsidR="00266349">
              <w:rPr>
                <w:rFonts w:cs="Times New Roman"/>
                <w:sz w:val="22"/>
                <w:szCs w:val="22"/>
              </w:rPr>
              <w:t>suitable signal is not present</w:t>
            </w:r>
            <w:r w:rsidR="00266349">
              <w:rPr>
                <w:rFonts w:cs="Times New Roman" w:hint="eastAsia"/>
                <w:sz w:val="22"/>
                <w:szCs w:val="22"/>
              </w:rPr>
              <w:t xml:space="preserve">, </w:t>
            </w:r>
            <w:r w:rsidR="00266349">
              <w:rPr>
                <w:rFonts w:cs="Times New Roman"/>
                <w:sz w:val="22"/>
                <w:szCs w:val="22"/>
              </w:rPr>
              <w:t>the</w:t>
            </w:r>
            <w:r w:rsidR="00266349">
              <w:rPr>
                <w:rFonts w:cs="Times New Roman" w:hint="eastAsia"/>
                <w:sz w:val="22"/>
                <w:szCs w:val="22"/>
              </w:rPr>
              <w:t xml:space="preserve"> </w:t>
            </w:r>
            <w:r w:rsidR="00266349">
              <w:rPr>
                <w:rFonts w:cs="Times New Roman"/>
                <w:sz w:val="22"/>
                <w:szCs w:val="22"/>
              </w:rPr>
              <w:t xml:space="preserve">search </w:t>
            </w:r>
            <w:del w:id="9137" w:author="t_竹沢 公佑" w:date="2019-10-05T15:39:00Z">
              <w:r w:rsidR="00266349" w:rsidDel="001A0BE7">
                <w:rPr>
                  <w:rFonts w:cs="Times New Roman"/>
                  <w:sz w:val="22"/>
                  <w:szCs w:val="22"/>
                </w:rPr>
                <w:delText xml:space="preserve">will </w:delText>
              </w:r>
            </w:del>
            <w:r w:rsidR="00266349">
              <w:rPr>
                <w:rFonts w:cs="Times New Roman"/>
                <w:sz w:val="22"/>
                <w:szCs w:val="22"/>
              </w:rPr>
              <w:t>continue</w:t>
            </w:r>
            <w:ins w:id="9138" w:author="t_竹沢 公佑" w:date="2019-10-05T15:39:00Z">
              <w:r w:rsidR="001A0BE7">
                <w:rPr>
                  <w:rFonts w:cs="Times New Roman" w:hint="eastAsia"/>
                  <w:sz w:val="22"/>
                  <w:szCs w:val="22"/>
                </w:rPr>
                <w:t>s</w:t>
              </w:r>
            </w:ins>
            <w:r w:rsidR="00266349">
              <w:rPr>
                <w:rFonts w:cs="Times New Roman"/>
                <w:sz w:val="22"/>
                <w:szCs w:val="22"/>
              </w:rPr>
              <w:t xml:space="preserve"> and this </w:t>
            </w:r>
            <w:r w:rsidR="00266349">
              <w:rPr>
                <w:rFonts w:cs="Times New Roman" w:hint="eastAsia"/>
                <w:sz w:val="22"/>
                <w:szCs w:val="22"/>
              </w:rPr>
              <w:t>offset</w:t>
            </w:r>
            <w:r w:rsidR="00266349">
              <w:rPr>
                <w:rFonts w:cs="Times New Roman"/>
                <w:sz w:val="22"/>
                <w:szCs w:val="22"/>
              </w:rPr>
              <w:t xml:space="preserve"> </w:t>
            </w:r>
            <w:r w:rsidR="00266349">
              <w:rPr>
                <w:rFonts w:cs="Times New Roman" w:hint="eastAsia"/>
                <w:sz w:val="22"/>
                <w:szCs w:val="22"/>
              </w:rPr>
              <w:t>value</w:t>
            </w:r>
            <w:r w:rsidR="00266349">
              <w:rPr>
                <w:rFonts w:cs="Times New Roman"/>
                <w:sz w:val="22"/>
                <w:szCs w:val="22"/>
              </w:rPr>
              <w:t xml:space="preserve"> </w:t>
            </w:r>
            <w:del w:id="9139" w:author="t_竹沢 公佑" w:date="2019-10-05T15:39:00Z">
              <w:r w:rsidR="00266349" w:rsidDel="001A0BE7">
                <w:rPr>
                  <w:rFonts w:cs="Times New Roman"/>
                  <w:sz w:val="22"/>
                  <w:szCs w:val="22"/>
                </w:rPr>
                <w:delText xml:space="preserve">will </w:delText>
              </w:r>
            </w:del>
            <w:r w:rsidR="00266349">
              <w:rPr>
                <w:rFonts w:cs="Times New Roman"/>
                <w:sz w:val="22"/>
                <w:szCs w:val="22"/>
              </w:rPr>
              <w:t>continue</w:t>
            </w:r>
            <w:ins w:id="9140" w:author="t_竹沢 公佑" w:date="2019-10-05T15:39:00Z">
              <w:r w:rsidR="001A0BE7">
                <w:rPr>
                  <w:rFonts w:cs="Times New Roman" w:hint="eastAsia"/>
                  <w:sz w:val="22"/>
                  <w:szCs w:val="22"/>
                </w:rPr>
                <w:t>s being</w:t>
              </w:r>
            </w:ins>
            <w:r w:rsidR="00266349">
              <w:rPr>
                <w:rFonts w:cs="Times New Roman"/>
                <w:sz w:val="22"/>
                <w:szCs w:val="22"/>
              </w:rPr>
              <w:t xml:space="preserve"> increment</w:t>
            </w:r>
            <w:ins w:id="9141" w:author="t_竹沢 公佑" w:date="2019-10-05T15:39:00Z">
              <w:r w:rsidR="001A0BE7">
                <w:rPr>
                  <w:rFonts w:cs="Times New Roman" w:hint="eastAsia"/>
                  <w:sz w:val="22"/>
                  <w:szCs w:val="22"/>
                </w:rPr>
                <w:t>ed</w:t>
              </w:r>
            </w:ins>
            <w:del w:id="9142" w:author="t_竹沢 公佑" w:date="2019-10-05T15:39:00Z">
              <w:r w:rsidR="00266349" w:rsidDel="001A0BE7">
                <w:rPr>
                  <w:rFonts w:cs="Times New Roman"/>
                  <w:sz w:val="22"/>
                  <w:szCs w:val="22"/>
                </w:rPr>
                <w:delText>ing</w:delText>
              </w:r>
            </w:del>
            <w:r w:rsidR="00266349">
              <w:rPr>
                <w:rFonts w:cs="Times New Roman" w:hint="eastAsia"/>
                <w:sz w:val="22"/>
                <w:szCs w:val="22"/>
              </w:rPr>
              <w:t xml:space="preserve">. </w:t>
            </w:r>
            <w:r>
              <w:rPr>
                <w:rFonts w:cs="Times New Roman"/>
                <w:sz w:val="22"/>
                <w:szCs w:val="22"/>
              </w:rPr>
              <w:t xml:space="preserve">This </w:t>
            </w:r>
            <w:r>
              <w:rPr>
                <w:rFonts w:cs="Times New Roman" w:hint="eastAsia"/>
                <w:sz w:val="22"/>
                <w:szCs w:val="22"/>
              </w:rPr>
              <w:t>offset</w:t>
            </w:r>
            <w:r>
              <w:rPr>
                <w:rFonts w:cs="Times New Roman"/>
                <w:sz w:val="22"/>
                <w:szCs w:val="22"/>
              </w:rPr>
              <w:t xml:space="preserve"> value can be used in</w:t>
            </w:r>
            <w:r>
              <w:rPr>
                <w:rFonts w:cs="Times New Roman" w:hint="eastAsia"/>
                <w:sz w:val="22"/>
                <w:szCs w:val="22"/>
              </w:rPr>
              <w:t xml:space="preserve"> </w:t>
            </w:r>
            <w:r>
              <w:rPr>
                <w:rFonts w:cs="Times New Roman"/>
                <w:sz w:val="22"/>
                <w:szCs w:val="22"/>
              </w:rPr>
              <w:t>conjunction with RESET_DFR_SYNC for verifying the performance of</w:t>
            </w:r>
            <w:r>
              <w:rPr>
                <w:rFonts w:cs="Times New Roman" w:hint="eastAsia"/>
                <w:sz w:val="22"/>
                <w:szCs w:val="22"/>
              </w:rPr>
              <w:t xml:space="preserve"> </w:t>
            </w:r>
            <w:r>
              <w:rPr>
                <w:rFonts w:cs="Times New Roman"/>
                <w:sz w:val="22"/>
                <w:szCs w:val="22"/>
              </w:rPr>
              <w:t>the search algorithm.</w:t>
            </w:r>
            <w:r w:rsidR="00266349">
              <w:rPr>
                <w:rFonts w:cs="Times New Roman" w:hint="eastAsia"/>
                <w:sz w:val="22"/>
                <w:szCs w:val="22"/>
              </w:rPr>
              <w:t xml:space="preserve"> </w:t>
            </w:r>
            <w:ins w:id="9143" w:author="t_竹沢 公佑" w:date="2019-10-05T15:41:00Z">
              <w:r w:rsidR="001A0BE7">
                <w:rPr>
                  <w:rFonts w:cs="Times New Roman" w:hint="eastAsia"/>
                  <w:sz w:val="22"/>
                  <w:szCs w:val="22"/>
                </w:rPr>
                <w:t>W</w:t>
              </w:r>
            </w:ins>
            <w:del w:id="9144" w:author="t_竹沢 公佑" w:date="2019-10-05T15:41:00Z">
              <w:r w:rsidDel="001A0BE7">
                <w:rPr>
                  <w:sz w:val="22"/>
                  <w:szCs w:val="22"/>
                </w:rPr>
                <w:delText>A</w:delText>
              </w:r>
              <w:r w:rsidDel="001A0BE7">
                <w:rPr>
                  <w:rFonts w:hint="eastAsia"/>
                  <w:sz w:val="22"/>
                  <w:szCs w:val="22"/>
                </w:rPr>
                <w:delText>lso w</w:delText>
              </w:r>
            </w:del>
            <w:r>
              <w:rPr>
                <w:rFonts w:hint="eastAsia"/>
                <w:sz w:val="22"/>
                <w:szCs w:val="22"/>
              </w:rPr>
              <w:t xml:space="preserve">hen </w:t>
            </w:r>
            <w:ins w:id="9145" w:author="t_竹沢 公佑" w:date="2019-10-05T15:41:00Z">
              <w:r w:rsidR="001A0BE7">
                <w:rPr>
                  <w:rFonts w:hint="eastAsia"/>
                  <w:sz w:val="22"/>
                  <w:szCs w:val="22"/>
                </w:rPr>
                <w:t xml:space="preserve">device file </w:t>
              </w:r>
            </w:ins>
            <w:del w:id="9146" w:author="t_竹沢 公佑" w:date="2019-10-05T15:41:00Z">
              <w:r w:rsidDel="001A0BE7">
                <w:rPr>
                  <w:rFonts w:hint="eastAsia"/>
                  <w:sz w:val="22"/>
                  <w:szCs w:val="22"/>
                </w:rPr>
                <w:delText xml:space="preserve">driver </w:delText>
              </w:r>
            </w:del>
            <w:r>
              <w:rPr>
                <w:rFonts w:hint="eastAsia"/>
                <w:sz w:val="22"/>
                <w:szCs w:val="22"/>
              </w:rPr>
              <w:t xml:space="preserve">is opened, </w:t>
            </w:r>
            <w:ins w:id="9147" w:author="t_竹沢 公佑" w:date="2019-10-05T15:41:00Z">
              <w:r w:rsidR="001A0BE7">
                <w:rPr>
                  <w:rFonts w:hint="eastAsia"/>
                  <w:sz w:val="22"/>
                  <w:szCs w:val="22"/>
                </w:rPr>
                <w:t xml:space="preserve">these are resets to </w:t>
              </w:r>
            </w:ins>
            <w:del w:id="9148" w:author="t_竹沢 公佑" w:date="2019-10-05T15:41:00Z">
              <w:r w:rsidRPr="003A301F" w:rsidDel="001A0BE7">
                <w:rPr>
                  <w:sz w:val="22"/>
                  <w:szCs w:val="22"/>
                </w:rPr>
                <w:delText>reset</w:delText>
              </w:r>
              <w:r w:rsidR="003A301F" w:rsidDel="001A0BE7">
                <w:rPr>
                  <w:rFonts w:hint="eastAsia"/>
                  <w:sz w:val="22"/>
                  <w:szCs w:val="22"/>
                </w:rPr>
                <w:delText>s</w:delText>
              </w:r>
              <w:r w:rsidRPr="003A301F" w:rsidDel="001A0BE7">
                <w:rPr>
                  <w:rFonts w:hint="eastAsia"/>
                  <w:sz w:val="22"/>
                  <w:szCs w:val="22"/>
                </w:rPr>
                <w:delText xml:space="preserve"> </w:delText>
              </w:r>
              <w:r w:rsidDel="001A0BE7">
                <w:rPr>
                  <w:sz w:val="22"/>
                  <w:szCs w:val="22"/>
                </w:rPr>
                <w:delText xml:space="preserve">to </w:delText>
              </w:r>
            </w:del>
            <w:r>
              <w:rPr>
                <w:rFonts w:hint="eastAsia"/>
                <w:sz w:val="22"/>
                <w:szCs w:val="22"/>
              </w:rPr>
              <w:t>0.</w:t>
            </w:r>
          </w:p>
          <w:p w:rsidR="00266349" w:rsidRDefault="00266349">
            <w:pPr>
              <w:widowControl w:val="0"/>
              <w:autoSpaceDE w:val="0"/>
              <w:autoSpaceDN w:val="0"/>
              <w:adjustRightInd w:val="0"/>
              <w:spacing w:line="0" w:lineRule="atLeast"/>
              <w:rPr>
                <w:sz w:val="22"/>
                <w:szCs w:val="22"/>
              </w:rPr>
            </w:pPr>
          </w:p>
          <w:p w:rsidR="00266349" w:rsidRDefault="00266349" w:rsidP="00266349">
            <w:pPr>
              <w:widowControl w:val="0"/>
              <w:autoSpaceDE w:val="0"/>
              <w:autoSpaceDN w:val="0"/>
              <w:adjustRightInd w:val="0"/>
              <w:spacing w:line="0" w:lineRule="atLeast"/>
              <w:rPr>
                <w:sz w:val="22"/>
                <w:szCs w:val="22"/>
              </w:rPr>
            </w:pPr>
            <w:r>
              <w:rPr>
                <w:rFonts w:hint="eastAsia"/>
                <w:sz w:val="22"/>
                <w:szCs w:val="22"/>
              </w:rPr>
              <w:t xml:space="preserve">The frame sync state machine of ALMA frame de-formatter has three stages, search stage, check stage and monitor stage. </w:t>
            </w:r>
            <w:r w:rsidR="00CF2032">
              <w:rPr>
                <w:rFonts w:hint="eastAsia"/>
                <w:sz w:val="22"/>
                <w:szCs w:val="22"/>
              </w:rPr>
              <w:t>T</w:t>
            </w:r>
            <w:r>
              <w:rPr>
                <w:rFonts w:hint="eastAsia"/>
                <w:sz w:val="22"/>
                <w:szCs w:val="22"/>
              </w:rPr>
              <w:t xml:space="preserve">he </w:t>
            </w:r>
            <w:r w:rsidR="00740E29">
              <w:rPr>
                <w:rFonts w:hint="eastAsia"/>
                <w:sz w:val="22"/>
                <w:szCs w:val="22"/>
              </w:rPr>
              <w:t xml:space="preserve">offset </w:t>
            </w:r>
            <w:r>
              <w:rPr>
                <w:rFonts w:hint="eastAsia"/>
                <w:sz w:val="22"/>
                <w:szCs w:val="22"/>
              </w:rPr>
              <w:t>value is incremented</w:t>
            </w:r>
            <w:del w:id="9149" w:author="t_竹沢 公佑" w:date="2019-10-05T15:42:00Z">
              <w:r w:rsidDel="00806C2F">
                <w:rPr>
                  <w:rFonts w:hint="eastAsia"/>
                  <w:sz w:val="22"/>
                  <w:szCs w:val="22"/>
                </w:rPr>
                <w:delText>,</w:delText>
              </w:r>
            </w:del>
            <w:r>
              <w:rPr>
                <w:rFonts w:hint="eastAsia"/>
                <w:sz w:val="22"/>
                <w:szCs w:val="22"/>
              </w:rPr>
              <w:t xml:space="preserve"> </w:t>
            </w:r>
            <w:del w:id="9150" w:author="t_竹沢 公佑" w:date="2019-10-05T15:42:00Z">
              <w:r w:rsidDel="00806C2F">
                <w:rPr>
                  <w:rFonts w:hint="eastAsia"/>
                  <w:sz w:val="22"/>
                  <w:szCs w:val="22"/>
                </w:rPr>
                <w:delText xml:space="preserve">when it is </w:delText>
              </w:r>
            </w:del>
            <w:r>
              <w:rPr>
                <w:rFonts w:hint="eastAsia"/>
                <w:sz w:val="22"/>
                <w:szCs w:val="22"/>
              </w:rPr>
              <w:t xml:space="preserve">in the search stage. The sync lock status is asserted </w:t>
            </w:r>
            <w:del w:id="9151" w:author="t_竹沢 公佑" w:date="2019-10-05T15:43:00Z">
              <w:r w:rsidDel="00806C2F">
                <w:rPr>
                  <w:rFonts w:hint="eastAsia"/>
                  <w:sz w:val="22"/>
                  <w:szCs w:val="22"/>
                </w:rPr>
                <w:delText xml:space="preserve">when it is </w:delText>
              </w:r>
            </w:del>
            <w:r>
              <w:rPr>
                <w:rFonts w:hint="eastAsia"/>
                <w:sz w:val="22"/>
                <w:szCs w:val="22"/>
              </w:rPr>
              <w:t xml:space="preserve">in the monitor stage. </w:t>
            </w:r>
            <w:r w:rsidR="00450E1E">
              <w:rPr>
                <w:rFonts w:hint="eastAsia"/>
                <w:sz w:val="22"/>
                <w:szCs w:val="22"/>
              </w:rPr>
              <w:t xml:space="preserve">Once the sync lock status is asserted, it is not cleared until RESET_DFR_SYNC is called. </w:t>
            </w:r>
            <w:r>
              <w:rPr>
                <w:rFonts w:hint="eastAsia"/>
                <w:sz w:val="22"/>
                <w:szCs w:val="22"/>
              </w:rPr>
              <w:t>The behavior of ALMA frame de-formatter is described in the user</w:t>
            </w:r>
            <w:r>
              <w:rPr>
                <w:sz w:val="22"/>
                <w:szCs w:val="22"/>
              </w:rPr>
              <w:t>’s manual</w:t>
            </w:r>
            <w:r>
              <w:rPr>
                <w:rFonts w:hint="eastAsia"/>
                <w:sz w:val="22"/>
                <w:szCs w:val="22"/>
              </w:rPr>
              <w:t xml:space="preserve">. For the detail, please refer it. </w:t>
            </w:r>
          </w:p>
          <w:p w:rsidR="00266349" w:rsidRDefault="00266349">
            <w:pPr>
              <w:widowControl w:val="0"/>
              <w:autoSpaceDE w:val="0"/>
              <w:autoSpaceDN w:val="0"/>
              <w:adjustRightInd w:val="0"/>
              <w:spacing w:line="0" w:lineRule="atLeast"/>
              <w:rPr>
                <w:rFonts w:cs="Times New Roman"/>
                <w:sz w:val="22"/>
                <w:szCs w:val="22"/>
              </w:rPr>
            </w:pPr>
          </w:p>
        </w:tc>
      </w:tr>
      <w:tr w:rsidR="00DF1C7C" w:rsidTr="00595E56">
        <w:tc>
          <w:tcPr>
            <w:tcW w:w="2376" w:type="dxa"/>
            <w:gridSpan w:val="2"/>
          </w:tcPr>
          <w:p w:rsidR="00DF1C7C" w:rsidRDefault="00DF1C7C">
            <w:pPr>
              <w:spacing w:line="0" w:lineRule="atLeast"/>
              <w:ind w:right="1020"/>
              <w:rPr>
                <w:sz w:val="22"/>
                <w:szCs w:val="22"/>
              </w:rPr>
            </w:pPr>
            <w:r>
              <w:rPr>
                <w:rFonts w:cs="Times New Roman"/>
                <w:sz w:val="22"/>
                <w:szCs w:val="22"/>
              </w:rPr>
              <w:t>Update Rate</w:t>
            </w:r>
          </w:p>
        </w:tc>
        <w:tc>
          <w:tcPr>
            <w:tcW w:w="7513" w:type="dxa"/>
            <w:gridSpan w:val="3"/>
          </w:tcPr>
          <w:p w:rsidR="00DF1C7C" w:rsidRDefault="00DF1C7C">
            <w:pPr>
              <w:spacing w:line="0" w:lineRule="atLeast"/>
              <w:ind w:right="-108"/>
              <w:rPr>
                <w:sz w:val="22"/>
                <w:szCs w:val="22"/>
              </w:rPr>
            </w:pPr>
            <w:r>
              <w:rPr>
                <w:rFonts w:hint="eastAsia"/>
                <w:sz w:val="22"/>
                <w:szCs w:val="22"/>
              </w:rPr>
              <w:t>Real time</w:t>
            </w:r>
          </w:p>
          <w:p w:rsidR="00423021" w:rsidRDefault="000C117E">
            <w:pPr>
              <w:spacing w:line="0" w:lineRule="atLeast"/>
              <w:ind w:right="-108"/>
              <w:rPr>
                <w:sz w:val="22"/>
                <w:szCs w:val="22"/>
              </w:rPr>
            </w:pPr>
            <w:r>
              <w:rPr>
                <w:rFonts w:hint="eastAsia"/>
                <w:sz w:val="22"/>
                <w:szCs w:val="22"/>
              </w:rPr>
              <w:t xml:space="preserve">(FPGA updates these items in real time. Every time this </w:t>
            </w:r>
            <w:ins w:id="9152" w:author="t_竹沢 公佑" w:date="2019-10-07T03:18:00Z">
              <w:r w:rsidR="00634F41">
                <w:rPr>
                  <w:rFonts w:hint="eastAsia"/>
                  <w:sz w:val="22"/>
                  <w:szCs w:val="22"/>
                </w:rPr>
                <w:t xml:space="preserve">command </w:t>
              </w:r>
            </w:ins>
            <w:del w:id="9153" w:author="t_竹沢 公佑" w:date="2019-10-07T03:18:00Z">
              <w:r w:rsidDel="00634F41">
                <w:rPr>
                  <w:rFonts w:hint="eastAsia"/>
                  <w:sz w:val="22"/>
                  <w:szCs w:val="22"/>
                </w:rPr>
                <w:delText xml:space="preserve">function </w:delText>
              </w:r>
            </w:del>
            <w:r>
              <w:rPr>
                <w:rFonts w:hint="eastAsia"/>
                <w:sz w:val="22"/>
                <w:szCs w:val="22"/>
              </w:rPr>
              <w:t xml:space="preserve">is called, it </w:t>
            </w:r>
            <w:ins w:id="9154" w:author="t_竹沢 公佑" w:date="2019-10-07T03:17:00Z">
              <w:r w:rsidR="00634F41">
                <w:rPr>
                  <w:rFonts w:hint="eastAsia"/>
                  <w:sz w:val="22"/>
                  <w:szCs w:val="22"/>
                </w:rPr>
                <w:t>read</w:t>
              </w:r>
            </w:ins>
            <w:del w:id="9155" w:author="t_竹沢 公佑" w:date="2019-10-07T03:17:00Z">
              <w:r w:rsidDel="00634F41">
                <w:rPr>
                  <w:sz w:val="22"/>
                  <w:szCs w:val="22"/>
                </w:rPr>
                <w:delText>retrieve</w:delText>
              </w:r>
            </w:del>
            <w:r>
              <w:rPr>
                <w:rFonts w:hint="eastAsia"/>
                <w:sz w:val="22"/>
                <w:szCs w:val="22"/>
              </w:rPr>
              <w:t>s values from FPGA.)</w:t>
            </w:r>
          </w:p>
        </w:tc>
      </w:tr>
      <w:tr w:rsidR="00DF1C7C" w:rsidTr="00595E56">
        <w:tc>
          <w:tcPr>
            <w:tcW w:w="2376" w:type="dxa"/>
            <w:gridSpan w:val="2"/>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DF1C7C" w:rsidRDefault="00DF1C7C">
            <w:pPr>
              <w:spacing w:line="0" w:lineRule="atLeast"/>
              <w:ind w:right="1020"/>
              <w:rPr>
                <w:sz w:val="22"/>
                <w:szCs w:val="22"/>
              </w:rPr>
            </w:pPr>
            <w:r>
              <w:rPr>
                <w:rFonts w:hint="eastAsia"/>
                <w:sz w:val="22"/>
                <w:szCs w:val="22"/>
              </w:rPr>
              <w:t>No</w:t>
            </w:r>
          </w:p>
        </w:tc>
      </w:tr>
      <w:tr w:rsidR="00595E56" w:rsidTr="00595E56">
        <w:tc>
          <w:tcPr>
            <w:tcW w:w="2376" w:type="dxa"/>
            <w:gridSpan w:val="2"/>
          </w:tcPr>
          <w:p w:rsidR="00595E56" w:rsidRPr="001A0BE7" w:rsidRDefault="00596636" w:rsidP="00596636">
            <w:pPr>
              <w:pStyle w:val="afa"/>
              <w:rPr>
                <w:sz w:val="22"/>
                <w:szCs w:val="22"/>
                <w:rPrChange w:id="9156" w:author="t_竹沢 公佑" w:date="2019-10-05T15:36:00Z">
                  <w:rPr/>
                </w:rPrChange>
              </w:rPr>
            </w:pPr>
            <w:r w:rsidRPr="001A0BE7">
              <w:rPr>
                <w:sz w:val="22"/>
                <w:szCs w:val="22"/>
                <w:rPrChange w:id="9157" w:author="t_竹沢 公佑" w:date="2019-10-05T15:36:00Z">
                  <w:rPr/>
                </w:rPrChange>
              </w:rPr>
              <w:t>Synchronization</w:t>
            </w:r>
          </w:p>
        </w:tc>
        <w:tc>
          <w:tcPr>
            <w:tcW w:w="7513" w:type="dxa"/>
            <w:gridSpan w:val="3"/>
          </w:tcPr>
          <w:p w:rsidR="00595E56" w:rsidRPr="001A0BE7" w:rsidRDefault="00AC7296" w:rsidP="00596636">
            <w:pPr>
              <w:pStyle w:val="afa"/>
              <w:rPr>
                <w:sz w:val="22"/>
                <w:szCs w:val="22"/>
                <w:rPrChange w:id="9158" w:author="t_竹沢 公佑" w:date="2019-10-05T15:36:00Z">
                  <w:rPr/>
                </w:rPrChange>
              </w:rPr>
            </w:pPr>
            <w:r w:rsidRPr="001A0BE7">
              <w:rPr>
                <w:sz w:val="22"/>
                <w:szCs w:val="22"/>
                <w:rPrChange w:id="9159" w:author="t_竹沢 公佑" w:date="2019-10-05T15:36:00Z">
                  <w:rPr/>
                </w:rPrChange>
              </w:rPr>
              <w:t>S</w:t>
            </w:r>
            <w:r w:rsidR="00595E56" w:rsidRPr="001A0BE7">
              <w:rPr>
                <w:sz w:val="22"/>
                <w:szCs w:val="22"/>
                <w:rPrChange w:id="9160" w:author="t_竹沢 公佑" w:date="2019-10-05T15:36:00Z">
                  <w:rPr/>
                </w:rPrChange>
              </w:rPr>
              <w:t>ynchronous</w:t>
            </w:r>
            <w:ins w:id="9161" w:author="t_竹沢 公佑" w:date="2019-09-18T15:29:00Z">
              <w:r w:rsidR="00126160" w:rsidRPr="001A0BE7">
                <w:rPr>
                  <w:sz w:val="22"/>
                  <w:szCs w:val="22"/>
                  <w:rPrChange w:id="9162" w:author="t_竹沢 公佑" w:date="2019-10-05T15:36:00Z">
                    <w:rPr/>
                  </w:rPrChange>
                </w:rPr>
                <w:t xml:space="preserve"> (*1)</w:t>
              </w:r>
            </w:ins>
          </w:p>
        </w:tc>
      </w:tr>
      <w:tr w:rsidR="00D61AA9" w:rsidTr="00595E56">
        <w:trPr>
          <w:trHeight w:val="190"/>
        </w:trPr>
        <w:tc>
          <w:tcPr>
            <w:tcW w:w="1172" w:type="dxa"/>
            <w:vMerge w:val="restart"/>
          </w:tcPr>
          <w:p w:rsidR="00D61AA9" w:rsidRPr="001A0BE7" w:rsidRDefault="00D61AA9" w:rsidP="00AC5086">
            <w:pPr>
              <w:pStyle w:val="afa"/>
              <w:rPr>
                <w:sz w:val="22"/>
                <w:szCs w:val="22"/>
                <w:rPrChange w:id="9163" w:author="t_竹沢 公佑" w:date="2019-10-05T15:36:00Z">
                  <w:rPr/>
                </w:rPrChange>
              </w:rPr>
            </w:pPr>
            <w:r w:rsidRPr="001A0BE7">
              <w:rPr>
                <w:sz w:val="22"/>
                <w:szCs w:val="22"/>
                <w:rPrChange w:id="9164" w:author="t_竹沢 公佑" w:date="2019-10-05T15:36:00Z">
                  <w:rPr/>
                </w:rPrChange>
              </w:rPr>
              <w:t>Data</w:t>
            </w:r>
          </w:p>
        </w:tc>
        <w:tc>
          <w:tcPr>
            <w:tcW w:w="1204" w:type="dxa"/>
          </w:tcPr>
          <w:p w:rsidR="00D61AA9" w:rsidRPr="001A0BE7" w:rsidRDefault="00D61AA9" w:rsidP="00AC5086">
            <w:pPr>
              <w:rPr>
                <w:sz w:val="22"/>
                <w:szCs w:val="22"/>
                <w:rPrChange w:id="9165" w:author="t_竹沢 公佑" w:date="2019-10-05T15:36:00Z">
                  <w:rPr/>
                </w:rPrChange>
              </w:rPr>
            </w:pPr>
            <w:r w:rsidRPr="001A0BE7">
              <w:rPr>
                <w:sz w:val="22"/>
                <w:szCs w:val="22"/>
                <w:rPrChange w:id="9166" w:author="t_竹沢 公佑" w:date="2019-10-05T15:36:00Z">
                  <w:rPr/>
                </w:rPrChange>
              </w:rPr>
              <w:t>Size</w:t>
            </w:r>
          </w:p>
        </w:tc>
        <w:tc>
          <w:tcPr>
            <w:tcW w:w="7513" w:type="dxa"/>
            <w:gridSpan w:val="3"/>
          </w:tcPr>
          <w:p w:rsidR="00D61AA9" w:rsidRDefault="00D61AA9" w:rsidP="00AC5086">
            <w:pPr>
              <w:rPr>
                <w:sz w:val="22"/>
                <w:szCs w:val="22"/>
              </w:rPr>
            </w:pPr>
            <w:r>
              <w:rPr>
                <w:rFonts w:hint="eastAsia"/>
                <w:sz w:val="22"/>
                <w:szCs w:val="22"/>
              </w:rPr>
              <w:t>8Bytes</w:t>
            </w:r>
          </w:p>
        </w:tc>
      </w:tr>
      <w:tr w:rsidR="00D61AA9" w:rsidTr="00595E56">
        <w:trPr>
          <w:trHeight w:val="238"/>
        </w:trPr>
        <w:tc>
          <w:tcPr>
            <w:tcW w:w="1172" w:type="dxa"/>
            <w:vMerge/>
          </w:tcPr>
          <w:p w:rsidR="00D61AA9" w:rsidRPr="001A0BE7" w:rsidRDefault="00D61AA9" w:rsidP="00AC5086">
            <w:pPr>
              <w:pStyle w:val="afa"/>
              <w:rPr>
                <w:sz w:val="22"/>
                <w:szCs w:val="22"/>
                <w:rPrChange w:id="9167" w:author="t_竹沢 公佑" w:date="2019-10-05T15:36:00Z">
                  <w:rPr/>
                </w:rPrChange>
              </w:rPr>
            </w:pPr>
          </w:p>
        </w:tc>
        <w:tc>
          <w:tcPr>
            <w:tcW w:w="1204" w:type="dxa"/>
          </w:tcPr>
          <w:p w:rsidR="00D61AA9" w:rsidRPr="001A0BE7" w:rsidRDefault="00D61AA9" w:rsidP="00AC5086">
            <w:pPr>
              <w:rPr>
                <w:sz w:val="22"/>
                <w:szCs w:val="22"/>
                <w:rPrChange w:id="9168" w:author="t_竹沢 公佑" w:date="2019-10-05T15:36:00Z">
                  <w:rPr/>
                </w:rPrChange>
              </w:rPr>
            </w:pPr>
            <w:r w:rsidRPr="001A0BE7">
              <w:rPr>
                <w:sz w:val="22"/>
                <w:szCs w:val="22"/>
                <w:rPrChange w:id="9169" w:author="t_竹沢 公佑" w:date="2019-10-05T15:36:00Z">
                  <w:rPr/>
                </w:rPrChange>
              </w:rPr>
              <w:t>Reset</w:t>
            </w:r>
          </w:p>
        </w:tc>
        <w:tc>
          <w:tcPr>
            <w:tcW w:w="7513" w:type="dxa"/>
            <w:gridSpan w:val="3"/>
          </w:tcPr>
          <w:p w:rsidR="00D61AA9" w:rsidRDefault="00D61AA9" w:rsidP="00AC5086">
            <w:pPr>
              <w:rPr>
                <w:sz w:val="22"/>
                <w:szCs w:val="22"/>
              </w:rPr>
            </w:pPr>
            <w:r>
              <w:rPr>
                <w:sz w:val="22"/>
                <w:szCs w:val="22"/>
              </w:rPr>
              <w:t>RESET_DFR</w:t>
            </w:r>
            <w:r>
              <w:rPr>
                <w:rFonts w:hint="eastAsia"/>
                <w:sz w:val="22"/>
                <w:szCs w:val="22"/>
              </w:rPr>
              <w:t>, RESET_DFR_SYNC</w:t>
            </w:r>
            <w:r w:rsidRPr="00B010EB">
              <w:rPr>
                <w:sz w:val="22"/>
                <w:szCs w:val="22"/>
              </w:rPr>
              <w:t xml:space="preserve"> or device file open</w:t>
            </w:r>
          </w:p>
        </w:tc>
      </w:tr>
      <w:tr w:rsidR="00D61AA9" w:rsidRPr="00AC5086" w:rsidTr="00595E56">
        <w:trPr>
          <w:trHeight w:val="238"/>
        </w:trPr>
        <w:tc>
          <w:tcPr>
            <w:tcW w:w="1172" w:type="dxa"/>
            <w:vMerge/>
          </w:tcPr>
          <w:p w:rsidR="00D61AA9" w:rsidRPr="001A0BE7" w:rsidRDefault="00D61AA9" w:rsidP="00AC5086">
            <w:pPr>
              <w:pStyle w:val="afa"/>
              <w:rPr>
                <w:sz w:val="22"/>
                <w:szCs w:val="22"/>
                <w:rPrChange w:id="9170" w:author="t_竹沢 公佑" w:date="2019-10-05T15:36:00Z">
                  <w:rPr/>
                </w:rPrChange>
              </w:rPr>
            </w:pPr>
          </w:p>
        </w:tc>
        <w:tc>
          <w:tcPr>
            <w:tcW w:w="1204" w:type="dxa"/>
          </w:tcPr>
          <w:p w:rsidR="00D61AA9" w:rsidRPr="001A0BE7" w:rsidRDefault="00D61AA9" w:rsidP="00AC5086">
            <w:pPr>
              <w:rPr>
                <w:sz w:val="22"/>
                <w:szCs w:val="22"/>
                <w:rPrChange w:id="9171" w:author="t_竹沢 公佑" w:date="2019-10-05T15:36:00Z">
                  <w:rPr/>
                </w:rPrChange>
              </w:rPr>
            </w:pPr>
            <w:r w:rsidRPr="001A0BE7">
              <w:rPr>
                <w:sz w:val="22"/>
                <w:szCs w:val="22"/>
                <w:rPrChange w:id="9172" w:author="t_竹沢 公佑" w:date="2019-10-05T15:36:00Z">
                  <w:rPr/>
                </w:rPrChange>
              </w:rPr>
              <w:t>Latch</w:t>
            </w:r>
          </w:p>
        </w:tc>
        <w:tc>
          <w:tcPr>
            <w:tcW w:w="7513" w:type="dxa"/>
            <w:gridSpan w:val="3"/>
          </w:tcPr>
          <w:p w:rsidR="00D61AA9" w:rsidRPr="00AC5086" w:rsidRDefault="00D61AA9" w:rsidP="006B2D4F">
            <w:pPr>
              <w:spacing w:line="0" w:lineRule="atLeast"/>
              <w:ind w:right="1020"/>
              <w:rPr>
                <w:rFonts w:cs="Times New Roman"/>
                <w:sz w:val="22"/>
                <w:szCs w:val="22"/>
              </w:rPr>
            </w:pPr>
            <w:r>
              <w:rPr>
                <w:rFonts w:cs="Times New Roman" w:hint="eastAsia"/>
                <w:sz w:val="22"/>
                <w:szCs w:val="22"/>
              </w:rPr>
              <w:t xml:space="preserve">Sync lock status (bit7 in Byte0) and Offset (bit0 in Byte0, bit7-0 in Byte1) are latched value.  </w:t>
            </w:r>
          </w:p>
        </w:tc>
      </w:tr>
      <w:tr w:rsidR="00D61AA9" w:rsidTr="00D61AA9">
        <w:trPr>
          <w:trHeight w:val="1853"/>
        </w:trPr>
        <w:tc>
          <w:tcPr>
            <w:tcW w:w="1172" w:type="dxa"/>
            <w:vMerge/>
          </w:tcPr>
          <w:p w:rsidR="00D61AA9" w:rsidRPr="001A0BE7" w:rsidRDefault="00D61AA9" w:rsidP="00AC5086">
            <w:pPr>
              <w:pStyle w:val="afa"/>
              <w:rPr>
                <w:sz w:val="22"/>
                <w:szCs w:val="22"/>
                <w:rPrChange w:id="9173" w:author="t_竹沢 公佑" w:date="2019-10-05T15:36:00Z">
                  <w:rPr/>
                </w:rPrChange>
              </w:rPr>
            </w:pPr>
          </w:p>
        </w:tc>
        <w:tc>
          <w:tcPr>
            <w:tcW w:w="1204" w:type="dxa"/>
          </w:tcPr>
          <w:p w:rsidR="00D61AA9" w:rsidRPr="001A0BE7" w:rsidRDefault="00D61AA9" w:rsidP="00AC5086">
            <w:pPr>
              <w:pStyle w:val="afa"/>
              <w:rPr>
                <w:sz w:val="22"/>
                <w:szCs w:val="22"/>
                <w:rPrChange w:id="9174" w:author="t_竹沢 公佑" w:date="2019-10-05T15:36:00Z">
                  <w:rPr/>
                </w:rPrChange>
              </w:rPr>
            </w:pPr>
            <w:r w:rsidRPr="001A0BE7">
              <w:rPr>
                <w:sz w:val="22"/>
                <w:szCs w:val="22"/>
                <w:rPrChange w:id="9175" w:author="t_竹沢 公佑" w:date="2019-10-05T15:36:00Z">
                  <w:rPr/>
                </w:rPrChange>
              </w:rPr>
              <w:t>Value</w:t>
            </w:r>
          </w:p>
        </w:tc>
        <w:tc>
          <w:tcPr>
            <w:tcW w:w="7513" w:type="dxa"/>
            <w:gridSpan w:val="3"/>
          </w:tcPr>
          <w:p w:rsidR="00D61AA9" w:rsidRDefault="00D61AA9" w:rsidP="00AC5086">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0:</w:t>
            </w:r>
          </w:p>
          <w:p w:rsidR="00D61AA9" w:rsidRDefault="00D61AA9" w:rsidP="00AC5086">
            <w:pPr>
              <w:widowControl w:val="0"/>
              <w:autoSpaceDE w:val="0"/>
              <w:autoSpaceDN w:val="0"/>
              <w:adjustRightInd w:val="0"/>
              <w:spacing w:line="0" w:lineRule="atLeast"/>
              <w:rPr>
                <w:rFonts w:cs="Times New Roman"/>
                <w:sz w:val="22"/>
                <w:szCs w:val="22"/>
              </w:rPr>
            </w:pPr>
            <w:r>
              <w:rPr>
                <w:rFonts w:cs="Times New Roman"/>
                <w:sz w:val="22"/>
                <w:szCs w:val="22"/>
              </w:rPr>
              <w:t xml:space="preserve"> bit 7</w:t>
            </w:r>
            <w:r>
              <w:rPr>
                <w:rFonts w:cs="Times New Roman" w:hint="eastAsia"/>
                <w:sz w:val="22"/>
                <w:szCs w:val="22"/>
              </w:rPr>
              <w:t xml:space="preserve">: </w:t>
            </w:r>
            <w:r>
              <w:rPr>
                <w:rFonts w:cs="Times New Roman"/>
                <w:sz w:val="22"/>
                <w:szCs w:val="22"/>
              </w:rPr>
              <w:t>Sync lock status</w:t>
            </w:r>
            <w:r>
              <w:rPr>
                <w:rFonts w:cs="Times New Roman" w:hint="eastAsia"/>
                <w:sz w:val="22"/>
                <w:szCs w:val="22"/>
              </w:rPr>
              <w:t>(</w:t>
            </w:r>
            <w:r>
              <w:rPr>
                <w:rFonts w:cs="Times New Roman"/>
                <w:sz w:val="22"/>
                <w:szCs w:val="22"/>
              </w:rPr>
              <w:t>1=sync found</w:t>
            </w:r>
            <w:r>
              <w:rPr>
                <w:rFonts w:cs="Times New Roman" w:hint="eastAsia"/>
                <w:sz w:val="22"/>
                <w:szCs w:val="22"/>
              </w:rPr>
              <w:t xml:space="preserve"> </w:t>
            </w:r>
            <w:r>
              <w:rPr>
                <w:rFonts w:cs="Times New Roman"/>
                <w:sz w:val="22"/>
                <w:szCs w:val="22"/>
              </w:rPr>
              <w:t>0=sync not found</w:t>
            </w:r>
            <w:r>
              <w:rPr>
                <w:rFonts w:cs="Times New Roman" w:hint="eastAsia"/>
                <w:sz w:val="22"/>
                <w:szCs w:val="22"/>
              </w:rPr>
              <w:t>)</w:t>
            </w:r>
          </w:p>
          <w:p w:rsidR="00D61AA9" w:rsidRDefault="00D61AA9" w:rsidP="00AC5086">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 xml:space="preserve">bit </w:t>
            </w:r>
            <w:r>
              <w:rPr>
                <w:rFonts w:cs="Times New Roman" w:hint="eastAsia"/>
                <w:sz w:val="22"/>
                <w:szCs w:val="22"/>
              </w:rPr>
              <w:t>6</w:t>
            </w:r>
            <w:r>
              <w:rPr>
                <w:rFonts w:cs="Times New Roman"/>
                <w:sz w:val="22"/>
                <w:szCs w:val="22"/>
              </w:rPr>
              <w:t>-1</w:t>
            </w:r>
            <w:r>
              <w:rPr>
                <w:rFonts w:cs="Times New Roman" w:hint="eastAsia"/>
                <w:sz w:val="22"/>
                <w:szCs w:val="22"/>
              </w:rPr>
              <w:t>:</w:t>
            </w:r>
            <w:r>
              <w:rPr>
                <w:rFonts w:cs="Times New Roman"/>
                <w:sz w:val="22"/>
                <w:szCs w:val="22"/>
              </w:rPr>
              <w:t xml:space="preserve"> Not used (</w:t>
            </w:r>
            <w:r>
              <w:rPr>
                <w:rFonts w:cs="Times New Roman" w:hint="eastAsia"/>
                <w:sz w:val="22"/>
                <w:szCs w:val="22"/>
              </w:rPr>
              <w:t>undefined</w:t>
            </w:r>
            <w:r>
              <w:rPr>
                <w:rFonts w:cs="Times New Roman"/>
                <w:sz w:val="22"/>
                <w:szCs w:val="22"/>
              </w:rPr>
              <w:t>)</w:t>
            </w:r>
          </w:p>
          <w:p w:rsidR="00D61AA9" w:rsidRDefault="00D61AA9" w:rsidP="00AC5086">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0</w:t>
            </w:r>
            <w:r>
              <w:rPr>
                <w:rFonts w:cs="Times New Roman" w:hint="eastAsia"/>
                <w:sz w:val="22"/>
                <w:szCs w:val="22"/>
              </w:rPr>
              <w:t>:</w:t>
            </w:r>
            <w:r>
              <w:rPr>
                <w:rFonts w:cs="Times New Roman"/>
                <w:sz w:val="22"/>
                <w:szCs w:val="22"/>
              </w:rPr>
              <w:t xml:space="preserve"> Offset (MSBit of offset value)</w:t>
            </w:r>
          </w:p>
          <w:p w:rsidR="00D61AA9" w:rsidRDefault="00D61AA9" w:rsidP="00AC5086">
            <w:pPr>
              <w:spacing w:line="0" w:lineRule="atLeast"/>
              <w:ind w:right="1020"/>
              <w:rPr>
                <w:rFonts w:cs="Times New Roman"/>
                <w:sz w:val="22"/>
                <w:szCs w:val="22"/>
              </w:rPr>
            </w:pPr>
            <w:r>
              <w:rPr>
                <w:rFonts w:cs="Times New Roman" w:hint="eastAsia"/>
                <w:sz w:val="22"/>
                <w:szCs w:val="22"/>
              </w:rPr>
              <w:t>Byte1:</w:t>
            </w:r>
          </w:p>
          <w:p w:rsidR="00D61AA9" w:rsidRDefault="00D61AA9" w:rsidP="00AC5086">
            <w:pPr>
              <w:spacing w:line="0" w:lineRule="atLeast"/>
              <w:ind w:right="1020"/>
              <w:rPr>
                <w:rFonts w:cs="Times New Roman"/>
                <w:sz w:val="22"/>
                <w:szCs w:val="22"/>
              </w:rPr>
            </w:pPr>
            <w:r>
              <w:rPr>
                <w:rFonts w:cs="Times New Roman" w:hint="eastAsia"/>
                <w:sz w:val="22"/>
                <w:szCs w:val="22"/>
              </w:rPr>
              <w:t xml:space="preserve"> bit7-0: </w:t>
            </w:r>
            <w:r>
              <w:rPr>
                <w:rFonts w:cs="Times New Roman"/>
                <w:sz w:val="22"/>
                <w:szCs w:val="22"/>
              </w:rPr>
              <w:t>Offset</w:t>
            </w:r>
          </w:p>
          <w:p w:rsidR="00D61AA9" w:rsidRPr="00C7687E" w:rsidRDefault="00D61AA9" w:rsidP="00AC5086">
            <w:pPr>
              <w:spacing w:line="0" w:lineRule="atLeast"/>
              <w:ind w:right="1020"/>
              <w:rPr>
                <w:rFonts w:cs="Times New Roman"/>
                <w:sz w:val="22"/>
                <w:szCs w:val="22"/>
              </w:rPr>
            </w:pPr>
            <w:r>
              <w:rPr>
                <w:sz w:val="22"/>
                <w:szCs w:val="22"/>
              </w:rPr>
              <w:t>B</w:t>
            </w:r>
            <w:r>
              <w:rPr>
                <w:rFonts w:hint="eastAsia"/>
                <w:sz w:val="22"/>
                <w:szCs w:val="22"/>
              </w:rPr>
              <w:t>yte2-7:</w:t>
            </w:r>
            <w:r>
              <w:rPr>
                <w:rFonts w:cs="Times New Roman"/>
                <w:sz w:val="22"/>
                <w:szCs w:val="22"/>
              </w:rPr>
              <w:t xml:space="preserve"> Reserved (</w:t>
            </w:r>
            <w:r>
              <w:rPr>
                <w:rFonts w:cs="Times New Roman" w:hint="eastAsia"/>
                <w:sz w:val="22"/>
                <w:szCs w:val="22"/>
              </w:rPr>
              <w:t>undefined</w:t>
            </w:r>
            <w:r>
              <w:rPr>
                <w:rFonts w:cs="Times New Roman"/>
                <w:sz w:val="22"/>
                <w:szCs w:val="22"/>
              </w:rPr>
              <w:t>)</w:t>
            </w:r>
          </w:p>
        </w:tc>
      </w:tr>
      <w:tr w:rsidR="00D61AA9" w:rsidTr="00595E56">
        <w:trPr>
          <w:trHeight w:val="1852"/>
        </w:trPr>
        <w:tc>
          <w:tcPr>
            <w:tcW w:w="1172" w:type="dxa"/>
            <w:vMerge/>
          </w:tcPr>
          <w:p w:rsidR="00D61AA9" w:rsidRPr="001A0BE7" w:rsidRDefault="00D61AA9" w:rsidP="00AC5086">
            <w:pPr>
              <w:pStyle w:val="afa"/>
              <w:rPr>
                <w:sz w:val="22"/>
                <w:szCs w:val="22"/>
              </w:rPr>
            </w:pPr>
          </w:p>
        </w:tc>
        <w:tc>
          <w:tcPr>
            <w:tcW w:w="1204" w:type="dxa"/>
          </w:tcPr>
          <w:p w:rsidR="00D61AA9" w:rsidRPr="000B41A5" w:rsidRDefault="00202C26" w:rsidP="00AC5086">
            <w:pPr>
              <w:pStyle w:val="afa"/>
              <w:rPr>
                <w:sz w:val="22"/>
                <w:szCs w:val="22"/>
              </w:rPr>
            </w:pPr>
            <w:ins w:id="9176" w:author="t_竹沢 公佑" w:date="2020-08-20T10:17:00Z">
              <w:r>
                <w:rPr>
                  <w:rFonts w:hint="eastAsia"/>
                  <w:sz w:val="22"/>
                  <w:szCs w:val="22"/>
                </w:rPr>
                <w:t>Category</w:t>
              </w:r>
            </w:ins>
          </w:p>
        </w:tc>
        <w:tc>
          <w:tcPr>
            <w:tcW w:w="7513" w:type="dxa"/>
            <w:gridSpan w:val="3"/>
          </w:tcPr>
          <w:p w:rsidR="00D61AA9" w:rsidRDefault="0020173C" w:rsidP="00AC5086">
            <w:pPr>
              <w:spacing w:line="0" w:lineRule="atLeast"/>
              <w:ind w:right="1020"/>
              <w:rPr>
                <w:ins w:id="9177" w:author="t_竹沢 公佑" w:date="2020-08-13T10:34:00Z"/>
                <w:rFonts w:cs="Times New Roman"/>
                <w:sz w:val="22"/>
                <w:szCs w:val="22"/>
              </w:rPr>
            </w:pPr>
            <w:ins w:id="9178" w:author="t_竹沢 公佑" w:date="2020-08-13T10:34:00Z">
              <w:r>
                <w:rPr>
                  <w:rFonts w:cs="Times New Roman" w:hint="eastAsia"/>
                  <w:sz w:val="22"/>
                  <w:szCs w:val="22"/>
                </w:rPr>
                <w:t>■</w:t>
              </w:r>
            </w:ins>
            <w:ins w:id="9179" w:author="t_竹沢 公佑" w:date="2020-08-13T10:37:00Z">
              <w:r w:rsidR="007C7405">
                <w:rPr>
                  <w:rFonts w:cs="Times New Roman" w:hint="eastAsia"/>
                  <w:sz w:val="22"/>
                  <w:szCs w:val="22"/>
                </w:rPr>
                <w:t>Error</w:t>
              </w:r>
            </w:ins>
          </w:p>
          <w:p w:rsidR="007C7405" w:rsidRDefault="0020173C" w:rsidP="00AC5086">
            <w:pPr>
              <w:spacing w:line="0" w:lineRule="atLeast"/>
              <w:ind w:right="1020"/>
              <w:rPr>
                <w:ins w:id="9180" w:author="t_竹沢 公佑" w:date="2020-08-13T10:36:00Z"/>
                <w:rFonts w:cs="Times New Roman"/>
                <w:sz w:val="22"/>
                <w:szCs w:val="22"/>
              </w:rPr>
            </w:pPr>
            <w:ins w:id="9181" w:author="t_竹沢 公佑" w:date="2020-08-13T10:35:00Z">
              <w:r>
                <w:rPr>
                  <w:rFonts w:cs="Times New Roman" w:hint="eastAsia"/>
                  <w:sz w:val="22"/>
                  <w:szCs w:val="22"/>
                </w:rPr>
                <w:t xml:space="preserve"> </w:t>
              </w:r>
            </w:ins>
            <w:ins w:id="9182" w:author="t_竹沢 公佑" w:date="2020-08-13T10:36:00Z">
              <w:r>
                <w:rPr>
                  <w:rFonts w:cs="Times New Roman" w:hint="eastAsia"/>
                  <w:sz w:val="22"/>
                  <w:szCs w:val="22"/>
                </w:rPr>
                <w:t>Sync</w:t>
              </w:r>
              <w:r w:rsidR="007C7405">
                <w:rPr>
                  <w:rFonts w:cs="Times New Roman" w:hint="eastAsia"/>
                  <w:sz w:val="22"/>
                  <w:szCs w:val="22"/>
                </w:rPr>
                <w:t xml:space="preserve"> lock status, Offset</w:t>
              </w:r>
            </w:ins>
          </w:p>
          <w:p w:rsidR="007C7405" w:rsidRDefault="007C7405">
            <w:pPr>
              <w:spacing w:line="0" w:lineRule="atLeast"/>
              <w:ind w:left="220" w:right="1020" w:hangingChars="100" w:hanging="220"/>
              <w:rPr>
                <w:ins w:id="9183" w:author="t_竹沢 公佑" w:date="2020-08-13T10:40:00Z"/>
                <w:rFonts w:cs="Times New Roman"/>
                <w:sz w:val="22"/>
                <w:szCs w:val="22"/>
              </w:rPr>
              <w:pPrChange w:id="9184" w:author="t_竹沢 公佑" w:date="2020-08-20T09:59:00Z">
                <w:pPr>
                  <w:spacing w:line="0" w:lineRule="atLeast"/>
                  <w:ind w:left="110" w:right="1020" w:hangingChars="50" w:hanging="110"/>
                </w:pPr>
              </w:pPrChange>
            </w:pPr>
            <w:ins w:id="9185" w:author="t_竹沢 公佑" w:date="2020-08-13T10:36:00Z">
              <w:r>
                <w:rPr>
                  <w:rFonts w:cs="Times New Roman" w:hint="eastAsia"/>
                  <w:sz w:val="22"/>
                  <w:szCs w:val="22"/>
                </w:rPr>
                <w:t xml:space="preserve"> </w:t>
              </w:r>
            </w:ins>
            <w:ins w:id="9186" w:author="t_竹沢 公佑" w:date="2020-08-20T09:59:00Z">
              <w:r w:rsidR="00916B15">
                <w:rPr>
                  <w:rFonts w:cs="Times New Roman" w:hint="eastAsia"/>
                  <w:sz w:val="22"/>
                  <w:szCs w:val="22"/>
                </w:rPr>
                <w:t xml:space="preserve"> </w:t>
              </w:r>
            </w:ins>
            <w:ins w:id="9187" w:author="t_竹沢 公佑" w:date="2020-08-13T10:36:00Z">
              <w:r>
                <w:rPr>
                  <w:rFonts w:cs="Times New Roman" w:hint="eastAsia"/>
                  <w:sz w:val="22"/>
                  <w:szCs w:val="22"/>
                </w:rPr>
                <w:t xml:space="preserve">If </w:t>
              </w:r>
            </w:ins>
            <w:ins w:id="9188" w:author="t_竹沢 公佑" w:date="2020-08-13T10:38:00Z">
              <w:r>
                <w:rPr>
                  <w:rFonts w:cs="Times New Roman" w:hint="eastAsia"/>
                  <w:sz w:val="22"/>
                  <w:szCs w:val="22"/>
                </w:rPr>
                <w:t xml:space="preserve">DRXP does not set </w:t>
              </w:r>
            </w:ins>
            <w:ins w:id="9189" w:author="t_竹沢 公佑" w:date="2020-08-13T10:37:00Z">
              <w:r>
                <w:rPr>
                  <w:rFonts w:cs="Times New Roman"/>
                  <w:sz w:val="22"/>
                  <w:szCs w:val="22"/>
                </w:rPr>
                <w:t>“</w:t>
              </w:r>
            </w:ins>
            <w:ins w:id="9190" w:author="t_竹沢 公佑" w:date="2020-08-13T10:36:00Z">
              <w:r>
                <w:rPr>
                  <w:rFonts w:cs="Times New Roman" w:hint="eastAsia"/>
                  <w:sz w:val="22"/>
                  <w:szCs w:val="22"/>
                </w:rPr>
                <w:t xml:space="preserve">sync lock </w:t>
              </w:r>
            </w:ins>
            <w:ins w:id="9191" w:author="t_竹沢 公佑" w:date="2020-08-13T10:37:00Z">
              <w:r>
                <w:rPr>
                  <w:rFonts w:cs="Times New Roman" w:hint="eastAsia"/>
                  <w:sz w:val="22"/>
                  <w:szCs w:val="22"/>
                </w:rPr>
                <w:t>status</w:t>
              </w:r>
            </w:ins>
            <w:ins w:id="9192" w:author="t_竹沢 公佑" w:date="2020-08-13T10:38:00Z">
              <w:r>
                <w:rPr>
                  <w:rFonts w:cs="Times New Roman"/>
                  <w:sz w:val="22"/>
                  <w:szCs w:val="22"/>
                </w:rPr>
                <w:t>”</w:t>
              </w:r>
              <w:r>
                <w:rPr>
                  <w:rFonts w:cs="Times New Roman" w:hint="eastAsia"/>
                  <w:sz w:val="22"/>
                  <w:szCs w:val="22"/>
                </w:rPr>
                <w:t xml:space="preserve"> to 1(=sync found), it means DRXP can</w:t>
              </w:r>
              <w:r>
                <w:rPr>
                  <w:rFonts w:cs="Times New Roman"/>
                  <w:sz w:val="22"/>
                  <w:szCs w:val="22"/>
                </w:rPr>
                <w:t>’</w:t>
              </w:r>
              <w:r>
                <w:rPr>
                  <w:rFonts w:cs="Times New Roman" w:hint="eastAsia"/>
                  <w:sz w:val="22"/>
                  <w:szCs w:val="22"/>
                </w:rPr>
                <w:t>t find sync-pattern from r</w:t>
              </w:r>
            </w:ins>
            <w:ins w:id="9193" w:author="t_竹沢 公佑" w:date="2020-08-13T10:39:00Z">
              <w:r>
                <w:rPr>
                  <w:rFonts w:cs="Times New Roman" w:hint="eastAsia"/>
                  <w:sz w:val="22"/>
                  <w:szCs w:val="22"/>
                </w:rPr>
                <w:t>eceived data. This also means DRXP can</w:t>
              </w:r>
              <w:r>
                <w:rPr>
                  <w:rFonts w:cs="Times New Roman"/>
                  <w:sz w:val="22"/>
                  <w:szCs w:val="22"/>
                </w:rPr>
                <w:t>’</w:t>
              </w:r>
              <w:r>
                <w:rPr>
                  <w:rFonts w:cs="Times New Roman" w:hint="eastAsia"/>
                  <w:sz w:val="22"/>
                  <w:szCs w:val="22"/>
                </w:rPr>
                <w:t>t transfer correct data to the host ring buffer.</w:t>
              </w:r>
            </w:ins>
            <w:ins w:id="9194" w:author="t_竹沢 公佑" w:date="2020-08-13T10:40:00Z">
              <w:r>
                <w:rPr>
                  <w:rFonts w:cs="Times New Roman" w:hint="eastAsia"/>
                  <w:sz w:val="22"/>
                  <w:szCs w:val="22"/>
                </w:rPr>
                <w:t xml:space="preserve"> </w:t>
              </w:r>
              <w:r>
                <w:rPr>
                  <w:rFonts w:hint="eastAsia"/>
                  <w:bCs/>
                  <w:sz w:val="22"/>
                  <w:szCs w:val="22"/>
                </w:rPr>
                <w:t>Please confirm signal integrity and data source.</w:t>
              </w:r>
            </w:ins>
          </w:p>
          <w:p w:rsidR="0020173C" w:rsidRDefault="0020173C">
            <w:pPr>
              <w:spacing w:line="0" w:lineRule="atLeast"/>
              <w:ind w:right="1020"/>
              <w:rPr>
                <w:ins w:id="9195" w:author="t_竹沢 公佑" w:date="2020-08-13T10:40:00Z"/>
                <w:rFonts w:cs="Times New Roman"/>
                <w:sz w:val="22"/>
                <w:szCs w:val="22"/>
              </w:rPr>
            </w:pPr>
          </w:p>
          <w:p w:rsidR="007C7405" w:rsidRDefault="007C7405">
            <w:pPr>
              <w:spacing w:line="0" w:lineRule="atLeast"/>
              <w:ind w:right="1020"/>
              <w:rPr>
                <w:ins w:id="9196" w:author="t_竹沢 公佑" w:date="2020-08-13T10:40:00Z"/>
                <w:rFonts w:cs="Times New Roman"/>
                <w:sz w:val="22"/>
                <w:szCs w:val="22"/>
              </w:rPr>
            </w:pPr>
          </w:p>
          <w:p w:rsidR="007C7405" w:rsidRDefault="007C7405">
            <w:pPr>
              <w:spacing w:line="0" w:lineRule="atLeast"/>
              <w:ind w:right="1020"/>
              <w:rPr>
                <w:ins w:id="9197" w:author="t_竹沢 公佑" w:date="2020-08-20T10:00:00Z"/>
                <w:rFonts w:cs="Times New Roman"/>
                <w:sz w:val="22"/>
                <w:szCs w:val="22"/>
              </w:rPr>
            </w:pPr>
          </w:p>
          <w:p w:rsidR="00916B15" w:rsidRDefault="00916B15">
            <w:pPr>
              <w:spacing w:line="0" w:lineRule="atLeast"/>
              <w:ind w:right="1020"/>
              <w:rPr>
                <w:rFonts w:cs="Times New Roman"/>
                <w:sz w:val="22"/>
                <w:szCs w:val="22"/>
              </w:rPr>
            </w:pPr>
          </w:p>
        </w:tc>
      </w:tr>
      <w:tr w:rsidR="00126160" w:rsidRPr="00226376" w:rsidTr="00595E56">
        <w:trPr>
          <w:ins w:id="9198" w:author="t_竹沢 公佑" w:date="2019-09-18T15:29:00Z"/>
        </w:trPr>
        <w:tc>
          <w:tcPr>
            <w:tcW w:w="2376" w:type="dxa"/>
            <w:gridSpan w:val="2"/>
            <w:tcBorders>
              <w:top w:val="single" w:sz="4" w:space="0" w:color="auto"/>
              <w:left w:val="single" w:sz="4" w:space="0" w:color="auto"/>
              <w:bottom w:val="single" w:sz="4" w:space="0" w:color="auto"/>
              <w:right w:val="single" w:sz="4" w:space="0" w:color="auto"/>
            </w:tcBorders>
          </w:tcPr>
          <w:p w:rsidR="00126160" w:rsidRPr="001A0BE7" w:rsidRDefault="00126160" w:rsidP="008D42B9">
            <w:pPr>
              <w:spacing w:line="0" w:lineRule="atLeast"/>
              <w:ind w:right="1020"/>
              <w:rPr>
                <w:ins w:id="9199" w:author="t_竹沢 公佑" w:date="2019-09-18T15:29:00Z"/>
                <w:rFonts w:cs="Times New Roman"/>
                <w:sz w:val="22"/>
                <w:szCs w:val="22"/>
              </w:rPr>
            </w:pPr>
            <w:ins w:id="9200" w:author="t_竹沢 公佑" w:date="2019-09-18T15:29:00Z">
              <w:r w:rsidRPr="001A0BE7">
                <w:rPr>
                  <w:rFonts w:cs="Times New Roman"/>
                  <w:sz w:val="22"/>
                  <w:szCs w:val="22"/>
                </w:rPr>
                <w:lastRenderedPageBreak/>
                <w:t>Remarks</w:t>
              </w:r>
            </w:ins>
          </w:p>
        </w:tc>
        <w:tc>
          <w:tcPr>
            <w:tcW w:w="7513" w:type="dxa"/>
            <w:gridSpan w:val="3"/>
            <w:tcBorders>
              <w:top w:val="single" w:sz="4" w:space="0" w:color="auto"/>
              <w:left w:val="single" w:sz="4" w:space="0" w:color="auto"/>
              <w:bottom w:val="single" w:sz="4" w:space="0" w:color="auto"/>
              <w:right w:val="single" w:sz="4" w:space="0" w:color="auto"/>
            </w:tcBorders>
          </w:tcPr>
          <w:p w:rsidR="00126160" w:rsidRPr="00226376" w:rsidRDefault="00126160">
            <w:pPr>
              <w:spacing w:line="0" w:lineRule="atLeast"/>
              <w:ind w:right="1020"/>
              <w:rPr>
                <w:ins w:id="9201" w:author="t_竹沢 公佑" w:date="2019-09-18T15:29:00Z"/>
                <w:rFonts w:cs="Times New Roman"/>
                <w:sz w:val="22"/>
                <w:szCs w:val="22"/>
              </w:rPr>
            </w:pPr>
            <w:ins w:id="9202" w:author="t_竹沢 公佑" w:date="2019-09-18T15:29:00Z">
              <w:r>
                <w:rPr>
                  <w:rFonts w:cs="Times New Roman" w:hint="eastAsia"/>
                  <w:sz w:val="22"/>
                  <w:szCs w:val="22"/>
                </w:rPr>
                <w:t xml:space="preserve">(*1) </w:t>
              </w:r>
              <w:r>
                <w:rPr>
                  <w:rFonts w:hint="eastAsia"/>
                  <w:bCs/>
                  <w:sz w:val="22"/>
                  <w:szCs w:val="22"/>
                </w:rPr>
                <w:t xml:space="preserve">This </w:t>
              </w:r>
            </w:ins>
            <w:ins w:id="9203" w:author="t_竹沢 公佑" w:date="2019-10-07T03:17:00Z">
              <w:r w:rsidR="00634F41">
                <w:rPr>
                  <w:rFonts w:hint="eastAsia"/>
                  <w:bCs/>
                  <w:sz w:val="22"/>
                  <w:szCs w:val="22"/>
                </w:rPr>
                <w:t xml:space="preserve">command </w:t>
              </w:r>
            </w:ins>
            <w:ins w:id="9204" w:author="t_竹沢 公佑" w:date="2019-09-18T15:29:00Z">
              <w:r>
                <w:rPr>
                  <w:rFonts w:hint="eastAsia"/>
                  <w:bCs/>
                  <w:sz w:val="22"/>
                  <w:szCs w:val="22"/>
                </w:rPr>
                <w:t>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9205" w:author="t_竹沢 公佑" w:date="2019-09-18T15:29:00Z">
              <w:r w:rsidRPr="0056709F">
                <w:rPr>
                  <w:b/>
                  <w:bCs/>
                  <w:sz w:val="22"/>
                  <w:szCs w:val="22"/>
                </w:rPr>
                <w:fldChar w:fldCharType="separate"/>
              </w:r>
            </w:ins>
            <w:ins w:id="9206" w:author="t_竹沢 公佑" w:date="2021-02-02T17:29:00Z">
              <w:r w:rsidR="000B4FA1">
                <w:rPr>
                  <w:b/>
                  <w:bCs/>
                  <w:sz w:val="22"/>
                  <w:szCs w:val="22"/>
                </w:rPr>
                <w:t>5.5</w:t>
              </w:r>
            </w:ins>
            <w:ins w:id="9207" w:author="t_竹沢 公佑" w:date="2019-09-18T15:29: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9208" w:author="t_竹沢 公佑" w:date="2019-09-18T15:29:00Z">
              <w:r w:rsidRPr="0056709F">
                <w:rPr>
                  <w:b/>
                  <w:bCs/>
                  <w:sz w:val="22"/>
                  <w:szCs w:val="22"/>
                </w:rPr>
                <w:fldChar w:fldCharType="separate"/>
              </w:r>
            </w:ins>
            <w:ins w:id="9209" w:author="t_竹沢 公佑" w:date="2021-02-02T17:29:00Z">
              <w:r w:rsidR="000B4FA1" w:rsidRPr="000B4FA1">
                <w:rPr>
                  <w:b/>
                  <w:u w:val="single"/>
                  <w:rPrChange w:id="9210" w:author="t_竹沢 公佑" w:date="2021-02-02T17:29:00Z">
                    <w:rPr>
                      <w:u w:val="single"/>
                    </w:rPr>
                  </w:rPrChange>
                </w:rPr>
                <w:t>ioctl</w:t>
              </w:r>
            </w:ins>
            <w:ins w:id="9211" w:author="t_竹沢 公佑" w:date="2019-09-18T15:29:00Z">
              <w:r w:rsidRPr="0056709F">
                <w:rPr>
                  <w:b/>
                  <w:bCs/>
                  <w:sz w:val="22"/>
                  <w:szCs w:val="22"/>
                </w:rPr>
                <w:fldChar w:fldCharType="end"/>
              </w:r>
              <w:r w:rsidRPr="0056709F">
                <w:rPr>
                  <w:b/>
                  <w:bCs/>
                  <w:sz w:val="22"/>
                  <w:szCs w:val="22"/>
                </w:rPr>
                <w:t>”</w:t>
              </w:r>
              <w:r>
                <w:rPr>
                  <w:rFonts w:hint="eastAsia"/>
                  <w:b/>
                  <w:bCs/>
                  <w:sz w:val="22"/>
                  <w:szCs w:val="22"/>
                </w:rPr>
                <w:t>.</w:t>
              </w:r>
              <w:r>
                <w:rPr>
                  <w:rFonts w:cs="Times New Roman" w:hint="eastAsia"/>
                  <w:sz w:val="22"/>
                  <w:szCs w:val="22"/>
                </w:rPr>
                <w:t xml:space="preserve"> </w:t>
              </w:r>
            </w:ins>
          </w:p>
        </w:tc>
      </w:tr>
      <w:tr w:rsidR="00AC5086" w:rsidRPr="00226376" w:rsidTr="00595E56">
        <w:tc>
          <w:tcPr>
            <w:tcW w:w="2376" w:type="dxa"/>
            <w:gridSpan w:val="2"/>
            <w:tcBorders>
              <w:top w:val="single" w:sz="4" w:space="0" w:color="auto"/>
              <w:left w:val="single" w:sz="4" w:space="0" w:color="auto"/>
              <w:bottom w:val="single" w:sz="4" w:space="0" w:color="auto"/>
              <w:right w:val="single" w:sz="4" w:space="0" w:color="auto"/>
            </w:tcBorders>
          </w:tcPr>
          <w:p w:rsidR="00AC5086" w:rsidRDefault="00AC5086" w:rsidP="008D42B9">
            <w:pPr>
              <w:spacing w:line="0" w:lineRule="atLeast"/>
              <w:ind w:right="1020"/>
              <w:rPr>
                <w:rFonts w:cs="Times New Roman"/>
                <w:sz w:val="22"/>
                <w:szCs w:val="22"/>
              </w:rPr>
            </w:pPr>
            <w:r>
              <w:rPr>
                <w:rFonts w:cs="Times New Roman"/>
                <w:sz w:val="22"/>
                <w:szCs w:val="22"/>
              </w:rPr>
              <w:t>E</w:t>
            </w:r>
            <w:r>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AC5086" w:rsidRPr="00226376" w:rsidRDefault="00AC5086" w:rsidP="008D42B9">
            <w:pPr>
              <w:spacing w:line="0" w:lineRule="atLeast"/>
              <w:ind w:right="1020"/>
              <w:rPr>
                <w:rFonts w:cs="Times New Roman"/>
                <w:sz w:val="22"/>
                <w:szCs w:val="22"/>
              </w:rPr>
            </w:pPr>
            <w:r w:rsidRPr="00226376">
              <w:rPr>
                <w:rFonts w:cs="Times New Roman" w:hint="eastAsia"/>
                <w:sz w:val="22"/>
                <w:szCs w:val="22"/>
              </w:rPr>
              <w:t>EIO</w:t>
            </w:r>
          </w:p>
          <w:p w:rsidR="00AC5086" w:rsidRDefault="00AC5086" w:rsidP="00226376">
            <w:pPr>
              <w:spacing w:line="0" w:lineRule="atLeast"/>
              <w:ind w:right="1020" w:firstLineChars="50" w:firstLine="110"/>
              <w:rPr>
                <w:ins w:id="9212" w:author="t_竹沢 公佑" w:date="2019-09-18T15:30:00Z"/>
                <w:rFonts w:cs="Times New Roman"/>
                <w:sz w:val="22"/>
                <w:szCs w:val="22"/>
              </w:rPr>
            </w:pPr>
            <w:r w:rsidRPr="00226376">
              <w:rPr>
                <w:rFonts w:cs="Times New Roman" w:hint="eastAsia"/>
                <w:sz w:val="22"/>
                <w:szCs w:val="22"/>
              </w:rPr>
              <w:t xml:space="preserve">When </w:t>
            </w:r>
            <w:ins w:id="9213" w:author="t_竹沢 公佑" w:date="2019-10-07T03:17:00Z">
              <w:r w:rsidR="00634F41">
                <w:rPr>
                  <w:rFonts w:cs="Times New Roman" w:hint="eastAsia"/>
                  <w:sz w:val="22"/>
                  <w:szCs w:val="22"/>
                </w:rPr>
                <w:t xml:space="preserve">this command </w:t>
              </w:r>
            </w:ins>
            <w:r w:rsidRPr="00226376">
              <w:rPr>
                <w:rFonts w:cs="Times New Roman" w:hint="eastAsia"/>
                <w:sz w:val="22"/>
                <w:szCs w:val="22"/>
              </w:rPr>
              <w:t>fail</w:t>
            </w:r>
            <w:ins w:id="9214" w:author="t_竹沢 公佑" w:date="2019-10-07T03:17:00Z">
              <w:r w:rsidR="00634F41">
                <w:rPr>
                  <w:rFonts w:cs="Times New Roman" w:hint="eastAsia"/>
                  <w:sz w:val="22"/>
                  <w:szCs w:val="22"/>
                </w:rPr>
                <w:t>s</w:t>
              </w:r>
            </w:ins>
            <w:r w:rsidRPr="00226376">
              <w:rPr>
                <w:rFonts w:cs="Times New Roman" w:hint="eastAsia"/>
                <w:sz w:val="22"/>
                <w:szCs w:val="22"/>
              </w:rPr>
              <w:t xml:space="preserve"> to read or write internal register.</w:t>
            </w:r>
          </w:p>
          <w:p w:rsidR="00126160" w:rsidRDefault="00126160" w:rsidP="00126160">
            <w:pPr>
              <w:spacing w:line="0" w:lineRule="atLeast"/>
              <w:ind w:right="1020" w:firstLineChars="50" w:firstLine="110"/>
              <w:rPr>
                <w:ins w:id="9215" w:author="t_竹沢 公佑" w:date="2019-09-18T15:30:00Z"/>
                <w:bCs/>
                <w:sz w:val="22"/>
                <w:szCs w:val="22"/>
              </w:rPr>
            </w:pPr>
            <w:ins w:id="9216" w:author="t_竹沢 公佑" w:date="2019-09-18T15:30:00Z">
              <w:r w:rsidRPr="00A033B7">
                <w:rPr>
                  <w:bCs/>
                  <w:sz w:val="22"/>
                  <w:szCs w:val="22"/>
                </w:rPr>
                <w:t>This errno means device driver can't control the device.</w:t>
              </w:r>
            </w:ins>
          </w:p>
          <w:p w:rsidR="00126160" w:rsidRDefault="00AA1052" w:rsidP="00126160">
            <w:pPr>
              <w:spacing w:line="0" w:lineRule="atLeast"/>
              <w:ind w:right="1020" w:firstLineChars="50" w:firstLine="110"/>
              <w:rPr>
                <w:ins w:id="9217" w:author="t_竹沢 公佑" w:date="2019-09-18T15:30:00Z"/>
                <w:bCs/>
                <w:sz w:val="22"/>
                <w:szCs w:val="22"/>
              </w:rPr>
            </w:pPr>
            <w:ins w:id="9218" w:author="t_竹沢 公佑" w:date="2019-09-18T15:30:00Z">
              <w:r>
                <w:rPr>
                  <w:bCs/>
                  <w:sz w:val="22"/>
                  <w:szCs w:val="22"/>
                </w:rPr>
                <w:t>If this error occur</w:t>
              </w:r>
              <w:r w:rsidR="00126160" w:rsidRPr="00A033B7">
                <w:rPr>
                  <w:bCs/>
                  <w:sz w:val="22"/>
                  <w:szCs w:val="22"/>
                </w:rPr>
                <w:t>s often, it may be hardware error is happen</w:t>
              </w:r>
            </w:ins>
            <w:ins w:id="9219" w:author="t_竹沢 公佑" w:date="2019-10-05T17:03:00Z">
              <w:r>
                <w:rPr>
                  <w:rFonts w:hint="eastAsia"/>
                  <w:bCs/>
                  <w:sz w:val="22"/>
                  <w:szCs w:val="22"/>
                </w:rPr>
                <w:t>e</w:t>
              </w:r>
            </w:ins>
            <w:ins w:id="9220" w:author="t_竹沢 公佑" w:date="2019-09-18T15:30:00Z">
              <w:r w:rsidR="00126160" w:rsidRPr="00A033B7">
                <w:rPr>
                  <w:bCs/>
                  <w:sz w:val="22"/>
                  <w:szCs w:val="22"/>
                </w:rPr>
                <w:t>d.</w:t>
              </w:r>
            </w:ins>
          </w:p>
          <w:p w:rsidR="00126160" w:rsidRPr="00226376" w:rsidRDefault="00126160" w:rsidP="00126160">
            <w:pPr>
              <w:spacing w:line="0" w:lineRule="atLeast"/>
              <w:ind w:right="1020" w:firstLineChars="50" w:firstLine="110"/>
              <w:rPr>
                <w:rFonts w:cs="Times New Roman"/>
                <w:sz w:val="22"/>
                <w:szCs w:val="22"/>
              </w:rPr>
            </w:pPr>
            <w:ins w:id="9221" w:author="t_竹沢 公佑" w:date="2019-09-18T15:30:00Z">
              <w:r w:rsidRPr="00A033B7">
                <w:rPr>
                  <w:bCs/>
                  <w:sz w:val="22"/>
                  <w:szCs w:val="22"/>
                </w:rPr>
                <w:t>Please execute cold-reboot and try again.</w:t>
              </w:r>
            </w:ins>
          </w:p>
        </w:tc>
      </w:tr>
    </w:tbl>
    <w:p w:rsidR="00226376" w:rsidDel="00126160" w:rsidRDefault="00226376" w:rsidP="00226376">
      <w:pPr>
        <w:spacing w:line="0" w:lineRule="atLeast"/>
        <w:ind w:right="1020"/>
        <w:rPr>
          <w:del w:id="9222" w:author="t_竹沢 公佑" w:date="2019-09-18T15:30:00Z"/>
        </w:rPr>
      </w:pPr>
    </w:p>
    <w:p w:rsidR="00DF1C7C" w:rsidRPr="00226376" w:rsidDel="00126160" w:rsidRDefault="00126160">
      <w:pPr>
        <w:spacing w:line="0" w:lineRule="atLeast"/>
        <w:ind w:right="1020"/>
        <w:rPr>
          <w:del w:id="9223" w:author="t_竹沢 公佑" w:date="2019-09-18T15:30:00Z"/>
        </w:rPr>
      </w:pPr>
      <w:ins w:id="9224" w:author="t_竹沢 公佑" w:date="2019-09-18T15:30:00Z">
        <w:r>
          <w:br w:type="page"/>
        </w:r>
      </w:ins>
    </w:p>
    <w:p w:rsidR="00DF1C7C" w:rsidRDefault="00DF1C7C">
      <w:pPr>
        <w:spacing w:line="0" w:lineRule="atLeast"/>
        <w:ind w:right="1020"/>
      </w:pPr>
      <w:del w:id="9225" w:author="t_竹沢 公佑" w:date="2019-09-18T15:30:00Z">
        <w:r w:rsidDel="00126160">
          <w:br w:type="page"/>
        </w:r>
      </w:del>
    </w:p>
    <w:p w:rsidR="00DF1C7C" w:rsidRDefault="00DF1C7C" w:rsidP="00B862C9">
      <w:pPr>
        <w:pStyle w:val="3"/>
      </w:pPr>
      <w:bookmarkStart w:id="9226" w:name="_Toc63179445"/>
      <w:r>
        <w:t>GET_</w:t>
      </w:r>
      <w:r>
        <w:rPr>
          <w:rFonts w:hint="eastAsia"/>
        </w:rPr>
        <w:t>DFR_</w:t>
      </w:r>
      <w:r>
        <w:t>TEST_DATA</w:t>
      </w:r>
      <w:bookmarkEnd w:id="9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4"/>
        <w:gridCol w:w="2126"/>
        <w:gridCol w:w="1843"/>
        <w:tblGridChange w:id="9227">
          <w:tblGrid>
            <w:gridCol w:w="1172"/>
            <w:gridCol w:w="1204"/>
            <w:gridCol w:w="3544"/>
            <w:gridCol w:w="2126"/>
            <w:gridCol w:w="1843"/>
          </w:tblGrid>
        </w:tblGridChange>
      </w:tblGrid>
      <w:tr w:rsidR="00DF1C7C">
        <w:tc>
          <w:tcPr>
            <w:tcW w:w="2376" w:type="dxa"/>
            <w:gridSpan w:val="2"/>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GET_DFR_TST_DAT_ID_D</w:t>
            </w:r>
          </w:p>
        </w:tc>
        <w:tc>
          <w:tcPr>
            <w:tcW w:w="2126" w:type="dxa"/>
          </w:tcPr>
          <w:p w:rsidR="00DF1C7C" w:rsidRDefault="00DF1C7C">
            <w:pPr>
              <w:spacing w:line="0" w:lineRule="atLeast"/>
              <w:ind w:right="-108"/>
              <w:rPr>
                <w:sz w:val="22"/>
                <w:szCs w:val="22"/>
              </w:rPr>
            </w:pPr>
            <w:r>
              <w:rPr>
                <w:rFonts w:hint="eastAsia"/>
                <w:sz w:val="22"/>
                <w:szCs w:val="22"/>
              </w:rPr>
              <w:t>0x0000 1D04</w:t>
            </w:r>
          </w:p>
        </w:tc>
        <w:tc>
          <w:tcPr>
            <w:tcW w:w="1843" w:type="dxa"/>
          </w:tcPr>
          <w:p w:rsidR="00DF1C7C" w:rsidRDefault="00DF1C7C">
            <w:pPr>
              <w:spacing w:line="0" w:lineRule="atLeast"/>
              <w:ind w:right="-108"/>
              <w:rPr>
                <w:sz w:val="22"/>
                <w:szCs w:val="22"/>
              </w:rPr>
            </w:pPr>
            <w:r>
              <w:rPr>
                <w:rFonts w:hint="eastAsia"/>
                <w:sz w:val="22"/>
                <w:szCs w:val="22"/>
                <w:lang w:val="en"/>
              </w:rPr>
              <w:t>CH1-BitD</w:t>
            </w:r>
          </w:p>
        </w:tc>
      </w:tr>
      <w:tr w:rsidR="00DF1C7C">
        <w:tc>
          <w:tcPr>
            <w:tcW w:w="2376"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544" w:type="dxa"/>
          </w:tcPr>
          <w:p w:rsidR="00DF1C7C" w:rsidRDefault="00DF1C7C">
            <w:pPr>
              <w:spacing w:line="0" w:lineRule="atLeast"/>
              <w:ind w:right="1020"/>
              <w:rPr>
                <w:rFonts w:cs="Times New Roman"/>
                <w:sz w:val="22"/>
                <w:szCs w:val="22"/>
              </w:rPr>
            </w:pPr>
            <w:r>
              <w:rPr>
                <w:sz w:val="22"/>
                <w:szCs w:val="22"/>
              </w:rPr>
              <w:t>GET_DFR_TST_DAT_ID_</w:t>
            </w:r>
            <w:r>
              <w:rPr>
                <w:rFonts w:hint="eastAsia"/>
                <w:sz w:val="22"/>
                <w:szCs w:val="22"/>
              </w:rPr>
              <w:t>C</w:t>
            </w:r>
          </w:p>
        </w:tc>
        <w:tc>
          <w:tcPr>
            <w:tcW w:w="2126" w:type="dxa"/>
          </w:tcPr>
          <w:p w:rsidR="00DF1C7C" w:rsidRDefault="00DF1C7C">
            <w:pPr>
              <w:spacing w:line="0" w:lineRule="atLeast"/>
              <w:ind w:right="-108"/>
              <w:rPr>
                <w:sz w:val="22"/>
                <w:szCs w:val="22"/>
              </w:rPr>
            </w:pPr>
            <w:r>
              <w:rPr>
                <w:rFonts w:hint="eastAsia"/>
                <w:sz w:val="22"/>
                <w:szCs w:val="22"/>
              </w:rPr>
              <w:t>0x0000 2D04</w:t>
            </w:r>
          </w:p>
        </w:tc>
        <w:tc>
          <w:tcPr>
            <w:tcW w:w="1843" w:type="dxa"/>
          </w:tcPr>
          <w:p w:rsidR="00DF1C7C" w:rsidRDefault="00DF1C7C">
            <w:pPr>
              <w:spacing w:line="0" w:lineRule="atLeast"/>
              <w:ind w:right="-108"/>
              <w:rPr>
                <w:sz w:val="22"/>
                <w:szCs w:val="22"/>
              </w:rPr>
            </w:pPr>
            <w:r>
              <w:rPr>
                <w:rFonts w:hint="eastAsia"/>
                <w:sz w:val="22"/>
                <w:szCs w:val="22"/>
                <w:lang w:val="en"/>
              </w:rPr>
              <w:t>CH2-BitC</w:t>
            </w:r>
          </w:p>
        </w:tc>
      </w:tr>
      <w:tr w:rsidR="00DF1C7C">
        <w:tc>
          <w:tcPr>
            <w:tcW w:w="2376"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544" w:type="dxa"/>
          </w:tcPr>
          <w:p w:rsidR="00DF1C7C" w:rsidRDefault="00DF1C7C">
            <w:pPr>
              <w:spacing w:line="0" w:lineRule="atLeast"/>
              <w:ind w:right="1020"/>
              <w:rPr>
                <w:rFonts w:cs="Times New Roman"/>
                <w:sz w:val="22"/>
                <w:szCs w:val="22"/>
              </w:rPr>
            </w:pPr>
            <w:r>
              <w:rPr>
                <w:sz w:val="22"/>
                <w:szCs w:val="22"/>
              </w:rPr>
              <w:t>GET_DFR_TST_DAT_ID_</w:t>
            </w:r>
            <w:r>
              <w:rPr>
                <w:rFonts w:hint="eastAsia"/>
                <w:sz w:val="22"/>
                <w:szCs w:val="22"/>
              </w:rPr>
              <w:t>B</w:t>
            </w:r>
          </w:p>
        </w:tc>
        <w:tc>
          <w:tcPr>
            <w:tcW w:w="2126" w:type="dxa"/>
          </w:tcPr>
          <w:p w:rsidR="00DF1C7C" w:rsidRDefault="00DF1C7C">
            <w:pPr>
              <w:spacing w:line="0" w:lineRule="atLeast"/>
              <w:ind w:right="-108"/>
              <w:rPr>
                <w:sz w:val="22"/>
                <w:szCs w:val="22"/>
              </w:rPr>
            </w:pPr>
            <w:r>
              <w:rPr>
                <w:rFonts w:hint="eastAsia"/>
                <w:sz w:val="22"/>
                <w:szCs w:val="22"/>
              </w:rPr>
              <w:t>0x0000 3D04</w:t>
            </w:r>
          </w:p>
        </w:tc>
        <w:tc>
          <w:tcPr>
            <w:tcW w:w="1843" w:type="dxa"/>
          </w:tcPr>
          <w:p w:rsidR="00DF1C7C" w:rsidRDefault="00DF1C7C">
            <w:pPr>
              <w:spacing w:line="0" w:lineRule="atLeast"/>
              <w:ind w:right="-108"/>
              <w:rPr>
                <w:sz w:val="22"/>
                <w:szCs w:val="22"/>
              </w:rPr>
            </w:pPr>
            <w:r>
              <w:rPr>
                <w:rFonts w:hint="eastAsia"/>
                <w:sz w:val="22"/>
                <w:szCs w:val="22"/>
                <w:lang w:val="en"/>
              </w:rPr>
              <w:t>CH3-BitB</w:t>
            </w:r>
          </w:p>
        </w:tc>
      </w:tr>
      <w:tr w:rsidR="00DF1C7C">
        <w:tc>
          <w:tcPr>
            <w:tcW w:w="2376" w:type="dxa"/>
            <w:gridSpan w:val="2"/>
          </w:tcPr>
          <w:p w:rsidR="00DF1C7C" w:rsidRDefault="00DF1C7C">
            <w:pPr>
              <w:spacing w:line="0" w:lineRule="atLeast"/>
              <w:ind w:right="1020"/>
              <w:rPr>
                <w:sz w:val="22"/>
                <w:szCs w:val="22"/>
              </w:rPr>
            </w:pPr>
            <w:r>
              <w:rPr>
                <w:rFonts w:cs="Times New Roman"/>
                <w:sz w:val="22"/>
                <w:szCs w:val="22"/>
              </w:rPr>
              <w:t>Description</w:t>
            </w:r>
          </w:p>
        </w:tc>
        <w:tc>
          <w:tcPr>
            <w:tcW w:w="7513" w:type="dxa"/>
            <w:gridSpan w:val="3"/>
          </w:tcPr>
          <w:p w:rsidR="00DF1C7C" w:rsidRDefault="00DF1C7C">
            <w:pPr>
              <w:widowControl w:val="0"/>
              <w:autoSpaceDE w:val="0"/>
              <w:autoSpaceDN w:val="0"/>
              <w:adjustRightInd w:val="0"/>
              <w:spacing w:line="0" w:lineRule="atLeast"/>
              <w:rPr>
                <w:rFonts w:cs="Times New Roman"/>
                <w:sz w:val="22"/>
                <w:szCs w:val="22"/>
              </w:rPr>
            </w:pPr>
            <w:r>
              <w:rPr>
                <w:rFonts w:cs="Times New Roman"/>
                <w:sz w:val="22"/>
                <w:szCs w:val="22"/>
              </w:rPr>
              <w:t>Read the Test Data configuration</w:t>
            </w:r>
            <w:r>
              <w:rPr>
                <w:rFonts w:cs="Times New Roman" w:hint="eastAsia"/>
                <w:sz w:val="22"/>
                <w:szCs w:val="22"/>
              </w:rPr>
              <w:t>.</w:t>
            </w:r>
            <w:r>
              <w:rPr>
                <w:sz w:val="22"/>
                <w:szCs w:val="22"/>
              </w:rPr>
              <w:t xml:space="preserve"> </w:t>
            </w:r>
            <w:ins w:id="9228" w:author="t_竹沢 公佑" w:date="2019-10-05T15:44:00Z">
              <w:r w:rsidR="00806C2F">
                <w:rPr>
                  <w:rFonts w:hint="eastAsia"/>
                  <w:sz w:val="22"/>
                  <w:szCs w:val="22"/>
                </w:rPr>
                <w:t>W</w:t>
              </w:r>
            </w:ins>
            <w:del w:id="9229" w:author="t_竹沢 公佑" w:date="2019-10-05T15:44:00Z">
              <w:r w:rsidDel="00806C2F">
                <w:rPr>
                  <w:rFonts w:hint="eastAsia"/>
                  <w:sz w:val="22"/>
                  <w:szCs w:val="22"/>
                </w:rPr>
                <w:delText>w</w:delText>
              </w:r>
            </w:del>
            <w:r>
              <w:rPr>
                <w:rFonts w:hint="eastAsia"/>
                <w:sz w:val="22"/>
                <w:szCs w:val="22"/>
              </w:rPr>
              <w:t xml:space="preserve">hen </w:t>
            </w:r>
            <w:ins w:id="9230" w:author="t_竹沢 公佑" w:date="2019-10-05T15:44:00Z">
              <w:r w:rsidR="00806C2F">
                <w:rPr>
                  <w:rFonts w:hint="eastAsia"/>
                  <w:sz w:val="22"/>
                  <w:szCs w:val="22"/>
                </w:rPr>
                <w:t xml:space="preserve">the device file </w:t>
              </w:r>
            </w:ins>
            <w:del w:id="9231" w:author="t_竹沢 公佑" w:date="2019-10-05T15:44:00Z">
              <w:r w:rsidDel="00806C2F">
                <w:rPr>
                  <w:rFonts w:hint="eastAsia"/>
                  <w:sz w:val="22"/>
                  <w:szCs w:val="22"/>
                </w:rPr>
                <w:delText xml:space="preserve">driver </w:delText>
              </w:r>
            </w:del>
            <w:r>
              <w:rPr>
                <w:rFonts w:hint="eastAsia"/>
                <w:sz w:val="22"/>
                <w:szCs w:val="22"/>
              </w:rPr>
              <w:t xml:space="preserve">is opened, </w:t>
            </w:r>
            <w:ins w:id="9232" w:author="t_竹沢 公佑" w:date="2019-10-05T15:44:00Z">
              <w:r w:rsidR="00806C2F">
                <w:rPr>
                  <w:rFonts w:hint="eastAsia"/>
                  <w:sz w:val="22"/>
                  <w:szCs w:val="22"/>
                </w:rPr>
                <w:t xml:space="preserve">these items are </w:t>
              </w:r>
            </w:ins>
            <w:r w:rsidRPr="00944CA8">
              <w:rPr>
                <w:sz w:val="22"/>
                <w:szCs w:val="22"/>
              </w:rPr>
              <w:t>reset</w:t>
            </w:r>
            <w:del w:id="9233" w:author="t_竹沢 公佑" w:date="2019-10-05T15:45:00Z">
              <w:r w:rsidRPr="00B968F3" w:rsidDel="00806C2F">
                <w:rPr>
                  <w:sz w:val="22"/>
                  <w:szCs w:val="22"/>
                </w:rPr>
                <w:delText>s</w:delText>
              </w:r>
            </w:del>
            <w:r>
              <w:rPr>
                <w:rFonts w:hint="eastAsia"/>
                <w:sz w:val="22"/>
                <w:szCs w:val="22"/>
              </w:rPr>
              <w:t xml:space="preserve"> </w:t>
            </w:r>
            <w:r>
              <w:rPr>
                <w:sz w:val="22"/>
                <w:szCs w:val="22"/>
              </w:rPr>
              <w:t xml:space="preserve">to </w:t>
            </w:r>
            <w:r>
              <w:rPr>
                <w:rFonts w:hint="eastAsia"/>
                <w:sz w:val="22"/>
                <w:szCs w:val="22"/>
              </w:rPr>
              <w:t>0.</w:t>
            </w:r>
          </w:p>
        </w:tc>
      </w:tr>
      <w:tr w:rsidR="00DF1C7C">
        <w:tc>
          <w:tcPr>
            <w:tcW w:w="2376" w:type="dxa"/>
            <w:gridSpan w:val="2"/>
          </w:tcPr>
          <w:p w:rsidR="00DF1C7C" w:rsidRDefault="00DF1C7C">
            <w:pPr>
              <w:spacing w:line="0" w:lineRule="atLeast"/>
              <w:ind w:right="1020"/>
              <w:rPr>
                <w:sz w:val="22"/>
                <w:szCs w:val="22"/>
              </w:rPr>
            </w:pPr>
            <w:r>
              <w:rPr>
                <w:rFonts w:cs="Times New Roman"/>
                <w:sz w:val="22"/>
                <w:szCs w:val="22"/>
              </w:rPr>
              <w:t>Update Rate</w:t>
            </w:r>
          </w:p>
        </w:tc>
        <w:tc>
          <w:tcPr>
            <w:tcW w:w="7513" w:type="dxa"/>
            <w:gridSpan w:val="3"/>
          </w:tcPr>
          <w:p w:rsidR="00DF1C7C" w:rsidRDefault="00DF1C7C">
            <w:pPr>
              <w:spacing w:line="0" w:lineRule="atLeast"/>
              <w:ind w:right="-108"/>
              <w:rPr>
                <w:sz w:val="22"/>
                <w:szCs w:val="22"/>
              </w:rPr>
            </w:pPr>
            <w:r>
              <w:rPr>
                <w:rFonts w:hint="eastAsia"/>
                <w:sz w:val="22"/>
                <w:szCs w:val="22"/>
              </w:rPr>
              <w:t>Real time</w:t>
            </w:r>
          </w:p>
          <w:p w:rsidR="00423021" w:rsidRPr="005F6B96" w:rsidRDefault="00423021">
            <w:pPr>
              <w:spacing w:line="0" w:lineRule="atLeast"/>
              <w:ind w:right="-108"/>
              <w:rPr>
                <w:sz w:val="22"/>
                <w:szCs w:val="22"/>
              </w:rPr>
            </w:pPr>
            <w:r>
              <w:rPr>
                <w:rFonts w:hint="eastAsia"/>
                <w:sz w:val="22"/>
                <w:szCs w:val="22"/>
              </w:rPr>
              <w:t>(</w:t>
            </w:r>
            <w:r w:rsidR="00304820">
              <w:rPr>
                <w:rFonts w:hint="eastAsia"/>
                <w:sz w:val="22"/>
                <w:szCs w:val="22"/>
              </w:rPr>
              <w:t xml:space="preserve">FPGA updates these items in real time. </w:t>
            </w:r>
            <w:r>
              <w:rPr>
                <w:rFonts w:hint="eastAsia"/>
                <w:sz w:val="22"/>
                <w:szCs w:val="22"/>
              </w:rPr>
              <w:t xml:space="preserve">Every time this </w:t>
            </w:r>
            <w:ins w:id="9234" w:author="t_竹沢 公佑" w:date="2019-10-07T03:18:00Z">
              <w:r w:rsidR="00634F41">
                <w:rPr>
                  <w:rFonts w:hint="eastAsia"/>
                  <w:sz w:val="22"/>
                  <w:szCs w:val="22"/>
                </w:rPr>
                <w:t xml:space="preserve">command </w:t>
              </w:r>
            </w:ins>
            <w:del w:id="9235" w:author="t_竹沢 公佑" w:date="2019-10-07T03:18:00Z">
              <w:r w:rsidDel="00634F41">
                <w:rPr>
                  <w:rFonts w:hint="eastAsia"/>
                  <w:sz w:val="22"/>
                  <w:szCs w:val="22"/>
                </w:rPr>
                <w:delText xml:space="preserve">function </w:delText>
              </w:r>
            </w:del>
            <w:r>
              <w:rPr>
                <w:rFonts w:hint="eastAsia"/>
                <w:sz w:val="22"/>
                <w:szCs w:val="22"/>
              </w:rPr>
              <w:t xml:space="preserve">is called, it </w:t>
            </w:r>
            <w:ins w:id="9236" w:author="t_竹沢 公佑" w:date="2019-10-05T15:46:00Z">
              <w:r w:rsidR="00806C2F">
                <w:rPr>
                  <w:rFonts w:hint="eastAsia"/>
                  <w:sz w:val="22"/>
                  <w:szCs w:val="22"/>
                </w:rPr>
                <w:t xml:space="preserve">reads </w:t>
              </w:r>
            </w:ins>
            <w:del w:id="9237" w:author="t_竹沢 公佑" w:date="2019-10-05T15:46:00Z">
              <w:r w:rsidDel="00806C2F">
                <w:rPr>
                  <w:sz w:val="22"/>
                  <w:szCs w:val="22"/>
                </w:rPr>
                <w:delText>retrieve</w:delText>
              </w:r>
              <w:r w:rsidDel="00806C2F">
                <w:rPr>
                  <w:rFonts w:hint="eastAsia"/>
                  <w:sz w:val="22"/>
                  <w:szCs w:val="22"/>
                </w:rPr>
                <w:delText xml:space="preserve">s </w:delText>
              </w:r>
            </w:del>
            <w:r>
              <w:rPr>
                <w:rFonts w:hint="eastAsia"/>
                <w:sz w:val="22"/>
                <w:szCs w:val="22"/>
              </w:rPr>
              <w:t>values from FPGA.)</w:t>
            </w:r>
          </w:p>
        </w:tc>
      </w:tr>
      <w:tr w:rsidR="00DF1C7C">
        <w:tc>
          <w:tcPr>
            <w:tcW w:w="2376" w:type="dxa"/>
            <w:gridSpan w:val="2"/>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DF1C7C" w:rsidRDefault="00DF1C7C">
            <w:pPr>
              <w:spacing w:line="0" w:lineRule="atLeast"/>
              <w:ind w:right="1020"/>
              <w:rPr>
                <w:sz w:val="22"/>
                <w:szCs w:val="22"/>
              </w:rPr>
            </w:pPr>
            <w:r>
              <w:rPr>
                <w:rFonts w:hint="eastAsia"/>
                <w:sz w:val="22"/>
                <w:szCs w:val="22"/>
              </w:rPr>
              <w:t>No</w:t>
            </w:r>
          </w:p>
        </w:tc>
      </w:tr>
      <w:tr w:rsidR="00595E56" w:rsidTr="00596636">
        <w:tc>
          <w:tcPr>
            <w:tcW w:w="2376" w:type="dxa"/>
            <w:gridSpan w:val="2"/>
          </w:tcPr>
          <w:p w:rsidR="00595E56" w:rsidRPr="001A0BE7" w:rsidRDefault="001A0BE7" w:rsidP="00596636">
            <w:pPr>
              <w:pStyle w:val="afa"/>
              <w:rPr>
                <w:sz w:val="22"/>
                <w:szCs w:val="22"/>
                <w:rPrChange w:id="9238" w:author="t_竹沢 公佑" w:date="2019-10-05T15:35:00Z">
                  <w:rPr/>
                </w:rPrChange>
              </w:rPr>
            </w:pPr>
            <w:ins w:id="9239" w:author="t_竹沢 公佑" w:date="2019-10-05T15:36:00Z">
              <w:r w:rsidRPr="00DC5EC8">
                <w:rPr>
                  <w:rFonts w:hint="eastAsia"/>
                  <w:sz w:val="22"/>
                  <w:szCs w:val="22"/>
                </w:rPr>
                <w:t>S</w:t>
              </w:r>
              <w:r w:rsidRPr="00DC5EC8">
                <w:rPr>
                  <w:sz w:val="22"/>
                  <w:szCs w:val="22"/>
                </w:rPr>
                <w:t>ynch</w:t>
              </w:r>
              <w:r w:rsidRPr="00DC5EC8">
                <w:rPr>
                  <w:rFonts w:hint="eastAsia"/>
                  <w:sz w:val="22"/>
                  <w:szCs w:val="22"/>
                </w:rPr>
                <w:t>ronization</w:t>
              </w:r>
              <w:r w:rsidRPr="001A0BE7" w:rsidDel="001A0BE7">
                <w:rPr>
                  <w:sz w:val="22"/>
                  <w:szCs w:val="22"/>
                </w:rPr>
                <w:t xml:space="preserve"> </w:t>
              </w:r>
            </w:ins>
            <w:del w:id="9240" w:author="t_竹沢 公佑" w:date="2019-10-05T15:36:00Z">
              <w:r w:rsidR="00596636" w:rsidRPr="001A0BE7" w:rsidDel="001A0BE7">
                <w:rPr>
                  <w:sz w:val="22"/>
                  <w:szCs w:val="22"/>
                  <w:rPrChange w:id="9241" w:author="t_竹沢 公佑" w:date="2019-10-05T15:35:00Z">
                    <w:rPr/>
                  </w:rPrChange>
                </w:rPr>
                <w:delText>Synchronization</w:delText>
              </w:r>
            </w:del>
          </w:p>
        </w:tc>
        <w:tc>
          <w:tcPr>
            <w:tcW w:w="7513" w:type="dxa"/>
            <w:gridSpan w:val="3"/>
          </w:tcPr>
          <w:p w:rsidR="00595E56" w:rsidRPr="001A0BE7" w:rsidRDefault="00AC7296" w:rsidP="00596636">
            <w:pPr>
              <w:pStyle w:val="afa"/>
              <w:rPr>
                <w:sz w:val="22"/>
                <w:szCs w:val="22"/>
                <w:rPrChange w:id="9242" w:author="t_竹沢 公佑" w:date="2019-10-05T15:35:00Z">
                  <w:rPr/>
                </w:rPrChange>
              </w:rPr>
            </w:pPr>
            <w:r w:rsidRPr="001A0BE7">
              <w:rPr>
                <w:sz w:val="22"/>
                <w:szCs w:val="22"/>
                <w:rPrChange w:id="9243" w:author="t_竹沢 公佑" w:date="2019-10-05T15:35:00Z">
                  <w:rPr/>
                </w:rPrChange>
              </w:rPr>
              <w:t>S</w:t>
            </w:r>
            <w:r w:rsidR="00595E56" w:rsidRPr="001A0BE7">
              <w:rPr>
                <w:sz w:val="22"/>
                <w:szCs w:val="22"/>
                <w:rPrChange w:id="9244" w:author="t_竹沢 公佑" w:date="2019-10-05T15:35:00Z">
                  <w:rPr/>
                </w:rPrChange>
              </w:rPr>
              <w:t>ynchronous</w:t>
            </w:r>
            <w:ins w:id="9245" w:author="t_竹沢 公佑" w:date="2019-09-18T15:30:00Z">
              <w:r w:rsidR="00126160" w:rsidRPr="001A0BE7">
                <w:rPr>
                  <w:sz w:val="22"/>
                  <w:szCs w:val="22"/>
                  <w:rPrChange w:id="9246" w:author="t_竹沢 公佑" w:date="2019-10-05T15:35:00Z">
                    <w:rPr/>
                  </w:rPrChange>
                </w:rPr>
                <w:t xml:space="preserve"> (*1)</w:t>
              </w:r>
            </w:ins>
          </w:p>
        </w:tc>
      </w:tr>
      <w:tr w:rsidR="00D61AA9" w:rsidTr="00AC5086">
        <w:trPr>
          <w:trHeight w:val="190"/>
        </w:trPr>
        <w:tc>
          <w:tcPr>
            <w:tcW w:w="1172" w:type="dxa"/>
            <w:vMerge w:val="restart"/>
          </w:tcPr>
          <w:p w:rsidR="00D61AA9" w:rsidRPr="001A0BE7" w:rsidRDefault="00D61AA9" w:rsidP="00AC5086">
            <w:pPr>
              <w:pStyle w:val="afa"/>
              <w:rPr>
                <w:sz w:val="22"/>
                <w:szCs w:val="22"/>
                <w:rPrChange w:id="9247" w:author="t_竹沢 公佑" w:date="2019-10-05T15:35:00Z">
                  <w:rPr/>
                </w:rPrChange>
              </w:rPr>
            </w:pPr>
            <w:r w:rsidRPr="001A0BE7">
              <w:rPr>
                <w:sz w:val="22"/>
                <w:szCs w:val="22"/>
                <w:rPrChange w:id="9248" w:author="t_竹沢 公佑" w:date="2019-10-05T15:35:00Z">
                  <w:rPr/>
                </w:rPrChange>
              </w:rPr>
              <w:t>Data</w:t>
            </w:r>
          </w:p>
        </w:tc>
        <w:tc>
          <w:tcPr>
            <w:tcW w:w="1204" w:type="dxa"/>
          </w:tcPr>
          <w:p w:rsidR="00D61AA9" w:rsidRPr="001A0BE7" w:rsidRDefault="00D61AA9" w:rsidP="00AC5086">
            <w:pPr>
              <w:rPr>
                <w:sz w:val="22"/>
                <w:szCs w:val="22"/>
                <w:rPrChange w:id="9249" w:author="t_竹沢 公佑" w:date="2019-10-05T15:35:00Z">
                  <w:rPr/>
                </w:rPrChange>
              </w:rPr>
            </w:pPr>
            <w:r w:rsidRPr="001A0BE7">
              <w:rPr>
                <w:sz w:val="22"/>
                <w:szCs w:val="22"/>
                <w:rPrChange w:id="9250" w:author="t_竹沢 公佑" w:date="2019-10-05T15:35:00Z">
                  <w:rPr/>
                </w:rPrChange>
              </w:rPr>
              <w:t>Size</w:t>
            </w:r>
          </w:p>
        </w:tc>
        <w:tc>
          <w:tcPr>
            <w:tcW w:w="7513" w:type="dxa"/>
            <w:gridSpan w:val="3"/>
          </w:tcPr>
          <w:p w:rsidR="00D61AA9" w:rsidRDefault="00D61AA9" w:rsidP="00AC5086">
            <w:pPr>
              <w:rPr>
                <w:sz w:val="22"/>
                <w:szCs w:val="22"/>
              </w:rPr>
            </w:pPr>
            <w:r>
              <w:rPr>
                <w:rFonts w:hint="eastAsia"/>
                <w:sz w:val="22"/>
                <w:szCs w:val="22"/>
              </w:rPr>
              <w:t>8Bytes</w:t>
            </w:r>
          </w:p>
        </w:tc>
      </w:tr>
      <w:tr w:rsidR="00D61AA9" w:rsidTr="00AC5086">
        <w:trPr>
          <w:trHeight w:val="238"/>
        </w:trPr>
        <w:tc>
          <w:tcPr>
            <w:tcW w:w="1172" w:type="dxa"/>
            <w:vMerge/>
          </w:tcPr>
          <w:p w:rsidR="00D61AA9" w:rsidRPr="001A0BE7" w:rsidRDefault="00D61AA9" w:rsidP="00AC5086">
            <w:pPr>
              <w:pStyle w:val="afa"/>
              <w:rPr>
                <w:sz w:val="22"/>
                <w:szCs w:val="22"/>
                <w:rPrChange w:id="9251" w:author="t_竹沢 公佑" w:date="2019-10-05T15:35:00Z">
                  <w:rPr/>
                </w:rPrChange>
              </w:rPr>
            </w:pPr>
          </w:p>
        </w:tc>
        <w:tc>
          <w:tcPr>
            <w:tcW w:w="1204" w:type="dxa"/>
          </w:tcPr>
          <w:p w:rsidR="00D61AA9" w:rsidRPr="001A0BE7" w:rsidRDefault="00D61AA9" w:rsidP="00AC5086">
            <w:pPr>
              <w:rPr>
                <w:sz w:val="22"/>
                <w:szCs w:val="22"/>
                <w:rPrChange w:id="9252" w:author="t_竹沢 公佑" w:date="2019-10-05T15:35:00Z">
                  <w:rPr/>
                </w:rPrChange>
              </w:rPr>
            </w:pPr>
            <w:r w:rsidRPr="001A0BE7">
              <w:rPr>
                <w:sz w:val="22"/>
                <w:szCs w:val="22"/>
                <w:rPrChange w:id="9253" w:author="t_竹沢 公佑" w:date="2019-10-05T15:35:00Z">
                  <w:rPr/>
                </w:rPrChange>
              </w:rPr>
              <w:t>Reset</w:t>
            </w:r>
          </w:p>
        </w:tc>
        <w:tc>
          <w:tcPr>
            <w:tcW w:w="7513" w:type="dxa"/>
            <w:gridSpan w:val="3"/>
          </w:tcPr>
          <w:p w:rsidR="00D61AA9" w:rsidRDefault="00D61AA9" w:rsidP="00AC5086">
            <w:pPr>
              <w:rPr>
                <w:sz w:val="22"/>
                <w:szCs w:val="22"/>
              </w:rPr>
            </w:pPr>
            <w:r>
              <w:rPr>
                <w:sz w:val="22"/>
                <w:szCs w:val="22"/>
              </w:rPr>
              <w:t>RESET_DFR</w:t>
            </w:r>
            <w:r w:rsidRPr="00B010EB">
              <w:rPr>
                <w:sz w:val="22"/>
                <w:szCs w:val="22"/>
              </w:rPr>
              <w:t xml:space="preserve"> or device file open</w:t>
            </w:r>
          </w:p>
        </w:tc>
      </w:tr>
      <w:tr w:rsidR="00D61AA9" w:rsidRPr="00AC5086" w:rsidTr="00AC5086">
        <w:trPr>
          <w:trHeight w:val="238"/>
        </w:trPr>
        <w:tc>
          <w:tcPr>
            <w:tcW w:w="1172" w:type="dxa"/>
            <w:vMerge/>
          </w:tcPr>
          <w:p w:rsidR="00D61AA9" w:rsidRPr="001A0BE7" w:rsidRDefault="00D61AA9" w:rsidP="00AC5086">
            <w:pPr>
              <w:pStyle w:val="afa"/>
              <w:rPr>
                <w:sz w:val="22"/>
                <w:szCs w:val="22"/>
                <w:rPrChange w:id="9254" w:author="t_竹沢 公佑" w:date="2019-10-05T15:35:00Z">
                  <w:rPr/>
                </w:rPrChange>
              </w:rPr>
            </w:pPr>
          </w:p>
        </w:tc>
        <w:tc>
          <w:tcPr>
            <w:tcW w:w="1204" w:type="dxa"/>
          </w:tcPr>
          <w:p w:rsidR="00D61AA9" w:rsidRPr="001A0BE7" w:rsidRDefault="00D61AA9" w:rsidP="00AC5086">
            <w:pPr>
              <w:rPr>
                <w:sz w:val="22"/>
                <w:szCs w:val="22"/>
                <w:rPrChange w:id="9255" w:author="t_竹沢 公佑" w:date="2019-10-05T15:35:00Z">
                  <w:rPr/>
                </w:rPrChange>
              </w:rPr>
            </w:pPr>
            <w:r w:rsidRPr="001A0BE7">
              <w:rPr>
                <w:sz w:val="22"/>
                <w:szCs w:val="22"/>
                <w:rPrChange w:id="9256" w:author="t_竹沢 公佑" w:date="2019-10-05T15:35:00Z">
                  <w:rPr/>
                </w:rPrChange>
              </w:rPr>
              <w:t>Latch</w:t>
            </w:r>
          </w:p>
        </w:tc>
        <w:tc>
          <w:tcPr>
            <w:tcW w:w="7513" w:type="dxa"/>
            <w:gridSpan w:val="3"/>
          </w:tcPr>
          <w:p w:rsidR="00D61AA9" w:rsidRPr="00AC5086" w:rsidRDefault="00D61AA9" w:rsidP="00AC5086">
            <w:pPr>
              <w:spacing w:line="0" w:lineRule="atLeast"/>
              <w:ind w:right="1020"/>
              <w:rPr>
                <w:rFonts w:cs="Times New Roman"/>
                <w:sz w:val="22"/>
                <w:szCs w:val="22"/>
              </w:rPr>
            </w:pPr>
            <w:r>
              <w:rPr>
                <w:rFonts w:cs="Times New Roman"/>
                <w:sz w:val="22"/>
                <w:szCs w:val="22"/>
              </w:rPr>
              <w:t xml:space="preserve">All bits are </w:t>
            </w:r>
            <w:r>
              <w:rPr>
                <w:rFonts w:cs="Times New Roman" w:hint="eastAsia"/>
                <w:sz w:val="22"/>
                <w:szCs w:val="22"/>
              </w:rPr>
              <w:t>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p>
        </w:tc>
      </w:tr>
      <w:tr w:rsidR="00D61AA9" w:rsidTr="007C7405">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9257" w:author="t_竹沢 公佑" w:date="2020-08-13T10:40: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1248"/>
          <w:trPrChange w:id="9258" w:author="t_竹沢 公佑" w:date="2020-08-13T10:40:00Z">
            <w:trPr>
              <w:trHeight w:val="1440"/>
            </w:trPr>
          </w:trPrChange>
        </w:trPr>
        <w:tc>
          <w:tcPr>
            <w:tcW w:w="1172" w:type="dxa"/>
            <w:vMerge/>
            <w:tcPrChange w:id="9259" w:author="t_竹沢 公佑" w:date="2020-08-13T10:40:00Z">
              <w:tcPr>
                <w:tcW w:w="1172" w:type="dxa"/>
                <w:vMerge/>
              </w:tcPr>
            </w:tcPrChange>
          </w:tcPr>
          <w:p w:rsidR="00D61AA9" w:rsidRPr="001A0BE7" w:rsidRDefault="00D61AA9" w:rsidP="00AC5086">
            <w:pPr>
              <w:pStyle w:val="afa"/>
              <w:rPr>
                <w:sz w:val="22"/>
                <w:szCs w:val="22"/>
                <w:rPrChange w:id="9260" w:author="t_竹沢 公佑" w:date="2019-10-05T15:35:00Z">
                  <w:rPr/>
                </w:rPrChange>
              </w:rPr>
            </w:pPr>
          </w:p>
        </w:tc>
        <w:tc>
          <w:tcPr>
            <w:tcW w:w="1204" w:type="dxa"/>
            <w:tcPrChange w:id="9261" w:author="t_竹沢 公佑" w:date="2020-08-13T10:40:00Z">
              <w:tcPr>
                <w:tcW w:w="1204" w:type="dxa"/>
              </w:tcPr>
            </w:tcPrChange>
          </w:tcPr>
          <w:p w:rsidR="00D61AA9" w:rsidRPr="001A0BE7" w:rsidRDefault="00D61AA9" w:rsidP="00AC5086">
            <w:pPr>
              <w:pStyle w:val="afa"/>
              <w:rPr>
                <w:sz w:val="22"/>
                <w:szCs w:val="22"/>
                <w:rPrChange w:id="9262" w:author="t_竹沢 公佑" w:date="2019-10-05T15:35:00Z">
                  <w:rPr/>
                </w:rPrChange>
              </w:rPr>
            </w:pPr>
            <w:r w:rsidRPr="001A0BE7">
              <w:rPr>
                <w:sz w:val="22"/>
                <w:szCs w:val="22"/>
                <w:rPrChange w:id="9263" w:author="t_竹沢 公佑" w:date="2019-10-05T15:35:00Z">
                  <w:rPr/>
                </w:rPrChange>
              </w:rPr>
              <w:t>Value</w:t>
            </w:r>
          </w:p>
        </w:tc>
        <w:tc>
          <w:tcPr>
            <w:tcW w:w="7513" w:type="dxa"/>
            <w:gridSpan w:val="3"/>
            <w:tcPrChange w:id="9264" w:author="t_竹沢 公佑" w:date="2020-08-13T10:40:00Z">
              <w:tcPr>
                <w:tcW w:w="7513" w:type="dxa"/>
                <w:gridSpan w:val="3"/>
              </w:tcPr>
            </w:tcPrChange>
          </w:tcPr>
          <w:p w:rsidR="00D61AA9" w:rsidRDefault="00D61AA9" w:rsidP="00AC5086">
            <w:pPr>
              <w:spacing w:line="0" w:lineRule="atLeast"/>
              <w:ind w:right="1020"/>
              <w:rPr>
                <w:ins w:id="9265" w:author="t_竹沢 公佑" w:date="2020-06-01T12:47:00Z"/>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0:</w:t>
            </w:r>
          </w:p>
          <w:p w:rsidR="00D61AA9" w:rsidRDefault="00D61AA9" w:rsidP="00AC5086">
            <w:pPr>
              <w:spacing w:line="0" w:lineRule="atLeast"/>
              <w:ind w:right="1020"/>
              <w:rPr>
                <w:rFonts w:cs="Times New Roman"/>
                <w:sz w:val="22"/>
                <w:szCs w:val="22"/>
              </w:rPr>
            </w:pPr>
            <w:ins w:id="9266" w:author="t_竹沢 公佑" w:date="2020-06-01T12:47:00Z">
              <w:r>
                <w:rPr>
                  <w:rFonts w:cs="Times New Roman" w:hint="eastAsia"/>
                  <w:sz w:val="22"/>
                  <w:szCs w:val="22"/>
                </w:rPr>
                <w:t xml:space="preserve"> Definition of Byte0 is same as SET_DFR_TEST_DATA. </w:t>
              </w:r>
            </w:ins>
          </w:p>
          <w:p w:rsidR="00D61AA9" w:rsidRDefault="00D61AA9" w:rsidP="00AC5086">
            <w:pPr>
              <w:spacing w:line="0" w:lineRule="atLeast"/>
              <w:ind w:right="1020"/>
              <w:rPr>
                <w:rFonts w:cs="Times New Roman"/>
                <w:sz w:val="22"/>
                <w:szCs w:val="22"/>
              </w:rPr>
            </w:pPr>
            <w:r>
              <w:rPr>
                <w:rFonts w:cs="Times New Roman"/>
                <w:sz w:val="22"/>
                <w:szCs w:val="22"/>
              </w:rPr>
              <w:t xml:space="preserve"> </w:t>
            </w:r>
            <w:ins w:id="9267" w:author="t_竹沢 公佑" w:date="2020-06-01T12:47:00Z">
              <w:r>
                <w:rPr>
                  <w:rFonts w:cs="Times New Roman" w:hint="eastAsia"/>
                  <w:sz w:val="22"/>
                  <w:szCs w:val="22"/>
                </w:rPr>
                <w:t>Please r</w:t>
              </w:r>
            </w:ins>
            <w:del w:id="9268" w:author="t_竹沢 公佑" w:date="2020-06-01T12:47:00Z">
              <w:r w:rsidDel="00781A3C">
                <w:rPr>
                  <w:rFonts w:cs="Times New Roman"/>
                  <w:sz w:val="22"/>
                  <w:szCs w:val="22"/>
                </w:rPr>
                <w:delText>R</w:delText>
              </w:r>
            </w:del>
            <w:r>
              <w:rPr>
                <w:rFonts w:cs="Times New Roman"/>
                <w:sz w:val="22"/>
                <w:szCs w:val="22"/>
              </w:rPr>
              <w:t>efer to</w:t>
            </w:r>
            <w:del w:id="9269" w:author="t_竹沢 公佑" w:date="2020-06-01T12:47:00Z">
              <w:r w:rsidRPr="00781A3C" w:rsidDel="00781A3C">
                <w:rPr>
                  <w:rFonts w:cs="Times New Roman"/>
                  <w:b/>
                  <w:sz w:val="22"/>
                  <w:szCs w:val="22"/>
                  <w:rPrChange w:id="9270" w:author="t_竹沢 公佑" w:date="2020-06-01T12:48:00Z">
                    <w:rPr>
                      <w:rFonts w:cs="Times New Roman"/>
                      <w:sz w:val="22"/>
                      <w:szCs w:val="22"/>
                    </w:rPr>
                  </w:rPrChange>
                </w:rPr>
                <w:delText xml:space="preserve"> </w:delText>
              </w:r>
            </w:del>
            <w:ins w:id="9271" w:author="t_竹沢 公佑" w:date="2020-06-01T12:47:00Z">
              <w:r w:rsidRPr="00781A3C">
                <w:rPr>
                  <w:rFonts w:cs="Times New Roman"/>
                  <w:b/>
                  <w:sz w:val="22"/>
                  <w:szCs w:val="22"/>
                  <w:rPrChange w:id="9272" w:author="t_竹沢 公佑" w:date="2020-06-01T12:48:00Z">
                    <w:rPr>
                      <w:rFonts w:cs="Times New Roman"/>
                      <w:sz w:val="22"/>
                      <w:szCs w:val="22"/>
                    </w:rPr>
                  </w:rPrChange>
                </w:rPr>
                <w:t>”</w:t>
              </w:r>
            </w:ins>
            <w:ins w:id="9273" w:author="t_竹沢 公佑" w:date="2020-06-01T12:48:00Z">
              <w:r w:rsidRPr="00781A3C">
                <w:rPr>
                  <w:rFonts w:cs="Times New Roman"/>
                  <w:b/>
                  <w:sz w:val="22"/>
                  <w:szCs w:val="22"/>
                  <w:rPrChange w:id="9274" w:author="t_竹沢 公佑" w:date="2020-06-01T12:48:00Z">
                    <w:rPr>
                      <w:rFonts w:cs="Times New Roman"/>
                      <w:sz w:val="22"/>
                      <w:szCs w:val="22"/>
                    </w:rPr>
                  </w:rPrChange>
                </w:rPr>
                <w:fldChar w:fldCharType="begin"/>
              </w:r>
              <w:r w:rsidRPr="00781A3C">
                <w:rPr>
                  <w:rFonts w:cs="Times New Roman"/>
                  <w:b/>
                  <w:sz w:val="22"/>
                  <w:szCs w:val="22"/>
                  <w:rPrChange w:id="9275" w:author="t_竹沢 公佑" w:date="2020-06-01T12:48:00Z">
                    <w:rPr>
                      <w:rFonts w:cs="Times New Roman"/>
                      <w:sz w:val="22"/>
                      <w:szCs w:val="22"/>
                    </w:rPr>
                  </w:rPrChange>
                </w:rPr>
                <w:instrText xml:space="preserve"> REF _Ref41908112 \r \h </w:instrText>
              </w:r>
            </w:ins>
            <w:r>
              <w:rPr>
                <w:rFonts w:cs="Times New Roman"/>
                <w:b/>
                <w:sz w:val="22"/>
                <w:szCs w:val="22"/>
              </w:rPr>
              <w:instrText xml:space="preserve"> \* MERGEFORMAT </w:instrText>
            </w:r>
            <w:r w:rsidRPr="00781A3C">
              <w:rPr>
                <w:rFonts w:cs="Times New Roman"/>
                <w:b/>
                <w:sz w:val="22"/>
                <w:szCs w:val="22"/>
                <w:rPrChange w:id="9276" w:author="t_竹沢 公佑" w:date="2020-06-01T12:48:00Z">
                  <w:rPr>
                    <w:rFonts w:cs="Times New Roman"/>
                    <w:b/>
                    <w:sz w:val="22"/>
                    <w:szCs w:val="22"/>
                  </w:rPr>
                </w:rPrChange>
              </w:rPr>
            </w:r>
            <w:r w:rsidRPr="00781A3C">
              <w:rPr>
                <w:rFonts w:cs="Times New Roman"/>
                <w:b/>
                <w:sz w:val="22"/>
                <w:szCs w:val="22"/>
                <w:rPrChange w:id="9277" w:author="t_竹沢 公佑" w:date="2020-06-01T12:48:00Z">
                  <w:rPr>
                    <w:rFonts w:cs="Times New Roman"/>
                    <w:sz w:val="22"/>
                    <w:szCs w:val="22"/>
                  </w:rPr>
                </w:rPrChange>
              </w:rPr>
              <w:fldChar w:fldCharType="separate"/>
            </w:r>
            <w:ins w:id="9278" w:author="t_竹沢 公佑" w:date="2021-02-02T17:29:00Z">
              <w:r w:rsidR="000B4FA1">
                <w:rPr>
                  <w:rFonts w:cs="Times New Roman"/>
                  <w:b/>
                  <w:sz w:val="22"/>
                  <w:szCs w:val="22"/>
                </w:rPr>
                <w:t>6.2.4</w:t>
              </w:r>
            </w:ins>
            <w:ins w:id="9279" w:author="t_竹沢 公佑" w:date="2020-06-01T12:48:00Z">
              <w:r w:rsidRPr="00781A3C">
                <w:rPr>
                  <w:rFonts w:cs="Times New Roman"/>
                  <w:b/>
                  <w:sz w:val="22"/>
                  <w:szCs w:val="22"/>
                  <w:rPrChange w:id="9280" w:author="t_竹沢 公佑" w:date="2020-06-01T12:48:00Z">
                    <w:rPr>
                      <w:rFonts w:cs="Times New Roman"/>
                      <w:sz w:val="22"/>
                      <w:szCs w:val="22"/>
                    </w:rPr>
                  </w:rPrChange>
                </w:rPr>
                <w:fldChar w:fldCharType="end"/>
              </w:r>
              <w:r w:rsidRPr="00781A3C">
                <w:rPr>
                  <w:rFonts w:cs="Times New Roman"/>
                  <w:b/>
                  <w:sz w:val="22"/>
                  <w:szCs w:val="22"/>
                  <w:rPrChange w:id="9281" w:author="t_竹沢 公佑" w:date="2020-06-01T12:48:00Z">
                    <w:rPr>
                      <w:rFonts w:cs="Times New Roman"/>
                      <w:sz w:val="22"/>
                      <w:szCs w:val="22"/>
                    </w:rPr>
                  </w:rPrChange>
                </w:rPr>
                <w:fldChar w:fldCharType="begin"/>
              </w:r>
              <w:r w:rsidRPr="00781A3C">
                <w:rPr>
                  <w:rFonts w:cs="Times New Roman"/>
                  <w:b/>
                  <w:sz w:val="22"/>
                  <w:szCs w:val="22"/>
                  <w:rPrChange w:id="9282" w:author="t_竹沢 公佑" w:date="2020-06-01T12:48:00Z">
                    <w:rPr>
                      <w:rFonts w:cs="Times New Roman"/>
                      <w:sz w:val="22"/>
                      <w:szCs w:val="22"/>
                    </w:rPr>
                  </w:rPrChange>
                </w:rPr>
                <w:instrText xml:space="preserve"> REF _Ref41908133 \h </w:instrText>
              </w:r>
            </w:ins>
            <w:r>
              <w:rPr>
                <w:rFonts w:cs="Times New Roman"/>
                <w:b/>
                <w:sz w:val="22"/>
                <w:szCs w:val="22"/>
              </w:rPr>
              <w:instrText xml:space="preserve"> \* MERGEFORMAT </w:instrText>
            </w:r>
            <w:r w:rsidRPr="00781A3C">
              <w:rPr>
                <w:rFonts w:cs="Times New Roman"/>
                <w:b/>
                <w:sz w:val="22"/>
                <w:szCs w:val="22"/>
                <w:rPrChange w:id="9283" w:author="t_竹沢 公佑" w:date="2020-06-01T12:48:00Z">
                  <w:rPr>
                    <w:rFonts w:cs="Times New Roman"/>
                    <w:b/>
                    <w:sz w:val="22"/>
                    <w:szCs w:val="22"/>
                  </w:rPr>
                </w:rPrChange>
              </w:rPr>
            </w:r>
            <w:r w:rsidRPr="00781A3C">
              <w:rPr>
                <w:rFonts w:cs="Times New Roman"/>
                <w:b/>
                <w:sz w:val="22"/>
                <w:szCs w:val="22"/>
                <w:rPrChange w:id="9284" w:author="t_竹沢 公佑" w:date="2020-06-01T12:48:00Z">
                  <w:rPr>
                    <w:rFonts w:cs="Times New Roman"/>
                    <w:sz w:val="22"/>
                    <w:szCs w:val="22"/>
                  </w:rPr>
                </w:rPrChange>
              </w:rPr>
              <w:fldChar w:fldCharType="separate"/>
            </w:r>
            <w:ins w:id="9285" w:author="t_竹沢 公佑" w:date="2021-02-02T17:29:00Z">
              <w:r w:rsidR="000B4FA1" w:rsidRPr="000B4FA1">
                <w:rPr>
                  <w:b/>
                  <w:rPrChange w:id="9286" w:author="t_竹沢 公佑" w:date="2021-02-02T17:29:00Z">
                    <w:rPr/>
                  </w:rPrChange>
                </w:rPr>
                <w:t>SET_DFR_TEST_DATA</w:t>
              </w:r>
            </w:ins>
            <w:ins w:id="9287" w:author="t_竹沢 公佑" w:date="2020-06-01T12:48:00Z">
              <w:r w:rsidRPr="00781A3C">
                <w:rPr>
                  <w:rFonts w:cs="Times New Roman"/>
                  <w:b/>
                  <w:sz w:val="22"/>
                  <w:szCs w:val="22"/>
                  <w:rPrChange w:id="9288" w:author="t_竹沢 公佑" w:date="2020-06-01T12:48:00Z">
                    <w:rPr>
                      <w:rFonts w:cs="Times New Roman"/>
                      <w:sz w:val="22"/>
                      <w:szCs w:val="22"/>
                    </w:rPr>
                  </w:rPrChange>
                </w:rPr>
                <w:fldChar w:fldCharType="end"/>
              </w:r>
            </w:ins>
            <w:ins w:id="9289" w:author="t_竹沢 公佑" w:date="2020-06-01T12:47:00Z">
              <w:r w:rsidRPr="00781A3C">
                <w:rPr>
                  <w:rFonts w:cs="Times New Roman"/>
                  <w:b/>
                  <w:sz w:val="22"/>
                  <w:szCs w:val="22"/>
                  <w:rPrChange w:id="9290" w:author="t_竹沢 公佑" w:date="2020-06-01T12:48:00Z">
                    <w:rPr>
                      <w:rFonts w:cs="Times New Roman"/>
                      <w:sz w:val="22"/>
                      <w:szCs w:val="22"/>
                    </w:rPr>
                  </w:rPrChange>
                </w:rPr>
                <w:t>”</w:t>
              </w:r>
            </w:ins>
            <w:del w:id="9291" w:author="t_竹沢 公佑" w:date="2020-06-01T12:47:00Z">
              <w:r w:rsidDel="00781A3C">
                <w:rPr>
                  <w:rFonts w:cs="Times New Roman"/>
                  <w:sz w:val="22"/>
                  <w:szCs w:val="22"/>
                </w:rPr>
                <w:delText>DFR_TEST_DATA</w:delText>
              </w:r>
            </w:del>
            <w:r>
              <w:rPr>
                <w:rFonts w:cs="Times New Roman" w:hint="eastAsia"/>
                <w:sz w:val="22"/>
                <w:szCs w:val="22"/>
              </w:rPr>
              <w:t>.</w:t>
            </w:r>
          </w:p>
          <w:p w:rsidR="00D61AA9" w:rsidRPr="000B41A5" w:rsidRDefault="00D61AA9" w:rsidP="00AC5086">
            <w:pPr>
              <w:spacing w:line="0" w:lineRule="atLeast"/>
              <w:ind w:right="1020"/>
              <w:rPr>
                <w:rFonts w:cs="Times New Roman"/>
                <w:sz w:val="22"/>
                <w:szCs w:val="22"/>
              </w:rPr>
            </w:pPr>
            <w:r>
              <w:rPr>
                <w:sz w:val="22"/>
                <w:szCs w:val="22"/>
              </w:rPr>
              <w:t>B</w:t>
            </w:r>
            <w:r>
              <w:rPr>
                <w:rFonts w:hint="eastAsia"/>
                <w:sz w:val="22"/>
                <w:szCs w:val="22"/>
              </w:rPr>
              <w:t>yte1-7:</w:t>
            </w:r>
            <w:r>
              <w:rPr>
                <w:rFonts w:cs="Times New Roman"/>
                <w:sz w:val="22"/>
                <w:szCs w:val="22"/>
              </w:rPr>
              <w:t xml:space="preserve"> Reserved (</w:t>
            </w:r>
            <w:r>
              <w:rPr>
                <w:rFonts w:cs="Times New Roman" w:hint="eastAsia"/>
                <w:sz w:val="22"/>
                <w:szCs w:val="22"/>
              </w:rPr>
              <w:t>undefined.</w:t>
            </w:r>
            <w:r>
              <w:rPr>
                <w:rFonts w:cs="Times New Roman"/>
                <w:sz w:val="22"/>
                <w:szCs w:val="22"/>
              </w:rPr>
              <w:t>)</w:t>
            </w:r>
          </w:p>
        </w:tc>
      </w:tr>
      <w:tr w:rsidR="00D61AA9" w:rsidTr="007C7405">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9292" w:author="t_竹沢 公佑" w:date="2020-08-13T10:42: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698"/>
          <w:trPrChange w:id="9293" w:author="t_竹沢 公佑" w:date="2020-08-13T10:42:00Z">
            <w:trPr>
              <w:trHeight w:val="1440"/>
            </w:trPr>
          </w:trPrChange>
        </w:trPr>
        <w:tc>
          <w:tcPr>
            <w:tcW w:w="1172" w:type="dxa"/>
            <w:vMerge/>
            <w:tcPrChange w:id="9294" w:author="t_竹沢 公佑" w:date="2020-08-13T10:42:00Z">
              <w:tcPr>
                <w:tcW w:w="1172" w:type="dxa"/>
                <w:vMerge/>
              </w:tcPr>
            </w:tcPrChange>
          </w:tcPr>
          <w:p w:rsidR="00D61AA9" w:rsidRPr="001A0BE7" w:rsidRDefault="00D61AA9" w:rsidP="00AC5086">
            <w:pPr>
              <w:pStyle w:val="afa"/>
              <w:rPr>
                <w:sz w:val="22"/>
                <w:szCs w:val="22"/>
              </w:rPr>
            </w:pPr>
          </w:p>
        </w:tc>
        <w:tc>
          <w:tcPr>
            <w:tcW w:w="1204" w:type="dxa"/>
            <w:tcPrChange w:id="9295" w:author="t_竹沢 公佑" w:date="2020-08-13T10:42:00Z">
              <w:tcPr>
                <w:tcW w:w="1204" w:type="dxa"/>
              </w:tcPr>
            </w:tcPrChange>
          </w:tcPr>
          <w:p w:rsidR="00D61AA9" w:rsidRPr="000B41A5" w:rsidRDefault="00202C26" w:rsidP="00AC5086">
            <w:pPr>
              <w:pStyle w:val="afa"/>
              <w:rPr>
                <w:sz w:val="22"/>
                <w:szCs w:val="22"/>
              </w:rPr>
            </w:pPr>
            <w:ins w:id="9296" w:author="t_竹沢 公佑" w:date="2020-08-20T10:17:00Z">
              <w:r>
                <w:rPr>
                  <w:rFonts w:hint="eastAsia"/>
                  <w:sz w:val="22"/>
                  <w:szCs w:val="22"/>
                </w:rPr>
                <w:t>Category</w:t>
              </w:r>
            </w:ins>
          </w:p>
        </w:tc>
        <w:tc>
          <w:tcPr>
            <w:tcW w:w="7513" w:type="dxa"/>
            <w:gridSpan w:val="3"/>
            <w:tcPrChange w:id="9297" w:author="t_竹沢 公佑" w:date="2020-08-13T10:42:00Z">
              <w:tcPr>
                <w:tcW w:w="7513" w:type="dxa"/>
                <w:gridSpan w:val="3"/>
              </w:tcPr>
            </w:tcPrChange>
          </w:tcPr>
          <w:p w:rsidR="007C7405" w:rsidRDefault="007C7405" w:rsidP="00AC5086">
            <w:pPr>
              <w:spacing w:line="0" w:lineRule="atLeast"/>
              <w:ind w:right="1020"/>
              <w:rPr>
                <w:ins w:id="9298" w:author="t_竹沢 公佑" w:date="2020-08-13T10:42:00Z"/>
                <w:rFonts w:cs="Times New Roman"/>
                <w:sz w:val="22"/>
                <w:szCs w:val="22"/>
              </w:rPr>
            </w:pPr>
            <w:ins w:id="9299" w:author="t_竹沢 公佑" w:date="2020-08-13T10:42:00Z">
              <w:r>
                <w:rPr>
                  <w:rFonts w:cs="Times New Roman" w:hint="eastAsia"/>
                  <w:sz w:val="22"/>
                  <w:szCs w:val="22"/>
                </w:rPr>
                <w:t>■Info</w:t>
              </w:r>
            </w:ins>
          </w:p>
          <w:p w:rsidR="007C7405" w:rsidRDefault="007C7405" w:rsidP="00AC5086">
            <w:pPr>
              <w:spacing w:line="0" w:lineRule="atLeast"/>
              <w:ind w:right="1020"/>
              <w:rPr>
                <w:rFonts w:cs="Times New Roman"/>
                <w:sz w:val="22"/>
                <w:szCs w:val="22"/>
              </w:rPr>
            </w:pPr>
            <w:ins w:id="9300" w:author="t_竹沢 公佑" w:date="2020-08-13T10:42:00Z">
              <w:r>
                <w:rPr>
                  <w:rFonts w:cs="Times New Roman" w:hint="eastAsia"/>
                  <w:sz w:val="22"/>
                  <w:szCs w:val="22"/>
                </w:rPr>
                <w:t xml:space="preserve">　This </w:t>
              </w:r>
            </w:ins>
            <w:ins w:id="9301" w:author="t_竹沢 公佑" w:date="2020-08-13T10:43:00Z">
              <w:r>
                <w:rPr>
                  <w:rFonts w:cs="Times New Roman" w:hint="eastAsia"/>
                  <w:sz w:val="22"/>
                  <w:szCs w:val="22"/>
                </w:rPr>
                <w:t xml:space="preserve">function just returns </w:t>
              </w:r>
            </w:ins>
            <w:ins w:id="9302" w:author="t_竹沢 公佑" w:date="2020-08-13T10:44:00Z">
              <w:r>
                <w:rPr>
                  <w:rFonts w:cs="Times New Roman" w:hint="eastAsia"/>
                  <w:sz w:val="22"/>
                  <w:szCs w:val="22"/>
                </w:rPr>
                <w:t>hardware</w:t>
              </w:r>
            </w:ins>
            <w:ins w:id="9303" w:author="t_竹沢 公佑" w:date="2020-08-13T10:43:00Z">
              <w:r>
                <w:rPr>
                  <w:rFonts w:cs="Times New Roman" w:hint="eastAsia"/>
                  <w:sz w:val="22"/>
                  <w:szCs w:val="22"/>
                </w:rPr>
                <w:t>/device driver information.</w:t>
              </w:r>
            </w:ins>
          </w:p>
        </w:tc>
      </w:tr>
      <w:tr w:rsidR="00126160">
        <w:trPr>
          <w:ins w:id="9304" w:author="t_竹沢 公佑" w:date="2019-09-18T15:32:00Z"/>
        </w:trPr>
        <w:tc>
          <w:tcPr>
            <w:tcW w:w="2376" w:type="dxa"/>
            <w:gridSpan w:val="2"/>
          </w:tcPr>
          <w:p w:rsidR="00126160" w:rsidRDefault="00126160" w:rsidP="005D4456">
            <w:pPr>
              <w:spacing w:line="0" w:lineRule="atLeast"/>
              <w:ind w:right="1020"/>
              <w:rPr>
                <w:ins w:id="9305" w:author="t_竹沢 公佑" w:date="2019-09-18T15:32:00Z"/>
                <w:rFonts w:cs="Times New Roman"/>
                <w:sz w:val="22"/>
                <w:szCs w:val="22"/>
              </w:rPr>
            </w:pPr>
            <w:ins w:id="9306" w:author="t_竹沢 公佑" w:date="2019-09-18T15:32:00Z">
              <w:r>
                <w:rPr>
                  <w:rFonts w:cs="Times New Roman" w:hint="eastAsia"/>
                  <w:sz w:val="22"/>
                  <w:szCs w:val="22"/>
                </w:rPr>
                <w:t>Remarks</w:t>
              </w:r>
            </w:ins>
          </w:p>
        </w:tc>
        <w:tc>
          <w:tcPr>
            <w:tcW w:w="7513" w:type="dxa"/>
            <w:gridSpan w:val="3"/>
          </w:tcPr>
          <w:p w:rsidR="00126160" w:rsidRDefault="00126160">
            <w:pPr>
              <w:spacing w:line="0" w:lineRule="atLeast"/>
              <w:ind w:right="1020"/>
              <w:rPr>
                <w:ins w:id="9307" w:author="t_竹沢 公佑" w:date="2019-09-18T15:32:00Z"/>
                <w:rFonts w:cs="Times New Roman"/>
                <w:sz w:val="22"/>
                <w:szCs w:val="22"/>
              </w:rPr>
            </w:pPr>
            <w:ins w:id="9308" w:author="t_竹沢 公佑" w:date="2019-09-18T15:32:00Z">
              <w:r>
                <w:rPr>
                  <w:rFonts w:cs="Times New Roman" w:hint="eastAsia"/>
                  <w:sz w:val="22"/>
                  <w:szCs w:val="22"/>
                </w:rPr>
                <w:t xml:space="preserve">(*1) This </w:t>
              </w:r>
            </w:ins>
            <w:ins w:id="9309" w:author="t_竹沢 公佑" w:date="2019-10-07T03:18:00Z">
              <w:r w:rsidR="00634F41">
                <w:rPr>
                  <w:rFonts w:cs="Times New Roman" w:hint="eastAsia"/>
                  <w:sz w:val="22"/>
                  <w:szCs w:val="22"/>
                </w:rPr>
                <w:t xml:space="preserve">command </w:t>
              </w:r>
            </w:ins>
            <w:ins w:id="9310" w:author="t_竹沢 公佑" w:date="2019-09-18T15:32:00Z">
              <w:r>
                <w:rPr>
                  <w:rFonts w:cs="Times New Roman" w:hint="eastAsia"/>
                  <w:sz w:val="22"/>
                  <w:szCs w:val="22"/>
                </w:rPr>
                <w:t xml:space="preserve">just copies the test data configuration in the device driver to the user </w:t>
              </w:r>
            </w:ins>
            <w:ins w:id="9311" w:author="t_竹沢 公佑" w:date="2019-09-18T15:33:00Z">
              <w:r>
                <w:rPr>
                  <w:rFonts w:cs="Times New Roman"/>
                  <w:sz w:val="22"/>
                  <w:szCs w:val="22"/>
                </w:rPr>
                <w:t>memory</w:t>
              </w:r>
            </w:ins>
            <w:ins w:id="9312" w:author="t_竹沢 公佑" w:date="2019-09-18T15:32:00Z">
              <w:r>
                <w:rPr>
                  <w:rFonts w:cs="Times New Roman" w:hint="eastAsia"/>
                  <w:sz w:val="22"/>
                  <w:szCs w:val="22"/>
                </w:rPr>
                <w:t>.</w:t>
              </w:r>
            </w:ins>
            <w:ins w:id="9313" w:author="t_竹沢 公佑" w:date="2019-09-18T15:33:00Z">
              <w:r>
                <w:rPr>
                  <w:rFonts w:cs="Times New Roman" w:hint="eastAsia"/>
                  <w:sz w:val="22"/>
                  <w:szCs w:val="22"/>
                </w:rPr>
                <w:t xml:space="preserve"> Therefore, </w:t>
              </w:r>
            </w:ins>
            <w:ins w:id="9314" w:author="t_竹沢 公佑" w:date="2019-09-18T15:35:00Z">
              <w:r w:rsidR="0070113E">
                <w:rPr>
                  <w:rFonts w:cs="Times New Roman" w:hint="eastAsia"/>
                  <w:sz w:val="22"/>
                  <w:szCs w:val="22"/>
                </w:rPr>
                <w:t>there is no specific timeout value.</w:t>
              </w:r>
            </w:ins>
          </w:p>
        </w:tc>
      </w:tr>
      <w:tr w:rsidR="00A001F3">
        <w:tc>
          <w:tcPr>
            <w:tcW w:w="2376" w:type="dxa"/>
            <w:gridSpan w:val="2"/>
          </w:tcPr>
          <w:p w:rsidR="00A001F3" w:rsidRDefault="00C421AF" w:rsidP="005D4456">
            <w:pPr>
              <w:spacing w:line="0" w:lineRule="atLeast"/>
              <w:ind w:right="1020"/>
              <w:rPr>
                <w:rFonts w:cs="Times New Roman"/>
                <w:sz w:val="22"/>
                <w:szCs w:val="22"/>
              </w:rPr>
            </w:pPr>
            <w:r>
              <w:rPr>
                <w:rFonts w:cs="Times New Roman" w:hint="eastAsia"/>
                <w:sz w:val="22"/>
                <w:szCs w:val="22"/>
              </w:rPr>
              <w:t>E</w:t>
            </w:r>
            <w:r w:rsidR="00A001F3">
              <w:rPr>
                <w:rFonts w:cs="Times New Roman" w:hint="eastAsia"/>
                <w:sz w:val="22"/>
                <w:szCs w:val="22"/>
              </w:rPr>
              <w:t>rrors</w:t>
            </w:r>
          </w:p>
        </w:tc>
        <w:tc>
          <w:tcPr>
            <w:tcW w:w="7513" w:type="dxa"/>
            <w:gridSpan w:val="3"/>
          </w:tcPr>
          <w:p w:rsidR="00A001F3" w:rsidRPr="00226376" w:rsidRDefault="00A001F3">
            <w:pPr>
              <w:spacing w:line="0" w:lineRule="atLeast"/>
              <w:ind w:right="1020"/>
              <w:rPr>
                <w:rFonts w:cs="Times New Roman"/>
                <w:sz w:val="22"/>
                <w:szCs w:val="22"/>
              </w:rPr>
              <w:pPrChange w:id="9315" w:author="t_竹沢 公佑" w:date="2019-09-18T15:30:00Z">
                <w:pPr>
                  <w:spacing w:line="0" w:lineRule="atLeast"/>
                  <w:ind w:right="1020" w:firstLineChars="50" w:firstLine="110"/>
                </w:pPr>
              </w:pPrChange>
            </w:pPr>
            <w:r>
              <w:rPr>
                <w:rFonts w:cs="Times New Roman" w:hint="eastAsia"/>
                <w:sz w:val="22"/>
                <w:szCs w:val="22"/>
              </w:rPr>
              <w:t>This command always sets 0 to errno.</w:t>
            </w:r>
          </w:p>
        </w:tc>
      </w:tr>
    </w:tbl>
    <w:p w:rsidR="00DF1C7C" w:rsidRDefault="00DF1C7C">
      <w:pPr>
        <w:spacing w:line="0" w:lineRule="atLeast"/>
        <w:ind w:right="1020"/>
      </w:pPr>
    </w:p>
    <w:p w:rsidR="007D309C" w:rsidRPr="00A001F3" w:rsidRDefault="007D309C">
      <w:pPr>
        <w:spacing w:line="0" w:lineRule="atLeast"/>
        <w:ind w:right="1020"/>
      </w:pPr>
      <w:r>
        <w:br w:type="page"/>
      </w:r>
    </w:p>
    <w:p w:rsidR="00DF1C7C" w:rsidRDefault="00DF1C7C" w:rsidP="00B862C9">
      <w:pPr>
        <w:pStyle w:val="3"/>
      </w:pPr>
      <w:bookmarkStart w:id="9316" w:name="_Toc63179446"/>
      <w:r>
        <w:t>GET_</w:t>
      </w:r>
      <w:r>
        <w:rPr>
          <w:rFonts w:hint="eastAsia"/>
        </w:rPr>
        <w:t>DFR_METAFRAME_DELAY</w:t>
      </w:r>
      <w:bookmarkEnd w:id="93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6"/>
        <w:gridCol w:w="2126"/>
        <w:gridCol w:w="1843"/>
        <w:tblGridChange w:id="9317">
          <w:tblGrid>
            <w:gridCol w:w="1172"/>
            <w:gridCol w:w="1204"/>
            <w:gridCol w:w="3546"/>
            <w:gridCol w:w="2126"/>
            <w:gridCol w:w="1843"/>
          </w:tblGrid>
        </w:tblGridChange>
      </w:tblGrid>
      <w:tr w:rsidR="00DF1C7C" w:rsidTr="00AC5086">
        <w:tc>
          <w:tcPr>
            <w:tcW w:w="2376" w:type="dxa"/>
            <w:gridSpan w:val="2"/>
          </w:tcPr>
          <w:p w:rsidR="00DF1C7C" w:rsidRDefault="00DF1C7C">
            <w:pPr>
              <w:spacing w:line="0" w:lineRule="atLeast"/>
              <w:ind w:right="1020"/>
              <w:rPr>
                <w:sz w:val="22"/>
                <w:szCs w:val="22"/>
              </w:rPr>
            </w:pPr>
            <w:r>
              <w:rPr>
                <w:rFonts w:hint="eastAsia"/>
                <w:sz w:val="22"/>
                <w:szCs w:val="22"/>
              </w:rPr>
              <w:t>ItemID</w:t>
            </w:r>
          </w:p>
        </w:tc>
        <w:tc>
          <w:tcPr>
            <w:tcW w:w="3546" w:type="dxa"/>
          </w:tcPr>
          <w:p w:rsidR="00DF1C7C" w:rsidRDefault="00DF1C7C">
            <w:pPr>
              <w:spacing w:line="0" w:lineRule="atLeast"/>
              <w:ind w:right="-108"/>
              <w:rPr>
                <w:sz w:val="22"/>
                <w:szCs w:val="22"/>
              </w:rPr>
            </w:pPr>
            <w:r>
              <w:rPr>
                <w:sz w:val="22"/>
                <w:szCs w:val="22"/>
              </w:rPr>
              <w:t>GET_DFR_MTFRM_DLY_ID_</w:t>
            </w:r>
            <w:r>
              <w:rPr>
                <w:rFonts w:hint="eastAsia"/>
                <w:sz w:val="22"/>
                <w:szCs w:val="22"/>
              </w:rPr>
              <w:t>D</w:t>
            </w:r>
          </w:p>
        </w:tc>
        <w:tc>
          <w:tcPr>
            <w:tcW w:w="2126" w:type="dxa"/>
          </w:tcPr>
          <w:p w:rsidR="00DF1C7C" w:rsidRDefault="00DF1C7C">
            <w:pPr>
              <w:spacing w:line="0" w:lineRule="atLeast"/>
              <w:ind w:right="-108"/>
              <w:rPr>
                <w:sz w:val="22"/>
                <w:szCs w:val="22"/>
              </w:rPr>
            </w:pPr>
            <w:r>
              <w:rPr>
                <w:rFonts w:hint="eastAsia"/>
                <w:sz w:val="22"/>
                <w:szCs w:val="22"/>
              </w:rPr>
              <w:t>0x0000 1D06</w:t>
            </w:r>
          </w:p>
        </w:tc>
        <w:tc>
          <w:tcPr>
            <w:tcW w:w="1843" w:type="dxa"/>
          </w:tcPr>
          <w:p w:rsidR="00DF1C7C" w:rsidRDefault="00DF1C7C">
            <w:pPr>
              <w:spacing w:line="0" w:lineRule="atLeast"/>
              <w:ind w:right="95"/>
              <w:rPr>
                <w:sz w:val="22"/>
                <w:szCs w:val="22"/>
              </w:rPr>
            </w:pPr>
            <w:r>
              <w:rPr>
                <w:rFonts w:hint="eastAsia"/>
                <w:sz w:val="22"/>
                <w:szCs w:val="22"/>
                <w:lang w:val="en"/>
              </w:rPr>
              <w:t>CH1-BitD</w:t>
            </w:r>
          </w:p>
        </w:tc>
      </w:tr>
      <w:tr w:rsidR="00DF1C7C" w:rsidTr="00AC5086">
        <w:tc>
          <w:tcPr>
            <w:tcW w:w="2376"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546" w:type="dxa"/>
          </w:tcPr>
          <w:p w:rsidR="00DF1C7C" w:rsidRDefault="00DF1C7C">
            <w:pPr>
              <w:spacing w:line="0" w:lineRule="atLeast"/>
              <w:ind w:right="-108"/>
              <w:rPr>
                <w:sz w:val="22"/>
                <w:szCs w:val="22"/>
              </w:rPr>
            </w:pPr>
            <w:r>
              <w:rPr>
                <w:sz w:val="22"/>
                <w:szCs w:val="22"/>
              </w:rPr>
              <w:t>GET_DFR_MTFRM_DLY_ID_</w:t>
            </w:r>
            <w:r>
              <w:rPr>
                <w:rFonts w:hint="eastAsia"/>
                <w:sz w:val="22"/>
                <w:szCs w:val="22"/>
              </w:rPr>
              <w:t>C</w:t>
            </w:r>
          </w:p>
        </w:tc>
        <w:tc>
          <w:tcPr>
            <w:tcW w:w="2126" w:type="dxa"/>
          </w:tcPr>
          <w:p w:rsidR="00DF1C7C" w:rsidRDefault="00DF1C7C">
            <w:pPr>
              <w:spacing w:line="0" w:lineRule="atLeast"/>
              <w:ind w:right="-108"/>
              <w:rPr>
                <w:sz w:val="22"/>
                <w:szCs w:val="22"/>
              </w:rPr>
            </w:pPr>
            <w:r>
              <w:rPr>
                <w:rFonts w:hint="eastAsia"/>
                <w:sz w:val="22"/>
                <w:szCs w:val="22"/>
              </w:rPr>
              <w:t>0x0000 2D06</w:t>
            </w:r>
          </w:p>
        </w:tc>
        <w:tc>
          <w:tcPr>
            <w:tcW w:w="1843" w:type="dxa"/>
          </w:tcPr>
          <w:p w:rsidR="00DF1C7C" w:rsidRDefault="00DF1C7C">
            <w:pPr>
              <w:spacing w:line="0" w:lineRule="atLeast"/>
              <w:ind w:right="95"/>
              <w:rPr>
                <w:sz w:val="22"/>
                <w:szCs w:val="22"/>
              </w:rPr>
            </w:pPr>
            <w:r>
              <w:rPr>
                <w:rFonts w:hint="eastAsia"/>
                <w:sz w:val="22"/>
                <w:szCs w:val="22"/>
                <w:lang w:val="en"/>
              </w:rPr>
              <w:t>CH2-BitC</w:t>
            </w:r>
          </w:p>
        </w:tc>
      </w:tr>
      <w:tr w:rsidR="00DF1C7C" w:rsidTr="00AC5086">
        <w:tc>
          <w:tcPr>
            <w:tcW w:w="2376" w:type="dxa"/>
            <w:gridSpan w:val="2"/>
          </w:tcPr>
          <w:p w:rsidR="00DF1C7C" w:rsidRDefault="00DF1C7C">
            <w:pPr>
              <w:spacing w:line="0" w:lineRule="atLeast"/>
              <w:ind w:right="1020"/>
              <w:rPr>
                <w:rFonts w:cs="Times New Roman"/>
                <w:sz w:val="22"/>
                <w:szCs w:val="22"/>
              </w:rPr>
            </w:pPr>
            <w:r>
              <w:rPr>
                <w:rFonts w:hint="eastAsia"/>
                <w:sz w:val="22"/>
                <w:szCs w:val="22"/>
              </w:rPr>
              <w:t>ItemID</w:t>
            </w:r>
          </w:p>
        </w:tc>
        <w:tc>
          <w:tcPr>
            <w:tcW w:w="3546" w:type="dxa"/>
          </w:tcPr>
          <w:p w:rsidR="00DF1C7C" w:rsidRDefault="00DF1C7C">
            <w:pPr>
              <w:spacing w:line="0" w:lineRule="atLeast"/>
              <w:ind w:right="-108"/>
              <w:rPr>
                <w:sz w:val="22"/>
                <w:szCs w:val="22"/>
              </w:rPr>
            </w:pPr>
            <w:r>
              <w:rPr>
                <w:sz w:val="22"/>
                <w:szCs w:val="22"/>
              </w:rPr>
              <w:t>GET_DFR_MTFRM_DLY_ID_</w:t>
            </w:r>
            <w:r>
              <w:rPr>
                <w:rFonts w:hint="eastAsia"/>
                <w:sz w:val="22"/>
                <w:szCs w:val="22"/>
              </w:rPr>
              <w:t>B</w:t>
            </w:r>
          </w:p>
        </w:tc>
        <w:tc>
          <w:tcPr>
            <w:tcW w:w="2126" w:type="dxa"/>
          </w:tcPr>
          <w:p w:rsidR="00DF1C7C" w:rsidRDefault="00DF1C7C">
            <w:pPr>
              <w:spacing w:line="0" w:lineRule="atLeast"/>
              <w:ind w:right="-108"/>
              <w:rPr>
                <w:sz w:val="22"/>
                <w:szCs w:val="22"/>
              </w:rPr>
            </w:pPr>
            <w:r>
              <w:rPr>
                <w:rFonts w:hint="eastAsia"/>
                <w:sz w:val="22"/>
                <w:szCs w:val="22"/>
              </w:rPr>
              <w:t>0x0000 3D06</w:t>
            </w:r>
          </w:p>
        </w:tc>
        <w:tc>
          <w:tcPr>
            <w:tcW w:w="1843" w:type="dxa"/>
          </w:tcPr>
          <w:p w:rsidR="00DF1C7C" w:rsidRDefault="00DF1C7C">
            <w:pPr>
              <w:spacing w:line="0" w:lineRule="atLeast"/>
              <w:ind w:right="95"/>
              <w:rPr>
                <w:sz w:val="22"/>
                <w:szCs w:val="22"/>
              </w:rPr>
            </w:pPr>
            <w:r>
              <w:rPr>
                <w:rFonts w:hint="eastAsia"/>
                <w:sz w:val="22"/>
                <w:szCs w:val="22"/>
                <w:lang w:val="en"/>
              </w:rPr>
              <w:t>CH3-BitB</w:t>
            </w:r>
          </w:p>
        </w:tc>
      </w:tr>
      <w:tr w:rsidR="00DF1C7C" w:rsidTr="00AC5086">
        <w:tc>
          <w:tcPr>
            <w:tcW w:w="2376" w:type="dxa"/>
            <w:gridSpan w:val="2"/>
          </w:tcPr>
          <w:p w:rsidR="00DF1C7C" w:rsidRDefault="00DF1C7C">
            <w:pPr>
              <w:spacing w:line="0" w:lineRule="atLeast"/>
              <w:ind w:right="1020"/>
              <w:rPr>
                <w:sz w:val="22"/>
                <w:szCs w:val="22"/>
              </w:rPr>
            </w:pPr>
            <w:r>
              <w:rPr>
                <w:rFonts w:cs="Times New Roman"/>
                <w:sz w:val="22"/>
                <w:szCs w:val="22"/>
              </w:rPr>
              <w:t>Description</w:t>
            </w:r>
          </w:p>
        </w:tc>
        <w:tc>
          <w:tcPr>
            <w:tcW w:w="7515" w:type="dxa"/>
            <w:gridSpan w:val="3"/>
          </w:tcPr>
          <w:p w:rsidR="00DF1C7C" w:rsidRDefault="00B65F07">
            <w:pPr>
              <w:widowControl w:val="0"/>
              <w:autoSpaceDE w:val="0"/>
              <w:autoSpaceDN w:val="0"/>
              <w:adjustRightInd w:val="0"/>
              <w:spacing w:line="0" w:lineRule="atLeast"/>
              <w:rPr>
                <w:rFonts w:cs="Times New Roman"/>
                <w:sz w:val="22"/>
                <w:szCs w:val="22"/>
              </w:rPr>
            </w:pPr>
            <w:r w:rsidRPr="00B65F07">
              <w:rPr>
                <w:rFonts w:cs="Times New Roman"/>
                <w:sz w:val="22"/>
                <w:szCs w:val="22"/>
              </w:rPr>
              <w:t xml:space="preserve">When the device file is open, DRXP always measures the time between </w:t>
            </w:r>
            <w:del w:id="9318" w:author="t_竹沢 公佑" w:date="2019-10-05T15:47:00Z">
              <w:r w:rsidRPr="00B65F07" w:rsidDel="00806C2F">
                <w:rPr>
                  <w:rFonts w:cs="Times New Roman"/>
                  <w:sz w:val="22"/>
                  <w:szCs w:val="22"/>
                </w:rPr>
                <w:delText xml:space="preserve">when </w:delText>
              </w:r>
            </w:del>
            <w:r w:rsidRPr="00B65F07">
              <w:rPr>
                <w:rFonts w:cs="Times New Roman"/>
                <w:sz w:val="22"/>
                <w:szCs w:val="22"/>
              </w:rPr>
              <w:t xml:space="preserve">the rising edge </w:t>
            </w:r>
            <w:ins w:id="9319" w:author="t_竹沢 公佑" w:date="2019-10-05T15:47:00Z">
              <w:r w:rsidR="00806C2F">
                <w:rPr>
                  <w:rFonts w:cs="Times New Roman" w:hint="eastAsia"/>
                  <w:sz w:val="22"/>
                  <w:szCs w:val="22"/>
                </w:rPr>
                <w:t xml:space="preserve">timing </w:t>
              </w:r>
            </w:ins>
            <w:r w:rsidRPr="00B65F07">
              <w:rPr>
                <w:rFonts w:cs="Times New Roman"/>
                <w:sz w:val="22"/>
                <w:szCs w:val="22"/>
              </w:rPr>
              <w:t xml:space="preserve">of the 48ms TE and </w:t>
            </w:r>
            <w:ins w:id="9320" w:author="t_竹沢 公佑" w:date="2019-10-05T15:48:00Z">
              <w:r w:rsidR="00806C2F">
                <w:rPr>
                  <w:rFonts w:cs="Times New Roman" w:hint="eastAsia"/>
                  <w:sz w:val="22"/>
                  <w:szCs w:val="22"/>
                </w:rPr>
                <w:t xml:space="preserve">the timing when </w:t>
              </w:r>
            </w:ins>
            <w:del w:id="9321" w:author="t_竹沢 公佑" w:date="2019-10-05T15:47:00Z">
              <w:r w:rsidRPr="00B65F07" w:rsidDel="00806C2F">
                <w:rPr>
                  <w:rFonts w:cs="Times New Roman"/>
                  <w:sz w:val="22"/>
                  <w:szCs w:val="22"/>
                </w:rPr>
                <w:delText xml:space="preserve">when </w:delText>
              </w:r>
            </w:del>
            <w:r w:rsidRPr="00B65F07">
              <w:rPr>
                <w:rFonts w:cs="Times New Roman"/>
                <w:sz w:val="22"/>
                <w:szCs w:val="22"/>
              </w:rPr>
              <w:t>a metaframe bit is detected in the ALMA frames.</w:t>
            </w:r>
            <w:r>
              <w:rPr>
                <w:rFonts w:cs="Times New Roman" w:hint="eastAsia"/>
                <w:sz w:val="22"/>
                <w:szCs w:val="22"/>
              </w:rPr>
              <w:t xml:space="preserve"> </w:t>
            </w:r>
            <w:r w:rsidR="00DF1C7C">
              <w:rPr>
                <w:rFonts w:cs="Times New Roman"/>
                <w:sz w:val="22"/>
                <w:szCs w:val="22"/>
              </w:rPr>
              <w:t>The unit of measured</w:t>
            </w:r>
            <w:r>
              <w:rPr>
                <w:rFonts w:cs="Times New Roman" w:hint="eastAsia"/>
                <w:sz w:val="22"/>
                <w:szCs w:val="22"/>
              </w:rPr>
              <w:t xml:space="preserve"> </w:t>
            </w:r>
            <w:r w:rsidR="00DF1C7C">
              <w:rPr>
                <w:rFonts w:cs="Times New Roman"/>
                <w:sz w:val="22"/>
                <w:szCs w:val="22"/>
              </w:rPr>
              <w:t xml:space="preserve">values is </w:t>
            </w:r>
            <w:r w:rsidR="004220D3">
              <w:rPr>
                <w:rFonts w:cs="Times New Roman" w:hint="eastAsia"/>
                <w:sz w:val="22"/>
                <w:szCs w:val="22"/>
              </w:rPr>
              <w:t xml:space="preserve">a </w:t>
            </w:r>
            <w:r w:rsidR="00DF1C7C" w:rsidRPr="004220D3">
              <w:rPr>
                <w:rFonts w:cs="Times New Roman"/>
                <w:sz w:val="22"/>
                <w:szCs w:val="22"/>
              </w:rPr>
              <w:t xml:space="preserve">count of </w:t>
            </w:r>
            <w:r w:rsidR="00DF1C7C" w:rsidRPr="004220D3">
              <w:rPr>
                <w:rFonts w:cs="Times New Roman" w:hint="eastAsia"/>
                <w:sz w:val="22"/>
                <w:szCs w:val="22"/>
              </w:rPr>
              <w:t>200</w:t>
            </w:r>
            <w:r w:rsidR="00DF1C7C" w:rsidRPr="004220D3">
              <w:rPr>
                <w:rFonts w:cs="Times New Roman"/>
                <w:sz w:val="22"/>
                <w:szCs w:val="22"/>
              </w:rPr>
              <w:t>MHz clock</w:t>
            </w:r>
            <w:r w:rsidR="00DF1C7C">
              <w:rPr>
                <w:rFonts w:cs="Times New Roman"/>
                <w:sz w:val="22"/>
                <w:szCs w:val="22"/>
              </w:rPr>
              <w:t>.</w:t>
            </w:r>
          </w:p>
        </w:tc>
      </w:tr>
      <w:tr w:rsidR="00DF1C7C" w:rsidTr="00AC5086">
        <w:tc>
          <w:tcPr>
            <w:tcW w:w="2376" w:type="dxa"/>
            <w:gridSpan w:val="2"/>
          </w:tcPr>
          <w:p w:rsidR="00DF1C7C" w:rsidRDefault="00DF1C7C">
            <w:pPr>
              <w:spacing w:line="0" w:lineRule="atLeast"/>
              <w:ind w:right="1020"/>
              <w:rPr>
                <w:sz w:val="22"/>
                <w:szCs w:val="22"/>
              </w:rPr>
            </w:pPr>
            <w:r>
              <w:rPr>
                <w:rFonts w:cs="Times New Roman"/>
                <w:sz w:val="22"/>
                <w:szCs w:val="22"/>
              </w:rPr>
              <w:t>Update Rate</w:t>
            </w:r>
          </w:p>
        </w:tc>
        <w:tc>
          <w:tcPr>
            <w:tcW w:w="7515" w:type="dxa"/>
            <w:gridSpan w:val="3"/>
          </w:tcPr>
          <w:p w:rsidR="00DF1C7C" w:rsidRDefault="00DF1C7C">
            <w:pPr>
              <w:spacing w:line="0" w:lineRule="atLeast"/>
              <w:ind w:right="-108"/>
              <w:rPr>
                <w:sz w:val="22"/>
                <w:szCs w:val="22"/>
              </w:rPr>
            </w:pPr>
            <w:r>
              <w:rPr>
                <w:rFonts w:hint="eastAsia"/>
                <w:sz w:val="22"/>
                <w:szCs w:val="22"/>
              </w:rPr>
              <w:t>48ms</w:t>
            </w:r>
          </w:p>
          <w:p w:rsidR="00304820" w:rsidRDefault="00304820">
            <w:pPr>
              <w:spacing w:line="0" w:lineRule="atLeast"/>
              <w:ind w:right="-108"/>
              <w:rPr>
                <w:sz w:val="22"/>
                <w:szCs w:val="22"/>
              </w:rPr>
            </w:pPr>
            <w:r>
              <w:rPr>
                <w:rFonts w:hint="eastAsia"/>
                <w:sz w:val="22"/>
                <w:szCs w:val="22"/>
              </w:rPr>
              <w:t xml:space="preserve">(FPGA updates these items every 48ms. Every time this </w:t>
            </w:r>
            <w:ins w:id="9322" w:author="t_竹沢 公佑" w:date="2019-10-07T03:21:00Z">
              <w:r w:rsidR="00634F41">
                <w:rPr>
                  <w:rFonts w:hint="eastAsia"/>
                  <w:sz w:val="22"/>
                  <w:szCs w:val="22"/>
                </w:rPr>
                <w:t xml:space="preserve">command </w:t>
              </w:r>
            </w:ins>
            <w:del w:id="9323" w:author="t_竹沢 公佑" w:date="2019-10-07T03:21:00Z">
              <w:r w:rsidDel="00634F41">
                <w:rPr>
                  <w:rFonts w:hint="eastAsia"/>
                  <w:sz w:val="22"/>
                  <w:szCs w:val="22"/>
                </w:rPr>
                <w:delText xml:space="preserve">function </w:delText>
              </w:r>
            </w:del>
            <w:r>
              <w:rPr>
                <w:rFonts w:hint="eastAsia"/>
                <w:sz w:val="22"/>
                <w:szCs w:val="22"/>
              </w:rPr>
              <w:t xml:space="preserve">is called, it </w:t>
            </w:r>
            <w:ins w:id="9324" w:author="t_竹沢 公佑" w:date="2019-10-05T15:46:00Z">
              <w:r w:rsidR="00806C2F">
                <w:rPr>
                  <w:rFonts w:hint="eastAsia"/>
                  <w:sz w:val="22"/>
                  <w:szCs w:val="22"/>
                </w:rPr>
                <w:t xml:space="preserve">reads </w:t>
              </w:r>
            </w:ins>
            <w:del w:id="9325" w:author="t_竹沢 公佑" w:date="2019-10-05T15:46:00Z">
              <w:r w:rsidDel="00806C2F">
                <w:rPr>
                  <w:sz w:val="22"/>
                  <w:szCs w:val="22"/>
                </w:rPr>
                <w:delText>retrieve</w:delText>
              </w:r>
              <w:r w:rsidDel="00806C2F">
                <w:rPr>
                  <w:rFonts w:hint="eastAsia"/>
                  <w:sz w:val="22"/>
                  <w:szCs w:val="22"/>
                </w:rPr>
                <w:delText xml:space="preserve">s </w:delText>
              </w:r>
            </w:del>
            <w:r>
              <w:rPr>
                <w:rFonts w:hint="eastAsia"/>
                <w:sz w:val="22"/>
                <w:szCs w:val="22"/>
              </w:rPr>
              <w:t>values from FPGA.)</w:t>
            </w:r>
          </w:p>
        </w:tc>
      </w:tr>
      <w:tr w:rsidR="00DF1C7C" w:rsidTr="00AC5086">
        <w:tc>
          <w:tcPr>
            <w:tcW w:w="2376" w:type="dxa"/>
            <w:gridSpan w:val="2"/>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5" w:type="dxa"/>
            <w:gridSpan w:val="3"/>
          </w:tcPr>
          <w:p w:rsidR="00DF1C7C" w:rsidRDefault="00DF1C7C">
            <w:pPr>
              <w:spacing w:line="0" w:lineRule="atLeast"/>
              <w:ind w:right="1020"/>
              <w:rPr>
                <w:sz w:val="22"/>
                <w:szCs w:val="22"/>
              </w:rPr>
            </w:pPr>
            <w:r>
              <w:rPr>
                <w:rFonts w:hint="eastAsia"/>
                <w:sz w:val="22"/>
                <w:szCs w:val="22"/>
              </w:rPr>
              <w:t>YES</w:t>
            </w:r>
          </w:p>
        </w:tc>
      </w:tr>
      <w:tr w:rsidR="00595E56" w:rsidTr="00D61AA9">
        <w:tc>
          <w:tcPr>
            <w:tcW w:w="2376" w:type="dxa"/>
            <w:gridSpan w:val="2"/>
          </w:tcPr>
          <w:p w:rsidR="00595E56" w:rsidRPr="00806C2F" w:rsidRDefault="00596636" w:rsidP="00596636">
            <w:pPr>
              <w:pStyle w:val="afa"/>
              <w:rPr>
                <w:sz w:val="22"/>
                <w:szCs w:val="22"/>
                <w:rPrChange w:id="9326" w:author="t_竹沢 公佑" w:date="2019-10-05T15:46:00Z">
                  <w:rPr/>
                </w:rPrChange>
              </w:rPr>
            </w:pPr>
            <w:r w:rsidRPr="00806C2F">
              <w:rPr>
                <w:sz w:val="22"/>
                <w:szCs w:val="22"/>
                <w:rPrChange w:id="9327" w:author="t_竹沢 公佑" w:date="2019-10-05T15:46:00Z">
                  <w:rPr/>
                </w:rPrChange>
              </w:rPr>
              <w:t>Synchronization</w:t>
            </w:r>
          </w:p>
        </w:tc>
        <w:tc>
          <w:tcPr>
            <w:tcW w:w="7515" w:type="dxa"/>
            <w:gridSpan w:val="3"/>
          </w:tcPr>
          <w:p w:rsidR="00595E56" w:rsidRPr="00806C2F" w:rsidRDefault="00AC7296" w:rsidP="00596636">
            <w:pPr>
              <w:pStyle w:val="afa"/>
              <w:rPr>
                <w:sz w:val="22"/>
                <w:szCs w:val="22"/>
                <w:rPrChange w:id="9328" w:author="t_竹沢 公佑" w:date="2019-10-05T15:46:00Z">
                  <w:rPr/>
                </w:rPrChange>
              </w:rPr>
            </w:pPr>
            <w:r w:rsidRPr="00806C2F">
              <w:rPr>
                <w:sz w:val="22"/>
                <w:szCs w:val="22"/>
                <w:rPrChange w:id="9329" w:author="t_竹沢 公佑" w:date="2019-10-05T15:46:00Z">
                  <w:rPr/>
                </w:rPrChange>
              </w:rPr>
              <w:t>S</w:t>
            </w:r>
            <w:r w:rsidR="00595E56" w:rsidRPr="00806C2F">
              <w:rPr>
                <w:sz w:val="22"/>
                <w:szCs w:val="22"/>
                <w:rPrChange w:id="9330" w:author="t_竹沢 公佑" w:date="2019-10-05T15:46:00Z">
                  <w:rPr/>
                </w:rPrChange>
              </w:rPr>
              <w:t>ynchronous</w:t>
            </w:r>
            <w:ins w:id="9331" w:author="t_竹沢 公佑" w:date="2019-09-18T15:37:00Z">
              <w:r w:rsidR="0070113E" w:rsidRPr="00806C2F">
                <w:rPr>
                  <w:sz w:val="22"/>
                  <w:szCs w:val="22"/>
                  <w:rPrChange w:id="9332" w:author="t_竹沢 公佑" w:date="2019-10-05T15:46:00Z">
                    <w:rPr/>
                  </w:rPrChange>
                </w:rPr>
                <w:t xml:space="preserve"> (*1)</w:t>
              </w:r>
            </w:ins>
          </w:p>
        </w:tc>
      </w:tr>
      <w:tr w:rsidR="00D61AA9" w:rsidTr="00595E56">
        <w:trPr>
          <w:trHeight w:val="190"/>
        </w:trPr>
        <w:tc>
          <w:tcPr>
            <w:tcW w:w="1172" w:type="dxa"/>
            <w:vMerge w:val="restart"/>
          </w:tcPr>
          <w:p w:rsidR="00D61AA9" w:rsidRPr="00806C2F" w:rsidRDefault="00D61AA9" w:rsidP="00AC5086">
            <w:pPr>
              <w:pStyle w:val="afa"/>
              <w:rPr>
                <w:sz w:val="22"/>
                <w:szCs w:val="22"/>
                <w:rPrChange w:id="9333" w:author="t_竹沢 公佑" w:date="2019-10-05T15:46:00Z">
                  <w:rPr/>
                </w:rPrChange>
              </w:rPr>
            </w:pPr>
            <w:r w:rsidRPr="00806C2F">
              <w:rPr>
                <w:sz w:val="22"/>
                <w:szCs w:val="22"/>
                <w:rPrChange w:id="9334" w:author="t_竹沢 公佑" w:date="2019-10-05T15:46:00Z">
                  <w:rPr/>
                </w:rPrChange>
              </w:rPr>
              <w:t>Data</w:t>
            </w:r>
          </w:p>
        </w:tc>
        <w:tc>
          <w:tcPr>
            <w:tcW w:w="1204" w:type="dxa"/>
          </w:tcPr>
          <w:p w:rsidR="00D61AA9" w:rsidRPr="00806C2F" w:rsidRDefault="00D61AA9" w:rsidP="00AC5086">
            <w:pPr>
              <w:rPr>
                <w:sz w:val="22"/>
                <w:szCs w:val="22"/>
                <w:rPrChange w:id="9335" w:author="t_竹沢 公佑" w:date="2019-10-05T15:46:00Z">
                  <w:rPr/>
                </w:rPrChange>
              </w:rPr>
            </w:pPr>
            <w:r w:rsidRPr="00806C2F">
              <w:rPr>
                <w:sz w:val="22"/>
                <w:szCs w:val="22"/>
                <w:rPrChange w:id="9336" w:author="t_竹沢 公佑" w:date="2019-10-05T15:46:00Z">
                  <w:rPr/>
                </w:rPrChange>
              </w:rPr>
              <w:t>Size</w:t>
            </w:r>
          </w:p>
        </w:tc>
        <w:tc>
          <w:tcPr>
            <w:tcW w:w="7515" w:type="dxa"/>
            <w:gridSpan w:val="3"/>
          </w:tcPr>
          <w:p w:rsidR="00D61AA9" w:rsidRDefault="00D61AA9" w:rsidP="00AC5086">
            <w:pPr>
              <w:rPr>
                <w:sz w:val="22"/>
                <w:szCs w:val="22"/>
              </w:rPr>
            </w:pPr>
            <w:r>
              <w:rPr>
                <w:rFonts w:hint="eastAsia"/>
                <w:sz w:val="22"/>
                <w:szCs w:val="22"/>
              </w:rPr>
              <w:t>8Bytes</w:t>
            </w:r>
          </w:p>
        </w:tc>
      </w:tr>
      <w:tr w:rsidR="00D61AA9" w:rsidTr="00595E56">
        <w:trPr>
          <w:trHeight w:val="238"/>
        </w:trPr>
        <w:tc>
          <w:tcPr>
            <w:tcW w:w="1172" w:type="dxa"/>
            <w:vMerge/>
          </w:tcPr>
          <w:p w:rsidR="00D61AA9" w:rsidRPr="00806C2F" w:rsidRDefault="00D61AA9" w:rsidP="00AC5086">
            <w:pPr>
              <w:pStyle w:val="afa"/>
              <w:rPr>
                <w:sz w:val="22"/>
                <w:szCs w:val="22"/>
                <w:rPrChange w:id="9337" w:author="t_竹沢 公佑" w:date="2019-10-05T15:46:00Z">
                  <w:rPr/>
                </w:rPrChange>
              </w:rPr>
            </w:pPr>
          </w:p>
        </w:tc>
        <w:tc>
          <w:tcPr>
            <w:tcW w:w="1204" w:type="dxa"/>
          </w:tcPr>
          <w:p w:rsidR="00D61AA9" w:rsidRPr="00806C2F" w:rsidRDefault="00D61AA9" w:rsidP="00AC5086">
            <w:pPr>
              <w:rPr>
                <w:sz w:val="22"/>
                <w:szCs w:val="22"/>
                <w:rPrChange w:id="9338" w:author="t_竹沢 公佑" w:date="2019-10-05T15:46:00Z">
                  <w:rPr/>
                </w:rPrChange>
              </w:rPr>
            </w:pPr>
            <w:r w:rsidRPr="00806C2F">
              <w:rPr>
                <w:sz w:val="22"/>
                <w:szCs w:val="22"/>
                <w:rPrChange w:id="9339" w:author="t_竹沢 公佑" w:date="2019-10-05T15:46:00Z">
                  <w:rPr/>
                </w:rPrChange>
              </w:rPr>
              <w:t>Reset</w:t>
            </w:r>
          </w:p>
        </w:tc>
        <w:tc>
          <w:tcPr>
            <w:tcW w:w="7515" w:type="dxa"/>
            <w:gridSpan w:val="3"/>
          </w:tcPr>
          <w:p w:rsidR="00D61AA9" w:rsidRDefault="00D61AA9" w:rsidP="00AC5086">
            <w:pPr>
              <w:rPr>
                <w:sz w:val="22"/>
                <w:szCs w:val="22"/>
              </w:rPr>
            </w:pPr>
            <w:r>
              <w:rPr>
                <w:sz w:val="22"/>
                <w:szCs w:val="22"/>
              </w:rPr>
              <w:t>RESET_DFR</w:t>
            </w:r>
            <w:r w:rsidRPr="00B010EB">
              <w:rPr>
                <w:sz w:val="22"/>
                <w:szCs w:val="22"/>
              </w:rPr>
              <w:t xml:space="preserve"> or device file open</w:t>
            </w:r>
          </w:p>
        </w:tc>
      </w:tr>
      <w:tr w:rsidR="00D61AA9" w:rsidRPr="00AC5086" w:rsidTr="00595E56">
        <w:trPr>
          <w:trHeight w:val="238"/>
        </w:trPr>
        <w:tc>
          <w:tcPr>
            <w:tcW w:w="1172" w:type="dxa"/>
            <w:vMerge/>
          </w:tcPr>
          <w:p w:rsidR="00D61AA9" w:rsidRPr="00806C2F" w:rsidRDefault="00D61AA9" w:rsidP="00AC5086">
            <w:pPr>
              <w:pStyle w:val="afa"/>
              <w:rPr>
                <w:sz w:val="22"/>
                <w:szCs w:val="22"/>
                <w:rPrChange w:id="9340" w:author="t_竹沢 公佑" w:date="2019-10-05T15:46:00Z">
                  <w:rPr/>
                </w:rPrChange>
              </w:rPr>
            </w:pPr>
          </w:p>
        </w:tc>
        <w:tc>
          <w:tcPr>
            <w:tcW w:w="1204" w:type="dxa"/>
          </w:tcPr>
          <w:p w:rsidR="00D61AA9" w:rsidRPr="00806C2F" w:rsidRDefault="00D61AA9" w:rsidP="00AC5086">
            <w:pPr>
              <w:rPr>
                <w:sz w:val="22"/>
                <w:szCs w:val="22"/>
                <w:rPrChange w:id="9341" w:author="t_竹沢 公佑" w:date="2019-10-05T15:46:00Z">
                  <w:rPr/>
                </w:rPrChange>
              </w:rPr>
            </w:pPr>
            <w:r w:rsidRPr="00806C2F">
              <w:rPr>
                <w:sz w:val="22"/>
                <w:szCs w:val="22"/>
                <w:rPrChange w:id="9342" w:author="t_竹沢 公佑" w:date="2019-10-05T15:46:00Z">
                  <w:rPr/>
                </w:rPrChange>
              </w:rPr>
              <w:t>Latch</w:t>
            </w:r>
          </w:p>
        </w:tc>
        <w:tc>
          <w:tcPr>
            <w:tcW w:w="7515" w:type="dxa"/>
            <w:gridSpan w:val="3"/>
          </w:tcPr>
          <w:p w:rsidR="00D61AA9" w:rsidRPr="00AC5086" w:rsidRDefault="00D61AA9" w:rsidP="00AC5086">
            <w:pPr>
              <w:spacing w:line="0" w:lineRule="atLeast"/>
              <w:ind w:right="1020"/>
              <w:rPr>
                <w:rFonts w:cs="Times New Roman"/>
                <w:sz w:val="22"/>
                <w:szCs w:val="22"/>
              </w:rPr>
            </w:pPr>
            <w:r>
              <w:rPr>
                <w:rFonts w:cs="Times New Roman"/>
                <w:sz w:val="22"/>
                <w:szCs w:val="22"/>
              </w:rPr>
              <w:t xml:space="preserve">All bits are </w:t>
            </w:r>
            <w:r>
              <w:rPr>
                <w:rFonts w:cs="Times New Roman" w:hint="eastAsia"/>
                <w:sz w:val="22"/>
                <w:szCs w:val="22"/>
              </w:rPr>
              <w:t>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p>
        </w:tc>
      </w:tr>
      <w:tr w:rsidR="00D61AA9" w:rsidTr="00D61AA9">
        <w:trPr>
          <w:trHeight w:val="998"/>
        </w:trPr>
        <w:tc>
          <w:tcPr>
            <w:tcW w:w="1172" w:type="dxa"/>
            <w:vMerge/>
          </w:tcPr>
          <w:p w:rsidR="00D61AA9" w:rsidRPr="00806C2F" w:rsidRDefault="00D61AA9" w:rsidP="00AC5086">
            <w:pPr>
              <w:pStyle w:val="afa"/>
              <w:rPr>
                <w:sz w:val="22"/>
                <w:szCs w:val="22"/>
                <w:rPrChange w:id="9343" w:author="t_竹沢 公佑" w:date="2019-10-05T15:46:00Z">
                  <w:rPr/>
                </w:rPrChange>
              </w:rPr>
            </w:pPr>
          </w:p>
        </w:tc>
        <w:tc>
          <w:tcPr>
            <w:tcW w:w="1204" w:type="dxa"/>
          </w:tcPr>
          <w:p w:rsidR="00D61AA9" w:rsidRPr="00806C2F" w:rsidRDefault="00D61AA9" w:rsidP="00AC5086">
            <w:pPr>
              <w:pStyle w:val="afa"/>
              <w:rPr>
                <w:sz w:val="22"/>
                <w:szCs w:val="22"/>
                <w:rPrChange w:id="9344" w:author="t_竹沢 公佑" w:date="2019-10-05T15:46:00Z">
                  <w:rPr/>
                </w:rPrChange>
              </w:rPr>
            </w:pPr>
            <w:r w:rsidRPr="00806C2F">
              <w:rPr>
                <w:sz w:val="22"/>
                <w:szCs w:val="22"/>
                <w:rPrChange w:id="9345" w:author="t_竹沢 公佑" w:date="2019-10-05T15:46:00Z">
                  <w:rPr/>
                </w:rPrChange>
              </w:rPr>
              <w:t>Value</w:t>
            </w:r>
          </w:p>
        </w:tc>
        <w:tc>
          <w:tcPr>
            <w:tcW w:w="7515" w:type="dxa"/>
            <w:gridSpan w:val="3"/>
          </w:tcPr>
          <w:p w:rsidR="00D61AA9" w:rsidRDefault="00D61AA9" w:rsidP="00AC5086">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0-3:</w:t>
            </w:r>
          </w:p>
          <w:p w:rsidR="00D61AA9" w:rsidRDefault="00D61AA9" w:rsidP="00AC5086">
            <w:pPr>
              <w:widowControl w:val="0"/>
              <w:autoSpaceDE w:val="0"/>
              <w:autoSpaceDN w:val="0"/>
              <w:adjustRightInd w:val="0"/>
              <w:spacing w:line="0" w:lineRule="atLeast"/>
              <w:ind w:left="110" w:hangingChars="50" w:hanging="110"/>
              <w:rPr>
                <w:rFonts w:cs="Times New Roman"/>
                <w:sz w:val="22"/>
                <w:szCs w:val="22"/>
              </w:rPr>
            </w:pPr>
            <w:r>
              <w:rPr>
                <w:rFonts w:cs="Times New Roman"/>
                <w:sz w:val="22"/>
                <w:szCs w:val="22"/>
              </w:rPr>
              <w:t xml:space="preserve"> Number of </w:t>
            </w:r>
            <w:r>
              <w:rPr>
                <w:rFonts w:cs="Times New Roman" w:hint="eastAsia"/>
                <w:sz w:val="22"/>
                <w:szCs w:val="22"/>
              </w:rPr>
              <w:t>200</w:t>
            </w:r>
            <w:r>
              <w:rPr>
                <w:rFonts w:cs="Times New Roman"/>
                <w:sz w:val="22"/>
                <w:szCs w:val="22"/>
              </w:rPr>
              <w:t xml:space="preserve"> MHz clocks counted</w:t>
            </w:r>
            <w:r>
              <w:rPr>
                <w:rFonts w:cs="Times New Roman" w:hint="eastAsia"/>
                <w:sz w:val="22"/>
                <w:szCs w:val="22"/>
              </w:rPr>
              <w:t xml:space="preserve"> 32</w:t>
            </w:r>
            <w:r>
              <w:rPr>
                <w:rFonts w:cs="Times New Roman"/>
                <w:sz w:val="22"/>
                <w:szCs w:val="22"/>
              </w:rPr>
              <w:t>-bit , MSByte first</w:t>
            </w:r>
            <w:r>
              <w:rPr>
                <w:rFonts w:cs="Times New Roman" w:hint="eastAsia"/>
                <w:sz w:val="22"/>
                <w:szCs w:val="22"/>
              </w:rPr>
              <w:t>.</w:t>
            </w:r>
          </w:p>
          <w:p w:rsidR="00D61AA9" w:rsidRPr="000B41A5" w:rsidRDefault="00D61AA9" w:rsidP="00AC5086">
            <w:pPr>
              <w:spacing w:line="0" w:lineRule="atLeast"/>
              <w:ind w:right="1020"/>
              <w:rPr>
                <w:rFonts w:cs="Times New Roman"/>
                <w:sz w:val="22"/>
                <w:szCs w:val="22"/>
              </w:rPr>
            </w:pPr>
            <w:r>
              <w:rPr>
                <w:sz w:val="22"/>
                <w:szCs w:val="22"/>
              </w:rPr>
              <w:t>B</w:t>
            </w:r>
            <w:r>
              <w:rPr>
                <w:rFonts w:hint="eastAsia"/>
                <w:sz w:val="22"/>
                <w:szCs w:val="22"/>
              </w:rPr>
              <w:t>yte4-7:</w:t>
            </w:r>
            <w:r>
              <w:rPr>
                <w:rFonts w:cs="Times New Roman"/>
                <w:sz w:val="22"/>
                <w:szCs w:val="22"/>
              </w:rPr>
              <w:t xml:space="preserve"> Reserved (</w:t>
            </w:r>
            <w:r>
              <w:rPr>
                <w:rFonts w:cs="Times New Roman" w:hint="eastAsia"/>
                <w:sz w:val="22"/>
                <w:szCs w:val="22"/>
              </w:rPr>
              <w:t>undefined</w:t>
            </w:r>
            <w:r>
              <w:rPr>
                <w:rFonts w:cs="Times New Roman"/>
                <w:sz w:val="22"/>
                <w:szCs w:val="22"/>
              </w:rPr>
              <w:t>)</w:t>
            </w:r>
          </w:p>
        </w:tc>
      </w:tr>
      <w:tr w:rsidR="00D61AA9" w:rsidTr="007C7405">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9346" w:author="t_竹沢 公佑" w:date="2020-08-13T10:44: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670"/>
          <w:trPrChange w:id="9347" w:author="t_竹沢 公佑" w:date="2020-08-13T10:44:00Z">
            <w:trPr>
              <w:trHeight w:val="997"/>
            </w:trPr>
          </w:trPrChange>
        </w:trPr>
        <w:tc>
          <w:tcPr>
            <w:tcW w:w="1172" w:type="dxa"/>
            <w:vMerge/>
            <w:tcPrChange w:id="9348" w:author="t_竹沢 公佑" w:date="2020-08-13T10:44:00Z">
              <w:tcPr>
                <w:tcW w:w="1172" w:type="dxa"/>
                <w:vMerge/>
              </w:tcPr>
            </w:tcPrChange>
          </w:tcPr>
          <w:p w:rsidR="00D61AA9" w:rsidRPr="00806C2F" w:rsidRDefault="00D61AA9" w:rsidP="00AC5086">
            <w:pPr>
              <w:pStyle w:val="afa"/>
              <w:rPr>
                <w:sz w:val="22"/>
                <w:szCs w:val="22"/>
              </w:rPr>
            </w:pPr>
          </w:p>
        </w:tc>
        <w:tc>
          <w:tcPr>
            <w:tcW w:w="1204" w:type="dxa"/>
            <w:tcPrChange w:id="9349" w:author="t_竹沢 公佑" w:date="2020-08-13T10:44:00Z">
              <w:tcPr>
                <w:tcW w:w="1204" w:type="dxa"/>
              </w:tcPr>
            </w:tcPrChange>
          </w:tcPr>
          <w:p w:rsidR="00D61AA9" w:rsidRPr="000B41A5" w:rsidRDefault="00202C26" w:rsidP="00AC5086">
            <w:pPr>
              <w:pStyle w:val="afa"/>
              <w:rPr>
                <w:sz w:val="22"/>
                <w:szCs w:val="22"/>
              </w:rPr>
            </w:pPr>
            <w:ins w:id="9350" w:author="t_竹沢 公佑" w:date="2020-08-20T10:18:00Z">
              <w:r>
                <w:rPr>
                  <w:rFonts w:hint="eastAsia"/>
                  <w:sz w:val="22"/>
                  <w:szCs w:val="22"/>
                </w:rPr>
                <w:t>Category</w:t>
              </w:r>
            </w:ins>
          </w:p>
        </w:tc>
        <w:tc>
          <w:tcPr>
            <w:tcW w:w="7515" w:type="dxa"/>
            <w:gridSpan w:val="3"/>
            <w:tcPrChange w:id="9351" w:author="t_竹沢 公佑" w:date="2020-08-13T10:44:00Z">
              <w:tcPr>
                <w:tcW w:w="7515" w:type="dxa"/>
                <w:gridSpan w:val="3"/>
              </w:tcPr>
            </w:tcPrChange>
          </w:tcPr>
          <w:p w:rsidR="00D61AA9" w:rsidRDefault="007C7405" w:rsidP="00AC5086">
            <w:pPr>
              <w:spacing w:line="0" w:lineRule="atLeast"/>
              <w:ind w:right="1020"/>
              <w:rPr>
                <w:ins w:id="9352" w:author="t_竹沢 公佑" w:date="2020-08-13T10:43:00Z"/>
                <w:rFonts w:cs="Times New Roman"/>
                <w:sz w:val="22"/>
                <w:szCs w:val="22"/>
              </w:rPr>
            </w:pPr>
            <w:ins w:id="9353" w:author="t_竹沢 公佑" w:date="2020-08-13T10:43:00Z">
              <w:r>
                <w:rPr>
                  <w:rFonts w:cs="Times New Roman" w:hint="eastAsia"/>
                  <w:sz w:val="22"/>
                  <w:szCs w:val="22"/>
                </w:rPr>
                <w:t>■Info</w:t>
              </w:r>
            </w:ins>
          </w:p>
          <w:p w:rsidR="007C7405" w:rsidRDefault="007C7405" w:rsidP="00AC5086">
            <w:pPr>
              <w:spacing w:line="0" w:lineRule="atLeast"/>
              <w:ind w:right="1020"/>
              <w:rPr>
                <w:rFonts w:cs="Times New Roman"/>
                <w:sz w:val="22"/>
                <w:szCs w:val="22"/>
              </w:rPr>
            </w:pPr>
            <w:ins w:id="9354" w:author="t_竹沢 公佑" w:date="2020-08-13T10:43:00Z">
              <w:r>
                <w:rPr>
                  <w:rFonts w:cs="Times New Roman" w:hint="eastAsia"/>
                  <w:sz w:val="22"/>
                  <w:szCs w:val="22"/>
                </w:rPr>
                <w:t xml:space="preserve">　</w:t>
              </w:r>
            </w:ins>
            <w:ins w:id="9355" w:author="t_竹沢 公佑" w:date="2020-08-13T10:44:00Z">
              <w:r>
                <w:rPr>
                  <w:rFonts w:cs="Times New Roman" w:hint="eastAsia"/>
                  <w:sz w:val="22"/>
                  <w:szCs w:val="22"/>
                </w:rPr>
                <w:t>This function just returns hardware/device driver information.</w:t>
              </w:r>
            </w:ins>
          </w:p>
        </w:tc>
      </w:tr>
      <w:tr w:rsidR="00DF1C7C" w:rsidTr="00AC5086">
        <w:tc>
          <w:tcPr>
            <w:tcW w:w="2376" w:type="dxa"/>
            <w:gridSpan w:val="2"/>
          </w:tcPr>
          <w:p w:rsidR="00DF1C7C" w:rsidRDefault="00DF1C7C">
            <w:pPr>
              <w:spacing w:line="0" w:lineRule="atLeast"/>
              <w:ind w:right="1020"/>
              <w:rPr>
                <w:rFonts w:cs="Times New Roman"/>
                <w:sz w:val="22"/>
                <w:szCs w:val="22"/>
              </w:rPr>
            </w:pPr>
            <w:r>
              <w:rPr>
                <w:rFonts w:cs="Times New Roman" w:hint="eastAsia"/>
                <w:sz w:val="22"/>
                <w:szCs w:val="22"/>
              </w:rPr>
              <w:t>Remarks</w:t>
            </w:r>
          </w:p>
        </w:tc>
        <w:tc>
          <w:tcPr>
            <w:tcW w:w="7515" w:type="dxa"/>
            <w:gridSpan w:val="3"/>
          </w:tcPr>
          <w:p w:rsidR="00DF1C7C" w:rsidRPr="005038B9" w:rsidRDefault="00DF1C7C">
            <w:pPr>
              <w:pStyle w:val="a8"/>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・The delay count starts when DRXP receives 48ms TE.</w:t>
            </w:r>
          </w:p>
          <w:p w:rsidR="00DF1C7C" w:rsidRPr="003B63B3" w:rsidRDefault="00DF1C7C">
            <w:pPr>
              <w:spacing w:line="0" w:lineRule="atLeast"/>
              <w:ind w:right="1020"/>
              <w:rPr>
                <w:sz w:val="22"/>
                <w:szCs w:val="22"/>
              </w:rPr>
            </w:pPr>
            <w:r w:rsidRPr="003B63B3">
              <w:rPr>
                <w:rFonts w:cs="Times New Roman" w:hint="eastAsia"/>
                <w:sz w:val="22"/>
                <w:szCs w:val="22"/>
              </w:rPr>
              <w:t>・</w:t>
            </w:r>
            <w:r w:rsidRPr="003B63B3">
              <w:rPr>
                <w:sz w:val="22"/>
                <w:szCs w:val="22"/>
              </w:rPr>
              <w:t xml:space="preserve">The delay </w:t>
            </w:r>
            <w:r w:rsidRPr="003B63B3">
              <w:rPr>
                <w:rFonts w:hint="eastAsia"/>
                <w:sz w:val="22"/>
                <w:szCs w:val="22"/>
              </w:rPr>
              <w:t>count</w:t>
            </w:r>
            <w:r w:rsidRPr="003B63B3">
              <w:rPr>
                <w:sz w:val="22"/>
                <w:szCs w:val="22"/>
              </w:rPr>
              <w:t xml:space="preserve"> returns to 0 when DRXP receives 48ms TE.</w:t>
            </w:r>
          </w:p>
          <w:p w:rsidR="00DF1C7C" w:rsidRPr="005038B9" w:rsidRDefault="00DF1C7C">
            <w:pPr>
              <w:pStyle w:val="a8"/>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・The value of count is copied to somewhere as the latest metaframe delay </w:t>
            </w:r>
          </w:p>
          <w:p w:rsidR="00DF1C7C" w:rsidRPr="005038B9" w:rsidRDefault="00DF1C7C">
            <w:pPr>
              <w:pStyle w:val="a8"/>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when DRXP detects the metaframe bit in the ALMA frame. The delay count </w:t>
            </w:r>
          </w:p>
          <w:p w:rsidR="00DF1C7C" w:rsidRPr="005038B9" w:rsidRDefault="00DF1C7C">
            <w:pPr>
              <w:pStyle w:val="a8"/>
              <w:ind w:firstLineChars="50" w:firstLine="11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does not stop.</w:t>
            </w:r>
          </w:p>
          <w:p w:rsidR="00DF1C7C" w:rsidRPr="005038B9" w:rsidRDefault="00DF1C7C">
            <w:pPr>
              <w:pStyle w:val="a8"/>
              <w:rPr>
                <w:rFonts w:ascii="ＭＳ Ｐゴシック" w:eastAsia="ＭＳ Ｐゴシック" w:hAnsi="ＭＳ Ｐゴシック"/>
                <w:sz w:val="22"/>
                <w:szCs w:val="22"/>
              </w:rPr>
            </w:pPr>
            <w:r w:rsidRPr="005038B9">
              <w:rPr>
                <w:rFonts w:ascii="ＭＳ Ｐゴシック" w:eastAsia="ＭＳ Ｐゴシック" w:hAnsi="ＭＳ Ｐゴシック" w:cs="Times New Roman" w:hint="eastAsia"/>
                <w:sz w:val="22"/>
                <w:szCs w:val="22"/>
              </w:rPr>
              <w:t>・</w:t>
            </w:r>
            <w:r w:rsidRPr="005038B9">
              <w:rPr>
                <w:rFonts w:ascii="ＭＳ Ｐゴシック" w:eastAsia="ＭＳ Ｐゴシック" w:hAnsi="ＭＳ Ｐゴシック" w:hint="eastAsia"/>
                <w:sz w:val="22"/>
                <w:szCs w:val="22"/>
              </w:rPr>
              <w:t xml:space="preserve">The delay count stops when the delay </w:t>
            </w:r>
            <w:r w:rsidR="00D458FC">
              <w:rPr>
                <w:rFonts w:ascii="ＭＳ Ｐゴシック" w:eastAsia="ＭＳ Ｐゴシック" w:hAnsi="ＭＳ Ｐゴシック" w:hint="eastAsia"/>
                <w:sz w:val="22"/>
                <w:szCs w:val="22"/>
              </w:rPr>
              <w:t>count</w:t>
            </w:r>
            <w:r w:rsidRPr="005038B9">
              <w:rPr>
                <w:rFonts w:ascii="ＭＳ Ｐゴシック" w:eastAsia="ＭＳ Ｐゴシック" w:hAnsi="ＭＳ Ｐゴシック" w:hint="eastAsia"/>
                <w:sz w:val="22"/>
                <w:szCs w:val="22"/>
              </w:rPr>
              <w:t xml:space="preserve"> reaches </w:t>
            </w:r>
            <w:del w:id="9356" w:author="t_竹沢 公佑" w:date="2019-10-05T15:54:00Z">
              <w:r w:rsidRPr="005038B9" w:rsidDel="009B27F9">
                <w:rPr>
                  <w:rFonts w:ascii="ＭＳ Ｐゴシック" w:eastAsia="ＭＳ Ｐゴシック" w:hAnsi="ＭＳ Ｐゴシック" w:hint="eastAsia"/>
                  <w:sz w:val="22"/>
                  <w:szCs w:val="22"/>
                </w:rPr>
                <w:delText xml:space="preserve">at </w:delText>
              </w:r>
            </w:del>
            <w:r w:rsidRPr="005038B9">
              <w:rPr>
                <w:rFonts w:ascii="ＭＳ Ｐゴシック" w:eastAsia="ＭＳ Ｐゴシック" w:hAnsi="ＭＳ Ｐゴシック" w:hint="eastAsia"/>
                <w:sz w:val="22"/>
                <w:szCs w:val="22"/>
              </w:rPr>
              <w:t xml:space="preserve">the maximum value </w:t>
            </w:r>
          </w:p>
          <w:p w:rsidR="00DF1C7C" w:rsidRPr="005038B9" w:rsidRDefault="00DF1C7C" w:rsidP="005038B9">
            <w:pPr>
              <w:pStyle w:val="a8"/>
              <w:ind w:leftChars="50" w:left="120"/>
              <w:rPr>
                <w:rFonts w:ascii="ＭＳ Ｐゴシック" w:eastAsia="ＭＳ Ｐゴシック" w:hAnsi="ＭＳ Ｐゴシック"/>
                <w:sz w:val="22"/>
                <w:szCs w:val="22"/>
              </w:rPr>
            </w:pPr>
            <w:r w:rsidRPr="005038B9">
              <w:rPr>
                <w:rFonts w:ascii="ＭＳ Ｐゴシック" w:eastAsia="ＭＳ Ｐゴシック" w:hAnsi="ＭＳ Ｐゴシック" w:hint="eastAsia"/>
                <w:sz w:val="22"/>
                <w:szCs w:val="22"/>
              </w:rPr>
              <w:t xml:space="preserve">of 32 bit integer (i.e.,0xFFFFFFFF).There is no copy of the delay </w:t>
            </w:r>
            <w:r w:rsidR="00D458FC">
              <w:rPr>
                <w:rFonts w:ascii="ＭＳ Ｐゴシック" w:eastAsia="ＭＳ Ｐゴシック" w:hAnsi="ＭＳ Ｐゴシック" w:hint="eastAsia"/>
                <w:sz w:val="22"/>
                <w:szCs w:val="22"/>
              </w:rPr>
              <w:t>count</w:t>
            </w:r>
            <w:r w:rsidRPr="005038B9">
              <w:rPr>
                <w:rFonts w:ascii="ＭＳ Ｐゴシック" w:eastAsia="ＭＳ Ｐゴシック" w:hAnsi="ＭＳ Ｐゴシック" w:hint="eastAsia"/>
                <w:sz w:val="22"/>
                <w:szCs w:val="22"/>
              </w:rPr>
              <w:t xml:space="preserve"> to the metaframe delay.</w:t>
            </w:r>
          </w:p>
          <w:p w:rsidR="00DF1C7C" w:rsidRPr="00727B82" w:rsidRDefault="00DF1C7C">
            <w:pPr>
              <w:spacing w:line="0" w:lineRule="atLeast"/>
              <w:rPr>
                <w:sz w:val="22"/>
                <w:szCs w:val="22"/>
              </w:rPr>
            </w:pPr>
            <w:r w:rsidRPr="003B63B3">
              <w:rPr>
                <w:rFonts w:cs="Times New Roman" w:hint="eastAsia"/>
                <w:sz w:val="22"/>
                <w:szCs w:val="22"/>
              </w:rPr>
              <w:t>・</w:t>
            </w:r>
            <w:r w:rsidRPr="003B63B3">
              <w:rPr>
                <w:rFonts w:hint="eastAsia"/>
                <w:sz w:val="22"/>
                <w:szCs w:val="22"/>
                <w:lang w:val="en"/>
              </w:rPr>
              <w:t>A</w:t>
            </w:r>
            <w:r w:rsidRPr="003B63B3">
              <w:rPr>
                <w:sz w:val="22"/>
                <w:szCs w:val="22"/>
                <w:lang w:val="en"/>
              </w:rPr>
              <w:t>s a result</w:t>
            </w:r>
            <w:r w:rsidRPr="003B63B3">
              <w:rPr>
                <w:rFonts w:hint="eastAsia"/>
                <w:sz w:val="22"/>
                <w:szCs w:val="22"/>
                <w:lang w:val="en"/>
              </w:rPr>
              <w:t>,</w:t>
            </w:r>
            <w:r w:rsidRPr="003B63B3">
              <w:rPr>
                <w:rFonts w:cs="Times New Roman" w:hint="eastAsia"/>
                <w:sz w:val="22"/>
                <w:szCs w:val="22"/>
              </w:rPr>
              <w:t xml:space="preserve"> </w:t>
            </w:r>
            <w:r w:rsidRPr="003B63B3">
              <w:rPr>
                <w:sz w:val="22"/>
                <w:szCs w:val="22"/>
              </w:rPr>
              <w:t>GET_DFR_METAFRAME_DELAY always</w:t>
            </w:r>
            <w:r w:rsidRPr="003B63B3">
              <w:rPr>
                <w:rFonts w:hint="eastAsia"/>
                <w:sz w:val="22"/>
                <w:szCs w:val="22"/>
              </w:rPr>
              <w:t xml:space="preserve"> </w:t>
            </w:r>
            <w:r w:rsidRPr="003B63B3">
              <w:rPr>
                <w:sz w:val="22"/>
                <w:szCs w:val="22"/>
              </w:rPr>
              <w:t>returns</w:t>
            </w:r>
            <w:r w:rsidRPr="003B63B3">
              <w:rPr>
                <w:rFonts w:hint="eastAsia"/>
                <w:sz w:val="22"/>
                <w:szCs w:val="22"/>
              </w:rPr>
              <w:t xml:space="preserve"> </w:t>
            </w:r>
            <w:r w:rsidRPr="00727B82">
              <w:rPr>
                <w:rFonts w:hint="eastAsia"/>
                <w:sz w:val="22"/>
                <w:szCs w:val="22"/>
              </w:rPr>
              <w:t xml:space="preserve">to </w:t>
            </w:r>
            <w:r w:rsidRPr="00727B82">
              <w:rPr>
                <w:sz w:val="22"/>
                <w:szCs w:val="22"/>
              </w:rPr>
              <w:t xml:space="preserve">the </w:t>
            </w:r>
          </w:p>
          <w:p w:rsidR="00DF1C7C" w:rsidRDefault="00DF1C7C">
            <w:pPr>
              <w:spacing w:line="0" w:lineRule="atLeast"/>
              <w:ind w:right="1020" w:firstLineChars="50" w:firstLine="110"/>
              <w:rPr>
                <w:ins w:id="9357" w:author="t_竹沢 公佑" w:date="2019-09-18T15:37:00Z"/>
                <w:sz w:val="22"/>
                <w:szCs w:val="22"/>
              </w:rPr>
            </w:pPr>
            <w:r w:rsidRPr="00727B82">
              <w:rPr>
                <w:sz w:val="22"/>
                <w:szCs w:val="22"/>
              </w:rPr>
              <w:t>latest metaframe delay.</w:t>
            </w:r>
          </w:p>
          <w:p w:rsidR="0070113E" w:rsidRDefault="0070113E">
            <w:pPr>
              <w:spacing w:line="0" w:lineRule="atLeast"/>
              <w:ind w:right="1020" w:firstLineChars="50" w:firstLine="110"/>
              <w:rPr>
                <w:ins w:id="9358" w:author="t_竹沢 公佑" w:date="2019-09-18T15:37:00Z"/>
                <w:sz w:val="22"/>
                <w:szCs w:val="22"/>
              </w:rPr>
            </w:pPr>
          </w:p>
          <w:p w:rsidR="0070113E" w:rsidRPr="00F411DC" w:rsidRDefault="0070113E">
            <w:pPr>
              <w:spacing w:line="0" w:lineRule="atLeast"/>
              <w:ind w:right="1020"/>
              <w:rPr>
                <w:sz w:val="22"/>
                <w:szCs w:val="22"/>
              </w:rPr>
              <w:pPrChange w:id="9359" w:author="t_竹沢 公佑" w:date="2019-10-05T15:49:00Z">
                <w:pPr>
                  <w:spacing w:line="0" w:lineRule="atLeast"/>
                  <w:ind w:right="1020" w:firstLineChars="50" w:firstLine="110"/>
                </w:pPr>
              </w:pPrChange>
            </w:pPr>
            <w:ins w:id="9360" w:author="t_竹沢 公佑" w:date="2019-09-18T15:37:00Z">
              <w:r>
                <w:rPr>
                  <w:rFonts w:hint="eastAsia"/>
                  <w:sz w:val="22"/>
                  <w:szCs w:val="22"/>
                </w:rPr>
                <w:t>(*1)</w:t>
              </w:r>
            </w:ins>
            <w:ins w:id="9361" w:author="t_竹沢 公佑" w:date="2019-09-18T15:38:00Z">
              <w:r>
                <w:rPr>
                  <w:rFonts w:cs="Times New Roman" w:hint="eastAsia"/>
                  <w:sz w:val="22"/>
                  <w:szCs w:val="22"/>
                </w:rPr>
                <w:t xml:space="preserve"> </w:t>
              </w:r>
              <w:r>
                <w:rPr>
                  <w:rFonts w:hint="eastAsia"/>
                  <w:bCs/>
                  <w:sz w:val="22"/>
                  <w:szCs w:val="22"/>
                </w:rPr>
                <w:t xml:space="preserve">This </w:t>
              </w:r>
            </w:ins>
            <w:ins w:id="9362" w:author="t_竹沢 公佑" w:date="2019-10-05T15:49:00Z">
              <w:r w:rsidR="00DB4A25">
                <w:rPr>
                  <w:bCs/>
                  <w:sz w:val="22"/>
                  <w:szCs w:val="22"/>
                </w:rPr>
                <w:t>command</w:t>
              </w:r>
              <w:r w:rsidR="00DB4A25">
                <w:rPr>
                  <w:rFonts w:hint="eastAsia"/>
                  <w:bCs/>
                  <w:sz w:val="22"/>
                  <w:szCs w:val="22"/>
                </w:rPr>
                <w:t xml:space="preserve"> </w:t>
              </w:r>
            </w:ins>
            <w:ins w:id="9363" w:author="t_竹沢 公佑" w:date="2019-09-18T15:38:00Z">
              <w:r>
                <w:rPr>
                  <w:rFonts w:hint="eastAsia"/>
                  <w:bCs/>
                  <w:sz w:val="22"/>
                  <w:szCs w:val="22"/>
                </w:rPr>
                <w:t>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9364" w:author="t_竹沢 公佑" w:date="2019-09-18T15:38:00Z">
              <w:r w:rsidRPr="0056709F">
                <w:rPr>
                  <w:b/>
                  <w:bCs/>
                  <w:sz w:val="22"/>
                  <w:szCs w:val="22"/>
                </w:rPr>
                <w:fldChar w:fldCharType="separate"/>
              </w:r>
            </w:ins>
            <w:ins w:id="9365" w:author="t_竹沢 公佑" w:date="2021-02-02T17:29:00Z">
              <w:r w:rsidR="000B4FA1">
                <w:rPr>
                  <w:b/>
                  <w:bCs/>
                  <w:sz w:val="22"/>
                  <w:szCs w:val="22"/>
                </w:rPr>
                <w:t>5.5</w:t>
              </w:r>
            </w:ins>
            <w:ins w:id="9366" w:author="t_竹沢 公佑" w:date="2019-09-18T15:38: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9367" w:author="t_竹沢 公佑" w:date="2019-09-18T15:38:00Z">
              <w:r w:rsidRPr="0056709F">
                <w:rPr>
                  <w:b/>
                  <w:bCs/>
                  <w:sz w:val="22"/>
                  <w:szCs w:val="22"/>
                </w:rPr>
                <w:fldChar w:fldCharType="separate"/>
              </w:r>
            </w:ins>
            <w:ins w:id="9368" w:author="t_竹沢 公佑" w:date="2021-02-02T17:29:00Z">
              <w:r w:rsidR="000B4FA1" w:rsidRPr="000B4FA1">
                <w:rPr>
                  <w:b/>
                  <w:u w:val="single"/>
                  <w:rPrChange w:id="9369" w:author="t_竹沢 公佑" w:date="2021-02-02T17:29:00Z">
                    <w:rPr>
                      <w:u w:val="single"/>
                    </w:rPr>
                  </w:rPrChange>
                </w:rPr>
                <w:t>ioctl</w:t>
              </w:r>
            </w:ins>
            <w:ins w:id="9370" w:author="t_竹沢 公佑" w:date="2019-09-18T15:38:00Z">
              <w:r w:rsidRPr="0056709F">
                <w:rPr>
                  <w:b/>
                  <w:bCs/>
                  <w:sz w:val="22"/>
                  <w:szCs w:val="22"/>
                </w:rPr>
                <w:fldChar w:fldCharType="end"/>
              </w:r>
              <w:r w:rsidRPr="0056709F">
                <w:rPr>
                  <w:b/>
                  <w:bCs/>
                  <w:sz w:val="22"/>
                  <w:szCs w:val="22"/>
                </w:rPr>
                <w:t>”</w:t>
              </w:r>
              <w:r>
                <w:rPr>
                  <w:rFonts w:hint="eastAsia"/>
                  <w:b/>
                  <w:bCs/>
                  <w:sz w:val="22"/>
                  <w:szCs w:val="22"/>
                </w:rPr>
                <w:t>.</w:t>
              </w:r>
            </w:ins>
          </w:p>
        </w:tc>
      </w:tr>
      <w:tr w:rsidR="00226376" w:rsidRPr="00226376" w:rsidTr="00AC5086">
        <w:tc>
          <w:tcPr>
            <w:tcW w:w="2376" w:type="dxa"/>
            <w:gridSpan w:val="2"/>
            <w:tcBorders>
              <w:top w:val="single" w:sz="4" w:space="0" w:color="auto"/>
              <w:left w:val="single" w:sz="4" w:space="0" w:color="auto"/>
              <w:bottom w:val="single" w:sz="4" w:space="0" w:color="auto"/>
              <w:right w:val="single" w:sz="4" w:space="0" w:color="auto"/>
            </w:tcBorders>
          </w:tcPr>
          <w:p w:rsidR="00226376" w:rsidRDefault="0010387A" w:rsidP="008D42B9">
            <w:pPr>
              <w:spacing w:line="0" w:lineRule="atLeast"/>
              <w:ind w:right="1020"/>
              <w:rPr>
                <w:rFonts w:cs="Times New Roman"/>
                <w:sz w:val="22"/>
                <w:szCs w:val="22"/>
              </w:rPr>
            </w:pPr>
            <w:r>
              <w:rPr>
                <w:rFonts w:cs="Times New Roman"/>
                <w:sz w:val="22"/>
                <w:szCs w:val="22"/>
              </w:rPr>
              <w:t>E</w:t>
            </w:r>
            <w:r w:rsidR="00226376">
              <w:rPr>
                <w:rFonts w:cs="Times New Roman" w:hint="eastAsia"/>
                <w:sz w:val="22"/>
                <w:szCs w:val="22"/>
              </w:rPr>
              <w:t>rrors</w:t>
            </w:r>
          </w:p>
        </w:tc>
        <w:tc>
          <w:tcPr>
            <w:tcW w:w="7515" w:type="dxa"/>
            <w:gridSpan w:val="3"/>
            <w:tcBorders>
              <w:top w:val="single" w:sz="4" w:space="0" w:color="auto"/>
              <w:left w:val="single" w:sz="4" w:space="0" w:color="auto"/>
              <w:bottom w:val="single" w:sz="4" w:space="0" w:color="auto"/>
              <w:right w:val="single" w:sz="4" w:space="0" w:color="auto"/>
            </w:tcBorders>
          </w:tcPr>
          <w:p w:rsidR="00226376" w:rsidRPr="00226376" w:rsidRDefault="00226376" w:rsidP="008D42B9">
            <w:pPr>
              <w:spacing w:line="0" w:lineRule="atLeast"/>
              <w:ind w:right="1020"/>
              <w:rPr>
                <w:rFonts w:cs="Times New Roman"/>
                <w:sz w:val="22"/>
                <w:szCs w:val="22"/>
              </w:rPr>
            </w:pPr>
            <w:r w:rsidRPr="00226376">
              <w:rPr>
                <w:rFonts w:cs="Times New Roman" w:hint="eastAsia"/>
                <w:sz w:val="22"/>
                <w:szCs w:val="22"/>
              </w:rPr>
              <w:t>EIO</w:t>
            </w:r>
          </w:p>
          <w:p w:rsidR="00226376" w:rsidRDefault="00226376" w:rsidP="00226376">
            <w:pPr>
              <w:spacing w:line="0" w:lineRule="atLeast"/>
              <w:ind w:right="1020" w:firstLineChars="50" w:firstLine="110"/>
              <w:rPr>
                <w:ins w:id="9371" w:author="t_竹沢 公佑" w:date="2019-09-18T15:38:00Z"/>
                <w:rFonts w:cs="Times New Roman"/>
                <w:sz w:val="22"/>
                <w:szCs w:val="22"/>
              </w:rPr>
            </w:pPr>
            <w:r w:rsidRPr="00226376">
              <w:rPr>
                <w:rFonts w:cs="Times New Roman" w:hint="eastAsia"/>
                <w:sz w:val="22"/>
                <w:szCs w:val="22"/>
              </w:rPr>
              <w:t xml:space="preserve">When </w:t>
            </w:r>
            <w:ins w:id="9372" w:author="t_竹沢 公佑" w:date="2019-10-05T15:49:00Z">
              <w:r w:rsidR="00DB4A25">
                <w:rPr>
                  <w:rFonts w:cs="Times New Roman" w:hint="eastAsia"/>
                  <w:sz w:val="22"/>
                  <w:szCs w:val="22"/>
                </w:rPr>
                <w:t xml:space="preserve">this </w:t>
              </w:r>
            </w:ins>
            <w:ins w:id="9373" w:author="t_竹沢 公佑" w:date="2019-10-05T15:48:00Z">
              <w:r w:rsidR="00DB4A25">
                <w:rPr>
                  <w:rFonts w:cs="Times New Roman" w:hint="eastAsia"/>
                  <w:sz w:val="22"/>
                  <w:szCs w:val="22"/>
                </w:rPr>
                <w:t xml:space="preserve">command </w:t>
              </w:r>
            </w:ins>
            <w:r w:rsidRPr="00226376">
              <w:rPr>
                <w:rFonts w:cs="Times New Roman" w:hint="eastAsia"/>
                <w:sz w:val="22"/>
                <w:szCs w:val="22"/>
              </w:rPr>
              <w:t>fail</w:t>
            </w:r>
            <w:ins w:id="9374" w:author="t_竹沢 公佑" w:date="2019-10-05T15:49:00Z">
              <w:r w:rsidR="00DB4A25">
                <w:rPr>
                  <w:rFonts w:cs="Times New Roman" w:hint="eastAsia"/>
                  <w:sz w:val="22"/>
                  <w:szCs w:val="22"/>
                </w:rPr>
                <w:t>s</w:t>
              </w:r>
            </w:ins>
            <w:r w:rsidRPr="00226376">
              <w:rPr>
                <w:rFonts w:cs="Times New Roman" w:hint="eastAsia"/>
                <w:sz w:val="22"/>
                <w:szCs w:val="22"/>
              </w:rPr>
              <w:t xml:space="preserve"> to read or write internal register.</w:t>
            </w:r>
          </w:p>
          <w:p w:rsidR="0070113E" w:rsidRDefault="0070113E" w:rsidP="0070113E">
            <w:pPr>
              <w:spacing w:line="0" w:lineRule="atLeast"/>
              <w:ind w:right="1020" w:firstLineChars="50" w:firstLine="110"/>
              <w:rPr>
                <w:ins w:id="9375" w:author="t_竹沢 公佑" w:date="2019-09-18T15:38:00Z"/>
                <w:bCs/>
                <w:sz w:val="22"/>
                <w:szCs w:val="22"/>
              </w:rPr>
            </w:pPr>
            <w:ins w:id="9376" w:author="t_竹沢 公佑" w:date="2019-09-18T15:38:00Z">
              <w:r w:rsidRPr="00A033B7">
                <w:rPr>
                  <w:bCs/>
                  <w:sz w:val="22"/>
                  <w:szCs w:val="22"/>
                </w:rPr>
                <w:t>This errno means device driver can't control the device.</w:t>
              </w:r>
            </w:ins>
          </w:p>
          <w:p w:rsidR="0070113E" w:rsidRDefault="00AA1052" w:rsidP="0070113E">
            <w:pPr>
              <w:spacing w:line="0" w:lineRule="atLeast"/>
              <w:ind w:right="1020" w:firstLineChars="50" w:firstLine="110"/>
              <w:rPr>
                <w:ins w:id="9377" w:author="t_竹沢 公佑" w:date="2019-09-18T15:38:00Z"/>
                <w:bCs/>
                <w:sz w:val="22"/>
                <w:szCs w:val="22"/>
              </w:rPr>
            </w:pPr>
            <w:ins w:id="9378" w:author="t_竹沢 公佑" w:date="2019-09-18T15:38:00Z">
              <w:r>
                <w:rPr>
                  <w:bCs/>
                  <w:sz w:val="22"/>
                  <w:szCs w:val="22"/>
                </w:rPr>
                <w:t>If this error occu</w:t>
              </w:r>
              <w:r w:rsidR="0070113E" w:rsidRPr="00A033B7">
                <w:rPr>
                  <w:bCs/>
                  <w:sz w:val="22"/>
                  <w:szCs w:val="22"/>
                </w:rPr>
                <w:t>rs often, it may be hardware error is happen</w:t>
              </w:r>
            </w:ins>
            <w:ins w:id="9379" w:author="t_竹沢 公佑" w:date="2019-10-05T17:03:00Z">
              <w:r>
                <w:rPr>
                  <w:rFonts w:hint="eastAsia"/>
                  <w:bCs/>
                  <w:sz w:val="22"/>
                  <w:szCs w:val="22"/>
                </w:rPr>
                <w:t>e</w:t>
              </w:r>
            </w:ins>
            <w:ins w:id="9380" w:author="t_竹沢 公佑" w:date="2019-09-18T15:38:00Z">
              <w:r w:rsidR="0070113E" w:rsidRPr="00A033B7">
                <w:rPr>
                  <w:bCs/>
                  <w:sz w:val="22"/>
                  <w:szCs w:val="22"/>
                </w:rPr>
                <w:t>d.</w:t>
              </w:r>
            </w:ins>
          </w:p>
          <w:p w:rsidR="0070113E" w:rsidRPr="00226376" w:rsidRDefault="0070113E" w:rsidP="00F411DC">
            <w:pPr>
              <w:spacing w:line="0" w:lineRule="atLeast"/>
              <w:ind w:right="1020" w:firstLineChars="50" w:firstLine="110"/>
              <w:rPr>
                <w:rFonts w:cs="Times New Roman"/>
                <w:sz w:val="22"/>
                <w:szCs w:val="22"/>
              </w:rPr>
            </w:pPr>
            <w:ins w:id="9381" w:author="t_竹沢 公佑" w:date="2019-09-18T15:38:00Z">
              <w:r w:rsidRPr="00A033B7">
                <w:rPr>
                  <w:bCs/>
                  <w:sz w:val="22"/>
                  <w:szCs w:val="22"/>
                </w:rPr>
                <w:t>Please execute cold-reboot and try again.</w:t>
              </w:r>
            </w:ins>
          </w:p>
        </w:tc>
      </w:tr>
    </w:tbl>
    <w:p w:rsidR="00226376" w:rsidRDefault="00226376" w:rsidP="00226376">
      <w:pPr>
        <w:spacing w:line="0" w:lineRule="atLeast"/>
        <w:ind w:right="1020"/>
      </w:pPr>
    </w:p>
    <w:p w:rsidR="00DF1C7C" w:rsidRPr="00226376" w:rsidRDefault="00DF1C7C">
      <w:pPr>
        <w:spacing w:line="0" w:lineRule="atLeast"/>
        <w:ind w:right="1020"/>
      </w:pPr>
    </w:p>
    <w:p w:rsidR="00DF1C7C" w:rsidRDefault="00DF1C7C">
      <w:pPr>
        <w:spacing w:line="0" w:lineRule="atLeast"/>
        <w:ind w:right="1020"/>
      </w:pPr>
      <w:r>
        <w:br w:type="page"/>
      </w:r>
    </w:p>
    <w:p w:rsidR="00DF1C7C" w:rsidRDefault="00DF1C7C" w:rsidP="00B862C9">
      <w:pPr>
        <w:pStyle w:val="3"/>
      </w:pPr>
      <w:bookmarkStart w:id="9382" w:name="_Toc63179447"/>
      <w:r>
        <w:t>GET_</w:t>
      </w:r>
      <w:r>
        <w:rPr>
          <w:rFonts w:hint="eastAsia"/>
        </w:rPr>
        <w:t>DFR_SN</w:t>
      </w:r>
      <w:bookmarkEnd w:id="93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4"/>
        <w:gridCol w:w="2126"/>
        <w:gridCol w:w="1843"/>
        <w:tblGridChange w:id="9383">
          <w:tblGrid>
            <w:gridCol w:w="1172"/>
            <w:gridCol w:w="1204"/>
            <w:gridCol w:w="3544"/>
            <w:gridCol w:w="2126"/>
            <w:gridCol w:w="1843"/>
          </w:tblGrid>
        </w:tblGridChange>
      </w:tblGrid>
      <w:tr w:rsidR="00DF1C7C">
        <w:tc>
          <w:tcPr>
            <w:tcW w:w="2376" w:type="dxa"/>
            <w:gridSpan w:val="2"/>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GET_DFR_SN_ID</w:t>
            </w:r>
          </w:p>
        </w:tc>
        <w:tc>
          <w:tcPr>
            <w:tcW w:w="2126" w:type="dxa"/>
          </w:tcPr>
          <w:p w:rsidR="00DF1C7C" w:rsidRDefault="00DF1C7C">
            <w:pPr>
              <w:spacing w:line="0" w:lineRule="atLeast"/>
              <w:ind w:right="-108"/>
              <w:rPr>
                <w:sz w:val="22"/>
                <w:szCs w:val="22"/>
              </w:rPr>
            </w:pPr>
            <w:r>
              <w:rPr>
                <w:rFonts w:hint="eastAsia"/>
                <w:sz w:val="22"/>
                <w:szCs w:val="22"/>
              </w:rPr>
              <w:t>0x0000 7FFF</w:t>
            </w:r>
          </w:p>
        </w:tc>
        <w:tc>
          <w:tcPr>
            <w:tcW w:w="1843" w:type="dxa"/>
          </w:tcPr>
          <w:p w:rsidR="00DF1C7C" w:rsidRDefault="00DF1C7C">
            <w:pPr>
              <w:spacing w:line="0" w:lineRule="atLeast"/>
              <w:ind w:right="1020"/>
              <w:rPr>
                <w:sz w:val="22"/>
                <w:szCs w:val="22"/>
              </w:rPr>
            </w:pPr>
          </w:p>
        </w:tc>
      </w:tr>
      <w:tr w:rsidR="00DF1C7C">
        <w:tc>
          <w:tcPr>
            <w:tcW w:w="2376" w:type="dxa"/>
            <w:gridSpan w:val="2"/>
          </w:tcPr>
          <w:p w:rsidR="00DF1C7C" w:rsidRDefault="00DF1C7C">
            <w:pPr>
              <w:spacing w:line="0" w:lineRule="atLeast"/>
              <w:ind w:right="1020"/>
              <w:rPr>
                <w:sz w:val="22"/>
                <w:szCs w:val="22"/>
              </w:rPr>
            </w:pPr>
            <w:r>
              <w:rPr>
                <w:rFonts w:cs="Times New Roman"/>
                <w:sz w:val="22"/>
                <w:szCs w:val="22"/>
              </w:rPr>
              <w:t>Description</w:t>
            </w:r>
          </w:p>
        </w:tc>
        <w:tc>
          <w:tcPr>
            <w:tcW w:w="7513" w:type="dxa"/>
            <w:gridSpan w:val="3"/>
          </w:tcPr>
          <w:p w:rsidR="00DF1C7C" w:rsidRDefault="00DF1C7C">
            <w:pPr>
              <w:widowControl w:val="0"/>
              <w:autoSpaceDE w:val="0"/>
              <w:autoSpaceDN w:val="0"/>
              <w:adjustRightInd w:val="0"/>
              <w:spacing w:line="0" w:lineRule="atLeast"/>
              <w:rPr>
                <w:rFonts w:cs="Times New Roman"/>
                <w:sz w:val="22"/>
                <w:szCs w:val="22"/>
              </w:rPr>
            </w:pPr>
            <w:r>
              <w:rPr>
                <w:rFonts w:cs="Times New Roman"/>
                <w:sz w:val="22"/>
                <w:szCs w:val="22"/>
              </w:rPr>
              <w:t xml:space="preserve">Read </w:t>
            </w:r>
            <w:r>
              <w:rPr>
                <w:rFonts w:cs="Times New Roman" w:hint="eastAsia"/>
                <w:sz w:val="22"/>
                <w:szCs w:val="22"/>
              </w:rPr>
              <w:t xml:space="preserve">the </w:t>
            </w:r>
            <w:r>
              <w:rPr>
                <w:rFonts w:cs="Times New Roman"/>
                <w:sz w:val="22"/>
                <w:szCs w:val="22"/>
              </w:rPr>
              <w:t>serial number of the DRXP-boards.</w:t>
            </w:r>
          </w:p>
        </w:tc>
      </w:tr>
      <w:tr w:rsidR="00DF1C7C">
        <w:tc>
          <w:tcPr>
            <w:tcW w:w="2376" w:type="dxa"/>
            <w:gridSpan w:val="2"/>
          </w:tcPr>
          <w:p w:rsidR="00DF1C7C" w:rsidRDefault="00DF1C7C">
            <w:pPr>
              <w:spacing w:line="0" w:lineRule="atLeast"/>
              <w:ind w:right="1020"/>
              <w:rPr>
                <w:sz w:val="22"/>
                <w:szCs w:val="22"/>
              </w:rPr>
            </w:pPr>
            <w:r>
              <w:rPr>
                <w:rFonts w:cs="Times New Roman"/>
                <w:sz w:val="22"/>
                <w:szCs w:val="22"/>
              </w:rPr>
              <w:t>Update Rate</w:t>
            </w:r>
          </w:p>
        </w:tc>
        <w:tc>
          <w:tcPr>
            <w:tcW w:w="7513" w:type="dxa"/>
            <w:gridSpan w:val="3"/>
          </w:tcPr>
          <w:p w:rsidR="00DF1C7C" w:rsidRDefault="00304820">
            <w:pPr>
              <w:spacing w:line="0" w:lineRule="atLeast"/>
              <w:ind w:right="-108"/>
              <w:rPr>
                <w:rFonts w:cs="Times New Roman"/>
                <w:sz w:val="22"/>
                <w:szCs w:val="22"/>
              </w:rPr>
            </w:pPr>
            <w:r>
              <w:rPr>
                <w:rFonts w:cs="Times New Roman" w:hint="eastAsia"/>
                <w:sz w:val="22"/>
                <w:szCs w:val="22"/>
              </w:rPr>
              <w:t>Static</w:t>
            </w:r>
          </w:p>
          <w:p w:rsidR="00304820" w:rsidRDefault="00304820">
            <w:pPr>
              <w:spacing w:line="0" w:lineRule="atLeast"/>
              <w:ind w:right="-108"/>
              <w:rPr>
                <w:rFonts w:cs="Times New Roman"/>
                <w:sz w:val="22"/>
                <w:szCs w:val="22"/>
              </w:rPr>
            </w:pPr>
            <w:r>
              <w:rPr>
                <w:rFonts w:hint="eastAsia"/>
                <w:sz w:val="22"/>
                <w:szCs w:val="22"/>
              </w:rPr>
              <w:t xml:space="preserve">(Every time this </w:t>
            </w:r>
            <w:ins w:id="9384" w:author="t_竹沢 公佑" w:date="2019-10-07T03:22:00Z">
              <w:r w:rsidR="00634F41">
                <w:rPr>
                  <w:rFonts w:hint="eastAsia"/>
                  <w:sz w:val="22"/>
                  <w:szCs w:val="22"/>
                </w:rPr>
                <w:t xml:space="preserve">command </w:t>
              </w:r>
            </w:ins>
            <w:del w:id="9385" w:author="t_竹沢 公佑" w:date="2019-10-07T03:22:00Z">
              <w:r w:rsidDel="00634F41">
                <w:rPr>
                  <w:rFonts w:hint="eastAsia"/>
                  <w:sz w:val="22"/>
                  <w:szCs w:val="22"/>
                </w:rPr>
                <w:delText xml:space="preserve">function </w:delText>
              </w:r>
            </w:del>
            <w:r>
              <w:rPr>
                <w:rFonts w:hint="eastAsia"/>
                <w:sz w:val="22"/>
                <w:szCs w:val="22"/>
              </w:rPr>
              <w:t xml:space="preserve">is called, it </w:t>
            </w:r>
            <w:ins w:id="9386" w:author="t_竹沢 公佑" w:date="2019-10-05T16:21:00Z">
              <w:r w:rsidR="00967D42">
                <w:rPr>
                  <w:rFonts w:hint="eastAsia"/>
                  <w:sz w:val="22"/>
                  <w:szCs w:val="22"/>
                </w:rPr>
                <w:t>read</w:t>
              </w:r>
            </w:ins>
            <w:del w:id="9387" w:author="t_竹沢 公佑" w:date="2019-10-05T16:21:00Z">
              <w:r w:rsidDel="00967D42">
                <w:rPr>
                  <w:sz w:val="22"/>
                  <w:szCs w:val="22"/>
                </w:rPr>
                <w:delText>retrieve</w:delText>
              </w:r>
            </w:del>
            <w:r>
              <w:rPr>
                <w:rFonts w:hint="eastAsia"/>
                <w:sz w:val="22"/>
                <w:szCs w:val="22"/>
              </w:rPr>
              <w:t>s values from FPGA.)</w:t>
            </w:r>
          </w:p>
        </w:tc>
      </w:tr>
      <w:tr w:rsidR="00DF1C7C">
        <w:tc>
          <w:tcPr>
            <w:tcW w:w="2376" w:type="dxa"/>
            <w:gridSpan w:val="2"/>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DF1C7C" w:rsidRDefault="00DF1C7C">
            <w:pPr>
              <w:spacing w:line="0" w:lineRule="atLeast"/>
              <w:ind w:right="1020"/>
              <w:rPr>
                <w:sz w:val="22"/>
                <w:szCs w:val="22"/>
              </w:rPr>
            </w:pPr>
            <w:r>
              <w:rPr>
                <w:rFonts w:hint="eastAsia"/>
                <w:sz w:val="22"/>
                <w:szCs w:val="22"/>
              </w:rPr>
              <w:t>No</w:t>
            </w:r>
          </w:p>
        </w:tc>
      </w:tr>
      <w:tr w:rsidR="00595E56" w:rsidTr="00596636">
        <w:tc>
          <w:tcPr>
            <w:tcW w:w="2376" w:type="dxa"/>
            <w:gridSpan w:val="2"/>
          </w:tcPr>
          <w:p w:rsidR="00595E56" w:rsidRPr="00DB4A25" w:rsidRDefault="00596636" w:rsidP="00596636">
            <w:pPr>
              <w:pStyle w:val="afa"/>
              <w:rPr>
                <w:sz w:val="22"/>
                <w:szCs w:val="22"/>
                <w:rPrChange w:id="9388" w:author="t_竹沢 公佑" w:date="2019-10-05T15:49:00Z">
                  <w:rPr/>
                </w:rPrChange>
              </w:rPr>
            </w:pPr>
            <w:r w:rsidRPr="00DB4A25">
              <w:rPr>
                <w:sz w:val="22"/>
                <w:szCs w:val="22"/>
                <w:rPrChange w:id="9389" w:author="t_竹沢 公佑" w:date="2019-10-05T15:49:00Z">
                  <w:rPr/>
                </w:rPrChange>
              </w:rPr>
              <w:t>Synchronization</w:t>
            </w:r>
          </w:p>
        </w:tc>
        <w:tc>
          <w:tcPr>
            <w:tcW w:w="7513" w:type="dxa"/>
            <w:gridSpan w:val="3"/>
          </w:tcPr>
          <w:p w:rsidR="00595E56" w:rsidRPr="00DB4A25" w:rsidRDefault="00AC7296" w:rsidP="00596636">
            <w:pPr>
              <w:pStyle w:val="afa"/>
              <w:rPr>
                <w:sz w:val="22"/>
                <w:szCs w:val="22"/>
                <w:rPrChange w:id="9390" w:author="t_竹沢 公佑" w:date="2019-10-05T15:49:00Z">
                  <w:rPr/>
                </w:rPrChange>
              </w:rPr>
            </w:pPr>
            <w:r w:rsidRPr="00DB4A25">
              <w:rPr>
                <w:sz w:val="22"/>
                <w:szCs w:val="22"/>
                <w:rPrChange w:id="9391" w:author="t_竹沢 公佑" w:date="2019-10-05T15:49:00Z">
                  <w:rPr/>
                </w:rPrChange>
              </w:rPr>
              <w:t>S</w:t>
            </w:r>
            <w:r w:rsidR="00595E56" w:rsidRPr="00DB4A25">
              <w:rPr>
                <w:sz w:val="22"/>
                <w:szCs w:val="22"/>
                <w:rPrChange w:id="9392" w:author="t_竹沢 公佑" w:date="2019-10-05T15:49:00Z">
                  <w:rPr/>
                </w:rPrChange>
              </w:rPr>
              <w:t>ynchronous</w:t>
            </w:r>
            <w:ins w:id="9393" w:author="t_竹沢 公佑" w:date="2019-09-18T15:38:00Z">
              <w:r w:rsidR="0070113E" w:rsidRPr="00DB4A25">
                <w:rPr>
                  <w:sz w:val="22"/>
                  <w:szCs w:val="22"/>
                  <w:rPrChange w:id="9394" w:author="t_竹沢 公佑" w:date="2019-10-05T15:49:00Z">
                    <w:rPr/>
                  </w:rPrChange>
                </w:rPr>
                <w:t xml:space="preserve"> (*1)</w:t>
              </w:r>
            </w:ins>
          </w:p>
        </w:tc>
      </w:tr>
      <w:tr w:rsidR="00D61AA9" w:rsidTr="00AC5086">
        <w:trPr>
          <w:trHeight w:val="190"/>
        </w:trPr>
        <w:tc>
          <w:tcPr>
            <w:tcW w:w="1172" w:type="dxa"/>
            <w:vMerge w:val="restart"/>
          </w:tcPr>
          <w:p w:rsidR="00D61AA9" w:rsidRPr="00DB4A25" w:rsidRDefault="00D61AA9" w:rsidP="00AC5086">
            <w:pPr>
              <w:pStyle w:val="afa"/>
              <w:rPr>
                <w:sz w:val="22"/>
                <w:szCs w:val="22"/>
                <w:rPrChange w:id="9395" w:author="t_竹沢 公佑" w:date="2019-10-05T15:49:00Z">
                  <w:rPr/>
                </w:rPrChange>
              </w:rPr>
            </w:pPr>
            <w:r w:rsidRPr="00DB4A25">
              <w:rPr>
                <w:sz w:val="22"/>
                <w:szCs w:val="22"/>
                <w:rPrChange w:id="9396" w:author="t_竹沢 公佑" w:date="2019-10-05T15:49:00Z">
                  <w:rPr/>
                </w:rPrChange>
              </w:rPr>
              <w:t>Data</w:t>
            </w:r>
          </w:p>
        </w:tc>
        <w:tc>
          <w:tcPr>
            <w:tcW w:w="1204" w:type="dxa"/>
          </w:tcPr>
          <w:p w:rsidR="00D61AA9" w:rsidRPr="00DB4A25" w:rsidRDefault="00D61AA9" w:rsidP="00AC5086">
            <w:pPr>
              <w:rPr>
                <w:sz w:val="22"/>
                <w:szCs w:val="22"/>
                <w:rPrChange w:id="9397" w:author="t_竹沢 公佑" w:date="2019-10-05T15:49:00Z">
                  <w:rPr/>
                </w:rPrChange>
              </w:rPr>
            </w:pPr>
            <w:r w:rsidRPr="00DB4A25">
              <w:rPr>
                <w:sz w:val="22"/>
                <w:szCs w:val="22"/>
                <w:rPrChange w:id="9398" w:author="t_竹沢 公佑" w:date="2019-10-05T15:49:00Z">
                  <w:rPr/>
                </w:rPrChange>
              </w:rPr>
              <w:t>Size</w:t>
            </w:r>
          </w:p>
        </w:tc>
        <w:tc>
          <w:tcPr>
            <w:tcW w:w="7513" w:type="dxa"/>
            <w:gridSpan w:val="3"/>
          </w:tcPr>
          <w:p w:rsidR="00D61AA9" w:rsidRDefault="00D61AA9" w:rsidP="00AC5086">
            <w:pPr>
              <w:rPr>
                <w:sz w:val="22"/>
                <w:szCs w:val="22"/>
              </w:rPr>
            </w:pPr>
            <w:r>
              <w:rPr>
                <w:rFonts w:hint="eastAsia"/>
                <w:sz w:val="22"/>
                <w:szCs w:val="22"/>
              </w:rPr>
              <w:t>8Bytes</w:t>
            </w:r>
          </w:p>
        </w:tc>
      </w:tr>
      <w:tr w:rsidR="00D61AA9" w:rsidTr="00AC5086">
        <w:trPr>
          <w:trHeight w:val="238"/>
        </w:trPr>
        <w:tc>
          <w:tcPr>
            <w:tcW w:w="1172" w:type="dxa"/>
            <w:vMerge/>
          </w:tcPr>
          <w:p w:rsidR="00D61AA9" w:rsidRPr="00DB4A25" w:rsidRDefault="00D61AA9" w:rsidP="00AC5086">
            <w:pPr>
              <w:pStyle w:val="afa"/>
              <w:rPr>
                <w:sz w:val="22"/>
                <w:szCs w:val="22"/>
                <w:rPrChange w:id="9399" w:author="t_竹沢 公佑" w:date="2019-10-05T15:49:00Z">
                  <w:rPr/>
                </w:rPrChange>
              </w:rPr>
            </w:pPr>
          </w:p>
        </w:tc>
        <w:tc>
          <w:tcPr>
            <w:tcW w:w="1204" w:type="dxa"/>
          </w:tcPr>
          <w:p w:rsidR="00D61AA9" w:rsidRPr="00DB4A25" w:rsidRDefault="00D61AA9" w:rsidP="00AC5086">
            <w:pPr>
              <w:rPr>
                <w:sz w:val="22"/>
                <w:szCs w:val="22"/>
                <w:rPrChange w:id="9400" w:author="t_竹沢 公佑" w:date="2019-10-05T15:49:00Z">
                  <w:rPr/>
                </w:rPrChange>
              </w:rPr>
            </w:pPr>
            <w:r w:rsidRPr="00DB4A25">
              <w:rPr>
                <w:sz w:val="22"/>
                <w:szCs w:val="22"/>
                <w:rPrChange w:id="9401" w:author="t_竹沢 公佑" w:date="2019-10-05T15:49:00Z">
                  <w:rPr/>
                </w:rPrChange>
              </w:rPr>
              <w:t>Reset</w:t>
            </w:r>
          </w:p>
        </w:tc>
        <w:tc>
          <w:tcPr>
            <w:tcW w:w="7513" w:type="dxa"/>
            <w:gridSpan w:val="3"/>
          </w:tcPr>
          <w:p w:rsidR="00D61AA9" w:rsidRDefault="00D61AA9" w:rsidP="00AC5086">
            <w:pPr>
              <w:rPr>
                <w:sz w:val="22"/>
                <w:szCs w:val="22"/>
              </w:rPr>
            </w:pPr>
            <w:r>
              <w:rPr>
                <w:rFonts w:hint="eastAsia"/>
                <w:sz w:val="22"/>
                <w:szCs w:val="22"/>
              </w:rPr>
              <w:t>-</w:t>
            </w:r>
          </w:p>
        </w:tc>
      </w:tr>
      <w:tr w:rsidR="00D61AA9" w:rsidRPr="00AC5086" w:rsidTr="00AC5086">
        <w:trPr>
          <w:trHeight w:val="238"/>
        </w:trPr>
        <w:tc>
          <w:tcPr>
            <w:tcW w:w="1172" w:type="dxa"/>
            <w:vMerge/>
          </w:tcPr>
          <w:p w:rsidR="00D61AA9" w:rsidRPr="00DB4A25" w:rsidRDefault="00D61AA9" w:rsidP="00AC5086">
            <w:pPr>
              <w:pStyle w:val="afa"/>
              <w:rPr>
                <w:sz w:val="22"/>
                <w:szCs w:val="22"/>
                <w:rPrChange w:id="9402" w:author="t_竹沢 公佑" w:date="2019-10-05T15:49:00Z">
                  <w:rPr/>
                </w:rPrChange>
              </w:rPr>
            </w:pPr>
          </w:p>
        </w:tc>
        <w:tc>
          <w:tcPr>
            <w:tcW w:w="1204" w:type="dxa"/>
          </w:tcPr>
          <w:p w:rsidR="00D61AA9" w:rsidRPr="00DB4A25" w:rsidRDefault="00D61AA9" w:rsidP="00AC5086">
            <w:pPr>
              <w:rPr>
                <w:sz w:val="22"/>
                <w:szCs w:val="22"/>
                <w:rPrChange w:id="9403" w:author="t_竹沢 公佑" w:date="2019-10-05T15:49:00Z">
                  <w:rPr/>
                </w:rPrChange>
              </w:rPr>
            </w:pPr>
            <w:r w:rsidRPr="00DB4A25">
              <w:rPr>
                <w:sz w:val="22"/>
                <w:szCs w:val="22"/>
                <w:rPrChange w:id="9404" w:author="t_竹沢 公佑" w:date="2019-10-05T15:49:00Z">
                  <w:rPr/>
                </w:rPrChange>
              </w:rPr>
              <w:t>Latch</w:t>
            </w:r>
          </w:p>
        </w:tc>
        <w:tc>
          <w:tcPr>
            <w:tcW w:w="7513" w:type="dxa"/>
            <w:gridSpan w:val="3"/>
          </w:tcPr>
          <w:p w:rsidR="00D61AA9" w:rsidRPr="00AC5086" w:rsidRDefault="00D61AA9" w:rsidP="00AC5086">
            <w:pPr>
              <w:spacing w:line="0" w:lineRule="atLeast"/>
              <w:ind w:right="1020"/>
              <w:rPr>
                <w:rFonts w:cs="Times New Roman"/>
                <w:sz w:val="22"/>
                <w:szCs w:val="22"/>
              </w:rPr>
            </w:pPr>
            <w:r>
              <w:rPr>
                <w:rFonts w:cs="Times New Roman"/>
                <w:sz w:val="22"/>
                <w:szCs w:val="22"/>
              </w:rPr>
              <w:t xml:space="preserve">All bits are </w:t>
            </w:r>
            <w:r>
              <w:rPr>
                <w:rFonts w:cs="Times New Roman" w:hint="eastAsia"/>
                <w:sz w:val="22"/>
                <w:szCs w:val="22"/>
              </w:rPr>
              <w:t>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p>
        </w:tc>
      </w:tr>
      <w:tr w:rsidR="00D61AA9" w:rsidTr="007C7405">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9405" w:author="t_竹沢 公佑" w:date="2020-08-13T10:44: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2988"/>
          <w:trPrChange w:id="9406" w:author="t_竹沢 公佑" w:date="2020-08-13T10:44:00Z">
            <w:trPr>
              <w:trHeight w:val="2033"/>
            </w:trPr>
          </w:trPrChange>
        </w:trPr>
        <w:tc>
          <w:tcPr>
            <w:tcW w:w="1172" w:type="dxa"/>
            <w:vMerge/>
            <w:tcPrChange w:id="9407" w:author="t_竹沢 公佑" w:date="2020-08-13T10:44:00Z">
              <w:tcPr>
                <w:tcW w:w="1172" w:type="dxa"/>
                <w:vMerge/>
              </w:tcPr>
            </w:tcPrChange>
          </w:tcPr>
          <w:p w:rsidR="00D61AA9" w:rsidRPr="00DB4A25" w:rsidRDefault="00D61AA9" w:rsidP="00AC5086">
            <w:pPr>
              <w:pStyle w:val="afa"/>
              <w:rPr>
                <w:sz w:val="22"/>
                <w:szCs w:val="22"/>
                <w:rPrChange w:id="9408" w:author="t_竹沢 公佑" w:date="2019-10-05T15:49:00Z">
                  <w:rPr/>
                </w:rPrChange>
              </w:rPr>
            </w:pPr>
          </w:p>
        </w:tc>
        <w:tc>
          <w:tcPr>
            <w:tcW w:w="1204" w:type="dxa"/>
            <w:tcPrChange w:id="9409" w:author="t_竹沢 公佑" w:date="2020-08-13T10:44:00Z">
              <w:tcPr>
                <w:tcW w:w="1204" w:type="dxa"/>
              </w:tcPr>
            </w:tcPrChange>
          </w:tcPr>
          <w:p w:rsidR="00D61AA9" w:rsidRPr="00DB4A25" w:rsidRDefault="00D61AA9" w:rsidP="00AC5086">
            <w:pPr>
              <w:pStyle w:val="afa"/>
              <w:rPr>
                <w:sz w:val="22"/>
                <w:szCs w:val="22"/>
                <w:rPrChange w:id="9410" w:author="t_竹沢 公佑" w:date="2019-10-05T15:49:00Z">
                  <w:rPr/>
                </w:rPrChange>
              </w:rPr>
            </w:pPr>
            <w:r w:rsidRPr="00DB4A25">
              <w:rPr>
                <w:sz w:val="22"/>
                <w:szCs w:val="22"/>
                <w:rPrChange w:id="9411" w:author="t_竹沢 公佑" w:date="2019-10-05T15:49:00Z">
                  <w:rPr/>
                </w:rPrChange>
              </w:rPr>
              <w:t>Value</w:t>
            </w:r>
          </w:p>
        </w:tc>
        <w:tc>
          <w:tcPr>
            <w:tcW w:w="7513" w:type="dxa"/>
            <w:gridSpan w:val="3"/>
            <w:tcPrChange w:id="9412" w:author="t_竹沢 公佑" w:date="2020-08-13T10:44:00Z">
              <w:tcPr>
                <w:tcW w:w="7513" w:type="dxa"/>
                <w:gridSpan w:val="3"/>
              </w:tcPr>
            </w:tcPrChange>
          </w:tcPr>
          <w:p w:rsidR="00D61AA9" w:rsidRDefault="00D61AA9" w:rsidP="00AC5086">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0-2:</w:t>
            </w:r>
          </w:p>
          <w:p w:rsidR="00D61AA9" w:rsidRDefault="00D61AA9" w:rsidP="00AC5086">
            <w:pPr>
              <w:widowControl w:val="0"/>
              <w:autoSpaceDE w:val="0"/>
              <w:autoSpaceDN w:val="0"/>
              <w:adjustRightInd w:val="0"/>
              <w:spacing w:line="0" w:lineRule="atLeast"/>
              <w:ind w:left="110" w:hangingChars="50" w:hanging="110"/>
              <w:rPr>
                <w:rFonts w:cs="Times New Roman"/>
                <w:sz w:val="22"/>
                <w:szCs w:val="22"/>
              </w:rPr>
            </w:pPr>
            <w:r>
              <w:rPr>
                <w:rFonts w:cs="Times New Roman"/>
                <w:sz w:val="22"/>
                <w:szCs w:val="22"/>
              </w:rPr>
              <w:t xml:space="preserve"> </w:t>
            </w:r>
            <w:r>
              <w:rPr>
                <w:rFonts w:cs="Times New Roman" w:hint="eastAsia"/>
                <w:sz w:val="22"/>
                <w:szCs w:val="22"/>
              </w:rPr>
              <w:t>S</w:t>
            </w:r>
            <w:r>
              <w:rPr>
                <w:rFonts w:cs="Times New Roman"/>
                <w:sz w:val="22"/>
                <w:szCs w:val="22"/>
              </w:rPr>
              <w:t>erial number</w:t>
            </w:r>
            <w:r>
              <w:rPr>
                <w:rFonts w:cs="Times New Roman" w:hint="eastAsia"/>
                <w:sz w:val="22"/>
                <w:szCs w:val="22"/>
              </w:rPr>
              <w:t>,</w:t>
            </w:r>
            <w:r>
              <w:rPr>
                <w:rFonts w:cs="Times New Roman"/>
                <w:sz w:val="22"/>
                <w:szCs w:val="22"/>
              </w:rPr>
              <w:t xml:space="preserve"> MSByte first</w:t>
            </w:r>
            <w:r>
              <w:rPr>
                <w:rFonts w:cs="Times New Roman" w:hint="eastAsia"/>
                <w:sz w:val="22"/>
                <w:szCs w:val="22"/>
              </w:rPr>
              <w:t>.</w:t>
            </w:r>
          </w:p>
          <w:p w:rsidR="00D61AA9" w:rsidRDefault="00D61AA9" w:rsidP="00AC5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rFonts w:hint="eastAsia"/>
                <w:sz w:val="22"/>
                <w:szCs w:val="22"/>
              </w:rPr>
              <w:t>Byte3:</w:t>
            </w:r>
          </w:p>
          <w:p w:rsidR="00D61AA9" w:rsidRDefault="00D61AA9" w:rsidP="00AC5086">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7</w:t>
            </w:r>
            <w:r>
              <w:rPr>
                <w:rFonts w:cs="Times New Roman" w:hint="eastAsia"/>
                <w:sz w:val="22"/>
                <w:szCs w:val="22"/>
              </w:rPr>
              <w:t xml:space="preserve">-1: </w:t>
            </w:r>
            <w:r>
              <w:rPr>
                <w:rFonts w:cs="Times New Roman"/>
                <w:sz w:val="22"/>
                <w:szCs w:val="22"/>
              </w:rPr>
              <w:t>Not used (</w:t>
            </w:r>
            <w:r>
              <w:rPr>
                <w:rFonts w:cs="Times New Roman" w:hint="eastAsia"/>
                <w:sz w:val="22"/>
                <w:szCs w:val="22"/>
              </w:rPr>
              <w:t>undefined</w:t>
            </w:r>
            <w:r>
              <w:rPr>
                <w:rFonts w:cs="Times New Roman"/>
                <w:sz w:val="22"/>
                <w:szCs w:val="22"/>
              </w:rPr>
              <w:t>)</w:t>
            </w:r>
          </w:p>
          <w:p w:rsidR="00D61AA9" w:rsidRDefault="00D61AA9" w:rsidP="00AC5086">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0</w:t>
            </w:r>
            <w:r>
              <w:rPr>
                <w:rFonts w:cs="Times New Roman" w:hint="eastAsia"/>
                <w:sz w:val="22"/>
                <w:szCs w:val="22"/>
              </w:rPr>
              <w:t>:</w:t>
            </w:r>
            <w:r>
              <w:rPr>
                <w:rFonts w:cs="Times New Roman"/>
                <w:sz w:val="22"/>
                <w:szCs w:val="22"/>
              </w:rPr>
              <w:t xml:space="preserve"> </w:t>
            </w:r>
            <w:r>
              <w:rPr>
                <w:rFonts w:cs="Times New Roman" w:hint="eastAsia"/>
                <w:sz w:val="22"/>
                <w:szCs w:val="22"/>
              </w:rPr>
              <w:t>0=Prototype,　1=Product</w:t>
            </w:r>
          </w:p>
          <w:p w:rsidR="00D61AA9" w:rsidRDefault="00D61AA9" w:rsidP="00AC5086">
            <w:pPr>
              <w:widowControl w:val="0"/>
              <w:autoSpaceDE w:val="0"/>
              <w:autoSpaceDN w:val="0"/>
              <w:adjustRightInd w:val="0"/>
              <w:spacing w:line="0" w:lineRule="atLeast"/>
              <w:rPr>
                <w:rFonts w:cs="Times New Roman"/>
                <w:sz w:val="22"/>
                <w:szCs w:val="22"/>
              </w:rPr>
            </w:pPr>
            <w:r>
              <w:rPr>
                <w:rFonts w:cs="Times New Roman" w:hint="eastAsia"/>
                <w:sz w:val="22"/>
                <w:szCs w:val="22"/>
              </w:rPr>
              <w:t>Byte4: (driver version 2.0.3 or later)</w:t>
            </w:r>
          </w:p>
          <w:p w:rsidR="00D61AA9" w:rsidRDefault="00D61AA9" w:rsidP="00AC5086">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7</w:t>
            </w:r>
            <w:r>
              <w:rPr>
                <w:rFonts w:cs="Times New Roman" w:hint="eastAsia"/>
                <w:sz w:val="22"/>
                <w:szCs w:val="22"/>
              </w:rPr>
              <w:t xml:space="preserve">-1: </w:t>
            </w:r>
            <w:r>
              <w:rPr>
                <w:rFonts w:cs="Times New Roman"/>
                <w:sz w:val="22"/>
                <w:szCs w:val="22"/>
              </w:rPr>
              <w:t>Not used (</w:t>
            </w:r>
            <w:r>
              <w:rPr>
                <w:rFonts w:cs="Times New Roman" w:hint="eastAsia"/>
                <w:sz w:val="22"/>
                <w:szCs w:val="22"/>
              </w:rPr>
              <w:t>undefined</w:t>
            </w:r>
            <w:r>
              <w:rPr>
                <w:rFonts w:cs="Times New Roman"/>
                <w:sz w:val="22"/>
                <w:szCs w:val="22"/>
              </w:rPr>
              <w:t>)</w:t>
            </w:r>
          </w:p>
          <w:p w:rsidR="00D61AA9" w:rsidRDefault="00D61AA9" w:rsidP="00AC5086">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 0</w:t>
            </w:r>
            <w:r>
              <w:rPr>
                <w:rFonts w:cs="Times New Roman" w:hint="eastAsia"/>
                <w:sz w:val="22"/>
                <w:szCs w:val="22"/>
              </w:rPr>
              <w:t>:</w:t>
            </w:r>
            <w:r>
              <w:rPr>
                <w:rFonts w:cs="Times New Roman"/>
                <w:sz w:val="22"/>
                <w:szCs w:val="22"/>
              </w:rPr>
              <w:t xml:space="preserve"> </w:t>
            </w:r>
            <w:r>
              <w:rPr>
                <w:rFonts w:cs="Times New Roman" w:hint="eastAsia"/>
                <w:sz w:val="22"/>
                <w:szCs w:val="22"/>
              </w:rPr>
              <w:t>0=</w:t>
            </w:r>
            <w:ins w:id="9413" w:author="t_竹沢 公佑" w:date="2019-08-22T15:58:00Z">
              <w:r>
                <w:rPr>
                  <w:rFonts w:cs="Times New Roman" w:hint="eastAsia"/>
                  <w:sz w:val="22"/>
                  <w:szCs w:val="22"/>
                </w:rPr>
                <w:t>IF</w:t>
              </w:r>
            </w:ins>
            <w:del w:id="9414" w:author="t_竹沢 公佑" w:date="2019-08-22T15:58:00Z">
              <w:r w:rsidDel="003210AF">
                <w:rPr>
                  <w:rFonts w:cs="Times New Roman" w:hint="eastAsia"/>
                  <w:sz w:val="22"/>
                  <w:szCs w:val="22"/>
                </w:rPr>
                <w:delText xml:space="preserve">interface </w:delText>
              </w:r>
            </w:del>
            <w:r>
              <w:rPr>
                <w:rFonts w:cs="Times New Roman" w:hint="eastAsia"/>
                <w:sz w:val="22"/>
                <w:szCs w:val="22"/>
              </w:rPr>
              <w:t>1,　1=</w:t>
            </w:r>
            <w:ins w:id="9415" w:author="t_竹沢 公佑" w:date="2019-08-22T15:58:00Z">
              <w:r>
                <w:rPr>
                  <w:rFonts w:cs="Times New Roman" w:hint="eastAsia"/>
                  <w:sz w:val="22"/>
                  <w:szCs w:val="22"/>
                </w:rPr>
                <w:t>IF</w:t>
              </w:r>
            </w:ins>
            <w:del w:id="9416" w:author="t_竹沢 公佑" w:date="2019-08-22T15:58:00Z">
              <w:r w:rsidDel="003210AF">
                <w:rPr>
                  <w:rFonts w:cs="Times New Roman"/>
                  <w:sz w:val="22"/>
                  <w:szCs w:val="22"/>
                </w:rPr>
                <w:delText>interface</w:delText>
              </w:r>
            </w:del>
            <w:r>
              <w:rPr>
                <w:rFonts w:cs="Times New Roman" w:hint="eastAsia"/>
                <w:sz w:val="22"/>
                <w:szCs w:val="22"/>
              </w:rPr>
              <w:t xml:space="preserve"> 2</w:t>
            </w:r>
          </w:p>
          <w:p w:rsidR="00D61AA9" w:rsidRDefault="00D61AA9" w:rsidP="00AC5086">
            <w:pPr>
              <w:widowControl w:val="0"/>
              <w:autoSpaceDE w:val="0"/>
              <w:autoSpaceDN w:val="0"/>
              <w:adjustRightInd w:val="0"/>
              <w:spacing w:line="0" w:lineRule="atLeast"/>
              <w:ind w:firstLineChars="50" w:firstLine="110"/>
              <w:rPr>
                <w:rFonts w:cs="Times New Roman"/>
                <w:sz w:val="22"/>
                <w:szCs w:val="22"/>
              </w:rPr>
            </w:pPr>
            <w:r>
              <w:rPr>
                <w:rFonts w:cs="Times New Roman" w:hint="eastAsia"/>
                <w:sz w:val="22"/>
                <w:szCs w:val="22"/>
              </w:rPr>
              <w:t>(</w:t>
            </w:r>
            <w:r w:rsidRPr="00161434">
              <w:rPr>
                <w:rFonts w:cs="Times New Roman" w:hint="eastAsia"/>
                <w:sz w:val="22"/>
                <w:szCs w:val="22"/>
              </w:rPr>
              <w:t>B</w:t>
            </w:r>
            <w:r>
              <w:rPr>
                <w:rFonts w:cs="Times New Roman" w:hint="eastAsia"/>
                <w:sz w:val="22"/>
                <w:szCs w:val="22"/>
              </w:rPr>
              <w:t>it 0 in byte4 is valid only for production DRXP board.)</w:t>
            </w:r>
          </w:p>
          <w:p w:rsidR="00D61AA9" w:rsidRPr="00C7687E" w:rsidRDefault="00D61AA9" w:rsidP="00AC5086">
            <w:pPr>
              <w:spacing w:line="0" w:lineRule="atLeast"/>
              <w:ind w:right="1020"/>
              <w:rPr>
                <w:rFonts w:cs="Times New Roman"/>
                <w:sz w:val="22"/>
                <w:szCs w:val="22"/>
              </w:rPr>
            </w:pPr>
            <w:r>
              <w:rPr>
                <w:sz w:val="22"/>
                <w:szCs w:val="22"/>
              </w:rPr>
              <w:t>B</w:t>
            </w:r>
            <w:r>
              <w:rPr>
                <w:rFonts w:hint="eastAsia"/>
                <w:sz w:val="22"/>
                <w:szCs w:val="22"/>
              </w:rPr>
              <w:t>yte5-7:</w:t>
            </w:r>
            <w:r>
              <w:rPr>
                <w:rFonts w:cs="Times New Roman"/>
                <w:sz w:val="22"/>
                <w:szCs w:val="22"/>
              </w:rPr>
              <w:t xml:space="preserve"> Reserved (</w:t>
            </w:r>
            <w:r>
              <w:rPr>
                <w:rFonts w:cs="Times New Roman" w:hint="eastAsia"/>
                <w:sz w:val="22"/>
                <w:szCs w:val="22"/>
              </w:rPr>
              <w:t>undefined</w:t>
            </w:r>
            <w:r>
              <w:rPr>
                <w:rFonts w:cs="Times New Roman"/>
                <w:sz w:val="22"/>
                <w:szCs w:val="22"/>
              </w:rPr>
              <w:t>)</w:t>
            </w:r>
          </w:p>
        </w:tc>
      </w:tr>
      <w:tr w:rsidR="00D61AA9" w:rsidTr="007C7405">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9417" w:author="t_竹沢 公佑" w:date="2020-08-13T10:4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692"/>
          <w:trPrChange w:id="9418" w:author="t_竹沢 公佑" w:date="2020-08-13T10:45:00Z">
            <w:trPr>
              <w:trHeight w:val="2032"/>
            </w:trPr>
          </w:trPrChange>
        </w:trPr>
        <w:tc>
          <w:tcPr>
            <w:tcW w:w="1172" w:type="dxa"/>
            <w:vMerge/>
            <w:tcPrChange w:id="9419" w:author="t_竹沢 公佑" w:date="2020-08-13T10:45:00Z">
              <w:tcPr>
                <w:tcW w:w="1172" w:type="dxa"/>
                <w:vMerge/>
              </w:tcPr>
            </w:tcPrChange>
          </w:tcPr>
          <w:p w:rsidR="00D61AA9" w:rsidRPr="00DB4A25" w:rsidRDefault="00D61AA9" w:rsidP="00AC5086">
            <w:pPr>
              <w:pStyle w:val="afa"/>
              <w:rPr>
                <w:sz w:val="22"/>
                <w:szCs w:val="22"/>
              </w:rPr>
            </w:pPr>
          </w:p>
        </w:tc>
        <w:tc>
          <w:tcPr>
            <w:tcW w:w="1204" w:type="dxa"/>
            <w:tcPrChange w:id="9420" w:author="t_竹沢 公佑" w:date="2020-08-13T10:45:00Z">
              <w:tcPr>
                <w:tcW w:w="1204" w:type="dxa"/>
              </w:tcPr>
            </w:tcPrChange>
          </w:tcPr>
          <w:p w:rsidR="00D61AA9" w:rsidRPr="000B41A5" w:rsidRDefault="00202C26" w:rsidP="00AC5086">
            <w:pPr>
              <w:pStyle w:val="afa"/>
              <w:rPr>
                <w:sz w:val="22"/>
                <w:szCs w:val="22"/>
              </w:rPr>
            </w:pPr>
            <w:ins w:id="9421" w:author="t_竹沢 公佑" w:date="2020-08-20T10:18:00Z">
              <w:r>
                <w:rPr>
                  <w:rFonts w:hint="eastAsia"/>
                  <w:sz w:val="22"/>
                  <w:szCs w:val="22"/>
                </w:rPr>
                <w:t>Category</w:t>
              </w:r>
            </w:ins>
          </w:p>
        </w:tc>
        <w:tc>
          <w:tcPr>
            <w:tcW w:w="7513" w:type="dxa"/>
            <w:gridSpan w:val="3"/>
            <w:tcPrChange w:id="9422" w:author="t_竹沢 公佑" w:date="2020-08-13T10:45:00Z">
              <w:tcPr>
                <w:tcW w:w="7513" w:type="dxa"/>
                <w:gridSpan w:val="3"/>
              </w:tcPr>
            </w:tcPrChange>
          </w:tcPr>
          <w:p w:rsidR="007C7405" w:rsidRDefault="007C7405" w:rsidP="007C7405">
            <w:pPr>
              <w:spacing w:line="0" w:lineRule="atLeast"/>
              <w:ind w:right="1020"/>
              <w:rPr>
                <w:ins w:id="9423" w:author="t_竹沢 公佑" w:date="2020-08-13T10:44:00Z"/>
                <w:rFonts w:cs="Times New Roman"/>
                <w:sz w:val="22"/>
                <w:szCs w:val="22"/>
              </w:rPr>
            </w:pPr>
            <w:ins w:id="9424" w:author="t_竹沢 公佑" w:date="2020-08-13T10:44:00Z">
              <w:r>
                <w:rPr>
                  <w:rFonts w:cs="Times New Roman" w:hint="eastAsia"/>
                  <w:sz w:val="22"/>
                  <w:szCs w:val="22"/>
                </w:rPr>
                <w:t>■Info</w:t>
              </w:r>
            </w:ins>
          </w:p>
          <w:p w:rsidR="00D61AA9" w:rsidRDefault="007C7405" w:rsidP="00AC5086">
            <w:pPr>
              <w:spacing w:line="0" w:lineRule="atLeast"/>
              <w:ind w:right="1020"/>
              <w:rPr>
                <w:rFonts w:cs="Times New Roman"/>
                <w:sz w:val="22"/>
                <w:szCs w:val="22"/>
              </w:rPr>
            </w:pPr>
            <w:ins w:id="9425" w:author="t_竹沢 公佑" w:date="2020-08-13T10:44:00Z">
              <w:r>
                <w:rPr>
                  <w:rFonts w:cs="Times New Roman" w:hint="eastAsia"/>
                  <w:sz w:val="22"/>
                  <w:szCs w:val="22"/>
                </w:rPr>
                <w:t xml:space="preserve">　This function just returns hardware/device driver information.</w:t>
              </w:r>
            </w:ins>
          </w:p>
        </w:tc>
      </w:tr>
      <w:tr w:rsidR="00902774" w:rsidRPr="00226376" w:rsidTr="002210F5">
        <w:tc>
          <w:tcPr>
            <w:tcW w:w="2376" w:type="dxa"/>
            <w:gridSpan w:val="2"/>
            <w:tcBorders>
              <w:top w:val="single" w:sz="4" w:space="0" w:color="auto"/>
              <w:left w:val="single" w:sz="4" w:space="0" w:color="auto"/>
              <w:bottom w:val="single" w:sz="4" w:space="0" w:color="auto"/>
              <w:right w:val="single" w:sz="4" w:space="0" w:color="auto"/>
            </w:tcBorders>
          </w:tcPr>
          <w:p w:rsidR="00902774" w:rsidRDefault="00902774" w:rsidP="008D42B9">
            <w:pPr>
              <w:spacing w:line="0" w:lineRule="atLeast"/>
              <w:ind w:right="1020"/>
              <w:rPr>
                <w:rFonts w:cs="Times New Roman"/>
                <w:sz w:val="22"/>
                <w:szCs w:val="22"/>
              </w:rPr>
            </w:pPr>
            <w:r>
              <w:rPr>
                <w:rFonts w:cs="Times New Roman" w:hint="eastAsia"/>
                <w:sz w:val="22"/>
                <w:szCs w:val="22"/>
              </w:rPr>
              <w:t>Remarks</w:t>
            </w:r>
          </w:p>
        </w:tc>
        <w:tc>
          <w:tcPr>
            <w:tcW w:w="7513" w:type="dxa"/>
            <w:gridSpan w:val="3"/>
            <w:tcBorders>
              <w:top w:val="single" w:sz="4" w:space="0" w:color="auto"/>
              <w:left w:val="single" w:sz="4" w:space="0" w:color="auto"/>
              <w:bottom w:val="single" w:sz="4" w:space="0" w:color="auto"/>
              <w:right w:val="single" w:sz="4" w:space="0" w:color="auto"/>
            </w:tcBorders>
          </w:tcPr>
          <w:p w:rsidR="00902774" w:rsidRDefault="00902774" w:rsidP="00902774">
            <w:pPr>
              <w:spacing w:line="0" w:lineRule="atLeast"/>
              <w:ind w:right="1020"/>
              <w:rPr>
                <w:sz w:val="22"/>
                <w:szCs w:val="22"/>
              </w:rPr>
            </w:pPr>
            <w:r>
              <w:rPr>
                <w:rFonts w:hint="eastAsia"/>
                <w:sz w:val="22"/>
                <w:szCs w:val="22"/>
              </w:rPr>
              <w:t>■Remarks for the production DRXP boards</w:t>
            </w:r>
          </w:p>
          <w:p w:rsidR="00902774" w:rsidRDefault="00902774" w:rsidP="00902774">
            <w:pPr>
              <w:spacing w:line="0" w:lineRule="atLeast"/>
              <w:ind w:right="1020"/>
              <w:rPr>
                <w:ins w:id="9426" w:author="t_竹沢 公佑" w:date="2019-09-18T15:39:00Z"/>
                <w:sz w:val="22"/>
                <w:szCs w:val="22"/>
              </w:rPr>
            </w:pPr>
            <w:r>
              <w:rPr>
                <w:rFonts w:hint="eastAsia"/>
                <w:sz w:val="22"/>
                <w:szCs w:val="22"/>
              </w:rPr>
              <w:t xml:space="preserve">This register is common between both </w:t>
            </w:r>
            <w:r>
              <w:rPr>
                <w:sz w:val="22"/>
                <w:szCs w:val="22"/>
              </w:rPr>
              <w:t>production</w:t>
            </w:r>
            <w:r>
              <w:rPr>
                <w:rFonts w:hint="eastAsia"/>
                <w:sz w:val="22"/>
                <w:szCs w:val="22"/>
              </w:rPr>
              <w:t xml:space="preserve"> DRXP </w:t>
            </w:r>
            <w:r>
              <w:rPr>
                <w:sz w:val="22"/>
                <w:szCs w:val="22"/>
              </w:rPr>
              <w:t>board</w:t>
            </w:r>
            <w:r>
              <w:rPr>
                <w:rFonts w:hint="eastAsia"/>
                <w:sz w:val="22"/>
                <w:szCs w:val="22"/>
              </w:rPr>
              <w:t xml:space="preserve"> IFs </w:t>
            </w:r>
            <w:ins w:id="9427" w:author="t_竹沢 公佑" w:date="2019-10-05T15:50:00Z">
              <w:r w:rsidR="00DB4A25">
                <w:rPr>
                  <w:rFonts w:hint="eastAsia"/>
                  <w:sz w:val="22"/>
                  <w:szCs w:val="22"/>
                </w:rPr>
                <w:t xml:space="preserve">except </w:t>
              </w:r>
            </w:ins>
            <w:del w:id="9428" w:author="t_竹沢 公佑" w:date="2019-10-05T15:50:00Z">
              <w:r w:rsidDel="00DB4A25">
                <w:rPr>
                  <w:rFonts w:hint="eastAsia"/>
                  <w:sz w:val="22"/>
                  <w:szCs w:val="22"/>
                </w:rPr>
                <w:delText xml:space="preserve">exclude </w:delText>
              </w:r>
            </w:del>
            <w:r>
              <w:rPr>
                <w:rFonts w:hint="eastAsia"/>
                <w:sz w:val="22"/>
                <w:szCs w:val="22"/>
              </w:rPr>
              <w:t xml:space="preserve">bit0 in Byte4. This function gives </w:t>
            </w:r>
            <w:ins w:id="9429" w:author="t_竹沢 公佑" w:date="2019-10-05T15:55:00Z">
              <w:r w:rsidR="009B27F9">
                <w:rPr>
                  <w:rFonts w:hint="eastAsia"/>
                  <w:sz w:val="22"/>
                  <w:szCs w:val="22"/>
                </w:rPr>
                <w:t xml:space="preserve">a </w:t>
              </w:r>
            </w:ins>
            <w:r>
              <w:rPr>
                <w:rFonts w:hint="eastAsia"/>
                <w:sz w:val="22"/>
                <w:szCs w:val="22"/>
              </w:rPr>
              <w:t xml:space="preserve">common value </w:t>
            </w:r>
            <w:ins w:id="9430" w:author="t_竹沢 公佑" w:date="2019-10-05T15:50:00Z">
              <w:r w:rsidR="00DB4A25">
                <w:rPr>
                  <w:rFonts w:hint="eastAsia"/>
                  <w:sz w:val="22"/>
                  <w:szCs w:val="22"/>
                </w:rPr>
                <w:t xml:space="preserve">except </w:t>
              </w:r>
            </w:ins>
            <w:del w:id="9431" w:author="t_竹沢 公佑" w:date="2019-10-05T15:50:00Z">
              <w:r w:rsidDel="00DB4A25">
                <w:rPr>
                  <w:rFonts w:hint="eastAsia"/>
                  <w:sz w:val="22"/>
                  <w:szCs w:val="22"/>
                </w:rPr>
                <w:delText xml:space="preserve">exclude </w:delText>
              </w:r>
            </w:del>
            <w:ins w:id="9432" w:author="t_竹沢 公佑" w:date="2019-10-05T15:50:00Z">
              <w:r w:rsidR="00DB4A25">
                <w:rPr>
                  <w:rFonts w:hint="eastAsia"/>
                  <w:sz w:val="22"/>
                  <w:szCs w:val="22"/>
                </w:rPr>
                <w:t>the</w:t>
              </w:r>
            </w:ins>
            <w:del w:id="9433" w:author="t_竹沢 公佑" w:date="2019-10-05T15:50:00Z">
              <w:r w:rsidDel="00DB4A25">
                <w:rPr>
                  <w:rFonts w:hint="eastAsia"/>
                  <w:sz w:val="22"/>
                  <w:szCs w:val="22"/>
                </w:rPr>
                <w:delText>this</w:delText>
              </w:r>
            </w:del>
            <w:r>
              <w:rPr>
                <w:rFonts w:hint="eastAsia"/>
                <w:sz w:val="22"/>
                <w:szCs w:val="22"/>
              </w:rPr>
              <w:t xml:space="preserve"> bit when </w:t>
            </w:r>
            <w:ins w:id="9434" w:author="t_竹沢 公佑" w:date="2019-10-05T15:51:00Z">
              <w:r w:rsidR="00DB4A25">
                <w:rPr>
                  <w:rFonts w:hint="eastAsia"/>
                  <w:sz w:val="22"/>
                  <w:szCs w:val="22"/>
                </w:rPr>
                <w:t xml:space="preserve">your </w:t>
              </w:r>
            </w:ins>
            <w:del w:id="9435" w:author="t_竹沢 公佑" w:date="2019-10-05T15:51:00Z">
              <w:r w:rsidDel="00DB4A25">
                <w:rPr>
                  <w:rFonts w:hint="eastAsia"/>
                  <w:sz w:val="22"/>
                  <w:szCs w:val="22"/>
                </w:rPr>
                <w:delText xml:space="preserve">user </w:delText>
              </w:r>
            </w:del>
            <w:r>
              <w:rPr>
                <w:rFonts w:hint="eastAsia"/>
                <w:sz w:val="22"/>
                <w:szCs w:val="22"/>
              </w:rPr>
              <w:t xml:space="preserve">application calls </w:t>
            </w:r>
            <w:ins w:id="9436" w:author="t_竹沢 公佑" w:date="2019-10-05T15:51:00Z">
              <w:r w:rsidR="00DB4A25">
                <w:rPr>
                  <w:rFonts w:hint="eastAsia"/>
                  <w:sz w:val="22"/>
                  <w:szCs w:val="22"/>
                </w:rPr>
                <w:t xml:space="preserve">from </w:t>
              </w:r>
            </w:ins>
            <w:del w:id="9437" w:author="t_竹沢 公佑" w:date="2019-10-05T15:51:00Z">
              <w:r w:rsidDel="00DB4A25">
                <w:rPr>
                  <w:rFonts w:hint="eastAsia"/>
                  <w:sz w:val="22"/>
                  <w:szCs w:val="22"/>
                </w:rPr>
                <w:delText xml:space="preserve">this function with </w:delText>
              </w:r>
            </w:del>
            <w:r>
              <w:rPr>
                <w:rFonts w:hint="eastAsia"/>
                <w:sz w:val="22"/>
                <w:szCs w:val="22"/>
              </w:rPr>
              <w:t>either one.</w:t>
            </w:r>
          </w:p>
          <w:p w:rsidR="0070113E" w:rsidRDefault="0070113E" w:rsidP="00902774">
            <w:pPr>
              <w:spacing w:line="0" w:lineRule="atLeast"/>
              <w:ind w:right="1020"/>
              <w:rPr>
                <w:ins w:id="9438" w:author="t_竹沢 公佑" w:date="2019-09-18T15:39:00Z"/>
                <w:sz w:val="22"/>
                <w:szCs w:val="22"/>
              </w:rPr>
            </w:pPr>
          </w:p>
          <w:p w:rsidR="0070113E" w:rsidRPr="00226376" w:rsidRDefault="0070113E">
            <w:pPr>
              <w:spacing w:line="0" w:lineRule="atLeast"/>
              <w:ind w:right="1020"/>
              <w:rPr>
                <w:rFonts w:cs="Times New Roman"/>
                <w:sz w:val="22"/>
                <w:szCs w:val="22"/>
              </w:rPr>
            </w:pPr>
            <w:ins w:id="9439" w:author="t_竹沢 公佑" w:date="2019-09-18T15:39:00Z">
              <w:r>
                <w:rPr>
                  <w:rFonts w:cs="Times New Roman" w:hint="eastAsia"/>
                  <w:sz w:val="22"/>
                  <w:szCs w:val="22"/>
                </w:rPr>
                <w:t xml:space="preserve">(*1) </w:t>
              </w:r>
              <w:r>
                <w:rPr>
                  <w:rFonts w:hint="eastAsia"/>
                  <w:bCs/>
                  <w:sz w:val="22"/>
                  <w:szCs w:val="22"/>
                </w:rPr>
                <w:t xml:space="preserve">This </w:t>
              </w:r>
            </w:ins>
            <w:ins w:id="9440" w:author="t_竹沢 公佑" w:date="2019-10-05T15:51:00Z">
              <w:r w:rsidR="00DB4A25">
                <w:rPr>
                  <w:rFonts w:hint="eastAsia"/>
                  <w:bCs/>
                  <w:sz w:val="22"/>
                  <w:szCs w:val="22"/>
                </w:rPr>
                <w:t xml:space="preserve">command </w:t>
              </w:r>
            </w:ins>
            <w:ins w:id="9441" w:author="t_竹沢 公佑" w:date="2019-09-18T15:39:00Z">
              <w:r>
                <w:rPr>
                  <w:rFonts w:hint="eastAsia"/>
                  <w:bCs/>
                  <w:sz w:val="22"/>
                  <w:szCs w:val="22"/>
                </w:rPr>
                <w:t>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9442" w:author="t_竹沢 公佑" w:date="2019-09-18T15:39:00Z">
              <w:r w:rsidRPr="0056709F">
                <w:rPr>
                  <w:b/>
                  <w:bCs/>
                  <w:sz w:val="22"/>
                  <w:szCs w:val="22"/>
                </w:rPr>
                <w:fldChar w:fldCharType="separate"/>
              </w:r>
            </w:ins>
            <w:ins w:id="9443" w:author="t_竹沢 公佑" w:date="2021-02-02T17:29:00Z">
              <w:r w:rsidR="000B4FA1">
                <w:rPr>
                  <w:b/>
                  <w:bCs/>
                  <w:sz w:val="22"/>
                  <w:szCs w:val="22"/>
                </w:rPr>
                <w:t>5.5</w:t>
              </w:r>
            </w:ins>
            <w:ins w:id="9444" w:author="t_竹沢 公佑" w:date="2019-09-18T15:39: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9445" w:author="t_竹沢 公佑" w:date="2019-09-18T15:39:00Z">
              <w:r w:rsidRPr="0056709F">
                <w:rPr>
                  <w:b/>
                  <w:bCs/>
                  <w:sz w:val="22"/>
                  <w:szCs w:val="22"/>
                </w:rPr>
                <w:fldChar w:fldCharType="separate"/>
              </w:r>
            </w:ins>
            <w:ins w:id="9446" w:author="t_竹沢 公佑" w:date="2021-02-02T17:29:00Z">
              <w:r w:rsidR="000B4FA1" w:rsidRPr="000B4FA1">
                <w:rPr>
                  <w:b/>
                  <w:u w:val="single"/>
                  <w:rPrChange w:id="9447" w:author="t_竹沢 公佑" w:date="2021-02-02T17:29:00Z">
                    <w:rPr>
                      <w:u w:val="single"/>
                    </w:rPr>
                  </w:rPrChange>
                </w:rPr>
                <w:t>ioctl</w:t>
              </w:r>
            </w:ins>
            <w:ins w:id="9448" w:author="t_竹沢 公佑" w:date="2019-09-18T15:39:00Z">
              <w:r w:rsidRPr="0056709F">
                <w:rPr>
                  <w:b/>
                  <w:bCs/>
                  <w:sz w:val="22"/>
                  <w:szCs w:val="22"/>
                </w:rPr>
                <w:fldChar w:fldCharType="end"/>
              </w:r>
              <w:r w:rsidRPr="0056709F">
                <w:rPr>
                  <w:b/>
                  <w:bCs/>
                  <w:sz w:val="22"/>
                  <w:szCs w:val="22"/>
                </w:rPr>
                <w:t>”</w:t>
              </w:r>
              <w:r>
                <w:rPr>
                  <w:rFonts w:hint="eastAsia"/>
                  <w:b/>
                  <w:bCs/>
                  <w:sz w:val="22"/>
                  <w:szCs w:val="22"/>
                </w:rPr>
                <w:t>.</w:t>
              </w:r>
            </w:ins>
          </w:p>
        </w:tc>
      </w:tr>
      <w:tr w:rsidR="00226376" w:rsidRPr="00226376" w:rsidTr="002210F5">
        <w:tc>
          <w:tcPr>
            <w:tcW w:w="2376" w:type="dxa"/>
            <w:gridSpan w:val="2"/>
            <w:tcBorders>
              <w:top w:val="single" w:sz="4" w:space="0" w:color="auto"/>
              <w:left w:val="single" w:sz="4" w:space="0" w:color="auto"/>
              <w:bottom w:val="single" w:sz="4" w:space="0" w:color="auto"/>
              <w:right w:val="single" w:sz="4" w:space="0" w:color="auto"/>
            </w:tcBorders>
          </w:tcPr>
          <w:p w:rsidR="00226376" w:rsidRDefault="00C421AF" w:rsidP="008D42B9">
            <w:pPr>
              <w:spacing w:line="0" w:lineRule="atLeast"/>
              <w:ind w:right="1020"/>
              <w:rPr>
                <w:rFonts w:cs="Times New Roman"/>
                <w:sz w:val="22"/>
                <w:szCs w:val="22"/>
              </w:rPr>
            </w:pPr>
            <w:r>
              <w:rPr>
                <w:rFonts w:cs="Times New Roman" w:hint="eastAsia"/>
                <w:sz w:val="22"/>
                <w:szCs w:val="22"/>
              </w:rPr>
              <w:t>E</w:t>
            </w:r>
            <w:r w:rsidR="00226376">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226376" w:rsidRPr="00226376" w:rsidRDefault="00226376" w:rsidP="008D42B9">
            <w:pPr>
              <w:spacing w:line="0" w:lineRule="atLeast"/>
              <w:ind w:right="1020"/>
              <w:rPr>
                <w:rFonts w:cs="Times New Roman"/>
                <w:sz w:val="22"/>
                <w:szCs w:val="22"/>
              </w:rPr>
            </w:pPr>
            <w:r w:rsidRPr="00226376">
              <w:rPr>
                <w:rFonts w:cs="Times New Roman" w:hint="eastAsia"/>
                <w:sz w:val="22"/>
                <w:szCs w:val="22"/>
              </w:rPr>
              <w:t>EIO</w:t>
            </w:r>
          </w:p>
          <w:p w:rsidR="00226376" w:rsidRDefault="00226376" w:rsidP="00226376">
            <w:pPr>
              <w:spacing w:line="0" w:lineRule="atLeast"/>
              <w:ind w:right="1020" w:firstLineChars="50" w:firstLine="110"/>
              <w:rPr>
                <w:ins w:id="9449" w:author="t_竹沢 公佑" w:date="2019-09-18T15:39:00Z"/>
                <w:rFonts w:cs="Times New Roman"/>
                <w:sz w:val="22"/>
                <w:szCs w:val="22"/>
              </w:rPr>
            </w:pPr>
            <w:r w:rsidRPr="00226376">
              <w:rPr>
                <w:rFonts w:cs="Times New Roman" w:hint="eastAsia"/>
                <w:sz w:val="22"/>
                <w:szCs w:val="22"/>
              </w:rPr>
              <w:t xml:space="preserve">When </w:t>
            </w:r>
            <w:ins w:id="9450" w:author="t_竹沢 公佑" w:date="2019-10-05T15:52:00Z">
              <w:r w:rsidR="00DB4A25">
                <w:rPr>
                  <w:rFonts w:cs="Times New Roman" w:hint="eastAsia"/>
                  <w:sz w:val="22"/>
                  <w:szCs w:val="22"/>
                </w:rPr>
                <w:t xml:space="preserve">this command </w:t>
              </w:r>
            </w:ins>
            <w:r w:rsidRPr="00226376">
              <w:rPr>
                <w:rFonts w:cs="Times New Roman" w:hint="eastAsia"/>
                <w:sz w:val="22"/>
                <w:szCs w:val="22"/>
              </w:rPr>
              <w:t>fail</w:t>
            </w:r>
            <w:ins w:id="9451" w:author="t_竹沢 公佑" w:date="2019-10-05T15:52:00Z">
              <w:r w:rsidR="00DB4A25">
                <w:rPr>
                  <w:rFonts w:cs="Times New Roman" w:hint="eastAsia"/>
                  <w:sz w:val="22"/>
                  <w:szCs w:val="22"/>
                </w:rPr>
                <w:t>s</w:t>
              </w:r>
            </w:ins>
            <w:r w:rsidRPr="00226376">
              <w:rPr>
                <w:rFonts w:cs="Times New Roman" w:hint="eastAsia"/>
                <w:sz w:val="22"/>
                <w:szCs w:val="22"/>
              </w:rPr>
              <w:t xml:space="preserve"> to read or write internal register.</w:t>
            </w:r>
          </w:p>
          <w:p w:rsidR="0070113E" w:rsidRDefault="0070113E" w:rsidP="0070113E">
            <w:pPr>
              <w:spacing w:line="0" w:lineRule="atLeast"/>
              <w:ind w:right="1020" w:firstLineChars="50" w:firstLine="110"/>
              <w:rPr>
                <w:ins w:id="9452" w:author="t_竹沢 公佑" w:date="2019-09-18T15:39:00Z"/>
                <w:bCs/>
                <w:sz w:val="22"/>
                <w:szCs w:val="22"/>
              </w:rPr>
            </w:pPr>
            <w:ins w:id="9453" w:author="t_竹沢 公佑" w:date="2019-09-18T15:39:00Z">
              <w:r w:rsidRPr="00A033B7">
                <w:rPr>
                  <w:bCs/>
                  <w:sz w:val="22"/>
                  <w:szCs w:val="22"/>
                </w:rPr>
                <w:t>This errno means device driver can't control the device.</w:t>
              </w:r>
            </w:ins>
          </w:p>
          <w:p w:rsidR="0070113E" w:rsidRDefault="00AA1052" w:rsidP="0070113E">
            <w:pPr>
              <w:spacing w:line="0" w:lineRule="atLeast"/>
              <w:ind w:right="1020" w:firstLineChars="50" w:firstLine="110"/>
              <w:rPr>
                <w:ins w:id="9454" w:author="t_竹沢 公佑" w:date="2019-09-18T15:39:00Z"/>
                <w:bCs/>
                <w:sz w:val="22"/>
                <w:szCs w:val="22"/>
              </w:rPr>
            </w:pPr>
            <w:ins w:id="9455" w:author="t_竹沢 公佑" w:date="2019-09-18T15:39:00Z">
              <w:r>
                <w:rPr>
                  <w:bCs/>
                  <w:sz w:val="22"/>
                  <w:szCs w:val="22"/>
                </w:rPr>
                <w:t>If this error occur</w:t>
              </w:r>
              <w:r w:rsidR="0070113E" w:rsidRPr="00A033B7">
                <w:rPr>
                  <w:bCs/>
                  <w:sz w:val="22"/>
                  <w:szCs w:val="22"/>
                </w:rPr>
                <w:t>s often, it may be hardware error is happen</w:t>
              </w:r>
            </w:ins>
            <w:ins w:id="9456" w:author="t_竹沢 公佑" w:date="2019-10-05T17:02:00Z">
              <w:r>
                <w:rPr>
                  <w:rFonts w:hint="eastAsia"/>
                  <w:bCs/>
                  <w:sz w:val="22"/>
                  <w:szCs w:val="22"/>
                </w:rPr>
                <w:t>e</w:t>
              </w:r>
            </w:ins>
            <w:ins w:id="9457" w:author="t_竹沢 公佑" w:date="2019-09-18T15:39:00Z">
              <w:r w:rsidR="0070113E" w:rsidRPr="00A033B7">
                <w:rPr>
                  <w:bCs/>
                  <w:sz w:val="22"/>
                  <w:szCs w:val="22"/>
                </w:rPr>
                <w:t>d.</w:t>
              </w:r>
            </w:ins>
          </w:p>
          <w:p w:rsidR="0070113E" w:rsidRPr="00F411DC" w:rsidRDefault="0070113E" w:rsidP="00F411DC">
            <w:pPr>
              <w:spacing w:line="0" w:lineRule="atLeast"/>
              <w:ind w:right="1020" w:firstLineChars="50" w:firstLine="110"/>
              <w:rPr>
                <w:rFonts w:cs="Times New Roman"/>
                <w:sz w:val="22"/>
                <w:szCs w:val="22"/>
              </w:rPr>
            </w:pPr>
            <w:ins w:id="9458" w:author="t_竹沢 公佑" w:date="2019-09-18T15:39:00Z">
              <w:r w:rsidRPr="00A033B7">
                <w:rPr>
                  <w:bCs/>
                  <w:sz w:val="22"/>
                  <w:szCs w:val="22"/>
                </w:rPr>
                <w:t>Please execute cold-reboot and try again.</w:t>
              </w:r>
            </w:ins>
          </w:p>
        </w:tc>
      </w:tr>
    </w:tbl>
    <w:p w:rsidR="00226376" w:rsidRDefault="00226376" w:rsidP="00226376">
      <w:pPr>
        <w:spacing w:line="0" w:lineRule="atLeast"/>
        <w:ind w:right="1020"/>
      </w:pPr>
    </w:p>
    <w:p w:rsidR="00DF1C7C" w:rsidRPr="00226376" w:rsidRDefault="007D309C">
      <w:pPr>
        <w:spacing w:line="0" w:lineRule="atLeast"/>
        <w:ind w:right="1020"/>
      </w:pPr>
      <w:r>
        <w:br w:type="page"/>
      </w:r>
    </w:p>
    <w:p w:rsidR="00DF1C7C" w:rsidRDefault="00DF1C7C" w:rsidP="00B862C9">
      <w:pPr>
        <w:pStyle w:val="3"/>
      </w:pPr>
      <w:bookmarkStart w:id="9459" w:name="_Toc63179448"/>
      <w:r>
        <w:t>GET_</w:t>
      </w:r>
      <w:r>
        <w:rPr>
          <w:rFonts w:hint="eastAsia"/>
        </w:rPr>
        <w:t>DFR_VER</w:t>
      </w:r>
      <w:bookmarkEnd w:id="94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4"/>
        <w:gridCol w:w="2126"/>
        <w:gridCol w:w="1843"/>
        <w:tblGridChange w:id="9460">
          <w:tblGrid>
            <w:gridCol w:w="1172"/>
            <w:gridCol w:w="1204"/>
            <w:gridCol w:w="3544"/>
            <w:gridCol w:w="2126"/>
            <w:gridCol w:w="1843"/>
          </w:tblGrid>
        </w:tblGridChange>
      </w:tblGrid>
      <w:tr w:rsidR="00DF1C7C">
        <w:tc>
          <w:tcPr>
            <w:tcW w:w="2376" w:type="dxa"/>
            <w:gridSpan w:val="2"/>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GET_DFR_VER_ID</w:t>
            </w:r>
          </w:p>
        </w:tc>
        <w:tc>
          <w:tcPr>
            <w:tcW w:w="2126" w:type="dxa"/>
          </w:tcPr>
          <w:p w:rsidR="00DF1C7C" w:rsidRDefault="00DF1C7C">
            <w:pPr>
              <w:spacing w:line="0" w:lineRule="atLeast"/>
              <w:ind w:right="-108"/>
              <w:rPr>
                <w:sz w:val="22"/>
                <w:szCs w:val="22"/>
              </w:rPr>
            </w:pPr>
            <w:r>
              <w:rPr>
                <w:rFonts w:hint="eastAsia"/>
                <w:sz w:val="22"/>
                <w:szCs w:val="22"/>
              </w:rPr>
              <w:t>0x0000 7FF0</w:t>
            </w:r>
          </w:p>
        </w:tc>
        <w:tc>
          <w:tcPr>
            <w:tcW w:w="1843" w:type="dxa"/>
          </w:tcPr>
          <w:p w:rsidR="00DF1C7C" w:rsidRDefault="00DF1C7C">
            <w:pPr>
              <w:spacing w:line="0" w:lineRule="atLeast"/>
              <w:ind w:right="1020"/>
              <w:rPr>
                <w:sz w:val="22"/>
                <w:szCs w:val="22"/>
              </w:rPr>
            </w:pPr>
          </w:p>
        </w:tc>
      </w:tr>
      <w:tr w:rsidR="00DF1C7C">
        <w:tc>
          <w:tcPr>
            <w:tcW w:w="2376" w:type="dxa"/>
            <w:gridSpan w:val="2"/>
          </w:tcPr>
          <w:p w:rsidR="00DF1C7C" w:rsidRDefault="00DF1C7C">
            <w:pPr>
              <w:spacing w:line="0" w:lineRule="atLeast"/>
              <w:ind w:right="1020"/>
              <w:rPr>
                <w:sz w:val="22"/>
                <w:szCs w:val="22"/>
              </w:rPr>
            </w:pPr>
            <w:r>
              <w:rPr>
                <w:rFonts w:cs="Times New Roman"/>
                <w:sz w:val="22"/>
                <w:szCs w:val="22"/>
              </w:rPr>
              <w:t>Description</w:t>
            </w:r>
          </w:p>
        </w:tc>
        <w:tc>
          <w:tcPr>
            <w:tcW w:w="7513" w:type="dxa"/>
            <w:gridSpan w:val="3"/>
          </w:tcPr>
          <w:p w:rsidR="00DF1C7C" w:rsidRDefault="00DF1C7C">
            <w:pPr>
              <w:widowControl w:val="0"/>
              <w:autoSpaceDE w:val="0"/>
              <w:autoSpaceDN w:val="0"/>
              <w:adjustRightInd w:val="0"/>
              <w:spacing w:line="0" w:lineRule="atLeast"/>
              <w:rPr>
                <w:rFonts w:cs="Times New Roman"/>
                <w:sz w:val="22"/>
                <w:szCs w:val="22"/>
              </w:rPr>
            </w:pPr>
            <w:r>
              <w:rPr>
                <w:rFonts w:cs="Times New Roman"/>
                <w:sz w:val="22"/>
                <w:szCs w:val="22"/>
              </w:rPr>
              <w:t>Rea</w:t>
            </w:r>
            <w:r>
              <w:rPr>
                <w:rFonts w:cs="Times New Roman" w:hint="eastAsia"/>
                <w:sz w:val="22"/>
                <w:szCs w:val="22"/>
              </w:rPr>
              <w:t>d the v</w:t>
            </w:r>
            <w:r>
              <w:rPr>
                <w:rFonts w:cs="Times New Roman"/>
                <w:sz w:val="22"/>
                <w:szCs w:val="22"/>
              </w:rPr>
              <w:t>ersion</w:t>
            </w:r>
            <w:r>
              <w:rPr>
                <w:rFonts w:cs="Times New Roman" w:hint="eastAsia"/>
                <w:sz w:val="22"/>
                <w:szCs w:val="22"/>
              </w:rPr>
              <w:t xml:space="preserve"> information</w:t>
            </w:r>
            <w:r>
              <w:rPr>
                <w:rFonts w:cs="Times New Roman"/>
                <w:sz w:val="22"/>
                <w:szCs w:val="22"/>
              </w:rPr>
              <w:t>.</w:t>
            </w:r>
          </w:p>
        </w:tc>
      </w:tr>
      <w:tr w:rsidR="00DF1C7C">
        <w:tc>
          <w:tcPr>
            <w:tcW w:w="2376" w:type="dxa"/>
            <w:gridSpan w:val="2"/>
          </w:tcPr>
          <w:p w:rsidR="00DF1C7C" w:rsidRDefault="00DF1C7C">
            <w:pPr>
              <w:spacing w:line="0" w:lineRule="atLeast"/>
              <w:ind w:right="1020"/>
              <w:rPr>
                <w:sz w:val="22"/>
                <w:szCs w:val="22"/>
              </w:rPr>
            </w:pPr>
            <w:r>
              <w:rPr>
                <w:rFonts w:cs="Times New Roman"/>
                <w:sz w:val="22"/>
                <w:szCs w:val="22"/>
              </w:rPr>
              <w:t>Update Rate</w:t>
            </w:r>
          </w:p>
        </w:tc>
        <w:tc>
          <w:tcPr>
            <w:tcW w:w="7513" w:type="dxa"/>
            <w:gridSpan w:val="3"/>
          </w:tcPr>
          <w:p w:rsidR="00304820" w:rsidRDefault="00304820">
            <w:pPr>
              <w:spacing w:line="0" w:lineRule="atLeast"/>
              <w:ind w:right="-108"/>
              <w:rPr>
                <w:rFonts w:cs="Times New Roman"/>
                <w:sz w:val="22"/>
                <w:szCs w:val="22"/>
              </w:rPr>
            </w:pPr>
            <w:r>
              <w:rPr>
                <w:rFonts w:cs="Times New Roman" w:hint="eastAsia"/>
                <w:sz w:val="22"/>
                <w:szCs w:val="22"/>
              </w:rPr>
              <w:t>Static</w:t>
            </w:r>
          </w:p>
          <w:p w:rsidR="00DF1C7C" w:rsidRDefault="000C117E">
            <w:pPr>
              <w:spacing w:line="0" w:lineRule="atLeast"/>
              <w:ind w:right="-108"/>
              <w:rPr>
                <w:rFonts w:cs="Times New Roman"/>
                <w:sz w:val="22"/>
                <w:szCs w:val="22"/>
              </w:rPr>
            </w:pPr>
            <w:r>
              <w:rPr>
                <w:rFonts w:hint="eastAsia"/>
                <w:sz w:val="22"/>
                <w:szCs w:val="22"/>
              </w:rPr>
              <w:t xml:space="preserve">(Every time this </w:t>
            </w:r>
            <w:ins w:id="9461" w:author="t_竹沢 公佑" w:date="2019-10-07T03:22:00Z">
              <w:r w:rsidR="00634F41">
                <w:rPr>
                  <w:rFonts w:hint="eastAsia"/>
                  <w:sz w:val="22"/>
                  <w:szCs w:val="22"/>
                </w:rPr>
                <w:t>command</w:t>
              </w:r>
            </w:ins>
            <w:del w:id="9462" w:author="t_竹沢 公佑" w:date="2019-10-07T03:22:00Z">
              <w:r w:rsidDel="00634F41">
                <w:rPr>
                  <w:rFonts w:hint="eastAsia"/>
                  <w:sz w:val="22"/>
                  <w:szCs w:val="22"/>
                </w:rPr>
                <w:delText>function</w:delText>
              </w:r>
            </w:del>
            <w:r>
              <w:rPr>
                <w:rFonts w:hint="eastAsia"/>
                <w:sz w:val="22"/>
                <w:szCs w:val="22"/>
              </w:rPr>
              <w:t xml:space="preserve"> is called, it </w:t>
            </w:r>
            <w:ins w:id="9463" w:author="t_竹沢 公佑" w:date="2019-10-05T16:21:00Z">
              <w:r w:rsidR="00967D42">
                <w:rPr>
                  <w:rFonts w:hint="eastAsia"/>
                  <w:sz w:val="22"/>
                  <w:szCs w:val="22"/>
                </w:rPr>
                <w:t>read</w:t>
              </w:r>
            </w:ins>
            <w:del w:id="9464" w:author="t_竹沢 公佑" w:date="2019-10-05T16:21:00Z">
              <w:r w:rsidDel="00967D42">
                <w:rPr>
                  <w:sz w:val="22"/>
                  <w:szCs w:val="22"/>
                </w:rPr>
                <w:delText>retrieve</w:delText>
              </w:r>
            </w:del>
            <w:r>
              <w:rPr>
                <w:rFonts w:hint="eastAsia"/>
                <w:sz w:val="22"/>
                <w:szCs w:val="22"/>
              </w:rPr>
              <w:t>s values from FPGA.)</w:t>
            </w:r>
          </w:p>
        </w:tc>
      </w:tr>
      <w:tr w:rsidR="00DF1C7C">
        <w:tc>
          <w:tcPr>
            <w:tcW w:w="2376" w:type="dxa"/>
            <w:gridSpan w:val="2"/>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DF1C7C" w:rsidRDefault="00DF1C7C">
            <w:pPr>
              <w:spacing w:line="0" w:lineRule="atLeast"/>
              <w:ind w:right="1020"/>
              <w:rPr>
                <w:sz w:val="22"/>
                <w:szCs w:val="22"/>
              </w:rPr>
            </w:pPr>
            <w:r>
              <w:rPr>
                <w:rFonts w:hint="eastAsia"/>
                <w:sz w:val="22"/>
                <w:szCs w:val="22"/>
              </w:rPr>
              <w:t>No</w:t>
            </w:r>
          </w:p>
        </w:tc>
      </w:tr>
      <w:tr w:rsidR="00595E56" w:rsidTr="00596636">
        <w:tc>
          <w:tcPr>
            <w:tcW w:w="2376" w:type="dxa"/>
            <w:gridSpan w:val="2"/>
          </w:tcPr>
          <w:p w:rsidR="00595E56" w:rsidRPr="009B27F9" w:rsidRDefault="00596636" w:rsidP="00596636">
            <w:pPr>
              <w:pStyle w:val="afa"/>
              <w:rPr>
                <w:sz w:val="22"/>
                <w:szCs w:val="22"/>
                <w:rPrChange w:id="9465" w:author="t_竹沢 公佑" w:date="2019-10-05T15:52:00Z">
                  <w:rPr/>
                </w:rPrChange>
              </w:rPr>
            </w:pPr>
            <w:r w:rsidRPr="009B27F9">
              <w:rPr>
                <w:sz w:val="22"/>
                <w:szCs w:val="22"/>
                <w:rPrChange w:id="9466" w:author="t_竹沢 公佑" w:date="2019-10-05T15:52:00Z">
                  <w:rPr/>
                </w:rPrChange>
              </w:rPr>
              <w:t>Synchronization</w:t>
            </w:r>
          </w:p>
        </w:tc>
        <w:tc>
          <w:tcPr>
            <w:tcW w:w="7513" w:type="dxa"/>
            <w:gridSpan w:val="3"/>
          </w:tcPr>
          <w:p w:rsidR="00595E56" w:rsidRPr="009B27F9" w:rsidRDefault="00AC7296" w:rsidP="00596636">
            <w:pPr>
              <w:pStyle w:val="afa"/>
              <w:rPr>
                <w:sz w:val="22"/>
                <w:szCs w:val="22"/>
                <w:rPrChange w:id="9467" w:author="t_竹沢 公佑" w:date="2019-10-05T15:52:00Z">
                  <w:rPr/>
                </w:rPrChange>
              </w:rPr>
            </w:pPr>
            <w:r w:rsidRPr="009B27F9">
              <w:rPr>
                <w:sz w:val="22"/>
                <w:szCs w:val="22"/>
                <w:rPrChange w:id="9468" w:author="t_竹沢 公佑" w:date="2019-10-05T15:52:00Z">
                  <w:rPr/>
                </w:rPrChange>
              </w:rPr>
              <w:t>S</w:t>
            </w:r>
            <w:r w:rsidR="00595E56" w:rsidRPr="009B27F9">
              <w:rPr>
                <w:sz w:val="22"/>
                <w:szCs w:val="22"/>
                <w:rPrChange w:id="9469" w:author="t_竹沢 公佑" w:date="2019-10-05T15:52:00Z">
                  <w:rPr/>
                </w:rPrChange>
              </w:rPr>
              <w:t>ynchronous</w:t>
            </w:r>
            <w:ins w:id="9470" w:author="t_竹沢 公佑" w:date="2019-09-18T15:38:00Z">
              <w:r w:rsidR="0070113E" w:rsidRPr="009B27F9">
                <w:rPr>
                  <w:sz w:val="22"/>
                  <w:szCs w:val="22"/>
                  <w:rPrChange w:id="9471" w:author="t_竹沢 公佑" w:date="2019-10-05T15:52:00Z">
                    <w:rPr/>
                  </w:rPrChange>
                </w:rPr>
                <w:t xml:space="preserve"> (*1)</w:t>
              </w:r>
            </w:ins>
          </w:p>
        </w:tc>
      </w:tr>
      <w:tr w:rsidR="00D61AA9" w:rsidTr="00AC5086">
        <w:trPr>
          <w:trHeight w:val="190"/>
        </w:trPr>
        <w:tc>
          <w:tcPr>
            <w:tcW w:w="1172" w:type="dxa"/>
            <w:vMerge w:val="restart"/>
          </w:tcPr>
          <w:p w:rsidR="00D61AA9" w:rsidRPr="009B27F9" w:rsidRDefault="00D61AA9" w:rsidP="00AC5086">
            <w:pPr>
              <w:pStyle w:val="afa"/>
              <w:rPr>
                <w:sz w:val="22"/>
                <w:szCs w:val="22"/>
                <w:rPrChange w:id="9472" w:author="t_竹沢 公佑" w:date="2019-10-05T15:52:00Z">
                  <w:rPr/>
                </w:rPrChange>
              </w:rPr>
            </w:pPr>
            <w:r w:rsidRPr="009B27F9">
              <w:rPr>
                <w:sz w:val="22"/>
                <w:szCs w:val="22"/>
                <w:rPrChange w:id="9473" w:author="t_竹沢 公佑" w:date="2019-10-05T15:52:00Z">
                  <w:rPr/>
                </w:rPrChange>
              </w:rPr>
              <w:t>Data</w:t>
            </w:r>
          </w:p>
        </w:tc>
        <w:tc>
          <w:tcPr>
            <w:tcW w:w="1204" w:type="dxa"/>
          </w:tcPr>
          <w:p w:rsidR="00D61AA9" w:rsidRPr="009B27F9" w:rsidRDefault="00D61AA9" w:rsidP="00AC5086">
            <w:pPr>
              <w:rPr>
                <w:sz w:val="22"/>
                <w:szCs w:val="22"/>
                <w:rPrChange w:id="9474" w:author="t_竹沢 公佑" w:date="2019-10-05T15:52:00Z">
                  <w:rPr/>
                </w:rPrChange>
              </w:rPr>
            </w:pPr>
            <w:r w:rsidRPr="009B27F9">
              <w:rPr>
                <w:sz w:val="22"/>
                <w:szCs w:val="22"/>
                <w:rPrChange w:id="9475" w:author="t_竹沢 公佑" w:date="2019-10-05T15:52:00Z">
                  <w:rPr/>
                </w:rPrChange>
              </w:rPr>
              <w:t>Size</w:t>
            </w:r>
          </w:p>
        </w:tc>
        <w:tc>
          <w:tcPr>
            <w:tcW w:w="7513" w:type="dxa"/>
            <w:gridSpan w:val="3"/>
          </w:tcPr>
          <w:p w:rsidR="00D61AA9" w:rsidRDefault="00D61AA9" w:rsidP="00AC5086">
            <w:pPr>
              <w:rPr>
                <w:sz w:val="22"/>
                <w:szCs w:val="22"/>
              </w:rPr>
            </w:pPr>
            <w:r>
              <w:rPr>
                <w:rFonts w:hint="eastAsia"/>
                <w:sz w:val="22"/>
                <w:szCs w:val="22"/>
              </w:rPr>
              <w:t>8Bytes</w:t>
            </w:r>
          </w:p>
        </w:tc>
      </w:tr>
      <w:tr w:rsidR="00D61AA9" w:rsidTr="00AC5086">
        <w:trPr>
          <w:trHeight w:val="238"/>
        </w:trPr>
        <w:tc>
          <w:tcPr>
            <w:tcW w:w="1172" w:type="dxa"/>
            <w:vMerge/>
          </w:tcPr>
          <w:p w:rsidR="00D61AA9" w:rsidRDefault="00D61AA9" w:rsidP="00AC5086">
            <w:pPr>
              <w:pStyle w:val="afa"/>
            </w:pPr>
          </w:p>
        </w:tc>
        <w:tc>
          <w:tcPr>
            <w:tcW w:w="1204" w:type="dxa"/>
          </w:tcPr>
          <w:p w:rsidR="00D61AA9" w:rsidRPr="009B27F9" w:rsidRDefault="00D61AA9" w:rsidP="00AC5086">
            <w:pPr>
              <w:rPr>
                <w:sz w:val="22"/>
                <w:szCs w:val="22"/>
                <w:rPrChange w:id="9476" w:author="t_竹沢 公佑" w:date="2019-10-05T15:52:00Z">
                  <w:rPr/>
                </w:rPrChange>
              </w:rPr>
            </w:pPr>
            <w:r w:rsidRPr="009B27F9">
              <w:rPr>
                <w:sz w:val="22"/>
                <w:szCs w:val="22"/>
                <w:rPrChange w:id="9477" w:author="t_竹沢 公佑" w:date="2019-10-05T15:52:00Z">
                  <w:rPr/>
                </w:rPrChange>
              </w:rPr>
              <w:t>Reset</w:t>
            </w:r>
          </w:p>
        </w:tc>
        <w:tc>
          <w:tcPr>
            <w:tcW w:w="7513" w:type="dxa"/>
            <w:gridSpan w:val="3"/>
          </w:tcPr>
          <w:p w:rsidR="00D61AA9" w:rsidRDefault="00D61AA9" w:rsidP="00AC5086">
            <w:pPr>
              <w:rPr>
                <w:sz w:val="22"/>
                <w:szCs w:val="22"/>
              </w:rPr>
            </w:pPr>
            <w:r>
              <w:rPr>
                <w:rFonts w:hint="eastAsia"/>
                <w:sz w:val="22"/>
                <w:szCs w:val="22"/>
              </w:rPr>
              <w:t>-</w:t>
            </w:r>
          </w:p>
        </w:tc>
      </w:tr>
      <w:tr w:rsidR="00D61AA9" w:rsidRPr="00AC5086" w:rsidTr="00AC5086">
        <w:trPr>
          <w:trHeight w:val="238"/>
        </w:trPr>
        <w:tc>
          <w:tcPr>
            <w:tcW w:w="1172" w:type="dxa"/>
            <w:vMerge/>
          </w:tcPr>
          <w:p w:rsidR="00D61AA9" w:rsidRDefault="00D61AA9" w:rsidP="00AC5086">
            <w:pPr>
              <w:pStyle w:val="afa"/>
            </w:pPr>
          </w:p>
        </w:tc>
        <w:tc>
          <w:tcPr>
            <w:tcW w:w="1204" w:type="dxa"/>
          </w:tcPr>
          <w:p w:rsidR="00D61AA9" w:rsidRPr="009B27F9" w:rsidRDefault="00D61AA9" w:rsidP="00AC5086">
            <w:pPr>
              <w:rPr>
                <w:sz w:val="22"/>
                <w:szCs w:val="22"/>
                <w:rPrChange w:id="9478" w:author="t_竹沢 公佑" w:date="2019-10-05T15:52:00Z">
                  <w:rPr/>
                </w:rPrChange>
              </w:rPr>
            </w:pPr>
            <w:r w:rsidRPr="009B27F9">
              <w:rPr>
                <w:sz w:val="22"/>
                <w:szCs w:val="22"/>
                <w:rPrChange w:id="9479" w:author="t_竹沢 公佑" w:date="2019-10-05T15:52:00Z">
                  <w:rPr/>
                </w:rPrChange>
              </w:rPr>
              <w:t>Latch</w:t>
            </w:r>
          </w:p>
        </w:tc>
        <w:tc>
          <w:tcPr>
            <w:tcW w:w="7513" w:type="dxa"/>
            <w:gridSpan w:val="3"/>
          </w:tcPr>
          <w:p w:rsidR="00D61AA9" w:rsidRPr="00AC5086" w:rsidRDefault="00D61AA9" w:rsidP="00AC5086">
            <w:pPr>
              <w:spacing w:line="0" w:lineRule="atLeast"/>
              <w:ind w:right="1020"/>
              <w:rPr>
                <w:rFonts w:cs="Times New Roman"/>
                <w:sz w:val="22"/>
                <w:szCs w:val="22"/>
              </w:rPr>
            </w:pPr>
            <w:r>
              <w:rPr>
                <w:rFonts w:cs="Times New Roman"/>
                <w:sz w:val="22"/>
                <w:szCs w:val="22"/>
              </w:rPr>
              <w:t xml:space="preserve">All bits are </w:t>
            </w:r>
            <w:r>
              <w:rPr>
                <w:rFonts w:cs="Times New Roman" w:hint="eastAsia"/>
                <w:sz w:val="22"/>
                <w:szCs w:val="22"/>
              </w:rPr>
              <w:t>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p>
        </w:tc>
      </w:tr>
      <w:tr w:rsidR="00D61AA9" w:rsidTr="00D61AA9">
        <w:trPr>
          <w:trHeight w:val="1965"/>
        </w:trPr>
        <w:tc>
          <w:tcPr>
            <w:tcW w:w="1172" w:type="dxa"/>
            <w:vMerge/>
          </w:tcPr>
          <w:p w:rsidR="00D61AA9" w:rsidRDefault="00D61AA9" w:rsidP="00AC5086">
            <w:pPr>
              <w:pStyle w:val="afa"/>
            </w:pPr>
          </w:p>
        </w:tc>
        <w:tc>
          <w:tcPr>
            <w:tcW w:w="1204" w:type="dxa"/>
          </w:tcPr>
          <w:p w:rsidR="00D61AA9" w:rsidRPr="009B27F9" w:rsidRDefault="00D61AA9" w:rsidP="00AC5086">
            <w:pPr>
              <w:pStyle w:val="afa"/>
              <w:rPr>
                <w:sz w:val="22"/>
                <w:szCs w:val="22"/>
                <w:rPrChange w:id="9480" w:author="t_竹沢 公佑" w:date="2019-10-05T15:52:00Z">
                  <w:rPr/>
                </w:rPrChange>
              </w:rPr>
            </w:pPr>
            <w:r w:rsidRPr="009B27F9">
              <w:rPr>
                <w:sz w:val="22"/>
                <w:szCs w:val="22"/>
                <w:rPrChange w:id="9481" w:author="t_竹沢 公佑" w:date="2019-10-05T15:52:00Z">
                  <w:rPr/>
                </w:rPrChange>
              </w:rPr>
              <w:t>Value</w:t>
            </w:r>
          </w:p>
        </w:tc>
        <w:tc>
          <w:tcPr>
            <w:tcW w:w="7513" w:type="dxa"/>
            <w:gridSpan w:val="3"/>
          </w:tcPr>
          <w:p w:rsidR="00D61AA9" w:rsidRDefault="00D61AA9" w:rsidP="00AC5086">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0:</w:t>
            </w:r>
          </w:p>
          <w:p w:rsidR="00D61AA9" w:rsidRDefault="00D61AA9" w:rsidP="00AC5086">
            <w:pPr>
              <w:widowControl w:val="0"/>
              <w:autoSpaceDE w:val="0"/>
              <w:autoSpaceDN w:val="0"/>
              <w:adjustRightInd w:val="0"/>
              <w:spacing w:line="0" w:lineRule="atLeast"/>
              <w:ind w:left="110" w:hangingChars="50" w:hanging="110"/>
              <w:rPr>
                <w:rFonts w:cs="Times New Roman"/>
                <w:sz w:val="22"/>
                <w:szCs w:val="22"/>
              </w:rPr>
            </w:pPr>
            <w:r>
              <w:rPr>
                <w:rFonts w:cs="Times New Roman"/>
                <w:sz w:val="22"/>
                <w:szCs w:val="22"/>
              </w:rPr>
              <w:t xml:space="preserve"> </w:t>
            </w:r>
            <w:r>
              <w:rPr>
                <w:rFonts w:cs="Times New Roman" w:hint="eastAsia"/>
                <w:sz w:val="22"/>
                <w:szCs w:val="22"/>
              </w:rPr>
              <w:t>Driver major version (0x0~0xFF)</w:t>
            </w:r>
          </w:p>
          <w:p w:rsidR="00D61AA9" w:rsidRDefault="00D61AA9" w:rsidP="00AC5086">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1:</w:t>
            </w:r>
          </w:p>
          <w:p w:rsidR="00D61AA9" w:rsidRDefault="00D61AA9" w:rsidP="00AC5086">
            <w:pPr>
              <w:widowControl w:val="0"/>
              <w:autoSpaceDE w:val="0"/>
              <w:autoSpaceDN w:val="0"/>
              <w:adjustRightInd w:val="0"/>
              <w:spacing w:line="0" w:lineRule="atLeast"/>
              <w:ind w:left="110" w:hangingChars="50" w:hanging="110"/>
              <w:rPr>
                <w:rFonts w:cs="Times New Roman"/>
                <w:sz w:val="22"/>
                <w:szCs w:val="22"/>
              </w:rPr>
            </w:pPr>
            <w:r>
              <w:rPr>
                <w:rFonts w:cs="Times New Roman"/>
                <w:sz w:val="22"/>
                <w:szCs w:val="22"/>
              </w:rPr>
              <w:t xml:space="preserve"> </w:t>
            </w:r>
            <w:r>
              <w:rPr>
                <w:rFonts w:cs="Times New Roman" w:hint="eastAsia"/>
                <w:sz w:val="22"/>
                <w:szCs w:val="22"/>
              </w:rPr>
              <w:t>Driver minor version (0x0~0xFF)</w:t>
            </w:r>
          </w:p>
          <w:p w:rsidR="00D61AA9" w:rsidRDefault="00D61AA9" w:rsidP="00AC5086">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2:</w:t>
            </w:r>
          </w:p>
          <w:p w:rsidR="00D61AA9" w:rsidRDefault="00D61AA9" w:rsidP="00AC5086">
            <w:pPr>
              <w:widowControl w:val="0"/>
              <w:autoSpaceDE w:val="0"/>
              <w:autoSpaceDN w:val="0"/>
              <w:adjustRightInd w:val="0"/>
              <w:spacing w:line="0" w:lineRule="atLeast"/>
              <w:ind w:left="110" w:hangingChars="50" w:hanging="110"/>
              <w:rPr>
                <w:rFonts w:cs="Times New Roman"/>
                <w:sz w:val="22"/>
                <w:szCs w:val="22"/>
              </w:rPr>
            </w:pPr>
            <w:r>
              <w:rPr>
                <w:rFonts w:cs="Times New Roman"/>
                <w:sz w:val="22"/>
                <w:szCs w:val="22"/>
              </w:rPr>
              <w:t xml:space="preserve"> </w:t>
            </w:r>
            <w:r>
              <w:rPr>
                <w:rFonts w:cs="Times New Roman" w:hint="eastAsia"/>
                <w:sz w:val="22"/>
                <w:szCs w:val="22"/>
              </w:rPr>
              <w:t>Driver micro version (0x0~0xFF)</w:t>
            </w:r>
          </w:p>
          <w:p w:rsidR="00D61AA9" w:rsidRDefault="00D61AA9" w:rsidP="00AC5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rFonts w:hint="eastAsia"/>
                <w:sz w:val="22"/>
                <w:szCs w:val="22"/>
              </w:rPr>
              <w:t>Byte3:</w:t>
            </w:r>
          </w:p>
          <w:p w:rsidR="00D61AA9" w:rsidRDefault="00D61AA9" w:rsidP="00AC5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2"/>
                <w:szCs w:val="22"/>
              </w:rPr>
            </w:pPr>
            <w:r>
              <w:rPr>
                <w:rFonts w:hint="eastAsia"/>
                <w:sz w:val="22"/>
                <w:szCs w:val="22"/>
              </w:rPr>
              <w:t xml:space="preserve"> </w:t>
            </w:r>
            <w:r>
              <w:rPr>
                <w:rFonts w:cs="Times New Roman"/>
                <w:sz w:val="22"/>
                <w:szCs w:val="22"/>
              </w:rPr>
              <w:t>Reserved (</w:t>
            </w:r>
            <w:r>
              <w:rPr>
                <w:rFonts w:cs="Times New Roman" w:hint="eastAsia"/>
                <w:sz w:val="22"/>
                <w:szCs w:val="22"/>
              </w:rPr>
              <w:t>undefined</w:t>
            </w:r>
            <w:r>
              <w:rPr>
                <w:rFonts w:cs="Times New Roman"/>
                <w:sz w:val="22"/>
                <w:szCs w:val="22"/>
              </w:rPr>
              <w:t>)</w:t>
            </w:r>
          </w:p>
          <w:p w:rsidR="00D61AA9" w:rsidRDefault="00D61AA9" w:rsidP="00AC5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rFonts w:hint="eastAsia"/>
                <w:sz w:val="22"/>
                <w:szCs w:val="22"/>
              </w:rPr>
              <w:t>Byte4-7:</w:t>
            </w:r>
          </w:p>
          <w:p w:rsidR="00D61AA9" w:rsidRDefault="00D61AA9" w:rsidP="00AC5086">
            <w:pPr>
              <w:spacing w:line="0" w:lineRule="atLeast"/>
              <w:ind w:right="1020"/>
              <w:rPr>
                <w:sz w:val="22"/>
                <w:szCs w:val="22"/>
              </w:rPr>
            </w:pPr>
            <w:r>
              <w:rPr>
                <w:rFonts w:hint="eastAsia"/>
                <w:sz w:val="22"/>
                <w:szCs w:val="22"/>
              </w:rPr>
              <w:t xml:space="preserve"> FPGA version (0x0</w:t>
            </w:r>
            <w:r>
              <w:rPr>
                <w:rFonts w:cs="Times New Roman" w:hint="eastAsia"/>
                <w:sz w:val="22"/>
                <w:szCs w:val="22"/>
              </w:rPr>
              <w:t>~0xFFFFFFFF</w:t>
            </w:r>
            <w:r>
              <w:rPr>
                <w:rFonts w:hint="eastAsia"/>
                <w:sz w:val="22"/>
                <w:szCs w:val="22"/>
              </w:rPr>
              <w:t>)</w:t>
            </w:r>
          </w:p>
        </w:tc>
      </w:tr>
      <w:tr w:rsidR="00D61AA9" w:rsidTr="007C7405">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9482" w:author="t_竹沢 公佑" w:date="2020-08-13T10:4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608"/>
          <w:trPrChange w:id="9483" w:author="t_竹沢 公佑" w:date="2020-08-13T10:45:00Z">
            <w:trPr>
              <w:trHeight w:val="1965"/>
            </w:trPr>
          </w:trPrChange>
        </w:trPr>
        <w:tc>
          <w:tcPr>
            <w:tcW w:w="1172" w:type="dxa"/>
            <w:vMerge/>
            <w:tcPrChange w:id="9484" w:author="t_竹沢 公佑" w:date="2020-08-13T10:45:00Z">
              <w:tcPr>
                <w:tcW w:w="1172" w:type="dxa"/>
                <w:vMerge/>
              </w:tcPr>
            </w:tcPrChange>
          </w:tcPr>
          <w:p w:rsidR="00D61AA9" w:rsidRDefault="00D61AA9" w:rsidP="00AC5086">
            <w:pPr>
              <w:pStyle w:val="afa"/>
            </w:pPr>
          </w:p>
        </w:tc>
        <w:tc>
          <w:tcPr>
            <w:tcW w:w="1204" w:type="dxa"/>
            <w:tcPrChange w:id="9485" w:author="t_竹沢 公佑" w:date="2020-08-13T10:45:00Z">
              <w:tcPr>
                <w:tcW w:w="1204" w:type="dxa"/>
              </w:tcPr>
            </w:tcPrChange>
          </w:tcPr>
          <w:p w:rsidR="00D61AA9" w:rsidRPr="000B41A5" w:rsidRDefault="00202C26" w:rsidP="00AC5086">
            <w:pPr>
              <w:pStyle w:val="afa"/>
              <w:rPr>
                <w:sz w:val="22"/>
                <w:szCs w:val="22"/>
              </w:rPr>
            </w:pPr>
            <w:ins w:id="9486" w:author="t_竹沢 公佑" w:date="2020-08-20T10:18:00Z">
              <w:r>
                <w:rPr>
                  <w:rFonts w:hint="eastAsia"/>
                  <w:sz w:val="22"/>
                  <w:szCs w:val="22"/>
                </w:rPr>
                <w:t>Category</w:t>
              </w:r>
            </w:ins>
          </w:p>
        </w:tc>
        <w:tc>
          <w:tcPr>
            <w:tcW w:w="7513" w:type="dxa"/>
            <w:gridSpan w:val="3"/>
            <w:tcPrChange w:id="9487" w:author="t_竹沢 公佑" w:date="2020-08-13T10:45:00Z">
              <w:tcPr>
                <w:tcW w:w="7513" w:type="dxa"/>
                <w:gridSpan w:val="3"/>
              </w:tcPr>
            </w:tcPrChange>
          </w:tcPr>
          <w:p w:rsidR="007C7405" w:rsidRDefault="007C7405" w:rsidP="007C7405">
            <w:pPr>
              <w:spacing w:line="0" w:lineRule="atLeast"/>
              <w:ind w:right="1020"/>
              <w:rPr>
                <w:ins w:id="9488" w:author="t_竹沢 公佑" w:date="2020-08-13T10:45:00Z"/>
                <w:rFonts w:cs="Times New Roman"/>
                <w:sz w:val="22"/>
                <w:szCs w:val="22"/>
              </w:rPr>
            </w:pPr>
            <w:ins w:id="9489" w:author="t_竹沢 公佑" w:date="2020-08-13T10:45:00Z">
              <w:r>
                <w:rPr>
                  <w:rFonts w:cs="Times New Roman" w:hint="eastAsia"/>
                  <w:sz w:val="22"/>
                  <w:szCs w:val="22"/>
                </w:rPr>
                <w:t>■Info</w:t>
              </w:r>
            </w:ins>
          </w:p>
          <w:p w:rsidR="00D61AA9" w:rsidRDefault="007C7405" w:rsidP="007C7405">
            <w:pPr>
              <w:spacing w:line="0" w:lineRule="atLeast"/>
              <w:ind w:right="1020"/>
              <w:rPr>
                <w:rFonts w:cs="Times New Roman"/>
                <w:sz w:val="22"/>
                <w:szCs w:val="22"/>
              </w:rPr>
            </w:pPr>
            <w:ins w:id="9490" w:author="t_竹沢 公佑" w:date="2020-08-13T10:45:00Z">
              <w:r>
                <w:rPr>
                  <w:rFonts w:cs="Times New Roman" w:hint="eastAsia"/>
                  <w:sz w:val="22"/>
                  <w:szCs w:val="22"/>
                </w:rPr>
                <w:t xml:space="preserve">　This function just returns hardware/device driver information.</w:t>
              </w:r>
            </w:ins>
          </w:p>
        </w:tc>
      </w:tr>
      <w:tr w:rsidR="00AC5086" w:rsidRPr="00EE4762" w:rsidTr="002210F5">
        <w:tc>
          <w:tcPr>
            <w:tcW w:w="2376" w:type="dxa"/>
            <w:gridSpan w:val="2"/>
            <w:tcBorders>
              <w:top w:val="single" w:sz="4" w:space="0" w:color="auto"/>
              <w:left w:val="single" w:sz="4" w:space="0" w:color="auto"/>
              <w:bottom w:val="single" w:sz="4" w:space="0" w:color="auto"/>
              <w:right w:val="single" w:sz="4" w:space="0" w:color="auto"/>
            </w:tcBorders>
          </w:tcPr>
          <w:p w:rsidR="00AC5086" w:rsidRDefault="00AC5086" w:rsidP="008D42B9">
            <w:pPr>
              <w:spacing w:line="0" w:lineRule="atLeast"/>
              <w:ind w:right="1020"/>
              <w:rPr>
                <w:rFonts w:cs="Times New Roman"/>
                <w:sz w:val="22"/>
                <w:szCs w:val="22"/>
              </w:rPr>
            </w:pPr>
            <w:r>
              <w:rPr>
                <w:rFonts w:cs="Times New Roman" w:hint="eastAsia"/>
                <w:sz w:val="22"/>
                <w:szCs w:val="22"/>
              </w:rPr>
              <w:t>Remarks</w:t>
            </w:r>
          </w:p>
        </w:tc>
        <w:tc>
          <w:tcPr>
            <w:tcW w:w="7513" w:type="dxa"/>
            <w:gridSpan w:val="3"/>
            <w:tcBorders>
              <w:top w:val="single" w:sz="4" w:space="0" w:color="auto"/>
              <w:left w:val="single" w:sz="4" w:space="0" w:color="auto"/>
              <w:bottom w:val="single" w:sz="4" w:space="0" w:color="auto"/>
              <w:right w:val="single" w:sz="4" w:space="0" w:color="auto"/>
            </w:tcBorders>
          </w:tcPr>
          <w:p w:rsidR="00AC5086" w:rsidRDefault="00AC5086" w:rsidP="008D42B9">
            <w:pPr>
              <w:spacing w:line="0" w:lineRule="atLeast"/>
              <w:ind w:right="1020"/>
              <w:rPr>
                <w:sz w:val="22"/>
                <w:szCs w:val="22"/>
              </w:rPr>
            </w:pPr>
            <w:r>
              <w:rPr>
                <w:rFonts w:hint="eastAsia"/>
                <w:sz w:val="22"/>
                <w:szCs w:val="22"/>
              </w:rPr>
              <w:t>■Remarks for the production DRXP boards</w:t>
            </w:r>
          </w:p>
          <w:p w:rsidR="00AC5086" w:rsidRDefault="00AC5086" w:rsidP="00902774">
            <w:pPr>
              <w:spacing w:line="0" w:lineRule="atLeast"/>
              <w:ind w:right="1020"/>
              <w:rPr>
                <w:ins w:id="9491" w:author="t_竹沢 公佑" w:date="2019-09-18T15:39:00Z"/>
                <w:sz w:val="22"/>
                <w:szCs w:val="22"/>
              </w:rPr>
            </w:pPr>
            <w:r>
              <w:rPr>
                <w:rFonts w:hint="eastAsia"/>
                <w:sz w:val="22"/>
                <w:szCs w:val="22"/>
              </w:rPr>
              <w:t xml:space="preserve">This register is common between both </w:t>
            </w:r>
            <w:r>
              <w:rPr>
                <w:sz w:val="22"/>
                <w:szCs w:val="22"/>
              </w:rPr>
              <w:t>production</w:t>
            </w:r>
            <w:r>
              <w:rPr>
                <w:rFonts w:hint="eastAsia"/>
                <w:sz w:val="22"/>
                <w:szCs w:val="22"/>
              </w:rPr>
              <w:t xml:space="preserve"> DRXP </w:t>
            </w:r>
            <w:r>
              <w:rPr>
                <w:sz w:val="22"/>
                <w:szCs w:val="22"/>
              </w:rPr>
              <w:t>board</w:t>
            </w:r>
            <w:r>
              <w:rPr>
                <w:rFonts w:hint="eastAsia"/>
                <w:sz w:val="22"/>
                <w:szCs w:val="22"/>
              </w:rPr>
              <w:t xml:space="preserve"> IFs. This function gives </w:t>
            </w:r>
            <w:ins w:id="9492" w:author="t_竹沢 公佑" w:date="2019-10-05T15:53:00Z">
              <w:r w:rsidR="009B27F9">
                <w:rPr>
                  <w:rFonts w:hint="eastAsia"/>
                  <w:sz w:val="22"/>
                  <w:szCs w:val="22"/>
                </w:rPr>
                <w:t xml:space="preserve">a </w:t>
              </w:r>
            </w:ins>
            <w:r>
              <w:rPr>
                <w:rFonts w:hint="eastAsia"/>
                <w:sz w:val="22"/>
                <w:szCs w:val="22"/>
              </w:rPr>
              <w:t xml:space="preserve">common value when </w:t>
            </w:r>
            <w:ins w:id="9493" w:author="t_竹沢 公佑" w:date="2019-10-05T15:56:00Z">
              <w:r w:rsidR="009B27F9">
                <w:rPr>
                  <w:rFonts w:hint="eastAsia"/>
                  <w:sz w:val="22"/>
                  <w:szCs w:val="22"/>
                </w:rPr>
                <w:t xml:space="preserve">your </w:t>
              </w:r>
            </w:ins>
            <w:del w:id="9494" w:author="t_竹沢 公佑" w:date="2019-10-05T15:56:00Z">
              <w:r w:rsidDel="009B27F9">
                <w:rPr>
                  <w:rFonts w:hint="eastAsia"/>
                  <w:sz w:val="22"/>
                  <w:szCs w:val="22"/>
                </w:rPr>
                <w:delText xml:space="preserve">user </w:delText>
              </w:r>
            </w:del>
            <w:r>
              <w:rPr>
                <w:rFonts w:hint="eastAsia"/>
                <w:sz w:val="22"/>
                <w:szCs w:val="22"/>
              </w:rPr>
              <w:t>application calls</w:t>
            </w:r>
            <w:ins w:id="9495" w:author="t_竹沢 公佑" w:date="2019-10-05T15:56:00Z">
              <w:r w:rsidR="009B27F9">
                <w:rPr>
                  <w:rFonts w:hint="eastAsia"/>
                  <w:sz w:val="22"/>
                  <w:szCs w:val="22"/>
                </w:rPr>
                <w:t xml:space="preserve"> from</w:t>
              </w:r>
            </w:ins>
            <w:del w:id="9496" w:author="t_竹沢 公佑" w:date="2019-10-05T15:56:00Z">
              <w:r w:rsidDel="009B27F9">
                <w:rPr>
                  <w:rFonts w:hint="eastAsia"/>
                  <w:sz w:val="22"/>
                  <w:szCs w:val="22"/>
                </w:rPr>
                <w:delText xml:space="preserve"> this function with</w:delText>
              </w:r>
            </w:del>
            <w:r>
              <w:rPr>
                <w:rFonts w:hint="eastAsia"/>
                <w:sz w:val="22"/>
                <w:szCs w:val="22"/>
              </w:rPr>
              <w:t xml:space="preserve"> either one.</w:t>
            </w:r>
          </w:p>
          <w:p w:rsidR="0070113E" w:rsidRDefault="0070113E" w:rsidP="00902774">
            <w:pPr>
              <w:spacing w:line="0" w:lineRule="atLeast"/>
              <w:ind w:right="1020"/>
              <w:rPr>
                <w:ins w:id="9497" w:author="t_竹沢 公佑" w:date="2019-09-18T15:39:00Z"/>
                <w:sz w:val="22"/>
                <w:szCs w:val="22"/>
              </w:rPr>
            </w:pPr>
          </w:p>
          <w:p w:rsidR="0070113E" w:rsidRPr="00226376" w:rsidRDefault="0070113E">
            <w:pPr>
              <w:spacing w:line="0" w:lineRule="atLeast"/>
              <w:ind w:right="1020"/>
              <w:rPr>
                <w:rFonts w:cs="Times New Roman"/>
                <w:sz w:val="22"/>
                <w:szCs w:val="22"/>
              </w:rPr>
            </w:pPr>
            <w:ins w:id="9498" w:author="t_竹沢 公佑" w:date="2019-09-18T15:39:00Z">
              <w:r>
                <w:rPr>
                  <w:rFonts w:cs="Times New Roman" w:hint="eastAsia"/>
                  <w:sz w:val="22"/>
                  <w:szCs w:val="22"/>
                </w:rPr>
                <w:t xml:space="preserve">(*1) </w:t>
              </w:r>
              <w:r>
                <w:rPr>
                  <w:rFonts w:hint="eastAsia"/>
                  <w:bCs/>
                  <w:sz w:val="22"/>
                  <w:szCs w:val="22"/>
                </w:rPr>
                <w:t xml:space="preserve">This </w:t>
              </w:r>
            </w:ins>
            <w:ins w:id="9499" w:author="t_竹沢 公佑" w:date="2019-10-05T15:56:00Z">
              <w:r w:rsidR="009B27F9">
                <w:rPr>
                  <w:rFonts w:hint="eastAsia"/>
                  <w:bCs/>
                  <w:sz w:val="22"/>
                  <w:szCs w:val="22"/>
                </w:rPr>
                <w:t xml:space="preserve">command </w:t>
              </w:r>
            </w:ins>
            <w:ins w:id="9500" w:author="t_竹沢 公佑" w:date="2019-09-18T15:39:00Z">
              <w:r>
                <w:rPr>
                  <w:rFonts w:hint="eastAsia"/>
                  <w:bCs/>
                  <w:sz w:val="22"/>
                  <w:szCs w:val="22"/>
                </w:rPr>
                <w:t>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9501" w:author="t_竹沢 公佑" w:date="2019-09-18T15:39:00Z">
              <w:r w:rsidRPr="0056709F">
                <w:rPr>
                  <w:b/>
                  <w:bCs/>
                  <w:sz w:val="22"/>
                  <w:szCs w:val="22"/>
                </w:rPr>
                <w:fldChar w:fldCharType="separate"/>
              </w:r>
            </w:ins>
            <w:ins w:id="9502" w:author="t_竹沢 公佑" w:date="2021-02-02T17:29:00Z">
              <w:r w:rsidR="000B4FA1">
                <w:rPr>
                  <w:b/>
                  <w:bCs/>
                  <w:sz w:val="22"/>
                  <w:szCs w:val="22"/>
                </w:rPr>
                <w:t>5.5</w:t>
              </w:r>
            </w:ins>
            <w:ins w:id="9503" w:author="t_竹沢 公佑" w:date="2019-09-18T15:39: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9504" w:author="t_竹沢 公佑" w:date="2019-09-18T15:39:00Z">
              <w:r w:rsidRPr="0056709F">
                <w:rPr>
                  <w:b/>
                  <w:bCs/>
                  <w:sz w:val="22"/>
                  <w:szCs w:val="22"/>
                </w:rPr>
                <w:fldChar w:fldCharType="separate"/>
              </w:r>
            </w:ins>
            <w:ins w:id="9505" w:author="t_竹沢 公佑" w:date="2021-02-02T17:29:00Z">
              <w:r w:rsidR="000B4FA1" w:rsidRPr="000B4FA1">
                <w:rPr>
                  <w:b/>
                  <w:u w:val="single"/>
                  <w:rPrChange w:id="9506" w:author="t_竹沢 公佑" w:date="2021-02-02T17:29:00Z">
                    <w:rPr>
                      <w:u w:val="single"/>
                    </w:rPr>
                  </w:rPrChange>
                </w:rPr>
                <w:t>ioctl</w:t>
              </w:r>
            </w:ins>
            <w:ins w:id="9507" w:author="t_竹沢 公佑" w:date="2019-09-18T15:39:00Z">
              <w:r w:rsidRPr="0056709F">
                <w:rPr>
                  <w:b/>
                  <w:bCs/>
                  <w:sz w:val="22"/>
                  <w:szCs w:val="22"/>
                </w:rPr>
                <w:fldChar w:fldCharType="end"/>
              </w:r>
              <w:r w:rsidRPr="0056709F">
                <w:rPr>
                  <w:b/>
                  <w:bCs/>
                  <w:sz w:val="22"/>
                  <w:szCs w:val="22"/>
                </w:rPr>
                <w:t>”</w:t>
              </w:r>
              <w:r>
                <w:rPr>
                  <w:rFonts w:hint="eastAsia"/>
                  <w:b/>
                  <w:bCs/>
                  <w:sz w:val="22"/>
                  <w:szCs w:val="22"/>
                </w:rPr>
                <w:t>.</w:t>
              </w:r>
            </w:ins>
          </w:p>
        </w:tc>
      </w:tr>
      <w:tr w:rsidR="00AC5086" w:rsidRPr="00226376" w:rsidTr="002210F5">
        <w:tc>
          <w:tcPr>
            <w:tcW w:w="2376" w:type="dxa"/>
            <w:gridSpan w:val="2"/>
            <w:tcBorders>
              <w:top w:val="single" w:sz="4" w:space="0" w:color="auto"/>
              <w:left w:val="single" w:sz="4" w:space="0" w:color="auto"/>
              <w:bottom w:val="single" w:sz="4" w:space="0" w:color="auto"/>
              <w:right w:val="single" w:sz="4" w:space="0" w:color="auto"/>
            </w:tcBorders>
          </w:tcPr>
          <w:p w:rsidR="00AC5086" w:rsidRDefault="00C421AF" w:rsidP="008D42B9">
            <w:pPr>
              <w:spacing w:line="0" w:lineRule="atLeast"/>
              <w:ind w:right="1020"/>
              <w:rPr>
                <w:rFonts w:cs="Times New Roman"/>
                <w:sz w:val="22"/>
                <w:szCs w:val="22"/>
              </w:rPr>
            </w:pPr>
            <w:r>
              <w:rPr>
                <w:rFonts w:cs="Times New Roman" w:hint="eastAsia"/>
                <w:sz w:val="22"/>
                <w:szCs w:val="22"/>
              </w:rPr>
              <w:t>E</w:t>
            </w:r>
            <w:r w:rsidR="00AC5086">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AC5086" w:rsidRPr="00226376" w:rsidRDefault="00AC5086" w:rsidP="008D42B9">
            <w:pPr>
              <w:spacing w:line="0" w:lineRule="atLeast"/>
              <w:ind w:right="1020"/>
              <w:rPr>
                <w:rFonts w:cs="Times New Roman"/>
                <w:sz w:val="22"/>
                <w:szCs w:val="22"/>
              </w:rPr>
            </w:pPr>
            <w:r w:rsidRPr="00226376">
              <w:rPr>
                <w:rFonts w:cs="Times New Roman" w:hint="eastAsia"/>
                <w:sz w:val="22"/>
                <w:szCs w:val="22"/>
              </w:rPr>
              <w:t>EIO</w:t>
            </w:r>
          </w:p>
          <w:p w:rsidR="00AC5086" w:rsidRDefault="00AC5086" w:rsidP="00226376">
            <w:pPr>
              <w:spacing w:line="0" w:lineRule="atLeast"/>
              <w:ind w:right="1020" w:firstLineChars="50" w:firstLine="110"/>
              <w:rPr>
                <w:ins w:id="9508" w:author="t_竹沢 公佑" w:date="2019-09-18T15:39:00Z"/>
                <w:rFonts w:cs="Times New Roman"/>
                <w:sz w:val="22"/>
                <w:szCs w:val="22"/>
              </w:rPr>
            </w:pPr>
            <w:r w:rsidRPr="00226376">
              <w:rPr>
                <w:rFonts w:cs="Times New Roman" w:hint="eastAsia"/>
                <w:sz w:val="22"/>
                <w:szCs w:val="22"/>
              </w:rPr>
              <w:t xml:space="preserve">When </w:t>
            </w:r>
            <w:ins w:id="9509" w:author="t_竹沢 公佑" w:date="2019-10-05T15:56:00Z">
              <w:r w:rsidR="009B27F9">
                <w:rPr>
                  <w:rFonts w:cs="Times New Roman" w:hint="eastAsia"/>
                  <w:sz w:val="22"/>
                  <w:szCs w:val="22"/>
                </w:rPr>
                <w:t xml:space="preserve">this command </w:t>
              </w:r>
            </w:ins>
            <w:r w:rsidRPr="00226376">
              <w:rPr>
                <w:rFonts w:cs="Times New Roman" w:hint="eastAsia"/>
                <w:sz w:val="22"/>
                <w:szCs w:val="22"/>
              </w:rPr>
              <w:t>fail</w:t>
            </w:r>
            <w:ins w:id="9510" w:author="t_竹沢 公佑" w:date="2019-10-05T15:57:00Z">
              <w:r w:rsidR="009B27F9">
                <w:rPr>
                  <w:rFonts w:cs="Times New Roman" w:hint="eastAsia"/>
                  <w:sz w:val="22"/>
                  <w:szCs w:val="22"/>
                </w:rPr>
                <w:t>s</w:t>
              </w:r>
            </w:ins>
            <w:r w:rsidRPr="00226376">
              <w:rPr>
                <w:rFonts w:cs="Times New Roman" w:hint="eastAsia"/>
                <w:sz w:val="22"/>
                <w:szCs w:val="22"/>
              </w:rPr>
              <w:t xml:space="preserve"> to read or write internal register.</w:t>
            </w:r>
          </w:p>
          <w:p w:rsidR="0070113E" w:rsidRDefault="0070113E" w:rsidP="0070113E">
            <w:pPr>
              <w:spacing w:line="0" w:lineRule="atLeast"/>
              <w:ind w:right="1020" w:firstLineChars="50" w:firstLine="110"/>
              <w:rPr>
                <w:ins w:id="9511" w:author="t_竹沢 公佑" w:date="2019-09-18T15:39:00Z"/>
                <w:bCs/>
                <w:sz w:val="22"/>
                <w:szCs w:val="22"/>
              </w:rPr>
            </w:pPr>
            <w:ins w:id="9512" w:author="t_竹沢 公佑" w:date="2019-09-18T15:39:00Z">
              <w:r w:rsidRPr="00A033B7">
                <w:rPr>
                  <w:bCs/>
                  <w:sz w:val="22"/>
                  <w:szCs w:val="22"/>
                </w:rPr>
                <w:t>This errno means device driver can't control the device.</w:t>
              </w:r>
            </w:ins>
          </w:p>
          <w:p w:rsidR="0070113E" w:rsidRDefault="00AA1052" w:rsidP="0070113E">
            <w:pPr>
              <w:spacing w:line="0" w:lineRule="atLeast"/>
              <w:ind w:right="1020" w:firstLineChars="50" w:firstLine="110"/>
              <w:rPr>
                <w:ins w:id="9513" w:author="t_竹沢 公佑" w:date="2019-09-18T15:39:00Z"/>
                <w:bCs/>
                <w:sz w:val="22"/>
                <w:szCs w:val="22"/>
              </w:rPr>
            </w:pPr>
            <w:ins w:id="9514" w:author="t_竹沢 公佑" w:date="2019-09-18T15:39:00Z">
              <w:r>
                <w:rPr>
                  <w:bCs/>
                  <w:sz w:val="22"/>
                  <w:szCs w:val="22"/>
                </w:rPr>
                <w:t>If this error occu</w:t>
              </w:r>
              <w:r w:rsidR="0070113E" w:rsidRPr="00A033B7">
                <w:rPr>
                  <w:bCs/>
                  <w:sz w:val="22"/>
                  <w:szCs w:val="22"/>
                </w:rPr>
                <w:t>rs often, it may be hardware error is happen</w:t>
              </w:r>
            </w:ins>
            <w:ins w:id="9515" w:author="t_竹沢 公佑" w:date="2019-10-05T17:02:00Z">
              <w:r>
                <w:rPr>
                  <w:rFonts w:hint="eastAsia"/>
                  <w:bCs/>
                  <w:sz w:val="22"/>
                  <w:szCs w:val="22"/>
                </w:rPr>
                <w:t>e</w:t>
              </w:r>
            </w:ins>
            <w:ins w:id="9516" w:author="t_竹沢 公佑" w:date="2019-09-18T15:39:00Z">
              <w:r w:rsidR="0070113E" w:rsidRPr="00A033B7">
                <w:rPr>
                  <w:bCs/>
                  <w:sz w:val="22"/>
                  <w:szCs w:val="22"/>
                </w:rPr>
                <w:t>d.</w:t>
              </w:r>
            </w:ins>
          </w:p>
          <w:p w:rsidR="0070113E" w:rsidRPr="00F411DC" w:rsidRDefault="0070113E" w:rsidP="00F411DC">
            <w:pPr>
              <w:spacing w:line="0" w:lineRule="atLeast"/>
              <w:ind w:right="1020" w:firstLineChars="50" w:firstLine="110"/>
              <w:rPr>
                <w:rFonts w:cs="Times New Roman"/>
                <w:sz w:val="22"/>
                <w:szCs w:val="22"/>
              </w:rPr>
            </w:pPr>
            <w:ins w:id="9517" w:author="t_竹沢 公佑" w:date="2019-09-18T15:39:00Z">
              <w:r w:rsidRPr="00A033B7">
                <w:rPr>
                  <w:bCs/>
                  <w:sz w:val="22"/>
                  <w:szCs w:val="22"/>
                </w:rPr>
                <w:t>Please execute cold-reboot and try again.</w:t>
              </w:r>
            </w:ins>
          </w:p>
        </w:tc>
      </w:tr>
    </w:tbl>
    <w:p w:rsidR="00226376" w:rsidRDefault="00226376" w:rsidP="00226376">
      <w:pPr>
        <w:spacing w:line="0" w:lineRule="atLeast"/>
        <w:ind w:right="1020"/>
      </w:pPr>
    </w:p>
    <w:p w:rsidR="00727B82" w:rsidRDefault="00727B82" w:rsidP="005038B9"/>
    <w:p w:rsidR="00727B82" w:rsidRDefault="00727B82" w:rsidP="005038B9">
      <w:r>
        <w:br w:type="page"/>
      </w:r>
    </w:p>
    <w:p w:rsidR="00727B82" w:rsidRDefault="00727B82" w:rsidP="00B862C9">
      <w:pPr>
        <w:pStyle w:val="3"/>
      </w:pPr>
      <w:bookmarkStart w:id="9518" w:name="_Toc63179449"/>
      <w:r>
        <w:t>GET_</w:t>
      </w:r>
      <w:r>
        <w:rPr>
          <w:rFonts w:hint="eastAsia"/>
        </w:rPr>
        <w:t>FPGA_TEMP</w:t>
      </w:r>
      <w:bookmarkEnd w:id="95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4"/>
        <w:gridCol w:w="2126"/>
        <w:gridCol w:w="1843"/>
        <w:tblGridChange w:id="9519">
          <w:tblGrid>
            <w:gridCol w:w="1172"/>
            <w:gridCol w:w="1204"/>
            <w:gridCol w:w="3544"/>
            <w:gridCol w:w="2126"/>
            <w:gridCol w:w="1843"/>
          </w:tblGrid>
        </w:tblGridChange>
      </w:tblGrid>
      <w:tr w:rsidR="00727B82" w:rsidTr="00F82C70">
        <w:tc>
          <w:tcPr>
            <w:tcW w:w="2376" w:type="dxa"/>
            <w:gridSpan w:val="2"/>
          </w:tcPr>
          <w:p w:rsidR="00727B82" w:rsidRDefault="00727B82" w:rsidP="00F82C70">
            <w:pPr>
              <w:spacing w:line="0" w:lineRule="atLeast"/>
              <w:ind w:right="1020"/>
              <w:rPr>
                <w:sz w:val="22"/>
                <w:szCs w:val="22"/>
              </w:rPr>
            </w:pPr>
            <w:r>
              <w:rPr>
                <w:rFonts w:hint="eastAsia"/>
                <w:sz w:val="22"/>
                <w:szCs w:val="22"/>
              </w:rPr>
              <w:t>ItemID</w:t>
            </w:r>
          </w:p>
        </w:tc>
        <w:tc>
          <w:tcPr>
            <w:tcW w:w="3544" w:type="dxa"/>
          </w:tcPr>
          <w:p w:rsidR="00727B82" w:rsidRDefault="00727B82" w:rsidP="005F6B96">
            <w:pPr>
              <w:spacing w:line="0" w:lineRule="atLeast"/>
              <w:ind w:right="1020"/>
              <w:rPr>
                <w:sz w:val="22"/>
                <w:szCs w:val="22"/>
              </w:rPr>
            </w:pPr>
            <w:r>
              <w:rPr>
                <w:sz w:val="22"/>
                <w:szCs w:val="22"/>
              </w:rPr>
              <w:t>GET_</w:t>
            </w:r>
            <w:r>
              <w:rPr>
                <w:rFonts w:hint="eastAsia"/>
                <w:sz w:val="22"/>
                <w:szCs w:val="22"/>
              </w:rPr>
              <w:t>FPGA</w:t>
            </w:r>
            <w:r>
              <w:rPr>
                <w:sz w:val="22"/>
                <w:szCs w:val="22"/>
              </w:rPr>
              <w:t>_</w:t>
            </w:r>
            <w:r>
              <w:rPr>
                <w:rFonts w:hint="eastAsia"/>
                <w:sz w:val="22"/>
                <w:szCs w:val="22"/>
              </w:rPr>
              <w:t>TEMP</w:t>
            </w:r>
            <w:r>
              <w:rPr>
                <w:sz w:val="22"/>
                <w:szCs w:val="22"/>
              </w:rPr>
              <w:t>_ID</w:t>
            </w:r>
          </w:p>
        </w:tc>
        <w:tc>
          <w:tcPr>
            <w:tcW w:w="2126" w:type="dxa"/>
          </w:tcPr>
          <w:p w:rsidR="00727B82" w:rsidRDefault="00727B82" w:rsidP="00727B82">
            <w:pPr>
              <w:spacing w:line="0" w:lineRule="atLeast"/>
              <w:ind w:right="-108"/>
              <w:rPr>
                <w:sz w:val="22"/>
                <w:szCs w:val="22"/>
              </w:rPr>
            </w:pPr>
            <w:r>
              <w:rPr>
                <w:rFonts w:hint="eastAsia"/>
                <w:sz w:val="22"/>
                <w:szCs w:val="22"/>
              </w:rPr>
              <w:t>0x0000 3808</w:t>
            </w:r>
          </w:p>
        </w:tc>
        <w:tc>
          <w:tcPr>
            <w:tcW w:w="1843" w:type="dxa"/>
          </w:tcPr>
          <w:p w:rsidR="00727B82" w:rsidRDefault="00727B82" w:rsidP="00F82C70">
            <w:pPr>
              <w:spacing w:line="0" w:lineRule="atLeast"/>
              <w:ind w:right="1020"/>
              <w:rPr>
                <w:sz w:val="22"/>
                <w:szCs w:val="22"/>
              </w:rPr>
            </w:pPr>
          </w:p>
        </w:tc>
      </w:tr>
      <w:tr w:rsidR="00727B82" w:rsidTr="00F82C70">
        <w:tc>
          <w:tcPr>
            <w:tcW w:w="2376" w:type="dxa"/>
            <w:gridSpan w:val="2"/>
          </w:tcPr>
          <w:p w:rsidR="00727B82" w:rsidRDefault="00727B82" w:rsidP="00F82C70">
            <w:pPr>
              <w:spacing w:line="0" w:lineRule="atLeast"/>
              <w:ind w:right="1020"/>
              <w:rPr>
                <w:sz w:val="22"/>
                <w:szCs w:val="22"/>
              </w:rPr>
            </w:pPr>
            <w:r>
              <w:rPr>
                <w:rFonts w:cs="Times New Roman"/>
                <w:sz w:val="22"/>
                <w:szCs w:val="22"/>
              </w:rPr>
              <w:t>Description</w:t>
            </w:r>
          </w:p>
        </w:tc>
        <w:tc>
          <w:tcPr>
            <w:tcW w:w="7513" w:type="dxa"/>
            <w:gridSpan w:val="3"/>
          </w:tcPr>
          <w:p w:rsidR="00727B82" w:rsidRDefault="009B27F9" w:rsidP="00F82C70">
            <w:pPr>
              <w:widowControl w:val="0"/>
              <w:autoSpaceDE w:val="0"/>
              <w:autoSpaceDN w:val="0"/>
              <w:adjustRightInd w:val="0"/>
              <w:spacing w:line="0" w:lineRule="atLeast"/>
              <w:rPr>
                <w:rFonts w:cs="Times New Roman"/>
                <w:sz w:val="22"/>
                <w:szCs w:val="22"/>
              </w:rPr>
            </w:pPr>
            <w:ins w:id="9520" w:author="t_竹沢 公佑" w:date="2019-10-05T15:58:00Z">
              <w:r>
                <w:rPr>
                  <w:rFonts w:cs="Times New Roman" w:hint="eastAsia"/>
                  <w:sz w:val="22"/>
                  <w:szCs w:val="22"/>
                </w:rPr>
                <w:t xml:space="preserve">Read </w:t>
              </w:r>
            </w:ins>
            <w:del w:id="9521" w:author="t_竹沢 公佑" w:date="2019-10-05T15:58:00Z">
              <w:r w:rsidR="00727B82" w:rsidDel="009B27F9">
                <w:rPr>
                  <w:rFonts w:cs="Times New Roman" w:hint="eastAsia"/>
                  <w:sz w:val="22"/>
                  <w:szCs w:val="22"/>
                </w:rPr>
                <w:delText>Retri</w:delText>
              </w:r>
            </w:del>
            <w:ins w:id="9522" w:author="s_佐野 光" w:date="2019-08-21T11:27:00Z">
              <w:del w:id="9523" w:author="t_竹沢 公佑" w:date="2019-10-05T15:58:00Z">
                <w:r w:rsidR="00BA0973" w:rsidDel="009B27F9">
                  <w:rPr>
                    <w:rFonts w:cs="Times New Roman" w:hint="eastAsia"/>
                    <w:sz w:val="22"/>
                    <w:szCs w:val="22"/>
                  </w:rPr>
                  <w:delText>e</w:delText>
                </w:r>
              </w:del>
            </w:ins>
            <w:del w:id="9524" w:author="t_竹沢 公佑" w:date="2019-10-05T15:58:00Z">
              <w:r w:rsidR="00727B82" w:rsidDel="009B27F9">
                <w:rPr>
                  <w:rFonts w:cs="Times New Roman" w:hint="eastAsia"/>
                  <w:sz w:val="22"/>
                  <w:szCs w:val="22"/>
                </w:rPr>
                <w:delText xml:space="preserve">ve </w:delText>
              </w:r>
            </w:del>
            <w:r w:rsidR="00727B82">
              <w:rPr>
                <w:rFonts w:cs="Times New Roman" w:hint="eastAsia"/>
                <w:sz w:val="22"/>
                <w:szCs w:val="22"/>
              </w:rPr>
              <w:t xml:space="preserve">the FPGA </w:t>
            </w:r>
            <w:r w:rsidR="00764332">
              <w:rPr>
                <w:rFonts w:cs="Times New Roman" w:hint="eastAsia"/>
                <w:sz w:val="22"/>
                <w:szCs w:val="22"/>
              </w:rPr>
              <w:t xml:space="preserve">junction </w:t>
            </w:r>
            <w:r w:rsidR="00727B82">
              <w:rPr>
                <w:rFonts w:cs="Times New Roman" w:hint="eastAsia"/>
                <w:sz w:val="22"/>
                <w:szCs w:val="22"/>
              </w:rPr>
              <w:t>temperature value.</w:t>
            </w:r>
          </w:p>
          <w:p w:rsidR="00D45C22" w:rsidRPr="005F6B96" w:rsidRDefault="009B27F9">
            <w:pPr>
              <w:widowControl w:val="0"/>
              <w:autoSpaceDE w:val="0"/>
              <w:autoSpaceDN w:val="0"/>
              <w:adjustRightInd w:val="0"/>
              <w:spacing w:line="0" w:lineRule="atLeast"/>
              <w:rPr>
                <w:rFonts w:cs="Times New Roman"/>
                <w:sz w:val="22"/>
                <w:szCs w:val="22"/>
              </w:rPr>
            </w:pPr>
            <w:ins w:id="9525" w:author="t_竹沢 公佑" w:date="2019-10-05T15:58:00Z">
              <w:r>
                <w:rPr>
                  <w:rFonts w:cs="Times New Roman" w:hint="eastAsia"/>
                  <w:sz w:val="22"/>
                  <w:szCs w:val="22"/>
                </w:rPr>
                <w:t>The unit of the value is Celsius.</w:t>
              </w:r>
            </w:ins>
            <w:del w:id="9526" w:author="t_竹沢 公佑" w:date="2019-10-05T15:59:00Z">
              <w:r w:rsidR="005E5B33" w:rsidDel="009B27F9">
                <w:rPr>
                  <w:rFonts w:cs="Times New Roman" w:hint="eastAsia"/>
                  <w:sz w:val="22"/>
                  <w:szCs w:val="22"/>
                </w:rPr>
                <w:delText>Return value</w:delText>
              </w:r>
              <w:r w:rsidR="00D45C22" w:rsidDel="009B27F9">
                <w:rPr>
                  <w:rFonts w:cs="Times New Roman"/>
                  <w:sz w:val="22"/>
                  <w:szCs w:val="22"/>
                </w:rPr>
                <w:delText>’</w:delText>
              </w:r>
              <w:r w:rsidR="005E5B33" w:rsidDel="009B27F9">
                <w:rPr>
                  <w:rFonts w:cs="Times New Roman" w:hint="eastAsia"/>
                  <w:sz w:val="22"/>
                  <w:szCs w:val="22"/>
                </w:rPr>
                <w:delText>s unit is Celsius.</w:delText>
              </w:r>
              <w:r w:rsidR="00D45C22" w:rsidDel="009B27F9">
                <w:rPr>
                  <w:rFonts w:cs="Times New Roman" w:hint="eastAsia"/>
                  <w:sz w:val="22"/>
                  <w:szCs w:val="22"/>
                </w:rPr>
                <w:delText xml:space="preserve"> </w:delText>
              </w:r>
            </w:del>
          </w:p>
        </w:tc>
      </w:tr>
      <w:tr w:rsidR="00727B82" w:rsidTr="00F82C70">
        <w:tc>
          <w:tcPr>
            <w:tcW w:w="2376" w:type="dxa"/>
            <w:gridSpan w:val="2"/>
          </w:tcPr>
          <w:p w:rsidR="00727B82" w:rsidRDefault="00727B82" w:rsidP="00F82C70">
            <w:pPr>
              <w:spacing w:line="0" w:lineRule="atLeast"/>
              <w:ind w:right="1020"/>
              <w:rPr>
                <w:sz w:val="22"/>
                <w:szCs w:val="22"/>
              </w:rPr>
            </w:pPr>
            <w:r>
              <w:rPr>
                <w:rFonts w:cs="Times New Roman"/>
                <w:sz w:val="22"/>
                <w:szCs w:val="22"/>
              </w:rPr>
              <w:t>Update Rate</w:t>
            </w:r>
          </w:p>
        </w:tc>
        <w:tc>
          <w:tcPr>
            <w:tcW w:w="7513" w:type="dxa"/>
            <w:gridSpan w:val="3"/>
          </w:tcPr>
          <w:p w:rsidR="00727B82" w:rsidRDefault="00727B82" w:rsidP="00F82C70">
            <w:pPr>
              <w:spacing w:line="0" w:lineRule="atLeast"/>
              <w:ind w:right="-108"/>
              <w:rPr>
                <w:rFonts w:cs="Times New Roman"/>
                <w:sz w:val="22"/>
                <w:szCs w:val="22"/>
              </w:rPr>
            </w:pPr>
            <w:r>
              <w:rPr>
                <w:rFonts w:cs="Times New Roman"/>
                <w:sz w:val="22"/>
                <w:szCs w:val="22"/>
              </w:rPr>
              <w:t>R</w:t>
            </w:r>
            <w:r>
              <w:rPr>
                <w:rFonts w:cs="Times New Roman" w:hint="eastAsia"/>
                <w:sz w:val="22"/>
                <w:szCs w:val="22"/>
              </w:rPr>
              <w:t>eal time</w:t>
            </w:r>
          </w:p>
          <w:p w:rsidR="000C117E" w:rsidRDefault="000C117E">
            <w:pPr>
              <w:spacing w:line="0" w:lineRule="atLeast"/>
              <w:ind w:right="-108"/>
              <w:rPr>
                <w:rFonts w:cs="Times New Roman"/>
                <w:sz w:val="22"/>
                <w:szCs w:val="22"/>
              </w:rPr>
            </w:pPr>
            <w:r>
              <w:rPr>
                <w:rFonts w:hint="eastAsia"/>
                <w:sz w:val="22"/>
                <w:szCs w:val="22"/>
              </w:rPr>
              <w:t xml:space="preserve">(FPGA updates these items in real time. Every time this </w:t>
            </w:r>
            <w:ins w:id="9527" w:author="t_竹沢 公佑" w:date="2019-10-07T03:22:00Z">
              <w:r w:rsidR="00634F41">
                <w:rPr>
                  <w:rFonts w:hint="eastAsia"/>
                  <w:sz w:val="22"/>
                  <w:szCs w:val="22"/>
                </w:rPr>
                <w:t xml:space="preserve">command </w:t>
              </w:r>
            </w:ins>
            <w:del w:id="9528" w:author="t_竹沢 公佑" w:date="2019-10-07T03:22:00Z">
              <w:r w:rsidDel="00634F41">
                <w:rPr>
                  <w:rFonts w:hint="eastAsia"/>
                  <w:sz w:val="22"/>
                  <w:szCs w:val="22"/>
                </w:rPr>
                <w:delText xml:space="preserve">function </w:delText>
              </w:r>
            </w:del>
            <w:r>
              <w:rPr>
                <w:rFonts w:hint="eastAsia"/>
                <w:sz w:val="22"/>
                <w:szCs w:val="22"/>
              </w:rPr>
              <w:t xml:space="preserve">is called, it </w:t>
            </w:r>
            <w:ins w:id="9529" w:author="t_竹沢 公佑" w:date="2019-10-05T16:21:00Z">
              <w:r w:rsidR="00967D42">
                <w:rPr>
                  <w:rFonts w:hint="eastAsia"/>
                  <w:sz w:val="22"/>
                  <w:szCs w:val="22"/>
                </w:rPr>
                <w:t>read</w:t>
              </w:r>
            </w:ins>
            <w:del w:id="9530" w:author="t_竹沢 公佑" w:date="2019-10-05T16:21:00Z">
              <w:r w:rsidDel="00967D42">
                <w:rPr>
                  <w:sz w:val="22"/>
                  <w:szCs w:val="22"/>
                </w:rPr>
                <w:delText>retrieve</w:delText>
              </w:r>
            </w:del>
            <w:r>
              <w:rPr>
                <w:rFonts w:hint="eastAsia"/>
                <w:sz w:val="22"/>
                <w:szCs w:val="22"/>
              </w:rPr>
              <w:t>s values from FPGA.)</w:t>
            </w:r>
          </w:p>
        </w:tc>
      </w:tr>
      <w:tr w:rsidR="00727B82" w:rsidTr="00F82C70">
        <w:tc>
          <w:tcPr>
            <w:tcW w:w="2376" w:type="dxa"/>
            <w:gridSpan w:val="2"/>
          </w:tcPr>
          <w:p w:rsidR="00727B82" w:rsidRDefault="00727B82" w:rsidP="00F82C70">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727B82" w:rsidRDefault="00727B82" w:rsidP="00F82C70">
            <w:pPr>
              <w:spacing w:line="0" w:lineRule="atLeast"/>
              <w:ind w:right="1020"/>
              <w:rPr>
                <w:sz w:val="22"/>
                <w:szCs w:val="22"/>
              </w:rPr>
            </w:pPr>
            <w:r>
              <w:rPr>
                <w:rFonts w:hint="eastAsia"/>
                <w:sz w:val="22"/>
                <w:szCs w:val="22"/>
              </w:rPr>
              <w:t>No</w:t>
            </w:r>
          </w:p>
        </w:tc>
      </w:tr>
      <w:tr w:rsidR="00595E56" w:rsidTr="00596636">
        <w:tc>
          <w:tcPr>
            <w:tcW w:w="2376" w:type="dxa"/>
            <w:gridSpan w:val="2"/>
          </w:tcPr>
          <w:p w:rsidR="00595E56" w:rsidRPr="009B27F9" w:rsidRDefault="00596636" w:rsidP="00596636">
            <w:pPr>
              <w:pStyle w:val="afa"/>
              <w:rPr>
                <w:sz w:val="22"/>
                <w:szCs w:val="22"/>
                <w:rPrChange w:id="9531" w:author="t_竹沢 公佑" w:date="2019-10-05T16:01:00Z">
                  <w:rPr/>
                </w:rPrChange>
              </w:rPr>
            </w:pPr>
            <w:r w:rsidRPr="009B27F9">
              <w:rPr>
                <w:sz w:val="22"/>
                <w:szCs w:val="22"/>
                <w:rPrChange w:id="9532" w:author="t_竹沢 公佑" w:date="2019-10-05T16:01:00Z">
                  <w:rPr/>
                </w:rPrChange>
              </w:rPr>
              <w:t>Synchronization</w:t>
            </w:r>
          </w:p>
        </w:tc>
        <w:tc>
          <w:tcPr>
            <w:tcW w:w="7513" w:type="dxa"/>
            <w:gridSpan w:val="3"/>
          </w:tcPr>
          <w:p w:rsidR="00595E56" w:rsidRPr="009B27F9" w:rsidRDefault="00AC7296" w:rsidP="00596636">
            <w:pPr>
              <w:pStyle w:val="afa"/>
              <w:rPr>
                <w:sz w:val="22"/>
                <w:szCs w:val="22"/>
                <w:rPrChange w:id="9533" w:author="t_竹沢 公佑" w:date="2019-10-05T16:01:00Z">
                  <w:rPr/>
                </w:rPrChange>
              </w:rPr>
            </w:pPr>
            <w:r w:rsidRPr="009B27F9">
              <w:rPr>
                <w:sz w:val="22"/>
                <w:szCs w:val="22"/>
                <w:rPrChange w:id="9534" w:author="t_竹沢 公佑" w:date="2019-10-05T16:01:00Z">
                  <w:rPr/>
                </w:rPrChange>
              </w:rPr>
              <w:t>S</w:t>
            </w:r>
            <w:r w:rsidR="00595E56" w:rsidRPr="009B27F9">
              <w:rPr>
                <w:sz w:val="22"/>
                <w:szCs w:val="22"/>
                <w:rPrChange w:id="9535" w:author="t_竹沢 公佑" w:date="2019-10-05T16:01:00Z">
                  <w:rPr/>
                </w:rPrChange>
              </w:rPr>
              <w:t>ynchronous</w:t>
            </w:r>
            <w:ins w:id="9536" w:author="t_竹沢 公佑" w:date="2019-09-18T15:39:00Z">
              <w:r w:rsidR="0070113E" w:rsidRPr="009B27F9">
                <w:rPr>
                  <w:sz w:val="22"/>
                  <w:szCs w:val="22"/>
                  <w:rPrChange w:id="9537" w:author="t_竹沢 公佑" w:date="2019-10-05T16:01:00Z">
                    <w:rPr/>
                  </w:rPrChange>
                </w:rPr>
                <w:t xml:space="preserve"> (*1)</w:t>
              </w:r>
            </w:ins>
          </w:p>
        </w:tc>
      </w:tr>
      <w:tr w:rsidR="00D61AA9" w:rsidTr="00AC5086">
        <w:trPr>
          <w:trHeight w:val="190"/>
        </w:trPr>
        <w:tc>
          <w:tcPr>
            <w:tcW w:w="1172" w:type="dxa"/>
            <w:vMerge w:val="restart"/>
          </w:tcPr>
          <w:p w:rsidR="00D61AA9" w:rsidRPr="009B27F9" w:rsidRDefault="00D61AA9" w:rsidP="00AC5086">
            <w:pPr>
              <w:pStyle w:val="afa"/>
              <w:rPr>
                <w:sz w:val="22"/>
                <w:szCs w:val="22"/>
                <w:rPrChange w:id="9538" w:author="t_竹沢 公佑" w:date="2019-10-05T16:01:00Z">
                  <w:rPr/>
                </w:rPrChange>
              </w:rPr>
            </w:pPr>
            <w:r w:rsidRPr="009B27F9">
              <w:rPr>
                <w:sz w:val="22"/>
                <w:szCs w:val="22"/>
                <w:rPrChange w:id="9539" w:author="t_竹沢 公佑" w:date="2019-10-05T16:01:00Z">
                  <w:rPr/>
                </w:rPrChange>
              </w:rPr>
              <w:t>Data</w:t>
            </w:r>
          </w:p>
        </w:tc>
        <w:tc>
          <w:tcPr>
            <w:tcW w:w="1204" w:type="dxa"/>
          </w:tcPr>
          <w:p w:rsidR="00D61AA9" w:rsidRPr="009B27F9" w:rsidRDefault="00D61AA9" w:rsidP="00AC5086">
            <w:pPr>
              <w:rPr>
                <w:sz w:val="22"/>
                <w:szCs w:val="22"/>
                <w:rPrChange w:id="9540" w:author="t_竹沢 公佑" w:date="2019-10-05T16:01:00Z">
                  <w:rPr/>
                </w:rPrChange>
              </w:rPr>
            </w:pPr>
            <w:r w:rsidRPr="009B27F9">
              <w:rPr>
                <w:sz w:val="22"/>
                <w:szCs w:val="22"/>
                <w:rPrChange w:id="9541" w:author="t_竹沢 公佑" w:date="2019-10-05T16:01:00Z">
                  <w:rPr/>
                </w:rPrChange>
              </w:rPr>
              <w:t>Size</w:t>
            </w:r>
          </w:p>
        </w:tc>
        <w:tc>
          <w:tcPr>
            <w:tcW w:w="7513" w:type="dxa"/>
            <w:gridSpan w:val="3"/>
          </w:tcPr>
          <w:p w:rsidR="00D61AA9" w:rsidRDefault="00D61AA9" w:rsidP="00AC5086">
            <w:pPr>
              <w:rPr>
                <w:sz w:val="22"/>
                <w:szCs w:val="22"/>
              </w:rPr>
            </w:pPr>
            <w:r>
              <w:rPr>
                <w:rFonts w:hint="eastAsia"/>
                <w:sz w:val="22"/>
                <w:szCs w:val="22"/>
              </w:rPr>
              <w:t>8Bytes</w:t>
            </w:r>
          </w:p>
        </w:tc>
      </w:tr>
      <w:tr w:rsidR="00D61AA9" w:rsidTr="00AC5086">
        <w:trPr>
          <w:trHeight w:val="238"/>
        </w:trPr>
        <w:tc>
          <w:tcPr>
            <w:tcW w:w="1172" w:type="dxa"/>
            <w:vMerge/>
          </w:tcPr>
          <w:p w:rsidR="00D61AA9" w:rsidRDefault="00D61AA9" w:rsidP="00AC5086">
            <w:pPr>
              <w:pStyle w:val="afa"/>
            </w:pPr>
          </w:p>
        </w:tc>
        <w:tc>
          <w:tcPr>
            <w:tcW w:w="1204" w:type="dxa"/>
          </w:tcPr>
          <w:p w:rsidR="00D61AA9" w:rsidRPr="009B27F9" w:rsidRDefault="00D61AA9" w:rsidP="00AC5086">
            <w:pPr>
              <w:rPr>
                <w:sz w:val="22"/>
                <w:szCs w:val="22"/>
                <w:rPrChange w:id="9542" w:author="t_竹沢 公佑" w:date="2019-10-05T16:01:00Z">
                  <w:rPr/>
                </w:rPrChange>
              </w:rPr>
            </w:pPr>
            <w:r w:rsidRPr="009B27F9">
              <w:rPr>
                <w:sz w:val="22"/>
                <w:szCs w:val="22"/>
                <w:rPrChange w:id="9543" w:author="t_竹沢 公佑" w:date="2019-10-05T16:01:00Z">
                  <w:rPr/>
                </w:rPrChange>
              </w:rPr>
              <w:t>Reset</w:t>
            </w:r>
          </w:p>
        </w:tc>
        <w:tc>
          <w:tcPr>
            <w:tcW w:w="7513" w:type="dxa"/>
            <w:gridSpan w:val="3"/>
          </w:tcPr>
          <w:p w:rsidR="00D61AA9" w:rsidRDefault="00D61AA9" w:rsidP="00AC5086">
            <w:pPr>
              <w:rPr>
                <w:sz w:val="22"/>
                <w:szCs w:val="22"/>
              </w:rPr>
            </w:pPr>
            <w:r>
              <w:rPr>
                <w:sz w:val="22"/>
                <w:szCs w:val="22"/>
              </w:rPr>
              <w:t>RESET_DFR</w:t>
            </w:r>
            <w:r w:rsidRPr="00B010EB">
              <w:rPr>
                <w:sz w:val="22"/>
                <w:szCs w:val="22"/>
              </w:rPr>
              <w:t xml:space="preserve"> or device file open</w:t>
            </w:r>
          </w:p>
        </w:tc>
      </w:tr>
      <w:tr w:rsidR="00D61AA9" w:rsidRPr="00AC5086" w:rsidTr="00AC5086">
        <w:trPr>
          <w:trHeight w:val="238"/>
        </w:trPr>
        <w:tc>
          <w:tcPr>
            <w:tcW w:w="1172" w:type="dxa"/>
            <w:vMerge/>
          </w:tcPr>
          <w:p w:rsidR="00D61AA9" w:rsidRDefault="00D61AA9" w:rsidP="00AC5086">
            <w:pPr>
              <w:pStyle w:val="afa"/>
            </w:pPr>
          </w:p>
        </w:tc>
        <w:tc>
          <w:tcPr>
            <w:tcW w:w="1204" w:type="dxa"/>
          </w:tcPr>
          <w:p w:rsidR="00D61AA9" w:rsidRPr="009B27F9" w:rsidRDefault="00D61AA9" w:rsidP="00AC5086">
            <w:pPr>
              <w:rPr>
                <w:sz w:val="22"/>
                <w:szCs w:val="22"/>
                <w:rPrChange w:id="9544" w:author="t_竹沢 公佑" w:date="2019-10-05T16:01:00Z">
                  <w:rPr/>
                </w:rPrChange>
              </w:rPr>
            </w:pPr>
            <w:r w:rsidRPr="009B27F9">
              <w:rPr>
                <w:sz w:val="22"/>
                <w:szCs w:val="22"/>
                <w:rPrChange w:id="9545" w:author="t_竹沢 公佑" w:date="2019-10-05T16:01:00Z">
                  <w:rPr/>
                </w:rPrChange>
              </w:rPr>
              <w:t>Latch</w:t>
            </w:r>
          </w:p>
        </w:tc>
        <w:tc>
          <w:tcPr>
            <w:tcW w:w="7513" w:type="dxa"/>
            <w:gridSpan w:val="3"/>
          </w:tcPr>
          <w:p w:rsidR="00D61AA9" w:rsidRPr="00AC5086" w:rsidRDefault="00D61AA9" w:rsidP="00AC5086">
            <w:pPr>
              <w:spacing w:line="0" w:lineRule="atLeast"/>
              <w:ind w:right="1020"/>
              <w:rPr>
                <w:rFonts w:cs="Times New Roman"/>
                <w:sz w:val="22"/>
                <w:szCs w:val="22"/>
              </w:rPr>
            </w:pPr>
            <w:r>
              <w:rPr>
                <w:rFonts w:cs="Times New Roman"/>
                <w:sz w:val="22"/>
                <w:szCs w:val="22"/>
              </w:rPr>
              <w:t xml:space="preserve">All bits are </w:t>
            </w:r>
            <w:r>
              <w:rPr>
                <w:rFonts w:cs="Times New Roman" w:hint="eastAsia"/>
                <w:sz w:val="22"/>
                <w:szCs w:val="22"/>
              </w:rPr>
              <w:t>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p>
        </w:tc>
      </w:tr>
      <w:tr w:rsidR="00D61AA9" w:rsidTr="007C7405">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9546" w:author="t_竹沢 公佑" w:date="2020-08-13T10:4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4769"/>
        </w:trPr>
        <w:tc>
          <w:tcPr>
            <w:tcW w:w="1172" w:type="dxa"/>
            <w:vMerge/>
            <w:tcPrChange w:id="9547" w:author="t_竹沢 公佑" w:date="2020-08-13T10:45:00Z">
              <w:tcPr>
                <w:tcW w:w="1172" w:type="dxa"/>
                <w:vMerge/>
              </w:tcPr>
            </w:tcPrChange>
          </w:tcPr>
          <w:p w:rsidR="00D61AA9" w:rsidRDefault="00D61AA9" w:rsidP="00AC5086">
            <w:pPr>
              <w:pStyle w:val="afa"/>
            </w:pPr>
          </w:p>
        </w:tc>
        <w:tc>
          <w:tcPr>
            <w:tcW w:w="1204" w:type="dxa"/>
            <w:tcPrChange w:id="9548" w:author="t_竹沢 公佑" w:date="2020-08-13T10:45:00Z">
              <w:tcPr>
                <w:tcW w:w="1204" w:type="dxa"/>
              </w:tcPr>
            </w:tcPrChange>
          </w:tcPr>
          <w:p w:rsidR="00D61AA9" w:rsidRPr="009B27F9" w:rsidRDefault="00D61AA9" w:rsidP="00AC5086">
            <w:pPr>
              <w:pStyle w:val="afa"/>
              <w:rPr>
                <w:sz w:val="22"/>
                <w:szCs w:val="22"/>
                <w:rPrChange w:id="9549" w:author="t_竹沢 公佑" w:date="2019-10-05T16:01:00Z">
                  <w:rPr/>
                </w:rPrChange>
              </w:rPr>
            </w:pPr>
            <w:r w:rsidRPr="009B27F9">
              <w:rPr>
                <w:sz w:val="22"/>
                <w:szCs w:val="22"/>
                <w:rPrChange w:id="9550" w:author="t_竹沢 公佑" w:date="2019-10-05T16:01:00Z">
                  <w:rPr/>
                </w:rPrChange>
              </w:rPr>
              <w:t>Value</w:t>
            </w:r>
          </w:p>
        </w:tc>
        <w:tc>
          <w:tcPr>
            <w:tcW w:w="7513" w:type="dxa"/>
            <w:gridSpan w:val="3"/>
            <w:tcPrChange w:id="9551" w:author="t_竹沢 公佑" w:date="2020-08-13T10:45:00Z">
              <w:tcPr>
                <w:tcW w:w="7513" w:type="dxa"/>
                <w:gridSpan w:val="3"/>
              </w:tcPr>
            </w:tcPrChange>
          </w:tcPr>
          <w:p w:rsidR="00D61AA9" w:rsidRDefault="00D61AA9" w:rsidP="00AC5086">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0-3:</w:t>
            </w:r>
          </w:p>
          <w:p w:rsidR="00D61AA9" w:rsidRDefault="00D61AA9" w:rsidP="00AC5086">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 4Byte Float ( the FPGA junction </w:t>
            </w:r>
            <w:r>
              <w:rPr>
                <w:rFonts w:cs="Times New Roman"/>
                <w:sz w:val="22"/>
                <w:szCs w:val="22"/>
              </w:rPr>
              <w:t>temperature</w:t>
            </w:r>
            <w:r>
              <w:rPr>
                <w:rFonts w:cs="Times New Roman" w:hint="eastAsia"/>
                <w:sz w:val="22"/>
                <w:szCs w:val="22"/>
              </w:rPr>
              <w:t xml:space="preserve"> )</w:t>
            </w:r>
          </w:p>
          <w:p w:rsidR="00D61AA9" w:rsidRDefault="00D61AA9" w:rsidP="00AC5086">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 LSByte first</w:t>
            </w:r>
          </w:p>
          <w:p w:rsidR="00D61AA9" w:rsidRDefault="00D61AA9" w:rsidP="00AC5086">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4-7:</w:t>
            </w:r>
          </w:p>
          <w:p w:rsidR="00D61AA9" w:rsidRDefault="00D61AA9" w:rsidP="00AC5086">
            <w:pPr>
              <w:spacing w:line="0" w:lineRule="atLeast"/>
              <w:ind w:right="1020"/>
              <w:rPr>
                <w:rFonts w:cs="Times New Roman"/>
                <w:sz w:val="22"/>
                <w:szCs w:val="22"/>
              </w:rPr>
            </w:pPr>
            <w:r>
              <w:rPr>
                <w:rFonts w:cs="Times New Roman" w:hint="eastAsia"/>
                <w:sz w:val="22"/>
                <w:szCs w:val="22"/>
              </w:rPr>
              <w:t xml:space="preserve"> Not defined</w:t>
            </w:r>
          </w:p>
          <w:p w:rsidR="00D61AA9" w:rsidRDefault="00D61AA9" w:rsidP="00AC5086">
            <w:pPr>
              <w:spacing w:line="0" w:lineRule="atLeast"/>
              <w:ind w:right="1020"/>
              <w:rPr>
                <w:rFonts w:cs="Times New Roman"/>
                <w:sz w:val="22"/>
                <w:szCs w:val="22"/>
              </w:rPr>
            </w:pPr>
          </w:p>
          <w:p w:rsidR="00D61AA9" w:rsidRDefault="00D61AA9" w:rsidP="00AC5086">
            <w:pPr>
              <w:spacing w:line="0" w:lineRule="atLeast"/>
              <w:ind w:right="1020"/>
              <w:rPr>
                <w:rFonts w:cs="Times New Roman"/>
                <w:sz w:val="22"/>
                <w:szCs w:val="22"/>
              </w:rPr>
            </w:pPr>
            <w:r>
              <w:rPr>
                <w:rFonts w:cs="Times New Roman" w:hint="eastAsia"/>
                <w:sz w:val="22"/>
                <w:szCs w:val="22"/>
              </w:rPr>
              <w:t>■sample code</w:t>
            </w:r>
          </w:p>
          <w:p w:rsidR="00D61AA9" w:rsidRDefault="00D61AA9" w:rsidP="00AC5086">
            <w:pPr>
              <w:spacing w:line="0" w:lineRule="atLeast"/>
              <w:rPr>
                <w:sz w:val="22"/>
                <w:szCs w:val="22"/>
              </w:rPr>
            </w:pPr>
            <w:r>
              <w:rPr>
                <w:rFonts w:hint="eastAsia"/>
                <w:sz w:val="22"/>
                <w:szCs w:val="22"/>
              </w:rPr>
              <w:t>ST_DRXPD_MONDAT st_mon;</w:t>
            </w:r>
          </w:p>
          <w:p w:rsidR="00D61AA9" w:rsidRDefault="00D61AA9" w:rsidP="00AC5086">
            <w:pPr>
              <w:spacing w:line="0" w:lineRule="atLeast"/>
              <w:rPr>
                <w:sz w:val="22"/>
                <w:szCs w:val="22"/>
              </w:rPr>
            </w:pPr>
            <w:r>
              <w:rPr>
                <w:rFonts w:hint="eastAsia"/>
                <w:sz w:val="22"/>
                <w:szCs w:val="22"/>
              </w:rPr>
              <w:t>float *pf_fpgatemp = (float*)st_mon.RdValue;</w:t>
            </w:r>
          </w:p>
          <w:p w:rsidR="00D61AA9" w:rsidRDefault="00D61AA9" w:rsidP="00AC5086">
            <w:pPr>
              <w:spacing w:line="0" w:lineRule="atLeast"/>
              <w:rPr>
                <w:sz w:val="22"/>
                <w:szCs w:val="22"/>
              </w:rPr>
            </w:pPr>
          </w:p>
          <w:p w:rsidR="00D61AA9" w:rsidRPr="005F6B96" w:rsidRDefault="00D61AA9" w:rsidP="00AC5086">
            <w:pPr>
              <w:spacing w:line="0" w:lineRule="atLeast"/>
              <w:rPr>
                <w:sz w:val="22"/>
                <w:szCs w:val="22"/>
              </w:rPr>
            </w:pPr>
            <w:r>
              <w:rPr>
                <w:rFonts w:hint="eastAsia"/>
                <w:sz w:val="22"/>
                <w:szCs w:val="22"/>
              </w:rPr>
              <w:t>st_mon.ItemID = GET_FPGA_TEMP_ID;</w:t>
            </w:r>
          </w:p>
          <w:p w:rsidR="00D61AA9" w:rsidRPr="005F6B96" w:rsidRDefault="00D61AA9" w:rsidP="00AC5086">
            <w:pPr>
              <w:spacing w:line="0" w:lineRule="atLeast"/>
              <w:rPr>
                <w:sz w:val="22"/>
                <w:szCs w:val="22"/>
              </w:rPr>
            </w:pPr>
            <w:r>
              <w:rPr>
                <w:rFonts w:hint="eastAsia"/>
                <w:sz w:val="22"/>
                <w:szCs w:val="22"/>
              </w:rPr>
              <w:t>memset( st_mon.RdValue, 0x00, 8 );</w:t>
            </w:r>
          </w:p>
          <w:p w:rsidR="00D61AA9" w:rsidRDefault="00D61AA9" w:rsidP="00AC5086">
            <w:pPr>
              <w:spacing w:line="0" w:lineRule="atLeast"/>
              <w:ind w:right="1020"/>
              <w:rPr>
                <w:rFonts w:cs="Times New Roman"/>
                <w:sz w:val="22"/>
                <w:szCs w:val="22"/>
              </w:rPr>
            </w:pPr>
          </w:p>
          <w:p w:rsidR="00D61AA9" w:rsidRDefault="00D61AA9" w:rsidP="00AC5086">
            <w:pPr>
              <w:spacing w:line="0" w:lineRule="atLeast"/>
              <w:ind w:right="1020"/>
              <w:rPr>
                <w:rFonts w:cs="Times New Roman"/>
                <w:sz w:val="22"/>
                <w:szCs w:val="22"/>
              </w:rPr>
            </w:pPr>
            <w:r>
              <w:rPr>
                <w:rFonts w:cs="Times New Roman" w:hint="eastAsia"/>
                <w:sz w:val="22"/>
                <w:szCs w:val="22"/>
              </w:rPr>
              <w:t>ioctl( devfd, DRXPD_GET_MONSTS, &amp;st_mon );</w:t>
            </w:r>
          </w:p>
          <w:p w:rsidR="00D61AA9" w:rsidRPr="005F6B96" w:rsidRDefault="00D61AA9" w:rsidP="00AC5086">
            <w:pPr>
              <w:spacing w:line="0" w:lineRule="atLeast"/>
              <w:ind w:right="1020"/>
              <w:rPr>
                <w:rFonts w:cs="Times New Roman"/>
                <w:sz w:val="22"/>
                <w:szCs w:val="22"/>
              </w:rPr>
            </w:pPr>
          </w:p>
          <w:p w:rsidR="00D61AA9" w:rsidDel="00D61AA9" w:rsidRDefault="00D61AA9" w:rsidP="00AC5086">
            <w:pPr>
              <w:spacing w:line="0" w:lineRule="atLeast"/>
              <w:ind w:right="1020"/>
              <w:rPr>
                <w:del w:id="9552" w:author="t_竹沢 公佑" w:date="2020-08-12T15:13:00Z"/>
                <w:rFonts w:cs="Times New Roman"/>
                <w:sz w:val="22"/>
                <w:szCs w:val="22"/>
              </w:rPr>
            </w:pPr>
            <w:r>
              <w:rPr>
                <w:rFonts w:cs="Times New Roman" w:hint="eastAsia"/>
                <w:sz w:val="22"/>
                <w:szCs w:val="22"/>
              </w:rPr>
              <w:t xml:space="preserve">printf( </w:t>
            </w:r>
            <w:r>
              <w:rPr>
                <w:rFonts w:cs="Times New Roman"/>
                <w:sz w:val="22"/>
                <w:szCs w:val="22"/>
              </w:rPr>
              <w:t>“</w:t>
            </w:r>
            <w:r>
              <w:rPr>
                <w:rFonts w:cs="Times New Roman" w:hint="eastAsia"/>
                <w:sz w:val="22"/>
                <w:szCs w:val="22"/>
              </w:rPr>
              <w:t>temp=%f\n</w:t>
            </w:r>
            <w:r>
              <w:rPr>
                <w:rFonts w:cs="Times New Roman"/>
                <w:sz w:val="22"/>
                <w:szCs w:val="22"/>
              </w:rPr>
              <w:t>”</w:t>
            </w:r>
            <w:r>
              <w:rPr>
                <w:rFonts w:cs="Times New Roman" w:hint="eastAsia"/>
                <w:sz w:val="22"/>
                <w:szCs w:val="22"/>
              </w:rPr>
              <w:t>, *pf_fpgatemp );</w:t>
            </w:r>
          </w:p>
          <w:p w:rsidR="00D61AA9" w:rsidRPr="00AC5086" w:rsidRDefault="00D61AA9" w:rsidP="00AC5086">
            <w:pPr>
              <w:spacing w:line="0" w:lineRule="atLeast"/>
              <w:ind w:right="1020"/>
              <w:rPr>
                <w:sz w:val="22"/>
                <w:szCs w:val="22"/>
              </w:rPr>
            </w:pPr>
          </w:p>
        </w:tc>
      </w:tr>
      <w:tr w:rsidR="00D61AA9" w:rsidTr="00AC5086">
        <w:trPr>
          <w:ins w:id="9553" w:author="t_竹沢 公佑" w:date="2020-08-12T15:13:00Z"/>
        </w:trPr>
        <w:tc>
          <w:tcPr>
            <w:tcW w:w="1172" w:type="dxa"/>
            <w:vMerge/>
          </w:tcPr>
          <w:p w:rsidR="00D61AA9" w:rsidRDefault="00D61AA9" w:rsidP="00AC5086">
            <w:pPr>
              <w:pStyle w:val="afa"/>
              <w:rPr>
                <w:ins w:id="9554" w:author="t_竹沢 公佑" w:date="2020-08-12T15:13:00Z"/>
              </w:rPr>
            </w:pPr>
          </w:p>
        </w:tc>
        <w:tc>
          <w:tcPr>
            <w:tcW w:w="1204" w:type="dxa"/>
          </w:tcPr>
          <w:p w:rsidR="00D61AA9" w:rsidRPr="000B41A5" w:rsidRDefault="00202C26" w:rsidP="00AC5086">
            <w:pPr>
              <w:pStyle w:val="afa"/>
              <w:rPr>
                <w:ins w:id="9555" w:author="t_竹沢 公佑" w:date="2020-08-12T15:13:00Z"/>
                <w:sz w:val="22"/>
                <w:szCs w:val="22"/>
              </w:rPr>
            </w:pPr>
            <w:ins w:id="9556" w:author="t_竹沢 公佑" w:date="2020-08-20T10:18:00Z">
              <w:r>
                <w:rPr>
                  <w:rFonts w:hint="eastAsia"/>
                  <w:sz w:val="22"/>
                  <w:szCs w:val="22"/>
                </w:rPr>
                <w:t>Category</w:t>
              </w:r>
            </w:ins>
          </w:p>
        </w:tc>
        <w:tc>
          <w:tcPr>
            <w:tcW w:w="7513" w:type="dxa"/>
            <w:gridSpan w:val="3"/>
          </w:tcPr>
          <w:p w:rsidR="007C7405" w:rsidRDefault="007C7405" w:rsidP="007C7405">
            <w:pPr>
              <w:spacing w:line="0" w:lineRule="atLeast"/>
              <w:ind w:right="1020"/>
              <w:rPr>
                <w:ins w:id="9557" w:author="t_竹沢 公佑" w:date="2020-08-13T10:45:00Z"/>
                <w:rFonts w:cs="Times New Roman"/>
                <w:sz w:val="22"/>
                <w:szCs w:val="22"/>
              </w:rPr>
            </w:pPr>
            <w:ins w:id="9558" w:author="t_竹沢 公佑" w:date="2020-08-13T10:45:00Z">
              <w:r>
                <w:rPr>
                  <w:rFonts w:cs="Times New Roman" w:hint="eastAsia"/>
                  <w:sz w:val="22"/>
                  <w:szCs w:val="22"/>
                </w:rPr>
                <w:t>■Info</w:t>
              </w:r>
            </w:ins>
          </w:p>
          <w:p w:rsidR="003540EC" w:rsidRDefault="007C7405" w:rsidP="00AC5086">
            <w:pPr>
              <w:spacing w:line="0" w:lineRule="atLeast"/>
              <w:ind w:right="1020"/>
              <w:rPr>
                <w:ins w:id="9559" w:author="t_竹沢 公佑" w:date="2020-08-12T15:13:00Z"/>
                <w:rFonts w:cs="Times New Roman"/>
                <w:sz w:val="22"/>
                <w:szCs w:val="22"/>
              </w:rPr>
            </w:pPr>
            <w:ins w:id="9560" w:author="t_竹沢 公佑" w:date="2020-08-13T10:45:00Z">
              <w:r>
                <w:rPr>
                  <w:rFonts w:cs="Times New Roman" w:hint="eastAsia"/>
                  <w:sz w:val="22"/>
                  <w:szCs w:val="22"/>
                </w:rPr>
                <w:t xml:space="preserve">　This function just returns hardware/device driver information.</w:t>
              </w:r>
            </w:ins>
          </w:p>
        </w:tc>
      </w:tr>
      <w:tr w:rsidR="00727B82" w:rsidTr="00F82C70">
        <w:tc>
          <w:tcPr>
            <w:tcW w:w="2376" w:type="dxa"/>
            <w:gridSpan w:val="2"/>
          </w:tcPr>
          <w:p w:rsidR="00727B82" w:rsidRDefault="00727B82" w:rsidP="00F82C70">
            <w:pPr>
              <w:spacing w:line="0" w:lineRule="atLeast"/>
              <w:ind w:right="1020"/>
              <w:rPr>
                <w:rFonts w:cs="Times New Roman"/>
                <w:sz w:val="22"/>
                <w:szCs w:val="22"/>
              </w:rPr>
            </w:pPr>
            <w:r>
              <w:rPr>
                <w:rFonts w:cs="Times New Roman" w:hint="eastAsia"/>
                <w:sz w:val="22"/>
                <w:szCs w:val="22"/>
              </w:rPr>
              <w:t>Remarks</w:t>
            </w:r>
          </w:p>
        </w:tc>
        <w:tc>
          <w:tcPr>
            <w:tcW w:w="7513" w:type="dxa"/>
            <w:gridSpan w:val="3"/>
          </w:tcPr>
          <w:p w:rsidR="00727B82" w:rsidRDefault="00727B82" w:rsidP="00F82C70">
            <w:pPr>
              <w:spacing w:line="0" w:lineRule="atLeast"/>
              <w:ind w:right="1020"/>
              <w:rPr>
                <w:rFonts w:cs="Times New Roman"/>
                <w:sz w:val="22"/>
                <w:szCs w:val="22"/>
              </w:rPr>
            </w:pPr>
            <w:r>
              <w:rPr>
                <w:rFonts w:cs="Times New Roman" w:hint="eastAsia"/>
                <w:sz w:val="22"/>
                <w:szCs w:val="22"/>
              </w:rPr>
              <w:t xml:space="preserve">This monitoring </w:t>
            </w:r>
            <w:ins w:id="9561" w:author="t_竹沢 公佑" w:date="2019-10-07T03:23:00Z">
              <w:r w:rsidR="00634F41">
                <w:rPr>
                  <w:rFonts w:cs="Times New Roman" w:hint="eastAsia"/>
                  <w:sz w:val="22"/>
                  <w:szCs w:val="22"/>
                </w:rPr>
                <w:t xml:space="preserve">command </w:t>
              </w:r>
            </w:ins>
            <w:del w:id="9562" w:author="t_竹沢 公佑" w:date="2019-10-07T03:23:00Z">
              <w:r w:rsidDel="00634F41">
                <w:rPr>
                  <w:rFonts w:cs="Times New Roman" w:hint="eastAsia"/>
                  <w:sz w:val="22"/>
                  <w:szCs w:val="22"/>
                </w:rPr>
                <w:delText xml:space="preserve">function </w:delText>
              </w:r>
            </w:del>
            <w:r>
              <w:rPr>
                <w:rFonts w:cs="Times New Roman" w:hint="eastAsia"/>
                <w:sz w:val="22"/>
                <w:szCs w:val="22"/>
              </w:rPr>
              <w:t xml:space="preserve">is available with driver version 1.0.2 or later. </w:t>
            </w:r>
          </w:p>
          <w:p w:rsidR="00DD7BD3" w:rsidRDefault="00DD7BD3" w:rsidP="00DD7BD3">
            <w:pPr>
              <w:spacing w:line="0" w:lineRule="atLeast"/>
              <w:ind w:right="1020"/>
              <w:rPr>
                <w:sz w:val="22"/>
                <w:szCs w:val="22"/>
              </w:rPr>
            </w:pPr>
            <w:r>
              <w:rPr>
                <w:rFonts w:hint="eastAsia"/>
                <w:sz w:val="22"/>
                <w:szCs w:val="22"/>
              </w:rPr>
              <w:t>■Remarks for the production DRXP boards</w:t>
            </w:r>
          </w:p>
          <w:p w:rsidR="00DD7BD3" w:rsidRDefault="00DD7BD3" w:rsidP="00DD7BD3">
            <w:pPr>
              <w:spacing w:line="0" w:lineRule="atLeast"/>
              <w:ind w:right="1020"/>
              <w:rPr>
                <w:ins w:id="9563" w:author="t_竹沢 公佑" w:date="2019-09-18T15:40:00Z"/>
                <w:sz w:val="22"/>
                <w:szCs w:val="22"/>
              </w:rPr>
            </w:pPr>
            <w:r>
              <w:rPr>
                <w:rFonts w:hint="eastAsia"/>
                <w:sz w:val="22"/>
                <w:szCs w:val="22"/>
              </w:rPr>
              <w:t xml:space="preserve">This register is common between both </w:t>
            </w:r>
            <w:r>
              <w:rPr>
                <w:sz w:val="22"/>
                <w:szCs w:val="22"/>
              </w:rPr>
              <w:t>production</w:t>
            </w:r>
            <w:r>
              <w:rPr>
                <w:rFonts w:hint="eastAsia"/>
                <w:sz w:val="22"/>
                <w:szCs w:val="22"/>
              </w:rPr>
              <w:t xml:space="preserve"> DRXP </w:t>
            </w:r>
            <w:r>
              <w:rPr>
                <w:sz w:val="22"/>
                <w:szCs w:val="22"/>
              </w:rPr>
              <w:t>board</w:t>
            </w:r>
            <w:r>
              <w:rPr>
                <w:rFonts w:hint="eastAsia"/>
                <w:sz w:val="22"/>
                <w:szCs w:val="22"/>
              </w:rPr>
              <w:t xml:space="preserve"> IFs. This </w:t>
            </w:r>
            <w:ins w:id="9564" w:author="t_竹沢 公佑" w:date="2019-10-05T16:01:00Z">
              <w:r w:rsidR="009B27F9">
                <w:rPr>
                  <w:sz w:val="22"/>
                  <w:szCs w:val="22"/>
                </w:rPr>
                <w:t>command</w:t>
              </w:r>
              <w:r w:rsidR="009B27F9">
                <w:rPr>
                  <w:rFonts w:hint="eastAsia"/>
                  <w:sz w:val="22"/>
                  <w:szCs w:val="22"/>
                </w:rPr>
                <w:t xml:space="preserve"> </w:t>
              </w:r>
            </w:ins>
            <w:del w:id="9565" w:author="t_竹沢 公佑" w:date="2019-10-05T16:01:00Z">
              <w:r w:rsidDel="009B27F9">
                <w:rPr>
                  <w:rFonts w:hint="eastAsia"/>
                  <w:sz w:val="22"/>
                  <w:szCs w:val="22"/>
                </w:rPr>
                <w:delText xml:space="preserve">function </w:delText>
              </w:r>
            </w:del>
            <w:r>
              <w:rPr>
                <w:rFonts w:hint="eastAsia"/>
                <w:sz w:val="22"/>
                <w:szCs w:val="22"/>
              </w:rPr>
              <w:t xml:space="preserve">gives </w:t>
            </w:r>
            <w:ins w:id="9566" w:author="t_竹沢 公佑" w:date="2019-10-05T16:45:00Z">
              <w:r w:rsidR="00B726CC">
                <w:rPr>
                  <w:rFonts w:hint="eastAsia"/>
                  <w:sz w:val="22"/>
                  <w:szCs w:val="22"/>
                </w:rPr>
                <w:t xml:space="preserve">a </w:t>
              </w:r>
            </w:ins>
            <w:r>
              <w:rPr>
                <w:rFonts w:hint="eastAsia"/>
                <w:sz w:val="22"/>
                <w:szCs w:val="22"/>
              </w:rPr>
              <w:t xml:space="preserve">common value when </w:t>
            </w:r>
            <w:ins w:id="9567" w:author="t_竹沢 公佑" w:date="2019-10-05T16:00:00Z">
              <w:r w:rsidR="009B27F9">
                <w:rPr>
                  <w:rFonts w:hint="eastAsia"/>
                  <w:sz w:val="22"/>
                  <w:szCs w:val="22"/>
                </w:rPr>
                <w:t xml:space="preserve">your </w:t>
              </w:r>
            </w:ins>
            <w:del w:id="9568" w:author="t_竹沢 公佑" w:date="2019-10-05T16:00:00Z">
              <w:r w:rsidDel="009B27F9">
                <w:rPr>
                  <w:rFonts w:hint="eastAsia"/>
                  <w:sz w:val="22"/>
                  <w:szCs w:val="22"/>
                </w:rPr>
                <w:delText xml:space="preserve">user </w:delText>
              </w:r>
            </w:del>
            <w:r>
              <w:rPr>
                <w:rFonts w:hint="eastAsia"/>
                <w:sz w:val="22"/>
                <w:szCs w:val="22"/>
              </w:rPr>
              <w:t xml:space="preserve">application calls </w:t>
            </w:r>
            <w:ins w:id="9569" w:author="t_竹沢 公佑" w:date="2019-10-05T16:00:00Z">
              <w:r w:rsidR="009B27F9">
                <w:rPr>
                  <w:rFonts w:hint="eastAsia"/>
                  <w:sz w:val="22"/>
                  <w:szCs w:val="22"/>
                </w:rPr>
                <w:t>from</w:t>
              </w:r>
            </w:ins>
            <w:del w:id="9570" w:author="t_竹沢 公佑" w:date="2019-10-05T16:00:00Z">
              <w:r w:rsidDel="009B27F9">
                <w:rPr>
                  <w:rFonts w:hint="eastAsia"/>
                  <w:sz w:val="22"/>
                  <w:szCs w:val="22"/>
                </w:rPr>
                <w:delText>this function with</w:delText>
              </w:r>
            </w:del>
            <w:r>
              <w:rPr>
                <w:rFonts w:hint="eastAsia"/>
                <w:sz w:val="22"/>
                <w:szCs w:val="22"/>
              </w:rPr>
              <w:t xml:space="preserve"> either one.</w:t>
            </w:r>
          </w:p>
          <w:p w:rsidR="0070113E" w:rsidRPr="00634F41" w:rsidRDefault="0070113E" w:rsidP="00DD7BD3">
            <w:pPr>
              <w:spacing w:line="0" w:lineRule="atLeast"/>
              <w:ind w:right="1020"/>
              <w:rPr>
                <w:ins w:id="9571" w:author="t_竹沢 公佑" w:date="2019-09-18T15:40:00Z"/>
                <w:sz w:val="22"/>
                <w:szCs w:val="22"/>
              </w:rPr>
            </w:pPr>
          </w:p>
          <w:p w:rsidR="0070113E" w:rsidRPr="00F411DC" w:rsidRDefault="0070113E">
            <w:pPr>
              <w:spacing w:line="0" w:lineRule="atLeast"/>
              <w:ind w:right="1020"/>
              <w:rPr>
                <w:sz w:val="22"/>
                <w:szCs w:val="22"/>
              </w:rPr>
            </w:pPr>
            <w:ins w:id="9572" w:author="t_竹沢 公佑" w:date="2019-09-18T15:40:00Z">
              <w:r>
                <w:rPr>
                  <w:rFonts w:cs="Times New Roman" w:hint="eastAsia"/>
                  <w:sz w:val="22"/>
                  <w:szCs w:val="22"/>
                </w:rPr>
                <w:t xml:space="preserve">(*1) </w:t>
              </w:r>
              <w:r>
                <w:rPr>
                  <w:rFonts w:hint="eastAsia"/>
                  <w:bCs/>
                  <w:sz w:val="22"/>
                  <w:szCs w:val="22"/>
                </w:rPr>
                <w:t xml:space="preserve">This </w:t>
              </w:r>
            </w:ins>
            <w:ins w:id="9573" w:author="t_竹沢 公佑" w:date="2019-10-05T16:01:00Z">
              <w:r w:rsidR="009B27F9">
                <w:rPr>
                  <w:rFonts w:hint="eastAsia"/>
                  <w:bCs/>
                  <w:sz w:val="22"/>
                  <w:szCs w:val="22"/>
                </w:rPr>
                <w:t xml:space="preserve">command </w:t>
              </w:r>
            </w:ins>
            <w:ins w:id="9574" w:author="t_竹沢 公佑" w:date="2019-09-18T15:40:00Z">
              <w:r>
                <w:rPr>
                  <w:rFonts w:hint="eastAsia"/>
                  <w:bCs/>
                  <w:sz w:val="22"/>
                  <w:szCs w:val="22"/>
                </w:rPr>
                <w:t>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9575" w:author="t_竹沢 公佑" w:date="2019-09-18T15:40:00Z">
              <w:r w:rsidRPr="0056709F">
                <w:rPr>
                  <w:b/>
                  <w:bCs/>
                  <w:sz w:val="22"/>
                  <w:szCs w:val="22"/>
                </w:rPr>
                <w:fldChar w:fldCharType="separate"/>
              </w:r>
            </w:ins>
            <w:ins w:id="9576" w:author="t_竹沢 公佑" w:date="2021-02-02T17:29:00Z">
              <w:r w:rsidR="000B4FA1">
                <w:rPr>
                  <w:b/>
                  <w:bCs/>
                  <w:sz w:val="22"/>
                  <w:szCs w:val="22"/>
                </w:rPr>
                <w:t>5.5</w:t>
              </w:r>
            </w:ins>
            <w:ins w:id="9577" w:author="t_竹沢 公佑" w:date="2019-09-18T15:40: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9578" w:author="t_竹沢 公佑" w:date="2019-09-18T15:40:00Z">
              <w:r w:rsidRPr="0056709F">
                <w:rPr>
                  <w:b/>
                  <w:bCs/>
                  <w:sz w:val="22"/>
                  <w:szCs w:val="22"/>
                </w:rPr>
                <w:fldChar w:fldCharType="separate"/>
              </w:r>
            </w:ins>
            <w:ins w:id="9579" w:author="t_竹沢 公佑" w:date="2021-02-02T17:29:00Z">
              <w:r w:rsidR="000B4FA1" w:rsidRPr="000B4FA1">
                <w:rPr>
                  <w:b/>
                  <w:u w:val="single"/>
                  <w:rPrChange w:id="9580" w:author="t_竹沢 公佑" w:date="2021-02-02T17:29:00Z">
                    <w:rPr>
                      <w:u w:val="single"/>
                    </w:rPr>
                  </w:rPrChange>
                </w:rPr>
                <w:t>ioctl</w:t>
              </w:r>
            </w:ins>
            <w:ins w:id="9581" w:author="t_竹沢 公佑" w:date="2019-09-18T15:40:00Z">
              <w:r w:rsidRPr="0056709F">
                <w:rPr>
                  <w:b/>
                  <w:bCs/>
                  <w:sz w:val="22"/>
                  <w:szCs w:val="22"/>
                </w:rPr>
                <w:fldChar w:fldCharType="end"/>
              </w:r>
              <w:r w:rsidRPr="0056709F">
                <w:rPr>
                  <w:b/>
                  <w:bCs/>
                  <w:sz w:val="22"/>
                  <w:szCs w:val="22"/>
                </w:rPr>
                <w:t>”</w:t>
              </w:r>
              <w:r>
                <w:rPr>
                  <w:rFonts w:hint="eastAsia"/>
                  <w:b/>
                  <w:bCs/>
                  <w:sz w:val="22"/>
                  <w:szCs w:val="22"/>
                </w:rPr>
                <w:t>.</w:t>
              </w:r>
            </w:ins>
          </w:p>
        </w:tc>
      </w:tr>
      <w:tr w:rsidR="00226376" w:rsidRPr="00226376" w:rsidTr="002210F5">
        <w:tc>
          <w:tcPr>
            <w:tcW w:w="2376" w:type="dxa"/>
            <w:gridSpan w:val="2"/>
            <w:tcBorders>
              <w:top w:val="single" w:sz="4" w:space="0" w:color="auto"/>
              <w:left w:val="single" w:sz="4" w:space="0" w:color="auto"/>
              <w:bottom w:val="single" w:sz="4" w:space="0" w:color="auto"/>
              <w:right w:val="single" w:sz="4" w:space="0" w:color="auto"/>
            </w:tcBorders>
          </w:tcPr>
          <w:p w:rsidR="00226376" w:rsidRDefault="00C421AF" w:rsidP="008D42B9">
            <w:pPr>
              <w:spacing w:line="0" w:lineRule="atLeast"/>
              <w:ind w:right="1020"/>
              <w:rPr>
                <w:rFonts w:cs="Times New Roman"/>
                <w:sz w:val="22"/>
                <w:szCs w:val="22"/>
              </w:rPr>
            </w:pPr>
            <w:r>
              <w:rPr>
                <w:rFonts w:cs="Times New Roman" w:hint="eastAsia"/>
                <w:sz w:val="22"/>
                <w:szCs w:val="22"/>
              </w:rPr>
              <w:t>E</w:t>
            </w:r>
            <w:r w:rsidR="00226376">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226376" w:rsidRPr="00226376" w:rsidRDefault="00226376" w:rsidP="008D42B9">
            <w:pPr>
              <w:spacing w:line="0" w:lineRule="atLeast"/>
              <w:ind w:right="1020"/>
              <w:rPr>
                <w:rFonts w:cs="Times New Roman"/>
                <w:sz w:val="22"/>
                <w:szCs w:val="22"/>
              </w:rPr>
            </w:pPr>
            <w:r w:rsidRPr="00226376">
              <w:rPr>
                <w:rFonts w:cs="Times New Roman" w:hint="eastAsia"/>
                <w:sz w:val="22"/>
                <w:szCs w:val="22"/>
              </w:rPr>
              <w:t>EIO</w:t>
            </w:r>
          </w:p>
          <w:p w:rsidR="00226376" w:rsidRDefault="00226376" w:rsidP="00226376">
            <w:pPr>
              <w:spacing w:line="0" w:lineRule="atLeast"/>
              <w:ind w:right="1020" w:firstLineChars="50" w:firstLine="110"/>
              <w:rPr>
                <w:ins w:id="9582" w:author="t_竹沢 公佑" w:date="2019-09-18T15:40:00Z"/>
                <w:rFonts w:cs="Times New Roman"/>
                <w:sz w:val="22"/>
                <w:szCs w:val="22"/>
              </w:rPr>
            </w:pPr>
            <w:r w:rsidRPr="00226376">
              <w:rPr>
                <w:rFonts w:cs="Times New Roman" w:hint="eastAsia"/>
                <w:sz w:val="22"/>
                <w:szCs w:val="22"/>
              </w:rPr>
              <w:t xml:space="preserve">When </w:t>
            </w:r>
            <w:ins w:id="9583" w:author="t_竹沢 公佑" w:date="2019-10-05T16:01:00Z">
              <w:r w:rsidR="009B27F9">
                <w:rPr>
                  <w:rFonts w:cs="Times New Roman" w:hint="eastAsia"/>
                  <w:sz w:val="22"/>
                  <w:szCs w:val="22"/>
                </w:rPr>
                <w:t xml:space="preserve">this command </w:t>
              </w:r>
            </w:ins>
            <w:r w:rsidRPr="00226376">
              <w:rPr>
                <w:rFonts w:cs="Times New Roman" w:hint="eastAsia"/>
                <w:sz w:val="22"/>
                <w:szCs w:val="22"/>
              </w:rPr>
              <w:t>fail</w:t>
            </w:r>
            <w:ins w:id="9584" w:author="t_竹沢 公佑" w:date="2019-10-05T16:01:00Z">
              <w:r w:rsidR="009B27F9">
                <w:rPr>
                  <w:rFonts w:cs="Times New Roman" w:hint="eastAsia"/>
                  <w:sz w:val="22"/>
                  <w:szCs w:val="22"/>
                </w:rPr>
                <w:t>s</w:t>
              </w:r>
            </w:ins>
            <w:r w:rsidRPr="00226376">
              <w:rPr>
                <w:rFonts w:cs="Times New Roman" w:hint="eastAsia"/>
                <w:sz w:val="22"/>
                <w:szCs w:val="22"/>
              </w:rPr>
              <w:t xml:space="preserve"> to read or write internal register.</w:t>
            </w:r>
          </w:p>
          <w:p w:rsidR="0070113E" w:rsidRDefault="0070113E" w:rsidP="0070113E">
            <w:pPr>
              <w:spacing w:line="0" w:lineRule="atLeast"/>
              <w:ind w:right="1020" w:firstLineChars="50" w:firstLine="110"/>
              <w:rPr>
                <w:ins w:id="9585" w:author="t_竹沢 公佑" w:date="2019-09-18T15:40:00Z"/>
                <w:bCs/>
                <w:sz w:val="22"/>
                <w:szCs w:val="22"/>
              </w:rPr>
            </w:pPr>
            <w:ins w:id="9586" w:author="t_竹沢 公佑" w:date="2019-09-18T15:40:00Z">
              <w:r w:rsidRPr="00A033B7">
                <w:rPr>
                  <w:bCs/>
                  <w:sz w:val="22"/>
                  <w:szCs w:val="22"/>
                </w:rPr>
                <w:t>This errno means device driver can't control the device.</w:t>
              </w:r>
            </w:ins>
          </w:p>
          <w:p w:rsidR="0070113E" w:rsidRDefault="00AA1052" w:rsidP="0070113E">
            <w:pPr>
              <w:spacing w:line="0" w:lineRule="atLeast"/>
              <w:ind w:right="1020" w:firstLineChars="50" w:firstLine="110"/>
              <w:rPr>
                <w:ins w:id="9587" w:author="t_竹沢 公佑" w:date="2019-09-18T15:40:00Z"/>
                <w:bCs/>
                <w:sz w:val="22"/>
                <w:szCs w:val="22"/>
              </w:rPr>
            </w:pPr>
            <w:ins w:id="9588" w:author="t_竹沢 公佑" w:date="2019-09-18T15:40:00Z">
              <w:r>
                <w:rPr>
                  <w:bCs/>
                  <w:sz w:val="22"/>
                  <w:szCs w:val="22"/>
                </w:rPr>
                <w:t>If this error occu</w:t>
              </w:r>
              <w:r w:rsidR="0070113E" w:rsidRPr="00A033B7">
                <w:rPr>
                  <w:bCs/>
                  <w:sz w:val="22"/>
                  <w:szCs w:val="22"/>
                </w:rPr>
                <w:t>rs often, it may be hardware error is happen</w:t>
              </w:r>
            </w:ins>
            <w:ins w:id="9589" w:author="t_竹沢 公佑" w:date="2019-10-05T17:02:00Z">
              <w:r>
                <w:rPr>
                  <w:rFonts w:hint="eastAsia"/>
                  <w:bCs/>
                  <w:sz w:val="22"/>
                  <w:szCs w:val="22"/>
                </w:rPr>
                <w:t>e</w:t>
              </w:r>
            </w:ins>
            <w:ins w:id="9590" w:author="t_竹沢 公佑" w:date="2019-09-18T15:40:00Z">
              <w:r w:rsidR="0070113E" w:rsidRPr="00A033B7">
                <w:rPr>
                  <w:bCs/>
                  <w:sz w:val="22"/>
                  <w:szCs w:val="22"/>
                </w:rPr>
                <w:t>d.</w:t>
              </w:r>
            </w:ins>
          </w:p>
          <w:p w:rsidR="0070113E" w:rsidRPr="00F411DC" w:rsidRDefault="0070113E" w:rsidP="00F411DC">
            <w:pPr>
              <w:spacing w:line="0" w:lineRule="atLeast"/>
              <w:ind w:right="1020" w:firstLineChars="50" w:firstLine="110"/>
              <w:rPr>
                <w:rFonts w:cs="Times New Roman"/>
                <w:sz w:val="22"/>
                <w:szCs w:val="22"/>
              </w:rPr>
            </w:pPr>
            <w:ins w:id="9591" w:author="t_竹沢 公佑" w:date="2019-09-18T15:40:00Z">
              <w:r w:rsidRPr="00A033B7">
                <w:rPr>
                  <w:bCs/>
                  <w:sz w:val="22"/>
                  <w:szCs w:val="22"/>
                </w:rPr>
                <w:t>Please execute cold-reboot and try again.</w:t>
              </w:r>
            </w:ins>
          </w:p>
        </w:tc>
      </w:tr>
    </w:tbl>
    <w:p w:rsidR="00226376" w:rsidDel="00EF5229" w:rsidRDefault="00226376" w:rsidP="00226376">
      <w:pPr>
        <w:spacing w:line="0" w:lineRule="atLeast"/>
        <w:ind w:right="1020"/>
        <w:rPr>
          <w:del w:id="9592" w:author="t_竹沢 公佑" w:date="2020-08-20T10:20:00Z"/>
        </w:rPr>
      </w:pPr>
    </w:p>
    <w:p w:rsidR="00DF1C7C" w:rsidRPr="00226376" w:rsidDel="00EF5229" w:rsidRDefault="00DF1C7C">
      <w:pPr>
        <w:spacing w:line="0" w:lineRule="atLeast"/>
        <w:ind w:right="1020"/>
        <w:rPr>
          <w:del w:id="9593" w:author="t_竹沢 公佑" w:date="2020-08-20T10:20:00Z"/>
        </w:rPr>
      </w:pPr>
    </w:p>
    <w:p w:rsidR="001E5F9B" w:rsidRDefault="001E5F9B" w:rsidP="001E5F9B">
      <w:del w:id="9594" w:author="t_竹沢 公佑" w:date="2020-08-20T10:20:00Z">
        <w:r w:rsidDel="00EF5229">
          <w:br w:type="page"/>
        </w:r>
      </w:del>
    </w:p>
    <w:p w:rsidR="001E5F9B" w:rsidRDefault="001E5F9B" w:rsidP="00B862C9">
      <w:pPr>
        <w:pStyle w:val="3"/>
      </w:pPr>
      <w:bookmarkStart w:id="9595" w:name="_Ref12958355"/>
      <w:bookmarkStart w:id="9596" w:name="_Ref12958364"/>
      <w:bookmarkStart w:id="9597" w:name="_Ref12959041"/>
      <w:bookmarkStart w:id="9598" w:name="_Ref12959048"/>
      <w:bookmarkStart w:id="9599" w:name="_Toc63179450"/>
      <w:r>
        <w:t>GET_</w:t>
      </w:r>
      <w:r>
        <w:rPr>
          <w:rFonts w:hint="eastAsia"/>
        </w:rPr>
        <w:t>SEU_STATUS</w:t>
      </w:r>
      <w:bookmarkEnd w:id="9595"/>
      <w:bookmarkEnd w:id="9596"/>
      <w:bookmarkEnd w:id="9597"/>
      <w:bookmarkEnd w:id="9598"/>
      <w:bookmarkEnd w:id="95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4"/>
        <w:gridCol w:w="2126"/>
        <w:gridCol w:w="1843"/>
        <w:tblGridChange w:id="9600">
          <w:tblGrid>
            <w:gridCol w:w="1172"/>
            <w:gridCol w:w="1204"/>
            <w:gridCol w:w="3544"/>
            <w:gridCol w:w="2126"/>
            <w:gridCol w:w="1843"/>
          </w:tblGrid>
        </w:tblGridChange>
      </w:tblGrid>
      <w:tr w:rsidR="001E5F9B" w:rsidTr="00B1490B">
        <w:tc>
          <w:tcPr>
            <w:tcW w:w="2376" w:type="dxa"/>
            <w:gridSpan w:val="2"/>
          </w:tcPr>
          <w:p w:rsidR="001E5F9B" w:rsidRDefault="001E5F9B" w:rsidP="00B1490B">
            <w:pPr>
              <w:spacing w:line="0" w:lineRule="atLeast"/>
              <w:ind w:right="1020"/>
              <w:rPr>
                <w:sz w:val="22"/>
                <w:szCs w:val="22"/>
              </w:rPr>
            </w:pPr>
            <w:r>
              <w:rPr>
                <w:rFonts w:hint="eastAsia"/>
                <w:sz w:val="22"/>
                <w:szCs w:val="22"/>
              </w:rPr>
              <w:t>ItemID</w:t>
            </w:r>
          </w:p>
        </w:tc>
        <w:tc>
          <w:tcPr>
            <w:tcW w:w="3544" w:type="dxa"/>
          </w:tcPr>
          <w:p w:rsidR="001E5F9B" w:rsidRDefault="001E5F9B" w:rsidP="005F6B96">
            <w:pPr>
              <w:spacing w:line="0" w:lineRule="atLeast"/>
              <w:ind w:right="1020"/>
              <w:rPr>
                <w:sz w:val="22"/>
                <w:szCs w:val="22"/>
              </w:rPr>
            </w:pPr>
            <w:r>
              <w:rPr>
                <w:sz w:val="22"/>
                <w:szCs w:val="22"/>
              </w:rPr>
              <w:t>GET_</w:t>
            </w:r>
            <w:r>
              <w:rPr>
                <w:rFonts w:hint="eastAsia"/>
                <w:sz w:val="22"/>
                <w:szCs w:val="22"/>
              </w:rPr>
              <w:t>SEU_STATUS_ID</w:t>
            </w:r>
            <w:r>
              <w:rPr>
                <w:sz w:val="22"/>
                <w:szCs w:val="22"/>
              </w:rPr>
              <w:t xml:space="preserve"> </w:t>
            </w:r>
          </w:p>
        </w:tc>
        <w:tc>
          <w:tcPr>
            <w:tcW w:w="2126" w:type="dxa"/>
          </w:tcPr>
          <w:p w:rsidR="001E5F9B" w:rsidRDefault="001E5F9B" w:rsidP="00B1490B">
            <w:pPr>
              <w:spacing w:line="0" w:lineRule="atLeast"/>
              <w:ind w:right="-108"/>
              <w:rPr>
                <w:sz w:val="22"/>
                <w:szCs w:val="22"/>
              </w:rPr>
            </w:pPr>
            <w:r>
              <w:rPr>
                <w:rFonts w:hint="eastAsia"/>
                <w:sz w:val="22"/>
                <w:szCs w:val="22"/>
              </w:rPr>
              <w:t>0x0000 0E00</w:t>
            </w:r>
          </w:p>
        </w:tc>
        <w:tc>
          <w:tcPr>
            <w:tcW w:w="1843" w:type="dxa"/>
          </w:tcPr>
          <w:p w:rsidR="001E5F9B" w:rsidRDefault="001E5F9B" w:rsidP="00B1490B">
            <w:pPr>
              <w:spacing w:line="0" w:lineRule="atLeast"/>
              <w:ind w:right="1020"/>
              <w:rPr>
                <w:sz w:val="22"/>
                <w:szCs w:val="22"/>
              </w:rPr>
            </w:pPr>
          </w:p>
        </w:tc>
      </w:tr>
      <w:tr w:rsidR="001E5F9B" w:rsidTr="00B1490B">
        <w:tc>
          <w:tcPr>
            <w:tcW w:w="2376" w:type="dxa"/>
            <w:gridSpan w:val="2"/>
          </w:tcPr>
          <w:p w:rsidR="001E5F9B" w:rsidRDefault="001E5F9B" w:rsidP="00B1490B">
            <w:pPr>
              <w:spacing w:line="0" w:lineRule="atLeast"/>
              <w:ind w:right="1020"/>
              <w:rPr>
                <w:sz w:val="22"/>
                <w:szCs w:val="22"/>
              </w:rPr>
            </w:pPr>
            <w:r>
              <w:rPr>
                <w:rFonts w:cs="Times New Roman"/>
                <w:sz w:val="22"/>
                <w:szCs w:val="22"/>
              </w:rPr>
              <w:t>Description</w:t>
            </w:r>
          </w:p>
        </w:tc>
        <w:tc>
          <w:tcPr>
            <w:tcW w:w="7513" w:type="dxa"/>
            <w:gridSpan w:val="3"/>
          </w:tcPr>
          <w:p w:rsidR="001E5F9B" w:rsidRDefault="003A7BE1" w:rsidP="00B1490B">
            <w:pPr>
              <w:widowControl w:val="0"/>
              <w:autoSpaceDE w:val="0"/>
              <w:autoSpaceDN w:val="0"/>
              <w:adjustRightInd w:val="0"/>
              <w:spacing w:line="0" w:lineRule="atLeast"/>
              <w:rPr>
                <w:ins w:id="9601" w:author="t_竹沢 公佑" w:date="2019-08-22T21:50:00Z"/>
                <w:rFonts w:cs="Times New Roman"/>
                <w:sz w:val="22"/>
                <w:szCs w:val="22"/>
              </w:rPr>
            </w:pPr>
            <w:ins w:id="9602" w:author="t_竹沢 公佑" w:date="2019-10-05T16:02:00Z">
              <w:r>
                <w:rPr>
                  <w:rFonts w:cs="Times New Roman" w:hint="eastAsia"/>
                  <w:sz w:val="22"/>
                  <w:szCs w:val="22"/>
                </w:rPr>
                <w:t xml:space="preserve">Read </w:t>
              </w:r>
            </w:ins>
            <w:del w:id="9603" w:author="t_竹沢 公佑" w:date="2019-10-05T16:02:00Z">
              <w:r w:rsidR="001E5F9B" w:rsidDel="003A7BE1">
                <w:rPr>
                  <w:rFonts w:cs="Times New Roman" w:hint="eastAsia"/>
                  <w:sz w:val="22"/>
                  <w:szCs w:val="22"/>
                </w:rPr>
                <w:delText>Retri</w:delText>
              </w:r>
            </w:del>
            <w:ins w:id="9604" w:author="s_佐野 光" w:date="2019-08-21T11:27:00Z">
              <w:del w:id="9605" w:author="t_竹沢 公佑" w:date="2019-10-05T16:02:00Z">
                <w:r w:rsidR="00BA0973" w:rsidDel="003A7BE1">
                  <w:rPr>
                    <w:rFonts w:cs="Times New Roman" w:hint="eastAsia"/>
                    <w:sz w:val="22"/>
                    <w:szCs w:val="22"/>
                  </w:rPr>
                  <w:delText>e</w:delText>
                </w:r>
              </w:del>
            </w:ins>
            <w:del w:id="9606" w:author="t_竹沢 公佑" w:date="2019-10-05T16:02:00Z">
              <w:r w:rsidR="001E5F9B" w:rsidDel="003A7BE1">
                <w:rPr>
                  <w:rFonts w:cs="Times New Roman" w:hint="eastAsia"/>
                  <w:sz w:val="22"/>
                  <w:szCs w:val="22"/>
                </w:rPr>
                <w:delText xml:space="preserve">ve </w:delText>
              </w:r>
            </w:del>
            <w:r w:rsidR="001E5F9B">
              <w:rPr>
                <w:rFonts w:cs="Times New Roman" w:hint="eastAsia"/>
                <w:sz w:val="22"/>
                <w:szCs w:val="22"/>
              </w:rPr>
              <w:t>SEU function module status.</w:t>
            </w:r>
          </w:p>
          <w:p w:rsidR="008257D7" w:rsidRPr="005F6B96" w:rsidRDefault="008257D7" w:rsidP="00B1490B">
            <w:pPr>
              <w:widowControl w:val="0"/>
              <w:autoSpaceDE w:val="0"/>
              <w:autoSpaceDN w:val="0"/>
              <w:adjustRightInd w:val="0"/>
              <w:spacing w:line="0" w:lineRule="atLeast"/>
              <w:rPr>
                <w:rFonts w:cs="Times New Roman"/>
                <w:sz w:val="22"/>
                <w:szCs w:val="22"/>
              </w:rPr>
            </w:pPr>
            <w:ins w:id="9607" w:author="t_竹沢 公佑" w:date="2019-08-22T21:50:00Z">
              <w:r>
                <w:rPr>
                  <w:rFonts w:hint="eastAsia"/>
                  <w:sz w:val="22"/>
                  <w:szCs w:val="22"/>
                  <w:lang w:val="en"/>
                </w:rPr>
                <w:t xml:space="preserve">For the detail of SEU function module, please </w:t>
              </w:r>
              <w:r w:rsidRPr="003A7BE1">
                <w:rPr>
                  <w:sz w:val="22"/>
                  <w:szCs w:val="22"/>
                  <w:lang w:val="en"/>
                </w:rPr>
                <w:t xml:space="preserve">refer </w:t>
              </w:r>
              <w:r w:rsidRPr="003A7BE1">
                <w:rPr>
                  <w:b/>
                  <w:sz w:val="22"/>
                  <w:szCs w:val="22"/>
                  <w:lang w:val="en"/>
                </w:rPr>
                <w:t>“</w:t>
              </w:r>
              <w:r w:rsidRPr="00122B52">
                <w:rPr>
                  <w:b/>
                  <w:sz w:val="22"/>
                  <w:szCs w:val="22"/>
                  <w:lang w:val="en"/>
                </w:rPr>
                <w:fldChar w:fldCharType="begin"/>
              </w:r>
              <w:r w:rsidRPr="003A7BE1">
                <w:rPr>
                  <w:b/>
                  <w:sz w:val="22"/>
                  <w:szCs w:val="22"/>
                  <w:lang w:val="en"/>
                </w:rPr>
                <w:instrText xml:space="preserve"> REF _Ref17401304 \r \h  \* MERGEFORMAT </w:instrText>
              </w:r>
            </w:ins>
            <w:r w:rsidRPr="00122B52">
              <w:rPr>
                <w:b/>
                <w:sz w:val="22"/>
                <w:szCs w:val="22"/>
                <w:lang w:val="en"/>
              </w:rPr>
            </w:r>
            <w:ins w:id="9608" w:author="t_竹沢 公佑" w:date="2019-08-22T21:50:00Z">
              <w:r w:rsidRPr="00122B52">
                <w:rPr>
                  <w:b/>
                  <w:sz w:val="22"/>
                  <w:szCs w:val="22"/>
                  <w:lang w:val="en"/>
                  <w:rPrChange w:id="9609" w:author="t_竹沢 公佑" w:date="2019-10-05T16:03:00Z">
                    <w:rPr>
                      <w:b/>
                      <w:sz w:val="22"/>
                      <w:szCs w:val="22"/>
                      <w:lang w:val="en"/>
                    </w:rPr>
                  </w:rPrChange>
                </w:rPr>
                <w:fldChar w:fldCharType="separate"/>
              </w:r>
            </w:ins>
            <w:ins w:id="9610" w:author="t_竹沢 公佑" w:date="2021-02-02T17:29:00Z">
              <w:r w:rsidR="000B4FA1">
                <w:rPr>
                  <w:b/>
                  <w:sz w:val="22"/>
                  <w:szCs w:val="22"/>
                  <w:lang w:val="en"/>
                </w:rPr>
                <w:t>7.3</w:t>
              </w:r>
            </w:ins>
            <w:ins w:id="9611" w:author="t_竹沢 公佑" w:date="2019-08-22T21:50:00Z">
              <w:r w:rsidRPr="00122B52">
                <w:rPr>
                  <w:b/>
                  <w:sz w:val="22"/>
                  <w:szCs w:val="22"/>
                  <w:lang w:val="en"/>
                </w:rPr>
                <w:fldChar w:fldCharType="end"/>
              </w:r>
              <w:r w:rsidRPr="003A7BE1">
                <w:rPr>
                  <w:b/>
                  <w:sz w:val="22"/>
                  <w:szCs w:val="22"/>
                  <w:lang w:val="en"/>
                </w:rPr>
                <w:t xml:space="preserve"> </w:t>
              </w:r>
              <w:r w:rsidRPr="00122B52">
                <w:rPr>
                  <w:b/>
                  <w:sz w:val="22"/>
                  <w:szCs w:val="22"/>
                  <w:lang w:val="en"/>
                </w:rPr>
                <w:fldChar w:fldCharType="begin"/>
              </w:r>
              <w:r w:rsidRPr="003A7BE1">
                <w:rPr>
                  <w:b/>
                  <w:sz w:val="22"/>
                  <w:szCs w:val="22"/>
                  <w:lang w:val="en"/>
                </w:rPr>
                <w:instrText xml:space="preserve"> REF _Ref17401712 \h  \* MERGEFORMAT </w:instrText>
              </w:r>
            </w:ins>
            <w:r w:rsidRPr="00122B52">
              <w:rPr>
                <w:b/>
                <w:sz w:val="22"/>
                <w:szCs w:val="22"/>
                <w:lang w:val="en"/>
              </w:rPr>
            </w:r>
            <w:ins w:id="9612" w:author="t_竹沢 公佑" w:date="2019-08-22T21:50:00Z">
              <w:r w:rsidRPr="00122B52">
                <w:rPr>
                  <w:b/>
                  <w:sz w:val="22"/>
                  <w:szCs w:val="22"/>
                  <w:lang w:val="en"/>
                  <w:rPrChange w:id="9613" w:author="t_竹沢 公佑" w:date="2019-10-05T16:03:00Z">
                    <w:rPr>
                      <w:b/>
                      <w:sz w:val="22"/>
                      <w:szCs w:val="22"/>
                      <w:lang w:val="en"/>
                    </w:rPr>
                  </w:rPrChange>
                </w:rPr>
                <w:fldChar w:fldCharType="separate"/>
              </w:r>
            </w:ins>
            <w:ins w:id="9614" w:author="t_竹沢 公佑" w:date="2021-02-02T17:29:00Z">
              <w:r w:rsidR="000B4FA1" w:rsidRPr="000B4FA1">
                <w:rPr>
                  <w:b/>
                  <w:sz w:val="22"/>
                  <w:szCs w:val="22"/>
                  <w:u w:val="single"/>
                  <w:rPrChange w:id="9615" w:author="t_竹沢 公佑" w:date="2021-02-02T17:29:00Z">
                    <w:rPr>
                      <w:u w:val="single"/>
                    </w:rPr>
                  </w:rPrChange>
                </w:rPr>
                <w:t>SEU Mitigation</w:t>
              </w:r>
            </w:ins>
            <w:ins w:id="9616" w:author="t_竹沢 公佑" w:date="2019-08-22T21:50:00Z">
              <w:r w:rsidRPr="00122B52">
                <w:rPr>
                  <w:b/>
                  <w:sz w:val="22"/>
                  <w:szCs w:val="22"/>
                  <w:lang w:val="en"/>
                </w:rPr>
                <w:fldChar w:fldCharType="end"/>
              </w:r>
              <w:r w:rsidRPr="003A7BE1">
                <w:rPr>
                  <w:b/>
                  <w:sz w:val="22"/>
                  <w:szCs w:val="22"/>
                  <w:lang w:val="en"/>
                </w:rPr>
                <w:t>”</w:t>
              </w:r>
              <w:r w:rsidRPr="003A7BE1">
                <w:rPr>
                  <w:sz w:val="22"/>
                  <w:szCs w:val="22"/>
                  <w:lang w:val="en"/>
                </w:rPr>
                <w:t>.</w:t>
              </w:r>
            </w:ins>
          </w:p>
        </w:tc>
      </w:tr>
      <w:tr w:rsidR="001E5F9B" w:rsidTr="00B1490B">
        <w:tc>
          <w:tcPr>
            <w:tcW w:w="2376" w:type="dxa"/>
            <w:gridSpan w:val="2"/>
          </w:tcPr>
          <w:p w:rsidR="001E5F9B" w:rsidRDefault="001E5F9B" w:rsidP="00B1490B">
            <w:pPr>
              <w:spacing w:line="0" w:lineRule="atLeast"/>
              <w:ind w:right="1020"/>
              <w:rPr>
                <w:sz w:val="22"/>
                <w:szCs w:val="22"/>
              </w:rPr>
            </w:pPr>
            <w:r>
              <w:rPr>
                <w:rFonts w:cs="Times New Roman"/>
                <w:sz w:val="22"/>
                <w:szCs w:val="22"/>
              </w:rPr>
              <w:t>Update Rate</w:t>
            </w:r>
          </w:p>
        </w:tc>
        <w:tc>
          <w:tcPr>
            <w:tcW w:w="7513" w:type="dxa"/>
            <w:gridSpan w:val="3"/>
          </w:tcPr>
          <w:p w:rsidR="001E5F9B" w:rsidRDefault="001E5F9B" w:rsidP="00B1490B">
            <w:pPr>
              <w:spacing w:line="0" w:lineRule="atLeast"/>
              <w:ind w:right="-108"/>
              <w:rPr>
                <w:rFonts w:cs="Times New Roman"/>
                <w:sz w:val="22"/>
                <w:szCs w:val="22"/>
              </w:rPr>
            </w:pPr>
            <w:r>
              <w:rPr>
                <w:rFonts w:cs="Times New Roman"/>
                <w:sz w:val="22"/>
                <w:szCs w:val="22"/>
              </w:rPr>
              <w:t>R</w:t>
            </w:r>
            <w:r>
              <w:rPr>
                <w:rFonts w:cs="Times New Roman" w:hint="eastAsia"/>
                <w:sz w:val="22"/>
                <w:szCs w:val="22"/>
              </w:rPr>
              <w:t>eal time</w:t>
            </w:r>
          </w:p>
          <w:p w:rsidR="000C117E" w:rsidRDefault="000C117E">
            <w:pPr>
              <w:spacing w:line="0" w:lineRule="atLeast"/>
              <w:ind w:right="-108"/>
              <w:rPr>
                <w:rFonts w:cs="Times New Roman"/>
                <w:sz w:val="22"/>
                <w:szCs w:val="22"/>
              </w:rPr>
            </w:pPr>
            <w:r>
              <w:rPr>
                <w:rFonts w:hint="eastAsia"/>
                <w:sz w:val="22"/>
                <w:szCs w:val="22"/>
              </w:rPr>
              <w:t xml:space="preserve">(FPGA updates these items in real time. Every time this </w:t>
            </w:r>
            <w:ins w:id="9617" w:author="t_竹沢 公佑" w:date="2019-10-07T03:23:00Z">
              <w:r w:rsidR="00634F41">
                <w:rPr>
                  <w:rFonts w:hint="eastAsia"/>
                  <w:sz w:val="22"/>
                  <w:szCs w:val="22"/>
                </w:rPr>
                <w:t xml:space="preserve">command </w:t>
              </w:r>
            </w:ins>
            <w:del w:id="9618" w:author="t_竹沢 公佑" w:date="2019-10-07T03:23:00Z">
              <w:r w:rsidDel="00634F41">
                <w:rPr>
                  <w:rFonts w:hint="eastAsia"/>
                  <w:sz w:val="22"/>
                  <w:szCs w:val="22"/>
                </w:rPr>
                <w:delText xml:space="preserve">function </w:delText>
              </w:r>
            </w:del>
            <w:r>
              <w:rPr>
                <w:rFonts w:hint="eastAsia"/>
                <w:sz w:val="22"/>
                <w:szCs w:val="22"/>
              </w:rPr>
              <w:t xml:space="preserve">is called, it </w:t>
            </w:r>
            <w:ins w:id="9619" w:author="t_竹沢 公佑" w:date="2019-10-05T16:22:00Z">
              <w:r w:rsidR="00967D42">
                <w:rPr>
                  <w:rFonts w:hint="eastAsia"/>
                  <w:sz w:val="22"/>
                  <w:szCs w:val="22"/>
                </w:rPr>
                <w:t>read</w:t>
              </w:r>
            </w:ins>
            <w:del w:id="9620" w:author="t_竹沢 公佑" w:date="2019-10-05T16:22:00Z">
              <w:r w:rsidDel="00967D42">
                <w:rPr>
                  <w:sz w:val="22"/>
                  <w:szCs w:val="22"/>
                </w:rPr>
                <w:delText>retrieve</w:delText>
              </w:r>
            </w:del>
            <w:r>
              <w:rPr>
                <w:rFonts w:hint="eastAsia"/>
                <w:sz w:val="22"/>
                <w:szCs w:val="22"/>
              </w:rPr>
              <w:t>s values from FPGA.)</w:t>
            </w:r>
          </w:p>
        </w:tc>
      </w:tr>
      <w:tr w:rsidR="001E5F9B" w:rsidTr="00B1490B">
        <w:tc>
          <w:tcPr>
            <w:tcW w:w="2376" w:type="dxa"/>
            <w:gridSpan w:val="2"/>
          </w:tcPr>
          <w:p w:rsidR="001E5F9B" w:rsidRDefault="001E5F9B" w:rsidP="00B1490B">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1E5F9B" w:rsidRDefault="001E5F9B" w:rsidP="00B1490B">
            <w:pPr>
              <w:spacing w:line="0" w:lineRule="atLeast"/>
              <w:ind w:right="1020"/>
              <w:rPr>
                <w:sz w:val="22"/>
                <w:szCs w:val="22"/>
              </w:rPr>
            </w:pPr>
            <w:r>
              <w:rPr>
                <w:rFonts w:hint="eastAsia"/>
                <w:sz w:val="22"/>
                <w:szCs w:val="22"/>
              </w:rPr>
              <w:t>No</w:t>
            </w:r>
          </w:p>
        </w:tc>
      </w:tr>
      <w:tr w:rsidR="00595E56" w:rsidTr="00596636">
        <w:tc>
          <w:tcPr>
            <w:tcW w:w="2376" w:type="dxa"/>
            <w:gridSpan w:val="2"/>
          </w:tcPr>
          <w:p w:rsidR="00595E56" w:rsidRPr="003A7BE1" w:rsidRDefault="00596636" w:rsidP="00596636">
            <w:pPr>
              <w:pStyle w:val="afa"/>
              <w:rPr>
                <w:sz w:val="22"/>
                <w:szCs w:val="22"/>
                <w:rPrChange w:id="9621" w:author="t_竹沢 公佑" w:date="2019-10-05T16:03:00Z">
                  <w:rPr/>
                </w:rPrChange>
              </w:rPr>
            </w:pPr>
            <w:r w:rsidRPr="003A7BE1">
              <w:rPr>
                <w:sz w:val="22"/>
                <w:szCs w:val="22"/>
                <w:rPrChange w:id="9622" w:author="t_竹沢 公佑" w:date="2019-10-05T16:03:00Z">
                  <w:rPr/>
                </w:rPrChange>
              </w:rPr>
              <w:t>Synchronization</w:t>
            </w:r>
          </w:p>
        </w:tc>
        <w:tc>
          <w:tcPr>
            <w:tcW w:w="7513" w:type="dxa"/>
            <w:gridSpan w:val="3"/>
          </w:tcPr>
          <w:p w:rsidR="00595E56" w:rsidRPr="003A7BE1" w:rsidRDefault="00AC7296" w:rsidP="00596636">
            <w:pPr>
              <w:pStyle w:val="afa"/>
              <w:rPr>
                <w:sz w:val="22"/>
                <w:szCs w:val="22"/>
                <w:rPrChange w:id="9623" w:author="t_竹沢 公佑" w:date="2019-10-05T16:03:00Z">
                  <w:rPr/>
                </w:rPrChange>
              </w:rPr>
            </w:pPr>
            <w:r w:rsidRPr="003A7BE1">
              <w:rPr>
                <w:sz w:val="22"/>
                <w:szCs w:val="22"/>
                <w:rPrChange w:id="9624" w:author="t_竹沢 公佑" w:date="2019-10-05T16:03:00Z">
                  <w:rPr/>
                </w:rPrChange>
              </w:rPr>
              <w:t>S</w:t>
            </w:r>
            <w:r w:rsidR="00595E56" w:rsidRPr="003A7BE1">
              <w:rPr>
                <w:sz w:val="22"/>
                <w:szCs w:val="22"/>
                <w:rPrChange w:id="9625" w:author="t_竹沢 公佑" w:date="2019-10-05T16:03:00Z">
                  <w:rPr/>
                </w:rPrChange>
              </w:rPr>
              <w:t>ynchronous</w:t>
            </w:r>
            <w:ins w:id="9626" w:author="t_竹沢 公佑" w:date="2019-09-18T15:42:00Z">
              <w:r w:rsidR="0070113E" w:rsidRPr="003A7BE1">
                <w:rPr>
                  <w:sz w:val="22"/>
                  <w:szCs w:val="22"/>
                  <w:rPrChange w:id="9627" w:author="t_竹沢 公佑" w:date="2019-10-05T16:03:00Z">
                    <w:rPr/>
                  </w:rPrChange>
                </w:rPr>
                <w:t xml:space="preserve"> (</w:t>
              </w:r>
            </w:ins>
            <w:ins w:id="9628" w:author="t_竹沢 公佑" w:date="2019-09-18T15:43:00Z">
              <w:r w:rsidR="0070113E" w:rsidRPr="003A7BE1">
                <w:rPr>
                  <w:sz w:val="22"/>
                  <w:szCs w:val="22"/>
                  <w:rPrChange w:id="9629" w:author="t_竹沢 公佑" w:date="2019-10-05T16:03:00Z">
                    <w:rPr/>
                  </w:rPrChange>
                </w:rPr>
                <w:t>*4</w:t>
              </w:r>
            </w:ins>
            <w:ins w:id="9630" w:author="t_竹沢 公佑" w:date="2019-09-18T15:42:00Z">
              <w:r w:rsidR="0070113E" w:rsidRPr="003A7BE1">
                <w:rPr>
                  <w:sz w:val="22"/>
                  <w:szCs w:val="22"/>
                  <w:rPrChange w:id="9631" w:author="t_竹沢 公佑" w:date="2019-10-05T16:03:00Z">
                    <w:rPr/>
                  </w:rPrChange>
                </w:rPr>
                <w:t>)</w:t>
              </w:r>
            </w:ins>
          </w:p>
        </w:tc>
      </w:tr>
      <w:tr w:rsidR="001E41D0" w:rsidTr="00067B9E">
        <w:trPr>
          <w:trHeight w:val="190"/>
        </w:trPr>
        <w:tc>
          <w:tcPr>
            <w:tcW w:w="1172" w:type="dxa"/>
            <w:vMerge w:val="restart"/>
          </w:tcPr>
          <w:p w:rsidR="001E41D0" w:rsidRPr="003A7BE1" w:rsidRDefault="001E41D0" w:rsidP="00067B9E">
            <w:pPr>
              <w:pStyle w:val="afa"/>
              <w:rPr>
                <w:sz w:val="22"/>
                <w:szCs w:val="22"/>
                <w:rPrChange w:id="9632" w:author="t_竹沢 公佑" w:date="2019-10-05T16:03:00Z">
                  <w:rPr/>
                </w:rPrChange>
              </w:rPr>
            </w:pPr>
            <w:r w:rsidRPr="003A7BE1">
              <w:rPr>
                <w:sz w:val="22"/>
                <w:szCs w:val="22"/>
                <w:rPrChange w:id="9633" w:author="t_竹沢 公佑" w:date="2019-10-05T16:03:00Z">
                  <w:rPr/>
                </w:rPrChange>
              </w:rPr>
              <w:t>Data</w:t>
            </w:r>
          </w:p>
        </w:tc>
        <w:tc>
          <w:tcPr>
            <w:tcW w:w="1204" w:type="dxa"/>
          </w:tcPr>
          <w:p w:rsidR="001E41D0" w:rsidRPr="003A7BE1" w:rsidRDefault="001E41D0" w:rsidP="00067B9E">
            <w:pPr>
              <w:rPr>
                <w:sz w:val="22"/>
                <w:szCs w:val="22"/>
                <w:rPrChange w:id="9634" w:author="t_竹沢 公佑" w:date="2019-10-05T16:03:00Z">
                  <w:rPr/>
                </w:rPrChange>
              </w:rPr>
            </w:pPr>
            <w:r w:rsidRPr="003A7BE1">
              <w:rPr>
                <w:sz w:val="22"/>
                <w:szCs w:val="22"/>
                <w:rPrChange w:id="9635" w:author="t_竹沢 公佑" w:date="2019-10-05T16:03:00Z">
                  <w:rPr/>
                </w:rPrChange>
              </w:rPr>
              <w:t>Size</w:t>
            </w:r>
          </w:p>
        </w:tc>
        <w:tc>
          <w:tcPr>
            <w:tcW w:w="7513" w:type="dxa"/>
            <w:gridSpan w:val="3"/>
          </w:tcPr>
          <w:p w:rsidR="001E41D0" w:rsidRDefault="001E41D0" w:rsidP="00067B9E">
            <w:pPr>
              <w:rPr>
                <w:sz w:val="22"/>
                <w:szCs w:val="22"/>
              </w:rPr>
            </w:pPr>
            <w:r>
              <w:rPr>
                <w:rFonts w:hint="eastAsia"/>
                <w:sz w:val="22"/>
                <w:szCs w:val="22"/>
              </w:rPr>
              <w:t>8Bytes</w:t>
            </w:r>
          </w:p>
        </w:tc>
      </w:tr>
      <w:tr w:rsidR="001E41D0" w:rsidTr="00067B9E">
        <w:trPr>
          <w:trHeight w:val="238"/>
        </w:trPr>
        <w:tc>
          <w:tcPr>
            <w:tcW w:w="1172" w:type="dxa"/>
            <w:vMerge/>
          </w:tcPr>
          <w:p w:rsidR="001E41D0" w:rsidRPr="003A7BE1" w:rsidRDefault="001E41D0" w:rsidP="00067B9E">
            <w:pPr>
              <w:pStyle w:val="afa"/>
              <w:rPr>
                <w:sz w:val="22"/>
                <w:szCs w:val="22"/>
                <w:rPrChange w:id="9636" w:author="t_竹沢 公佑" w:date="2019-10-05T16:03:00Z">
                  <w:rPr/>
                </w:rPrChange>
              </w:rPr>
            </w:pPr>
          </w:p>
        </w:tc>
        <w:tc>
          <w:tcPr>
            <w:tcW w:w="1204" w:type="dxa"/>
          </w:tcPr>
          <w:p w:rsidR="001E41D0" w:rsidRPr="003A7BE1" w:rsidRDefault="001E41D0" w:rsidP="00067B9E">
            <w:pPr>
              <w:rPr>
                <w:sz w:val="22"/>
                <w:szCs w:val="22"/>
                <w:rPrChange w:id="9637" w:author="t_竹沢 公佑" w:date="2019-10-05T16:03:00Z">
                  <w:rPr/>
                </w:rPrChange>
              </w:rPr>
            </w:pPr>
            <w:r w:rsidRPr="003A7BE1">
              <w:rPr>
                <w:sz w:val="22"/>
                <w:szCs w:val="22"/>
                <w:rPrChange w:id="9638" w:author="t_竹沢 公佑" w:date="2019-10-05T16:03:00Z">
                  <w:rPr/>
                </w:rPrChange>
              </w:rPr>
              <w:t>Reset</w:t>
            </w:r>
          </w:p>
        </w:tc>
        <w:tc>
          <w:tcPr>
            <w:tcW w:w="7513" w:type="dxa"/>
            <w:gridSpan w:val="3"/>
          </w:tcPr>
          <w:p w:rsidR="001E41D0" w:rsidRDefault="001E41D0" w:rsidP="00067B9E">
            <w:pPr>
              <w:rPr>
                <w:sz w:val="22"/>
                <w:szCs w:val="22"/>
              </w:rPr>
            </w:pPr>
            <w:ins w:id="9639" w:author="t_竹沢 公佑" w:date="2020-06-01T13:08:00Z">
              <w:r>
                <w:rPr>
                  <w:rFonts w:hint="eastAsia"/>
                  <w:sz w:val="22"/>
                  <w:szCs w:val="22"/>
                </w:rPr>
                <w:t>RESET_DFR</w:t>
              </w:r>
            </w:ins>
            <w:del w:id="9640" w:author="t_竹沢 公佑" w:date="2019-10-06T18:37:00Z">
              <w:r w:rsidDel="001B605B">
                <w:rPr>
                  <w:rFonts w:hint="eastAsia"/>
                  <w:sz w:val="22"/>
                  <w:szCs w:val="22"/>
                </w:rPr>
                <w:delText>-</w:delText>
              </w:r>
            </w:del>
          </w:p>
        </w:tc>
      </w:tr>
      <w:tr w:rsidR="001E41D0" w:rsidRPr="00AC5086" w:rsidTr="00067B9E">
        <w:trPr>
          <w:trHeight w:val="238"/>
        </w:trPr>
        <w:tc>
          <w:tcPr>
            <w:tcW w:w="1172" w:type="dxa"/>
            <w:vMerge/>
          </w:tcPr>
          <w:p w:rsidR="001E41D0" w:rsidRPr="003A7BE1" w:rsidRDefault="001E41D0" w:rsidP="00067B9E">
            <w:pPr>
              <w:pStyle w:val="afa"/>
              <w:rPr>
                <w:sz w:val="22"/>
                <w:szCs w:val="22"/>
                <w:rPrChange w:id="9641" w:author="t_竹沢 公佑" w:date="2019-10-05T16:03:00Z">
                  <w:rPr/>
                </w:rPrChange>
              </w:rPr>
            </w:pPr>
          </w:p>
        </w:tc>
        <w:tc>
          <w:tcPr>
            <w:tcW w:w="1204" w:type="dxa"/>
          </w:tcPr>
          <w:p w:rsidR="001E41D0" w:rsidRPr="003A7BE1" w:rsidRDefault="001E41D0" w:rsidP="00067B9E">
            <w:pPr>
              <w:rPr>
                <w:sz w:val="22"/>
                <w:szCs w:val="22"/>
                <w:rPrChange w:id="9642" w:author="t_竹沢 公佑" w:date="2019-10-05T16:03:00Z">
                  <w:rPr/>
                </w:rPrChange>
              </w:rPr>
            </w:pPr>
            <w:r w:rsidRPr="003A7BE1">
              <w:rPr>
                <w:sz w:val="22"/>
                <w:szCs w:val="22"/>
                <w:rPrChange w:id="9643" w:author="t_竹沢 公佑" w:date="2019-10-05T16:03:00Z">
                  <w:rPr/>
                </w:rPrChange>
              </w:rPr>
              <w:t>Latch</w:t>
            </w:r>
          </w:p>
        </w:tc>
        <w:tc>
          <w:tcPr>
            <w:tcW w:w="7513" w:type="dxa"/>
            <w:gridSpan w:val="3"/>
          </w:tcPr>
          <w:p w:rsidR="001E41D0" w:rsidRPr="00AC5086" w:rsidRDefault="001E41D0" w:rsidP="00067B9E">
            <w:pPr>
              <w:spacing w:line="0" w:lineRule="atLeast"/>
              <w:ind w:right="1020"/>
              <w:rPr>
                <w:rFonts w:cs="Times New Roman"/>
                <w:sz w:val="22"/>
                <w:szCs w:val="22"/>
              </w:rPr>
            </w:pPr>
            <w:r>
              <w:rPr>
                <w:rFonts w:cs="Times New Roman"/>
                <w:sz w:val="22"/>
                <w:szCs w:val="22"/>
              </w:rPr>
              <w:t xml:space="preserve">All bits are </w:t>
            </w:r>
            <w:r>
              <w:rPr>
                <w:rFonts w:cs="Times New Roman" w:hint="eastAsia"/>
                <w:sz w:val="22"/>
                <w:szCs w:val="22"/>
              </w:rPr>
              <w:t>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p>
        </w:tc>
      </w:tr>
      <w:tr w:rsidR="001E41D0" w:rsidTr="001E41D0">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9644" w:author="t_竹沢 公佑" w:date="2020-08-12T15:27: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7730"/>
          <w:trPrChange w:id="9645" w:author="t_竹沢 公佑" w:date="2020-08-12T15:27:00Z">
            <w:trPr>
              <w:trHeight w:val="9113"/>
            </w:trPr>
          </w:trPrChange>
        </w:trPr>
        <w:tc>
          <w:tcPr>
            <w:tcW w:w="1172" w:type="dxa"/>
            <w:vMerge/>
            <w:tcPrChange w:id="9646" w:author="t_竹沢 公佑" w:date="2020-08-12T15:27:00Z">
              <w:tcPr>
                <w:tcW w:w="1172" w:type="dxa"/>
                <w:vMerge/>
              </w:tcPr>
            </w:tcPrChange>
          </w:tcPr>
          <w:p w:rsidR="001E41D0" w:rsidRPr="003A7BE1" w:rsidRDefault="001E41D0" w:rsidP="00067B9E">
            <w:pPr>
              <w:pStyle w:val="afa"/>
              <w:rPr>
                <w:sz w:val="22"/>
                <w:szCs w:val="22"/>
                <w:rPrChange w:id="9647" w:author="t_竹沢 公佑" w:date="2019-10-05T16:03:00Z">
                  <w:rPr/>
                </w:rPrChange>
              </w:rPr>
            </w:pPr>
          </w:p>
        </w:tc>
        <w:tc>
          <w:tcPr>
            <w:tcW w:w="1204" w:type="dxa"/>
            <w:tcPrChange w:id="9648" w:author="t_竹沢 公佑" w:date="2020-08-12T15:27:00Z">
              <w:tcPr>
                <w:tcW w:w="1204" w:type="dxa"/>
              </w:tcPr>
            </w:tcPrChange>
          </w:tcPr>
          <w:p w:rsidR="001E41D0" w:rsidRPr="003A7BE1" w:rsidRDefault="001E41D0" w:rsidP="00067B9E">
            <w:pPr>
              <w:pStyle w:val="afa"/>
              <w:rPr>
                <w:sz w:val="22"/>
                <w:szCs w:val="22"/>
                <w:rPrChange w:id="9649" w:author="t_竹沢 公佑" w:date="2019-10-05T16:03:00Z">
                  <w:rPr/>
                </w:rPrChange>
              </w:rPr>
            </w:pPr>
            <w:r w:rsidRPr="003A7BE1">
              <w:rPr>
                <w:sz w:val="22"/>
                <w:szCs w:val="22"/>
                <w:rPrChange w:id="9650" w:author="t_竹沢 公佑" w:date="2019-10-05T16:03:00Z">
                  <w:rPr/>
                </w:rPrChange>
              </w:rPr>
              <w:t>Value</w:t>
            </w:r>
          </w:p>
        </w:tc>
        <w:tc>
          <w:tcPr>
            <w:tcW w:w="7513" w:type="dxa"/>
            <w:gridSpan w:val="3"/>
            <w:tcPrChange w:id="9651" w:author="t_竹沢 公佑" w:date="2020-08-12T15:27:00Z">
              <w:tcPr>
                <w:tcW w:w="7513" w:type="dxa"/>
                <w:gridSpan w:val="3"/>
              </w:tcPr>
            </w:tcPrChange>
          </w:tcPr>
          <w:p w:rsidR="001E41D0" w:rsidRDefault="001E41D0" w:rsidP="00E82429">
            <w:pPr>
              <w:spacing w:line="0" w:lineRule="atLeast"/>
              <w:rPr>
                <w:rFonts w:cs="Times New Roman"/>
                <w:sz w:val="22"/>
                <w:szCs w:val="22"/>
              </w:rPr>
            </w:pPr>
            <w:r>
              <w:rPr>
                <w:rFonts w:cs="Times New Roman" w:hint="eastAsia"/>
                <w:sz w:val="22"/>
                <w:szCs w:val="22"/>
              </w:rPr>
              <w:t xml:space="preserve">This </w:t>
            </w:r>
            <w:ins w:id="9652" w:author="t_竹沢 公佑" w:date="2019-10-07T03:24:00Z">
              <w:r>
                <w:rPr>
                  <w:rFonts w:cs="Times New Roman" w:hint="eastAsia"/>
                  <w:sz w:val="22"/>
                  <w:szCs w:val="22"/>
                </w:rPr>
                <w:t xml:space="preserve">command </w:t>
              </w:r>
            </w:ins>
            <w:del w:id="9653" w:author="t_竹沢 公佑" w:date="2019-10-07T03:24:00Z">
              <w:r w:rsidDel="00634F41">
                <w:rPr>
                  <w:rFonts w:cs="Times New Roman" w:hint="eastAsia"/>
                  <w:sz w:val="22"/>
                  <w:szCs w:val="22"/>
                </w:rPr>
                <w:delText xml:space="preserve">function </w:delText>
              </w:r>
            </w:del>
            <w:r>
              <w:rPr>
                <w:rFonts w:cs="Times New Roman" w:hint="eastAsia"/>
                <w:sz w:val="22"/>
                <w:szCs w:val="22"/>
              </w:rPr>
              <w:t>returns bel</w:t>
            </w:r>
            <w:del w:id="9654" w:author="t_竹沢 公佑" w:date="2019-10-07T03:27:00Z">
              <w:r w:rsidDel="00323A89">
                <w:rPr>
                  <w:rFonts w:cs="Times New Roman" w:hint="eastAsia"/>
                  <w:sz w:val="22"/>
                  <w:szCs w:val="22"/>
                </w:rPr>
                <w:delText>l</w:delText>
              </w:r>
            </w:del>
            <w:r>
              <w:rPr>
                <w:rFonts w:cs="Times New Roman" w:hint="eastAsia"/>
                <w:sz w:val="22"/>
                <w:szCs w:val="22"/>
              </w:rPr>
              <w:t xml:space="preserve">ow data structure. </w:t>
            </w:r>
            <w:ins w:id="9655" w:author="t_竹沢 公佑" w:date="2019-10-07T03:27:00Z">
              <w:r>
                <w:rPr>
                  <w:rFonts w:cs="Times New Roman" w:hint="eastAsia"/>
                  <w:sz w:val="22"/>
                  <w:szCs w:val="22"/>
                </w:rPr>
                <w:t xml:space="preserve">It </w:t>
              </w:r>
            </w:ins>
            <w:del w:id="9656" w:author="t_竹沢 公佑" w:date="2019-10-07T03:27:00Z">
              <w:r w:rsidDel="00323A89">
                <w:rPr>
                  <w:rFonts w:cs="Times New Roman"/>
                  <w:sz w:val="22"/>
                  <w:szCs w:val="22"/>
                </w:rPr>
                <w:delText>T</w:delText>
              </w:r>
              <w:r w:rsidDel="00323A89">
                <w:rPr>
                  <w:rFonts w:cs="Times New Roman" w:hint="eastAsia"/>
                  <w:sz w:val="22"/>
                  <w:szCs w:val="22"/>
                </w:rPr>
                <w:delText xml:space="preserve">his data structure </w:delText>
              </w:r>
            </w:del>
            <w:r>
              <w:rPr>
                <w:rFonts w:cs="Times New Roman" w:hint="eastAsia"/>
                <w:sz w:val="22"/>
                <w:szCs w:val="22"/>
              </w:rPr>
              <w:t xml:space="preserve">is defined in </w:t>
            </w:r>
            <w:r>
              <w:rPr>
                <w:rFonts w:cs="Times New Roman"/>
                <w:sz w:val="22"/>
                <w:szCs w:val="22"/>
              </w:rPr>
              <w:t>“</w:t>
            </w:r>
            <w:r>
              <w:rPr>
                <w:rFonts w:cs="Times New Roman" w:hint="eastAsia"/>
                <w:sz w:val="22"/>
                <w:szCs w:val="22"/>
              </w:rPr>
              <w:t>drxpd.h</w:t>
            </w:r>
            <w:r>
              <w:rPr>
                <w:rFonts w:cs="Times New Roman"/>
                <w:sz w:val="22"/>
                <w:szCs w:val="22"/>
              </w:rPr>
              <w:t>”</w:t>
            </w:r>
            <w:r>
              <w:rPr>
                <w:rFonts w:cs="Times New Roman" w:hint="eastAsia"/>
                <w:sz w:val="22"/>
                <w:szCs w:val="22"/>
              </w:rPr>
              <w:t xml:space="preserve">. </w:t>
            </w:r>
          </w:p>
          <w:p w:rsidR="001E41D0" w:rsidRPr="00323A89" w:rsidRDefault="001E41D0" w:rsidP="005008A2">
            <w:pPr>
              <w:spacing w:line="0" w:lineRule="atLeast"/>
              <w:ind w:right="1020"/>
              <w:rPr>
                <w:rFonts w:cs="Times New Roman"/>
                <w:sz w:val="22"/>
                <w:szCs w:val="22"/>
              </w:rPr>
            </w:pPr>
          </w:p>
          <w:p w:rsidR="001E41D0" w:rsidRDefault="001E41D0" w:rsidP="005008A2">
            <w:pPr>
              <w:spacing w:line="0" w:lineRule="atLeast"/>
              <w:ind w:right="1020"/>
              <w:rPr>
                <w:rFonts w:cs="Times New Roman"/>
                <w:sz w:val="22"/>
                <w:szCs w:val="22"/>
              </w:rPr>
            </w:pPr>
            <w:r>
              <w:rPr>
                <w:rFonts w:cs="Times New Roman" w:hint="eastAsia"/>
                <w:sz w:val="22"/>
                <w:szCs w:val="22"/>
              </w:rPr>
              <w:t>ST_SEU_STATUS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5694"/>
            </w:tblGrid>
            <w:tr w:rsidR="001E41D0" w:rsidRPr="005B54C8" w:rsidTr="00067B9E">
              <w:tc>
                <w:tcPr>
                  <w:tcW w:w="1588" w:type="dxa"/>
                  <w:shd w:val="clear" w:color="auto" w:fill="auto"/>
                </w:tcPr>
                <w:p w:rsidR="001E41D0" w:rsidRPr="005B54C8" w:rsidRDefault="001E41D0" w:rsidP="00067B9E">
                  <w:pPr>
                    <w:spacing w:line="0" w:lineRule="atLeast"/>
                    <w:ind w:right="-108"/>
                    <w:rPr>
                      <w:rFonts w:cs="Times New Roman"/>
                      <w:sz w:val="22"/>
                      <w:szCs w:val="22"/>
                    </w:rPr>
                  </w:pPr>
                  <w:r w:rsidRPr="005B54C8">
                    <w:rPr>
                      <w:rFonts w:cs="Times New Roman" w:hint="eastAsia"/>
                      <w:sz w:val="22"/>
                      <w:szCs w:val="22"/>
                    </w:rPr>
                    <w:t>Type</w:t>
                  </w:r>
                </w:p>
              </w:tc>
              <w:tc>
                <w:tcPr>
                  <w:tcW w:w="5694"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sz w:val="22"/>
                      <w:szCs w:val="22"/>
                    </w:rPr>
                    <w:t>M</w:t>
                  </w:r>
                  <w:r w:rsidRPr="005B54C8">
                    <w:rPr>
                      <w:rFonts w:cs="Times New Roman" w:hint="eastAsia"/>
                      <w:sz w:val="22"/>
                      <w:szCs w:val="22"/>
                    </w:rPr>
                    <w:t>ember</w:t>
                  </w:r>
                </w:p>
              </w:tc>
            </w:tr>
            <w:tr w:rsidR="001E41D0" w:rsidRPr="005B54C8" w:rsidTr="00067B9E">
              <w:tc>
                <w:tcPr>
                  <w:tcW w:w="1588" w:type="dxa"/>
                  <w:shd w:val="clear" w:color="auto" w:fill="auto"/>
                </w:tcPr>
                <w:p w:rsidR="001E41D0" w:rsidRPr="005B54C8" w:rsidRDefault="001E41D0" w:rsidP="00067B9E">
                  <w:pPr>
                    <w:spacing w:line="0" w:lineRule="atLeast"/>
                    <w:ind w:right="-108"/>
                    <w:rPr>
                      <w:rFonts w:cs="Times New Roman"/>
                      <w:sz w:val="22"/>
                      <w:szCs w:val="22"/>
                    </w:rPr>
                  </w:pPr>
                  <w:r w:rsidRPr="005B54C8">
                    <w:rPr>
                      <w:rFonts w:cs="Times New Roman" w:hint="eastAsia"/>
                      <w:sz w:val="22"/>
                      <w:szCs w:val="22"/>
                    </w:rPr>
                    <w:t>unsigned int</w:t>
                  </w:r>
                </w:p>
              </w:tc>
              <w:tc>
                <w:tcPr>
                  <w:tcW w:w="5694"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uiStatus</w:t>
                  </w:r>
                </w:p>
              </w:tc>
            </w:tr>
            <w:tr w:rsidR="001E41D0" w:rsidRPr="005B54C8" w:rsidTr="00067B9E">
              <w:tc>
                <w:tcPr>
                  <w:tcW w:w="1588" w:type="dxa"/>
                  <w:shd w:val="clear" w:color="auto" w:fill="auto"/>
                </w:tcPr>
                <w:p w:rsidR="001E41D0" w:rsidRPr="005B54C8" w:rsidRDefault="001E41D0" w:rsidP="00067B9E">
                  <w:pPr>
                    <w:spacing w:line="0" w:lineRule="atLeast"/>
                    <w:rPr>
                      <w:rFonts w:cs="Times New Roman"/>
                      <w:sz w:val="22"/>
                      <w:szCs w:val="22"/>
                    </w:rPr>
                  </w:pPr>
                  <w:r w:rsidRPr="005B54C8">
                    <w:rPr>
                      <w:rFonts w:cs="Times New Roman" w:hint="eastAsia"/>
                      <w:sz w:val="22"/>
                      <w:szCs w:val="22"/>
                    </w:rPr>
                    <w:t>unsigned int</w:t>
                  </w:r>
                </w:p>
              </w:tc>
              <w:tc>
                <w:tcPr>
                  <w:tcW w:w="5694"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uiError</w:t>
                  </w:r>
                </w:p>
              </w:tc>
            </w:tr>
          </w:tbl>
          <w:p w:rsidR="001E41D0" w:rsidRDefault="001E41D0" w:rsidP="005008A2">
            <w:pPr>
              <w:spacing w:line="0" w:lineRule="atLeast"/>
              <w:ind w:right="1020"/>
              <w:rPr>
                <w:rFonts w:cs="Times New Roman"/>
                <w:sz w:val="22"/>
                <w:szCs w:val="22"/>
              </w:rPr>
            </w:pPr>
          </w:p>
          <w:p w:rsidR="001E41D0" w:rsidRDefault="001E41D0" w:rsidP="005008A2">
            <w:pPr>
              <w:spacing w:line="0" w:lineRule="atLeast"/>
              <w:ind w:right="1020"/>
              <w:rPr>
                <w:rFonts w:cs="Times New Roman"/>
                <w:sz w:val="22"/>
                <w:szCs w:val="22"/>
              </w:rPr>
            </w:pPr>
            <w:r>
              <w:rPr>
                <w:rFonts w:cs="Times New Roman" w:hint="eastAsia"/>
                <w:sz w:val="22"/>
                <w:szCs w:val="22"/>
              </w:rPr>
              <w:t>&lt;uiStatus&gt;</w:t>
            </w:r>
          </w:p>
          <w:p w:rsidR="001E41D0" w:rsidRDefault="001E41D0" w:rsidP="005008A2">
            <w:pPr>
              <w:spacing w:line="0" w:lineRule="atLeast"/>
              <w:ind w:right="1020"/>
              <w:rPr>
                <w:rFonts w:cs="Times New Roman"/>
                <w:sz w:val="22"/>
                <w:szCs w:val="22"/>
              </w:rPr>
            </w:pPr>
            <w:r>
              <w:rPr>
                <w:rFonts w:cs="Times New Roman" w:hint="eastAsia"/>
                <w:sz w:val="22"/>
                <w:szCs w:val="22"/>
              </w:rPr>
              <w:t>T</w:t>
            </w:r>
            <w:r>
              <w:rPr>
                <w:rFonts w:cs="Times New Roman"/>
                <w:sz w:val="22"/>
                <w:szCs w:val="22"/>
              </w:rPr>
              <w:t xml:space="preserve">he </w:t>
            </w:r>
            <w:r>
              <w:rPr>
                <w:rFonts w:cs="Times New Roman" w:hint="eastAsia"/>
                <w:sz w:val="22"/>
                <w:szCs w:val="22"/>
              </w:rPr>
              <w:t xml:space="preserve">member </w:t>
            </w:r>
            <w:r>
              <w:rPr>
                <w:rFonts w:cs="Times New Roman"/>
                <w:sz w:val="22"/>
                <w:szCs w:val="22"/>
              </w:rPr>
              <w:t>“</w:t>
            </w:r>
            <w:r>
              <w:rPr>
                <w:rFonts w:cs="Times New Roman" w:hint="eastAsia"/>
                <w:sz w:val="22"/>
                <w:szCs w:val="22"/>
              </w:rPr>
              <w:t>uiStatus</w:t>
            </w:r>
            <w:r>
              <w:rPr>
                <w:rFonts w:cs="Times New Roman"/>
                <w:sz w:val="22"/>
                <w:szCs w:val="22"/>
              </w:rPr>
              <w:t>”</w:t>
            </w:r>
            <w:r>
              <w:rPr>
                <w:rFonts w:cs="Times New Roman" w:hint="eastAsia"/>
                <w:sz w:val="22"/>
                <w:szCs w:val="22"/>
              </w:rPr>
              <w:t xml:space="preserve"> means SEU function module status.</w:t>
            </w:r>
          </w:p>
          <w:p w:rsidR="001E41D0" w:rsidRDefault="001E41D0" w:rsidP="005008A2">
            <w:pPr>
              <w:spacing w:line="0" w:lineRule="atLeast"/>
              <w:ind w:right="1020"/>
              <w:rPr>
                <w:rFonts w:cs="Times New Roman"/>
                <w:sz w:val="22"/>
                <w:szCs w:val="22"/>
              </w:rPr>
            </w:pPr>
            <w:r>
              <w:rPr>
                <w:rFonts w:cs="Times New Roman" w:hint="eastAsia"/>
                <w:sz w:val="22"/>
                <w:szCs w:val="22"/>
              </w:rPr>
              <w:t xml:space="preserve">Returns values are defined in </w:t>
            </w:r>
            <w:r>
              <w:rPr>
                <w:rFonts w:cs="Times New Roman"/>
                <w:sz w:val="22"/>
                <w:szCs w:val="22"/>
              </w:rPr>
              <w:t>“</w:t>
            </w:r>
            <w:r>
              <w:rPr>
                <w:rFonts w:cs="Times New Roman" w:hint="eastAsia"/>
                <w:sz w:val="22"/>
                <w:szCs w:val="22"/>
              </w:rPr>
              <w:t>drxpd.h</w:t>
            </w:r>
            <w:r>
              <w:rPr>
                <w:rFonts w:cs="Times New Roman"/>
                <w:sz w:val="22"/>
                <w:szCs w:val="22"/>
              </w:rPr>
              <w:t>”</w:t>
            </w:r>
            <w:r>
              <w:rPr>
                <w:rFonts w:cs="Times New Roman" w:hint="eastAsia"/>
                <w:sz w:val="22"/>
                <w:szCs w:val="22"/>
              </w:rPr>
              <w:t>.</w:t>
            </w:r>
          </w:p>
          <w:p w:rsidR="001E41D0" w:rsidRPr="005F6B96" w:rsidRDefault="001E41D0" w:rsidP="005008A2">
            <w:pPr>
              <w:spacing w:line="0" w:lineRule="atLeast"/>
              <w:ind w:right="1020"/>
              <w:rPr>
                <w:rFonts w:cs="Times New Roman"/>
                <w:sz w:val="22"/>
                <w:szCs w:val="22"/>
              </w:rPr>
            </w:pPr>
          </w:p>
          <w:tbl>
            <w:tblPr>
              <w:tblW w:w="7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9"/>
              <w:gridCol w:w="3969"/>
            </w:tblGrid>
            <w:tr w:rsidR="001E41D0" w:rsidRPr="005B54C8" w:rsidTr="00067B9E">
              <w:tc>
                <w:tcPr>
                  <w:tcW w:w="3289" w:type="dxa"/>
                  <w:shd w:val="clear" w:color="auto" w:fill="auto"/>
                </w:tcPr>
                <w:p w:rsidR="001E41D0" w:rsidRPr="005B54C8" w:rsidRDefault="001E41D0" w:rsidP="00067B9E">
                  <w:pPr>
                    <w:spacing w:line="0" w:lineRule="atLeast"/>
                    <w:ind w:right="-108"/>
                    <w:rPr>
                      <w:rFonts w:cs="Times New Roman"/>
                      <w:sz w:val="22"/>
                      <w:szCs w:val="22"/>
                    </w:rPr>
                  </w:pPr>
                  <w:r w:rsidRPr="005B54C8">
                    <w:rPr>
                      <w:rFonts w:cs="Times New Roman"/>
                      <w:sz w:val="22"/>
                      <w:szCs w:val="22"/>
                    </w:rPr>
                    <w:t>V</w:t>
                  </w:r>
                  <w:r w:rsidRPr="005B54C8">
                    <w:rPr>
                      <w:rFonts w:cs="Times New Roman" w:hint="eastAsia"/>
                      <w:sz w:val="22"/>
                      <w:szCs w:val="22"/>
                    </w:rPr>
                    <w:t>alue (defined in drxpd.h)</w:t>
                  </w:r>
                </w:p>
              </w:tc>
              <w:tc>
                <w:tcPr>
                  <w:tcW w:w="3969" w:type="dxa"/>
                  <w:shd w:val="clear" w:color="auto" w:fill="auto"/>
                </w:tcPr>
                <w:p w:rsidR="001E41D0" w:rsidRPr="005F6B96" w:rsidRDefault="001E41D0" w:rsidP="00067B9E">
                  <w:pPr>
                    <w:spacing w:line="0" w:lineRule="atLeast"/>
                    <w:ind w:right="1020"/>
                    <w:rPr>
                      <w:rFonts w:cs="Times New Roman"/>
                      <w:sz w:val="22"/>
                      <w:szCs w:val="22"/>
                    </w:rPr>
                  </w:pPr>
                  <w:r w:rsidRPr="005B54C8">
                    <w:rPr>
                      <w:rFonts w:cs="Times New Roman"/>
                      <w:sz w:val="22"/>
                      <w:szCs w:val="22"/>
                    </w:rPr>
                    <w:t>D</w:t>
                  </w:r>
                  <w:r w:rsidRPr="005B54C8">
                    <w:rPr>
                      <w:rFonts w:cs="Times New Roman" w:hint="eastAsia"/>
                      <w:sz w:val="22"/>
                      <w:szCs w:val="22"/>
                    </w:rPr>
                    <w:t>escription</w:t>
                  </w:r>
                </w:p>
              </w:tc>
            </w:tr>
            <w:tr w:rsidR="001E41D0" w:rsidRPr="005B54C8" w:rsidTr="00067B9E">
              <w:tc>
                <w:tcPr>
                  <w:tcW w:w="3289" w:type="dxa"/>
                  <w:shd w:val="clear" w:color="auto" w:fill="auto"/>
                </w:tcPr>
                <w:p w:rsidR="001E41D0" w:rsidRPr="005B54C8" w:rsidRDefault="001E41D0" w:rsidP="00067B9E">
                  <w:pPr>
                    <w:spacing w:line="0" w:lineRule="atLeast"/>
                    <w:ind w:right="-108"/>
                    <w:rPr>
                      <w:rFonts w:cs="Times New Roman"/>
                      <w:sz w:val="22"/>
                      <w:szCs w:val="22"/>
                    </w:rPr>
                  </w:pPr>
                  <w:r w:rsidRPr="005B54C8">
                    <w:rPr>
                      <w:rFonts w:cs="Times New Roman" w:hint="eastAsia"/>
                      <w:sz w:val="22"/>
                      <w:szCs w:val="22"/>
                    </w:rPr>
                    <w:t>SEU_STATUS_INITIALIZATION</w:t>
                  </w:r>
                </w:p>
              </w:tc>
              <w:tc>
                <w:tcPr>
                  <w:tcW w:w="3969" w:type="dxa"/>
                  <w:shd w:val="clear" w:color="auto" w:fill="auto"/>
                </w:tcPr>
                <w:p w:rsidR="001E41D0" w:rsidRPr="005B54C8" w:rsidRDefault="001E41D0" w:rsidP="00067B9E">
                  <w:pPr>
                    <w:spacing w:line="0" w:lineRule="atLeast"/>
                    <w:ind w:right="-84"/>
                    <w:rPr>
                      <w:rFonts w:cs="Times New Roman"/>
                      <w:sz w:val="22"/>
                      <w:szCs w:val="22"/>
                    </w:rPr>
                  </w:pPr>
                  <w:r w:rsidRPr="005B54C8">
                    <w:rPr>
                      <w:rFonts w:cs="Times New Roman" w:hint="eastAsia"/>
                      <w:sz w:val="22"/>
                      <w:szCs w:val="22"/>
                    </w:rPr>
                    <w:t>SEU module is in initialization state.</w:t>
                  </w:r>
                </w:p>
              </w:tc>
            </w:tr>
            <w:tr w:rsidR="001E41D0" w:rsidRPr="005B54C8" w:rsidTr="00067B9E">
              <w:tc>
                <w:tcPr>
                  <w:tcW w:w="3289" w:type="dxa"/>
                  <w:shd w:val="clear" w:color="auto" w:fill="auto"/>
                </w:tcPr>
                <w:p w:rsidR="001E41D0" w:rsidRPr="005B54C8" w:rsidRDefault="001E41D0" w:rsidP="00067B9E">
                  <w:pPr>
                    <w:spacing w:line="0" w:lineRule="atLeast"/>
                    <w:ind w:right="-108"/>
                    <w:rPr>
                      <w:rFonts w:cs="Times New Roman"/>
                      <w:sz w:val="22"/>
                      <w:szCs w:val="22"/>
                    </w:rPr>
                  </w:pPr>
                  <w:r w:rsidRPr="005B54C8">
                    <w:rPr>
                      <w:rFonts w:cs="Times New Roman" w:hint="eastAsia"/>
                      <w:sz w:val="22"/>
                      <w:szCs w:val="22"/>
                    </w:rPr>
                    <w:t>SEU_STATUS_OBSERVATION</w:t>
                  </w:r>
                </w:p>
              </w:tc>
              <w:tc>
                <w:tcPr>
                  <w:tcW w:w="3969" w:type="dxa"/>
                  <w:shd w:val="clear" w:color="auto" w:fill="auto"/>
                </w:tcPr>
                <w:p w:rsidR="001E41D0" w:rsidRPr="005B54C8" w:rsidRDefault="001E41D0" w:rsidP="00067B9E">
                  <w:pPr>
                    <w:spacing w:line="0" w:lineRule="atLeast"/>
                    <w:ind w:right="-84"/>
                    <w:rPr>
                      <w:rFonts w:cs="Times New Roman"/>
                      <w:sz w:val="22"/>
                      <w:szCs w:val="22"/>
                    </w:rPr>
                  </w:pPr>
                  <w:r w:rsidRPr="005B54C8">
                    <w:rPr>
                      <w:rFonts w:cs="Times New Roman" w:hint="eastAsia"/>
                      <w:sz w:val="22"/>
                      <w:szCs w:val="22"/>
                    </w:rPr>
                    <w:t>SEU module is in observation state.</w:t>
                  </w:r>
                </w:p>
              </w:tc>
            </w:tr>
            <w:tr w:rsidR="001E41D0" w:rsidRPr="005B54C8" w:rsidTr="00067B9E">
              <w:tc>
                <w:tcPr>
                  <w:tcW w:w="3289" w:type="dxa"/>
                  <w:shd w:val="clear" w:color="auto" w:fill="auto"/>
                </w:tcPr>
                <w:p w:rsidR="001E41D0" w:rsidRPr="005B54C8" w:rsidRDefault="001E41D0" w:rsidP="00067B9E">
                  <w:pPr>
                    <w:spacing w:line="0" w:lineRule="atLeast"/>
                    <w:ind w:right="-108"/>
                    <w:rPr>
                      <w:rFonts w:cs="Times New Roman"/>
                      <w:sz w:val="22"/>
                      <w:szCs w:val="22"/>
                    </w:rPr>
                  </w:pPr>
                  <w:r w:rsidRPr="005B54C8">
                    <w:rPr>
                      <w:rFonts w:cs="Times New Roman" w:hint="eastAsia"/>
                      <w:sz w:val="22"/>
                      <w:szCs w:val="22"/>
                    </w:rPr>
                    <w:t>SEU_STATUS_CORRECTION</w:t>
                  </w:r>
                </w:p>
              </w:tc>
              <w:tc>
                <w:tcPr>
                  <w:tcW w:w="3969" w:type="dxa"/>
                  <w:shd w:val="clear" w:color="auto" w:fill="auto"/>
                </w:tcPr>
                <w:p w:rsidR="001E41D0" w:rsidRPr="005B54C8" w:rsidRDefault="001E41D0" w:rsidP="00067B9E">
                  <w:pPr>
                    <w:spacing w:line="0" w:lineRule="atLeast"/>
                    <w:ind w:right="-84"/>
                    <w:rPr>
                      <w:rFonts w:cs="Times New Roman"/>
                      <w:sz w:val="22"/>
                      <w:szCs w:val="22"/>
                    </w:rPr>
                  </w:pPr>
                  <w:r w:rsidRPr="005B54C8">
                    <w:rPr>
                      <w:rFonts w:cs="Times New Roman" w:hint="eastAsia"/>
                      <w:sz w:val="22"/>
                      <w:szCs w:val="22"/>
                    </w:rPr>
                    <w:t>SEU module is in correction state.</w:t>
                  </w:r>
                </w:p>
              </w:tc>
            </w:tr>
            <w:tr w:rsidR="001E41D0" w:rsidRPr="005B54C8" w:rsidTr="00067B9E">
              <w:tc>
                <w:tcPr>
                  <w:tcW w:w="3289" w:type="dxa"/>
                  <w:shd w:val="clear" w:color="auto" w:fill="auto"/>
                </w:tcPr>
                <w:p w:rsidR="001E41D0" w:rsidRPr="005B54C8" w:rsidRDefault="001E41D0" w:rsidP="00067B9E">
                  <w:pPr>
                    <w:spacing w:line="0" w:lineRule="atLeast"/>
                    <w:rPr>
                      <w:rFonts w:cs="Times New Roman"/>
                      <w:sz w:val="22"/>
                      <w:szCs w:val="22"/>
                    </w:rPr>
                  </w:pPr>
                  <w:r w:rsidRPr="005B54C8">
                    <w:rPr>
                      <w:rFonts w:cs="Times New Roman" w:hint="eastAsia"/>
                      <w:sz w:val="22"/>
                      <w:szCs w:val="22"/>
                    </w:rPr>
                    <w:t>SEU_STATUS_INJECTION</w:t>
                  </w:r>
                </w:p>
              </w:tc>
              <w:tc>
                <w:tcPr>
                  <w:tcW w:w="3969" w:type="dxa"/>
                  <w:shd w:val="clear" w:color="auto" w:fill="auto"/>
                </w:tcPr>
                <w:p w:rsidR="001E41D0" w:rsidRPr="005B54C8" w:rsidRDefault="001E41D0" w:rsidP="00067B9E">
                  <w:pPr>
                    <w:spacing w:line="0" w:lineRule="atLeast"/>
                    <w:ind w:right="-84"/>
                    <w:rPr>
                      <w:rFonts w:cs="Times New Roman"/>
                      <w:sz w:val="22"/>
                      <w:szCs w:val="22"/>
                    </w:rPr>
                  </w:pPr>
                  <w:r w:rsidRPr="005B54C8">
                    <w:rPr>
                      <w:rFonts w:cs="Times New Roman" w:hint="eastAsia"/>
                      <w:sz w:val="22"/>
                      <w:szCs w:val="22"/>
                    </w:rPr>
                    <w:t>SEU module is in injection state.</w:t>
                  </w:r>
                </w:p>
              </w:tc>
            </w:tr>
            <w:tr w:rsidR="001E41D0" w:rsidRPr="005B54C8" w:rsidTr="00067B9E">
              <w:tc>
                <w:tcPr>
                  <w:tcW w:w="3289" w:type="dxa"/>
                  <w:shd w:val="clear" w:color="auto" w:fill="auto"/>
                </w:tcPr>
                <w:p w:rsidR="001E41D0" w:rsidRPr="005B54C8" w:rsidRDefault="001E41D0" w:rsidP="00067B9E">
                  <w:pPr>
                    <w:tabs>
                      <w:tab w:val="left" w:pos="2932"/>
                    </w:tabs>
                    <w:spacing w:line="0" w:lineRule="atLeast"/>
                    <w:ind w:right="-108"/>
                    <w:rPr>
                      <w:rFonts w:cs="Times New Roman"/>
                      <w:sz w:val="22"/>
                      <w:szCs w:val="22"/>
                    </w:rPr>
                  </w:pPr>
                  <w:r w:rsidRPr="005B54C8">
                    <w:rPr>
                      <w:rFonts w:cs="Times New Roman" w:hint="eastAsia"/>
                      <w:sz w:val="22"/>
                      <w:szCs w:val="22"/>
                    </w:rPr>
                    <w:t>SEU_STATUS_DETECTONLY</w:t>
                  </w:r>
                </w:p>
              </w:tc>
              <w:tc>
                <w:tcPr>
                  <w:tcW w:w="3969" w:type="dxa"/>
                  <w:shd w:val="clear" w:color="auto" w:fill="auto"/>
                </w:tcPr>
                <w:p w:rsidR="001E41D0" w:rsidRPr="005B54C8" w:rsidRDefault="001E41D0" w:rsidP="00067B9E">
                  <w:pPr>
                    <w:spacing w:line="0" w:lineRule="atLeast"/>
                    <w:ind w:right="-84"/>
                    <w:rPr>
                      <w:rFonts w:cs="Times New Roman"/>
                      <w:sz w:val="22"/>
                      <w:szCs w:val="22"/>
                    </w:rPr>
                  </w:pPr>
                  <w:r w:rsidRPr="005B54C8">
                    <w:rPr>
                      <w:rFonts w:cs="Times New Roman" w:hint="eastAsia"/>
                      <w:sz w:val="22"/>
                      <w:szCs w:val="22"/>
                    </w:rPr>
                    <w:t>SEU module is in detect only state.</w:t>
                  </w:r>
                </w:p>
              </w:tc>
            </w:tr>
            <w:tr w:rsidR="001E41D0" w:rsidRPr="005B54C8" w:rsidTr="00067B9E">
              <w:tc>
                <w:tcPr>
                  <w:tcW w:w="3289" w:type="dxa"/>
                  <w:shd w:val="clear" w:color="auto" w:fill="auto"/>
                </w:tcPr>
                <w:p w:rsidR="001E41D0" w:rsidRPr="005B54C8" w:rsidRDefault="001E41D0" w:rsidP="00067B9E">
                  <w:pPr>
                    <w:spacing w:line="0" w:lineRule="atLeast"/>
                    <w:ind w:right="-108"/>
                    <w:rPr>
                      <w:rFonts w:cs="Times New Roman"/>
                      <w:sz w:val="22"/>
                      <w:szCs w:val="22"/>
                    </w:rPr>
                  </w:pPr>
                  <w:r w:rsidRPr="005B54C8">
                    <w:rPr>
                      <w:rFonts w:cs="Times New Roman" w:hint="eastAsia"/>
                      <w:sz w:val="22"/>
                      <w:szCs w:val="22"/>
                    </w:rPr>
                    <w:t>SEU_STATUS_DIAGNOSTICSCAN</w:t>
                  </w:r>
                </w:p>
              </w:tc>
              <w:tc>
                <w:tcPr>
                  <w:tcW w:w="3969" w:type="dxa"/>
                  <w:shd w:val="clear" w:color="auto" w:fill="auto"/>
                </w:tcPr>
                <w:p w:rsidR="001E41D0" w:rsidRPr="005B54C8" w:rsidRDefault="001E41D0" w:rsidP="00067B9E">
                  <w:pPr>
                    <w:spacing w:line="0" w:lineRule="atLeast"/>
                    <w:ind w:right="-84"/>
                    <w:rPr>
                      <w:rFonts w:cs="Times New Roman"/>
                      <w:sz w:val="22"/>
                      <w:szCs w:val="22"/>
                    </w:rPr>
                  </w:pPr>
                  <w:r w:rsidRPr="005B54C8">
                    <w:rPr>
                      <w:rFonts w:cs="Times New Roman" w:hint="eastAsia"/>
                      <w:sz w:val="22"/>
                      <w:szCs w:val="22"/>
                    </w:rPr>
                    <w:t xml:space="preserve">SEU module is in </w:t>
                  </w:r>
                  <w:r w:rsidRPr="005B54C8">
                    <w:rPr>
                      <w:rFonts w:cs="Times New Roman"/>
                      <w:sz w:val="22"/>
                      <w:szCs w:val="22"/>
                    </w:rPr>
                    <w:t>diagnostic</w:t>
                  </w:r>
                  <w:r w:rsidRPr="005B54C8">
                    <w:rPr>
                      <w:rFonts w:cs="Times New Roman" w:hint="eastAsia"/>
                      <w:sz w:val="22"/>
                      <w:szCs w:val="22"/>
                    </w:rPr>
                    <w:t xml:space="preserve"> scan state.</w:t>
                  </w:r>
                </w:p>
              </w:tc>
            </w:tr>
            <w:tr w:rsidR="001E41D0" w:rsidRPr="005B54C8" w:rsidTr="00067B9E">
              <w:tc>
                <w:tcPr>
                  <w:tcW w:w="3289"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SEU_STATUS_IDLE</w:t>
                  </w:r>
                </w:p>
              </w:tc>
              <w:tc>
                <w:tcPr>
                  <w:tcW w:w="3969" w:type="dxa"/>
                  <w:shd w:val="clear" w:color="auto" w:fill="auto"/>
                </w:tcPr>
                <w:p w:rsidR="001E41D0" w:rsidRPr="005B54C8" w:rsidRDefault="001E41D0" w:rsidP="00067B9E">
                  <w:pPr>
                    <w:spacing w:line="0" w:lineRule="atLeast"/>
                    <w:ind w:right="-84"/>
                    <w:rPr>
                      <w:rFonts w:cs="Times New Roman"/>
                      <w:sz w:val="22"/>
                      <w:szCs w:val="22"/>
                    </w:rPr>
                  </w:pPr>
                  <w:r w:rsidRPr="005B54C8">
                    <w:rPr>
                      <w:rFonts w:cs="Times New Roman" w:hint="eastAsia"/>
                      <w:sz w:val="22"/>
                      <w:szCs w:val="22"/>
                    </w:rPr>
                    <w:t>SEU module is in idle state.</w:t>
                  </w:r>
                </w:p>
              </w:tc>
            </w:tr>
            <w:tr w:rsidR="001E41D0" w:rsidRPr="005B54C8" w:rsidTr="00067B9E">
              <w:tc>
                <w:tcPr>
                  <w:tcW w:w="3289"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SEU_STATUS_ERROR</w:t>
                  </w:r>
                </w:p>
              </w:tc>
              <w:tc>
                <w:tcPr>
                  <w:tcW w:w="3969" w:type="dxa"/>
                  <w:shd w:val="clear" w:color="auto" w:fill="auto"/>
                </w:tcPr>
                <w:p w:rsidR="001E41D0" w:rsidRPr="005B54C8" w:rsidRDefault="001E41D0" w:rsidP="00067B9E">
                  <w:pPr>
                    <w:spacing w:line="0" w:lineRule="atLeast"/>
                    <w:ind w:right="-84"/>
                    <w:rPr>
                      <w:rFonts w:cs="Times New Roman"/>
                      <w:sz w:val="22"/>
                      <w:szCs w:val="22"/>
                    </w:rPr>
                  </w:pPr>
                  <w:r w:rsidRPr="005B54C8">
                    <w:rPr>
                      <w:rFonts w:cs="Times New Roman" w:hint="eastAsia"/>
                      <w:sz w:val="22"/>
                      <w:szCs w:val="22"/>
                    </w:rPr>
                    <w:t>SEU module is in error state.</w:t>
                  </w:r>
                </w:p>
              </w:tc>
            </w:tr>
            <w:tr w:rsidR="001E41D0" w:rsidRPr="005B54C8" w:rsidTr="00067B9E">
              <w:tc>
                <w:tcPr>
                  <w:tcW w:w="3289"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sz w:val="22"/>
                      <w:szCs w:val="22"/>
                    </w:rPr>
                    <w:t>O</w:t>
                  </w:r>
                  <w:r w:rsidRPr="005B54C8">
                    <w:rPr>
                      <w:rFonts w:cs="Times New Roman" w:hint="eastAsia"/>
                      <w:sz w:val="22"/>
                      <w:szCs w:val="22"/>
                    </w:rPr>
                    <w:t>ther value</w:t>
                  </w:r>
                </w:p>
              </w:tc>
              <w:tc>
                <w:tcPr>
                  <w:tcW w:w="3969"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sz w:val="22"/>
                      <w:szCs w:val="22"/>
                    </w:rPr>
                    <w:t>U</w:t>
                  </w:r>
                  <w:r w:rsidRPr="005B54C8">
                    <w:rPr>
                      <w:rFonts w:cs="Times New Roman" w:hint="eastAsia"/>
                      <w:sz w:val="22"/>
                      <w:szCs w:val="22"/>
                    </w:rPr>
                    <w:t>ndefined</w:t>
                  </w:r>
                </w:p>
              </w:tc>
            </w:tr>
          </w:tbl>
          <w:p w:rsidR="001E41D0" w:rsidRDefault="001E41D0" w:rsidP="005008A2">
            <w:pPr>
              <w:spacing w:line="0" w:lineRule="atLeast"/>
              <w:ind w:right="1020"/>
              <w:rPr>
                <w:rFonts w:cs="Times New Roman"/>
                <w:sz w:val="22"/>
                <w:szCs w:val="22"/>
              </w:rPr>
            </w:pPr>
          </w:p>
          <w:p w:rsidR="001E41D0" w:rsidRDefault="001E41D0" w:rsidP="005008A2">
            <w:pPr>
              <w:spacing w:line="0" w:lineRule="atLeast"/>
              <w:ind w:right="1020"/>
              <w:rPr>
                <w:rFonts w:cs="Times New Roman"/>
                <w:sz w:val="22"/>
                <w:szCs w:val="22"/>
              </w:rPr>
            </w:pPr>
            <w:r>
              <w:rPr>
                <w:rFonts w:cs="Times New Roman" w:hint="eastAsia"/>
                <w:sz w:val="22"/>
                <w:szCs w:val="22"/>
              </w:rPr>
              <w:t>&lt;uiError&gt;</w:t>
            </w:r>
          </w:p>
          <w:p w:rsidR="001E41D0" w:rsidRDefault="001E41D0" w:rsidP="00E82429">
            <w:pPr>
              <w:spacing w:line="0" w:lineRule="atLeast"/>
              <w:ind w:right="175"/>
              <w:rPr>
                <w:rFonts w:cs="Times New Roman"/>
                <w:sz w:val="22"/>
                <w:szCs w:val="22"/>
              </w:rPr>
            </w:pPr>
            <w:r>
              <w:rPr>
                <w:rFonts w:cs="Times New Roman" w:hint="eastAsia"/>
                <w:sz w:val="22"/>
                <w:szCs w:val="22"/>
              </w:rPr>
              <w:t xml:space="preserve">The member </w:t>
            </w:r>
            <w:r>
              <w:rPr>
                <w:rFonts w:cs="Times New Roman"/>
                <w:sz w:val="22"/>
                <w:szCs w:val="22"/>
              </w:rPr>
              <w:t>“</w:t>
            </w:r>
            <w:r>
              <w:rPr>
                <w:rFonts w:cs="Times New Roman" w:hint="eastAsia"/>
                <w:sz w:val="22"/>
                <w:szCs w:val="22"/>
              </w:rPr>
              <w:t>uiError</w:t>
            </w:r>
            <w:r>
              <w:rPr>
                <w:rFonts w:cs="Times New Roman"/>
                <w:sz w:val="22"/>
                <w:szCs w:val="22"/>
              </w:rPr>
              <w:t>”</w:t>
            </w:r>
            <w:r>
              <w:rPr>
                <w:rFonts w:cs="Times New Roman" w:hint="eastAsia"/>
                <w:sz w:val="22"/>
                <w:szCs w:val="22"/>
              </w:rPr>
              <w:t xml:space="preserve"> shows SEU function module detail error status. </w:t>
            </w:r>
          </w:p>
          <w:p w:rsidR="001E41D0" w:rsidRPr="005F6B96" w:rsidRDefault="001E41D0" w:rsidP="00E82429">
            <w:pPr>
              <w:spacing w:line="0" w:lineRule="atLeast"/>
              <w:rPr>
                <w:rFonts w:cs="Times New Roman"/>
                <w:sz w:val="22"/>
                <w:szCs w:val="22"/>
              </w:rPr>
            </w:pPr>
            <w:r>
              <w:rPr>
                <w:rFonts w:cs="Times New Roman" w:hint="eastAsia"/>
                <w:sz w:val="22"/>
                <w:szCs w:val="22"/>
              </w:rPr>
              <w:t xml:space="preserve">uiError represents error factor by bit position. Bits are defined in </w:t>
            </w:r>
            <w:r>
              <w:rPr>
                <w:rFonts w:cs="Times New Roman"/>
                <w:sz w:val="22"/>
                <w:szCs w:val="22"/>
              </w:rPr>
              <w:t>“</w:t>
            </w:r>
            <w:r>
              <w:rPr>
                <w:rFonts w:cs="Times New Roman" w:hint="eastAsia"/>
                <w:sz w:val="22"/>
                <w:szCs w:val="22"/>
              </w:rPr>
              <w:t>drxpd.h</w:t>
            </w:r>
            <w:r>
              <w:rPr>
                <w:rFonts w:cs="Times New Roman"/>
                <w:sz w:val="22"/>
                <w:szCs w:val="22"/>
              </w:rPr>
              <w:t>”</w:t>
            </w:r>
          </w:p>
          <w:tbl>
            <w:tblPr>
              <w:tblW w:w="7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9"/>
              <w:gridCol w:w="3969"/>
            </w:tblGrid>
            <w:tr w:rsidR="001E41D0" w:rsidRPr="005B54C8" w:rsidTr="00E82429">
              <w:tc>
                <w:tcPr>
                  <w:tcW w:w="3289" w:type="dxa"/>
                  <w:shd w:val="clear" w:color="auto" w:fill="auto"/>
                </w:tcPr>
                <w:p w:rsidR="001E41D0" w:rsidRPr="005B54C8" w:rsidRDefault="001E41D0" w:rsidP="00067B9E">
                  <w:pPr>
                    <w:spacing w:line="0" w:lineRule="atLeast"/>
                    <w:ind w:right="-108"/>
                    <w:rPr>
                      <w:rFonts w:cs="Times New Roman"/>
                      <w:sz w:val="22"/>
                      <w:szCs w:val="22"/>
                    </w:rPr>
                  </w:pPr>
                  <w:r w:rsidRPr="005B54C8">
                    <w:rPr>
                      <w:rFonts w:cs="Times New Roman" w:hint="eastAsia"/>
                      <w:sz w:val="22"/>
                      <w:szCs w:val="22"/>
                    </w:rPr>
                    <w:t>Bit position</w:t>
                  </w:r>
                </w:p>
              </w:tc>
              <w:tc>
                <w:tcPr>
                  <w:tcW w:w="3969"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sz w:val="22"/>
                      <w:szCs w:val="22"/>
                    </w:rPr>
                    <w:t>D</w:t>
                  </w:r>
                  <w:r w:rsidRPr="005B54C8">
                    <w:rPr>
                      <w:rFonts w:cs="Times New Roman" w:hint="eastAsia"/>
                      <w:sz w:val="22"/>
                      <w:szCs w:val="22"/>
                    </w:rPr>
                    <w:t>escription</w:t>
                  </w:r>
                </w:p>
              </w:tc>
            </w:tr>
            <w:tr w:rsidR="001E41D0" w:rsidRPr="005B54C8" w:rsidTr="00E82429">
              <w:tc>
                <w:tcPr>
                  <w:tcW w:w="3289" w:type="dxa"/>
                  <w:shd w:val="clear" w:color="auto" w:fill="auto"/>
                </w:tcPr>
                <w:p w:rsidR="001E41D0" w:rsidRPr="005B54C8" w:rsidRDefault="001E41D0" w:rsidP="00067B9E">
                  <w:pPr>
                    <w:spacing w:line="0" w:lineRule="atLeast"/>
                    <w:ind w:right="-108"/>
                    <w:rPr>
                      <w:rFonts w:cs="Times New Roman"/>
                      <w:sz w:val="22"/>
                      <w:szCs w:val="22"/>
                    </w:rPr>
                  </w:pPr>
                  <w:r>
                    <w:rPr>
                      <w:rFonts w:cs="Times New Roman" w:hint="eastAsia"/>
                      <w:sz w:val="22"/>
                      <w:szCs w:val="22"/>
                    </w:rPr>
                    <w:t>SEU_BITERR_HEARTBEAT</w:t>
                  </w:r>
                </w:p>
              </w:tc>
              <w:tc>
                <w:tcPr>
                  <w:tcW w:w="3969" w:type="dxa"/>
                  <w:shd w:val="clear" w:color="auto" w:fill="auto"/>
                </w:tcPr>
                <w:p w:rsidR="001E41D0" w:rsidRPr="005B54C8" w:rsidRDefault="001E41D0" w:rsidP="00067B9E">
                  <w:pPr>
                    <w:spacing w:line="0" w:lineRule="atLeast"/>
                    <w:ind w:right="-84"/>
                    <w:rPr>
                      <w:rFonts w:cs="Times New Roman"/>
                      <w:sz w:val="22"/>
                      <w:szCs w:val="22"/>
                    </w:rPr>
                  </w:pPr>
                  <w:r w:rsidRPr="005B54C8">
                    <w:rPr>
                      <w:rFonts w:cs="Times New Roman" w:hint="eastAsia"/>
                      <w:sz w:val="22"/>
                      <w:szCs w:val="22"/>
                    </w:rPr>
                    <w:t>Detect heartbeat error. (*2)</w:t>
                  </w:r>
                </w:p>
              </w:tc>
            </w:tr>
            <w:tr w:rsidR="001E41D0" w:rsidRPr="007C790F" w:rsidTr="00E82429">
              <w:tc>
                <w:tcPr>
                  <w:tcW w:w="3289" w:type="dxa"/>
                  <w:shd w:val="clear" w:color="auto" w:fill="auto"/>
                </w:tcPr>
                <w:p w:rsidR="001E41D0" w:rsidRPr="005B54C8" w:rsidRDefault="001E41D0" w:rsidP="00067B9E">
                  <w:pPr>
                    <w:spacing w:line="0" w:lineRule="atLeast"/>
                    <w:ind w:right="-108"/>
                    <w:rPr>
                      <w:rFonts w:cs="Times New Roman"/>
                      <w:sz w:val="22"/>
                      <w:szCs w:val="22"/>
                    </w:rPr>
                  </w:pPr>
                  <w:r>
                    <w:rPr>
                      <w:rFonts w:cs="Times New Roman" w:hint="eastAsia"/>
                      <w:sz w:val="22"/>
                      <w:szCs w:val="22"/>
                    </w:rPr>
                    <w:t>SEU_BITERR_HEARTBEAT_S</w:t>
                  </w:r>
                </w:p>
              </w:tc>
              <w:tc>
                <w:tcPr>
                  <w:tcW w:w="3969" w:type="dxa"/>
                  <w:shd w:val="clear" w:color="auto" w:fill="auto"/>
                </w:tcPr>
                <w:p w:rsidR="001E41D0" w:rsidRPr="005B54C8" w:rsidRDefault="001E41D0" w:rsidP="00067B9E">
                  <w:pPr>
                    <w:spacing w:line="0" w:lineRule="atLeast"/>
                    <w:ind w:right="-84"/>
                    <w:rPr>
                      <w:rFonts w:cs="Times New Roman"/>
                      <w:sz w:val="22"/>
                      <w:szCs w:val="22"/>
                    </w:rPr>
                  </w:pPr>
                  <w:r w:rsidRPr="005B54C8">
                    <w:rPr>
                      <w:rFonts w:cs="Times New Roman" w:hint="eastAsia"/>
                      <w:sz w:val="22"/>
                      <w:szCs w:val="22"/>
                    </w:rPr>
                    <w:t>Detect heartbeat error. (sticky)(*1)</w:t>
                  </w:r>
                </w:p>
              </w:tc>
            </w:tr>
            <w:tr w:rsidR="001E41D0" w:rsidRPr="005B54C8" w:rsidTr="00E82429">
              <w:tc>
                <w:tcPr>
                  <w:tcW w:w="3289" w:type="dxa"/>
                  <w:shd w:val="clear" w:color="auto" w:fill="auto"/>
                </w:tcPr>
                <w:p w:rsidR="001E41D0" w:rsidRPr="005B54C8" w:rsidRDefault="001E41D0" w:rsidP="00067B9E">
                  <w:pPr>
                    <w:spacing w:line="0" w:lineRule="atLeast"/>
                    <w:ind w:right="-108"/>
                    <w:rPr>
                      <w:rFonts w:cs="Times New Roman"/>
                      <w:sz w:val="22"/>
                      <w:szCs w:val="22"/>
                    </w:rPr>
                  </w:pPr>
                  <w:r>
                    <w:rPr>
                      <w:rFonts w:cs="Times New Roman" w:hint="eastAsia"/>
                      <w:sz w:val="22"/>
                      <w:szCs w:val="22"/>
                    </w:rPr>
                    <w:t>SEU_BITERR_WD_CLA</w:t>
                  </w:r>
                </w:p>
              </w:tc>
              <w:tc>
                <w:tcPr>
                  <w:tcW w:w="3969" w:type="dxa"/>
                  <w:shd w:val="clear" w:color="auto" w:fill="auto"/>
                </w:tcPr>
                <w:p w:rsidR="001E41D0" w:rsidRPr="005B54C8" w:rsidRDefault="001E41D0" w:rsidP="00067B9E">
                  <w:pPr>
                    <w:spacing w:line="0" w:lineRule="atLeast"/>
                    <w:ind w:right="-84"/>
                    <w:rPr>
                      <w:rFonts w:cs="Times New Roman"/>
                      <w:sz w:val="22"/>
                      <w:szCs w:val="22"/>
                    </w:rPr>
                  </w:pPr>
                  <w:r w:rsidRPr="005B54C8">
                    <w:rPr>
                      <w:rFonts w:cs="Times New Roman" w:hint="eastAsia"/>
                      <w:sz w:val="22"/>
                      <w:szCs w:val="22"/>
                    </w:rPr>
                    <w:t>Watchdog timer error1. (*3)</w:t>
                  </w:r>
                </w:p>
              </w:tc>
            </w:tr>
            <w:tr w:rsidR="001E41D0" w:rsidRPr="005B54C8" w:rsidTr="00E82429">
              <w:tc>
                <w:tcPr>
                  <w:tcW w:w="3289" w:type="dxa"/>
                  <w:shd w:val="clear" w:color="auto" w:fill="auto"/>
                </w:tcPr>
                <w:p w:rsidR="001E41D0" w:rsidRPr="005B54C8" w:rsidRDefault="001E41D0" w:rsidP="00067B9E">
                  <w:pPr>
                    <w:spacing w:line="0" w:lineRule="atLeast"/>
                    <w:rPr>
                      <w:rFonts w:cs="Times New Roman"/>
                      <w:sz w:val="22"/>
                      <w:szCs w:val="22"/>
                    </w:rPr>
                  </w:pPr>
                  <w:r>
                    <w:rPr>
                      <w:rFonts w:cs="Times New Roman" w:hint="eastAsia"/>
                      <w:sz w:val="22"/>
                      <w:szCs w:val="22"/>
                    </w:rPr>
                    <w:t>SEU_BITERR_WD_CLA_S</w:t>
                  </w:r>
                </w:p>
              </w:tc>
              <w:tc>
                <w:tcPr>
                  <w:tcW w:w="3969" w:type="dxa"/>
                  <w:shd w:val="clear" w:color="auto" w:fill="auto"/>
                </w:tcPr>
                <w:p w:rsidR="001E41D0" w:rsidRPr="005B54C8" w:rsidRDefault="001E41D0" w:rsidP="00067B9E">
                  <w:pPr>
                    <w:spacing w:line="0" w:lineRule="atLeast"/>
                    <w:ind w:right="-84"/>
                    <w:rPr>
                      <w:rFonts w:cs="Times New Roman"/>
                      <w:sz w:val="22"/>
                      <w:szCs w:val="22"/>
                    </w:rPr>
                  </w:pPr>
                  <w:r w:rsidRPr="005B54C8">
                    <w:rPr>
                      <w:rFonts w:cs="Times New Roman" w:hint="eastAsia"/>
                      <w:sz w:val="22"/>
                      <w:szCs w:val="22"/>
                    </w:rPr>
                    <w:t>Watchdog timer error1. (sticky)(*1)</w:t>
                  </w:r>
                </w:p>
              </w:tc>
            </w:tr>
            <w:tr w:rsidR="001E41D0" w:rsidRPr="005B54C8" w:rsidTr="00E82429">
              <w:tc>
                <w:tcPr>
                  <w:tcW w:w="3289" w:type="dxa"/>
                  <w:shd w:val="clear" w:color="auto" w:fill="auto"/>
                </w:tcPr>
                <w:p w:rsidR="001E41D0" w:rsidRPr="005B54C8" w:rsidRDefault="001E41D0" w:rsidP="00067B9E">
                  <w:pPr>
                    <w:tabs>
                      <w:tab w:val="left" w:pos="2932"/>
                    </w:tabs>
                    <w:spacing w:line="0" w:lineRule="atLeast"/>
                    <w:ind w:right="-108"/>
                    <w:rPr>
                      <w:rFonts w:cs="Times New Roman"/>
                      <w:sz w:val="22"/>
                      <w:szCs w:val="22"/>
                    </w:rPr>
                  </w:pPr>
                  <w:r>
                    <w:rPr>
                      <w:rFonts w:cs="Times New Roman" w:hint="eastAsia"/>
                      <w:sz w:val="22"/>
                      <w:szCs w:val="22"/>
                    </w:rPr>
                    <w:t>SEU_BITERR_WD_COR</w:t>
                  </w:r>
                </w:p>
              </w:tc>
              <w:tc>
                <w:tcPr>
                  <w:tcW w:w="3969" w:type="dxa"/>
                  <w:shd w:val="clear" w:color="auto" w:fill="auto"/>
                </w:tcPr>
                <w:p w:rsidR="001E41D0" w:rsidRPr="005B54C8" w:rsidRDefault="001E41D0" w:rsidP="00067B9E">
                  <w:pPr>
                    <w:spacing w:line="0" w:lineRule="atLeast"/>
                    <w:ind w:right="-84"/>
                    <w:rPr>
                      <w:rFonts w:cs="Times New Roman"/>
                      <w:sz w:val="22"/>
                      <w:szCs w:val="22"/>
                    </w:rPr>
                  </w:pPr>
                  <w:r w:rsidRPr="005B54C8">
                    <w:rPr>
                      <w:rFonts w:cs="Times New Roman" w:hint="eastAsia"/>
                      <w:sz w:val="22"/>
                      <w:szCs w:val="22"/>
                    </w:rPr>
                    <w:t>Watchdog timer error2. (*3)</w:t>
                  </w:r>
                </w:p>
              </w:tc>
            </w:tr>
            <w:tr w:rsidR="001E41D0" w:rsidRPr="005B54C8" w:rsidDel="0070113E" w:rsidTr="00E82429">
              <w:trPr>
                <w:del w:id="9657" w:author="t_竹沢 公佑" w:date="2019-09-18T15:42:00Z"/>
              </w:trPr>
              <w:tc>
                <w:tcPr>
                  <w:tcW w:w="3289" w:type="dxa"/>
                  <w:shd w:val="clear" w:color="auto" w:fill="auto"/>
                </w:tcPr>
                <w:p w:rsidR="001E41D0" w:rsidRPr="005B54C8" w:rsidDel="0070113E" w:rsidRDefault="001E41D0" w:rsidP="00067B9E">
                  <w:pPr>
                    <w:spacing w:line="0" w:lineRule="atLeast"/>
                    <w:ind w:right="-108"/>
                    <w:rPr>
                      <w:del w:id="9658" w:author="t_竹沢 公佑" w:date="2019-09-18T15:42:00Z"/>
                      <w:rFonts w:cs="Times New Roman"/>
                      <w:sz w:val="22"/>
                      <w:szCs w:val="22"/>
                    </w:rPr>
                  </w:pPr>
                  <w:del w:id="9659" w:author="t_竹沢 公佑" w:date="2019-09-18T15:42:00Z">
                    <w:r w:rsidDel="0070113E">
                      <w:rPr>
                        <w:rFonts w:cs="Times New Roman" w:hint="eastAsia"/>
                        <w:sz w:val="22"/>
                        <w:szCs w:val="22"/>
                      </w:rPr>
                      <w:delText>SEU_BITERR_WD_COR_S</w:delText>
                    </w:r>
                  </w:del>
                </w:p>
              </w:tc>
              <w:tc>
                <w:tcPr>
                  <w:tcW w:w="3969" w:type="dxa"/>
                  <w:shd w:val="clear" w:color="auto" w:fill="auto"/>
                </w:tcPr>
                <w:p w:rsidR="001E41D0" w:rsidRPr="005B54C8" w:rsidDel="0070113E" w:rsidRDefault="001E41D0" w:rsidP="00067B9E">
                  <w:pPr>
                    <w:spacing w:line="0" w:lineRule="atLeast"/>
                    <w:ind w:right="-84"/>
                    <w:rPr>
                      <w:del w:id="9660" w:author="t_竹沢 公佑" w:date="2019-09-18T15:42:00Z"/>
                      <w:rFonts w:cs="Times New Roman"/>
                      <w:sz w:val="22"/>
                      <w:szCs w:val="22"/>
                    </w:rPr>
                  </w:pPr>
                  <w:del w:id="9661" w:author="t_竹沢 公佑" w:date="2019-09-18T15:42:00Z">
                    <w:r w:rsidRPr="005B54C8" w:rsidDel="0070113E">
                      <w:rPr>
                        <w:rFonts w:cs="Times New Roman" w:hint="eastAsia"/>
                        <w:sz w:val="22"/>
                        <w:szCs w:val="22"/>
                      </w:rPr>
                      <w:delText>Watchdog timer error2. (sticky)(*1)</w:delText>
                    </w:r>
                  </w:del>
                </w:p>
              </w:tc>
            </w:tr>
            <w:tr w:rsidR="001E41D0" w:rsidRPr="005B54C8" w:rsidDel="0070113E" w:rsidTr="00E82429">
              <w:trPr>
                <w:del w:id="9662" w:author="t_竹沢 公佑" w:date="2019-09-18T15:42:00Z"/>
              </w:trPr>
              <w:tc>
                <w:tcPr>
                  <w:tcW w:w="3289" w:type="dxa"/>
                  <w:shd w:val="clear" w:color="auto" w:fill="auto"/>
                </w:tcPr>
                <w:p w:rsidR="001E41D0" w:rsidRPr="005B54C8" w:rsidDel="0070113E" w:rsidRDefault="001E41D0" w:rsidP="00067B9E">
                  <w:pPr>
                    <w:spacing w:line="0" w:lineRule="atLeast"/>
                    <w:ind w:right="1020"/>
                    <w:rPr>
                      <w:del w:id="9663" w:author="t_竹沢 公佑" w:date="2019-09-18T15:42:00Z"/>
                      <w:rFonts w:cs="Times New Roman"/>
                      <w:sz w:val="22"/>
                      <w:szCs w:val="22"/>
                    </w:rPr>
                  </w:pPr>
                  <w:del w:id="9664" w:author="t_竹沢 公佑" w:date="2019-09-18T15:42:00Z">
                    <w:r w:rsidRPr="005B54C8" w:rsidDel="0070113E">
                      <w:rPr>
                        <w:rFonts w:cs="Times New Roman"/>
                        <w:sz w:val="22"/>
                        <w:szCs w:val="22"/>
                      </w:rPr>
                      <w:delText>O</w:delText>
                    </w:r>
                    <w:r w:rsidRPr="005B54C8" w:rsidDel="0070113E">
                      <w:rPr>
                        <w:rFonts w:cs="Times New Roman" w:hint="eastAsia"/>
                        <w:sz w:val="22"/>
                        <w:szCs w:val="22"/>
                      </w:rPr>
                      <w:delText>ther value</w:delText>
                    </w:r>
                  </w:del>
                </w:p>
              </w:tc>
              <w:tc>
                <w:tcPr>
                  <w:tcW w:w="3969" w:type="dxa"/>
                  <w:shd w:val="clear" w:color="auto" w:fill="auto"/>
                </w:tcPr>
                <w:p w:rsidR="001E41D0" w:rsidRPr="005B54C8" w:rsidDel="0070113E" w:rsidRDefault="001E41D0" w:rsidP="00067B9E">
                  <w:pPr>
                    <w:spacing w:line="0" w:lineRule="atLeast"/>
                    <w:ind w:right="1020"/>
                    <w:rPr>
                      <w:del w:id="9665" w:author="t_竹沢 公佑" w:date="2019-09-18T15:42:00Z"/>
                      <w:rFonts w:cs="Times New Roman"/>
                      <w:sz w:val="22"/>
                      <w:szCs w:val="22"/>
                    </w:rPr>
                  </w:pPr>
                  <w:del w:id="9666" w:author="t_竹沢 公佑" w:date="2019-09-18T15:42:00Z">
                    <w:r w:rsidRPr="005B54C8" w:rsidDel="0070113E">
                      <w:rPr>
                        <w:rFonts w:cs="Times New Roman"/>
                        <w:sz w:val="22"/>
                        <w:szCs w:val="22"/>
                      </w:rPr>
                      <w:delText>U</w:delText>
                    </w:r>
                    <w:r w:rsidRPr="005B54C8" w:rsidDel="0070113E">
                      <w:rPr>
                        <w:rFonts w:cs="Times New Roman" w:hint="eastAsia"/>
                        <w:sz w:val="22"/>
                        <w:szCs w:val="22"/>
                      </w:rPr>
                      <w:delText>ndefined</w:delText>
                    </w:r>
                  </w:del>
                </w:p>
              </w:tc>
            </w:tr>
          </w:tbl>
          <w:p w:rsidR="001E41D0" w:rsidRDefault="001E41D0" w:rsidP="005008A2">
            <w:pPr>
              <w:spacing w:line="0" w:lineRule="atLeast"/>
              <w:ind w:right="-108"/>
              <w:rPr>
                <w:ins w:id="9667" w:author="t_竹沢 公佑" w:date="2019-09-18T15:42:00Z"/>
                <w:rFonts w:cs="Times New Roman"/>
                <w:sz w:val="22"/>
                <w:szCs w:val="22"/>
              </w:rPr>
            </w:pPr>
          </w:p>
          <w:p w:rsidR="001E41D0" w:rsidRDefault="001E41D0" w:rsidP="005008A2">
            <w:pPr>
              <w:spacing w:line="0" w:lineRule="atLeast"/>
              <w:ind w:right="-108"/>
              <w:rPr>
                <w:ins w:id="9668" w:author="t_竹沢 公佑" w:date="2019-09-18T15:42:00Z"/>
                <w:rFonts w:cs="Times New Roman"/>
                <w:sz w:val="22"/>
                <w:szCs w:val="22"/>
              </w:rPr>
            </w:pPr>
          </w:p>
          <w:p w:rsidR="001E41D0" w:rsidRDefault="001E41D0" w:rsidP="005008A2">
            <w:pPr>
              <w:spacing w:line="0" w:lineRule="atLeast"/>
              <w:ind w:right="-108"/>
              <w:rPr>
                <w:ins w:id="9669" w:author="t_竹沢 公佑" w:date="2019-09-18T15:41:00Z"/>
                <w:rFonts w:cs="Times New Roman"/>
                <w:sz w:val="22"/>
                <w:szCs w:val="22"/>
              </w:rPr>
            </w:pPr>
            <w:ins w:id="9670" w:author="t_竹沢 公佑" w:date="2019-09-18T15:42:00Z">
              <w:r>
                <w:rPr>
                  <w:rFonts w:cs="Times New Roman" w:hint="eastAsia"/>
                  <w:sz w:val="22"/>
                  <w:szCs w:val="22"/>
                </w:rPr>
                <w:lastRenderedPageBreak/>
                <w:t>(Continued from previous page)</w:t>
              </w:r>
            </w:ins>
          </w:p>
          <w:tbl>
            <w:tblPr>
              <w:tblW w:w="7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9"/>
              <w:gridCol w:w="3969"/>
            </w:tblGrid>
            <w:tr w:rsidR="001E41D0" w:rsidRPr="005B54C8" w:rsidTr="0055502C">
              <w:trPr>
                <w:ins w:id="9671" w:author="t_竹沢 公佑" w:date="2019-09-18T15:41:00Z"/>
              </w:trPr>
              <w:tc>
                <w:tcPr>
                  <w:tcW w:w="3289" w:type="dxa"/>
                  <w:shd w:val="clear" w:color="auto" w:fill="auto"/>
                </w:tcPr>
                <w:p w:rsidR="001E41D0" w:rsidRPr="005B54C8" w:rsidRDefault="001E41D0" w:rsidP="0055502C">
                  <w:pPr>
                    <w:spacing w:line="0" w:lineRule="atLeast"/>
                    <w:ind w:right="-108"/>
                    <w:rPr>
                      <w:ins w:id="9672" w:author="t_竹沢 公佑" w:date="2019-09-18T15:41:00Z"/>
                      <w:rFonts w:cs="Times New Roman"/>
                      <w:sz w:val="22"/>
                      <w:szCs w:val="22"/>
                    </w:rPr>
                  </w:pPr>
                  <w:ins w:id="9673" w:author="t_竹沢 公佑" w:date="2019-09-18T15:41:00Z">
                    <w:r w:rsidRPr="005B54C8">
                      <w:rPr>
                        <w:rFonts w:cs="Times New Roman" w:hint="eastAsia"/>
                        <w:sz w:val="22"/>
                        <w:szCs w:val="22"/>
                      </w:rPr>
                      <w:t>Bit position</w:t>
                    </w:r>
                  </w:ins>
                </w:p>
              </w:tc>
              <w:tc>
                <w:tcPr>
                  <w:tcW w:w="3969" w:type="dxa"/>
                  <w:shd w:val="clear" w:color="auto" w:fill="auto"/>
                </w:tcPr>
                <w:p w:rsidR="001E41D0" w:rsidRPr="005B54C8" w:rsidRDefault="001E41D0" w:rsidP="0055502C">
                  <w:pPr>
                    <w:spacing w:line="0" w:lineRule="atLeast"/>
                    <w:ind w:right="1020"/>
                    <w:rPr>
                      <w:ins w:id="9674" w:author="t_竹沢 公佑" w:date="2019-09-18T15:41:00Z"/>
                      <w:rFonts w:cs="Times New Roman"/>
                      <w:sz w:val="22"/>
                      <w:szCs w:val="22"/>
                    </w:rPr>
                  </w:pPr>
                  <w:ins w:id="9675" w:author="t_竹沢 公佑" w:date="2019-09-18T15:41:00Z">
                    <w:r w:rsidRPr="005B54C8">
                      <w:rPr>
                        <w:rFonts w:cs="Times New Roman"/>
                        <w:sz w:val="22"/>
                        <w:szCs w:val="22"/>
                      </w:rPr>
                      <w:t>D</w:t>
                    </w:r>
                    <w:r w:rsidRPr="005B54C8">
                      <w:rPr>
                        <w:rFonts w:cs="Times New Roman" w:hint="eastAsia"/>
                        <w:sz w:val="22"/>
                        <w:szCs w:val="22"/>
                      </w:rPr>
                      <w:t>escription</w:t>
                    </w:r>
                  </w:ins>
                </w:p>
              </w:tc>
            </w:tr>
            <w:tr w:rsidR="001E41D0" w:rsidRPr="005B54C8" w:rsidTr="0055502C">
              <w:trPr>
                <w:ins w:id="9676" w:author="t_竹沢 公佑" w:date="2019-09-18T15:41:00Z"/>
              </w:trPr>
              <w:tc>
                <w:tcPr>
                  <w:tcW w:w="3289" w:type="dxa"/>
                  <w:shd w:val="clear" w:color="auto" w:fill="auto"/>
                </w:tcPr>
                <w:p w:rsidR="001E41D0" w:rsidRPr="005B54C8" w:rsidRDefault="001E41D0" w:rsidP="0055502C">
                  <w:pPr>
                    <w:spacing w:line="0" w:lineRule="atLeast"/>
                    <w:ind w:right="-108"/>
                    <w:rPr>
                      <w:ins w:id="9677" w:author="t_竹沢 公佑" w:date="2019-09-18T15:41:00Z"/>
                      <w:rFonts w:cs="Times New Roman"/>
                      <w:sz w:val="22"/>
                      <w:szCs w:val="22"/>
                    </w:rPr>
                  </w:pPr>
                  <w:ins w:id="9678" w:author="t_竹沢 公佑" w:date="2019-09-18T15:42:00Z">
                    <w:r>
                      <w:rPr>
                        <w:rFonts w:cs="Times New Roman" w:hint="eastAsia"/>
                        <w:sz w:val="22"/>
                        <w:szCs w:val="22"/>
                      </w:rPr>
                      <w:t>SEU_BITERR_WD_COR_S</w:t>
                    </w:r>
                  </w:ins>
                </w:p>
              </w:tc>
              <w:tc>
                <w:tcPr>
                  <w:tcW w:w="3969" w:type="dxa"/>
                  <w:shd w:val="clear" w:color="auto" w:fill="auto"/>
                </w:tcPr>
                <w:p w:rsidR="001E41D0" w:rsidRPr="005B54C8" w:rsidRDefault="001E41D0" w:rsidP="0055502C">
                  <w:pPr>
                    <w:spacing w:line="0" w:lineRule="atLeast"/>
                    <w:ind w:right="-84"/>
                    <w:rPr>
                      <w:ins w:id="9679" w:author="t_竹沢 公佑" w:date="2019-09-18T15:41:00Z"/>
                      <w:rFonts w:cs="Times New Roman"/>
                      <w:sz w:val="22"/>
                      <w:szCs w:val="22"/>
                    </w:rPr>
                  </w:pPr>
                  <w:ins w:id="9680" w:author="t_竹沢 公佑" w:date="2019-09-18T15:42:00Z">
                    <w:r w:rsidRPr="005B54C8">
                      <w:rPr>
                        <w:rFonts w:cs="Times New Roman" w:hint="eastAsia"/>
                        <w:sz w:val="22"/>
                        <w:szCs w:val="22"/>
                      </w:rPr>
                      <w:t>Watchdog timer error2. (sticky)(*1)</w:t>
                    </w:r>
                  </w:ins>
                </w:p>
              </w:tc>
            </w:tr>
            <w:tr w:rsidR="001E41D0" w:rsidRPr="005B54C8" w:rsidTr="0055502C">
              <w:trPr>
                <w:ins w:id="9681" w:author="t_竹沢 公佑" w:date="2019-09-18T15:41:00Z"/>
              </w:trPr>
              <w:tc>
                <w:tcPr>
                  <w:tcW w:w="3289" w:type="dxa"/>
                  <w:shd w:val="clear" w:color="auto" w:fill="auto"/>
                </w:tcPr>
                <w:p w:rsidR="001E41D0" w:rsidRPr="005B54C8" w:rsidRDefault="001E41D0" w:rsidP="0055502C">
                  <w:pPr>
                    <w:spacing w:line="0" w:lineRule="atLeast"/>
                    <w:ind w:right="-108"/>
                    <w:rPr>
                      <w:ins w:id="9682" w:author="t_竹沢 公佑" w:date="2019-09-18T15:41:00Z"/>
                      <w:rFonts w:cs="Times New Roman"/>
                      <w:sz w:val="22"/>
                      <w:szCs w:val="22"/>
                    </w:rPr>
                  </w:pPr>
                  <w:ins w:id="9683" w:author="t_竹沢 公佑" w:date="2019-09-18T15:42:00Z">
                    <w:r w:rsidRPr="005B54C8">
                      <w:rPr>
                        <w:rFonts w:cs="Times New Roman"/>
                        <w:sz w:val="22"/>
                        <w:szCs w:val="22"/>
                      </w:rPr>
                      <w:t>O</w:t>
                    </w:r>
                    <w:r w:rsidRPr="005B54C8">
                      <w:rPr>
                        <w:rFonts w:cs="Times New Roman" w:hint="eastAsia"/>
                        <w:sz w:val="22"/>
                        <w:szCs w:val="22"/>
                      </w:rPr>
                      <w:t>ther value</w:t>
                    </w:r>
                  </w:ins>
                </w:p>
              </w:tc>
              <w:tc>
                <w:tcPr>
                  <w:tcW w:w="3969" w:type="dxa"/>
                  <w:shd w:val="clear" w:color="auto" w:fill="auto"/>
                </w:tcPr>
                <w:p w:rsidR="001E41D0" w:rsidRPr="005B54C8" w:rsidRDefault="001E41D0" w:rsidP="0055502C">
                  <w:pPr>
                    <w:spacing w:line="0" w:lineRule="atLeast"/>
                    <w:ind w:right="-84"/>
                    <w:rPr>
                      <w:ins w:id="9684" w:author="t_竹沢 公佑" w:date="2019-09-18T15:41:00Z"/>
                      <w:rFonts w:cs="Times New Roman"/>
                      <w:sz w:val="22"/>
                      <w:szCs w:val="22"/>
                    </w:rPr>
                  </w:pPr>
                  <w:ins w:id="9685" w:author="t_竹沢 公佑" w:date="2019-09-18T15:42:00Z">
                    <w:r w:rsidRPr="005B54C8">
                      <w:rPr>
                        <w:rFonts w:cs="Times New Roman"/>
                        <w:sz w:val="22"/>
                        <w:szCs w:val="22"/>
                      </w:rPr>
                      <w:t>U</w:t>
                    </w:r>
                    <w:r w:rsidRPr="005B54C8">
                      <w:rPr>
                        <w:rFonts w:cs="Times New Roman" w:hint="eastAsia"/>
                        <w:sz w:val="22"/>
                        <w:szCs w:val="22"/>
                      </w:rPr>
                      <w:t>ndefined</w:t>
                    </w:r>
                  </w:ins>
                </w:p>
              </w:tc>
            </w:tr>
          </w:tbl>
          <w:p w:rsidR="001E41D0" w:rsidRDefault="001E41D0" w:rsidP="005008A2">
            <w:pPr>
              <w:spacing w:line="0" w:lineRule="atLeast"/>
              <w:ind w:right="-108"/>
              <w:rPr>
                <w:rFonts w:cs="Times New Roman"/>
                <w:sz w:val="22"/>
                <w:szCs w:val="22"/>
              </w:rPr>
            </w:pPr>
          </w:p>
          <w:p w:rsidR="001E41D0" w:rsidRDefault="001E41D0" w:rsidP="00E82429">
            <w:pPr>
              <w:spacing w:line="0" w:lineRule="atLeast"/>
              <w:ind w:right="-108"/>
              <w:rPr>
                <w:sz w:val="22"/>
                <w:szCs w:val="22"/>
              </w:rPr>
            </w:pPr>
            <w:r>
              <w:rPr>
                <w:rFonts w:cs="Times New Roman" w:hint="eastAsia"/>
                <w:sz w:val="22"/>
                <w:szCs w:val="22"/>
              </w:rPr>
              <w:t>(*1) Once this bit is set, it keeps its state until user</w:t>
            </w:r>
            <w:r>
              <w:rPr>
                <w:rFonts w:cs="Times New Roman"/>
                <w:sz w:val="22"/>
                <w:szCs w:val="22"/>
              </w:rPr>
              <w:t>’</w:t>
            </w:r>
            <w:r>
              <w:rPr>
                <w:rFonts w:cs="Times New Roman" w:hint="eastAsia"/>
                <w:sz w:val="22"/>
                <w:szCs w:val="22"/>
              </w:rPr>
              <w:t>s clear function is called.</w:t>
            </w:r>
          </w:p>
          <w:p w:rsidR="001E41D0" w:rsidRDefault="001E41D0" w:rsidP="005008A2">
            <w:pPr>
              <w:spacing w:line="0" w:lineRule="atLeast"/>
              <w:ind w:right="1020"/>
              <w:rPr>
                <w:sz w:val="22"/>
                <w:szCs w:val="22"/>
              </w:rPr>
            </w:pPr>
          </w:p>
          <w:p w:rsidR="001E41D0" w:rsidRPr="005F6B96" w:rsidRDefault="001E41D0" w:rsidP="005008A2">
            <w:pPr>
              <w:spacing w:line="0" w:lineRule="atLeast"/>
              <w:ind w:right="-108"/>
              <w:rPr>
                <w:sz w:val="22"/>
                <w:szCs w:val="22"/>
              </w:rPr>
            </w:pPr>
            <w:r>
              <w:rPr>
                <w:rFonts w:cs="Times New Roman" w:hint="eastAsia"/>
                <w:sz w:val="22"/>
                <w:szCs w:val="22"/>
              </w:rPr>
              <w:t>(*2) heartbeat error …　SEU function module monitors keep-alive signal in observation/detect only/</w:t>
            </w:r>
            <w:r>
              <w:rPr>
                <w:rFonts w:cs="Times New Roman"/>
                <w:sz w:val="22"/>
                <w:szCs w:val="22"/>
              </w:rPr>
              <w:t>diagnostic</w:t>
            </w:r>
            <w:r>
              <w:rPr>
                <w:rFonts w:cs="Times New Roman" w:hint="eastAsia"/>
                <w:sz w:val="22"/>
                <w:szCs w:val="22"/>
              </w:rPr>
              <w:t xml:space="preserve"> scan state. If it detects the timeout of this signal, it reports heartbeat error.</w:t>
            </w:r>
            <w:r w:rsidRPr="005F6B96">
              <w:rPr>
                <w:rFonts w:hint="eastAsia"/>
                <w:sz w:val="22"/>
                <w:szCs w:val="22"/>
              </w:rPr>
              <w:t xml:space="preserve"> </w:t>
            </w:r>
            <w:r>
              <w:rPr>
                <w:rFonts w:hint="eastAsia"/>
                <w:sz w:val="22"/>
                <w:szCs w:val="22"/>
              </w:rPr>
              <w:t xml:space="preserve">It means SEU function module is in fatal error. </w:t>
            </w:r>
          </w:p>
          <w:p w:rsidR="001E41D0" w:rsidRDefault="001E41D0" w:rsidP="005008A2">
            <w:pPr>
              <w:spacing w:line="0" w:lineRule="atLeast"/>
              <w:ind w:right="-108"/>
              <w:rPr>
                <w:sz w:val="22"/>
                <w:szCs w:val="22"/>
              </w:rPr>
            </w:pPr>
          </w:p>
          <w:p w:rsidR="001E41D0" w:rsidRDefault="001E41D0" w:rsidP="00E82429">
            <w:pPr>
              <w:spacing w:line="0" w:lineRule="atLeast"/>
              <w:ind w:right="-108"/>
              <w:rPr>
                <w:sz w:val="22"/>
                <w:szCs w:val="22"/>
              </w:rPr>
            </w:pPr>
            <w:r>
              <w:rPr>
                <w:rFonts w:cs="Times New Roman" w:hint="eastAsia"/>
                <w:sz w:val="22"/>
                <w:szCs w:val="22"/>
              </w:rPr>
              <w:t xml:space="preserve">(*3) watchdog error …　SEU function module monitors how long this module stays in correction state. Normally, this module </w:t>
            </w:r>
            <w:ins w:id="9686" w:author="t_竹沢 公佑" w:date="2019-10-05T16:15:00Z">
              <w:r>
                <w:rPr>
                  <w:rFonts w:cs="Times New Roman" w:hint="eastAsia"/>
                  <w:sz w:val="22"/>
                  <w:szCs w:val="22"/>
                </w:rPr>
                <w:t xml:space="preserve">transits to </w:t>
              </w:r>
            </w:ins>
            <w:del w:id="9687" w:author="t_竹沢 公佑" w:date="2019-10-05T16:15:00Z">
              <w:r w:rsidDel="00967D42">
                <w:rPr>
                  <w:rFonts w:cs="Times New Roman" w:hint="eastAsia"/>
                  <w:sz w:val="22"/>
                  <w:szCs w:val="22"/>
                </w:rPr>
                <w:delText xml:space="preserve">transitions </w:delText>
              </w:r>
            </w:del>
            <w:r>
              <w:rPr>
                <w:rFonts w:cs="Times New Roman" w:hint="eastAsia"/>
                <w:sz w:val="22"/>
                <w:szCs w:val="22"/>
              </w:rPr>
              <w:t xml:space="preserve">own state from correction state within at least 2 second. </w:t>
            </w:r>
            <w:ins w:id="9688" w:author="t_竹沢 公佑" w:date="2019-10-05T16:15:00Z">
              <w:r>
                <w:rPr>
                  <w:rFonts w:cs="Times New Roman" w:hint="eastAsia"/>
                  <w:sz w:val="22"/>
                  <w:szCs w:val="22"/>
                </w:rPr>
                <w:t xml:space="preserve">When </w:t>
              </w:r>
            </w:ins>
            <w:del w:id="9689" w:author="t_竹沢 公佑" w:date="2019-10-05T16:15:00Z">
              <w:r w:rsidDel="00967D42">
                <w:rPr>
                  <w:rFonts w:cs="Times New Roman" w:hint="eastAsia"/>
                  <w:sz w:val="22"/>
                  <w:szCs w:val="22"/>
                </w:rPr>
                <w:delText xml:space="preserve">If </w:delText>
              </w:r>
            </w:del>
            <w:r>
              <w:rPr>
                <w:rFonts w:cs="Times New Roman" w:hint="eastAsia"/>
                <w:sz w:val="22"/>
                <w:szCs w:val="22"/>
              </w:rPr>
              <w:t xml:space="preserve">it detects the too long stay in correction state, it reports watch dog error. Watch dog error1/2 represents where the timeout </w:t>
            </w:r>
            <w:del w:id="9690" w:author="t_竹沢 公佑" w:date="2019-10-05T16:16:00Z">
              <w:r w:rsidDel="00967D42">
                <w:rPr>
                  <w:rFonts w:cs="Times New Roman" w:hint="eastAsia"/>
                  <w:sz w:val="22"/>
                  <w:szCs w:val="22"/>
                </w:rPr>
                <w:delText xml:space="preserve">is </w:delText>
              </w:r>
            </w:del>
            <w:r>
              <w:rPr>
                <w:rFonts w:cs="Times New Roman"/>
                <w:sz w:val="22"/>
                <w:szCs w:val="22"/>
              </w:rPr>
              <w:t>occur</w:t>
            </w:r>
            <w:ins w:id="9691" w:author="t_竹沢 公佑" w:date="2019-10-05T16:16:00Z">
              <w:r>
                <w:rPr>
                  <w:rFonts w:cs="Times New Roman" w:hint="eastAsia"/>
                  <w:sz w:val="22"/>
                  <w:szCs w:val="22"/>
                </w:rPr>
                <w:t>s</w:t>
              </w:r>
            </w:ins>
            <w:del w:id="9692" w:author="t_竹沢 公佑" w:date="2019-10-05T16:16:00Z">
              <w:r w:rsidDel="00967D42">
                <w:rPr>
                  <w:rFonts w:cs="Times New Roman"/>
                  <w:sz w:val="22"/>
                  <w:szCs w:val="22"/>
                </w:rPr>
                <w:delText>red</w:delText>
              </w:r>
            </w:del>
            <w:r>
              <w:rPr>
                <w:rFonts w:cs="Times New Roman" w:hint="eastAsia"/>
                <w:sz w:val="22"/>
                <w:szCs w:val="22"/>
              </w:rPr>
              <w:t xml:space="preserve">. </w:t>
            </w:r>
            <w:r>
              <w:rPr>
                <w:rFonts w:cs="Times New Roman"/>
                <w:sz w:val="22"/>
                <w:szCs w:val="22"/>
              </w:rPr>
              <w:t>T</w:t>
            </w:r>
            <w:r>
              <w:rPr>
                <w:rFonts w:cs="Times New Roman" w:hint="eastAsia"/>
                <w:sz w:val="22"/>
                <w:szCs w:val="22"/>
              </w:rPr>
              <w:t>his detail info is for manufacture</w:t>
            </w:r>
            <w:r>
              <w:rPr>
                <w:rFonts w:cs="Times New Roman"/>
                <w:sz w:val="22"/>
                <w:szCs w:val="22"/>
              </w:rPr>
              <w:t>’</w:t>
            </w:r>
            <w:r>
              <w:rPr>
                <w:rFonts w:cs="Times New Roman" w:hint="eastAsia"/>
                <w:sz w:val="22"/>
                <w:szCs w:val="22"/>
              </w:rPr>
              <w:t xml:space="preserve">s analysis. </w:t>
            </w:r>
            <w:r w:rsidRPr="00822330">
              <w:rPr>
                <w:rFonts w:hint="eastAsia"/>
                <w:sz w:val="22"/>
                <w:szCs w:val="22"/>
              </w:rPr>
              <w:t xml:space="preserve"> </w:t>
            </w:r>
          </w:p>
          <w:p w:rsidR="001E41D0" w:rsidRDefault="001E41D0" w:rsidP="005008A2">
            <w:pPr>
              <w:spacing w:line="0" w:lineRule="atLeast"/>
              <w:rPr>
                <w:sz w:val="22"/>
                <w:szCs w:val="22"/>
              </w:rPr>
            </w:pPr>
          </w:p>
          <w:p w:rsidR="001E41D0" w:rsidRDefault="001E41D0" w:rsidP="005008A2">
            <w:pPr>
              <w:spacing w:line="0" w:lineRule="atLeast"/>
              <w:rPr>
                <w:sz w:val="22"/>
                <w:szCs w:val="22"/>
              </w:rPr>
            </w:pPr>
            <w:r>
              <w:rPr>
                <w:rFonts w:hint="eastAsia"/>
                <w:sz w:val="22"/>
                <w:szCs w:val="22"/>
              </w:rPr>
              <w:t>■sample code</w:t>
            </w:r>
          </w:p>
          <w:p w:rsidR="001E41D0" w:rsidRDefault="001E41D0" w:rsidP="005008A2">
            <w:pPr>
              <w:spacing w:line="0" w:lineRule="atLeast"/>
              <w:rPr>
                <w:sz w:val="22"/>
                <w:szCs w:val="22"/>
              </w:rPr>
            </w:pPr>
            <w:r>
              <w:rPr>
                <w:rFonts w:hint="eastAsia"/>
                <w:sz w:val="22"/>
                <w:szCs w:val="22"/>
              </w:rPr>
              <w:t>ST_DRXPD_MONDAT st_mon;</w:t>
            </w:r>
          </w:p>
          <w:p w:rsidR="001E41D0" w:rsidRDefault="001E41D0" w:rsidP="005008A2">
            <w:pPr>
              <w:spacing w:line="0" w:lineRule="atLeast"/>
              <w:rPr>
                <w:sz w:val="22"/>
                <w:szCs w:val="22"/>
              </w:rPr>
            </w:pPr>
            <w:r>
              <w:rPr>
                <w:rFonts w:hint="eastAsia"/>
                <w:sz w:val="22"/>
                <w:szCs w:val="22"/>
              </w:rPr>
              <w:t>ST_SEU_STATUS *pst_sts = (ST_SEU_STATUS*)st_mon.RdValue;</w:t>
            </w:r>
          </w:p>
          <w:p w:rsidR="001E41D0" w:rsidRDefault="001E41D0" w:rsidP="005008A2">
            <w:pPr>
              <w:spacing w:line="0" w:lineRule="atLeast"/>
              <w:rPr>
                <w:sz w:val="22"/>
                <w:szCs w:val="22"/>
              </w:rPr>
            </w:pPr>
          </w:p>
          <w:p w:rsidR="001E41D0" w:rsidRPr="005F6B96" w:rsidRDefault="001E41D0" w:rsidP="005008A2">
            <w:pPr>
              <w:spacing w:line="0" w:lineRule="atLeast"/>
              <w:rPr>
                <w:sz w:val="22"/>
                <w:szCs w:val="22"/>
              </w:rPr>
            </w:pPr>
            <w:r>
              <w:rPr>
                <w:rFonts w:hint="eastAsia"/>
                <w:sz w:val="22"/>
                <w:szCs w:val="22"/>
              </w:rPr>
              <w:t>st_mon.ItemID = GET_SEU_STATUS_ID;</w:t>
            </w:r>
          </w:p>
          <w:p w:rsidR="001E41D0" w:rsidRDefault="001E41D0" w:rsidP="005008A2">
            <w:pPr>
              <w:spacing w:line="0" w:lineRule="atLeast"/>
              <w:rPr>
                <w:sz w:val="22"/>
                <w:szCs w:val="22"/>
              </w:rPr>
            </w:pPr>
            <w:r>
              <w:rPr>
                <w:rFonts w:hint="eastAsia"/>
                <w:sz w:val="22"/>
                <w:szCs w:val="22"/>
              </w:rPr>
              <w:t>memset( st_mon.RdValue, 0x00, 8 );</w:t>
            </w:r>
          </w:p>
          <w:p w:rsidR="001E41D0" w:rsidRPr="005F6B96" w:rsidRDefault="001E41D0" w:rsidP="005008A2">
            <w:pPr>
              <w:spacing w:line="0" w:lineRule="atLeast"/>
              <w:rPr>
                <w:sz w:val="22"/>
                <w:szCs w:val="22"/>
              </w:rPr>
            </w:pPr>
          </w:p>
          <w:p w:rsidR="001E41D0" w:rsidRDefault="001E41D0" w:rsidP="005008A2">
            <w:pPr>
              <w:spacing w:line="0" w:lineRule="atLeast"/>
              <w:rPr>
                <w:sz w:val="22"/>
                <w:szCs w:val="22"/>
              </w:rPr>
            </w:pPr>
            <w:r>
              <w:rPr>
                <w:sz w:val="22"/>
                <w:szCs w:val="22"/>
              </w:rPr>
              <w:t xml:space="preserve">ioctl( </w:t>
            </w:r>
            <w:r w:rsidRPr="007C3E40">
              <w:rPr>
                <w:sz w:val="22"/>
                <w:szCs w:val="22"/>
              </w:rPr>
              <w:t>devfd, DRXPD_GET_MONSTS, &amp;st_mon);</w:t>
            </w:r>
          </w:p>
          <w:p w:rsidR="001E41D0" w:rsidRDefault="001E41D0" w:rsidP="005008A2">
            <w:pPr>
              <w:spacing w:line="0" w:lineRule="atLeast"/>
              <w:rPr>
                <w:sz w:val="22"/>
                <w:szCs w:val="22"/>
              </w:rPr>
            </w:pPr>
            <w:r>
              <w:rPr>
                <w:sz w:val="22"/>
                <w:szCs w:val="22"/>
              </w:rPr>
              <w:t>printf("</w:t>
            </w:r>
            <w:r>
              <w:rPr>
                <w:rFonts w:hint="eastAsia"/>
                <w:sz w:val="22"/>
                <w:szCs w:val="22"/>
              </w:rPr>
              <w:t>status</w:t>
            </w:r>
            <w:r>
              <w:rPr>
                <w:sz w:val="22"/>
                <w:szCs w:val="22"/>
              </w:rPr>
              <w:t>=%08x, err</w:t>
            </w:r>
            <w:r>
              <w:rPr>
                <w:rFonts w:hint="eastAsia"/>
                <w:sz w:val="22"/>
                <w:szCs w:val="22"/>
              </w:rPr>
              <w:t>or</w:t>
            </w:r>
            <w:r>
              <w:rPr>
                <w:sz w:val="22"/>
                <w:szCs w:val="22"/>
              </w:rPr>
              <w:t>=%08x\n"</w:t>
            </w:r>
            <w:r>
              <w:rPr>
                <w:rFonts w:hint="eastAsia"/>
                <w:sz w:val="22"/>
                <w:szCs w:val="22"/>
              </w:rPr>
              <w:t xml:space="preserve">, </w:t>
            </w:r>
            <w:r>
              <w:rPr>
                <w:sz w:val="22"/>
                <w:szCs w:val="22"/>
              </w:rPr>
              <w:t>pst_st</w:t>
            </w:r>
            <w:r>
              <w:rPr>
                <w:rFonts w:hint="eastAsia"/>
                <w:sz w:val="22"/>
                <w:szCs w:val="22"/>
              </w:rPr>
              <w:t>s</w:t>
            </w:r>
            <w:r w:rsidRPr="007C3E40">
              <w:rPr>
                <w:sz w:val="22"/>
                <w:szCs w:val="22"/>
              </w:rPr>
              <w:t>-&gt;uiStatus, pst_sts-&gt;uiError);</w:t>
            </w:r>
          </w:p>
          <w:p w:rsidR="001E41D0" w:rsidRPr="005008A2" w:rsidRDefault="001E41D0" w:rsidP="00067B9E">
            <w:pPr>
              <w:spacing w:line="0" w:lineRule="atLeast"/>
              <w:ind w:right="1020"/>
              <w:rPr>
                <w:sz w:val="22"/>
                <w:szCs w:val="22"/>
              </w:rPr>
            </w:pPr>
          </w:p>
        </w:tc>
      </w:tr>
      <w:tr w:rsidR="001E41D0" w:rsidTr="001E41D0">
        <w:trPr>
          <w:trHeight w:val="1351"/>
        </w:trPr>
        <w:tc>
          <w:tcPr>
            <w:tcW w:w="1172" w:type="dxa"/>
            <w:vMerge/>
          </w:tcPr>
          <w:p w:rsidR="001E41D0" w:rsidRPr="003A7BE1" w:rsidRDefault="001E41D0" w:rsidP="00067B9E">
            <w:pPr>
              <w:pStyle w:val="afa"/>
              <w:rPr>
                <w:sz w:val="22"/>
                <w:szCs w:val="22"/>
              </w:rPr>
            </w:pPr>
          </w:p>
        </w:tc>
        <w:tc>
          <w:tcPr>
            <w:tcW w:w="1204" w:type="dxa"/>
          </w:tcPr>
          <w:p w:rsidR="001E41D0" w:rsidRPr="000B41A5" w:rsidRDefault="00202C26" w:rsidP="00067B9E">
            <w:pPr>
              <w:pStyle w:val="afa"/>
              <w:rPr>
                <w:sz w:val="22"/>
                <w:szCs w:val="22"/>
              </w:rPr>
            </w:pPr>
            <w:ins w:id="9693" w:author="t_竹沢 公佑" w:date="2020-08-20T10:18:00Z">
              <w:r>
                <w:rPr>
                  <w:rFonts w:hint="eastAsia"/>
                  <w:sz w:val="22"/>
                  <w:szCs w:val="22"/>
                </w:rPr>
                <w:t>Category</w:t>
              </w:r>
            </w:ins>
          </w:p>
        </w:tc>
        <w:tc>
          <w:tcPr>
            <w:tcW w:w="7513" w:type="dxa"/>
            <w:gridSpan w:val="3"/>
          </w:tcPr>
          <w:p w:rsidR="001E41D0" w:rsidRDefault="00A81805" w:rsidP="00E82429">
            <w:pPr>
              <w:spacing w:line="0" w:lineRule="atLeast"/>
              <w:rPr>
                <w:ins w:id="9694" w:author="t_竹沢 公佑" w:date="2020-08-13T10:48:00Z"/>
                <w:rFonts w:cs="Times New Roman"/>
                <w:sz w:val="22"/>
                <w:szCs w:val="22"/>
              </w:rPr>
            </w:pPr>
            <w:ins w:id="9695" w:author="t_竹沢 公佑" w:date="2020-08-13T10:48:00Z">
              <w:r>
                <w:rPr>
                  <w:rFonts w:cs="Times New Roman" w:hint="eastAsia"/>
                  <w:sz w:val="22"/>
                  <w:szCs w:val="22"/>
                </w:rPr>
                <w:t>■Fatal</w:t>
              </w:r>
            </w:ins>
          </w:p>
          <w:p w:rsidR="0091546D" w:rsidRDefault="00A81805">
            <w:pPr>
              <w:spacing w:line="0" w:lineRule="atLeast"/>
              <w:ind w:right="1020" w:firstLineChars="50" w:firstLine="110"/>
              <w:rPr>
                <w:ins w:id="9696" w:author="t_竹沢 公佑" w:date="2020-08-13T10:51:00Z"/>
                <w:rFonts w:cs="Times New Roman"/>
                <w:sz w:val="22"/>
                <w:szCs w:val="22"/>
              </w:rPr>
              <w:pPrChange w:id="9697" w:author="t_竹沢 公佑" w:date="2020-08-20T10:00:00Z">
                <w:pPr>
                  <w:spacing w:line="0" w:lineRule="atLeast"/>
                </w:pPr>
              </w:pPrChange>
            </w:pPr>
            <w:ins w:id="9698" w:author="t_竹沢 公佑" w:date="2020-08-13T10:48:00Z">
              <w:r>
                <w:rPr>
                  <w:rFonts w:cs="Times New Roman" w:hint="eastAsia"/>
                  <w:sz w:val="22"/>
                  <w:szCs w:val="22"/>
                </w:rPr>
                <w:t>ST_SEU_STATUS</w:t>
              </w:r>
            </w:ins>
          </w:p>
          <w:p w:rsidR="00A81805" w:rsidRDefault="00A81805">
            <w:pPr>
              <w:spacing w:line="0" w:lineRule="atLeast"/>
              <w:ind w:leftChars="100" w:left="240" w:right="1020"/>
              <w:rPr>
                <w:ins w:id="9699" w:author="t_竹沢 公佑" w:date="2020-08-13T10:55:00Z"/>
                <w:rFonts w:cs="Times New Roman"/>
                <w:sz w:val="22"/>
                <w:szCs w:val="22"/>
              </w:rPr>
              <w:pPrChange w:id="9700" w:author="t_竹沢 公佑" w:date="2020-08-20T10:00:00Z">
                <w:pPr>
                  <w:spacing w:line="0" w:lineRule="atLeast"/>
                </w:pPr>
              </w:pPrChange>
            </w:pPr>
            <w:ins w:id="9701" w:author="t_竹沢 公佑" w:date="2020-08-13T10:49:00Z">
              <w:r>
                <w:rPr>
                  <w:rFonts w:cs="Times New Roman" w:hint="eastAsia"/>
                  <w:sz w:val="22"/>
                  <w:szCs w:val="22"/>
                </w:rPr>
                <w:t xml:space="preserve">This </w:t>
              </w:r>
            </w:ins>
            <w:ins w:id="9702" w:author="t_竹沢 公佑" w:date="2020-08-13T10:50:00Z">
              <w:r>
                <w:rPr>
                  <w:rFonts w:cs="Times New Roman" w:hint="eastAsia"/>
                  <w:sz w:val="22"/>
                  <w:szCs w:val="22"/>
                </w:rPr>
                <w:t>data structure informs user software of the status of SEU module.</w:t>
              </w:r>
            </w:ins>
            <w:ins w:id="9703" w:author="t_竹沢 公佑" w:date="2020-08-13T10:51:00Z">
              <w:r>
                <w:rPr>
                  <w:rFonts w:cs="Times New Roman" w:hint="eastAsia"/>
                  <w:sz w:val="22"/>
                  <w:szCs w:val="22"/>
                </w:rPr>
                <w:t xml:space="preserve"> </w:t>
              </w:r>
            </w:ins>
            <w:ins w:id="9704" w:author="t_竹沢 公佑" w:date="2020-08-13T10:50:00Z">
              <w:r>
                <w:rPr>
                  <w:rFonts w:cs="Times New Roman" w:hint="eastAsia"/>
                  <w:sz w:val="22"/>
                  <w:szCs w:val="22"/>
                </w:rPr>
                <w:t>Normally,</w:t>
              </w:r>
            </w:ins>
            <w:ins w:id="9705" w:author="t_竹沢 公佑" w:date="2020-08-13T10:51:00Z">
              <w:r>
                <w:rPr>
                  <w:rFonts w:cs="Times New Roman" w:hint="eastAsia"/>
                  <w:sz w:val="22"/>
                  <w:szCs w:val="22"/>
                </w:rPr>
                <w:t xml:space="preserve"> the SEU module </w:t>
              </w:r>
            </w:ins>
            <w:ins w:id="9706" w:author="t_竹沢 公佑" w:date="2020-08-13T10:52:00Z">
              <w:r>
                <w:rPr>
                  <w:rFonts w:cs="Times New Roman" w:hint="eastAsia"/>
                  <w:sz w:val="22"/>
                  <w:szCs w:val="22"/>
                </w:rPr>
                <w:t>status is</w:t>
              </w:r>
            </w:ins>
            <w:ins w:id="9707" w:author="t_竹沢 公佑" w:date="2020-08-13T10:51:00Z">
              <w:r>
                <w:rPr>
                  <w:rFonts w:cs="Times New Roman" w:hint="eastAsia"/>
                  <w:sz w:val="22"/>
                  <w:szCs w:val="22"/>
                </w:rPr>
                <w:t xml:space="preserve"> in </w:t>
              </w:r>
              <w:r w:rsidRPr="005B54C8">
                <w:rPr>
                  <w:rFonts w:cs="Times New Roman" w:hint="eastAsia"/>
                  <w:sz w:val="22"/>
                  <w:szCs w:val="22"/>
                </w:rPr>
                <w:t>SEU_STATUS_OBSERVATION</w:t>
              </w:r>
              <w:r>
                <w:rPr>
                  <w:rFonts w:cs="Times New Roman" w:hint="eastAsia"/>
                  <w:sz w:val="22"/>
                  <w:szCs w:val="22"/>
                </w:rPr>
                <w:t>.</w:t>
              </w:r>
            </w:ins>
            <w:ins w:id="9708" w:author="t_竹沢 公佑" w:date="2020-08-13T10:52:00Z">
              <w:r>
                <w:rPr>
                  <w:rFonts w:cs="Times New Roman" w:hint="eastAsia"/>
                  <w:sz w:val="22"/>
                  <w:szCs w:val="22"/>
                </w:rPr>
                <w:t xml:space="preserve"> </w:t>
              </w:r>
            </w:ins>
            <w:ins w:id="9709" w:author="t_竹沢 公佑" w:date="2020-08-13T10:53:00Z">
              <w:r>
                <w:rPr>
                  <w:rFonts w:cs="Times New Roman" w:hint="eastAsia"/>
                  <w:sz w:val="22"/>
                  <w:szCs w:val="22"/>
                </w:rPr>
                <w:t>Even though</w:t>
              </w:r>
            </w:ins>
            <w:ins w:id="9710" w:author="t_竹沢 公佑" w:date="2020-08-13T10:52:00Z">
              <w:r>
                <w:rPr>
                  <w:rFonts w:cs="Times New Roman" w:hint="eastAsia"/>
                  <w:sz w:val="22"/>
                  <w:szCs w:val="22"/>
                </w:rPr>
                <w:t xml:space="preserve"> user application doesn</w:t>
              </w:r>
              <w:r>
                <w:rPr>
                  <w:rFonts w:cs="Times New Roman"/>
                  <w:sz w:val="22"/>
                  <w:szCs w:val="22"/>
                </w:rPr>
                <w:t>’</w:t>
              </w:r>
              <w:r>
                <w:rPr>
                  <w:rFonts w:cs="Times New Roman" w:hint="eastAsia"/>
                  <w:sz w:val="22"/>
                  <w:szCs w:val="22"/>
                </w:rPr>
                <w:t xml:space="preserve">t change the SEU module status, </w:t>
              </w:r>
            </w:ins>
            <w:ins w:id="9711" w:author="t_竹沢 公佑" w:date="2020-08-13T10:54:00Z">
              <w:r>
                <w:rPr>
                  <w:rFonts w:cs="Times New Roman" w:hint="eastAsia"/>
                  <w:sz w:val="22"/>
                  <w:szCs w:val="22"/>
                </w:rPr>
                <w:t xml:space="preserve">it is not in this state. </w:t>
              </w:r>
            </w:ins>
            <w:ins w:id="9712" w:author="t_竹沢 公佑" w:date="2020-08-20T10:01:00Z">
              <w:r w:rsidR="00916B15">
                <w:rPr>
                  <w:rFonts w:cs="Times New Roman" w:hint="eastAsia"/>
                  <w:sz w:val="22"/>
                  <w:szCs w:val="22"/>
                </w:rPr>
                <w:t>If it in other status, it</w:t>
              </w:r>
            </w:ins>
            <w:ins w:id="9713" w:author="t_竹沢 公佑" w:date="2020-08-13T10:54:00Z">
              <w:r>
                <w:rPr>
                  <w:rFonts w:cs="Times New Roman" w:hint="eastAsia"/>
                  <w:sz w:val="22"/>
                  <w:szCs w:val="22"/>
                </w:rPr>
                <w:t xml:space="preserve"> may ha</w:t>
              </w:r>
            </w:ins>
            <w:ins w:id="9714" w:author="t_竹沢 公佑" w:date="2020-08-13T10:55:00Z">
              <w:r>
                <w:rPr>
                  <w:rFonts w:cs="Times New Roman" w:hint="eastAsia"/>
                  <w:sz w:val="22"/>
                  <w:szCs w:val="22"/>
                </w:rPr>
                <w:t>ve</w:t>
              </w:r>
            </w:ins>
            <w:ins w:id="9715" w:author="t_竹沢 公佑" w:date="2020-08-13T10:54:00Z">
              <w:r>
                <w:rPr>
                  <w:rFonts w:cs="Times New Roman" w:hint="eastAsia"/>
                  <w:sz w:val="22"/>
                  <w:szCs w:val="22"/>
                </w:rPr>
                <w:t xml:space="preserve"> an </w:t>
              </w:r>
              <w:r>
                <w:rPr>
                  <w:rFonts w:cs="Times New Roman"/>
                  <w:sz w:val="22"/>
                  <w:szCs w:val="22"/>
                </w:rPr>
                <w:t>error</w:t>
              </w:r>
              <w:r>
                <w:rPr>
                  <w:rFonts w:cs="Times New Roman" w:hint="eastAsia"/>
                  <w:sz w:val="22"/>
                  <w:szCs w:val="22"/>
                </w:rPr>
                <w:t xml:space="preserve"> in the SEU module or FPGA confi</w:t>
              </w:r>
            </w:ins>
            <w:ins w:id="9716" w:author="t_竹沢 公佑" w:date="2020-08-13T10:55:00Z">
              <w:r>
                <w:rPr>
                  <w:rFonts w:cs="Times New Roman" w:hint="eastAsia"/>
                  <w:sz w:val="22"/>
                  <w:szCs w:val="22"/>
                </w:rPr>
                <w:t xml:space="preserve">guration. </w:t>
              </w:r>
            </w:ins>
            <w:ins w:id="9717" w:author="t_竹沢 公佑" w:date="2020-08-13T11:02:00Z">
              <w:r w:rsidR="0091546D">
                <w:rPr>
                  <w:rFonts w:cs="Times New Roman" w:hint="eastAsia"/>
                  <w:sz w:val="22"/>
                  <w:szCs w:val="22"/>
                </w:rPr>
                <w:t xml:space="preserve">In the case that </w:t>
              </w:r>
            </w:ins>
            <w:ins w:id="9718" w:author="t_竹沢 公佑" w:date="2020-08-13T11:01:00Z">
              <w:r w:rsidR="0091546D">
                <w:rPr>
                  <w:rFonts w:cs="Times New Roman" w:hint="eastAsia"/>
                  <w:sz w:val="22"/>
                  <w:szCs w:val="22"/>
                </w:rPr>
                <w:t xml:space="preserve">the FPGA configuration </w:t>
              </w:r>
            </w:ins>
            <w:ins w:id="9719" w:author="t_竹沢 公佑" w:date="2020-08-13T11:02:00Z">
              <w:r w:rsidR="0091546D">
                <w:rPr>
                  <w:rFonts w:cs="Times New Roman" w:hint="eastAsia"/>
                  <w:sz w:val="22"/>
                  <w:szCs w:val="22"/>
                </w:rPr>
                <w:t xml:space="preserve">has </w:t>
              </w:r>
            </w:ins>
            <w:ins w:id="9720" w:author="t_竹沢 公佑" w:date="2020-08-13T11:03:00Z">
              <w:r w:rsidR="0091546D">
                <w:rPr>
                  <w:rFonts w:cs="Times New Roman" w:hint="eastAsia"/>
                  <w:sz w:val="22"/>
                  <w:szCs w:val="22"/>
                </w:rPr>
                <w:t xml:space="preserve">an error, it </w:t>
              </w:r>
            </w:ins>
            <w:ins w:id="9721" w:author="t_竹沢 公佑" w:date="2020-08-13T11:01:00Z">
              <w:r w:rsidR="0091546D">
                <w:rPr>
                  <w:rFonts w:cs="Times New Roman" w:hint="eastAsia"/>
                  <w:sz w:val="22"/>
                  <w:szCs w:val="22"/>
                </w:rPr>
                <w:t xml:space="preserve">may </w:t>
              </w:r>
            </w:ins>
            <w:ins w:id="9722" w:author="t_竹沢 公佑" w:date="2020-08-13T11:03:00Z">
              <w:r w:rsidR="0091546D">
                <w:rPr>
                  <w:rFonts w:cs="Times New Roman" w:hint="eastAsia"/>
                  <w:sz w:val="22"/>
                  <w:szCs w:val="22"/>
                </w:rPr>
                <w:t xml:space="preserve">not work correctly. </w:t>
              </w:r>
            </w:ins>
            <w:ins w:id="9723" w:author="t_竹沢 公佑" w:date="2020-08-13T10:55:00Z">
              <w:r>
                <w:rPr>
                  <w:rFonts w:cs="Times New Roman" w:hint="eastAsia"/>
                  <w:sz w:val="22"/>
                  <w:szCs w:val="22"/>
                </w:rPr>
                <w:t xml:space="preserve">Please confirm whether </w:t>
              </w:r>
            </w:ins>
            <w:ins w:id="9724" w:author="t_竹沢 公佑" w:date="2020-08-13T10:56:00Z">
              <w:r>
                <w:rPr>
                  <w:rFonts w:cs="Times New Roman" w:hint="eastAsia"/>
                  <w:sz w:val="22"/>
                  <w:szCs w:val="22"/>
                </w:rPr>
                <w:t>an error is detected in the FPGA configuration or not</w:t>
              </w:r>
              <w:r w:rsidR="0091546D">
                <w:rPr>
                  <w:rFonts w:cs="Times New Roman" w:hint="eastAsia"/>
                  <w:sz w:val="22"/>
                  <w:szCs w:val="22"/>
                </w:rPr>
                <w:t xml:space="preserve">. Or, please reboot </w:t>
              </w:r>
            </w:ins>
            <w:ins w:id="9725" w:author="t_竹沢 公佑" w:date="2020-08-13T10:57:00Z">
              <w:r w:rsidR="0091546D">
                <w:rPr>
                  <w:rFonts w:cs="Times New Roman" w:hint="eastAsia"/>
                  <w:sz w:val="22"/>
                  <w:szCs w:val="22"/>
                </w:rPr>
                <w:t>your system</w:t>
              </w:r>
            </w:ins>
            <w:ins w:id="9726" w:author="t_竹沢 公佑" w:date="2020-08-13T10:58:00Z">
              <w:r w:rsidR="0091546D">
                <w:rPr>
                  <w:rFonts w:cs="Times New Roman" w:hint="eastAsia"/>
                  <w:sz w:val="22"/>
                  <w:szCs w:val="22"/>
                </w:rPr>
                <w:t xml:space="preserve"> and re-configure the FPGA</w:t>
              </w:r>
            </w:ins>
            <w:ins w:id="9727" w:author="t_竹沢 公佑" w:date="2020-08-13T10:57:00Z">
              <w:r w:rsidR="0091546D">
                <w:rPr>
                  <w:rFonts w:cs="Times New Roman" w:hint="eastAsia"/>
                  <w:sz w:val="22"/>
                  <w:szCs w:val="22"/>
                </w:rPr>
                <w:t>.</w:t>
              </w:r>
            </w:ins>
            <w:ins w:id="9728" w:author="t_竹沢 公佑" w:date="2020-08-13T10:58:00Z">
              <w:r w:rsidR="0091546D">
                <w:rPr>
                  <w:rFonts w:cs="Times New Roman" w:hint="eastAsia"/>
                  <w:sz w:val="22"/>
                  <w:szCs w:val="22"/>
                </w:rPr>
                <w:t xml:space="preserve"> For the detail of the SEU module, please refer to </w:t>
              </w:r>
              <w:r w:rsidR="0091546D">
                <w:rPr>
                  <w:rFonts w:cs="Times New Roman"/>
                  <w:sz w:val="22"/>
                  <w:szCs w:val="22"/>
                </w:rPr>
                <w:t>“</w:t>
              </w:r>
            </w:ins>
            <w:ins w:id="9729" w:author="t_竹沢 公佑" w:date="2020-08-13T10:59:00Z">
              <w:r w:rsidR="0091546D" w:rsidRPr="0091546D">
                <w:rPr>
                  <w:rFonts w:cs="Times New Roman"/>
                  <w:b/>
                  <w:sz w:val="22"/>
                  <w:szCs w:val="22"/>
                  <w:rPrChange w:id="9730" w:author="t_竹沢 公佑" w:date="2020-08-13T11:00:00Z">
                    <w:rPr>
                      <w:rFonts w:cs="Times New Roman"/>
                      <w:sz w:val="22"/>
                      <w:szCs w:val="22"/>
                    </w:rPr>
                  </w:rPrChange>
                </w:rPr>
                <w:fldChar w:fldCharType="begin"/>
              </w:r>
              <w:r w:rsidR="0091546D" w:rsidRPr="0091546D">
                <w:rPr>
                  <w:rFonts w:cs="Times New Roman"/>
                  <w:b/>
                  <w:sz w:val="22"/>
                  <w:szCs w:val="22"/>
                  <w:rPrChange w:id="9731" w:author="t_竹沢 公佑" w:date="2020-08-13T11:00:00Z">
                    <w:rPr>
                      <w:rFonts w:cs="Times New Roman"/>
                      <w:sz w:val="22"/>
                      <w:szCs w:val="22"/>
                    </w:rPr>
                  </w:rPrChange>
                </w:rPr>
                <w:instrText xml:space="preserve"> REF _Ref17401304 \r \h </w:instrText>
              </w:r>
            </w:ins>
            <w:r w:rsidR="0091546D">
              <w:rPr>
                <w:rFonts w:cs="Times New Roman"/>
                <w:b/>
                <w:sz w:val="22"/>
                <w:szCs w:val="22"/>
              </w:rPr>
              <w:instrText xml:space="preserve"> \* MERGEFORMAT </w:instrText>
            </w:r>
            <w:r w:rsidR="0091546D" w:rsidRPr="0091546D">
              <w:rPr>
                <w:rFonts w:cs="Times New Roman"/>
                <w:b/>
                <w:sz w:val="22"/>
                <w:szCs w:val="22"/>
                <w:rPrChange w:id="9732" w:author="t_竹沢 公佑" w:date="2020-08-13T11:00:00Z">
                  <w:rPr>
                    <w:rFonts w:cs="Times New Roman"/>
                    <w:b/>
                    <w:sz w:val="22"/>
                    <w:szCs w:val="22"/>
                  </w:rPr>
                </w:rPrChange>
              </w:rPr>
            </w:r>
            <w:r w:rsidR="0091546D" w:rsidRPr="0091546D">
              <w:rPr>
                <w:rFonts w:cs="Times New Roman"/>
                <w:b/>
                <w:sz w:val="22"/>
                <w:szCs w:val="22"/>
                <w:rPrChange w:id="9733" w:author="t_竹沢 公佑" w:date="2020-08-13T11:00:00Z">
                  <w:rPr>
                    <w:rFonts w:cs="Times New Roman"/>
                    <w:sz w:val="22"/>
                    <w:szCs w:val="22"/>
                  </w:rPr>
                </w:rPrChange>
              </w:rPr>
              <w:fldChar w:fldCharType="separate"/>
            </w:r>
            <w:ins w:id="9734" w:author="t_竹沢 公佑" w:date="2021-02-02T17:29:00Z">
              <w:r w:rsidR="000B4FA1">
                <w:rPr>
                  <w:rFonts w:cs="Times New Roman"/>
                  <w:b/>
                  <w:sz w:val="22"/>
                  <w:szCs w:val="22"/>
                </w:rPr>
                <w:t>7.3</w:t>
              </w:r>
            </w:ins>
            <w:ins w:id="9735" w:author="t_竹沢 公佑" w:date="2020-08-13T10:59:00Z">
              <w:r w:rsidR="0091546D" w:rsidRPr="0091546D">
                <w:rPr>
                  <w:rFonts w:cs="Times New Roman"/>
                  <w:b/>
                  <w:sz w:val="22"/>
                  <w:szCs w:val="22"/>
                  <w:rPrChange w:id="9736" w:author="t_竹沢 公佑" w:date="2020-08-13T11:00:00Z">
                    <w:rPr>
                      <w:rFonts w:cs="Times New Roman"/>
                      <w:sz w:val="22"/>
                      <w:szCs w:val="22"/>
                    </w:rPr>
                  </w:rPrChange>
                </w:rPr>
                <w:fldChar w:fldCharType="end"/>
              </w:r>
              <w:r w:rsidR="0091546D" w:rsidRPr="0091546D">
                <w:rPr>
                  <w:rFonts w:cs="Times New Roman"/>
                  <w:b/>
                  <w:sz w:val="22"/>
                  <w:szCs w:val="22"/>
                  <w:rPrChange w:id="9737" w:author="t_竹沢 公佑" w:date="2020-08-13T11:00:00Z">
                    <w:rPr>
                      <w:rFonts w:cs="Times New Roman"/>
                      <w:sz w:val="22"/>
                      <w:szCs w:val="22"/>
                    </w:rPr>
                  </w:rPrChange>
                </w:rPr>
                <w:t xml:space="preserve"> </w:t>
              </w:r>
              <w:r w:rsidR="0091546D" w:rsidRPr="0091546D">
                <w:rPr>
                  <w:rFonts w:cs="Times New Roman"/>
                  <w:b/>
                  <w:sz w:val="22"/>
                  <w:szCs w:val="22"/>
                  <w:rPrChange w:id="9738" w:author="t_竹沢 公佑" w:date="2020-08-13T11:00:00Z">
                    <w:rPr>
                      <w:rFonts w:cs="Times New Roman"/>
                      <w:sz w:val="22"/>
                      <w:szCs w:val="22"/>
                    </w:rPr>
                  </w:rPrChange>
                </w:rPr>
                <w:fldChar w:fldCharType="begin"/>
              </w:r>
              <w:r w:rsidR="0091546D" w:rsidRPr="0091546D">
                <w:rPr>
                  <w:rFonts w:cs="Times New Roman"/>
                  <w:b/>
                  <w:sz w:val="22"/>
                  <w:szCs w:val="22"/>
                  <w:rPrChange w:id="9739" w:author="t_竹沢 公佑" w:date="2020-08-13T11:00:00Z">
                    <w:rPr>
                      <w:rFonts w:cs="Times New Roman"/>
                      <w:sz w:val="22"/>
                      <w:szCs w:val="22"/>
                    </w:rPr>
                  </w:rPrChange>
                </w:rPr>
                <w:instrText xml:space="preserve"> REF _Ref17401304 \h </w:instrText>
              </w:r>
            </w:ins>
            <w:r w:rsidR="0091546D">
              <w:rPr>
                <w:rFonts w:cs="Times New Roman"/>
                <w:b/>
                <w:sz w:val="22"/>
                <w:szCs w:val="22"/>
              </w:rPr>
              <w:instrText xml:space="preserve"> \* MERGEFORMAT </w:instrText>
            </w:r>
            <w:r w:rsidR="0091546D" w:rsidRPr="0091546D">
              <w:rPr>
                <w:rFonts w:cs="Times New Roman"/>
                <w:b/>
                <w:sz w:val="22"/>
                <w:szCs w:val="22"/>
                <w:rPrChange w:id="9740" w:author="t_竹沢 公佑" w:date="2020-08-13T11:00:00Z">
                  <w:rPr>
                    <w:rFonts w:cs="Times New Roman"/>
                    <w:b/>
                    <w:sz w:val="22"/>
                    <w:szCs w:val="22"/>
                  </w:rPr>
                </w:rPrChange>
              </w:rPr>
            </w:r>
            <w:r w:rsidR="0091546D" w:rsidRPr="0091546D">
              <w:rPr>
                <w:rFonts w:cs="Times New Roman"/>
                <w:b/>
                <w:sz w:val="22"/>
                <w:szCs w:val="22"/>
                <w:rPrChange w:id="9741" w:author="t_竹沢 公佑" w:date="2020-08-13T11:00:00Z">
                  <w:rPr>
                    <w:rFonts w:cs="Times New Roman"/>
                    <w:sz w:val="22"/>
                    <w:szCs w:val="22"/>
                  </w:rPr>
                </w:rPrChange>
              </w:rPr>
              <w:fldChar w:fldCharType="separate"/>
            </w:r>
            <w:ins w:id="9742" w:author="t_竹沢 公佑" w:date="2021-02-02T17:29:00Z">
              <w:r w:rsidR="000B4FA1" w:rsidRPr="000B4FA1">
                <w:rPr>
                  <w:b/>
                  <w:u w:val="single"/>
                  <w:rPrChange w:id="9743" w:author="t_竹沢 公佑" w:date="2021-02-02T17:29:00Z">
                    <w:rPr>
                      <w:u w:val="single"/>
                    </w:rPr>
                  </w:rPrChange>
                </w:rPr>
                <w:t>SEU Mitigation</w:t>
              </w:r>
            </w:ins>
            <w:ins w:id="9744" w:author="t_竹沢 公佑" w:date="2020-08-13T10:59:00Z">
              <w:r w:rsidR="0091546D" w:rsidRPr="0091546D">
                <w:rPr>
                  <w:rFonts w:cs="Times New Roman"/>
                  <w:b/>
                  <w:sz w:val="22"/>
                  <w:szCs w:val="22"/>
                  <w:rPrChange w:id="9745" w:author="t_竹沢 公佑" w:date="2020-08-13T11:00:00Z">
                    <w:rPr>
                      <w:rFonts w:cs="Times New Roman"/>
                      <w:sz w:val="22"/>
                      <w:szCs w:val="22"/>
                    </w:rPr>
                  </w:rPrChange>
                </w:rPr>
                <w:fldChar w:fldCharType="end"/>
              </w:r>
            </w:ins>
            <w:ins w:id="9746" w:author="t_竹沢 公佑" w:date="2020-08-13T10:58:00Z">
              <w:r w:rsidR="0091546D">
                <w:rPr>
                  <w:rFonts w:cs="Times New Roman"/>
                  <w:sz w:val="22"/>
                  <w:szCs w:val="22"/>
                </w:rPr>
                <w:t>”</w:t>
              </w:r>
              <w:r w:rsidR="0091546D">
                <w:rPr>
                  <w:rFonts w:cs="Times New Roman" w:hint="eastAsia"/>
                  <w:sz w:val="22"/>
                  <w:szCs w:val="22"/>
                </w:rPr>
                <w:t>.</w:t>
              </w:r>
            </w:ins>
          </w:p>
          <w:p w:rsidR="00A81805" w:rsidRDefault="00A81805" w:rsidP="00E82429">
            <w:pPr>
              <w:spacing w:line="0" w:lineRule="atLeast"/>
              <w:rPr>
                <w:rFonts w:cs="Times New Roman"/>
                <w:sz w:val="22"/>
                <w:szCs w:val="22"/>
              </w:rPr>
            </w:pPr>
          </w:p>
        </w:tc>
      </w:tr>
      <w:tr w:rsidR="00B26A43" w:rsidTr="00B1490B">
        <w:tc>
          <w:tcPr>
            <w:tcW w:w="2376" w:type="dxa"/>
            <w:gridSpan w:val="2"/>
          </w:tcPr>
          <w:p w:rsidR="00B26A43" w:rsidRDefault="00B26A43" w:rsidP="00B1490B">
            <w:pPr>
              <w:spacing w:line="0" w:lineRule="atLeast"/>
              <w:ind w:right="1020"/>
              <w:rPr>
                <w:rFonts w:cs="Times New Roman"/>
                <w:sz w:val="22"/>
                <w:szCs w:val="22"/>
              </w:rPr>
            </w:pPr>
            <w:r>
              <w:rPr>
                <w:rFonts w:cs="Times New Roman" w:hint="eastAsia"/>
                <w:sz w:val="22"/>
                <w:szCs w:val="22"/>
              </w:rPr>
              <w:t>Remarks</w:t>
            </w:r>
          </w:p>
        </w:tc>
        <w:tc>
          <w:tcPr>
            <w:tcW w:w="7513" w:type="dxa"/>
            <w:gridSpan w:val="3"/>
          </w:tcPr>
          <w:p w:rsidR="007C3E40" w:rsidRDefault="00B26A43" w:rsidP="00B1490B">
            <w:pPr>
              <w:spacing w:line="0" w:lineRule="atLeast"/>
              <w:ind w:right="1020"/>
              <w:rPr>
                <w:rFonts w:cs="Times New Roman"/>
                <w:sz w:val="22"/>
                <w:szCs w:val="22"/>
              </w:rPr>
            </w:pPr>
            <w:r>
              <w:rPr>
                <w:rFonts w:cs="Times New Roman" w:hint="eastAsia"/>
                <w:sz w:val="22"/>
                <w:szCs w:val="22"/>
              </w:rPr>
              <w:t xml:space="preserve">This monitoring </w:t>
            </w:r>
            <w:ins w:id="9747" w:author="t_竹沢 公佑" w:date="2019-10-07T03:24:00Z">
              <w:r w:rsidR="00634F41">
                <w:rPr>
                  <w:rFonts w:cs="Times New Roman" w:hint="eastAsia"/>
                  <w:sz w:val="22"/>
                  <w:szCs w:val="22"/>
                </w:rPr>
                <w:t xml:space="preserve">command </w:t>
              </w:r>
            </w:ins>
            <w:del w:id="9748" w:author="t_竹沢 公佑" w:date="2019-10-07T03:24:00Z">
              <w:r w:rsidDel="00634F41">
                <w:rPr>
                  <w:rFonts w:cs="Times New Roman" w:hint="eastAsia"/>
                  <w:sz w:val="22"/>
                  <w:szCs w:val="22"/>
                </w:rPr>
                <w:delText xml:space="preserve">function </w:delText>
              </w:r>
            </w:del>
            <w:r>
              <w:rPr>
                <w:rFonts w:cs="Times New Roman" w:hint="eastAsia"/>
                <w:sz w:val="22"/>
                <w:szCs w:val="22"/>
              </w:rPr>
              <w:t>is ava</w:t>
            </w:r>
            <w:r w:rsidR="007C3E40">
              <w:rPr>
                <w:rFonts w:cs="Times New Roman" w:hint="eastAsia"/>
                <w:sz w:val="22"/>
                <w:szCs w:val="22"/>
              </w:rPr>
              <w:t>ilable with driver version 1.0.4</w:t>
            </w:r>
            <w:r>
              <w:rPr>
                <w:rFonts w:cs="Times New Roman" w:hint="eastAsia"/>
                <w:sz w:val="22"/>
                <w:szCs w:val="22"/>
              </w:rPr>
              <w:t xml:space="preserve"> or later. </w:t>
            </w:r>
          </w:p>
          <w:p w:rsidR="00403C3D" w:rsidRDefault="00403C3D" w:rsidP="00403C3D">
            <w:pPr>
              <w:widowControl w:val="0"/>
              <w:autoSpaceDE w:val="0"/>
              <w:autoSpaceDN w:val="0"/>
              <w:adjustRightInd w:val="0"/>
              <w:spacing w:line="0" w:lineRule="atLeast"/>
              <w:rPr>
                <w:sz w:val="22"/>
                <w:szCs w:val="22"/>
              </w:rPr>
            </w:pPr>
            <w:r>
              <w:rPr>
                <w:rFonts w:hint="eastAsia"/>
                <w:sz w:val="22"/>
                <w:szCs w:val="22"/>
              </w:rPr>
              <w:t>■Remarks for the production DRXP boards</w:t>
            </w:r>
          </w:p>
          <w:p w:rsidR="00403C3D" w:rsidRDefault="00403C3D" w:rsidP="00403C3D">
            <w:pPr>
              <w:widowControl w:val="0"/>
              <w:autoSpaceDE w:val="0"/>
              <w:autoSpaceDN w:val="0"/>
              <w:adjustRightInd w:val="0"/>
              <w:spacing w:line="0" w:lineRule="atLeast"/>
              <w:rPr>
                <w:ins w:id="9749" w:author="t_竹沢 公佑" w:date="2019-09-18T15:42:00Z"/>
                <w:sz w:val="22"/>
                <w:szCs w:val="22"/>
              </w:rPr>
            </w:pPr>
            <w:r>
              <w:rPr>
                <w:rFonts w:hint="eastAsia"/>
                <w:sz w:val="22"/>
                <w:szCs w:val="22"/>
              </w:rPr>
              <w:t xml:space="preserve">The SEU function is common </w:t>
            </w:r>
            <w:del w:id="9750" w:author="t_竹沢 公佑" w:date="2019-10-05T16:17:00Z">
              <w:r w:rsidDel="00967D42">
                <w:rPr>
                  <w:rFonts w:hint="eastAsia"/>
                  <w:sz w:val="22"/>
                  <w:szCs w:val="22"/>
                </w:rPr>
                <w:delText xml:space="preserve">function </w:delText>
              </w:r>
            </w:del>
            <w:r>
              <w:rPr>
                <w:rFonts w:hint="eastAsia"/>
                <w:sz w:val="22"/>
                <w:szCs w:val="22"/>
              </w:rPr>
              <w:t xml:space="preserve">between both </w:t>
            </w:r>
            <w:r>
              <w:rPr>
                <w:sz w:val="22"/>
                <w:szCs w:val="22"/>
              </w:rPr>
              <w:t>production</w:t>
            </w:r>
            <w:r>
              <w:rPr>
                <w:rFonts w:hint="eastAsia"/>
                <w:sz w:val="22"/>
                <w:szCs w:val="22"/>
              </w:rPr>
              <w:t xml:space="preserve"> DRXP board IFs. It means both IFs control/monitor </w:t>
            </w:r>
            <w:ins w:id="9751" w:author="t_竹沢 公佑" w:date="2019-10-05T16:17:00Z">
              <w:r w:rsidR="00967D42">
                <w:rPr>
                  <w:rFonts w:hint="eastAsia"/>
                  <w:sz w:val="22"/>
                  <w:szCs w:val="22"/>
                </w:rPr>
                <w:t xml:space="preserve">share </w:t>
              </w:r>
            </w:ins>
            <w:r>
              <w:rPr>
                <w:rFonts w:hint="eastAsia"/>
                <w:sz w:val="22"/>
                <w:szCs w:val="22"/>
              </w:rPr>
              <w:t xml:space="preserve">the </w:t>
            </w:r>
            <w:del w:id="9752" w:author="t_竹沢 公佑" w:date="2019-10-05T16:17:00Z">
              <w:r w:rsidDel="00967D42">
                <w:rPr>
                  <w:rFonts w:hint="eastAsia"/>
                  <w:sz w:val="22"/>
                  <w:szCs w:val="22"/>
                </w:rPr>
                <w:delText xml:space="preserve">same </w:delText>
              </w:r>
            </w:del>
            <w:r>
              <w:rPr>
                <w:rFonts w:hint="eastAsia"/>
                <w:sz w:val="22"/>
                <w:szCs w:val="22"/>
              </w:rPr>
              <w:t xml:space="preserve">registers. If one IF changes the register value, it affects </w:t>
            </w:r>
            <w:r>
              <w:rPr>
                <w:sz w:val="22"/>
                <w:szCs w:val="22"/>
              </w:rPr>
              <w:t>another IF</w:t>
            </w:r>
            <w:del w:id="9753" w:author="t_竹沢 公佑" w:date="2019-10-05T16:18:00Z">
              <w:r w:rsidDel="00967D42">
                <w:rPr>
                  <w:sz w:val="22"/>
                  <w:szCs w:val="22"/>
                </w:rPr>
                <w:delText xml:space="preserve"> refers</w:delText>
              </w:r>
            </w:del>
            <w:r>
              <w:rPr>
                <w:sz w:val="22"/>
                <w:szCs w:val="22"/>
              </w:rPr>
              <w:t>.</w:t>
            </w:r>
          </w:p>
          <w:p w:rsidR="0070113E" w:rsidRDefault="0070113E" w:rsidP="00403C3D">
            <w:pPr>
              <w:widowControl w:val="0"/>
              <w:autoSpaceDE w:val="0"/>
              <w:autoSpaceDN w:val="0"/>
              <w:adjustRightInd w:val="0"/>
              <w:spacing w:line="0" w:lineRule="atLeast"/>
              <w:rPr>
                <w:ins w:id="9754" w:author="t_竹沢 公佑" w:date="2019-09-18T15:42:00Z"/>
                <w:sz w:val="22"/>
                <w:szCs w:val="22"/>
              </w:rPr>
            </w:pPr>
          </w:p>
          <w:p w:rsidR="0070113E" w:rsidRPr="00403C3D" w:rsidRDefault="0070113E">
            <w:pPr>
              <w:widowControl w:val="0"/>
              <w:autoSpaceDE w:val="0"/>
              <w:autoSpaceDN w:val="0"/>
              <w:adjustRightInd w:val="0"/>
              <w:spacing w:line="0" w:lineRule="atLeast"/>
              <w:rPr>
                <w:sz w:val="22"/>
                <w:szCs w:val="22"/>
              </w:rPr>
            </w:pPr>
            <w:ins w:id="9755" w:author="t_竹沢 公佑" w:date="2019-09-18T15:42:00Z">
              <w:r>
                <w:rPr>
                  <w:rFonts w:hint="eastAsia"/>
                  <w:sz w:val="22"/>
                  <w:szCs w:val="22"/>
                </w:rPr>
                <w:t>(*4)</w:t>
              </w:r>
            </w:ins>
            <w:ins w:id="9756" w:author="t_竹沢 公佑" w:date="2019-09-18T15:43:00Z">
              <w:r>
                <w:rPr>
                  <w:rFonts w:hint="eastAsia"/>
                  <w:sz w:val="22"/>
                  <w:szCs w:val="22"/>
                </w:rPr>
                <w:t xml:space="preserve"> </w:t>
              </w:r>
              <w:r>
                <w:rPr>
                  <w:rFonts w:hint="eastAsia"/>
                  <w:bCs/>
                  <w:sz w:val="22"/>
                  <w:szCs w:val="22"/>
                </w:rPr>
                <w:t xml:space="preserve">This </w:t>
              </w:r>
            </w:ins>
            <w:ins w:id="9757" w:author="t_竹沢 公佑" w:date="2019-10-05T16:18:00Z">
              <w:r w:rsidR="00967D42">
                <w:rPr>
                  <w:rFonts w:hint="eastAsia"/>
                  <w:bCs/>
                  <w:sz w:val="22"/>
                  <w:szCs w:val="22"/>
                </w:rPr>
                <w:t xml:space="preserve">command </w:t>
              </w:r>
            </w:ins>
            <w:ins w:id="9758" w:author="t_竹沢 公佑" w:date="2019-09-18T15:43:00Z">
              <w:r>
                <w:rPr>
                  <w:rFonts w:hint="eastAsia"/>
                  <w:bCs/>
                  <w:sz w:val="22"/>
                  <w:szCs w:val="22"/>
                </w:rPr>
                <w:t>just reads a FPGA</w:t>
              </w:r>
              <w:r>
                <w:rPr>
                  <w:bCs/>
                  <w:sz w:val="22"/>
                  <w:szCs w:val="22"/>
                </w:rPr>
                <w:t>’</w:t>
              </w:r>
              <w:r>
                <w:rPr>
                  <w:rFonts w:hint="eastAsia"/>
                  <w:bCs/>
                  <w:sz w:val="22"/>
                  <w:szCs w:val="22"/>
                </w:rPr>
                <w:t xml:space="preserve">s internal register. If there is an error in </w:t>
              </w:r>
              <w:r>
                <w:rPr>
                  <w:rFonts w:hint="eastAsia"/>
                  <w:bCs/>
                  <w:sz w:val="22"/>
                  <w:szCs w:val="22"/>
                </w:rPr>
                <w:lastRenderedPageBreak/>
                <w:t xml:space="preserve">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9759" w:author="t_竹沢 公佑" w:date="2019-09-18T15:43:00Z">
              <w:r w:rsidRPr="0056709F">
                <w:rPr>
                  <w:b/>
                  <w:bCs/>
                  <w:sz w:val="22"/>
                  <w:szCs w:val="22"/>
                </w:rPr>
                <w:fldChar w:fldCharType="separate"/>
              </w:r>
            </w:ins>
            <w:ins w:id="9760" w:author="t_竹沢 公佑" w:date="2021-02-02T17:29:00Z">
              <w:r w:rsidR="000B4FA1">
                <w:rPr>
                  <w:b/>
                  <w:bCs/>
                  <w:sz w:val="22"/>
                  <w:szCs w:val="22"/>
                </w:rPr>
                <w:t>5.5</w:t>
              </w:r>
            </w:ins>
            <w:ins w:id="9761" w:author="t_竹沢 公佑" w:date="2019-09-18T15:43: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9762" w:author="t_竹沢 公佑" w:date="2019-09-18T15:43:00Z">
              <w:r w:rsidRPr="0056709F">
                <w:rPr>
                  <w:b/>
                  <w:bCs/>
                  <w:sz w:val="22"/>
                  <w:szCs w:val="22"/>
                </w:rPr>
                <w:fldChar w:fldCharType="separate"/>
              </w:r>
            </w:ins>
            <w:ins w:id="9763" w:author="t_竹沢 公佑" w:date="2021-02-02T17:29:00Z">
              <w:r w:rsidR="000B4FA1" w:rsidRPr="000B4FA1">
                <w:rPr>
                  <w:b/>
                  <w:u w:val="single"/>
                  <w:rPrChange w:id="9764" w:author="t_竹沢 公佑" w:date="2021-02-02T17:29:00Z">
                    <w:rPr>
                      <w:u w:val="single"/>
                    </w:rPr>
                  </w:rPrChange>
                </w:rPr>
                <w:t>ioctl</w:t>
              </w:r>
            </w:ins>
            <w:ins w:id="9765" w:author="t_竹沢 公佑" w:date="2019-09-18T15:43:00Z">
              <w:r w:rsidRPr="0056709F">
                <w:rPr>
                  <w:b/>
                  <w:bCs/>
                  <w:sz w:val="22"/>
                  <w:szCs w:val="22"/>
                </w:rPr>
                <w:fldChar w:fldCharType="end"/>
              </w:r>
              <w:r w:rsidRPr="0056709F">
                <w:rPr>
                  <w:b/>
                  <w:bCs/>
                  <w:sz w:val="22"/>
                  <w:szCs w:val="22"/>
                </w:rPr>
                <w:t>”</w:t>
              </w:r>
              <w:r>
                <w:rPr>
                  <w:rFonts w:hint="eastAsia"/>
                  <w:b/>
                  <w:bCs/>
                  <w:sz w:val="22"/>
                  <w:szCs w:val="22"/>
                </w:rPr>
                <w:t>.</w:t>
              </w:r>
            </w:ins>
          </w:p>
        </w:tc>
      </w:tr>
      <w:tr w:rsidR="00226376" w:rsidRPr="00226376" w:rsidTr="00CE143E">
        <w:tc>
          <w:tcPr>
            <w:tcW w:w="2376" w:type="dxa"/>
            <w:gridSpan w:val="2"/>
            <w:tcBorders>
              <w:top w:val="single" w:sz="4" w:space="0" w:color="auto"/>
              <w:left w:val="single" w:sz="4" w:space="0" w:color="auto"/>
              <w:bottom w:val="single" w:sz="4" w:space="0" w:color="auto"/>
              <w:right w:val="single" w:sz="4" w:space="0" w:color="auto"/>
            </w:tcBorders>
          </w:tcPr>
          <w:p w:rsidR="00226376" w:rsidRDefault="00C421AF" w:rsidP="008D42B9">
            <w:pPr>
              <w:spacing w:line="0" w:lineRule="atLeast"/>
              <w:ind w:right="1020"/>
              <w:rPr>
                <w:rFonts w:cs="Times New Roman"/>
                <w:sz w:val="22"/>
                <w:szCs w:val="22"/>
              </w:rPr>
            </w:pPr>
            <w:r>
              <w:rPr>
                <w:rFonts w:cs="Times New Roman" w:hint="eastAsia"/>
                <w:sz w:val="22"/>
                <w:szCs w:val="22"/>
              </w:rPr>
              <w:lastRenderedPageBreak/>
              <w:t>E</w:t>
            </w:r>
            <w:r w:rsidR="00226376">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226376" w:rsidRPr="00226376" w:rsidRDefault="00226376" w:rsidP="008D42B9">
            <w:pPr>
              <w:spacing w:line="0" w:lineRule="atLeast"/>
              <w:ind w:right="1020"/>
              <w:rPr>
                <w:rFonts w:cs="Times New Roman"/>
                <w:sz w:val="22"/>
                <w:szCs w:val="22"/>
              </w:rPr>
            </w:pPr>
            <w:r w:rsidRPr="00226376">
              <w:rPr>
                <w:rFonts w:cs="Times New Roman" w:hint="eastAsia"/>
                <w:sz w:val="22"/>
                <w:szCs w:val="22"/>
              </w:rPr>
              <w:t>EIO</w:t>
            </w:r>
          </w:p>
          <w:p w:rsidR="00226376" w:rsidRDefault="00226376" w:rsidP="00226376">
            <w:pPr>
              <w:spacing w:line="0" w:lineRule="atLeast"/>
              <w:ind w:right="1020" w:firstLineChars="50" w:firstLine="110"/>
              <w:rPr>
                <w:ins w:id="9766" w:author="t_竹沢 公佑" w:date="2019-09-18T15:43:00Z"/>
                <w:rFonts w:cs="Times New Roman"/>
                <w:sz w:val="22"/>
                <w:szCs w:val="22"/>
              </w:rPr>
            </w:pPr>
            <w:r w:rsidRPr="00226376">
              <w:rPr>
                <w:rFonts w:cs="Times New Roman" w:hint="eastAsia"/>
                <w:sz w:val="22"/>
                <w:szCs w:val="22"/>
              </w:rPr>
              <w:t xml:space="preserve">When </w:t>
            </w:r>
            <w:ins w:id="9767" w:author="t_竹沢 公佑" w:date="2019-10-05T16:18:00Z">
              <w:r w:rsidR="00967D42">
                <w:rPr>
                  <w:rFonts w:cs="Times New Roman" w:hint="eastAsia"/>
                  <w:sz w:val="22"/>
                  <w:szCs w:val="22"/>
                </w:rPr>
                <w:t xml:space="preserve">this command </w:t>
              </w:r>
            </w:ins>
            <w:r w:rsidRPr="00226376">
              <w:rPr>
                <w:rFonts w:cs="Times New Roman" w:hint="eastAsia"/>
                <w:sz w:val="22"/>
                <w:szCs w:val="22"/>
              </w:rPr>
              <w:t>fail</w:t>
            </w:r>
            <w:ins w:id="9768" w:author="t_竹沢 公佑" w:date="2019-10-05T16:18:00Z">
              <w:r w:rsidR="00967D42">
                <w:rPr>
                  <w:rFonts w:cs="Times New Roman" w:hint="eastAsia"/>
                  <w:sz w:val="22"/>
                  <w:szCs w:val="22"/>
                </w:rPr>
                <w:t>s</w:t>
              </w:r>
            </w:ins>
            <w:r w:rsidRPr="00226376">
              <w:rPr>
                <w:rFonts w:cs="Times New Roman" w:hint="eastAsia"/>
                <w:sz w:val="22"/>
                <w:szCs w:val="22"/>
              </w:rPr>
              <w:t xml:space="preserve"> to read or write internal register.</w:t>
            </w:r>
          </w:p>
          <w:p w:rsidR="0070113E" w:rsidRDefault="0070113E" w:rsidP="0070113E">
            <w:pPr>
              <w:spacing w:line="0" w:lineRule="atLeast"/>
              <w:ind w:right="1020" w:firstLineChars="50" w:firstLine="110"/>
              <w:rPr>
                <w:ins w:id="9769" w:author="t_竹沢 公佑" w:date="2019-09-18T15:43:00Z"/>
                <w:bCs/>
                <w:sz w:val="22"/>
                <w:szCs w:val="22"/>
              </w:rPr>
            </w:pPr>
            <w:ins w:id="9770" w:author="t_竹沢 公佑" w:date="2019-09-18T15:43:00Z">
              <w:r w:rsidRPr="00A033B7">
                <w:rPr>
                  <w:bCs/>
                  <w:sz w:val="22"/>
                  <w:szCs w:val="22"/>
                </w:rPr>
                <w:t>This errno means device driver can't control the device.</w:t>
              </w:r>
            </w:ins>
          </w:p>
          <w:p w:rsidR="0070113E" w:rsidRDefault="00AA1052" w:rsidP="0070113E">
            <w:pPr>
              <w:spacing w:line="0" w:lineRule="atLeast"/>
              <w:ind w:right="1020" w:firstLineChars="50" w:firstLine="110"/>
              <w:rPr>
                <w:ins w:id="9771" w:author="t_竹沢 公佑" w:date="2019-09-18T15:43:00Z"/>
                <w:bCs/>
                <w:sz w:val="22"/>
                <w:szCs w:val="22"/>
              </w:rPr>
            </w:pPr>
            <w:ins w:id="9772" w:author="t_竹沢 公佑" w:date="2019-09-18T15:43:00Z">
              <w:r>
                <w:rPr>
                  <w:bCs/>
                  <w:sz w:val="22"/>
                  <w:szCs w:val="22"/>
                </w:rPr>
                <w:t>If this error occu</w:t>
              </w:r>
              <w:r w:rsidR="0070113E" w:rsidRPr="00A033B7">
                <w:rPr>
                  <w:bCs/>
                  <w:sz w:val="22"/>
                  <w:szCs w:val="22"/>
                </w:rPr>
                <w:t>rs often, it may be hardware error is happen</w:t>
              </w:r>
            </w:ins>
            <w:ins w:id="9773" w:author="t_竹沢 公佑" w:date="2019-10-05T17:02:00Z">
              <w:r>
                <w:rPr>
                  <w:rFonts w:hint="eastAsia"/>
                  <w:bCs/>
                  <w:sz w:val="22"/>
                  <w:szCs w:val="22"/>
                </w:rPr>
                <w:t>e</w:t>
              </w:r>
            </w:ins>
            <w:ins w:id="9774" w:author="t_竹沢 公佑" w:date="2019-09-18T15:43:00Z">
              <w:r w:rsidR="0070113E" w:rsidRPr="00A033B7">
                <w:rPr>
                  <w:bCs/>
                  <w:sz w:val="22"/>
                  <w:szCs w:val="22"/>
                </w:rPr>
                <w:t>d.</w:t>
              </w:r>
            </w:ins>
          </w:p>
          <w:p w:rsidR="0070113E" w:rsidRPr="00226376" w:rsidRDefault="0070113E" w:rsidP="00F411DC">
            <w:pPr>
              <w:spacing w:line="0" w:lineRule="atLeast"/>
              <w:ind w:right="1020" w:firstLineChars="50" w:firstLine="110"/>
              <w:rPr>
                <w:rFonts w:cs="Times New Roman"/>
                <w:sz w:val="22"/>
                <w:szCs w:val="22"/>
              </w:rPr>
            </w:pPr>
            <w:ins w:id="9775" w:author="t_竹沢 公佑" w:date="2019-09-18T15:43:00Z">
              <w:r w:rsidRPr="00A033B7">
                <w:rPr>
                  <w:bCs/>
                  <w:sz w:val="22"/>
                  <w:szCs w:val="22"/>
                </w:rPr>
                <w:t>Please execute cold-reboot and try again.</w:t>
              </w:r>
            </w:ins>
          </w:p>
        </w:tc>
      </w:tr>
    </w:tbl>
    <w:p w:rsidR="00226376" w:rsidRDefault="00226376" w:rsidP="00226376">
      <w:pPr>
        <w:spacing w:line="0" w:lineRule="atLeast"/>
        <w:ind w:right="1020"/>
      </w:pPr>
    </w:p>
    <w:p w:rsidR="003C0028" w:rsidRDefault="00D1605C" w:rsidP="003C0028">
      <w:r>
        <w:br w:type="page"/>
      </w:r>
    </w:p>
    <w:p w:rsidR="003C0028" w:rsidRDefault="003C0028" w:rsidP="00B862C9">
      <w:pPr>
        <w:pStyle w:val="3"/>
      </w:pPr>
      <w:bookmarkStart w:id="9776" w:name="_Toc63179451"/>
      <w:r>
        <w:t>GET_</w:t>
      </w:r>
      <w:r>
        <w:rPr>
          <w:rFonts w:hint="eastAsia"/>
        </w:rPr>
        <w:t>SEU_ERRCNT</w:t>
      </w:r>
      <w:bookmarkEnd w:id="97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4"/>
        <w:gridCol w:w="2126"/>
        <w:gridCol w:w="1843"/>
        <w:tblGridChange w:id="9777">
          <w:tblGrid>
            <w:gridCol w:w="1172"/>
            <w:gridCol w:w="1204"/>
            <w:gridCol w:w="3544"/>
            <w:gridCol w:w="2126"/>
            <w:gridCol w:w="1843"/>
          </w:tblGrid>
        </w:tblGridChange>
      </w:tblGrid>
      <w:tr w:rsidR="003C0028" w:rsidTr="00B1490B">
        <w:tc>
          <w:tcPr>
            <w:tcW w:w="2376" w:type="dxa"/>
            <w:gridSpan w:val="2"/>
          </w:tcPr>
          <w:p w:rsidR="003C0028" w:rsidRDefault="003C0028" w:rsidP="00B1490B">
            <w:pPr>
              <w:spacing w:line="0" w:lineRule="atLeast"/>
              <w:ind w:right="1020"/>
              <w:rPr>
                <w:sz w:val="22"/>
                <w:szCs w:val="22"/>
              </w:rPr>
            </w:pPr>
            <w:r>
              <w:rPr>
                <w:rFonts w:hint="eastAsia"/>
                <w:sz w:val="22"/>
                <w:szCs w:val="22"/>
              </w:rPr>
              <w:t>ItemID</w:t>
            </w:r>
          </w:p>
        </w:tc>
        <w:tc>
          <w:tcPr>
            <w:tcW w:w="3544" w:type="dxa"/>
          </w:tcPr>
          <w:p w:rsidR="003C0028" w:rsidRDefault="003C0028" w:rsidP="005F6B96">
            <w:pPr>
              <w:spacing w:line="0" w:lineRule="atLeast"/>
              <w:ind w:right="1020"/>
              <w:rPr>
                <w:sz w:val="22"/>
                <w:szCs w:val="22"/>
              </w:rPr>
            </w:pPr>
            <w:r>
              <w:rPr>
                <w:sz w:val="22"/>
                <w:szCs w:val="22"/>
              </w:rPr>
              <w:t>GET_</w:t>
            </w:r>
            <w:r>
              <w:rPr>
                <w:rFonts w:hint="eastAsia"/>
                <w:sz w:val="22"/>
                <w:szCs w:val="22"/>
              </w:rPr>
              <w:t>SEU</w:t>
            </w:r>
            <w:r>
              <w:rPr>
                <w:sz w:val="22"/>
                <w:szCs w:val="22"/>
              </w:rPr>
              <w:t>_</w:t>
            </w:r>
            <w:r>
              <w:rPr>
                <w:rFonts w:hint="eastAsia"/>
                <w:sz w:val="22"/>
                <w:szCs w:val="22"/>
              </w:rPr>
              <w:t>ERRCNT</w:t>
            </w:r>
            <w:r>
              <w:rPr>
                <w:sz w:val="22"/>
                <w:szCs w:val="22"/>
              </w:rPr>
              <w:t>_ID</w:t>
            </w:r>
          </w:p>
        </w:tc>
        <w:tc>
          <w:tcPr>
            <w:tcW w:w="2126" w:type="dxa"/>
          </w:tcPr>
          <w:p w:rsidR="003C0028" w:rsidRDefault="003C0028" w:rsidP="005F6B96">
            <w:pPr>
              <w:spacing w:line="0" w:lineRule="atLeast"/>
              <w:ind w:right="-108"/>
              <w:rPr>
                <w:sz w:val="22"/>
                <w:szCs w:val="22"/>
              </w:rPr>
            </w:pPr>
            <w:r>
              <w:rPr>
                <w:rFonts w:hint="eastAsia"/>
                <w:sz w:val="22"/>
                <w:szCs w:val="22"/>
              </w:rPr>
              <w:t>0x0000 0E01</w:t>
            </w:r>
          </w:p>
        </w:tc>
        <w:tc>
          <w:tcPr>
            <w:tcW w:w="1843" w:type="dxa"/>
          </w:tcPr>
          <w:p w:rsidR="003C0028" w:rsidRDefault="003C0028" w:rsidP="00B1490B">
            <w:pPr>
              <w:spacing w:line="0" w:lineRule="atLeast"/>
              <w:ind w:right="1020"/>
              <w:rPr>
                <w:sz w:val="22"/>
                <w:szCs w:val="22"/>
              </w:rPr>
            </w:pPr>
          </w:p>
        </w:tc>
      </w:tr>
      <w:tr w:rsidR="003C0028" w:rsidTr="00B1490B">
        <w:tc>
          <w:tcPr>
            <w:tcW w:w="2376" w:type="dxa"/>
            <w:gridSpan w:val="2"/>
          </w:tcPr>
          <w:p w:rsidR="003C0028" w:rsidRDefault="003C0028" w:rsidP="00B1490B">
            <w:pPr>
              <w:spacing w:line="0" w:lineRule="atLeast"/>
              <w:ind w:right="1020"/>
              <w:rPr>
                <w:sz w:val="22"/>
                <w:szCs w:val="22"/>
              </w:rPr>
            </w:pPr>
            <w:r>
              <w:rPr>
                <w:rFonts w:cs="Times New Roman"/>
                <w:sz w:val="22"/>
                <w:szCs w:val="22"/>
              </w:rPr>
              <w:t>Description</w:t>
            </w:r>
          </w:p>
        </w:tc>
        <w:tc>
          <w:tcPr>
            <w:tcW w:w="7513" w:type="dxa"/>
            <w:gridSpan w:val="3"/>
          </w:tcPr>
          <w:p w:rsidR="003C0028" w:rsidRDefault="00967D42" w:rsidP="005F6B96">
            <w:pPr>
              <w:widowControl w:val="0"/>
              <w:autoSpaceDE w:val="0"/>
              <w:autoSpaceDN w:val="0"/>
              <w:adjustRightInd w:val="0"/>
              <w:spacing w:line="0" w:lineRule="atLeast"/>
              <w:rPr>
                <w:ins w:id="9778" w:author="t_竹沢 公佑" w:date="2019-08-22T21:52:00Z"/>
                <w:rFonts w:cs="Times New Roman"/>
                <w:sz w:val="22"/>
                <w:szCs w:val="22"/>
              </w:rPr>
            </w:pPr>
            <w:ins w:id="9779" w:author="t_竹沢 公佑" w:date="2019-10-05T16:19:00Z">
              <w:r>
                <w:rPr>
                  <w:rFonts w:cs="Times New Roman" w:hint="eastAsia"/>
                  <w:sz w:val="22"/>
                  <w:szCs w:val="22"/>
                </w:rPr>
                <w:t xml:space="preserve">Read </w:t>
              </w:r>
            </w:ins>
            <w:del w:id="9780" w:author="t_竹沢 公佑" w:date="2019-10-05T16:19:00Z">
              <w:r w:rsidR="003C0028" w:rsidDel="00967D42">
                <w:rPr>
                  <w:rFonts w:cs="Times New Roman" w:hint="eastAsia"/>
                  <w:sz w:val="22"/>
                  <w:szCs w:val="22"/>
                </w:rPr>
                <w:delText>Retri</w:delText>
              </w:r>
            </w:del>
            <w:ins w:id="9781" w:author="s_佐野 光" w:date="2019-08-21T11:28:00Z">
              <w:del w:id="9782" w:author="t_竹沢 公佑" w:date="2019-10-05T16:19:00Z">
                <w:r w:rsidR="00BA0973" w:rsidDel="00967D42">
                  <w:rPr>
                    <w:rFonts w:cs="Times New Roman" w:hint="eastAsia"/>
                    <w:sz w:val="22"/>
                    <w:szCs w:val="22"/>
                  </w:rPr>
                  <w:delText>e</w:delText>
                </w:r>
              </w:del>
            </w:ins>
            <w:del w:id="9783" w:author="t_竹沢 公佑" w:date="2019-10-05T16:19:00Z">
              <w:r w:rsidR="003C0028" w:rsidDel="00967D42">
                <w:rPr>
                  <w:rFonts w:cs="Times New Roman" w:hint="eastAsia"/>
                  <w:sz w:val="22"/>
                  <w:szCs w:val="22"/>
                </w:rPr>
                <w:delText xml:space="preserve">ve </w:delText>
              </w:r>
            </w:del>
            <w:r w:rsidR="003C0028">
              <w:rPr>
                <w:rFonts w:cs="Times New Roman" w:hint="eastAsia"/>
                <w:sz w:val="22"/>
                <w:szCs w:val="22"/>
              </w:rPr>
              <w:t>the SEU event counter.</w:t>
            </w:r>
          </w:p>
          <w:p w:rsidR="008257D7" w:rsidRDefault="008257D7" w:rsidP="005F6B96">
            <w:pPr>
              <w:widowControl w:val="0"/>
              <w:autoSpaceDE w:val="0"/>
              <w:autoSpaceDN w:val="0"/>
              <w:adjustRightInd w:val="0"/>
              <w:spacing w:line="0" w:lineRule="atLeast"/>
              <w:rPr>
                <w:rFonts w:cs="Times New Roman"/>
                <w:sz w:val="22"/>
                <w:szCs w:val="22"/>
              </w:rPr>
            </w:pPr>
            <w:ins w:id="9784" w:author="t_竹沢 公佑" w:date="2019-08-22T21:52:00Z">
              <w:r>
                <w:rPr>
                  <w:rFonts w:hint="eastAsia"/>
                  <w:sz w:val="22"/>
                  <w:szCs w:val="22"/>
                  <w:lang w:val="en"/>
                </w:rPr>
                <w:t xml:space="preserve">For the detail of SEU function module, please refer </w:t>
              </w:r>
              <w:r w:rsidRPr="00A665BF">
                <w:rPr>
                  <w:b/>
                  <w:sz w:val="22"/>
                  <w:szCs w:val="22"/>
                  <w:lang w:val="en"/>
                </w:rPr>
                <w:t>“</w:t>
              </w:r>
              <w:r w:rsidRPr="00A665BF">
                <w:rPr>
                  <w:b/>
                  <w:sz w:val="22"/>
                  <w:szCs w:val="22"/>
                  <w:lang w:val="en"/>
                </w:rPr>
                <w:fldChar w:fldCharType="begin"/>
              </w:r>
              <w:r w:rsidRPr="00A665BF">
                <w:rPr>
                  <w:b/>
                  <w:sz w:val="22"/>
                  <w:szCs w:val="22"/>
                  <w:lang w:val="en"/>
                </w:rPr>
                <w:instrText xml:space="preserve"> REF _Ref17401304 \r \h </w:instrText>
              </w:r>
              <w:r>
                <w:rPr>
                  <w:b/>
                  <w:sz w:val="22"/>
                  <w:szCs w:val="22"/>
                  <w:lang w:val="en"/>
                </w:rPr>
                <w:instrText xml:space="preserve"> \* MERGEFORMAT </w:instrText>
              </w:r>
            </w:ins>
            <w:r w:rsidRPr="00A665BF">
              <w:rPr>
                <w:b/>
                <w:sz w:val="22"/>
                <w:szCs w:val="22"/>
                <w:lang w:val="en"/>
              </w:rPr>
            </w:r>
            <w:ins w:id="9785" w:author="t_竹沢 公佑" w:date="2019-08-22T21:52:00Z">
              <w:r w:rsidRPr="00A665BF">
                <w:rPr>
                  <w:b/>
                  <w:sz w:val="22"/>
                  <w:szCs w:val="22"/>
                  <w:lang w:val="en"/>
                </w:rPr>
                <w:fldChar w:fldCharType="separate"/>
              </w:r>
            </w:ins>
            <w:ins w:id="9786" w:author="t_竹沢 公佑" w:date="2021-02-02T17:29:00Z">
              <w:r w:rsidR="000B4FA1">
                <w:rPr>
                  <w:b/>
                  <w:sz w:val="22"/>
                  <w:szCs w:val="22"/>
                  <w:lang w:val="en"/>
                </w:rPr>
                <w:t>7.3</w:t>
              </w:r>
            </w:ins>
            <w:ins w:id="9787" w:author="t_竹沢 公佑" w:date="2019-08-22T21:52:00Z">
              <w:r w:rsidRPr="00A665BF">
                <w:rPr>
                  <w:b/>
                  <w:sz w:val="22"/>
                  <w:szCs w:val="22"/>
                  <w:lang w:val="en"/>
                </w:rPr>
                <w:fldChar w:fldCharType="end"/>
              </w:r>
              <w:r>
                <w:rPr>
                  <w:rFonts w:hint="eastAsia"/>
                  <w:b/>
                  <w:sz w:val="22"/>
                  <w:szCs w:val="22"/>
                  <w:lang w:val="en"/>
                </w:rPr>
                <w:t xml:space="preserve"> </w:t>
              </w:r>
              <w:r w:rsidRPr="00A665BF">
                <w:rPr>
                  <w:b/>
                  <w:sz w:val="22"/>
                  <w:szCs w:val="22"/>
                  <w:lang w:val="en"/>
                </w:rPr>
                <w:fldChar w:fldCharType="begin"/>
              </w:r>
              <w:r w:rsidRPr="00A665BF">
                <w:rPr>
                  <w:b/>
                  <w:sz w:val="22"/>
                  <w:szCs w:val="22"/>
                  <w:lang w:val="en"/>
                </w:rPr>
                <w:instrText xml:space="preserve"> REF _Ref17401712 \h </w:instrText>
              </w:r>
              <w:r>
                <w:rPr>
                  <w:b/>
                  <w:sz w:val="22"/>
                  <w:szCs w:val="22"/>
                  <w:lang w:val="en"/>
                </w:rPr>
                <w:instrText xml:space="preserve"> \* MERGEFORMAT </w:instrText>
              </w:r>
            </w:ins>
            <w:r w:rsidRPr="00A665BF">
              <w:rPr>
                <w:b/>
                <w:sz w:val="22"/>
                <w:szCs w:val="22"/>
                <w:lang w:val="en"/>
              </w:rPr>
            </w:r>
            <w:ins w:id="9788" w:author="t_竹沢 公佑" w:date="2019-08-22T21:52:00Z">
              <w:r w:rsidRPr="00A665BF">
                <w:rPr>
                  <w:b/>
                  <w:sz w:val="22"/>
                  <w:szCs w:val="22"/>
                  <w:lang w:val="en"/>
                </w:rPr>
                <w:fldChar w:fldCharType="separate"/>
              </w:r>
            </w:ins>
            <w:ins w:id="9789" w:author="t_竹沢 公佑" w:date="2021-02-02T17:29:00Z">
              <w:r w:rsidR="000B4FA1" w:rsidRPr="000B4FA1">
                <w:rPr>
                  <w:b/>
                  <w:u w:val="single"/>
                  <w:rPrChange w:id="9790" w:author="t_竹沢 公佑" w:date="2021-02-02T17:29:00Z">
                    <w:rPr>
                      <w:u w:val="single"/>
                    </w:rPr>
                  </w:rPrChange>
                </w:rPr>
                <w:t>SEU Mitigation</w:t>
              </w:r>
            </w:ins>
            <w:ins w:id="9791" w:author="t_竹沢 公佑" w:date="2019-08-22T21:52:00Z">
              <w:r w:rsidRPr="00A665BF">
                <w:rPr>
                  <w:b/>
                  <w:sz w:val="22"/>
                  <w:szCs w:val="22"/>
                  <w:lang w:val="en"/>
                </w:rPr>
                <w:fldChar w:fldCharType="end"/>
              </w:r>
              <w:r w:rsidRPr="00A665BF">
                <w:rPr>
                  <w:b/>
                  <w:sz w:val="22"/>
                  <w:szCs w:val="22"/>
                  <w:lang w:val="en"/>
                </w:rPr>
                <w:t>”</w:t>
              </w:r>
              <w:r>
                <w:rPr>
                  <w:rFonts w:hint="eastAsia"/>
                  <w:sz w:val="22"/>
                  <w:szCs w:val="22"/>
                  <w:lang w:val="en"/>
                </w:rPr>
                <w:t>.</w:t>
              </w:r>
            </w:ins>
          </w:p>
        </w:tc>
      </w:tr>
      <w:tr w:rsidR="003C0028" w:rsidTr="00B1490B">
        <w:tc>
          <w:tcPr>
            <w:tcW w:w="2376" w:type="dxa"/>
            <w:gridSpan w:val="2"/>
          </w:tcPr>
          <w:p w:rsidR="003C0028" w:rsidRDefault="003C0028" w:rsidP="00B1490B">
            <w:pPr>
              <w:spacing w:line="0" w:lineRule="atLeast"/>
              <w:ind w:right="1020"/>
              <w:rPr>
                <w:sz w:val="22"/>
                <w:szCs w:val="22"/>
              </w:rPr>
            </w:pPr>
            <w:r>
              <w:rPr>
                <w:rFonts w:cs="Times New Roman"/>
                <w:sz w:val="22"/>
                <w:szCs w:val="22"/>
              </w:rPr>
              <w:t>Update Rate</w:t>
            </w:r>
          </w:p>
        </w:tc>
        <w:tc>
          <w:tcPr>
            <w:tcW w:w="7513" w:type="dxa"/>
            <w:gridSpan w:val="3"/>
          </w:tcPr>
          <w:p w:rsidR="003C0028" w:rsidRDefault="003C0028" w:rsidP="00B1490B">
            <w:pPr>
              <w:spacing w:line="0" w:lineRule="atLeast"/>
              <w:ind w:right="-108"/>
              <w:rPr>
                <w:rFonts w:cs="Times New Roman"/>
                <w:sz w:val="22"/>
                <w:szCs w:val="22"/>
              </w:rPr>
            </w:pPr>
            <w:r>
              <w:rPr>
                <w:rFonts w:cs="Times New Roman"/>
                <w:sz w:val="22"/>
                <w:szCs w:val="22"/>
              </w:rPr>
              <w:t>R</w:t>
            </w:r>
            <w:r>
              <w:rPr>
                <w:rFonts w:cs="Times New Roman" w:hint="eastAsia"/>
                <w:sz w:val="22"/>
                <w:szCs w:val="22"/>
              </w:rPr>
              <w:t>eal time</w:t>
            </w:r>
          </w:p>
          <w:p w:rsidR="000C117E" w:rsidRDefault="000C117E">
            <w:pPr>
              <w:spacing w:line="0" w:lineRule="atLeast"/>
              <w:ind w:right="-108"/>
              <w:rPr>
                <w:rFonts w:cs="Times New Roman"/>
                <w:sz w:val="22"/>
                <w:szCs w:val="22"/>
              </w:rPr>
            </w:pPr>
            <w:r>
              <w:rPr>
                <w:rFonts w:hint="eastAsia"/>
                <w:sz w:val="22"/>
                <w:szCs w:val="22"/>
              </w:rPr>
              <w:t xml:space="preserve">(FPGA updates these items in real time. Every time this </w:t>
            </w:r>
            <w:ins w:id="9792" w:author="t_竹沢 公佑" w:date="2019-10-07T03:24:00Z">
              <w:r w:rsidR="00634F41">
                <w:rPr>
                  <w:rFonts w:hint="eastAsia"/>
                  <w:sz w:val="22"/>
                  <w:szCs w:val="22"/>
                </w:rPr>
                <w:t xml:space="preserve">command </w:t>
              </w:r>
            </w:ins>
            <w:del w:id="9793" w:author="t_竹沢 公佑" w:date="2019-10-07T03:24:00Z">
              <w:r w:rsidDel="00634F41">
                <w:rPr>
                  <w:rFonts w:hint="eastAsia"/>
                  <w:sz w:val="22"/>
                  <w:szCs w:val="22"/>
                </w:rPr>
                <w:delText xml:space="preserve">function </w:delText>
              </w:r>
            </w:del>
            <w:r>
              <w:rPr>
                <w:rFonts w:hint="eastAsia"/>
                <w:sz w:val="22"/>
                <w:szCs w:val="22"/>
              </w:rPr>
              <w:t xml:space="preserve">is called, it </w:t>
            </w:r>
            <w:ins w:id="9794" w:author="t_竹沢 公佑" w:date="2019-10-05T16:19:00Z">
              <w:r w:rsidR="00967D42">
                <w:rPr>
                  <w:rFonts w:hint="eastAsia"/>
                  <w:sz w:val="22"/>
                  <w:szCs w:val="22"/>
                </w:rPr>
                <w:t>read</w:t>
              </w:r>
            </w:ins>
            <w:del w:id="9795" w:author="t_竹沢 公佑" w:date="2019-10-05T16:19:00Z">
              <w:r w:rsidDel="00967D42">
                <w:rPr>
                  <w:sz w:val="22"/>
                  <w:szCs w:val="22"/>
                </w:rPr>
                <w:delText>retrieve</w:delText>
              </w:r>
            </w:del>
            <w:r>
              <w:rPr>
                <w:rFonts w:hint="eastAsia"/>
                <w:sz w:val="22"/>
                <w:szCs w:val="22"/>
              </w:rPr>
              <w:t>s values from FPGA.)</w:t>
            </w:r>
          </w:p>
        </w:tc>
      </w:tr>
      <w:tr w:rsidR="003C0028" w:rsidTr="00B1490B">
        <w:tc>
          <w:tcPr>
            <w:tcW w:w="2376" w:type="dxa"/>
            <w:gridSpan w:val="2"/>
          </w:tcPr>
          <w:p w:rsidR="003C0028" w:rsidRDefault="003C0028" w:rsidP="00B1490B">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3C0028" w:rsidRDefault="003C0028" w:rsidP="00B1490B">
            <w:pPr>
              <w:spacing w:line="0" w:lineRule="atLeast"/>
              <w:ind w:right="1020"/>
              <w:rPr>
                <w:sz w:val="22"/>
                <w:szCs w:val="22"/>
              </w:rPr>
            </w:pPr>
            <w:r>
              <w:rPr>
                <w:rFonts w:hint="eastAsia"/>
                <w:sz w:val="22"/>
                <w:szCs w:val="22"/>
              </w:rPr>
              <w:t>No</w:t>
            </w:r>
          </w:p>
        </w:tc>
      </w:tr>
      <w:tr w:rsidR="00595E56" w:rsidTr="00596636">
        <w:tc>
          <w:tcPr>
            <w:tcW w:w="2376" w:type="dxa"/>
            <w:gridSpan w:val="2"/>
          </w:tcPr>
          <w:p w:rsidR="00595E56" w:rsidRPr="00967D42" w:rsidRDefault="00596636" w:rsidP="00596636">
            <w:pPr>
              <w:pStyle w:val="afa"/>
              <w:rPr>
                <w:sz w:val="22"/>
                <w:szCs w:val="22"/>
                <w:rPrChange w:id="9796" w:author="t_竹沢 公佑" w:date="2019-10-05T16:18:00Z">
                  <w:rPr/>
                </w:rPrChange>
              </w:rPr>
            </w:pPr>
            <w:r w:rsidRPr="00967D42">
              <w:rPr>
                <w:sz w:val="22"/>
                <w:szCs w:val="22"/>
                <w:rPrChange w:id="9797" w:author="t_竹沢 公佑" w:date="2019-10-05T16:18:00Z">
                  <w:rPr/>
                </w:rPrChange>
              </w:rPr>
              <w:t>Synchronization</w:t>
            </w:r>
          </w:p>
        </w:tc>
        <w:tc>
          <w:tcPr>
            <w:tcW w:w="7513" w:type="dxa"/>
            <w:gridSpan w:val="3"/>
          </w:tcPr>
          <w:p w:rsidR="00595E56" w:rsidRPr="00967D42" w:rsidRDefault="00AC7296" w:rsidP="00596636">
            <w:pPr>
              <w:pStyle w:val="afa"/>
              <w:rPr>
                <w:sz w:val="22"/>
                <w:szCs w:val="22"/>
                <w:rPrChange w:id="9798" w:author="t_竹沢 公佑" w:date="2019-10-05T16:19:00Z">
                  <w:rPr/>
                </w:rPrChange>
              </w:rPr>
            </w:pPr>
            <w:r w:rsidRPr="00967D42">
              <w:rPr>
                <w:sz w:val="22"/>
                <w:szCs w:val="22"/>
                <w:rPrChange w:id="9799" w:author="t_竹沢 公佑" w:date="2019-10-05T16:19:00Z">
                  <w:rPr/>
                </w:rPrChange>
              </w:rPr>
              <w:t>S</w:t>
            </w:r>
            <w:r w:rsidR="00595E56" w:rsidRPr="00967D42">
              <w:rPr>
                <w:sz w:val="22"/>
                <w:szCs w:val="22"/>
                <w:rPrChange w:id="9800" w:author="t_竹沢 公佑" w:date="2019-10-05T16:19:00Z">
                  <w:rPr/>
                </w:rPrChange>
              </w:rPr>
              <w:t>ynchronous</w:t>
            </w:r>
            <w:ins w:id="9801" w:author="t_竹沢 公佑" w:date="2019-09-18T15:43:00Z">
              <w:r w:rsidR="0070113E" w:rsidRPr="00967D42">
                <w:rPr>
                  <w:sz w:val="22"/>
                  <w:szCs w:val="22"/>
                  <w:rPrChange w:id="9802" w:author="t_竹沢 公佑" w:date="2019-10-05T16:19:00Z">
                    <w:rPr/>
                  </w:rPrChange>
                </w:rPr>
                <w:t xml:space="preserve"> (*1)</w:t>
              </w:r>
            </w:ins>
          </w:p>
        </w:tc>
      </w:tr>
      <w:tr w:rsidR="001E41D0" w:rsidTr="00067B9E">
        <w:trPr>
          <w:trHeight w:val="190"/>
        </w:trPr>
        <w:tc>
          <w:tcPr>
            <w:tcW w:w="1172" w:type="dxa"/>
            <w:vMerge w:val="restart"/>
          </w:tcPr>
          <w:p w:rsidR="001E41D0" w:rsidRPr="00967D42" w:rsidRDefault="001E41D0" w:rsidP="00067B9E">
            <w:pPr>
              <w:pStyle w:val="afa"/>
              <w:rPr>
                <w:sz w:val="22"/>
                <w:szCs w:val="22"/>
                <w:rPrChange w:id="9803" w:author="t_竹沢 公佑" w:date="2019-10-05T16:18:00Z">
                  <w:rPr/>
                </w:rPrChange>
              </w:rPr>
            </w:pPr>
            <w:r w:rsidRPr="00967D42">
              <w:rPr>
                <w:sz w:val="22"/>
                <w:szCs w:val="22"/>
                <w:rPrChange w:id="9804" w:author="t_竹沢 公佑" w:date="2019-10-05T16:18:00Z">
                  <w:rPr/>
                </w:rPrChange>
              </w:rPr>
              <w:t>Data</w:t>
            </w:r>
          </w:p>
        </w:tc>
        <w:tc>
          <w:tcPr>
            <w:tcW w:w="1204" w:type="dxa"/>
          </w:tcPr>
          <w:p w:rsidR="001E41D0" w:rsidRPr="00967D42" w:rsidRDefault="001E41D0" w:rsidP="00067B9E">
            <w:pPr>
              <w:rPr>
                <w:sz w:val="22"/>
                <w:szCs w:val="22"/>
                <w:rPrChange w:id="9805" w:author="t_竹沢 公佑" w:date="2019-10-05T16:18:00Z">
                  <w:rPr/>
                </w:rPrChange>
              </w:rPr>
            </w:pPr>
            <w:r w:rsidRPr="00967D42">
              <w:rPr>
                <w:sz w:val="22"/>
                <w:szCs w:val="22"/>
                <w:rPrChange w:id="9806" w:author="t_竹沢 公佑" w:date="2019-10-05T16:18:00Z">
                  <w:rPr/>
                </w:rPrChange>
              </w:rPr>
              <w:t>Size</w:t>
            </w:r>
          </w:p>
        </w:tc>
        <w:tc>
          <w:tcPr>
            <w:tcW w:w="7513" w:type="dxa"/>
            <w:gridSpan w:val="3"/>
          </w:tcPr>
          <w:p w:rsidR="001E41D0" w:rsidRDefault="001E41D0" w:rsidP="00067B9E">
            <w:pPr>
              <w:rPr>
                <w:sz w:val="22"/>
                <w:szCs w:val="22"/>
              </w:rPr>
            </w:pPr>
            <w:r>
              <w:rPr>
                <w:rFonts w:hint="eastAsia"/>
                <w:sz w:val="22"/>
                <w:szCs w:val="22"/>
              </w:rPr>
              <w:t>8Bytes</w:t>
            </w:r>
          </w:p>
        </w:tc>
      </w:tr>
      <w:tr w:rsidR="001E41D0" w:rsidTr="00067B9E">
        <w:trPr>
          <w:trHeight w:val="238"/>
        </w:trPr>
        <w:tc>
          <w:tcPr>
            <w:tcW w:w="1172" w:type="dxa"/>
            <w:vMerge/>
          </w:tcPr>
          <w:p w:rsidR="001E41D0" w:rsidRPr="00967D42" w:rsidRDefault="001E41D0" w:rsidP="00067B9E">
            <w:pPr>
              <w:pStyle w:val="afa"/>
              <w:rPr>
                <w:sz w:val="22"/>
                <w:szCs w:val="22"/>
                <w:rPrChange w:id="9807" w:author="t_竹沢 公佑" w:date="2019-10-05T16:18:00Z">
                  <w:rPr/>
                </w:rPrChange>
              </w:rPr>
            </w:pPr>
          </w:p>
        </w:tc>
        <w:tc>
          <w:tcPr>
            <w:tcW w:w="1204" w:type="dxa"/>
          </w:tcPr>
          <w:p w:rsidR="001E41D0" w:rsidRPr="00967D42" w:rsidRDefault="001E41D0" w:rsidP="00067B9E">
            <w:pPr>
              <w:rPr>
                <w:sz w:val="22"/>
                <w:szCs w:val="22"/>
                <w:rPrChange w:id="9808" w:author="t_竹沢 公佑" w:date="2019-10-05T16:18:00Z">
                  <w:rPr/>
                </w:rPrChange>
              </w:rPr>
            </w:pPr>
            <w:r w:rsidRPr="00967D42">
              <w:rPr>
                <w:sz w:val="22"/>
                <w:szCs w:val="22"/>
                <w:rPrChange w:id="9809" w:author="t_竹沢 公佑" w:date="2019-10-05T16:18:00Z">
                  <w:rPr/>
                </w:rPrChange>
              </w:rPr>
              <w:t>Reset</w:t>
            </w:r>
          </w:p>
        </w:tc>
        <w:tc>
          <w:tcPr>
            <w:tcW w:w="7513" w:type="dxa"/>
            <w:gridSpan w:val="3"/>
          </w:tcPr>
          <w:p w:rsidR="001E41D0" w:rsidRDefault="001E41D0" w:rsidP="001027B1">
            <w:pPr>
              <w:rPr>
                <w:sz w:val="22"/>
                <w:szCs w:val="22"/>
              </w:rPr>
            </w:pPr>
            <w:r>
              <w:rPr>
                <w:rFonts w:hint="eastAsia"/>
                <w:sz w:val="22"/>
                <w:szCs w:val="22"/>
              </w:rPr>
              <w:t>-</w:t>
            </w:r>
          </w:p>
        </w:tc>
      </w:tr>
      <w:tr w:rsidR="001E41D0" w:rsidRPr="00AC5086" w:rsidTr="00067B9E">
        <w:trPr>
          <w:trHeight w:val="238"/>
        </w:trPr>
        <w:tc>
          <w:tcPr>
            <w:tcW w:w="1172" w:type="dxa"/>
            <w:vMerge/>
          </w:tcPr>
          <w:p w:rsidR="001E41D0" w:rsidRPr="00967D42" w:rsidRDefault="001E41D0" w:rsidP="00067B9E">
            <w:pPr>
              <w:pStyle w:val="afa"/>
              <w:rPr>
                <w:sz w:val="22"/>
                <w:szCs w:val="22"/>
                <w:rPrChange w:id="9810" w:author="t_竹沢 公佑" w:date="2019-10-05T16:18:00Z">
                  <w:rPr/>
                </w:rPrChange>
              </w:rPr>
            </w:pPr>
          </w:p>
        </w:tc>
        <w:tc>
          <w:tcPr>
            <w:tcW w:w="1204" w:type="dxa"/>
          </w:tcPr>
          <w:p w:rsidR="001E41D0" w:rsidRPr="00967D42" w:rsidRDefault="001E41D0" w:rsidP="00067B9E">
            <w:pPr>
              <w:rPr>
                <w:sz w:val="22"/>
                <w:szCs w:val="22"/>
                <w:rPrChange w:id="9811" w:author="t_竹沢 公佑" w:date="2019-10-05T16:18:00Z">
                  <w:rPr/>
                </w:rPrChange>
              </w:rPr>
            </w:pPr>
            <w:r w:rsidRPr="00967D42">
              <w:rPr>
                <w:sz w:val="22"/>
                <w:szCs w:val="22"/>
                <w:rPrChange w:id="9812" w:author="t_竹沢 公佑" w:date="2019-10-05T16:18:00Z">
                  <w:rPr/>
                </w:rPrChange>
              </w:rPr>
              <w:t>Latch</w:t>
            </w:r>
          </w:p>
        </w:tc>
        <w:tc>
          <w:tcPr>
            <w:tcW w:w="7513" w:type="dxa"/>
            <w:gridSpan w:val="3"/>
          </w:tcPr>
          <w:p w:rsidR="001E41D0" w:rsidRPr="00AC5086" w:rsidRDefault="001E41D0" w:rsidP="00067B9E">
            <w:pPr>
              <w:spacing w:line="0" w:lineRule="atLeast"/>
              <w:ind w:right="1020"/>
              <w:rPr>
                <w:rFonts w:cs="Times New Roman"/>
                <w:sz w:val="22"/>
                <w:szCs w:val="22"/>
              </w:rPr>
            </w:pPr>
            <w:r>
              <w:rPr>
                <w:rFonts w:cs="Times New Roman"/>
                <w:sz w:val="22"/>
                <w:szCs w:val="22"/>
              </w:rPr>
              <w:t xml:space="preserve">All bits are </w:t>
            </w:r>
            <w:r>
              <w:rPr>
                <w:rFonts w:cs="Times New Roman" w:hint="eastAsia"/>
                <w:sz w:val="22"/>
                <w:szCs w:val="22"/>
              </w:rPr>
              <w:t>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p>
        </w:tc>
      </w:tr>
      <w:tr w:rsidR="001E41D0" w:rsidTr="001E41D0">
        <w:trPr>
          <w:trHeight w:val="4155"/>
        </w:trPr>
        <w:tc>
          <w:tcPr>
            <w:tcW w:w="1172" w:type="dxa"/>
            <w:vMerge/>
          </w:tcPr>
          <w:p w:rsidR="001E41D0" w:rsidRPr="00967D42" w:rsidRDefault="001E41D0" w:rsidP="00067B9E">
            <w:pPr>
              <w:pStyle w:val="afa"/>
              <w:rPr>
                <w:sz w:val="22"/>
                <w:szCs w:val="22"/>
                <w:rPrChange w:id="9813" w:author="t_竹沢 公佑" w:date="2019-10-05T16:18:00Z">
                  <w:rPr/>
                </w:rPrChange>
              </w:rPr>
            </w:pPr>
          </w:p>
        </w:tc>
        <w:tc>
          <w:tcPr>
            <w:tcW w:w="1204" w:type="dxa"/>
          </w:tcPr>
          <w:p w:rsidR="001E41D0" w:rsidRPr="00967D42" w:rsidRDefault="001E41D0" w:rsidP="00067B9E">
            <w:pPr>
              <w:pStyle w:val="afa"/>
              <w:rPr>
                <w:sz w:val="22"/>
                <w:szCs w:val="22"/>
                <w:rPrChange w:id="9814" w:author="t_竹沢 公佑" w:date="2019-10-05T16:18:00Z">
                  <w:rPr/>
                </w:rPrChange>
              </w:rPr>
            </w:pPr>
            <w:r w:rsidRPr="00967D42">
              <w:rPr>
                <w:sz w:val="22"/>
                <w:szCs w:val="22"/>
                <w:rPrChange w:id="9815" w:author="t_竹沢 公佑" w:date="2019-10-05T16:18:00Z">
                  <w:rPr/>
                </w:rPrChange>
              </w:rPr>
              <w:t>Value</w:t>
            </w:r>
          </w:p>
        </w:tc>
        <w:tc>
          <w:tcPr>
            <w:tcW w:w="7513" w:type="dxa"/>
            <w:gridSpan w:val="3"/>
          </w:tcPr>
          <w:p w:rsidR="001E41D0" w:rsidRDefault="001E41D0" w:rsidP="005008A2">
            <w:pPr>
              <w:spacing w:line="0" w:lineRule="atLeast"/>
              <w:rPr>
                <w:rFonts w:cs="Times New Roman"/>
                <w:sz w:val="22"/>
                <w:szCs w:val="22"/>
              </w:rPr>
            </w:pPr>
            <w:r>
              <w:rPr>
                <w:rFonts w:cs="Times New Roman" w:hint="eastAsia"/>
                <w:sz w:val="22"/>
                <w:szCs w:val="22"/>
              </w:rPr>
              <w:t xml:space="preserve">This </w:t>
            </w:r>
            <w:ins w:id="9816" w:author="t_竹沢 公佑" w:date="2019-10-07T03:25:00Z">
              <w:r>
                <w:rPr>
                  <w:rFonts w:cs="Times New Roman" w:hint="eastAsia"/>
                  <w:sz w:val="22"/>
                  <w:szCs w:val="22"/>
                </w:rPr>
                <w:t xml:space="preserve">command </w:t>
              </w:r>
            </w:ins>
            <w:del w:id="9817" w:author="t_竹沢 公佑" w:date="2019-10-07T03:25:00Z">
              <w:r w:rsidDel="00634F41">
                <w:rPr>
                  <w:rFonts w:cs="Times New Roman" w:hint="eastAsia"/>
                  <w:sz w:val="22"/>
                  <w:szCs w:val="22"/>
                </w:rPr>
                <w:delText xml:space="preserve">function </w:delText>
              </w:r>
            </w:del>
            <w:r>
              <w:rPr>
                <w:rFonts w:cs="Times New Roman" w:hint="eastAsia"/>
                <w:sz w:val="22"/>
                <w:szCs w:val="22"/>
              </w:rPr>
              <w:t>returns bel</w:t>
            </w:r>
            <w:del w:id="9818" w:author="t_竹沢 公佑" w:date="2019-10-07T03:25:00Z">
              <w:r w:rsidDel="00323A89">
                <w:rPr>
                  <w:rFonts w:cs="Times New Roman" w:hint="eastAsia"/>
                  <w:sz w:val="22"/>
                  <w:szCs w:val="22"/>
                </w:rPr>
                <w:delText>l</w:delText>
              </w:r>
            </w:del>
            <w:r>
              <w:rPr>
                <w:rFonts w:cs="Times New Roman" w:hint="eastAsia"/>
                <w:sz w:val="22"/>
                <w:szCs w:val="22"/>
              </w:rPr>
              <w:t xml:space="preserve">ow data structure. </w:t>
            </w:r>
            <w:ins w:id="9819" w:author="t_竹沢 公佑" w:date="2019-10-07T03:26:00Z">
              <w:r>
                <w:rPr>
                  <w:rFonts w:cs="Times New Roman" w:hint="eastAsia"/>
                  <w:sz w:val="22"/>
                  <w:szCs w:val="22"/>
                </w:rPr>
                <w:t xml:space="preserve">It </w:t>
              </w:r>
            </w:ins>
            <w:del w:id="9820" w:author="t_竹沢 公佑" w:date="2019-10-07T03:26:00Z">
              <w:r w:rsidDel="00323A89">
                <w:rPr>
                  <w:rFonts w:cs="Times New Roman"/>
                  <w:sz w:val="22"/>
                  <w:szCs w:val="22"/>
                </w:rPr>
                <w:delText>T</w:delText>
              </w:r>
              <w:r w:rsidDel="00323A89">
                <w:rPr>
                  <w:rFonts w:cs="Times New Roman" w:hint="eastAsia"/>
                  <w:sz w:val="22"/>
                  <w:szCs w:val="22"/>
                </w:rPr>
                <w:delText xml:space="preserve">his data structure </w:delText>
              </w:r>
            </w:del>
            <w:r>
              <w:rPr>
                <w:rFonts w:cs="Times New Roman" w:hint="eastAsia"/>
                <w:sz w:val="22"/>
                <w:szCs w:val="22"/>
              </w:rPr>
              <w:t xml:space="preserve">is defined in </w:t>
            </w:r>
            <w:r>
              <w:rPr>
                <w:rFonts w:cs="Times New Roman"/>
                <w:sz w:val="22"/>
                <w:szCs w:val="22"/>
              </w:rPr>
              <w:t>“</w:t>
            </w:r>
            <w:r>
              <w:rPr>
                <w:rFonts w:cs="Times New Roman" w:hint="eastAsia"/>
                <w:sz w:val="22"/>
                <w:szCs w:val="22"/>
              </w:rPr>
              <w:t>drxpd.h</w:t>
            </w:r>
            <w:r>
              <w:rPr>
                <w:rFonts w:cs="Times New Roman"/>
                <w:sz w:val="22"/>
                <w:szCs w:val="22"/>
              </w:rPr>
              <w:t>”</w:t>
            </w:r>
            <w:r>
              <w:rPr>
                <w:rFonts w:cs="Times New Roman" w:hint="eastAsia"/>
                <w:sz w:val="22"/>
                <w:szCs w:val="22"/>
              </w:rPr>
              <w:t>.</w:t>
            </w:r>
          </w:p>
          <w:p w:rsidR="001E41D0" w:rsidRPr="003C0028" w:rsidRDefault="001E41D0" w:rsidP="005008A2">
            <w:pPr>
              <w:spacing w:line="0" w:lineRule="atLeast"/>
              <w:ind w:right="1020"/>
              <w:rPr>
                <w:rFonts w:cs="Times New Roman"/>
                <w:sz w:val="22"/>
                <w:szCs w:val="22"/>
              </w:rPr>
            </w:pPr>
          </w:p>
          <w:p w:rsidR="001E41D0" w:rsidRPr="003C0028" w:rsidRDefault="001E41D0" w:rsidP="005008A2">
            <w:pPr>
              <w:spacing w:line="0" w:lineRule="atLeast"/>
              <w:ind w:right="1020"/>
              <w:rPr>
                <w:rFonts w:cs="Times New Roman"/>
                <w:sz w:val="22"/>
                <w:szCs w:val="22"/>
              </w:rPr>
            </w:pPr>
            <w:r w:rsidRPr="003C0028">
              <w:rPr>
                <w:rFonts w:cs="Times New Roman"/>
                <w:sz w:val="22"/>
                <w:szCs w:val="22"/>
              </w:rPr>
              <w:t>ST_SEU_</w:t>
            </w:r>
            <w:r>
              <w:rPr>
                <w:rFonts w:cs="Times New Roman" w:hint="eastAsia"/>
                <w:sz w:val="22"/>
                <w:szCs w:val="22"/>
              </w:rPr>
              <w:t>ERRCNT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41"/>
              <w:gridCol w:w="3641"/>
            </w:tblGrid>
            <w:tr w:rsidR="001E41D0" w:rsidRPr="005B54C8" w:rsidTr="00067B9E">
              <w:tc>
                <w:tcPr>
                  <w:tcW w:w="3641"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Type</w:t>
                  </w:r>
                </w:p>
              </w:tc>
              <w:tc>
                <w:tcPr>
                  <w:tcW w:w="3641"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Member</w:t>
                  </w:r>
                </w:p>
              </w:tc>
            </w:tr>
            <w:tr w:rsidR="001E41D0" w:rsidRPr="005B54C8" w:rsidTr="00067B9E">
              <w:tc>
                <w:tcPr>
                  <w:tcW w:w="3641"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unsigned int</w:t>
                  </w:r>
                </w:p>
              </w:tc>
              <w:tc>
                <w:tcPr>
                  <w:tcW w:w="3641"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uiCorErrCnt</w:t>
                  </w:r>
                </w:p>
              </w:tc>
            </w:tr>
            <w:tr w:rsidR="001E41D0" w:rsidRPr="005B54C8" w:rsidTr="00067B9E">
              <w:tc>
                <w:tcPr>
                  <w:tcW w:w="3641"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unsigned int</w:t>
                  </w:r>
                </w:p>
              </w:tc>
              <w:tc>
                <w:tcPr>
                  <w:tcW w:w="3641"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uiUnCorErrCnt</w:t>
                  </w:r>
                </w:p>
              </w:tc>
            </w:tr>
          </w:tbl>
          <w:p w:rsidR="001E41D0" w:rsidRDefault="001E41D0" w:rsidP="005008A2">
            <w:pPr>
              <w:spacing w:line="0" w:lineRule="atLeast"/>
              <w:ind w:right="-108"/>
              <w:rPr>
                <w:rFonts w:cs="Times New Roman"/>
                <w:sz w:val="22"/>
                <w:szCs w:val="22"/>
              </w:rPr>
            </w:pPr>
            <w:r>
              <w:rPr>
                <w:rFonts w:cs="Times New Roman" w:hint="eastAsia"/>
                <w:sz w:val="22"/>
                <w:szCs w:val="22"/>
              </w:rPr>
              <w:t>&lt;uiCorErrCnt&gt;</w:t>
            </w:r>
          </w:p>
          <w:p w:rsidR="001E41D0" w:rsidRDefault="001E41D0" w:rsidP="005008A2">
            <w:pPr>
              <w:spacing w:line="0" w:lineRule="atLeast"/>
              <w:ind w:right="-108"/>
              <w:rPr>
                <w:rFonts w:cs="Times New Roman"/>
                <w:sz w:val="22"/>
                <w:szCs w:val="22"/>
              </w:rPr>
            </w:pPr>
            <w:r>
              <w:rPr>
                <w:rFonts w:cs="Times New Roman" w:hint="eastAsia"/>
                <w:sz w:val="22"/>
                <w:szCs w:val="22"/>
              </w:rPr>
              <w:t xml:space="preserve">The member </w:t>
            </w:r>
            <w:r>
              <w:rPr>
                <w:rFonts w:cs="Times New Roman"/>
                <w:sz w:val="22"/>
                <w:szCs w:val="22"/>
              </w:rPr>
              <w:t>“</w:t>
            </w:r>
            <w:r>
              <w:rPr>
                <w:rFonts w:cs="Times New Roman" w:hint="eastAsia"/>
                <w:sz w:val="22"/>
                <w:szCs w:val="22"/>
              </w:rPr>
              <w:t>uiCorErrCnt</w:t>
            </w:r>
            <w:r>
              <w:rPr>
                <w:rFonts w:cs="Times New Roman"/>
                <w:sz w:val="22"/>
                <w:szCs w:val="22"/>
              </w:rPr>
              <w:t>”</w:t>
            </w:r>
            <w:r>
              <w:rPr>
                <w:rFonts w:cs="Times New Roman" w:hint="eastAsia"/>
                <w:sz w:val="22"/>
                <w:szCs w:val="22"/>
              </w:rPr>
              <w:t xml:space="preserve"> is counter of correctable error </w:t>
            </w:r>
            <w:r>
              <w:rPr>
                <w:rFonts w:cs="Times New Roman"/>
                <w:sz w:val="22"/>
                <w:szCs w:val="22"/>
              </w:rPr>
              <w:t>occurred</w:t>
            </w:r>
            <w:r>
              <w:rPr>
                <w:rFonts w:cs="Times New Roman" w:hint="eastAsia"/>
                <w:sz w:val="22"/>
                <w:szCs w:val="22"/>
              </w:rPr>
              <w:t>.</w:t>
            </w:r>
          </w:p>
          <w:p w:rsidR="001E41D0" w:rsidRDefault="001E41D0" w:rsidP="005008A2">
            <w:pPr>
              <w:spacing w:line="0" w:lineRule="atLeast"/>
              <w:ind w:right="-108"/>
              <w:rPr>
                <w:rFonts w:cs="Times New Roman"/>
                <w:sz w:val="22"/>
                <w:szCs w:val="22"/>
              </w:rPr>
            </w:pPr>
            <w:r>
              <w:rPr>
                <w:rFonts w:cs="Times New Roman" w:hint="eastAsia"/>
                <w:sz w:val="22"/>
                <w:szCs w:val="22"/>
              </w:rPr>
              <w:t xml:space="preserve">Counter value range is 0 </w:t>
            </w:r>
            <w:r>
              <w:rPr>
                <w:rFonts w:cs="Times New Roman"/>
                <w:sz w:val="22"/>
                <w:szCs w:val="22"/>
              </w:rPr>
              <w:t>–</w:t>
            </w:r>
            <w:r>
              <w:rPr>
                <w:rFonts w:cs="Times New Roman" w:hint="eastAsia"/>
                <w:sz w:val="22"/>
                <w:szCs w:val="22"/>
              </w:rPr>
              <w:t xml:space="preserve"> 65535.</w:t>
            </w:r>
          </w:p>
          <w:p w:rsidR="001E41D0" w:rsidRDefault="001E41D0" w:rsidP="005008A2">
            <w:pPr>
              <w:spacing w:line="0" w:lineRule="atLeast"/>
              <w:ind w:right="-108"/>
              <w:rPr>
                <w:rFonts w:cs="Times New Roman"/>
                <w:sz w:val="22"/>
                <w:szCs w:val="22"/>
              </w:rPr>
            </w:pPr>
          </w:p>
          <w:p w:rsidR="001E41D0" w:rsidRDefault="001E41D0" w:rsidP="005008A2">
            <w:pPr>
              <w:spacing w:line="0" w:lineRule="atLeast"/>
              <w:ind w:right="-108"/>
              <w:rPr>
                <w:rFonts w:cs="Times New Roman"/>
                <w:sz w:val="22"/>
                <w:szCs w:val="22"/>
              </w:rPr>
            </w:pPr>
            <w:r>
              <w:rPr>
                <w:rFonts w:cs="Times New Roman" w:hint="eastAsia"/>
                <w:sz w:val="22"/>
                <w:szCs w:val="22"/>
              </w:rPr>
              <w:t>&lt;uiUnCorErrCnt&gt;</w:t>
            </w:r>
          </w:p>
          <w:p w:rsidR="001E41D0" w:rsidRDefault="001E41D0" w:rsidP="005008A2">
            <w:pPr>
              <w:spacing w:line="0" w:lineRule="atLeast"/>
              <w:ind w:right="-108"/>
              <w:rPr>
                <w:rFonts w:cs="Times New Roman"/>
                <w:sz w:val="22"/>
                <w:szCs w:val="22"/>
              </w:rPr>
            </w:pPr>
            <w:r>
              <w:rPr>
                <w:rFonts w:cs="Times New Roman" w:hint="eastAsia"/>
                <w:sz w:val="22"/>
                <w:szCs w:val="22"/>
              </w:rPr>
              <w:t xml:space="preserve">The member </w:t>
            </w:r>
            <w:r>
              <w:rPr>
                <w:rFonts w:cs="Times New Roman"/>
                <w:sz w:val="22"/>
                <w:szCs w:val="22"/>
              </w:rPr>
              <w:t>“</w:t>
            </w:r>
            <w:r>
              <w:rPr>
                <w:rFonts w:cs="Times New Roman" w:hint="eastAsia"/>
                <w:sz w:val="22"/>
                <w:szCs w:val="22"/>
              </w:rPr>
              <w:t>uiUnCorErrCnt</w:t>
            </w:r>
            <w:r>
              <w:rPr>
                <w:rFonts w:cs="Times New Roman"/>
                <w:sz w:val="22"/>
                <w:szCs w:val="22"/>
              </w:rPr>
              <w:t>”</w:t>
            </w:r>
            <w:r>
              <w:rPr>
                <w:rFonts w:cs="Times New Roman" w:hint="eastAsia"/>
                <w:sz w:val="22"/>
                <w:szCs w:val="22"/>
              </w:rPr>
              <w:t xml:space="preserve"> is counter of uncorrectable error </w:t>
            </w:r>
            <w:r>
              <w:rPr>
                <w:rFonts w:cs="Times New Roman"/>
                <w:sz w:val="22"/>
                <w:szCs w:val="22"/>
              </w:rPr>
              <w:t>occurred</w:t>
            </w:r>
            <w:r>
              <w:rPr>
                <w:rFonts w:cs="Times New Roman" w:hint="eastAsia"/>
                <w:sz w:val="22"/>
                <w:szCs w:val="22"/>
              </w:rPr>
              <w:t>.</w:t>
            </w:r>
          </w:p>
          <w:p w:rsidR="001E41D0" w:rsidRDefault="001E41D0" w:rsidP="005008A2">
            <w:pPr>
              <w:spacing w:line="0" w:lineRule="atLeast"/>
              <w:ind w:right="-108"/>
              <w:rPr>
                <w:rFonts w:cs="Times New Roman"/>
                <w:sz w:val="22"/>
                <w:szCs w:val="22"/>
              </w:rPr>
            </w:pPr>
            <w:r>
              <w:rPr>
                <w:rFonts w:cs="Times New Roman" w:hint="eastAsia"/>
                <w:sz w:val="22"/>
                <w:szCs w:val="22"/>
              </w:rPr>
              <w:t xml:space="preserve">Counter value range is 0 </w:t>
            </w:r>
            <w:r>
              <w:rPr>
                <w:rFonts w:cs="Times New Roman"/>
                <w:sz w:val="22"/>
                <w:szCs w:val="22"/>
              </w:rPr>
              <w:t>–</w:t>
            </w:r>
            <w:r>
              <w:rPr>
                <w:rFonts w:cs="Times New Roman" w:hint="eastAsia"/>
                <w:sz w:val="22"/>
                <w:szCs w:val="22"/>
              </w:rPr>
              <w:t xml:space="preserve"> 65535.</w:t>
            </w:r>
          </w:p>
          <w:p w:rsidR="001E41D0" w:rsidRPr="005F6B96" w:rsidRDefault="001E41D0" w:rsidP="005008A2">
            <w:pPr>
              <w:spacing w:line="0" w:lineRule="atLeast"/>
              <w:ind w:right="-108"/>
              <w:rPr>
                <w:rFonts w:cs="Times New Roman"/>
                <w:sz w:val="22"/>
                <w:szCs w:val="22"/>
              </w:rPr>
            </w:pPr>
          </w:p>
          <w:p w:rsidR="001E41D0" w:rsidRDefault="001E41D0" w:rsidP="005008A2">
            <w:pPr>
              <w:spacing w:line="0" w:lineRule="atLeast"/>
              <w:ind w:right="-108"/>
              <w:rPr>
                <w:rFonts w:cs="Times New Roman"/>
                <w:sz w:val="22"/>
                <w:szCs w:val="22"/>
              </w:rPr>
            </w:pPr>
            <w:r>
              <w:rPr>
                <w:rFonts w:cs="Times New Roman" w:hint="eastAsia"/>
                <w:sz w:val="22"/>
                <w:szCs w:val="22"/>
              </w:rPr>
              <w:t>■sample code</w:t>
            </w:r>
          </w:p>
          <w:p w:rsidR="001E41D0" w:rsidRDefault="001E41D0" w:rsidP="005008A2">
            <w:pPr>
              <w:spacing w:line="0" w:lineRule="atLeast"/>
              <w:rPr>
                <w:sz w:val="22"/>
                <w:szCs w:val="22"/>
              </w:rPr>
            </w:pPr>
            <w:r>
              <w:rPr>
                <w:rFonts w:hint="eastAsia"/>
                <w:sz w:val="22"/>
                <w:szCs w:val="22"/>
              </w:rPr>
              <w:t>ST_DRXPD_MONDAT st_mon;</w:t>
            </w:r>
          </w:p>
          <w:p w:rsidR="001E41D0" w:rsidRDefault="001E41D0" w:rsidP="005008A2">
            <w:pPr>
              <w:spacing w:line="0" w:lineRule="atLeast"/>
              <w:rPr>
                <w:sz w:val="22"/>
                <w:szCs w:val="22"/>
              </w:rPr>
            </w:pPr>
            <w:r>
              <w:rPr>
                <w:rFonts w:hint="eastAsia"/>
                <w:sz w:val="22"/>
                <w:szCs w:val="22"/>
              </w:rPr>
              <w:t>ST_SEU_ERRCNT *pst_cnt = (ST_SEU_ERRCNT*)st_mon.RdValue;</w:t>
            </w:r>
          </w:p>
          <w:p w:rsidR="001E41D0" w:rsidRPr="005F6B96" w:rsidRDefault="001E41D0" w:rsidP="005008A2">
            <w:pPr>
              <w:spacing w:line="0" w:lineRule="atLeast"/>
              <w:rPr>
                <w:sz w:val="22"/>
                <w:szCs w:val="22"/>
              </w:rPr>
            </w:pPr>
          </w:p>
          <w:p w:rsidR="001E41D0" w:rsidRPr="00822330" w:rsidRDefault="001E41D0" w:rsidP="005008A2">
            <w:pPr>
              <w:spacing w:line="0" w:lineRule="atLeast"/>
              <w:rPr>
                <w:sz w:val="22"/>
                <w:szCs w:val="22"/>
              </w:rPr>
            </w:pPr>
            <w:r>
              <w:rPr>
                <w:rFonts w:hint="eastAsia"/>
                <w:sz w:val="22"/>
                <w:szCs w:val="22"/>
              </w:rPr>
              <w:t>st_mon.ItemID = GET_SEU_ERRCNT_ID;</w:t>
            </w:r>
          </w:p>
          <w:p w:rsidR="001E41D0" w:rsidRDefault="001E41D0" w:rsidP="005008A2">
            <w:pPr>
              <w:spacing w:line="0" w:lineRule="atLeast"/>
              <w:rPr>
                <w:sz w:val="22"/>
                <w:szCs w:val="22"/>
              </w:rPr>
            </w:pPr>
            <w:r>
              <w:rPr>
                <w:rFonts w:hint="eastAsia"/>
                <w:sz w:val="22"/>
                <w:szCs w:val="22"/>
              </w:rPr>
              <w:t>memset( st_mon.RdValue, 0x00, 8 );</w:t>
            </w:r>
          </w:p>
          <w:p w:rsidR="001E41D0" w:rsidRPr="00822330" w:rsidRDefault="001E41D0" w:rsidP="005008A2">
            <w:pPr>
              <w:spacing w:line="0" w:lineRule="atLeast"/>
              <w:rPr>
                <w:sz w:val="22"/>
                <w:szCs w:val="22"/>
              </w:rPr>
            </w:pPr>
          </w:p>
          <w:p w:rsidR="001E41D0" w:rsidRDefault="001E41D0" w:rsidP="005008A2">
            <w:pPr>
              <w:spacing w:line="0" w:lineRule="atLeast"/>
              <w:rPr>
                <w:sz w:val="22"/>
                <w:szCs w:val="22"/>
              </w:rPr>
            </w:pPr>
            <w:r>
              <w:rPr>
                <w:sz w:val="22"/>
                <w:szCs w:val="22"/>
              </w:rPr>
              <w:t xml:space="preserve">ioctl( </w:t>
            </w:r>
            <w:r w:rsidRPr="007C3E40">
              <w:rPr>
                <w:sz w:val="22"/>
                <w:szCs w:val="22"/>
              </w:rPr>
              <w:t>devfd, DRXPD_GET_MONSTS, &amp;st_mon);</w:t>
            </w:r>
          </w:p>
          <w:p w:rsidR="001E41D0" w:rsidRDefault="001E41D0" w:rsidP="005008A2">
            <w:pPr>
              <w:spacing w:line="0" w:lineRule="atLeast"/>
              <w:rPr>
                <w:sz w:val="22"/>
                <w:szCs w:val="22"/>
              </w:rPr>
            </w:pPr>
            <w:r>
              <w:rPr>
                <w:sz w:val="22"/>
                <w:szCs w:val="22"/>
              </w:rPr>
              <w:t>printf("</w:t>
            </w:r>
            <w:r>
              <w:rPr>
                <w:rFonts w:hint="eastAsia"/>
                <w:sz w:val="22"/>
                <w:szCs w:val="22"/>
              </w:rPr>
              <w:t>correctable</w:t>
            </w:r>
            <w:r>
              <w:rPr>
                <w:sz w:val="22"/>
                <w:szCs w:val="22"/>
              </w:rPr>
              <w:t>=%</w:t>
            </w:r>
            <w:r>
              <w:rPr>
                <w:rFonts w:hint="eastAsia"/>
                <w:sz w:val="22"/>
                <w:szCs w:val="22"/>
              </w:rPr>
              <w:t>u</w:t>
            </w:r>
            <w:r>
              <w:rPr>
                <w:sz w:val="22"/>
                <w:szCs w:val="22"/>
              </w:rPr>
              <w:t xml:space="preserve">, </w:t>
            </w:r>
            <w:r>
              <w:rPr>
                <w:rFonts w:hint="eastAsia"/>
                <w:sz w:val="22"/>
                <w:szCs w:val="22"/>
              </w:rPr>
              <w:t>uncorrectable</w:t>
            </w:r>
            <w:r>
              <w:rPr>
                <w:sz w:val="22"/>
                <w:szCs w:val="22"/>
              </w:rPr>
              <w:t>=%</w:t>
            </w:r>
            <w:r>
              <w:rPr>
                <w:rFonts w:hint="eastAsia"/>
                <w:sz w:val="22"/>
                <w:szCs w:val="22"/>
              </w:rPr>
              <w:t>u</w:t>
            </w:r>
            <w:r>
              <w:rPr>
                <w:sz w:val="22"/>
                <w:szCs w:val="22"/>
              </w:rPr>
              <w:t>\n"</w:t>
            </w:r>
            <w:r>
              <w:rPr>
                <w:rFonts w:hint="eastAsia"/>
                <w:sz w:val="22"/>
                <w:szCs w:val="22"/>
              </w:rPr>
              <w:t>,</w:t>
            </w:r>
          </w:p>
          <w:p w:rsidR="001E41D0" w:rsidRDefault="001E41D0" w:rsidP="00AC7296">
            <w:pPr>
              <w:spacing w:line="0" w:lineRule="atLeast"/>
              <w:rPr>
                <w:ins w:id="9821" w:author="t_竹沢 公佑" w:date="2019-10-07T06:36:00Z"/>
                <w:sz w:val="22"/>
                <w:szCs w:val="22"/>
              </w:rPr>
            </w:pPr>
            <w:r>
              <w:rPr>
                <w:rFonts w:hint="eastAsia"/>
                <w:sz w:val="22"/>
                <w:szCs w:val="22"/>
              </w:rPr>
              <w:t xml:space="preserve">      </w:t>
            </w:r>
            <w:r>
              <w:rPr>
                <w:sz w:val="22"/>
                <w:szCs w:val="22"/>
              </w:rPr>
              <w:t>pst_</w:t>
            </w:r>
            <w:r>
              <w:rPr>
                <w:rFonts w:hint="eastAsia"/>
                <w:sz w:val="22"/>
                <w:szCs w:val="22"/>
              </w:rPr>
              <w:t>cnt</w:t>
            </w:r>
            <w:r w:rsidRPr="007C3E40">
              <w:rPr>
                <w:sz w:val="22"/>
                <w:szCs w:val="22"/>
              </w:rPr>
              <w:t>-&gt;ui</w:t>
            </w:r>
            <w:r>
              <w:rPr>
                <w:rFonts w:hint="eastAsia"/>
                <w:sz w:val="22"/>
                <w:szCs w:val="22"/>
              </w:rPr>
              <w:t>CorErrCnt</w:t>
            </w:r>
            <w:r>
              <w:rPr>
                <w:sz w:val="22"/>
                <w:szCs w:val="22"/>
              </w:rPr>
              <w:t>, pst_</w:t>
            </w:r>
            <w:r>
              <w:rPr>
                <w:rFonts w:hint="eastAsia"/>
                <w:sz w:val="22"/>
                <w:szCs w:val="22"/>
              </w:rPr>
              <w:t>cnt</w:t>
            </w:r>
            <w:r w:rsidRPr="007C3E40">
              <w:rPr>
                <w:sz w:val="22"/>
                <w:szCs w:val="22"/>
              </w:rPr>
              <w:t>-&gt;ui</w:t>
            </w:r>
            <w:r>
              <w:rPr>
                <w:rFonts w:hint="eastAsia"/>
                <w:sz w:val="22"/>
                <w:szCs w:val="22"/>
              </w:rPr>
              <w:t xml:space="preserve">UnCorErrCnt </w:t>
            </w:r>
            <w:r w:rsidRPr="007C3E40">
              <w:rPr>
                <w:sz w:val="22"/>
                <w:szCs w:val="22"/>
              </w:rPr>
              <w:t>);</w:t>
            </w:r>
          </w:p>
          <w:p w:rsidR="001E41D0" w:rsidRPr="00AC7296" w:rsidRDefault="001E41D0" w:rsidP="00AC7296">
            <w:pPr>
              <w:spacing w:line="0" w:lineRule="atLeast"/>
              <w:rPr>
                <w:sz w:val="22"/>
                <w:szCs w:val="22"/>
              </w:rPr>
            </w:pPr>
          </w:p>
        </w:tc>
      </w:tr>
      <w:tr w:rsidR="001E41D0" w:rsidTr="00916B15">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9822" w:author="t_竹沢 公佑" w:date="2020-08-20T10:02: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500"/>
          <w:trPrChange w:id="9823" w:author="t_竹沢 公佑" w:date="2020-08-20T10:02:00Z">
            <w:trPr>
              <w:trHeight w:val="784"/>
            </w:trPr>
          </w:trPrChange>
        </w:trPr>
        <w:tc>
          <w:tcPr>
            <w:tcW w:w="1172" w:type="dxa"/>
            <w:vMerge/>
            <w:tcPrChange w:id="9824" w:author="t_竹沢 公佑" w:date="2020-08-20T10:02:00Z">
              <w:tcPr>
                <w:tcW w:w="1172" w:type="dxa"/>
                <w:vMerge/>
              </w:tcPr>
            </w:tcPrChange>
          </w:tcPr>
          <w:p w:rsidR="001E41D0" w:rsidRPr="00967D42" w:rsidRDefault="001E41D0" w:rsidP="00067B9E">
            <w:pPr>
              <w:pStyle w:val="afa"/>
              <w:rPr>
                <w:sz w:val="22"/>
                <w:szCs w:val="22"/>
              </w:rPr>
            </w:pPr>
          </w:p>
        </w:tc>
        <w:tc>
          <w:tcPr>
            <w:tcW w:w="1204" w:type="dxa"/>
            <w:tcPrChange w:id="9825" w:author="t_竹沢 公佑" w:date="2020-08-20T10:02:00Z">
              <w:tcPr>
                <w:tcW w:w="1204" w:type="dxa"/>
              </w:tcPr>
            </w:tcPrChange>
          </w:tcPr>
          <w:p w:rsidR="001E41D0" w:rsidRPr="000B41A5" w:rsidRDefault="00202C26" w:rsidP="00067B9E">
            <w:pPr>
              <w:pStyle w:val="afa"/>
              <w:rPr>
                <w:sz w:val="22"/>
                <w:szCs w:val="22"/>
              </w:rPr>
            </w:pPr>
            <w:ins w:id="9826" w:author="t_竹沢 公佑" w:date="2020-08-20T10:18:00Z">
              <w:r>
                <w:rPr>
                  <w:rFonts w:hint="eastAsia"/>
                  <w:sz w:val="22"/>
                  <w:szCs w:val="22"/>
                </w:rPr>
                <w:t>Category</w:t>
              </w:r>
            </w:ins>
          </w:p>
        </w:tc>
        <w:tc>
          <w:tcPr>
            <w:tcW w:w="7513" w:type="dxa"/>
            <w:gridSpan w:val="3"/>
            <w:tcPrChange w:id="9827" w:author="t_竹沢 公佑" w:date="2020-08-20T10:02:00Z">
              <w:tcPr>
                <w:tcW w:w="7513" w:type="dxa"/>
                <w:gridSpan w:val="3"/>
              </w:tcPr>
            </w:tcPrChange>
          </w:tcPr>
          <w:p w:rsidR="001E41D0" w:rsidRDefault="0091546D" w:rsidP="005008A2">
            <w:pPr>
              <w:spacing w:line="0" w:lineRule="atLeast"/>
              <w:rPr>
                <w:ins w:id="9828" w:author="t_竹沢 公佑" w:date="2020-08-13T11:04:00Z"/>
                <w:rFonts w:cs="Times New Roman"/>
                <w:sz w:val="22"/>
                <w:szCs w:val="22"/>
              </w:rPr>
            </w:pPr>
            <w:ins w:id="9829" w:author="t_竹沢 公佑" w:date="2020-08-13T11:05:00Z">
              <w:r>
                <w:rPr>
                  <w:rFonts w:cs="Times New Roman" w:hint="eastAsia"/>
                  <w:sz w:val="22"/>
                  <w:szCs w:val="22"/>
                </w:rPr>
                <w:t>■Fatal</w:t>
              </w:r>
            </w:ins>
          </w:p>
          <w:p w:rsidR="0091546D" w:rsidRDefault="0091546D">
            <w:pPr>
              <w:spacing w:line="0" w:lineRule="atLeast"/>
              <w:ind w:right="1020" w:firstLineChars="50" w:firstLine="110"/>
              <w:rPr>
                <w:ins w:id="9830" w:author="t_竹沢 公佑" w:date="2020-08-13T11:06:00Z"/>
                <w:rFonts w:cs="Times New Roman"/>
                <w:sz w:val="22"/>
                <w:szCs w:val="22"/>
              </w:rPr>
              <w:pPrChange w:id="9831" w:author="t_竹沢 公佑" w:date="2020-08-20T10:02:00Z">
                <w:pPr>
                  <w:spacing w:line="0" w:lineRule="atLeast"/>
                  <w:ind w:leftChars="50" w:left="120" w:right="1020"/>
                </w:pPr>
              </w:pPrChange>
            </w:pPr>
            <w:ins w:id="9832" w:author="t_竹沢 公佑" w:date="2020-08-13T11:05:00Z">
              <w:r w:rsidRPr="003C0028">
                <w:rPr>
                  <w:rFonts w:cs="Times New Roman"/>
                  <w:sz w:val="22"/>
                  <w:szCs w:val="22"/>
                </w:rPr>
                <w:t>ST_SEU_</w:t>
              </w:r>
              <w:r>
                <w:rPr>
                  <w:rFonts w:cs="Times New Roman" w:hint="eastAsia"/>
                  <w:sz w:val="22"/>
                  <w:szCs w:val="22"/>
                </w:rPr>
                <w:t>ERRCNT</w:t>
              </w:r>
            </w:ins>
          </w:p>
          <w:p w:rsidR="0091546D" w:rsidRDefault="0091546D">
            <w:pPr>
              <w:spacing w:line="0" w:lineRule="atLeast"/>
              <w:ind w:leftChars="100" w:left="240" w:right="1020"/>
              <w:rPr>
                <w:rFonts w:cs="Times New Roman"/>
                <w:sz w:val="22"/>
                <w:szCs w:val="22"/>
              </w:rPr>
              <w:pPrChange w:id="9833" w:author="t_竹沢 公佑" w:date="2020-08-20T10:02:00Z">
                <w:pPr>
                  <w:spacing w:line="0" w:lineRule="atLeast"/>
                </w:pPr>
              </w:pPrChange>
            </w:pPr>
            <w:ins w:id="9834" w:author="t_竹沢 公佑" w:date="2020-08-13T11:05:00Z">
              <w:r>
                <w:rPr>
                  <w:rFonts w:cs="Times New Roman" w:hint="eastAsia"/>
                  <w:sz w:val="22"/>
                  <w:szCs w:val="22"/>
                </w:rPr>
                <w:t>This data structure informs user software of the</w:t>
              </w:r>
            </w:ins>
            <w:ins w:id="9835" w:author="t_竹沢 公佑" w:date="2020-08-13T11:06:00Z">
              <w:r>
                <w:rPr>
                  <w:rFonts w:cs="Times New Roman" w:hint="eastAsia"/>
                  <w:sz w:val="22"/>
                  <w:szCs w:val="22"/>
                </w:rPr>
                <w:t xml:space="preserve"> number </w:t>
              </w:r>
            </w:ins>
            <w:ins w:id="9836" w:author="t_竹沢 公佑" w:date="2020-08-13T11:05:00Z">
              <w:r>
                <w:rPr>
                  <w:rFonts w:cs="Times New Roman" w:hint="eastAsia"/>
                  <w:sz w:val="22"/>
                  <w:szCs w:val="22"/>
                </w:rPr>
                <w:t>of</w:t>
              </w:r>
            </w:ins>
            <w:ins w:id="9837" w:author="t_竹沢 公佑" w:date="2020-08-13T11:06:00Z">
              <w:r>
                <w:rPr>
                  <w:rFonts w:cs="Times New Roman" w:hint="eastAsia"/>
                  <w:sz w:val="22"/>
                  <w:szCs w:val="22"/>
                </w:rPr>
                <w:t xml:space="preserve"> soft-error</w:t>
              </w:r>
            </w:ins>
            <w:ins w:id="9838" w:author="t_竹沢 公佑" w:date="2020-08-13T11:05:00Z">
              <w:r>
                <w:rPr>
                  <w:rFonts w:cs="Times New Roman" w:hint="eastAsia"/>
                  <w:sz w:val="22"/>
                  <w:szCs w:val="22"/>
                </w:rPr>
                <w:t xml:space="preserve">. </w:t>
              </w:r>
            </w:ins>
            <w:ins w:id="9839" w:author="t_竹沢 公佑" w:date="2020-08-13T11:07:00Z">
              <w:r>
                <w:rPr>
                  <w:rFonts w:cs="Times New Roman" w:hint="eastAsia"/>
                  <w:sz w:val="22"/>
                  <w:szCs w:val="22"/>
                </w:rPr>
                <w:t xml:space="preserve">If </w:t>
              </w:r>
              <w:r>
                <w:rPr>
                  <w:rFonts w:cs="Times New Roman"/>
                  <w:sz w:val="22"/>
                  <w:szCs w:val="22"/>
                </w:rPr>
                <w:t>“</w:t>
              </w:r>
              <w:r>
                <w:rPr>
                  <w:rFonts w:cs="Times New Roman" w:hint="eastAsia"/>
                  <w:sz w:val="22"/>
                  <w:szCs w:val="22"/>
                </w:rPr>
                <w:t>uiUnCorErrCnt</w:t>
              </w:r>
              <w:r>
                <w:rPr>
                  <w:rFonts w:cs="Times New Roman"/>
                  <w:sz w:val="22"/>
                  <w:szCs w:val="22"/>
                </w:rPr>
                <w:t>”</w:t>
              </w:r>
              <w:r>
                <w:rPr>
                  <w:rFonts w:cs="Times New Roman" w:hint="eastAsia"/>
                  <w:sz w:val="22"/>
                  <w:szCs w:val="22"/>
                </w:rPr>
                <w:t xml:space="preserve"> is not zero, the FPGA configuration has an error</w:t>
              </w:r>
            </w:ins>
            <w:ins w:id="9840" w:author="t_竹沢 公佑" w:date="2020-08-13T11:12:00Z">
              <w:r w:rsidR="00271222">
                <w:rPr>
                  <w:rFonts w:cs="Times New Roman" w:hint="eastAsia"/>
                  <w:sz w:val="22"/>
                  <w:szCs w:val="22"/>
                </w:rPr>
                <w:t xml:space="preserve"> (errors)</w:t>
              </w:r>
            </w:ins>
            <w:ins w:id="9841" w:author="t_竹沢 公佑" w:date="2020-08-13T11:07:00Z">
              <w:r>
                <w:rPr>
                  <w:rFonts w:cs="Times New Roman" w:hint="eastAsia"/>
                  <w:sz w:val="22"/>
                  <w:szCs w:val="22"/>
                </w:rPr>
                <w:t xml:space="preserve">. </w:t>
              </w:r>
            </w:ins>
            <w:ins w:id="9842" w:author="t_竹沢 公佑" w:date="2020-08-13T11:08:00Z">
              <w:r w:rsidR="00271222">
                <w:rPr>
                  <w:rFonts w:cs="Times New Roman" w:hint="eastAsia"/>
                  <w:sz w:val="22"/>
                  <w:szCs w:val="22"/>
                </w:rPr>
                <w:t xml:space="preserve">In the case that the FPGA configuration has an error, it may not work correctly. Please confirm whether an error is detected in the FPGA configuration or not. Or, please reboot your system and re-configure the FPGA. For the detail of </w:t>
              </w:r>
              <w:r w:rsidR="00271222">
                <w:rPr>
                  <w:rFonts w:cs="Times New Roman" w:hint="eastAsia"/>
                  <w:sz w:val="22"/>
                  <w:szCs w:val="22"/>
                </w:rPr>
                <w:lastRenderedPageBreak/>
                <w:t xml:space="preserve">the SEU module, please refer to </w:t>
              </w:r>
              <w:r w:rsidR="00271222">
                <w:rPr>
                  <w:rFonts w:cs="Times New Roman"/>
                  <w:sz w:val="22"/>
                  <w:szCs w:val="22"/>
                </w:rPr>
                <w:t>“</w:t>
              </w:r>
              <w:r w:rsidR="00271222" w:rsidRPr="00794F1F">
                <w:rPr>
                  <w:rFonts w:cs="Times New Roman"/>
                  <w:b/>
                  <w:sz w:val="22"/>
                  <w:szCs w:val="22"/>
                </w:rPr>
                <w:fldChar w:fldCharType="begin"/>
              </w:r>
              <w:r w:rsidR="00271222" w:rsidRPr="00794F1F">
                <w:rPr>
                  <w:rFonts w:cs="Times New Roman"/>
                  <w:b/>
                  <w:sz w:val="22"/>
                  <w:szCs w:val="22"/>
                </w:rPr>
                <w:instrText xml:space="preserve"> REF _Ref17401304 \r \h </w:instrText>
              </w:r>
              <w:r w:rsidR="00271222">
                <w:rPr>
                  <w:rFonts w:cs="Times New Roman"/>
                  <w:b/>
                  <w:sz w:val="22"/>
                  <w:szCs w:val="22"/>
                </w:rPr>
                <w:instrText xml:space="preserve"> \* MERGEFORMAT </w:instrText>
              </w:r>
            </w:ins>
            <w:r w:rsidR="00271222" w:rsidRPr="00794F1F">
              <w:rPr>
                <w:rFonts w:cs="Times New Roman"/>
                <w:b/>
                <w:sz w:val="22"/>
                <w:szCs w:val="22"/>
              </w:rPr>
            </w:r>
            <w:ins w:id="9843" w:author="t_竹沢 公佑" w:date="2020-08-13T11:08:00Z">
              <w:r w:rsidR="00271222" w:rsidRPr="00794F1F">
                <w:rPr>
                  <w:rFonts w:cs="Times New Roman"/>
                  <w:b/>
                  <w:sz w:val="22"/>
                  <w:szCs w:val="22"/>
                </w:rPr>
                <w:fldChar w:fldCharType="separate"/>
              </w:r>
            </w:ins>
            <w:ins w:id="9844" w:author="t_竹沢 公佑" w:date="2021-02-02T17:29:00Z">
              <w:r w:rsidR="000B4FA1">
                <w:rPr>
                  <w:rFonts w:cs="Times New Roman"/>
                  <w:b/>
                  <w:sz w:val="22"/>
                  <w:szCs w:val="22"/>
                </w:rPr>
                <w:t>7.3</w:t>
              </w:r>
            </w:ins>
            <w:ins w:id="9845" w:author="t_竹沢 公佑" w:date="2020-08-13T11:08:00Z">
              <w:r w:rsidR="00271222" w:rsidRPr="00794F1F">
                <w:rPr>
                  <w:rFonts w:cs="Times New Roman"/>
                  <w:b/>
                  <w:sz w:val="22"/>
                  <w:szCs w:val="22"/>
                </w:rPr>
                <w:fldChar w:fldCharType="end"/>
              </w:r>
              <w:r w:rsidR="00271222" w:rsidRPr="00794F1F">
                <w:rPr>
                  <w:rFonts w:cs="Times New Roman" w:hint="eastAsia"/>
                  <w:b/>
                  <w:sz w:val="22"/>
                  <w:szCs w:val="22"/>
                </w:rPr>
                <w:t xml:space="preserve"> </w:t>
              </w:r>
              <w:r w:rsidR="00271222" w:rsidRPr="00794F1F">
                <w:rPr>
                  <w:rFonts w:cs="Times New Roman"/>
                  <w:b/>
                  <w:sz w:val="22"/>
                  <w:szCs w:val="22"/>
                </w:rPr>
                <w:fldChar w:fldCharType="begin"/>
              </w:r>
              <w:r w:rsidR="00271222" w:rsidRPr="00794F1F">
                <w:rPr>
                  <w:rFonts w:cs="Times New Roman"/>
                  <w:b/>
                  <w:sz w:val="22"/>
                  <w:szCs w:val="22"/>
                </w:rPr>
                <w:instrText xml:space="preserve"> REF _Ref17401304 \h </w:instrText>
              </w:r>
              <w:r w:rsidR="00271222">
                <w:rPr>
                  <w:rFonts w:cs="Times New Roman"/>
                  <w:b/>
                  <w:sz w:val="22"/>
                  <w:szCs w:val="22"/>
                </w:rPr>
                <w:instrText xml:space="preserve"> \* MERGEFORMAT </w:instrText>
              </w:r>
            </w:ins>
            <w:r w:rsidR="00271222" w:rsidRPr="00794F1F">
              <w:rPr>
                <w:rFonts w:cs="Times New Roman"/>
                <w:b/>
                <w:sz w:val="22"/>
                <w:szCs w:val="22"/>
              </w:rPr>
            </w:r>
            <w:ins w:id="9846" w:author="t_竹沢 公佑" w:date="2020-08-13T11:08:00Z">
              <w:r w:rsidR="00271222" w:rsidRPr="00794F1F">
                <w:rPr>
                  <w:rFonts w:cs="Times New Roman"/>
                  <w:b/>
                  <w:sz w:val="22"/>
                  <w:szCs w:val="22"/>
                </w:rPr>
                <w:fldChar w:fldCharType="separate"/>
              </w:r>
            </w:ins>
            <w:ins w:id="9847" w:author="t_竹沢 公佑" w:date="2021-02-02T17:29:00Z">
              <w:r w:rsidR="000B4FA1" w:rsidRPr="000B4FA1">
                <w:rPr>
                  <w:b/>
                  <w:u w:val="single"/>
                  <w:rPrChange w:id="9848" w:author="t_竹沢 公佑" w:date="2021-02-02T17:29:00Z">
                    <w:rPr>
                      <w:u w:val="single"/>
                    </w:rPr>
                  </w:rPrChange>
                </w:rPr>
                <w:t>SEU Mitigation</w:t>
              </w:r>
            </w:ins>
            <w:ins w:id="9849" w:author="t_竹沢 公佑" w:date="2020-08-13T11:08:00Z">
              <w:r w:rsidR="00271222" w:rsidRPr="00794F1F">
                <w:rPr>
                  <w:rFonts w:cs="Times New Roman"/>
                  <w:b/>
                  <w:sz w:val="22"/>
                  <w:szCs w:val="22"/>
                </w:rPr>
                <w:fldChar w:fldCharType="end"/>
              </w:r>
              <w:r w:rsidR="00271222">
                <w:rPr>
                  <w:rFonts w:cs="Times New Roman"/>
                  <w:sz w:val="22"/>
                  <w:szCs w:val="22"/>
                </w:rPr>
                <w:t>”</w:t>
              </w:r>
              <w:r w:rsidR="00271222">
                <w:rPr>
                  <w:rFonts w:cs="Times New Roman" w:hint="eastAsia"/>
                  <w:sz w:val="22"/>
                  <w:szCs w:val="22"/>
                </w:rPr>
                <w:t>.</w:t>
              </w:r>
            </w:ins>
          </w:p>
        </w:tc>
      </w:tr>
      <w:tr w:rsidR="003C0028" w:rsidTr="00B1490B">
        <w:tc>
          <w:tcPr>
            <w:tcW w:w="2376" w:type="dxa"/>
            <w:gridSpan w:val="2"/>
          </w:tcPr>
          <w:p w:rsidR="003C0028" w:rsidRDefault="003C0028" w:rsidP="00B1490B">
            <w:pPr>
              <w:spacing w:line="0" w:lineRule="atLeast"/>
              <w:ind w:right="1020"/>
              <w:rPr>
                <w:rFonts w:cs="Times New Roman"/>
                <w:sz w:val="22"/>
                <w:szCs w:val="22"/>
              </w:rPr>
            </w:pPr>
            <w:r>
              <w:rPr>
                <w:rFonts w:cs="Times New Roman" w:hint="eastAsia"/>
                <w:sz w:val="22"/>
                <w:szCs w:val="22"/>
              </w:rPr>
              <w:lastRenderedPageBreak/>
              <w:t>Remarks</w:t>
            </w:r>
          </w:p>
        </w:tc>
        <w:tc>
          <w:tcPr>
            <w:tcW w:w="7513" w:type="dxa"/>
            <w:gridSpan w:val="3"/>
          </w:tcPr>
          <w:p w:rsidR="003C0028" w:rsidRDefault="003C0028" w:rsidP="00B1490B">
            <w:pPr>
              <w:spacing w:line="0" w:lineRule="atLeast"/>
              <w:ind w:right="1020"/>
              <w:rPr>
                <w:rFonts w:cs="Times New Roman"/>
                <w:sz w:val="22"/>
                <w:szCs w:val="22"/>
              </w:rPr>
            </w:pPr>
            <w:r>
              <w:rPr>
                <w:rFonts w:cs="Times New Roman" w:hint="eastAsia"/>
                <w:sz w:val="22"/>
                <w:szCs w:val="22"/>
              </w:rPr>
              <w:t xml:space="preserve">This monitoring </w:t>
            </w:r>
            <w:ins w:id="9850" w:author="t_竹沢 公佑" w:date="2019-10-07T03:29:00Z">
              <w:r w:rsidR="00323A89">
                <w:rPr>
                  <w:rFonts w:cs="Times New Roman" w:hint="eastAsia"/>
                  <w:sz w:val="22"/>
                  <w:szCs w:val="22"/>
                </w:rPr>
                <w:t xml:space="preserve">command </w:t>
              </w:r>
            </w:ins>
            <w:del w:id="9851" w:author="t_竹沢 公佑" w:date="2019-10-07T03:29:00Z">
              <w:r w:rsidDel="00323A89">
                <w:rPr>
                  <w:rFonts w:cs="Times New Roman" w:hint="eastAsia"/>
                  <w:sz w:val="22"/>
                  <w:szCs w:val="22"/>
                </w:rPr>
                <w:delText xml:space="preserve">function </w:delText>
              </w:r>
            </w:del>
            <w:r>
              <w:rPr>
                <w:rFonts w:cs="Times New Roman" w:hint="eastAsia"/>
                <w:sz w:val="22"/>
                <w:szCs w:val="22"/>
              </w:rPr>
              <w:t>is ava</w:t>
            </w:r>
            <w:r w:rsidR="0033359E">
              <w:rPr>
                <w:rFonts w:cs="Times New Roman" w:hint="eastAsia"/>
                <w:sz w:val="22"/>
                <w:szCs w:val="22"/>
              </w:rPr>
              <w:t>ilable with driver version 1.0.4</w:t>
            </w:r>
            <w:r>
              <w:rPr>
                <w:rFonts w:cs="Times New Roman" w:hint="eastAsia"/>
                <w:sz w:val="22"/>
                <w:szCs w:val="22"/>
              </w:rPr>
              <w:t xml:space="preserve"> or later. </w:t>
            </w:r>
          </w:p>
          <w:p w:rsidR="00403C3D" w:rsidRDefault="00403C3D" w:rsidP="00403C3D">
            <w:pPr>
              <w:widowControl w:val="0"/>
              <w:autoSpaceDE w:val="0"/>
              <w:autoSpaceDN w:val="0"/>
              <w:adjustRightInd w:val="0"/>
              <w:spacing w:line="0" w:lineRule="atLeast"/>
              <w:rPr>
                <w:sz w:val="22"/>
                <w:szCs w:val="22"/>
              </w:rPr>
            </w:pPr>
            <w:r>
              <w:rPr>
                <w:rFonts w:hint="eastAsia"/>
                <w:sz w:val="22"/>
                <w:szCs w:val="22"/>
              </w:rPr>
              <w:t>■Remarks for the production DRXP boards</w:t>
            </w:r>
          </w:p>
          <w:p w:rsidR="0033359E" w:rsidRDefault="00403C3D" w:rsidP="00403C3D">
            <w:pPr>
              <w:spacing w:line="0" w:lineRule="atLeast"/>
              <w:ind w:right="1020"/>
              <w:rPr>
                <w:ins w:id="9852" w:author="t_竹沢 公佑" w:date="2019-09-18T15:43:00Z"/>
                <w:sz w:val="22"/>
                <w:szCs w:val="22"/>
              </w:rPr>
            </w:pPr>
            <w:r>
              <w:rPr>
                <w:rFonts w:hint="eastAsia"/>
                <w:sz w:val="22"/>
                <w:szCs w:val="22"/>
              </w:rPr>
              <w:t xml:space="preserve">The SEU function is common </w:t>
            </w:r>
            <w:del w:id="9853" w:author="t_竹沢 公佑" w:date="2019-10-05T16:24:00Z">
              <w:r w:rsidDel="00967D42">
                <w:rPr>
                  <w:rFonts w:hint="eastAsia"/>
                  <w:sz w:val="22"/>
                  <w:szCs w:val="22"/>
                </w:rPr>
                <w:delText xml:space="preserve">function </w:delText>
              </w:r>
            </w:del>
            <w:r>
              <w:rPr>
                <w:rFonts w:hint="eastAsia"/>
                <w:sz w:val="22"/>
                <w:szCs w:val="22"/>
              </w:rPr>
              <w:t xml:space="preserve">between both </w:t>
            </w:r>
            <w:r>
              <w:rPr>
                <w:sz w:val="22"/>
                <w:szCs w:val="22"/>
              </w:rPr>
              <w:t>production</w:t>
            </w:r>
            <w:r>
              <w:rPr>
                <w:rFonts w:hint="eastAsia"/>
                <w:sz w:val="22"/>
                <w:szCs w:val="22"/>
              </w:rPr>
              <w:t xml:space="preserve"> DRXP board IFs. It means both IFs control/monitor </w:t>
            </w:r>
            <w:ins w:id="9854" w:author="t_竹沢 公佑" w:date="2019-10-05T16:24:00Z">
              <w:r w:rsidR="005930E2">
                <w:rPr>
                  <w:rFonts w:hint="eastAsia"/>
                  <w:sz w:val="22"/>
                  <w:szCs w:val="22"/>
                </w:rPr>
                <w:t xml:space="preserve">share </w:t>
              </w:r>
            </w:ins>
            <w:r>
              <w:rPr>
                <w:rFonts w:hint="eastAsia"/>
                <w:sz w:val="22"/>
                <w:szCs w:val="22"/>
              </w:rPr>
              <w:t xml:space="preserve">the </w:t>
            </w:r>
            <w:del w:id="9855" w:author="t_竹沢 公佑" w:date="2019-10-05T16:24:00Z">
              <w:r w:rsidDel="005930E2">
                <w:rPr>
                  <w:rFonts w:hint="eastAsia"/>
                  <w:sz w:val="22"/>
                  <w:szCs w:val="22"/>
                </w:rPr>
                <w:delText xml:space="preserve">same </w:delText>
              </w:r>
            </w:del>
            <w:r>
              <w:rPr>
                <w:rFonts w:hint="eastAsia"/>
                <w:sz w:val="22"/>
                <w:szCs w:val="22"/>
              </w:rPr>
              <w:t xml:space="preserve">registers. If one IF changes the register value, it affects </w:t>
            </w:r>
            <w:r>
              <w:rPr>
                <w:sz w:val="22"/>
                <w:szCs w:val="22"/>
              </w:rPr>
              <w:t>another IF</w:t>
            </w:r>
            <w:del w:id="9856" w:author="t_竹沢 公佑" w:date="2019-10-05T16:25:00Z">
              <w:r w:rsidDel="005930E2">
                <w:rPr>
                  <w:sz w:val="22"/>
                  <w:szCs w:val="22"/>
                </w:rPr>
                <w:delText xml:space="preserve"> refers</w:delText>
              </w:r>
            </w:del>
            <w:r>
              <w:rPr>
                <w:sz w:val="22"/>
                <w:szCs w:val="22"/>
              </w:rPr>
              <w:t>.</w:t>
            </w:r>
          </w:p>
          <w:p w:rsidR="0070113E" w:rsidRDefault="0070113E" w:rsidP="00403C3D">
            <w:pPr>
              <w:spacing w:line="0" w:lineRule="atLeast"/>
              <w:ind w:right="1020"/>
              <w:rPr>
                <w:ins w:id="9857" w:author="t_竹沢 公佑" w:date="2019-09-18T15:43:00Z"/>
                <w:sz w:val="22"/>
                <w:szCs w:val="22"/>
              </w:rPr>
            </w:pPr>
          </w:p>
          <w:p w:rsidR="0070113E" w:rsidRPr="00F411DC" w:rsidRDefault="0070113E">
            <w:pPr>
              <w:spacing w:line="0" w:lineRule="atLeast"/>
              <w:ind w:right="1020"/>
              <w:rPr>
                <w:sz w:val="22"/>
                <w:szCs w:val="22"/>
              </w:rPr>
            </w:pPr>
            <w:ins w:id="9858" w:author="t_竹沢 公佑" w:date="2019-09-18T15:44:00Z">
              <w:r>
                <w:rPr>
                  <w:rFonts w:cs="Times New Roman" w:hint="eastAsia"/>
                  <w:sz w:val="22"/>
                  <w:szCs w:val="22"/>
                </w:rPr>
                <w:t xml:space="preserve">(*1) </w:t>
              </w:r>
              <w:r>
                <w:rPr>
                  <w:rFonts w:hint="eastAsia"/>
                  <w:bCs/>
                  <w:sz w:val="22"/>
                  <w:szCs w:val="22"/>
                </w:rPr>
                <w:t xml:space="preserve">This </w:t>
              </w:r>
            </w:ins>
            <w:ins w:id="9859" w:author="t_竹沢 公佑" w:date="2019-10-05T16:25:00Z">
              <w:r w:rsidR="005930E2">
                <w:rPr>
                  <w:rFonts w:hint="eastAsia"/>
                  <w:bCs/>
                  <w:sz w:val="22"/>
                  <w:szCs w:val="22"/>
                </w:rPr>
                <w:t xml:space="preserve">command </w:t>
              </w:r>
            </w:ins>
            <w:ins w:id="9860" w:author="t_竹沢 公佑" w:date="2019-09-18T15:44:00Z">
              <w:r>
                <w:rPr>
                  <w:rFonts w:hint="eastAsia"/>
                  <w:bCs/>
                  <w:sz w:val="22"/>
                  <w:szCs w:val="22"/>
                </w:rPr>
                <w:t>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9861" w:author="t_竹沢 公佑" w:date="2019-09-18T15:44:00Z">
              <w:r w:rsidRPr="0056709F">
                <w:rPr>
                  <w:b/>
                  <w:bCs/>
                  <w:sz w:val="22"/>
                  <w:szCs w:val="22"/>
                </w:rPr>
                <w:fldChar w:fldCharType="separate"/>
              </w:r>
            </w:ins>
            <w:ins w:id="9862" w:author="t_竹沢 公佑" w:date="2021-02-02T17:29:00Z">
              <w:r w:rsidR="000B4FA1">
                <w:rPr>
                  <w:b/>
                  <w:bCs/>
                  <w:sz w:val="22"/>
                  <w:szCs w:val="22"/>
                </w:rPr>
                <w:t>5.5</w:t>
              </w:r>
            </w:ins>
            <w:ins w:id="9863" w:author="t_竹沢 公佑" w:date="2019-09-18T15:44: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9864" w:author="t_竹沢 公佑" w:date="2019-09-18T15:44:00Z">
              <w:r w:rsidRPr="0056709F">
                <w:rPr>
                  <w:b/>
                  <w:bCs/>
                  <w:sz w:val="22"/>
                  <w:szCs w:val="22"/>
                </w:rPr>
                <w:fldChar w:fldCharType="separate"/>
              </w:r>
            </w:ins>
            <w:ins w:id="9865" w:author="t_竹沢 公佑" w:date="2021-02-02T17:29:00Z">
              <w:r w:rsidR="000B4FA1" w:rsidRPr="000B4FA1">
                <w:rPr>
                  <w:b/>
                  <w:u w:val="single"/>
                  <w:rPrChange w:id="9866" w:author="t_竹沢 公佑" w:date="2021-02-02T17:29:00Z">
                    <w:rPr>
                      <w:u w:val="single"/>
                    </w:rPr>
                  </w:rPrChange>
                </w:rPr>
                <w:t>ioctl</w:t>
              </w:r>
            </w:ins>
            <w:ins w:id="9867" w:author="t_竹沢 公佑" w:date="2019-09-18T15:44:00Z">
              <w:r w:rsidRPr="0056709F">
                <w:rPr>
                  <w:b/>
                  <w:bCs/>
                  <w:sz w:val="22"/>
                  <w:szCs w:val="22"/>
                </w:rPr>
                <w:fldChar w:fldCharType="end"/>
              </w:r>
              <w:r w:rsidRPr="0056709F">
                <w:rPr>
                  <w:b/>
                  <w:bCs/>
                  <w:sz w:val="22"/>
                  <w:szCs w:val="22"/>
                </w:rPr>
                <w:t>”</w:t>
              </w:r>
              <w:r>
                <w:rPr>
                  <w:rFonts w:hint="eastAsia"/>
                  <w:b/>
                  <w:bCs/>
                  <w:sz w:val="22"/>
                  <w:szCs w:val="22"/>
                </w:rPr>
                <w:t>.</w:t>
              </w:r>
            </w:ins>
          </w:p>
        </w:tc>
      </w:tr>
      <w:tr w:rsidR="00226376" w:rsidRPr="00226376" w:rsidTr="00CE143E">
        <w:tc>
          <w:tcPr>
            <w:tcW w:w="2376" w:type="dxa"/>
            <w:gridSpan w:val="2"/>
            <w:tcBorders>
              <w:top w:val="single" w:sz="4" w:space="0" w:color="auto"/>
              <w:left w:val="single" w:sz="4" w:space="0" w:color="auto"/>
              <w:bottom w:val="single" w:sz="4" w:space="0" w:color="auto"/>
              <w:right w:val="single" w:sz="4" w:space="0" w:color="auto"/>
            </w:tcBorders>
          </w:tcPr>
          <w:p w:rsidR="00226376" w:rsidRDefault="00C421AF" w:rsidP="008D42B9">
            <w:pPr>
              <w:spacing w:line="0" w:lineRule="atLeast"/>
              <w:ind w:right="1020"/>
              <w:rPr>
                <w:rFonts w:cs="Times New Roman"/>
                <w:sz w:val="22"/>
                <w:szCs w:val="22"/>
              </w:rPr>
            </w:pPr>
            <w:r>
              <w:rPr>
                <w:rFonts w:cs="Times New Roman" w:hint="eastAsia"/>
                <w:sz w:val="22"/>
                <w:szCs w:val="22"/>
              </w:rPr>
              <w:t>E</w:t>
            </w:r>
            <w:r w:rsidR="00226376">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226376" w:rsidRPr="00226376" w:rsidRDefault="00226376" w:rsidP="008D42B9">
            <w:pPr>
              <w:spacing w:line="0" w:lineRule="atLeast"/>
              <w:ind w:right="1020"/>
              <w:rPr>
                <w:rFonts w:cs="Times New Roman"/>
                <w:sz w:val="22"/>
                <w:szCs w:val="22"/>
              </w:rPr>
            </w:pPr>
            <w:r w:rsidRPr="00226376">
              <w:rPr>
                <w:rFonts w:cs="Times New Roman" w:hint="eastAsia"/>
                <w:sz w:val="22"/>
                <w:szCs w:val="22"/>
              </w:rPr>
              <w:t>EIO</w:t>
            </w:r>
          </w:p>
          <w:p w:rsidR="0070113E" w:rsidRDefault="00226376" w:rsidP="0070113E">
            <w:pPr>
              <w:spacing w:line="0" w:lineRule="atLeast"/>
              <w:ind w:right="1020" w:firstLineChars="50" w:firstLine="110"/>
              <w:rPr>
                <w:ins w:id="9868" w:author="t_竹沢 公佑" w:date="2019-09-18T15:44:00Z"/>
                <w:bCs/>
                <w:sz w:val="22"/>
                <w:szCs w:val="22"/>
              </w:rPr>
            </w:pPr>
            <w:del w:id="9869" w:author="t_竹沢 公佑" w:date="2019-09-18T15:44:00Z">
              <w:r w:rsidRPr="00226376" w:rsidDel="0070113E">
                <w:rPr>
                  <w:rFonts w:cs="Times New Roman" w:hint="eastAsia"/>
                  <w:sz w:val="22"/>
                  <w:szCs w:val="22"/>
                </w:rPr>
                <w:delText>When fail to read or write internal register.</w:delText>
              </w:r>
            </w:del>
            <w:ins w:id="9870" w:author="t_竹沢 公佑" w:date="2019-09-18T15:44:00Z">
              <w:r w:rsidR="0070113E">
                <w:rPr>
                  <w:rFonts w:hint="eastAsia"/>
                  <w:bCs/>
                  <w:sz w:val="22"/>
                  <w:szCs w:val="22"/>
                </w:rPr>
                <w:t xml:space="preserve">When </w:t>
              </w:r>
            </w:ins>
            <w:ins w:id="9871" w:author="t_竹沢 公佑" w:date="2019-10-05T16:25:00Z">
              <w:r w:rsidR="005930E2">
                <w:rPr>
                  <w:rFonts w:hint="eastAsia"/>
                  <w:bCs/>
                  <w:sz w:val="22"/>
                  <w:szCs w:val="22"/>
                </w:rPr>
                <w:t xml:space="preserve">this command </w:t>
              </w:r>
            </w:ins>
            <w:ins w:id="9872" w:author="t_竹沢 公佑" w:date="2019-09-18T15:44:00Z">
              <w:r w:rsidR="0070113E">
                <w:rPr>
                  <w:rFonts w:hint="eastAsia"/>
                  <w:bCs/>
                  <w:sz w:val="22"/>
                  <w:szCs w:val="22"/>
                </w:rPr>
                <w:t>fail</w:t>
              </w:r>
            </w:ins>
            <w:ins w:id="9873" w:author="t_竹沢 公佑" w:date="2019-10-05T16:25:00Z">
              <w:r w:rsidR="005930E2">
                <w:rPr>
                  <w:rFonts w:hint="eastAsia"/>
                  <w:bCs/>
                  <w:sz w:val="22"/>
                  <w:szCs w:val="22"/>
                </w:rPr>
                <w:t>s</w:t>
              </w:r>
            </w:ins>
            <w:ins w:id="9874" w:author="t_竹沢 公佑" w:date="2019-09-18T15:44:00Z">
              <w:r w:rsidR="0070113E">
                <w:rPr>
                  <w:rFonts w:hint="eastAsia"/>
                  <w:bCs/>
                  <w:sz w:val="22"/>
                  <w:szCs w:val="22"/>
                </w:rPr>
                <w:t xml:space="preserve"> to read or write internal register.</w:t>
              </w:r>
            </w:ins>
          </w:p>
          <w:p w:rsidR="0070113E" w:rsidRDefault="0070113E" w:rsidP="0070113E">
            <w:pPr>
              <w:spacing w:line="0" w:lineRule="atLeast"/>
              <w:ind w:right="1020" w:firstLineChars="50" w:firstLine="110"/>
              <w:rPr>
                <w:ins w:id="9875" w:author="t_竹沢 公佑" w:date="2019-09-18T15:44:00Z"/>
                <w:bCs/>
                <w:sz w:val="22"/>
                <w:szCs w:val="22"/>
              </w:rPr>
            </w:pPr>
            <w:ins w:id="9876" w:author="t_竹沢 公佑" w:date="2019-09-18T15:44:00Z">
              <w:r w:rsidRPr="00A033B7">
                <w:rPr>
                  <w:bCs/>
                  <w:sz w:val="22"/>
                  <w:szCs w:val="22"/>
                </w:rPr>
                <w:t>This errno means device driver can't control the device.</w:t>
              </w:r>
            </w:ins>
          </w:p>
          <w:p w:rsidR="0070113E" w:rsidRDefault="00AA1052" w:rsidP="0070113E">
            <w:pPr>
              <w:spacing w:line="0" w:lineRule="atLeast"/>
              <w:ind w:right="1020" w:firstLineChars="50" w:firstLine="110"/>
              <w:rPr>
                <w:ins w:id="9877" w:author="t_竹沢 公佑" w:date="2019-09-18T15:44:00Z"/>
                <w:bCs/>
                <w:sz w:val="22"/>
                <w:szCs w:val="22"/>
              </w:rPr>
            </w:pPr>
            <w:ins w:id="9878" w:author="t_竹沢 公佑" w:date="2019-09-18T15:44:00Z">
              <w:r>
                <w:rPr>
                  <w:bCs/>
                  <w:sz w:val="22"/>
                  <w:szCs w:val="22"/>
                </w:rPr>
                <w:t>If this error occu</w:t>
              </w:r>
              <w:r w:rsidR="0070113E" w:rsidRPr="00A033B7">
                <w:rPr>
                  <w:bCs/>
                  <w:sz w:val="22"/>
                  <w:szCs w:val="22"/>
                </w:rPr>
                <w:t>rs often, it may be hardware error is happen</w:t>
              </w:r>
            </w:ins>
            <w:ins w:id="9879" w:author="t_竹沢 公佑" w:date="2019-10-05T17:01:00Z">
              <w:r>
                <w:rPr>
                  <w:rFonts w:hint="eastAsia"/>
                  <w:bCs/>
                  <w:sz w:val="22"/>
                  <w:szCs w:val="22"/>
                </w:rPr>
                <w:t>e</w:t>
              </w:r>
            </w:ins>
            <w:ins w:id="9880" w:author="t_竹沢 公佑" w:date="2019-09-18T15:44:00Z">
              <w:r w:rsidR="0070113E" w:rsidRPr="00A033B7">
                <w:rPr>
                  <w:bCs/>
                  <w:sz w:val="22"/>
                  <w:szCs w:val="22"/>
                </w:rPr>
                <w:t>d.</w:t>
              </w:r>
            </w:ins>
          </w:p>
          <w:p w:rsidR="0070113E" w:rsidRPr="00226376" w:rsidRDefault="0070113E" w:rsidP="0070113E">
            <w:pPr>
              <w:spacing w:line="0" w:lineRule="atLeast"/>
              <w:ind w:right="1020" w:firstLineChars="50" w:firstLine="110"/>
              <w:rPr>
                <w:rFonts w:cs="Times New Roman"/>
                <w:sz w:val="22"/>
                <w:szCs w:val="22"/>
              </w:rPr>
            </w:pPr>
            <w:ins w:id="9881" w:author="t_竹沢 公佑" w:date="2019-09-18T15:44:00Z">
              <w:r w:rsidRPr="00A033B7">
                <w:rPr>
                  <w:bCs/>
                  <w:sz w:val="22"/>
                  <w:szCs w:val="22"/>
                </w:rPr>
                <w:t>Please execute cold-reboot and try again.</w:t>
              </w:r>
            </w:ins>
          </w:p>
        </w:tc>
      </w:tr>
    </w:tbl>
    <w:p w:rsidR="003C0028" w:rsidRDefault="0033359E" w:rsidP="003C0028">
      <w:r>
        <w:br w:type="page"/>
      </w:r>
    </w:p>
    <w:p w:rsidR="003C0028" w:rsidRDefault="003C0028" w:rsidP="00B862C9">
      <w:pPr>
        <w:pStyle w:val="3"/>
      </w:pPr>
      <w:bookmarkStart w:id="9882" w:name="_Toc63179452"/>
      <w:r>
        <w:t>GET_</w:t>
      </w:r>
      <w:r>
        <w:rPr>
          <w:rFonts w:hint="eastAsia"/>
        </w:rPr>
        <w:t>SEU_ELAPSED</w:t>
      </w:r>
      <w:bookmarkEnd w:id="98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4"/>
        <w:gridCol w:w="2126"/>
        <w:gridCol w:w="1843"/>
        <w:tblGridChange w:id="9883">
          <w:tblGrid>
            <w:gridCol w:w="1172"/>
            <w:gridCol w:w="1204"/>
            <w:gridCol w:w="3544"/>
            <w:gridCol w:w="2126"/>
            <w:gridCol w:w="1843"/>
          </w:tblGrid>
        </w:tblGridChange>
      </w:tblGrid>
      <w:tr w:rsidR="003C0028" w:rsidTr="00B1490B">
        <w:tc>
          <w:tcPr>
            <w:tcW w:w="2376" w:type="dxa"/>
            <w:gridSpan w:val="2"/>
          </w:tcPr>
          <w:p w:rsidR="003C0028" w:rsidRDefault="003C0028" w:rsidP="00B1490B">
            <w:pPr>
              <w:spacing w:line="0" w:lineRule="atLeast"/>
              <w:ind w:right="1020"/>
              <w:rPr>
                <w:sz w:val="22"/>
                <w:szCs w:val="22"/>
              </w:rPr>
            </w:pPr>
            <w:r>
              <w:rPr>
                <w:rFonts w:hint="eastAsia"/>
                <w:sz w:val="22"/>
                <w:szCs w:val="22"/>
              </w:rPr>
              <w:t>ItemID</w:t>
            </w:r>
          </w:p>
        </w:tc>
        <w:tc>
          <w:tcPr>
            <w:tcW w:w="3544" w:type="dxa"/>
          </w:tcPr>
          <w:p w:rsidR="003C0028" w:rsidRDefault="003C0028" w:rsidP="005F6B96">
            <w:pPr>
              <w:spacing w:line="0" w:lineRule="atLeast"/>
              <w:ind w:right="1020"/>
              <w:rPr>
                <w:sz w:val="22"/>
                <w:szCs w:val="22"/>
              </w:rPr>
            </w:pPr>
            <w:r>
              <w:rPr>
                <w:sz w:val="22"/>
                <w:szCs w:val="22"/>
              </w:rPr>
              <w:t>GET_</w:t>
            </w:r>
            <w:r>
              <w:rPr>
                <w:rFonts w:hint="eastAsia"/>
                <w:sz w:val="22"/>
                <w:szCs w:val="22"/>
              </w:rPr>
              <w:t>SEU</w:t>
            </w:r>
            <w:r>
              <w:rPr>
                <w:sz w:val="22"/>
                <w:szCs w:val="22"/>
              </w:rPr>
              <w:t>_</w:t>
            </w:r>
            <w:r>
              <w:rPr>
                <w:rFonts w:hint="eastAsia"/>
                <w:sz w:val="22"/>
                <w:szCs w:val="22"/>
              </w:rPr>
              <w:t>ELAPSED</w:t>
            </w:r>
            <w:r>
              <w:rPr>
                <w:sz w:val="22"/>
                <w:szCs w:val="22"/>
              </w:rPr>
              <w:t>_ID</w:t>
            </w:r>
          </w:p>
        </w:tc>
        <w:tc>
          <w:tcPr>
            <w:tcW w:w="2126" w:type="dxa"/>
          </w:tcPr>
          <w:p w:rsidR="003C0028" w:rsidRDefault="003C0028" w:rsidP="00B1490B">
            <w:pPr>
              <w:spacing w:line="0" w:lineRule="atLeast"/>
              <w:ind w:right="-108"/>
              <w:rPr>
                <w:sz w:val="22"/>
                <w:szCs w:val="22"/>
              </w:rPr>
            </w:pPr>
            <w:r>
              <w:rPr>
                <w:rFonts w:hint="eastAsia"/>
                <w:sz w:val="22"/>
                <w:szCs w:val="22"/>
              </w:rPr>
              <w:t>0x0000 0E02</w:t>
            </w:r>
          </w:p>
        </w:tc>
        <w:tc>
          <w:tcPr>
            <w:tcW w:w="1843" w:type="dxa"/>
          </w:tcPr>
          <w:p w:rsidR="003C0028" w:rsidRDefault="003C0028" w:rsidP="00B1490B">
            <w:pPr>
              <w:spacing w:line="0" w:lineRule="atLeast"/>
              <w:ind w:right="1020"/>
              <w:rPr>
                <w:sz w:val="22"/>
                <w:szCs w:val="22"/>
              </w:rPr>
            </w:pPr>
          </w:p>
        </w:tc>
      </w:tr>
      <w:tr w:rsidR="003C0028" w:rsidTr="00B1490B">
        <w:tc>
          <w:tcPr>
            <w:tcW w:w="2376" w:type="dxa"/>
            <w:gridSpan w:val="2"/>
          </w:tcPr>
          <w:p w:rsidR="003C0028" w:rsidRDefault="003C0028" w:rsidP="00B1490B">
            <w:pPr>
              <w:spacing w:line="0" w:lineRule="atLeast"/>
              <w:ind w:right="1020"/>
              <w:rPr>
                <w:sz w:val="22"/>
                <w:szCs w:val="22"/>
              </w:rPr>
            </w:pPr>
            <w:r>
              <w:rPr>
                <w:rFonts w:cs="Times New Roman"/>
                <w:sz w:val="22"/>
                <w:szCs w:val="22"/>
              </w:rPr>
              <w:t>Description</w:t>
            </w:r>
          </w:p>
        </w:tc>
        <w:tc>
          <w:tcPr>
            <w:tcW w:w="7513" w:type="dxa"/>
            <w:gridSpan w:val="3"/>
          </w:tcPr>
          <w:p w:rsidR="0033359E" w:rsidDel="008257D7" w:rsidRDefault="005930E2" w:rsidP="005F6B96">
            <w:pPr>
              <w:widowControl w:val="0"/>
              <w:autoSpaceDE w:val="0"/>
              <w:autoSpaceDN w:val="0"/>
              <w:adjustRightInd w:val="0"/>
              <w:spacing w:line="0" w:lineRule="atLeast"/>
              <w:rPr>
                <w:del w:id="9884" w:author="t_竹沢 公佑" w:date="2019-08-22T21:53:00Z"/>
                <w:rFonts w:cs="Times New Roman"/>
                <w:sz w:val="22"/>
                <w:szCs w:val="22"/>
              </w:rPr>
            </w:pPr>
            <w:ins w:id="9885" w:author="t_竹沢 公佑" w:date="2019-10-05T16:26:00Z">
              <w:r>
                <w:rPr>
                  <w:rFonts w:cs="Times New Roman" w:hint="eastAsia"/>
                  <w:sz w:val="22"/>
                  <w:szCs w:val="22"/>
                </w:rPr>
                <w:t xml:space="preserve">Read </w:t>
              </w:r>
            </w:ins>
            <w:del w:id="9886" w:author="t_竹沢 公佑" w:date="2019-10-05T16:26:00Z">
              <w:r w:rsidR="003C0028" w:rsidDel="005930E2">
                <w:rPr>
                  <w:rFonts w:cs="Times New Roman" w:hint="eastAsia"/>
                  <w:sz w:val="22"/>
                  <w:szCs w:val="22"/>
                </w:rPr>
                <w:delText>Retri</w:delText>
              </w:r>
            </w:del>
            <w:ins w:id="9887" w:author="s_佐野 光" w:date="2019-08-21T11:27:00Z">
              <w:del w:id="9888" w:author="t_竹沢 公佑" w:date="2019-10-05T16:26:00Z">
                <w:r w:rsidR="00BA0973" w:rsidDel="005930E2">
                  <w:rPr>
                    <w:rFonts w:cs="Times New Roman" w:hint="eastAsia"/>
                    <w:sz w:val="22"/>
                    <w:szCs w:val="22"/>
                  </w:rPr>
                  <w:delText>e</w:delText>
                </w:r>
              </w:del>
            </w:ins>
            <w:del w:id="9889" w:author="t_竹沢 公佑" w:date="2019-10-05T16:26:00Z">
              <w:r w:rsidR="003C0028" w:rsidDel="005930E2">
                <w:rPr>
                  <w:rFonts w:cs="Times New Roman" w:hint="eastAsia"/>
                  <w:sz w:val="22"/>
                  <w:szCs w:val="22"/>
                </w:rPr>
                <w:delText xml:space="preserve">ve </w:delText>
              </w:r>
            </w:del>
            <w:r w:rsidR="003C0028">
              <w:rPr>
                <w:rFonts w:cs="Times New Roman" w:hint="eastAsia"/>
                <w:sz w:val="22"/>
                <w:szCs w:val="22"/>
              </w:rPr>
              <w:t>the</w:t>
            </w:r>
            <w:r w:rsidR="0033359E">
              <w:rPr>
                <w:rFonts w:cs="Times New Roman" w:hint="eastAsia"/>
                <w:sz w:val="22"/>
                <w:szCs w:val="22"/>
              </w:rPr>
              <w:t xml:space="preserve"> </w:t>
            </w:r>
            <w:r w:rsidR="00726FA4">
              <w:rPr>
                <w:rFonts w:cs="Times New Roman" w:hint="eastAsia"/>
                <w:sz w:val="22"/>
                <w:szCs w:val="22"/>
              </w:rPr>
              <w:t>SEU function module</w:t>
            </w:r>
            <w:r w:rsidR="00726FA4">
              <w:rPr>
                <w:rFonts w:cs="Times New Roman"/>
                <w:sz w:val="22"/>
                <w:szCs w:val="22"/>
              </w:rPr>
              <w:t>’</w:t>
            </w:r>
            <w:r w:rsidR="00726FA4">
              <w:rPr>
                <w:rFonts w:cs="Times New Roman" w:hint="eastAsia"/>
                <w:sz w:val="22"/>
                <w:szCs w:val="22"/>
              </w:rPr>
              <w:t xml:space="preserve">s </w:t>
            </w:r>
            <w:r w:rsidR="0033359E">
              <w:rPr>
                <w:rFonts w:cs="Times New Roman" w:hint="eastAsia"/>
                <w:sz w:val="22"/>
                <w:szCs w:val="22"/>
              </w:rPr>
              <w:t>elapsed time counter</w:t>
            </w:r>
            <w:r w:rsidR="003C0028">
              <w:rPr>
                <w:rFonts w:cs="Times New Roman" w:hint="eastAsia"/>
                <w:sz w:val="22"/>
                <w:szCs w:val="22"/>
              </w:rPr>
              <w:t>.</w:t>
            </w:r>
            <w:ins w:id="9890" w:author="t_竹沢 公佑" w:date="2019-08-22T21:53:00Z">
              <w:r w:rsidR="008257D7">
                <w:rPr>
                  <w:rFonts w:cs="Times New Roman" w:hint="eastAsia"/>
                  <w:sz w:val="22"/>
                  <w:szCs w:val="22"/>
                </w:rPr>
                <w:t xml:space="preserve"> </w:t>
              </w:r>
            </w:ins>
          </w:p>
          <w:p w:rsidR="008257D7" w:rsidRDefault="0067570F" w:rsidP="005F6B96">
            <w:pPr>
              <w:widowControl w:val="0"/>
              <w:autoSpaceDE w:val="0"/>
              <w:autoSpaceDN w:val="0"/>
              <w:adjustRightInd w:val="0"/>
              <w:spacing w:line="0" w:lineRule="atLeast"/>
              <w:rPr>
                <w:ins w:id="9891" w:author="t_竹沢 公佑" w:date="2019-08-22T21:53:00Z"/>
                <w:rFonts w:cs="Times New Roman"/>
                <w:sz w:val="22"/>
                <w:szCs w:val="22"/>
              </w:rPr>
            </w:pPr>
            <w:r>
              <w:rPr>
                <w:rFonts w:cs="Times New Roman" w:hint="eastAsia"/>
                <w:sz w:val="22"/>
                <w:szCs w:val="22"/>
              </w:rPr>
              <w:t>Cou</w:t>
            </w:r>
            <w:ins w:id="9892" w:author="s_佐野 光" w:date="2019-08-21T11:26:00Z">
              <w:r w:rsidR="00BA0973">
                <w:rPr>
                  <w:rFonts w:cs="Times New Roman" w:hint="eastAsia"/>
                  <w:sz w:val="22"/>
                  <w:szCs w:val="22"/>
                </w:rPr>
                <w:t>n</w:t>
              </w:r>
            </w:ins>
            <w:r>
              <w:rPr>
                <w:rFonts w:cs="Times New Roman" w:hint="eastAsia"/>
                <w:sz w:val="22"/>
                <w:szCs w:val="22"/>
              </w:rPr>
              <w:t>ter unit is second.</w:t>
            </w:r>
            <w:ins w:id="9893" w:author="t_竹沢 公佑" w:date="2019-08-22T21:53:00Z">
              <w:r w:rsidR="008257D7">
                <w:rPr>
                  <w:rFonts w:cs="Times New Roman" w:hint="eastAsia"/>
                  <w:sz w:val="22"/>
                  <w:szCs w:val="22"/>
                </w:rPr>
                <w:t xml:space="preserve"> </w:t>
              </w:r>
            </w:ins>
          </w:p>
          <w:p w:rsidR="008257D7" w:rsidRPr="005F6B96" w:rsidRDefault="008257D7" w:rsidP="005F6B96">
            <w:pPr>
              <w:widowControl w:val="0"/>
              <w:autoSpaceDE w:val="0"/>
              <w:autoSpaceDN w:val="0"/>
              <w:adjustRightInd w:val="0"/>
              <w:spacing w:line="0" w:lineRule="atLeast"/>
              <w:rPr>
                <w:rFonts w:cs="Times New Roman"/>
                <w:sz w:val="22"/>
                <w:szCs w:val="22"/>
              </w:rPr>
            </w:pPr>
            <w:ins w:id="9894" w:author="t_竹沢 公佑" w:date="2019-08-22T21:53:00Z">
              <w:r>
                <w:rPr>
                  <w:rFonts w:hint="eastAsia"/>
                  <w:sz w:val="22"/>
                  <w:szCs w:val="22"/>
                  <w:lang w:val="en"/>
                </w:rPr>
                <w:t xml:space="preserve">For the detail of SEU function module, please refer </w:t>
              </w:r>
              <w:r w:rsidRPr="00A665BF">
                <w:rPr>
                  <w:b/>
                  <w:sz w:val="22"/>
                  <w:szCs w:val="22"/>
                  <w:lang w:val="en"/>
                </w:rPr>
                <w:t>“</w:t>
              </w:r>
              <w:r w:rsidRPr="00A665BF">
                <w:rPr>
                  <w:b/>
                  <w:sz w:val="22"/>
                  <w:szCs w:val="22"/>
                  <w:lang w:val="en"/>
                </w:rPr>
                <w:fldChar w:fldCharType="begin"/>
              </w:r>
              <w:r w:rsidRPr="00A665BF">
                <w:rPr>
                  <w:b/>
                  <w:sz w:val="22"/>
                  <w:szCs w:val="22"/>
                  <w:lang w:val="en"/>
                </w:rPr>
                <w:instrText xml:space="preserve"> REF _Ref17401304 \r \h </w:instrText>
              </w:r>
              <w:r>
                <w:rPr>
                  <w:b/>
                  <w:sz w:val="22"/>
                  <w:szCs w:val="22"/>
                  <w:lang w:val="en"/>
                </w:rPr>
                <w:instrText xml:space="preserve"> \* MERGEFORMAT </w:instrText>
              </w:r>
            </w:ins>
            <w:r w:rsidRPr="00A665BF">
              <w:rPr>
                <w:b/>
                <w:sz w:val="22"/>
                <w:szCs w:val="22"/>
                <w:lang w:val="en"/>
              </w:rPr>
            </w:r>
            <w:ins w:id="9895" w:author="t_竹沢 公佑" w:date="2019-08-22T21:53:00Z">
              <w:r w:rsidRPr="00A665BF">
                <w:rPr>
                  <w:b/>
                  <w:sz w:val="22"/>
                  <w:szCs w:val="22"/>
                  <w:lang w:val="en"/>
                </w:rPr>
                <w:fldChar w:fldCharType="separate"/>
              </w:r>
            </w:ins>
            <w:ins w:id="9896" w:author="t_竹沢 公佑" w:date="2021-02-02T17:29:00Z">
              <w:r w:rsidR="000B4FA1">
                <w:rPr>
                  <w:b/>
                  <w:sz w:val="22"/>
                  <w:szCs w:val="22"/>
                  <w:lang w:val="en"/>
                </w:rPr>
                <w:t>7.3</w:t>
              </w:r>
            </w:ins>
            <w:ins w:id="9897" w:author="t_竹沢 公佑" w:date="2019-08-22T21:53:00Z">
              <w:r w:rsidRPr="00A665BF">
                <w:rPr>
                  <w:b/>
                  <w:sz w:val="22"/>
                  <w:szCs w:val="22"/>
                  <w:lang w:val="en"/>
                </w:rPr>
                <w:fldChar w:fldCharType="end"/>
              </w:r>
              <w:r>
                <w:rPr>
                  <w:rFonts w:hint="eastAsia"/>
                  <w:b/>
                  <w:sz w:val="22"/>
                  <w:szCs w:val="22"/>
                  <w:lang w:val="en"/>
                </w:rPr>
                <w:t xml:space="preserve"> </w:t>
              </w:r>
              <w:r w:rsidRPr="00A665BF">
                <w:rPr>
                  <w:b/>
                  <w:sz w:val="22"/>
                  <w:szCs w:val="22"/>
                  <w:lang w:val="en"/>
                </w:rPr>
                <w:fldChar w:fldCharType="begin"/>
              </w:r>
              <w:r w:rsidRPr="00A665BF">
                <w:rPr>
                  <w:b/>
                  <w:sz w:val="22"/>
                  <w:szCs w:val="22"/>
                  <w:lang w:val="en"/>
                </w:rPr>
                <w:instrText xml:space="preserve"> REF _Ref17401712 \h </w:instrText>
              </w:r>
              <w:r>
                <w:rPr>
                  <w:b/>
                  <w:sz w:val="22"/>
                  <w:szCs w:val="22"/>
                  <w:lang w:val="en"/>
                </w:rPr>
                <w:instrText xml:space="preserve"> \* MERGEFORMAT </w:instrText>
              </w:r>
            </w:ins>
            <w:r w:rsidRPr="00A665BF">
              <w:rPr>
                <w:b/>
                <w:sz w:val="22"/>
                <w:szCs w:val="22"/>
                <w:lang w:val="en"/>
              </w:rPr>
            </w:r>
            <w:ins w:id="9898" w:author="t_竹沢 公佑" w:date="2019-08-22T21:53:00Z">
              <w:r w:rsidRPr="00A665BF">
                <w:rPr>
                  <w:b/>
                  <w:sz w:val="22"/>
                  <w:szCs w:val="22"/>
                  <w:lang w:val="en"/>
                </w:rPr>
                <w:fldChar w:fldCharType="separate"/>
              </w:r>
            </w:ins>
            <w:ins w:id="9899" w:author="t_竹沢 公佑" w:date="2021-02-02T17:29:00Z">
              <w:r w:rsidR="000B4FA1" w:rsidRPr="000B4FA1">
                <w:rPr>
                  <w:b/>
                  <w:u w:val="single"/>
                  <w:rPrChange w:id="9900" w:author="t_竹沢 公佑" w:date="2021-02-02T17:29:00Z">
                    <w:rPr>
                      <w:u w:val="single"/>
                    </w:rPr>
                  </w:rPrChange>
                </w:rPr>
                <w:t>SEU Mitigation</w:t>
              </w:r>
            </w:ins>
            <w:ins w:id="9901" w:author="t_竹沢 公佑" w:date="2019-08-22T21:53:00Z">
              <w:r w:rsidRPr="00A665BF">
                <w:rPr>
                  <w:b/>
                  <w:sz w:val="22"/>
                  <w:szCs w:val="22"/>
                  <w:lang w:val="en"/>
                </w:rPr>
                <w:fldChar w:fldCharType="end"/>
              </w:r>
              <w:r w:rsidRPr="00A665BF">
                <w:rPr>
                  <w:b/>
                  <w:sz w:val="22"/>
                  <w:szCs w:val="22"/>
                  <w:lang w:val="en"/>
                </w:rPr>
                <w:t>”</w:t>
              </w:r>
              <w:r>
                <w:rPr>
                  <w:rFonts w:hint="eastAsia"/>
                  <w:sz w:val="22"/>
                  <w:szCs w:val="22"/>
                  <w:lang w:val="en"/>
                </w:rPr>
                <w:t>.</w:t>
              </w:r>
            </w:ins>
          </w:p>
        </w:tc>
      </w:tr>
      <w:tr w:rsidR="003C0028" w:rsidTr="00B1490B">
        <w:tc>
          <w:tcPr>
            <w:tcW w:w="2376" w:type="dxa"/>
            <w:gridSpan w:val="2"/>
          </w:tcPr>
          <w:p w:rsidR="003C0028" w:rsidRDefault="003C0028" w:rsidP="00B1490B">
            <w:pPr>
              <w:spacing w:line="0" w:lineRule="atLeast"/>
              <w:ind w:right="1020"/>
              <w:rPr>
                <w:sz w:val="22"/>
                <w:szCs w:val="22"/>
              </w:rPr>
            </w:pPr>
            <w:r>
              <w:rPr>
                <w:rFonts w:cs="Times New Roman"/>
                <w:sz w:val="22"/>
                <w:szCs w:val="22"/>
              </w:rPr>
              <w:t>Update Rate</w:t>
            </w:r>
          </w:p>
        </w:tc>
        <w:tc>
          <w:tcPr>
            <w:tcW w:w="7513" w:type="dxa"/>
            <w:gridSpan w:val="3"/>
          </w:tcPr>
          <w:p w:rsidR="003C0028" w:rsidRDefault="003C0028" w:rsidP="00B1490B">
            <w:pPr>
              <w:spacing w:line="0" w:lineRule="atLeast"/>
              <w:ind w:right="-108"/>
              <w:rPr>
                <w:rFonts w:cs="Times New Roman"/>
                <w:sz w:val="22"/>
                <w:szCs w:val="22"/>
              </w:rPr>
            </w:pPr>
            <w:r>
              <w:rPr>
                <w:rFonts w:cs="Times New Roman"/>
                <w:sz w:val="22"/>
                <w:szCs w:val="22"/>
              </w:rPr>
              <w:t>R</w:t>
            </w:r>
            <w:r>
              <w:rPr>
                <w:rFonts w:cs="Times New Roman" w:hint="eastAsia"/>
                <w:sz w:val="22"/>
                <w:szCs w:val="22"/>
              </w:rPr>
              <w:t>eal time</w:t>
            </w:r>
          </w:p>
          <w:p w:rsidR="000C117E" w:rsidRDefault="000C117E">
            <w:pPr>
              <w:spacing w:line="0" w:lineRule="atLeast"/>
              <w:ind w:right="-108"/>
              <w:rPr>
                <w:rFonts w:cs="Times New Roman"/>
                <w:sz w:val="22"/>
                <w:szCs w:val="22"/>
              </w:rPr>
            </w:pPr>
            <w:r>
              <w:rPr>
                <w:rFonts w:hint="eastAsia"/>
                <w:sz w:val="22"/>
                <w:szCs w:val="22"/>
              </w:rPr>
              <w:t xml:space="preserve">(FPGA updates these items in real time. Every time this </w:t>
            </w:r>
            <w:ins w:id="9902" w:author="t_竹沢 公佑" w:date="2019-10-07T03:29:00Z">
              <w:r w:rsidR="00323A89">
                <w:rPr>
                  <w:rFonts w:hint="eastAsia"/>
                  <w:sz w:val="22"/>
                  <w:szCs w:val="22"/>
                </w:rPr>
                <w:t xml:space="preserve">command </w:t>
              </w:r>
            </w:ins>
            <w:del w:id="9903" w:author="t_竹沢 公佑" w:date="2019-10-07T03:29:00Z">
              <w:r w:rsidDel="00323A89">
                <w:rPr>
                  <w:rFonts w:hint="eastAsia"/>
                  <w:sz w:val="22"/>
                  <w:szCs w:val="22"/>
                </w:rPr>
                <w:delText xml:space="preserve">function </w:delText>
              </w:r>
            </w:del>
            <w:r>
              <w:rPr>
                <w:rFonts w:hint="eastAsia"/>
                <w:sz w:val="22"/>
                <w:szCs w:val="22"/>
              </w:rPr>
              <w:t xml:space="preserve">is called, it </w:t>
            </w:r>
            <w:ins w:id="9904" w:author="t_竹沢 公佑" w:date="2019-10-05T16:26:00Z">
              <w:r w:rsidR="005930E2">
                <w:rPr>
                  <w:rFonts w:hint="eastAsia"/>
                  <w:sz w:val="22"/>
                  <w:szCs w:val="22"/>
                </w:rPr>
                <w:t>read</w:t>
              </w:r>
            </w:ins>
            <w:del w:id="9905" w:author="t_竹沢 公佑" w:date="2019-10-05T16:26:00Z">
              <w:r w:rsidDel="005930E2">
                <w:rPr>
                  <w:sz w:val="22"/>
                  <w:szCs w:val="22"/>
                </w:rPr>
                <w:delText>retrieve</w:delText>
              </w:r>
            </w:del>
            <w:r>
              <w:rPr>
                <w:rFonts w:hint="eastAsia"/>
                <w:sz w:val="22"/>
                <w:szCs w:val="22"/>
              </w:rPr>
              <w:t>s values from FPGA.)</w:t>
            </w:r>
          </w:p>
        </w:tc>
      </w:tr>
      <w:tr w:rsidR="003C0028" w:rsidTr="00B1490B">
        <w:tc>
          <w:tcPr>
            <w:tcW w:w="2376" w:type="dxa"/>
            <w:gridSpan w:val="2"/>
          </w:tcPr>
          <w:p w:rsidR="003C0028" w:rsidRDefault="003C0028" w:rsidP="00B1490B">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3C0028" w:rsidRDefault="003C0028" w:rsidP="00B1490B">
            <w:pPr>
              <w:spacing w:line="0" w:lineRule="atLeast"/>
              <w:ind w:right="1020"/>
              <w:rPr>
                <w:sz w:val="22"/>
                <w:szCs w:val="22"/>
              </w:rPr>
            </w:pPr>
            <w:r>
              <w:rPr>
                <w:rFonts w:hint="eastAsia"/>
                <w:sz w:val="22"/>
                <w:szCs w:val="22"/>
              </w:rPr>
              <w:t>No</w:t>
            </w:r>
          </w:p>
        </w:tc>
      </w:tr>
      <w:tr w:rsidR="00595E56" w:rsidTr="00596636">
        <w:tc>
          <w:tcPr>
            <w:tcW w:w="2376" w:type="dxa"/>
            <w:gridSpan w:val="2"/>
          </w:tcPr>
          <w:p w:rsidR="00595E56" w:rsidRPr="005930E2" w:rsidRDefault="00596636" w:rsidP="00596636">
            <w:pPr>
              <w:pStyle w:val="afa"/>
              <w:rPr>
                <w:sz w:val="22"/>
                <w:szCs w:val="22"/>
                <w:rPrChange w:id="9906" w:author="t_竹沢 公佑" w:date="2019-10-05T16:26:00Z">
                  <w:rPr/>
                </w:rPrChange>
              </w:rPr>
            </w:pPr>
            <w:r w:rsidRPr="005930E2">
              <w:rPr>
                <w:sz w:val="22"/>
                <w:szCs w:val="22"/>
                <w:rPrChange w:id="9907" w:author="t_竹沢 公佑" w:date="2019-10-05T16:26:00Z">
                  <w:rPr/>
                </w:rPrChange>
              </w:rPr>
              <w:t>Synchronization</w:t>
            </w:r>
          </w:p>
        </w:tc>
        <w:tc>
          <w:tcPr>
            <w:tcW w:w="7513" w:type="dxa"/>
            <w:gridSpan w:val="3"/>
          </w:tcPr>
          <w:p w:rsidR="00595E56" w:rsidRPr="005930E2" w:rsidRDefault="00AC7296" w:rsidP="00596636">
            <w:pPr>
              <w:pStyle w:val="afa"/>
              <w:rPr>
                <w:sz w:val="22"/>
                <w:szCs w:val="22"/>
                <w:rPrChange w:id="9908" w:author="t_竹沢 公佑" w:date="2019-10-05T16:26:00Z">
                  <w:rPr/>
                </w:rPrChange>
              </w:rPr>
            </w:pPr>
            <w:r w:rsidRPr="005930E2">
              <w:rPr>
                <w:sz w:val="22"/>
                <w:szCs w:val="22"/>
                <w:rPrChange w:id="9909" w:author="t_竹沢 公佑" w:date="2019-10-05T16:26:00Z">
                  <w:rPr/>
                </w:rPrChange>
              </w:rPr>
              <w:t>S</w:t>
            </w:r>
            <w:r w:rsidR="00595E56" w:rsidRPr="005930E2">
              <w:rPr>
                <w:sz w:val="22"/>
                <w:szCs w:val="22"/>
                <w:rPrChange w:id="9910" w:author="t_竹沢 公佑" w:date="2019-10-05T16:26:00Z">
                  <w:rPr/>
                </w:rPrChange>
              </w:rPr>
              <w:t>ynchronous</w:t>
            </w:r>
            <w:ins w:id="9911" w:author="t_竹沢 公佑" w:date="2019-09-18T15:44:00Z">
              <w:r w:rsidR="0070113E" w:rsidRPr="005930E2">
                <w:rPr>
                  <w:sz w:val="22"/>
                  <w:szCs w:val="22"/>
                  <w:rPrChange w:id="9912" w:author="t_竹沢 公佑" w:date="2019-10-05T16:26:00Z">
                    <w:rPr/>
                  </w:rPrChange>
                </w:rPr>
                <w:t xml:space="preserve"> (*1)</w:t>
              </w:r>
            </w:ins>
          </w:p>
        </w:tc>
      </w:tr>
      <w:tr w:rsidR="001E41D0" w:rsidTr="00067B9E">
        <w:trPr>
          <w:trHeight w:val="190"/>
        </w:trPr>
        <w:tc>
          <w:tcPr>
            <w:tcW w:w="1172" w:type="dxa"/>
            <w:vMerge w:val="restart"/>
          </w:tcPr>
          <w:p w:rsidR="001E41D0" w:rsidRPr="005930E2" w:rsidRDefault="001E41D0" w:rsidP="00067B9E">
            <w:pPr>
              <w:pStyle w:val="afa"/>
              <w:rPr>
                <w:sz w:val="22"/>
                <w:szCs w:val="22"/>
                <w:rPrChange w:id="9913" w:author="t_竹沢 公佑" w:date="2019-10-05T16:26:00Z">
                  <w:rPr/>
                </w:rPrChange>
              </w:rPr>
            </w:pPr>
            <w:r w:rsidRPr="005930E2">
              <w:rPr>
                <w:sz w:val="22"/>
                <w:szCs w:val="22"/>
                <w:rPrChange w:id="9914" w:author="t_竹沢 公佑" w:date="2019-10-05T16:26:00Z">
                  <w:rPr/>
                </w:rPrChange>
              </w:rPr>
              <w:t>Data</w:t>
            </w:r>
          </w:p>
        </w:tc>
        <w:tc>
          <w:tcPr>
            <w:tcW w:w="1204" w:type="dxa"/>
          </w:tcPr>
          <w:p w:rsidR="001E41D0" w:rsidRPr="005930E2" w:rsidRDefault="001E41D0" w:rsidP="00067B9E">
            <w:pPr>
              <w:rPr>
                <w:sz w:val="22"/>
                <w:szCs w:val="22"/>
                <w:rPrChange w:id="9915" w:author="t_竹沢 公佑" w:date="2019-10-05T16:26:00Z">
                  <w:rPr/>
                </w:rPrChange>
              </w:rPr>
            </w:pPr>
            <w:r w:rsidRPr="005930E2">
              <w:rPr>
                <w:sz w:val="22"/>
                <w:szCs w:val="22"/>
                <w:rPrChange w:id="9916" w:author="t_竹沢 公佑" w:date="2019-10-05T16:26:00Z">
                  <w:rPr/>
                </w:rPrChange>
              </w:rPr>
              <w:t>Size</w:t>
            </w:r>
          </w:p>
        </w:tc>
        <w:tc>
          <w:tcPr>
            <w:tcW w:w="7513" w:type="dxa"/>
            <w:gridSpan w:val="3"/>
          </w:tcPr>
          <w:p w:rsidR="001E41D0" w:rsidRDefault="001E41D0" w:rsidP="00067B9E">
            <w:pPr>
              <w:rPr>
                <w:sz w:val="22"/>
                <w:szCs w:val="22"/>
              </w:rPr>
            </w:pPr>
            <w:r>
              <w:rPr>
                <w:rFonts w:hint="eastAsia"/>
                <w:sz w:val="22"/>
                <w:szCs w:val="22"/>
              </w:rPr>
              <w:t>8Bytes</w:t>
            </w:r>
          </w:p>
        </w:tc>
      </w:tr>
      <w:tr w:rsidR="001E41D0" w:rsidTr="00067B9E">
        <w:trPr>
          <w:trHeight w:val="238"/>
        </w:trPr>
        <w:tc>
          <w:tcPr>
            <w:tcW w:w="1172" w:type="dxa"/>
            <w:vMerge/>
          </w:tcPr>
          <w:p w:rsidR="001E41D0" w:rsidRPr="005930E2" w:rsidRDefault="001E41D0" w:rsidP="00067B9E">
            <w:pPr>
              <w:pStyle w:val="afa"/>
              <w:rPr>
                <w:sz w:val="22"/>
                <w:szCs w:val="22"/>
                <w:rPrChange w:id="9917" w:author="t_竹沢 公佑" w:date="2019-10-05T16:26:00Z">
                  <w:rPr/>
                </w:rPrChange>
              </w:rPr>
            </w:pPr>
          </w:p>
        </w:tc>
        <w:tc>
          <w:tcPr>
            <w:tcW w:w="1204" w:type="dxa"/>
          </w:tcPr>
          <w:p w:rsidR="001E41D0" w:rsidRPr="005930E2" w:rsidRDefault="001E41D0" w:rsidP="00067B9E">
            <w:pPr>
              <w:rPr>
                <w:sz w:val="22"/>
                <w:szCs w:val="22"/>
                <w:rPrChange w:id="9918" w:author="t_竹沢 公佑" w:date="2019-10-05T16:26:00Z">
                  <w:rPr/>
                </w:rPrChange>
              </w:rPr>
            </w:pPr>
            <w:r w:rsidRPr="005930E2">
              <w:rPr>
                <w:sz w:val="22"/>
                <w:szCs w:val="22"/>
                <w:rPrChange w:id="9919" w:author="t_竹沢 公佑" w:date="2019-10-05T16:26:00Z">
                  <w:rPr/>
                </w:rPrChange>
              </w:rPr>
              <w:t>Reset</w:t>
            </w:r>
          </w:p>
        </w:tc>
        <w:tc>
          <w:tcPr>
            <w:tcW w:w="7513" w:type="dxa"/>
            <w:gridSpan w:val="3"/>
          </w:tcPr>
          <w:p w:rsidR="001E41D0" w:rsidRDefault="001E41D0" w:rsidP="00067B9E">
            <w:pPr>
              <w:rPr>
                <w:sz w:val="22"/>
                <w:szCs w:val="22"/>
              </w:rPr>
            </w:pPr>
            <w:r>
              <w:rPr>
                <w:rFonts w:hint="eastAsia"/>
                <w:sz w:val="22"/>
                <w:szCs w:val="22"/>
              </w:rPr>
              <w:t>-</w:t>
            </w:r>
          </w:p>
        </w:tc>
      </w:tr>
      <w:tr w:rsidR="001E41D0" w:rsidRPr="00AC5086" w:rsidTr="00067B9E">
        <w:trPr>
          <w:trHeight w:val="238"/>
        </w:trPr>
        <w:tc>
          <w:tcPr>
            <w:tcW w:w="1172" w:type="dxa"/>
            <w:vMerge/>
          </w:tcPr>
          <w:p w:rsidR="001E41D0" w:rsidRPr="005930E2" w:rsidRDefault="001E41D0" w:rsidP="00067B9E">
            <w:pPr>
              <w:pStyle w:val="afa"/>
              <w:rPr>
                <w:sz w:val="22"/>
                <w:szCs w:val="22"/>
                <w:rPrChange w:id="9920" w:author="t_竹沢 公佑" w:date="2019-10-05T16:26:00Z">
                  <w:rPr/>
                </w:rPrChange>
              </w:rPr>
            </w:pPr>
          </w:p>
        </w:tc>
        <w:tc>
          <w:tcPr>
            <w:tcW w:w="1204" w:type="dxa"/>
          </w:tcPr>
          <w:p w:rsidR="001E41D0" w:rsidRPr="005930E2" w:rsidRDefault="001E41D0" w:rsidP="00067B9E">
            <w:pPr>
              <w:rPr>
                <w:sz w:val="22"/>
                <w:szCs w:val="22"/>
                <w:rPrChange w:id="9921" w:author="t_竹沢 公佑" w:date="2019-10-05T16:26:00Z">
                  <w:rPr/>
                </w:rPrChange>
              </w:rPr>
            </w:pPr>
            <w:r w:rsidRPr="005930E2">
              <w:rPr>
                <w:sz w:val="22"/>
                <w:szCs w:val="22"/>
                <w:rPrChange w:id="9922" w:author="t_竹沢 公佑" w:date="2019-10-05T16:26:00Z">
                  <w:rPr/>
                </w:rPrChange>
              </w:rPr>
              <w:t>Latch</w:t>
            </w:r>
          </w:p>
        </w:tc>
        <w:tc>
          <w:tcPr>
            <w:tcW w:w="7513" w:type="dxa"/>
            <w:gridSpan w:val="3"/>
          </w:tcPr>
          <w:p w:rsidR="001E41D0" w:rsidRPr="00AC5086" w:rsidRDefault="001E41D0" w:rsidP="00067B9E">
            <w:pPr>
              <w:spacing w:line="0" w:lineRule="atLeast"/>
              <w:ind w:right="1020"/>
              <w:rPr>
                <w:rFonts w:cs="Times New Roman"/>
                <w:sz w:val="22"/>
                <w:szCs w:val="22"/>
              </w:rPr>
            </w:pPr>
            <w:r>
              <w:rPr>
                <w:rFonts w:cs="Times New Roman"/>
                <w:sz w:val="22"/>
                <w:szCs w:val="22"/>
              </w:rPr>
              <w:t xml:space="preserve">All bits are </w:t>
            </w:r>
            <w:r>
              <w:rPr>
                <w:rFonts w:cs="Times New Roman" w:hint="eastAsia"/>
                <w:sz w:val="22"/>
                <w:szCs w:val="22"/>
              </w:rPr>
              <w:t>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p>
        </w:tc>
      </w:tr>
      <w:tr w:rsidR="001E41D0" w:rsidTr="001E41D0">
        <w:trPr>
          <w:trHeight w:val="3728"/>
        </w:trPr>
        <w:tc>
          <w:tcPr>
            <w:tcW w:w="1172" w:type="dxa"/>
            <w:vMerge/>
          </w:tcPr>
          <w:p w:rsidR="001E41D0" w:rsidRPr="005930E2" w:rsidRDefault="001E41D0" w:rsidP="00067B9E">
            <w:pPr>
              <w:pStyle w:val="afa"/>
              <w:rPr>
                <w:sz w:val="22"/>
                <w:szCs w:val="22"/>
                <w:rPrChange w:id="9923" w:author="t_竹沢 公佑" w:date="2019-10-05T16:26:00Z">
                  <w:rPr/>
                </w:rPrChange>
              </w:rPr>
            </w:pPr>
          </w:p>
        </w:tc>
        <w:tc>
          <w:tcPr>
            <w:tcW w:w="1204" w:type="dxa"/>
          </w:tcPr>
          <w:p w:rsidR="001E41D0" w:rsidRPr="005930E2" w:rsidRDefault="001E41D0" w:rsidP="00067B9E">
            <w:pPr>
              <w:pStyle w:val="afa"/>
              <w:rPr>
                <w:sz w:val="22"/>
                <w:szCs w:val="22"/>
                <w:rPrChange w:id="9924" w:author="t_竹沢 公佑" w:date="2019-10-05T16:26:00Z">
                  <w:rPr/>
                </w:rPrChange>
              </w:rPr>
            </w:pPr>
            <w:r w:rsidRPr="005930E2">
              <w:rPr>
                <w:sz w:val="22"/>
                <w:szCs w:val="22"/>
                <w:rPrChange w:id="9925" w:author="t_竹沢 公佑" w:date="2019-10-05T16:26:00Z">
                  <w:rPr/>
                </w:rPrChange>
              </w:rPr>
              <w:t>Value</w:t>
            </w:r>
          </w:p>
        </w:tc>
        <w:tc>
          <w:tcPr>
            <w:tcW w:w="7513" w:type="dxa"/>
            <w:gridSpan w:val="3"/>
          </w:tcPr>
          <w:p w:rsidR="001E41D0" w:rsidRDefault="001E41D0" w:rsidP="005008A2">
            <w:pPr>
              <w:spacing w:line="0" w:lineRule="atLeast"/>
              <w:rPr>
                <w:rFonts w:cs="Times New Roman"/>
                <w:sz w:val="22"/>
                <w:szCs w:val="22"/>
              </w:rPr>
            </w:pPr>
            <w:r>
              <w:rPr>
                <w:rFonts w:cs="Times New Roman" w:hint="eastAsia"/>
                <w:sz w:val="22"/>
                <w:szCs w:val="22"/>
              </w:rPr>
              <w:t xml:space="preserve">This </w:t>
            </w:r>
            <w:ins w:id="9926" w:author="t_竹沢 公佑" w:date="2019-10-07T03:29:00Z">
              <w:r>
                <w:rPr>
                  <w:rFonts w:cs="Times New Roman" w:hint="eastAsia"/>
                  <w:sz w:val="22"/>
                  <w:szCs w:val="22"/>
                </w:rPr>
                <w:t xml:space="preserve">command </w:t>
              </w:r>
            </w:ins>
            <w:del w:id="9927" w:author="t_竹沢 公佑" w:date="2019-10-07T03:29:00Z">
              <w:r w:rsidDel="00323A89">
                <w:rPr>
                  <w:rFonts w:cs="Times New Roman" w:hint="eastAsia"/>
                  <w:sz w:val="22"/>
                  <w:szCs w:val="22"/>
                </w:rPr>
                <w:delText xml:space="preserve">function </w:delText>
              </w:r>
            </w:del>
            <w:r>
              <w:rPr>
                <w:rFonts w:cs="Times New Roman" w:hint="eastAsia"/>
                <w:sz w:val="22"/>
                <w:szCs w:val="22"/>
              </w:rPr>
              <w:t>returns bel</w:t>
            </w:r>
            <w:del w:id="9928" w:author="t_竹沢 公佑" w:date="2019-10-07T03:27:00Z">
              <w:r w:rsidDel="00323A89">
                <w:rPr>
                  <w:rFonts w:cs="Times New Roman" w:hint="eastAsia"/>
                  <w:sz w:val="22"/>
                  <w:szCs w:val="22"/>
                </w:rPr>
                <w:delText>l</w:delText>
              </w:r>
            </w:del>
            <w:r>
              <w:rPr>
                <w:rFonts w:cs="Times New Roman" w:hint="eastAsia"/>
                <w:sz w:val="22"/>
                <w:szCs w:val="22"/>
              </w:rPr>
              <w:t xml:space="preserve">ow data structure. </w:t>
            </w:r>
            <w:ins w:id="9929" w:author="t_竹沢 公佑" w:date="2019-10-07T03:27:00Z">
              <w:r>
                <w:rPr>
                  <w:rFonts w:cs="Times New Roman" w:hint="eastAsia"/>
                  <w:sz w:val="22"/>
                  <w:szCs w:val="22"/>
                </w:rPr>
                <w:t xml:space="preserve">It </w:t>
              </w:r>
            </w:ins>
            <w:del w:id="9930" w:author="t_竹沢 公佑" w:date="2019-10-07T03:27:00Z">
              <w:r w:rsidDel="00323A89">
                <w:rPr>
                  <w:rFonts w:cs="Times New Roman"/>
                  <w:sz w:val="22"/>
                  <w:szCs w:val="22"/>
                </w:rPr>
                <w:delText>T</w:delText>
              </w:r>
              <w:r w:rsidDel="00323A89">
                <w:rPr>
                  <w:rFonts w:cs="Times New Roman" w:hint="eastAsia"/>
                  <w:sz w:val="22"/>
                  <w:szCs w:val="22"/>
                </w:rPr>
                <w:delText xml:space="preserve">his data structure </w:delText>
              </w:r>
            </w:del>
            <w:r>
              <w:rPr>
                <w:rFonts w:cs="Times New Roman" w:hint="eastAsia"/>
                <w:sz w:val="22"/>
                <w:szCs w:val="22"/>
              </w:rPr>
              <w:t xml:space="preserve">is defined in </w:t>
            </w:r>
            <w:r>
              <w:rPr>
                <w:rFonts w:cs="Times New Roman"/>
                <w:sz w:val="22"/>
                <w:szCs w:val="22"/>
              </w:rPr>
              <w:t>“</w:t>
            </w:r>
            <w:r>
              <w:rPr>
                <w:rFonts w:cs="Times New Roman" w:hint="eastAsia"/>
                <w:sz w:val="22"/>
                <w:szCs w:val="22"/>
              </w:rPr>
              <w:t>drxpd.h</w:t>
            </w:r>
            <w:r>
              <w:rPr>
                <w:rFonts w:cs="Times New Roman"/>
                <w:sz w:val="22"/>
                <w:szCs w:val="22"/>
              </w:rPr>
              <w:t>”</w:t>
            </w:r>
            <w:r>
              <w:rPr>
                <w:rFonts w:cs="Times New Roman" w:hint="eastAsia"/>
                <w:sz w:val="22"/>
                <w:szCs w:val="22"/>
              </w:rPr>
              <w:t>.</w:t>
            </w:r>
          </w:p>
          <w:p w:rsidR="001E41D0" w:rsidRDefault="001E41D0" w:rsidP="005008A2">
            <w:pPr>
              <w:spacing w:line="0" w:lineRule="atLeast"/>
              <w:ind w:right="1020"/>
              <w:rPr>
                <w:rFonts w:cs="Times New Roman"/>
                <w:sz w:val="22"/>
                <w:szCs w:val="22"/>
              </w:rPr>
            </w:pPr>
          </w:p>
          <w:p w:rsidR="001E41D0" w:rsidRPr="005F6B96" w:rsidRDefault="001E41D0" w:rsidP="005008A2">
            <w:pPr>
              <w:spacing w:line="0" w:lineRule="atLeast"/>
              <w:ind w:right="1020"/>
              <w:rPr>
                <w:rFonts w:cs="Times New Roman"/>
                <w:sz w:val="22"/>
                <w:szCs w:val="22"/>
              </w:rPr>
            </w:pPr>
            <w:r>
              <w:rPr>
                <w:rFonts w:cs="Times New Roman" w:hint="eastAsia"/>
                <w:sz w:val="22"/>
                <w:szCs w:val="22"/>
              </w:rPr>
              <w:t>ST_SEU_ELPSD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41"/>
              <w:gridCol w:w="3641"/>
            </w:tblGrid>
            <w:tr w:rsidR="001E41D0" w:rsidRPr="005B54C8" w:rsidTr="00067B9E">
              <w:tc>
                <w:tcPr>
                  <w:tcW w:w="3641"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Type</w:t>
                  </w:r>
                </w:p>
              </w:tc>
              <w:tc>
                <w:tcPr>
                  <w:tcW w:w="3641"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Member</w:t>
                  </w:r>
                </w:p>
              </w:tc>
            </w:tr>
            <w:tr w:rsidR="001E41D0" w:rsidRPr="005B54C8" w:rsidTr="00067B9E">
              <w:tc>
                <w:tcPr>
                  <w:tcW w:w="3641"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unsigned int</w:t>
                  </w:r>
                </w:p>
              </w:tc>
              <w:tc>
                <w:tcPr>
                  <w:tcW w:w="3641"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uiObs</w:t>
                  </w:r>
                </w:p>
              </w:tc>
            </w:tr>
            <w:tr w:rsidR="001E41D0" w:rsidRPr="005B54C8" w:rsidTr="00067B9E">
              <w:tc>
                <w:tcPr>
                  <w:tcW w:w="3641"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unsigned int</w:t>
                  </w:r>
                </w:p>
              </w:tc>
              <w:tc>
                <w:tcPr>
                  <w:tcW w:w="3641" w:type="dxa"/>
                  <w:shd w:val="clear" w:color="auto" w:fill="auto"/>
                </w:tcPr>
                <w:p w:rsidR="001E41D0" w:rsidRPr="005B54C8" w:rsidRDefault="001E41D0" w:rsidP="00067B9E">
                  <w:pPr>
                    <w:spacing w:line="0" w:lineRule="atLeast"/>
                    <w:ind w:right="1020"/>
                    <w:rPr>
                      <w:rFonts w:cs="Times New Roman"/>
                      <w:sz w:val="22"/>
                      <w:szCs w:val="22"/>
                    </w:rPr>
                  </w:pPr>
                  <w:r w:rsidRPr="005B54C8">
                    <w:rPr>
                      <w:rFonts w:cs="Times New Roman" w:hint="eastAsia"/>
                      <w:sz w:val="22"/>
                      <w:szCs w:val="22"/>
                    </w:rPr>
                    <w:t>uiTot</w:t>
                  </w:r>
                </w:p>
              </w:tc>
            </w:tr>
          </w:tbl>
          <w:p w:rsidR="001E41D0" w:rsidRDefault="001E41D0" w:rsidP="005008A2">
            <w:pPr>
              <w:spacing w:line="0" w:lineRule="atLeast"/>
              <w:ind w:right="1020"/>
              <w:rPr>
                <w:rFonts w:cs="Times New Roman"/>
                <w:sz w:val="22"/>
                <w:szCs w:val="22"/>
              </w:rPr>
            </w:pPr>
            <w:r>
              <w:rPr>
                <w:rFonts w:cs="Times New Roman" w:hint="eastAsia"/>
                <w:sz w:val="22"/>
                <w:szCs w:val="22"/>
              </w:rPr>
              <w:t>&lt;uiObs&gt;</w:t>
            </w:r>
          </w:p>
          <w:p w:rsidR="001E41D0" w:rsidRDefault="001E41D0" w:rsidP="005008A2">
            <w:pPr>
              <w:spacing w:line="0" w:lineRule="atLeast"/>
              <w:ind w:right="175"/>
              <w:rPr>
                <w:rFonts w:cs="Times New Roman"/>
                <w:sz w:val="22"/>
                <w:szCs w:val="22"/>
              </w:rPr>
            </w:pPr>
            <w:r>
              <w:rPr>
                <w:rFonts w:cs="Times New Roman" w:hint="eastAsia"/>
                <w:sz w:val="22"/>
                <w:szCs w:val="22"/>
              </w:rPr>
              <w:t xml:space="preserve">The member </w:t>
            </w:r>
            <w:r>
              <w:rPr>
                <w:rFonts w:cs="Times New Roman"/>
                <w:sz w:val="22"/>
                <w:szCs w:val="22"/>
              </w:rPr>
              <w:t>“</w:t>
            </w:r>
            <w:r>
              <w:rPr>
                <w:rFonts w:cs="Times New Roman" w:hint="eastAsia"/>
                <w:sz w:val="22"/>
                <w:szCs w:val="22"/>
              </w:rPr>
              <w:t>uiObs</w:t>
            </w:r>
            <w:r>
              <w:rPr>
                <w:rFonts w:cs="Times New Roman"/>
                <w:sz w:val="22"/>
                <w:szCs w:val="22"/>
              </w:rPr>
              <w:t>”</w:t>
            </w:r>
            <w:r>
              <w:rPr>
                <w:rFonts w:cs="Times New Roman" w:hint="eastAsia"/>
                <w:sz w:val="22"/>
                <w:szCs w:val="22"/>
              </w:rPr>
              <w:t>is incremented during SEU function module in Observation state. Co</w:t>
            </w:r>
            <w:ins w:id="9931" w:author="t_竹沢 公佑" w:date="2020-07-01T13:34:00Z">
              <w:r>
                <w:rPr>
                  <w:rFonts w:cs="Times New Roman" w:hint="eastAsia"/>
                  <w:sz w:val="22"/>
                  <w:szCs w:val="22"/>
                </w:rPr>
                <w:t>u</w:t>
              </w:r>
            </w:ins>
            <w:r>
              <w:rPr>
                <w:rFonts w:cs="Times New Roman" w:hint="eastAsia"/>
                <w:sz w:val="22"/>
                <w:szCs w:val="22"/>
              </w:rPr>
              <w:t>nter unit is second. Value range is 0-1073741823.</w:t>
            </w:r>
          </w:p>
          <w:p w:rsidR="001E41D0" w:rsidRDefault="001E41D0" w:rsidP="005008A2">
            <w:pPr>
              <w:spacing w:line="0" w:lineRule="atLeast"/>
              <w:ind w:right="175"/>
              <w:rPr>
                <w:rFonts w:cs="Times New Roman"/>
                <w:sz w:val="22"/>
                <w:szCs w:val="22"/>
              </w:rPr>
            </w:pPr>
          </w:p>
          <w:p w:rsidR="001E41D0" w:rsidRDefault="001E41D0" w:rsidP="005008A2">
            <w:pPr>
              <w:spacing w:line="0" w:lineRule="atLeast"/>
              <w:ind w:right="175"/>
              <w:rPr>
                <w:rFonts w:cs="Times New Roman"/>
                <w:sz w:val="22"/>
                <w:szCs w:val="22"/>
              </w:rPr>
            </w:pPr>
            <w:r>
              <w:rPr>
                <w:rFonts w:cs="Times New Roman" w:hint="eastAsia"/>
                <w:sz w:val="22"/>
                <w:szCs w:val="22"/>
              </w:rPr>
              <w:t>&lt;uiTot&gt;</w:t>
            </w:r>
          </w:p>
          <w:p w:rsidR="001E41D0" w:rsidRDefault="001E41D0" w:rsidP="005008A2">
            <w:pPr>
              <w:spacing w:line="0" w:lineRule="atLeast"/>
              <w:ind w:right="175"/>
              <w:rPr>
                <w:rFonts w:cs="Times New Roman"/>
                <w:sz w:val="22"/>
                <w:szCs w:val="22"/>
              </w:rPr>
            </w:pPr>
            <w:r>
              <w:rPr>
                <w:rFonts w:cs="Times New Roman" w:hint="eastAsia"/>
                <w:sz w:val="22"/>
                <w:szCs w:val="22"/>
              </w:rPr>
              <w:t xml:space="preserve">The member </w:t>
            </w:r>
            <w:r>
              <w:rPr>
                <w:rFonts w:cs="Times New Roman"/>
                <w:sz w:val="22"/>
                <w:szCs w:val="22"/>
              </w:rPr>
              <w:t>“</w:t>
            </w:r>
            <w:r>
              <w:rPr>
                <w:rFonts w:cs="Times New Roman" w:hint="eastAsia"/>
                <w:sz w:val="22"/>
                <w:szCs w:val="22"/>
              </w:rPr>
              <w:t>uiTot</w:t>
            </w:r>
            <w:r>
              <w:rPr>
                <w:rFonts w:cs="Times New Roman"/>
                <w:sz w:val="22"/>
                <w:szCs w:val="22"/>
              </w:rPr>
              <w:t>”</w:t>
            </w:r>
            <w:r>
              <w:rPr>
                <w:rFonts w:cs="Times New Roman" w:hint="eastAsia"/>
                <w:sz w:val="22"/>
                <w:szCs w:val="22"/>
              </w:rPr>
              <w:t>is incremented during SEU function module in state exclude Initialization. Co</w:t>
            </w:r>
            <w:ins w:id="9932" w:author="t_竹沢 公佑" w:date="2020-07-01T13:34:00Z">
              <w:r>
                <w:rPr>
                  <w:rFonts w:cs="Times New Roman" w:hint="eastAsia"/>
                  <w:sz w:val="22"/>
                  <w:szCs w:val="22"/>
                </w:rPr>
                <w:t>u</w:t>
              </w:r>
            </w:ins>
            <w:r>
              <w:rPr>
                <w:rFonts w:cs="Times New Roman" w:hint="eastAsia"/>
                <w:sz w:val="22"/>
                <w:szCs w:val="22"/>
              </w:rPr>
              <w:t>nter unit is second. Value range is 0-1073741823.</w:t>
            </w:r>
          </w:p>
          <w:p w:rsidR="001E41D0" w:rsidRDefault="001E41D0" w:rsidP="005008A2">
            <w:pPr>
              <w:spacing w:line="0" w:lineRule="atLeast"/>
              <w:ind w:right="1020"/>
              <w:rPr>
                <w:rFonts w:cs="Times New Roman"/>
                <w:sz w:val="22"/>
                <w:szCs w:val="22"/>
              </w:rPr>
            </w:pPr>
          </w:p>
          <w:p w:rsidR="001E41D0" w:rsidRDefault="001E41D0" w:rsidP="005008A2">
            <w:pPr>
              <w:spacing w:line="0" w:lineRule="atLeast"/>
              <w:ind w:right="1020"/>
              <w:rPr>
                <w:rFonts w:cs="Times New Roman"/>
                <w:sz w:val="22"/>
                <w:szCs w:val="22"/>
              </w:rPr>
            </w:pPr>
            <w:r>
              <w:rPr>
                <w:rFonts w:cs="Times New Roman" w:hint="eastAsia"/>
                <w:sz w:val="22"/>
                <w:szCs w:val="22"/>
              </w:rPr>
              <w:t>■sample code</w:t>
            </w:r>
          </w:p>
          <w:p w:rsidR="001E41D0" w:rsidRDefault="001E41D0" w:rsidP="005008A2">
            <w:pPr>
              <w:spacing w:line="0" w:lineRule="atLeast"/>
              <w:rPr>
                <w:sz w:val="22"/>
                <w:szCs w:val="22"/>
              </w:rPr>
            </w:pPr>
            <w:r>
              <w:rPr>
                <w:rFonts w:hint="eastAsia"/>
                <w:sz w:val="22"/>
                <w:szCs w:val="22"/>
              </w:rPr>
              <w:t>ST_DRXPD_MONDAT st_mon;</w:t>
            </w:r>
          </w:p>
          <w:p w:rsidR="001E41D0" w:rsidRDefault="001E41D0" w:rsidP="005008A2">
            <w:pPr>
              <w:spacing w:line="0" w:lineRule="atLeast"/>
              <w:rPr>
                <w:sz w:val="22"/>
                <w:szCs w:val="22"/>
              </w:rPr>
            </w:pPr>
            <w:r>
              <w:rPr>
                <w:rFonts w:hint="eastAsia"/>
                <w:sz w:val="22"/>
                <w:szCs w:val="22"/>
              </w:rPr>
              <w:t>ST_SEU_ELPSD *pst_elps = (ST_SEU_ELPSD*)st_mon.RdValue;</w:t>
            </w:r>
          </w:p>
          <w:p w:rsidR="001E41D0" w:rsidRPr="005F6B96" w:rsidRDefault="001E41D0" w:rsidP="005008A2">
            <w:pPr>
              <w:spacing w:line="0" w:lineRule="atLeast"/>
              <w:rPr>
                <w:sz w:val="22"/>
                <w:szCs w:val="22"/>
              </w:rPr>
            </w:pPr>
          </w:p>
          <w:p w:rsidR="001E41D0" w:rsidRPr="00822330" w:rsidRDefault="001E41D0" w:rsidP="005008A2">
            <w:pPr>
              <w:spacing w:line="0" w:lineRule="atLeast"/>
              <w:rPr>
                <w:sz w:val="22"/>
                <w:szCs w:val="22"/>
              </w:rPr>
            </w:pPr>
            <w:r>
              <w:rPr>
                <w:rFonts w:hint="eastAsia"/>
                <w:sz w:val="22"/>
                <w:szCs w:val="22"/>
              </w:rPr>
              <w:t>st_mon.ItemID = GET_SEU_ELAPSED_ID;</w:t>
            </w:r>
          </w:p>
          <w:p w:rsidR="001E41D0" w:rsidRDefault="001E41D0" w:rsidP="005008A2">
            <w:pPr>
              <w:spacing w:line="0" w:lineRule="atLeast"/>
              <w:rPr>
                <w:sz w:val="22"/>
                <w:szCs w:val="22"/>
              </w:rPr>
            </w:pPr>
            <w:r>
              <w:rPr>
                <w:rFonts w:hint="eastAsia"/>
                <w:sz w:val="22"/>
                <w:szCs w:val="22"/>
              </w:rPr>
              <w:t>memset( st_mon.RdValue, 0x00, 8 );</w:t>
            </w:r>
          </w:p>
          <w:p w:rsidR="001E41D0" w:rsidRPr="00822330" w:rsidRDefault="001E41D0" w:rsidP="005008A2">
            <w:pPr>
              <w:spacing w:line="0" w:lineRule="atLeast"/>
              <w:rPr>
                <w:sz w:val="22"/>
                <w:szCs w:val="22"/>
              </w:rPr>
            </w:pPr>
          </w:p>
          <w:p w:rsidR="001E41D0" w:rsidRDefault="001E41D0" w:rsidP="005008A2">
            <w:pPr>
              <w:spacing w:line="0" w:lineRule="atLeast"/>
              <w:rPr>
                <w:sz w:val="22"/>
                <w:szCs w:val="22"/>
              </w:rPr>
            </w:pPr>
            <w:r>
              <w:rPr>
                <w:sz w:val="22"/>
                <w:szCs w:val="22"/>
              </w:rPr>
              <w:t xml:space="preserve">ioctl( </w:t>
            </w:r>
            <w:r w:rsidRPr="007C3E40">
              <w:rPr>
                <w:sz w:val="22"/>
                <w:szCs w:val="22"/>
              </w:rPr>
              <w:t>devfd, DRXPD_GET_MONSTS, &amp;st_mon);</w:t>
            </w:r>
          </w:p>
          <w:p w:rsidR="001E41D0" w:rsidRDefault="001E41D0" w:rsidP="005008A2">
            <w:pPr>
              <w:spacing w:line="0" w:lineRule="atLeast"/>
              <w:rPr>
                <w:sz w:val="22"/>
                <w:szCs w:val="22"/>
              </w:rPr>
            </w:pPr>
            <w:r>
              <w:rPr>
                <w:sz w:val="22"/>
                <w:szCs w:val="22"/>
              </w:rPr>
              <w:t>printf("</w:t>
            </w:r>
            <w:r>
              <w:rPr>
                <w:rFonts w:hint="eastAsia"/>
                <w:sz w:val="22"/>
                <w:szCs w:val="22"/>
              </w:rPr>
              <w:t>elapsed time(observation)</w:t>
            </w:r>
            <w:r>
              <w:rPr>
                <w:sz w:val="22"/>
                <w:szCs w:val="22"/>
              </w:rPr>
              <w:t>=%</w:t>
            </w:r>
            <w:r>
              <w:rPr>
                <w:rFonts w:hint="eastAsia"/>
                <w:sz w:val="22"/>
                <w:szCs w:val="22"/>
              </w:rPr>
              <w:t>u\n</w:t>
            </w:r>
            <w:r>
              <w:rPr>
                <w:sz w:val="22"/>
                <w:szCs w:val="22"/>
              </w:rPr>
              <w:t>”,</w:t>
            </w:r>
            <w:r>
              <w:rPr>
                <w:rFonts w:hint="eastAsia"/>
                <w:sz w:val="22"/>
                <w:szCs w:val="22"/>
              </w:rPr>
              <w:t xml:space="preserve"> pst_elps-&gt;uiObs );</w:t>
            </w:r>
          </w:p>
          <w:p w:rsidR="001E41D0" w:rsidRDefault="001E41D0" w:rsidP="00D1605C">
            <w:pPr>
              <w:spacing w:line="0" w:lineRule="atLeast"/>
              <w:rPr>
                <w:ins w:id="9933" w:author="t_竹沢 公佑" w:date="2019-10-07T06:36:00Z"/>
                <w:sz w:val="22"/>
                <w:szCs w:val="22"/>
              </w:rPr>
            </w:pPr>
            <w:r>
              <w:rPr>
                <w:sz w:val="22"/>
                <w:szCs w:val="22"/>
              </w:rPr>
              <w:t>printf("</w:t>
            </w:r>
            <w:r>
              <w:rPr>
                <w:rFonts w:hint="eastAsia"/>
                <w:sz w:val="22"/>
                <w:szCs w:val="22"/>
              </w:rPr>
              <w:t>elapsed time</w:t>
            </w:r>
            <w:r>
              <w:rPr>
                <w:sz w:val="22"/>
                <w:szCs w:val="22"/>
              </w:rPr>
              <w:t>=%</w:t>
            </w:r>
            <w:r>
              <w:rPr>
                <w:rFonts w:hint="eastAsia"/>
                <w:sz w:val="22"/>
                <w:szCs w:val="22"/>
              </w:rPr>
              <w:t>u\n</w:t>
            </w:r>
            <w:r>
              <w:rPr>
                <w:sz w:val="22"/>
                <w:szCs w:val="22"/>
              </w:rPr>
              <w:t>”,</w:t>
            </w:r>
            <w:r>
              <w:rPr>
                <w:rFonts w:hint="eastAsia"/>
                <w:sz w:val="22"/>
                <w:szCs w:val="22"/>
              </w:rPr>
              <w:t xml:space="preserve"> pst_elps-&gt;uiTot );</w:t>
            </w:r>
            <w:r>
              <w:rPr>
                <w:sz w:val="22"/>
                <w:szCs w:val="22"/>
              </w:rPr>
              <w:t xml:space="preserve"> </w:t>
            </w:r>
          </w:p>
          <w:p w:rsidR="001E41D0" w:rsidRPr="00D1605C" w:rsidRDefault="001E41D0" w:rsidP="00D1605C">
            <w:pPr>
              <w:spacing w:line="0" w:lineRule="atLeast"/>
              <w:rPr>
                <w:sz w:val="22"/>
                <w:szCs w:val="22"/>
              </w:rPr>
            </w:pPr>
          </w:p>
        </w:tc>
      </w:tr>
      <w:tr w:rsidR="001E41D0" w:rsidTr="0027122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9934" w:author="t_竹沢 公佑" w:date="2020-08-13T11:0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677"/>
          <w:trPrChange w:id="9935" w:author="t_竹沢 公佑" w:date="2020-08-13T11:09:00Z">
            <w:trPr>
              <w:trHeight w:val="3727"/>
            </w:trPr>
          </w:trPrChange>
        </w:trPr>
        <w:tc>
          <w:tcPr>
            <w:tcW w:w="1172" w:type="dxa"/>
            <w:vMerge/>
            <w:tcPrChange w:id="9936" w:author="t_竹沢 公佑" w:date="2020-08-13T11:09:00Z">
              <w:tcPr>
                <w:tcW w:w="1172" w:type="dxa"/>
                <w:vMerge/>
              </w:tcPr>
            </w:tcPrChange>
          </w:tcPr>
          <w:p w:rsidR="001E41D0" w:rsidRPr="005930E2" w:rsidRDefault="001E41D0" w:rsidP="00067B9E">
            <w:pPr>
              <w:pStyle w:val="afa"/>
              <w:rPr>
                <w:sz w:val="22"/>
                <w:szCs w:val="22"/>
              </w:rPr>
            </w:pPr>
          </w:p>
        </w:tc>
        <w:tc>
          <w:tcPr>
            <w:tcW w:w="1204" w:type="dxa"/>
            <w:tcPrChange w:id="9937" w:author="t_竹沢 公佑" w:date="2020-08-13T11:09:00Z">
              <w:tcPr>
                <w:tcW w:w="1204" w:type="dxa"/>
              </w:tcPr>
            </w:tcPrChange>
          </w:tcPr>
          <w:p w:rsidR="001E41D0" w:rsidRPr="000B41A5" w:rsidRDefault="00202C26" w:rsidP="00067B9E">
            <w:pPr>
              <w:pStyle w:val="afa"/>
              <w:rPr>
                <w:sz w:val="22"/>
                <w:szCs w:val="22"/>
              </w:rPr>
            </w:pPr>
            <w:ins w:id="9938" w:author="t_竹沢 公佑" w:date="2020-08-20T10:18:00Z">
              <w:r>
                <w:rPr>
                  <w:rFonts w:hint="eastAsia"/>
                  <w:sz w:val="22"/>
                  <w:szCs w:val="22"/>
                </w:rPr>
                <w:t>Category</w:t>
              </w:r>
            </w:ins>
          </w:p>
        </w:tc>
        <w:tc>
          <w:tcPr>
            <w:tcW w:w="7513" w:type="dxa"/>
            <w:gridSpan w:val="3"/>
            <w:tcPrChange w:id="9939" w:author="t_竹沢 公佑" w:date="2020-08-13T11:09:00Z">
              <w:tcPr>
                <w:tcW w:w="7513" w:type="dxa"/>
                <w:gridSpan w:val="3"/>
              </w:tcPr>
            </w:tcPrChange>
          </w:tcPr>
          <w:p w:rsidR="00271222" w:rsidRDefault="00271222" w:rsidP="00271222">
            <w:pPr>
              <w:spacing w:line="0" w:lineRule="atLeast"/>
              <w:ind w:right="1020"/>
              <w:rPr>
                <w:ins w:id="9940" w:author="t_竹沢 公佑" w:date="2020-08-13T11:09:00Z"/>
                <w:rFonts w:cs="Times New Roman"/>
                <w:sz w:val="22"/>
                <w:szCs w:val="22"/>
              </w:rPr>
            </w:pPr>
            <w:ins w:id="9941" w:author="t_竹沢 公佑" w:date="2020-08-13T11:09:00Z">
              <w:r>
                <w:rPr>
                  <w:rFonts w:cs="Times New Roman" w:hint="eastAsia"/>
                  <w:sz w:val="22"/>
                  <w:szCs w:val="22"/>
                </w:rPr>
                <w:t>■Info</w:t>
              </w:r>
            </w:ins>
          </w:p>
          <w:p w:rsidR="001E41D0" w:rsidRDefault="00271222" w:rsidP="00271222">
            <w:pPr>
              <w:spacing w:line="0" w:lineRule="atLeast"/>
              <w:rPr>
                <w:rFonts w:cs="Times New Roman"/>
                <w:sz w:val="22"/>
                <w:szCs w:val="22"/>
              </w:rPr>
            </w:pPr>
            <w:ins w:id="9942" w:author="t_竹沢 公佑" w:date="2020-08-13T11:09:00Z">
              <w:r>
                <w:rPr>
                  <w:rFonts w:cs="Times New Roman" w:hint="eastAsia"/>
                  <w:sz w:val="22"/>
                  <w:szCs w:val="22"/>
                </w:rPr>
                <w:t xml:space="preserve">　This function just returns hardware/device driver information.</w:t>
              </w:r>
            </w:ins>
          </w:p>
        </w:tc>
      </w:tr>
      <w:tr w:rsidR="003C0028" w:rsidTr="00B1490B">
        <w:tc>
          <w:tcPr>
            <w:tcW w:w="2376" w:type="dxa"/>
            <w:gridSpan w:val="2"/>
          </w:tcPr>
          <w:p w:rsidR="003C0028" w:rsidRDefault="003C0028" w:rsidP="00B1490B">
            <w:pPr>
              <w:spacing w:line="0" w:lineRule="atLeast"/>
              <w:ind w:right="1020"/>
              <w:rPr>
                <w:rFonts w:cs="Times New Roman"/>
                <w:sz w:val="22"/>
                <w:szCs w:val="22"/>
              </w:rPr>
            </w:pPr>
            <w:r>
              <w:rPr>
                <w:rFonts w:cs="Times New Roman" w:hint="eastAsia"/>
                <w:sz w:val="22"/>
                <w:szCs w:val="22"/>
              </w:rPr>
              <w:t>Remarks</w:t>
            </w:r>
          </w:p>
        </w:tc>
        <w:tc>
          <w:tcPr>
            <w:tcW w:w="7513" w:type="dxa"/>
            <w:gridSpan w:val="3"/>
          </w:tcPr>
          <w:p w:rsidR="003C0028" w:rsidRDefault="003C0028" w:rsidP="005F6B96">
            <w:pPr>
              <w:spacing w:line="0" w:lineRule="atLeast"/>
              <w:ind w:right="1020"/>
              <w:rPr>
                <w:rFonts w:cs="Times New Roman"/>
                <w:sz w:val="22"/>
                <w:szCs w:val="22"/>
              </w:rPr>
            </w:pPr>
            <w:r>
              <w:rPr>
                <w:rFonts w:cs="Times New Roman" w:hint="eastAsia"/>
                <w:sz w:val="22"/>
                <w:szCs w:val="22"/>
              </w:rPr>
              <w:t xml:space="preserve">This monitoring </w:t>
            </w:r>
            <w:ins w:id="9943" w:author="t_竹沢 公佑" w:date="2019-10-07T03:30:00Z">
              <w:r w:rsidR="00323A89">
                <w:rPr>
                  <w:rFonts w:cs="Times New Roman" w:hint="eastAsia"/>
                  <w:sz w:val="22"/>
                  <w:szCs w:val="22"/>
                </w:rPr>
                <w:t xml:space="preserve">command </w:t>
              </w:r>
            </w:ins>
            <w:del w:id="9944" w:author="t_竹沢 公佑" w:date="2019-10-07T03:30:00Z">
              <w:r w:rsidDel="00323A89">
                <w:rPr>
                  <w:rFonts w:cs="Times New Roman" w:hint="eastAsia"/>
                  <w:sz w:val="22"/>
                  <w:szCs w:val="22"/>
                </w:rPr>
                <w:delText xml:space="preserve">function </w:delText>
              </w:r>
            </w:del>
            <w:r>
              <w:rPr>
                <w:rFonts w:cs="Times New Roman" w:hint="eastAsia"/>
                <w:sz w:val="22"/>
                <w:szCs w:val="22"/>
              </w:rPr>
              <w:t>is available with driver version 1.0.</w:t>
            </w:r>
            <w:r w:rsidR="00726FA4">
              <w:rPr>
                <w:rFonts w:cs="Times New Roman" w:hint="eastAsia"/>
                <w:sz w:val="22"/>
                <w:szCs w:val="22"/>
              </w:rPr>
              <w:t>4</w:t>
            </w:r>
            <w:r>
              <w:rPr>
                <w:rFonts w:cs="Times New Roman" w:hint="eastAsia"/>
                <w:sz w:val="22"/>
                <w:szCs w:val="22"/>
              </w:rPr>
              <w:t xml:space="preserve"> or later. </w:t>
            </w:r>
          </w:p>
          <w:p w:rsidR="00091EF5" w:rsidRDefault="00091EF5" w:rsidP="00403C3D">
            <w:pPr>
              <w:widowControl w:val="0"/>
              <w:autoSpaceDE w:val="0"/>
              <w:autoSpaceDN w:val="0"/>
              <w:adjustRightInd w:val="0"/>
              <w:spacing w:line="0" w:lineRule="atLeast"/>
              <w:rPr>
                <w:ins w:id="9945" w:author="t_竹沢 公佑" w:date="2019-09-18T15:58:00Z"/>
                <w:sz w:val="22"/>
                <w:szCs w:val="22"/>
              </w:rPr>
            </w:pPr>
          </w:p>
          <w:p w:rsidR="00091EF5" w:rsidRDefault="00091EF5" w:rsidP="00403C3D">
            <w:pPr>
              <w:widowControl w:val="0"/>
              <w:autoSpaceDE w:val="0"/>
              <w:autoSpaceDN w:val="0"/>
              <w:adjustRightInd w:val="0"/>
              <w:spacing w:line="0" w:lineRule="atLeast"/>
              <w:rPr>
                <w:ins w:id="9946" w:author="t_竹沢 公佑" w:date="2019-09-18T15:58:00Z"/>
                <w:sz w:val="22"/>
                <w:szCs w:val="22"/>
              </w:rPr>
            </w:pPr>
            <w:ins w:id="9947" w:author="t_竹沢 公佑" w:date="2019-09-18T15:58:00Z">
              <w:r>
                <w:rPr>
                  <w:rFonts w:cs="Times New Roman" w:hint="eastAsia"/>
                  <w:sz w:val="22"/>
                  <w:szCs w:val="22"/>
                </w:rPr>
                <w:t xml:space="preserve">(*1) </w:t>
              </w:r>
              <w:r>
                <w:rPr>
                  <w:rFonts w:hint="eastAsia"/>
                  <w:bCs/>
                  <w:sz w:val="22"/>
                  <w:szCs w:val="22"/>
                </w:rPr>
                <w:t xml:space="preserve">This </w:t>
              </w:r>
            </w:ins>
            <w:ins w:id="9948" w:author="t_竹沢 公佑" w:date="2019-10-05T16:26:00Z">
              <w:r w:rsidR="005930E2">
                <w:rPr>
                  <w:rFonts w:hint="eastAsia"/>
                  <w:bCs/>
                  <w:sz w:val="22"/>
                  <w:szCs w:val="22"/>
                </w:rPr>
                <w:t xml:space="preserve">command </w:t>
              </w:r>
            </w:ins>
            <w:ins w:id="9949" w:author="t_竹沢 公佑" w:date="2019-09-18T15:58:00Z">
              <w:r>
                <w:rPr>
                  <w:rFonts w:hint="eastAsia"/>
                  <w:bCs/>
                  <w:sz w:val="22"/>
                  <w:szCs w:val="22"/>
                </w:rPr>
                <w:t>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9950" w:author="t_竹沢 公佑" w:date="2019-09-18T15:58:00Z">
              <w:r w:rsidRPr="0056709F">
                <w:rPr>
                  <w:b/>
                  <w:bCs/>
                  <w:sz w:val="22"/>
                  <w:szCs w:val="22"/>
                </w:rPr>
                <w:fldChar w:fldCharType="separate"/>
              </w:r>
            </w:ins>
            <w:ins w:id="9951" w:author="t_竹沢 公佑" w:date="2021-02-02T17:29:00Z">
              <w:r w:rsidR="000B4FA1">
                <w:rPr>
                  <w:b/>
                  <w:bCs/>
                  <w:sz w:val="22"/>
                  <w:szCs w:val="22"/>
                </w:rPr>
                <w:t>5.5</w:t>
              </w:r>
            </w:ins>
            <w:ins w:id="9952" w:author="t_竹沢 公佑" w:date="2019-09-18T15:58: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9953" w:author="t_竹沢 公佑" w:date="2019-09-18T15:58:00Z">
              <w:r w:rsidRPr="0056709F">
                <w:rPr>
                  <w:b/>
                  <w:bCs/>
                  <w:sz w:val="22"/>
                  <w:szCs w:val="22"/>
                </w:rPr>
                <w:fldChar w:fldCharType="separate"/>
              </w:r>
            </w:ins>
            <w:ins w:id="9954" w:author="t_竹沢 公佑" w:date="2021-02-02T17:29:00Z">
              <w:r w:rsidR="000B4FA1" w:rsidRPr="000B4FA1">
                <w:rPr>
                  <w:b/>
                  <w:u w:val="single"/>
                  <w:rPrChange w:id="9955" w:author="t_竹沢 公佑" w:date="2021-02-02T17:29:00Z">
                    <w:rPr>
                      <w:u w:val="single"/>
                    </w:rPr>
                  </w:rPrChange>
                </w:rPr>
                <w:t>ioctl</w:t>
              </w:r>
            </w:ins>
            <w:ins w:id="9956" w:author="t_竹沢 公佑" w:date="2019-09-18T15:58:00Z">
              <w:r w:rsidRPr="0056709F">
                <w:rPr>
                  <w:b/>
                  <w:bCs/>
                  <w:sz w:val="22"/>
                  <w:szCs w:val="22"/>
                </w:rPr>
                <w:fldChar w:fldCharType="end"/>
              </w:r>
              <w:r w:rsidRPr="0056709F">
                <w:rPr>
                  <w:b/>
                  <w:bCs/>
                  <w:sz w:val="22"/>
                  <w:szCs w:val="22"/>
                </w:rPr>
                <w:t>”</w:t>
              </w:r>
              <w:r>
                <w:rPr>
                  <w:rFonts w:hint="eastAsia"/>
                  <w:b/>
                  <w:bCs/>
                  <w:sz w:val="22"/>
                  <w:szCs w:val="22"/>
                </w:rPr>
                <w:t>.</w:t>
              </w:r>
            </w:ins>
          </w:p>
          <w:p w:rsidR="00091EF5" w:rsidRDefault="00091EF5" w:rsidP="00403C3D">
            <w:pPr>
              <w:widowControl w:val="0"/>
              <w:autoSpaceDE w:val="0"/>
              <w:autoSpaceDN w:val="0"/>
              <w:adjustRightInd w:val="0"/>
              <w:spacing w:line="0" w:lineRule="atLeast"/>
              <w:rPr>
                <w:ins w:id="9957" w:author="t_竹沢 公佑" w:date="2019-10-05T16:27:00Z"/>
                <w:sz w:val="22"/>
                <w:szCs w:val="22"/>
              </w:rPr>
            </w:pPr>
          </w:p>
          <w:p w:rsidR="00403C3D" w:rsidRDefault="00403C3D" w:rsidP="00403C3D">
            <w:pPr>
              <w:widowControl w:val="0"/>
              <w:autoSpaceDE w:val="0"/>
              <w:autoSpaceDN w:val="0"/>
              <w:adjustRightInd w:val="0"/>
              <w:spacing w:line="0" w:lineRule="atLeast"/>
              <w:rPr>
                <w:sz w:val="22"/>
                <w:szCs w:val="22"/>
              </w:rPr>
            </w:pPr>
            <w:r>
              <w:rPr>
                <w:rFonts w:hint="eastAsia"/>
                <w:sz w:val="22"/>
                <w:szCs w:val="22"/>
              </w:rPr>
              <w:t>■Remarks for the production DRXP boards</w:t>
            </w:r>
          </w:p>
          <w:p w:rsidR="0070113E" w:rsidRPr="00F411DC" w:rsidRDefault="00403C3D">
            <w:pPr>
              <w:spacing w:line="0" w:lineRule="atLeast"/>
              <w:ind w:right="1020"/>
              <w:rPr>
                <w:sz w:val="22"/>
                <w:szCs w:val="22"/>
              </w:rPr>
            </w:pPr>
            <w:r>
              <w:rPr>
                <w:rFonts w:hint="eastAsia"/>
                <w:sz w:val="22"/>
                <w:szCs w:val="22"/>
              </w:rPr>
              <w:t xml:space="preserve">The SEU function is common </w:t>
            </w:r>
            <w:del w:id="9958" w:author="t_竹沢 公佑" w:date="2019-10-05T16:27:00Z">
              <w:r w:rsidDel="005930E2">
                <w:rPr>
                  <w:rFonts w:hint="eastAsia"/>
                  <w:sz w:val="22"/>
                  <w:szCs w:val="22"/>
                </w:rPr>
                <w:delText xml:space="preserve">function </w:delText>
              </w:r>
            </w:del>
            <w:r>
              <w:rPr>
                <w:rFonts w:hint="eastAsia"/>
                <w:sz w:val="22"/>
                <w:szCs w:val="22"/>
              </w:rPr>
              <w:t xml:space="preserve">between both </w:t>
            </w:r>
            <w:r>
              <w:rPr>
                <w:sz w:val="22"/>
                <w:szCs w:val="22"/>
              </w:rPr>
              <w:t>production</w:t>
            </w:r>
            <w:r>
              <w:rPr>
                <w:rFonts w:hint="eastAsia"/>
                <w:sz w:val="22"/>
                <w:szCs w:val="22"/>
              </w:rPr>
              <w:t xml:space="preserve"> DRXP board IFs. It means both IFs control/monitor </w:t>
            </w:r>
            <w:ins w:id="9959" w:author="t_竹沢 公佑" w:date="2019-10-05T16:27:00Z">
              <w:r w:rsidR="005930E2">
                <w:rPr>
                  <w:rFonts w:hint="eastAsia"/>
                  <w:sz w:val="22"/>
                  <w:szCs w:val="22"/>
                </w:rPr>
                <w:t xml:space="preserve">share </w:t>
              </w:r>
            </w:ins>
            <w:r>
              <w:rPr>
                <w:rFonts w:hint="eastAsia"/>
                <w:sz w:val="22"/>
                <w:szCs w:val="22"/>
              </w:rPr>
              <w:t>the</w:t>
            </w:r>
            <w:del w:id="9960" w:author="t_竹沢 公佑" w:date="2019-10-05T16:27:00Z">
              <w:r w:rsidDel="005930E2">
                <w:rPr>
                  <w:rFonts w:hint="eastAsia"/>
                  <w:sz w:val="22"/>
                  <w:szCs w:val="22"/>
                </w:rPr>
                <w:delText xml:space="preserve"> same</w:delText>
              </w:r>
            </w:del>
            <w:r>
              <w:rPr>
                <w:rFonts w:hint="eastAsia"/>
                <w:sz w:val="22"/>
                <w:szCs w:val="22"/>
              </w:rPr>
              <w:t xml:space="preserve"> registers. If one IF changes the register value, it affects </w:t>
            </w:r>
            <w:r>
              <w:rPr>
                <w:sz w:val="22"/>
                <w:szCs w:val="22"/>
              </w:rPr>
              <w:t>another IF</w:t>
            </w:r>
            <w:del w:id="9961" w:author="t_竹沢 公佑" w:date="2019-10-05T16:27:00Z">
              <w:r w:rsidDel="005930E2">
                <w:rPr>
                  <w:sz w:val="22"/>
                  <w:szCs w:val="22"/>
                </w:rPr>
                <w:delText xml:space="preserve"> refers</w:delText>
              </w:r>
            </w:del>
            <w:r>
              <w:rPr>
                <w:sz w:val="22"/>
                <w:szCs w:val="22"/>
              </w:rPr>
              <w:t>.</w:t>
            </w:r>
          </w:p>
        </w:tc>
      </w:tr>
      <w:tr w:rsidR="00226376" w:rsidRPr="00226376" w:rsidTr="00CE143E">
        <w:tc>
          <w:tcPr>
            <w:tcW w:w="2376" w:type="dxa"/>
            <w:gridSpan w:val="2"/>
            <w:tcBorders>
              <w:top w:val="single" w:sz="4" w:space="0" w:color="auto"/>
              <w:left w:val="single" w:sz="4" w:space="0" w:color="auto"/>
              <w:bottom w:val="single" w:sz="4" w:space="0" w:color="auto"/>
              <w:right w:val="single" w:sz="4" w:space="0" w:color="auto"/>
            </w:tcBorders>
          </w:tcPr>
          <w:p w:rsidR="00226376" w:rsidRDefault="00C421AF" w:rsidP="008D42B9">
            <w:pPr>
              <w:spacing w:line="0" w:lineRule="atLeast"/>
              <w:ind w:right="1020"/>
              <w:rPr>
                <w:rFonts w:cs="Times New Roman"/>
                <w:sz w:val="22"/>
                <w:szCs w:val="22"/>
              </w:rPr>
            </w:pPr>
            <w:r>
              <w:rPr>
                <w:rFonts w:cs="Times New Roman" w:hint="eastAsia"/>
                <w:sz w:val="22"/>
                <w:szCs w:val="22"/>
              </w:rPr>
              <w:lastRenderedPageBreak/>
              <w:t>E</w:t>
            </w:r>
            <w:r w:rsidR="00226376">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226376" w:rsidRPr="00226376" w:rsidRDefault="00226376" w:rsidP="008D42B9">
            <w:pPr>
              <w:spacing w:line="0" w:lineRule="atLeast"/>
              <w:ind w:right="1020"/>
              <w:rPr>
                <w:rFonts w:cs="Times New Roman"/>
                <w:sz w:val="22"/>
                <w:szCs w:val="22"/>
              </w:rPr>
            </w:pPr>
            <w:r w:rsidRPr="00226376">
              <w:rPr>
                <w:rFonts w:cs="Times New Roman" w:hint="eastAsia"/>
                <w:sz w:val="22"/>
                <w:szCs w:val="22"/>
              </w:rPr>
              <w:t>EIO</w:t>
            </w:r>
          </w:p>
          <w:p w:rsidR="00226376" w:rsidRDefault="00226376" w:rsidP="00226376">
            <w:pPr>
              <w:spacing w:line="0" w:lineRule="atLeast"/>
              <w:ind w:right="1020" w:firstLineChars="50" w:firstLine="110"/>
              <w:rPr>
                <w:ins w:id="9962" w:author="t_竹沢 公佑" w:date="2019-09-18T15:45:00Z"/>
                <w:rFonts w:cs="Times New Roman"/>
                <w:sz w:val="22"/>
                <w:szCs w:val="22"/>
              </w:rPr>
            </w:pPr>
            <w:r w:rsidRPr="00226376">
              <w:rPr>
                <w:rFonts w:cs="Times New Roman" w:hint="eastAsia"/>
                <w:sz w:val="22"/>
                <w:szCs w:val="22"/>
              </w:rPr>
              <w:t xml:space="preserve">When </w:t>
            </w:r>
            <w:ins w:id="9963" w:author="t_竹沢 公佑" w:date="2019-10-05T16:27:00Z">
              <w:r w:rsidR="005930E2">
                <w:rPr>
                  <w:rFonts w:cs="Times New Roman" w:hint="eastAsia"/>
                  <w:sz w:val="22"/>
                  <w:szCs w:val="22"/>
                </w:rPr>
                <w:t xml:space="preserve">this command </w:t>
              </w:r>
            </w:ins>
            <w:r w:rsidRPr="00226376">
              <w:rPr>
                <w:rFonts w:cs="Times New Roman" w:hint="eastAsia"/>
                <w:sz w:val="22"/>
                <w:szCs w:val="22"/>
              </w:rPr>
              <w:t>fail</w:t>
            </w:r>
            <w:ins w:id="9964" w:author="t_竹沢 公佑" w:date="2019-10-05T16:27:00Z">
              <w:r w:rsidR="005930E2">
                <w:rPr>
                  <w:rFonts w:cs="Times New Roman" w:hint="eastAsia"/>
                  <w:sz w:val="22"/>
                  <w:szCs w:val="22"/>
                </w:rPr>
                <w:t>s</w:t>
              </w:r>
            </w:ins>
            <w:r w:rsidRPr="00226376">
              <w:rPr>
                <w:rFonts w:cs="Times New Roman" w:hint="eastAsia"/>
                <w:sz w:val="22"/>
                <w:szCs w:val="22"/>
              </w:rPr>
              <w:t xml:space="preserve"> to read or write internal register.</w:t>
            </w:r>
          </w:p>
          <w:p w:rsidR="0070113E" w:rsidRDefault="0070113E" w:rsidP="0070113E">
            <w:pPr>
              <w:spacing w:line="0" w:lineRule="atLeast"/>
              <w:ind w:right="1020" w:firstLineChars="50" w:firstLine="110"/>
              <w:rPr>
                <w:ins w:id="9965" w:author="t_竹沢 公佑" w:date="2019-09-18T15:45:00Z"/>
                <w:bCs/>
                <w:sz w:val="22"/>
                <w:szCs w:val="22"/>
              </w:rPr>
            </w:pPr>
            <w:ins w:id="9966" w:author="t_竹沢 公佑" w:date="2019-09-18T15:45:00Z">
              <w:r w:rsidRPr="00A033B7">
                <w:rPr>
                  <w:bCs/>
                  <w:sz w:val="22"/>
                  <w:szCs w:val="22"/>
                </w:rPr>
                <w:t>This errno means device driver can't control the device.</w:t>
              </w:r>
            </w:ins>
          </w:p>
          <w:p w:rsidR="0070113E" w:rsidRDefault="00AA1052" w:rsidP="0070113E">
            <w:pPr>
              <w:spacing w:line="0" w:lineRule="atLeast"/>
              <w:ind w:right="1020" w:firstLineChars="50" w:firstLine="110"/>
              <w:rPr>
                <w:ins w:id="9967" w:author="t_竹沢 公佑" w:date="2019-09-18T15:45:00Z"/>
                <w:bCs/>
                <w:sz w:val="22"/>
                <w:szCs w:val="22"/>
              </w:rPr>
            </w:pPr>
            <w:ins w:id="9968" w:author="t_竹沢 公佑" w:date="2019-09-18T15:45:00Z">
              <w:r>
                <w:rPr>
                  <w:bCs/>
                  <w:sz w:val="22"/>
                  <w:szCs w:val="22"/>
                </w:rPr>
                <w:t>If this error occur</w:t>
              </w:r>
              <w:r w:rsidR="0070113E" w:rsidRPr="00A033B7">
                <w:rPr>
                  <w:bCs/>
                  <w:sz w:val="22"/>
                  <w:szCs w:val="22"/>
                </w:rPr>
                <w:t>s often, it may be hardware error is happen</w:t>
              </w:r>
            </w:ins>
            <w:ins w:id="9969" w:author="t_竹沢 公佑" w:date="2019-10-05T17:01:00Z">
              <w:r>
                <w:rPr>
                  <w:rFonts w:hint="eastAsia"/>
                  <w:bCs/>
                  <w:sz w:val="22"/>
                  <w:szCs w:val="22"/>
                </w:rPr>
                <w:t>e</w:t>
              </w:r>
            </w:ins>
            <w:ins w:id="9970" w:author="t_竹沢 公佑" w:date="2019-09-18T15:45:00Z">
              <w:r w:rsidR="0070113E" w:rsidRPr="00A033B7">
                <w:rPr>
                  <w:bCs/>
                  <w:sz w:val="22"/>
                  <w:szCs w:val="22"/>
                </w:rPr>
                <w:t>d.</w:t>
              </w:r>
            </w:ins>
          </w:p>
          <w:p w:rsidR="0070113E" w:rsidRPr="00F411DC" w:rsidRDefault="0070113E" w:rsidP="00F411DC">
            <w:pPr>
              <w:spacing w:line="0" w:lineRule="atLeast"/>
              <w:ind w:right="1020" w:firstLineChars="50" w:firstLine="110"/>
              <w:rPr>
                <w:rFonts w:cs="Times New Roman"/>
                <w:sz w:val="22"/>
                <w:szCs w:val="22"/>
              </w:rPr>
            </w:pPr>
            <w:ins w:id="9971" w:author="t_竹沢 公佑" w:date="2019-09-18T15:45:00Z">
              <w:r w:rsidRPr="00A033B7">
                <w:rPr>
                  <w:bCs/>
                  <w:sz w:val="22"/>
                  <w:szCs w:val="22"/>
                </w:rPr>
                <w:t>Please execute cold-reboot and try again.</w:t>
              </w:r>
            </w:ins>
          </w:p>
        </w:tc>
      </w:tr>
    </w:tbl>
    <w:p w:rsidR="001D7132" w:rsidRDefault="001D7132">
      <w:pPr>
        <w:rPr>
          <w:ins w:id="9972" w:author="t_竹沢 公佑" w:date="2019-10-07T06:37:00Z"/>
        </w:rPr>
        <w:pPrChange w:id="9973" w:author="t_竹沢 公佑" w:date="2019-09-18T15:46:00Z">
          <w:pPr>
            <w:pStyle w:val="3"/>
          </w:pPr>
        </w:pPrChange>
      </w:pPr>
    </w:p>
    <w:p w:rsidR="00BA0189" w:rsidRPr="00F411DC" w:rsidRDefault="00BA0189">
      <w:pPr>
        <w:rPr>
          <w:ins w:id="9974" w:author="t_竹沢 公佑" w:date="2019-09-18T15:45:00Z"/>
        </w:rPr>
        <w:pPrChange w:id="9975" w:author="t_竹沢 公佑" w:date="2019-09-18T15:46:00Z">
          <w:pPr>
            <w:pStyle w:val="3"/>
          </w:pPr>
        </w:pPrChange>
      </w:pPr>
      <w:ins w:id="9976" w:author="t_竹沢 公佑" w:date="2019-10-07T06:37:00Z">
        <w:r>
          <w:br w:type="page"/>
        </w:r>
      </w:ins>
    </w:p>
    <w:p w:rsidR="00BA0973" w:rsidRDefault="00BA0973" w:rsidP="00BA0973">
      <w:pPr>
        <w:pStyle w:val="3"/>
        <w:rPr>
          <w:ins w:id="9977" w:author="s_佐野 光" w:date="2019-08-21T11:23:00Z"/>
        </w:rPr>
      </w:pPr>
      <w:bookmarkStart w:id="9978" w:name="_Toc63179453"/>
      <w:ins w:id="9979" w:author="s_佐野 光" w:date="2019-08-21T11:23:00Z">
        <w:r>
          <w:t>GET_</w:t>
        </w:r>
        <w:r>
          <w:rPr>
            <w:rFonts w:hint="eastAsia"/>
          </w:rPr>
          <w:t>SEU_</w:t>
        </w:r>
      </w:ins>
      <w:ins w:id="9980" w:author="s_佐野 光" w:date="2019-08-21T11:24:00Z">
        <w:r w:rsidR="00FF7F6A">
          <w:rPr>
            <w:rFonts w:hint="eastAsia"/>
          </w:rPr>
          <w:t>DIAERRCNT</w:t>
        </w:r>
      </w:ins>
      <w:bookmarkEnd w:id="99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9981" w:author="s_佐野 光" w:date="2019-08-21T11: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1172"/>
        <w:gridCol w:w="1204"/>
        <w:gridCol w:w="3686"/>
        <w:gridCol w:w="1984"/>
        <w:gridCol w:w="1843"/>
        <w:tblGridChange w:id="9982">
          <w:tblGrid>
            <w:gridCol w:w="1172"/>
            <w:gridCol w:w="1204"/>
            <w:gridCol w:w="3544"/>
            <w:gridCol w:w="2126"/>
            <w:gridCol w:w="1843"/>
          </w:tblGrid>
        </w:tblGridChange>
      </w:tblGrid>
      <w:tr w:rsidR="00BA0973" w:rsidTr="00BA0973">
        <w:trPr>
          <w:ins w:id="9983" w:author="s_佐野 光" w:date="2019-08-21T11:23:00Z"/>
        </w:trPr>
        <w:tc>
          <w:tcPr>
            <w:tcW w:w="2376" w:type="dxa"/>
            <w:gridSpan w:val="2"/>
            <w:tcPrChange w:id="9984" w:author="s_佐野 光" w:date="2019-08-21T11:23:00Z">
              <w:tcPr>
                <w:tcW w:w="2376" w:type="dxa"/>
                <w:gridSpan w:val="2"/>
              </w:tcPr>
            </w:tcPrChange>
          </w:tcPr>
          <w:p w:rsidR="00BA0973" w:rsidRDefault="00BA0973" w:rsidP="007503ED">
            <w:pPr>
              <w:spacing w:line="0" w:lineRule="atLeast"/>
              <w:ind w:right="1020"/>
              <w:rPr>
                <w:ins w:id="9985" w:author="s_佐野 光" w:date="2019-08-21T11:23:00Z"/>
                <w:sz w:val="22"/>
                <w:szCs w:val="22"/>
              </w:rPr>
            </w:pPr>
            <w:ins w:id="9986" w:author="s_佐野 光" w:date="2019-08-21T11:23:00Z">
              <w:r>
                <w:rPr>
                  <w:rFonts w:hint="eastAsia"/>
                  <w:sz w:val="22"/>
                  <w:szCs w:val="22"/>
                </w:rPr>
                <w:t>ItemID</w:t>
              </w:r>
            </w:ins>
          </w:p>
        </w:tc>
        <w:tc>
          <w:tcPr>
            <w:tcW w:w="3686" w:type="dxa"/>
            <w:tcPrChange w:id="9987" w:author="s_佐野 光" w:date="2019-08-21T11:23:00Z">
              <w:tcPr>
                <w:tcW w:w="3544" w:type="dxa"/>
              </w:tcPr>
            </w:tcPrChange>
          </w:tcPr>
          <w:p w:rsidR="00BA0973" w:rsidRDefault="00BA0973" w:rsidP="007503ED">
            <w:pPr>
              <w:spacing w:line="0" w:lineRule="atLeast"/>
              <w:ind w:right="1020"/>
              <w:rPr>
                <w:ins w:id="9988" w:author="s_佐野 光" w:date="2019-08-21T11:23:00Z"/>
                <w:sz w:val="22"/>
                <w:szCs w:val="22"/>
              </w:rPr>
            </w:pPr>
            <w:ins w:id="9989" w:author="s_佐野 光" w:date="2019-08-21T11:23:00Z">
              <w:r w:rsidRPr="00E82429">
                <w:rPr>
                  <w:rFonts w:hint="eastAsia"/>
                  <w:sz w:val="22"/>
                  <w:szCs w:val="22"/>
                </w:rPr>
                <w:t>GET_SEU_DIAERRCNT_ID</w:t>
              </w:r>
            </w:ins>
          </w:p>
        </w:tc>
        <w:tc>
          <w:tcPr>
            <w:tcW w:w="1984" w:type="dxa"/>
            <w:tcPrChange w:id="9990" w:author="s_佐野 光" w:date="2019-08-21T11:23:00Z">
              <w:tcPr>
                <w:tcW w:w="2126" w:type="dxa"/>
              </w:tcPr>
            </w:tcPrChange>
          </w:tcPr>
          <w:p w:rsidR="00BA0973" w:rsidRDefault="00FF7F6A" w:rsidP="007503ED">
            <w:pPr>
              <w:spacing w:line="0" w:lineRule="atLeast"/>
              <w:ind w:right="-108"/>
              <w:rPr>
                <w:ins w:id="9991" w:author="s_佐野 光" w:date="2019-08-21T11:23:00Z"/>
                <w:sz w:val="22"/>
                <w:szCs w:val="22"/>
              </w:rPr>
            </w:pPr>
            <w:ins w:id="9992" w:author="s_佐野 光" w:date="2019-08-21T11:23:00Z">
              <w:r>
                <w:rPr>
                  <w:rFonts w:hint="eastAsia"/>
                  <w:sz w:val="22"/>
                  <w:szCs w:val="22"/>
                </w:rPr>
                <w:t>0x0000 0E0</w:t>
              </w:r>
            </w:ins>
            <w:ins w:id="9993" w:author="s_佐野 光" w:date="2019-08-21T12:03:00Z">
              <w:r>
                <w:rPr>
                  <w:rFonts w:hint="eastAsia"/>
                  <w:sz w:val="22"/>
                  <w:szCs w:val="22"/>
                </w:rPr>
                <w:t>3</w:t>
              </w:r>
            </w:ins>
          </w:p>
        </w:tc>
        <w:tc>
          <w:tcPr>
            <w:tcW w:w="1843" w:type="dxa"/>
            <w:tcPrChange w:id="9994" w:author="s_佐野 光" w:date="2019-08-21T11:23:00Z">
              <w:tcPr>
                <w:tcW w:w="1843" w:type="dxa"/>
              </w:tcPr>
            </w:tcPrChange>
          </w:tcPr>
          <w:p w:rsidR="00BA0973" w:rsidRDefault="00BA0973" w:rsidP="007503ED">
            <w:pPr>
              <w:spacing w:line="0" w:lineRule="atLeast"/>
              <w:ind w:right="1020"/>
              <w:rPr>
                <w:ins w:id="9995" w:author="s_佐野 光" w:date="2019-08-21T11:23:00Z"/>
                <w:sz w:val="22"/>
                <w:szCs w:val="22"/>
              </w:rPr>
            </w:pPr>
          </w:p>
        </w:tc>
      </w:tr>
      <w:tr w:rsidR="00BA0973" w:rsidTr="007503ED">
        <w:trPr>
          <w:ins w:id="9996" w:author="s_佐野 光" w:date="2019-08-21T11:23:00Z"/>
        </w:trPr>
        <w:tc>
          <w:tcPr>
            <w:tcW w:w="2376" w:type="dxa"/>
            <w:gridSpan w:val="2"/>
          </w:tcPr>
          <w:p w:rsidR="00BA0973" w:rsidRDefault="00BA0973" w:rsidP="007503ED">
            <w:pPr>
              <w:spacing w:line="0" w:lineRule="atLeast"/>
              <w:ind w:right="1020"/>
              <w:rPr>
                <w:ins w:id="9997" w:author="s_佐野 光" w:date="2019-08-21T11:23:00Z"/>
                <w:sz w:val="22"/>
                <w:szCs w:val="22"/>
              </w:rPr>
            </w:pPr>
            <w:ins w:id="9998" w:author="s_佐野 光" w:date="2019-08-21T11:23:00Z">
              <w:r>
                <w:rPr>
                  <w:rFonts w:cs="Times New Roman"/>
                  <w:sz w:val="22"/>
                  <w:szCs w:val="22"/>
                </w:rPr>
                <w:t>Description</w:t>
              </w:r>
            </w:ins>
          </w:p>
        </w:tc>
        <w:tc>
          <w:tcPr>
            <w:tcW w:w="7513" w:type="dxa"/>
            <w:gridSpan w:val="3"/>
          </w:tcPr>
          <w:p w:rsidR="00BA0973" w:rsidRDefault="00D419A2" w:rsidP="00BA0973">
            <w:pPr>
              <w:widowControl w:val="0"/>
              <w:autoSpaceDE w:val="0"/>
              <w:autoSpaceDN w:val="0"/>
              <w:adjustRightInd w:val="0"/>
              <w:spacing w:line="0" w:lineRule="atLeast"/>
              <w:rPr>
                <w:ins w:id="9999" w:author="s_佐野 光" w:date="2019-08-21T11:58:00Z"/>
                <w:rFonts w:cs="Times New Roman"/>
                <w:sz w:val="22"/>
                <w:szCs w:val="22"/>
              </w:rPr>
            </w:pPr>
            <w:ins w:id="10000" w:author="t_竹沢 公佑" w:date="2019-10-05T16:28:00Z">
              <w:r>
                <w:rPr>
                  <w:rFonts w:cs="Times New Roman" w:hint="eastAsia"/>
                  <w:sz w:val="22"/>
                  <w:szCs w:val="22"/>
                </w:rPr>
                <w:t xml:space="preserve">Read </w:t>
              </w:r>
            </w:ins>
            <w:ins w:id="10001" w:author="s_佐野 光" w:date="2019-08-21T11:23:00Z">
              <w:del w:id="10002" w:author="t_竹沢 公佑" w:date="2019-10-05T16:28:00Z">
                <w:r w:rsidR="00BA0973" w:rsidDel="00D419A2">
                  <w:rPr>
                    <w:rFonts w:cs="Times New Roman" w:hint="eastAsia"/>
                    <w:sz w:val="22"/>
                    <w:szCs w:val="22"/>
                  </w:rPr>
                  <w:delText>Retri</w:delText>
                </w:r>
              </w:del>
            </w:ins>
            <w:ins w:id="10003" w:author="s_佐野 光" w:date="2019-08-21T11:28:00Z">
              <w:del w:id="10004" w:author="t_竹沢 公佑" w:date="2019-10-05T16:28:00Z">
                <w:r w:rsidR="00BA0973" w:rsidDel="00D419A2">
                  <w:rPr>
                    <w:rFonts w:cs="Times New Roman" w:hint="eastAsia"/>
                    <w:sz w:val="22"/>
                    <w:szCs w:val="22"/>
                  </w:rPr>
                  <w:delText>e</w:delText>
                </w:r>
              </w:del>
            </w:ins>
            <w:ins w:id="10005" w:author="s_佐野 光" w:date="2019-08-21T11:23:00Z">
              <w:del w:id="10006" w:author="t_竹沢 公佑" w:date="2019-10-05T16:28:00Z">
                <w:r w:rsidR="00BA0973" w:rsidDel="00D419A2">
                  <w:rPr>
                    <w:rFonts w:cs="Times New Roman" w:hint="eastAsia"/>
                    <w:sz w:val="22"/>
                    <w:szCs w:val="22"/>
                  </w:rPr>
                  <w:delText xml:space="preserve">ve </w:delText>
                </w:r>
              </w:del>
              <w:r w:rsidR="00BA0973">
                <w:rPr>
                  <w:rFonts w:cs="Times New Roman" w:hint="eastAsia"/>
                  <w:sz w:val="22"/>
                  <w:szCs w:val="22"/>
                </w:rPr>
                <w:t>the SEU function module</w:t>
              </w:r>
              <w:r w:rsidR="00BA0973">
                <w:rPr>
                  <w:rFonts w:cs="Times New Roman"/>
                  <w:sz w:val="22"/>
                  <w:szCs w:val="22"/>
                </w:rPr>
                <w:t>’</w:t>
              </w:r>
              <w:r w:rsidR="00BA0973">
                <w:rPr>
                  <w:rFonts w:cs="Times New Roman" w:hint="eastAsia"/>
                  <w:sz w:val="22"/>
                  <w:szCs w:val="22"/>
                </w:rPr>
                <w:t xml:space="preserve">s </w:t>
              </w:r>
            </w:ins>
            <w:ins w:id="10007" w:author="s_佐野 光" w:date="2019-08-21T11:29:00Z">
              <w:r w:rsidR="00BA0973">
                <w:rPr>
                  <w:rFonts w:cs="Times New Roman" w:hint="eastAsia"/>
                  <w:sz w:val="22"/>
                  <w:szCs w:val="22"/>
                </w:rPr>
                <w:t xml:space="preserve">error </w:t>
              </w:r>
            </w:ins>
            <w:ins w:id="10008" w:author="s_佐野 光" w:date="2019-08-21T11:23:00Z">
              <w:r w:rsidR="00BA0973">
                <w:rPr>
                  <w:rFonts w:cs="Times New Roman" w:hint="eastAsia"/>
                  <w:sz w:val="22"/>
                  <w:szCs w:val="22"/>
                </w:rPr>
                <w:t>counter.</w:t>
              </w:r>
            </w:ins>
          </w:p>
          <w:p w:rsidR="004204AC" w:rsidRDefault="00142C8D" w:rsidP="00BA0973">
            <w:pPr>
              <w:widowControl w:val="0"/>
              <w:autoSpaceDE w:val="0"/>
              <w:autoSpaceDN w:val="0"/>
              <w:adjustRightInd w:val="0"/>
              <w:spacing w:line="0" w:lineRule="atLeast"/>
              <w:rPr>
                <w:ins w:id="10009" w:author="s_佐野 光" w:date="2019-08-21T15:47:00Z"/>
                <w:bCs/>
                <w:sz w:val="22"/>
                <w:szCs w:val="22"/>
              </w:rPr>
            </w:pPr>
            <w:ins w:id="10010" w:author="t_竹沢 公佑" w:date="2019-10-06T15:15:00Z">
              <w:r>
                <w:rPr>
                  <w:rFonts w:hint="eastAsia"/>
                  <w:bCs/>
                  <w:sz w:val="22"/>
                  <w:szCs w:val="22"/>
                </w:rPr>
                <w:t xml:space="preserve">This command is available </w:t>
              </w:r>
            </w:ins>
            <w:ins w:id="10011" w:author="t_竹沢 公佑" w:date="2019-10-06T15:16:00Z">
              <w:r>
                <w:rPr>
                  <w:rFonts w:hint="eastAsia"/>
                  <w:bCs/>
                  <w:sz w:val="22"/>
                  <w:szCs w:val="22"/>
                </w:rPr>
                <w:t>with driver</w:t>
              </w:r>
            </w:ins>
            <w:ins w:id="10012" w:author="s_佐野 光" w:date="2019-08-21T11:59:00Z">
              <w:del w:id="10013" w:author="t_竹沢 公佑" w:date="2019-10-06T15:16:00Z">
                <w:r w:rsidR="004204AC" w:rsidDel="00142C8D">
                  <w:rPr>
                    <w:rFonts w:hint="eastAsia"/>
                    <w:bCs/>
                    <w:sz w:val="22"/>
                    <w:szCs w:val="22"/>
                  </w:rPr>
                  <w:delText>D</w:delText>
                </w:r>
                <w:r w:rsidR="00F91234" w:rsidDel="00142C8D">
                  <w:rPr>
                    <w:rFonts w:hint="eastAsia"/>
                    <w:bCs/>
                    <w:sz w:val="22"/>
                    <w:szCs w:val="22"/>
                  </w:rPr>
                  <w:delText>river</w:delText>
                </w:r>
              </w:del>
              <w:r w:rsidR="00F91234">
                <w:rPr>
                  <w:rFonts w:hint="eastAsia"/>
                  <w:bCs/>
                  <w:sz w:val="22"/>
                  <w:szCs w:val="22"/>
                </w:rPr>
                <w:t xml:space="preserve"> version 2.0.</w:t>
              </w:r>
            </w:ins>
            <w:ins w:id="10014" w:author="s_佐野 光" w:date="2019-08-21T16:19:00Z">
              <w:r w:rsidR="00F91234">
                <w:rPr>
                  <w:rFonts w:hint="eastAsia"/>
                  <w:bCs/>
                  <w:sz w:val="22"/>
                  <w:szCs w:val="22"/>
                </w:rPr>
                <w:t>3</w:t>
              </w:r>
            </w:ins>
            <w:ins w:id="10015" w:author="s_佐野 光" w:date="2019-08-21T11:59:00Z">
              <w:r w:rsidR="004204AC">
                <w:rPr>
                  <w:rFonts w:hint="eastAsia"/>
                  <w:bCs/>
                  <w:sz w:val="22"/>
                  <w:szCs w:val="22"/>
                </w:rPr>
                <w:t xml:space="preserve"> or later.</w:t>
              </w:r>
            </w:ins>
          </w:p>
          <w:p w:rsidR="005B76E1" w:rsidRPr="005B76E1" w:rsidRDefault="00D419A2" w:rsidP="005B76E1">
            <w:pPr>
              <w:widowControl w:val="0"/>
              <w:autoSpaceDE w:val="0"/>
              <w:autoSpaceDN w:val="0"/>
              <w:adjustRightInd w:val="0"/>
              <w:spacing w:line="0" w:lineRule="atLeast"/>
              <w:rPr>
                <w:ins w:id="10016" w:author="s_佐野 光" w:date="2019-08-21T15:47:00Z"/>
                <w:rFonts w:cs="Times New Roman"/>
                <w:sz w:val="22"/>
                <w:szCs w:val="22"/>
              </w:rPr>
            </w:pPr>
            <w:ins w:id="10017" w:author="t_竹沢 公佑" w:date="2019-10-05T16:28:00Z">
              <w:r>
                <w:rPr>
                  <w:rFonts w:cs="Times New Roman" w:hint="eastAsia"/>
                  <w:sz w:val="22"/>
                  <w:szCs w:val="22"/>
                </w:rPr>
                <w:t xml:space="preserve">Read </w:t>
              </w:r>
            </w:ins>
            <w:ins w:id="10018" w:author="s_佐野 光" w:date="2019-08-21T15:47:00Z">
              <w:del w:id="10019" w:author="t_竹沢 公佑" w:date="2019-10-05T16:28:00Z">
                <w:r w:rsidR="005B76E1" w:rsidRPr="005B76E1" w:rsidDel="00D419A2">
                  <w:rPr>
                    <w:rFonts w:cs="Times New Roman"/>
                    <w:sz w:val="22"/>
                    <w:szCs w:val="22"/>
                  </w:rPr>
                  <w:delText xml:space="preserve">Retrieve </w:delText>
                </w:r>
              </w:del>
              <w:r w:rsidR="005B76E1" w:rsidRPr="005B76E1">
                <w:rPr>
                  <w:rFonts w:cs="Times New Roman"/>
                  <w:sz w:val="22"/>
                  <w:szCs w:val="22"/>
                </w:rPr>
                <w:t>the detected error count during diagnostic scan.</w:t>
              </w:r>
              <w:r w:rsidR="005B76E1">
                <w:rPr>
                  <w:rFonts w:cs="Times New Roman" w:hint="eastAsia"/>
                  <w:sz w:val="22"/>
                  <w:szCs w:val="22"/>
                </w:rPr>
                <w:t xml:space="preserve"> </w:t>
              </w:r>
              <w:r w:rsidR="005B76E1" w:rsidRPr="005B76E1">
                <w:rPr>
                  <w:rFonts w:cs="Times New Roman"/>
                  <w:sz w:val="22"/>
                  <w:szCs w:val="22"/>
                </w:rPr>
                <w:t>Please call this function after confirming that diagnostic scan is completed.</w:t>
              </w:r>
            </w:ins>
          </w:p>
          <w:p w:rsidR="005B76E1" w:rsidRPr="005F6B96" w:rsidRDefault="005B76E1">
            <w:pPr>
              <w:widowControl w:val="0"/>
              <w:autoSpaceDE w:val="0"/>
              <w:autoSpaceDN w:val="0"/>
              <w:adjustRightInd w:val="0"/>
              <w:spacing w:line="0" w:lineRule="atLeast"/>
              <w:rPr>
                <w:ins w:id="10020" w:author="s_佐野 光" w:date="2019-08-21T11:23:00Z"/>
                <w:rFonts w:cs="Times New Roman"/>
                <w:sz w:val="22"/>
                <w:szCs w:val="22"/>
              </w:rPr>
            </w:pPr>
            <w:ins w:id="10021" w:author="s_佐野 光" w:date="2019-08-21T15:47:00Z">
              <w:r w:rsidRPr="005B76E1">
                <w:rPr>
                  <w:rFonts w:cs="Times New Roman"/>
                  <w:sz w:val="22"/>
                  <w:szCs w:val="22"/>
                </w:rPr>
                <w:t>You can change the SEU modul</w:t>
              </w:r>
              <w:r>
                <w:rPr>
                  <w:rFonts w:cs="Times New Roman"/>
                  <w:sz w:val="22"/>
                  <w:szCs w:val="22"/>
                </w:rPr>
                <w:t>e state by calling control item</w:t>
              </w:r>
            </w:ins>
            <w:ins w:id="10022" w:author="s_佐野 光" w:date="2019-08-21T15:50:00Z">
              <w:r>
                <w:rPr>
                  <w:rFonts w:cs="Times New Roman" w:hint="eastAsia"/>
                  <w:sz w:val="22"/>
                  <w:szCs w:val="22"/>
                </w:rPr>
                <w:t xml:space="preserve"> </w:t>
              </w:r>
            </w:ins>
            <w:ins w:id="10023" w:author="s_佐野 光" w:date="2019-08-21T15:47:00Z">
              <w:r w:rsidRPr="005B76E1">
                <w:rPr>
                  <w:rFonts w:cs="Times New Roman"/>
                  <w:sz w:val="22"/>
                  <w:szCs w:val="22"/>
                </w:rPr>
                <w:t>"SET_SEU_STATE".</w:t>
              </w:r>
              <w:r>
                <w:rPr>
                  <w:rFonts w:cs="Times New Roman" w:hint="eastAsia"/>
                  <w:sz w:val="22"/>
                  <w:szCs w:val="22"/>
                </w:rPr>
                <w:t xml:space="preserve"> </w:t>
              </w:r>
              <w:r w:rsidRPr="005B76E1">
                <w:rPr>
                  <w:rFonts w:cs="Times New Roman"/>
                  <w:sz w:val="22"/>
                  <w:szCs w:val="22"/>
                </w:rPr>
                <w:t xml:space="preserve">And </w:t>
              </w:r>
            </w:ins>
            <w:ins w:id="10024" w:author="t_竹沢 公佑" w:date="2019-10-05T16:29:00Z">
              <w:r w:rsidR="00D419A2">
                <w:rPr>
                  <w:rFonts w:cs="Times New Roman" w:hint="eastAsia"/>
                  <w:sz w:val="22"/>
                  <w:szCs w:val="22"/>
                </w:rPr>
                <w:t xml:space="preserve">when the </w:t>
              </w:r>
            </w:ins>
            <w:ins w:id="10025" w:author="s_佐野 光" w:date="2019-08-21T15:47:00Z">
              <w:del w:id="10026" w:author="t_竹沢 公佑" w:date="2019-10-05T16:29:00Z">
                <w:r w:rsidRPr="005B76E1" w:rsidDel="00D419A2">
                  <w:rPr>
                    <w:rFonts w:cs="Times New Roman"/>
                    <w:sz w:val="22"/>
                    <w:szCs w:val="22"/>
                  </w:rPr>
                  <w:delText xml:space="preserve">if </w:delText>
                </w:r>
              </w:del>
              <w:r w:rsidRPr="005B76E1">
                <w:rPr>
                  <w:rFonts w:cs="Times New Roman"/>
                  <w:sz w:val="22"/>
                  <w:szCs w:val="22"/>
                </w:rPr>
                <w:t xml:space="preserve">diagnostic scan is completed, </w:t>
              </w:r>
            </w:ins>
            <w:ins w:id="10027" w:author="t_竹沢 公佑" w:date="2019-10-05T16:30:00Z">
              <w:r w:rsidR="00D419A2">
                <w:rPr>
                  <w:rFonts w:cs="Times New Roman" w:hint="eastAsia"/>
                  <w:sz w:val="22"/>
                  <w:szCs w:val="22"/>
                </w:rPr>
                <w:t xml:space="preserve">the </w:t>
              </w:r>
            </w:ins>
            <w:ins w:id="10028" w:author="s_佐野 光" w:date="2019-08-21T15:47:00Z">
              <w:del w:id="10029" w:author="t_竹沢 公佑" w:date="2019-10-05T16:30:00Z">
                <w:r w:rsidRPr="005B76E1" w:rsidDel="00D419A2">
                  <w:rPr>
                    <w:rFonts w:cs="Times New Roman"/>
                    <w:sz w:val="22"/>
                    <w:szCs w:val="22"/>
                  </w:rPr>
                  <w:delText xml:space="preserve">it moves </w:delText>
                </w:r>
              </w:del>
              <w:r w:rsidRPr="005B76E1">
                <w:rPr>
                  <w:rFonts w:cs="Times New Roman"/>
                  <w:sz w:val="22"/>
                  <w:szCs w:val="22"/>
                </w:rPr>
                <w:t xml:space="preserve">SEU module state </w:t>
              </w:r>
            </w:ins>
            <w:ins w:id="10030" w:author="t_竹沢 公佑" w:date="2019-10-05T16:30:00Z">
              <w:r w:rsidR="00D419A2">
                <w:rPr>
                  <w:rFonts w:cs="Times New Roman" w:hint="eastAsia"/>
                  <w:sz w:val="22"/>
                  <w:szCs w:val="22"/>
                </w:rPr>
                <w:t xml:space="preserve">transits </w:t>
              </w:r>
            </w:ins>
            <w:ins w:id="10031" w:author="s_佐野 光" w:date="2019-08-21T15:47:00Z">
              <w:r w:rsidRPr="005B76E1">
                <w:rPr>
                  <w:rFonts w:cs="Times New Roman"/>
                  <w:sz w:val="22"/>
                  <w:szCs w:val="22"/>
                </w:rPr>
                <w:t>to IDLE automatically.</w:t>
              </w:r>
            </w:ins>
            <w:ins w:id="10032" w:author="s_佐野 光" w:date="2019-08-21T15:50:00Z">
              <w:r>
                <w:rPr>
                  <w:rFonts w:cs="Times New Roman" w:hint="eastAsia"/>
                  <w:sz w:val="22"/>
                  <w:szCs w:val="22"/>
                </w:rPr>
                <w:t xml:space="preserve"> </w:t>
              </w:r>
            </w:ins>
            <w:ins w:id="10033" w:author="s_佐野 光" w:date="2019-08-21T15:47:00Z">
              <w:r w:rsidRPr="005B76E1">
                <w:rPr>
                  <w:rFonts w:cs="Times New Roman"/>
                  <w:sz w:val="22"/>
                  <w:szCs w:val="22"/>
                </w:rPr>
                <w:t>You can check the SEU module state by calling monit</w:t>
              </w:r>
            </w:ins>
            <w:ins w:id="10034" w:author="t_竹沢 公佑" w:date="2019-10-05T16:30:00Z">
              <w:r w:rsidR="00D419A2">
                <w:rPr>
                  <w:rFonts w:cs="Times New Roman" w:hint="eastAsia"/>
                  <w:sz w:val="22"/>
                  <w:szCs w:val="22"/>
                </w:rPr>
                <w:t>o</w:t>
              </w:r>
            </w:ins>
            <w:ins w:id="10035" w:author="s_佐野 光" w:date="2019-08-21T15:47:00Z">
              <w:del w:id="10036" w:author="t_竹沢 公佑" w:date="2019-10-05T16:30:00Z">
                <w:r w:rsidRPr="005B76E1" w:rsidDel="00D419A2">
                  <w:rPr>
                    <w:rFonts w:cs="Times New Roman"/>
                    <w:sz w:val="22"/>
                    <w:szCs w:val="22"/>
                  </w:rPr>
                  <w:delText>e</w:delText>
                </w:r>
              </w:del>
              <w:r w:rsidRPr="005B76E1">
                <w:rPr>
                  <w:rFonts w:cs="Times New Roman"/>
                  <w:sz w:val="22"/>
                  <w:szCs w:val="22"/>
                </w:rPr>
                <w:t>ring item "GET_SEU_STAUS".</w:t>
              </w:r>
            </w:ins>
            <w:ins w:id="10037" w:author="s_佐野 光" w:date="2019-08-21T15:48:00Z">
              <w:r>
                <w:rPr>
                  <w:rFonts w:cs="Times New Roman" w:hint="eastAsia"/>
                  <w:sz w:val="22"/>
                  <w:szCs w:val="22"/>
                </w:rPr>
                <w:t xml:space="preserve"> </w:t>
              </w:r>
            </w:ins>
            <w:ins w:id="10038" w:author="s_佐野 光" w:date="2019-08-21T15:47:00Z">
              <w:r w:rsidRPr="005B76E1">
                <w:rPr>
                  <w:rFonts w:cs="Times New Roman"/>
                  <w:sz w:val="22"/>
                  <w:szCs w:val="22"/>
                </w:rPr>
                <w:t>For the detail of di</w:t>
              </w:r>
            </w:ins>
            <w:ins w:id="10039" w:author="t_竹沢 公佑" w:date="2019-10-05T16:30:00Z">
              <w:r w:rsidR="00D419A2">
                <w:rPr>
                  <w:rFonts w:cs="Times New Roman" w:hint="eastAsia"/>
                  <w:sz w:val="22"/>
                  <w:szCs w:val="22"/>
                </w:rPr>
                <w:t>a</w:t>
              </w:r>
            </w:ins>
            <w:ins w:id="10040" w:author="s_佐野 光" w:date="2019-08-21T15:47:00Z">
              <w:r w:rsidRPr="005B76E1">
                <w:rPr>
                  <w:rFonts w:cs="Times New Roman"/>
                  <w:sz w:val="22"/>
                  <w:szCs w:val="22"/>
                </w:rPr>
                <w:t xml:space="preserve">gnostic scan, please refer </w:t>
              </w:r>
            </w:ins>
            <w:ins w:id="10041" w:author="t_竹沢 公佑" w:date="2019-10-05T16:31:00Z">
              <w:r w:rsidR="00D419A2" w:rsidRPr="00D419A2">
                <w:rPr>
                  <w:rFonts w:cs="Times New Roman"/>
                  <w:b/>
                  <w:sz w:val="22"/>
                  <w:szCs w:val="22"/>
                  <w:rPrChange w:id="10042" w:author="t_竹沢 公佑" w:date="2019-10-05T16:32:00Z">
                    <w:rPr>
                      <w:rFonts w:cs="Times New Roman"/>
                      <w:sz w:val="22"/>
                      <w:szCs w:val="22"/>
                    </w:rPr>
                  </w:rPrChange>
                </w:rPr>
                <w:t>“</w:t>
              </w:r>
              <w:r w:rsidR="00D419A2" w:rsidRPr="00D419A2">
                <w:rPr>
                  <w:rFonts w:cs="Times New Roman"/>
                  <w:b/>
                  <w:sz w:val="22"/>
                  <w:szCs w:val="22"/>
                  <w:rPrChange w:id="10043" w:author="t_竹沢 公佑" w:date="2019-10-05T16:32:00Z">
                    <w:rPr>
                      <w:rFonts w:cs="Times New Roman"/>
                      <w:sz w:val="22"/>
                      <w:szCs w:val="22"/>
                    </w:rPr>
                  </w:rPrChange>
                </w:rPr>
                <w:fldChar w:fldCharType="begin"/>
              </w:r>
              <w:r w:rsidR="00D419A2" w:rsidRPr="00D419A2">
                <w:rPr>
                  <w:rFonts w:cs="Times New Roman"/>
                  <w:b/>
                  <w:sz w:val="22"/>
                  <w:szCs w:val="22"/>
                  <w:rPrChange w:id="10044" w:author="t_竹沢 公佑" w:date="2019-10-05T16:32:00Z">
                    <w:rPr>
                      <w:rFonts w:cs="Times New Roman"/>
                      <w:sz w:val="22"/>
                      <w:szCs w:val="22"/>
                    </w:rPr>
                  </w:rPrChange>
                </w:rPr>
                <w:instrText xml:space="preserve"> REF _Ref17401304 \r \h </w:instrText>
              </w:r>
            </w:ins>
            <w:r w:rsidR="00D419A2" w:rsidRPr="00D419A2">
              <w:rPr>
                <w:rFonts w:cs="Times New Roman"/>
                <w:b/>
                <w:sz w:val="22"/>
                <w:szCs w:val="22"/>
              </w:rPr>
              <w:instrText xml:space="preserve"> \* MERGEFORMAT </w:instrText>
            </w:r>
            <w:r w:rsidR="00D419A2" w:rsidRPr="00D419A2">
              <w:rPr>
                <w:rFonts w:cs="Times New Roman"/>
                <w:b/>
                <w:sz w:val="22"/>
                <w:szCs w:val="22"/>
                <w:rPrChange w:id="10045" w:author="t_竹沢 公佑" w:date="2019-10-05T16:32:00Z">
                  <w:rPr>
                    <w:rFonts w:cs="Times New Roman"/>
                    <w:b/>
                    <w:sz w:val="22"/>
                    <w:szCs w:val="22"/>
                  </w:rPr>
                </w:rPrChange>
              </w:rPr>
            </w:r>
            <w:r w:rsidR="00D419A2" w:rsidRPr="00D419A2">
              <w:rPr>
                <w:rFonts w:cs="Times New Roman"/>
                <w:b/>
                <w:sz w:val="22"/>
                <w:szCs w:val="22"/>
                <w:rPrChange w:id="10046" w:author="t_竹沢 公佑" w:date="2019-10-05T16:32:00Z">
                  <w:rPr>
                    <w:rFonts w:cs="Times New Roman"/>
                    <w:sz w:val="22"/>
                    <w:szCs w:val="22"/>
                  </w:rPr>
                </w:rPrChange>
              </w:rPr>
              <w:fldChar w:fldCharType="separate"/>
            </w:r>
            <w:ins w:id="10047" w:author="t_竹沢 公佑" w:date="2021-02-02T17:29:00Z">
              <w:r w:rsidR="000B4FA1">
                <w:rPr>
                  <w:rFonts w:cs="Times New Roman"/>
                  <w:b/>
                  <w:sz w:val="22"/>
                  <w:szCs w:val="22"/>
                </w:rPr>
                <w:t>7.3</w:t>
              </w:r>
            </w:ins>
            <w:ins w:id="10048" w:author="t_竹沢 公佑" w:date="2019-10-05T16:31:00Z">
              <w:r w:rsidR="00D419A2" w:rsidRPr="00D419A2">
                <w:rPr>
                  <w:rFonts w:cs="Times New Roman"/>
                  <w:b/>
                  <w:sz w:val="22"/>
                  <w:szCs w:val="22"/>
                  <w:rPrChange w:id="10049" w:author="t_竹沢 公佑" w:date="2019-10-05T16:32:00Z">
                    <w:rPr>
                      <w:rFonts w:cs="Times New Roman"/>
                      <w:sz w:val="22"/>
                      <w:szCs w:val="22"/>
                    </w:rPr>
                  </w:rPrChange>
                </w:rPr>
                <w:fldChar w:fldCharType="end"/>
              </w:r>
            </w:ins>
            <w:ins w:id="10050" w:author="t_竹沢 公佑" w:date="2019-10-05T16:32:00Z">
              <w:r w:rsidR="00D419A2" w:rsidRPr="00D419A2">
                <w:rPr>
                  <w:rFonts w:cs="Times New Roman"/>
                  <w:b/>
                  <w:sz w:val="22"/>
                  <w:szCs w:val="22"/>
                  <w:rPrChange w:id="10051" w:author="t_竹沢 公佑" w:date="2019-10-05T16:32:00Z">
                    <w:rPr>
                      <w:rFonts w:cs="Times New Roman"/>
                      <w:sz w:val="22"/>
                      <w:szCs w:val="22"/>
                    </w:rPr>
                  </w:rPrChange>
                </w:rPr>
                <w:t xml:space="preserve"> </w:t>
              </w:r>
              <w:r w:rsidR="00D419A2" w:rsidRPr="00D419A2">
                <w:rPr>
                  <w:rFonts w:cs="Times New Roman"/>
                  <w:b/>
                  <w:sz w:val="22"/>
                  <w:szCs w:val="22"/>
                  <w:rPrChange w:id="10052" w:author="t_竹沢 公佑" w:date="2019-10-05T16:32:00Z">
                    <w:rPr>
                      <w:rFonts w:cs="Times New Roman"/>
                      <w:sz w:val="22"/>
                      <w:szCs w:val="22"/>
                    </w:rPr>
                  </w:rPrChange>
                </w:rPr>
                <w:fldChar w:fldCharType="begin"/>
              </w:r>
              <w:r w:rsidR="00D419A2" w:rsidRPr="00D419A2">
                <w:rPr>
                  <w:rFonts w:cs="Times New Roman"/>
                  <w:b/>
                  <w:sz w:val="22"/>
                  <w:szCs w:val="22"/>
                  <w:rPrChange w:id="10053" w:author="t_竹沢 公佑" w:date="2019-10-05T16:32:00Z">
                    <w:rPr>
                      <w:rFonts w:cs="Times New Roman"/>
                      <w:sz w:val="22"/>
                      <w:szCs w:val="22"/>
                    </w:rPr>
                  </w:rPrChange>
                </w:rPr>
                <w:instrText xml:space="preserve"> REF _Ref17401304 \h </w:instrText>
              </w:r>
            </w:ins>
            <w:r w:rsidR="00D419A2" w:rsidRPr="00D419A2">
              <w:rPr>
                <w:rFonts w:cs="Times New Roman"/>
                <w:b/>
                <w:sz w:val="22"/>
                <w:szCs w:val="22"/>
              </w:rPr>
              <w:instrText xml:space="preserve"> \* MERGEFORMAT </w:instrText>
            </w:r>
            <w:r w:rsidR="00D419A2" w:rsidRPr="00D419A2">
              <w:rPr>
                <w:rFonts w:cs="Times New Roman"/>
                <w:b/>
                <w:sz w:val="22"/>
                <w:szCs w:val="22"/>
                <w:rPrChange w:id="10054" w:author="t_竹沢 公佑" w:date="2019-10-05T16:32:00Z">
                  <w:rPr>
                    <w:rFonts w:cs="Times New Roman"/>
                    <w:b/>
                    <w:sz w:val="22"/>
                    <w:szCs w:val="22"/>
                  </w:rPr>
                </w:rPrChange>
              </w:rPr>
            </w:r>
            <w:r w:rsidR="00D419A2" w:rsidRPr="00D419A2">
              <w:rPr>
                <w:rFonts w:cs="Times New Roman"/>
                <w:b/>
                <w:sz w:val="22"/>
                <w:szCs w:val="22"/>
                <w:rPrChange w:id="10055" w:author="t_竹沢 公佑" w:date="2019-10-05T16:32:00Z">
                  <w:rPr>
                    <w:rFonts w:cs="Times New Roman"/>
                    <w:sz w:val="22"/>
                    <w:szCs w:val="22"/>
                  </w:rPr>
                </w:rPrChange>
              </w:rPr>
              <w:fldChar w:fldCharType="separate"/>
            </w:r>
            <w:ins w:id="10056" w:author="t_竹沢 公佑" w:date="2021-02-02T17:29:00Z">
              <w:r w:rsidR="000B4FA1" w:rsidRPr="000B4FA1">
                <w:rPr>
                  <w:b/>
                  <w:sz w:val="22"/>
                  <w:szCs w:val="22"/>
                  <w:u w:val="single"/>
                  <w:rPrChange w:id="10057" w:author="t_竹沢 公佑" w:date="2021-02-02T17:29:00Z">
                    <w:rPr>
                      <w:u w:val="single"/>
                    </w:rPr>
                  </w:rPrChange>
                </w:rPr>
                <w:t>SEU Mitigation</w:t>
              </w:r>
            </w:ins>
            <w:ins w:id="10058" w:author="t_竹沢 公佑" w:date="2019-10-05T16:32:00Z">
              <w:r w:rsidR="00D419A2" w:rsidRPr="00D419A2">
                <w:rPr>
                  <w:rFonts w:cs="Times New Roman"/>
                  <w:b/>
                  <w:sz w:val="22"/>
                  <w:szCs w:val="22"/>
                  <w:rPrChange w:id="10059" w:author="t_竹沢 公佑" w:date="2019-10-05T16:32:00Z">
                    <w:rPr>
                      <w:rFonts w:cs="Times New Roman"/>
                      <w:sz w:val="22"/>
                      <w:szCs w:val="22"/>
                    </w:rPr>
                  </w:rPrChange>
                </w:rPr>
                <w:fldChar w:fldCharType="end"/>
              </w:r>
            </w:ins>
            <w:ins w:id="10060" w:author="t_竹沢 公佑" w:date="2019-10-05T16:31:00Z">
              <w:r w:rsidR="00D419A2" w:rsidRPr="00D419A2">
                <w:rPr>
                  <w:rFonts w:cs="Times New Roman"/>
                  <w:b/>
                  <w:sz w:val="22"/>
                  <w:szCs w:val="22"/>
                  <w:rPrChange w:id="10061" w:author="t_竹沢 公佑" w:date="2019-10-05T16:32:00Z">
                    <w:rPr>
                      <w:rFonts w:cs="Times New Roman"/>
                      <w:sz w:val="22"/>
                      <w:szCs w:val="22"/>
                    </w:rPr>
                  </w:rPrChange>
                </w:rPr>
                <w:t>”</w:t>
              </w:r>
            </w:ins>
            <w:ins w:id="10062" w:author="t_竹沢 公佑" w:date="2019-10-05T16:32:00Z">
              <w:r w:rsidR="00D419A2">
                <w:rPr>
                  <w:rFonts w:cs="Times New Roman" w:hint="eastAsia"/>
                  <w:b/>
                  <w:sz w:val="22"/>
                  <w:szCs w:val="22"/>
                </w:rPr>
                <w:t>.</w:t>
              </w:r>
            </w:ins>
            <w:ins w:id="10063" w:author="s_佐野 光" w:date="2019-08-21T15:48:00Z">
              <w:del w:id="10064" w:author="t_竹沢 公佑" w:date="2019-10-05T16:32:00Z">
                <w:r w:rsidDel="00D419A2">
                  <w:rPr>
                    <w:rFonts w:cs="Times New Roman" w:hint="eastAsia"/>
                    <w:sz w:val="22"/>
                    <w:szCs w:val="22"/>
                  </w:rPr>
                  <w:delText>7.3</w:delText>
                </w:r>
              </w:del>
            </w:ins>
            <w:ins w:id="10065" w:author="s_佐野 光" w:date="2019-08-21T15:47:00Z">
              <w:del w:id="10066" w:author="t_竹沢 公佑" w:date="2019-10-05T16:32:00Z">
                <w:r w:rsidRPr="005B76E1" w:rsidDel="00D419A2">
                  <w:rPr>
                    <w:rFonts w:cs="Times New Roman"/>
                    <w:sz w:val="22"/>
                    <w:szCs w:val="22"/>
                  </w:rPr>
                  <w:delText>(SEU</w:delText>
                </w:r>
              </w:del>
            </w:ins>
            <w:ins w:id="10067" w:author="s_佐野 光" w:date="2019-08-21T15:49:00Z">
              <w:del w:id="10068" w:author="t_竹沢 公佑" w:date="2019-10-05T16:32:00Z">
                <w:r w:rsidDel="00D419A2">
                  <w:rPr>
                    <w:rFonts w:cs="Times New Roman" w:hint="eastAsia"/>
                    <w:sz w:val="22"/>
                    <w:szCs w:val="22"/>
                  </w:rPr>
                  <w:delText xml:space="preserve"> Mitigation</w:delText>
                </w:r>
              </w:del>
            </w:ins>
            <w:ins w:id="10069" w:author="s_佐野 光" w:date="2019-08-21T15:47:00Z">
              <w:del w:id="10070" w:author="t_竹沢 公佑" w:date="2019-10-05T16:32:00Z">
                <w:r w:rsidRPr="005B76E1" w:rsidDel="00D419A2">
                  <w:rPr>
                    <w:rFonts w:cs="Times New Roman"/>
                    <w:sz w:val="22"/>
                    <w:szCs w:val="22"/>
                  </w:rPr>
                  <w:delText>)</w:delText>
                </w:r>
              </w:del>
            </w:ins>
            <w:ins w:id="10071" w:author="s_佐野 光" w:date="2019-08-21T15:50:00Z">
              <w:del w:id="10072" w:author="t_竹沢 公佑" w:date="2019-10-05T16:32:00Z">
                <w:r w:rsidDel="00D419A2">
                  <w:rPr>
                    <w:rFonts w:cs="Times New Roman" w:hint="eastAsia"/>
                    <w:sz w:val="22"/>
                    <w:szCs w:val="22"/>
                  </w:rPr>
                  <w:delText>.</w:delText>
                </w:r>
              </w:del>
            </w:ins>
          </w:p>
        </w:tc>
      </w:tr>
      <w:tr w:rsidR="00BA0973" w:rsidTr="007503ED">
        <w:trPr>
          <w:ins w:id="10073" w:author="s_佐野 光" w:date="2019-08-21T11:23:00Z"/>
        </w:trPr>
        <w:tc>
          <w:tcPr>
            <w:tcW w:w="2376" w:type="dxa"/>
            <w:gridSpan w:val="2"/>
          </w:tcPr>
          <w:p w:rsidR="00BA0973" w:rsidRDefault="00BA0973" w:rsidP="007503ED">
            <w:pPr>
              <w:spacing w:line="0" w:lineRule="atLeast"/>
              <w:ind w:right="1020"/>
              <w:rPr>
                <w:ins w:id="10074" w:author="s_佐野 光" w:date="2019-08-21T11:23:00Z"/>
                <w:sz w:val="22"/>
                <w:szCs w:val="22"/>
              </w:rPr>
            </w:pPr>
            <w:ins w:id="10075" w:author="s_佐野 光" w:date="2019-08-21T11:23:00Z">
              <w:r>
                <w:rPr>
                  <w:rFonts w:cs="Times New Roman"/>
                  <w:sz w:val="22"/>
                  <w:szCs w:val="22"/>
                </w:rPr>
                <w:t>Update Rate</w:t>
              </w:r>
            </w:ins>
          </w:p>
        </w:tc>
        <w:tc>
          <w:tcPr>
            <w:tcW w:w="7513" w:type="dxa"/>
            <w:gridSpan w:val="3"/>
          </w:tcPr>
          <w:p w:rsidR="00BA0973" w:rsidRDefault="00BA0973" w:rsidP="007503ED">
            <w:pPr>
              <w:spacing w:line="0" w:lineRule="atLeast"/>
              <w:ind w:right="-108"/>
              <w:rPr>
                <w:ins w:id="10076" w:author="s_佐野 光" w:date="2019-08-21T11:23:00Z"/>
                <w:rFonts w:cs="Times New Roman"/>
                <w:sz w:val="22"/>
                <w:szCs w:val="22"/>
              </w:rPr>
            </w:pPr>
            <w:ins w:id="10077" w:author="s_佐野 光" w:date="2019-08-21T11:23:00Z">
              <w:r>
                <w:rPr>
                  <w:rFonts w:cs="Times New Roman"/>
                  <w:sz w:val="22"/>
                  <w:szCs w:val="22"/>
                </w:rPr>
                <w:t>R</w:t>
              </w:r>
              <w:r>
                <w:rPr>
                  <w:rFonts w:cs="Times New Roman" w:hint="eastAsia"/>
                  <w:sz w:val="22"/>
                  <w:szCs w:val="22"/>
                </w:rPr>
                <w:t>eal time</w:t>
              </w:r>
            </w:ins>
          </w:p>
          <w:p w:rsidR="00BA0973" w:rsidRDefault="00BA0973">
            <w:pPr>
              <w:spacing w:line="0" w:lineRule="atLeast"/>
              <w:ind w:right="-108"/>
              <w:rPr>
                <w:ins w:id="10078" w:author="s_佐野 光" w:date="2019-08-21T11:23:00Z"/>
                <w:rFonts w:cs="Times New Roman"/>
                <w:sz w:val="22"/>
                <w:szCs w:val="22"/>
              </w:rPr>
            </w:pPr>
            <w:ins w:id="10079" w:author="s_佐野 光" w:date="2019-08-21T11:23:00Z">
              <w:r>
                <w:rPr>
                  <w:rFonts w:hint="eastAsia"/>
                  <w:sz w:val="22"/>
                  <w:szCs w:val="22"/>
                </w:rPr>
                <w:t xml:space="preserve">(FPGA updates these items in real time. Every time this </w:t>
              </w:r>
            </w:ins>
            <w:ins w:id="10080" w:author="t_竹沢 公佑" w:date="2019-10-07T03:30:00Z">
              <w:r w:rsidR="00323A89">
                <w:rPr>
                  <w:rFonts w:hint="eastAsia"/>
                  <w:sz w:val="22"/>
                  <w:szCs w:val="22"/>
                </w:rPr>
                <w:t xml:space="preserve">command </w:t>
              </w:r>
            </w:ins>
            <w:ins w:id="10081" w:author="s_佐野 光" w:date="2019-08-21T11:23:00Z">
              <w:del w:id="10082" w:author="t_竹沢 公佑" w:date="2019-10-07T03:30:00Z">
                <w:r w:rsidDel="00323A89">
                  <w:rPr>
                    <w:rFonts w:hint="eastAsia"/>
                    <w:sz w:val="22"/>
                    <w:szCs w:val="22"/>
                  </w:rPr>
                  <w:delText xml:space="preserve">function </w:delText>
                </w:r>
              </w:del>
              <w:r>
                <w:rPr>
                  <w:rFonts w:hint="eastAsia"/>
                  <w:sz w:val="22"/>
                  <w:szCs w:val="22"/>
                </w:rPr>
                <w:t xml:space="preserve">is called, it </w:t>
              </w:r>
            </w:ins>
            <w:ins w:id="10083" w:author="t_竹沢 公佑" w:date="2019-10-05T16:28:00Z">
              <w:r w:rsidR="00D419A2">
                <w:rPr>
                  <w:rFonts w:hint="eastAsia"/>
                  <w:sz w:val="22"/>
                  <w:szCs w:val="22"/>
                </w:rPr>
                <w:t>read</w:t>
              </w:r>
            </w:ins>
            <w:ins w:id="10084" w:author="s_佐野 光" w:date="2019-08-21T11:23:00Z">
              <w:del w:id="10085" w:author="t_竹沢 公佑" w:date="2019-10-05T16:28:00Z">
                <w:r w:rsidDel="00D419A2">
                  <w:rPr>
                    <w:sz w:val="22"/>
                    <w:szCs w:val="22"/>
                  </w:rPr>
                  <w:delText>retrieve</w:delText>
                </w:r>
              </w:del>
              <w:r>
                <w:rPr>
                  <w:rFonts w:hint="eastAsia"/>
                  <w:sz w:val="22"/>
                  <w:szCs w:val="22"/>
                </w:rPr>
                <w:t>s values from FPGA.)</w:t>
              </w:r>
            </w:ins>
          </w:p>
        </w:tc>
      </w:tr>
      <w:tr w:rsidR="00BA0973" w:rsidTr="007503ED">
        <w:trPr>
          <w:ins w:id="10086" w:author="s_佐野 光" w:date="2019-08-21T11:23:00Z"/>
        </w:trPr>
        <w:tc>
          <w:tcPr>
            <w:tcW w:w="2376" w:type="dxa"/>
            <w:gridSpan w:val="2"/>
          </w:tcPr>
          <w:p w:rsidR="00BA0973" w:rsidRDefault="00BA0973" w:rsidP="007503ED">
            <w:pPr>
              <w:spacing w:line="0" w:lineRule="atLeast"/>
              <w:ind w:right="1020"/>
              <w:rPr>
                <w:ins w:id="10087" w:author="s_佐野 光" w:date="2019-08-21T11:23:00Z"/>
                <w:rFonts w:cs="Times New Roman"/>
                <w:sz w:val="22"/>
                <w:szCs w:val="22"/>
              </w:rPr>
            </w:pPr>
            <w:ins w:id="10088" w:author="s_佐野 光" w:date="2019-08-21T11:23:00Z">
              <w:r>
                <w:rPr>
                  <w:rFonts w:cs="Times New Roman" w:hint="eastAsia"/>
                  <w:sz w:val="22"/>
                  <w:szCs w:val="22"/>
                </w:rPr>
                <w:t>TE Related</w:t>
              </w:r>
            </w:ins>
          </w:p>
        </w:tc>
        <w:tc>
          <w:tcPr>
            <w:tcW w:w="7513" w:type="dxa"/>
            <w:gridSpan w:val="3"/>
          </w:tcPr>
          <w:p w:rsidR="00BA0973" w:rsidRDefault="00BA0973" w:rsidP="007503ED">
            <w:pPr>
              <w:spacing w:line="0" w:lineRule="atLeast"/>
              <w:ind w:right="1020"/>
              <w:rPr>
                <w:ins w:id="10089" w:author="s_佐野 光" w:date="2019-08-21T11:23:00Z"/>
                <w:sz w:val="22"/>
                <w:szCs w:val="22"/>
              </w:rPr>
            </w:pPr>
            <w:ins w:id="10090" w:author="s_佐野 光" w:date="2019-08-21T11:23:00Z">
              <w:r>
                <w:rPr>
                  <w:rFonts w:hint="eastAsia"/>
                  <w:sz w:val="22"/>
                  <w:szCs w:val="22"/>
                </w:rPr>
                <w:t>No</w:t>
              </w:r>
            </w:ins>
          </w:p>
        </w:tc>
      </w:tr>
      <w:tr w:rsidR="00BA0973" w:rsidTr="007503ED">
        <w:trPr>
          <w:ins w:id="10091" w:author="s_佐野 光" w:date="2019-08-21T11:23:00Z"/>
        </w:trPr>
        <w:tc>
          <w:tcPr>
            <w:tcW w:w="2376" w:type="dxa"/>
            <w:gridSpan w:val="2"/>
          </w:tcPr>
          <w:p w:rsidR="00BA0973" w:rsidRPr="00B666EE" w:rsidRDefault="00BA0973" w:rsidP="007503ED">
            <w:pPr>
              <w:pStyle w:val="afa"/>
              <w:rPr>
                <w:ins w:id="10092" w:author="s_佐野 光" w:date="2019-08-21T11:23:00Z"/>
                <w:sz w:val="22"/>
                <w:szCs w:val="22"/>
                <w:rPrChange w:id="10093" w:author="t_竹沢 公佑" w:date="2019-10-05T16:33:00Z">
                  <w:rPr>
                    <w:ins w:id="10094" w:author="s_佐野 光" w:date="2019-08-21T11:23:00Z"/>
                  </w:rPr>
                </w:rPrChange>
              </w:rPr>
            </w:pPr>
            <w:ins w:id="10095" w:author="s_佐野 光" w:date="2019-08-21T11:23:00Z">
              <w:r w:rsidRPr="00B666EE">
                <w:rPr>
                  <w:sz w:val="22"/>
                  <w:szCs w:val="22"/>
                  <w:rPrChange w:id="10096" w:author="t_竹沢 公佑" w:date="2019-10-05T16:33:00Z">
                    <w:rPr/>
                  </w:rPrChange>
                </w:rPr>
                <w:t>Synchronization</w:t>
              </w:r>
            </w:ins>
          </w:p>
        </w:tc>
        <w:tc>
          <w:tcPr>
            <w:tcW w:w="7513" w:type="dxa"/>
            <w:gridSpan w:val="3"/>
          </w:tcPr>
          <w:p w:rsidR="00BA0973" w:rsidRPr="00B666EE" w:rsidRDefault="00BA0973" w:rsidP="007503ED">
            <w:pPr>
              <w:pStyle w:val="afa"/>
              <w:rPr>
                <w:ins w:id="10097" w:author="s_佐野 光" w:date="2019-08-21T11:23:00Z"/>
                <w:sz w:val="22"/>
                <w:szCs w:val="22"/>
                <w:rPrChange w:id="10098" w:author="t_竹沢 公佑" w:date="2019-10-05T16:33:00Z">
                  <w:rPr>
                    <w:ins w:id="10099" w:author="s_佐野 光" w:date="2019-08-21T11:23:00Z"/>
                  </w:rPr>
                </w:rPrChange>
              </w:rPr>
            </w:pPr>
            <w:ins w:id="10100" w:author="s_佐野 光" w:date="2019-08-21T11:23:00Z">
              <w:r w:rsidRPr="00B666EE">
                <w:rPr>
                  <w:sz w:val="22"/>
                  <w:szCs w:val="22"/>
                  <w:rPrChange w:id="10101" w:author="t_竹沢 公佑" w:date="2019-10-05T16:33:00Z">
                    <w:rPr/>
                  </w:rPrChange>
                </w:rPr>
                <w:t>Synchronous</w:t>
              </w:r>
            </w:ins>
            <w:ins w:id="10102" w:author="t_竹沢 公佑" w:date="2019-09-18T15:46:00Z">
              <w:r w:rsidR="001D7132" w:rsidRPr="00B666EE">
                <w:rPr>
                  <w:sz w:val="22"/>
                  <w:szCs w:val="22"/>
                  <w:rPrChange w:id="10103" w:author="t_竹沢 公佑" w:date="2019-10-05T16:33:00Z">
                    <w:rPr/>
                  </w:rPrChange>
                </w:rPr>
                <w:t xml:space="preserve"> (*1)</w:t>
              </w:r>
            </w:ins>
          </w:p>
        </w:tc>
      </w:tr>
      <w:tr w:rsidR="001E41D0" w:rsidTr="007503ED">
        <w:trPr>
          <w:trHeight w:val="190"/>
          <w:ins w:id="10104" w:author="s_佐野 光" w:date="2019-08-21T11:23:00Z"/>
        </w:trPr>
        <w:tc>
          <w:tcPr>
            <w:tcW w:w="1172" w:type="dxa"/>
            <w:vMerge w:val="restart"/>
          </w:tcPr>
          <w:p w:rsidR="001E41D0" w:rsidRPr="00B666EE" w:rsidRDefault="001E41D0" w:rsidP="007503ED">
            <w:pPr>
              <w:pStyle w:val="afa"/>
              <w:rPr>
                <w:ins w:id="10105" w:author="s_佐野 光" w:date="2019-08-21T11:23:00Z"/>
                <w:sz w:val="22"/>
                <w:szCs w:val="22"/>
                <w:rPrChange w:id="10106" w:author="t_竹沢 公佑" w:date="2019-10-05T16:33:00Z">
                  <w:rPr>
                    <w:ins w:id="10107" w:author="s_佐野 光" w:date="2019-08-21T11:23:00Z"/>
                  </w:rPr>
                </w:rPrChange>
              </w:rPr>
            </w:pPr>
            <w:ins w:id="10108" w:author="s_佐野 光" w:date="2019-08-21T11:23:00Z">
              <w:r w:rsidRPr="00B666EE">
                <w:rPr>
                  <w:sz w:val="22"/>
                  <w:szCs w:val="22"/>
                  <w:rPrChange w:id="10109" w:author="t_竹沢 公佑" w:date="2019-10-05T16:33:00Z">
                    <w:rPr/>
                  </w:rPrChange>
                </w:rPr>
                <w:t>Data</w:t>
              </w:r>
            </w:ins>
          </w:p>
        </w:tc>
        <w:tc>
          <w:tcPr>
            <w:tcW w:w="1204" w:type="dxa"/>
          </w:tcPr>
          <w:p w:rsidR="001E41D0" w:rsidRPr="00B666EE" w:rsidRDefault="001E41D0" w:rsidP="007503ED">
            <w:pPr>
              <w:rPr>
                <w:ins w:id="10110" w:author="s_佐野 光" w:date="2019-08-21T11:23:00Z"/>
                <w:sz w:val="22"/>
                <w:szCs w:val="22"/>
                <w:rPrChange w:id="10111" w:author="t_竹沢 公佑" w:date="2019-10-05T16:33:00Z">
                  <w:rPr>
                    <w:ins w:id="10112" w:author="s_佐野 光" w:date="2019-08-21T11:23:00Z"/>
                  </w:rPr>
                </w:rPrChange>
              </w:rPr>
            </w:pPr>
            <w:ins w:id="10113" w:author="s_佐野 光" w:date="2019-08-21T11:23:00Z">
              <w:r w:rsidRPr="00B666EE">
                <w:rPr>
                  <w:sz w:val="22"/>
                  <w:szCs w:val="22"/>
                  <w:rPrChange w:id="10114" w:author="t_竹沢 公佑" w:date="2019-10-05T16:33:00Z">
                    <w:rPr/>
                  </w:rPrChange>
                </w:rPr>
                <w:t>Size</w:t>
              </w:r>
            </w:ins>
          </w:p>
        </w:tc>
        <w:tc>
          <w:tcPr>
            <w:tcW w:w="7513" w:type="dxa"/>
            <w:gridSpan w:val="3"/>
          </w:tcPr>
          <w:p w:rsidR="001E41D0" w:rsidRDefault="001E41D0" w:rsidP="007503ED">
            <w:pPr>
              <w:rPr>
                <w:ins w:id="10115" w:author="s_佐野 光" w:date="2019-08-21T11:23:00Z"/>
                <w:sz w:val="22"/>
                <w:szCs w:val="22"/>
              </w:rPr>
            </w:pPr>
            <w:ins w:id="10116" w:author="s_佐野 光" w:date="2019-08-21T11:56:00Z">
              <w:r>
                <w:rPr>
                  <w:rFonts w:hint="eastAsia"/>
                  <w:sz w:val="22"/>
                  <w:szCs w:val="22"/>
                </w:rPr>
                <w:t>8</w:t>
              </w:r>
            </w:ins>
            <w:ins w:id="10117" w:author="s_佐野 光" w:date="2019-08-21T11:23:00Z">
              <w:r>
                <w:rPr>
                  <w:rFonts w:hint="eastAsia"/>
                  <w:sz w:val="22"/>
                  <w:szCs w:val="22"/>
                </w:rPr>
                <w:t>Bytes</w:t>
              </w:r>
            </w:ins>
          </w:p>
        </w:tc>
      </w:tr>
      <w:tr w:rsidR="001E41D0" w:rsidTr="007503ED">
        <w:trPr>
          <w:trHeight w:val="238"/>
          <w:ins w:id="10118" w:author="s_佐野 光" w:date="2019-08-21T11:23:00Z"/>
        </w:trPr>
        <w:tc>
          <w:tcPr>
            <w:tcW w:w="1172" w:type="dxa"/>
            <w:vMerge/>
          </w:tcPr>
          <w:p w:rsidR="001E41D0" w:rsidRPr="00B666EE" w:rsidRDefault="001E41D0" w:rsidP="007503ED">
            <w:pPr>
              <w:pStyle w:val="afa"/>
              <w:rPr>
                <w:ins w:id="10119" w:author="s_佐野 光" w:date="2019-08-21T11:23:00Z"/>
                <w:sz w:val="22"/>
                <w:szCs w:val="22"/>
                <w:rPrChange w:id="10120" w:author="t_竹沢 公佑" w:date="2019-10-05T16:33:00Z">
                  <w:rPr>
                    <w:ins w:id="10121" w:author="s_佐野 光" w:date="2019-08-21T11:23:00Z"/>
                  </w:rPr>
                </w:rPrChange>
              </w:rPr>
            </w:pPr>
          </w:p>
        </w:tc>
        <w:tc>
          <w:tcPr>
            <w:tcW w:w="1204" w:type="dxa"/>
          </w:tcPr>
          <w:p w:rsidR="001E41D0" w:rsidRPr="00B666EE" w:rsidRDefault="001E41D0" w:rsidP="007503ED">
            <w:pPr>
              <w:rPr>
                <w:ins w:id="10122" w:author="s_佐野 光" w:date="2019-08-21T11:23:00Z"/>
                <w:sz w:val="22"/>
                <w:szCs w:val="22"/>
                <w:rPrChange w:id="10123" w:author="t_竹沢 公佑" w:date="2019-10-05T16:33:00Z">
                  <w:rPr>
                    <w:ins w:id="10124" w:author="s_佐野 光" w:date="2019-08-21T11:23:00Z"/>
                  </w:rPr>
                </w:rPrChange>
              </w:rPr>
            </w:pPr>
            <w:ins w:id="10125" w:author="s_佐野 光" w:date="2019-08-21T11:23:00Z">
              <w:r w:rsidRPr="00B666EE">
                <w:rPr>
                  <w:sz w:val="22"/>
                  <w:szCs w:val="22"/>
                  <w:rPrChange w:id="10126" w:author="t_竹沢 公佑" w:date="2019-10-05T16:33:00Z">
                    <w:rPr/>
                  </w:rPrChange>
                </w:rPr>
                <w:t>Reset</w:t>
              </w:r>
            </w:ins>
          </w:p>
        </w:tc>
        <w:tc>
          <w:tcPr>
            <w:tcW w:w="7513" w:type="dxa"/>
            <w:gridSpan w:val="3"/>
          </w:tcPr>
          <w:p w:rsidR="001E41D0" w:rsidRDefault="001E41D0" w:rsidP="007503ED">
            <w:pPr>
              <w:rPr>
                <w:ins w:id="10127" w:author="s_佐野 光" w:date="2019-08-21T11:23:00Z"/>
                <w:sz w:val="22"/>
                <w:szCs w:val="22"/>
              </w:rPr>
            </w:pPr>
            <w:ins w:id="10128" w:author="s_佐野 光" w:date="2019-08-21T11:23:00Z">
              <w:r>
                <w:rPr>
                  <w:rFonts w:hint="eastAsia"/>
                  <w:sz w:val="22"/>
                  <w:szCs w:val="22"/>
                </w:rPr>
                <w:t>-</w:t>
              </w:r>
            </w:ins>
          </w:p>
        </w:tc>
      </w:tr>
      <w:tr w:rsidR="001E41D0" w:rsidRPr="00AC5086" w:rsidTr="007503ED">
        <w:trPr>
          <w:trHeight w:val="238"/>
          <w:ins w:id="10129" w:author="s_佐野 光" w:date="2019-08-21T11:23:00Z"/>
        </w:trPr>
        <w:tc>
          <w:tcPr>
            <w:tcW w:w="1172" w:type="dxa"/>
            <w:vMerge/>
          </w:tcPr>
          <w:p w:rsidR="001E41D0" w:rsidRPr="00B666EE" w:rsidRDefault="001E41D0" w:rsidP="007503ED">
            <w:pPr>
              <w:pStyle w:val="afa"/>
              <w:rPr>
                <w:ins w:id="10130" w:author="s_佐野 光" w:date="2019-08-21T11:23:00Z"/>
                <w:sz w:val="22"/>
                <w:szCs w:val="22"/>
                <w:rPrChange w:id="10131" w:author="t_竹沢 公佑" w:date="2019-10-05T16:33:00Z">
                  <w:rPr>
                    <w:ins w:id="10132" w:author="s_佐野 光" w:date="2019-08-21T11:23:00Z"/>
                  </w:rPr>
                </w:rPrChange>
              </w:rPr>
            </w:pPr>
          </w:p>
        </w:tc>
        <w:tc>
          <w:tcPr>
            <w:tcW w:w="1204" w:type="dxa"/>
          </w:tcPr>
          <w:p w:rsidR="001E41D0" w:rsidRPr="00B666EE" w:rsidRDefault="001E41D0" w:rsidP="007503ED">
            <w:pPr>
              <w:rPr>
                <w:ins w:id="10133" w:author="s_佐野 光" w:date="2019-08-21T11:23:00Z"/>
                <w:sz w:val="22"/>
                <w:szCs w:val="22"/>
                <w:rPrChange w:id="10134" w:author="t_竹沢 公佑" w:date="2019-10-05T16:33:00Z">
                  <w:rPr>
                    <w:ins w:id="10135" w:author="s_佐野 光" w:date="2019-08-21T11:23:00Z"/>
                  </w:rPr>
                </w:rPrChange>
              </w:rPr>
            </w:pPr>
            <w:ins w:id="10136" w:author="s_佐野 光" w:date="2019-08-21T11:23:00Z">
              <w:r w:rsidRPr="00B666EE">
                <w:rPr>
                  <w:sz w:val="22"/>
                  <w:szCs w:val="22"/>
                  <w:rPrChange w:id="10137" w:author="t_竹沢 公佑" w:date="2019-10-05T16:33:00Z">
                    <w:rPr/>
                  </w:rPrChange>
                </w:rPr>
                <w:t>Latch</w:t>
              </w:r>
            </w:ins>
          </w:p>
        </w:tc>
        <w:tc>
          <w:tcPr>
            <w:tcW w:w="7513" w:type="dxa"/>
            <w:gridSpan w:val="3"/>
          </w:tcPr>
          <w:p w:rsidR="001E41D0" w:rsidRPr="00AC5086" w:rsidRDefault="001E41D0" w:rsidP="007503ED">
            <w:pPr>
              <w:spacing w:line="0" w:lineRule="atLeast"/>
              <w:ind w:right="1020"/>
              <w:rPr>
                <w:ins w:id="10138" w:author="s_佐野 光" w:date="2019-08-21T11:23:00Z"/>
                <w:rFonts w:cs="Times New Roman"/>
                <w:sz w:val="22"/>
                <w:szCs w:val="22"/>
              </w:rPr>
            </w:pPr>
            <w:ins w:id="10139" w:author="s_佐野 光" w:date="2019-08-21T11:23:00Z">
              <w:r>
                <w:rPr>
                  <w:rFonts w:cs="Times New Roman"/>
                  <w:sz w:val="22"/>
                  <w:szCs w:val="22"/>
                </w:rPr>
                <w:t xml:space="preserve">All bits are </w:t>
              </w:r>
              <w:r>
                <w:rPr>
                  <w:rFonts w:cs="Times New Roman" w:hint="eastAsia"/>
                  <w:sz w:val="22"/>
                  <w:szCs w:val="22"/>
                </w:rPr>
                <w:t>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ins>
          </w:p>
        </w:tc>
      </w:tr>
      <w:tr w:rsidR="001E41D0" w:rsidTr="001E41D0">
        <w:trPr>
          <w:trHeight w:val="1283"/>
          <w:ins w:id="10140" w:author="s_佐野 光" w:date="2019-08-21T11:23:00Z"/>
        </w:trPr>
        <w:tc>
          <w:tcPr>
            <w:tcW w:w="1172" w:type="dxa"/>
            <w:vMerge/>
          </w:tcPr>
          <w:p w:rsidR="001E41D0" w:rsidRPr="00B666EE" w:rsidRDefault="001E41D0" w:rsidP="007503ED">
            <w:pPr>
              <w:pStyle w:val="afa"/>
              <w:rPr>
                <w:ins w:id="10141" w:author="s_佐野 光" w:date="2019-08-21T11:23:00Z"/>
                <w:sz w:val="22"/>
                <w:szCs w:val="22"/>
                <w:rPrChange w:id="10142" w:author="t_竹沢 公佑" w:date="2019-10-05T16:33:00Z">
                  <w:rPr>
                    <w:ins w:id="10143" w:author="s_佐野 光" w:date="2019-08-21T11:23:00Z"/>
                  </w:rPr>
                </w:rPrChange>
              </w:rPr>
            </w:pPr>
          </w:p>
        </w:tc>
        <w:tc>
          <w:tcPr>
            <w:tcW w:w="1204" w:type="dxa"/>
          </w:tcPr>
          <w:p w:rsidR="001E41D0" w:rsidRPr="00B666EE" w:rsidRDefault="001E41D0" w:rsidP="007503ED">
            <w:pPr>
              <w:pStyle w:val="afa"/>
              <w:rPr>
                <w:ins w:id="10144" w:author="s_佐野 光" w:date="2019-08-21T11:23:00Z"/>
                <w:sz w:val="22"/>
                <w:szCs w:val="22"/>
                <w:rPrChange w:id="10145" w:author="t_竹沢 公佑" w:date="2019-10-05T16:33:00Z">
                  <w:rPr>
                    <w:ins w:id="10146" w:author="s_佐野 光" w:date="2019-08-21T11:23:00Z"/>
                  </w:rPr>
                </w:rPrChange>
              </w:rPr>
            </w:pPr>
            <w:ins w:id="10147" w:author="s_佐野 光" w:date="2019-08-21T11:23:00Z">
              <w:r w:rsidRPr="00B666EE">
                <w:rPr>
                  <w:sz w:val="22"/>
                  <w:szCs w:val="22"/>
                  <w:rPrChange w:id="10148" w:author="t_竹沢 公佑" w:date="2019-10-05T16:33:00Z">
                    <w:rPr/>
                  </w:rPrChange>
                </w:rPr>
                <w:t>Value</w:t>
              </w:r>
            </w:ins>
          </w:p>
        </w:tc>
        <w:tc>
          <w:tcPr>
            <w:tcW w:w="7513" w:type="dxa"/>
            <w:gridSpan w:val="3"/>
          </w:tcPr>
          <w:p w:rsidR="001E41D0" w:rsidRDefault="001E41D0" w:rsidP="007503ED">
            <w:pPr>
              <w:spacing w:line="0" w:lineRule="atLeast"/>
              <w:ind w:right="1020"/>
              <w:rPr>
                <w:ins w:id="10149" w:author="s_佐野 光" w:date="2019-08-21T11:56:00Z"/>
                <w:rFonts w:cs="Times New Roman"/>
                <w:sz w:val="22"/>
                <w:szCs w:val="22"/>
              </w:rPr>
            </w:pPr>
            <w:ins w:id="10150" w:author="s_佐野 光" w:date="2019-08-21T11:56:00Z">
              <w:r>
                <w:rPr>
                  <w:rFonts w:cs="Times New Roman" w:hint="eastAsia"/>
                  <w:sz w:val="22"/>
                  <w:szCs w:val="22"/>
                </w:rPr>
                <w:t>B</w:t>
              </w:r>
              <w:r>
                <w:rPr>
                  <w:rFonts w:cs="Times New Roman"/>
                  <w:sz w:val="22"/>
                  <w:szCs w:val="22"/>
                </w:rPr>
                <w:t>yte</w:t>
              </w:r>
              <w:r>
                <w:rPr>
                  <w:rFonts w:cs="Times New Roman" w:hint="eastAsia"/>
                  <w:sz w:val="22"/>
                  <w:szCs w:val="22"/>
                </w:rPr>
                <w:t>0-3:</w:t>
              </w:r>
            </w:ins>
          </w:p>
          <w:p w:rsidR="001E41D0" w:rsidRDefault="001E41D0" w:rsidP="007503ED">
            <w:pPr>
              <w:widowControl w:val="0"/>
              <w:autoSpaceDE w:val="0"/>
              <w:autoSpaceDN w:val="0"/>
              <w:adjustRightInd w:val="0"/>
              <w:spacing w:line="0" w:lineRule="atLeast"/>
              <w:ind w:firstLineChars="50" w:firstLine="110"/>
              <w:rPr>
                <w:ins w:id="10151" w:author="s_佐野 光" w:date="2019-08-21T11:56:00Z"/>
                <w:rFonts w:cs="Times New Roman"/>
                <w:sz w:val="22"/>
                <w:szCs w:val="22"/>
              </w:rPr>
            </w:pPr>
            <w:ins w:id="10152" w:author="s_佐野 光" w:date="2019-08-21T11:56:00Z">
              <w:r>
                <w:rPr>
                  <w:rFonts w:cs="Times New Roman" w:hint="eastAsia"/>
                  <w:sz w:val="22"/>
                  <w:szCs w:val="22"/>
                </w:rPr>
                <w:t>4 Byte integer</w:t>
              </w:r>
            </w:ins>
          </w:p>
          <w:p w:rsidR="001E41D0" w:rsidRDefault="001E41D0" w:rsidP="007503ED">
            <w:pPr>
              <w:widowControl w:val="0"/>
              <w:autoSpaceDE w:val="0"/>
              <w:autoSpaceDN w:val="0"/>
              <w:adjustRightInd w:val="0"/>
              <w:spacing w:line="0" w:lineRule="atLeast"/>
              <w:ind w:firstLineChars="50" w:firstLine="110"/>
              <w:rPr>
                <w:ins w:id="10153" w:author="s_佐野 光" w:date="2019-08-21T11:56:00Z"/>
                <w:rFonts w:cs="Times New Roman"/>
                <w:sz w:val="22"/>
                <w:szCs w:val="22"/>
              </w:rPr>
            </w:pPr>
            <w:ins w:id="10154" w:author="s_佐野 光" w:date="2019-08-21T11:56:00Z">
              <w:r>
                <w:rPr>
                  <w:rFonts w:cs="Times New Roman" w:hint="eastAsia"/>
                  <w:sz w:val="22"/>
                  <w:szCs w:val="22"/>
                </w:rPr>
                <w:t>LSByte first</w:t>
              </w:r>
            </w:ins>
          </w:p>
          <w:p w:rsidR="001E41D0" w:rsidRPr="00C7687E" w:rsidRDefault="001E41D0" w:rsidP="007503ED">
            <w:pPr>
              <w:spacing w:line="0" w:lineRule="atLeast"/>
              <w:rPr>
                <w:ins w:id="10155" w:author="s_佐野 光" w:date="2019-08-21T11:23:00Z"/>
                <w:rFonts w:cs="Times New Roman"/>
                <w:sz w:val="22"/>
                <w:szCs w:val="22"/>
              </w:rPr>
            </w:pPr>
            <w:ins w:id="10156" w:author="s_佐野 光" w:date="2019-08-21T11:56:00Z">
              <w:r>
                <w:rPr>
                  <w:sz w:val="22"/>
                  <w:szCs w:val="22"/>
                </w:rPr>
                <w:t>B</w:t>
              </w:r>
              <w:r>
                <w:rPr>
                  <w:rFonts w:hint="eastAsia"/>
                  <w:sz w:val="22"/>
                  <w:szCs w:val="22"/>
                </w:rPr>
                <w:t>yte4-7:</w:t>
              </w:r>
              <w:r>
                <w:rPr>
                  <w:rFonts w:cs="Times New Roman"/>
                  <w:sz w:val="22"/>
                  <w:szCs w:val="22"/>
                </w:rPr>
                <w:t xml:space="preserve"> Reserved (</w:t>
              </w:r>
              <w:r>
                <w:rPr>
                  <w:rFonts w:cs="Times New Roman" w:hint="eastAsia"/>
                  <w:sz w:val="22"/>
                  <w:szCs w:val="22"/>
                </w:rPr>
                <w:t>undefined</w:t>
              </w:r>
              <w:r>
                <w:rPr>
                  <w:rFonts w:cs="Times New Roman"/>
                  <w:sz w:val="22"/>
                  <w:szCs w:val="22"/>
                </w:rPr>
                <w:t>)</w:t>
              </w:r>
            </w:ins>
          </w:p>
        </w:tc>
      </w:tr>
      <w:tr w:rsidR="001E41D0" w:rsidTr="007503ED">
        <w:trPr>
          <w:trHeight w:val="1282"/>
          <w:ins w:id="10157" w:author="s_佐野 光" w:date="2019-08-21T11:23:00Z"/>
        </w:trPr>
        <w:tc>
          <w:tcPr>
            <w:tcW w:w="1172" w:type="dxa"/>
            <w:vMerge/>
          </w:tcPr>
          <w:p w:rsidR="001E41D0" w:rsidRPr="00B666EE" w:rsidRDefault="001E41D0" w:rsidP="007503ED">
            <w:pPr>
              <w:pStyle w:val="afa"/>
              <w:rPr>
                <w:ins w:id="10158" w:author="s_佐野 光" w:date="2019-08-21T11:23:00Z"/>
                <w:sz w:val="22"/>
                <w:szCs w:val="22"/>
              </w:rPr>
            </w:pPr>
          </w:p>
        </w:tc>
        <w:tc>
          <w:tcPr>
            <w:tcW w:w="1204" w:type="dxa"/>
          </w:tcPr>
          <w:p w:rsidR="001E41D0" w:rsidRPr="000B41A5" w:rsidRDefault="00202C26" w:rsidP="007503ED">
            <w:pPr>
              <w:pStyle w:val="afa"/>
              <w:rPr>
                <w:ins w:id="10159" w:author="s_佐野 光" w:date="2019-08-21T11:23:00Z"/>
                <w:sz w:val="22"/>
                <w:szCs w:val="22"/>
              </w:rPr>
            </w:pPr>
            <w:ins w:id="10160" w:author="t_竹沢 公佑" w:date="2020-08-20T10:18:00Z">
              <w:r>
                <w:rPr>
                  <w:rFonts w:hint="eastAsia"/>
                  <w:sz w:val="22"/>
                  <w:szCs w:val="22"/>
                </w:rPr>
                <w:t>Category</w:t>
              </w:r>
            </w:ins>
          </w:p>
        </w:tc>
        <w:tc>
          <w:tcPr>
            <w:tcW w:w="7513" w:type="dxa"/>
            <w:gridSpan w:val="3"/>
          </w:tcPr>
          <w:p w:rsidR="001E41D0" w:rsidRDefault="00271222" w:rsidP="007503ED">
            <w:pPr>
              <w:spacing w:line="0" w:lineRule="atLeast"/>
              <w:ind w:right="1020"/>
              <w:rPr>
                <w:ins w:id="10161" w:author="t_竹沢 公佑" w:date="2020-08-13T11:10:00Z"/>
                <w:rFonts w:cs="Times New Roman"/>
                <w:sz w:val="22"/>
                <w:szCs w:val="22"/>
              </w:rPr>
            </w:pPr>
            <w:ins w:id="10162" w:author="t_竹沢 公佑" w:date="2020-08-13T11:09:00Z">
              <w:r>
                <w:rPr>
                  <w:rFonts w:cs="Times New Roman" w:hint="eastAsia"/>
                  <w:sz w:val="22"/>
                  <w:szCs w:val="22"/>
                </w:rPr>
                <w:t>■</w:t>
              </w:r>
            </w:ins>
            <w:ins w:id="10163" w:author="t_竹沢 公佑" w:date="2020-08-13T11:10:00Z">
              <w:r>
                <w:rPr>
                  <w:rFonts w:cs="Times New Roman" w:hint="eastAsia"/>
                  <w:sz w:val="22"/>
                  <w:szCs w:val="22"/>
                </w:rPr>
                <w:t>Fatal</w:t>
              </w:r>
            </w:ins>
          </w:p>
          <w:p w:rsidR="00271222" w:rsidRDefault="00271222">
            <w:pPr>
              <w:spacing w:line="0" w:lineRule="atLeast"/>
              <w:ind w:right="1020"/>
              <w:rPr>
                <w:ins w:id="10164" w:author="t_竹沢 公佑" w:date="2020-08-13T11:11:00Z"/>
                <w:rFonts w:cs="Times New Roman"/>
                <w:sz w:val="22"/>
                <w:szCs w:val="22"/>
              </w:rPr>
            </w:pPr>
            <w:ins w:id="10165" w:author="t_竹沢 公佑" w:date="2020-08-13T11:10:00Z">
              <w:r>
                <w:rPr>
                  <w:rFonts w:cs="Times New Roman" w:hint="eastAsia"/>
                  <w:sz w:val="22"/>
                  <w:szCs w:val="22"/>
                </w:rPr>
                <w:t xml:space="preserve"> 4Byte integer</w:t>
              </w:r>
            </w:ins>
          </w:p>
          <w:p w:rsidR="00271222" w:rsidRDefault="00271222">
            <w:pPr>
              <w:spacing w:line="0" w:lineRule="atLeast"/>
              <w:ind w:leftChars="100" w:left="240" w:right="1020"/>
              <w:rPr>
                <w:ins w:id="10166" w:author="s_佐野 光" w:date="2019-08-21T11:56:00Z"/>
                <w:rFonts w:cs="Times New Roman"/>
                <w:sz w:val="22"/>
                <w:szCs w:val="22"/>
              </w:rPr>
              <w:pPrChange w:id="10167" w:author="t_竹沢 公佑" w:date="2020-08-20T10:03:00Z">
                <w:pPr>
                  <w:spacing w:line="0" w:lineRule="atLeast"/>
                  <w:ind w:right="1020"/>
                </w:pPr>
              </w:pPrChange>
            </w:pPr>
            <w:ins w:id="10168" w:author="t_竹沢 公佑" w:date="2020-08-13T11:10:00Z">
              <w:r>
                <w:rPr>
                  <w:rFonts w:cs="Times New Roman" w:hint="eastAsia"/>
                  <w:sz w:val="22"/>
                  <w:szCs w:val="22"/>
                </w:rPr>
                <w:t>If this value is not zero, the FPGA configuration</w:t>
              </w:r>
            </w:ins>
            <w:ins w:id="10169" w:author="t_竹沢 公佑" w:date="2020-08-13T11:11:00Z">
              <w:r>
                <w:rPr>
                  <w:rFonts w:cs="Times New Roman" w:hint="eastAsia"/>
                  <w:sz w:val="22"/>
                  <w:szCs w:val="22"/>
                </w:rPr>
                <w:t xml:space="preserve"> has an error (errors). </w:t>
              </w:r>
            </w:ins>
            <w:ins w:id="10170" w:author="t_竹沢 公佑" w:date="2020-08-13T11:12:00Z">
              <w:r>
                <w:rPr>
                  <w:rFonts w:cs="Times New Roman" w:hint="eastAsia"/>
                  <w:sz w:val="22"/>
                  <w:szCs w:val="22"/>
                </w:rPr>
                <w:t xml:space="preserve">In the case that the FPGA configuration has an error, it may not work correctly. Please confirm whether an error is detected in the FPGA configuration or not. Or, please reboot your system and re-configure the FPGA. For the detail of the SEU module, please refer to </w:t>
              </w:r>
              <w:r>
                <w:rPr>
                  <w:rFonts w:cs="Times New Roman"/>
                  <w:sz w:val="22"/>
                  <w:szCs w:val="22"/>
                </w:rPr>
                <w:t>“</w:t>
              </w:r>
              <w:r w:rsidRPr="00794F1F">
                <w:rPr>
                  <w:rFonts w:cs="Times New Roman"/>
                  <w:b/>
                  <w:sz w:val="22"/>
                  <w:szCs w:val="22"/>
                </w:rPr>
                <w:fldChar w:fldCharType="begin"/>
              </w:r>
              <w:r w:rsidRPr="00794F1F">
                <w:rPr>
                  <w:rFonts w:cs="Times New Roman"/>
                  <w:b/>
                  <w:sz w:val="22"/>
                  <w:szCs w:val="22"/>
                </w:rPr>
                <w:instrText xml:space="preserve"> REF _Ref17401304 \r \h </w:instrText>
              </w:r>
              <w:r>
                <w:rPr>
                  <w:rFonts w:cs="Times New Roman"/>
                  <w:b/>
                  <w:sz w:val="22"/>
                  <w:szCs w:val="22"/>
                </w:rPr>
                <w:instrText xml:space="preserve"> \* MERGEFORMAT </w:instrText>
              </w:r>
            </w:ins>
            <w:r w:rsidRPr="00794F1F">
              <w:rPr>
                <w:rFonts w:cs="Times New Roman"/>
                <w:b/>
                <w:sz w:val="22"/>
                <w:szCs w:val="22"/>
              </w:rPr>
            </w:r>
            <w:ins w:id="10171" w:author="t_竹沢 公佑" w:date="2020-08-13T11:12:00Z">
              <w:r w:rsidRPr="00794F1F">
                <w:rPr>
                  <w:rFonts w:cs="Times New Roman"/>
                  <w:b/>
                  <w:sz w:val="22"/>
                  <w:szCs w:val="22"/>
                </w:rPr>
                <w:fldChar w:fldCharType="separate"/>
              </w:r>
            </w:ins>
            <w:ins w:id="10172" w:author="t_竹沢 公佑" w:date="2021-02-02T17:29:00Z">
              <w:r w:rsidR="000B4FA1">
                <w:rPr>
                  <w:rFonts w:cs="Times New Roman"/>
                  <w:b/>
                  <w:sz w:val="22"/>
                  <w:szCs w:val="22"/>
                </w:rPr>
                <w:t>7.3</w:t>
              </w:r>
            </w:ins>
            <w:ins w:id="10173" w:author="t_竹沢 公佑" w:date="2020-08-13T11:12:00Z">
              <w:r w:rsidRPr="00794F1F">
                <w:rPr>
                  <w:rFonts w:cs="Times New Roman"/>
                  <w:b/>
                  <w:sz w:val="22"/>
                  <w:szCs w:val="22"/>
                </w:rPr>
                <w:fldChar w:fldCharType="end"/>
              </w:r>
              <w:r w:rsidRPr="00794F1F">
                <w:rPr>
                  <w:rFonts w:cs="Times New Roman" w:hint="eastAsia"/>
                  <w:b/>
                  <w:sz w:val="22"/>
                  <w:szCs w:val="22"/>
                </w:rPr>
                <w:t xml:space="preserve"> </w:t>
              </w:r>
              <w:r w:rsidRPr="00794F1F">
                <w:rPr>
                  <w:rFonts w:cs="Times New Roman"/>
                  <w:b/>
                  <w:sz w:val="22"/>
                  <w:szCs w:val="22"/>
                </w:rPr>
                <w:fldChar w:fldCharType="begin"/>
              </w:r>
              <w:r w:rsidRPr="00794F1F">
                <w:rPr>
                  <w:rFonts w:cs="Times New Roman"/>
                  <w:b/>
                  <w:sz w:val="22"/>
                  <w:szCs w:val="22"/>
                </w:rPr>
                <w:instrText xml:space="preserve"> REF _Ref17401304 \h </w:instrText>
              </w:r>
              <w:r>
                <w:rPr>
                  <w:rFonts w:cs="Times New Roman"/>
                  <w:b/>
                  <w:sz w:val="22"/>
                  <w:szCs w:val="22"/>
                </w:rPr>
                <w:instrText xml:space="preserve"> \* MERGEFORMAT </w:instrText>
              </w:r>
            </w:ins>
            <w:r w:rsidRPr="00794F1F">
              <w:rPr>
                <w:rFonts w:cs="Times New Roman"/>
                <w:b/>
                <w:sz w:val="22"/>
                <w:szCs w:val="22"/>
              </w:rPr>
            </w:r>
            <w:ins w:id="10174" w:author="t_竹沢 公佑" w:date="2020-08-13T11:12:00Z">
              <w:r w:rsidRPr="00794F1F">
                <w:rPr>
                  <w:rFonts w:cs="Times New Roman"/>
                  <w:b/>
                  <w:sz w:val="22"/>
                  <w:szCs w:val="22"/>
                </w:rPr>
                <w:fldChar w:fldCharType="separate"/>
              </w:r>
            </w:ins>
            <w:ins w:id="10175" w:author="t_竹沢 公佑" w:date="2021-02-02T17:29:00Z">
              <w:r w:rsidR="000B4FA1" w:rsidRPr="000B4FA1">
                <w:rPr>
                  <w:b/>
                  <w:u w:val="single"/>
                  <w:rPrChange w:id="10176" w:author="t_竹沢 公佑" w:date="2021-02-02T17:29:00Z">
                    <w:rPr>
                      <w:u w:val="single"/>
                    </w:rPr>
                  </w:rPrChange>
                </w:rPr>
                <w:t>SEU Mitigation</w:t>
              </w:r>
            </w:ins>
            <w:ins w:id="10177" w:author="t_竹沢 公佑" w:date="2020-08-13T11:12:00Z">
              <w:r w:rsidRPr="00794F1F">
                <w:rPr>
                  <w:rFonts w:cs="Times New Roman"/>
                  <w:b/>
                  <w:sz w:val="22"/>
                  <w:szCs w:val="22"/>
                </w:rPr>
                <w:fldChar w:fldCharType="end"/>
              </w:r>
              <w:r>
                <w:rPr>
                  <w:rFonts w:cs="Times New Roman"/>
                  <w:sz w:val="22"/>
                  <w:szCs w:val="22"/>
                </w:rPr>
                <w:t>”</w:t>
              </w:r>
              <w:r>
                <w:rPr>
                  <w:rFonts w:cs="Times New Roman" w:hint="eastAsia"/>
                  <w:sz w:val="22"/>
                  <w:szCs w:val="22"/>
                </w:rPr>
                <w:t>.</w:t>
              </w:r>
            </w:ins>
          </w:p>
        </w:tc>
      </w:tr>
      <w:tr w:rsidR="00BA0973" w:rsidRPr="001D7132" w:rsidTr="007503ED">
        <w:trPr>
          <w:ins w:id="10178" w:author="s_佐野 光" w:date="2019-08-21T11:23:00Z"/>
        </w:trPr>
        <w:tc>
          <w:tcPr>
            <w:tcW w:w="2376" w:type="dxa"/>
            <w:gridSpan w:val="2"/>
          </w:tcPr>
          <w:p w:rsidR="00BA0973" w:rsidRDefault="00BA0973" w:rsidP="007503ED">
            <w:pPr>
              <w:spacing w:line="0" w:lineRule="atLeast"/>
              <w:ind w:right="1020"/>
              <w:rPr>
                <w:ins w:id="10179" w:author="s_佐野 光" w:date="2019-08-21T11:23:00Z"/>
                <w:rFonts w:cs="Times New Roman"/>
                <w:sz w:val="22"/>
                <w:szCs w:val="22"/>
              </w:rPr>
            </w:pPr>
            <w:ins w:id="10180" w:author="s_佐野 光" w:date="2019-08-21T11:23:00Z">
              <w:r>
                <w:rPr>
                  <w:rFonts w:cs="Times New Roman" w:hint="eastAsia"/>
                  <w:sz w:val="22"/>
                  <w:szCs w:val="22"/>
                </w:rPr>
                <w:t>Remarks</w:t>
              </w:r>
            </w:ins>
          </w:p>
        </w:tc>
        <w:tc>
          <w:tcPr>
            <w:tcW w:w="7513" w:type="dxa"/>
            <w:gridSpan w:val="3"/>
          </w:tcPr>
          <w:p w:rsidR="001D7132" w:rsidRDefault="001D7132" w:rsidP="007503ED">
            <w:pPr>
              <w:widowControl w:val="0"/>
              <w:autoSpaceDE w:val="0"/>
              <w:autoSpaceDN w:val="0"/>
              <w:adjustRightInd w:val="0"/>
              <w:spacing w:line="0" w:lineRule="atLeast"/>
              <w:rPr>
                <w:ins w:id="10181" w:author="t_竹沢 公佑" w:date="2019-09-18T15:47:00Z"/>
                <w:sz w:val="22"/>
                <w:szCs w:val="22"/>
              </w:rPr>
            </w:pPr>
            <w:ins w:id="10182" w:author="t_竹沢 公佑" w:date="2019-09-18T15:47:00Z">
              <w:r>
                <w:rPr>
                  <w:rFonts w:cs="Times New Roman" w:hint="eastAsia"/>
                  <w:sz w:val="22"/>
                  <w:szCs w:val="22"/>
                </w:rPr>
                <w:t xml:space="preserve">(*1) </w:t>
              </w:r>
              <w:r>
                <w:rPr>
                  <w:rFonts w:hint="eastAsia"/>
                  <w:bCs/>
                  <w:sz w:val="22"/>
                  <w:szCs w:val="22"/>
                </w:rPr>
                <w:t xml:space="preserve">This </w:t>
              </w:r>
            </w:ins>
            <w:ins w:id="10183" w:author="t_竹沢 公佑" w:date="2019-10-07T03:30:00Z">
              <w:r w:rsidR="00323A89">
                <w:rPr>
                  <w:rFonts w:hint="eastAsia"/>
                  <w:bCs/>
                  <w:sz w:val="22"/>
                  <w:szCs w:val="22"/>
                </w:rPr>
                <w:t xml:space="preserve">command </w:t>
              </w:r>
            </w:ins>
            <w:ins w:id="10184" w:author="t_竹沢 公佑" w:date="2019-09-18T15:47:00Z">
              <w:r>
                <w:rPr>
                  <w:rFonts w:hint="eastAsia"/>
                  <w:bCs/>
                  <w:sz w:val="22"/>
                  <w:szCs w:val="22"/>
                </w:rPr>
                <w:t>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10185" w:author="t_竹沢 公佑" w:date="2019-09-18T15:47:00Z">
              <w:r w:rsidRPr="0056709F">
                <w:rPr>
                  <w:b/>
                  <w:bCs/>
                  <w:sz w:val="22"/>
                  <w:szCs w:val="22"/>
                </w:rPr>
                <w:fldChar w:fldCharType="separate"/>
              </w:r>
            </w:ins>
            <w:ins w:id="10186" w:author="t_竹沢 公佑" w:date="2021-02-02T17:29:00Z">
              <w:r w:rsidR="000B4FA1">
                <w:rPr>
                  <w:b/>
                  <w:bCs/>
                  <w:sz w:val="22"/>
                  <w:szCs w:val="22"/>
                </w:rPr>
                <w:t>5.5</w:t>
              </w:r>
            </w:ins>
            <w:ins w:id="10187" w:author="t_竹沢 公佑" w:date="2019-09-18T15:47: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10188" w:author="t_竹沢 公佑" w:date="2019-09-18T15:47:00Z">
              <w:r w:rsidRPr="0056709F">
                <w:rPr>
                  <w:b/>
                  <w:bCs/>
                  <w:sz w:val="22"/>
                  <w:szCs w:val="22"/>
                </w:rPr>
                <w:fldChar w:fldCharType="separate"/>
              </w:r>
            </w:ins>
            <w:ins w:id="10189" w:author="t_竹沢 公佑" w:date="2021-02-02T17:29:00Z">
              <w:r w:rsidR="000B4FA1" w:rsidRPr="000B4FA1">
                <w:rPr>
                  <w:b/>
                  <w:u w:val="single"/>
                  <w:rPrChange w:id="10190" w:author="t_竹沢 公佑" w:date="2021-02-02T17:29:00Z">
                    <w:rPr>
                      <w:u w:val="single"/>
                    </w:rPr>
                  </w:rPrChange>
                </w:rPr>
                <w:t>ioctl</w:t>
              </w:r>
            </w:ins>
            <w:ins w:id="10191" w:author="t_竹沢 公佑" w:date="2019-09-18T15:47:00Z">
              <w:r w:rsidRPr="0056709F">
                <w:rPr>
                  <w:b/>
                  <w:bCs/>
                  <w:sz w:val="22"/>
                  <w:szCs w:val="22"/>
                </w:rPr>
                <w:fldChar w:fldCharType="end"/>
              </w:r>
              <w:r w:rsidRPr="0056709F">
                <w:rPr>
                  <w:b/>
                  <w:bCs/>
                  <w:sz w:val="22"/>
                  <w:szCs w:val="22"/>
                </w:rPr>
                <w:t>”</w:t>
              </w:r>
              <w:r>
                <w:rPr>
                  <w:rFonts w:hint="eastAsia"/>
                  <w:b/>
                  <w:bCs/>
                  <w:sz w:val="22"/>
                  <w:szCs w:val="22"/>
                </w:rPr>
                <w:t>.</w:t>
              </w:r>
            </w:ins>
          </w:p>
          <w:p w:rsidR="001D7132" w:rsidRDefault="001D7132" w:rsidP="007503ED">
            <w:pPr>
              <w:widowControl w:val="0"/>
              <w:autoSpaceDE w:val="0"/>
              <w:autoSpaceDN w:val="0"/>
              <w:adjustRightInd w:val="0"/>
              <w:spacing w:line="0" w:lineRule="atLeast"/>
              <w:rPr>
                <w:ins w:id="10192" w:author="t_竹沢 公佑" w:date="2019-09-18T15:47:00Z"/>
                <w:sz w:val="22"/>
                <w:szCs w:val="22"/>
              </w:rPr>
            </w:pPr>
          </w:p>
          <w:p w:rsidR="00BA0973" w:rsidRDefault="00BA0973" w:rsidP="007503ED">
            <w:pPr>
              <w:widowControl w:val="0"/>
              <w:autoSpaceDE w:val="0"/>
              <w:autoSpaceDN w:val="0"/>
              <w:adjustRightInd w:val="0"/>
              <w:spacing w:line="0" w:lineRule="atLeast"/>
              <w:rPr>
                <w:ins w:id="10193" w:author="s_佐野 光" w:date="2019-08-21T11:23:00Z"/>
                <w:sz w:val="22"/>
                <w:szCs w:val="22"/>
              </w:rPr>
            </w:pPr>
            <w:ins w:id="10194" w:author="s_佐野 光" w:date="2019-08-21T11:23:00Z">
              <w:r>
                <w:rPr>
                  <w:rFonts w:hint="eastAsia"/>
                  <w:sz w:val="22"/>
                  <w:szCs w:val="22"/>
                </w:rPr>
                <w:t>■Remarks for the production DRXP boards</w:t>
              </w:r>
            </w:ins>
          </w:p>
          <w:p w:rsidR="001D7132" w:rsidRPr="00F411DC" w:rsidRDefault="00BA0973">
            <w:pPr>
              <w:spacing w:line="0" w:lineRule="atLeast"/>
              <w:ind w:right="1020"/>
              <w:rPr>
                <w:ins w:id="10195" w:author="s_佐野 光" w:date="2019-08-21T11:23:00Z"/>
                <w:sz w:val="22"/>
                <w:szCs w:val="22"/>
              </w:rPr>
            </w:pPr>
            <w:ins w:id="10196" w:author="s_佐野 光" w:date="2019-08-21T11:23:00Z">
              <w:r>
                <w:rPr>
                  <w:rFonts w:hint="eastAsia"/>
                  <w:sz w:val="22"/>
                  <w:szCs w:val="22"/>
                </w:rPr>
                <w:t xml:space="preserve">The SEU function is common </w:t>
              </w:r>
              <w:del w:id="10197" w:author="t_竹沢 公佑" w:date="2019-10-05T16:32:00Z">
                <w:r w:rsidDel="00D419A2">
                  <w:rPr>
                    <w:rFonts w:hint="eastAsia"/>
                    <w:sz w:val="22"/>
                    <w:szCs w:val="22"/>
                  </w:rPr>
                  <w:delText xml:space="preserve">function </w:delText>
                </w:r>
              </w:del>
              <w:r>
                <w:rPr>
                  <w:rFonts w:hint="eastAsia"/>
                  <w:sz w:val="22"/>
                  <w:szCs w:val="22"/>
                </w:rPr>
                <w:t xml:space="preserve">between both </w:t>
              </w:r>
              <w:r>
                <w:rPr>
                  <w:sz w:val="22"/>
                  <w:szCs w:val="22"/>
                </w:rPr>
                <w:t>production</w:t>
              </w:r>
              <w:r>
                <w:rPr>
                  <w:rFonts w:hint="eastAsia"/>
                  <w:sz w:val="22"/>
                  <w:szCs w:val="22"/>
                </w:rPr>
                <w:t xml:space="preserve"> DRXP board IFs. It means both IFs control/monitor </w:t>
              </w:r>
            </w:ins>
            <w:ins w:id="10198" w:author="t_竹沢 公佑" w:date="2019-10-05T16:33:00Z">
              <w:r w:rsidR="00D419A2">
                <w:rPr>
                  <w:rFonts w:hint="eastAsia"/>
                  <w:sz w:val="22"/>
                  <w:szCs w:val="22"/>
                </w:rPr>
                <w:t xml:space="preserve">share </w:t>
              </w:r>
            </w:ins>
            <w:ins w:id="10199" w:author="s_佐野 光" w:date="2019-08-21T11:23:00Z">
              <w:r>
                <w:rPr>
                  <w:rFonts w:hint="eastAsia"/>
                  <w:sz w:val="22"/>
                  <w:szCs w:val="22"/>
                </w:rPr>
                <w:t>the</w:t>
              </w:r>
              <w:del w:id="10200" w:author="t_竹沢 公佑" w:date="2019-10-05T16:33:00Z">
                <w:r w:rsidDel="00D419A2">
                  <w:rPr>
                    <w:rFonts w:hint="eastAsia"/>
                    <w:sz w:val="22"/>
                    <w:szCs w:val="22"/>
                  </w:rPr>
                  <w:delText xml:space="preserve"> same</w:delText>
                </w:r>
              </w:del>
              <w:r>
                <w:rPr>
                  <w:rFonts w:hint="eastAsia"/>
                  <w:sz w:val="22"/>
                  <w:szCs w:val="22"/>
                </w:rPr>
                <w:t xml:space="preserve"> registers. If one IF changes the register value, it affects </w:t>
              </w:r>
              <w:r>
                <w:rPr>
                  <w:sz w:val="22"/>
                  <w:szCs w:val="22"/>
                </w:rPr>
                <w:t>another IF</w:t>
              </w:r>
              <w:del w:id="10201" w:author="t_竹沢 公佑" w:date="2019-10-05T16:33:00Z">
                <w:r w:rsidDel="00D419A2">
                  <w:rPr>
                    <w:sz w:val="22"/>
                    <w:szCs w:val="22"/>
                  </w:rPr>
                  <w:delText xml:space="preserve"> refers</w:delText>
                </w:r>
              </w:del>
              <w:r>
                <w:rPr>
                  <w:sz w:val="22"/>
                  <w:szCs w:val="22"/>
                </w:rPr>
                <w:t>.</w:t>
              </w:r>
            </w:ins>
          </w:p>
        </w:tc>
      </w:tr>
      <w:tr w:rsidR="00BA0973" w:rsidRPr="00226376" w:rsidTr="007503ED">
        <w:trPr>
          <w:ins w:id="10202" w:author="s_佐野 光" w:date="2019-08-21T11:23:00Z"/>
        </w:trPr>
        <w:tc>
          <w:tcPr>
            <w:tcW w:w="2376" w:type="dxa"/>
            <w:gridSpan w:val="2"/>
            <w:tcBorders>
              <w:top w:val="single" w:sz="4" w:space="0" w:color="auto"/>
              <w:left w:val="single" w:sz="4" w:space="0" w:color="auto"/>
              <w:bottom w:val="single" w:sz="4" w:space="0" w:color="auto"/>
              <w:right w:val="single" w:sz="4" w:space="0" w:color="auto"/>
            </w:tcBorders>
          </w:tcPr>
          <w:p w:rsidR="00BA0973" w:rsidRDefault="00BA0973" w:rsidP="007503ED">
            <w:pPr>
              <w:spacing w:line="0" w:lineRule="atLeast"/>
              <w:ind w:right="1020"/>
              <w:rPr>
                <w:ins w:id="10203" w:author="s_佐野 光" w:date="2019-08-21T11:23:00Z"/>
                <w:rFonts w:cs="Times New Roman"/>
                <w:sz w:val="22"/>
                <w:szCs w:val="22"/>
              </w:rPr>
            </w:pPr>
            <w:ins w:id="10204" w:author="s_佐野 光" w:date="2019-08-21T11:23:00Z">
              <w:r>
                <w:rPr>
                  <w:rFonts w:cs="Times New Roman" w:hint="eastAsia"/>
                  <w:sz w:val="22"/>
                  <w:szCs w:val="22"/>
                </w:rPr>
                <w:t>Errors</w:t>
              </w:r>
            </w:ins>
          </w:p>
        </w:tc>
        <w:tc>
          <w:tcPr>
            <w:tcW w:w="7513" w:type="dxa"/>
            <w:gridSpan w:val="3"/>
            <w:tcBorders>
              <w:top w:val="single" w:sz="4" w:space="0" w:color="auto"/>
              <w:left w:val="single" w:sz="4" w:space="0" w:color="auto"/>
              <w:bottom w:val="single" w:sz="4" w:space="0" w:color="auto"/>
              <w:right w:val="single" w:sz="4" w:space="0" w:color="auto"/>
            </w:tcBorders>
          </w:tcPr>
          <w:p w:rsidR="00BA0973" w:rsidRPr="00226376" w:rsidRDefault="00BA0973" w:rsidP="007503ED">
            <w:pPr>
              <w:spacing w:line="0" w:lineRule="atLeast"/>
              <w:ind w:right="1020"/>
              <w:rPr>
                <w:ins w:id="10205" w:author="s_佐野 光" w:date="2019-08-21T11:23:00Z"/>
                <w:rFonts w:cs="Times New Roman"/>
                <w:sz w:val="22"/>
                <w:szCs w:val="22"/>
              </w:rPr>
            </w:pPr>
            <w:ins w:id="10206" w:author="s_佐野 光" w:date="2019-08-21T11:23:00Z">
              <w:r w:rsidRPr="00226376">
                <w:rPr>
                  <w:rFonts w:cs="Times New Roman" w:hint="eastAsia"/>
                  <w:sz w:val="22"/>
                  <w:szCs w:val="22"/>
                </w:rPr>
                <w:t>EIO</w:t>
              </w:r>
            </w:ins>
          </w:p>
          <w:p w:rsidR="00E84E5C" w:rsidRDefault="00BA0973" w:rsidP="00E84E5C">
            <w:pPr>
              <w:spacing w:line="0" w:lineRule="atLeast"/>
              <w:ind w:right="1020" w:firstLineChars="50" w:firstLine="110"/>
              <w:rPr>
                <w:ins w:id="10207" w:author="t_竹沢 公佑" w:date="2019-09-18T15:46:00Z"/>
                <w:rFonts w:cs="Times New Roman"/>
                <w:sz w:val="22"/>
                <w:szCs w:val="22"/>
              </w:rPr>
            </w:pPr>
            <w:ins w:id="10208" w:author="s_佐野 光" w:date="2019-08-21T11:23:00Z">
              <w:r w:rsidRPr="00226376">
                <w:rPr>
                  <w:rFonts w:cs="Times New Roman" w:hint="eastAsia"/>
                  <w:sz w:val="22"/>
                  <w:szCs w:val="22"/>
                </w:rPr>
                <w:t xml:space="preserve">When </w:t>
              </w:r>
            </w:ins>
            <w:ins w:id="10209" w:author="t_竹沢 公佑" w:date="2019-10-07T03:31:00Z">
              <w:r w:rsidR="00323A89">
                <w:rPr>
                  <w:rFonts w:cs="Times New Roman" w:hint="eastAsia"/>
                  <w:sz w:val="22"/>
                  <w:szCs w:val="22"/>
                </w:rPr>
                <w:t xml:space="preserve">this command </w:t>
              </w:r>
            </w:ins>
            <w:ins w:id="10210" w:author="s_佐野 光" w:date="2019-08-21T11:23:00Z">
              <w:r w:rsidRPr="00226376">
                <w:rPr>
                  <w:rFonts w:cs="Times New Roman" w:hint="eastAsia"/>
                  <w:sz w:val="22"/>
                  <w:szCs w:val="22"/>
                </w:rPr>
                <w:t>fail</w:t>
              </w:r>
            </w:ins>
            <w:ins w:id="10211" w:author="t_竹沢 公佑" w:date="2019-10-07T03:31:00Z">
              <w:r w:rsidR="00323A89">
                <w:rPr>
                  <w:rFonts w:cs="Times New Roman" w:hint="eastAsia"/>
                  <w:sz w:val="22"/>
                  <w:szCs w:val="22"/>
                </w:rPr>
                <w:t>s</w:t>
              </w:r>
            </w:ins>
            <w:ins w:id="10212" w:author="s_佐野 光" w:date="2019-08-21T11:23:00Z">
              <w:r w:rsidRPr="00226376">
                <w:rPr>
                  <w:rFonts w:cs="Times New Roman" w:hint="eastAsia"/>
                  <w:sz w:val="22"/>
                  <w:szCs w:val="22"/>
                </w:rPr>
                <w:t xml:space="preserve"> to read or write internal register.</w:t>
              </w:r>
            </w:ins>
          </w:p>
          <w:p w:rsidR="001D7132" w:rsidRDefault="001D7132" w:rsidP="001D7132">
            <w:pPr>
              <w:spacing w:line="0" w:lineRule="atLeast"/>
              <w:ind w:right="1020" w:firstLineChars="50" w:firstLine="110"/>
              <w:rPr>
                <w:ins w:id="10213" w:author="t_竹沢 公佑" w:date="2019-09-18T15:46:00Z"/>
                <w:bCs/>
                <w:sz w:val="22"/>
                <w:szCs w:val="22"/>
              </w:rPr>
            </w:pPr>
            <w:ins w:id="10214" w:author="t_竹沢 公佑" w:date="2019-09-18T15:46:00Z">
              <w:r w:rsidRPr="00A033B7">
                <w:rPr>
                  <w:bCs/>
                  <w:sz w:val="22"/>
                  <w:szCs w:val="22"/>
                </w:rPr>
                <w:t>This errno means device driver can't control the device.</w:t>
              </w:r>
            </w:ins>
          </w:p>
          <w:p w:rsidR="001D7132" w:rsidRDefault="00AA1052" w:rsidP="001D7132">
            <w:pPr>
              <w:spacing w:line="0" w:lineRule="atLeast"/>
              <w:ind w:right="1020" w:firstLineChars="50" w:firstLine="110"/>
              <w:rPr>
                <w:ins w:id="10215" w:author="t_竹沢 公佑" w:date="2019-09-18T15:46:00Z"/>
                <w:bCs/>
                <w:sz w:val="22"/>
                <w:szCs w:val="22"/>
              </w:rPr>
            </w:pPr>
            <w:ins w:id="10216" w:author="t_竹沢 公佑" w:date="2019-09-18T15:46:00Z">
              <w:r>
                <w:rPr>
                  <w:bCs/>
                  <w:sz w:val="22"/>
                  <w:szCs w:val="22"/>
                </w:rPr>
                <w:t>If this error occu</w:t>
              </w:r>
              <w:r w:rsidR="001D7132" w:rsidRPr="00A033B7">
                <w:rPr>
                  <w:bCs/>
                  <w:sz w:val="22"/>
                  <w:szCs w:val="22"/>
                </w:rPr>
                <w:t>rs often, it may be hardware error is happen</w:t>
              </w:r>
            </w:ins>
            <w:ins w:id="10217" w:author="t_竹沢 公佑" w:date="2019-10-05T17:01:00Z">
              <w:r>
                <w:rPr>
                  <w:rFonts w:hint="eastAsia"/>
                  <w:bCs/>
                  <w:sz w:val="22"/>
                  <w:szCs w:val="22"/>
                </w:rPr>
                <w:t>e</w:t>
              </w:r>
            </w:ins>
            <w:ins w:id="10218" w:author="t_竹沢 公佑" w:date="2019-09-18T15:46:00Z">
              <w:r w:rsidR="001D7132" w:rsidRPr="00A033B7">
                <w:rPr>
                  <w:bCs/>
                  <w:sz w:val="22"/>
                  <w:szCs w:val="22"/>
                </w:rPr>
                <w:t>d.</w:t>
              </w:r>
            </w:ins>
          </w:p>
          <w:p w:rsidR="001D7132" w:rsidRPr="00E84E5C" w:rsidRDefault="001D7132" w:rsidP="00F411DC">
            <w:pPr>
              <w:spacing w:line="0" w:lineRule="atLeast"/>
              <w:ind w:right="1020" w:firstLineChars="50" w:firstLine="110"/>
              <w:rPr>
                <w:ins w:id="10219" w:author="s_佐野 光" w:date="2019-08-21T11:23:00Z"/>
                <w:rFonts w:cs="Times New Roman"/>
                <w:sz w:val="22"/>
                <w:szCs w:val="22"/>
              </w:rPr>
            </w:pPr>
            <w:ins w:id="10220" w:author="t_竹沢 公佑" w:date="2019-09-18T15:46:00Z">
              <w:r w:rsidRPr="00A033B7">
                <w:rPr>
                  <w:bCs/>
                  <w:sz w:val="22"/>
                  <w:szCs w:val="22"/>
                </w:rPr>
                <w:t>Please execute cold-reboot and try again.</w:t>
              </w:r>
            </w:ins>
          </w:p>
        </w:tc>
      </w:tr>
    </w:tbl>
    <w:p w:rsidR="00BA0973" w:rsidDel="00BA0189" w:rsidRDefault="00BA0973">
      <w:pPr>
        <w:spacing w:line="0" w:lineRule="atLeast"/>
        <w:ind w:right="1020"/>
        <w:rPr>
          <w:del w:id="10221" w:author="t_竹沢 公佑" w:date="2019-09-18T15:47:00Z"/>
        </w:rPr>
      </w:pPr>
    </w:p>
    <w:p w:rsidR="00BA0973" w:rsidRPr="005F6B96" w:rsidRDefault="00BA0189">
      <w:pPr>
        <w:spacing w:line="0" w:lineRule="atLeast"/>
        <w:ind w:right="1020"/>
      </w:pPr>
      <w:ins w:id="10222" w:author="t_竹沢 公佑" w:date="2019-10-07T06:37:00Z">
        <w:r>
          <w:br w:type="page"/>
        </w:r>
      </w:ins>
    </w:p>
    <w:p w:rsidR="00901D37" w:rsidRDefault="00901D37" w:rsidP="00B862C9">
      <w:pPr>
        <w:pStyle w:val="3"/>
      </w:pPr>
      <w:bookmarkStart w:id="10223" w:name="_Toc63179454"/>
      <w:r>
        <w:t>GET_</w:t>
      </w:r>
      <w:r>
        <w:rPr>
          <w:rFonts w:hint="eastAsia"/>
        </w:rPr>
        <w:t>CONSUMPTION</w:t>
      </w:r>
      <w:bookmarkEnd w:id="10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4"/>
        <w:gridCol w:w="2126"/>
        <w:gridCol w:w="1843"/>
        <w:tblGridChange w:id="10224">
          <w:tblGrid>
            <w:gridCol w:w="1172"/>
            <w:gridCol w:w="1204"/>
            <w:gridCol w:w="3544"/>
            <w:gridCol w:w="2126"/>
            <w:gridCol w:w="1843"/>
          </w:tblGrid>
        </w:tblGridChange>
      </w:tblGrid>
      <w:tr w:rsidR="00901D37" w:rsidTr="00970A62">
        <w:tc>
          <w:tcPr>
            <w:tcW w:w="2376" w:type="dxa"/>
            <w:gridSpan w:val="2"/>
          </w:tcPr>
          <w:p w:rsidR="00901D37" w:rsidRDefault="00901D37" w:rsidP="00970A62">
            <w:pPr>
              <w:spacing w:line="0" w:lineRule="atLeast"/>
              <w:ind w:right="1020"/>
              <w:rPr>
                <w:sz w:val="22"/>
                <w:szCs w:val="22"/>
              </w:rPr>
            </w:pPr>
            <w:r>
              <w:rPr>
                <w:rFonts w:hint="eastAsia"/>
                <w:sz w:val="22"/>
                <w:szCs w:val="22"/>
              </w:rPr>
              <w:t>ItemID</w:t>
            </w:r>
          </w:p>
        </w:tc>
        <w:tc>
          <w:tcPr>
            <w:tcW w:w="3544" w:type="dxa"/>
          </w:tcPr>
          <w:p w:rsidR="00901D37" w:rsidRDefault="00901D37" w:rsidP="00901D37">
            <w:pPr>
              <w:spacing w:line="0" w:lineRule="atLeast"/>
              <w:ind w:right="1020"/>
              <w:rPr>
                <w:sz w:val="22"/>
                <w:szCs w:val="22"/>
              </w:rPr>
            </w:pPr>
            <w:r>
              <w:rPr>
                <w:sz w:val="22"/>
                <w:szCs w:val="22"/>
              </w:rPr>
              <w:t>GET_</w:t>
            </w:r>
            <w:r>
              <w:rPr>
                <w:rFonts w:hint="eastAsia"/>
                <w:sz w:val="22"/>
                <w:szCs w:val="22"/>
              </w:rPr>
              <w:t>CONSUMPTION</w:t>
            </w:r>
            <w:r>
              <w:rPr>
                <w:sz w:val="22"/>
                <w:szCs w:val="22"/>
              </w:rPr>
              <w:t>_ID</w:t>
            </w:r>
          </w:p>
        </w:tc>
        <w:tc>
          <w:tcPr>
            <w:tcW w:w="2126" w:type="dxa"/>
          </w:tcPr>
          <w:p w:rsidR="00901D37" w:rsidRDefault="00901D37" w:rsidP="00970A62">
            <w:pPr>
              <w:spacing w:line="0" w:lineRule="atLeast"/>
              <w:ind w:right="-108"/>
              <w:rPr>
                <w:sz w:val="22"/>
                <w:szCs w:val="22"/>
              </w:rPr>
            </w:pPr>
            <w:r>
              <w:rPr>
                <w:rFonts w:hint="eastAsia"/>
                <w:sz w:val="22"/>
                <w:szCs w:val="22"/>
              </w:rPr>
              <w:t>0x0000 3900</w:t>
            </w:r>
          </w:p>
        </w:tc>
        <w:tc>
          <w:tcPr>
            <w:tcW w:w="1843" w:type="dxa"/>
          </w:tcPr>
          <w:p w:rsidR="00901D37" w:rsidRDefault="00901D37" w:rsidP="00970A62">
            <w:pPr>
              <w:spacing w:line="0" w:lineRule="atLeast"/>
              <w:ind w:right="1020"/>
              <w:rPr>
                <w:sz w:val="22"/>
                <w:szCs w:val="22"/>
              </w:rPr>
            </w:pPr>
          </w:p>
        </w:tc>
      </w:tr>
      <w:tr w:rsidR="00901D37" w:rsidTr="00970A62">
        <w:tc>
          <w:tcPr>
            <w:tcW w:w="2376" w:type="dxa"/>
            <w:gridSpan w:val="2"/>
          </w:tcPr>
          <w:p w:rsidR="00901D37" w:rsidRDefault="00901D37" w:rsidP="00970A62">
            <w:pPr>
              <w:spacing w:line="0" w:lineRule="atLeast"/>
              <w:ind w:right="1020"/>
              <w:rPr>
                <w:sz w:val="22"/>
                <w:szCs w:val="22"/>
              </w:rPr>
            </w:pPr>
            <w:r>
              <w:rPr>
                <w:rFonts w:cs="Times New Roman"/>
                <w:sz w:val="22"/>
                <w:szCs w:val="22"/>
              </w:rPr>
              <w:t>Description</w:t>
            </w:r>
          </w:p>
        </w:tc>
        <w:tc>
          <w:tcPr>
            <w:tcW w:w="7513" w:type="dxa"/>
            <w:gridSpan w:val="3"/>
          </w:tcPr>
          <w:p w:rsidR="00901D37" w:rsidRDefault="000C4A13" w:rsidP="00901D37">
            <w:pPr>
              <w:widowControl w:val="0"/>
              <w:autoSpaceDE w:val="0"/>
              <w:autoSpaceDN w:val="0"/>
              <w:adjustRightInd w:val="0"/>
              <w:spacing w:line="0" w:lineRule="atLeast"/>
              <w:rPr>
                <w:rFonts w:cs="Times New Roman"/>
                <w:sz w:val="22"/>
                <w:szCs w:val="22"/>
              </w:rPr>
            </w:pPr>
            <w:ins w:id="10225" w:author="t_竹沢 公佑" w:date="2019-10-05T16:34:00Z">
              <w:r>
                <w:rPr>
                  <w:rFonts w:cs="Times New Roman" w:hint="eastAsia"/>
                  <w:sz w:val="22"/>
                  <w:szCs w:val="22"/>
                </w:rPr>
                <w:t xml:space="preserve">Read </w:t>
              </w:r>
            </w:ins>
            <w:del w:id="10226" w:author="t_竹沢 公佑" w:date="2019-10-05T16:34:00Z">
              <w:r w:rsidR="00901D37" w:rsidDel="000C4A13">
                <w:rPr>
                  <w:rFonts w:cs="Times New Roman" w:hint="eastAsia"/>
                  <w:sz w:val="22"/>
                  <w:szCs w:val="22"/>
                </w:rPr>
                <w:delText>Retri</w:delText>
              </w:r>
            </w:del>
            <w:ins w:id="10227" w:author="s_佐野 光" w:date="2019-08-21T11:28:00Z">
              <w:del w:id="10228" w:author="t_竹沢 公佑" w:date="2019-10-05T16:34:00Z">
                <w:r w:rsidR="00BA0973" w:rsidDel="000C4A13">
                  <w:rPr>
                    <w:rFonts w:cs="Times New Roman" w:hint="eastAsia"/>
                    <w:sz w:val="22"/>
                    <w:szCs w:val="22"/>
                  </w:rPr>
                  <w:delText>e</w:delText>
                </w:r>
              </w:del>
            </w:ins>
            <w:del w:id="10229" w:author="t_竹沢 公佑" w:date="2019-10-05T16:34:00Z">
              <w:r w:rsidR="00901D37" w:rsidDel="000C4A13">
                <w:rPr>
                  <w:rFonts w:cs="Times New Roman" w:hint="eastAsia"/>
                  <w:sz w:val="22"/>
                  <w:szCs w:val="22"/>
                </w:rPr>
                <w:delText xml:space="preserve">ve </w:delText>
              </w:r>
            </w:del>
            <w:r w:rsidR="00901D37">
              <w:rPr>
                <w:rFonts w:cs="Times New Roman" w:hint="eastAsia"/>
                <w:sz w:val="22"/>
                <w:szCs w:val="22"/>
              </w:rPr>
              <w:t>the DRXP board power consumption value.</w:t>
            </w:r>
          </w:p>
          <w:p w:rsidR="00901D37" w:rsidRPr="005F6B96" w:rsidRDefault="00901D37" w:rsidP="00901D37">
            <w:pPr>
              <w:widowControl w:val="0"/>
              <w:autoSpaceDE w:val="0"/>
              <w:autoSpaceDN w:val="0"/>
              <w:adjustRightInd w:val="0"/>
              <w:spacing w:line="0" w:lineRule="atLeast"/>
              <w:rPr>
                <w:rFonts w:cs="Times New Roman"/>
                <w:sz w:val="22"/>
                <w:szCs w:val="22"/>
              </w:rPr>
            </w:pPr>
            <w:r>
              <w:rPr>
                <w:rFonts w:cs="Times New Roman" w:hint="eastAsia"/>
                <w:sz w:val="22"/>
                <w:szCs w:val="22"/>
              </w:rPr>
              <w:t>Return value</w:t>
            </w:r>
            <w:r>
              <w:rPr>
                <w:rFonts w:cs="Times New Roman"/>
                <w:sz w:val="22"/>
                <w:szCs w:val="22"/>
              </w:rPr>
              <w:t>’</w:t>
            </w:r>
            <w:r>
              <w:rPr>
                <w:rFonts w:cs="Times New Roman" w:hint="eastAsia"/>
                <w:sz w:val="22"/>
                <w:szCs w:val="22"/>
              </w:rPr>
              <w:t>s unit is Watt.</w:t>
            </w:r>
          </w:p>
        </w:tc>
      </w:tr>
      <w:tr w:rsidR="00901D37" w:rsidTr="00970A62">
        <w:tc>
          <w:tcPr>
            <w:tcW w:w="2376" w:type="dxa"/>
            <w:gridSpan w:val="2"/>
          </w:tcPr>
          <w:p w:rsidR="00901D37" w:rsidRDefault="00901D37" w:rsidP="00970A62">
            <w:pPr>
              <w:spacing w:line="0" w:lineRule="atLeast"/>
              <w:ind w:right="1020"/>
              <w:rPr>
                <w:sz w:val="22"/>
                <w:szCs w:val="22"/>
              </w:rPr>
            </w:pPr>
            <w:r>
              <w:rPr>
                <w:rFonts w:cs="Times New Roman"/>
                <w:sz w:val="22"/>
                <w:szCs w:val="22"/>
              </w:rPr>
              <w:t>Update Rate</w:t>
            </w:r>
          </w:p>
        </w:tc>
        <w:tc>
          <w:tcPr>
            <w:tcW w:w="7513" w:type="dxa"/>
            <w:gridSpan w:val="3"/>
          </w:tcPr>
          <w:p w:rsidR="00901D37" w:rsidRDefault="00901D37" w:rsidP="00970A62">
            <w:pPr>
              <w:spacing w:line="0" w:lineRule="atLeast"/>
              <w:ind w:right="-108"/>
              <w:rPr>
                <w:rFonts w:cs="Times New Roman"/>
                <w:sz w:val="22"/>
                <w:szCs w:val="22"/>
              </w:rPr>
            </w:pPr>
            <w:r>
              <w:rPr>
                <w:rFonts w:cs="Times New Roman"/>
                <w:sz w:val="22"/>
                <w:szCs w:val="22"/>
              </w:rPr>
              <w:t>R</w:t>
            </w:r>
            <w:r>
              <w:rPr>
                <w:rFonts w:cs="Times New Roman" w:hint="eastAsia"/>
                <w:sz w:val="22"/>
                <w:szCs w:val="22"/>
              </w:rPr>
              <w:t>eal time</w:t>
            </w:r>
          </w:p>
          <w:p w:rsidR="00901D37" w:rsidRDefault="00901D37">
            <w:pPr>
              <w:spacing w:line="0" w:lineRule="atLeast"/>
              <w:ind w:right="-108"/>
              <w:rPr>
                <w:rFonts w:cs="Times New Roman"/>
                <w:sz w:val="22"/>
                <w:szCs w:val="22"/>
              </w:rPr>
            </w:pPr>
            <w:r>
              <w:rPr>
                <w:rFonts w:hint="eastAsia"/>
                <w:sz w:val="22"/>
                <w:szCs w:val="22"/>
              </w:rPr>
              <w:t xml:space="preserve">(FPGA updates these items in real time. Every time this </w:t>
            </w:r>
            <w:ins w:id="10230" w:author="t_竹沢 公佑" w:date="2019-10-07T03:32:00Z">
              <w:r w:rsidR="00323A89">
                <w:rPr>
                  <w:rFonts w:hint="eastAsia"/>
                  <w:sz w:val="22"/>
                  <w:szCs w:val="22"/>
                </w:rPr>
                <w:t xml:space="preserve">command </w:t>
              </w:r>
            </w:ins>
            <w:del w:id="10231" w:author="t_竹沢 公佑" w:date="2019-10-07T03:32:00Z">
              <w:r w:rsidDel="00323A89">
                <w:rPr>
                  <w:rFonts w:hint="eastAsia"/>
                  <w:sz w:val="22"/>
                  <w:szCs w:val="22"/>
                </w:rPr>
                <w:delText xml:space="preserve">function </w:delText>
              </w:r>
            </w:del>
            <w:r>
              <w:rPr>
                <w:rFonts w:hint="eastAsia"/>
                <w:sz w:val="22"/>
                <w:szCs w:val="22"/>
              </w:rPr>
              <w:t xml:space="preserve">is called, it </w:t>
            </w:r>
            <w:ins w:id="10232" w:author="t_竹沢 公佑" w:date="2019-10-05T16:34:00Z">
              <w:r w:rsidR="000C4A13">
                <w:rPr>
                  <w:rFonts w:hint="eastAsia"/>
                  <w:sz w:val="22"/>
                  <w:szCs w:val="22"/>
                </w:rPr>
                <w:t>read</w:t>
              </w:r>
            </w:ins>
            <w:del w:id="10233" w:author="t_竹沢 公佑" w:date="2019-10-05T16:34:00Z">
              <w:r w:rsidDel="000C4A13">
                <w:rPr>
                  <w:sz w:val="22"/>
                  <w:szCs w:val="22"/>
                </w:rPr>
                <w:delText>retrieve</w:delText>
              </w:r>
            </w:del>
            <w:r>
              <w:rPr>
                <w:rFonts w:hint="eastAsia"/>
                <w:sz w:val="22"/>
                <w:szCs w:val="22"/>
              </w:rPr>
              <w:t>s values from FPGA.)</w:t>
            </w:r>
          </w:p>
        </w:tc>
      </w:tr>
      <w:tr w:rsidR="00901D37" w:rsidTr="00970A62">
        <w:tc>
          <w:tcPr>
            <w:tcW w:w="2376" w:type="dxa"/>
            <w:gridSpan w:val="2"/>
          </w:tcPr>
          <w:p w:rsidR="00901D37" w:rsidRDefault="00901D37" w:rsidP="00970A62">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901D37" w:rsidRDefault="00901D37" w:rsidP="00970A62">
            <w:pPr>
              <w:spacing w:line="0" w:lineRule="atLeast"/>
              <w:ind w:right="1020"/>
              <w:rPr>
                <w:sz w:val="22"/>
                <w:szCs w:val="22"/>
              </w:rPr>
            </w:pPr>
            <w:r>
              <w:rPr>
                <w:rFonts w:hint="eastAsia"/>
                <w:sz w:val="22"/>
                <w:szCs w:val="22"/>
              </w:rPr>
              <w:t>No</w:t>
            </w:r>
          </w:p>
        </w:tc>
      </w:tr>
      <w:tr w:rsidR="00595E56" w:rsidTr="00596636">
        <w:tc>
          <w:tcPr>
            <w:tcW w:w="2376" w:type="dxa"/>
            <w:gridSpan w:val="2"/>
          </w:tcPr>
          <w:p w:rsidR="00595E56" w:rsidRPr="000C4A13" w:rsidRDefault="00596636" w:rsidP="00596636">
            <w:pPr>
              <w:pStyle w:val="afa"/>
              <w:rPr>
                <w:sz w:val="22"/>
                <w:szCs w:val="22"/>
                <w:rPrChange w:id="10234" w:author="t_竹沢 公佑" w:date="2019-10-05T16:34:00Z">
                  <w:rPr/>
                </w:rPrChange>
              </w:rPr>
            </w:pPr>
            <w:r w:rsidRPr="000C4A13">
              <w:rPr>
                <w:sz w:val="22"/>
                <w:szCs w:val="22"/>
                <w:rPrChange w:id="10235" w:author="t_竹沢 公佑" w:date="2019-10-05T16:34:00Z">
                  <w:rPr/>
                </w:rPrChange>
              </w:rPr>
              <w:t>Synchronization</w:t>
            </w:r>
          </w:p>
        </w:tc>
        <w:tc>
          <w:tcPr>
            <w:tcW w:w="7513" w:type="dxa"/>
            <w:gridSpan w:val="3"/>
          </w:tcPr>
          <w:p w:rsidR="00595E56" w:rsidRPr="000C4A13" w:rsidRDefault="00AC7296" w:rsidP="00596636">
            <w:pPr>
              <w:pStyle w:val="afa"/>
              <w:rPr>
                <w:sz w:val="22"/>
                <w:szCs w:val="22"/>
                <w:rPrChange w:id="10236" w:author="t_竹沢 公佑" w:date="2019-10-05T16:34:00Z">
                  <w:rPr/>
                </w:rPrChange>
              </w:rPr>
            </w:pPr>
            <w:r w:rsidRPr="000C4A13">
              <w:rPr>
                <w:sz w:val="22"/>
                <w:szCs w:val="22"/>
                <w:rPrChange w:id="10237" w:author="t_竹沢 公佑" w:date="2019-10-05T16:34:00Z">
                  <w:rPr/>
                </w:rPrChange>
              </w:rPr>
              <w:t>S</w:t>
            </w:r>
            <w:r w:rsidR="00595E56" w:rsidRPr="000C4A13">
              <w:rPr>
                <w:sz w:val="22"/>
                <w:szCs w:val="22"/>
                <w:rPrChange w:id="10238" w:author="t_竹沢 公佑" w:date="2019-10-05T16:34:00Z">
                  <w:rPr/>
                </w:rPrChange>
              </w:rPr>
              <w:t>ynchronous</w:t>
            </w:r>
            <w:ins w:id="10239" w:author="t_竹沢 公佑" w:date="2019-09-18T15:47:00Z">
              <w:r w:rsidR="001D7132" w:rsidRPr="000C4A13">
                <w:rPr>
                  <w:sz w:val="22"/>
                  <w:szCs w:val="22"/>
                  <w:rPrChange w:id="10240" w:author="t_竹沢 公佑" w:date="2019-10-05T16:34:00Z">
                    <w:rPr/>
                  </w:rPrChange>
                </w:rPr>
                <w:t xml:space="preserve"> (*1)</w:t>
              </w:r>
            </w:ins>
          </w:p>
        </w:tc>
      </w:tr>
      <w:tr w:rsidR="001E41D0" w:rsidTr="00067B9E">
        <w:trPr>
          <w:trHeight w:val="190"/>
        </w:trPr>
        <w:tc>
          <w:tcPr>
            <w:tcW w:w="1172" w:type="dxa"/>
            <w:vMerge w:val="restart"/>
          </w:tcPr>
          <w:p w:rsidR="001E41D0" w:rsidRPr="000C4A13" w:rsidRDefault="001E41D0" w:rsidP="00067B9E">
            <w:pPr>
              <w:pStyle w:val="afa"/>
              <w:rPr>
                <w:sz w:val="22"/>
                <w:szCs w:val="22"/>
                <w:rPrChange w:id="10241" w:author="t_竹沢 公佑" w:date="2019-10-05T16:34:00Z">
                  <w:rPr/>
                </w:rPrChange>
              </w:rPr>
            </w:pPr>
            <w:r w:rsidRPr="000C4A13">
              <w:rPr>
                <w:sz w:val="22"/>
                <w:szCs w:val="22"/>
                <w:rPrChange w:id="10242" w:author="t_竹沢 公佑" w:date="2019-10-05T16:34:00Z">
                  <w:rPr/>
                </w:rPrChange>
              </w:rPr>
              <w:t>Data</w:t>
            </w:r>
          </w:p>
        </w:tc>
        <w:tc>
          <w:tcPr>
            <w:tcW w:w="1204" w:type="dxa"/>
          </w:tcPr>
          <w:p w:rsidR="001E41D0" w:rsidRPr="000C4A13" w:rsidRDefault="001E41D0" w:rsidP="00067B9E">
            <w:pPr>
              <w:rPr>
                <w:sz w:val="22"/>
                <w:szCs w:val="22"/>
                <w:rPrChange w:id="10243" w:author="t_竹沢 公佑" w:date="2019-10-05T16:34:00Z">
                  <w:rPr/>
                </w:rPrChange>
              </w:rPr>
            </w:pPr>
            <w:r w:rsidRPr="000C4A13">
              <w:rPr>
                <w:sz w:val="22"/>
                <w:szCs w:val="22"/>
                <w:rPrChange w:id="10244" w:author="t_竹沢 公佑" w:date="2019-10-05T16:34:00Z">
                  <w:rPr/>
                </w:rPrChange>
              </w:rPr>
              <w:t>Size</w:t>
            </w:r>
          </w:p>
        </w:tc>
        <w:tc>
          <w:tcPr>
            <w:tcW w:w="7513" w:type="dxa"/>
            <w:gridSpan w:val="3"/>
          </w:tcPr>
          <w:p w:rsidR="001E41D0" w:rsidRDefault="001E41D0" w:rsidP="00067B9E">
            <w:pPr>
              <w:rPr>
                <w:sz w:val="22"/>
                <w:szCs w:val="22"/>
              </w:rPr>
            </w:pPr>
            <w:r>
              <w:rPr>
                <w:rFonts w:hint="eastAsia"/>
                <w:sz w:val="22"/>
                <w:szCs w:val="22"/>
              </w:rPr>
              <w:t>8Bytes</w:t>
            </w:r>
          </w:p>
        </w:tc>
      </w:tr>
      <w:tr w:rsidR="001E41D0" w:rsidTr="00067B9E">
        <w:trPr>
          <w:trHeight w:val="238"/>
        </w:trPr>
        <w:tc>
          <w:tcPr>
            <w:tcW w:w="1172" w:type="dxa"/>
            <w:vMerge/>
          </w:tcPr>
          <w:p w:rsidR="001E41D0" w:rsidRPr="000C4A13" w:rsidRDefault="001E41D0" w:rsidP="00067B9E">
            <w:pPr>
              <w:pStyle w:val="afa"/>
              <w:rPr>
                <w:sz w:val="22"/>
                <w:szCs w:val="22"/>
                <w:rPrChange w:id="10245" w:author="t_竹沢 公佑" w:date="2019-10-05T16:34:00Z">
                  <w:rPr/>
                </w:rPrChange>
              </w:rPr>
            </w:pPr>
          </w:p>
        </w:tc>
        <w:tc>
          <w:tcPr>
            <w:tcW w:w="1204" w:type="dxa"/>
          </w:tcPr>
          <w:p w:rsidR="001E41D0" w:rsidRPr="000C4A13" w:rsidRDefault="001E41D0" w:rsidP="00067B9E">
            <w:pPr>
              <w:rPr>
                <w:sz w:val="22"/>
                <w:szCs w:val="22"/>
                <w:rPrChange w:id="10246" w:author="t_竹沢 公佑" w:date="2019-10-05T16:34:00Z">
                  <w:rPr/>
                </w:rPrChange>
              </w:rPr>
            </w:pPr>
            <w:r w:rsidRPr="000C4A13">
              <w:rPr>
                <w:sz w:val="22"/>
                <w:szCs w:val="22"/>
                <w:rPrChange w:id="10247" w:author="t_竹沢 公佑" w:date="2019-10-05T16:34:00Z">
                  <w:rPr/>
                </w:rPrChange>
              </w:rPr>
              <w:t>Reset</w:t>
            </w:r>
          </w:p>
        </w:tc>
        <w:tc>
          <w:tcPr>
            <w:tcW w:w="7513" w:type="dxa"/>
            <w:gridSpan w:val="3"/>
          </w:tcPr>
          <w:p w:rsidR="001E41D0" w:rsidRDefault="001E41D0" w:rsidP="00067B9E">
            <w:pPr>
              <w:rPr>
                <w:sz w:val="22"/>
                <w:szCs w:val="22"/>
              </w:rPr>
            </w:pPr>
            <w:r>
              <w:rPr>
                <w:sz w:val="22"/>
                <w:szCs w:val="22"/>
              </w:rPr>
              <w:t>RESET_DFR</w:t>
            </w:r>
            <w:r w:rsidRPr="00B010EB">
              <w:rPr>
                <w:sz w:val="22"/>
                <w:szCs w:val="22"/>
              </w:rPr>
              <w:t xml:space="preserve"> or device file open</w:t>
            </w:r>
          </w:p>
        </w:tc>
      </w:tr>
      <w:tr w:rsidR="001E41D0" w:rsidRPr="00AC5086" w:rsidTr="00067B9E">
        <w:trPr>
          <w:trHeight w:val="238"/>
        </w:trPr>
        <w:tc>
          <w:tcPr>
            <w:tcW w:w="1172" w:type="dxa"/>
            <w:vMerge/>
          </w:tcPr>
          <w:p w:rsidR="001E41D0" w:rsidRPr="000C4A13" w:rsidRDefault="001E41D0" w:rsidP="00067B9E">
            <w:pPr>
              <w:pStyle w:val="afa"/>
              <w:rPr>
                <w:sz w:val="22"/>
                <w:szCs w:val="22"/>
                <w:rPrChange w:id="10248" w:author="t_竹沢 公佑" w:date="2019-10-05T16:34:00Z">
                  <w:rPr/>
                </w:rPrChange>
              </w:rPr>
            </w:pPr>
          </w:p>
        </w:tc>
        <w:tc>
          <w:tcPr>
            <w:tcW w:w="1204" w:type="dxa"/>
          </w:tcPr>
          <w:p w:rsidR="001E41D0" w:rsidRPr="000C4A13" w:rsidRDefault="001E41D0" w:rsidP="00067B9E">
            <w:pPr>
              <w:rPr>
                <w:sz w:val="22"/>
                <w:szCs w:val="22"/>
                <w:rPrChange w:id="10249" w:author="t_竹沢 公佑" w:date="2019-10-05T16:34:00Z">
                  <w:rPr/>
                </w:rPrChange>
              </w:rPr>
            </w:pPr>
            <w:r w:rsidRPr="000C4A13">
              <w:rPr>
                <w:sz w:val="22"/>
                <w:szCs w:val="22"/>
                <w:rPrChange w:id="10250" w:author="t_竹沢 公佑" w:date="2019-10-05T16:34:00Z">
                  <w:rPr/>
                </w:rPrChange>
              </w:rPr>
              <w:t>Latch</w:t>
            </w:r>
          </w:p>
        </w:tc>
        <w:tc>
          <w:tcPr>
            <w:tcW w:w="7513" w:type="dxa"/>
            <w:gridSpan w:val="3"/>
          </w:tcPr>
          <w:p w:rsidR="001E41D0" w:rsidRPr="00AC5086" w:rsidRDefault="001E41D0" w:rsidP="00067B9E">
            <w:pPr>
              <w:spacing w:line="0" w:lineRule="atLeast"/>
              <w:ind w:right="1020"/>
              <w:rPr>
                <w:rFonts w:cs="Times New Roman"/>
                <w:sz w:val="22"/>
                <w:szCs w:val="22"/>
              </w:rPr>
            </w:pPr>
            <w:r>
              <w:rPr>
                <w:rFonts w:cs="Times New Roman"/>
                <w:sz w:val="22"/>
                <w:szCs w:val="22"/>
              </w:rPr>
              <w:t xml:space="preserve">All bits are </w:t>
            </w:r>
            <w:r>
              <w:rPr>
                <w:rFonts w:cs="Times New Roman" w:hint="eastAsia"/>
                <w:sz w:val="22"/>
                <w:szCs w:val="22"/>
              </w:rPr>
              <w:t>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p>
        </w:tc>
      </w:tr>
      <w:tr w:rsidR="001E41D0" w:rsidTr="001E41D0">
        <w:trPr>
          <w:trHeight w:val="2565"/>
        </w:trPr>
        <w:tc>
          <w:tcPr>
            <w:tcW w:w="1172" w:type="dxa"/>
            <w:vMerge/>
          </w:tcPr>
          <w:p w:rsidR="001E41D0" w:rsidRPr="000C4A13" w:rsidRDefault="001E41D0" w:rsidP="00067B9E">
            <w:pPr>
              <w:pStyle w:val="afa"/>
              <w:rPr>
                <w:sz w:val="22"/>
                <w:szCs w:val="22"/>
                <w:rPrChange w:id="10251" w:author="t_竹沢 公佑" w:date="2019-10-05T16:34:00Z">
                  <w:rPr/>
                </w:rPrChange>
              </w:rPr>
            </w:pPr>
          </w:p>
        </w:tc>
        <w:tc>
          <w:tcPr>
            <w:tcW w:w="1204" w:type="dxa"/>
          </w:tcPr>
          <w:p w:rsidR="001E41D0" w:rsidRPr="000C4A13" w:rsidRDefault="001E41D0" w:rsidP="00067B9E">
            <w:pPr>
              <w:pStyle w:val="afa"/>
              <w:rPr>
                <w:sz w:val="22"/>
                <w:szCs w:val="22"/>
                <w:rPrChange w:id="10252" w:author="t_竹沢 公佑" w:date="2019-10-05T16:34:00Z">
                  <w:rPr/>
                </w:rPrChange>
              </w:rPr>
            </w:pPr>
            <w:r w:rsidRPr="000C4A13">
              <w:rPr>
                <w:sz w:val="22"/>
                <w:szCs w:val="22"/>
                <w:rPrChange w:id="10253" w:author="t_竹沢 公佑" w:date="2019-10-05T16:34:00Z">
                  <w:rPr/>
                </w:rPrChange>
              </w:rPr>
              <w:t>Value</w:t>
            </w:r>
          </w:p>
        </w:tc>
        <w:tc>
          <w:tcPr>
            <w:tcW w:w="7513" w:type="dxa"/>
            <w:gridSpan w:val="3"/>
          </w:tcPr>
          <w:p w:rsidR="001E41D0" w:rsidRDefault="001E41D0" w:rsidP="005008A2">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0-3:</w:t>
            </w:r>
          </w:p>
          <w:p w:rsidR="001E41D0" w:rsidRDefault="001E41D0" w:rsidP="005008A2">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 4Byte Float (</w:t>
            </w:r>
            <w:del w:id="10254" w:author="t_竹沢 公佑" w:date="2019-10-05T16:35:00Z">
              <w:r w:rsidDel="00C8118A">
                <w:rPr>
                  <w:rFonts w:cs="Times New Roman" w:hint="eastAsia"/>
                  <w:sz w:val="22"/>
                  <w:szCs w:val="22"/>
                </w:rPr>
                <w:delText xml:space="preserve"> </w:delText>
              </w:r>
            </w:del>
            <w:r>
              <w:rPr>
                <w:rFonts w:cs="Times New Roman" w:hint="eastAsia"/>
                <w:sz w:val="22"/>
                <w:szCs w:val="22"/>
              </w:rPr>
              <w:t>DRXP board power consumption)</w:t>
            </w:r>
          </w:p>
          <w:p w:rsidR="001E41D0" w:rsidRDefault="001E41D0" w:rsidP="005008A2">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 LSByte first</w:t>
            </w:r>
          </w:p>
          <w:p w:rsidR="001E41D0" w:rsidRDefault="001E41D0" w:rsidP="005008A2">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4-7:</w:t>
            </w:r>
          </w:p>
          <w:p w:rsidR="001E41D0" w:rsidRDefault="001E41D0" w:rsidP="005008A2">
            <w:pPr>
              <w:spacing w:line="0" w:lineRule="atLeast"/>
              <w:ind w:right="1020"/>
              <w:rPr>
                <w:rFonts w:cs="Times New Roman"/>
                <w:sz w:val="22"/>
                <w:szCs w:val="22"/>
              </w:rPr>
            </w:pPr>
            <w:r>
              <w:rPr>
                <w:rFonts w:cs="Times New Roman" w:hint="eastAsia"/>
                <w:sz w:val="22"/>
                <w:szCs w:val="22"/>
              </w:rPr>
              <w:t xml:space="preserve"> Not defined</w:t>
            </w:r>
          </w:p>
          <w:p w:rsidR="001E41D0" w:rsidRDefault="001E41D0" w:rsidP="005008A2">
            <w:pPr>
              <w:spacing w:line="0" w:lineRule="atLeast"/>
              <w:ind w:right="1020"/>
              <w:rPr>
                <w:rFonts w:cs="Times New Roman"/>
                <w:sz w:val="22"/>
                <w:szCs w:val="22"/>
              </w:rPr>
            </w:pPr>
          </w:p>
          <w:p w:rsidR="001E41D0" w:rsidRDefault="001E41D0" w:rsidP="005008A2">
            <w:pPr>
              <w:spacing w:line="0" w:lineRule="atLeast"/>
              <w:ind w:right="1020"/>
              <w:rPr>
                <w:rFonts w:cs="Times New Roman"/>
                <w:sz w:val="22"/>
                <w:szCs w:val="22"/>
              </w:rPr>
            </w:pPr>
            <w:r>
              <w:rPr>
                <w:rFonts w:cs="Times New Roman" w:hint="eastAsia"/>
                <w:sz w:val="22"/>
                <w:szCs w:val="22"/>
              </w:rPr>
              <w:t>■sample code (Also see 6.1.13 GET_FPGA_TEMP)</w:t>
            </w:r>
          </w:p>
          <w:p w:rsidR="001E41D0" w:rsidRDefault="001E41D0" w:rsidP="005008A2">
            <w:pPr>
              <w:spacing w:line="0" w:lineRule="atLeast"/>
              <w:rPr>
                <w:sz w:val="22"/>
                <w:szCs w:val="22"/>
              </w:rPr>
            </w:pPr>
            <w:r>
              <w:rPr>
                <w:rFonts w:hint="eastAsia"/>
                <w:sz w:val="22"/>
                <w:szCs w:val="22"/>
              </w:rPr>
              <w:t>ST_DRXPD_MONDAT st_mon;</w:t>
            </w:r>
          </w:p>
          <w:p w:rsidR="001E41D0" w:rsidRDefault="001E41D0" w:rsidP="005008A2">
            <w:pPr>
              <w:spacing w:line="0" w:lineRule="atLeast"/>
              <w:rPr>
                <w:sz w:val="22"/>
                <w:szCs w:val="22"/>
              </w:rPr>
            </w:pPr>
            <w:r>
              <w:rPr>
                <w:rFonts w:hint="eastAsia"/>
                <w:sz w:val="22"/>
                <w:szCs w:val="22"/>
              </w:rPr>
              <w:t>float *pf_consumption= (float*)st_mon.RdValue;</w:t>
            </w:r>
          </w:p>
          <w:p w:rsidR="001E41D0" w:rsidRPr="00901D37" w:rsidRDefault="001E41D0" w:rsidP="005008A2">
            <w:pPr>
              <w:spacing w:line="0" w:lineRule="atLeast"/>
              <w:rPr>
                <w:sz w:val="22"/>
                <w:szCs w:val="22"/>
              </w:rPr>
            </w:pPr>
          </w:p>
          <w:p w:rsidR="001E41D0" w:rsidRPr="005F6B96" w:rsidRDefault="001E41D0" w:rsidP="005008A2">
            <w:pPr>
              <w:spacing w:line="0" w:lineRule="atLeast"/>
              <w:rPr>
                <w:sz w:val="22"/>
                <w:szCs w:val="22"/>
              </w:rPr>
            </w:pPr>
            <w:r>
              <w:rPr>
                <w:rFonts w:hint="eastAsia"/>
                <w:sz w:val="22"/>
                <w:szCs w:val="22"/>
              </w:rPr>
              <w:t>st_mon.ItemID = GET_CONSUMPTION_ID;</w:t>
            </w:r>
          </w:p>
          <w:p w:rsidR="001E41D0" w:rsidRPr="005F6B96" w:rsidRDefault="001E41D0" w:rsidP="005008A2">
            <w:pPr>
              <w:spacing w:line="0" w:lineRule="atLeast"/>
              <w:rPr>
                <w:sz w:val="22"/>
                <w:szCs w:val="22"/>
              </w:rPr>
            </w:pPr>
            <w:r>
              <w:rPr>
                <w:rFonts w:hint="eastAsia"/>
                <w:sz w:val="22"/>
                <w:szCs w:val="22"/>
              </w:rPr>
              <w:t>memset( st_mon.RdValue, 0x00, 8 );</w:t>
            </w:r>
          </w:p>
          <w:p w:rsidR="001E41D0" w:rsidRDefault="001E41D0" w:rsidP="005008A2">
            <w:pPr>
              <w:spacing w:line="0" w:lineRule="atLeast"/>
              <w:ind w:right="1020"/>
              <w:rPr>
                <w:rFonts w:cs="Times New Roman"/>
                <w:sz w:val="22"/>
                <w:szCs w:val="22"/>
              </w:rPr>
            </w:pPr>
          </w:p>
          <w:p w:rsidR="001E41D0" w:rsidRDefault="001E41D0" w:rsidP="005008A2">
            <w:pPr>
              <w:spacing w:line="0" w:lineRule="atLeast"/>
              <w:ind w:right="1020"/>
              <w:rPr>
                <w:rFonts w:cs="Times New Roman"/>
                <w:sz w:val="22"/>
                <w:szCs w:val="22"/>
              </w:rPr>
            </w:pPr>
            <w:r>
              <w:rPr>
                <w:rFonts w:cs="Times New Roman" w:hint="eastAsia"/>
                <w:sz w:val="22"/>
                <w:szCs w:val="22"/>
              </w:rPr>
              <w:t>ioctl( devfd, DRXPD_GET_MONSTS, &amp;st_mon );</w:t>
            </w:r>
          </w:p>
          <w:p w:rsidR="001E41D0" w:rsidRDefault="001E41D0" w:rsidP="005008A2">
            <w:pPr>
              <w:spacing w:line="0" w:lineRule="atLeast"/>
              <w:ind w:right="1020"/>
              <w:rPr>
                <w:ins w:id="10255" w:author="t_竹沢 公佑" w:date="2020-08-12T15:29:00Z"/>
                <w:rFonts w:cs="Times New Roman"/>
                <w:sz w:val="22"/>
                <w:szCs w:val="22"/>
              </w:rPr>
            </w:pPr>
            <w:r>
              <w:rPr>
                <w:rFonts w:cs="Times New Roman" w:hint="eastAsia"/>
                <w:sz w:val="22"/>
                <w:szCs w:val="22"/>
              </w:rPr>
              <w:t xml:space="preserve">printf( </w:t>
            </w:r>
            <w:r>
              <w:rPr>
                <w:rFonts w:cs="Times New Roman"/>
                <w:sz w:val="22"/>
                <w:szCs w:val="22"/>
              </w:rPr>
              <w:t>“</w:t>
            </w:r>
            <w:r>
              <w:rPr>
                <w:rFonts w:cs="Times New Roman" w:hint="eastAsia"/>
                <w:sz w:val="22"/>
                <w:szCs w:val="22"/>
              </w:rPr>
              <w:t>result=%f\n</w:t>
            </w:r>
            <w:r>
              <w:rPr>
                <w:rFonts w:cs="Times New Roman"/>
                <w:sz w:val="22"/>
                <w:szCs w:val="22"/>
              </w:rPr>
              <w:t>”</w:t>
            </w:r>
            <w:r>
              <w:rPr>
                <w:rFonts w:cs="Times New Roman" w:hint="eastAsia"/>
                <w:sz w:val="22"/>
                <w:szCs w:val="22"/>
              </w:rPr>
              <w:t>, *pf_</w:t>
            </w:r>
            <w:r>
              <w:rPr>
                <w:rFonts w:hint="eastAsia"/>
                <w:sz w:val="22"/>
                <w:szCs w:val="22"/>
              </w:rPr>
              <w:t>consumption</w:t>
            </w:r>
            <w:r>
              <w:rPr>
                <w:rFonts w:cs="Times New Roman" w:hint="eastAsia"/>
                <w:sz w:val="22"/>
                <w:szCs w:val="22"/>
              </w:rPr>
              <w:t xml:space="preserve"> );</w:t>
            </w:r>
          </w:p>
          <w:p w:rsidR="001E41D0" w:rsidRDefault="001E41D0" w:rsidP="005008A2">
            <w:pPr>
              <w:spacing w:line="0" w:lineRule="atLeast"/>
              <w:ind w:right="1020"/>
              <w:rPr>
                <w:sz w:val="22"/>
                <w:szCs w:val="22"/>
              </w:rPr>
            </w:pPr>
          </w:p>
        </w:tc>
      </w:tr>
      <w:tr w:rsidR="001E41D0" w:rsidTr="0027122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10256" w:author="t_竹沢 公佑" w:date="2020-08-13T11:13: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680"/>
          <w:trPrChange w:id="10257" w:author="t_竹沢 公佑" w:date="2020-08-13T11:13:00Z">
            <w:trPr>
              <w:trHeight w:val="2565"/>
            </w:trPr>
          </w:trPrChange>
        </w:trPr>
        <w:tc>
          <w:tcPr>
            <w:tcW w:w="1172" w:type="dxa"/>
            <w:vMerge/>
            <w:tcPrChange w:id="10258" w:author="t_竹沢 公佑" w:date="2020-08-13T11:13:00Z">
              <w:tcPr>
                <w:tcW w:w="1172" w:type="dxa"/>
                <w:vMerge/>
              </w:tcPr>
            </w:tcPrChange>
          </w:tcPr>
          <w:p w:rsidR="001E41D0" w:rsidRPr="000C4A13" w:rsidRDefault="001E41D0" w:rsidP="00067B9E">
            <w:pPr>
              <w:pStyle w:val="afa"/>
              <w:rPr>
                <w:sz w:val="22"/>
                <w:szCs w:val="22"/>
              </w:rPr>
            </w:pPr>
          </w:p>
        </w:tc>
        <w:tc>
          <w:tcPr>
            <w:tcW w:w="1204" w:type="dxa"/>
            <w:tcPrChange w:id="10259" w:author="t_竹沢 公佑" w:date="2020-08-13T11:13:00Z">
              <w:tcPr>
                <w:tcW w:w="1204" w:type="dxa"/>
              </w:tcPr>
            </w:tcPrChange>
          </w:tcPr>
          <w:p w:rsidR="001E41D0" w:rsidRPr="000B41A5" w:rsidRDefault="00202C26" w:rsidP="00067B9E">
            <w:pPr>
              <w:pStyle w:val="afa"/>
              <w:rPr>
                <w:sz w:val="22"/>
                <w:szCs w:val="22"/>
              </w:rPr>
            </w:pPr>
            <w:ins w:id="10260" w:author="t_竹沢 公佑" w:date="2020-08-20T10:18:00Z">
              <w:r>
                <w:rPr>
                  <w:rFonts w:hint="eastAsia"/>
                  <w:sz w:val="22"/>
                  <w:szCs w:val="22"/>
                </w:rPr>
                <w:t>Category</w:t>
              </w:r>
            </w:ins>
          </w:p>
        </w:tc>
        <w:tc>
          <w:tcPr>
            <w:tcW w:w="7513" w:type="dxa"/>
            <w:gridSpan w:val="3"/>
            <w:tcPrChange w:id="10261" w:author="t_竹沢 公佑" w:date="2020-08-13T11:13:00Z">
              <w:tcPr>
                <w:tcW w:w="7513" w:type="dxa"/>
                <w:gridSpan w:val="3"/>
              </w:tcPr>
            </w:tcPrChange>
          </w:tcPr>
          <w:p w:rsidR="00271222" w:rsidRDefault="00271222" w:rsidP="00271222">
            <w:pPr>
              <w:spacing w:line="0" w:lineRule="atLeast"/>
              <w:ind w:right="1020"/>
              <w:rPr>
                <w:ins w:id="10262" w:author="t_竹沢 公佑" w:date="2020-08-13T11:13:00Z"/>
                <w:rFonts w:cs="Times New Roman"/>
                <w:sz w:val="22"/>
                <w:szCs w:val="22"/>
              </w:rPr>
            </w:pPr>
            <w:ins w:id="10263" w:author="t_竹沢 公佑" w:date="2020-08-13T11:13:00Z">
              <w:r>
                <w:rPr>
                  <w:rFonts w:cs="Times New Roman" w:hint="eastAsia"/>
                  <w:sz w:val="22"/>
                  <w:szCs w:val="22"/>
                </w:rPr>
                <w:t>■Info</w:t>
              </w:r>
            </w:ins>
          </w:p>
          <w:p w:rsidR="001E41D0" w:rsidRDefault="00271222" w:rsidP="00271222">
            <w:pPr>
              <w:spacing w:line="0" w:lineRule="atLeast"/>
              <w:ind w:right="1020"/>
              <w:rPr>
                <w:rFonts w:cs="Times New Roman"/>
                <w:sz w:val="22"/>
                <w:szCs w:val="22"/>
              </w:rPr>
            </w:pPr>
            <w:ins w:id="10264" w:author="t_竹沢 公佑" w:date="2020-08-13T11:13:00Z">
              <w:r>
                <w:rPr>
                  <w:rFonts w:cs="Times New Roman" w:hint="eastAsia"/>
                  <w:sz w:val="22"/>
                  <w:szCs w:val="22"/>
                </w:rPr>
                <w:t xml:space="preserve">　This function just returns hardware/device driver information.</w:t>
              </w:r>
            </w:ins>
          </w:p>
        </w:tc>
      </w:tr>
      <w:tr w:rsidR="00901D37" w:rsidTr="00970A62">
        <w:tc>
          <w:tcPr>
            <w:tcW w:w="2376" w:type="dxa"/>
            <w:gridSpan w:val="2"/>
          </w:tcPr>
          <w:p w:rsidR="00901D37" w:rsidRDefault="00901D37" w:rsidP="00970A62">
            <w:pPr>
              <w:spacing w:line="0" w:lineRule="atLeast"/>
              <w:ind w:right="1020"/>
              <w:rPr>
                <w:rFonts w:cs="Times New Roman"/>
                <w:sz w:val="22"/>
                <w:szCs w:val="22"/>
              </w:rPr>
            </w:pPr>
            <w:r>
              <w:rPr>
                <w:rFonts w:cs="Times New Roman" w:hint="eastAsia"/>
                <w:sz w:val="22"/>
                <w:szCs w:val="22"/>
              </w:rPr>
              <w:t>Remarks</w:t>
            </w:r>
          </w:p>
        </w:tc>
        <w:tc>
          <w:tcPr>
            <w:tcW w:w="7513" w:type="dxa"/>
            <w:gridSpan w:val="3"/>
          </w:tcPr>
          <w:p w:rsidR="00EB09D8" w:rsidRDefault="00901D37" w:rsidP="003714BE">
            <w:pPr>
              <w:spacing w:line="0" w:lineRule="atLeast"/>
              <w:ind w:right="1020"/>
              <w:rPr>
                <w:ins w:id="10265" w:author="t_竹沢 公佑" w:date="2019-09-18T15:47:00Z"/>
                <w:rFonts w:cs="Times New Roman"/>
                <w:sz w:val="22"/>
                <w:szCs w:val="22"/>
              </w:rPr>
            </w:pPr>
            <w:r>
              <w:rPr>
                <w:rFonts w:cs="Times New Roman" w:hint="eastAsia"/>
                <w:sz w:val="22"/>
                <w:szCs w:val="22"/>
              </w:rPr>
              <w:t xml:space="preserve">This monitoring </w:t>
            </w:r>
            <w:ins w:id="10266" w:author="t_竹沢 公佑" w:date="2019-10-05T16:38:00Z">
              <w:r w:rsidR="00C8118A">
                <w:rPr>
                  <w:rFonts w:cs="Times New Roman" w:hint="eastAsia"/>
                  <w:sz w:val="22"/>
                  <w:szCs w:val="22"/>
                </w:rPr>
                <w:t xml:space="preserve">command </w:t>
              </w:r>
            </w:ins>
            <w:del w:id="10267" w:author="t_竹沢 公佑" w:date="2019-10-05T16:38:00Z">
              <w:r w:rsidDel="00C8118A">
                <w:rPr>
                  <w:rFonts w:cs="Times New Roman" w:hint="eastAsia"/>
                  <w:sz w:val="22"/>
                  <w:szCs w:val="22"/>
                </w:rPr>
                <w:delText xml:space="preserve">function </w:delText>
              </w:r>
            </w:del>
            <w:r>
              <w:rPr>
                <w:rFonts w:cs="Times New Roman" w:hint="eastAsia"/>
                <w:sz w:val="22"/>
                <w:szCs w:val="22"/>
              </w:rPr>
              <w:t xml:space="preserve">is available with driver version </w:t>
            </w:r>
            <w:r w:rsidR="005D3070">
              <w:rPr>
                <w:rFonts w:cs="Times New Roman" w:hint="eastAsia"/>
                <w:sz w:val="22"/>
                <w:szCs w:val="22"/>
              </w:rPr>
              <w:t>2</w:t>
            </w:r>
            <w:r>
              <w:rPr>
                <w:rFonts w:cs="Times New Roman" w:hint="eastAsia"/>
                <w:sz w:val="22"/>
                <w:szCs w:val="22"/>
              </w:rPr>
              <w:t>.0.</w:t>
            </w:r>
            <w:r w:rsidR="005D3070">
              <w:rPr>
                <w:rFonts w:cs="Times New Roman" w:hint="eastAsia"/>
                <w:sz w:val="22"/>
                <w:szCs w:val="22"/>
              </w:rPr>
              <w:t>0</w:t>
            </w:r>
            <w:r>
              <w:rPr>
                <w:rFonts w:cs="Times New Roman" w:hint="eastAsia"/>
                <w:sz w:val="22"/>
                <w:szCs w:val="22"/>
              </w:rPr>
              <w:t xml:space="preserve"> or later. </w:t>
            </w:r>
            <w:r w:rsidR="003714BE">
              <w:rPr>
                <w:rFonts w:cs="Times New Roman" w:hint="eastAsia"/>
                <w:sz w:val="22"/>
                <w:szCs w:val="22"/>
              </w:rPr>
              <w:t xml:space="preserve">This monitoring </w:t>
            </w:r>
            <w:ins w:id="10268" w:author="t_竹沢 公佑" w:date="2019-10-05T16:36:00Z">
              <w:r w:rsidR="00C8118A">
                <w:rPr>
                  <w:rFonts w:cs="Times New Roman" w:hint="eastAsia"/>
                  <w:sz w:val="22"/>
                  <w:szCs w:val="22"/>
                </w:rPr>
                <w:t xml:space="preserve">item </w:t>
              </w:r>
            </w:ins>
            <w:del w:id="10269" w:author="t_竹沢 公佑" w:date="2019-10-05T16:36:00Z">
              <w:r w:rsidR="003714BE" w:rsidDel="00C8118A">
                <w:rPr>
                  <w:rFonts w:cs="Times New Roman" w:hint="eastAsia"/>
                  <w:sz w:val="22"/>
                  <w:szCs w:val="22"/>
                </w:rPr>
                <w:delText xml:space="preserve">point </w:delText>
              </w:r>
            </w:del>
            <w:r w:rsidR="003714BE">
              <w:rPr>
                <w:rFonts w:cs="Times New Roman" w:hint="eastAsia"/>
                <w:sz w:val="22"/>
                <w:szCs w:val="22"/>
              </w:rPr>
              <w:t xml:space="preserve">is implemented only for production DRXP boards. </w:t>
            </w:r>
          </w:p>
          <w:p w:rsidR="001D7132" w:rsidRDefault="001D7132" w:rsidP="003714BE">
            <w:pPr>
              <w:spacing w:line="0" w:lineRule="atLeast"/>
              <w:ind w:right="1020"/>
              <w:rPr>
                <w:ins w:id="10270" w:author="t_竹沢 公佑" w:date="2019-09-18T15:47:00Z"/>
                <w:rFonts w:cs="Times New Roman"/>
                <w:sz w:val="22"/>
                <w:szCs w:val="22"/>
              </w:rPr>
            </w:pPr>
          </w:p>
          <w:p w:rsidR="001D7132" w:rsidRDefault="001D7132" w:rsidP="003714BE">
            <w:pPr>
              <w:spacing w:line="0" w:lineRule="atLeast"/>
              <w:ind w:right="1020"/>
              <w:rPr>
                <w:ins w:id="10271" w:author="t_竹沢 公佑" w:date="2019-09-18T15:47:00Z"/>
                <w:rFonts w:cs="Times New Roman"/>
                <w:sz w:val="22"/>
                <w:szCs w:val="22"/>
              </w:rPr>
            </w:pPr>
            <w:ins w:id="10272" w:author="t_竹沢 公佑" w:date="2019-09-18T15:47:00Z">
              <w:r>
                <w:rPr>
                  <w:rFonts w:cs="Times New Roman" w:hint="eastAsia"/>
                  <w:sz w:val="22"/>
                  <w:szCs w:val="22"/>
                </w:rPr>
                <w:t xml:space="preserve">(*1) </w:t>
              </w:r>
              <w:r>
                <w:rPr>
                  <w:rFonts w:hint="eastAsia"/>
                  <w:bCs/>
                  <w:sz w:val="22"/>
                  <w:szCs w:val="22"/>
                </w:rPr>
                <w:t xml:space="preserve">This </w:t>
              </w:r>
            </w:ins>
            <w:ins w:id="10273" w:author="t_竹沢 公佑" w:date="2019-10-05T16:35:00Z">
              <w:r w:rsidR="00C8118A">
                <w:rPr>
                  <w:rFonts w:hint="eastAsia"/>
                  <w:bCs/>
                  <w:sz w:val="22"/>
                  <w:szCs w:val="22"/>
                </w:rPr>
                <w:t xml:space="preserve">command </w:t>
              </w:r>
            </w:ins>
            <w:ins w:id="10274" w:author="t_竹沢 公佑" w:date="2019-09-18T15:47:00Z">
              <w:r>
                <w:rPr>
                  <w:rFonts w:hint="eastAsia"/>
                  <w:bCs/>
                  <w:sz w:val="22"/>
                  <w:szCs w:val="22"/>
                </w:rPr>
                <w:t>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10275" w:author="t_竹沢 公佑" w:date="2019-09-18T15:47:00Z">
              <w:r w:rsidRPr="0056709F">
                <w:rPr>
                  <w:b/>
                  <w:bCs/>
                  <w:sz w:val="22"/>
                  <w:szCs w:val="22"/>
                </w:rPr>
                <w:fldChar w:fldCharType="separate"/>
              </w:r>
            </w:ins>
            <w:ins w:id="10276" w:author="t_竹沢 公佑" w:date="2021-02-02T17:29:00Z">
              <w:r w:rsidR="000B4FA1">
                <w:rPr>
                  <w:b/>
                  <w:bCs/>
                  <w:sz w:val="22"/>
                  <w:szCs w:val="22"/>
                </w:rPr>
                <w:t>5.5</w:t>
              </w:r>
            </w:ins>
            <w:ins w:id="10277" w:author="t_竹沢 公佑" w:date="2019-09-18T15:47: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10278" w:author="t_竹沢 公佑" w:date="2019-09-18T15:47:00Z">
              <w:r w:rsidRPr="0056709F">
                <w:rPr>
                  <w:b/>
                  <w:bCs/>
                  <w:sz w:val="22"/>
                  <w:szCs w:val="22"/>
                </w:rPr>
                <w:fldChar w:fldCharType="separate"/>
              </w:r>
            </w:ins>
            <w:ins w:id="10279" w:author="t_竹沢 公佑" w:date="2021-02-02T17:29:00Z">
              <w:r w:rsidR="000B4FA1" w:rsidRPr="000B4FA1">
                <w:rPr>
                  <w:b/>
                  <w:u w:val="single"/>
                  <w:rPrChange w:id="10280" w:author="t_竹沢 公佑" w:date="2021-02-02T17:29:00Z">
                    <w:rPr>
                      <w:u w:val="single"/>
                    </w:rPr>
                  </w:rPrChange>
                </w:rPr>
                <w:t>ioctl</w:t>
              </w:r>
            </w:ins>
            <w:ins w:id="10281" w:author="t_竹沢 公佑" w:date="2019-09-18T15:47:00Z">
              <w:r w:rsidRPr="0056709F">
                <w:rPr>
                  <w:b/>
                  <w:bCs/>
                  <w:sz w:val="22"/>
                  <w:szCs w:val="22"/>
                </w:rPr>
                <w:fldChar w:fldCharType="end"/>
              </w:r>
              <w:r w:rsidRPr="0056709F">
                <w:rPr>
                  <w:b/>
                  <w:bCs/>
                  <w:sz w:val="22"/>
                  <w:szCs w:val="22"/>
                </w:rPr>
                <w:t>”</w:t>
              </w:r>
              <w:r>
                <w:rPr>
                  <w:rFonts w:hint="eastAsia"/>
                  <w:b/>
                  <w:bCs/>
                  <w:sz w:val="22"/>
                  <w:szCs w:val="22"/>
                </w:rPr>
                <w:t>.</w:t>
              </w:r>
            </w:ins>
          </w:p>
          <w:p w:rsidR="001D7132" w:rsidRDefault="001D7132" w:rsidP="003714BE">
            <w:pPr>
              <w:spacing w:line="0" w:lineRule="atLeast"/>
              <w:ind w:right="1020"/>
              <w:rPr>
                <w:rFonts w:cs="Times New Roman"/>
                <w:sz w:val="22"/>
                <w:szCs w:val="22"/>
              </w:rPr>
            </w:pPr>
          </w:p>
          <w:p w:rsidR="006A5A41" w:rsidRDefault="00EB09D8" w:rsidP="003714BE">
            <w:pPr>
              <w:spacing w:line="0" w:lineRule="atLeast"/>
              <w:ind w:right="1020"/>
              <w:rPr>
                <w:rFonts w:cs="Times New Roman"/>
                <w:sz w:val="22"/>
                <w:szCs w:val="22"/>
              </w:rPr>
            </w:pPr>
            <w:r>
              <w:rPr>
                <w:rFonts w:cs="Times New Roman" w:hint="eastAsia"/>
                <w:sz w:val="22"/>
                <w:szCs w:val="22"/>
              </w:rPr>
              <w:t>■</w:t>
            </w:r>
            <w:r w:rsidR="006A5A41">
              <w:rPr>
                <w:rFonts w:cs="Times New Roman" w:hint="eastAsia"/>
                <w:sz w:val="22"/>
                <w:szCs w:val="22"/>
              </w:rPr>
              <w:t>Remarks for the prototype DRXP boards</w:t>
            </w:r>
          </w:p>
          <w:p w:rsidR="00EB09D8" w:rsidRDefault="006A5A41" w:rsidP="003714BE">
            <w:pPr>
              <w:spacing w:line="0" w:lineRule="atLeast"/>
              <w:ind w:right="1020"/>
              <w:rPr>
                <w:rFonts w:cs="Times New Roman"/>
                <w:sz w:val="22"/>
                <w:szCs w:val="22"/>
              </w:rPr>
            </w:pPr>
            <w:r>
              <w:rPr>
                <w:rFonts w:cs="Times New Roman" w:hint="eastAsia"/>
                <w:sz w:val="22"/>
                <w:szCs w:val="22"/>
              </w:rPr>
              <w:t xml:space="preserve">&lt; </w:t>
            </w:r>
            <w:r w:rsidR="00EB09D8">
              <w:rPr>
                <w:rFonts w:cs="Times New Roman" w:hint="eastAsia"/>
                <w:sz w:val="22"/>
                <w:szCs w:val="22"/>
              </w:rPr>
              <w:t xml:space="preserve">version </w:t>
            </w:r>
            <w:r>
              <w:rPr>
                <w:rFonts w:cs="Times New Roman" w:hint="eastAsia"/>
                <w:sz w:val="22"/>
                <w:szCs w:val="22"/>
              </w:rPr>
              <w:t xml:space="preserve">from </w:t>
            </w:r>
            <w:r w:rsidR="00EB09D8">
              <w:rPr>
                <w:rFonts w:cs="Times New Roman" w:hint="eastAsia"/>
                <w:sz w:val="22"/>
                <w:szCs w:val="22"/>
              </w:rPr>
              <w:t xml:space="preserve">2.0.0 </w:t>
            </w:r>
            <w:r>
              <w:rPr>
                <w:rFonts w:cs="Times New Roman" w:hint="eastAsia"/>
                <w:sz w:val="22"/>
                <w:szCs w:val="22"/>
              </w:rPr>
              <w:t>to 2.0.2&gt;</w:t>
            </w:r>
          </w:p>
          <w:p w:rsidR="00EB09D8" w:rsidRPr="00EB09D8" w:rsidRDefault="00EB09D8" w:rsidP="003714BE">
            <w:pPr>
              <w:spacing w:line="0" w:lineRule="atLeast"/>
              <w:ind w:right="1020"/>
              <w:rPr>
                <w:rFonts w:cs="Times New Roman"/>
                <w:sz w:val="22"/>
                <w:szCs w:val="22"/>
              </w:rPr>
            </w:pPr>
            <w:r>
              <w:rPr>
                <w:rFonts w:cs="Times New Roman" w:hint="eastAsia"/>
                <w:sz w:val="22"/>
                <w:szCs w:val="22"/>
              </w:rPr>
              <w:t xml:space="preserve">When this </w:t>
            </w:r>
            <w:ins w:id="10282" w:author="t_竹沢 公佑" w:date="2019-10-05T16:35:00Z">
              <w:r w:rsidR="00C8118A">
                <w:rPr>
                  <w:rFonts w:cs="Times New Roman" w:hint="eastAsia"/>
                  <w:sz w:val="22"/>
                  <w:szCs w:val="22"/>
                </w:rPr>
                <w:t xml:space="preserve">command </w:t>
              </w:r>
            </w:ins>
            <w:del w:id="10283" w:author="t_竹沢 公佑" w:date="2019-10-05T16:35:00Z">
              <w:r w:rsidDel="00C8118A">
                <w:rPr>
                  <w:rFonts w:cs="Times New Roman" w:hint="eastAsia"/>
                  <w:sz w:val="22"/>
                  <w:szCs w:val="22"/>
                </w:rPr>
                <w:delText xml:space="preserve">function </w:delText>
              </w:r>
            </w:del>
            <w:r>
              <w:rPr>
                <w:rFonts w:cs="Times New Roman" w:hint="eastAsia"/>
                <w:sz w:val="22"/>
                <w:szCs w:val="22"/>
              </w:rPr>
              <w:t>is called from prototype DRXP boards, it tries to access nonexistent register. It causes unexpected behavior. Please don</w:t>
            </w:r>
            <w:r>
              <w:rPr>
                <w:rFonts w:cs="Times New Roman"/>
                <w:sz w:val="22"/>
                <w:szCs w:val="22"/>
              </w:rPr>
              <w:t>’</w:t>
            </w:r>
            <w:r>
              <w:rPr>
                <w:rFonts w:cs="Times New Roman" w:hint="eastAsia"/>
                <w:sz w:val="22"/>
                <w:szCs w:val="22"/>
              </w:rPr>
              <w:t xml:space="preserve">t use this </w:t>
            </w:r>
            <w:ins w:id="10284" w:author="t_竹沢 公佑" w:date="2019-10-07T03:33:00Z">
              <w:r w:rsidR="00323A89">
                <w:rPr>
                  <w:rFonts w:cs="Times New Roman" w:hint="eastAsia"/>
                  <w:sz w:val="22"/>
                  <w:szCs w:val="22"/>
                </w:rPr>
                <w:t xml:space="preserve">command </w:t>
              </w:r>
            </w:ins>
            <w:del w:id="10285" w:author="t_竹沢 公佑" w:date="2019-10-07T03:33:00Z">
              <w:r w:rsidDel="00323A89">
                <w:rPr>
                  <w:rFonts w:cs="Times New Roman" w:hint="eastAsia"/>
                  <w:sz w:val="22"/>
                  <w:szCs w:val="22"/>
                </w:rPr>
                <w:delText xml:space="preserve">function </w:delText>
              </w:r>
            </w:del>
            <w:r>
              <w:rPr>
                <w:rFonts w:cs="Times New Roman" w:hint="eastAsia"/>
                <w:sz w:val="22"/>
                <w:szCs w:val="22"/>
              </w:rPr>
              <w:t xml:space="preserve">with prototype DRXP boards in these driver versions. </w:t>
            </w:r>
          </w:p>
          <w:p w:rsidR="00EB09D8" w:rsidRDefault="006A5A41" w:rsidP="003714BE">
            <w:pPr>
              <w:spacing w:line="0" w:lineRule="atLeast"/>
              <w:ind w:right="1020"/>
              <w:rPr>
                <w:rFonts w:cs="Times New Roman"/>
                <w:sz w:val="22"/>
                <w:szCs w:val="22"/>
              </w:rPr>
            </w:pPr>
            <w:r>
              <w:rPr>
                <w:rFonts w:cs="Times New Roman" w:hint="eastAsia"/>
                <w:sz w:val="22"/>
                <w:szCs w:val="22"/>
              </w:rPr>
              <w:t xml:space="preserve">&lt; </w:t>
            </w:r>
            <w:r w:rsidR="00EB09D8">
              <w:rPr>
                <w:rFonts w:cs="Times New Roman" w:hint="eastAsia"/>
                <w:sz w:val="22"/>
                <w:szCs w:val="22"/>
              </w:rPr>
              <w:t>version 2.0.3 or later</w:t>
            </w:r>
            <w:r>
              <w:rPr>
                <w:rFonts w:cs="Times New Roman" w:hint="eastAsia"/>
                <w:sz w:val="22"/>
                <w:szCs w:val="22"/>
              </w:rPr>
              <w:t xml:space="preserve"> &gt;</w:t>
            </w:r>
          </w:p>
          <w:p w:rsidR="005D5B03" w:rsidRDefault="003714BE" w:rsidP="00EB09D8">
            <w:pPr>
              <w:spacing w:line="0" w:lineRule="atLeast"/>
              <w:ind w:right="1020"/>
              <w:rPr>
                <w:rFonts w:cs="Times New Roman"/>
                <w:sz w:val="22"/>
                <w:szCs w:val="22"/>
              </w:rPr>
            </w:pPr>
            <w:r>
              <w:rPr>
                <w:rFonts w:cs="Times New Roman" w:hint="eastAsia"/>
                <w:sz w:val="22"/>
                <w:szCs w:val="22"/>
              </w:rPr>
              <w:lastRenderedPageBreak/>
              <w:t xml:space="preserve">When this </w:t>
            </w:r>
            <w:ins w:id="10286" w:author="t_竹沢 公佑" w:date="2019-10-05T16:35:00Z">
              <w:r w:rsidR="00C8118A">
                <w:rPr>
                  <w:rFonts w:cs="Times New Roman"/>
                  <w:sz w:val="22"/>
                  <w:szCs w:val="22"/>
                </w:rPr>
                <w:t>command</w:t>
              </w:r>
              <w:r w:rsidR="00C8118A">
                <w:rPr>
                  <w:rFonts w:cs="Times New Roman" w:hint="eastAsia"/>
                  <w:sz w:val="22"/>
                  <w:szCs w:val="22"/>
                </w:rPr>
                <w:t xml:space="preserve"> </w:t>
              </w:r>
            </w:ins>
            <w:del w:id="10287" w:author="t_竹沢 公佑" w:date="2019-10-05T16:35:00Z">
              <w:r w:rsidDel="00C8118A">
                <w:rPr>
                  <w:rFonts w:cs="Times New Roman" w:hint="eastAsia"/>
                  <w:sz w:val="22"/>
                  <w:szCs w:val="22"/>
                </w:rPr>
                <w:delText xml:space="preserve">function </w:delText>
              </w:r>
            </w:del>
            <w:r>
              <w:rPr>
                <w:rFonts w:cs="Times New Roman" w:hint="eastAsia"/>
                <w:sz w:val="22"/>
                <w:szCs w:val="22"/>
              </w:rPr>
              <w:t>is called from prototype DRXP boards, ioctl returns -1 and set</w:t>
            </w:r>
            <w:r w:rsidR="00EB09D8">
              <w:rPr>
                <w:rFonts w:cs="Times New Roman" w:hint="eastAsia"/>
                <w:sz w:val="22"/>
                <w:szCs w:val="22"/>
              </w:rPr>
              <w:t>s</w:t>
            </w:r>
            <w:r>
              <w:rPr>
                <w:rFonts w:cs="Times New Roman" w:hint="eastAsia"/>
                <w:sz w:val="22"/>
                <w:szCs w:val="22"/>
              </w:rPr>
              <w:t xml:space="preserve"> ENOSYS to errno.</w:t>
            </w:r>
          </w:p>
          <w:p w:rsidR="001D7132" w:rsidRPr="00C8118A" w:rsidRDefault="001D7132" w:rsidP="00DD7BD3">
            <w:pPr>
              <w:spacing w:line="0" w:lineRule="atLeast"/>
              <w:ind w:right="1020"/>
              <w:rPr>
                <w:ins w:id="10288" w:author="t_竹沢 公佑" w:date="2019-09-18T15:47:00Z"/>
                <w:sz w:val="22"/>
                <w:szCs w:val="22"/>
              </w:rPr>
            </w:pPr>
          </w:p>
          <w:p w:rsidR="001D7132" w:rsidRDefault="001D7132" w:rsidP="00DD7BD3">
            <w:pPr>
              <w:spacing w:line="0" w:lineRule="atLeast"/>
              <w:ind w:right="1020"/>
              <w:rPr>
                <w:ins w:id="10289" w:author="t_竹沢 公佑" w:date="2019-09-18T15:47:00Z"/>
                <w:sz w:val="22"/>
                <w:szCs w:val="22"/>
              </w:rPr>
            </w:pPr>
          </w:p>
          <w:p w:rsidR="00DD7BD3" w:rsidRDefault="00DD7BD3" w:rsidP="00DD7BD3">
            <w:pPr>
              <w:spacing w:line="0" w:lineRule="atLeast"/>
              <w:ind w:right="1020"/>
              <w:rPr>
                <w:sz w:val="22"/>
                <w:szCs w:val="22"/>
              </w:rPr>
            </w:pPr>
            <w:r>
              <w:rPr>
                <w:rFonts w:hint="eastAsia"/>
                <w:sz w:val="22"/>
                <w:szCs w:val="22"/>
              </w:rPr>
              <w:t>■Remarks for the production DRXP boards</w:t>
            </w:r>
          </w:p>
          <w:p w:rsidR="001D7132" w:rsidRPr="00F411DC" w:rsidRDefault="00DD7BD3">
            <w:pPr>
              <w:spacing w:line="0" w:lineRule="atLeast"/>
              <w:ind w:right="1020"/>
              <w:rPr>
                <w:sz w:val="22"/>
                <w:szCs w:val="22"/>
              </w:rPr>
            </w:pPr>
            <w:r>
              <w:rPr>
                <w:rFonts w:hint="eastAsia"/>
                <w:sz w:val="22"/>
                <w:szCs w:val="22"/>
              </w:rPr>
              <w:t xml:space="preserve">This register is common between both </w:t>
            </w:r>
            <w:r>
              <w:rPr>
                <w:sz w:val="22"/>
                <w:szCs w:val="22"/>
              </w:rPr>
              <w:t>production</w:t>
            </w:r>
            <w:r>
              <w:rPr>
                <w:rFonts w:hint="eastAsia"/>
                <w:sz w:val="22"/>
                <w:szCs w:val="22"/>
              </w:rPr>
              <w:t xml:space="preserve"> DRXP </w:t>
            </w:r>
            <w:r>
              <w:rPr>
                <w:sz w:val="22"/>
                <w:szCs w:val="22"/>
              </w:rPr>
              <w:t>board</w:t>
            </w:r>
            <w:r>
              <w:rPr>
                <w:rFonts w:hint="eastAsia"/>
                <w:sz w:val="22"/>
                <w:szCs w:val="22"/>
              </w:rPr>
              <w:t xml:space="preserve"> IFs. This </w:t>
            </w:r>
            <w:ins w:id="10290" w:author="t_竹沢 公佑" w:date="2019-10-07T03:33:00Z">
              <w:r w:rsidR="00323A89">
                <w:rPr>
                  <w:rFonts w:hint="eastAsia"/>
                  <w:sz w:val="22"/>
                  <w:szCs w:val="22"/>
                </w:rPr>
                <w:t xml:space="preserve">command </w:t>
              </w:r>
            </w:ins>
            <w:del w:id="10291" w:author="t_竹沢 公佑" w:date="2019-10-07T03:32:00Z">
              <w:r w:rsidDel="00323A89">
                <w:rPr>
                  <w:rFonts w:hint="eastAsia"/>
                  <w:sz w:val="22"/>
                  <w:szCs w:val="22"/>
                </w:rPr>
                <w:delText xml:space="preserve">function </w:delText>
              </w:r>
            </w:del>
            <w:r>
              <w:rPr>
                <w:rFonts w:hint="eastAsia"/>
                <w:sz w:val="22"/>
                <w:szCs w:val="22"/>
              </w:rPr>
              <w:t xml:space="preserve">gives </w:t>
            </w:r>
            <w:ins w:id="10292" w:author="t_竹沢 公佑" w:date="2019-10-05T16:46:00Z">
              <w:r w:rsidR="00B726CC">
                <w:rPr>
                  <w:rFonts w:hint="eastAsia"/>
                  <w:sz w:val="22"/>
                  <w:szCs w:val="22"/>
                </w:rPr>
                <w:t xml:space="preserve">a </w:t>
              </w:r>
            </w:ins>
            <w:r>
              <w:rPr>
                <w:rFonts w:hint="eastAsia"/>
                <w:sz w:val="22"/>
                <w:szCs w:val="22"/>
              </w:rPr>
              <w:t xml:space="preserve">common value when </w:t>
            </w:r>
            <w:ins w:id="10293" w:author="t_竹沢 公佑" w:date="2019-10-05T16:37:00Z">
              <w:r w:rsidR="00C8118A">
                <w:rPr>
                  <w:rFonts w:hint="eastAsia"/>
                  <w:sz w:val="22"/>
                  <w:szCs w:val="22"/>
                </w:rPr>
                <w:t xml:space="preserve">your </w:t>
              </w:r>
            </w:ins>
            <w:del w:id="10294" w:author="t_竹沢 公佑" w:date="2019-10-05T16:37:00Z">
              <w:r w:rsidDel="00C8118A">
                <w:rPr>
                  <w:rFonts w:hint="eastAsia"/>
                  <w:sz w:val="22"/>
                  <w:szCs w:val="22"/>
                </w:rPr>
                <w:delText xml:space="preserve">user </w:delText>
              </w:r>
            </w:del>
            <w:r>
              <w:rPr>
                <w:rFonts w:hint="eastAsia"/>
                <w:sz w:val="22"/>
                <w:szCs w:val="22"/>
              </w:rPr>
              <w:t xml:space="preserve">application calls </w:t>
            </w:r>
            <w:ins w:id="10295" w:author="t_竹沢 公佑" w:date="2019-10-05T16:37:00Z">
              <w:r w:rsidR="00C8118A">
                <w:rPr>
                  <w:rFonts w:hint="eastAsia"/>
                  <w:sz w:val="22"/>
                  <w:szCs w:val="22"/>
                </w:rPr>
                <w:t xml:space="preserve">from </w:t>
              </w:r>
            </w:ins>
            <w:del w:id="10296" w:author="t_竹沢 公佑" w:date="2019-10-05T16:37:00Z">
              <w:r w:rsidDel="00C8118A">
                <w:rPr>
                  <w:rFonts w:hint="eastAsia"/>
                  <w:sz w:val="22"/>
                  <w:szCs w:val="22"/>
                </w:rPr>
                <w:delText xml:space="preserve">this function with </w:delText>
              </w:r>
            </w:del>
            <w:r>
              <w:rPr>
                <w:rFonts w:hint="eastAsia"/>
                <w:sz w:val="22"/>
                <w:szCs w:val="22"/>
              </w:rPr>
              <w:t>either one.</w:t>
            </w:r>
          </w:p>
        </w:tc>
      </w:tr>
      <w:tr w:rsidR="00226376" w:rsidRPr="00226376" w:rsidTr="00CE143E">
        <w:tc>
          <w:tcPr>
            <w:tcW w:w="2376" w:type="dxa"/>
            <w:gridSpan w:val="2"/>
            <w:tcBorders>
              <w:top w:val="single" w:sz="4" w:space="0" w:color="auto"/>
              <w:left w:val="single" w:sz="4" w:space="0" w:color="auto"/>
              <w:bottom w:val="single" w:sz="4" w:space="0" w:color="auto"/>
              <w:right w:val="single" w:sz="4" w:space="0" w:color="auto"/>
            </w:tcBorders>
          </w:tcPr>
          <w:p w:rsidR="00226376" w:rsidRDefault="00C421AF" w:rsidP="008D42B9">
            <w:pPr>
              <w:spacing w:line="0" w:lineRule="atLeast"/>
              <w:ind w:right="1020"/>
              <w:rPr>
                <w:rFonts w:cs="Times New Roman"/>
                <w:sz w:val="22"/>
                <w:szCs w:val="22"/>
              </w:rPr>
            </w:pPr>
            <w:r>
              <w:rPr>
                <w:rFonts w:cs="Times New Roman" w:hint="eastAsia"/>
                <w:sz w:val="22"/>
                <w:szCs w:val="22"/>
              </w:rPr>
              <w:lastRenderedPageBreak/>
              <w:t>E</w:t>
            </w:r>
            <w:r w:rsidR="00226376">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226376" w:rsidRPr="00226376" w:rsidRDefault="00226376" w:rsidP="008D42B9">
            <w:pPr>
              <w:spacing w:line="0" w:lineRule="atLeast"/>
              <w:ind w:right="1020"/>
              <w:rPr>
                <w:rFonts w:cs="Times New Roman"/>
                <w:sz w:val="22"/>
                <w:szCs w:val="22"/>
              </w:rPr>
            </w:pPr>
            <w:r w:rsidRPr="00226376">
              <w:rPr>
                <w:rFonts w:cs="Times New Roman" w:hint="eastAsia"/>
                <w:sz w:val="22"/>
                <w:szCs w:val="22"/>
              </w:rPr>
              <w:t>EIO</w:t>
            </w:r>
          </w:p>
          <w:p w:rsidR="003714BE" w:rsidRDefault="00226376" w:rsidP="003714BE">
            <w:pPr>
              <w:spacing w:line="0" w:lineRule="atLeast"/>
              <w:ind w:right="1020" w:firstLineChars="50" w:firstLine="110"/>
              <w:rPr>
                <w:ins w:id="10297" w:author="t_竹沢 公佑" w:date="2019-09-18T15:48:00Z"/>
                <w:rFonts w:cs="Times New Roman"/>
                <w:sz w:val="22"/>
                <w:szCs w:val="22"/>
              </w:rPr>
            </w:pPr>
            <w:r w:rsidRPr="00226376">
              <w:rPr>
                <w:rFonts w:cs="Times New Roman" w:hint="eastAsia"/>
                <w:sz w:val="22"/>
                <w:szCs w:val="22"/>
              </w:rPr>
              <w:t xml:space="preserve">When </w:t>
            </w:r>
            <w:ins w:id="10298" w:author="t_竹沢 公佑" w:date="2019-10-05T16:38:00Z">
              <w:r w:rsidR="00C8118A">
                <w:rPr>
                  <w:rFonts w:cs="Times New Roman" w:hint="eastAsia"/>
                  <w:sz w:val="22"/>
                  <w:szCs w:val="22"/>
                </w:rPr>
                <w:t xml:space="preserve">this command </w:t>
              </w:r>
            </w:ins>
            <w:r w:rsidRPr="00226376">
              <w:rPr>
                <w:rFonts w:cs="Times New Roman" w:hint="eastAsia"/>
                <w:sz w:val="22"/>
                <w:szCs w:val="22"/>
              </w:rPr>
              <w:t>fail</w:t>
            </w:r>
            <w:ins w:id="10299" w:author="t_竹沢 公佑" w:date="2019-10-05T16:38:00Z">
              <w:r w:rsidR="00C8118A">
                <w:rPr>
                  <w:rFonts w:cs="Times New Roman" w:hint="eastAsia"/>
                  <w:sz w:val="22"/>
                  <w:szCs w:val="22"/>
                </w:rPr>
                <w:t>s</w:t>
              </w:r>
            </w:ins>
            <w:r w:rsidRPr="00226376">
              <w:rPr>
                <w:rFonts w:cs="Times New Roman" w:hint="eastAsia"/>
                <w:sz w:val="22"/>
                <w:szCs w:val="22"/>
              </w:rPr>
              <w:t xml:space="preserve"> to read or write internal register.</w:t>
            </w:r>
          </w:p>
          <w:p w:rsidR="001D7132" w:rsidRDefault="001D7132" w:rsidP="001D7132">
            <w:pPr>
              <w:spacing w:line="0" w:lineRule="atLeast"/>
              <w:ind w:right="1020" w:firstLineChars="50" w:firstLine="110"/>
              <w:rPr>
                <w:ins w:id="10300" w:author="t_竹沢 公佑" w:date="2019-09-18T15:48:00Z"/>
                <w:bCs/>
                <w:sz w:val="22"/>
                <w:szCs w:val="22"/>
              </w:rPr>
            </w:pPr>
            <w:ins w:id="10301" w:author="t_竹沢 公佑" w:date="2019-09-18T15:48:00Z">
              <w:r w:rsidRPr="00A033B7">
                <w:rPr>
                  <w:bCs/>
                  <w:sz w:val="22"/>
                  <w:szCs w:val="22"/>
                </w:rPr>
                <w:t>This errno means device driver can't control the device.</w:t>
              </w:r>
            </w:ins>
          </w:p>
          <w:p w:rsidR="001D7132" w:rsidRDefault="001D7132" w:rsidP="001D7132">
            <w:pPr>
              <w:spacing w:line="0" w:lineRule="atLeast"/>
              <w:ind w:right="1020" w:firstLineChars="50" w:firstLine="110"/>
              <w:rPr>
                <w:ins w:id="10302" w:author="t_竹沢 公佑" w:date="2019-09-18T15:48:00Z"/>
                <w:bCs/>
                <w:sz w:val="22"/>
                <w:szCs w:val="22"/>
              </w:rPr>
            </w:pPr>
            <w:ins w:id="10303" w:author="t_竹沢 公佑" w:date="2019-09-18T15:48:00Z">
              <w:r w:rsidRPr="00A033B7">
                <w:rPr>
                  <w:bCs/>
                  <w:sz w:val="22"/>
                  <w:szCs w:val="22"/>
                </w:rPr>
                <w:t>If t</w:t>
              </w:r>
              <w:r w:rsidR="00AA1052">
                <w:rPr>
                  <w:bCs/>
                  <w:sz w:val="22"/>
                  <w:szCs w:val="22"/>
                </w:rPr>
                <w:t>his error occur</w:t>
              </w:r>
              <w:r w:rsidRPr="00A033B7">
                <w:rPr>
                  <w:bCs/>
                  <w:sz w:val="22"/>
                  <w:szCs w:val="22"/>
                </w:rPr>
                <w:t>s often, it may be hardware error is happen</w:t>
              </w:r>
            </w:ins>
            <w:ins w:id="10304" w:author="t_竹沢 公佑" w:date="2019-10-05T16:38:00Z">
              <w:r w:rsidR="00C8118A">
                <w:rPr>
                  <w:rFonts w:hint="eastAsia"/>
                  <w:bCs/>
                  <w:sz w:val="22"/>
                  <w:szCs w:val="22"/>
                </w:rPr>
                <w:t>e</w:t>
              </w:r>
            </w:ins>
            <w:ins w:id="10305" w:author="t_竹沢 公佑" w:date="2019-09-18T15:48:00Z">
              <w:r w:rsidRPr="00A033B7">
                <w:rPr>
                  <w:bCs/>
                  <w:sz w:val="22"/>
                  <w:szCs w:val="22"/>
                </w:rPr>
                <w:t>d.</w:t>
              </w:r>
            </w:ins>
          </w:p>
          <w:p w:rsidR="001D7132" w:rsidRPr="00F411DC" w:rsidRDefault="001D7132" w:rsidP="00F411DC">
            <w:pPr>
              <w:spacing w:line="0" w:lineRule="atLeast"/>
              <w:ind w:right="1020" w:firstLineChars="50" w:firstLine="110"/>
              <w:rPr>
                <w:rFonts w:cs="Times New Roman"/>
                <w:sz w:val="22"/>
                <w:szCs w:val="22"/>
              </w:rPr>
            </w:pPr>
            <w:ins w:id="10306" w:author="t_竹沢 公佑" w:date="2019-09-18T15:48:00Z">
              <w:r w:rsidRPr="00A033B7">
                <w:rPr>
                  <w:bCs/>
                  <w:sz w:val="22"/>
                  <w:szCs w:val="22"/>
                </w:rPr>
                <w:t>Please execute cold-reboot and try again.</w:t>
              </w:r>
            </w:ins>
          </w:p>
          <w:p w:rsidR="003714BE" w:rsidRDefault="003714BE" w:rsidP="003714BE">
            <w:pPr>
              <w:spacing w:line="0" w:lineRule="atLeast"/>
              <w:ind w:right="1020"/>
              <w:rPr>
                <w:rFonts w:cs="Times New Roman"/>
                <w:sz w:val="22"/>
                <w:szCs w:val="22"/>
              </w:rPr>
            </w:pPr>
            <w:r>
              <w:rPr>
                <w:rFonts w:cs="Times New Roman" w:hint="eastAsia"/>
                <w:sz w:val="22"/>
                <w:szCs w:val="22"/>
              </w:rPr>
              <w:t>ENOSYS</w:t>
            </w:r>
            <w:r w:rsidR="00EB09D8">
              <w:rPr>
                <w:rFonts w:cs="Times New Roman" w:hint="eastAsia"/>
                <w:sz w:val="22"/>
                <w:szCs w:val="22"/>
              </w:rPr>
              <w:t xml:space="preserve">(version 2.0.3 or later) </w:t>
            </w:r>
          </w:p>
          <w:p w:rsidR="003714BE" w:rsidRPr="00226376" w:rsidRDefault="00EB09D8">
            <w:pPr>
              <w:spacing w:line="0" w:lineRule="atLeast"/>
              <w:ind w:right="1020"/>
              <w:rPr>
                <w:rFonts w:cs="Times New Roman"/>
                <w:sz w:val="22"/>
                <w:szCs w:val="22"/>
              </w:rPr>
            </w:pPr>
            <w:r>
              <w:rPr>
                <w:rFonts w:cs="Times New Roman" w:hint="eastAsia"/>
                <w:sz w:val="22"/>
                <w:szCs w:val="22"/>
              </w:rPr>
              <w:t xml:space="preserve"> When this </w:t>
            </w:r>
            <w:ins w:id="10307" w:author="t_竹沢 公佑" w:date="2019-10-05T16:39:00Z">
              <w:r w:rsidR="00C8118A">
                <w:rPr>
                  <w:rFonts w:cs="Times New Roman" w:hint="eastAsia"/>
                  <w:sz w:val="22"/>
                  <w:szCs w:val="22"/>
                </w:rPr>
                <w:t xml:space="preserve">command </w:t>
              </w:r>
            </w:ins>
            <w:del w:id="10308" w:author="t_竹沢 公佑" w:date="2019-10-05T16:39:00Z">
              <w:r w:rsidDel="00C8118A">
                <w:rPr>
                  <w:rFonts w:cs="Times New Roman" w:hint="eastAsia"/>
                  <w:sz w:val="22"/>
                  <w:szCs w:val="22"/>
                </w:rPr>
                <w:delText xml:space="preserve">function </w:delText>
              </w:r>
            </w:del>
            <w:r>
              <w:rPr>
                <w:rFonts w:cs="Times New Roman" w:hint="eastAsia"/>
                <w:sz w:val="22"/>
                <w:szCs w:val="22"/>
              </w:rPr>
              <w:t>is used with prototype DRXP boards.</w:t>
            </w:r>
          </w:p>
        </w:tc>
      </w:tr>
    </w:tbl>
    <w:p w:rsidR="00901D37" w:rsidRPr="00822330" w:rsidRDefault="00924B5C" w:rsidP="00901D37">
      <w:pPr>
        <w:spacing w:line="0" w:lineRule="atLeast"/>
        <w:ind w:right="1020"/>
      </w:pPr>
      <w:r>
        <w:br w:type="page"/>
      </w:r>
    </w:p>
    <w:p w:rsidR="00924B5C" w:rsidRDefault="00924B5C" w:rsidP="00B862C9">
      <w:pPr>
        <w:pStyle w:val="3"/>
      </w:pPr>
      <w:bookmarkStart w:id="10309" w:name="_Toc63179455"/>
      <w:r>
        <w:t>GET_</w:t>
      </w:r>
      <w:r w:rsidR="003C7582">
        <w:rPr>
          <w:rFonts w:hint="eastAsia"/>
        </w:rPr>
        <w:t>OVH_THRESHOLD</w:t>
      </w:r>
      <w:bookmarkEnd w:id="103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6"/>
        <w:gridCol w:w="2126"/>
        <w:gridCol w:w="1843"/>
        <w:tblGridChange w:id="10310">
          <w:tblGrid>
            <w:gridCol w:w="1172"/>
            <w:gridCol w:w="1204"/>
            <w:gridCol w:w="3546"/>
            <w:gridCol w:w="2126"/>
            <w:gridCol w:w="1843"/>
          </w:tblGrid>
        </w:tblGridChange>
      </w:tblGrid>
      <w:tr w:rsidR="00924B5C" w:rsidTr="005008A2">
        <w:tc>
          <w:tcPr>
            <w:tcW w:w="2376" w:type="dxa"/>
            <w:gridSpan w:val="2"/>
          </w:tcPr>
          <w:p w:rsidR="00924B5C" w:rsidRDefault="00924B5C" w:rsidP="00970A62">
            <w:pPr>
              <w:spacing w:line="0" w:lineRule="atLeast"/>
              <w:ind w:right="1020"/>
              <w:rPr>
                <w:sz w:val="22"/>
                <w:szCs w:val="22"/>
              </w:rPr>
            </w:pPr>
            <w:r>
              <w:rPr>
                <w:rFonts w:hint="eastAsia"/>
                <w:sz w:val="22"/>
                <w:szCs w:val="22"/>
              </w:rPr>
              <w:t>ItemID</w:t>
            </w:r>
          </w:p>
        </w:tc>
        <w:tc>
          <w:tcPr>
            <w:tcW w:w="3546" w:type="dxa"/>
          </w:tcPr>
          <w:p w:rsidR="00924B5C" w:rsidRDefault="00924B5C" w:rsidP="000B2155">
            <w:pPr>
              <w:spacing w:line="0" w:lineRule="atLeast"/>
              <w:ind w:right="-108"/>
              <w:rPr>
                <w:sz w:val="22"/>
                <w:szCs w:val="22"/>
              </w:rPr>
            </w:pPr>
            <w:r>
              <w:rPr>
                <w:sz w:val="22"/>
                <w:szCs w:val="22"/>
              </w:rPr>
              <w:t>GET_</w:t>
            </w:r>
            <w:r w:rsidR="000B2155">
              <w:rPr>
                <w:rFonts w:hint="eastAsia"/>
                <w:sz w:val="22"/>
                <w:szCs w:val="22"/>
              </w:rPr>
              <w:t>OVH_THRESHOLD</w:t>
            </w:r>
            <w:r w:rsidR="00814453">
              <w:rPr>
                <w:rFonts w:hint="eastAsia"/>
                <w:sz w:val="22"/>
                <w:szCs w:val="22"/>
              </w:rPr>
              <w:t>_ID</w:t>
            </w:r>
          </w:p>
        </w:tc>
        <w:tc>
          <w:tcPr>
            <w:tcW w:w="2126" w:type="dxa"/>
          </w:tcPr>
          <w:p w:rsidR="00924B5C" w:rsidRDefault="00F93259" w:rsidP="00924B5C">
            <w:pPr>
              <w:spacing w:line="0" w:lineRule="atLeast"/>
              <w:ind w:right="-108"/>
              <w:rPr>
                <w:sz w:val="22"/>
                <w:szCs w:val="22"/>
              </w:rPr>
            </w:pPr>
            <w:r>
              <w:rPr>
                <w:rFonts w:hint="eastAsia"/>
                <w:sz w:val="22"/>
                <w:szCs w:val="22"/>
              </w:rPr>
              <w:t>0x0000 0F</w:t>
            </w:r>
            <w:r w:rsidR="00924B5C">
              <w:rPr>
                <w:rFonts w:hint="eastAsia"/>
                <w:sz w:val="22"/>
                <w:szCs w:val="22"/>
              </w:rPr>
              <w:t>00</w:t>
            </w:r>
          </w:p>
        </w:tc>
        <w:tc>
          <w:tcPr>
            <w:tcW w:w="1843" w:type="dxa"/>
          </w:tcPr>
          <w:p w:rsidR="00924B5C" w:rsidRDefault="00924B5C" w:rsidP="00970A62">
            <w:pPr>
              <w:spacing w:line="0" w:lineRule="atLeast"/>
              <w:ind w:right="95"/>
              <w:rPr>
                <w:sz w:val="22"/>
                <w:szCs w:val="22"/>
              </w:rPr>
            </w:pPr>
          </w:p>
        </w:tc>
      </w:tr>
      <w:tr w:rsidR="00924B5C" w:rsidTr="005008A2">
        <w:tc>
          <w:tcPr>
            <w:tcW w:w="2376" w:type="dxa"/>
            <w:gridSpan w:val="2"/>
          </w:tcPr>
          <w:p w:rsidR="00924B5C" w:rsidRDefault="00924B5C" w:rsidP="00970A62">
            <w:pPr>
              <w:spacing w:line="0" w:lineRule="atLeast"/>
              <w:ind w:right="1020"/>
              <w:rPr>
                <w:sz w:val="22"/>
                <w:szCs w:val="22"/>
              </w:rPr>
            </w:pPr>
            <w:r>
              <w:rPr>
                <w:rFonts w:cs="Times New Roman"/>
                <w:sz w:val="22"/>
                <w:szCs w:val="22"/>
              </w:rPr>
              <w:t>Description</w:t>
            </w:r>
          </w:p>
        </w:tc>
        <w:tc>
          <w:tcPr>
            <w:tcW w:w="7515" w:type="dxa"/>
            <w:gridSpan w:val="3"/>
          </w:tcPr>
          <w:p w:rsidR="00924B5C" w:rsidRDefault="00F93259" w:rsidP="00F93259">
            <w:pPr>
              <w:widowControl w:val="0"/>
              <w:autoSpaceDE w:val="0"/>
              <w:autoSpaceDN w:val="0"/>
              <w:adjustRightInd w:val="0"/>
              <w:spacing w:line="0" w:lineRule="atLeast"/>
              <w:rPr>
                <w:rFonts w:cs="Times New Roman"/>
                <w:sz w:val="22"/>
                <w:szCs w:val="22"/>
              </w:rPr>
            </w:pPr>
            <w:r>
              <w:rPr>
                <w:rFonts w:cs="Times New Roman" w:hint="eastAsia"/>
                <w:sz w:val="22"/>
                <w:szCs w:val="22"/>
              </w:rPr>
              <w:t>Get the current threshold value of overheat protection.</w:t>
            </w:r>
          </w:p>
        </w:tc>
      </w:tr>
      <w:tr w:rsidR="00924B5C" w:rsidTr="005008A2">
        <w:tc>
          <w:tcPr>
            <w:tcW w:w="2376" w:type="dxa"/>
            <w:gridSpan w:val="2"/>
          </w:tcPr>
          <w:p w:rsidR="00924B5C" w:rsidRDefault="00924B5C" w:rsidP="00970A62">
            <w:pPr>
              <w:spacing w:line="0" w:lineRule="atLeast"/>
              <w:ind w:right="1020"/>
              <w:rPr>
                <w:sz w:val="22"/>
                <w:szCs w:val="22"/>
              </w:rPr>
            </w:pPr>
            <w:r>
              <w:rPr>
                <w:rFonts w:cs="Times New Roman"/>
                <w:sz w:val="22"/>
                <w:szCs w:val="22"/>
              </w:rPr>
              <w:t>Update Rate</w:t>
            </w:r>
          </w:p>
        </w:tc>
        <w:tc>
          <w:tcPr>
            <w:tcW w:w="7515" w:type="dxa"/>
            <w:gridSpan w:val="3"/>
          </w:tcPr>
          <w:p w:rsidR="00924B5C" w:rsidRDefault="00F93259" w:rsidP="00970A62">
            <w:pPr>
              <w:spacing w:line="0" w:lineRule="atLeast"/>
              <w:ind w:right="-108"/>
              <w:rPr>
                <w:sz w:val="22"/>
                <w:szCs w:val="22"/>
              </w:rPr>
            </w:pPr>
            <w:r>
              <w:rPr>
                <w:rFonts w:hint="eastAsia"/>
                <w:sz w:val="22"/>
                <w:szCs w:val="22"/>
              </w:rPr>
              <w:t>Real time</w:t>
            </w:r>
          </w:p>
        </w:tc>
      </w:tr>
      <w:tr w:rsidR="00924B5C" w:rsidTr="005008A2">
        <w:tc>
          <w:tcPr>
            <w:tcW w:w="2376" w:type="dxa"/>
            <w:gridSpan w:val="2"/>
          </w:tcPr>
          <w:p w:rsidR="00924B5C" w:rsidRDefault="00924B5C" w:rsidP="00970A62">
            <w:pPr>
              <w:spacing w:line="0" w:lineRule="atLeast"/>
              <w:ind w:right="1020"/>
              <w:rPr>
                <w:rFonts w:cs="Times New Roman"/>
                <w:sz w:val="22"/>
                <w:szCs w:val="22"/>
              </w:rPr>
            </w:pPr>
            <w:r>
              <w:rPr>
                <w:rFonts w:cs="Times New Roman" w:hint="eastAsia"/>
                <w:sz w:val="22"/>
                <w:szCs w:val="22"/>
              </w:rPr>
              <w:t>TE Related</w:t>
            </w:r>
          </w:p>
        </w:tc>
        <w:tc>
          <w:tcPr>
            <w:tcW w:w="7515" w:type="dxa"/>
            <w:gridSpan w:val="3"/>
          </w:tcPr>
          <w:p w:rsidR="00924B5C" w:rsidRDefault="00F93259" w:rsidP="00970A62">
            <w:pPr>
              <w:spacing w:line="0" w:lineRule="atLeast"/>
              <w:ind w:right="1020"/>
              <w:rPr>
                <w:sz w:val="22"/>
                <w:szCs w:val="22"/>
              </w:rPr>
            </w:pPr>
            <w:r>
              <w:rPr>
                <w:rFonts w:hint="eastAsia"/>
                <w:sz w:val="22"/>
                <w:szCs w:val="22"/>
              </w:rPr>
              <w:t>No</w:t>
            </w:r>
          </w:p>
        </w:tc>
      </w:tr>
      <w:tr w:rsidR="00595E56" w:rsidTr="001E41D0">
        <w:tc>
          <w:tcPr>
            <w:tcW w:w="2376" w:type="dxa"/>
            <w:gridSpan w:val="2"/>
          </w:tcPr>
          <w:p w:rsidR="00595E56" w:rsidRPr="00C8118A" w:rsidRDefault="00596636" w:rsidP="00596636">
            <w:pPr>
              <w:pStyle w:val="afa"/>
              <w:rPr>
                <w:sz w:val="22"/>
                <w:szCs w:val="22"/>
                <w:rPrChange w:id="10311" w:author="t_竹沢 公佑" w:date="2019-10-05T16:39:00Z">
                  <w:rPr/>
                </w:rPrChange>
              </w:rPr>
            </w:pPr>
            <w:r w:rsidRPr="00C8118A">
              <w:rPr>
                <w:sz w:val="22"/>
                <w:szCs w:val="22"/>
                <w:rPrChange w:id="10312" w:author="t_竹沢 公佑" w:date="2019-10-05T16:39:00Z">
                  <w:rPr/>
                </w:rPrChange>
              </w:rPr>
              <w:t>Synchronization</w:t>
            </w:r>
          </w:p>
        </w:tc>
        <w:tc>
          <w:tcPr>
            <w:tcW w:w="7515" w:type="dxa"/>
            <w:gridSpan w:val="3"/>
          </w:tcPr>
          <w:p w:rsidR="00595E56" w:rsidRPr="00C8118A" w:rsidDel="002C5A27" w:rsidRDefault="009E0F98" w:rsidP="00AE4678">
            <w:pPr>
              <w:pStyle w:val="afa"/>
              <w:rPr>
                <w:ins w:id="10313" w:author="s_佐野 光" w:date="2019-08-21T09:59:00Z"/>
                <w:del w:id="10314" w:author="t_竹沢 公佑" w:date="2019-08-23T15:16:00Z"/>
                <w:bCs/>
                <w:sz w:val="22"/>
                <w:szCs w:val="22"/>
              </w:rPr>
            </w:pPr>
            <w:ins w:id="10315" w:author="s_佐野 光" w:date="2019-08-16T15:14:00Z">
              <w:r w:rsidRPr="00C8118A">
                <w:rPr>
                  <w:sz w:val="22"/>
                  <w:szCs w:val="22"/>
                  <w:rPrChange w:id="10316" w:author="t_竹沢 公佑" w:date="2019-10-05T16:39:00Z">
                    <w:rPr/>
                  </w:rPrChange>
                </w:rPr>
                <w:t>S</w:t>
              </w:r>
            </w:ins>
            <w:del w:id="10317" w:author="s_佐野 光" w:date="2019-08-16T15:14:00Z">
              <w:r w:rsidR="00AC7296" w:rsidRPr="00C8118A" w:rsidDel="009E0F98">
                <w:rPr>
                  <w:sz w:val="22"/>
                  <w:szCs w:val="22"/>
                  <w:rPrChange w:id="10318" w:author="t_竹沢 公佑" w:date="2019-10-05T16:39:00Z">
                    <w:rPr/>
                  </w:rPrChange>
                </w:rPr>
                <w:delText>A</w:delText>
              </w:r>
              <w:r w:rsidR="00595E56" w:rsidRPr="00C8118A" w:rsidDel="009E0F98">
                <w:rPr>
                  <w:sz w:val="22"/>
                  <w:szCs w:val="22"/>
                  <w:rPrChange w:id="10319" w:author="t_竹沢 公佑" w:date="2019-10-05T16:39:00Z">
                    <w:rPr/>
                  </w:rPrChange>
                </w:rPr>
                <w:delText>s</w:delText>
              </w:r>
            </w:del>
            <w:r w:rsidR="00595E56" w:rsidRPr="00C8118A">
              <w:rPr>
                <w:sz w:val="22"/>
                <w:szCs w:val="22"/>
                <w:rPrChange w:id="10320" w:author="t_竹沢 公佑" w:date="2019-10-05T16:39:00Z">
                  <w:rPr/>
                </w:rPrChange>
              </w:rPr>
              <w:t>ynchronous</w:t>
            </w:r>
            <w:ins w:id="10321" w:author="s_佐野 光" w:date="2019-08-21T09:51:00Z">
              <w:r w:rsidR="002027E5" w:rsidRPr="00C8118A">
                <w:rPr>
                  <w:sz w:val="22"/>
                  <w:szCs w:val="22"/>
                  <w:rPrChange w:id="10322" w:author="t_竹沢 公佑" w:date="2019-10-05T16:39:00Z">
                    <w:rPr/>
                  </w:rPrChange>
                </w:rPr>
                <w:t xml:space="preserve"> </w:t>
              </w:r>
            </w:ins>
            <w:ins w:id="10323" w:author="t_竹沢 公佑" w:date="2019-09-18T16:00:00Z">
              <w:r w:rsidR="00091EF5" w:rsidRPr="00C8118A">
                <w:rPr>
                  <w:sz w:val="22"/>
                  <w:szCs w:val="22"/>
                  <w:rPrChange w:id="10324" w:author="t_竹沢 公佑" w:date="2019-10-05T16:39:00Z">
                    <w:rPr/>
                  </w:rPrChange>
                </w:rPr>
                <w:t>(*1)</w:t>
              </w:r>
            </w:ins>
            <w:ins w:id="10325" w:author="s_佐野 光" w:date="2019-08-21T09:51:00Z">
              <w:del w:id="10326" w:author="t_竹沢 公佑" w:date="2019-08-23T15:16:00Z">
                <w:r w:rsidR="002027E5" w:rsidRPr="00C8118A" w:rsidDel="002C5A27">
                  <w:rPr>
                    <w:bCs/>
                    <w:sz w:val="22"/>
                    <w:szCs w:val="22"/>
                  </w:rPr>
                  <w:delText>(</w:delText>
                </w:r>
                <w:r w:rsidR="00615FE5" w:rsidRPr="00C8118A" w:rsidDel="002C5A27">
                  <w:rPr>
                    <w:bCs/>
                    <w:sz w:val="22"/>
                    <w:szCs w:val="22"/>
                  </w:rPr>
                  <w:delText>version 2.0.</w:delText>
                </w:r>
              </w:del>
            </w:ins>
            <w:ins w:id="10327" w:author="s_佐野 光" w:date="2019-08-21T16:14:00Z">
              <w:del w:id="10328" w:author="t_竹沢 公佑" w:date="2019-08-23T15:16:00Z">
                <w:r w:rsidR="00615FE5" w:rsidRPr="00C8118A" w:rsidDel="002C5A27">
                  <w:rPr>
                    <w:bCs/>
                    <w:sz w:val="22"/>
                    <w:szCs w:val="22"/>
                  </w:rPr>
                  <w:delText>3</w:delText>
                </w:r>
              </w:del>
            </w:ins>
            <w:ins w:id="10329" w:author="s_佐野 光" w:date="2019-08-21T09:51:00Z">
              <w:del w:id="10330" w:author="t_竹沢 公佑" w:date="2019-08-23T15:16:00Z">
                <w:r w:rsidR="002027E5" w:rsidRPr="00C8118A" w:rsidDel="002C5A27">
                  <w:rPr>
                    <w:bCs/>
                    <w:sz w:val="22"/>
                    <w:szCs w:val="22"/>
                  </w:rPr>
                  <w:delText xml:space="preserve"> or later)</w:delText>
                </w:r>
              </w:del>
            </w:ins>
          </w:p>
          <w:p w:rsidR="002910DD" w:rsidRPr="00A31363" w:rsidRDefault="001B02B9" w:rsidP="00AE4678">
            <w:pPr>
              <w:pStyle w:val="afa"/>
              <w:rPr>
                <w:bCs/>
                <w:sz w:val="22"/>
                <w:szCs w:val="22"/>
                <w:rPrChange w:id="10331" w:author="s_佐野 光" w:date="2019-08-21T10:25:00Z">
                  <w:rPr/>
                </w:rPrChange>
              </w:rPr>
            </w:pPr>
            <w:ins w:id="10332" w:author="s_佐野 光" w:date="2019-08-21T10:22:00Z">
              <w:del w:id="10333" w:author="t_竹沢 公佑" w:date="2019-08-23T15:16:00Z">
                <w:r w:rsidDel="002C5A27">
                  <w:rPr>
                    <w:rFonts w:hint="eastAsia"/>
                    <w:bCs/>
                    <w:sz w:val="22"/>
                    <w:szCs w:val="22"/>
                  </w:rPr>
                  <w:delText xml:space="preserve">In </w:delText>
                </w:r>
                <w:r w:rsidR="00CA583D" w:rsidDel="002C5A27">
                  <w:rPr>
                    <w:rFonts w:hint="eastAsia"/>
                    <w:bCs/>
                    <w:sz w:val="22"/>
                    <w:szCs w:val="22"/>
                  </w:rPr>
                  <w:delText>the case of driver version 2.0.</w:delText>
                </w:r>
              </w:del>
            </w:ins>
            <w:ins w:id="10334" w:author="s_佐野 光" w:date="2019-08-21T16:24:00Z">
              <w:del w:id="10335" w:author="t_竹沢 公佑" w:date="2019-08-23T15:16:00Z">
                <w:r w:rsidR="00CA583D" w:rsidDel="002C5A27">
                  <w:rPr>
                    <w:rFonts w:hint="eastAsia"/>
                    <w:bCs/>
                    <w:sz w:val="22"/>
                    <w:szCs w:val="22"/>
                  </w:rPr>
                  <w:delText>2</w:delText>
                </w:r>
              </w:del>
            </w:ins>
            <w:ins w:id="10336" w:author="s_佐野 光" w:date="2019-08-21T10:22:00Z">
              <w:del w:id="10337" w:author="t_竹沢 公佑" w:date="2019-08-23T15:16:00Z">
                <w:r w:rsidDel="002C5A27">
                  <w:rPr>
                    <w:rFonts w:hint="eastAsia"/>
                    <w:bCs/>
                    <w:sz w:val="22"/>
                    <w:szCs w:val="22"/>
                  </w:rPr>
                  <w:delText xml:space="preserve"> or older</w:delText>
                </w:r>
              </w:del>
            </w:ins>
            <w:ins w:id="10338" w:author="s_佐野 光" w:date="2019-08-21T09:59:00Z">
              <w:del w:id="10339" w:author="t_竹沢 公佑" w:date="2019-08-23T15:16:00Z">
                <w:r w:rsidR="002910DD" w:rsidDel="002C5A27">
                  <w:rPr>
                    <w:rFonts w:hint="eastAsia"/>
                    <w:bCs/>
                    <w:sz w:val="22"/>
                    <w:szCs w:val="22"/>
                  </w:rPr>
                  <w:delText>, works as asynchronous.</w:delText>
                </w:r>
              </w:del>
            </w:ins>
          </w:p>
        </w:tc>
      </w:tr>
      <w:tr w:rsidR="001E41D0" w:rsidTr="00595E56">
        <w:trPr>
          <w:trHeight w:val="190"/>
        </w:trPr>
        <w:tc>
          <w:tcPr>
            <w:tcW w:w="1172" w:type="dxa"/>
            <w:vMerge w:val="restart"/>
          </w:tcPr>
          <w:p w:rsidR="001E41D0" w:rsidRPr="00C8118A" w:rsidRDefault="001E41D0" w:rsidP="00067B9E">
            <w:pPr>
              <w:pStyle w:val="afa"/>
              <w:rPr>
                <w:sz w:val="22"/>
                <w:szCs w:val="22"/>
                <w:rPrChange w:id="10340" w:author="t_竹沢 公佑" w:date="2019-10-05T16:39:00Z">
                  <w:rPr/>
                </w:rPrChange>
              </w:rPr>
            </w:pPr>
            <w:r w:rsidRPr="00C8118A">
              <w:rPr>
                <w:sz w:val="22"/>
                <w:szCs w:val="22"/>
                <w:rPrChange w:id="10341" w:author="t_竹沢 公佑" w:date="2019-10-05T16:39:00Z">
                  <w:rPr/>
                </w:rPrChange>
              </w:rPr>
              <w:t>Data</w:t>
            </w:r>
          </w:p>
        </w:tc>
        <w:tc>
          <w:tcPr>
            <w:tcW w:w="1204" w:type="dxa"/>
          </w:tcPr>
          <w:p w:rsidR="001E41D0" w:rsidRPr="00C8118A" w:rsidRDefault="001E41D0" w:rsidP="00067B9E">
            <w:pPr>
              <w:rPr>
                <w:sz w:val="22"/>
                <w:szCs w:val="22"/>
                <w:rPrChange w:id="10342" w:author="t_竹沢 公佑" w:date="2019-10-05T16:39:00Z">
                  <w:rPr/>
                </w:rPrChange>
              </w:rPr>
            </w:pPr>
            <w:r w:rsidRPr="00C8118A">
              <w:rPr>
                <w:sz w:val="22"/>
                <w:szCs w:val="22"/>
                <w:rPrChange w:id="10343" w:author="t_竹沢 公佑" w:date="2019-10-05T16:39:00Z">
                  <w:rPr/>
                </w:rPrChange>
              </w:rPr>
              <w:t>Size</w:t>
            </w:r>
          </w:p>
        </w:tc>
        <w:tc>
          <w:tcPr>
            <w:tcW w:w="7515" w:type="dxa"/>
            <w:gridSpan w:val="3"/>
          </w:tcPr>
          <w:p w:rsidR="001E41D0" w:rsidRDefault="001E41D0" w:rsidP="00067B9E">
            <w:pPr>
              <w:rPr>
                <w:sz w:val="22"/>
                <w:szCs w:val="22"/>
              </w:rPr>
            </w:pPr>
            <w:r>
              <w:rPr>
                <w:rFonts w:hint="eastAsia"/>
                <w:sz w:val="22"/>
                <w:szCs w:val="22"/>
              </w:rPr>
              <w:t>8Bytes</w:t>
            </w:r>
          </w:p>
        </w:tc>
      </w:tr>
      <w:tr w:rsidR="001E41D0" w:rsidTr="00595E56">
        <w:trPr>
          <w:trHeight w:val="238"/>
        </w:trPr>
        <w:tc>
          <w:tcPr>
            <w:tcW w:w="1172" w:type="dxa"/>
            <w:vMerge/>
          </w:tcPr>
          <w:p w:rsidR="001E41D0" w:rsidRPr="00C8118A" w:rsidRDefault="001E41D0" w:rsidP="00067B9E">
            <w:pPr>
              <w:pStyle w:val="afa"/>
              <w:rPr>
                <w:sz w:val="22"/>
                <w:szCs w:val="22"/>
                <w:rPrChange w:id="10344" w:author="t_竹沢 公佑" w:date="2019-10-05T16:39:00Z">
                  <w:rPr/>
                </w:rPrChange>
              </w:rPr>
            </w:pPr>
          </w:p>
        </w:tc>
        <w:tc>
          <w:tcPr>
            <w:tcW w:w="1204" w:type="dxa"/>
          </w:tcPr>
          <w:p w:rsidR="001E41D0" w:rsidRPr="00C8118A" w:rsidRDefault="001E41D0" w:rsidP="00067B9E">
            <w:pPr>
              <w:rPr>
                <w:sz w:val="22"/>
                <w:szCs w:val="22"/>
                <w:rPrChange w:id="10345" w:author="t_竹沢 公佑" w:date="2019-10-05T16:39:00Z">
                  <w:rPr/>
                </w:rPrChange>
              </w:rPr>
            </w:pPr>
            <w:r w:rsidRPr="00C8118A">
              <w:rPr>
                <w:sz w:val="22"/>
                <w:szCs w:val="22"/>
                <w:rPrChange w:id="10346" w:author="t_竹沢 公佑" w:date="2019-10-05T16:39:00Z">
                  <w:rPr/>
                </w:rPrChange>
              </w:rPr>
              <w:t>Reset</w:t>
            </w:r>
          </w:p>
        </w:tc>
        <w:tc>
          <w:tcPr>
            <w:tcW w:w="7515" w:type="dxa"/>
            <w:gridSpan w:val="3"/>
          </w:tcPr>
          <w:p w:rsidR="001E41D0" w:rsidRDefault="001E41D0" w:rsidP="00067B9E">
            <w:pPr>
              <w:rPr>
                <w:sz w:val="22"/>
                <w:szCs w:val="22"/>
              </w:rPr>
            </w:pPr>
            <w:r>
              <w:rPr>
                <w:rFonts w:hint="eastAsia"/>
                <w:sz w:val="22"/>
                <w:szCs w:val="22"/>
              </w:rPr>
              <w:t>D</w:t>
            </w:r>
            <w:r w:rsidRPr="00B010EB">
              <w:rPr>
                <w:sz w:val="22"/>
                <w:szCs w:val="22"/>
              </w:rPr>
              <w:t>evice file open</w:t>
            </w:r>
          </w:p>
        </w:tc>
      </w:tr>
      <w:tr w:rsidR="001E41D0" w:rsidRPr="00AC5086" w:rsidTr="00595E56">
        <w:trPr>
          <w:trHeight w:val="238"/>
        </w:trPr>
        <w:tc>
          <w:tcPr>
            <w:tcW w:w="1172" w:type="dxa"/>
            <w:vMerge/>
          </w:tcPr>
          <w:p w:rsidR="001E41D0" w:rsidRPr="00C8118A" w:rsidRDefault="001E41D0" w:rsidP="00067B9E">
            <w:pPr>
              <w:pStyle w:val="afa"/>
              <w:rPr>
                <w:sz w:val="22"/>
                <w:szCs w:val="22"/>
                <w:rPrChange w:id="10347" w:author="t_竹沢 公佑" w:date="2019-10-05T16:39:00Z">
                  <w:rPr/>
                </w:rPrChange>
              </w:rPr>
            </w:pPr>
          </w:p>
        </w:tc>
        <w:tc>
          <w:tcPr>
            <w:tcW w:w="1204" w:type="dxa"/>
          </w:tcPr>
          <w:p w:rsidR="001E41D0" w:rsidRPr="00C8118A" w:rsidRDefault="001E41D0" w:rsidP="00067B9E">
            <w:pPr>
              <w:rPr>
                <w:sz w:val="22"/>
                <w:szCs w:val="22"/>
                <w:rPrChange w:id="10348" w:author="t_竹沢 公佑" w:date="2019-10-05T16:39:00Z">
                  <w:rPr/>
                </w:rPrChange>
              </w:rPr>
            </w:pPr>
            <w:r w:rsidRPr="00C8118A">
              <w:rPr>
                <w:sz w:val="22"/>
                <w:szCs w:val="22"/>
                <w:rPrChange w:id="10349" w:author="t_竹沢 公佑" w:date="2019-10-05T16:39:00Z">
                  <w:rPr/>
                </w:rPrChange>
              </w:rPr>
              <w:t>Latch</w:t>
            </w:r>
          </w:p>
        </w:tc>
        <w:tc>
          <w:tcPr>
            <w:tcW w:w="7515" w:type="dxa"/>
            <w:gridSpan w:val="3"/>
          </w:tcPr>
          <w:p w:rsidR="001E41D0" w:rsidRPr="00AC5086" w:rsidRDefault="001E41D0" w:rsidP="00067B9E">
            <w:pPr>
              <w:spacing w:line="0" w:lineRule="atLeast"/>
              <w:ind w:right="1020"/>
              <w:rPr>
                <w:rFonts w:cs="Times New Roman"/>
                <w:sz w:val="22"/>
                <w:szCs w:val="22"/>
              </w:rPr>
            </w:pPr>
            <w:r>
              <w:rPr>
                <w:rFonts w:cs="Times New Roman"/>
                <w:sz w:val="22"/>
                <w:szCs w:val="22"/>
              </w:rPr>
              <w:t>All bits are 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p>
        </w:tc>
      </w:tr>
      <w:tr w:rsidR="001E41D0" w:rsidTr="001E41D0">
        <w:trPr>
          <w:trHeight w:val="998"/>
        </w:trPr>
        <w:tc>
          <w:tcPr>
            <w:tcW w:w="1172" w:type="dxa"/>
            <w:vMerge/>
          </w:tcPr>
          <w:p w:rsidR="001E41D0" w:rsidRPr="00C8118A" w:rsidRDefault="001E41D0" w:rsidP="00067B9E">
            <w:pPr>
              <w:pStyle w:val="afa"/>
              <w:rPr>
                <w:sz w:val="22"/>
                <w:szCs w:val="22"/>
                <w:rPrChange w:id="10350" w:author="t_竹沢 公佑" w:date="2019-10-05T16:39:00Z">
                  <w:rPr/>
                </w:rPrChange>
              </w:rPr>
            </w:pPr>
          </w:p>
        </w:tc>
        <w:tc>
          <w:tcPr>
            <w:tcW w:w="1204" w:type="dxa"/>
          </w:tcPr>
          <w:p w:rsidR="001E41D0" w:rsidRPr="00C8118A" w:rsidRDefault="001E41D0" w:rsidP="00067B9E">
            <w:pPr>
              <w:pStyle w:val="afa"/>
              <w:rPr>
                <w:sz w:val="22"/>
                <w:szCs w:val="22"/>
                <w:rPrChange w:id="10351" w:author="t_竹沢 公佑" w:date="2019-10-05T16:39:00Z">
                  <w:rPr/>
                </w:rPrChange>
              </w:rPr>
            </w:pPr>
            <w:r w:rsidRPr="00C8118A">
              <w:rPr>
                <w:sz w:val="22"/>
                <w:szCs w:val="22"/>
                <w:rPrChange w:id="10352" w:author="t_竹沢 公佑" w:date="2019-10-05T16:39:00Z">
                  <w:rPr/>
                </w:rPrChange>
              </w:rPr>
              <w:t>Value</w:t>
            </w:r>
          </w:p>
        </w:tc>
        <w:tc>
          <w:tcPr>
            <w:tcW w:w="7515" w:type="dxa"/>
            <w:gridSpan w:val="3"/>
          </w:tcPr>
          <w:p w:rsidR="001E41D0" w:rsidRDefault="001E41D0" w:rsidP="005008A2">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0-3:</w:t>
            </w:r>
          </w:p>
          <w:p w:rsidR="001E41D0" w:rsidRDefault="001E41D0" w:rsidP="005008A2">
            <w:pPr>
              <w:widowControl w:val="0"/>
              <w:autoSpaceDE w:val="0"/>
              <w:autoSpaceDN w:val="0"/>
              <w:adjustRightInd w:val="0"/>
              <w:spacing w:line="0" w:lineRule="atLeast"/>
              <w:ind w:firstLineChars="50" w:firstLine="110"/>
              <w:rPr>
                <w:rFonts w:cs="Times New Roman"/>
                <w:sz w:val="22"/>
                <w:szCs w:val="22"/>
              </w:rPr>
            </w:pPr>
            <w:r>
              <w:rPr>
                <w:rFonts w:cs="Times New Roman" w:hint="eastAsia"/>
                <w:sz w:val="22"/>
                <w:szCs w:val="22"/>
              </w:rPr>
              <w:t>4 Byte integer (DRXP board overheat protection.)</w:t>
            </w:r>
          </w:p>
          <w:p w:rsidR="001E41D0" w:rsidRDefault="001E41D0" w:rsidP="005008A2">
            <w:pPr>
              <w:widowControl w:val="0"/>
              <w:autoSpaceDE w:val="0"/>
              <w:autoSpaceDN w:val="0"/>
              <w:adjustRightInd w:val="0"/>
              <w:spacing w:line="0" w:lineRule="atLeast"/>
              <w:ind w:firstLineChars="50" w:firstLine="110"/>
              <w:rPr>
                <w:rFonts w:cs="Times New Roman"/>
                <w:sz w:val="22"/>
                <w:szCs w:val="22"/>
              </w:rPr>
            </w:pPr>
            <w:r>
              <w:rPr>
                <w:rFonts w:cs="Times New Roman" w:hint="eastAsia"/>
                <w:sz w:val="22"/>
                <w:szCs w:val="22"/>
              </w:rPr>
              <w:t>LSByte first</w:t>
            </w:r>
          </w:p>
          <w:p w:rsidR="001E41D0" w:rsidRPr="00C7687E" w:rsidRDefault="001E41D0" w:rsidP="005008A2">
            <w:pPr>
              <w:spacing w:line="0" w:lineRule="atLeast"/>
              <w:ind w:right="1020"/>
              <w:rPr>
                <w:rFonts w:cs="Times New Roman"/>
                <w:sz w:val="22"/>
                <w:szCs w:val="22"/>
              </w:rPr>
            </w:pPr>
            <w:r>
              <w:rPr>
                <w:sz w:val="22"/>
                <w:szCs w:val="22"/>
              </w:rPr>
              <w:t>B</w:t>
            </w:r>
            <w:r>
              <w:rPr>
                <w:rFonts w:hint="eastAsia"/>
                <w:sz w:val="22"/>
                <w:szCs w:val="22"/>
              </w:rPr>
              <w:t>yte4-7:</w:t>
            </w:r>
            <w:r>
              <w:rPr>
                <w:rFonts w:cs="Times New Roman"/>
                <w:sz w:val="22"/>
                <w:szCs w:val="22"/>
              </w:rPr>
              <w:t xml:space="preserve"> Reserved (</w:t>
            </w:r>
            <w:r>
              <w:rPr>
                <w:rFonts w:cs="Times New Roman" w:hint="eastAsia"/>
                <w:sz w:val="22"/>
                <w:szCs w:val="22"/>
              </w:rPr>
              <w:t>undefined</w:t>
            </w:r>
            <w:r>
              <w:rPr>
                <w:rFonts w:cs="Times New Roman"/>
                <w:sz w:val="22"/>
                <w:szCs w:val="22"/>
              </w:rPr>
              <w:t>)</w:t>
            </w:r>
          </w:p>
        </w:tc>
      </w:tr>
      <w:tr w:rsidR="001E41D0" w:rsidTr="0027122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10353" w:author="t_竹沢 公佑" w:date="2020-08-13T11:14: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691"/>
          <w:trPrChange w:id="10354" w:author="t_竹沢 公佑" w:date="2020-08-13T11:14:00Z">
            <w:trPr>
              <w:trHeight w:val="997"/>
            </w:trPr>
          </w:trPrChange>
        </w:trPr>
        <w:tc>
          <w:tcPr>
            <w:tcW w:w="1172" w:type="dxa"/>
            <w:vMerge/>
            <w:tcPrChange w:id="10355" w:author="t_竹沢 公佑" w:date="2020-08-13T11:14:00Z">
              <w:tcPr>
                <w:tcW w:w="1172" w:type="dxa"/>
                <w:vMerge/>
              </w:tcPr>
            </w:tcPrChange>
          </w:tcPr>
          <w:p w:rsidR="001E41D0" w:rsidRPr="00C8118A" w:rsidRDefault="001E41D0" w:rsidP="00067B9E">
            <w:pPr>
              <w:pStyle w:val="afa"/>
              <w:rPr>
                <w:sz w:val="22"/>
                <w:szCs w:val="22"/>
              </w:rPr>
            </w:pPr>
          </w:p>
        </w:tc>
        <w:tc>
          <w:tcPr>
            <w:tcW w:w="1204" w:type="dxa"/>
            <w:tcPrChange w:id="10356" w:author="t_竹沢 公佑" w:date="2020-08-13T11:14:00Z">
              <w:tcPr>
                <w:tcW w:w="1204" w:type="dxa"/>
              </w:tcPr>
            </w:tcPrChange>
          </w:tcPr>
          <w:p w:rsidR="001E41D0" w:rsidRPr="000B41A5" w:rsidRDefault="00202C26" w:rsidP="00067B9E">
            <w:pPr>
              <w:pStyle w:val="afa"/>
              <w:rPr>
                <w:sz w:val="22"/>
                <w:szCs w:val="22"/>
              </w:rPr>
            </w:pPr>
            <w:ins w:id="10357" w:author="t_竹沢 公佑" w:date="2020-08-20T10:19:00Z">
              <w:r>
                <w:rPr>
                  <w:rFonts w:hint="eastAsia"/>
                  <w:sz w:val="22"/>
                  <w:szCs w:val="22"/>
                </w:rPr>
                <w:t>Category</w:t>
              </w:r>
            </w:ins>
          </w:p>
        </w:tc>
        <w:tc>
          <w:tcPr>
            <w:tcW w:w="7515" w:type="dxa"/>
            <w:gridSpan w:val="3"/>
            <w:tcPrChange w:id="10358" w:author="t_竹沢 公佑" w:date="2020-08-13T11:14:00Z">
              <w:tcPr>
                <w:tcW w:w="7515" w:type="dxa"/>
                <w:gridSpan w:val="3"/>
              </w:tcPr>
            </w:tcPrChange>
          </w:tcPr>
          <w:p w:rsidR="00271222" w:rsidRDefault="00271222" w:rsidP="00271222">
            <w:pPr>
              <w:spacing w:line="0" w:lineRule="atLeast"/>
              <w:ind w:right="1020"/>
              <w:rPr>
                <w:ins w:id="10359" w:author="t_竹沢 公佑" w:date="2020-08-13T11:14:00Z"/>
                <w:rFonts w:cs="Times New Roman"/>
                <w:sz w:val="22"/>
                <w:szCs w:val="22"/>
              </w:rPr>
            </w:pPr>
            <w:ins w:id="10360" w:author="t_竹沢 公佑" w:date="2020-08-13T11:14:00Z">
              <w:r>
                <w:rPr>
                  <w:rFonts w:cs="Times New Roman" w:hint="eastAsia"/>
                  <w:sz w:val="22"/>
                  <w:szCs w:val="22"/>
                </w:rPr>
                <w:t>■Info</w:t>
              </w:r>
            </w:ins>
          </w:p>
          <w:p w:rsidR="001E41D0" w:rsidRDefault="00271222" w:rsidP="00271222">
            <w:pPr>
              <w:spacing w:line="0" w:lineRule="atLeast"/>
              <w:ind w:right="1020"/>
              <w:rPr>
                <w:rFonts w:cs="Times New Roman"/>
                <w:sz w:val="22"/>
                <w:szCs w:val="22"/>
              </w:rPr>
            </w:pPr>
            <w:ins w:id="10361" w:author="t_竹沢 公佑" w:date="2020-08-13T11:14:00Z">
              <w:r>
                <w:rPr>
                  <w:rFonts w:cs="Times New Roman" w:hint="eastAsia"/>
                  <w:sz w:val="22"/>
                  <w:szCs w:val="22"/>
                </w:rPr>
                <w:t xml:space="preserve">　This function just returns hardware/device driver information.</w:t>
              </w:r>
            </w:ins>
          </w:p>
        </w:tc>
      </w:tr>
      <w:tr w:rsidR="00924B5C" w:rsidTr="005008A2">
        <w:tc>
          <w:tcPr>
            <w:tcW w:w="2376" w:type="dxa"/>
            <w:gridSpan w:val="2"/>
          </w:tcPr>
          <w:p w:rsidR="00924B5C" w:rsidRDefault="00924B5C" w:rsidP="00970A62">
            <w:pPr>
              <w:spacing w:line="0" w:lineRule="atLeast"/>
              <w:ind w:right="1020"/>
              <w:rPr>
                <w:rFonts w:cs="Times New Roman"/>
                <w:sz w:val="22"/>
                <w:szCs w:val="22"/>
              </w:rPr>
            </w:pPr>
            <w:r>
              <w:rPr>
                <w:rFonts w:cs="Times New Roman" w:hint="eastAsia"/>
                <w:sz w:val="22"/>
                <w:szCs w:val="22"/>
              </w:rPr>
              <w:t>Remarks</w:t>
            </w:r>
          </w:p>
        </w:tc>
        <w:tc>
          <w:tcPr>
            <w:tcW w:w="7515" w:type="dxa"/>
            <w:gridSpan w:val="3"/>
          </w:tcPr>
          <w:p w:rsidR="005E5770" w:rsidRDefault="005E5770" w:rsidP="00F93259">
            <w:pPr>
              <w:widowControl w:val="0"/>
              <w:autoSpaceDE w:val="0"/>
              <w:autoSpaceDN w:val="0"/>
              <w:adjustRightInd w:val="0"/>
              <w:spacing w:line="0" w:lineRule="atLeast"/>
              <w:ind w:left="110" w:hangingChars="50" w:hanging="110"/>
              <w:rPr>
                <w:rFonts w:cs="Times New Roman"/>
                <w:sz w:val="22"/>
                <w:szCs w:val="22"/>
              </w:rPr>
            </w:pPr>
            <w:r>
              <w:rPr>
                <w:rFonts w:cs="Times New Roman" w:hint="eastAsia"/>
                <w:sz w:val="22"/>
                <w:szCs w:val="22"/>
              </w:rPr>
              <w:t xml:space="preserve">This monitoring </w:t>
            </w:r>
            <w:ins w:id="10362" w:author="t_竹沢 公佑" w:date="2019-10-05T16:40:00Z">
              <w:r w:rsidR="00C8118A">
                <w:rPr>
                  <w:rFonts w:cs="Times New Roman" w:hint="eastAsia"/>
                  <w:sz w:val="22"/>
                  <w:szCs w:val="22"/>
                </w:rPr>
                <w:t>command</w:t>
              </w:r>
            </w:ins>
            <w:del w:id="10363" w:author="t_竹沢 公佑" w:date="2019-10-05T16:40:00Z">
              <w:r w:rsidDel="00C8118A">
                <w:rPr>
                  <w:rFonts w:cs="Times New Roman" w:hint="eastAsia"/>
                  <w:sz w:val="22"/>
                  <w:szCs w:val="22"/>
                </w:rPr>
                <w:delText>function</w:delText>
              </w:r>
            </w:del>
            <w:r>
              <w:rPr>
                <w:rFonts w:cs="Times New Roman" w:hint="eastAsia"/>
                <w:sz w:val="22"/>
                <w:szCs w:val="22"/>
              </w:rPr>
              <w:t xml:space="preserve"> is available with driver version 2.0.0 or later.</w:t>
            </w:r>
          </w:p>
          <w:p w:rsidR="00335C5A" w:rsidRDefault="00335C5A" w:rsidP="00335C5A">
            <w:pPr>
              <w:widowControl w:val="0"/>
              <w:autoSpaceDE w:val="0"/>
              <w:autoSpaceDN w:val="0"/>
              <w:adjustRightInd w:val="0"/>
              <w:spacing w:line="0" w:lineRule="atLeast"/>
              <w:ind w:left="110" w:hangingChars="50" w:hanging="110"/>
              <w:rPr>
                <w:rFonts w:cs="Times New Roman"/>
                <w:sz w:val="22"/>
                <w:szCs w:val="22"/>
              </w:rPr>
            </w:pPr>
            <w:r>
              <w:rPr>
                <w:rFonts w:cs="Times New Roman" w:hint="eastAsia"/>
                <w:sz w:val="22"/>
                <w:szCs w:val="22"/>
              </w:rPr>
              <w:t xml:space="preserve">This monitoring </w:t>
            </w:r>
            <w:ins w:id="10364" w:author="t_竹沢 公佑" w:date="2019-10-05T16:40:00Z">
              <w:r w:rsidR="00C8118A">
                <w:rPr>
                  <w:rFonts w:cs="Times New Roman" w:hint="eastAsia"/>
                  <w:sz w:val="22"/>
                  <w:szCs w:val="22"/>
                </w:rPr>
                <w:t xml:space="preserve">item </w:t>
              </w:r>
            </w:ins>
            <w:del w:id="10365" w:author="t_竹沢 公佑" w:date="2019-10-05T16:40:00Z">
              <w:r w:rsidDel="00C8118A">
                <w:rPr>
                  <w:rFonts w:cs="Times New Roman" w:hint="eastAsia"/>
                  <w:sz w:val="22"/>
                  <w:szCs w:val="22"/>
                </w:rPr>
                <w:delText xml:space="preserve">point </w:delText>
              </w:r>
            </w:del>
            <w:r>
              <w:rPr>
                <w:rFonts w:cs="Times New Roman" w:hint="eastAsia"/>
                <w:sz w:val="22"/>
                <w:szCs w:val="22"/>
              </w:rPr>
              <w:t>is implemented only for production DRXP boards.</w:t>
            </w:r>
          </w:p>
          <w:p w:rsidR="00A16FC0" w:rsidRPr="00A16FC0" w:rsidRDefault="00A16FC0" w:rsidP="00A16FC0">
            <w:pPr>
              <w:widowControl w:val="0"/>
              <w:autoSpaceDE w:val="0"/>
              <w:autoSpaceDN w:val="0"/>
              <w:adjustRightInd w:val="0"/>
              <w:spacing w:line="0" w:lineRule="atLeast"/>
              <w:ind w:left="110" w:hangingChars="50" w:hanging="110"/>
              <w:rPr>
                <w:sz w:val="22"/>
                <w:szCs w:val="22"/>
              </w:rPr>
            </w:pPr>
            <w:r>
              <w:rPr>
                <w:rFonts w:hint="eastAsia"/>
                <w:sz w:val="22"/>
                <w:szCs w:val="22"/>
              </w:rPr>
              <w:t>This value is reset to 90 degree Celsius when DRXP driver is loaded.</w:t>
            </w:r>
          </w:p>
          <w:p w:rsidR="00B90B9B" w:rsidRDefault="00F93259" w:rsidP="00B90B9B">
            <w:pPr>
              <w:widowControl w:val="0"/>
              <w:autoSpaceDE w:val="0"/>
              <w:autoSpaceDN w:val="0"/>
              <w:adjustRightInd w:val="0"/>
              <w:spacing w:line="0" w:lineRule="atLeast"/>
              <w:ind w:left="110" w:hangingChars="50" w:hanging="110"/>
              <w:rPr>
                <w:sz w:val="22"/>
                <w:szCs w:val="22"/>
              </w:rPr>
            </w:pPr>
            <w:r>
              <w:rPr>
                <w:rFonts w:hint="eastAsia"/>
                <w:sz w:val="22"/>
                <w:szCs w:val="22"/>
              </w:rPr>
              <w:t xml:space="preserve">When the FPGA junction temperature </w:t>
            </w:r>
            <w:ins w:id="10366" w:author="t_竹沢 公佑" w:date="2019-10-05T16:41:00Z">
              <w:r w:rsidR="00C8118A">
                <w:rPr>
                  <w:rFonts w:hint="eastAsia"/>
                  <w:sz w:val="22"/>
                  <w:szCs w:val="22"/>
                </w:rPr>
                <w:t xml:space="preserve">exceeds </w:t>
              </w:r>
            </w:ins>
            <w:del w:id="10367" w:author="t_竹沢 公佑" w:date="2019-10-05T16:41:00Z">
              <w:r w:rsidDel="00C8118A">
                <w:rPr>
                  <w:rFonts w:hint="eastAsia"/>
                  <w:sz w:val="22"/>
                  <w:szCs w:val="22"/>
                </w:rPr>
                <w:delText xml:space="preserve">is </w:delText>
              </w:r>
              <w:r w:rsidR="00A501CD" w:rsidDel="00C8118A">
                <w:rPr>
                  <w:rFonts w:hint="eastAsia"/>
                  <w:sz w:val="22"/>
                  <w:szCs w:val="22"/>
                </w:rPr>
                <w:delText xml:space="preserve">over </w:delText>
              </w:r>
            </w:del>
            <w:r w:rsidR="00A501CD">
              <w:rPr>
                <w:rFonts w:hint="eastAsia"/>
                <w:sz w:val="22"/>
                <w:szCs w:val="22"/>
              </w:rPr>
              <w:t xml:space="preserve">this threshold, DRXP board </w:t>
            </w:r>
            <w:r>
              <w:rPr>
                <w:rFonts w:hint="eastAsia"/>
                <w:sz w:val="22"/>
                <w:szCs w:val="22"/>
              </w:rPr>
              <w:t xml:space="preserve">initiates </w:t>
            </w:r>
            <w:ins w:id="10368" w:author="t_竹沢 公佑" w:date="2019-10-05T16:41:00Z">
              <w:r w:rsidR="00C8118A">
                <w:rPr>
                  <w:rFonts w:hint="eastAsia"/>
                  <w:sz w:val="22"/>
                  <w:szCs w:val="22"/>
                </w:rPr>
                <w:t xml:space="preserve">forcible </w:t>
              </w:r>
            </w:ins>
            <w:del w:id="10369" w:author="t_竹沢 公佑" w:date="2019-10-05T16:41:00Z">
              <w:r w:rsidDel="00C8118A">
                <w:rPr>
                  <w:rFonts w:hint="eastAsia"/>
                  <w:sz w:val="22"/>
                  <w:szCs w:val="22"/>
                </w:rPr>
                <w:delText xml:space="preserve">force </w:delText>
              </w:r>
            </w:del>
            <w:r>
              <w:rPr>
                <w:rFonts w:hint="eastAsia"/>
                <w:sz w:val="22"/>
                <w:szCs w:val="22"/>
              </w:rPr>
              <w:t xml:space="preserve">reset. </w:t>
            </w:r>
          </w:p>
          <w:p w:rsidR="0026151E" w:rsidRDefault="0026151E" w:rsidP="00A501CD">
            <w:pPr>
              <w:widowControl w:val="0"/>
              <w:autoSpaceDE w:val="0"/>
              <w:autoSpaceDN w:val="0"/>
              <w:adjustRightInd w:val="0"/>
              <w:spacing w:line="0" w:lineRule="atLeast"/>
              <w:ind w:firstLineChars="50" w:firstLine="110"/>
              <w:rPr>
                <w:sz w:val="22"/>
                <w:szCs w:val="22"/>
              </w:rPr>
            </w:pPr>
            <w:r>
              <w:rPr>
                <w:rFonts w:hint="eastAsia"/>
                <w:sz w:val="22"/>
                <w:szCs w:val="22"/>
              </w:rPr>
              <w:t xml:space="preserve">This register is common between both </w:t>
            </w:r>
            <w:r>
              <w:rPr>
                <w:sz w:val="22"/>
                <w:szCs w:val="22"/>
              </w:rPr>
              <w:t>production</w:t>
            </w:r>
            <w:r>
              <w:rPr>
                <w:rFonts w:hint="eastAsia"/>
                <w:sz w:val="22"/>
                <w:szCs w:val="22"/>
              </w:rPr>
              <w:t xml:space="preserve"> DRXP </w:t>
            </w:r>
            <w:r>
              <w:rPr>
                <w:sz w:val="22"/>
                <w:szCs w:val="22"/>
              </w:rPr>
              <w:t>board</w:t>
            </w:r>
            <w:r>
              <w:rPr>
                <w:rFonts w:hint="eastAsia"/>
                <w:sz w:val="22"/>
                <w:szCs w:val="22"/>
              </w:rPr>
              <w:t xml:space="preserve"> IFs. This </w:t>
            </w:r>
            <w:ins w:id="10370" w:author="t_竹沢 公佑" w:date="2019-10-05T16:42:00Z">
              <w:r w:rsidR="00C8118A">
                <w:rPr>
                  <w:rFonts w:hint="eastAsia"/>
                  <w:sz w:val="22"/>
                  <w:szCs w:val="22"/>
                </w:rPr>
                <w:t xml:space="preserve">command </w:t>
              </w:r>
            </w:ins>
            <w:del w:id="10371" w:author="t_竹沢 公佑" w:date="2019-10-05T16:42:00Z">
              <w:r w:rsidDel="00C8118A">
                <w:rPr>
                  <w:rFonts w:hint="eastAsia"/>
                  <w:sz w:val="22"/>
                  <w:szCs w:val="22"/>
                </w:rPr>
                <w:delText xml:space="preserve">function </w:delText>
              </w:r>
            </w:del>
            <w:r>
              <w:rPr>
                <w:rFonts w:hint="eastAsia"/>
                <w:sz w:val="22"/>
                <w:szCs w:val="22"/>
              </w:rPr>
              <w:t xml:space="preserve">gives </w:t>
            </w:r>
            <w:ins w:id="10372" w:author="t_竹沢 公佑" w:date="2019-10-05T16:43:00Z">
              <w:r w:rsidR="00C8118A">
                <w:rPr>
                  <w:rFonts w:hint="eastAsia"/>
                  <w:sz w:val="22"/>
                  <w:szCs w:val="22"/>
                </w:rPr>
                <w:t xml:space="preserve">a </w:t>
              </w:r>
            </w:ins>
            <w:r>
              <w:rPr>
                <w:rFonts w:hint="eastAsia"/>
                <w:sz w:val="22"/>
                <w:szCs w:val="22"/>
              </w:rPr>
              <w:t xml:space="preserve">common value when </w:t>
            </w:r>
            <w:ins w:id="10373" w:author="t_竹沢 公佑" w:date="2019-10-05T16:43:00Z">
              <w:r w:rsidR="00C8118A">
                <w:rPr>
                  <w:rFonts w:hint="eastAsia"/>
                  <w:sz w:val="22"/>
                  <w:szCs w:val="22"/>
                </w:rPr>
                <w:t xml:space="preserve">your </w:t>
              </w:r>
            </w:ins>
            <w:del w:id="10374" w:author="t_竹沢 公佑" w:date="2019-10-05T16:43:00Z">
              <w:r w:rsidDel="00C8118A">
                <w:rPr>
                  <w:rFonts w:hint="eastAsia"/>
                  <w:sz w:val="22"/>
                  <w:szCs w:val="22"/>
                </w:rPr>
                <w:delText xml:space="preserve">user </w:delText>
              </w:r>
            </w:del>
            <w:r>
              <w:rPr>
                <w:rFonts w:hint="eastAsia"/>
                <w:sz w:val="22"/>
                <w:szCs w:val="22"/>
              </w:rPr>
              <w:t xml:space="preserve">application calls this </w:t>
            </w:r>
            <w:ins w:id="10375" w:author="t_竹沢 公佑" w:date="2019-10-05T16:42:00Z">
              <w:r w:rsidR="00C8118A">
                <w:rPr>
                  <w:rFonts w:hint="eastAsia"/>
                  <w:sz w:val="22"/>
                  <w:szCs w:val="22"/>
                </w:rPr>
                <w:t xml:space="preserve">from </w:t>
              </w:r>
            </w:ins>
            <w:del w:id="10376" w:author="t_竹沢 公佑" w:date="2019-10-05T16:42:00Z">
              <w:r w:rsidDel="00C8118A">
                <w:rPr>
                  <w:rFonts w:hint="eastAsia"/>
                  <w:sz w:val="22"/>
                  <w:szCs w:val="22"/>
                </w:rPr>
                <w:delText xml:space="preserve">function with </w:delText>
              </w:r>
            </w:del>
            <w:r>
              <w:rPr>
                <w:rFonts w:hint="eastAsia"/>
                <w:sz w:val="22"/>
                <w:szCs w:val="22"/>
              </w:rPr>
              <w:t>either one.</w:t>
            </w:r>
          </w:p>
          <w:p w:rsidR="00E34931" w:rsidRDefault="00E34931" w:rsidP="00B90B9B">
            <w:pPr>
              <w:widowControl w:val="0"/>
              <w:autoSpaceDE w:val="0"/>
              <w:autoSpaceDN w:val="0"/>
              <w:adjustRightInd w:val="0"/>
              <w:spacing w:line="0" w:lineRule="atLeast"/>
              <w:ind w:left="110" w:hangingChars="50" w:hanging="110"/>
              <w:rPr>
                <w:ins w:id="10377" w:author="t_竹沢 公佑" w:date="2019-09-18T15:48:00Z"/>
                <w:sz w:val="22"/>
                <w:szCs w:val="22"/>
              </w:rPr>
            </w:pPr>
          </w:p>
          <w:p w:rsidR="001D7132" w:rsidRDefault="001D7132" w:rsidP="001D7132">
            <w:pPr>
              <w:spacing w:line="0" w:lineRule="atLeast"/>
              <w:ind w:right="1020"/>
              <w:rPr>
                <w:ins w:id="10378" w:author="t_竹沢 公佑" w:date="2019-09-18T15:48:00Z"/>
                <w:rFonts w:cs="Times New Roman"/>
                <w:sz w:val="22"/>
                <w:szCs w:val="22"/>
              </w:rPr>
            </w:pPr>
            <w:ins w:id="10379" w:author="t_竹沢 公佑" w:date="2019-09-18T15:48:00Z">
              <w:r>
                <w:rPr>
                  <w:rFonts w:cs="Times New Roman" w:hint="eastAsia"/>
                  <w:sz w:val="22"/>
                  <w:szCs w:val="22"/>
                </w:rPr>
                <w:t xml:space="preserve">(*1) </w:t>
              </w:r>
              <w:r>
                <w:rPr>
                  <w:rFonts w:hint="eastAsia"/>
                  <w:bCs/>
                  <w:sz w:val="22"/>
                  <w:szCs w:val="22"/>
                </w:rPr>
                <w:t xml:space="preserve">This </w:t>
              </w:r>
            </w:ins>
            <w:ins w:id="10380" w:author="t_竹沢 公佑" w:date="2019-10-05T16:42:00Z">
              <w:r w:rsidR="00C8118A">
                <w:rPr>
                  <w:rFonts w:hint="eastAsia"/>
                  <w:bCs/>
                  <w:sz w:val="22"/>
                  <w:szCs w:val="22"/>
                </w:rPr>
                <w:t xml:space="preserve">command </w:t>
              </w:r>
            </w:ins>
            <w:ins w:id="10381" w:author="t_竹沢 公佑" w:date="2019-09-18T15:48:00Z">
              <w:r>
                <w:rPr>
                  <w:rFonts w:hint="eastAsia"/>
                  <w:bCs/>
                  <w:sz w:val="22"/>
                  <w:szCs w:val="22"/>
                </w:rPr>
                <w:t xml:space="preserve">just </w:t>
              </w:r>
            </w:ins>
            <w:ins w:id="10382" w:author="t_竹沢 公佑" w:date="2019-09-18T16:02:00Z">
              <w:r w:rsidR="00091EF5">
                <w:rPr>
                  <w:rFonts w:hint="eastAsia"/>
                  <w:bCs/>
                  <w:sz w:val="22"/>
                  <w:szCs w:val="22"/>
                </w:rPr>
                <w:t>copies</w:t>
              </w:r>
            </w:ins>
            <w:ins w:id="10383" w:author="t_竹沢 公佑" w:date="2019-09-18T15:48:00Z">
              <w:r>
                <w:rPr>
                  <w:rFonts w:hint="eastAsia"/>
                  <w:bCs/>
                  <w:sz w:val="22"/>
                  <w:szCs w:val="22"/>
                </w:rPr>
                <w:t xml:space="preserve"> </w:t>
              </w:r>
            </w:ins>
            <w:ins w:id="10384" w:author="t_竹沢 公佑" w:date="2019-09-18T16:01:00Z">
              <w:r w:rsidR="00091EF5">
                <w:rPr>
                  <w:rFonts w:hint="eastAsia"/>
                  <w:bCs/>
                  <w:sz w:val="22"/>
                  <w:szCs w:val="22"/>
                </w:rPr>
                <w:t>device driver</w:t>
              </w:r>
              <w:r w:rsidR="00091EF5">
                <w:rPr>
                  <w:bCs/>
                  <w:sz w:val="22"/>
                  <w:szCs w:val="22"/>
                </w:rPr>
                <w:t>’</w:t>
              </w:r>
              <w:r w:rsidR="00091EF5">
                <w:rPr>
                  <w:rFonts w:hint="eastAsia"/>
                  <w:bCs/>
                  <w:sz w:val="22"/>
                  <w:szCs w:val="22"/>
                </w:rPr>
                <w:t>s internal data</w:t>
              </w:r>
            </w:ins>
            <w:ins w:id="10385" w:author="t_竹沢 公佑" w:date="2019-09-18T15:48:00Z">
              <w:r>
                <w:rPr>
                  <w:rFonts w:hint="eastAsia"/>
                  <w:bCs/>
                  <w:sz w:val="22"/>
                  <w:szCs w:val="22"/>
                </w:rPr>
                <w:t xml:space="preserve">. </w:t>
              </w:r>
            </w:ins>
            <w:ins w:id="10386" w:author="t_竹沢 公佑" w:date="2019-09-18T16:02:00Z">
              <w:r w:rsidR="00091EF5">
                <w:rPr>
                  <w:rFonts w:hint="eastAsia"/>
                  <w:bCs/>
                  <w:sz w:val="22"/>
                  <w:szCs w:val="22"/>
                </w:rPr>
                <w:t xml:space="preserve">Therefore, </w:t>
              </w:r>
              <w:r w:rsidR="00091EF5">
                <w:rPr>
                  <w:rFonts w:cs="Times New Roman" w:hint="eastAsia"/>
                  <w:sz w:val="22"/>
                  <w:szCs w:val="22"/>
                </w:rPr>
                <w:t>there is no specific timeout value.</w:t>
              </w:r>
            </w:ins>
          </w:p>
          <w:p w:rsidR="001D7132" w:rsidRDefault="001D7132">
            <w:pPr>
              <w:widowControl w:val="0"/>
              <w:autoSpaceDE w:val="0"/>
              <w:autoSpaceDN w:val="0"/>
              <w:adjustRightInd w:val="0"/>
              <w:spacing w:line="0" w:lineRule="atLeast"/>
              <w:rPr>
                <w:sz w:val="22"/>
                <w:szCs w:val="22"/>
              </w:rPr>
              <w:pPrChange w:id="10387" w:author="t_竹沢 公佑" w:date="2019-09-18T15:48:00Z">
                <w:pPr>
                  <w:widowControl w:val="0"/>
                  <w:autoSpaceDE w:val="0"/>
                  <w:autoSpaceDN w:val="0"/>
                  <w:adjustRightInd w:val="0"/>
                  <w:spacing w:line="0" w:lineRule="atLeast"/>
                  <w:ind w:left="110" w:hangingChars="50" w:hanging="110"/>
                </w:pPr>
              </w:pPrChange>
            </w:pPr>
          </w:p>
          <w:p w:rsidR="00E34931" w:rsidRDefault="00E34931" w:rsidP="00B90B9B">
            <w:pPr>
              <w:widowControl w:val="0"/>
              <w:autoSpaceDE w:val="0"/>
              <w:autoSpaceDN w:val="0"/>
              <w:adjustRightInd w:val="0"/>
              <w:spacing w:line="0" w:lineRule="atLeast"/>
              <w:ind w:left="110" w:hangingChars="50" w:hanging="110"/>
              <w:rPr>
                <w:sz w:val="22"/>
                <w:szCs w:val="22"/>
              </w:rPr>
            </w:pPr>
            <w:r>
              <w:rPr>
                <w:rFonts w:hint="eastAsia"/>
                <w:sz w:val="22"/>
                <w:szCs w:val="22"/>
              </w:rPr>
              <w:t>■Remarks for prototype DRXP boards</w:t>
            </w:r>
          </w:p>
          <w:p w:rsidR="00335C5A" w:rsidRDefault="00E34931" w:rsidP="00335C5A">
            <w:pPr>
              <w:spacing w:line="0" w:lineRule="atLeast"/>
              <w:ind w:right="1020"/>
              <w:rPr>
                <w:rFonts w:cs="Times New Roman"/>
                <w:sz w:val="22"/>
                <w:szCs w:val="22"/>
              </w:rPr>
            </w:pPr>
            <w:r>
              <w:rPr>
                <w:rFonts w:cs="Times New Roman" w:hint="eastAsia"/>
                <w:sz w:val="22"/>
                <w:szCs w:val="22"/>
              </w:rPr>
              <w:t>&lt; version from 2.0.0 to</w:t>
            </w:r>
            <w:r w:rsidR="00335C5A">
              <w:rPr>
                <w:rFonts w:cs="Times New Roman" w:hint="eastAsia"/>
                <w:sz w:val="22"/>
                <w:szCs w:val="22"/>
              </w:rPr>
              <w:t xml:space="preserve"> 2.0.1</w:t>
            </w:r>
            <w:r>
              <w:rPr>
                <w:rFonts w:cs="Times New Roman" w:hint="eastAsia"/>
                <w:sz w:val="22"/>
                <w:szCs w:val="22"/>
              </w:rPr>
              <w:t>&gt;</w:t>
            </w:r>
          </w:p>
          <w:p w:rsidR="00335C5A" w:rsidRPr="00EB09D8" w:rsidRDefault="00335C5A" w:rsidP="00335C5A">
            <w:pPr>
              <w:spacing w:line="0" w:lineRule="atLeast"/>
              <w:ind w:right="1020"/>
              <w:rPr>
                <w:rFonts w:cs="Times New Roman"/>
                <w:sz w:val="22"/>
                <w:szCs w:val="22"/>
              </w:rPr>
            </w:pPr>
            <w:r>
              <w:rPr>
                <w:rFonts w:cs="Times New Roman" w:hint="eastAsia"/>
                <w:sz w:val="22"/>
                <w:szCs w:val="22"/>
              </w:rPr>
              <w:t xml:space="preserve">When this </w:t>
            </w:r>
            <w:ins w:id="10388" w:author="t_竹沢 公佑" w:date="2019-10-05T16:42:00Z">
              <w:r w:rsidR="00C8118A">
                <w:rPr>
                  <w:rFonts w:cs="Times New Roman" w:hint="eastAsia"/>
                  <w:sz w:val="22"/>
                  <w:szCs w:val="22"/>
                </w:rPr>
                <w:t xml:space="preserve">command </w:t>
              </w:r>
            </w:ins>
            <w:del w:id="10389" w:author="t_竹沢 公佑" w:date="2019-10-05T16:42:00Z">
              <w:r w:rsidDel="00C8118A">
                <w:rPr>
                  <w:rFonts w:cs="Times New Roman" w:hint="eastAsia"/>
                  <w:sz w:val="22"/>
                  <w:szCs w:val="22"/>
                </w:rPr>
                <w:delText xml:space="preserve">function </w:delText>
              </w:r>
            </w:del>
            <w:r>
              <w:rPr>
                <w:rFonts w:cs="Times New Roman" w:hint="eastAsia"/>
                <w:sz w:val="22"/>
                <w:szCs w:val="22"/>
              </w:rPr>
              <w:t xml:space="preserve">is called from prototype DRXP boards, it gets the overheat flag value. </w:t>
            </w:r>
            <w:r>
              <w:rPr>
                <w:rFonts w:cs="Times New Roman"/>
                <w:sz w:val="22"/>
                <w:szCs w:val="22"/>
              </w:rPr>
              <w:t>B</w:t>
            </w:r>
            <w:r>
              <w:rPr>
                <w:rFonts w:cs="Times New Roman" w:hint="eastAsia"/>
                <w:sz w:val="22"/>
                <w:szCs w:val="22"/>
              </w:rPr>
              <w:t xml:space="preserve">ut that value is meaningless. </w:t>
            </w:r>
          </w:p>
          <w:p w:rsidR="00335C5A" w:rsidRDefault="00E34931" w:rsidP="00335C5A">
            <w:pPr>
              <w:spacing w:line="0" w:lineRule="atLeast"/>
              <w:ind w:right="1020"/>
              <w:rPr>
                <w:rFonts w:cs="Times New Roman"/>
                <w:sz w:val="22"/>
                <w:szCs w:val="22"/>
              </w:rPr>
            </w:pPr>
            <w:r>
              <w:rPr>
                <w:rFonts w:cs="Times New Roman" w:hint="eastAsia"/>
                <w:sz w:val="22"/>
                <w:szCs w:val="22"/>
              </w:rPr>
              <w:t xml:space="preserve">&lt; </w:t>
            </w:r>
            <w:r w:rsidR="00335C5A">
              <w:rPr>
                <w:rFonts w:cs="Times New Roman" w:hint="eastAsia"/>
                <w:sz w:val="22"/>
                <w:szCs w:val="22"/>
              </w:rPr>
              <w:t xml:space="preserve">version 2.0.3 </w:t>
            </w:r>
            <w:ins w:id="10390" w:author="t_竹沢 公佑" w:date="2020-11-23T18:06:00Z">
              <w:r w:rsidR="004537FB">
                <w:rPr>
                  <w:rFonts w:cs="Times New Roman" w:hint="eastAsia"/>
                  <w:sz w:val="22"/>
                  <w:szCs w:val="22"/>
                </w:rPr>
                <w:t>to</w:t>
              </w:r>
            </w:ins>
            <w:del w:id="10391" w:author="t_竹沢 公佑" w:date="2020-11-23T18:06:00Z">
              <w:r w:rsidR="00335C5A" w:rsidDel="004537FB">
                <w:rPr>
                  <w:rFonts w:cs="Times New Roman" w:hint="eastAsia"/>
                  <w:sz w:val="22"/>
                  <w:szCs w:val="22"/>
                </w:rPr>
                <w:delText>or</w:delText>
              </w:r>
            </w:del>
            <w:r w:rsidR="00335C5A">
              <w:rPr>
                <w:rFonts w:cs="Times New Roman" w:hint="eastAsia"/>
                <w:sz w:val="22"/>
                <w:szCs w:val="22"/>
              </w:rPr>
              <w:t xml:space="preserve"> </w:t>
            </w:r>
            <w:ins w:id="10392" w:author="t_竹沢 公佑" w:date="2020-11-23T18:06:00Z">
              <w:r w:rsidR="004537FB">
                <w:rPr>
                  <w:rFonts w:cs="Times New Roman" w:hint="eastAsia"/>
                  <w:sz w:val="22"/>
                  <w:szCs w:val="22"/>
                </w:rPr>
                <w:t>2.0.7</w:t>
              </w:r>
            </w:ins>
            <w:del w:id="10393" w:author="t_竹沢 公佑" w:date="2020-11-23T18:06:00Z">
              <w:r w:rsidR="00335C5A" w:rsidDel="004537FB">
                <w:rPr>
                  <w:rFonts w:cs="Times New Roman" w:hint="eastAsia"/>
                  <w:sz w:val="22"/>
                  <w:szCs w:val="22"/>
                </w:rPr>
                <w:delText>later</w:delText>
              </w:r>
              <w:r w:rsidDel="004537FB">
                <w:rPr>
                  <w:rFonts w:cs="Times New Roman" w:hint="eastAsia"/>
                  <w:sz w:val="22"/>
                  <w:szCs w:val="22"/>
                </w:rPr>
                <w:delText xml:space="preserve"> </w:delText>
              </w:r>
            </w:del>
            <w:r>
              <w:rPr>
                <w:rFonts w:cs="Times New Roman" w:hint="eastAsia"/>
                <w:sz w:val="22"/>
                <w:szCs w:val="22"/>
              </w:rPr>
              <w:t>&gt;</w:t>
            </w:r>
          </w:p>
          <w:p w:rsidR="004537FB" w:rsidRPr="0026151E" w:rsidRDefault="00335C5A">
            <w:pPr>
              <w:widowControl w:val="0"/>
              <w:autoSpaceDE w:val="0"/>
              <w:autoSpaceDN w:val="0"/>
              <w:adjustRightInd w:val="0"/>
              <w:spacing w:line="0" w:lineRule="atLeast"/>
              <w:ind w:left="110" w:hangingChars="50" w:hanging="110"/>
              <w:rPr>
                <w:rFonts w:cs="Times New Roman"/>
                <w:sz w:val="22"/>
                <w:szCs w:val="22"/>
              </w:rPr>
            </w:pPr>
            <w:r>
              <w:rPr>
                <w:rFonts w:cs="Times New Roman" w:hint="eastAsia"/>
                <w:sz w:val="22"/>
                <w:szCs w:val="22"/>
              </w:rPr>
              <w:t xml:space="preserve">When this </w:t>
            </w:r>
            <w:ins w:id="10394" w:author="t_竹沢 公佑" w:date="2019-10-05T16:43:00Z">
              <w:r w:rsidR="00C8118A">
                <w:rPr>
                  <w:rFonts w:cs="Times New Roman" w:hint="eastAsia"/>
                  <w:sz w:val="22"/>
                  <w:szCs w:val="22"/>
                </w:rPr>
                <w:t xml:space="preserve">command </w:t>
              </w:r>
            </w:ins>
            <w:del w:id="10395" w:author="t_竹沢 公佑" w:date="2019-10-05T16:43:00Z">
              <w:r w:rsidDel="00C8118A">
                <w:rPr>
                  <w:rFonts w:cs="Times New Roman" w:hint="eastAsia"/>
                  <w:sz w:val="22"/>
                  <w:szCs w:val="22"/>
                </w:rPr>
                <w:delText xml:space="preserve">function </w:delText>
              </w:r>
            </w:del>
            <w:r>
              <w:rPr>
                <w:rFonts w:cs="Times New Roman" w:hint="eastAsia"/>
                <w:sz w:val="22"/>
                <w:szCs w:val="22"/>
              </w:rPr>
              <w:t>is called from prototype DRXP boards, ioctl returns -1 and sets ENOSYS to errno.</w:t>
            </w:r>
          </w:p>
        </w:tc>
      </w:tr>
      <w:tr w:rsidR="00226376" w:rsidRPr="00226376" w:rsidTr="005008A2">
        <w:tc>
          <w:tcPr>
            <w:tcW w:w="2376" w:type="dxa"/>
            <w:gridSpan w:val="2"/>
            <w:tcBorders>
              <w:top w:val="single" w:sz="4" w:space="0" w:color="auto"/>
              <w:left w:val="single" w:sz="4" w:space="0" w:color="auto"/>
              <w:bottom w:val="single" w:sz="4" w:space="0" w:color="auto"/>
              <w:right w:val="single" w:sz="4" w:space="0" w:color="auto"/>
            </w:tcBorders>
          </w:tcPr>
          <w:p w:rsidR="00226376" w:rsidRDefault="00C421AF" w:rsidP="008D42B9">
            <w:pPr>
              <w:spacing w:line="0" w:lineRule="atLeast"/>
              <w:ind w:right="1020"/>
              <w:rPr>
                <w:rFonts w:cs="Times New Roman"/>
                <w:sz w:val="22"/>
                <w:szCs w:val="22"/>
              </w:rPr>
            </w:pPr>
            <w:bookmarkStart w:id="10396" w:name="_Ref454957612"/>
            <w:r>
              <w:rPr>
                <w:rFonts w:cs="Times New Roman" w:hint="eastAsia"/>
                <w:sz w:val="22"/>
                <w:szCs w:val="22"/>
              </w:rPr>
              <w:t>E</w:t>
            </w:r>
            <w:r w:rsidR="00226376">
              <w:rPr>
                <w:rFonts w:cs="Times New Roman" w:hint="eastAsia"/>
                <w:sz w:val="22"/>
                <w:szCs w:val="22"/>
              </w:rPr>
              <w:t>rrors</w:t>
            </w:r>
          </w:p>
        </w:tc>
        <w:tc>
          <w:tcPr>
            <w:tcW w:w="7515" w:type="dxa"/>
            <w:gridSpan w:val="3"/>
            <w:tcBorders>
              <w:top w:val="single" w:sz="4" w:space="0" w:color="auto"/>
              <w:left w:val="single" w:sz="4" w:space="0" w:color="auto"/>
              <w:bottom w:val="single" w:sz="4" w:space="0" w:color="auto"/>
              <w:right w:val="single" w:sz="4" w:space="0" w:color="auto"/>
            </w:tcBorders>
          </w:tcPr>
          <w:p w:rsidR="00226376" w:rsidRPr="00226376" w:rsidRDefault="00226376" w:rsidP="008D42B9">
            <w:pPr>
              <w:spacing w:line="0" w:lineRule="atLeast"/>
              <w:ind w:right="1020"/>
              <w:rPr>
                <w:rFonts w:cs="Times New Roman"/>
                <w:sz w:val="22"/>
                <w:szCs w:val="22"/>
              </w:rPr>
            </w:pPr>
            <w:r w:rsidRPr="00226376">
              <w:rPr>
                <w:rFonts w:cs="Times New Roman" w:hint="eastAsia"/>
                <w:sz w:val="22"/>
                <w:szCs w:val="22"/>
              </w:rPr>
              <w:t>EIO</w:t>
            </w:r>
          </w:p>
          <w:p w:rsidR="00226376" w:rsidRDefault="00226376" w:rsidP="00226376">
            <w:pPr>
              <w:spacing w:line="0" w:lineRule="atLeast"/>
              <w:ind w:right="1020" w:firstLineChars="50" w:firstLine="110"/>
              <w:rPr>
                <w:ins w:id="10397" w:author="t_竹沢 公佑" w:date="2019-09-18T15:48:00Z"/>
                <w:rFonts w:cs="Times New Roman"/>
                <w:sz w:val="22"/>
                <w:szCs w:val="22"/>
              </w:rPr>
            </w:pPr>
            <w:r w:rsidRPr="00226376">
              <w:rPr>
                <w:rFonts w:cs="Times New Roman" w:hint="eastAsia"/>
                <w:sz w:val="22"/>
                <w:szCs w:val="22"/>
              </w:rPr>
              <w:t xml:space="preserve">When </w:t>
            </w:r>
            <w:ins w:id="10398" w:author="t_竹沢 公佑" w:date="2019-10-05T16:47:00Z">
              <w:r w:rsidR="00B726CC">
                <w:rPr>
                  <w:rFonts w:cs="Times New Roman" w:hint="eastAsia"/>
                  <w:sz w:val="22"/>
                  <w:szCs w:val="22"/>
                </w:rPr>
                <w:t xml:space="preserve">this command </w:t>
              </w:r>
            </w:ins>
            <w:r w:rsidRPr="00226376">
              <w:rPr>
                <w:rFonts w:cs="Times New Roman" w:hint="eastAsia"/>
                <w:sz w:val="22"/>
                <w:szCs w:val="22"/>
              </w:rPr>
              <w:t>fail</w:t>
            </w:r>
            <w:ins w:id="10399" w:author="t_竹沢 公佑" w:date="2019-10-05T16:47:00Z">
              <w:r w:rsidR="00B726CC">
                <w:rPr>
                  <w:rFonts w:cs="Times New Roman" w:hint="eastAsia"/>
                  <w:sz w:val="22"/>
                  <w:szCs w:val="22"/>
                </w:rPr>
                <w:t>s</w:t>
              </w:r>
            </w:ins>
            <w:r w:rsidRPr="00226376">
              <w:rPr>
                <w:rFonts w:cs="Times New Roman" w:hint="eastAsia"/>
                <w:sz w:val="22"/>
                <w:szCs w:val="22"/>
              </w:rPr>
              <w:t xml:space="preserve"> to read or write internal register.</w:t>
            </w:r>
          </w:p>
          <w:p w:rsidR="001D7132" w:rsidRDefault="001D7132" w:rsidP="001D7132">
            <w:pPr>
              <w:spacing w:line="0" w:lineRule="atLeast"/>
              <w:ind w:right="1020" w:firstLineChars="50" w:firstLine="110"/>
              <w:rPr>
                <w:ins w:id="10400" w:author="t_竹沢 公佑" w:date="2019-09-18T15:48:00Z"/>
                <w:bCs/>
                <w:sz w:val="22"/>
                <w:szCs w:val="22"/>
              </w:rPr>
            </w:pPr>
            <w:ins w:id="10401" w:author="t_竹沢 公佑" w:date="2019-09-18T15:48:00Z">
              <w:r w:rsidRPr="00A033B7">
                <w:rPr>
                  <w:bCs/>
                  <w:sz w:val="22"/>
                  <w:szCs w:val="22"/>
                </w:rPr>
                <w:t>This errno means device driver can't control the device.</w:t>
              </w:r>
            </w:ins>
          </w:p>
          <w:p w:rsidR="001D7132" w:rsidRDefault="00AA1052" w:rsidP="001D7132">
            <w:pPr>
              <w:spacing w:line="0" w:lineRule="atLeast"/>
              <w:ind w:right="1020" w:firstLineChars="50" w:firstLine="110"/>
              <w:rPr>
                <w:ins w:id="10402" w:author="t_竹沢 公佑" w:date="2019-09-18T15:48:00Z"/>
                <w:bCs/>
                <w:sz w:val="22"/>
                <w:szCs w:val="22"/>
              </w:rPr>
            </w:pPr>
            <w:ins w:id="10403" w:author="t_竹沢 公佑" w:date="2019-09-18T15:48:00Z">
              <w:r>
                <w:rPr>
                  <w:bCs/>
                  <w:sz w:val="22"/>
                  <w:szCs w:val="22"/>
                </w:rPr>
                <w:t>If this error occur</w:t>
              </w:r>
              <w:r w:rsidR="001D7132" w:rsidRPr="00A033B7">
                <w:rPr>
                  <w:bCs/>
                  <w:sz w:val="22"/>
                  <w:szCs w:val="22"/>
                </w:rPr>
                <w:t>s often, it may be hardware error is happen</w:t>
              </w:r>
            </w:ins>
            <w:ins w:id="10404" w:author="t_竹沢 公佑" w:date="2019-10-05T17:01:00Z">
              <w:r>
                <w:rPr>
                  <w:rFonts w:hint="eastAsia"/>
                  <w:bCs/>
                  <w:sz w:val="22"/>
                  <w:szCs w:val="22"/>
                </w:rPr>
                <w:t>e</w:t>
              </w:r>
            </w:ins>
            <w:ins w:id="10405" w:author="t_竹沢 公佑" w:date="2019-09-18T15:48:00Z">
              <w:r w:rsidR="001D7132" w:rsidRPr="00A033B7">
                <w:rPr>
                  <w:bCs/>
                  <w:sz w:val="22"/>
                  <w:szCs w:val="22"/>
                </w:rPr>
                <w:t>d.</w:t>
              </w:r>
            </w:ins>
          </w:p>
          <w:p w:rsidR="001D7132" w:rsidRPr="00F411DC" w:rsidRDefault="001D7132" w:rsidP="00F411DC">
            <w:pPr>
              <w:spacing w:line="0" w:lineRule="atLeast"/>
              <w:ind w:right="1020" w:firstLineChars="50" w:firstLine="110"/>
              <w:rPr>
                <w:rFonts w:cs="Times New Roman"/>
                <w:sz w:val="22"/>
                <w:szCs w:val="22"/>
              </w:rPr>
            </w:pPr>
            <w:ins w:id="10406" w:author="t_竹沢 公佑" w:date="2019-09-18T15:48:00Z">
              <w:r w:rsidRPr="00A033B7">
                <w:rPr>
                  <w:bCs/>
                  <w:sz w:val="22"/>
                  <w:szCs w:val="22"/>
                </w:rPr>
                <w:t>Please execute cold-reboot and try again.</w:t>
              </w:r>
            </w:ins>
          </w:p>
          <w:p w:rsidR="00335C5A" w:rsidRDefault="00335C5A" w:rsidP="00335C5A">
            <w:pPr>
              <w:spacing w:line="0" w:lineRule="atLeast"/>
              <w:ind w:right="1020"/>
              <w:rPr>
                <w:rFonts w:cs="Times New Roman"/>
                <w:sz w:val="22"/>
                <w:szCs w:val="22"/>
              </w:rPr>
            </w:pPr>
            <w:r>
              <w:rPr>
                <w:rFonts w:cs="Times New Roman" w:hint="eastAsia"/>
                <w:sz w:val="22"/>
                <w:szCs w:val="22"/>
              </w:rPr>
              <w:t>ENOSYS(version 2.0.3</w:t>
            </w:r>
            <w:del w:id="10407" w:author="t_竹沢 公佑" w:date="2020-11-23T18:08:00Z">
              <w:r w:rsidDel="004537FB">
                <w:rPr>
                  <w:rFonts w:cs="Times New Roman" w:hint="eastAsia"/>
                  <w:sz w:val="22"/>
                  <w:szCs w:val="22"/>
                </w:rPr>
                <w:delText xml:space="preserve"> </w:delText>
              </w:r>
            </w:del>
            <w:ins w:id="10408" w:author="t_竹沢 公佑" w:date="2020-11-23T18:08:00Z">
              <w:r w:rsidR="004537FB">
                <w:rPr>
                  <w:rFonts w:cs="Times New Roman" w:hint="eastAsia"/>
                  <w:sz w:val="22"/>
                  <w:szCs w:val="22"/>
                </w:rPr>
                <w:t xml:space="preserve"> to 2.0.7</w:t>
              </w:r>
            </w:ins>
            <w:del w:id="10409" w:author="t_竹沢 公佑" w:date="2020-11-23T18:08:00Z">
              <w:r w:rsidDel="004537FB">
                <w:rPr>
                  <w:rFonts w:cs="Times New Roman" w:hint="eastAsia"/>
                  <w:sz w:val="22"/>
                  <w:szCs w:val="22"/>
                </w:rPr>
                <w:delText>or later</w:delText>
              </w:r>
            </w:del>
            <w:r>
              <w:rPr>
                <w:rFonts w:cs="Times New Roman" w:hint="eastAsia"/>
                <w:sz w:val="22"/>
                <w:szCs w:val="22"/>
              </w:rPr>
              <w:t xml:space="preserve">) </w:t>
            </w:r>
          </w:p>
          <w:p w:rsidR="00335C5A" w:rsidRPr="00226376" w:rsidRDefault="00335C5A">
            <w:pPr>
              <w:spacing w:line="0" w:lineRule="atLeast"/>
              <w:ind w:right="1020"/>
              <w:rPr>
                <w:rFonts w:cs="Times New Roman"/>
                <w:sz w:val="22"/>
                <w:szCs w:val="22"/>
              </w:rPr>
            </w:pPr>
            <w:r>
              <w:rPr>
                <w:rFonts w:cs="Times New Roman" w:hint="eastAsia"/>
                <w:sz w:val="22"/>
                <w:szCs w:val="22"/>
              </w:rPr>
              <w:t xml:space="preserve"> When this </w:t>
            </w:r>
            <w:ins w:id="10410" w:author="t_竹沢 公佑" w:date="2019-10-07T03:33:00Z">
              <w:r w:rsidR="00323A89">
                <w:rPr>
                  <w:rFonts w:cs="Times New Roman" w:hint="eastAsia"/>
                  <w:sz w:val="22"/>
                  <w:szCs w:val="22"/>
                </w:rPr>
                <w:t xml:space="preserve">command </w:t>
              </w:r>
            </w:ins>
            <w:del w:id="10411" w:author="t_竹沢 公佑" w:date="2019-10-07T03:33:00Z">
              <w:r w:rsidDel="00323A89">
                <w:rPr>
                  <w:rFonts w:cs="Times New Roman" w:hint="eastAsia"/>
                  <w:sz w:val="22"/>
                  <w:szCs w:val="22"/>
                </w:rPr>
                <w:delText xml:space="preserve">function </w:delText>
              </w:r>
            </w:del>
            <w:r>
              <w:rPr>
                <w:rFonts w:cs="Times New Roman" w:hint="eastAsia"/>
                <w:sz w:val="22"/>
                <w:szCs w:val="22"/>
              </w:rPr>
              <w:t>is used with prototype DRXP boards.</w:t>
            </w:r>
          </w:p>
        </w:tc>
      </w:tr>
    </w:tbl>
    <w:p w:rsidR="00226376" w:rsidRPr="00323A89" w:rsidRDefault="00226376" w:rsidP="00226376">
      <w:pPr>
        <w:spacing w:line="0" w:lineRule="atLeast"/>
        <w:ind w:right="1020"/>
      </w:pPr>
    </w:p>
    <w:p w:rsidR="00814453" w:rsidRPr="00822330" w:rsidRDefault="004701A5" w:rsidP="00814453">
      <w:pPr>
        <w:spacing w:line="0" w:lineRule="atLeast"/>
        <w:ind w:right="1020"/>
      </w:pPr>
      <w:r>
        <w:br w:type="page"/>
      </w:r>
    </w:p>
    <w:p w:rsidR="00814453" w:rsidRDefault="00814453" w:rsidP="00B862C9">
      <w:pPr>
        <w:pStyle w:val="3"/>
      </w:pPr>
      <w:bookmarkStart w:id="10412" w:name="_Toc63179456"/>
      <w:r>
        <w:t>GET_</w:t>
      </w:r>
      <w:r>
        <w:rPr>
          <w:rFonts w:hint="eastAsia"/>
        </w:rPr>
        <w:t>OVH_</w:t>
      </w:r>
      <w:r w:rsidR="003C7582">
        <w:rPr>
          <w:rFonts w:hint="eastAsia"/>
        </w:rPr>
        <w:t>FLG</w:t>
      </w:r>
      <w:bookmarkEnd w:id="104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6"/>
        <w:gridCol w:w="2126"/>
        <w:gridCol w:w="1843"/>
        <w:tblGridChange w:id="10413">
          <w:tblGrid>
            <w:gridCol w:w="1172"/>
            <w:gridCol w:w="1204"/>
            <w:gridCol w:w="3546"/>
            <w:gridCol w:w="2126"/>
            <w:gridCol w:w="1843"/>
          </w:tblGrid>
        </w:tblGridChange>
      </w:tblGrid>
      <w:tr w:rsidR="00814453" w:rsidTr="005008A2">
        <w:tc>
          <w:tcPr>
            <w:tcW w:w="2376" w:type="dxa"/>
            <w:gridSpan w:val="2"/>
          </w:tcPr>
          <w:p w:rsidR="00814453" w:rsidRDefault="00814453" w:rsidP="00712D44">
            <w:pPr>
              <w:spacing w:line="0" w:lineRule="atLeast"/>
              <w:ind w:right="1020"/>
              <w:rPr>
                <w:sz w:val="22"/>
                <w:szCs w:val="22"/>
              </w:rPr>
            </w:pPr>
            <w:r>
              <w:rPr>
                <w:rFonts w:hint="eastAsia"/>
                <w:sz w:val="22"/>
                <w:szCs w:val="22"/>
              </w:rPr>
              <w:t>ItemID</w:t>
            </w:r>
          </w:p>
        </w:tc>
        <w:tc>
          <w:tcPr>
            <w:tcW w:w="3546" w:type="dxa"/>
          </w:tcPr>
          <w:p w:rsidR="00814453" w:rsidRDefault="00814453" w:rsidP="00814453">
            <w:pPr>
              <w:spacing w:line="0" w:lineRule="atLeast"/>
              <w:ind w:right="-108"/>
              <w:rPr>
                <w:sz w:val="22"/>
                <w:szCs w:val="22"/>
              </w:rPr>
            </w:pPr>
            <w:r>
              <w:rPr>
                <w:sz w:val="22"/>
                <w:szCs w:val="22"/>
              </w:rPr>
              <w:t>GET_</w:t>
            </w:r>
            <w:r>
              <w:rPr>
                <w:rFonts w:hint="eastAsia"/>
                <w:sz w:val="22"/>
                <w:szCs w:val="22"/>
              </w:rPr>
              <w:t>OVH_FLG_ID</w:t>
            </w:r>
          </w:p>
        </w:tc>
        <w:tc>
          <w:tcPr>
            <w:tcW w:w="2126" w:type="dxa"/>
          </w:tcPr>
          <w:p w:rsidR="00814453" w:rsidRDefault="00814453" w:rsidP="00712D44">
            <w:pPr>
              <w:spacing w:line="0" w:lineRule="atLeast"/>
              <w:ind w:right="-108"/>
              <w:rPr>
                <w:sz w:val="22"/>
                <w:szCs w:val="22"/>
              </w:rPr>
            </w:pPr>
            <w:r>
              <w:rPr>
                <w:rFonts w:hint="eastAsia"/>
                <w:sz w:val="22"/>
                <w:szCs w:val="22"/>
              </w:rPr>
              <w:t>0x0000 0F01</w:t>
            </w:r>
          </w:p>
        </w:tc>
        <w:tc>
          <w:tcPr>
            <w:tcW w:w="1843" w:type="dxa"/>
          </w:tcPr>
          <w:p w:rsidR="00814453" w:rsidRDefault="00814453" w:rsidP="00712D44">
            <w:pPr>
              <w:spacing w:line="0" w:lineRule="atLeast"/>
              <w:ind w:right="95"/>
              <w:rPr>
                <w:sz w:val="22"/>
                <w:szCs w:val="22"/>
              </w:rPr>
            </w:pPr>
          </w:p>
        </w:tc>
      </w:tr>
      <w:tr w:rsidR="00814453" w:rsidTr="005008A2">
        <w:tc>
          <w:tcPr>
            <w:tcW w:w="2376" w:type="dxa"/>
            <w:gridSpan w:val="2"/>
          </w:tcPr>
          <w:p w:rsidR="00814453" w:rsidRDefault="00814453" w:rsidP="00712D44">
            <w:pPr>
              <w:spacing w:line="0" w:lineRule="atLeast"/>
              <w:ind w:right="1020"/>
              <w:rPr>
                <w:sz w:val="22"/>
                <w:szCs w:val="22"/>
              </w:rPr>
            </w:pPr>
            <w:r>
              <w:rPr>
                <w:rFonts w:cs="Times New Roman"/>
                <w:sz w:val="22"/>
                <w:szCs w:val="22"/>
              </w:rPr>
              <w:t>Description</w:t>
            </w:r>
          </w:p>
        </w:tc>
        <w:tc>
          <w:tcPr>
            <w:tcW w:w="7515" w:type="dxa"/>
            <w:gridSpan w:val="3"/>
          </w:tcPr>
          <w:p w:rsidR="00EF5229" w:rsidRDefault="00814453" w:rsidP="00712D44">
            <w:pPr>
              <w:widowControl w:val="0"/>
              <w:autoSpaceDE w:val="0"/>
              <w:autoSpaceDN w:val="0"/>
              <w:adjustRightInd w:val="0"/>
              <w:spacing w:line="0" w:lineRule="atLeast"/>
              <w:rPr>
                <w:ins w:id="10414" w:author="t_竹沢 公佑" w:date="2020-08-20T10:23:00Z"/>
                <w:rFonts w:cs="Times New Roman"/>
                <w:sz w:val="22"/>
                <w:szCs w:val="22"/>
              </w:rPr>
            </w:pPr>
            <w:r>
              <w:rPr>
                <w:rFonts w:cs="Times New Roman" w:hint="eastAsia"/>
                <w:sz w:val="22"/>
                <w:szCs w:val="22"/>
              </w:rPr>
              <w:t>Get the overheat flag. This flag represents the production DRXP in the overheating state.</w:t>
            </w:r>
            <w:ins w:id="10415" w:author="t_竹沢 公佑" w:date="2020-08-20T10:23:00Z">
              <w:r w:rsidR="00EF5229">
                <w:rPr>
                  <w:rFonts w:cs="Times New Roman" w:hint="eastAsia"/>
                  <w:sz w:val="22"/>
                  <w:szCs w:val="22"/>
                </w:rPr>
                <w:t xml:space="preserve"> </w:t>
              </w:r>
            </w:ins>
          </w:p>
          <w:p w:rsidR="00814453" w:rsidRDefault="00EF5229">
            <w:pPr>
              <w:widowControl w:val="0"/>
              <w:autoSpaceDE w:val="0"/>
              <w:autoSpaceDN w:val="0"/>
              <w:adjustRightInd w:val="0"/>
              <w:spacing w:line="0" w:lineRule="atLeast"/>
              <w:rPr>
                <w:rFonts w:cs="Times New Roman"/>
                <w:sz w:val="22"/>
                <w:szCs w:val="22"/>
              </w:rPr>
            </w:pPr>
            <w:ins w:id="10416" w:author="t_竹沢 公佑" w:date="2020-08-20T10:23:00Z">
              <w:r>
                <w:rPr>
                  <w:rFonts w:cs="Times New Roman" w:hint="eastAsia"/>
                  <w:sz w:val="22"/>
                  <w:szCs w:val="22"/>
                </w:rPr>
                <w:t xml:space="preserve">For the detail of overheating protection, please refer to </w:t>
              </w:r>
              <w:r w:rsidRPr="00EF5229">
                <w:rPr>
                  <w:rFonts w:cs="Times New Roman"/>
                  <w:b/>
                  <w:sz w:val="22"/>
                  <w:szCs w:val="22"/>
                  <w:rPrChange w:id="10417" w:author="t_竹沢 公佑" w:date="2020-08-20T10:25:00Z">
                    <w:rPr>
                      <w:rFonts w:cs="Times New Roman"/>
                      <w:sz w:val="22"/>
                      <w:szCs w:val="22"/>
                    </w:rPr>
                  </w:rPrChange>
                </w:rPr>
                <w:t>“</w:t>
              </w:r>
            </w:ins>
            <w:ins w:id="10418" w:author="t_竹沢 公佑" w:date="2020-08-20T10:24:00Z">
              <w:r w:rsidRPr="00EF5229">
                <w:rPr>
                  <w:rFonts w:cs="Times New Roman"/>
                  <w:b/>
                  <w:sz w:val="22"/>
                  <w:szCs w:val="22"/>
                  <w:rPrChange w:id="10419" w:author="t_竹沢 公佑" w:date="2020-08-20T10:25:00Z">
                    <w:rPr>
                      <w:rFonts w:cs="Times New Roman"/>
                      <w:sz w:val="22"/>
                      <w:szCs w:val="22"/>
                    </w:rPr>
                  </w:rPrChange>
                </w:rPr>
                <w:fldChar w:fldCharType="begin"/>
              </w:r>
              <w:r w:rsidRPr="00EF5229">
                <w:rPr>
                  <w:rFonts w:cs="Times New Roman"/>
                  <w:b/>
                  <w:sz w:val="22"/>
                  <w:szCs w:val="22"/>
                  <w:rPrChange w:id="10420" w:author="t_竹沢 公佑" w:date="2020-08-20T10:25:00Z">
                    <w:rPr>
                      <w:rFonts w:cs="Times New Roman"/>
                      <w:sz w:val="22"/>
                      <w:szCs w:val="22"/>
                    </w:rPr>
                  </w:rPrChange>
                </w:rPr>
                <w:instrText xml:space="preserve"> REF _Ref12958467 \r \h </w:instrText>
              </w:r>
            </w:ins>
            <w:r>
              <w:rPr>
                <w:rFonts w:cs="Times New Roman"/>
                <w:b/>
                <w:sz w:val="22"/>
                <w:szCs w:val="22"/>
              </w:rPr>
              <w:instrText xml:space="preserve"> \* MERGEFORMAT </w:instrText>
            </w:r>
            <w:r w:rsidRPr="00EF5229">
              <w:rPr>
                <w:rFonts w:cs="Times New Roman"/>
                <w:b/>
                <w:sz w:val="22"/>
                <w:szCs w:val="22"/>
                <w:rPrChange w:id="10421" w:author="t_竹沢 公佑" w:date="2020-08-20T10:25:00Z">
                  <w:rPr>
                    <w:rFonts w:cs="Times New Roman"/>
                    <w:b/>
                    <w:sz w:val="22"/>
                    <w:szCs w:val="22"/>
                  </w:rPr>
                </w:rPrChange>
              </w:rPr>
            </w:r>
            <w:r w:rsidRPr="00EF5229">
              <w:rPr>
                <w:rFonts w:cs="Times New Roman"/>
                <w:b/>
                <w:sz w:val="22"/>
                <w:szCs w:val="22"/>
                <w:rPrChange w:id="10422" w:author="t_竹沢 公佑" w:date="2020-08-20T10:25:00Z">
                  <w:rPr>
                    <w:rFonts w:cs="Times New Roman"/>
                    <w:sz w:val="22"/>
                    <w:szCs w:val="22"/>
                  </w:rPr>
                </w:rPrChange>
              </w:rPr>
              <w:fldChar w:fldCharType="separate"/>
            </w:r>
            <w:ins w:id="10423" w:author="t_竹沢 公佑" w:date="2021-02-02T17:29:00Z">
              <w:r w:rsidR="000B4FA1">
                <w:rPr>
                  <w:rFonts w:cs="Times New Roman"/>
                  <w:b/>
                  <w:sz w:val="22"/>
                  <w:szCs w:val="22"/>
                </w:rPr>
                <w:t>7.4</w:t>
              </w:r>
            </w:ins>
            <w:ins w:id="10424" w:author="t_竹沢 公佑" w:date="2020-08-20T10:24:00Z">
              <w:r w:rsidRPr="00EF5229">
                <w:rPr>
                  <w:rFonts w:cs="Times New Roman"/>
                  <w:b/>
                  <w:sz w:val="22"/>
                  <w:szCs w:val="22"/>
                  <w:rPrChange w:id="10425" w:author="t_竹沢 公佑" w:date="2020-08-20T10:25:00Z">
                    <w:rPr>
                      <w:rFonts w:cs="Times New Roman"/>
                      <w:sz w:val="22"/>
                      <w:szCs w:val="22"/>
                    </w:rPr>
                  </w:rPrChange>
                </w:rPr>
                <w:fldChar w:fldCharType="end"/>
              </w:r>
              <w:r w:rsidRPr="00EF5229">
                <w:rPr>
                  <w:rFonts w:cs="Times New Roman"/>
                  <w:b/>
                  <w:sz w:val="22"/>
                  <w:szCs w:val="22"/>
                  <w:rPrChange w:id="10426" w:author="t_竹沢 公佑" w:date="2020-08-20T10:25:00Z">
                    <w:rPr>
                      <w:rFonts w:cs="Times New Roman"/>
                      <w:sz w:val="22"/>
                      <w:szCs w:val="22"/>
                    </w:rPr>
                  </w:rPrChange>
                </w:rPr>
                <w:t xml:space="preserve"> </w:t>
              </w:r>
              <w:r w:rsidRPr="00EF5229">
                <w:rPr>
                  <w:rFonts w:cs="Times New Roman"/>
                  <w:b/>
                  <w:sz w:val="22"/>
                  <w:szCs w:val="22"/>
                  <w:rPrChange w:id="10427" w:author="t_竹沢 公佑" w:date="2020-08-20T10:25:00Z">
                    <w:rPr>
                      <w:rFonts w:cs="Times New Roman"/>
                      <w:sz w:val="22"/>
                      <w:szCs w:val="22"/>
                    </w:rPr>
                  </w:rPrChange>
                </w:rPr>
                <w:fldChar w:fldCharType="begin"/>
              </w:r>
              <w:r w:rsidRPr="00EF5229">
                <w:rPr>
                  <w:rFonts w:cs="Times New Roman"/>
                  <w:b/>
                  <w:sz w:val="22"/>
                  <w:szCs w:val="22"/>
                  <w:rPrChange w:id="10428" w:author="t_竹沢 公佑" w:date="2020-08-20T10:25:00Z">
                    <w:rPr>
                      <w:rFonts w:cs="Times New Roman"/>
                      <w:sz w:val="22"/>
                      <w:szCs w:val="22"/>
                    </w:rPr>
                  </w:rPrChange>
                </w:rPr>
                <w:instrText xml:space="preserve"> REF _Ref12958467 \h </w:instrText>
              </w:r>
            </w:ins>
            <w:r>
              <w:rPr>
                <w:rFonts w:cs="Times New Roman"/>
                <w:b/>
                <w:sz w:val="22"/>
                <w:szCs w:val="22"/>
              </w:rPr>
              <w:instrText xml:space="preserve"> \* MERGEFORMAT </w:instrText>
            </w:r>
            <w:r w:rsidRPr="00EF5229">
              <w:rPr>
                <w:rFonts w:cs="Times New Roman"/>
                <w:b/>
                <w:sz w:val="22"/>
                <w:szCs w:val="22"/>
                <w:rPrChange w:id="10429" w:author="t_竹沢 公佑" w:date="2020-08-20T10:25:00Z">
                  <w:rPr>
                    <w:rFonts w:cs="Times New Roman"/>
                    <w:b/>
                    <w:sz w:val="22"/>
                    <w:szCs w:val="22"/>
                  </w:rPr>
                </w:rPrChange>
              </w:rPr>
            </w:r>
            <w:r w:rsidRPr="00EF5229">
              <w:rPr>
                <w:rFonts w:cs="Times New Roman"/>
                <w:b/>
                <w:sz w:val="22"/>
                <w:szCs w:val="22"/>
                <w:rPrChange w:id="10430" w:author="t_竹沢 公佑" w:date="2020-08-20T10:25:00Z">
                  <w:rPr>
                    <w:rFonts w:cs="Times New Roman"/>
                    <w:sz w:val="22"/>
                    <w:szCs w:val="22"/>
                  </w:rPr>
                </w:rPrChange>
              </w:rPr>
              <w:fldChar w:fldCharType="separate"/>
            </w:r>
            <w:ins w:id="10431" w:author="t_竹沢 公佑" w:date="2021-02-02T17:29:00Z">
              <w:r w:rsidR="000B4FA1" w:rsidRPr="000B4FA1">
                <w:rPr>
                  <w:b/>
                  <w:u w:val="single"/>
                  <w:lang w:val="en"/>
                  <w:rPrChange w:id="10432" w:author="t_竹沢 公佑" w:date="2021-02-02T17:29:00Z">
                    <w:rPr>
                      <w:u w:val="single"/>
                      <w:lang w:val="en"/>
                    </w:rPr>
                  </w:rPrChange>
                </w:rPr>
                <w:t>The overheating protection</w:t>
              </w:r>
            </w:ins>
            <w:ins w:id="10433" w:author="t_竹沢 公佑" w:date="2020-08-20T10:24:00Z">
              <w:r w:rsidRPr="00EF5229">
                <w:rPr>
                  <w:rFonts w:cs="Times New Roman"/>
                  <w:b/>
                  <w:sz w:val="22"/>
                  <w:szCs w:val="22"/>
                  <w:rPrChange w:id="10434" w:author="t_竹沢 公佑" w:date="2020-08-20T10:25:00Z">
                    <w:rPr>
                      <w:rFonts w:cs="Times New Roman"/>
                      <w:sz w:val="22"/>
                      <w:szCs w:val="22"/>
                    </w:rPr>
                  </w:rPrChange>
                </w:rPr>
                <w:fldChar w:fldCharType="end"/>
              </w:r>
            </w:ins>
            <w:ins w:id="10435" w:author="t_竹沢 公佑" w:date="2020-08-20T10:23:00Z">
              <w:r w:rsidRPr="00EF5229">
                <w:rPr>
                  <w:rFonts w:cs="Times New Roman"/>
                  <w:b/>
                  <w:sz w:val="22"/>
                  <w:szCs w:val="22"/>
                  <w:rPrChange w:id="10436" w:author="t_竹沢 公佑" w:date="2020-08-20T10:25:00Z">
                    <w:rPr>
                      <w:rFonts w:cs="Times New Roman"/>
                      <w:sz w:val="22"/>
                      <w:szCs w:val="22"/>
                    </w:rPr>
                  </w:rPrChange>
                </w:rPr>
                <w:t>”</w:t>
              </w:r>
              <w:r>
                <w:rPr>
                  <w:rFonts w:cs="Times New Roman" w:hint="eastAsia"/>
                  <w:sz w:val="22"/>
                  <w:szCs w:val="22"/>
                </w:rPr>
                <w:t>.</w:t>
              </w:r>
            </w:ins>
          </w:p>
        </w:tc>
      </w:tr>
      <w:tr w:rsidR="00814453" w:rsidTr="005008A2">
        <w:tc>
          <w:tcPr>
            <w:tcW w:w="2376" w:type="dxa"/>
            <w:gridSpan w:val="2"/>
          </w:tcPr>
          <w:p w:rsidR="00814453" w:rsidRDefault="00814453" w:rsidP="00712D44">
            <w:pPr>
              <w:spacing w:line="0" w:lineRule="atLeast"/>
              <w:ind w:right="1020"/>
              <w:rPr>
                <w:sz w:val="22"/>
                <w:szCs w:val="22"/>
              </w:rPr>
            </w:pPr>
            <w:r>
              <w:rPr>
                <w:rFonts w:cs="Times New Roman"/>
                <w:sz w:val="22"/>
                <w:szCs w:val="22"/>
              </w:rPr>
              <w:t>Update Rate</w:t>
            </w:r>
          </w:p>
        </w:tc>
        <w:tc>
          <w:tcPr>
            <w:tcW w:w="7515" w:type="dxa"/>
            <w:gridSpan w:val="3"/>
          </w:tcPr>
          <w:p w:rsidR="00814453" w:rsidRDefault="00814453" w:rsidP="00712D44">
            <w:pPr>
              <w:spacing w:line="0" w:lineRule="atLeast"/>
              <w:ind w:right="-108"/>
              <w:rPr>
                <w:sz w:val="22"/>
                <w:szCs w:val="22"/>
              </w:rPr>
            </w:pPr>
            <w:r>
              <w:rPr>
                <w:rFonts w:hint="eastAsia"/>
                <w:sz w:val="22"/>
                <w:szCs w:val="22"/>
              </w:rPr>
              <w:t>Real time</w:t>
            </w:r>
          </w:p>
        </w:tc>
      </w:tr>
      <w:tr w:rsidR="00814453" w:rsidTr="005008A2">
        <w:tc>
          <w:tcPr>
            <w:tcW w:w="2376" w:type="dxa"/>
            <w:gridSpan w:val="2"/>
          </w:tcPr>
          <w:p w:rsidR="00814453" w:rsidRDefault="00814453" w:rsidP="00712D44">
            <w:pPr>
              <w:spacing w:line="0" w:lineRule="atLeast"/>
              <w:ind w:right="1020"/>
              <w:rPr>
                <w:rFonts w:cs="Times New Roman"/>
                <w:sz w:val="22"/>
                <w:szCs w:val="22"/>
              </w:rPr>
            </w:pPr>
            <w:r>
              <w:rPr>
                <w:rFonts w:cs="Times New Roman" w:hint="eastAsia"/>
                <w:sz w:val="22"/>
                <w:szCs w:val="22"/>
              </w:rPr>
              <w:t>TE Related</w:t>
            </w:r>
          </w:p>
        </w:tc>
        <w:tc>
          <w:tcPr>
            <w:tcW w:w="7515" w:type="dxa"/>
            <w:gridSpan w:val="3"/>
          </w:tcPr>
          <w:p w:rsidR="00814453" w:rsidRDefault="00814453" w:rsidP="00712D44">
            <w:pPr>
              <w:spacing w:line="0" w:lineRule="atLeast"/>
              <w:ind w:right="1020"/>
              <w:rPr>
                <w:sz w:val="22"/>
                <w:szCs w:val="22"/>
              </w:rPr>
            </w:pPr>
            <w:r>
              <w:rPr>
                <w:rFonts w:hint="eastAsia"/>
                <w:sz w:val="22"/>
                <w:szCs w:val="22"/>
              </w:rPr>
              <w:t>No</w:t>
            </w:r>
          </w:p>
        </w:tc>
      </w:tr>
      <w:tr w:rsidR="00595E56" w:rsidTr="00595E56">
        <w:tc>
          <w:tcPr>
            <w:tcW w:w="2376" w:type="dxa"/>
            <w:gridSpan w:val="2"/>
          </w:tcPr>
          <w:p w:rsidR="00595E56" w:rsidRPr="00B726CC" w:rsidRDefault="00596636" w:rsidP="00596636">
            <w:pPr>
              <w:pStyle w:val="afa"/>
              <w:rPr>
                <w:sz w:val="22"/>
                <w:szCs w:val="22"/>
                <w:rPrChange w:id="10437" w:author="t_竹沢 公佑" w:date="2019-10-05T16:49:00Z">
                  <w:rPr/>
                </w:rPrChange>
              </w:rPr>
            </w:pPr>
            <w:r w:rsidRPr="00B726CC">
              <w:rPr>
                <w:sz w:val="22"/>
                <w:szCs w:val="22"/>
                <w:rPrChange w:id="10438" w:author="t_竹沢 公佑" w:date="2019-10-05T16:49:00Z">
                  <w:rPr/>
                </w:rPrChange>
              </w:rPr>
              <w:t>Synchronization</w:t>
            </w:r>
          </w:p>
        </w:tc>
        <w:tc>
          <w:tcPr>
            <w:tcW w:w="7515" w:type="dxa"/>
            <w:gridSpan w:val="3"/>
          </w:tcPr>
          <w:p w:rsidR="00595E56" w:rsidRPr="00B726CC" w:rsidDel="002C5A27" w:rsidRDefault="009E0F98" w:rsidP="00AE4678">
            <w:pPr>
              <w:pStyle w:val="afa"/>
              <w:rPr>
                <w:ins w:id="10439" w:author="s_佐野 光" w:date="2019-08-21T10:00:00Z"/>
                <w:del w:id="10440" w:author="t_竹沢 公佑" w:date="2019-08-23T15:16:00Z"/>
                <w:bCs/>
                <w:sz w:val="22"/>
                <w:szCs w:val="22"/>
              </w:rPr>
            </w:pPr>
            <w:ins w:id="10441" w:author="s_佐野 光" w:date="2019-08-16T15:14:00Z">
              <w:r w:rsidRPr="00B726CC">
                <w:rPr>
                  <w:sz w:val="22"/>
                  <w:szCs w:val="22"/>
                  <w:rPrChange w:id="10442" w:author="t_竹沢 公佑" w:date="2019-10-05T16:49:00Z">
                    <w:rPr/>
                  </w:rPrChange>
                </w:rPr>
                <w:t>S</w:t>
              </w:r>
            </w:ins>
            <w:del w:id="10443" w:author="s_佐野 光" w:date="2019-08-16T15:14:00Z">
              <w:r w:rsidR="00AC7296" w:rsidRPr="00B726CC" w:rsidDel="009E0F98">
                <w:rPr>
                  <w:sz w:val="22"/>
                  <w:szCs w:val="22"/>
                  <w:rPrChange w:id="10444" w:author="t_竹沢 公佑" w:date="2019-10-05T16:49:00Z">
                    <w:rPr/>
                  </w:rPrChange>
                </w:rPr>
                <w:delText>A</w:delText>
              </w:r>
              <w:r w:rsidR="00595E56" w:rsidRPr="00B726CC" w:rsidDel="009E0F98">
                <w:rPr>
                  <w:sz w:val="22"/>
                  <w:szCs w:val="22"/>
                  <w:rPrChange w:id="10445" w:author="t_竹沢 公佑" w:date="2019-10-05T16:49:00Z">
                    <w:rPr/>
                  </w:rPrChange>
                </w:rPr>
                <w:delText>s</w:delText>
              </w:r>
            </w:del>
            <w:r w:rsidR="00595E56" w:rsidRPr="00B726CC">
              <w:rPr>
                <w:sz w:val="22"/>
                <w:szCs w:val="22"/>
                <w:rPrChange w:id="10446" w:author="t_竹沢 公佑" w:date="2019-10-05T16:49:00Z">
                  <w:rPr/>
                </w:rPrChange>
              </w:rPr>
              <w:t>ynchronous</w:t>
            </w:r>
            <w:ins w:id="10447" w:author="t_竹沢 公佑" w:date="2019-09-18T15:14:00Z">
              <w:r w:rsidR="00B57A93" w:rsidRPr="00B726CC" w:rsidDel="00B57A93">
                <w:rPr>
                  <w:sz w:val="22"/>
                  <w:szCs w:val="22"/>
                  <w:rPrChange w:id="10448" w:author="t_竹沢 公佑" w:date="2019-10-05T16:49:00Z">
                    <w:rPr/>
                  </w:rPrChange>
                </w:rPr>
                <w:t xml:space="preserve"> </w:t>
              </w:r>
            </w:ins>
            <w:ins w:id="10449" w:author="t_竹沢 公佑" w:date="2019-09-18T15:49:00Z">
              <w:r w:rsidR="001D7132" w:rsidRPr="00B726CC">
                <w:rPr>
                  <w:sz w:val="22"/>
                  <w:szCs w:val="22"/>
                  <w:rPrChange w:id="10450" w:author="t_竹沢 公佑" w:date="2019-10-05T16:49:00Z">
                    <w:rPr/>
                  </w:rPrChange>
                </w:rPr>
                <w:t>(*1)</w:t>
              </w:r>
            </w:ins>
            <w:ins w:id="10451" w:author="s_佐野 光" w:date="2019-08-21T09:51:00Z">
              <w:del w:id="10452" w:author="t_竹沢 公佑" w:date="2019-09-18T15:14:00Z">
                <w:r w:rsidR="002027E5" w:rsidRPr="00B726CC" w:rsidDel="00B57A93">
                  <w:rPr>
                    <w:sz w:val="22"/>
                    <w:szCs w:val="22"/>
                    <w:rPrChange w:id="10453" w:author="t_竹沢 公佑" w:date="2019-10-05T16:49:00Z">
                      <w:rPr/>
                    </w:rPrChange>
                  </w:rPr>
                  <w:delText xml:space="preserve"> </w:delText>
                </w:r>
              </w:del>
              <w:del w:id="10454" w:author="t_竹沢 公佑" w:date="2019-08-23T15:16:00Z">
                <w:r w:rsidR="002027E5" w:rsidRPr="00B726CC" w:rsidDel="002C5A27">
                  <w:rPr>
                    <w:bCs/>
                    <w:sz w:val="22"/>
                    <w:szCs w:val="22"/>
                  </w:rPr>
                  <w:delText>(</w:delText>
                </w:r>
                <w:r w:rsidR="0022492F" w:rsidRPr="00B726CC" w:rsidDel="002C5A27">
                  <w:rPr>
                    <w:bCs/>
                    <w:sz w:val="22"/>
                    <w:szCs w:val="22"/>
                  </w:rPr>
                  <w:delText>version 2.0.</w:delText>
                </w:r>
              </w:del>
            </w:ins>
            <w:ins w:id="10455" w:author="s_佐野 光" w:date="2019-08-21T16:19:00Z">
              <w:del w:id="10456" w:author="t_竹沢 公佑" w:date="2019-08-23T15:16:00Z">
                <w:r w:rsidR="0022492F" w:rsidRPr="00B726CC" w:rsidDel="002C5A27">
                  <w:rPr>
                    <w:bCs/>
                    <w:sz w:val="22"/>
                    <w:szCs w:val="22"/>
                  </w:rPr>
                  <w:delText>3</w:delText>
                </w:r>
              </w:del>
            </w:ins>
            <w:ins w:id="10457" w:author="s_佐野 光" w:date="2019-08-21T09:51:00Z">
              <w:del w:id="10458" w:author="t_竹沢 公佑" w:date="2019-08-23T15:16:00Z">
                <w:r w:rsidR="002027E5" w:rsidRPr="00B726CC" w:rsidDel="002C5A27">
                  <w:rPr>
                    <w:bCs/>
                    <w:sz w:val="22"/>
                    <w:szCs w:val="22"/>
                  </w:rPr>
                  <w:delText xml:space="preserve"> or later)</w:delText>
                </w:r>
              </w:del>
            </w:ins>
          </w:p>
          <w:p w:rsidR="002910DD" w:rsidRPr="00A31363" w:rsidRDefault="00E30FF0" w:rsidP="00AE4678">
            <w:pPr>
              <w:pStyle w:val="afa"/>
              <w:rPr>
                <w:bCs/>
                <w:sz w:val="22"/>
                <w:szCs w:val="22"/>
                <w:rPrChange w:id="10459" w:author="s_佐野 光" w:date="2019-08-21T10:25:00Z">
                  <w:rPr/>
                </w:rPrChange>
              </w:rPr>
            </w:pPr>
            <w:ins w:id="10460" w:author="s_佐野 光" w:date="2019-08-21T10:22:00Z">
              <w:del w:id="10461" w:author="t_竹沢 公佑" w:date="2019-08-23T15:16:00Z">
                <w:r w:rsidDel="002C5A27">
                  <w:rPr>
                    <w:rFonts w:hint="eastAsia"/>
                    <w:bCs/>
                    <w:sz w:val="22"/>
                    <w:szCs w:val="22"/>
                  </w:rPr>
                  <w:delText xml:space="preserve">In </w:delText>
                </w:r>
                <w:r w:rsidR="0022492F" w:rsidDel="002C5A27">
                  <w:rPr>
                    <w:rFonts w:hint="eastAsia"/>
                    <w:bCs/>
                    <w:sz w:val="22"/>
                    <w:szCs w:val="22"/>
                  </w:rPr>
                  <w:delText>the case of driver version 2.0.</w:delText>
                </w:r>
              </w:del>
            </w:ins>
            <w:ins w:id="10462" w:author="s_佐野 光" w:date="2019-08-21T16:20:00Z">
              <w:del w:id="10463" w:author="t_竹沢 公佑" w:date="2019-08-23T15:16:00Z">
                <w:r w:rsidR="0022492F" w:rsidDel="002C5A27">
                  <w:rPr>
                    <w:rFonts w:hint="eastAsia"/>
                    <w:bCs/>
                    <w:sz w:val="22"/>
                    <w:szCs w:val="22"/>
                  </w:rPr>
                  <w:delText>2</w:delText>
                </w:r>
              </w:del>
            </w:ins>
            <w:ins w:id="10464" w:author="s_佐野 光" w:date="2019-08-21T10:22:00Z">
              <w:del w:id="10465" w:author="t_竹沢 公佑" w:date="2019-08-23T15:16:00Z">
                <w:r w:rsidDel="002C5A27">
                  <w:rPr>
                    <w:rFonts w:hint="eastAsia"/>
                    <w:bCs/>
                    <w:sz w:val="22"/>
                    <w:szCs w:val="22"/>
                  </w:rPr>
                  <w:delText xml:space="preserve"> or older</w:delText>
                </w:r>
              </w:del>
            </w:ins>
            <w:ins w:id="10466" w:author="s_佐野 光" w:date="2019-08-21T10:00:00Z">
              <w:del w:id="10467" w:author="t_竹沢 公佑" w:date="2019-08-23T15:16:00Z">
                <w:r w:rsidR="002910DD" w:rsidDel="002C5A27">
                  <w:rPr>
                    <w:rFonts w:hint="eastAsia"/>
                    <w:bCs/>
                    <w:sz w:val="22"/>
                    <w:szCs w:val="22"/>
                  </w:rPr>
                  <w:delText>, works as asynchronous.</w:delText>
                </w:r>
              </w:del>
            </w:ins>
          </w:p>
        </w:tc>
      </w:tr>
      <w:tr w:rsidR="001E41D0" w:rsidTr="00595E56">
        <w:trPr>
          <w:trHeight w:val="190"/>
        </w:trPr>
        <w:tc>
          <w:tcPr>
            <w:tcW w:w="1172" w:type="dxa"/>
            <w:vMerge w:val="restart"/>
          </w:tcPr>
          <w:p w:rsidR="001E41D0" w:rsidRPr="00B726CC" w:rsidRDefault="001E41D0" w:rsidP="00067B9E">
            <w:pPr>
              <w:pStyle w:val="afa"/>
              <w:rPr>
                <w:sz w:val="22"/>
                <w:szCs w:val="22"/>
                <w:rPrChange w:id="10468" w:author="t_竹沢 公佑" w:date="2019-10-05T16:48:00Z">
                  <w:rPr/>
                </w:rPrChange>
              </w:rPr>
            </w:pPr>
            <w:r w:rsidRPr="00B726CC">
              <w:rPr>
                <w:sz w:val="22"/>
                <w:szCs w:val="22"/>
                <w:rPrChange w:id="10469" w:author="t_竹沢 公佑" w:date="2019-10-05T16:48:00Z">
                  <w:rPr/>
                </w:rPrChange>
              </w:rPr>
              <w:t>Data</w:t>
            </w:r>
          </w:p>
        </w:tc>
        <w:tc>
          <w:tcPr>
            <w:tcW w:w="1204" w:type="dxa"/>
          </w:tcPr>
          <w:p w:rsidR="001E41D0" w:rsidRPr="00B726CC" w:rsidRDefault="001E41D0" w:rsidP="00067B9E">
            <w:pPr>
              <w:rPr>
                <w:sz w:val="22"/>
                <w:szCs w:val="22"/>
                <w:rPrChange w:id="10470" w:author="t_竹沢 公佑" w:date="2019-10-05T16:48:00Z">
                  <w:rPr/>
                </w:rPrChange>
              </w:rPr>
            </w:pPr>
            <w:r w:rsidRPr="00B726CC">
              <w:rPr>
                <w:sz w:val="22"/>
                <w:szCs w:val="22"/>
                <w:rPrChange w:id="10471" w:author="t_竹沢 公佑" w:date="2019-10-05T16:48:00Z">
                  <w:rPr/>
                </w:rPrChange>
              </w:rPr>
              <w:t>Size</w:t>
            </w:r>
          </w:p>
        </w:tc>
        <w:tc>
          <w:tcPr>
            <w:tcW w:w="7515" w:type="dxa"/>
            <w:gridSpan w:val="3"/>
          </w:tcPr>
          <w:p w:rsidR="001E41D0" w:rsidRDefault="001E41D0" w:rsidP="00067B9E">
            <w:pPr>
              <w:rPr>
                <w:sz w:val="22"/>
                <w:szCs w:val="22"/>
              </w:rPr>
            </w:pPr>
            <w:r>
              <w:rPr>
                <w:rFonts w:hint="eastAsia"/>
                <w:sz w:val="22"/>
                <w:szCs w:val="22"/>
              </w:rPr>
              <w:t>8Bytes</w:t>
            </w:r>
          </w:p>
        </w:tc>
      </w:tr>
      <w:tr w:rsidR="001E41D0" w:rsidTr="00595E56">
        <w:trPr>
          <w:trHeight w:val="238"/>
        </w:trPr>
        <w:tc>
          <w:tcPr>
            <w:tcW w:w="1172" w:type="dxa"/>
            <w:vMerge/>
          </w:tcPr>
          <w:p w:rsidR="001E41D0" w:rsidRPr="00B726CC" w:rsidRDefault="001E41D0" w:rsidP="00067B9E">
            <w:pPr>
              <w:pStyle w:val="afa"/>
              <w:rPr>
                <w:sz w:val="22"/>
                <w:szCs w:val="22"/>
                <w:rPrChange w:id="10472" w:author="t_竹沢 公佑" w:date="2019-10-05T16:48:00Z">
                  <w:rPr/>
                </w:rPrChange>
              </w:rPr>
            </w:pPr>
          </w:p>
        </w:tc>
        <w:tc>
          <w:tcPr>
            <w:tcW w:w="1204" w:type="dxa"/>
          </w:tcPr>
          <w:p w:rsidR="001E41D0" w:rsidRPr="00B726CC" w:rsidRDefault="001E41D0" w:rsidP="00067B9E">
            <w:pPr>
              <w:rPr>
                <w:sz w:val="22"/>
                <w:szCs w:val="22"/>
                <w:rPrChange w:id="10473" w:author="t_竹沢 公佑" w:date="2019-10-05T16:48:00Z">
                  <w:rPr/>
                </w:rPrChange>
              </w:rPr>
            </w:pPr>
            <w:r w:rsidRPr="00B726CC">
              <w:rPr>
                <w:sz w:val="22"/>
                <w:szCs w:val="22"/>
                <w:rPrChange w:id="10474" w:author="t_竹沢 公佑" w:date="2019-10-05T16:48:00Z">
                  <w:rPr/>
                </w:rPrChange>
              </w:rPr>
              <w:t>Reset</w:t>
            </w:r>
          </w:p>
        </w:tc>
        <w:tc>
          <w:tcPr>
            <w:tcW w:w="7515" w:type="dxa"/>
            <w:gridSpan w:val="3"/>
          </w:tcPr>
          <w:p w:rsidR="001E41D0" w:rsidRDefault="001E41D0" w:rsidP="00067B9E">
            <w:pPr>
              <w:rPr>
                <w:sz w:val="22"/>
                <w:szCs w:val="22"/>
              </w:rPr>
            </w:pPr>
            <w:r>
              <w:rPr>
                <w:rFonts w:hint="eastAsia"/>
                <w:sz w:val="22"/>
                <w:szCs w:val="22"/>
              </w:rPr>
              <w:t>-</w:t>
            </w:r>
          </w:p>
        </w:tc>
      </w:tr>
      <w:tr w:rsidR="001E41D0" w:rsidRPr="00AC5086" w:rsidTr="00595E56">
        <w:trPr>
          <w:trHeight w:val="238"/>
        </w:trPr>
        <w:tc>
          <w:tcPr>
            <w:tcW w:w="1172" w:type="dxa"/>
            <w:vMerge/>
          </w:tcPr>
          <w:p w:rsidR="001E41D0" w:rsidRPr="00B726CC" w:rsidRDefault="001E41D0" w:rsidP="00067B9E">
            <w:pPr>
              <w:pStyle w:val="afa"/>
              <w:rPr>
                <w:sz w:val="22"/>
                <w:szCs w:val="22"/>
                <w:rPrChange w:id="10475" w:author="t_竹沢 公佑" w:date="2019-10-05T16:48:00Z">
                  <w:rPr/>
                </w:rPrChange>
              </w:rPr>
            </w:pPr>
          </w:p>
        </w:tc>
        <w:tc>
          <w:tcPr>
            <w:tcW w:w="1204" w:type="dxa"/>
          </w:tcPr>
          <w:p w:rsidR="001E41D0" w:rsidRPr="00B726CC" w:rsidRDefault="001E41D0" w:rsidP="00067B9E">
            <w:pPr>
              <w:rPr>
                <w:sz w:val="22"/>
                <w:szCs w:val="22"/>
                <w:rPrChange w:id="10476" w:author="t_竹沢 公佑" w:date="2019-10-05T16:48:00Z">
                  <w:rPr/>
                </w:rPrChange>
              </w:rPr>
            </w:pPr>
            <w:r w:rsidRPr="00B726CC">
              <w:rPr>
                <w:sz w:val="22"/>
                <w:szCs w:val="22"/>
                <w:rPrChange w:id="10477" w:author="t_竹沢 公佑" w:date="2019-10-05T16:48:00Z">
                  <w:rPr/>
                </w:rPrChange>
              </w:rPr>
              <w:t>Latch</w:t>
            </w:r>
          </w:p>
        </w:tc>
        <w:tc>
          <w:tcPr>
            <w:tcW w:w="7515" w:type="dxa"/>
            <w:gridSpan w:val="3"/>
          </w:tcPr>
          <w:p w:rsidR="001E41D0" w:rsidRPr="00AC5086" w:rsidRDefault="001E41D0" w:rsidP="00067B9E">
            <w:pPr>
              <w:spacing w:line="0" w:lineRule="atLeast"/>
              <w:ind w:right="1020"/>
              <w:rPr>
                <w:rFonts w:cs="Times New Roman"/>
                <w:sz w:val="22"/>
                <w:szCs w:val="22"/>
              </w:rPr>
            </w:pPr>
            <w:r>
              <w:rPr>
                <w:rFonts w:cs="Times New Roman"/>
                <w:sz w:val="22"/>
                <w:szCs w:val="22"/>
              </w:rPr>
              <w:t xml:space="preserve">All bits are </w:t>
            </w:r>
            <w:r>
              <w:rPr>
                <w:rFonts w:cs="Times New Roman" w:hint="eastAsia"/>
                <w:sz w:val="22"/>
                <w:szCs w:val="22"/>
              </w:rPr>
              <w:t>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p>
        </w:tc>
      </w:tr>
      <w:tr w:rsidR="001E41D0" w:rsidTr="001E41D0">
        <w:trPr>
          <w:trHeight w:val="3570"/>
        </w:trPr>
        <w:tc>
          <w:tcPr>
            <w:tcW w:w="1172" w:type="dxa"/>
            <w:vMerge/>
          </w:tcPr>
          <w:p w:rsidR="001E41D0" w:rsidRPr="00B726CC" w:rsidRDefault="001E41D0" w:rsidP="00067B9E">
            <w:pPr>
              <w:pStyle w:val="afa"/>
              <w:rPr>
                <w:sz w:val="22"/>
                <w:szCs w:val="22"/>
                <w:rPrChange w:id="10478" w:author="t_竹沢 公佑" w:date="2019-10-05T16:48:00Z">
                  <w:rPr/>
                </w:rPrChange>
              </w:rPr>
            </w:pPr>
          </w:p>
        </w:tc>
        <w:tc>
          <w:tcPr>
            <w:tcW w:w="1204" w:type="dxa"/>
          </w:tcPr>
          <w:p w:rsidR="001E41D0" w:rsidRPr="00B726CC" w:rsidRDefault="001E41D0" w:rsidP="00067B9E">
            <w:pPr>
              <w:pStyle w:val="afa"/>
              <w:rPr>
                <w:sz w:val="22"/>
                <w:szCs w:val="22"/>
                <w:rPrChange w:id="10479" w:author="t_竹沢 公佑" w:date="2019-10-05T16:48:00Z">
                  <w:rPr/>
                </w:rPrChange>
              </w:rPr>
            </w:pPr>
            <w:r w:rsidRPr="00B726CC">
              <w:rPr>
                <w:sz w:val="22"/>
                <w:szCs w:val="22"/>
                <w:rPrChange w:id="10480" w:author="t_竹沢 公佑" w:date="2019-10-05T16:48:00Z">
                  <w:rPr/>
                </w:rPrChange>
              </w:rPr>
              <w:t>Value</w:t>
            </w:r>
          </w:p>
        </w:tc>
        <w:tc>
          <w:tcPr>
            <w:tcW w:w="7515" w:type="dxa"/>
            <w:gridSpan w:val="3"/>
          </w:tcPr>
          <w:p w:rsidR="001E41D0" w:rsidRDefault="001E41D0" w:rsidP="005008A2">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0:</w:t>
            </w:r>
          </w:p>
          <w:p w:rsidR="001E41D0" w:rsidRDefault="001E41D0" w:rsidP="005008A2">
            <w:pPr>
              <w:spacing w:line="0" w:lineRule="atLeast"/>
              <w:ind w:right="1020"/>
              <w:rPr>
                <w:rFonts w:cs="Times New Roman"/>
                <w:sz w:val="22"/>
                <w:szCs w:val="22"/>
              </w:rPr>
            </w:pPr>
            <w:r>
              <w:rPr>
                <w:rFonts w:cs="Times New Roman" w:hint="eastAsia"/>
                <w:sz w:val="22"/>
                <w:szCs w:val="22"/>
              </w:rPr>
              <w:t xml:space="preserve"> bit0:　1…DRXP is in the overheating state.</w:t>
            </w:r>
          </w:p>
          <w:p w:rsidR="001E41D0" w:rsidRDefault="001E41D0" w:rsidP="005008A2">
            <w:pPr>
              <w:spacing w:line="0" w:lineRule="atLeast"/>
              <w:ind w:left="990" w:right="1020" w:hangingChars="450" w:hanging="990"/>
              <w:rPr>
                <w:rFonts w:cs="Times New Roman"/>
                <w:sz w:val="22"/>
                <w:szCs w:val="22"/>
              </w:rPr>
            </w:pPr>
            <w:r>
              <w:rPr>
                <w:rFonts w:cs="Times New Roman" w:hint="eastAsia"/>
                <w:sz w:val="22"/>
                <w:szCs w:val="22"/>
              </w:rPr>
              <w:t xml:space="preserve">         </w:t>
            </w:r>
            <w:ins w:id="10481" w:author="t_竹沢 公佑" w:date="2019-10-05T16:49:00Z">
              <w:r>
                <w:rPr>
                  <w:rFonts w:cs="Times New Roman" w:hint="eastAsia"/>
                  <w:sz w:val="22"/>
                  <w:szCs w:val="22"/>
                </w:rPr>
                <w:t xml:space="preserve">With </w:t>
              </w:r>
            </w:ins>
            <w:del w:id="10482" w:author="t_竹沢 公佑" w:date="2019-10-05T16:49:00Z">
              <w:r w:rsidDel="00B726CC">
                <w:rPr>
                  <w:rFonts w:cs="Times New Roman" w:hint="eastAsia"/>
                  <w:sz w:val="22"/>
                  <w:szCs w:val="22"/>
                </w:rPr>
                <w:delText xml:space="preserve">In </w:delText>
              </w:r>
            </w:del>
            <w:r>
              <w:rPr>
                <w:rFonts w:cs="Times New Roman" w:hint="eastAsia"/>
                <w:sz w:val="22"/>
                <w:szCs w:val="22"/>
              </w:rPr>
              <w:t xml:space="preserve">the driver version from 2.0.0 to 2.0.2, this bit is set when </w:t>
            </w:r>
            <w:del w:id="10483" w:author="t_竹沢 公佑" w:date="2019-10-05T16:49:00Z">
              <w:r w:rsidDel="00B726CC">
                <w:rPr>
                  <w:rFonts w:cs="Times New Roman" w:hint="eastAsia"/>
                  <w:sz w:val="22"/>
                  <w:szCs w:val="22"/>
                </w:rPr>
                <w:delText xml:space="preserve">the DRXP board detects the event that </w:delText>
              </w:r>
            </w:del>
            <w:r>
              <w:rPr>
                <w:rFonts w:cs="Times New Roman" w:hint="eastAsia"/>
                <w:sz w:val="22"/>
                <w:szCs w:val="22"/>
              </w:rPr>
              <w:t xml:space="preserve">the FPGA junction temperature </w:t>
            </w:r>
            <w:ins w:id="10484" w:author="t_竹沢 公佑" w:date="2019-10-05T16:50:00Z">
              <w:r>
                <w:rPr>
                  <w:rFonts w:cs="Times New Roman" w:hint="eastAsia"/>
                  <w:sz w:val="22"/>
                  <w:szCs w:val="22"/>
                </w:rPr>
                <w:t xml:space="preserve">exceeds </w:t>
              </w:r>
            </w:ins>
            <w:del w:id="10485" w:author="t_竹沢 公佑" w:date="2019-10-05T16:50:00Z">
              <w:r w:rsidDel="00B726CC">
                <w:rPr>
                  <w:rFonts w:cs="Times New Roman" w:hint="eastAsia"/>
                  <w:sz w:val="22"/>
                  <w:szCs w:val="22"/>
                </w:rPr>
                <w:delText xml:space="preserve">goes over </w:delText>
              </w:r>
            </w:del>
            <w:r>
              <w:rPr>
                <w:rFonts w:cs="Times New Roman" w:hint="eastAsia"/>
                <w:sz w:val="22"/>
                <w:szCs w:val="22"/>
              </w:rPr>
              <w:t xml:space="preserve">the user-defined threshold or hardware threshold. </w:t>
            </w:r>
          </w:p>
          <w:p w:rsidR="001E41D0" w:rsidRDefault="001E41D0" w:rsidP="005008A2">
            <w:pPr>
              <w:spacing w:line="0" w:lineRule="atLeast"/>
              <w:ind w:left="990" w:right="1020" w:hangingChars="450" w:hanging="990"/>
              <w:rPr>
                <w:rFonts w:cs="Times New Roman"/>
                <w:sz w:val="22"/>
                <w:szCs w:val="22"/>
              </w:rPr>
            </w:pPr>
            <w:r>
              <w:rPr>
                <w:rFonts w:cs="Times New Roman" w:hint="eastAsia"/>
                <w:sz w:val="22"/>
                <w:szCs w:val="22"/>
              </w:rPr>
              <w:t xml:space="preserve">         </w:t>
            </w:r>
            <w:ins w:id="10486" w:author="t_竹沢 公佑" w:date="2019-10-05T16:50:00Z">
              <w:r>
                <w:rPr>
                  <w:rFonts w:cs="Times New Roman" w:hint="eastAsia"/>
                  <w:sz w:val="22"/>
                  <w:szCs w:val="22"/>
                </w:rPr>
                <w:t xml:space="preserve">With </w:t>
              </w:r>
            </w:ins>
            <w:del w:id="10487" w:author="t_竹沢 公佑" w:date="2019-10-05T16:50:00Z">
              <w:r w:rsidDel="00B726CC">
                <w:rPr>
                  <w:rFonts w:cs="Times New Roman" w:hint="eastAsia"/>
                  <w:sz w:val="22"/>
                  <w:szCs w:val="22"/>
                </w:rPr>
                <w:delText xml:space="preserve">In </w:delText>
              </w:r>
            </w:del>
            <w:r>
              <w:rPr>
                <w:rFonts w:cs="Times New Roman" w:hint="eastAsia"/>
                <w:sz w:val="22"/>
                <w:szCs w:val="22"/>
              </w:rPr>
              <w:t xml:space="preserve">the driver version 2.0.3 or later, this bit is set when    the FPGA junction temperature </w:t>
            </w:r>
            <w:ins w:id="10488" w:author="t_竹沢 公佑" w:date="2019-10-05T16:50:00Z">
              <w:r>
                <w:rPr>
                  <w:rFonts w:cs="Times New Roman" w:hint="eastAsia"/>
                  <w:sz w:val="22"/>
                  <w:szCs w:val="22"/>
                </w:rPr>
                <w:t xml:space="preserve">exceeds </w:t>
              </w:r>
            </w:ins>
            <w:del w:id="10489" w:author="t_竹沢 公佑" w:date="2019-10-05T16:50:00Z">
              <w:r w:rsidDel="00B726CC">
                <w:rPr>
                  <w:rFonts w:cs="Times New Roman" w:hint="eastAsia"/>
                  <w:sz w:val="22"/>
                  <w:szCs w:val="22"/>
                </w:rPr>
                <w:delText xml:space="preserve">goes over </w:delText>
              </w:r>
            </w:del>
            <w:r>
              <w:rPr>
                <w:rFonts w:cs="Times New Roman" w:hint="eastAsia"/>
                <w:sz w:val="22"/>
                <w:szCs w:val="22"/>
              </w:rPr>
              <w:t>the user-defined threshold.</w:t>
            </w:r>
          </w:p>
          <w:p w:rsidR="001E41D0" w:rsidRDefault="001E41D0" w:rsidP="005008A2">
            <w:pPr>
              <w:spacing w:line="0" w:lineRule="atLeast"/>
              <w:ind w:right="1020"/>
              <w:rPr>
                <w:rFonts w:cs="Times New Roman"/>
                <w:sz w:val="22"/>
                <w:szCs w:val="22"/>
              </w:rPr>
            </w:pPr>
            <w:r>
              <w:rPr>
                <w:rFonts w:cs="Times New Roman" w:hint="eastAsia"/>
                <w:sz w:val="22"/>
                <w:szCs w:val="22"/>
              </w:rPr>
              <w:t xml:space="preserve">      0…Normal state</w:t>
            </w:r>
          </w:p>
          <w:p w:rsidR="001E41D0" w:rsidRDefault="001E41D0" w:rsidP="005008A2">
            <w:pPr>
              <w:spacing w:line="0" w:lineRule="atLeast"/>
              <w:ind w:right="1020"/>
              <w:rPr>
                <w:rFonts w:cs="Times New Roman"/>
                <w:sz w:val="22"/>
                <w:szCs w:val="22"/>
              </w:rPr>
            </w:pPr>
          </w:p>
          <w:p w:rsidR="001E41D0" w:rsidRDefault="001E41D0" w:rsidP="005008A2">
            <w:pPr>
              <w:spacing w:line="0" w:lineRule="atLeast"/>
              <w:ind w:right="1020" w:firstLineChars="50" w:firstLine="110"/>
              <w:rPr>
                <w:rFonts w:cs="Times New Roman"/>
                <w:sz w:val="22"/>
                <w:szCs w:val="22"/>
              </w:rPr>
            </w:pPr>
            <w:r>
              <w:rPr>
                <w:rFonts w:cs="Times New Roman" w:hint="eastAsia"/>
                <w:sz w:val="22"/>
                <w:szCs w:val="22"/>
              </w:rPr>
              <w:t xml:space="preserve">bit1: This bit is available </w:t>
            </w:r>
            <w:ins w:id="10490" w:author="t_竹沢 公佑" w:date="2019-10-05T16:51:00Z">
              <w:r>
                <w:rPr>
                  <w:rFonts w:cs="Times New Roman" w:hint="eastAsia"/>
                  <w:sz w:val="22"/>
                  <w:szCs w:val="22"/>
                </w:rPr>
                <w:t xml:space="preserve">with </w:t>
              </w:r>
            </w:ins>
            <w:del w:id="10491" w:author="t_竹沢 公佑" w:date="2019-10-05T16:51:00Z">
              <w:r w:rsidDel="00B726CC">
                <w:rPr>
                  <w:rFonts w:cs="Times New Roman" w:hint="eastAsia"/>
                  <w:sz w:val="22"/>
                  <w:szCs w:val="22"/>
                </w:rPr>
                <w:delText xml:space="preserve">in </w:delText>
              </w:r>
            </w:del>
            <w:r>
              <w:rPr>
                <w:rFonts w:cs="Times New Roman" w:hint="eastAsia"/>
                <w:sz w:val="22"/>
                <w:szCs w:val="22"/>
              </w:rPr>
              <w:t>driver version 2.0.3 or later.</w:t>
            </w:r>
          </w:p>
          <w:p w:rsidR="001E41D0" w:rsidRDefault="001E41D0" w:rsidP="005008A2">
            <w:pPr>
              <w:spacing w:line="0" w:lineRule="atLeast"/>
              <w:ind w:right="1020" w:firstLineChars="250" w:firstLine="550"/>
              <w:rPr>
                <w:rFonts w:cs="Times New Roman"/>
                <w:sz w:val="22"/>
                <w:szCs w:val="22"/>
              </w:rPr>
            </w:pPr>
            <w:r>
              <w:rPr>
                <w:rFonts w:cs="Times New Roman" w:hint="eastAsia"/>
                <w:sz w:val="22"/>
                <w:szCs w:val="22"/>
              </w:rPr>
              <w:t>1…DRXP is in the overheat</w:t>
            </w:r>
            <w:del w:id="10492" w:author="t_竹沢 公佑" w:date="2019-10-05T16:51:00Z">
              <w:r w:rsidDel="00B726CC">
                <w:rPr>
                  <w:rFonts w:cs="Times New Roman" w:hint="eastAsia"/>
                  <w:sz w:val="22"/>
                  <w:szCs w:val="22"/>
                </w:rPr>
                <w:delText>ing</w:delText>
              </w:r>
            </w:del>
            <w:r>
              <w:rPr>
                <w:rFonts w:cs="Times New Roman" w:hint="eastAsia"/>
                <w:sz w:val="22"/>
                <w:szCs w:val="22"/>
              </w:rPr>
              <w:t xml:space="preserve"> state. </w:t>
            </w:r>
          </w:p>
          <w:p w:rsidR="001E41D0" w:rsidRDefault="001E41D0" w:rsidP="005008A2">
            <w:pPr>
              <w:spacing w:line="0" w:lineRule="atLeast"/>
              <w:ind w:left="1100" w:right="1020" w:hangingChars="500" w:hanging="1100"/>
              <w:rPr>
                <w:rFonts w:cs="Times New Roman"/>
                <w:sz w:val="22"/>
                <w:szCs w:val="22"/>
              </w:rPr>
            </w:pPr>
            <w:r>
              <w:rPr>
                <w:rFonts w:cs="Times New Roman" w:hint="eastAsia"/>
                <w:sz w:val="22"/>
                <w:szCs w:val="22"/>
              </w:rPr>
              <w:t xml:space="preserve">         (The FPGA junction temperature </w:t>
            </w:r>
            <w:ins w:id="10493" w:author="t_竹沢 公佑" w:date="2019-10-05T16:51:00Z">
              <w:r>
                <w:rPr>
                  <w:rFonts w:cs="Times New Roman" w:hint="eastAsia"/>
                  <w:sz w:val="22"/>
                  <w:szCs w:val="22"/>
                </w:rPr>
                <w:t xml:space="preserve">exceeds </w:t>
              </w:r>
            </w:ins>
            <w:del w:id="10494" w:author="t_竹沢 公佑" w:date="2019-10-05T16:51:00Z">
              <w:r w:rsidDel="00B726CC">
                <w:rPr>
                  <w:rFonts w:cs="Times New Roman" w:hint="eastAsia"/>
                  <w:sz w:val="22"/>
                  <w:szCs w:val="22"/>
                </w:rPr>
                <w:delText xml:space="preserve">goes over </w:delText>
              </w:r>
            </w:del>
            <w:r>
              <w:rPr>
                <w:rFonts w:cs="Times New Roman" w:hint="eastAsia"/>
                <w:sz w:val="22"/>
                <w:szCs w:val="22"/>
              </w:rPr>
              <w:t>the hardware threshold.)</w:t>
            </w:r>
          </w:p>
          <w:p w:rsidR="001E41D0" w:rsidRDefault="001E41D0" w:rsidP="005008A2">
            <w:pPr>
              <w:spacing w:line="0" w:lineRule="atLeast"/>
              <w:ind w:right="1020"/>
              <w:rPr>
                <w:rFonts w:cs="Times New Roman"/>
                <w:sz w:val="22"/>
                <w:szCs w:val="22"/>
              </w:rPr>
            </w:pPr>
            <w:r>
              <w:rPr>
                <w:rFonts w:cs="Times New Roman" w:hint="eastAsia"/>
                <w:sz w:val="22"/>
                <w:szCs w:val="22"/>
              </w:rPr>
              <w:t xml:space="preserve">      0…Normal state</w:t>
            </w:r>
          </w:p>
          <w:p w:rsidR="001E41D0" w:rsidRDefault="001E41D0" w:rsidP="005008A2">
            <w:pPr>
              <w:spacing w:line="0" w:lineRule="atLeast"/>
              <w:ind w:right="1020"/>
              <w:rPr>
                <w:rFonts w:cs="Times New Roman"/>
                <w:sz w:val="22"/>
                <w:szCs w:val="22"/>
              </w:rPr>
            </w:pPr>
          </w:p>
          <w:p w:rsidR="001E41D0" w:rsidRDefault="001E41D0" w:rsidP="005008A2">
            <w:pPr>
              <w:spacing w:line="0" w:lineRule="atLeast"/>
              <w:ind w:right="1020"/>
              <w:rPr>
                <w:rFonts w:cs="Times New Roman"/>
                <w:sz w:val="22"/>
                <w:szCs w:val="22"/>
              </w:rPr>
            </w:pPr>
            <w:r>
              <w:rPr>
                <w:rFonts w:cs="Times New Roman" w:hint="eastAsia"/>
                <w:sz w:val="22"/>
                <w:szCs w:val="22"/>
              </w:rPr>
              <w:t xml:space="preserve"> bit2-7: Reserved(undefined) </w:t>
            </w:r>
          </w:p>
          <w:p w:rsidR="001E41D0" w:rsidRDefault="001E41D0" w:rsidP="005008A2">
            <w:pPr>
              <w:spacing w:line="0" w:lineRule="atLeast"/>
              <w:ind w:right="1020"/>
              <w:rPr>
                <w:ins w:id="10495" w:author="t_竹沢 公佑" w:date="2020-08-12T15:30:00Z"/>
                <w:rFonts w:cs="Times New Roman"/>
                <w:sz w:val="22"/>
                <w:szCs w:val="22"/>
              </w:rPr>
            </w:pPr>
            <w:r>
              <w:rPr>
                <w:sz w:val="22"/>
                <w:szCs w:val="22"/>
              </w:rPr>
              <w:t>B</w:t>
            </w:r>
            <w:r>
              <w:rPr>
                <w:rFonts w:hint="eastAsia"/>
                <w:sz w:val="22"/>
                <w:szCs w:val="22"/>
              </w:rPr>
              <w:t>yte1-7:</w:t>
            </w:r>
            <w:r>
              <w:rPr>
                <w:rFonts w:cs="Times New Roman"/>
                <w:sz w:val="22"/>
                <w:szCs w:val="22"/>
              </w:rPr>
              <w:t xml:space="preserve"> Reserved (</w:t>
            </w:r>
            <w:r>
              <w:rPr>
                <w:rFonts w:cs="Times New Roman" w:hint="eastAsia"/>
                <w:sz w:val="22"/>
                <w:szCs w:val="22"/>
              </w:rPr>
              <w:t>undefined</w:t>
            </w:r>
            <w:r>
              <w:rPr>
                <w:rFonts w:cs="Times New Roman"/>
                <w:sz w:val="22"/>
                <w:szCs w:val="22"/>
              </w:rPr>
              <w:t>)</w:t>
            </w:r>
          </w:p>
          <w:p w:rsidR="001E41D0" w:rsidRDefault="001E41D0" w:rsidP="005008A2">
            <w:pPr>
              <w:spacing w:line="0" w:lineRule="atLeast"/>
              <w:ind w:right="1020"/>
              <w:rPr>
                <w:sz w:val="22"/>
                <w:szCs w:val="22"/>
              </w:rPr>
            </w:pPr>
          </w:p>
        </w:tc>
      </w:tr>
      <w:tr w:rsidR="001E41D0" w:rsidTr="001E41D0">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10496" w:author="t_竹沢 公佑" w:date="2020-08-12T15:32: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1096"/>
          <w:trPrChange w:id="10497" w:author="t_竹沢 公佑" w:date="2020-08-12T15:32:00Z">
            <w:trPr>
              <w:trHeight w:val="3570"/>
            </w:trPr>
          </w:trPrChange>
        </w:trPr>
        <w:tc>
          <w:tcPr>
            <w:tcW w:w="1172" w:type="dxa"/>
            <w:vMerge/>
            <w:tcPrChange w:id="10498" w:author="t_竹沢 公佑" w:date="2020-08-12T15:32:00Z">
              <w:tcPr>
                <w:tcW w:w="1172" w:type="dxa"/>
                <w:vMerge/>
              </w:tcPr>
            </w:tcPrChange>
          </w:tcPr>
          <w:p w:rsidR="001E41D0" w:rsidRPr="00B726CC" w:rsidRDefault="001E41D0" w:rsidP="00067B9E">
            <w:pPr>
              <w:pStyle w:val="afa"/>
              <w:rPr>
                <w:sz w:val="22"/>
                <w:szCs w:val="22"/>
              </w:rPr>
            </w:pPr>
          </w:p>
        </w:tc>
        <w:tc>
          <w:tcPr>
            <w:tcW w:w="1204" w:type="dxa"/>
            <w:tcPrChange w:id="10499" w:author="t_竹沢 公佑" w:date="2020-08-12T15:32:00Z">
              <w:tcPr>
                <w:tcW w:w="1204" w:type="dxa"/>
              </w:tcPr>
            </w:tcPrChange>
          </w:tcPr>
          <w:p w:rsidR="001E41D0" w:rsidRPr="000B41A5" w:rsidRDefault="00202C26" w:rsidP="00067B9E">
            <w:pPr>
              <w:pStyle w:val="afa"/>
              <w:rPr>
                <w:sz w:val="22"/>
                <w:szCs w:val="22"/>
              </w:rPr>
            </w:pPr>
            <w:ins w:id="10500" w:author="t_竹沢 公佑" w:date="2020-08-20T10:19:00Z">
              <w:r>
                <w:rPr>
                  <w:rFonts w:hint="eastAsia"/>
                  <w:sz w:val="22"/>
                  <w:szCs w:val="22"/>
                </w:rPr>
                <w:t>Category</w:t>
              </w:r>
            </w:ins>
          </w:p>
        </w:tc>
        <w:tc>
          <w:tcPr>
            <w:tcW w:w="7515" w:type="dxa"/>
            <w:gridSpan w:val="3"/>
            <w:tcPrChange w:id="10501" w:author="t_竹沢 公佑" w:date="2020-08-12T15:32:00Z">
              <w:tcPr>
                <w:tcW w:w="7515" w:type="dxa"/>
                <w:gridSpan w:val="3"/>
              </w:tcPr>
            </w:tcPrChange>
          </w:tcPr>
          <w:p w:rsidR="001E41D0" w:rsidRDefault="00271222" w:rsidP="005008A2">
            <w:pPr>
              <w:spacing w:line="0" w:lineRule="atLeast"/>
              <w:ind w:right="1020"/>
              <w:rPr>
                <w:ins w:id="10502" w:author="t_竹沢 公佑" w:date="2020-08-13T11:14:00Z"/>
                <w:rFonts w:cs="Times New Roman"/>
                <w:sz w:val="22"/>
                <w:szCs w:val="22"/>
              </w:rPr>
            </w:pPr>
            <w:ins w:id="10503" w:author="t_竹沢 公佑" w:date="2020-08-13T11:14:00Z">
              <w:r>
                <w:rPr>
                  <w:rFonts w:cs="Times New Roman" w:hint="eastAsia"/>
                  <w:sz w:val="22"/>
                  <w:szCs w:val="22"/>
                </w:rPr>
                <w:t>■Fatal</w:t>
              </w:r>
            </w:ins>
          </w:p>
          <w:p w:rsidR="00271222" w:rsidRDefault="00271222" w:rsidP="005008A2">
            <w:pPr>
              <w:spacing w:line="0" w:lineRule="atLeast"/>
              <w:ind w:right="1020"/>
              <w:rPr>
                <w:ins w:id="10504" w:author="t_竹沢 公佑" w:date="2020-08-13T11:15:00Z"/>
                <w:rFonts w:cs="Times New Roman"/>
                <w:sz w:val="22"/>
                <w:szCs w:val="22"/>
              </w:rPr>
            </w:pPr>
            <w:ins w:id="10505" w:author="t_竹沢 公佑" w:date="2020-08-13T11:14:00Z">
              <w:r>
                <w:rPr>
                  <w:rFonts w:cs="Times New Roman" w:hint="eastAsia"/>
                  <w:sz w:val="22"/>
                  <w:szCs w:val="22"/>
                </w:rPr>
                <w:t xml:space="preserve">　</w:t>
              </w:r>
            </w:ins>
            <w:ins w:id="10506" w:author="t_竹沢 公佑" w:date="2020-08-13T11:15:00Z">
              <w:r>
                <w:rPr>
                  <w:rFonts w:cs="Times New Roman"/>
                  <w:sz w:val="22"/>
                  <w:szCs w:val="22"/>
                </w:rPr>
                <w:t>B</w:t>
              </w:r>
              <w:r>
                <w:rPr>
                  <w:rFonts w:cs="Times New Roman" w:hint="eastAsia"/>
                  <w:sz w:val="22"/>
                  <w:szCs w:val="22"/>
                </w:rPr>
                <w:t>it0 and bit1 in the Byte0</w:t>
              </w:r>
            </w:ins>
          </w:p>
          <w:p w:rsidR="00271222" w:rsidRDefault="00271222">
            <w:pPr>
              <w:spacing w:line="0" w:lineRule="atLeast"/>
              <w:ind w:left="220" w:right="1020" w:hangingChars="100" w:hanging="220"/>
              <w:rPr>
                <w:rFonts w:cs="Times New Roman"/>
                <w:sz w:val="22"/>
                <w:szCs w:val="22"/>
              </w:rPr>
              <w:pPrChange w:id="10507" w:author="t_竹沢 公佑" w:date="2020-08-20T10:03:00Z">
                <w:pPr>
                  <w:spacing w:line="0" w:lineRule="atLeast"/>
                  <w:ind w:right="1020"/>
                </w:pPr>
              </w:pPrChange>
            </w:pPr>
            <w:ins w:id="10508" w:author="t_竹沢 公佑" w:date="2020-08-13T11:15:00Z">
              <w:r>
                <w:rPr>
                  <w:rFonts w:cs="Times New Roman" w:hint="eastAsia"/>
                  <w:sz w:val="22"/>
                  <w:szCs w:val="22"/>
                </w:rPr>
                <w:t xml:space="preserve"> </w:t>
              </w:r>
            </w:ins>
            <w:ins w:id="10509" w:author="t_竹沢 公佑" w:date="2020-08-20T10:03:00Z">
              <w:r w:rsidR="00916B15">
                <w:rPr>
                  <w:rFonts w:cs="Times New Roman" w:hint="eastAsia"/>
                  <w:sz w:val="22"/>
                  <w:szCs w:val="22"/>
                </w:rPr>
                <w:t xml:space="preserve"> </w:t>
              </w:r>
            </w:ins>
            <w:ins w:id="10510" w:author="t_竹沢 公佑" w:date="2020-08-13T11:15:00Z">
              <w:r>
                <w:rPr>
                  <w:rFonts w:cs="Times New Roman" w:hint="eastAsia"/>
                  <w:sz w:val="22"/>
                  <w:szCs w:val="22"/>
                </w:rPr>
                <w:t>If th</w:t>
              </w:r>
            </w:ins>
            <w:ins w:id="10511" w:author="t_竹沢 公佑" w:date="2020-08-13T11:17:00Z">
              <w:r>
                <w:rPr>
                  <w:rFonts w:cs="Times New Roman" w:hint="eastAsia"/>
                  <w:sz w:val="22"/>
                  <w:szCs w:val="22"/>
                </w:rPr>
                <w:t>ese</w:t>
              </w:r>
            </w:ins>
            <w:ins w:id="10512" w:author="t_竹沢 公佑" w:date="2020-08-13T11:15:00Z">
              <w:r>
                <w:rPr>
                  <w:rFonts w:cs="Times New Roman" w:hint="eastAsia"/>
                  <w:sz w:val="22"/>
                  <w:szCs w:val="22"/>
                </w:rPr>
                <w:t xml:space="preserve"> bits are asserted, </w:t>
              </w:r>
            </w:ins>
            <w:ins w:id="10513" w:author="t_竹沢 公佑" w:date="2020-08-13T11:17:00Z">
              <w:r>
                <w:rPr>
                  <w:rFonts w:cs="Times New Roman" w:hint="eastAsia"/>
                  <w:sz w:val="22"/>
                  <w:szCs w:val="22"/>
                </w:rPr>
                <w:t>it means DRXP is in the overheat state.</w:t>
              </w:r>
            </w:ins>
            <w:ins w:id="10514" w:author="t_竹沢 公佑" w:date="2020-08-13T11:18:00Z">
              <w:r>
                <w:rPr>
                  <w:rFonts w:cs="Times New Roman" w:hint="eastAsia"/>
                  <w:sz w:val="22"/>
                  <w:szCs w:val="22"/>
                </w:rPr>
                <w:t xml:space="preserve"> </w:t>
              </w:r>
              <w:r w:rsidR="00964BEF">
                <w:rPr>
                  <w:rFonts w:cs="Times New Roman" w:hint="eastAsia"/>
                  <w:sz w:val="22"/>
                  <w:szCs w:val="22"/>
                </w:rPr>
                <w:t xml:space="preserve">The </w:t>
              </w:r>
            </w:ins>
            <w:ins w:id="10515" w:author="t_竹沢 公佑" w:date="2020-08-13T11:19:00Z">
              <w:r w:rsidR="00964BEF">
                <w:rPr>
                  <w:rFonts w:cs="Times New Roman" w:hint="eastAsia"/>
                  <w:sz w:val="22"/>
                  <w:szCs w:val="22"/>
                </w:rPr>
                <w:t xml:space="preserve">overheating </w:t>
              </w:r>
            </w:ins>
            <w:ins w:id="10516" w:author="t_竹沢 公佑" w:date="2020-08-13T11:18:00Z">
              <w:r>
                <w:rPr>
                  <w:rFonts w:cs="Times New Roman" w:hint="eastAsia"/>
                  <w:sz w:val="22"/>
                  <w:szCs w:val="22"/>
                </w:rPr>
                <w:t>may cause hardware damage</w:t>
              </w:r>
            </w:ins>
            <w:ins w:id="10517" w:author="t_竹沢 公佑" w:date="2020-08-13T11:19:00Z">
              <w:r w:rsidR="00964BEF">
                <w:rPr>
                  <w:rFonts w:cs="Times New Roman" w:hint="eastAsia"/>
                  <w:sz w:val="22"/>
                  <w:szCs w:val="22"/>
                </w:rPr>
                <w:t>.</w:t>
              </w:r>
            </w:ins>
            <w:ins w:id="10518" w:author="t_竹沢 公佑" w:date="2020-08-13T11:18:00Z">
              <w:r>
                <w:rPr>
                  <w:rFonts w:cs="Times New Roman" w:hint="eastAsia"/>
                  <w:sz w:val="22"/>
                  <w:szCs w:val="22"/>
                </w:rPr>
                <w:t xml:space="preserve"> Please </w:t>
              </w:r>
            </w:ins>
            <w:ins w:id="10519" w:author="t_竹沢 公佑" w:date="2020-08-13T11:20:00Z">
              <w:r w:rsidR="00964BEF">
                <w:rPr>
                  <w:rFonts w:cs="Times New Roman"/>
                  <w:sz w:val="22"/>
                  <w:szCs w:val="22"/>
                </w:rPr>
                <w:t>confir</w:t>
              </w:r>
              <w:r w:rsidR="00964BEF">
                <w:rPr>
                  <w:rFonts w:cs="Times New Roman" w:hint="eastAsia"/>
                  <w:sz w:val="22"/>
                  <w:szCs w:val="22"/>
                </w:rPr>
                <w:t xml:space="preserve">m the server machine environment or turn off the server for </w:t>
              </w:r>
            </w:ins>
            <w:ins w:id="10520" w:author="t_竹沢 公佑" w:date="2020-08-13T11:21:00Z">
              <w:r w:rsidR="00964BEF">
                <w:rPr>
                  <w:rFonts w:cs="Times New Roman"/>
                  <w:sz w:val="22"/>
                  <w:szCs w:val="22"/>
                </w:rPr>
                <w:t>preventing</w:t>
              </w:r>
              <w:r w:rsidR="00964BEF">
                <w:rPr>
                  <w:rFonts w:cs="Times New Roman" w:hint="eastAsia"/>
                  <w:sz w:val="22"/>
                  <w:szCs w:val="22"/>
                </w:rPr>
                <w:t xml:space="preserve"> hardware damage</w:t>
              </w:r>
            </w:ins>
            <w:ins w:id="10521" w:author="t_竹沢 公佑" w:date="2020-08-13T11:20:00Z">
              <w:r w:rsidR="00964BEF">
                <w:rPr>
                  <w:rFonts w:cs="Times New Roman" w:hint="eastAsia"/>
                  <w:sz w:val="22"/>
                  <w:szCs w:val="22"/>
                </w:rPr>
                <w:t>.</w:t>
              </w:r>
            </w:ins>
          </w:p>
        </w:tc>
      </w:tr>
      <w:tr w:rsidR="00814453" w:rsidTr="005008A2">
        <w:tc>
          <w:tcPr>
            <w:tcW w:w="2376" w:type="dxa"/>
            <w:gridSpan w:val="2"/>
          </w:tcPr>
          <w:p w:rsidR="00814453" w:rsidRDefault="00814453" w:rsidP="00712D44">
            <w:pPr>
              <w:spacing w:line="0" w:lineRule="atLeast"/>
              <w:ind w:right="1020"/>
              <w:rPr>
                <w:rFonts w:cs="Times New Roman"/>
                <w:sz w:val="22"/>
                <w:szCs w:val="22"/>
              </w:rPr>
            </w:pPr>
            <w:r>
              <w:rPr>
                <w:rFonts w:cs="Times New Roman" w:hint="eastAsia"/>
                <w:sz w:val="22"/>
                <w:szCs w:val="22"/>
              </w:rPr>
              <w:t>Remarks</w:t>
            </w:r>
          </w:p>
        </w:tc>
        <w:tc>
          <w:tcPr>
            <w:tcW w:w="7515" w:type="dxa"/>
            <w:gridSpan w:val="3"/>
          </w:tcPr>
          <w:p w:rsidR="00814453" w:rsidRDefault="00814453" w:rsidP="00712D44">
            <w:pPr>
              <w:widowControl w:val="0"/>
              <w:autoSpaceDE w:val="0"/>
              <w:autoSpaceDN w:val="0"/>
              <w:adjustRightInd w:val="0"/>
              <w:spacing w:line="0" w:lineRule="atLeast"/>
              <w:ind w:left="110" w:hangingChars="50" w:hanging="110"/>
              <w:rPr>
                <w:rFonts w:cs="Times New Roman"/>
                <w:sz w:val="22"/>
                <w:szCs w:val="22"/>
              </w:rPr>
            </w:pPr>
            <w:r>
              <w:rPr>
                <w:rFonts w:cs="Times New Roman" w:hint="eastAsia"/>
                <w:sz w:val="22"/>
                <w:szCs w:val="22"/>
              </w:rPr>
              <w:t xml:space="preserve">This monitoring </w:t>
            </w:r>
            <w:ins w:id="10522" w:author="t_竹沢 公佑" w:date="2019-10-05T16:53:00Z">
              <w:r w:rsidR="00B726CC">
                <w:rPr>
                  <w:rFonts w:cs="Times New Roman" w:hint="eastAsia"/>
                  <w:sz w:val="22"/>
                  <w:szCs w:val="22"/>
                </w:rPr>
                <w:t xml:space="preserve">command </w:t>
              </w:r>
            </w:ins>
            <w:del w:id="10523" w:author="t_竹沢 公佑" w:date="2019-10-05T16:53:00Z">
              <w:r w:rsidDel="00B726CC">
                <w:rPr>
                  <w:rFonts w:cs="Times New Roman" w:hint="eastAsia"/>
                  <w:sz w:val="22"/>
                  <w:szCs w:val="22"/>
                </w:rPr>
                <w:delText xml:space="preserve">function </w:delText>
              </w:r>
            </w:del>
            <w:r>
              <w:rPr>
                <w:rFonts w:cs="Times New Roman" w:hint="eastAsia"/>
                <w:sz w:val="22"/>
                <w:szCs w:val="22"/>
              </w:rPr>
              <w:t>is available with driver version 2.0.0 or later.</w:t>
            </w:r>
          </w:p>
          <w:p w:rsidR="00FF47BD" w:rsidRDefault="00335C5A" w:rsidP="00335C5A">
            <w:pPr>
              <w:spacing w:line="0" w:lineRule="atLeast"/>
              <w:ind w:right="1020"/>
              <w:rPr>
                <w:rFonts w:cs="Times New Roman"/>
                <w:sz w:val="22"/>
                <w:szCs w:val="22"/>
              </w:rPr>
            </w:pPr>
            <w:r>
              <w:rPr>
                <w:rFonts w:cs="Times New Roman" w:hint="eastAsia"/>
                <w:sz w:val="22"/>
                <w:szCs w:val="22"/>
              </w:rPr>
              <w:t xml:space="preserve">This monitoring </w:t>
            </w:r>
            <w:ins w:id="10524" w:author="t_竹沢 公佑" w:date="2019-10-05T16:53:00Z">
              <w:r w:rsidR="00B726CC">
                <w:rPr>
                  <w:rFonts w:cs="Times New Roman" w:hint="eastAsia"/>
                  <w:sz w:val="22"/>
                  <w:szCs w:val="22"/>
                </w:rPr>
                <w:t xml:space="preserve">item </w:t>
              </w:r>
            </w:ins>
            <w:del w:id="10525" w:author="t_竹沢 公佑" w:date="2019-10-05T16:53:00Z">
              <w:r w:rsidDel="00B726CC">
                <w:rPr>
                  <w:rFonts w:cs="Times New Roman" w:hint="eastAsia"/>
                  <w:sz w:val="22"/>
                  <w:szCs w:val="22"/>
                </w:rPr>
                <w:delText xml:space="preserve">point </w:delText>
              </w:r>
            </w:del>
            <w:r>
              <w:rPr>
                <w:rFonts w:cs="Times New Roman" w:hint="eastAsia"/>
                <w:sz w:val="22"/>
                <w:szCs w:val="22"/>
              </w:rPr>
              <w:t>is implemented o</w:t>
            </w:r>
            <w:r w:rsidR="00523BD0">
              <w:rPr>
                <w:rFonts w:cs="Times New Roman" w:hint="eastAsia"/>
                <w:sz w:val="22"/>
                <w:szCs w:val="22"/>
              </w:rPr>
              <w:t>nly for production DRXP boards.</w:t>
            </w:r>
          </w:p>
          <w:p w:rsidR="00FF47BD" w:rsidRDefault="00FF47BD" w:rsidP="00FF47BD">
            <w:pPr>
              <w:spacing w:line="0" w:lineRule="atLeast"/>
              <w:ind w:right="1020" w:firstLineChars="50" w:firstLine="110"/>
              <w:rPr>
                <w:rFonts w:cs="Times New Roman"/>
                <w:sz w:val="22"/>
                <w:szCs w:val="22"/>
              </w:rPr>
            </w:pPr>
            <w:r>
              <w:rPr>
                <w:rFonts w:hint="eastAsia"/>
                <w:sz w:val="22"/>
                <w:szCs w:val="22"/>
              </w:rPr>
              <w:t xml:space="preserve">This register is common between both </w:t>
            </w:r>
            <w:r>
              <w:rPr>
                <w:sz w:val="22"/>
                <w:szCs w:val="22"/>
              </w:rPr>
              <w:t>production</w:t>
            </w:r>
            <w:r>
              <w:rPr>
                <w:rFonts w:hint="eastAsia"/>
                <w:sz w:val="22"/>
                <w:szCs w:val="22"/>
              </w:rPr>
              <w:t xml:space="preserve"> DRXP </w:t>
            </w:r>
            <w:r>
              <w:rPr>
                <w:sz w:val="22"/>
                <w:szCs w:val="22"/>
              </w:rPr>
              <w:t>board</w:t>
            </w:r>
            <w:r>
              <w:rPr>
                <w:rFonts w:hint="eastAsia"/>
                <w:sz w:val="22"/>
                <w:szCs w:val="22"/>
              </w:rPr>
              <w:t xml:space="preserve"> IFs. This </w:t>
            </w:r>
            <w:ins w:id="10526" w:author="t_竹沢 公佑" w:date="2019-10-05T16:53:00Z">
              <w:r w:rsidR="00B726CC">
                <w:rPr>
                  <w:rFonts w:hint="eastAsia"/>
                  <w:sz w:val="22"/>
                  <w:szCs w:val="22"/>
                </w:rPr>
                <w:t xml:space="preserve">command </w:t>
              </w:r>
            </w:ins>
            <w:del w:id="10527" w:author="t_竹沢 公佑" w:date="2019-10-05T16:53:00Z">
              <w:r w:rsidDel="00B726CC">
                <w:rPr>
                  <w:rFonts w:hint="eastAsia"/>
                  <w:sz w:val="22"/>
                  <w:szCs w:val="22"/>
                </w:rPr>
                <w:delText xml:space="preserve">function </w:delText>
              </w:r>
            </w:del>
            <w:r>
              <w:rPr>
                <w:rFonts w:hint="eastAsia"/>
                <w:sz w:val="22"/>
                <w:szCs w:val="22"/>
              </w:rPr>
              <w:t xml:space="preserve">gives </w:t>
            </w:r>
            <w:ins w:id="10528" w:author="t_竹沢 公佑" w:date="2019-10-05T16:53:00Z">
              <w:r w:rsidR="00B726CC">
                <w:rPr>
                  <w:rFonts w:hint="eastAsia"/>
                  <w:sz w:val="22"/>
                  <w:szCs w:val="22"/>
                </w:rPr>
                <w:t xml:space="preserve">a </w:t>
              </w:r>
            </w:ins>
            <w:r>
              <w:rPr>
                <w:rFonts w:hint="eastAsia"/>
                <w:sz w:val="22"/>
                <w:szCs w:val="22"/>
              </w:rPr>
              <w:t xml:space="preserve">common value when </w:t>
            </w:r>
            <w:ins w:id="10529" w:author="t_竹沢 公佑" w:date="2019-10-05T16:55:00Z">
              <w:r w:rsidR="00AA1052">
                <w:rPr>
                  <w:rFonts w:hint="eastAsia"/>
                  <w:sz w:val="22"/>
                  <w:szCs w:val="22"/>
                </w:rPr>
                <w:t xml:space="preserve">your </w:t>
              </w:r>
            </w:ins>
            <w:del w:id="10530" w:author="t_竹沢 公佑" w:date="2019-10-05T16:55:00Z">
              <w:r w:rsidDel="00AA1052">
                <w:rPr>
                  <w:rFonts w:hint="eastAsia"/>
                  <w:sz w:val="22"/>
                  <w:szCs w:val="22"/>
                </w:rPr>
                <w:delText xml:space="preserve">user </w:delText>
              </w:r>
            </w:del>
            <w:r>
              <w:rPr>
                <w:rFonts w:hint="eastAsia"/>
                <w:sz w:val="22"/>
                <w:szCs w:val="22"/>
              </w:rPr>
              <w:t xml:space="preserve">application calls this </w:t>
            </w:r>
            <w:ins w:id="10531" w:author="t_竹沢 公佑" w:date="2019-10-05T16:55:00Z">
              <w:r w:rsidR="00AA1052">
                <w:rPr>
                  <w:rFonts w:hint="eastAsia"/>
                  <w:sz w:val="22"/>
                  <w:szCs w:val="22"/>
                </w:rPr>
                <w:t xml:space="preserve">from </w:t>
              </w:r>
            </w:ins>
            <w:del w:id="10532" w:author="t_竹沢 公佑" w:date="2019-10-05T16:55:00Z">
              <w:r w:rsidDel="00AA1052">
                <w:rPr>
                  <w:rFonts w:hint="eastAsia"/>
                  <w:sz w:val="22"/>
                  <w:szCs w:val="22"/>
                </w:rPr>
                <w:delText xml:space="preserve">function with </w:delText>
              </w:r>
            </w:del>
            <w:r>
              <w:rPr>
                <w:rFonts w:hint="eastAsia"/>
                <w:sz w:val="22"/>
                <w:szCs w:val="22"/>
              </w:rPr>
              <w:t>either one.</w:t>
            </w:r>
          </w:p>
          <w:p w:rsidR="00FF47BD" w:rsidRDefault="00FF47BD" w:rsidP="00335C5A">
            <w:pPr>
              <w:spacing w:line="0" w:lineRule="atLeast"/>
              <w:ind w:right="1020"/>
              <w:rPr>
                <w:ins w:id="10533" w:author="t_竹沢 公佑" w:date="2019-09-18T15:48:00Z"/>
                <w:rFonts w:cs="Times New Roman"/>
                <w:sz w:val="22"/>
                <w:szCs w:val="22"/>
              </w:rPr>
            </w:pPr>
          </w:p>
          <w:p w:rsidR="001D7132" w:rsidRDefault="001D7132" w:rsidP="00335C5A">
            <w:pPr>
              <w:spacing w:line="0" w:lineRule="atLeast"/>
              <w:ind w:right="1020"/>
              <w:rPr>
                <w:ins w:id="10534" w:author="t_竹沢 公佑" w:date="2019-09-18T15:49:00Z"/>
                <w:rFonts w:cs="Times New Roman"/>
                <w:sz w:val="22"/>
                <w:szCs w:val="22"/>
              </w:rPr>
            </w:pPr>
            <w:ins w:id="10535" w:author="t_竹沢 公佑" w:date="2019-09-18T15:49:00Z">
              <w:r>
                <w:rPr>
                  <w:rFonts w:cs="Times New Roman" w:hint="eastAsia"/>
                  <w:sz w:val="22"/>
                  <w:szCs w:val="22"/>
                </w:rPr>
                <w:t xml:space="preserve">(*1) </w:t>
              </w:r>
              <w:r>
                <w:rPr>
                  <w:rFonts w:hint="eastAsia"/>
                  <w:bCs/>
                  <w:sz w:val="22"/>
                  <w:szCs w:val="22"/>
                </w:rPr>
                <w:t xml:space="preserve">This </w:t>
              </w:r>
            </w:ins>
            <w:ins w:id="10536" w:author="t_竹沢 公佑" w:date="2019-10-07T03:34:00Z">
              <w:r w:rsidR="00323A89">
                <w:rPr>
                  <w:rFonts w:hint="eastAsia"/>
                  <w:bCs/>
                  <w:sz w:val="22"/>
                  <w:szCs w:val="22"/>
                </w:rPr>
                <w:t xml:space="preserve">command </w:t>
              </w:r>
            </w:ins>
            <w:ins w:id="10537" w:author="t_竹沢 公佑" w:date="2019-09-18T15:49:00Z">
              <w:r>
                <w:rPr>
                  <w:rFonts w:hint="eastAsia"/>
                  <w:bCs/>
                  <w:sz w:val="22"/>
                  <w:szCs w:val="22"/>
                </w:rPr>
                <w:t>just reads a FPGA</w:t>
              </w:r>
              <w:r>
                <w:rPr>
                  <w:bCs/>
                  <w:sz w:val="22"/>
                  <w:szCs w:val="22"/>
                </w:rPr>
                <w:t>’</w:t>
              </w:r>
              <w:r>
                <w:rPr>
                  <w:rFonts w:hint="eastAsia"/>
                  <w:bCs/>
                  <w:sz w:val="22"/>
                  <w:szCs w:val="22"/>
                </w:rPr>
                <w:t xml:space="preserve">s internal register. If there is </w:t>
              </w:r>
              <w:r>
                <w:rPr>
                  <w:rFonts w:hint="eastAsia"/>
                  <w:bCs/>
                  <w:sz w:val="22"/>
                  <w:szCs w:val="22"/>
                </w:rPr>
                <w:lastRenderedPageBreak/>
                <w:t xml:space="preserve">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10538" w:author="t_竹沢 公佑" w:date="2019-09-18T15:49:00Z">
              <w:r w:rsidRPr="0056709F">
                <w:rPr>
                  <w:b/>
                  <w:bCs/>
                  <w:sz w:val="22"/>
                  <w:szCs w:val="22"/>
                </w:rPr>
                <w:fldChar w:fldCharType="separate"/>
              </w:r>
            </w:ins>
            <w:ins w:id="10539" w:author="t_竹沢 公佑" w:date="2021-02-02T17:29:00Z">
              <w:r w:rsidR="000B4FA1">
                <w:rPr>
                  <w:b/>
                  <w:bCs/>
                  <w:sz w:val="22"/>
                  <w:szCs w:val="22"/>
                </w:rPr>
                <w:t>5.5</w:t>
              </w:r>
            </w:ins>
            <w:ins w:id="10540" w:author="t_竹沢 公佑" w:date="2019-09-18T15:49: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10541" w:author="t_竹沢 公佑" w:date="2019-09-18T15:49:00Z">
              <w:r w:rsidRPr="0056709F">
                <w:rPr>
                  <w:b/>
                  <w:bCs/>
                  <w:sz w:val="22"/>
                  <w:szCs w:val="22"/>
                </w:rPr>
                <w:fldChar w:fldCharType="separate"/>
              </w:r>
            </w:ins>
            <w:ins w:id="10542" w:author="t_竹沢 公佑" w:date="2021-02-02T17:29:00Z">
              <w:r w:rsidR="000B4FA1" w:rsidRPr="000B4FA1">
                <w:rPr>
                  <w:b/>
                  <w:u w:val="single"/>
                  <w:rPrChange w:id="10543" w:author="t_竹沢 公佑" w:date="2021-02-02T17:29:00Z">
                    <w:rPr>
                      <w:u w:val="single"/>
                    </w:rPr>
                  </w:rPrChange>
                </w:rPr>
                <w:t>ioctl</w:t>
              </w:r>
            </w:ins>
            <w:ins w:id="10544" w:author="t_竹沢 公佑" w:date="2019-09-18T15:49:00Z">
              <w:r w:rsidRPr="0056709F">
                <w:rPr>
                  <w:b/>
                  <w:bCs/>
                  <w:sz w:val="22"/>
                  <w:szCs w:val="22"/>
                </w:rPr>
                <w:fldChar w:fldCharType="end"/>
              </w:r>
              <w:r w:rsidRPr="0056709F">
                <w:rPr>
                  <w:b/>
                  <w:bCs/>
                  <w:sz w:val="22"/>
                  <w:szCs w:val="22"/>
                </w:rPr>
                <w:t>”</w:t>
              </w:r>
              <w:r>
                <w:rPr>
                  <w:rFonts w:hint="eastAsia"/>
                  <w:b/>
                  <w:bCs/>
                  <w:sz w:val="22"/>
                  <w:szCs w:val="22"/>
                </w:rPr>
                <w:t>.</w:t>
              </w:r>
            </w:ins>
          </w:p>
          <w:p w:rsidR="001D7132" w:rsidRDefault="001D7132" w:rsidP="00335C5A">
            <w:pPr>
              <w:spacing w:line="0" w:lineRule="atLeast"/>
              <w:ind w:right="1020"/>
              <w:rPr>
                <w:rFonts w:cs="Times New Roman"/>
                <w:sz w:val="22"/>
                <w:szCs w:val="22"/>
              </w:rPr>
            </w:pPr>
          </w:p>
          <w:p w:rsidR="00D30B24" w:rsidRPr="00523BD0" w:rsidRDefault="00D30B24" w:rsidP="00335C5A">
            <w:pPr>
              <w:spacing w:line="0" w:lineRule="atLeast"/>
              <w:ind w:right="1020"/>
              <w:rPr>
                <w:rFonts w:cs="Times New Roman"/>
                <w:sz w:val="22"/>
                <w:szCs w:val="22"/>
              </w:rPr>
            </w:pPr>
            <w:r>
              <w:rPr>
                <w:rFonts w:cs="Times New Roman" w:hint="eastAsia"/>
                <w:sz w:val="22"/>
                <w:szCs w:val="22"/>
              </w:rPr>
              <w:t>■Remarks for the prototype DRXP boards</w:t>
            </w:r>
          </w:p>
          <w:p w:rsidR="00335C5A" w:rsidRDefault="00D30B24" w:rsidP="00335C5A">
            <w:pPr>
              <w:spacing w:line="0" w:lineRule="atLeast"/>
              <w:ind w:right="1020"/>
              <w:rPr>
                <w:rFonts w:cs="Times New Roman"/>
                <w:sz w:val="22"/>
                <w:szCs w:val="22"/>
              </w:rPr>
            </w:pPr>
            <w:r>
              <w:rPr>
                <w:rFonts w:cs="Times New Roman" w:hint="eastAsia"/>
                <w:sz w:val="22"/>
                <w:szCs w:val="22"/>
              </w:rPr>
              <w:t xml:space="preserve">&lt; </w:t>
            </w:r>
            <w:r w:rsidR="00335C5A">
              <w:rPr>
                <w:rFonts w:cs="Times New Roman" w:hint="eastAsia"/>
                <w:sz w:val="22"/>
                <w:szCs w:val="22"/>
              </w:rPr>
              <w:t xml:space="preserve">version </w:t>
            </w:r>
            <w:r>
              <w:rPr>
                <w:rFonts w:cs="Times New Roman" w:hint="eastAsia"/>
                <w:sz w:val="22"/>
                <w:szCs w:val="22"/>
              </w:rPr>
              <w:t xml:space="preserve">from </w:t>
            </w:r>
            <w:r w:rsidR="00335C5A">
              <w:rPr>
                <w:rFonts w:cs="Times New Roman" w:hint="eastAsia"/>
                <w:sz w:val="22"/>
                <w:szCs w:val="22"/>
              </w:rPr>
              <w:t xml:space="preserve">2.0.0 </w:t>
            </w:r>
            <w:r>
              <w:rPr>
                <w:rFonts w:cs="Times New Roman" w:hint="eastAsia"/>
                <w:sz w:val="22"/>
                <w:szCs w:val="22"/>
              </w:rPr>
              <w:t>to 2.0.2&gt;</w:t>
            </w:r>
          </w:p>
          <w:p w:rsidR="00335C5A" w:rsidRPr="00EB09D8" w:rsidDel="004537FB" w:rsidRDefault="00335C5A" w:rsidP="00335C5A">
            <w:pPr>
              <w:spacing w:line="0" w:lineRule="atLeast"/>
              <w:ind w:right="1020"/>
              <w:rPr>
                <w:del w:id="10545" w:author="t_竹沢 公佑" w:date="2020-11-23T18:10:00Z"/>
                <w:rFonts w:cs="Times New Roman"/>
                <w:sz w:val="22"/>
                <w:szCs w:val="22"/>
              </w:rPr>
            </w:pPr>
            <w:r>
              <w:rPr>
                <w:rFonts w:cs="Times New Roman" w:hint="eastAsia"/>
                <w:sz w:val="22"/>
                <w:szCs w:val="22"/>
              </w:rPr>
              <w:t xml:space="preserve">When this </w:t>
            </w:r>
            <w:ins w:id="10546" w:author="t_竹沢 公佑" w:date="2019-10-05T16:54:00Z">
              <w:r w:rsidR="00B726CC">
                <w:rPr>
                  <w:rFonts w:cs="Times New Roman" w:hint="eastAsia"/>
                  <w:sz w:val="22"/>
                  <w:szCs w:val="22"/>
                </w:rPr>
                <w:t xml:space="preserve">command </w:t>
              </w:r>
            </w:ins>
            <w:del w:id="10547" w:author="t_竹沢 公佑" w:date="2019-10-05T16:54:00Z">
              <w:r w:rsidDel="00B726CC">
                <w:rPr>
                  <w:rFonts w:cs="Times New Roman" w:hint="eastAsia"/>
                  <w:sz w:val="22"/>
                  <w:szCs w:val="22"/>
                </w:rPr>
                <w:delText xml:space="preserve">function </w:delText>
              </w:r>
            </w:del>
            <w:r>
              <w:rPr>
                <w:rFonts w:cs="Times New Roman" w:hint="eastAsia"/>
                <w:sz w:val="22"/>
                <w:szCs w:val="22"/>
              </w:rPr>
              <w:t xml:space="preserve">is called from prototype DRXP boards, it gets the overheat flag value. </w:t>
            </w:r>
            <w:r>
              <w:rPr>
                <w:rFonts w:cs="Times New Roman"/>
                <w:sz w:val="22"/>
                <w:szCs w:val="22"/>
              </w:rPr>
              <w:t>B</w:t>
            </w:r>
            <w:r>
              <w:rPr>
                <w:rFonts w:cs="Times New Roman" w:hint="eastAsia"/>
                <w:sz w:val="22"/>
                <w:szCs w:val="22"/>
              </w:rPr>
              <w:t xml:space="preserve">ut that value is meaningless. </w:t>
            </w:r>
          </w:p>
          <w:p w:rsidR="001D7132" w:rsidRDefault="001D7132" w:rsidP="00335C5A">
            <w:pPr>
              <w:spacing w:line="0" w:lineRule="atLeast"/>
              <w:ind w:right="1020"/>
              <w:rPr>
                <w:ins w:id="10548" w:author="t_竹沢 公佑" w:date="2019-09-18T15:49:00Z"/>
                <w:rFonts w:cs="Times New Roman"/>
                <w:sz w:val="22"/>
                <w:szCs w:val="22"/>
              </w:rPr>
            </w:pPr>
          </w:p>
          <w:p w:rsidR="00335C5A" w:rsidRDefault="00D30B24" w:rsidP="00335C5A">
            <w:pPr>
              <w:spacing w:line="0" w:lineRule="atLeast"/>
              <w:ind w:right="1020"/>
              <w:rPr>
                <w:rFonts w:cs="Times New Roman"/>
                <w:sz w:val="22"/>
                <w:szCs w:val="22"/>
              </w:rPr>
            </w:pPr>
            <w:r>
              <w:rPr>
                <w:rFonts w:cs="Times New Roman" w:hint="eastAsia"/>
                <w:sz w:val="22"/>
                <w:szCs w:val="22"/>
              </w:rPr>
              <w:t xml:space="preserve">&lt; </w:t>
            </w:r>
            <w:r w:rsidR="00335C5A">
              <w:rPr>
                <w:rFonts w:cs="Times New Roman" w:hint="eastAsia"/>
                <w:sz w:val="22"/>
                <w:szCs w:val="22"/>
              </w:rPr>
              <w:t xml:space="preserve">version 2.0.3 </w:t>
            </w:r>
            <w:ins w:id="10549" w:author="t_竹沢 公佑" w:date="2020-11-23T18:09:00Z">
              <w:r w:rsidR="004537FB">
                <w:rPr>
                  <w:rFonts w:cs="Times New Roman" w:hint="eastAsia"/>
                  <w:sz w:val="22"/>
                  <w:szCs w:val="22"/>
                </w:rPr>
                <w:t>to 2.0.8</w:t>
              </w:r>
            </w:ins>
            <w:del w:id="10550" w:author="t_竹沢 公佑" w:date="2020-11-23T18:09:00Z">
              <w:r w:rsidR="00335C5A" w:rsidDel="004537FB">
                <w:rPr>
                  <w:rFonts w:cs="Times New Roman" w:hint="eastAsia"/>
                  <w:sz w:val="22"/>
                  <w:szCs w:val="22"/>
                </w:rPr>
                <w:delText>or later</w:delText>
              </w:r>
              <w:r w:rsidDel="004537FB">
                <w:rPr>
                  <w:rFonts w:cs="Times New Roman" w:hint="eastAsia"/>
                  <w:sz w:val="22"/>
                  <w:szCs w:val="22"/>
                </w:rPr>
                <w:delText xml:space="preserve"> </w:delText>
              </w:r>
            </w:del>
            <w:r>
              <w:rPr>
                <w:rFonts w:cs="Times New Roman" w:hint="eastAsia"/>
                <w:sz w:val="22"/>
                <w:szCs w:val="22"/>
              </w:rPr>
              <w:t>&gt;</w:t>
            </w:r>
          </w:p>
          <w:p w:rsidR="00D30B24" w:rsidRPr="00FF47BD" w:rsidRDefault="00335C5A">
            <w:pPr>
              <w:spacing w:line="0" w:lineRule="atLeast"/>
              <w:ind w:right="1020"/>
              <w:rPr>
                <w:rFonts w:cs="Times New Roman"/>
                <w:sz w:val="22"/>
                <w:szCs w:val="22"/>
              </w:rPr>
            </w:pPr>
            <w:r>
              <w:rPr>
                <w:rFonts w:cs="Times New Roman" w:hint="eastAsia"/>
                <w:sz w:val="22"/>
                <w:szCs w:val="22"/>
              </w:rPr>
              <w:t xml:space="preserve">When this </w:t>
            </w:r>
            <w:ins w:id="10551" w:author="t_竹沢 公佑" w:date="2019-10-05T16:54:00Z">
              <w:r w:rsidR="00B726CC">
                <w:rPr>
                  <w:rFonts w:cs="Times New Roman" w:hint="eastAsia"/>
                  <w:sz w:val="22"/>
                  <w:szCs w:val="22"/>
                </w:rPr>
                <w:t xml:space="preserve">command </w:t>
              </w:r>
            </w:ins>
            <w:del w:id="10552" w:author="t_竹沢 公佑" w:date="2019-10-05T16:54:00Z">
              <w:r w:rsidDel="00B726CC">
                <w:rPr>
                  <w:rFonts w:cs="Times New Roman" w:hint="eastAsia"/>
                  <w:sz w:val="22"/>
                  <w:szCs w:val="22"/>
                </w:rPr>
                <w:delText xml:space="preserve">function </w:delText>
              </w:r>
            </w:del>
            <w:r>
              <w:rPr>
                <w:rFonts w:cs="Times New Roman" w:hint="eastAsia"/>
                <w:sz w:val="22"/>
                <w:szCs w:val="22"/>
              </w:rPr>
              <w:t>is called from prototype DRXP boards, ioctl returns -1 and sets ENOSYS to errno.</w:t>
            </w:r>
          </w:p>
        </w:tc>
      </w:tr>
      <w:tr w:rsidR="00814453" w:rsidRPr="00226376" w:rsidTr="005008A2">
        <w:tc>
          <w:tcPr>
            <w:tcW w:w="2376" w:type="dxa"/>
            <w:gridSpan w:val="2"/>
            <w:tcBorders>
              <w:top w:val="single" w:sz="4" w:space="0" w:color="auto"/>
              <w:left w:val="single" w:sz="4" w:space="0" w:color="auto"/>
              <w:bottom w:val="single" w:sz="4" w:space="0" w:color="auto"/>
              <w:right w:val="single" w:sz="4" w:space="0" w:color="auto"/>
            </w:tcBorders>
          </w:tcPr>
          <w:p w:rsidR="00814453" w:rsidRDefault="00C421AF" w:rsidP="00712D44">
            <w:pPr>
              <w:spacing w:line="0" w:lineRule="atLeast"/>
              <w:ind w:right="1020"/>
              <w:rPr>
                <w:rFonts w:cs="Times New Roman"/>
                <w:sz w:val="22"/>
                <w:szCs w:val="22"/>
              </w:rPr>
            </w:pPr>
            <w:r>
              <w:rPr>
                <w:rFonts w:cs="Times New Roman" w:hint="eastAsia"/>
                <w:sz w:val="22"/>
                <w:szCs w:val="22"/>
              </w:rPr>
              <w:lastRenderedPageBreak/>
              <w:t>E</w:t>
            </w:r>
            <w:r w:rsidR="00814453">
              <w:rPr>
                <w:rFonts w:cs="Times New Roman" w:hint="eastAsia"/>
                <w:sz w:val="22"/>
                <w:szCs w:val="22"/>
              </w:rPr>
              <w:t>rrors</w:t>
            </w:r>
          </w:p>
        </w:tc>
        <w:tc>
          <w:tcPr>
            <w:tcW w:w="7515" w:type="dxa"/>
            <w:gridSpan w:val="3"/>
            <w:tcBorders>
              <w:top w:val="single" w:sz="4" w:space="0" w:color="auto"/>
              <w:left w:val="single" w:sz="4" w:space="0" w:color="auto"/>
              <w:bottom w:val="single" w:sz="4" w:space="0" w:color="auto"/>
              <w:right w:val="single" w:sz="4" w:space="0" w:color="auto"/>
            </w:tcBorders>
          </w:tcPr>
          <w:p w:rsidR="00814453" w:rsidRPr="00226376" w:rsidRDefault="00814453" w:rsidP="00712D44">
            <w:pPr>
              <w:spacing w:line="0" w:lineRule="atLeast"/>
              <w:ind w:right="1020"/>
              <w:rPr>
                <w:rFonts w:cs="Times New Roman"/>
                <w:sz w:val="22"/>
                <w:szCs w:val="22"/>
              </w:rPr>
            </w:pPr>
            <w:r w:rsidRPr="00226376">
              <w:rPr>
                <w:rFonts w:cs="Times New Roman" w:hint="eastAsia"/>
                <w:sz w:val="22"/>
                <w:szCs w:val="22"/>
              </w:rPr>
              <w:t>EIO</w:t>
            </w:r>
          </w:p>
          <w:p w:rsidR="00814453" w:rsidRDefault="00814453" w:rsidP="00712D44">
            <w:pPr>
              <w:spacing w:line="0" w:lineRule="atLeast"/>
              <w:ind w:right="1020" w:firstLineChars="50" w:firstLine="110"/>
              <w:rPr>
                <w:ins w:id="10553" w:author="t_竹沢 公佑" w:date="2019-09-18T15:49:00Z"/>
                <w:rFonts w:cs="Times New Roman"/>
                <w:sz w:val="22"/>
                <w:szCs w:val="22"/>
              </w:rPr>
            </w:pPr>
            <w:r w:rsidRPr="00226376">
              <w:rPr>
                <w:rFonts w:cs="Times New Roman" w:hint="eastAsia"/>
                <w:sz w:val="22"/>
                <w:szCs w:val="22"/>
              </w:rPr>
              <w:t xml:space="preserve">When </w:t>
            </w:r>
            <w:ins w:id="10554" w:author="t_竹沢 公佑" w:date="2019-10-05T16:56:00Z">
              <w:r w:rsidR="00AA1052">
                <w:rPr>
                  <w:rFonts w:cs="Times New Roman" w:hint="eastAsia"/>
                  <w:sz w:val="22"/>
                  <w:szCs w:val="22"/>
                </w:rPr>
                <w:t xml:space="preserve">this command </w:t>
              </w:r>
            </w:ins>
            <w:r w:rsidRPr="00226376">
              <w:rPr>
                <w:rFonts w:cs="Times New Roman" w:hint="eastAsia"/>
                <w:sz w:val="22"/>
                <w:szCs w:val="22"/>
              </w:rPr>
              <w:t>fail</w:t>
            </w:r>
            <w:ins w:id="10555" w:author="t_竹沢 公佑" w:date="2019-10-05T16:56:00Z">
              <w:r w:rsidR="00AA1052">
                <w:rPr>
                  <w:rFonts w:cs="Times New Roman" w:hint="eastAsia"/>
                  <w:sz w:val="22"/>
                  <w:szCs w:val="22"/>
                </w:rPr>
                <w:t>s</w:t>
              </w:r>
            </w:ins>
            <w:r w:rsidRPr="00226376">
              <w:rPr>
                <w:rFonts w:cs="Times New Roman" w:hint="eastAsia"/>
                <w:sz w:val="22"/>
                <w:szCs w:val="22"/>
              </w:rPr>
              <w:t xml:space="preserve"> to read or write internal register.</w:t>
            </w:r>
          </w:p>
          <w:p w:rsidR="001D7132" w:rsidRDefault="001D7132" w:rsidP="001D7132">
            <w:pPr>
              <w:spacing w:line="0" w:lineRule="atLeast"/>
              <w:ind w:right="1020" w:firstLineChars="50" w:firstLine="110"/>
              <w:rPr>
                <w:ins w:id="10556" w:author="t_竹沢 公佑" w:date="2019-09-18T15:50:00Z"/>
                <w:bCs/>
                <w:sz w:val="22"/>
                <w:szCs w:val="22"/>
              </w:rPr>
            </w:pPr>
            <w:ins w:id="10557" w:author="t_竹沢 公佑" w:date="2019-09-18T15:50:00Z">
              <w:r w:rsidRPr="00A033B7">
                <w:rPr>
                  <w:bCs/>
                  <w:sz w:val="22"/>
                  <w:szCs w:val="22"/>
                </w:rPr>
                <w:t>This errno means device driver can't control the device.</w:t>
              </w:r>
            </w:ins>
          </w:p>
          <w:p w:rsidR="001D7132" w:rsidRDefault="00AA1052" w:rsidP="001D7132">
            <w:pPr>
              <w:spacing w:line="0" w:lineRule="atLeast"/>
              <w:ind w:right="1020" w:firstLineChars="50" w:firstLine="110"/>
              <w:rPr>
                <w:ins w:id="10558" w:author="t_竹沢 公佑" w:date="2019-09-18T15:50:00Z"/>
                <w:bCs/>
                <w:sz w:val="22"/>
                <w:szCs w:val="22"/>
              </w:rPr>
            </w:pPr>
            <w:ins w:id="10559" w:author="t_竹沢 公佑" w:date="2019-09-18T15:50:00Z">
              <w:r>
                <w:rPr>
                  <w:bCs/>
                  <w:sz w:val="22"/>
                  <w:szCs w:val="22"/>
                </w:rPr>
                <w:t>If this error occur</w:t>
              </w:r>
              <w:r w:rsidR="001D7132" w:rsidRPr="00A033B7">
                <w:rPr>
                  <w:bCs/>
                  <w:sz w:val="22"/>
                  <w:szCs w:val="22"/>
                </w:rPr>
                <w:t>s often, it may be hardware error is happen</w:t>
              </w:r>
            </w:ins>
            <w:ins w:id="10560" w:author="t_竹沢 公佑" w:date="2019-10-05T17:00:00Z">
              <w:r>
                <w:rPr>
                  <w:rFonts w:hint="eastAsia"/>
                  <w:bCs/>
                  <w:sz w:val="22"/>
                  <w:szCs w:val="22"/>
                </w:rPr>
                <w:t>e</w:t>
              </w:r>
            </w:ins>
            <w:ins w:id="10561" w:author="t_竹沢 公佑" w:date="2019-09-18T15:50:00Z">
              <w:r w:rsidR="001D7132" w:rsidRPr="00A033B7">
                <w:rPr>
                  <w:bCs/>
                  <w:sz w:val="22"/>
                  <w:szCs w:val="22"/>
                </w:rPr>
                <w:t>d.</w:t>
              </w:r>
            </w:ins>
          </w:p>
          <w:p w:rsidR="001D7132" w:rsidRPr="00F411DC" w:rsidRDefault="001D7132" w:rsidP="00F411DC">
            <w:pPr>
              <w:spacing w:line="0" w:lineRule="atLeast"/>
              <w:ind w:right="1020" w:firstLineChars="50" w:firstLine="110"/>
              <w:rPr>
                <w:rFonts w:cs="Times New Roman"/>
                <w:sz w:val="22"/>
                <w:szCs w:val="22"/>
              </w:rPr>
            </w:pPr>
            <w:ins w:id="10562" w:author="t_竹沢 公佑" w:date="2019-09-18T15:50:00Z">
              <w:r w:rsidRPr="00A033B7">
                <w:rPr>
                  <w:bCs/>
                  <w:sz w:val="22"/>
                  <w:szCs w:val="22"/>
                </w:rPr>
                <w:t>Please execute cold-reboot and try again.</w:t>
              </w:r>
            </w:ins>
          </w:p>
          <w:p w:rsidR="00335C5A" w:rsidRDefault="00335C5A" w:rsidP="00335C5A">
            <w:pPr>
              <w:spacing w:line="0" w:lineRule="atLeast"/>
              <w:ind w:right="1020"/>
              <w:rPr>
                <w:rFonts w:cs="Times New Roman"/>
                <w:sz w:val="22"/>
                <w:szCs w:val="22"/>
              </w:rPr>
            </w:pPr>
            <w:r>
              <w:rPr>
                <w:rFonts w:cs="Times New Roman" w:hint="eastAsia"/>
                <w:sz w:val="22"/>
                <w:szCs w:val="22"/>
              </w:rPr>
              <w:t>ENOSYS(version 2.0.3</w:t>
            </w:r>
            <w:del w:id="10563" w:author="t_竹沢 公佑" w:date="2020-11-23T18:10:00Z">
              <w:r w:rsidDel="004537FB">
                <w:rPr>
                  <w:rFonts w:cs="Times New Roman" w:hint="eastAsia"/>
                  <w:sz w:val="22"/>
                  <w:szCs w:val="22"/>
                </w:rPr>
                <w:delText xml:space="preserve"> </w:delText>
              </w:r>
            </w:del>
            <w:ins w:id="10564" w:author="t_竹沢 公佑" w:date="2020-11-23T18:10:00Z">
              <w:r w:rsidR="004537FB">
                <w:rPr>
                  <w:rFonts w:cs="Times New Roman" w:hint="eastAsia"/>
                  <w:sz w:val="22"/>
                  <w:szCs w:val="22"/>
                </w:rPr>
                <w:t xml:space="preserve"> to 2.0.7</w:t>
              </w:r>
            </w:ins>
            <w:del w:id="10565" w:author="t_竹沢 公佑" w:date="2020-11-23T18:10:00Z">
              <w:r w:rsidDel="004537FB">
                <w:rPr>
                  <w:rFonts w:cs="Times New Roman" w:hint="eastAsia"/>
                  <w:sz w:val="22"/>
                  <w:szCs w:val="22"/>
                </w:rPr>
                <w:delText>or later</w:delText>
              </w:r>
            </w:del>
            <w:r>
              <w:rPr>
                <w:rFonts w:cs="Times New Roman" w:hint="eastAsia"/>
                <w:sz w:val="22"/>
                <w:szCs w:val="22"/>
              </w:rPr>
              <w:t xml:space="preserve">) </w:t>
            </w:r>
          </w:p>
          <w:p w:rsidR="00335C5A" w:rsidRPr="00226376" w:rsidRDefault="00335C5A">
            <w:pPr>
              <w:spacing w:line="0" w:lineRule="atLeast"/>
              <w:ind w:right="1020"/>
              <w:rPr>
                <w:rFonts w:cs="Times New Roman"/>
                <w:sz w:val="22"/>
                <w:szCs w:val="22"/>
              </w:rPr>
            </w:pPr>
            <w:r>
              <w:rPr>
                <w:rFonts w:cs="Times New Roman" w:hint="eastAsia"/>
                <w:sz w:val="22"/>
                <w:szCs w:val="22"/>
              </w:rPr>
              <w:t xml:space="preserve"> When this </w:t>
            </w:r>
            <w:ins w:id="10566" w:author="t_竹沢 公佑" w:date="2019-10-05T16:56:00Z">
              <w:r w:rsidR="00AA1052">
                <w:rPr>
                  <w:rFonts w:cs="Times New Roman" w:hint="eastAsia"/>
                  <w:sz w:val="22"/>
                  <w:szCs w:val="22"/>
                </w:rPr>
                <w:t xml:space="preserve">command </w:t>
              </w:r>
            </w:ins>
            <w:del w:id="10567" w:author="t_竹沢 公佑" w:date="2019-10-05T16:56:00Z">
              <w:r w:rsidDel="00AA1052">
                <w:rPr>
                  <w:rFonts w:cs="Times New Roman" w:hint="eastAsia"/>
                  <w:sz w:val="22"/>
                  <w:szCs w:val="22"/>
                </w:rPr>
                <w:delText xml:space="preserve">function </w:delText>
              </w:r>
            </w:del>
            <w:r>
              <w:rPr>
                <w:rFonts w:cs="Times New Roman" w:hint="eastAsia"/>
                <w:sz w:val="22"/>
                <w:szCs w:val="22"/>
              </w:rPr>
              <w:t>is used with prototype DRXP boards.</w:t>
            </w:r>
          </w:p>
        </w:tc>
      </w:tr>
    </w:tbl>
    <w:p w:rsidR="00814453" w:rsidRPr="00814453" w:rsidRDefault="004701A5" w:rsidP="00226376">
      <w:pPr>
        <w:spacing w:line="0" w:lineRule="atLeast"/>
        <w:ind w:right="1020"/>
      </w:pPr>
      <w:r>
        <w:br w:type="page"/>
      </w:r>
    </w:p>
    <w:p w:rsidR="004701A5" w:rsidRDefault="004701A5" w:rsidP="00B862C9">
      <w:pPr>
        <w:pStyle w:val="3"/>
      </w:pPr>
      <w:bookmarkStart w:id="10568" w:name="_Ref43714319"/>
      <w:bookmarkStart w:id="10569" w:name="_Ref43714324"/>
      <w:bookmarkStart w:id="10570" w:name="_Toc63179457"/>
      <w:r>
        <w:t>GET_</w:t>
      </w:r>
      <w:r>
        <w:rPr>
          <w:rFonts w:hint="eastAsia"/>
        </w:rPr>
        <w:t>DFR_FORCETX</w:t>
      </w:r>
      <w:bookmarkEnd w:id="10568"/>
      <w:bookmarkEnd w:id="10569"/>
      <w:bookmarkEnd w:id="105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6"/>
        <w:gridCol w:w="2126"/>
        <w:gridCol w:w="1843"/>
        <w:tblGridChange w:id="10571">
          <w:tblGrid>
            <w:gridCol w:w="1172"/>
            <w:gridCol w:w="1204"/>
            <w:gridCol w:w="3546"/>
            <w:gridCol w:w="2126"/>
            <w:gridCol w:w="1843"/>
          </w:tblGrid>
        </w:tblGridChange>
      </w:tblGrid>
      <w:tr w:rsidR="004701A5" w:rsidTr="005008A2">
        <w:tc>
          <w:tcPr>
            <w:tcW w:w="2376" w:type="dxa"/>
            <w:gridSpan w:val="2"/>
          </w:tcPr>
          <w:p w:rsidR="004701A5" w:rsidRDefault="004701A5" w:rsidP="00EA4236">
            <w:pPr>
              <w:spacing w:line="0" w:lineRule="atLeast"/>
              <w:ind w:right="1020"/>
              <w:rPr>
                <w:sz w:val="22"/>
                <w:szCs w:val="22"/>
              </w:rPr>
            </w:pPr>
            <w:r>
              <w:rPr>
                <w:rFonts w:hint="eastAsia"/>
                <w:sz w:val="22"/>
                <w:szCs w:val="22"/>
              </w:rPr>
              <w:t>ItemID</w:t>
            </w:r>
          </w:p>
        </w:tc>
        <w:tc>
          <w:tcPr>
            <w:tcW w:w="3546" w:type="dxa"/>
          </w:tcPr>
          <w:p w:rsidR="004701A5" w:rsidRDefault="004701A5" w:rsidP="004701A5">
            <w:pPr>
              <w:spacing w:line="0" w:lineRule="atLeast"/>
              <w:ind w:right="-108"/>
              <w:rPr>
                <w:sz w:val="22"/>
                <w:szCs w:val="22"/>
              </w:rPr>
            </w:pPr>
            <w:r>
              <w:rPr>
                <w:sz w:val="22"/>
                <w:szCs w:val="22"/>
              </w:rPr>
              <w:t>GET_</w:t>
            </w:r>
            <w:r w:rsidR="00D153D5">
              <w:rPr>
                <w:rFonts w:hint="eastAsia"/>
                <w:sz w:val="22"/>
                <w:szCs w:val="22"/>
              </w:rPr>
              <w:t>DFR_FORCETX</w:t>
            </w:r>
            <w:r>
              <w:rPr>
                <w:rFonts w:hint="eastAsia"/>
                <w:sz w:val="22"/>
                <w:szCs w:val="22"/>
              </w:rPr>
              <w:t>_ID</w:t>
            </w:r>
          </w:p>
        </w:tc>
        <w:tc>
          <w:tcPr>
            <w:tcW w:w="2126" w:type="dxa"/>
          </w:tcPr>
          <w:p w:rsidR="004701A5" w:rsidRDefault="004701A5" w:rsidP="00EA4236">
            <w:pPr>
              <w:spacing w:line="0" w:lineRule="atLeast"/>
              <w:ind w:right="-108"/>
              <w:rPr>
                <w:sz w:val="22"/>
                <w:szCs w:val="22"/>
              </w:rPr>
            </w:pPr>
            <w:r>
              <w:rPr>
                <w:rFonts w:hint="eastAsia"/>
                <w:sz w:val="22"/>
                <w:szCs w:val="22"/>
              </w:rPr>
              <w:t>0x0000 1F00</w:t>
            </w:r>
          </w:p>
        </w:tc>
        <w:tc>
          <w:tcPr>
            <w:tcW w:w="1843" w:type="dxa"/>
          </w:tcPr>
          <w:p w:rsidR="004701A5" w:rsidRDefault="004701A5" w:rsidP="00EA4236">
            <w:pPr>
              <w:spacing w:line="0" w:lineRule="atLeast"/>
              <w:ind w:right="95"/>
              <w:rPr>
                <w:sz w:val="22"/>
                <w:szCs w:val="22"/>
              </w:rPr>
            </w:pPr>
          </w:p>
        </w:tc>
      </w:tr>
      <w:tr w:rsidR="004701A5" w:rsidTr="005008A2">
        <w:tc>
          <w:tcPr>
            <w:tcW w:w="2376" w:type="dxa"/>
            <w:gridSpan w:val="2"/>
          </w:tcPr>
          <w:p w:rsidR="004701A5" w:rsidRDefault="004701A5" w:rsidP="00EA4236">
            <w:pPr>
              <w:spacing w:line="0" w:lineRule="atLeast"/>
              <w:ind w:right="1020"/>
              <w:rPr>
                <w:sz w:val="22"/>
                <w:szCs w:val="22"/>
              </w:rPr>
            </w:pPr>
            <w:r>
              <w:rPr>
                <w:rFonts w:cs="Times New Roman"/>
                <w:sz w:val="22"/>
                <w:szCs w:val="22"/>
              </w:rPr>
              <w:t>Description</w:t>
            </w:r>
          </w:p>
        </w:tc>
        <w:tc>
          <w:tcPr>
            <w:tcW w:w="7515" w:type="dxa"/>
            <w:gridSpan w:val="3"/>
          </w:tcPr>
          <w:p w:rsidR="004701A5" w:rsidRDefault="004701A5">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This command gets the status of debugging function for </w:t>
            </w:r>
            <w:ins w:id="10572" w:author="t_竹沢 公佑" w:date="2019-10-05T16:57:00Z">
              <w:r w:rsidR="00AA1052">
                <w:rPr>
                  <w:rFonts w:cs="Times New Roman" w:hint="eastAsia"/>
                  <w:sz w:val="22"/>
                  <w:szCs w:val="22"/>
                </w:rPr>
                <w:t xml:space="preserve">transmitting </w:t>
              </w:r>
            </w:ins>
            <w:del w:id="10573" w:author="t_竹沢 公佑" w:date="2019-10-05T16:57:00Z">
              <w:r w:rsidDel="00AA1052">
                <w:rPr>
                  <w:rFonts w:cs="Times New Roman" w:hint="eastAsia"/>
                  <w:sz w:val="22"/>
                  <w:szCs w:val="22"/>
                </w:rPr>
                <w:delText xml:space="preserve">sending </w:delText>
              </w:r>
            </w:del>
            <w:r>
              <w:rPr>
                <w:rFonts w:cs="Times New Roman" w:hint="eastAsia"/>
                <w:sz w:val="22"/>
                <w:szCs w:val="22"/>
              </w:rPr>
              <w:t>PRBS31</w:t>
            </w:r>
            <w:ins w:id="10574" w:author="t_竹沢 公佑" w:date="2021-02-01T13:15:00Z">
              <w:r w:rsidR="00556879">
                <w:rPr>
                  <w:rFonts w:cs="Times New Roman" w:hint="eastAsia"/>
                  <w:sz w:val="22"/>
                  <w:szCs w:val="22"/>
                </w:rPr>
                <w:t>/PRBS63</w:t>
              </w:r>
            </w:ins>
            <w:r>
              <w:rPr>
                <w:rFonts w:cs="Times New Roman" w:hint="eastAsia"/>
                <w:sz w:val="22"/>
                <w:szCs w:val="22"/>
              </w:rPr>
              <w:t xml:space="preserve"> pattern forcibly.</w:t>
            </w:r>
          </w:p>
        </w:tc>
      </w:tr>
      <w:tr w:rsidR="004701A5" w:rsidTr="005008A2">
        <w:tc>
          <w:tcPr>
            <w:tcW w:w="2376" w:type="dxa"/>
            <w:gridSpan w:val="2"/>
          </w:tcPr>
          <w:p w:rsidR="004701A5" w:rsidRDefault="004701A5" w:rsidP="00EA4236">
            <w:pPr>
              <w:spacing w:line="0" w:lineRule="atLeast"/>
              <w:ind w:right="1020"/>
              <w:rPr>
                <w:sz w:val="22"/>
                <w:szCs w:val="22"/>
              </w:rPr>
            </w:pPr>
            <w:r>
              <w:rPr>
                <w:rFonts w:cs="Times New Roman"/>
                <w:sz w:val="22"/>
                <w:szCs w:val="22"/>
              </w:rPr>
              <w:t>Update Rate</w:t>
            </w:r>
          </w:p>
        </w:tc>
        <w:tc>
          <w:tcPr>
            <w:tcW w:w="7515" w:type="dxa"/>
            <w:gridSpan w:val="3"/>
          </w:tcPr>
          <w:p w:rsidR="004701A5" w:rsidRDefault="004701A5" w:rsidP="00EA4236">
            <w:pPr>
              <w:spacing w:line="0" w:lineRule="atLeast"/>
              <w:ind w:right="-108"/>
              <w:rPr>
                <w:sz w:val="22"/>
                <w:szCs w:val="22"/>
              </w:rPr>
            </w:pPr>
            <w:r>
              <w:rPr>
                <w:rFonts w:hint="eastAsia"/>
                <w:sz w:val="22"/>
                <w:szCs w:val="22"/>
              </w:rPr>
              <w:t>Real time</w:t>
            </w:r>
          </w:p>
        </w:tc>
      </w:tr>
      <w:tr w:rsidR="004701A5" w:rsidTr="005008A2">
        <w:tc>
          <w:tcPr>
            <w:tcW w:w="2376" w:type="dxa"/>
            <w:gridSpan w:val="2"/>
          </w:tcPr>
          <w:p w:rsidR="004701A5" w:rsidRDefault="004701A5" w:rsidP="00EA4236">
            <w:pPr>
              <w:spacing w:line="0" w:lineRule="atLeast"/>
              <w:ind w:right="1020"/>
              <w:rPr>
                <w:rFonts w:cs="Times New Roman"/>
                <w:sz w:val="22"/>
                <w:szCs w:val="22"/>
              </w:rPr>
            </w:pPr>
            <w:r>
              <w:rPr>
                <w:rFonts w:cs="Times New Roman" w:hint="eastAsia"/>
                <w:sz w:val="22"/>
                <w:szCs w:val="22"/>
              </w:rPr>
              <w:t>TE Related</w:t>
            </w:r>
          </w:p>
        </w:tc>
        <w:tc>
          <w:tcPr>
            <w:tcW w:w="7515" w:type="dxa"/>
            <w:gridSpan w:val="3"/>
          </w:tcPr>
          <w:p w:rsidR="004701A5" w:rsidRDefault="004701A5" w:rsidP="00EA4236">
            <w:pPr>
              <w:spacing w:line="0" w:lineRule="atLeast"/>
              <w:ind w:right="1020"/>
              <w:rPr>
                <w:sz w:val="22"/>
                <w:szCs w:val="22"/>
              </w:rPr>
            </w:pPr>
            <w:r>
              <w:rPr>
                <w:rFonts w:hint="eastAsia"/>
                <w:sz w:val="22"/>
                <w:szCs w:val="22"/>
              </w:rPr>
              <w:t>No</w:t>
            </w:r>
          </w:p>
        </w:tc>
      </w:tr>
      <w:tr w:rsidR="00595E56" w:rsidTr="00595E56">
        <w:tc>
          <w:tcPr>
            <w:tcW w:w="2376" w:type="dxa"/>
            <w:gridSpan w:val="2"/>
          </w:tcPr>
          <w:p w:rsidR="00595E56" w:rsidRPr="00AA1052" w:rsidRDefault="00596636" w:rsidP="00596636">
            <w:pPr>
              <w:pStyle w:val="afa"/>
              <w:rPr>
                <w:sz w:val="22"/>
                <w:szCs w:val="22"/>
                <w:rPrChange w:id="10575" w:author="t_竹沢 公佑" w:date="2019-10-05T16:57:00Z">
                  <w:rPr/>
                </w:rPrChange>
              </w:rPr>
            </w:pPr>
            <w:r w:rsidRPr="00AA1052">
              <w:rPr>
                <w:sz w:val="22"/>
                <w:szCs w:val="22"/>
                <w:rPrChange w:id="10576" w:author="t_竹沢 公佑" w:date="2019-10-05T16:57:00Z">
                  <w:rPr/>
                </w:rPrChange>
              </w:rPr>
              <w:t>Synchronization</w:t>
            </w:r>
          </w:p>
        </w:tc>
        <w:tc>
          <w:tcPr>
            <w:tcW w:w="7515" w:type="dxa"/>
            <w:gridSpan w:val="3"/>
          </w:tcPr>
          <w:p w:rsidR="00595E56" w:rsidRPr="00AA1052" w:rsidRDefault="00AC7296" w:rsidP="00596636">
            <w:pPr>
              <w:pStyle w:val="afa"/>
              <w:rPr>
                <w:sz w:val="22"/>
                <w:szCs w:val="22"/>
                <w:rPrChange w:id="10577" w:author="t_竹沢 公佑" w:date="2019-10-05T16:57:00Z">
                  <w:rPr/>
                </w:rPrChange>
              </w:rPr>
            </w:pPr>
            <w:r w:rsidRPr="00AA1052">
              <w:rPr>
                <w:sz w:val="22"/>
                <w:szCs w:val="22"/>
                <w:rPrChange w:id="10578" w:author="t_竹沢 公佑" w:date="2019-10-05T16:57:00Z">
                  <w:rPr/>
                </w:rPrChange>
              </w:rPr>
              <w:t>S</w:t>
            </w:r>
            <w:r w:rsidR="00595E56" w:rsidRPr="00AA1052">
              <w:rPr>
                <w:sz w:val="22"/>
                <w:szCs w:val="22"/>
                <w:rPrChange w:id="10579" w:author="t_竹沢 公佑" w:date="2019-10-05T16:57:00Z">
                  <w:rPr/>
                </w:rPrChange>
              </w:rPr>
              <w:t>ynchronous</w:t>
            </w:r>
            <w:ins w:id="10580" w:author="t_竹沢 公佑" w:date="2019-09-18T15:50:00Z">
              <w:r w:rsidR="001D7132" w:rsidRPr="00AA1052">
                <w:rPr>
                  <w:sz w:val="22"/>
                  <w:szCs w:val="22"/>
                  <w:rPrChange w:id="10581" w:author="t_竹沢 公佑" w:date="2019-10-05T16:57:00Z">
                    <w:rPr/>
                  </w:rPrChange>
                </w:rPr>
                <w:t xml:space="preserve"> (*1)</w:t>
              </w:r>
            </w:ins>
          </w:p>
        </w:tc>
      </w:tr>
      <w:tr w:rsidR="001E41D0" w:rsidTr="00595E56">
        <w:trPr>
          <w:trHeight w:val="190"/>
        </w:trPr>
        <w:tc>
          <w:tcPr>
            <w:tcW w:w="1172" w:type="dxa"/>
            <w:vMerge w:val="restart"/>
          </w:tcPr>
          <w:p w:rsidR="001E41D0" w:rsidRPr="00AA1052" w:rsidRDefault="001E41D0" w:rsidP="00067B9E">
            <w:pPr>
              <w:pStyle w:val="afa"/>
              <w:rPr>
                <w:sz w:val="22"/>
                <w:szCs w:val="22"/>
                <w:rPrChange w:id="10582" w:author="t_竹沢 公佑" w:date="2019-10-05T16:57:00Z">
                  <w:rPr/>
                </w:rPrChange>
              </w:rPr>
            </w:pPr>
            <w:r w:rsidRPr="00AA1052">
              <w:rPr>
                <w:sz w:val="22"/>
                <w:szCs w:val="22"/>
                <w:rPrChange w:id="10583" w:author="t_竹沢 公佑" w:date="2019-10-05T16:57:00Z">
                  <w:rPr/>
                </w:rPrChange>
              </w:rPr>
              <w:t>Data</w:t>
            </w:r>
          </w:p>
        </w:tc>
        <w:tc>
          <w:tcPr>
            <w:tcW w:w="1204" w:type="dxa"/>
          </w:tcPr>
          <w:p w:rsidR="001E41D0" w:rsidRPr="00AA1052" w:rsidRDefault="001E41D0" w:rsidP="00067B9E">
            <w:pPr>
              <w:rPr>
                <w:sz w:val="22"/>
                <w:szCs w:val="22"/>
                <w:rPrChange w:id="10584" w:author="t_竹沢 公佑" w:date="2019-10-05T16:57:00Z">
                  <w:rPr/>
                </w:rPrChange>
              </w:rPr>
            </w:pPr>
            <w:r w:rsidRPr="00AA1052">
              <w:rPr>
                <w:sz w:val="22"/>
                <w:szCs w:val="22"/>
                <w:rPrChange w:id="10585" w:author="t_竹沢 公佑" w:date="2019-10-05T16:57:00Z">
                  <w:rPr/>
                </w:rPrChange>
              </w:rPr>
              <w:t>Size</w:t>
            </w:r>
          </w:p>
        </w:tc>
        <w:tc>
          <w:tcPr>
            <w:tcW w:w="7515" w:type="dxa"/>
            <w:gridSpan w:val="3"/>
          </w:tcPr>
          <w:p w:rsidR="001E41D0" w:rsidRDefault="001E41D0" w:rsidP="00067B9E">
            <w:pPr>
              <w:rPr>
                <w:sz w:val="22"/>
                <w:szCs w:val="22"/>
              </w:rPr>
            </w:pPr>
            <w:r>
              <w:rPr>
                <w:rFonts w:hint="eastAsia"/>
                <w:sz w:val="22"/>
                <w:szCs w:val="22"/>
              </w:rPr>
              <w:t>8Bytes</w:t>
            </w:r>
          </w:p>
        </w:tc>
      </w:tr>
      <w:tr w:rsidR="001E41D0" w:rsidTr="00595E56">
        <w:trPr>
          <w:trHeight w:val="238"/>
        </w:trPr>
        <w:tc>
          <w:tcPr>
            <w:tcW w:w="1172" w:type="dxa"/>
            <w:vMerge/>
          </w:tcPr>
          <w:p w:rsidR="001E41D0" w:rsidRPr="00AA1052" w:rsidRDefault="001E41D0" w:rsidP="00067B9E">
            <w:pPr>
              <w:pStyle w:val="afa"/>
              <w:rPr>
                <w:sz w:val="22"/>
                <w:szCs w:val="22"/>
                <w:rPrChange w:id="10586" w:author="t_竹沢 公佑" w:date="2019-10-05T16:57:00Z">
                  <w:rPr/>
                </w:rPrChange>
              </w:rPr>
            </w:pPr>
          </w:p>
        </w:tc>
        <w:tc>
          <w:tcPr>
            <w:tcW w:w="1204" w:type="dxa"/>
          </w:tcPr>
          <w:p w:rsidR="001E41D0" w:rsidRPr="00AA1052" w:rsidRDefault="001E41D0" w:rsidP="00067B9E">
            <w:pPr>
              <w:rPr>
                <w:sz w:val="22"/>
                <w:szCs w:val="22"/>
                <w:rPrChange w:id="10587" w:author="t_竹沢 公佑" w:date="2019-10-05T16:57:00Z">
                  <w:rPr/>
                </w:rPrChange>
              </w:rPr>
            </w:pPr>
            <w:r w:rsidRPr="00AA1052">
              <w:rPr>
                <w:sz w:val="22"/>
                <w:szCs w:val="22"/>
                <w:rPrChange w:id="10588" w:author="t_竹沢 公佑" w:date="2019-10-05T16:57:00Z">
                  <w:rPr/>
                </w:rPrChange>
              </w:rPr>
              <w:t>Reset</w:t>
            </w:r>
          </w:p>
        </w:tc>
        <w:tc>
          <w:tcPr>
            <w:tcW w:w="7515" w:type="dxa"/>
            <w:gridSpan w:val="3"/>
          </w:tcPr>
          <w:p w:rsidR="001E41D0" w:rsidRDefault="001E41D0" w:rsidP="00067B9E">
            <w:pPr>
              <w:rPr>
                <w:sz w:val="22"/>
                <w:szCs w:val="22"/>
              </w:rPr>
            </w:pPr>
            <w:r>
              <w:rPr>
                <w:sz w:val="22"/>
                <w:szCs w:val="22"/>
              </w:rPr>
              <w:t>RESET_DFR</w:t>
            </w:r>
            <w:r w:rsidRPr="00B010EB">
              <w:rPr>
                <w:sz w:val="22"/>
                <w:szCs w:val="22"/>
              </w:rPr>
              <w:t xml:space="preserve"> or device file open</w:t>
            </w:r>
          </w:p>
        </w:tc>
      </w:tr>
      <w:tr w:rsidR="001E41D0" w:rsidRPr="00AC5086" w:rsidTr="00595E56">
        <w:trPr>
          <w:trHeight w:val="238"/>
        </w:trPr>
        <w:tc>
          <w:tcPr>
            <w:tcW w:w="1172" w:type="dxa"/>
            <w:vMerge/>
          </w:tcPr>
          <w:p w:rsidR="001E41D0" w:rsidRPr="00AA1052" w:rsidRDefault="001E41D0" w:rsidP="00067B9E">
            <w:pPr>
              <w:pStyle w:val="afa"/>
              <w:rPr>
                <w:sz w:val="22"/>
                <w:szCs w:val="22"/>
                <w:rPrChange w:id="10589" w:author="t_竹沢 公佑" w:date="2019-10-05T16:57:00Z">
                  <w:rPr/>
                </w:rPrChange>
              </w:rPr>
            </w:pPr>
          </w:p>
        </w:tc>
        <w:tc>
          <w:tcPr>
            <w:tcW w:w="1204" w:type="dxa"/>
          </w:tcPr>
          <w:p w:rsidR="001E41D0" w:rsidRPr="00AA1052" w:rsidRDefault="001E41D0" w:rsidP="00067B9E">
            <w:pPr>
              <w:rPr>
                <w:sz w:val="22"/>
                <w:szCs w:val="22"/>
                <w:rPrChange w:id="10590" w:author="t_竹沢 公佑" w:date="2019-10-05T16:57:00Z">
                  <w:rPr/>
                </w:rPrChange>
              </w:rPr>
            </w:pPr>
            <w:r w:rsidRPr="00AA1052">
              <w:rPr>
                <w:sz w:val="22"/>
                <w:szCs w:val="22"/>
                <w:rPrChange w:id="10591" w:author="t_竹沢 公佑" w:date="2019-10-05T16:57:00Z">
                  <w:rPr/>
                </w:rPrChange>
              </w:rPr>
              <w:t>Latch</w:t>
            </w:r>
          </w:p>
        </w:tc>
        <w:tc>
          <w:tcPr>
            <w:tcW w:w="7515" w:type="dxa"/>
            <w:gridSpan w:val="3"/>
          </w:tcPr>
          <w:p w:rsidR="001E41D0" w:rsidRPr="00AC5086" w:rsidRDefault="001E41D0" w:rsidP="00067B9E">
            <w:pPr>
              <w:spacing w:line="0" w:lineRule="atLeast"/>
              <w:ind w:right="1020"/>
              <w:rPr>
                <w:rFonts w:cs="Times New Roman"/>
                <w:sz w:val="22"/>
                <w:szCs w:val="22"/>
              </w:rPr>
            </w:pPr>
            <w:r>
              <w:rPr>
                <w:rFonts w:cs="Times New Roman"/>
                <w:sz w:val="22"/>
                <w:szCs w:val="22"/>
              </w:rPr>
              <w:t xml:space="preserve">All bits are </w:t>
            </w:r>
            <w:r>
              <w:rPr>
                <w:rFonts w:cs="Times New Roman" w:hint="eastAsia"/>
                <w:sz w:val="22"/>
                <w:szCs w:val="22"/>
              </w:rPr>
              <w:t>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p>
        </w:tc>
      </w:tr>
      <w:tr w:rsidR="001E41D0" w:rsidTr="001E41D0">
        <w:trPr>
          <w:trHeight w:val="2993"/>
        </w:trPr>
        <w:tc>
          <w:tcPr>
            <w:tcW w:w="1172" w:type="dxa"/>
            <w:vMerge/>
          </w:tcPr>
          <w:p w:rsidR="001E41D0" w:rsidRPr="00AA1052" w:rsidRDefault="001E41D0" w:rsidP="00067B9E">
            <w:pPr>
              <w:pStyle w:val="afa"/>
              <w:rPr>
                <w:sz w:val="22"/>
                <w:szCs w:val="22"/>
                <w:rPrChange w:id="10592" w:author="t_竹沢 公佑" w:date="2019-10-05T16:57:00Z">
                  <w:rPr/>
                </w:rPrChange>
              </w:rPr>
            </w:pPr>
          </w:p>
        </w:tc>
        <w:tc>
          <w:tcPr>
            <w:tcW w:w="1204" w:type="dxa"/>
          </w:tcPr>
          <w:p w:rsidR="001E41D0" w:rsidRPr="00AA1052" w:rsidRDefault="001E41D0" w:rsidP="00067B9E">
            <w:pPr>
              <w:pStyle w:val="afa"/>
              <w:rPr>
                <w:sz w:val="22"/>
                <w:szCs w:val="22"/>
                <w:rPrChange w:id="10593" w:author="t_竹沢 公佑" w:date="2019-10-05T16:57:00Z">
                  <w:rPr/>
                </w:rPrChange>
              </w:rPr>
            </w:pPr>
            <w:r w:rsidRPr="00AA1052">
              <w:rPr>
                <w:sz w:val="22"/>
                <w:szCs w:val="22"/>
                <w:rPrChange w:id="10594" w:author="t_竹沢 公佑" w:date="2019-10-05T16:57:00Z">
                  <w:rPr/>
                </w:rPrChange>
              </w:rPr>
              <w:t>Value</w:t>
            </w:r>
          </w:p>
        </w:tc>
        <w:tc>
          <w:tcPr>
            <w:tcW w:w="7515" w:type="dxa"/>
            <w:gridSpan w:val="3"/>
          </w:tcPr>
          <w:p w:rsidR="001E41D0" w:rsidRDefault="001E41D0" w:rsidP="005008A2">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0:</w:t>
            </w:r>
          </w:p>
          <w:p w:rsidR="001E41D0" w:rsidRDefault="001E41D0" w:rsidP="005008A2">
            <w:pPr>
              <w:spacing w:line="0" w:lineRule="atLeast"/>
              <w:ind w:right="1020" w:firstLineChars="50" w:firstLine="110"/>
              <w:rPr>
                <w:rFonts w:cs="Times New Roman"/>
                <w:sz w:val="22"/>
                <w:szCs w:val="22"/>
              </w:rPr>
            </w:pPr>
            <w:r>
              <w:rPr>
                <w:rFonts w:cs="Times New Roman" w:hint="eastAsia"/>
                <w:sz w:val="22"/>
                <w:szCs w:val="22"/>
              </w:rPr>
              <w:t>Enable/Disable this capability.</w:t>
            </w:r>
          </w:p>
          <w:p w:rsidR="001E41D0" w:rsidRDefault="001E41D0" w:rsidP="005008A2">
            <w:pPr>
              <w:widowControl w:val="0"/>
              <w:autoSpaceDE w:val="0"/>
              <w:autoSpaceDN w:val="0"/>
              <w:adjustRightInd w:val="0"/>
              <w:spacing w:line="0" w:lineRule="atLeast"/>
              <w:ind w:leftChars="50" w:left="120" w:firstLineChars="50" w:firstLine="110"/>
              <w:rPr>
                <w:rFonts w:cs="Times New Roman"/>
                <w:sz w:val="22"/>
                <w:szCs w:val="22"/>
              </w:rPr>
            </w:pPr>
            <w:r>
              <w:rPr>
                <w:rFonts w:cs="Times New Roman" w:hint="eastAsia"/>
                <w:sz w:val="22"/>
                <w:szCs w:val="22"/>
              </w:rPr>
              <w:t xml:space="preserve">- DFRFORCETX_ENABLE(0x01) </w:t>
            </w:r>
            <w:r>
              <w:rPr>
                <w:rFonts w:cs="Times New Roman"/>
                <w:sz w:val="22"/>
                <w:szCs w:val="22"/>
              </w:rPr>
              <w:t>…</w:t>
            </w:r>
            <w:r>
              <w:rPr>
                <w:rFonts w:cs="Times New Roman" w:hint="eastAsia"/>
                <w:sz w:val="22"/>
                <w:szCs w:val="22"/>
              </w:rPr>
              <w:t xml:space="preserve"> enabled</w:t>
            </w:r>
            <w:del w:id="10595" w:author="t_竹沢 公佑" w:date="2019-10-05T16:58:00Z">
              <w:r w:rsidDel="00AA1052">
                <w:rPr>
                  <w:rFonts w:cs="Times New Roman" w:hint="eastAsia"/>
                  <w:sz w:val="22"/>
                  <w:szCs w:val="22"/>
                </w:rPr>
                <w:delText xml:space="preserve"> this capability</w:delText>
              </w:r>
            </w:del>
            <w:r>
              <w:rPr>
                <w:rFonts w:cs="Times New Roman" w:hint="eastAsia"/>
                <w:sz w:val="22"/>
                <w:szCs w:val="22"/>
              </w:rPr>
              <w:t>.</w:t>
            </w:r>
          </w:p>
          <w:p w:rsidR="001E41D0" w:rsidRDefault="001E41D0" w:rsidP="005008A2">
            <w:pPr>
              <w:spacing w:line="0" w:lineRule="atLeast"/>
              <w:ind w:right="1020"/>
              <w:rPr>
                <w:rFonts w:cs="Times New Roman"/>
                <w:sz w:val="22"/>
                <w:szCs w:val="22"/>
              </w:rPr>
            </w:pPr>
            <w:r>
              <w:rPr>
                <w:rFonts w:cs="Times New Roman" w:hint="eastAsia"/>
                <w:sz w:val="22"/>
                <w:szCs w:val="22"/>
              </w:rPr>
              <w:t xml:space="preserve">  - DFRFORCETX_DISABLE(0x02)</w:t>
            </w:r>
            <w:r>
              <w:rPr>
                <w:rFonts w:cs="Times New Roman"/>
                <w:sz w:val="22"/>
                <w:szCs w:val="22"/>
              </w:rPr>
              <w:t xml:space="preserve"> …</w:t>
            </w:r>
            <w:r>
              <w:rPr>
                <w:rFonts w:cs="Times New Roman" w:hint="eastAsia"/>
                <w:sz w:val="22"/>
                <w:szCs w:val="22"/>
              </w:rPr>
              <w:t xml:space="preserve"> disabled</w:t>
            </w:r>
            <w:del w:id="10596" w:author="t_竹沢 公佑" w:date="2019-10-05T16:58:00Z">
              <w:r w:rsidDel="00AA1052">
                <w:rPr>
                  <w:rFonts w:cs="Times New Roman" w:hint="eastAsia"/>
                  <w:sz w:val="22"/>
                  <w:szCs w:val="22"/>
                </w:rPr>
                <w:delText xml:space="preserve"> this capability</w:delText>
              </w:r>
            </w:del>
            <w:r>
              <w:rPr>
                <w:rFonts w:cs="Times New Roman" w:hint="eastAsia"/>
                <w:sz w:val="22"/>
                <w:szCs w:val="22"/>
              </w:rPr>
              <w:t>.</w:t>
            </w:r>
          </w:p>
          <w:p w:rsidR="001E41D0" w:rsidRDefault="001E41D0" w:rsidP="005008A2">
            <w:pPr>
              <w:spacing w:line="0" w:lineRule="atLeast"/>
              <w:ind w:left="3740" w:right="1020" w:hangingChars="1700" w:hanging="3740"/>
              <w:rPr>
                <w:rFonts w:cs="Times New Roman"/>
                <w:sz w:val="22"/>
                <w:szCs w:val="22"/>
              </w:rPr>
            </w:pPr>
            <w:r>
              <w:rPr>
                <w:rFonts w:cs="Times New Roman" w:hint="eastAsia"/>
                <w:sz w:val="22"/>
                <w:szCs w:val="22"/>
              </w:rPr>
              <w:t xml:space="preserve">  - DFRFORCETX_UNKNOWN(0x00) </w:t>
            </w:r>
            <w:r>
              <w:rPr>
                <w:rFonts w:cs="Times New Roman"/>
                <w:sz w:val="22"/>
                <w:szCs w:val="22"/>
              </w:rPr>
              <w:t>…</w:t>
            </w:r>
            <w:r>
              <w:rPr>
                <w:rFonts w:cs="Times New Roman" w:hint="eastAsia"/>
                <w:sz w:val="22"/>
                <w:szCs w:val="22"/>
              </w:rPr>
              <w:t xml:space="preserve">unexpected value is </w:t>
            </w:r>
            <w:ins w:id="10597" w:author="t_竹沢 公佑" w:date="2019-10-05T16:58:00Z">
              <w:r>
                <w:rPr>
                  <w:rFonts w:cs="Times New Roman" w:hint="eastAsia"/>
                  <w:sz w:val="22"/>
                  <w:szCs w:val="22"/>
                </w:rPr>
                <w:t xml:space="preserve">read </w:t>
              </w:r>
            </w:ins>
            <w:del w:id="10598" w:author="t_竹沢 公佑" w:date="2019-10-05T16:58:00Z">
              <w:r w:rsidDel="00AA1052">
                <w:rPr>
                  <w:rFonts w:cs="Times New Roman" w:hint="eastAsia"/>
                  <w:sz w:val="22"/>
                  <w:szCs w:val="22"/>
                </w:rPr>
                <w:delText>retri</w:delText>
              </w:r>
            </w:del>
            <w:ins w:id="10599" w:author="s_佐野 光" w:date="2019-08-21T11:28:00Z">
              <w:del w:id="10600" w:author="t_竹沢 公佑" w:date="2019-10-05T16:58:00Z">
                <w:r w:rsidDel="00AA1052">
                  <w:rPr>
                    <w:rFonts w:cs="Times New Roman" w:hint="eastAsia"/>
                    <w:sz w:val="22"/>
                    <w:szCs w:val="22"/>
                  </w:rPr>
                  <w:delText>e</w:delText>
                </w:r>
              </w:del>
            </w:ins>
            <w:del w:id="10601" w:author="t_竹沢 公佑" w:date="2019-10-05T16:58:00Z">
              <w:r w:rsidDel="00AA1052">
                <w:rPr>
                  <w:rFonts w:cs="Times New Roman" w:hint="eastAsia"/>
                  <w:sz w:val="22"/>
                  <w:szCs w:val="22"/>
                </w:rPr>
                <w:delText xml:space="preserve">ved </w:delText>
              </w:r>
            </w:del>
            <w:r>
              <w:rPr>
                <w:rFonts w:cs="Times New Roman" w:hint="eastAsia"/>
                <w:sz w:val="22"/>
                <w:szCs w:val="22"/>
              </w:rPr>
              <w:t>from register.</w:t>
            </w:r>
          </w:p>
          <w:p w:rsidR="001E41D0" w:rsidRDefault="001E41D0" w:rsidP="005008A2">
            <w:pPr>
              <w:widowControl w:val="0"/>
              <w:autoSpaceDE w:val="0"/>
              <w:autoSpaceDN w:val="0"/>
              <w:adjustRightInd w:val="0"/>
              <w:spacing w:line="0" w:lineRule="atLeast"/>
              <w:ind w:leftChars="50" w:left="120" w:firstLineChars="50" w:firstLine="110"/>
              <w:rPr>
                <w:sz w:val="22"/>
                <w:szCs w:val="22"/>
              </w:rPr>
            </w:pPr>
            <w:r>
              <w:rPr>
                <w:rFonts w:cs="Times New Roman" w:hint="eastAsia"/>
                <w:sz w:val="22"/>
                <w:szCs w:val="22"/>
              </w:rPr>
              <w:t>Above value is defined in the drxpd.h.</w:t>
            </w:r>
          </w:p>
          <w:p w:rsidR="001E41D0" w:rsidRPr="001F34AE" w:rsidRDefault="001E41D0" w:rsidP="005008A2">
            <w:pPr>
              <w:spacing w:line="0" w:lineRule="atLeast"/>
              <w:ind w:right="1020"/>
              <w:rPr>
                <w:sz w:val="22"/>
                <w:szCs w:val="22"/>
              </w:rPr>
            </w:pPr>
          </w:p>
          <w:p w:rsidR="001E41D0" w:rsidRDefault="001E41D0" w:rsidP="005008A2">
            <w:pPr>
              <w:spacing w:line="0" w:lineRule="atLeast"/>
              <w:ind w:right="1020"/>
              <w:rPr>
                <w:rFonts w:cs="Times New Roman"/>
                <w:sz w:val="22"/>
                <w:szCs w:val="22"/>
              </w:rPr>
            </w:pPr>
            <w:r>
              <w:rPr>
                <w:sz w:val="22"/>
                <w:szCs w:val="22"/>
              </w:rPr>
              <w:t>B</w:t>
            </w:r>
            <w:r>
              <w:rPr>
                <w:rFonts w:hint="eastAsia"/>
                <w:sz w:val="22"/>
                <w:szCs w:val="22"/>
              </w:rPr>
              <w:t>yte1-3:</w:t>
            </w:r>
            <w:r>
              <w:rPr>
                <w:rFonts w:cs="Times New Roman"/>
                <w:sz w:val="22"/>
                <w:szCs w:val="22"/>
              </w:rPr>
              <w:t xml:space="preserve"> Reserved (</w:t>
            </w:r>
            <w:r>
              <w:rPr>
                <w:rFonts w:cs="Times New Roman" w:hint="eastAsia"/>
                <w:sz w:val="22"/>
                <w:szCs w:val="22"/>
              </w:rPr>
              <w:t>undefined</w:t>
            </w:r>
            <w:r>
              <w:rPr>
                <w:rFonts w:cs="Times New Roman"/>
                <w:sz w:val="22"/>
                <w:szCs w:val="22"/>
              </w:rPr>
              <w:t>)</w:t>
            </w:r>
          </w:p>
          <w:p w:rsidR="001E41D0" w:rsidRDefault="001E41D0" w:rsidP="005008A2">
            <w:pPr>
              <w:widowControl w:val="0"/>
              <w:autoSpaceDE w:val="0"/>
              <w:autoSpaceDN w:val="0"/>
              <w:adjustRightInd w:val="0"/>
              <w:spacing w:line="0" w:lineRule="atLeast"/>
              <w:ind w:left="110" w:hangingChars="50" w:hanging="110"/>
              <w:rPr>
                <w:sz w:val="22"/>
                <w:szCs w:val="22"/>
              </w:rPr>
            </w:pPr>
            <w:r>
              <w:rPr>
                <w:rFonts w:hint="eastAsia"/>
                <w:sz w:val="22"/>
                <w:szCs w:val="22"/>
              </w:rPr>
              <w:t>Byte4:</w:t>
            </w:r>
          </w:p>
          <w:p w:rsidR="001E41D0" w:rsidRDefault="001E41D0" w:rsidP="005008A2">
            <w:pPr>
              <w:widowControl w:val="0"/>
              <w:autoSpaceDE w:val="0"/>
              <w:autoSpaceDN w:val="0"/>
              <w:adjustRightInd w:val="0"/>
              <w:spacing w:line="0" w:lineRule="atLeast"/>
              <w:ind w:left="110" w:hangingChars="50" w:hanging="110"/>
              <w:rPr>
                <w:sz w:val="22"/>
                <w:szCs w:val="22"/>
              </w:rPr>
            </w:pPr>
            <w:r>
              <w:rPr>
                <w:rFonts w:hint="eastAsia"/>
                <w:sz w:val="22"/>
                <w:szCs w:val="22"/>
              </w:rPr>
              <w:t xml:space="preserve">  Current data type.</w:t>
            </w:r>
          </w:p>
          <w:p w:rsidR="000C2A5C" w:rsidRDefault="001E41D0" w:rsidP="000C2A5C">
            <w:pPr>
              <w:widowControl w:val="0"/>
              <w:autoSpaceDE w:val="0"/>
              <w:autoSpaceDN w:val="0"/>
              <w:adjustRightInd w:val="0"/>
              <w:spacing w:line="0" w:lineRule="atLeast"/>
              <w:ind w:left="110" w:hangingChars="50" w:hanging="110"/>
              <w:rPr>
                <w:ins w:id="10602" w:author="t_竹沢 公佑" w:date="2021-02-01T12:07:00Z"/>
                <w:sz w:val="22"/>
                <w:szCs w:val="22"/>
              </w:rPr>
            </w:pPr>
            <w:r>
              <w:rPr>
                <w:rFonts w:hint="eastAsia"/>
                <w:sz w:val="22"/>
                <w:szCs w:val="22"/>
              </w:rPr>
              <w:t xml:space="preserve">   </w:t>
            </w:r>
            <w:del w:id="10603" w:author="t_竹沢 公佑" w:date="2021-02-01T13:09:00Z">
              <w:r w:rsidDel="006C295F">
                <w:rPr>
                  <w:rFonts w:hint="eastAsia"/>
                  <w:sz w:val="22"/>
                  <w:szCs w:val="22"/>
                </w:rPr>
                <w:delText xml:space="preserve">- DFRFORCETX_PRBS(0x02) </w:delText>
              </w:r>
              <w:r w:rsidDel="006C295F">
                <w:rPr>
                  <w:rFonts w:cs="Times New Roman"/>
                  <w:sz w:val="22"/>
                  <w:szCs w:val="22"/>
                </w:rPr>
                <w:delText>…</w:delText>
              </w:r>
              <w:r w:rsidDel="006C295F">
                <w:rPr>
                  <w:rFonts w:cs="Times New Roman" w:hint="eastAsia"/>
                  <w:sz w:val="22"/>
                  <w:szCs w:val="22"/>
                </w:rPr>
                <w:delText>PRBS is selected as data pattern.</w:delText>
              </w:r>
            </w:del>
            <w:ins w:id="10604" w:author="t_竹沢 公佑" w:date="2021-02-01T12:07:00Z">
              <w:r w:rsidR="000C2A5C">
                <w:rPr>
                  <w:rFonts w:hint="eastAsia"/>
                  <w:sz w:val="22"/>
                  <w:szCs w:val="22"/>
                </w:rPr>
                <w:t xml:space="preserve">- DFRFORCETX_PRBS31R(0x02) (*1) </w:t>
              </w:r>
            </w:ins>
          </w:p>
          <w:p w:rsidR="000C2A5C" w:rsidRDefault="000C2A5C" w:rsidP="000C2A5C">
            <w:pPr>
              <w:widowControl w:val="0"/>
              <w:autoSpaceDE w:val="0"/>
              <w:autoSpaceDN w:val="0"/>
              <w:adjustRightInd w:val="0"/>
              <w:spacing w:line="0" w:lineRule="atLeast"/>
              <w:ind w:left="110" w:hangingChars="50" w:hanging="110"/>
              <w:rPr>
                <w:ins w:id="10605" w:author="t_竹沢 公佑" w:date="2021-02-01T12:07:00Z"/>
                <w:sz w:val="22"/>
                <w:szCs w:val="22"/>
              </w:rPr>
            </w:pPr>
            <w:ins w:id="10606" w:author="t_竹沢 公佑" w:date="2021-02-01T12:07:00Z">
              <w:r>
                <w:rPr>
                  <w:rFonts w:hint="eastAsia"/>
                  <w:sz w:val="22"/>
                  <w:szCs w:val="22"/>
                </w:rPr>
                <w:t xml:space="preserve">   - DFRFORCETX_PRBS31(0x03) (*2)</w:t>
              </w:r>
            </w:ins>
          </w:p>
          <w:p w:rsidR="000C2A5C" w:rsidRDefault="000C2A5C" w:rsidP="000C2A5C">
            <w:pPr>
              <w:widowControl w:val="0"/>
              <w:autoSpaceDE w:val="0"/>
              <w:autoSpaceDN w:val="0"/>
              <w:adjustRightInd w:val="0"/>
              <w:spacing w:line="0" w:lineRule="atLeast"/>
              <w:ind w:left="110" w:hangingChars="50" w:hanging="110"/>
              <w:rPr>
                <w:ins w:id="10607" w:author="t_竹沢 公佑" w:date="2021-02-01T12:07:00Z"/>
                <w:sz w:val="22"/>
                <w:szCs w:val="22"/>
              </w:rPr>
            </w:pPr>
            <w:ins w:id="10608" w:author="t_竹沢 公佑" w:date="2021-02-01T12:07:00Z">
              <w:r>
                <w:rPr>
                  <w:rFonts w:hint="eastAsia"/>
                  <w:sz w:val="22"/>
                  <w:szCs w:val="22"/>
                </w:rPr>
                <w:t xml:space="preserve">   - DFRFORCETX_PRBS63(0x04) (*2)</w:t>
              </w:r>
            </w:ins>
          </w:p>
          <w:p w:rsidR="000C2A5C" w:rsidRDefault="000C2A5C" w:rsidP="000C2A5C">
            <w:pPr>
              <w:widowControl w:val="0"/>
              <w:autoSpaceDE w:val="0"/>
              <w:autoSpaceDN w:val="0"/>
              <w:adjustRightInd w:val="0"/>
              <w:spacing w:line="0" w:lineRule="atLeast"/>
              <w:ind w:left="110" w:hangingChars="50" w:hanging="110"/>
              <w:rPr>
                <w:ins w:id="10609" w:author="t_竹沢 公佑" w:date="2021-02-01T12:07:00Z"/>
                <w:sz w:val="22"/>
                <w:szCs w:val="22"/>
              </w:rPr>
            </w:pPr>
            <w:ins w:id="10610" w:author="t_竹沢 公佑" w:date="2021-02-01T12:07:00Z">
              <w:r>
                <w:rPr>
                  <w:rFonts w:hint="eastAsia"/>
                  <w:sz w:val="22"/>
                  <w:szCs w:val="22"/>
                </w:rPr>
                <w:t xml:space="preserve">   - DFRFORCETX_PRBS31SR(0x05) (*2)</w:t>
              </w:r>
            </w:ins>
          </w:p>
          <w:p w:rsidR="000C2A5C" w:rsidRDefault="000C2A5C" w:rsidP="000C2A5C">
            <w:pPr>
              <w:widowControl w:val="0"/>
              <w:autoSpaceDE w:val="0"/>
              <w:autoSpaceDN w:val="0"/>
              <w:adjustRightInd w:val="0"/>
              <w:spacing w:line="0" w:lineRule="atLeast"/>
              <w:ind w:left="110" w:hangingChars="50" w:hanging="110"/>
              <w:rPr>
                <w:ins w:id="10611" w:author="t_竹沢 公佑" w:date="2021-02-01T12:07:00Z"/>
                <w:sz w:val="22"/>
                <w:szCs w:val="22"/>
              </w:rPr>
            </w:pPr>
            <w:ins w:id="10612" w:author="t_竹沢 公佑" w:date="2021-02-01T12:07:00Z">
              <w:r>
                <w:rPr>
                  <w:rFonts w:hint="eastAsia"/>
                  <w:sz w:val="22"/>
                  <w:szCs w:val="22"/>
                </w:rPr>
                <w:t xml:space="preserve">   - DFRFORCETX_PRBS31S(0x06) (*2)</w:t>
              </w:r>
            </w:ins>
          </w:p>
          <w:p w:rsidR="000C2A5C" w:rsidRDefault="000C2A5C" w:rsidP="000C2A5C">
            <w:pPr>
              <w:widowControl w:val="0"/>
              <w:autoSpaceDE w:val="0"/>
              <w:autoSpaceDN w:val="0"/>
              <w:adjustRightInd w:val="0"/>
              <w:spacing w:line="0" w:lineRule="atLeast"/>
              <w:ind w:leftChars="50" w:left="120" w:firstLineChars="100" w:firstLine="220"/>
              <w:rPr>
                <w:ins w:id="10613" w:author="t_竹沢 公佑" w:date="2021-02-01T12:07:00Z"/>
                <w:sz w:val="22"/>
                <w:szCs w:val="22"/>
              </w:rPr>
            </w:pPr>
            <w:ins w:id="10614" w:author="t_竹沢 公佑" w:date="2021-02-01T12:07:00Z">
              <w:r>
                <w:rPr>
                  <w:rFonts w:hint="eastAsia"/>
                  <w:sz w:val="22"/>
                  <w:szCs w:val="22"/>
                </w:rPr>
                <w:t>- DFRFORCETX_PRBS63S(0x07) (*2)</w:t>
              </w:r>
            </w:ins>
          </w:p>
          <w:p w:rsidR="000C2A5C" w:rsidRDefault="000C2A5C" w:rsidP="000C2A5C">
            <w:pPr>
              <w:widowControl w:val="0"/>
              <w:autoSpaceDE w:val="0"/>
              <w:autoSpaceDN w:val="0"/>
              <w:adjustRightInd w:val="0"/>
              <w:spacing w:line="0" w:lineRule="atLeast"/>
              <w:ind w:left="110" w:hangingChars="50" w:hanging="110"/>
              <w:rPr>
                <w:ins w:id="10615" w:author="t_竹沢 公佑" w:date="2021-02-01T12:08:00Z"/>
                <w:rFonts w:cs="Times New Roman"/>
                <w:sz w:val="22"/>
                <w:szCs w:val="22"/>
              </w:rPr>
            </w:pPr>
            <w:ins w:id="10616" w:author="t_竹沢 公佑" w:date="2021-02-01T12:08:00Z">
              <w:r>
                <w:rPr>
                  <w:rFonts w:hint="eastAsia"/>
                  <w:sz w:val="22"/>
                  <w:szCs w:val="22"/>
                </w:rPr>
                <w:t xml:space="preserve">   </w:t>
              </w:r>
              <w:r>
                <w:rPr>
                  <w:rFonts w:cs="Times New Roman" w:hint="eastAsia"/>
                  <w:sz w:val="22"/>
                  <w:szCs w:val="22"/>
                </w:rPr>
                <w:t>Above value is defined in the drxpd.h.</w:t>
              </w:r>
            </w:ins>
          </w:p>
          <w:p w:rsidR="000C2A5C" w:rsidRPr="000C2A5C" w:rsidRDefault="000C2A5C">
            <w:pPr>
              <w:spacing w:line="0" w:lineRule="atLeast"/>
              <w:ind w:left="330" w:right="1020" w:hangingChars="150" w:hanging="330"/>
              <w:rPr>
                <w:ins w:id="10617" w:author="t_竹沢 公佑" w:date="2021-02-01T12:08:00Z"/>
                <w:rFonts w:cs="Times New Roman"/>
                <w:sz w:val="22"/>
                <w:szCs w:val="22"/>
              </w:rPr>
              <w:pPrChange w:id="10618" w:author="t_竹沢 公佑" w:date="2021-02-01T12:08:00Z">
                <w:pPr>
                  <w:widowControl w:val="0"/>
                  <w:autoSpaceDE w:val="0"/>
                  <w:autoSpaceDN w:val="0"/>
                  <w:adjustRightInd w:val="0"/>
                  <w:spacing w:line="0" w:lineRule="atLeast"/>
                  <w:ind w:left="110" w:hangingChars="50" w:hanging="110"/>
                </w:pPr>
              </w:pPrChange>
            </w:pPr>
            <w:ins w:id="10619" w:author="t_竹沢 公佑" w:date="2021-02-01T12:08:00Z">
              <w:r>
                <w:rPr>
                  <w:rFonts w:cs="Times New Roman" w:hint="eastAsia"/>
                  <w:sz w:val="22"/>
                  <w:szCs w:val="22"/>
                </w:rPr>
                <w:t xml:space="preserve">   If the other value is returned to this Byte, the DRXP board is transmitting undefined data.</w:t>
              </w:r>
            </w:ins>
          </w:p>
          <w:p w:rsidR="000C2A5C" w:rsidRDefault="000C2A5C" w:rsidP="000C2A5C">
            <w:pPr>
              <w:widowControl w:val="0"/>
              <w:autoSpaceDE w:val="0"/>
              <w:autoSpaceDN w:val="0"/>
              <w:adjustRightInd w:val="0"/>
              <w:spacing w:line="0" w:lineRule="atLeast"/>
              <w:ind w:left="110" w:hangingChars="50" w:hanging="110"/>
              <w:rPr>
                <w:ins w:id="10620" w:author="t_竹沢 公佑" w:date="2021-02-01T12:08:00Z"/>
                <w:rFonts w:cs="Times New Roman"/>
                <w:sz w:val="22"/>
                <w:szCs w:val="22"/>
              </w:rPr>
            </w:pPr>
            <w:ins w:id="10621" w:author="t_竹沢 公佑" w:date="2021-02-01T12:08:00Z">
              <w:r>
                <w:rPr>
                  <w:rFonts w:cs="Times New Roman" w:hint="eastAsia"/>
                  <w:sz w:val="22"/>
                  <w:szCs w:val="22"/>
                </w:rPr>
                <w:t xml:space="preserve">   F</w:t>
              </w:r>
              <w:r>
                <w:rPr>
                  <w:rFonts w:cs="Times New Roman"/>
                  <w:sz w:val="22"/>
                  <w:szCs w:val="22"/>
                </w:rPr>
                <w:t>o</w:t>
              </w:r>
              <w:r>
                <w:rPr>
                  <w:rFonts w:cs="Times New Roman" w:hint="eastAsia"/>
                  <w:sz w:val="22"/>
                  <w:szCs w:val="22"/>
                </w:rPr>
                <w:t>r the detail fo data format aboves, ple</w:t>
              </w:r>
              <w:r w:rsidR="006C295F">
                <w:rPr>
                  <w:rFonts w:cs="Times New Roman" w:hint="eastAsia"/>
                  <w:sz w:val="22"/>
                  <w:szCs w:val="22"/>
                </w:rPr>
                <w:t xml:space="preserve">ase </w:t>
              </w:r>
            </w:ins>
            <w:ins w:id="10622" w:author="t_竹沢 公佑" w:date="2021-02-01T13:09:00Z">
              <w:r w:rsidR="006C295F">
                <w:rPr>
                  <w:rFonts w:cs="Times New Roman" w:hint="eastAsia"/>
                  <w:sz w:val="22"/>
                  <w:szCs w:val="22"/>
                </w:rPr>
                <w:t>refer to the</w:t>
              </w:r>
            </w:ins>
            <w:ins w:id="10623" w:author="t_竹沢 公佑" w:date="2021-02-02T13:04:00Z">
              <w:r w:rsidR="006E7161">
                <w:rPr>
                  <w:rFonts w:cs="Times New Roman" w:hint="eastAsia"/>
                  <w:sz w:val="22"/>
                  <w:szCs w:val="22"/>
                </w:rPr>
                <w:t xml:space="preserve"> </w:t>
              </w:r>
              <w:r w:rsidR="006E7161" w:rsidRPr="008E352B">
                <w:rPr>
                  <w:rFonts w:cs="Times New Roman"/>
                  <w:b/>
                  <w:sz w:val="22"/>
                  <w:szCs w:val="22"/>
                </w:rPr>
                <w:t>“</w:t>
              </w:r>
              <w:r w:rsidR="006E7161" w:rsidRPr="008E352B">
                <w:rPr>
                  <w:rFonts w:cs="Times New Roman"/>
                  <w:b/>
                  <w:sz w:val="22"/>
                  <w:szCs w:val="22"/>
                </w:rPr>
                <w:fldChar w:fldCharType="begin"/>
              </w:r>
              <w:r w:rsidR="006E7161" w:rsidRPr="008E352B">
                <w:rPr>
                  <w:rFonts w:cs="Times New Roman"/>
                  <w:b/>
                  <w:sz w:val="22"/>
                  <w:szCs w:val="22"/>
                </w:rPr>
                <w:instrText xml:space="preserve"> REF _Ref63160611 \r \h </w:instrText>
              </w:r>
              <w:r w:rsidR="006E7161">
                <w:rPr>
                  <w:rFonts w:cs="Times New Roman"/>
                  <w:b/>
                  <w:sz w:val="22"/>
                  <w:szCs w:val="22"/>
                </w:rPr>
                <w:instrText xml:space="preserve"> \* MERGEFORMAT </w:instrText>
              </w:r>
            </w:ins>
            <w:r w:rsidR="006E7161" w:rsidRPr="008E352B">
              <w:rPr>
                <w:rFonts w:cs="Times New Roman"/>
                <w:b/>
                <w:sz w:val="22"/>
                <w:szCs w:val="22"/>
              </w:rPr>
            </w:r>
            <w:ins w:id="10624" w:author="t_竹沢 公佑" w:date="2021-02-02T13:04:00Z">
              <w:r w:rsidR="006E7161" w:rsidRPr="008E352B">
                <w:rPr>
                  <w:rFonts w:cs="Times New Roman"/>
                  <w:b/>
                  <w:sz w:val="22"/>
                  <w:szCs w:val="22"/>
                </w:rPr>
                <w:fldChar w:fldCharType="separate"/>
              </w:r>
            </w:ins>
            <w:ins w:id="10625" w:author="t_竹沢 公佑" w:date="2021-02-02T17:29:00Z">
              <w:r w:rsidR="000B4FA1">
                <w:rPr>
                  <w:rFonts w:cs="Times New Roman"/>
                  <w:b/>
                  <w:sz w:val="22"/>
                  <w:szCs w:val="22"/>
                </w:rPr>
                <w:t>6.2.12.1</w:t>
              </w:r>
            </w:ins>
            <w:ins w:id="10626" w:author="t_竹沢 公佑" w:date="2021-02-02T13:04:00Z">
              <w:r w:rsidR="006E7161" w:rsidRPr="008E352B">
                <w:rPr>
                  <w:rFonts w:cs="Times New Roman"/>
                  <w:b/>
                  <w:sz w:val="22"/>
                  <w:szCs w:val="22"/>
                </w:rPr>
                <w:fldChar w:fldCharType="end"/>
              </w:r>
              <w:r w:rsidR="006E7161">
                <w:rPr>
                  <w:rFonts w:cs="Times New Roman"/>
                  <w:b/>
                  <w:sz w:val="22"/>
                  <w:szCs w:val="22"/>
                </w:rPr>
                <w:t xml:space="preserve">　</w:t>
              </w:r>
              <w:r w:rsidR="006E7161" w:rsidRPr="008E352B">
                <w:rPr>
                  <w:rFonts w:cs="Times New Roman"/>
                  <w:b/>
                  <w:sz w:val="22"/>
                  <w:szCs w:val="22"/>
                </w:rPr>
                <w:fldChar w:fldCharType="begin"/>
              </w:r>
              <w:r w:rsidR="006E7161" w:rsidRPr="008E352B">
                <w:rPr>
                  <w:rFonts w:cs="Times New Roman"/>
                  <w:b/>
                  <w:sz w:val="22"/>
                  <w:szCs w:val="22"/>
                </w:rPr>
                <w:instrText xml:space="preserve"> REF _Ref63160611 \h </w:instrText>
              </w:r>
              <w:r w:rsidR="006E7161">
                <w:rPr>
                  <w:rFonts w:cs="Times New Roman"/>
                  <w:b/>
                  <w:sz w:val="22"/>
                  <w:szCs w:val="22"/>
                </w:rPr>
                <w:instrText xml:space="preserve"> \* MERGEFORMAT </w:instrText>
              </w:r>
            </w:ins>
            <w:r w:rsidR="006E7161" w:rsidRPr="008E352B">
              <w:rPr>
                <w:rFonts w:cs="Times New Roman"/>
                <w:b/>
                <w:sz w:val="22"/>
                <w:szCs w:val="22"/>
              </w:rPr>
            </w:r>
            <w:ins w:id="10627" w:author="t_竹沢 公佑" w:date="2021-02-02T13:04:00Z">
              <w:r w:rsidR="006E7161" w:rsidRPr="008E352B">
                <w:rPr>
                  <w:rFonts w:cs="Times New Roman"/>
                  <w:b/>
                  <w:sz w:val="22"/>
                  <w:szCs w:val="22"/>
                </w:rPr>
                <w:fldChar w:fldCharType="separate"/>
              </w:r>
            </w:ins>
            <w:ins w:id="10628" w:author="t_竹沢 公佑" w:date="2021-02-02T17:29:00Z">
              <w:r w:rsidR="000B4FA1" w:rsidRPr="000B4FA1">
                <w:rPr>
                  <w:b/>
                  <w:rPrChange w:id="10629" w:author="t_竹沢 公佑" w:date="2021-02-02T17:29:00Z">
                    <w:rPr/>
                  </w:rPrChange>
                </w:rPr>
                <w:t>DFR_FORCETX data format</w:t>
              </w:r>
            </w:ins>
            <w:ins w:id="10630" w:author="t_竹沢 公佑" w:date="2021-02-02T13:04:00Z">
              <w:r w:rsidR="006E7161" w:rsidRPr="008E352B">
                <w:rPr>
                  <w:rFonts w:cs="Times New Roman"/>
                  <w:b/>
                  <w:sz w:val="22"/>
                  <w:szCs w:val="22"/>
                </w:rPr>
                <w:fldChar w:fldCharType="end"/>
              </w:r>
              <w:r w:rsidR="006E7161" w:rsidRPr="008E352B">
                <w:rPr>
                  <w:rFonts w:cs="Times New Roman"/>
                  <w:b/>
                  <w:sz w:val="22"/>
                  <w:szCs w:val="22"/>
                </w:rPr>
                <w:t>”</w:t>
              </w:r>
              <w:r w:rsidR="006E7161">
                <w:rPr>
                  <w:rFonts w:cs="Times New Roman" w:hint="eastAsia"/>
                  <w:b/>
                  <w:sz w:val="22"/>
                  <w:szCs w:val="22"/>
                </w:rPr>
                <w:t>.</w:t>
              </w:r>
            </w:ins>
          </w:p>
          <w:p w:rsidR="000C2A5C" w:rsidRDefault="000C2A5C" w:rsidP="000C2A5C">
            <w:pPr>
              <w:widowControl w:val="0"/>
              <w:autoSpaceDE w:val="0"/>
              <w:autoSpaceDN w:val="0"/>
              <w:adjustRightInd w:val="0"/>
              <w:spacing w:line="0" w:lineRule="atLeast"/>
              <w:ind w:left="110" w:hangingChars="50" w:hanging="110"/>
              <w:rPr>
                <w:ins w:id="10631" w:author="t_竹沢 公佑" w:date="2021-02-01T12:08:00Z"/>
                <w:rFonts w:cs="Times New Roman"/>
                <w:sz w:val="22"/>
                <w:szCs w:val="22"/>
              </w:rPr>
            </w:pPr>
            <w:ins w:id="10632" w:author="t_竹沢 公佑" w:date="2021-02-01T12:08:00Z">
              <w:r>
                <w:rPr>
                  <w:rFonts w:cs="Times New Roman" w:hint="eastAsia"/>
                  <w:sz w:val="22"/>
                  <w:szCs w:val="22"/>
                </w:rPr>
                <w:t xml:space="preserve">   (*1) In the device driver version 2.0.8 or older, it defined as DFRFORCETX_PRBS. User application can also use this definition with version 2.0.9 or later.</w:t>
              </w:r>
            </w:ins>
          </w:p>
          <w:p w:rsidR="000C2A5C" w:rsidRDefault="000C2A5C">
            <w:pPr>
              <w:widowControl w:val="0"/>
              <w:autoSpaceDE w:val="0"/>
              <w:autoSpaceDN w:val="0"/>
              <w:adjustRightInd w:val="0"/>
              <w:spacing w:line="0" w:lineRule="atLeast"/>
              <w:ind w:left="110" w:hangingChars="50" w:hanging="110"/>
              <w:rPr>
                <w:sz w:val="22"/>
                <w:szCs w:val="22"/>
              </w:rPr>
            </w:pPr>
            <w:ins w:id="10633" w:author="t_竹沢 公佑" w:date="2021-02-01T12:08:00Z">
              <w:r>
                <w:rPr>
                  <w:rFonts w:cs="Times New Roman" w:hint="eastAsia"/>
                  <w:sz w:val="22"/>
                  <w:szCs w:val="22"/>
                </w:rPr>
                <w:t xml:space="preserve">   (*2) These definitions can be </w:t>
              </w:r>
              <w:r>
                <w:rPr>
                  <w:rFonts w:cs="Times New Roman"/>
                  <w:sz w:val="22"/>
                  <w:szCs w:val="22"/>
                </w:rPr>
                <w:t>available</w:t>
              </w:r>
              <w:r>
                <w:rPr>
                  <w:rFonts w:cs="Times New Roman" w:hint="eastAsia"/>
                  <w:sz w:val="22"/>
                  <w:szCs w:val="22"/>
                </w:rPr>
                <w:t xml:space="preserve"> with device driver version 2.0.9 or later.</w:t>
              </w:r>
            </w:ins>
          </w:p>
          <w:p w:rsidR="001E41D0" w:rsidDel="000C2A5C" w:rsidRDefault="001E41D0" w:rsidP="005008A2">
            <w:pPr>
              <w:spacing w:line="0" w:lineRule="atLeast"/>
              <w:ind w:leftChars="100" w:left="240" w:right="1020" w:firstLineChars="50" w:firstLine="110"/>
              <w:rPr>
                <w:del w:id="10634" w:author="t_竹沢 公佑" w:date="2021-02-01T12:08:00Z"/>
                <w:rFonts w:cs="Times New Roman"/>
                <w:sz w:val="22"/>
                <w:szCs w:val="22"/>
              </w:rPr>
            </w:pPr>
            <w:del w:id="10635" w:author="t_竹沢 公佑" w:date="2021-02-01T12:08:00Z">
              <w:r w:rsidDel="000C2A5C">
                <w:rPr>
                  <w:rFonts w:cs="Times New Roman" w:hint="eastAsia"/>
                  <w:sz w:val="22"/>
                  <w:szCs w:val="22"/>
                </w:rPr>
                <w:delText>Above value is defined in the drxpd.h.</w:delText>
              </w:r>
            </w:del>
          </w:p>
          <w:p w:rsidR="001E41D0" w:rsidDel="000C2A5C" w:rsidRDefault="001E41D0" w:rsidP="005008A2">
            <w:pPr>
              <w:spacing w:line="0" w:lineRule="atLeast"/>
              <w:ind w:left="330" w:right="1020" w:hangingChars="150" w:hanging="330"/>
              <w:rPr>
                <w:del w:id="10636" w:author="t_竹沢 公佑" w:date="2021-02-01T12:08:00Z"/>
                <w:rFonts w:cs="Times New Roman"/>
                <w:sz w:val="22"/>
                <w:szCs w:val="22"/>
              </w:rPr>
            </w:pPr>
            <w:del w:id="10637" w:author="t_竹沢 公佑" w:date="2021-02-01T12:08:00Z">
              <w:r w:rsidDel="000C2A5C">
                <w:rPr>
                  <w:rFonts w:cs="Times New Roman" w:hint="eastAsia"/>
                  <w:sz w:val="22"/>
                  <w:szCs w:val="22"/>
                </w:rPr>
                <w:delText xml:space="preserve">   If the other value is returned to this Byte, the DRXP board is </w:delText>
              </w:r>
            </w:del>
            <w:del w:id="10638" w:author="t_竹沢 公佑" w:date="2019-10-05T16:58:00Z">
              <w:r w:rsidDel="00AA1052">
                <w:rPr>
                  <w:rFonts w:cs="Times New Roman" w:hint="eastAsia"/>
                  <w:sz w:val="22"/>
                  <w:szCs w:val="22"/>
                </w:rPr>
                <w:delText xml:space="preserve">sending </w:delText>
              </w:r>
            </w:del>
            <w:del w:id="10639" w:author="t_竹沢 公佑" w:date="2021-02-01T12:08:00Z">
              <w:r w:rsidDel="000C2A5C">
                <w:rPr>
                  <w:rFonts w:cs="Times New Roman" w:hint="eastAsia"/>
                  <w:sz w:val="22"/>
                  <w:szCs w:val="22"/>
                </w:rPr>
                <w:delText>undefined data.</w:delText>
              </w:r>
            </w:del>
          </w:p>
          <w:p w:rsidR="001E41D0" w:rsidRDefault="001E41D0" w:rsidP="005008A2">
            <w:pPr>
              <w:spacing w:line="0" w:lineRule="atLeast"/>
              <w:ind w:right="1020"/>
              <w:rPr>
                <w:rFonts w:cs="Times New Roman"/>
                <w:sz w:val="22"/>
                <w:szCs w:val="22"/>
              </w:rPr>
            </w:pPr>
            <w:r>
              <w:rPr>
                <w:sz w:val="22"/>
                <w:szCs w:val="22"/>
              </w:rPr>
              <w:t>B</w:t>
            </w:r>
            <w:r>
              <w:rPr>
                <w:rFonts w:hint="eastAsia"/>
                <w:sz w:val="22"/>
                <w:szCs w:val="22"/>
              </w:rPr>
              <w:t>yte5-7:</w:t>
            </w:r>
            <w:r>
              <w:rPr>
                <w:rFonts w:cs="Times New Roman"/>
                <w:sz w:val="22"/>
                <w:szCs w:val="22"/>
              </w:rPr>
              <w:t xml:space="preserve"> Reserved (</w:t>
            </w:r>
            <w:r>
              <w:rPr>
                <w:rFonts w:cs="Times New Roman" w:hint="eastAsia"/>
                <w:sz w:val="22"/>
                <w:szCs w:val="22"/>
              </w:rPr>
              <w:t>undefined</w:t>
            </w:r>
            <w:r>
              <w:rPr>
                <w:rFonts w:cs="Times New Roman"/>
                <w:sz w:val="22"/>
                <w:szCs w:val="22"/>
              </w:rPr>
              <w:t>)</w:t>
            </w:r>
          </w:p>
          <w:p w:rsidR="001E41D0" w:rsidRDefault="001E41D0" w:rsidP="00067B9E">
            <w:pPr>
              <w:spacing w:line="0" w:lineRule="atLeast"/>
              <w:ind w:right="1020"/>
              <w:rPr>
                <w:sz w:val="22"/>
                <w:szCs w:val="22"/>
              </w:rPr>
            </w:pPr>
          </w:p>
        </w:tc>
      </w:tr>
      <w:tr w:rsidR="001E41D0" w:rsidTr="00964BEF">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10640" w:author="t_竹沢 公佑" w:date="2020-08-13T11:22: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677"/>
          <w:trPrChange w:id="10641" w:author="t_竹沢 公佑" w:date="2020-08-13T11:22:00Z">
            <w:trPr>
              <w:trHeight w:val="2992"/>
            </w:trPr>
          </w:trPrChange>
        </w:trPr>
        <w:tc>
          <w:tcPr>
            <w:tcW w:w="1172" w:type="dxa"/>
            <w:vMerge/>
            <w:tcPrChange w:id="10642" w:author="t_竹沢 公佑" w:date="2020-08-13T11:22:00Z">
              <w:tcPr>
                <w:tcW w:w="1172" w:type="dxa"/>
                <w:vMerge/>
              </w:tcPr>
            </w:tcPrChange>
          </w:tcPr>
          <w:p w:rsidR="001E41D0" w:rsidRPr="00AA1052" w:rsidRDefault="001E41D0" w:rsidP="00067B9E">
            <w:pPr>
              <w:pStyle w:val="afa"/>
              <w:rPr>
                <w:sz w:val="22"/>
                <w:szCs w:val="22"/>
              </w:rPr>
            </w:pPr>
          </w:p>
        </w:tc>
        <w:tc>
          <w:tcPr>
            <w:tcW w:w="1204" w:type="dxa"/>
            <w:tcPrChange w:id="10643" w:author="t_竹沢 公佑" w:date="2020-08-13T11:22:00Z">
              <w:tcPr>
                <w:tcW w:w="1204" w:type="dxa"/>
              </w:tcPr>
            </w:tcPrChange>
          </w:tcPr>
          <w:p w:rsidR="001E41D0" w:rsidRPr="000B41A5" w:rsidRDefault="00202C26" w:rsidP="00067B9E">
            <w:pPr>
              <w:pStyle w:val="afa"/>
              <w:rPr>
                <w:sz w:val="22"/>
                <w:szCs w:val="22"/>
              </w:rPr>
            </w:pPr>
            <w:ins w:id="10644" w:author="t_竹沢 公佑" w:date="2020-08-20T10:19:00Z">
              <w:r>
                <w:rPr>
                  <w:rFonts w:hint="eastAsia"/>
                  <w:sz w:val="22"/>
                  <w:szCs w:val="22"/>
                </w:rPr>
                <w:t>Category</w:t>
              </w:r>
            </w:ins>
          </w:p>
        </w:tc>
        <w:tc>
          <w:tcPr>
            <w:tcW w:w="7515" w:type="dxa"/>
            <w:gridSpan w:val="3"/>
            <w:tcPrChange w:id="10645" w:author="t_竹沢 公佑" w:date="2020-08-13T11:22:00Z">
              <w:tcPr>
                <w:tcW w:w="7515" w:type="dxa"/>
                <w:gridSpan w:val="3"/>
              </w:tcPr>
            </w:tcPrChange>
          </w:tcPr>
          <w:p w:rsidR="00964BEF" w:rsidRDefault="00964BEF" w:rsidP="00964BEF">
            <w:pPr>
              <w:spacing w:line="0" w:lineRule="atLeast"/>
              <w:ind w:right="1020"/>
              <w:rPr>
                <w:ins w:id="10646" w:author="t_竹沢 公佑" w:date="2020-08-13T11:22:00Z"/>
                <w:rFonts w:cs="Times New Roman"/>
                <w:sz w:val="22"/>
                <w:szCs w:val="22"/>
              </w:rPr>
            </w:pPr>
            <w:ins w:id="10647" w:author="t_竹沢 公佑" w:date="2020-08-13T11:22:00Z">
              <w:r>
                <w:rPr>
                  <w:rFonts w:cs="Times New Roman" w:hint="eastAsia"/>
                  <w:sz w:val="22"/>
                  <w:szCs w:val="22"/>
                </w:rPr>
                <w:t>■Info</w:t>
              </w:r>
            </w:ins>
          </w:p>
          <w:p w:rsidR="001E41D0" w:rsidRDefault="00964BEF" w:rsidP="00964BEF">
            <w:pPr>
              <w:spacing w:line="0" w:lineRule="atLeast"/>
              <w:ind w:right="1020"/>
              <w:rPr>
                <w:rFonts w:cs="Times New Roman"/>
                <w:sz w:val="22"/>
                <w:szCs w:val="22"/>
              </w:rPr>
            </w:pPr>
            <w:ins w:id="10648" w:author="t_竹沢 公佑" w:date="2020-08-13T11:22:00Z">
              <w:r>
                <w:rPr>
                  <w:rFonts w:cs="Times New Roman" w:hint="eastAsia"/>
                  <w:sz w:val="22"/>
                  <w:szCs w:val="22"/>
                </w:rPr>
                <w:t xml:space="preserve">　This function just returns hardware/device driver information.</w:t>
              </w:r>
            </w:ins>
          </w:p>
        </w:tc>
      </w:tr>
      <w:tr w:rsidR="004701A5" w:rsidTr="005008A2">
        <w:tc>
          <w:tcPr>
            <w:tcW w:w="2376" w:type="dxa"/>
            <w:gridSpan w:val="2"/>
          </w:tcPr>
          <w:p w:rsidR="004701A5" w:rsidRDefault="004701A5" w:rsidP="00EA4236">
            <w:pPr>
              <w:spacing w:line="0" w:lineRule="atLeast"/>
              <w:ind w:right="1020"/>
              <w:rPr>
                <w:rFonts w:cs="Times New Roman"/>
                <w:sz w:val="22"/>
                <w:szCs w:val="22"/>
              </w:rPr>
            </w:pPr>
            <w:r>
              <w:rPr>
                <w:rFonts w:cs="Times New Roman" w:hint="eastAsia"/>
                <w:sz w:val="22"/>
                <w:szCs w:val="22"/>
              </w:rPr>
              <w:t>Remarks</w:t>
            </w:r>
          </w:p>
        </w:tc>
        <w:tc>
          <w:tcPr>
            <w:tcW w:w="7515" w:type="dxa"/>
            <w:gridSpan w:val="3"/>
          </w:tcPr>
          <w:p w:rsidR="004701A5" w:rsidRDefault="004701A5" w:rsidP="00EA4236">
            <w:pPr>
              <w:widowControl w:val="0"/>
              <w:autoSpaceDE w:val="0"/>
              <w:autoSpaceDN w:val="0"/>
              <w:adjustRightInd w:val="0"/>
              <w:spacing w:line="0" w:lineRule="atLeast"/>
              <w:ind w:left="110" w:hangingChars="50" w:hanging="110"/>
              <w:rPr>
                <w:rFonts w:cs="Times New Roman"/>
                <w:sz w:val="22"/>
                <w:szCs w:val="22"/>
              </w:rPr>
            </w:pPr>
            <w:r>
              <w:rPr>
                <w:rFonts w:cs="Times New Roman" w:hint="eastAsia"/>
                <w:sz w:val="22"/>
                <w:szCs w:val="22"/>
              </w:rPr>
              <w:t xml:space="preserve">This monitoring </w:t>
            </w:r>
            <w:ins w:id="10649" w:author="t_竹沢 公佑" w:date="2019-10-05T16:59:00Z">
              <w:r w:rsidR="00AA1052">
                <w:rPr>
                  <w:rFonts w:cs="Times New Roman" w:hint="eastAsia"/>
                  <w:sz w:val="22"/>
                  <w:szCs w:val="22"/>
                </w:rPr>
                <w:t xml:space="preserve">command </w:t>
              </w:r>
            </w:ins>
            <w:del w:id="10650" w:author="t_竹沢 公佑" w:date="2019-10-05T16:59:00Z">
              <w:r w:rsidDel="00AA1052">
                <w:rPr>
                  <w:rFonts w:cs="Times New Roman" w:hint="eastAsia"/>
                  <w:sz w:val="22"/>
                  <w:szCs w:val="22"/>
                </w:rPr>
                <w:delText xml:space="preserve">function </w:delText>
              </w:r>
            </w:del>
            <w:r>
              <w:rPr>
                <w:rFonts w:cs="Times New Roman" w:hint="eastAsia"/>
                <w:sz w:val="22"/>
                <w:szCs w:val="22"/>
              </w:rPr>
              <w:t>is available with driver version 2.0.</w:t>
            </w:r>
            <w:r w:rsidR="008E0FA5">
              <w:rPr>
                <w:rFonts w:cs="Times New Roman" w:hint="eastAsia"/>
                <w:sz w:val="22"/>
                <w:szCs w:val="22"/>
              </w:rPr>
              <w:t>2</w:t>
            </w:r>
            <w:r>
              <w:rPr>
                <w:rFonts w:cs="Times New Roman" w:hint="eastAsia"/>
                <w:sz w:val="22"/>
                <w:szCs w:val="22"/>
              </w:rPr>
              <w:t xml:space="preserve"> or later.</w:t>
            </w:r>
          </w:p>
          <w:p w:rsidR="004701A5" w:rsidRDefault="004701A5" w:rsidP="00EA4236">
            <w:pPr>
              <w:spacing w:line="0" w:lineRule="atLeast"/>
              <w:ind w:right="1020"/>
              <w:rPr>
                <w:ins w:id="10651" w:author="t_竹沢 公佑" w:date="2019-09-18T15:50:00Z"/>
                <w:rFonts w:cs="Times New Roman"/>
                <w:sz w:val="22"/>
                <w:szCs w:val="22"/>
              </w:rPr>
            </w:pPr>
            <w:r>
              <w:rPr>
                <w:rFonts w:cs="Times New Roman" w:hint="eastAsia"/>
                <w:sz w:val="22"/>
                <w:szCs w:val="22"/>
              </w:rPr>
              <w:t xml:space="preserve">This monitoring </w:t>
            </w:r>
            <w:ins w:id="10652" w:author="t_竹沢 公佑" w:date="2019-10-05T16:59:00Z">
              <w:r w:rsidR="00AA1052">
                <w:rPr>
                  <w:rFonts w:cs="Times New Roman" w:hint="eastAsia"/>
                  <w:sz w:val="22"/>
                  <w:szCs w:val="22"/>
                </w:rPr>
                <w:t xml:space="preserve">item </w:t>
              </w:r>
            </w:ins>
            <w:del w:id="10653" w:author="t_竹沢 公佑" w:date="2019-10-05T16:59:00Z">
              <w:r w:rsidDel="00AA1052">
                <w:rPr>
                  <w:rFonts w:cs="Times New Roman" w:hint="eastAsia"/>
                  <w:sz w:val="22"/>
                  <w:szCs w:val="22"/>
                </w:rPr>
                <w:delText xml:space="preserve">point </w:delText>
              </w:r>
            </w:del>
            <w:r>
              <w:rPr>
                <w:rFonts w:cs="Times New Roman" w:hint="eastAsia"/>
                <w:sz w:val="22"/>
                <w:szCs w:val="22"/>
              </w:rPr>
              <w:t xml:space="preserve">is implemented only for production DRXP boards. </w:t>
            </w:r>
          </w:p>
          <w:p w:rsidR="001D7132" w:rsidRDefault="001D7132" w:rsidP="00EA4236">
            <w:pPr>
              <w:spacing w:line="0" w:lineRule="atLeast"/>
              <w:ind w:right="1020"/>
              <w:rPr>
                <w:ins w:id="10654" w:author="t_竹沢 公佑" w:date="2019-09-18T15:50:00Z"/>
                <w:rFonts w:cs="Times New Roman"/>
                <w:sz w:val="22"/>
                <w:szCs w:val="22"/>
              </w:rPr>
            </w:pPr>
          </w:p>
          <w:p w:rsidR="001D7132" w:rsidRPr="00335C5A" w:rsidRDefault="001D7132">
            <w:pPr>
              <w:spacing w:line="0" w:lineRule="atLeast"/>
              <w:ind w:right="1020"/>
              <w:rPr>
                <w:rFonts w:cs="Times New Roman"/>
                <w:sz w:val="22"/>
                <w:szCs w:val="22"/>
              </w:rPr>
            </w:pPr>
            <w:ins w:id="10655" w:author="t_竹沢 公佑" w:date="2019-09-18T15:50:00Z">
              <w:r>
                <w:rPr>
                  <w:rFonts w:cs="Times New Roman" w:hint="eastAsia"/>
                  <w:sz w:val="22"/>
                  <w:szCs w:val="22"/>
                </w:rPr>
                <w:lastRenderedPageBreak/>
                <w:t xml:space="preserve">(*1) </w:t>
              </w:r>
              <w:r>
                <w:rPr>
                  <w:rFonts w:hint="eastAsia"/>
                  <w:bCs/>
                  <w:sz w:val="22"/>
                  <w:szCs w:val="22"/>
                </w:rPr>
                <w:t xml:space="preserve">This </w:t>
              </w:r>
            </w:ins>
            <w:ins w:id="10656" w:author="t_竹沢 公佑" w:date="2019-10-05T16:59:00Z">
              <w:r w:rsidR="00AA1052">
                <w:rPr>
                  <w:rFonts w:hint="eastAsia"/>
                  <w:bCs/>
                  <w:sz w:val="22"/>
                  <w:szCs w:val="22"/>
                </w:rPr>
                <w:t xml:space="preserve">command </w:t>
              </w:r>
            </w:ins>
            <w:ins w:id="10657" w:author="t_竹沢 公佑" w:date="2019-09-18T15:50:00Z">
              <w:r>
                <w:rPr>
                  <w:rFonts w:hint="eastAsia"/>
                  <w:bCs/>
                  <w:sz w:val="22"/>
                  <w:szCs w:val="22"/>
                </w:rPr>
                <w:t>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10658" w:author="t_竹沢 公佑" w:date="2019-09-18T15:50:00Z">
              <w:r w:rsidRPr="0056709F">
                <w:rPr>
                  <w:b/>
                  <w:bCs/>
                  <w:sz w:val="22"/>
                  <w:szCs w:val="22"/>
                </w:rPr>
                <w:fldChar w:fldCharType="separate"/>
              </w:r>
            </w:ins>
            <w:ins w:id="10659" w:author="t_竹沢 公佑" w:date="2021-02-02T17:29:00Z">
              <w:r w:rsidR="000B4FA1">
                <w:rPr>
                  <w:b/>
                  <w:bCs/>
                  <w:sz w:val="22"/>
                  <w:szCs w:val="22"/>
                </w:rPr>
                <w:t>5.5</w:t>
              </w:r>
            </w:ins>
            <w:ins w:id="10660" w:author="t_竹沢 公佑" w:date="2019-09-18T15:50: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10661" w:author="t_竹沢 公佑" w:date="2019-09-18T15:50:00Z">
              <w:r w:rsidRPr="0056709F">
                <w:rPr>
                  <w:b/>
                  <w:bCs/>
                  <w:sz w:val="22"/>
                  <w:szCs w:val="22"/>
                </w:rPr>
                <w:fldChar w:fldCharType="separate"/>
              </w:r>
            </w:ins>
            <w:ins w:id="10662" w:author="t_竹沢 公佑" w:date="2021-02-02T17:29:00Z">
              <w:r w:rsidR="000B4FA1" w:rsidRPr="000B4FA1">
                <w:rPr>
                  <w:b/>
                  <w:u w:val="single"/>
                  <w:rPrChange w:id="10663" w:author="t_竹沢 公佑" w:date="2021-02-02T17:29:00Z">
                    <w:rPr>
                      <w:u w:val="single"/>
                    </w:rPr>
                  </w:rPrChange>
                </w:rPr>
                <w:t>ioctl</w:t>
              </w:r>
            </w:ins>
            <w:ins w:id="10664" w:author="t_竹沢 公佑" w:date="2019-09-18T15:50:00Z">
              <w:r w:rsidRPr="0056709F">
                <w:rPr>
                  <w:b/>
                  <w:bCs/>
                  <w:sz w:val="22"/>
                  <w:szCs w:val="22"/>
                </w:rPr>
                <w:fldChar w:fldCharType="end"/>
              </w:r>
              <w:r w:rsidRPr="0056709F">
                <w:rPr>
                  <w:b/>
                  <w:bCs/>
                  <w:sz w:val="22"/>
                  <w:szCs w:val="22"/>
                </w:rPr>
                <w:t>”</w:t>
              </w:r>
              <w:r>
                <w:rPr>
                  <w:rFonts w:hint="eastAsia"/>
                  <w:b/>
                  <w:bCs/>
                  <w:sz w:val="22"/>
                  <w:szCs w:val="22"/>
                </w:rPr>
                <w:t>.</w:t>
              </w:r>
            </w:ins>
          </w:p>
        </w:tc>
      </w:tr>
      <w:tr w:rsidR="004701A5" w:rsidRPr="00226376" w:rsidTr="005008A2">
        <w:tc>
          <w:tcPr>
            <w:tcW w:w="2376" w:type="dxa"/>
            <w:gridSpan w:val="2"/>
            <w:tcBorders>
              <w:top w:val="single" w:sz="4" w:space="0" w:color="auto"/>
              <w:left w:val="single" w:sz="4" w:space="0" w:color="auto"/>
              <w:bottom w:val="single" w:sz="4" w:space="0" w:color="auto"/>
              <w:right w:val="single" w:sz="4" w:space="0" w:color="auto"/>
            </w:tcBorders>
          </w:tcPr>
          <w:p w:rsidR="004701A5" w:rsidRDefault="00C421AF" w:rsidP="00EA4236">
            <w:pPr>
              <w:spacing w:line="0" w:lineRule="atLeast"/>
              <w:ind w:right="1020"/>
              <w:rPr>
                <w:rFonts w:cs="Times New Roman"/>
                <w:sz w:val="22"/>
                <w:szCs w:val="22"/>
              </w:rPr>
            </w:pPr>
            <w:r>
              <w:rPr>
                <w:rFonts w:cs="Times New Roman" w:hint="eastAsia"/>
                <w:sz w:val="22"/>
                <w:szCs w:val="22"/>
              </w:rPr>
              <w:lastRenderedPageBreak/>
              <w:t>E</w:t>
            </w:r>
            <w:r w:rsidR="004701A5">
              <w:rPr>
                <w:rFonts w:cs="Times New Roman" w:hint="eastAsia"/>
                <w:sz w:val="22"/>
                <w:szCs w:val="22"/>
              </w:rPr>
              <w:t>rrors</w:t>
            </w:r>
          </w:p>
        </w:tc>
        <w:tc>
          <w:tcPr>
            <w:tcW w:w="7515" w:type="dxa"/>
            <w:gridSpan w:val="3"/>
            <w:tcBorders>
              <w:top w:val="single" w:sz="4" w:space="0" w:color="auto"/>
              <w:left w:val="single" w:sz="4" w:space="0" w:color="auto"/>
              <w:bottom w:val="single" w:sz="4" w:space="0" w:color="auto"/>
              <w:right w:val="single" w:sz="4" w:space="0" w:color="auto"/>
            </w:tcBorders>
          </w:tcPr>
          <w:p w:rsidR="008E0FA5" w:rsidRDefault="008E0FA5" w:rsidP="008E0FA5">
            <w:pPr>
              <w:spacing w:line="0" w:lineRule="atLeast"/>
              <w:ind w:right="1020"/>
              <w:rPr>
                <w:rFonts w:cs="Times New Roman"/>
                <w:sz w:val="22"/>
                <w:szCs w:val="22"/>
              </w:rPr>
            </w:pPr>
            <w:r>
              <w:rPr>
                <w:rFonts w:cs="Times New Roman" w:hint="eastAsia"/>
                <w:sz w:val="22"/>
                <w:szCs w:val="22"/>
              </w:rPr>
              <w:t>ENOSYS</w:t>
            </w:r>
          </w:p>
          <w:p w:rsidR="008E0FA5" w:rsidRDefault="008E0FA5">
            <w:pPr>
              <w:spacing w:line="0" w:lineRule="atLeast"/>
              <w:ind w:left="110" w:right="1020" w:hangingChars="50" w:hanging="110"/>
              <w:rPr>
                <w:rFonts w:cs="Times New Roman"/>
                <w:sz w:val="22"/>
                <w:szCs w:val="22"/>
              </w:rPr>
              <w:pPrChange w:id="10665" w:author="t_竹沢 公佑" w:date="2019-10-05T17:12:00Z">
                <w:pPr>
                  <w:spacing w:line="0" w:lineRule="atLeast"/>
                  <w:ind w:right="1020"/>
                </w:pPr>
              </w:pPrChange>
            </w:pPr>
            <w:r>
              <w:rPr>
                <w:rFonts w:cs="Times New Roman" w:hint="eastAsia"/>
                <w:sz w:val="22"/>
                <w:szCs w:val="22"/>
              </w:rPr>
              <w:t xml:space="preserve"> If this </w:t>
            </w:r>
            <w:ins w:id="10666" w:author="t_竹沢 公佑" w:date="2019-10-05T17:00:00Z">
              <w:r w:rsidR="00AA1052">
                <w:rPr>
                  <w:rFonts w:cs="Times New Roman" w:hint="eastAsia"/>
                  <w:sz w:val="22"/>
                  <w:szCs w:val="22"/>
                </w:rPr>
                <w:t xml:space="preserve">command </w:t>
              </w:r>
            </w:ins>
            <w:del w:id="10667" w:author="t_竹沢 公佑" w:date="2019-10-05T17:00:00Z">
              <w:r w:rsidDel="00AA1052">
                <w:rPr>
                  <w:rFonts w:cs="Times New Roman" w:hint="eastAsia"/>
                  <w:sz w:val="22"/>
                  <w:szCs w:val="22"/>
                </w:rPr>
                <w:delText xml:space="preserve">function </w:delText>
              </w:r>
            </w:del>
            <w:r>
              <w:rPr>
                <w:rFonts w:cs="Times New Roman" w:hint="eastAsia"/>
                <w:sz w:val="22"/>
                <w:szCs w:val="22"/>
              </w:rPr>
              <w:t xml:space="preserve">is called </w:t>
            </w:r>
            <w:ins w:id="10668" w:author="t_竹沢 公佑" w:date="2019-10-05T17:06:00Z">
              <w:r w:rsidR="001D3004">
                <w:rPr>
                  <w:rFonts w:cs="Times New Roman" w:hint="eastAsia"/>
                  <w:sz w:val="22"/>
                  <w:szCs w:val="22"/>
                </w:rPr>
                <w:t xml:space="preserve">for </w:t>
              </w:r>
            </w:ins>
            <w:del w:id="10669" w:author="t_竹沢 公佑" w:date="2019-10-05T17:06:00Z">
              <w:r w:rsidDel="001D3004">
                <w:rPr>
                  <w:rFonts w:cs="Times New Roman" w:hint="eastAsia"/>
                  <w:sz w:val="22"/>
                  <w:szCs w:val="22"/>
                </w:rPr>
                <w:delText xml:space="preserve">with </w:delText>
              </w:r>
            </w:del>
            <w:r>
              <w:rPr>
                <w:rFonts w:cs="Times New Roman" w:hint="eastAsia"/>
                <w:sz w:val="22"/>
                <w:szCs w:val="22"/>
              </w:rPr>
              <w:t xml:space="preserve">prototype DRXP board, </w:t>
            </w:r>
            <w:ins w:id="10670" w:author="t_竹沢 公佑" w:date="2019-10-05T17:12:00Z">
              <w:r w:rsidR="001D3004">
                <w:rPr>
                  <w:rFonts w:cs="Times New Roman" w:hint="eastAsia"/>
                  <w:sz w:val="22"/>
                  <w:szCs w:val="22"/>
                </w:rPr>
                <w:t xml:space="preserve">it </w:t>
              </w:r>
            </w:ins>
            <w:del w:id="10671" w:author="t_竹沢 公佑" w:date="2019-10-05T17:12:00Z">
              <w:r w:rsidDel="001D3004">
                <w:rPr>
                  <w:rFonts w:cs="Times New Roman" w:hint="eastAsia"/>
                  <w:sz w:val="22"/>
                  <w:szCs w:val="22"/>
                </w:rPr>
                <w:delText xml:space="preserve">this </w:delText>
              </w:r>
            </w:del>
            <w:del w:id="10672" w:author="t_竹沢 公佑" w:date="2019-10-05T17:06:00Z">
              <w:r w:rsidDel="001D3004">
                <w:rPr>
                  <w:rFonts w:cs="Times New Roman" w:hint="eastAsia"/>
                  <w:sz w:val="22"/>
                  <w:szCs w:val="22"/>
                </w:rPr>
                <w:delText xml:space="preserve">function </w:delText>
              </w:r>
            </w:del>
            <w:r>
              <w:rPr>
                <w:rFonts w:cs="Times New Roman" w:hint="eastAsia"/>
                <w:sz w:val="22"/>
                <w:szCs w:val="22"/>
              </w:rPr>
              <w:t>set</w:t>
            </w:r>
            <w:ins w:id="10673" w:author="t_竹沢 公佑" w:date="2019-10-05T17:06:00Z">
              <w:r w:rsidR="001D3004">
                <w:rPr>
                  <w:rFonts w:cs="Times New Roman" w:hint="eastAsia"/>
                  <w:sz w:val="22"/>
                  <w:szCs w:val="22"/>
                </w:rPr>
                <w:t>s</w:t>
              </w:r>
            </w:ins>
            <w:r>
              <w:rPr>
                <w:rFonts w:cs="Times New Roman" w:hint="eastAsia"/>
                <w:sz w:val="22"/>
                <w:szCs w:val="22"/>
              </w:rPr>
              <w:t xml:space="preserve"> ENOSYS to an errno.</w:t>
            </w:r>
          </w:p>
          <w:p w:rsidR="008E0FA5" w:rsidRDefault="008E0FA5" w:rsidP="008E0FA5">
            <w:pPr>
              <w:spacing w:line="0" w:lineRule="atLeast"/>
              <w:ind w:right="1020"/>
              <w:rPr>
                <w:rFonts w:cs="Times New Roman"/>
                <w:sz w:val="22"/>
                <w:szCs w:val="22"/>
              </w:rPr>
            </w:pPr>
            <w:r>
              <w:rPr>
                <w:rFonts w:cs="Times New Roman" w:hint="eastAsia"/>
                <w:sz w:val="22"/>
                <w:szCs w:val="22"/>
              </w:rPr>
              <w:t>EIO</w:t>
            </w:r>
          </w:p>
          <w:p w:rsidR="004701A5" w:rsidRDefault="008E0FA5" w:rsidP="008E0FA5">
            <w:pPr>
              <w:spacing w:line="0" w:lineRule="atLeast"/>
              <w:ind w:right="1020"/>
              <w:rPr>
                <w:ins w:id="10674" w:author="t_竹沢 公佑" w:date="2019-09-18T15:50:00Z"/>
                <w:rFonts w:cs="Times New Roman"/>
                <w:sz w:val="22"/>
                <w:szCs w:val="22"/>
              </w:rPr>
            </w:pPr>
            <w:r>
              <w:rPr>
                <w:rFonts w:cs="Times New Roman" w:hint="eastAsia"/>
                <w:sz w:val="22"/>
                <w:szCs w:val="22"/>
              </w:rPr>
              <w:t xml:space="preserve"> </w:t>
            </w:r>
            <w:r w:rsidRPr="00226376">
              <w:rPr>
                <w:rFonts w:cs="Times New Roman" w:hint="eastAsia"/>
                <w:sz w:val="22"/>
                <w:szCs w:val="22"/>
              </w:rPr>
              <w:t xml:space="preserve">When </w:t>
            </w:r>
            <w:ins w:id="10675" w:author="t_竹沢 公佑" w:date="2019-10-05T17:00:00Z">
              <w:r w:rsidR="00AA1052">
                <w:rPr>
                  <w:rFonts w:cs="Times New Roman" w:hint="eastAsia"/>
                  <w:sz w:val="22"/>
                  <w:szCs w:val="22"/>
                </w:rPr>
                <w:t xml:space="preserve">this command </w:t>
              </w:r>
            </w:ins>
            <w:r w:rsidRPr="00226376">
              <w:rPr>
                <w:rFonts w:cs="Times New Roman" w:hint="eastAsia"/>
                <w:sz w:val="22"/>
                <w:szCs w:val="22"/>
              </w:rPr>
              <w:t>fail</w:t>
            </w:r>
            <w:ins w:id="10676" w:author="t_竹沢 公佑" w:date="2019-10-05T17:00:00Z">
              <w:r w:rsidR="00AA1052">
                <w:rPr>
                  <w:rFonts w:cs="Times New Roman" w:hint="eastAsia"/>
                  <w:sz w:val="22"/>
                  <w:szCs w:val="22"/>
                </w:rPr>
                <w:t>s</w:t>
              </w:r>
            </w:ins>
            <w:r w:rsidRPr="00226376">
              <w:rPr>
                <w:rFonts w:cs="Times New Roman" w:hint="eastAsia"/>
                <w:sz w:val="22"/>
                <w:szCs w:val="22"/>
              </w:rPr>
              <w:t xml:space="preserve"> to read or write internal register.</w:t>
            </w:r>
          </w:p>
          <w:p w:rsidR="001D7132" w:rsidRDefault="001D7132" w:rsidP="001D7132">
            <w:pPr>
              <w:spacing w:line="0" w:lineRule="atLeast"/>
              <w:ind w:right="1020" w:firstLineChars="50" w:firstLine="110"/>
              <w:rPr>
                <w:ins w:id="10677" w:author="t_竹沢 公佑" w:date="2019-09-18T15:50:00Z"/>
                <w:bCs/>
                <w:sz w:val="22"/>
                <w:szCs w:val="22"/>
              </w:rPr>
            </w:pPr>
            <w:ins w:id="10678" w:author="t_竹沢 公佑" w:date="2019-09-18T15:50:00Z">
              <w:r w:rsidRPr="00A033B7">
                <w:rPr>
                  <w:bCs/>
                  <w:sz w:val="22"/>
                  <w:szCs w:val="22"/>
                </w:rPr>
                <w:t>This errno means device driver can't control the device.</w:t>
              </w:r>
            </w:ins>
          </w:p>
          <w:p w:rsidR="001D7132" w:rsidRDefault="00AA1052" w:rsidP="001D7132">
            <w:pPr>
              <w:spacing w:line="0" w:lineRule="atLeast"/>
              <w:ind w:right="1020" w:firstLineChars="50" w:firstLine="110"/>
              <w:rPr>
                <w:ins w:id="10679" w:author="t_竹沢 公佑" w:date="2019-09-18T15:50:00Z"/>
                <w:bCs/>
                <w:sz w:val="22"/>
                <w:szCs w:val="22"/>
              </w:rPr>
            </w:pPr>
            <w:ins w:id="10680" w:author="t_竹沢 公佑" w:date="2019-09-18T15:50:00Z">
              <w:r>
                <w:rPr>
                  <w:bCs/>
                  <w:sz w:val="22"/>
                  <w:szCs w:val="22"/>
                </w:rPr>
                <w:t>If this error occur</w:t>
              </w:r>
              <w:r w:rsidR="001D7132" w:rsidRPr="00A033B7">
                <w:rPr>
                  <w:bCs/>
                  <w:sz w:val="22"/>
                  <w:szCs w:val="22"/>
                </w:rPr>
                <w:t>s often, it may be hardware error is happen</w:t>
              </w:r>
            </w:ins>
            <w:ins w:id="10681" w:author="t_竹沢 公佑" w:date="2019-10-05T17:00:00Z">
              <w:r>
                <w:rPr>
                  <w:rFonts w:hint="eastAsia"/>
                  <w:bCs/>
                  <w:sz w:val="22"/>
                  <w:szCs w:val="22"/>
                </w:rPr>
                <w:t>e</w:t>
              </w:r>
            </w:ins>
            <w:ins w:id="10682" w:author="t_竹沢 公佑" w:date="2019-09-18T15:50:00Z">
              <w:r w:rsidR="001D7132" w:rsidRPr="00A033B7">
                <w:rPr>
                  <w:bCs/>
                  <w:sz w:val="22"/>
                  <w:szCs w:val="22"/>
                </w:rPr>
                <w:t>d.</w:t>
              </w:r>
            </w:ins>
          </w:p>
          <w:p w:rsidR="001D7132" w:rsidRPr="00226376" w:rsidRDefault="001D7132">
            <w:pPr>
              <w:spacing w:line="0" w:lineRule="atLeast"/>
              <w:ind w:right="1020" w:firstLineChars="50" w:firstLine="110"/>
              <w:rPr>
                <w:rFonts w:cs="Times New Roman"/>
                <w:sz w:val="22"/>
                <w:szCs w:val="22"/>
              </w:rPr>
              <w:pPrChange w:id="10683" w:author="t_竹沢 公佑" w:date="2019-09-18T15:50:00Z">
                <w:pPr>
                  <w:spacing w:line="0" w:lineRule="atLeast"/>
                  <w:ind w:right="1020"/>
                </w:pPr>
              </w:pPrChange>
            </w:pPr>
            <w:ins w:id="10684" w:author="t_竹沢 公佑" w:date="2019-09-18T15:50:00Z">
              <w:r w:rsidRPr="00A033B7">
                <w:rPr>
                  <w:bCs/>
                  <w:sz w:val="22"/>
                  <w:szCs w:val="22"/>
                </w:rPr>
                <w:t>Please execute cold-reboot and try again.</w:t>
              </w:r>
            </w:ins>
          </w:p>
        </w:tc>
      </w:tr>
    </w:tbl>
    <w:p w:rsidR="00911E35" w:rsidRDefault="00911E35" w:rsidP="00226376">
      <w:pPr>
        <w:spacing w:line="0" w:lineRule="atLeast"/>
        <w:ind w:right="1020"/>
        <w:rPr>
          <w:ins w:id="10685" w:author="t_竹沢 公佑" w:date="2019-08-24T09:55:00Z"/>
        </w:rPr>
      </w:pPr>
    </w:p>
    <w:p w:rsidR="00911E35" w:rsidRDefault="00911E35" w:rsidP="00226376">
      <w:pPr>
        <w:spacing w:line="0" w:lineRule="atLeast"/>
        <w:ind w:right="1020"/>
        <w:rPr>
          <w:ins w:id="10686" w:author="t_竹沢 公佑" w:date="2019-08-24T09:55:00Z"/>
        </w:rPr>
      </w:pPr>
      <w:ins w:id="10687" w:author="t_竹沢 公佑" w:date="2019-08-24T09:55:00Z">
        <w:r>
          <w:br w:type="page"/>
        </w:r>
      </w:ins>
    </w:p>
    <w:p w:rsidR="00911E35" w:rsidRDefault="00911E35" w:rsidP="00911E35">
      <w:pPr>
        <w:pStyle w:val="3"/>
        <w:rPr>
          <w:ins w:id="10688" w:author="t_竹沢 公佑" w:date="2019-08-24T09:56:00Z"/>
        </w:rPr>
      </w:pPr>
      <w:bookmarkStart w:id="10689" w:name="_Toc63179458"/>
      <w:ins w:id="10690" w:author="t_竹沢 公佑" w:date="2019-08-24T09:56:00Z">
        <w:r>
          <w:t>GET</w:t>
        </w:r>
        <w:r>
          <w:rPr>
            <w:rFonts w:hint="eastAsia"/>
          </w:rPr>
          <w:t>_PARITY_RANGE</w:t>
        </w:r>
        <w:bookmarkEnd w:id="10689"/>
        <w:r>
          <w:rPr>
            <w:rFonts w:hint="eastAsia"/>
          </w:rPr>
          <w:t xml:space="preserv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2"/>
        <w:gridCol w:w="1204"/>
        <w:gridCol w:w="3546"/>
        <w:gridCol w:w="2126"/>
        <w:gridCol w:w="1843"/>
        <w:tblGridChange w:id="10691">
          <w:tblGrid>
            <w:gridCol w:w="1172"/>
            <w:gridCol w:w="1204"/>
            <w:gridCol w:w="3546"/>
            <w:gridCol w:w="2126"/>
            <w:gridCol w:w="1843"/>
          </w:tblGrid>
        </w:tblGridChange>
      </w:tblGrid>
      <w:tr w:rsidR="00911E35" w:rsidTr="000C6057">
        <w:trPr>
          <w:ins w:id="10692" w:author="t_竹沢 公佑" w:date="2019-08-24T09:56:00Z"/>
        </w:trPr>
        <w:tc>
          <w:tcPr>
            <w:tcW w:w="2376" w:type="dxa"/>
            <w:gridSpan w:val="2"/>
          </w:tcPr>
          <w:p w:rsidR="00911E35" w:rsidRDefault="00911E35" w:rsidP="000C6057">
            <w:pPr>
              <w:spacing w:line="0" w:lineRule="atLeast"/>
              <w:ind w:right="1020"/>
              <w:rPr>
                <w:ins w:id="10693" w:author="t_竹沢 公佑" w:date="2019-08-24T09:56:00Z"/>
                <w:sz w:val="22"/>
                <w:szCs w:val="22"/>
              </w:rPr>
            </w:pPr>
            <w:ins w:id="10694" w:author="t_竹沢 公佑" w:date="2019-08-24T09:56:00Z">
              <w:r>
                <w:rPr>
                  <w:rFonts w:hint="eastAsia"/>
                  <w:sz w:val="22"/>
                  <w:szCs w:val="22"/>
                </w:rPr>
                <w:t>ItemID</w:t>
              </w:r>
            </w:ins>
          </w:p>
        </w:tc>
        <w:tc>
          <w:tcPr>
            <w:tcW w:w="3546" w:type="dxa"/>
          </w:tcPr>
          <w:p w:rsidR="00911E35" w:rsidRDefault="00911E35" w:rsidP="000C6057">
            <w:pPr>
              <w:spacing w:line="0" w:lineRule="atLeast"/>
              <w:ind w:right="-108"/>
              <w:rPr>
                <w:ins w:id="10695" w:author="t_竹沢 公佑" w:date="2019-08-24T09:56:00Z"/>
                <w:sz w:val="22"/>
                <w:szCs w:val="22"/>
              </w:rPr>
            </w:pPr>
            <w:ins w:id="10696" w:author="t_竹沢 公佑" w:date="2019-08-24T09:56:00Z">
              <w:r>
                <w:rPr>
                  <w:sz w:val="22"/>
                  <w:szCs w:val="22"/>
                </w:rPr>
                <w:t>GET_</w:t>
              </w:r>
              <w:r>
                <w:rPr>
                  <w:rFonts w:hint="eastAsia"/>
                  <w:sz w:val="22"/>
                  <w:szCs w:val="22"/>
                </w:rPr>
                <w:t>PARITY_RANGE_ID</w:t>
              </w:r>
            </w:ins>
          </w:p>
        </w:tc>
        <w:tc>
          <w:tcPr>
            <w:tcW w:w="2126" w:type="dxa"/>
          </w:tcPr>
          <w:p w:rsidR="00911E35" w:rsidRDefault="00911E35" w:rsidP="000C6057">
            <w:pPr>
              <w:spacing w:line="0" w:lineRule="atLeast"/>
              <w:ind w:right="-108"/>
              <w:rPr>
                <w:ins w:id="10697" w:author="t_竹沢 公佑" w:date="2019-08-24T09:56:00Z"/>
                <w:sz w:val="22"/>
                <w:szCs w:val="22"/>
              </w:rPr>
            </w:pPr>
            <w:ins w:id="10698" w:author="t_竹沢 公佑" w:date="2019-08-24T09:56:00Z">
              <w:r>
                <w:rPr>
                  <w:rFonts w:hint="eastAsia"/>
                  <w:sz w:val="22"/>
                  <w:szCs w:val="22"/>
                </w:rPr>
                <w:t>0x0000 1F01</w:t>
              </w:r>
            </w:ins>
          </w:p>
        </w:tc>
        <w:tc>
          <w:tcPr>
            <w:tcW w:w="1843" w:type="dxa"/>
          </w:tcPr>
          <w:p w:rsidR="00911E35" w:rsidRDefault="00911E35" w:rsidP="000C6057">
            <w:pPr>
              <w:spacing w:line="0" w:lineRule="atLeast"/>
              <w:ind w:right="95"/>
              <w:rPr>
                <w:ins w:id="10699" w:author="t_竹沢 公佑" w:date="2019-08-24T09:56:00Z"/>
                <w:sz w:val="22"/>
                <w:szCs w:val="22"/>
              </w:rPr>
            </w:pPr>
          </w:p>
        </w:tc>
      </w:tr>
      <w:tr w:rsidR="00911E35" w:rsidTr="000C6057">
        <w:trPr>
          <w:ins w:id="10700" w:author="t_竹沢 公佑" w:date="2019-08-24T09:56:00Z"/>
        </w:trPr>
        <w:tc>
          <w:tcPr>
            <w:tcW w:w="2376" w:type="dxa"/>
            <w:gridSpan w:val="2"/>
          </w:tcPr>
          <w:p w:rsidR="00911E35" w:rsidRDefault="00911E35" w:rsidP="000C6057">
            <w:pPr>
              <w:spacing w:line="0" w:lineRule="atLeast"/>
              <w:ind w:right="1020"/>
              <w:rPr>
                <w:ins w:id="10701" w:author="t_竹沢 公佑" w:date="2019-08-24T09:56:00Z"/>
                <w:sz w:val="22"/>
                <w:szCs w:val="22"/>
              </w:rPr>
            </w:pPr>
            <w:ins w:id="10702" w:author="t_竹沢 公佑" w:date="2019-08-24T09:56:00Z">
              <w:r>
                <w:rPr>
                  <w:rFonts w:cs="Times New Roman"/>
                  <w:sz w:val="22"/>
                  <w:szCs w:val="22"/>
                </w:rPr>
                <w:t>Description</w:t>
              </w:r>
            </w:ins>
          </w:p>
        </w:tc>
        <w:tc>
          <w:tcPr>
            <w:tcW w:w="7515" w:type="dxa"/>
            <w:gridSpan w:val="3"/>
          </w:tcPr>
          <w:p w:rsidR="00911E35" w:rsidRDefault="00911E35" w:rsidP="000C6057">
            <w:pPr>
              <w:widowControl w:val="0"/>
              <w:autoSpaceDE w:val="0"/>
              <w:autoSpaceDN w:val="0"/>
              <w:adjustRightInd w:val="0"/>
              <w:spacing w:line="0" w:lineRule="atLeast"/>
              <w:rPr>
                <w:ins w:id="10703" w:author="t_竹沢 公佑" w:date="2019-08-24T09:56:00Z"/>
                <w:rFonts w:cs="Times New Roman"/>
                <w:sz w:val="22"/>
                <w:szCs w:val="22"/>
              </w:rPr>
            </w:pPr>
            <w:ins w:id="10704" w:author="t_竹沢 公佑" w:date="2019-08-24T09:56:00Z">
              <w:r>
                <w:rPr>
                  <w:rFonts w:cs="Times New Roman" w:hint="eastAsia"/>
                  <w:sz w:val="22"/>
                  <w:szCs w:val="22"/>
                </w:rPr>
                <w:t>This command gets how many frames the FGPA uses to generate the data parity.</w:t>
              </w:r>
            </w:ins>
          </w:p>
          <w:p w:rsidR="00911E35" w:rsidRDefault="00911E35">
            <w:pPr>
              <w:widowControl w:val="0"/>
              <w:autoSpaceDE w:val="0"/>
              <w:autoSpaceDN w:val="0"/>
              <w:adjustRightInd w:val="0"/>
              <w:spacing w:line="0" w:lineRule="atLeast"/>
              <w:rPr>
                <w:ins w:id="10705" w:author="t_竹沢 公佑" w:date="2019-08-24T09:56:00Z"/>
                <w:rFonts w:cs="Times New Roman"/>
                <w:sz w:val="22"/>
                <w:szCs w:val="22"/>
              </w:rPr>
            </w:pPr>
            <w:ins w:id="10706" w:author="t_竹沢 公佑" w:date="2019-08-24T09:56:00Z">
              <w:r>
                <w:rPr>
                  <w:rFonts w:cs="Times New Roman" w:hint="eastAsia"/>
                  <w:sz w:val="22"/>
                  <w:szCs w:val="22"/>
                </w:rPr>
                <w:t xml:space="preserve">The FPGA generates the 16bit parity by using N ALMA frames. </w:t>
              </w:r>
            </w:ins>
            <w:ins w:id="10707" w:author="t_竹沢 公佑" w:date="2019-10-05T17:11:00Z">
              <w:r w:rsidR="001D3004">
                <w:rPr>
                  <w:rFonts w:cs="Times New Roman" w:hint="eastAsia"/>
                  <w:sz w:val="22"/>
                  <w:szCs w:val="22"/>
                </w:rPr>
                <w:t xml:space="preserve">Your </w:t>
              </w:r>
            </w:ins>
            <w:ins w:id="10708" w:author="t_竹沢 公佑" w:date="2019-08-24T09:56:00Z">
              <w:r>
                <w:rPr>
                  <w:rFonts w:cs="Times New Roman" w:hint="eastAsia"/>
                  <w:sz w:val="22"/>
                  <w:szCs w:val="22"/>
                </w:rPr>
                <w:t xml:space="preserve">application can confirm the data integrity of internal FPGA logic. The valid range of N is from 1 to 3,000,000. This </w:t>
              </w:r>
            </w:ins>
            <w:ins w:id="10709" w:author="t_竹沢 公佑" w:date="2019-10-05T17:10:00Z">
              <w:r w:rsidR="001D3004">
                <w:rPr>
                  <w:rFonts w:cs="Times New Roman" w:hint="eastAsia"/>
                  <w:sz w:val="22"/>
                  <w:szCs w:val="22"/>
                </w:rPr>
                <w:t xml:space="preserve">FPGA logic </w:t>
              </w:r>
            </w:ins>
            <w:ins w:id="10710" w:author="t_竹沢 公佑" w:date="2019-08-24T09:56:00Z">
              <w:r>
                <w:rPr>
                  <w:rFonts w:cs="Times New Roman" w:hint="eastAsia"/>
                  <w:sz w:val="22"/>
                  <w:szCs w:val="22"/>
                </w:rPr>
                <w:t xml:space="preserve">starts to generate parity when it detects </w:t>
              </w:r>
            </w:ins>
            <w:ins w:id="10711" w:author="t_竹沢 公佑" w:date="2019-10-05T17:10:00Z">
              <w:r w:rsidR="001D3004">
                <w:rPr>
                  <w:rFonts w:cs="Times New Roman" w:hint="eastAsia"/>
                  <w:sz w:val="22"/>
                  <w:szCs w:val="22"/>
                </w:rPr>
                <w:t xml:space="preserve">a </w:t>
              </w:r>
            </w:ins>
            <w:ins w:id="10712" w:author="t_竹沢 公佑" w:date="2019-08-24T09:56:00Z">
              <w:r>
                <w:rPr>
                  <w:rFonts w:cs="Times New Roman" w:hint="eastAsia"/>
                  <w:sz w:val="22"/>
                  <w:szCs w:val="22"/>
                </w:rPr>
                <w:t xml:space="preserve">meta frame bit. </w:t>
              </w:r>
            </w:ins>
          </w:p>
        </w:tc>
      </w:tr>
      <w:tr w:rsidR="00911E35" w:rsidTr="000C6057">
        <w:trPr>
          <w:ins w:id="10713" w:author="t_竹沢 公佑" w:date="2019-08-24T09:56:00Z"/>
        </w:trPr>
        <w:tc>
          <w:tcPr>
            <w:tcW w:w="2376" w:type="dxa"/>
            <w:gridSpan w:val="2"/>
          </w:tcPr>
          <w:p w:rsidR="00911E35" w:rsidRDefault="00911E35" w:rsidP="000C6057">
            <w:pPr>
              <w:spacing w:line="0" w:lineRule="atLeast"/>
              <w:ind w:right="1020"/>
              <w:rPr>
                <w:ins w:id="10714" w:author="t_竹沢 公佑" w:date="2019-08-24T09:56:00Z"/>
                <w:sz w:val="22"/>
                <w:szCs w:val="22"/>
              </w:rPr>
            </w:pPr>
            <w:ins w:id="10715" w:author="t_竹沢 公佑" w:date="2019-08-24T09:56:00Z">
              <w:r>
                <w:rPr>
                  <w:rFonts w:cs="Times New Roman"/>
                  <w:sz w:val="22"/>
                  <w:szCs w:val="22"/>
                </w:rPr>
                <w:t>Update Rate</w:t>
              </w:r>
            </w:ins>
          </w:p>
        </w:tc>
        <w:tc>
          <w:tcPr>
            <w:tcW w:w="7515" w:type="dxa"/>
            <w:gridSpan w:val="3"/>
          </w:tcPr>
          <w:p w:rsidR="00911E35" w:rsidRDefault="00911E35" w:rsidP="000C6057">
            <w:pPr>
              <w:spacing w:line="0" w:lineRule="atLeast"/>
              <w:ind w:right="-108"/>
              <w:rPr>
                <w:ins w:id="10716" w:author="t_竹沢 公佑" w:date="2019-08-24T09:56:00Z"/>
                <w:sz w:val="22"/>
                <w:szCs w:val="22"/>
              </w:rPr>
            </w:pPr>
            <w:ins w:id="10717" w:author="t_竹沢 公佑" w:date="2019-08-24T09:56:00Z">
              <w:r>
                <w:rPr>
                  <w:rFonts w:hint="eastAsia"/>
                  <w:sz w:val="22"/>
                  <w:szCs w:val="22"/>
                </w:rPr>
                <w:t>Real time</w:t>
              </w:r>
            </w:ins>
          </w:p>
        </w:tc>
      </w:tr>
      <w:tr w:rsidR="00911E35" w:rsidTr="000C6057">
        <w:trPr>
          <w:ins w:id="10718" w:author="t_竹沢 公佑" w:date="2019-08-24T09:56:00Z"/>
        </w:trPr>
        <w:tc>
          <w:tcPr>
            <w:tcW w:w="2376" w:type="dxa"/>
            <w:gridSpan w:val="2"/>
          </w:tcPr>
          <w:p w:rsidR="00911E35" w:rsidRDefault="00911E35" w:rsidP="000C6057">
            <w:pPr>
              <w:spacing w:line="0" w:lineRule="atLeast"/>
              <w:ind w:right="1020"/>
              <w:rPr>
                <w:ins w:id="10719" w:author="t_竹沢 公佑" w:date="2019-08-24T09:56:00Z"/>
                <w:rFonts w:cs="Times New Roman"/>
                <w:sz w:val="22"/>
                <w:szCs w:val="22"/>
              </w:rPr>
            </w:pPr>
            <w:ins w:id="10720" w:author="t_竹沢 公佑" w:date="2019-08-24T09:56:00Z">
              <w:r>
                <w:rPr>
                  <w:rFonts w:cs="Times New Roman" w:hint="eastAsia"/>
                  <w:sz w:val="22"/>
                  <w:szCs w:val="22"/>
                </w:rPr>
                <w:t>TE Related</w:t>
              </w:r>
            </w:ins>
          </w:p>
        </w:tc>
        <w:tc>
          <w:tcPr>
            <w:tcW w:w="7515" w:type="dxa"/>
            <w:gridSpan w:val="3"/>
          </w:tcPr>
          <w:p w:rsidR="00911E35" w:rsidRDefault="00911E35" w:rsidP="000C6057">
            <w:pPr>
              <w:spacing w:line="0" w:lineRule="atLeast"/>
              <w:ind w:right="1020"/>
              <w:rPr>
                <w:ins w:id="10721" w:author="t_竹沢 公佑" w:date="2019-08-24T09:56:00Z"/>
                <w:sz w:val="22"/>
                <w:szCs w:val="22"/>
              </w:rPr>
            </w:pPr>
            <w:ins w:id="10722" w:author="t_竹沢 公佑" w:date="2019-08-24T09:56:00Z">
              <w:r>
                <w:rPr>
                  <w:rFonts w:hint="eastAsia"/>
                  <w:sz w:val="22"/>
                  <w:szCs w:val="22"/>
                </w:rPr>
                <w:t>No</w:t>
              </w:r>
            </w:ins>
          </w:p>
        </w:tc>
      </w:tr>
      <w:tr w:rsidR="00911E35" w:rsidTr="000C6057">
        <w:trPr>
          <w:ins w:id="10723" w:author="t_竹沢 公佑" w:date="2019-08-24T09:56:00Z"/>
        </w:trPr>
        <w:tc>
          <w:tcPr>
            <w:tcW w:w="2376" w:type="dxa"/>
            <w:gridSpan w:val="2"/>
          </w:tcPr>
          <w:p w:rsidR="00911E35" w:rsidRPr="001D3004" w:rsidRDefault="00911E35" w:rsidP="000C6057">
            <w:pPr>
              <w:pStyle w:val="afa"/>
              <w:rPr>
                <w:ins w:id="10724" w:author="t_竹沢 公佑" w:date="2019-08-24T09:56:00Z"/>
                <w:sz w:val="22"/>
                <w:szCs w:val="22"/>
                <w:rPrChange w:id="10725" w:author="t_竹沢 公佑" w:date="2019-10-05T17:07:00Z">
                  <w:rPr>
                    <w:ins w:id="10726" w:author="t_竹沢 公佑" w:date="2019-08-24T09:56:00Z"/>
                  </w:rPr>
                </w:rPrChange>
              </w:rPr>
            </w:pPr>
            <w:ins w:id="10727" w:author="t_竹沢 公佑" w:date="2019-08-24T09:56:00Z">
              <w:r w:rsidRPr="001D3004">
                <w:rPr>
                  <w:sz w:val="22"/>
                  <w:szCs w:val="22"/>
                  <w:rPrChange w:id="10728" w:author="t_竹沢 公佑" w:date="2019-10-05T17:07:00Z">
                    <w:rPr/>
                  </w:rPrChange>
                </w:rPr>
                <w:t>Synchronization</w:t>
              </w:r>
            </w:ins>
          </w:p>
        </w:tc>
        <w:tc>
          <w:tcPr>
            <w:tcW w:w="7515" w:type="dxa"/>
            <w:gridSpan w:val="3"/>
          </w:tcPr>
          <w:p w:rsidR="00911E35" w:rsidRPr="001D3004" w:rsidRDefault="00911E35" w:rsidP="000C6057">
            <w:pPr>
              <w:pStyle w:val="afa"/>
              <w:rPr>
                <w:ins w:id="10729" w:author="t_竹沢 公佑" w:date="2019-08-24T09:56:00Z"/>
                <w:sz w:val="22"/>
                <w:szCs w:val="22"/>
                <w:rPrChange w:id="10730" w:author="t_竹沢 公佑" w:date="2019-10-05T17:07:00Z">
                  <w:rPr>
                    <w:ins w:id="10731" w:author="t_竹沢 公佑" w:date="2019-08-24T09:56:00Z"/>
                  </w:rPr>
                </w:rPrChange>
              </w:rPr>
            </w:pPr>
            <w:ins w:id="10732" w:author="t_竹沢 公佑" w:date="2019-08-24T09:56:00Z">
              <w:r w:rsidRPr="001D3004">
                <w:rPr>
                  <w:sz w:val="22"/>
                  <w:szCs w:val="22"/>
                  <w:rPrChange w:id="10733" w:author="t_竹沢 公佑" w:date="2019-10-05T17:07:00Z">
                    <w:rPr/>
                  </w:rPrChange>
                </w:rPr>
                <w:t>Synchronous</w:t>
              </w:r>
            </w:ins>
            <w:ins w:id="10734" w:author="t_竹沢 公佑" w:date="2019-09-18T15:50:00Z">
              <w:r w:rsidR="001D7132" w:rsidRPr="001D3004">
                <w:rPr>
                  <w:sz w:val="22"/>
                  <w:szCs w:val="22"/>
                  <w:rPrChange w:id="10735" w:author="t_竹沢 公佑" w:date="2019-10-05T17:07:00Z">
                    <w:rPr/>
                  </w:rPrChange>
                </w:rPr>
                <w:t xml:space="preserve"> (*1)</w:t>
              </w:r>
            </w:ins>
          </w:p>
        </w:tc>
      </w:tr>
      <w:tr w:rsidR="001E41D0" w:rsidTr="000C6057">
        <w:trPr>
          <w:trHeight w:val="190"/>
          <w:ins w:id="10736" w:author="t_竹沢 公佑" w:date="2019-08-24T09:56:00Z"/>
        </w:trPr>
        <w:tc>
          <w:tcPr>
            <w:tcW w:w="1172" w:type="dxa"/>
            <w:vMerge w:val="restart"/>
          </w:tcPr>
          <w:p w:rsidR="001E41D0" w:rsidRPr="001D3004" w:rsidRDefault="001E41D0" w:rsidP="000C6057">
            <w:pPr>
              <w:pStyle w:val="afa"/>
              <w:rPr>
                <w:ins w:id="10737" w:author="t_竹沢 公佑" w:date="2019-08-24T09:56:00Z"/>
                <w:sz w:val="22"/>
                <w:szCs w:val="22"/>
                <w:rPrChange w:id="10738" w:author="t_竹沢 公佑" w:date="2019-10-05T17:07:00Z">
                  <w:rPr>
                    <w:ins w:id="10739" w:author="t_竹沢 公佑" w:date="2019-08-24T09:56:00Z"/>
                  </w:rPr>
                </w:rPrChange>
              </w:rPr>
            </w:pPr>
            <w:ins w:id="10740" w:author="t_竹沢 公佑" w:date="2019-08-24T09:56:00Z">
              <w:r w:rsidRPr="001D3004">
                <w:rPr>
                  <w:sz w:val="22"/>
                  <w:szCs w:val="22"/>
                  <w:rPrChange w:id="10741" w:author="t_竹沢 公佑" w:date="2019-10-05T17:07:00Z">
                    <w:rPr/>
                  </w:rPrChange>
                </w:rPr>
                <w:t>Data</w:t>
              </w:r>
            </w:ins>
          </w:p>
        </w:tc>
        <w:tc>
          <w:tcPr>
            <w:tcW w:w="1204" w:type="dxa"/>
          </w:tcPr>
          <w:p w:rsidR="001E41D0" w:rsidRPr="001D3004" w:rsidRDefault="001E41D0" w:rsidP="000C6057">
            <w:pPr>
              <w:rPr>
                <w:ins w:id="10742" w:author="t_竹沢 公佑" w:date="2019-08-24T09:56:00Z"/>
                <w:sz w:val="22"/>
                <w:szCs w:val="22"/>
                <w:rPrChange w:id="10743" w:author="t_竹沢 公佑" w:date="2019-10-05T17:07:00Z">
                  <w:rPr>
                    <w:ins w:id="10744" w:author="t_竹沢 公佑" w:date="2019-08-24T09:56:00Z"/>
                  </w:rPr>
                </w:rPrChange>
              </w:rPr>
            </w:pPr>
            <w:ins w:id="10745" w:author="t_竹沢 公佑" w:date="2019-08-24T09:56:00Z">
              <w:r w:rsidRPr="001D3004">
                <w:rPr>
                  <w:sz w:val="22"/>
                  <w:szCs w:val="22"/>
                  <w:rPrChange w:id="10746" w:author="t_竹沢 公佑" w:date="2019-10-05T17:07:00Z">
                    <w:rPr/>
                  </w:rPrChange>
                </w:rPr>
                <w:t>Size</w:t>
              </w:r>
            </w:ins>
          </w:p>
        </w:tc>
        <w:tc>
          <w:tcPr>
            <w:tcW w:w="7515" w:type="dxa"/>
            <w:gridSpan w:val="3"/>
          </w:tcPr>
          <w:p w:rsidR="001E41D0" w:rsidRDefault="001E41D0" w:rsidP="000C6057">
            <w:pPr>
              <w:rPr>
                <w:ins w:id="10747" w:author="t_竹沢 公佑" w:date="2019-08-24T09:56:00Z"/>
                <w:sz w:val="22"/>
                <w:szCs w:val="22"/>
              </w:rPr>
            </w:pPr>
            <w:ins w:id="10748" w:author="t_竹沢 公佑" w:date="2019-08-24T09:56:00Z">
              <w:r>
                <w:rPr>
                  <w:rFonts w:hint="eastAsia"/>
                  <w:sz w:val="22"/>
                  <w:szCs w:val="22"/>
                </w:rPr>
                <w:t>8Bytes</w:t>
              </w:r>
            </w:ins>
          </w:p>
        </w:tc>
      </w:tr>
      <w:tr w:rsidR="001E41D0" w:rsidTr="000C6057">
        <w:trPr>
          <w:trHeight w:val="238"/>
          <w:ins w:id="10749" w:author="t_竹沢 公佑" w:date="2019-08-24T09:56:00Z"/>
        </w:trPr>
        <w:tc>
          <w:tcPr>
            <w:tcW w:w="1172" w:type="dxa"/>
            <w:vMerge/>
          </w:tcPr>
          <w:p w:rsidR="001E41D0" w:rsidRPr="001D3004" w:rsidRDefault="001E41D0" w:rsidP="000C6057">
            <w:pPr>
              <w:pStyle w:val="afa"/>
              <w:rPr>
                <w:ins w:id="10750" w:author="t_竹沢 公佑" w:date="2019-08-24T09:56:00Z"/>
                <w:sz w:val="22"/>
                <w:szCs w:val="22"/>
                <w:rPrChange w:id="10751" w:author="t_竹沢 公佑" w:date="2019-10-05T17:07:00Z">
                  <w:rPr>
                    <w:ins w:id="10752" w:author="t_竹沢 公佑" w:date="2019-08-24T09:56:00Z"/>
                  </w:rPr>
                </w:rPrChange>
              </w:rPr>
            </w:pPr>
          </w:p>
        </w:tc>
        <w:tc>
          <w:tcPr>
            <w:tcW w:w="1204" w:type="dxa"/>
          </w:tcPr>
          <w:p w:rsidR="001E41D0" w:rsidRPr="001D3004" w:rsidRDefault="001E41D0" w:rsidP="000C6057">
            <w:pPr>
              <w:rPr>
                <w:ins w:id="10753" w:author="t_竹沢 公佑" w:date="2019-08-24T09:56:00Z"/>
                <w:sz w:val="22"/>
                <w:szCs w:val="22"/>
                <w:rPrChange w:id="10754" w:author="t_竹沢 公佑" w:date="2019-10-05T17:07:00Z">
                  <w:rPr>
                    <w:ins w:id="10755" w:author="t_竹沢 公佑" w:date="2019-08-24T09:56:00Z"/>
                  </w:rPr>
                </w:rPrChange>
              </w:rPr>
            </w:pPr>
            <w:ins w:id="10756" w:author="t_竹沢 公佑" w:date="2019-08-24T09:56:00Z">
              <w:r w:rsidRPr="001D3004">
                <w:rPr>
                  <w:sz w:val="22"/>
                  <w:szCs w:val="22"/>
                  <w:rPrChange w:id="10757" w:author="t_竹沢 公佑" w:date="2019-10-05T17:07:00Z">
                    <w:rPr/>
                  </w:rPrChange>
                </w:rPr>
                <w:t>Reset</w:t>
              </w:r>
            </w:ins>
          </w:p>
        </w:tc>
        <w:tc>
          <w:tcPr>
            <w:tcW w:w="7515" w:type="dxa"/>
            <w:gridSpan w:val="3"/>
          </w:tcPr>
          <w:p w:rsidR="001E41D0" w:rsidRDefault="001E41D0" w:rsidP="000C6057">
            <w:pPr>
              <w:rPr>
                <w:ins w:id="10758" w:author="t_竹沢 公佑" w:date="2019-08-24T09:56:00Z"/>
                <w:sz w:val="22"/>
                <w:szCs w:val="22"/>
              </w:rPr>
            </w:pPr>
            <w:ins w:id="10759" w:author="t_竹沢 公佑" w:date="2019-08-24T09:56:00Z">
              <w:r>
                <w:rPr>
                  <w:sz w:val="22"/>
                  <w:szCs w:val="22"/>
                </w:rPr>
                <w:t>RESET_DFR</w:t>
              </w:r>
              <w:r w:rsidRPr="00B010EB">
                <w:rPr>
                  <w:sz w:val="22"/>
                  <w:szCs w:val="22"/>
                </w:rPr>
                <w:t xml:space="preserve"> or device file open</w:t>
              </w:r>
            </w:ins>
          </w:p>
        </w:tc>
      </w:tr>
      <w:tr w:rsidR="001E41D0" w:rsidRPr="00AC5086" w:rsidTr="000C6057">
        <w:trPr>
          <w:trHeight w:val="238"/>
          <w:ins w:id="10760" w:author="t_竹沢 公佑" w:date="2019-08-24T09:56:00Z"/>
        </w:trPr>
        <w:tc>
          <w:tcPr>
            <w:tcW w:w="1172" w:type="dxa"/>
            <w:vMerge/>
          </w:tcPr>
          <w:p w:rsidR="001E41D0" w:rsidRPr="001D3004" w:rsidRDefault="001E41D0" w:rsidP="000C6057">
            <w:pPr>
              <w:pStyle w:val="afa"/>
              <w:rPr>
                <w:ins w:id="10761" w:author="t_竹沢 公佑" w:date="2019-08-24T09:56:00Z"/>
                <w:sz w:val="22"/>
                <w:szCs w:val="22"/>
                <w:rPrChange w:id="10762" w:author="t_竹沢 公佑" w:date="2019-10-05T17:07:00Z">
                  <w:rPr>
                    <w:ins w:id="10763" w:author="t_竹沢 公佑" w:date="2019-08-24T09:56:00Z"/>
                  </w:rPr>
                </w:rPrChange>
              </w:rPr>
            </w:pPr>
          </w:p>
        </w:tc>
        <w:tc>
          <w:tcPr>
            <w:tcW w:w="1204" w:type="dxa"/>
          </w:tcPr>
          <w:p w:rsidR="001E41D0" w:rsidRPr="001D3004" w:rsidRDefault="001E41D0" w:rsidP="000C6057">
            <w:pPr>
              <w:rPr>
                <w:ins w:id="10764" w:author="t_竹沢 公佑" w:date="2019-08-24T09:56:00Z"/>
                <w:sz w:val="22"/>
                <w:szCs w:val="22"/>
                <w:rPrChange w:id="10765" w:author="t_竹沢 公佑" w:date="2019-10-05T17:07:00Z">
                  <w:rPr>
                    <w:ins w:id="10766" w:author="t_竹沢 公佑" w:date="2019-08-24T09:56:00Z"/>
                  </w:rPr>
                </w:rPrChange>
              </w:rPr>
            </w:pPr>
            <w:ins w:id="10767" w:author="t_竹沢 公佑" w:date="2019-08-24T09:56:00Z">
              <w:r w:rsidRPr="001D3004">
                <w:rPr>
                  <w:sz w:val="22"/>
                  <w:szCs w:val="22"/>
                  <w:rPrChange w:id="10768" w:author="t_竹沢 公佑" w:date="2019-10-05T17:07:00Z">
                    <w:rPr/>
                  </w:rPrChange>
                </w:rPr>
                <w:t>Latch</w:t>
              </w:r>
            </w:ins>
          </w:p>
        </w:tc>
        <w:tc>
          <w:tcPr>
            <w:tcW w:w="7515" w:type="dxa"/>
            <w:gridSpan w:val="3"/>
          </w:tcPr>
          <w:p w:rsidR="001E41D0" w:rsidRPr="00AC5086" w:rsidRDefault="001E41D0" w:rsidP="000C6057">
            <w:pPr>
              <w:spacing w:line="0" w:lineRule="atLeast"/>
              <w:ind w:right="1020"/>
              <w:rPr>
                <w:ins w:id="10769" w:author="t_竹沢 公佑" w:date="2019-08-24T09:56:00Z"/>
                <w:rFonts w:cs="Times New Roman"/>
                <w:sz w:val="22"/>
                <w:szCs w:val="22"/>
              </w:rPr>
            </w:pPr>
            <w:ins w:id="10770" w:author="t_竹沢 公佑" w:date="2019-08-24T09:56:00Z">
              <w:r>
                <w:rPr>
                  <w:rFonts w:cs="Times New Roman"/>
                  <w:sz w:val="22"/>
                  <w:szCs w:val="22"/>
                </w:rPr>
                <w:t xml:space="preserve">All bits are </w:t>
              </w:r>
              <w:r>
                <w:rPr>
                  <w:rFonts w:cs="Times New Roman" w:hint="eastAsia"/>
                  <w:sz w:val="22"/>
                  <w:szCs w:val="22"/>
                </w:rPr>
                <w:t>r</w:t>
              </w:r>
              <w:r w:rsidRPr="001E2280">
                <w:rPr>
                  <w:rFonts w:cs="Times New Roman"/>
                  <w:sz w:val="22"/>
                  <w:szCs w:val="22"/>
                </w:rPr>
                <w:t>eal</w:t>
              </w:r>
              <w:r>
                <w:rPr>
                  <w:rFonts w:cs="Times New Roman" w:hint="eastAsia"/>
                  <w:sz w:val="22"/>
                  <w:szCs w:val="22"/>
                </w:rPr>
                <w:t xml:space="preserve"> </w:t>
              </w:r>
              <w:r w:rsidRPr="001E2280">
                <w:rPr>
                  <w:rFonts w:cs="Times New Roman"/>
                  <w:sz w:val="22"/>
                  <w:szCs w:val="22"/>
                </w:rPr>
                <w:t>time value</w:t>
              </w:r>
            </w:ins>
          </w:p>
        </w:tc>
      </w:tr>
      <w:tr w:rsidR="001E41D0" w:rsidTr="001E41D0">
        <w:trPr>
          <w:trHeight w:val="1425"/>
          <w:ins w:id="10771" w:author="t_竹沢 公佑" w:date="2019-08-24T09:56:00Z"/>
        </w:trPr>
        <w:tc>
          <w:tcPr>
            <w:tcW w:w="1172" w:type="dxa"/>
            <w:vMerge/>
          </w:tcPr>
          <w:p w:rsidR="001E41D0" w:rsidRPr="001D3004" w:rsidRDefault="001E41D0" w:rsidP="000C6057">
            <w:pPr>
              <w:pStyle w:val="afa"/>
              <w:rPr>
                <w:ins w:id="10772" w:author="t_竹沢 公佑" w:date="2019-08-24T09:56:00Z"/>
                <w:sz w:val="22"/>
                <w:szCs w:val="22"/>
                <w:rPrChange w:id="10773" w:author="t_竹沢 公佑" w:date="2019-10-05T17:07:00Z">
                  <w:rPr>
                    <w:ins w:id="10774" w:author="t_竹沢 公佑" w:date="2019-08-24T09:56:00Z"/>
                  </w:rPr>
                </w:rPrChange>
              </w:rPr>
            </w:pPr>
          </w:p>
        </w:tc>
        <w:tc>
          <w:tcPr>
            <w:tcW w:w="1204" w:type="dxa"/>
          </w:tcPr>
          <w:p w:rsidR="001E41D0" w:rsidRPr="001D3004" w:rsidRDefault="001E41D0" w:rsidP="000C6057">
            <w:pPr>
              <w:pStyle w:val="afa"/>
              <w:rPr>
                <w:ins w:id="10775" w:author="t_竹沢 公佑" w:date="2019-08-24T09:56:00Z"/>
                <w:sz w:val="22"/>
                <w:szCs w:val="22"/>
                <w:rPrChange w:id="10776" w:author="t_竹沢 公佑" w:date="2019-10-05T17:07:00Z">
                  <w:rPr>
                    <w:ins w:id="10777" w:author="t_竹沢 公佑" w:date="2019-08-24T09:56:00Z"/>
                  </w:rPr>
                </w:rPrChange>
              </w:rPr>
            </w:pPr>
            <w:ins w:id="10778" w:author="t_竹沢 公佑" w:date="2019-08-24T09:56:00Z">
              <w:r w:rsidRPr="001D3004">
                <w:rPr>
                  <w:sz w:val="22"/>
                  <w:szCs w:val="22"/>
                  <w:rPrChange w:id="10779" w:author="t_竹沢 公佑" w:date="2019-10-05T17:07:00Z">
                    <w:rPr/>
                  </w:rPrChange>
                </w:rPr>
                <w:t>Value</w:t>
              </w:r>
            </w:ins>
          </w:p>
        </w:tc>
        <w:tc>
          <w:tcPr>
            <w:tcW w:w="7515" w:type="dxa"/>
            <w:gridSpan w:val="3"/>
          </w:tcPr>
          <w:p w:rsidR="001E41D0" w:rsidRDefault="001E41D0" w:rsidP="000C6057">
            <w:pPr>
              <w:spacing w:line="0" w:lineRule="atLeast"/>
              <w:ind w:right="1020"/>
              <w:rPr>
                <w:ins w:id="10780" w:author="t_竹沢 公佑" w:date="2019-08-24T09:56:00Z"/>
                <w:rFonts w:cs="Times New Roman"/>
                <w:sz w:val="22"/>
                <w:szCs w:val="22"/>
              </w:rPr>
            </w:pPr>
            <w:ins w:id="10781" w:author="t_竹沢 公佑" w:date="2019-08-24T09:56:00Z">
              <w:r>
                <w:rPr>
                  <w:rFonts w:cs="Times New Roman" w:hint="eastAsia"/>
                  <w:sz w:val="22"/>
                  <w:szCs w:val="22"/>
                </w:rPr>
                <w:t>B</w:t>
              </w:r>
              <w:r>
                <w:rPr>
                  <w:rFonts w:cs="Times New Roman"/>
                  <w:sz w:val="22"/>
                  <w:szCs w:val="22"/>
                </w:rPr>
                <w:t>yte</w:t>
              </w:r>
              <w:r>
                <w:rPr>
                  <w:rFonts w:cs="Times New Roman" w:hint="eastAsia"/>
                  <w:sz w:val="22"/>
                  <w:szCs w:val="22"/>
                </w:rPr>
                <w:t>0-3:</w:t>
              </w:r>
            </w:ins>
          </w:p>
          <w:p w:rsidR="001E41D0" w:rsidRDefault="001E41D0" w:rsidP="000C6057">
            <w:pPr>
              <w:spacing w:line="0" w:lineRule="atLeast"/>
              <w:ind w:right="1020"/>
              <w:rPr>
                <w:ins w:id="10782" w:author="t_竹沢 公佑" w:date="2019-08-24T09:56:00Z"/>
                <w:rFonts w:cs="Times New Roman"/>
                <w:sz w:val="22"/>
                <w:szCs w:val="22"/>
              </w:rPr>
            </w:pPr>
            <w:ins w:id="10783" w:author="t_竹沢 公佑" w:date="2019-08-24T09:56:00Z">
              <w:r>
                <w:rPr>
                  <w:rFonts w:cs="Times New Roman" w:hint="eastAsia"/>
                  <w:sz w:val="22"/>
                  <w:szCs w:val="22"/>
                </w:rPr>
                <w:t xml:space="preserve"> 4Byte Integer</w:t>
              </w:r>
            </w:ins>
          </w:p>
          <w:p w:rsidR="001E41D0" w:rsidRDefault="001E41D0">
            <w:pPr>
              <w:spacing w:line="0" w:lineRule="atLeast"/>
              <w:ind w:left="110" w:right="1020" w:hangingChars="50" w:hanging="110"/>
              <w:rPr>
                <w:ins w:id="10784" w:author="t_竹沢 公佑" w:date="2019-09-02T14:32:00Z"/>
                <w:rFonts w:cs="Times New Roman"/>
                <w:sz w:val="22"/>
                <w:szCs w:val="22"/>
              </w:rPr>
              <w:pPrChange w:id="10785" w:author="t_竹沢 公佑" w:date="2019-09-02T14:33:00Z">
                <w:pPr>
                  <w:spacing w:line="0" w:lineRule="atLeast"/>
                  <w:ind w:right="1020"/>
                </w:pPr>
              </w:pPrChange>
            </w:pPr>
            <w:ins w:id="10786" w:author="t_竹沢 公佑" w:date="2019-08-24T09:56:00Z">
              <w:r>
                <w:rPr>
                  <w:rFonts w:cs="Times New Roman" w:hint="eastAsia"/>
                  <w:sz w:val="22"/>
                  <w:szCs w:val="22"/>
                </w:rPr>
                <w:t xml:space="preserve"> The number of ALMA frame that FPGA logic uses to calculate the data parity. The default value is 1.</w:t>
              </w:r>
            </w:ins>
          </w:p>
          <w:p w:rsidR="001E41D0" w:rsidRDefault="001E41D0" w:rsidP="000C6057">
            <w:pPr>
              <w:spacing w:line="0" w:lineRule="atLeast"/>
              <w:ind w:right="1020"/>
              <w:rPr>
                <w:ins w:id="10787" w:author="t_竹沢 公佑" w:date="2019-08-24T09:56:00Z"/>
                <w:rFonts w:cs="Times New Roman"/>
                <w:sz w:val="22"/>
                <w:szCs w:val="22"/>
              </w:rPr>
            </w:pPr>
            <w:ins w:id="10788" w:author="t_竹沢 公佑" w:date="2019-09-02T14:32:00Z">
              <w:r>
                <w:rPr>
                  <w:rFonts w:cs="Times New Roman" w:hint="eastAsia"/>
                  <w:sz w:val="22"/>
                  <w:szCs w:val="22"/>
                </w:rPr>
                <w:t xml:space="preserve"> </w:t>
              </w:r>
            </w:ins>
            <w:ins w:id="10789" w:author="t_竹沢 公佑" w:date="2019-09-02T14:33:00Z">
              <w:r>
                <w:rPr>
                  <w:rFonts w:cs="Times New Roman" w:hint="eastAsia"/>
                  <w:sz w:val="22"/>
                  <w:szCs w:val="22"/>
                </w:rPr>
                <w:t>LSByte first.</w:t>
              </w:r>
            </w:ins>
          </w:p>
          <w:p w:rsidR="001E41D0" w:rsidRDefault="001E41D0" w:rsidP="000C6057">
            <w:pPr>
              <w:spacing w:line="0" w:lineRule="atLeast"/>
              <w:ind w:right="1020"/>
              <w:rPr>
                <w:ins w:id="10790" w:author="t_竹沢 公佑" w:date="2020-08-12T15:33:00Z"/>
                <w:rFonts w:cs="Times New Roman"/>
                <w:sz w:val="22"/>
                <w:szCs w:val="22"/>
              </w:rPr>
            </w:pPr>
            <w:ins w:id="10791" w:author="t_竹沢 公佑" w:date="2019-08-24T09:56:00Z">
              <w:r>
                <w:rPr>
                  <w:sz w:val="22"/>
                  <w:szCs w:val="22"/>
                </w:rPr>
                <w:t>B</w:t>
              </w:r>
              <w:r>
                <w:rPr>
                  <w:rFonts w:hint="eastAsia"/>
                  <w:sz w:val="22"/>
                  <w:szCs w:val="22"/>
                </w:rPr>
                <w:t>yte4-7:</w:t>
              </w:r>
              <w:r>
                <w:rPr>
                  <w:rFonts w:cs="Times New Roman"/>
                  <w:sz w:val="22"/>
                  <w:szCs w:val="22"/>
                </w:rPr>
                <w:t xml:space="preserve"> Reserved (</w:t>
              </w:r>
              <w:r>
                <w:rPr>
                  <w:rFonts w:cs="Times New Roman" w:hint="eastAsia"/>
                  <w:sz w:val="22"/>
                  <w:szCs w:val="22"/>
                </w:rPr>
                <w:t>undefined</w:t>
              </w:r>
              <w:r>
                <w:rPr>
                  <w:rFonts w:cs="Times New Roman"/>
                  <w:sz w:val="22"/>
                  <w:szCs w:val="22"/>
                </w:rPr>
                <w:t>)</w:t>
              </w:r>
            </w:ins>
          </w:p>
          <w:p w:rsidR="001E41D0" w:rsidRPr="00142235" w:rsidRDefault="001E41D0" w:rsidP="000C6057">
            <w:pPr>
              <w:spacing w:line="0" w:lineRule="atLeast"/>
              <w:ind w:right="1020"/>
              <w:rPr>
                <w:ins w:id="10792" w:author="t_竹沢 公佑" w:date="2019-08-24T09:56:00Z"/>
                <w:rFonts w:cs="Times New Roman"/>
                <w:sz w:val="22"/>
                <w:szCs w:val="22"/>
              </w:rPr>
            </w:pPr>
          </w:p>
        </w:tc>
      </w:tr>
      <w:tr w:rsidR="001E41D0" w:rsidTr="00964BEF">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10793" w:author="t_竹沢 公佑" w:date="2020-08-13T11:22: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rPr>
          <w:trHeight w:val="681"/>
          <w:ins w:id="10794" w:author="t_竹沢 公佑" w:date="2019-08-24T09:56:00Z"/>
          <w:trPrChange w:id="10795" w:author="t_竹沢 公佑" w:date="2020-08-13T11:22:00Z">
            <w:trPr>
              <w:trHeight w:val="1425"/>
            </w:trPr>
          </w:trPrChange>
        </w:trPr>
        <w:tc>
          <w:tcPr>
            <w:tcW w:w="1172" w:type="dxa"/>
            <w:vMerge/>
            <w:tcPrChange w:id="10796" w:author="t_竹沢 公佑" w:date="2020-08-13T11:22:00Z">
              <w:tcPr>
                <w:tcW w:w="1172" w:type="dxa"/>
                <w:vMerge/>
              </w:tcPr>
            </w:tcPrChange>
          </w:tcPr>
          <w:p w:rsidR="001E41D0" w:rsidRPr="001D3004" w:rsidRDefault="001E41D0" w:rsidP="000C6057">
            <w:pPr>
              <w:pStyle w:val="afa"/>
              <w:rPr>
                <w:ins w:id="10797" w:author="t_竹沢 公佑" w:date="2019-08-24T09:56:00Z"/>
                <w:sz w:val="22"/>
                <w:szCs w:val="22"/>
              </w:rPr>
            </w:pPr>
          </w:p>
        </w:tc>
        <w:tc>
          <w:tcPr>
            <w:tcW w:w="1204" w:type="dxa"/>
            <w:tcPrChange w:id="10798" w:author="t_竹沢 公佑" w:date="2020-08-13T11:22:00Z">
              <w:tcPr>
                <w:tcW w:w="1204" w:type="dxa"/>
              </w:tcPr>
            </w:tcPrChange>
          </w:tcPr>
          <w:p w:rsidR="001E41D0" w:rsidRPr="000B41A5" w:rsidRDefault="00202C26" w:rsidP="000C6057">
            <w:pPr>
              <w:pStyle w:val="afa"/>
              <w:rPr>
                <w:ins w:id="10799" w:author="t_竹沢 公佑" w:date="2019-08-24T09:56:00Z"/>
                <w:sz w:val="22"/>
                <w:szCs w:val="22"/>
              </w:rPr>
            </w:pPr>
            <w:ins w:id="10800" w:author="t_竹沢 公佑" w:date="2020-08-20T10:19:00Z">
              <w:r>
                <w:rPr>
                  <w:rFonts w:hint="eastAsia"/>
                  <w:sz w:val="22"/>
                  <w:szCs w:val="22"/>
                </w:rPr>
                <w:t>Category</w:t>
              </w:r>
            </w:ins>
          </w:p>
        </w:tc>
        <w:tc>
          <w:tcPr>
            <w:tcW w:w="7515" w:type="dxa"/>
            <w:gridSpan w:val="3"/>
            <w:tcPrChange w:id="10801" w:author="t_竹沢 公佑" w:date="2020-08-13T11:22:00Z">
              <w:tcPr>
                <w:tcW w:w="7515" w:type="dxa"/>
                <w:gridSpan w:val="3"/>
              </w:tcPr>
            </w:tcPrChange>
          </w:tcPr>
          <w:p w:rsidR="00964BEF" w:rsidRDefault="00964BEF" w:rsidP="00964BEF">
            <w:pPr>
              <w:spacing w:line="0" w:lineRule="atLeast"/>
              <w:ind w:right="1020"/>
              <w:rPr>
                <w:ins w:id="10802" w:author="t_竹沢 公佑" w:date="2020-08-13T11:22:00Z"/>
                <w:rFonts w:cs="Times New Roman"/>
                <w:sz w:val="22"/>
                <w:szCs w:val="22"/>
              </w:rPr>
            </w:pPr>
            <w:ins w:id="10803" w:author="t_竹沢 公佑" w:date="2020-08-13T11:22:00Z">
              <w:r>
                <w:rPr>
                  <w:rFonts w:cs="Times New Roman" w:hint="eastAsia"/>
                  <w:sz w:val="22"/>
                  <w:szCs w:val="22"/>
                </w:rPr>
                <w:t>■Info</w:t>
              </w:r>
            </w:ins>
          </w:p>
          <w:p w:rsidR="001E41D0" w:rsidRDefault="00964BEF" w:rsidP="00964BEF">
            <w:pPr>
              <w:spacing w:line="0" w:lineRule="atLeast"/>
              <w:ind w:right="1020"/>
              <w:rPr>
                <w:ins w:id="10804" w:author="t_竹沢 公佑" w:date="2019-08-24T09:56:00Z"/>
                <w:rFonts w:cs="Times New Roman"/>
                <w:sz w:val="22"/>
                <w:szCs w:val="22"/>
              </w:rPr>
            </w:pPr>
            <w:ins w:id="10805" w:author="t_竹沢 公佑" w:date="2020-08-13T11:22:00Z">
              <w:r>
                <w:rPr>
                  <w:rFonts w:cs="Times New Roman" w:hint="eastAsia"/>
                  <w:sz w:val="22"/>
                  <w:szCs w:val="22"/>
                </w:rPr>
                <w:t xml:space="preserve">　This function just returns hardware/device driver information.</w:t>
              </w:r>
            </w:ins>
          </w:p>
        </w:tc>
      </w:tr>
      <w:tr w:rsidR="00911E35" w:rsidTr="000C6057">
        <w:trPr>
          <w:ins w:id="10806" w:author="t_竹沢 公佑" w:date="2019-08-24T09:56:00Z"/>
        </w:trPr>
        <w:tc>
          <w:tcPr>
            <w:tcW w:w="2376" w:type="dxa"/>
            <w:gridSpan w:val="2"/>
          </w:tcPr>
          <w:p w:rsidR="00911E35" w:rsidRDefault="00911E35" w:rsidP="000C6057">
            <w:pPr>
              <w:spacing w:line="0" w:lineRule="atLeast"/>
              <w:ind w:right="1020"/>
              <w:rPr>
                <w:ins w:id="10807" w:author="t_竹沢 公佑" w:date="2019-08-24T09:56:00Z"/>
                <w:rFonts w:cs="Times New Roman"/>
                <w:sz w:val="22"/>
                <w:szCs w:val="22"/>
              </w:rPr>
            </w:pPr>
            <w:ins w:id="10808" w:author="t_竹沢 公佑" w:date="2019-08-24T09:56:00Z">
              <w:r>
                <w:rPr>
                  <w:rFonts w:cs="Times New Roman" w:hint="eastAsia"/>
                  <w:sz w:val="22"/>
                  <w:szCs w:val="22"/>
                </w:rPr>
                <w:t>Remarks</w:t>
              </w:r>
            </w:ins>
          </w:p>
        </w:tc>
        <w:tc>
          <w:tcPr>
            <w:tcW w:w="7515" w:type="dxa"/>
            <w:gridSpan w:val="3"/>
          </w:tcPr>
          <w:p w:rsidR="00911E35" w:rsidRDefault="00911E35" w:rsidP="000C6057">
            <w:pPr>
              <w:widowControl w:val="0"/>
              <w:autoSpaceDE w:val="0"/>
              <w:autoSpaceDN w:val="0"/>
              <w:adjustRightInd w:val="0"/>
              <w:spacing w:line="0" w:lineRule="atLeast"/>
              <w:ind w:left="110" w:hangingChars="50" w:hanging="110"/>
              <w:rPr>
                <w:ins w:id="10809" w:author="t_竹沢 公佑" w:date="2019-08-24T09:56:00Z"/>
                <w:rFonts w:cs="Times New Roman"/>
                <w:sz w:val="22"/>
                <w:szCs w:val="22"/>
              </w:rPr>
            </w:pPr>
            <w:ins w:id="10810" w:author="t_竹沢 公佑" w:date="2019-08-24T09:56:00Z">
              <w:r>
                <w:rPr>
                  <w:rFonts w:cs="Times New Roman" w:hint="eastAsia"/>
                  <w:sz w:val="22"/>
                  <w:szCs w:val="22"/>
                </w:rPr>
                <w:t xml:space="preserve">This monitoring </w:t>
              </w:r>
            </w:ins>
            <w:ins w:id="10811" w:author="t_竹沢 公佑" w:date="2019-10-05T17:11:00Z">
              <w:r w:rsidR="001D3004">
                <w:rPr>
                  <w:rFonts w:cs="Times New Roman" w:hint="eastAsia"/>
                  <w:sz w:val="22"/>
                  <w:szCs w:val="22"/>
                </w:rPr>
                <w:t xml:space="preserve">command </w:t>
              </w:r>
            </w:ins>
            <w:ins w:id="10812" w:author="t_竹沢 公佑" w:date="2019-08-24T09:56:00Z">
              <w:r>
                <w:rPr>
                  <w:rFonts w:cs="Times New Roman" w:hint="eastAsia"/>
                  <w:sz w:val="22"/>
                  <w:szCs w:val="22"/>
                </w:rPr>
                <w:t>is available with driver version 2.0.3 or later.</w:t>
              </w:r>
            </w:ins>
          </w:p>
          <w:p w:rsidR="00911E35" w:rsidRDefault="00911E35" w:rsidP="000C6057">
            <w:pPr>
              <w:spacing w:line="0" w:lineRule="atLeast"/>
              <w:ind w:right="1020"/>
              <w:rPr>
                <w:ins w:id="10813" w:author="t_竹沢 公佑" w:date="2019-09-18T15:50:00Z"/>
                <w:rFonts w:cs="Times New Roman"/>
                <w:sz w:val="22"/>
                <w:szCs w:val="22"/>
              </w:rPr>
            </w:pPr>
            <w:ins w:id="10814" w:author="t_竹沢 公佑" w:date="2019-08-24T09:56:00Z">
              <w:r>
                <w:rPr>
                  <w:rFonts w:cs="Times New Roman" w:hint="eastAsia"/>
                  <w:sz w:val="22"/>
                  <w:szCs w:val="22"/>
                </w:rPr>
                <w:t xml:space="preserve">This monitoring </w:t>
              </w:r>
            </w:ins>
            <w:ins w:id="10815" w:author="t_竹沢 公佑" w:date="2019-10-05T17:07:00Z">
              <w:r w:rsidR="001D3004">
                <w:rPr>
                  <w:rFonts w:cs="Times New Roman" w:hint="eastAsia"/>
                  <w:sz w:val="22"/>
                  <w:szCs w:val="22"/>
                </w:rPr>
                <w:t xml:space="preserve">item </w:t>
              </w:r>
            </w:ins>
            <w:ins w:id="10816" w:author="t_竹沢 公佑" w:date="2019-08-24T09:56:00Z">
              <w:r>
                <w:rPr>
                  <w:rFonts w:cs="Times New Roman" w:hint="eastAsia"/>
                  <w:sz w:val="22"/>
                  <w:szCs w:val="22"/>
                </w:rPr>
                <w:t xml:space="preserve">is implemented only for production DRXP boards. </w:t>
              </w:r>
            </w:ins>
          </w:p>
          <w:p w:rsidR="001D7132" w:rsidRDefault="001D7132" w:rsidP="000C6057">
            <w:pPr>
              <w:spacing w:line="0" w:lineRule="atLeast"/>
              <w:ind w:right="1020"/>
              <w:rPr>
                <w:ins w:id="10817" w:author="t_竹沢 公佑" w:date="2019-09-18T15:50:00Z"/>
                <w:rFonts w:cs="Times New Roman"/>
                <w:sz w:val="22"/>
                <w:szCs w:val="22"/>
              </w:rPr>
            </w:pPr>
          </w:p>
          <w:p w:rsidR="001D7132" w:rsidRPr="00F411DC" w:rsidRDefault="001D7132">
            <w:pPr>
              <w:spacing w:line="0" w:lineRule="atLeast"/>
              <w:ind w:right="1020"/>
              <w:rPr>
                <w:ins w:id="10818" w:author="t_竹沢 公佑" w:date="2019-08-24T09:56:00Z"/>
                <w:rFonts w:cs="Times New Roman"/>
                <w:sz w:val="22"/>
                <w:szCs w:val="22"/>
              </w:rPr>
            </w:pPr>
            <w:ins w:id="10819" w:author="t_竹沢 公佑" w:date="2019-09-18T15:50:00Z">
              <w:r>
                <w:rPr>
                  <w:rFonts w:cs="Times New Roman" w:hint="eastAsia"/>
                  <w:sz w:val="22"/>
                  <w:szCs w:val="22"/>
                </w:rPr>
                <w:t xml:space="preserve">(*1) </w:t>
              </w:r>
              <w:r>
                <w:rPr>
                  <w:rFonts w:hint="eastAsia"/>
                  <w:bCs/>
                  <w:sz w:val="22"/>
                  <w:szCs w:val="22"/>
                </w:rPr>
                <w:t xml:space="preserve">This </w:t>
              </w:r>
            </w:ins>
            <w:ins w:id="10820" w:author="t_竹沢 公佑" w:date="2019-10-05T17:07:00Z">
              <w:r w:rsidR="001D3004">
                <w:rPr>
                  <w:rFonts w:hint="eastAsia"/>
                  <w:bCs/>
                  <w:sz w:val="22"/>
                  <w:szCs w:val="22"/>
                </w:rPr>
                <w:t xml:space="preserve">command </w:t>
              </w:r>
            </w:ins>
            <w:ins w:id="10821" w:author="t_竹沢 公佑" w:date="2019-09-18T15:50:00Z">
              <w:r>
                <w:rPr>
                  <w:rFonts w:hint="eastAsia"/>
                  <w:bCs/>
                  <w:sz w:val="22"/>
                  <w:szCs w:val="22"/>
                </w:rPr>
                <w:t>just reads a FPGA</w:t>
              </w:r>
              <w:r>
                <w:rPr>
                  <w:bCs/>
                  <w:sz w:val="22"/>
                  <w:szCs w:val="22"/>
                </w:rPr>
                <w:t>’</w:t>
              </w:r>
              <w:r>
                <w:rPr>
                  <w:rFonts w:hint="eastAsia"/>
                  <w:bCs/>
                  <w:sz w:val="22"/>
                  <w:szCs w:val="22"/>
                </w:rPr>
                <w:t xml:space="preserve">s internal register. If there is an error in the physical layer, it sets EIO to errno. For the timeout value of physical layer, please refer a section </w:t>
              </w:r>
              <w:r w:rsidRPr="0056709F">
                <w:rPr>
                  <w:b/>
                  <w:bCs/>
                  <w:sz w:val="22"/>
                  <w:szCs w:val="22"/>
                </w:rPr>
                <w:t>“</w:t>
              </w:r>
              <w:r w:rsidRPr="0056709F">
                <w:rPr>
                  <w:b/>
                  <w:bCs/>
                  <w:sz w:val="22"/>
                  <w:szCs w:val="22"/>
                </w:rPr>
                <w:fldChar w:fldCharType="begin"/>
              </w:r>
              <w:r w:rsidRPr="0056709F">
                <w:rPr>
                  <w:b/>
                  <w:bCs/>
                  <w:sz w:val="22"/>
                  <w:szCs w:val="22"/>
                </w:rPr>
                <w:instrText xml:space="preserve"> REF _Ref19709341 \r \h </w:instrText>
              </w:r>
              <w:r>
                <w:rPr>
                  <w:b/>
                  <w:bCs/>
                  <w:sz w:val="22"/>
                  <w:szCs w:val="22"/>
                </w:rPr>
                <w:instrText xml:space="preserve"> \* MERGEFORMAT </w:instrText>
              </w:r>
            </w:ins>
            <w:r w:rsidRPr="0056709F">
              <w:rPr>
                <w:b/>
                <w:bCs/>
                <w:sz w:val="22"/>
                <w:szCs w:val="22"/>
              </w:rPr>
            </w:r>
            <w:ins w:id="10822" w:author="t_竹沢 公佑" w:date="2019-09-18T15:50:00Z">
              <w:r w:rsidRPr="0056709F">
                <w:rPr>
                  <w:b/>
                  <w:bCs/>
                  <w:sz w:val="22"/>
                  <w:szCs w:val="22"/>
                </w:rPr>
                <w:fldChar w:fldCharType="separate"/>
              </w:r>
            </w:ins>
            <w:ins w:id="10823" w:author="t_竹沢 公佑" w:date="2021-02-02T17:29:00Z">
              <w:r w:rsidR="000B4FA1">
                <w:rPr>
                  <w:b/>
                  <w:bCs/>
                  <w:sz w:val="22"/>
                  <w:szCs w:val="22"/>
                </w:rPr>
                <w:t>5.5</w:t>
              </w:r>
            </w:ins>
            <w:ins w:id="10824" w:author="t_竹沢 公佑" w:date="2019-09-18T15:50:00Z">
              <w:r w:rsidRPr="0056709F">
                <w:rPr>
                  <w:b/>
                  <w:bCs/>
                  <w:sz w:val="22"/>
                  <w:szCs w:val="22"/>
                </w:rPr>
                <w:fldChar w:fldCharType="end"/>
              </w:r>
              <w:r>
                <w:rPr>
                  <w:rFonts w:hint="eastAsia"/>
                  <w:b/>
                  <w:bCs/>
                  <w:sz w:val="22"/>
                  <w:szCs w:val="22"/>
                </w:rPr>
                <w:t xml:space="preserve"> </w:t>
              </w:r>
              <w:r w:rsidRPr="0056709F">
                <w:rPr>
                  <w:b/>
                  <w:bCs/>
                  <w:sz w:val="22"/>
                  <w:szCs w:val="22"/>
                </w:rPr>
                <w:fldChar w:fldCharType="begin"/>
              </w:r>
              <w:r w:rsidRPr="0056709F">
                <w:rPr>
                  <w:b/>
                  <w:bCs/>
                  <w:sz w:val="22"/>
                  <w:szCs w:val="22"/>
                </w:rPr>
                <w:instrText xml:space="preserve"> REF _Ref19709346 \h </w:instrText>
              </w:r>
              <w:r>
                <w:rPr>
                  <w:b/>
                  <w:bCs/>
                  <w:sz w:val="22"/>
                  <w:szCs w:val="22"/>
                </w:rPr>
                <w:instrText xml:space="preserve"> \* MERGEFORMAT </w:instrText>
              </w:r>
            </w:ins>
            <w:r w:rsidRPr="0056709F">
              <w:rPr>
                <w:b/>
                <w:bCs/>
                <w:sz w:val="22"/>
                <w:szCs w:val="22"/>
              </w:rPr>
            </w:r>
            <w:ins w:id="10825" w:author="t_竹沢 公佑" w:date="2019-09-18T15:50:00Z">
              <w:r w:rsidRPr="0056709F">
                <w:rPr>
                  <w:b/>
                  <w:bCs/>
                  <w:sz w:val="22"/>
                  <w:szCs w:val="22"/>
                </w:rPr>
                <w:fldChar w:fldCharType="separate"/>
              </w:r>
            </w:ins>
            <w:ins w:id="10826" w:author="t_竹沢 公佑" w:date="2021-02-02T17:29:00Z">
              <w:r w:rsidR="000B4FA1" w:rsidRPr="000B4FA1">
                <w:rPr>
                  <w:b/>
                  <w:u w:val="single"/>
                  <w:rPrChange w:id="10827" w:author="t_竹沢 公佑" w:date="2021-02-02T17:29:00Z">
                    <w:rPr>
                      <w:u w:val="single"/>
                    </w:rPr>
                  </w:rPrChange>
                </w:rPr>
                <w:t>ioctl</w:t>
              </w:r>
            </w:ins>
            <w:ins w:id="10828" w:author="t_竹沢 公佑" w:date="2019-09-18T15:50:00Z">
              <w:r w:rsidRPr="0056709F">
                <w:rPr>
                  <w:b/>
                  <w:bCs/>
                  <w:sz w:val="22"/>
                  <w:szCs w:val="22"/>
                </w:rPr>
                <w:fldChar w:fldCharType="end"/>
              </w:r>
              <w:r w:rsidRPr="0056709F">
                <w:rPr>
                  <w:b/>
                  <w:bCs/>
                  <w:sz w:val="22"/>
                  <w:szCs w:val="22"/>
                </w:rPr>
                <w:t>”</w:t>
              </w:r>
              <w:r>
                <w:rPr>
                  <w:rFonts w:hint="eastAsia"/>
                  <w:b/>
                  <w:bCs/>
                  <w:sz w:val="22"/>
                  <w:szCs w:val="22"/>
                </w:rPr>
                <w:t>.</w:t>
              </w:r>
            </w:ins>
          </w:p>
        </w:tc>
      </w:tr>
      <w:tr w:rsidR="00911E35" w:rsidRPr="00226376" w:rsidTr="000C6057">
        <w:trPr>
          <w:ins w:id="10829" w:author="t_竹沢 公佑" w:date="2019-08-24T09:56:00Z"/>
        </w:trPr>
        <w:tc>
          <w:tcPr>
            <w:tcW w:w="2376" w:type="dxa"/>
            <w:gridSpan w:val="2"/>
            <w:tcBorders>
              <w:top w:val="single" w:sz="4" w:space="0" w:color="auto"/>
              <w:left w:val="single" w:sz="4" w:space="0" w:color="auto"/>
              <w:bottom w:val="single" w:sz="4" w:space="0" w:color="auto"/>
              <w:right w:val="single" w:sz="4" w:space="0" w:color="auto"/>
            </w:tcBorders>
          </w:tcPr>
          <w:p w:rsidR="00911E35" w:rsidRDefault="00911E35" w:rsidP="000C6057">
            <w:pPr>
              <w:spacing w:line="0" w:lineRule="atLeast"/>
              <w:ind w:right="1020"/>
              <w:rPr>
                <w:ins w:id="10830" w:author="t_竹沢 公佑" w:date="2019-08-24T09:56:00Z"/>
                <w:rFonts w:cs="Times New Roman"/>
                <w:sz w:val="22"/>
                <w:szCs w:val="22"/>
              </w:rPr>
            </w:pPr>
            <w:ins w:id="10831" w:author="t_竹沢 公佑" w:date="2019-08-24T09:56:00Z">
              <w:r>
                <w:rPr>
                  <w:rFonts w:cs="Times New Roman" w:hint="eastAsia"/>
                  <w:sz w:val="22"/>
                  <w:szCs w:val="22"/>
                </w:rPr>
                <w:t>Errors</w:t>
              </w:r>
            </w:ins>
          </w:p>
        </w:tc>
        <w:tc>
          <w:tcPr>
            <w:tcW w:w="7515" w:type="dxa"/>
            <w:gridSpan w:val="3"/>
            <w:tcBorders>
              <w:top w:val="single" w:sz="4" w:space="0" w:color="auto"/>
              <w:left w:val="single" w:sz="4" w:space="0" w:color="auto"/>
              <w:bottom w:val="single" w:sz="4" w:space="0" w:color="auto"/>
              <w:right w:val="single" w:sz="4" w:space="0" w:color="auto"/>
            </w:tcBorders>
          </w:tcPr>
          <w:p w:rsidR="00911E35" w:rsidRDefault="00911E35" w:rsidP="000C6057">
            <w:pPr>
              <w:spacing w:line="0" w:lineRule="atLeast"/>
              <w:ind w:right="1020"/>
              <w:rPr>
                <w:ins w:id="10832" w:author="t_竹沢 公佑" w:date="2019-08-24T09:56:00Z"/>
                <w:rFonts w:cs="Times New Roman"/>
                <w:sz w:val="22"/>
                <w:szCs w:val="22"/>
              </w:rPr>
            </w:pPr>
            <w:ins w:id="10833" w:author="t_竹沢 公佑" w:date="2019-08-24T09:56:00Z">
              <w:r>
                <w:rPr>
                  <w:rFonts w:cs="Times New Roman" w:hint="eastAsia"/>
                  <w:sz w:val="22"/>
                  <w:szCs w:val="22"/>
                </w:rPr>
                <w:t>ENOSYS</w:t>
              </w:r>
            </w:ins>
            <w:ins w:id="10834" w:author="t_竹沢 公佑" w:date="2020-11-23T18:13:00Z">
              <w:r w:rsidR="004537FB">
                <w:rPr>
                  <w:rFonts w:cs="Times New Roman" w:hint="eastAsia"/>
                  <w:sz w:val="22"/>
                  <w:szCs w:val="22"/>
                </w:rPr>
                <w:t xml:space="preserve"> (version 2.0.3 to 2.0.7)</w:t>
              </w:r>
            </w:ins>
          </w:p>
          <w:p w:rsidR="00911E35" w:rsidRDefault="00911E35">
            <w:pPr>
              <w:spacing w:line="0" w:lineRule="atLeast"/>
              <w:ind w:left="110" w:right="1020" w:hangingChars="50" w:hanging="110"/>
              <w:rPr>
                <w:ins w:id="10835" w:author="t_竹沢 公佑" w:date="2019-08-24T09:56:00Z"/>
                <w:rFonts w:cs="Times New Roman"/>
                <w:sz w:val="22"/>
                <w:szCs w:val="22"/>
              </w:rPr>
              <w:pPrChange w:id="10836" w:author="t_竹沢 公佑" w:date="2019-10-05T17:12:00Z">
                <w:pPr>
                  <w:spacing w:line="0" w:lineRule="atLeast"/>
                  <w:ind w:right="1020"/>
                </w:pPr>
              </w:pPrChange>
            </w:pPr>
            <w:ins w:id="10837" w:author="t_竹沢 公佑" w:date="2019-08-24T09:56:00Z">
              <w:r>
                <w:rPr>
                  <w:rFonts w:cs="Times New Roman" w:hint="eastAsia"/>
                  <w:sz w:val="22"/>
                  <w:szCs w:val="22"/>
                </w:rPr>
                <w:t xml:space="preserve"> If this </w:t>
              </w:r>
            </w:ins>
            <w:ins w:id="10838" w:author="t_竹沢 公佑" w:date="2019-10-05T17:11:00Z">
              <w:r w:rsidR="001D3004">
                <w:rPr>
                  <w:rFonts w:cs="Times New Roman" w:hint="eastAsia"/>
                  <w:sz w:val="22"/>
                  <w:szCs w:val="22"/>
                </w:rPr>
                <w:t xml:space="preserve">command </w:t>
              </w:r>
            </w:ins>
            <w:ins w:id="10839" w:author="t_竹沢 公佑" w:date="2019-08-24T09:56:00Z">
              <w:r>
                <w:rPr>
                  <w:rFonts w:cs="Times New Roman" w:hint="eastAsia"/>
                  <w:sz w:val="22"/>
                  <w:szCs w:val="22"/>
                </w:rPr>
                <w:t xml:space="preserve">is called </w:t>
              </w:r>
            </w:ins>
            <w:ins w:id="10840" w:author="t_竹沢 公佑" w:date="2019-10-05T17:09:00Z">
              <w:r w:rsidR="001D3004">
                <w:rPr>
                  <w:rFonts w:cs="Times New Roman" w:hint="eastAsia"/>
                  <w:sz w:val="22"/>
                  <w:szCs w:val="22"/>
                </w:rPr>
                <w:t xml:space="preserve">for </w:t>
              </w:r>
            </w:ins>
            <w:ins w:id="10841" w:author="t_竹沢 公佑" w:date="2019-08-24T09:56:00Z">
              <w:r>
                <w:rPr>
                  <w:rFonts w:cs="Times New Roman" w:hint="eastAsia"/>
                  <w:sz w:val="22"/>
                  <w:szCs w:val="22"/>
                </w:rPr>
                <w:t xml:space="preserve">prototype DRXP board, </w:t>
              </w:r>
            </w:ins>
            <w:ins w:id="10842" w:author="t_竹沢 公佑" w:date="2019-10-05T17:12:00Z">
              <w:r w:rsidR="001D3004">
                <w:rPr>
                  <w:rFonts w:cs="Times New Roman" w:hint="eastAsia"/>
                  <w:sz w:val="22"/>
                  <w:szCs w:val="22"/>
                </w:rPr>
                <w:t xml:space="preserve">it </w:t>
              </w:r>
            </w:ins>
            <w:ins w:id="10843" w:author="t_竹沢 公佑" w:date="2019-08-24T09:56:00Z">
              <w:r>
                <w:rPr>
                  <w:rFonts w:cs="Times New Roman" w:hint="eastAsia"/>
                  <w:sz w:val="22"/>
                  <w:szCs w:val="22"/>
                </w:rPr>
                <w:t>set</w:t>
              </w:r>
            </w:ins>
            <w:ins w:id="10844" w:author="t_竹沢 公佑" w:date="2019-10-05T17:12:00Z">
              <w:r w:rsidR="001D3004">
                <w:rPr>
                  <w:rFonts w:cs="Times New Roman" w:hint="eastAsia"/>
                  <w:sz w:val="22"/>
                  <w:szCs w:val="22"/>
                </w:rPr>
                <w:t>s</w:t>
              </w:r>
            </w:ins>
            <w:ins w:id="10845" w:author="t_竹沢 公佑" w:date="2019-08-24T09:56:00Z">
              <w:r>
                <w:rPr>
                  <w:rFonts w:cs="Times New Roman" w:hint="eastAsia"/>
                  <w:sz w:val="22"/>
                  <w:szCs w:val="22"/>
                </w:rPr>
                <w:t xml:space="preserve"> ENOSYS to an errno.</w:t>
              </w:r>
            </w:ins>
          </w:p>
          <w:p w:rsidR="00911E35" w:rsidRDefault="00911E35" w:rsidP="000C6057">
            <w:pPr>
              <w:spacing w:line="0" w:lineRule="atLeast"/>
              <w:ind w:right="1020"/>
              <w:rPr>
                <w:ins w:id="10846" w:author="t_竹沢 公佑" w:date="2019-08-24T09:56:00Z"/>
                <w:rFonts w:cs="Times New Roman"/>
                <w:sz w:val="22"/>
                <w:szCs w:val="22"/>
              </w:rPr>
            </w:pPr>
            <w:ins w:id="10847" w:author="t_竹沢 公佑" w:date="2019-08-24T09:56:00Z">
              <w:r>
                <w:rPr>
                  <w:rFonts w:cs="Times New Roman" w:hint="eastAsia"/>
                  <w:sz w:val="22"/>
                  <w:szCs w:val="22"/>
                </w:rPr>
                <w:t>EIO</w:t>
              </w:r>
            </w:ins>
          </w:p>
          <w:p w:rsidR="00911E35" w:rsidRDefault="00911E35" w:rsidP="000C6057">
            <w:pPr>
              <w:spacing w:line="0" w:lineRule="atLeast"/>
              <w:ind w:right="1020"/>
              <w:rPr>
                <w:ins w:id="10848" w:author="t_竹沢 公佑" w:date="2019-09-18T15:51:00Z"/>
                <w:rFonts w:cs="Times New Roman"/>
                <w:sz w:val="22"/>
                <w:szCs w:val="22"/>
              </w:rPr>
            </w:pPr>
            <w:ins w:id="10849" w:author="t_竹沢 公佑" w:date="2019-08-24T09:56:00Z">
              <w:r>
                <w:rPr>
                  <w:rFonts w:cs="Times New Roman" w:hint="eastAsia"/>
                  <w:sz w:val="22"/>
                  <w:szCs w:val="22"/>
                </w:rPr>
                <w:t xml:space="preserve"> </w:t>
              </w:r>
              <w:r w:rsidRPr="00226376">
                <w:rPr>
                  <w:rFonts w:cs="Times New Roman" w:hint="eastAsia"/>
                  <w:sz w:val="22"/>
                  <w:szCs w:val="22"/>
                </w:rPr>
                <w:t xml:space="preserve">When </w:t>
              </w:r>
            </w:ins>
            <w:ins w:id="10850" w:author="t_竹沢 公佑" w:date="2019-10-05T17:09:00Z">
              <w:r w:rsidR="001D3004">
                <w:rPr>
                  <w:rFonts w:cs="Times New Roman" w:hint="eastAsia"/>
                  <w:sz w:val="22"/>
                  <w:szCs w:val="22"/>
                </w:rPr>
                <w:t xml:space="preserve">this command </w:t>
              </w:r>
            </w:ins>
            <w:ins w:id="10851" w:author="t_竹沢 公佑" w:date="2019-08-24T09:56:00Z">
              <w:r w:rsidRPr="00226376">
                <w:rPr>
                  <w:rFonts w:cs="Times New Roman" w:hint="eastAsia"/>
                  <w:sz w:val="22"/>
                  <w:szCs w:val="22"/>
                </w:rPr>
                <w:t>fail</w:t>
              </w:r>
            </w:ins>
            <w:ins w:id="10852" w:author="t_竹沢 公佑" w:date="2019-10-05T17:09:00Z">
              <w:r w:rsidR="001D3004">
                <w:rPr>
                  <w:rFonts w:cs="Times New Roman" w:hint="eastAsia"/>
                  <w:sz w:val="22"/>
                  <w:szCs w:val="22"/>
                </w:rPr>
                <w:t>s</w:t>
              </w:r>
            </w:ins>
            <w:ins w:id="10853" w:author="t_竹沢 公佑" w:date="2019-08-24T09:56:00Z">
              <w:r w:rsidRPr="00226376">
                <w:rPr>
                  <w:rFonts w:cs="Times New Roman" w:hint="eastAsia"/>
                  <w:sz w:val="22"/>
                  <w:szCs w:val="22"/>
                </w:rPr>
                <w:t xml:space="preserve"> to read or write internal register.</w:t>
              </w:r>
            </w:ins>
          </w:p>
          <w:p w:rsidR="001D7132" w:rsidRDefault="001D7132" w:rsidP="001D7132">
            <w:pPr>
              <w:spacing w:line="0" w:lineRule="atLeast"/>
              <w:ind w:right="1020" w:firstLineChars="50" w:firstLine="110"/>
              <w:rPr>
                <w:ins w:id="10854" w:author="t_竹沢 公佑" w:date="2019-09-18T15:51:00Z"/>
                <w:bCs/>
                <w:sz w:val="22"/>
                <w:szCs w:val="22"/>
              </w:rPr>
            </w:pPr>
            <w:ins w:id="10855" w:author="t_竹沢 公佑" w:date="2019-09-18T15:51:00Z">
              <w:r w:rsidRPr="00A033B7">
                <w:rPr>
                  <w:bCs/>
                  <w:sz w:val="22"/>
                  <w:szCs w:val="22"/>
                </w:rPr>
                <w:t>This errno means device driver can't control the device.</w:t>
              </w:r>
            </w:ins>
          </w:p>
          <w:p w:rsidR="001D7132" w:rsidRDefault="001D3004" w:rsidP="001D7132">
            <w:pPr>
              <w:spacing w:line="0" w:lineRule="atLeast"/>
              <w:ind w:right="1020" w:firstLineChars="50" w:firstLine="110"/>
              <w:rPr>
                <w:ins w:id="10856" w:author="t_竹沢 公佑" w:date="2019-09-18T15:51:00Z"/>
                <w:bCs/>
                <w:sz w:val="22"/>
                <w:szCs w:val="22"/>
              </w:rPr>
            </w:pPr>
            <w:ins w:id="10857" w:author="t_竹沢 公佑" w:date="2019-09-18T15:51:00Z">
              <w:r>
                <w:rPr>
                  <w:bCs/>
                  <w:sz w:val="22"/>
                  <w:szCs w:val="22"/>
                </w:rPr>
                <w:t>If this error occur</w:t>
              </w:r>
              <w:r w:rsidR="001D7132" w:rsidRPr="00A033B7">
                <w:rPr>
                  <w:bCs/>
                  <w:sz w:val="22"/>
                  <w:szCs w:val="22"/>
                </w:rPr>
                <w:t>s often, it may be hardware error is happen</w:t>
              </w:r>
            </w:ins>
            <w:ins w:id="10858" w:author="t_竹沢 公佑" w:date="2019-10-05T17:09:00Z">
              <w:r>
                <w:rPr>
                  <w:rFonts w:hint="eastAsia"/>
                  <w:bCs/>
                  <w:sz w:val="22"/>
                  <w:szCs w:val="22"/>
                </w:rPr>
                <w:t>e</w:t>
              </w:r>
            </w:ins>
            <w:ins w:id="10859" w:author="t_竹沢 公佑" w:date="2019-09-18T15:51:00Z">
              <w:r w:rsidR="001D7132" w:rsidRPr="00A033B7">
                <w:rPr>
                  <w:bCs/>
                  <w:sz w:val="22"/>
                  <w:szCs w:val="22"/>
                </w:rPr>
                <w:t>d.</w:t>
              </w:r>
            </w:ins>
          </w:p>
          <w:p w:rsidR="001D7132" w:rsidRPr="00226376" w:rsidRDefault="001D7132">
            <w:pPr>
              <w:spacing w:line="0" w:lineRule="atLeast"/>
              <w:ind w:right="1020" w:firstLineChars="50" w:firstLine="110"/>
              <w:rPr>
                <w:ins w:id="10860" w:author="t_竹沢 公佑" w:date="2019-08-24T09:56:00Z"/>
                <w:rFonts w:cs="Times New Roman"/>
                <w:sz w:val="22"/>
                <w:szCs w:val="22"/>
              </w:rPr>
              <w:pPrChange w:id="10861" w:author="t_竹沢 公佑" w:date="2019-09-18T15:51:00Z">
                <w:pPr>
                  <w:spacing w:line="0" w:lineRule="atLeast"/>
                  <w:ind w:right="1020"/>
                </w:pPr>
              </w:pPrChange>
            </w:pPr>
            <w:ins w:id="10862" w:author="t_竹沢 公佑" w:date="2019-09-18T15:51:00Z">
              <w:r w:rsidRPr="00A033B7">
                <w:rPr>
                  <w:bCs/>
                  <w:sz w:val="22"/>
                  <w:szCs w:val="22"/>
                </w:rPr>
                <w:t>Please execute cold-reboot and try again.</w:t>
              </w:r>
            </w:ins>
          </w:p>
        </w:tc>
      </w:tr>
    </w:tbl>
    <w:p w:rsidR="004D7497" w:rsidRPr="004D7497" w:rsidRDefault="004D7497">
      <w:pPr>
        <w:rPr>
          <w:ins w:id="10863" w:author="t_竹沢 公佑" w:date="2020-11-27T20:29:00Z"/>
          <w:b/>
          <w:bCs/>
          <w:rPrChange w:id="10864" w:author="t_竹沢 公佑" w:date="2020-11-27T20:30:00Z">
            <w:rPr>
              <w:ins w:id="10865" w:author="t_竹沢 公佑" w:date="2020-11-27T20:29:00Z"/>
              <w:b w:val="0"/>
              <w:bCs w:val="0"/>
              <w:lang w:val="en-US"/>
            </w:rPr>
          </w:rPrChange>
        </w:rPr>
        <w:pPrChange w:id="10866" w:author="t_竹沢 公佑" w:date="2020-11-27T20:30:00Z">
          <w:pPr>
            <w:pStyle w:val="3"/>
            <w:numPr>
              <w:ilvl w:val="0"/>
              <w:numId w:val="0"/>
            </w:numPr>
            <w:ind w:left="0" w:firstLine="0"/>
          </w:pPr>
        </w:pPrChange>
      </w:pPr>
    </w:p>
    <w:p w:rsidR="00806F68" w:rsidRPr="004D7497" w:rsidDel="004D7497" w:rsidRDefault="004D7497">
      <w:pPr>
        <w:rPr>
          <w:del w:id="10867" w:author="t_竹沢 公佑" w:date="2020-11-27T20:29:00Z"/>
        </w:rPr>
        <w:pPrChange w:id="10868" w:author="t_竹沢 公佑" w:date="2020-11-27T20:30:00Z">
          <w:pPr>
            <w:spacing w:line="0" w:lineRule="atLeast"/>
            <w:ind w:right="1020"/>
          </w:pPr>
        </w:pPrChange>
      </w:pPr>
      <w:ins w:id="10869" w:author="t_竹沢 公佑" w:date="2020-11-27T20:29:00Z">
        <w:r>
          <w:br w:type="page"/>
        </w:r>
      </w:ins>
    </w:p>
    <w:p w:rsidR="00814453" w:rsidRPr="004701A5" w:rsidRDefault="00AC7296">
      <w:pPr>
        <w:pPrChange w:id="10870" w:author="t_竹沢 公佑" w:date="2020-11-27T20:30:00Z">
          <w:pPr>
            <w:spacing w:line="0" w:lineRule="atLeast"/>
            <w:ind w:right="1020"/>
          </w:pPr>
        </w:pPrChange>
      </w:pPr>
      <w:del w:id="10871" w:author="t_竹沢 公佑" w:date="2020-11-27T20:29:00Z">
        <w:r w:rsidDel="004D7497">
          <w:br w:type="page"/>
        </w:r>
      </w:del>
    </w:p>
    <w:p w:rsidR="00DF1C7C" w:rsidRPr="00B862C9" w:rsidRDefault="00DF1C7C" w:rsidP="00B862C9">
      <w:pPr>
        <w:pStyle w:val="2"/>
        <w:rPr>
          <w:u w:val="single"/>
        </w:rPr>
      </w:pPr>
      <w:bookmarkStart w:id="10872" w:name="_Ref12958225"/>
      <w:bookmarkStart w:id="10873" w:name="_Ref12958234"/>
      <w:bookmarkStart w:id="10874" w:name="_Toc63179459"/>
      <w:r w:rsidRPr="00B862C9">
        <w:rPr>
          <w:rFonts w:hint="eastAsia"/>
          <w:u w:val="single"/>
          <w:lang w:val="en"/>
        </w:rPr>
        <w:t>Control Items</w:t>
      </w:r>
      <w:bookmarkEnd w:id="10396"/>
      <w:bookmarkEnd w:id="10872"/>
      <w:bookmarkEnd w:id="10873"/>
      <w:bookmarkEnd w:id="10874"/>
    </w:p>
    <w:p w:rsidR="00DF1C7C" w:rsidRPr="00995036" w:rsidRDefault="00DF1C7C">
      <w:pPr>
        <w:spacing w:line="0" w:lineRule="atLeast"/>
        <w:ind w:firstLineChars="100" w:firstLine="220"/>
        <w:rPr>
          <w:sz w:val="22"/>
          <w:szCs w:val="22"/>
          <w:rPrChange w:id="10875" w:author="t_竹沢 公佑" w:date="2019-10-05T17:24:00Z">
            <w:rPr/>
          </w:rPrChange>
        </w:rPr>
        <w:pPrChange w:id="10876" w:author="t_竹沢 公佑" w:date="2019-10-05T17:24:00Z">
          <w:pPr>
            <w:spacing w:line="0" w:lineRule="atLeast"/>
            <w:ind w:firstLineChars="100" w:firstLine="240"/>
          </w:pPr>
        </w:pPrChange>
      </w:pPr>
      <w:r w:rsidRPr="00995036">
        <w:rPr>
          <w:sz w:val="22"/>
          <w:szCs w:val="22"/>
          <w:lang w:val="en"/>
          <w:rPrChange w:id="10877" w:author="t_竹沢 公佑" w:date="2019-10-05T17:24:00Z">
            <w:rPr>
              <w:lang w:val="en"/>
            </w:rPr>
          </w:rPrChange>
        </w:rPr>
        <w:t xml:space="preserve">This section describes </w:t>
      </w:r>
      <w:del w:id="10878" w:author="t_竹沢 公佑" w:date="2019-10-05T17:24:00Z">
        <w:r w:rsidRPr="00995036" w:rsidDel="00995036">
          <w:rPr>
            <w:sz w:val="22"/>
            <w:szCs w:val="22"/>
            <w:lang w:val="en"/>
            <w:rPrChange w:id="10879" w:author="t_竹沢 公佑" w:date="2019-10-05T17:24:00Z">
              <w:rPr>
                <w:lang w:val="en"/>
              </w:rPr>
            </w:rPrChange>
          </w:rPr>
          <w:delText xml:space="preserve">the </w:delText>
        </w:r>
      </w:del>
      <w:r w:rsidRPr="00995036">
        <w:rPr>
          <w:sz w:val="22"/>
          <w:szCs w:val="22"/>
          <w:lang w:val="en"/>
          <w:rPrChange w:id="10880" w:author="t_竹沢 公佑" w:date="2019-10-05T17:24:00Z">
            <w:rPr>
              <w:lang w:val="en"/>
            </w:rPr>
          </w:rPrChange>
        </w:rPr>
        <w:t xml:space="preserve">control items </w:t>
      </w:r>
      <w:del w:id="10881" w:author="t_竹沢 公佑" w:date="2019-10-05T17:24:00Z">
        <w:r w:rsidRPr="00995036" w:rsidDel="00995036">
          <w:rPr>
            <w:sz w:val="22"/>
            <w:szCs w:val="22"/>
            <w:lang w:val="en"/>
            <w:rPrChange w:id="10882" w:author="t_竹沢 公佑" w:date="2019-10-05T17:24:00Z">
              <w:rPr>
                <w:lang w:val="en"/>
              </w:rPr>
            </w:rPrChange>
          </w:rPr>
          <w:delText xml:space="preserve">that are </w:delText>
        </w:r>
      </w:del>
      <w:r w:rsidRPr="00995036">
        <w:rPr>
          <w:sz w:val="22"/>
          <w:szCs w:val="22"/>
          <w:lang w:val="en"/>
          <w:rPrChange w:id="10883" w:author="t_竹沢 公佑" w:date="2019-10-05T17:24:00Z">
            <w:rPr>
              <w:lang w:val="en"/>
            </w:rPr>
          </w:rPrChange>
        </w:rPr>
        <w:t>used in the ioctl(DRXPD_SET_CONTROL).</w:t>
      </w:r>
    </w:p>
    <w:p w:rsidR="00DF1C7C" w:rsidRDefault="00FD7F5E" w:rsidP="00B862C9">
      <w:pPr>
        <w:pStyle w:val="3"/>
      </w:pPr>
      <w:bookmarkStart w:id="10884" w:name="_Toc63179460"/>
      <w:r>
        <w:rPr>
          <w:rFonts w:hint="eastAsia"/>
        </w:rPr>
        <w:t>RESET_DFR</w:t>
      </w:r>
      <w:bookmarkEnd w:id="108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544"/>
        <w:gridCol w:w="2126"/>
        <w:gridCol w:w="1845"/>
      </w:tblGrid>
      <w:tr w:rsidR="00DF1C7C" w:rsidTr="001B605B">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RST_</w:t>
            </w:r>
            <w:r w:rsidR="00FD7F5E">
              <w:rPr>
                <w:sz w:val="22"/>
                <w:szCs w:val="22"/>
              </w:rPr>
              <w:t>DFR_</w:t>
            </w:r>
            <w:r>
              <w:rPr>
                <w:sz w:val="22"/>
                <w:szCs w:val="22"/>
              </w:rPr>
              <w:t>ID_D</w:t>
            </w:r>
          </w:p>
        </w:tc>
        <w:tc>
          <w:tcPr>
            <w:tcW w:w="2126" w:type="dxa"/>
          </w:tcPr>
          <w:p w:rsidR="00DF1C7C" w:rsidRDefault="00DF1C7C">
            <w:pPr>
              <w:spacing w:line="0" w:lineRule="atLeast"/>
              <w:ind w:right="-108"/>
              <w:rPr>
                <w:sz w:val="22"/>
                <w:szCs w:val="22"/>
              </w:rPr>
            </w:pPr>
            <w:r>
              <w:rPr>
                <w:rFonts w:hint="eastAsia"/>
                <w:sz w:val="22"/>
                <w:szCs w:val="22"/>
              </w:rPr>
              <w:t>0x0000 9000</w:t>
            </w:r>
          </w:p>
        </w:tc>
        <w:tc>
          <w:tcPr>
            <w:tcW w:w="1845" w:type="dxa"/>
          </w:tcPr>
          <w:p w:rsidR="00DF1C7C" w:rsidRDefault="00DF1C7C">
            <w:pPr>
              <w:spacing w:line="0" w:lineRule="atLeast"/>
              <w:ind w:right="-108"/>
              <w:rPr>
                <w:sz w:val="22"/>
                <w:szCs w:val="22"/>
              </w:rPr>
            </w:pPr>
            <w:r>
              <w:rPr>
                <w:rFonts w:hint="eastAsia"/>
                <w:sz w:val="22"/>
                <w:szCs w:val="22"/>
                <w:lang w:val="en"/>
              </w:rPr>
              <w:t>CH1-BitD</w:t>
            </w:r>
          </w:p>
        </w:tc>
      </w:tr>
      <w:tr w:rsidR="00DF1C7C" w:rsidTr="001B605B">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RST_</w:t>
            </w:r>
            <w:r w:rsidR="00FD7F5E">
              <w:rPr>
                <w:sz w:val="22"/>
                <w:szCs w:val="22"/>
              </w:rPr>
              <w:t>DFR_</w:t>
            </w:r>
            <w:r>
              <w:rPr>
                <w:sz w:val="22"/>
                <w:szCs w:val="22"/>
              </w:rPr>
              <w:t>ID_</w:t>
            </w:r>
            <w:r>
              <w:rPr>
                <w:rFonts w:hint="eastAsia"/>
                <w:sz w:val="22"/>
                <w:szCs w:val="22"/>
              </w:rPr>
              <w:t>C</w:t>
            </w:r>
          </w:p>
        </w:tc>
        <w:tc>
          <w:tcPr>
            <w:tcW w:w="2126" w:type="dxa"/>
          </w:tcPr>
          <w:p w:rsidR="00DF1C7C" w:rsidRDefault="00DF1C7C">
            <w:pPr>
              <w:spacing w:line="0" w:lineRule="atLeast"/>
              <w:ind w:right="-108"/>
              <w:rPr>
                <w:sz w:val="22"/>
                <w:szCs w:val="22"/>
              </w:rPr>
            </w:pPr>
            <w:r>
              <w:rPr>
                <w:rFonts w:hint="eastAsia"/>
                <w:sz w:val="22"/>
                <w:szCs w:val="22"/>
              </w:rPr>
              <w:t>0x0000 A000</w:t>
            </w:r>
          </w:p>
        </w:tc>
        <w:tc>
          <w:tcPr>
            <w:tcW w:w="1845" w:type="dxa"/>
          </w:tcPr>
          <w:p w:rsidR="00DF1C7C" w:rsidRDefault="00DF1C7C">
            <w:pPr>
              <w:spacing w:line="0" w:lineRule="atLeast"/>
              <w:ind w:right="-108"/>
              <w:rPr>
                <w:sz w:val="22"/>
                <w:szCs w:val="22"/>
              </w:rPr>
            </w:pPr>
            <w:r>
              <w:rPr>
                <w:rFonts w:hint="eastAsia"/>
                <w:sz w:val="22"/>
                <w:szCs w:val="22"/>
                <w:lang w:val="en"/>
              </w:rPr>
              <w:t>CH2-BitC</w:t>
            </w:r>
          </w:p>
        </w:tc>
      </w:tr>
      <w:tr w:rsidR="00DF1C7C" w:rsidTr="001B605B">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RST_</w:t>
            </w:r>
            <w:r w:rsidR="00FD7F5E">
              <w:rPr>
                <w:sz w:val="22"/>
                <w:szCs w:val="22"/>
              </w:rPr>
              <w:t>DFR_</w:t>
            </w:r>
            <w:r>
              <w:rPr>
                <w:sz w:val="22"/>
                <w:szCs w:val="22"/>
              </w:rPr>
              <w:t>ID_</w:t>
            </w:r>
            <w:r>
              <w:rPr>
                <w:rFonts w:hint="eastAsia"/>
                <w:sz w:val="22"/>
                <w:szCs w:val="22"/>
              </w:rPr>
              <w:t>B</w:t>
            </w:r>
          </w:p>
        </w:tc>
        <w:tc>
          <w:tcPr>
            <w:tcW w:w="2126" w:type="dxa"/>
          </w:tcPr>
          <w:p w:rsidR="00DF1C7C" w:rsidRDefault="00DF1C7C">
            <w:pPr>
              <w:spacing w:line="0" w:lineRule="atLeast"/>
              <w:ind w:right="-108"/>
              <w:rPr>
                <w:sz w:val="22"/>
                <w:szCs w:val="22"/>
              </w:rPr>
            </w:pPr>
            <w:r>
              <w:rPr>
                <w:rFonts w:hint="eastAsia"/>
                <w:sz w:val="22"/>
                <w:szCs w:val="22"/>
              </w:rPr>
              <w:t>0x0000 B000</w:t>
            </w:r>
          </w:p>
        </w:tc>
        <w:tc>
          <w:tcPr>
            <w:tcW w:w="1845" w:type="dxa"/>
          </w:tcPr>
          <w:p w:rsidR="00DF1C7C" w:rsidRDefault="00DF1C7C">
            <w:pPr>
              <w:spacing w:line="0" w:lineRule="atLeast"/>
              <w:ind w:right="-108"/>
              <w:rPr>
                <w:sz w:val="22"/>
                <w:szCs w:val="22"/>
              </w:rPr>
            </w:pPr>
            <w:r>
              <w:rPr>
                <w:rFonts w:hint="eastAsia"/>
                <w:sz w:val="22"/>
                <w:szCs w:val="22"/>
                <w:lang w:val="en"/>
              </w:rPr>
              <w:t>CH3-BitB</w:t>
            </w:r>
          </w:p>
        </w:tc>
      </w:tr>
      <w:tr w:rsidR="00DF1C7C" w:rsidTr="001B605B">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RST_</w:t>
            </w:r>
            <w:r w:rsidR="00FD7F5E">
              <w:rPr>
                <w:sz w:val="22"/>
                <w:szCs w:val="22"/>
              </w:rPr>
              <w:t>DFR_</w:t>
            </w:r>
            <w:r>
              <w:rPr>
                <w:sz w:val="22"/>
                <w:szCs w:val="22"/>
              </w:rPr>
              <w:t>ID_</w:t>
            </w:r>
            <w:r>
              <w:rPr>
                <w:rFonts w:hint="eastAsia"/>
                <w:sz w:val="22"/>
                <w:szCs w:val="22"/>
              </w:rPr>
              <w:t>ALL</w:t>
            </w:r>
          </w:p>
        </w:tc>
        <w:tc>
          <w:tcPr>
            <w:tcW w:w="2126" w:type="dxa"/>
          </w:tcPr>
          <w:p w:rsidR="00DF1C7C" w:rsidRDefault="00DF1C7C">
            <w:pPr>
              <w:spacing w:line="0" w:lineRule="atLeast"/>
              <w:ind w:right="-108"/>
              <w:rPr>
                <w:sz w:val="22"/>
                <w:szCs w:val="22"/>
              </w:rPr>
            </w:pPr>
            <w:r>
              <w:rPr>
                <w:rFonts w:hint="eastAsia"/>
                <w:sz w:val="22"/>
                <w:szCs w:val="22"/>
              </w:rPr>
              <w:t>0x0000 C000</w:t>
            </w:r>
          </w:p>
        </w:tc>
        <w:tc>
          <w:tcPr>
            <w:tcW w:w="1845" w:type="dxa"/>
          </w:tcPr>
          <w:p w:rsidR="00DF1C7C" w:rsidRDefault="00DF1C7C">
            <w:pPr>
              <w:spacing w:line="0" w:lineRule="atLeast"/>
              <w:ind w:right="-108"/>
              <w:rPr>
                <w:sz w:val="22"/>
                <w:szCs w:val="22"/>
              </w:rPr>
            </w:pPr>
            <w:r>
              <w:rPr>
                <w:rFonts w:hint="eastAsia"/>
                <w:sz w:val="22"/>
                <w:szCs w:val="22"/>
              </w:rPr>
              <w:t>All Bits</w:t>
            </w:r>
          </w:p>
        </w:tc>
      </w:tr>
      <w:tr w:rsidR="00DF1C7C" w:rsidTr="001B605B">
        <w:tc>
          <w:tcPr>
            <w:tcW w:w="2376" w:type="dxa"/>
          </w:tcPr>
          <w:p w:rsidR="00DF1C7C" w:rsidRDefault="00DF1C7C">
            <w:pPr>
              <w:spacing w:line="0" w:lineRule="atLeast"/>
              <w:ind w:right="1020"/>
              <w:rPr>
                <w:sz w:val="22"/>
                <w:szCs w:val="22"/>
              </w:rPr>
            </w:pPr>
            <w:r>
              <w:rPr>
                <w:rFonts w:cs="Times New Roman"/>
                <w:sz w:val="22"/>
                <w:szCs w:val="22"/>
              </w:rPr>
              <w:t>Description</w:t>
            </w:r>
          </w:p>
        </w:tc>
        <w:tc>
          <w:tcPr>
            <w:tcW w:w="7515" w:type="dxa"/>
            <w:gridSpan w:val="3"/>
          </w:tcPr>
          <w:p w:rsidR="00DF1C7C" w:rsidRDefault="00DF1C7C">
            <w:pPr>
              <w:widowControl w:val="0"/>
              <w:autoSpaceDE w:val="0"/>
              <w:autoSpaceDN w:val="0"/>
              <w:adjustRightInd w:val="0"/>
              <w:rPr>
                <w:rFonts w:cs="Times New Roman"/>
                <w:sz w:val="22"/>
                <w:szCs w:val="22"/>
              </w:rPr>
            </w:pPr>
            <w:r>
              <w:rPr>
                <w:rFonts w:cs="Times New Roman"/>
                <w:sz w:val="22"/>
                <w:szCs w:val="22"/>
              </w:rPr>
              <w:t xml:space="preserve">Reset </w:t>
            </w:r>
            <w:r>
              <w:rPr>
                <w:rFonts w:cs="Times New Roman" w:hint="eastAsia"/>
                <w:sz w:val="22"/>
                <w:szCs w:val="22"/>
              </w:rPr>
              <w:t xml:space="preserve">the </w:t>
            </w:r>
            <w:ins w:id="10885" w:author="t_竹沢 公佑" w:date="2019-10-05T17:24:00Z">
              <w:r w:rsidR="00995036">
                <w:rPr>
                  <w:rFonts w:cs="Times New Roman" w:hint="eastAsia"/>
                  <w:sz w:val="22"/>
                  <w:szCs w:val="22"/>
                </w:rPr>
                <w:t xml:space="preserve">ALMA </w:t>
              </w:r>
            </w:ins>
            <w:r>
              <w:rPr>
                <w:rFonts w:cs="Times New Roman"/>
                <w:sz w:val="22"/>
                <w:szCs w:val="22"/>
              </w:rPr>
              <w:t>de</w:t>
            </w:r>
            <w:ins w:id="10886" w:author="t_竹沢 公佑" w:date="2019-10-05T17:24:00Z">
              <w:r w:rsidR="00995036">
                <w:rPr>
                  <w:rFonts w:cs="Times New Roman" w:hint="eastAsia"/>
                  <w:sz w:val="22"/>
                  <w:szCs w:val="22"/>
                </w:rPr>
                <w:t>-</w:t>
              </w:r>
            </w:ins>
            <w:r>
              <w:rPr>
                <w:rFonts w:cs="Times New Roman"/>
                <w:sz w:val="22"/>
                <w:szCs w:val="22"/>
              </w:rPr>
              <w:t>formatter.</w:t>
            </w:r>
            <w:r>
              <w:rPr>
                <w:rFonts w:cs="Times New Roman" w:hint="eastAsia"/>
                <w:sz w:val="22"/>
                <w:szCs w:val="22"/>
              </w:rPr>
              <w:t xml:space="preserve"> </w:t>
            </w:r>
            <w:r>
              <w:rPr>
                <w:rFonts w:cs="Times New Roman"/>
                <w:sz w:val="22"/>
                <w:szCs w:val="22"/>
              </w:rPr>
              <w:t>Initiate a software reset of the FPGA.</w:t>
            </w:r>
          </w:p>
        </w:tc>
      </w:tr>
      <w:tr w:rsidR="00DF1C7C" w:rsidTr="001B605B">
        <w:tc>
          <w:tcPr>
            <w:tcW w:w="2376" w:type="dxa"/>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5" w:type="dxa"/>
            <w:gridSpan w:val="3"/>
          </w:tcPr>
          <w:p w:rsidR="00DF1C7C" w:rsidRDefault="00DF1C7C">
            <w:pPr>
              <w:spacing w:line="0" w:lineRule="atLeast"/>
              <w:ind w:right="1020"/>
              <w:rPr>
                <w:sz w:val="22"/>
                <w:szCs w:val="22"/>
              </w:rPr>
            </w:pPr>
            <w:r>
              <w:rPr>
                <w:rFonts w:hint="eastAsia"/>
                <w:sz w:val="22"/>
                <w:szCs w:val="22"/>
              </w:rPr>
              <w:t>No</w:t>
            </w:r>
          </w:p>
        </w:tc>
      </w:tr>
      <w:tr w:rsidR="00595E56" w:rsidRPr="005C1AA2" w:rsidTr="00596636">
        <w:tc>
          <w:tcPr>
            <w:tcW w:w="2376" w:type="dxa"/>
          </w:tcPr>
          <w:p w:rsidR="00595E56" w:rsidRPr="00EA29CA" w:rsidRDefault="00595E56" w:rsidP="00596636">
            <w:pPr>
              <w:pStyle w:val="afa"/>
              <w:rPr>
                <w:sz w:val="22"/>
                <w:szCs w:val="22"/>
                <w:rPrChange w:id="10887" w:author="t_竹沢 公佑" w:date="2019-10-05T17:31:00Z">
                  <w:rPr/>
                </w:rPrChange>
              </w:rPr>
            </w:pPr>
            <w:r w:rsidRPr="00EA29CA">
              <w:rPr>
                <w:sz w:val="22"/>
                <w:szCs w:val="22"/>
                <w:rPrChange w:id="10888" w:author="t_竹沢 公佑" w:date="2019-10-05T17:31:00Z">
                  <w:rPr/>
                </w:rPrChange>
              </w:rPr>
              <w:t>Synchronization</w:t>
            </w:r>
          </w:p>
        </w:tc>
        <w:tc>
          <w:tcPr>
            <w:tcW w:w="7515" w:type="dxa"/>
            <w:gridSpan w:val="3"/>
          </w:tcPr>
          <w:p w:rsidR="00595E56" w:rsidRPr="003A77F4" w:rsidDel="00BF34DF" w:rsidRDefault="00AC7296" w:rsidP="00596636">
            <w:pPr>
              <w:pStyle w:val="afa"/>
              <w:rPr>
                <w:del w:id="10889" w:author="s_佐野 光" w:date="2019-08-20T17:24:00Z"/>
                <w:sz w:val="22"/>
                <w:szCs w:val="22"/>
                <w:rPrChange w:id="10890" w:author="t_竹沢 公佑" w:date="2019-10-05T17:51:00Z">
                  <w:rPr>
                    <w:del w:id="10891" w:author="s_佐野 光" w:date="2019-08-20T17:24:00Z"/>
                  </w:rPr>
                </w:rPrChange>
              </w:rPr>
            </w:pPr>
            <w:r w:rsidRPr="003A77F4">
              <w:rPr>
                <w:sz w:val="22"/>
                <w:szCs w:val="22"/>
                <w:rPrChange w:id="10892" w:author="t_竹沢 公佑" w:date="2019-10-05T17:51:00Z">
                  <w:rPr/>
                </w:rPrChange>
              </w:rPr>
              <w:t>S</w:t>
            </w:r>
            <w:r w:rsidR="00595E56" w:rsidRPr="003A77F4">
              <w:rPr>
                <w:sz w:val="22"/>
                <w:szCs w:val="22"/>
                <w:rPrChange w:id="10893" w:author="t_竹沢 公佑" w:date="2019-10-05T17:51:00Z">
                  <w:rPr/>
                </w:rPrChange>
              </w:rPr>
              <w:t>ynchronous</w:t>
            </w:r>
            <w:ins w:id="10894" w:author="s_佐野 光" w:date="2019-08-20T17:24:00Z">
              <w:r w:rsidR="00BF34DF" w:rsidRPr="003A77F4">
                <w:rPr>
                  <w:rFonts w:cs="Times New Roman"/>
                  <w:sz w:val="22"/>
                  <w:szCs w:val="22"/>
                </w:rPr>
                <w:t xml:space="preserve"> </w:t>
              </w:r>
            </w:ins>
          </w:p>
          <w:p w:rsidR="00ED29D4" w:rsidRDefault="00ED29D4" w:rsidP="00596636">
            <w:pPr>
              <w:pStyle w:val="afa"/>
              <w:rPr>
                <w:ins w:id="10895" w:author="t_竹沢 公佑" w:date="2019-10-06T17:06:00Z"/>
                <w:rFonts w:cs="Times New Roman"/>
                <w:sz w:val="22"/>
                <w:szCs w:val="22"/>
              </w:rPr>
            </w:pPr>
            <w:r w:rsidRPr="003A77F4">
              <w:rPr>
                <w:rFonts w:cs="Times New Roman"/>
                <w:sz w:val="22"/>
                <w:szCs w:val="22"/>
              </w:rPr>
              <w:t>(driver version 2.0.3 or later)</w:t>
            </w:r>
          </w:p>
          <w:p w:rsidR="005C1AA2" w:rsidRDefault="005C1AA2" w:rsidP="005C1AA2">
            <w:pPr>
              <w:spacing w:line="0" w:lineRule="atLeast"/>
              <w:ind w:right="1020" w:firstLineChars="100" w:firstLine="220"/>
              <w:rPr>
                <w:ins w:id="10896" w:author="t_竹沢 公佑" w:date="2019-10-06T17:06:00Z"/>
                <w:bCs/>
                <w:sz w:val="22"/>
                <w:szCs w:val="22"/>
              </w:rPr>
            </w:pPr>
            <w:ins w:id="10897" w:author="t_竹沢 公佑" w:date="2019-10-06T17:06:00Z">
              <w:r>
                <w:rPr>
                  <w:rFonts w:hint="eastAsia"/>
                  <w:bCs/>
                  <w:sz w:val="22"/>
                  <w:szCs w:val="22"/>
                </w:rPr>
                <w:t>In the case of driver version 2.0.2 or older, works as asynchronous</w:t>
              </w:r>
            </w:ins>
          </w:p>
          <w:p w:rsidR="005C1AA2" w:rsidRPr="005C1AA2" w:rsidRDefault="005C1AA2" w:rsidP="00596636">
            <w:pPr>
              <w:pStyle w:val="afa"/>
              <w:rPr>
                <w:ins w:id="10898" w:author="t_竹沢 公佑" w:date="2019-10-06T17:06:00Z"/>
                <w:rFonts w:cs="Times New Roman"/>
                <w:sz w:val="22"/>
                <w:szCs w:val="22"/>
              </w:rPr>
            </w:pPr>
            <w:ins w:id="10899" w:author="t_竹沢 公佑" w:date="2019-10-06T17:07:00Z">
              <w:r>
                <w:rPr>
                  <w:rFonts w:cs="Times New Roman" w:hint="eastAsia"/>
                  <w:sz w:val="22"/>
                  <w:szCs w:val="22"/>
                </w:rPr>
                <w:t>Timeout</w:t>
              </w:r>
            </w:ins>
          </w:p>
          <w:p w:rsidR="005C1AA2" w:rsidRPr="003A77F4" w:rsidDel="005C1AA2" w:rsidRDefault="005C1AA2" w:rsidP="00596636">
            <w:pPr>
              <w:pStyle w:val="afa"/>
              <w:rPr>
                <w:ins w:id="10900" w:author="s_佐野 光" w:date="2019-08-20T17:24:00Z"/>
                <w:del w:id="10901" w:author="t_竹沢 公佑" w:date="2019-10-06T17:07:00Z"/>
                <w:rFonts w:cs="Times New Roman"/>
                <w:sz w:val="22"/>
                <w:szCs w:val="22"/>
              </w:rPr>
            </w:pPr>
            <w:ins w:id="10902" w:author="t_竹沢 公佑" w:date="2019-10-06T17:07:00Z">
              <w:r>
                <w:rPr>
                  <w:rFonts w:hint="eastAsia"/>
                  <w:bCs/>
                  <w:sz w:val="22"/>
                  <w:szCs w:val="22"/>
                </w:rPr>
                <w:t xml:space="preserve">  </w:t>
              </w:r>
            </w:ins>
          </w:p>
          <w:p w:rsidR="00BF34DF" w:rsidRDefault="00BF34DF">
            <w:pPr>
              <w:spacing w:line="0" w:lineRule="atLeast"/>
              <w:ind w:left="220" w:right="1020" w:hangingChars="100" w:hanging="220"/>
              <w:rPr>
                <w:ins w:id="10903" w:author="t_竹沢 公佑" w:date="2019-10-06T17:07:00Z"/>
                <w:bCs/>
                <w:sz w:val="22"/>
                <w:szCs w:val="22"/>
              </w:rPr>
              <w:pPrChange w:id="10904" w:author="t_竹沢 公佑" w:date="2019-10-06T17:07:00Z">
                <w:pPr>
                  <w:pStyle w:val="afa"/>
                </w:pPr>
              </w:pPrChange>
            </w:pPr>
            <w:ins w:id="10905" w:author="s_佐野 光" w:date="2019-08-20T17:28:00Z">
              <w:del w:id="10906" w:author="t_竹沢 公佑" w:date="2019-10-06T17:07:00Z">
                <w:r w:rsidDel="005C1AA2">
                  <w:rPr>
                    <w:rFonts w:hint="eastAsia"/>
                    <w:bCs/>
                    <w:sz w:val="22"/>
                    <w:szCs w:val="22"/>
                  </w:rPr>
                  <w:delText>*</w:delText>
                </w:r>
              </w:del>
              <w:r>
                <w:rPr>
                  <w:rFonts w:hint="eastAsia"/>
                  <w:bCs/>
                  <w:sz w:val="22"/>
                  <w:szCs w:val="22"/>
                </w:rPr>
                <w:t xml:space="preserve">Maximum timeout value is </w:t>
              </w:r>
            </w:ins>
            <w:ins w:id="10907" w:author="t_竹沢 公佑" w:date="2020-12-07T15:32:00Z">
              <w:r w:rsidR="007F220F">
                <w:rPr>
                  <w:rFonts w:hint="eastAsia"/>
                  <w:bCs/>
                  <w:sz w:val="22"/>
                  <w:szCs w:val="22"/>
                </w:rPr>
                <w:t>8</w:t>
              </w:r>
            </w:ins>
            <w:ins w:id="10908" w:author="t_竹沢 公佑" w:date="2020-12-04T21:38:00Z">
              <w:r w:rsidR="009E0031">
                <w:rPr>
                  <w:rFonts w:hint="eastAsia"/>
                  <w:bCs/>
                  <w:sz w:val="22"/>
                  <w:szCs w:val="22"/>
                </w:rPr>
                <w:t>00</w:t>
              </w:r>
            </w:ins>
            <w:ins w:id="10909" w:author="s_佐野 光" w:date="2019-08-20T20:22:00Z">
              <w:del w:id="10910" w:author="t_竹沢 公佑" w:date="2020-12-04T21:38:00Z">
                <w:r w:rsidR="00056185" w:rsidDel="009E0031">
                  <w:rPr>
                    <w:rFonts w:hint="eastAsia"/>
                    <w:bCs/>
                    <w:sz w:val="22"/>
                    <w:szCs w:val="22"/>
                  </w:rPr>
                  <w:delText>1</w:delText>
                </w:r>
              </w:del>
            </w:ins>
            <w:ins w:id="10911" w:author="s_佐野 光" w:date="2019-08-20T19:14:00Z">
              <w:del w:id="10912" w:author="t_竹沢 公佑" w:date="2020-12-04T21:38:00Z">
                <w:r w:rsidR="005320F2" w:rsidDel="009E0031">
                  <w:rPr>
                    <w:rFonts w:hint="eastAsia"/>
                    <w:bCs/>
                    <w:sz w:val="22"/>
                    <w:szCs w:val="22"/>
                  </w:rPr>
                  <w:delText>00</w:delText>
                </w:r>
              </w:del>
            </w:ins>
            <w:ins w:id="10913" w:author="s_佐野 光" w:date="2019-08-20T17:28:00Z">
              <w:r>
                <w:rPr>
                  <w:rFonts w:hint="eastAsia"/>
                  <w:bCs/>
                  <w:sz w:val="22"/>
                  <w:szCs w:val="22"/>
                </w:rPr>
                <w:t>ms</w:t>
              </w:r>
            </w:ins>
            <w:ins w:id="10914" w:author="t_竹沢 公佑" w:date="2020-12-04T21:38:00Z">
              <w:r w:rsidR="009E0031">
                <w:rPr>
                  <w:rFonts w:hint="eastAsia"/>
                  <w:bCs/>
                  <w:sz w:val="22"/>
                  <w:szCs w:val="22"/>
                </w:rPr>
                <w:t xml:space="preserve"> (*)</w:t>
              </w:r>
            </w:ins>
            <w:ins w:id="10915" w:author="s_佐野 光" w:date="2019-08-20T17:28:00Z">
              <w:r>
                <w:rPr>
                  <w:rFonts w:hint="eastAsia"/>
                  <w:bCs/>
                  <w:sz w:val="22"/>
                  <w:szCs w:val="22"/>
                </w:rPr>
                <w:t xml:space="preserve">. If timeout </w:t>
              </w:r>
              <w:del w:id="10916" w:author="t_竹沢 公佑" w:date="2019-10-05T17:25:00Z">
                <w:r w:rsidDel="00995036">
                  <w:rPr>
                    <w:rFonts w:hint="eastAsia"/>
                    <w:bCs/>
                    <w:sz w:val="22"/>
                    <w:szCs w:val="22"/>
                  </w:rPr>
                  <w:delText xml:space="preserve">is </w:delText>
                </w:r>
              </w:del>
              <w:r>
                <w:rPr>
                  <w:bCs/>
                  <w:sz w:val="22"/>
                  <w:szCs w:val="22"/>
                </w:rPr>
                <w:t>occur</w:t>
              </w:r>
            </w:ins>
            <w:ins w:id="10917" w:author="t_竹沢 公佑" w:date="2019-10-05T17:25:00Z">
              <w:r w:rsidR="00995036">
                <w:rPr>
                  <w:rFonts w:hint="eastAsia"/>
                  <w:bCs/>
                  <w:sz w:val="22"/>
                  <w:szCs w:val="22"/>
                </w:rPr>
                <w:t>s</w:t>
              </w:r>
            </w:ins>
            <w:ins w:id="10918" w:author="s_佐野 光" w:date="2019-08-20T17:28:00Z">
              <w:del w:id="10919" w:author="t_竹沢 公佑" w:date="2019-10-05T17:25:00Z">
                <w:r w:rsidDel="00995036">
                  <w:rPr>
                    <w:bCs/>
                    <w:sz w:val="22"/>
                    <w:szCs w:val="22"/>
                  </w:rPr>
                  <w:delText>red</w:delText>
                </w:r>
              </w:del>
              <w:r>
                <w:rPr>
                  <w:rFonts w:hint="eastAsia"/>
                  <w:bCs/>
                  <w:sz w:val="22"/>
                  <w:szCs w:val="22"/>
                </w:rPr>
                <w:t>, There may</w:t>
              </w:r>
            </w:ins>
            <w:ins w:id="10920" w:author="s_佐野 光" w:date="2019-08-20T17:29:00Z">
              <w:r>
                <w:rPr>
                  <w:rFonts w:hint="eastAsia"/>
                  <w:bCs/>
                  <w:sz w:val="22"/>
                  <w:szCs w:val="22"/>
                </w:rPr>
                <w:t xml:space="preserve"> </w:t>
              </w:r>
            </w:ins>
            <w:ins w:id="10921" w:author="s_佐野 光" w:date="2019-08-20T17:28:00Z">
              <w:r>
                <w:rPr>
                  <w:rFonts w:hint="eastAsia"/>
                  <w:bCs/>
                  <w:sz w:val="22"/>
                  <w:szCs w:val="22"/>
                </w:rPr>
                <w:t xml:space="preserve">be </w:t>
              </w:r>
            </w:ins>
            <w:ins w:id="10922" w:author="t_竹沢 公佑" w:date="2019-10-06T17:07:00Z">
              <w:r w:rsidR="005C1AA2">
                <w:rPr>
                  <w:rFonts w:hint="eastAsia"/>
                  <w:bCs/>
                  <w:sz w:val="22"/>
                  <w:szCs w:val="22"/>
                </w:rPr>
                <w:t xml:space="preserve"> </w:t>
              </w:r>
            </w:ins>
            <w:ins w:id="10923" w:author="s_佐野 光" w:date="2019-08-20T17:28:00Z">
              <w:r>
                <w:rPr>
                  <w:rFonts w:hint="eastAsia"/>
                  <w:bCs/>
                  <w:sz w:val="22"/>
                  <w:szCs w:val="22"/>
                </w:rPr>
                <w:t>a hardware error in FPGA</w:t>
              </w:r>
              <w:del w:id="10924" w:author="t_竹沢 公佑" w:date="2019-10-06T17:10:00Z">
                <w:r w:rsidDel="005C1AA2">
                  <w:rPr>
                    <w:rFonts w:hint="eastAsia"/>
                    <w:bCs/>
                    <w:sz w:val="22"/>
                    <w:szCs w:val="22"/>
                  </w:rPr>
                  <w:delText xml:space="preserve"> access</w:delText>
                </w:r>
              </w:del>
              <w:r>
                <w:rPr>
                  <w:rFonts w:hint="eastAsia"/>
                  <w:bCs/>
                  <w:sz w:val="22"/>
                  <w:szCs w:val="22"/>
                </w:rPr>
                <w:t>.</w:t>
              </w:r>
            </w:ins>
          </w:p>
          <w:p w:rsidR="005C1AA2" w:rsidRDefault="005C1AA2">
            <w:pPr>
              <w:spacing w:line="0" w:lineRule="atLeast"/>
              <w:ind w:leftChars="100" w:left="240" w:right="1020"/>
              <w:rPr>
                <w:ins w:id="10925" w:author="t_竹沢 公佑" w:date="2020-12-04T21:38:00Z"/>
                <w:bCs/>
                <w:sz w:val="22"/>
                <w:szCs w:val="22"/>
              </w:rPr>
              <w:pPrChange w:id="10926" w:author="t_竹沢 公佑" w:date="2019-10-06T17:07:00Z">
                <w:pPr>
                  <w:pStyle w:val="afa"/>
                </w:pPr>
              </w:pPrChange>
            </w:pPr>
            <w:ins w:id="10927" w:author="t_竹沢 公佑" w:date="2019-10-06T17:07:00Z">
              <w:r w:rsidRPr="005C1AA2">
                <w:rPr>
                  <w:bCs/>
                  <w:sz w:val="22"/>
                  <w:szCs w:val="22"/>
                </w:rPr>
                <w:t xml:space="preserve">About the physical layer timeout value, please refer a section </w:t>
              </w:r>
              <w:r w:rsidRPr="005C1AA2">
                <w:rPr>
                  <w:b/>
                  <w:bCs/>
                  <w:sz w:val="22"/>
                  <w:szCs w:val="22"/>
                </w:rPr>
                <w:t>“</w:t>
              </w:r>
              <w:r w:rsidRPr="00122B52">
                <w:rPr>
                  <w:b/>
                  <w:bCs/>
                  <w:sz w:val="22"/>
                  <w:szCs w:val="22"/>
                </w:rPr>
                <w:fldChar w:fldCharType="begin"/>
              </w:r>
              <w:r w:rsidRPr="005C1AA2">
                <w:rPr>
                  <w:b/>
                  <w:bCs/>
                  <w:sz w:val="22"/>
                  <w:szCs w:val="22"/>
                </w:rPr>
                <w:instrText xml:space="preserve"> REF _Ref19803088 \h  \* MERGEFORMAT </w:instrText>
              </w:r>
            </w:ins>
            <w:r w:rsidRPr="00122B52">
              <w:rPr>
                <w:b/>
                <w:bCs/>
                <w:sz w:val="22"/>
                <w:szCs w:val="22"/>
              </w:rPr>
            </w:r>
            <w:ins w:id="10928" w:author="t_竹沢 公佑" w:date="2019-10-06T17:07:00Z">
              <w:r w:rsidRPr="00122B52">
                <w:rPr>
                  <w:b/>
                  <w:bCs/>
                  <w:sz w:val="22"/>
                  <w:szCs w:val="22"/>
                  <w:rPrChange w:id="10929" w:author="t_竹沢 公佑" w:date="2019-10-06T17:07:00Z">
                    <w:rPr>
                      <w:b/>
                      <w:bCs/>
                      <w:sz w:val="22"/>
                      <w:szCs w:val="22"/>
                    </w:rPr>
                  </w:rPrChange>
                </w:rPr>
                <w:fldChar w:fldCharType="separate"/>
              </w:r>
            </w:ins>
            <w:ins w:id="10930" w:author="t_竹沢 公佑" w:date="2021-02-02T17:29:00Z">
              <w:r w:rsidR="000B4FA1" w:rsidRPr="000B4FA1">
                <w:rPr>
                  <w:sz w:val="22"/>
                  <w:szCs w:val="22"/>
                  <w:rPrChange w:id="10931" w:author="t_竹沢 公佑" w:date="2021-02-02T17:29:00Z">
                    <w:rPr/>
                  </w:rPrChange>
                </w:rPr>
                <w:t>Command :DRXPD INIT</w:t>
              </w:r>
            </w:ins>
            <w:ins w:id="10932" w:author="t_竹沢 公佑" w:date="2019-10-06T17:07:00Z">
              <w:r w:rsidRPr="00122B52">
                <w:rPr>
                  <w:b/>
                  <w:bCs/>
                  <w:sz w:val="22"/>
                  <w:szCs w:val="22"/>
                </w:rPr>
                <w:fldChar w:fldCharType="end"/>
              </w:r>
              <w:r w:rsidRPr="00381010">
                <w:rPr>
                  <w:b/>
                  <w:bCs/>
                  <w:sz w:val="22"/>
                  <w:szCs w:val="22"/>
                </w:rPr>
                <w:fldChar w:fldCharType="begin"/>
              </w:r>
              <w:r w:rsidRPr="005C1AA2">
                <w:rPr>
                  <w:b/>
                  <w:bCs/>
                  <w:sz w:val="22"/>
                  <w:szCs w:val="22"/>
                </w:rPr>
                <w:instrText xml:space="preserve"> REF _Ref19803098 \r \h  \* MERGEFORMAT </w:instrText>
              </w:r>
            </w:ins>
            <w:r w:rsidRPr="00381010">
              <w:rPr>
                <w:b/>
                <w:bCs/>
                <w:sz w:val="22"/>
                <w:szCs w:val="22"/>
              </w:rPr>
            </w:r>
            <w:ins w:id="10933" w:author="t_竹沢 公佑" w:date="2019-10-06T17:07:00Z">
              <w:r w:rsidRPr="00381010">
                <w:rPr>
                  <w:b/>
                  <w:bCs/>
                  <w:sz w:val="22"/>
                  <w:szCs w:val="22"/>
                  <w:rPrChange w:id="10934" w:author="t_竹沢 公佑" w:date="2019-10-06T17:07:00Z">
                    <w:rPr>
                      <w:b/>
                      <w:bCs/>
                      <w:sz w:val="22"/>
                      <w:szCs w:val="22"/>
                    </w:rPr>
                  </w:rPrChange>
                </w:rPr>
                <w:fldChar w:fldCharType="separate"/>
              </w:r>
            </w:ins>
            <w:ins w:id="10935" w:author="t_竹沢 公佑" w:date="2021-02-02T17:29:00Z">
              <w:r w:rsidR="000B4FA1">
                <w:rPr>
                  <w:b/>
                  <w:bCs/>
                  <w:sz w:val="22"/>
                  <w:szCs w:val="22"/>
                </w:rPr>
                <w:t>5.5</w:t>
              </w:r>
            </w:ins>
            <w:ins w:id="10936" w:author="t_竹沢 公佑" w:date="2019-10-06T17:07:00Z">
              <w:r w:rsidRPr="00381010">
                <w:rPr>
                  <w:b/>
                  <w:bCs/>
                  <w:sz w:val="22"/>
                  <w:szCs w:val="22"/>
                </w:rPr>
                <w:fldChar w:fldCharType="end"/>
              </w:r>
              <w:r w:rsidRPr="005C1AA2">
                <w:rPr>
                  <w:b/>
                  <w:bCs/>
                  <w:sz w:val="22"/>
                  <w:szCs w:val="22"/>
                </w:rPr>
                <w:t xml:space="preserve"> </w:t>
              </w:r>
              <w:r w:rsidRPr="00122B52">
                <w:rPr>
                  <w:b/>
                  <w:bCs/>
                  <w:sz w:val="22"/>
                  <w:szCs w:val="22"/>
                </w:rPr>
                <w:fldChar w:fldCharType="begin"/>
              </w:r>
              <w:r w:rsidRPr="005C1AA2">
                <w:rPr>
                  <w:b/>
                  <w:bCs/>
                  <w:sz w:val="22"/>
                  <w:szCs w:val="22"/>
                </w:rPr>
                <w:instrText xml:space="preserve"> REF _Ref19803101 \h  \* MERGEFORMAT </w:instrText>
              </w:r>
            </w:ins>
            <w:r w:rsidRPr="00122B52">
              <w:rPr>
                <w:b/>
                <w:bCs/>
                <w:sz w:val="22"/>
                <w:szCs w:val="22"/>
              </w:rPr>
            </w:r>
            <w:ins w:id="10937" w:author="t_竹沢 公佑" w:date="2019-10-06T17:07:00Z">
              <w:r w:rsidRPr="00122B52">
                <w:rPr>
                  <w:b/>
                  <w:bCs/>
                  <w:sz w:val="22"/>
                  <w:szCs w:val="22"/>
                  <w:rPrChange w:id="10938" w:author="t_竹沢 公佑" w:date="2019-10-06T17:07:00Z">
                    <w:rPr>
                      <w:b/>
                      <w:bCs/>
                      <w:sz w:val="22"/>
                      <w:szCs w:val="22"/>
                    </w:rPr>
                  </w:rPrChange>
                </w:rPr>
                <w:fldChar w:fldCharType="separate"/>
              </w:r>
            </w:ins>
            <w:ins w:id="10939" w:author="t_竹沢 公佑" w:date="2021-02-02T17:29:00Z">
              <w:r w:rsidR="000B4FA1" w:rsidRPr="000B4FA1">
                <w:rPr>
                  <w:b/>
                  <w:sz w:val="22"/>
                  <w:szCs w:val="22"/>
                  <w:u w:val="single"/>
                  <w:rPrChange w:id="10940" w:author="t_竹沢 公佑" w:date="2021-02-02T17:29:00Z">
                    <w:rPr>
                      <w:u w:val="single"/>
                    </w:rPr>
                  </w:rPrChange>
                </w:rPr>
                <w:t>ioctl</w:t>
              </w:r>
            </w:ins>
            <w:ins w:id="10941" w:author="t_竹沢 公佑" w:date="2019-10-06T17:07:00Z">
              <w:r w:rsidRPr="00122B52">
                <w:rPr>
                  <w:b/>
                  <w:bCs/>
                  <w:sz w:val="22"/>
                  <w:szCs w:val="22"/>
                </w:rPr>
                <w:fldChar w:fldCharType="end"/>
              </w:r>
              <w:r w:rsidRPr="005C1AA2">
                <w:rPr>
                  <w:b/>
                  <w:bCs/>
                  <w:sz w:val="22"/>
                  <w:szCs w:val="22"/>
                </w:rPr>
                <w:t>”</w:t>
              </w:r>
              <w:r w:rsidRPr="005C1AA2">
                <w:rPr>
                  <w:bCs/>
                  <w:sz w:val="22"/>
                  <w:szCs w:val="22"/>
                </w:rPr>
                <w:t>.</w:t>
              </w:r>
            </w:ins>
          </w:p>
          <w:p w:rsidR="009E0031" w:rsidRDefault="009E0031">
            <w:pPr>
              <w:spacing w:line="0" w:lineRule="atLeast"/>
              <w:ind w:leftChars="100" w:left="240" w:right="1020"/>
              <w:rPr>
                <w:ins w:id="10942" w:author="t_竹沢 公佑" w:date="2020-12-04T21:38:00Z"/>
                <w:bCs/>
                <w:sz w:val="22"/>
                <w:szCs w:val="22"/>
              </w:rPr>
              <w:pPrChange w:id="10943" w:author="t_竹沢 公佑" w:date="2019-10-06T17:07:00Z">
                <w:pPr>
                  <w:pStyle w:val="afa"/>
                </w:pPr>
              </w:pPrChange>
            </w:pPr>
          </w:p>
          <w:p w:rsidR="009E0031" w:rsidRPr="00A31363" w:rsidRDefault="009E0031">
            <w:pPr>
              <w:spacing w:line="0" w:lineRule="atLeast"/>
              <w:ind w:right="1020"/>
              <w:rPr>
                <w:bCs/>
                <w:sz w:val="22"/>
                <w:szCs w:val="22"/>
                <w:rPrChange w:id="10944" w:author="s_佐野 光" w:date="2019-08-21T10:24:00Z">
                  <w:rPr/>
                </w:rPrChange>
              </w:rPr>
              <w:pPrChange w:id="10945" w:author="t_竹沢 公佑" w:date="2020-12-04T21:38:00Z">
                <w:pPr>
                  <w:pStyle w:val="afa"/>
                </w:pPr>
              </w:pPrChange>
            </w:pPr>
            <w:ins w:id="10946" w:author="t_竹沢 公佑" w:date="2020-12-04T21:38:00Z">
              <w:r>
                <w:rPr>
                  <w:rFonts w:hint="eastAsia"/>
                  <w:bCs/>
                  <w:sz w:val="22"/>
                  <w:szCs w:val="22"/>
                </w:rPr>
                <w:t>(*</w:t>
              </w:r>
            </w:ins>
            <w:ins w:id="10947" w:author="t_竹沢 公佑" w:date="2020-12-04T21:39:00Z">
              <w:r>
                <w:rPr>
                  <w:rFonts w:hint="eastAsia"/>
                  <w:bCs/>
                  <w:sz w:val="22"/>
                  <w:szCs w:val="22"/>
                </w:rPr>
                <w:t>) The timeout value of the device driver version 2.0.7 or older is 100ms</w:t>
              </w:r>
            </w:ins>
          </w:p>
        </w:tc>
      </w:tr>
      <w:tr w:rsidR="00DF1C7C" w:rsidTr="001B605B">
        <w:tc>
          <w:tcPr>
            <w:tcW w:w="2376" w:type="dxa"/>
            <w:vMerge w:val="restart"/>
          </w:tcPr>
          <w:p w:rsidR="00DF1C7C" w:rsidRDefault="00DF1C7C">
            <w:pPr>
              <w:spacing w:line="0" w:lineRule="atLeast"/>
              <w:ind w:right="1020"/>
              <w:rPr>
                <w:rFonts w:cs="Times New Roman"/>
                <w:sz w:val="22"/>
                <w:szCs w:val="22"/>
              </w:rPr>
            </w:pPr>
            <w:r>
              <w:rPr>
                <w:rFonts w:cs="Times New Roman" w:hint="eastAsia"/>
                <w:sz w:val="22"/>
                <w:szCs w:val="22"/>
              </w:rPr>
              <w:t>Data</w:t>
            </w:r>
          </w:p>
        </w:tc>
        <w:tc>
          <w:tcPr>
            <w:tcW w:w="7515" w:type="dxa"/>
            <w:gridSpan w:val="3"/>
          </w:tcPr>
          <w:p w:rsidR="00DF1C7C" w:rsidRDefault="002A4BE1">
            <w:pPr>
              <w:spacing w:line="0" w:lineRule="atLeast"/>
              <w:ind w:right="1020"/>
              <w:rPr>
                <w:sz w:val="22"/>
                <w:szCs w:val="22"/>
              </w:rPr>
            </w:pPr>
            <w:r>
              <w:rPr>
                <w:rFonts w:hint="eastAsia"/>
                <w:sz w:val="22"/>
                <w:szCs w:val="22"/>
              </w:rPr>
              <w:t>8B</w:t>
            </w:r>
            <w:r w:rsidR="00DF1C7C">
              <w:rPr>
                <w:rFonts w:hint="eastAsia"/>
                <w:sz w:val="22"/>
                <w:szCs w:val="22"/>
              </w:rPr>
              <w:t>ytes</w:t>
            </w:r>
          </w:p>
        </w:tc>
      </w:tr>
      <w:tr w:rsidR="00DF1C7C" w:rsidTr="001B605B">
        <w:tc>
          <w:tcPr>
            <w:tcW w:w="2376" w:type="dxa"/>
            <w:vMerge/>
          </w:tcPr>
          <w:p w:rsidR="00DF1C7C" w:rsidRDefault="00DF1C7C">
            <w:pPr>
              <w:spacing w:line="0" w:lineRule="atLeast"/>
              <w:ind w:right="1020"/>
              <w:rPr>
                <w:rFonts w:cs="Times New Roman"/>
                <w:sz w:val="22"/>
                <w:szCs w:val="22"/>
              </w:rPr>
            </w:pPr>
          </w:p>
        </w:tc>
        <w:tc>
          <w:tcPr>
            <w:tcW w:w="7515" w:type="dxa"/>
            <w:gridSpan w:val="3"/>
          </w:tcPr>
          <w:p w:rsidR="00DF1C7C" w:rsidRDefault="00DF1C7C">
            <w:pPr>
              <w:widowControl w:val="0"/>
              <w:autoSpaceDE w:val="0"/>
              <w:autoSpaceDN w:val="0"/>
              <w:adjustRightInd w:val="0"/>
              <w:rPr>
                <w:rFonts w:ascii="Times New Roman" w:eastAsia="ＭＳ 明朝" w:hAnsi="Times New Roman" w:cs="Times New Roman"/>
                <w:sz w:val="20"/>
                <w:szCs w:val="20"/>
              </w:rPr>
            </w:pPr>
            <w:r>
              <w:rPr>
                <w:rFonts w:cs="Times New Roman" w:hint="eastAsia"/>
                <w:sz w:val="22"/>
                <w:szCs w:val="22"/>
              </w:rPr>
              <w:t>B</w:t>
            </w:r>
            <w:r>
              <w:rPr>
                <w:rFonts w:cs="Times New Roman"/>
                <w:sz w:val="22"/>
                <w:szCs w:val="22"/>
              </w:rPr>
              <w:t>yte</w:t>
            </w:r>
            <w:r>
              <w:rPr>
                <w:rFonts w:cs="Times New Roman" w:hint="eastAsia"/>
                <w:sz w:val="22"/>
                <w:szCs w:val="22"/>
              </w:rPr>
              <w:t>0:</w:t>
            </w:r>
          </w:p>
          <w:p w:rsidR="00DF1C7C" w:rsidRDefault="00DF1C7C">
            <w:pPr>
              <w:widowControl w:val="0"/>
              <w:autoSpaceDE w:val="0"/>
              <w:autoSpaceDN w:val="0"/>
              <w:adjustRightInd w:val="0"/>
              <w:spacing w:line="0" w:lineRule="atLeast"/>
              <w:rPr>
                <w:rFonts w:cs="Times New Roman"/>
                <w:sz w:val="22"/>
                <w:szCs w:val="22"/>
              </w:rPr>
            </w:pPr>
            <w:r>
              <w:rPr>
                <w:rFonts w:cs="Times New Roman"/>
                <w:sz w:val="22"/>
                <w:szCs w:val="22"/>
              </w:rPr>
              <w:t xml:space="preserve"> </w:t>
            </w:r>
            <w:r>
              <w:rPr>
                <w:rFonts w:cs="Times New Roman" w:hint="eastAsia"/>
                <w:sz w:val="22"/>
                <w:szCs w:val="22"/>
              </w:rPr>
              <w:t xml:space="preserve">bit7: </w:t>
            </w:r>
            <w:r>
              <w:rPr>
                <w:rFonts w:cs="Times New Roman"/>
                <w:sz w:val="22"/>
                <w:szCs w:val="22"/>
              </w:rPr>
              <w:t>1=Master reset</w:t>
            </w:r>
            <w:r w:rsidR="00D2606E">
              <w:rPr>
                <w:rFonts w:cs="Times New Roman" w:hint="eastAsia"/>
                <w:sz w:val="22"/>
                <w:szCs w:val="22"/>
              </w:rPr>
              <w:t xml:space="preserve"> (*2)</w:t>
            </w:r>
            <w:r w:rsidR="005C1DBE">
              <w:rPr>
                <w:rFonts w:cs="Times New Roman" w:hint="eastAsia"/>
                <w:sz w:val="22"/>
                <w:szCs w:val="22"/>
              </w:rPr>
              <w:t>(*3)</w:t>
            </w:r>
          </w:p>
          <w:p w:rsidR="00DF1C7C" w:rsidRDefault="00DF1C7C">
            <w:pPr>
              <w:widowControl w:val="0"/>
              <w:autoSpaceDE w:val="0"/>
              <w:autoSpaceDN w:val="0"/>
              <w:adjustRightInd w:val="0"/>
              <w:spacing w:line="0" w:lineRule="atLeast"/>
              <w:ind w:firstLineChars="250" w:firstLine="550"/>
              <w:rPr>
                <w:rFonts w:cs="Times New Roman"/>
                <w:sz w:val="22"/>
                <w:szCs w:val="22"/>
              </w:rPr>
            </w:pPr>
            <w:r>
              <w:rPr>
                <w:rFonts w:cs="Times New Roman"/>
                <w:sz w:val="22"/>
                <w:szCs w:val="22"/>
              </w:rPr>
              <w:t>0=No action</w:t>
            </w:r>
            <w:r>
              <w:rPr>
                <w:rFonts w:cs="Times New Roman" w:hint="eastAsia"/>
                <w:sz w:val="22"/>
                <w:szCs w:val="22"/>
              </w:rPr>
              <w:t>.</w:t>
            </w:r>
          </w:p>
          <w:p w:rsidR="005E5770" w:rsidRDefault="00DF1C7C" w:rsidP="00D2606E">
            <w:pPr>
              <w:widowControl w:val="0"/>
              <w:autoSpaceDE w:val="0"/>
              <w:autoSpaceDN w:val="0"/>
              <w:adjustRightInd w:val="0"/>
              <w:spacing w:line="0" w:lineRule="atLeast"/>
              <w:ind w:firstLineChars="200" w:firstLine="440"/>
              <w:rPr>
                <w:ins w:id="10948" w:author="t_竹沢 公佑" w:date="2019-10-06T18:12:00Z"/>
                <w:rFonts w:cs="Times New Roman"/>
                <w:sz w:val="22"/>
                <w:szCs w:val="22"/>
              </w:rPr>
            </w:pPr>
            <w:r>
              <w:rPr>
                <w:rFonts w:cs="Times New Roman" w:hint="eastAsia"/>
                <w:sz w:val="22"/>
                <w:szCs w:val="22"/>
              </w:rPr>
              <w:t xml:space="preserve"> (</w:t>
            </w:r>
            <w:r>
              <w:rPr>
                <w:sz w:val="22"/>
                <w:szCs w:val="22"/>
                <w:lang w:val="en"/>
              </w:rPr>
              <w:t xml:space="preserve">This bit is valid only </w:t>
            </w:r>
            <w:r>
              <w:rPr>
                <w:rFonts w:hint="eastAsia"/>
                <w:sz w:val="22"/>
                <w:szCs w:val="22"/>
                <w:lang w:val="en"/>
              </w:rPr>
              <w:t>for</w:t>
            </w:r>
            <w:r>
              <w:rPr>
                <w:sz w:val="22"/>
                <w:szCs w:val="22"/>
                <w:lang w:val="en"/>
              </w:rPr>
              <w:t xml:space="preserve"> </w:t>
            </w:r>
            <w:r>
              <w:rPr>
                <w:sz w:val="22"/>
                <w:szCs w:val="22"/>
              </w:rPr>
              <w:t>RST</w:t>
            </w:r>
            <w:r w:rsidR="00FD7F5E">
              <w:rPr>
                <w:rFonts w:hint="eastAsia"/>
                <w:sz w:val="22"/>
                <w:szCs w:val="22"/>
              </w:rPr>
              <w:t>_</w:t>
            </w:r>
            <w:r w:rsidR="00FD7F5E">
              <w:rPr>
                <w:sz w:val="22"/>
                <w:szCs w:val="22"/>
              </w:rPr>
              <w:t>DFR</w:t>
            </w:r>
            <w:r>
              <w:rPr>
                <w:sz w:val="22"/>
                <w:szCs w:val="22"/>
              </w:rPr>
              <w:t>_ID_</w:t>
            </w:r>
            <w:r>
              <w:rPr>
                <w:rFonts w:hint="eastAsia"/>
                <w:sz w:val="22"/>
                <w:szCs w:val="22"/>
              </w:rPr>
              <w:t>ALL</w:t>
            </w:r>
            <w:r>
              <w:rPr>
                <w:sz w:val="22"/>
                <w:szCs w:val="22"/>
                <w:lang w:val="en"/>
              </w:rPr>
              <w:t>.</w:t>
            </w:r>
            <w:r>
              <w:rPr>
                <w:rFonts w:cs="Times New Roman" w:hint="eastAsia"/>
                <w:sz w:val="22"/>
                <w:szCs w:val="22"/>
              </w:rPr>
              <w:t>)</w:t>
            </w:r>
          </w:p>
          <w:p w:rsidR="00284B34" w:rsidRDefault="00284B34">
            <w:pPr>
              <w:widowControl w:val="0"/>
              <w:autoSpaceDE w:val="0"/>
              <w:autoSpaceDN w:val="0"/>
              <w:adjustRightInd w:val="0"/>
              <w:spacing w:line="0" w:lineRule="atLeast"/>
              <w:rPr>
                <w:ins w:id="10949" w:author="t_竹沢 公佑" w:date="2019-10-06T18:14:00Z"/>
                <w:rFonts w:cs="Times New Roman"/>
                <w:sz w:val="22"/>
                <w:szCs w:val="22"/>
              </w:rPr>
              <w:pPrChange w:id="10950" w:author="t_竹沢 公佑" w:date="2019-10-06T18:12:00Z">
                <w:pPr>
                  <w:widowControl w:val="0"/>
                  <w:autoSpaceDE w:val="0"/>
                  <w:autoSpaceDN w:val="0"/>
                  <w:adjustRightInd w:val="0"/>
                  <w:spacing w:line="0" w:lineRule="atLeast"/>
                  <w:ind w:firstLineChars="200" w:firstLine="440"/>
                </w:pPr>
              </w:pPrChange>
            </w:pPr>
            <w:ins w:id="10951" w:author="t_竹沢 公佑" w:date="2019-10-06T18:12:00Z">
              <w:r>
                <w:rPr>
                  <w:rFonts w:cs="Times New Roman" w:hint="eastAsia"/>
                  <w:sz w:val="22"/>
                  <w:szCs w:val="22"/>
                </w:rPr>
                <w:t xml:space="preserve"> </w:t>
              </w:r>
            </w:ins>
            <w:ins w:id="10952" w:author="t_竹沢 公佑" w:date="2019-10-06T18:14:00Z">
              <w:r w:rsidR="00B97A9A">
                <w:rPr>
                  <w:rFonts w:cs="Times New Roman" w:hint="eastAsia"/>
                  <w:sz w:val="22"/>
                  <w:szCs w:val="22"/>
                </w:rPr>
                <w:t>b</w:t>
              </w:r>
            </w:ins>
            <w:ins w:id="10953" w:author="t_竹沢 公佑" w:date="2019-10-06T18:12:00Z">
              <w:r>
                <w:rPr>
                  <w:rFonts w:cs="Times New Roman" w:hint="eastAsia"/>
                  <w:sz w:val="22"/>
                  <w:szCs w:val="22"/>
                </w:rPr>
                <w:t>it</w:t>
              </w:r>
            </w:ins>
            <w:ins w:id="10954" w:author="t_竹沢 公佑" w:date="2019-10-06T18:14:00Z">
              <w:r w:rsidR="00B97A9A">
                <w:rPr>
                  <w:rFonts w:cs="Times New Roman" w:hint="eastAsia"/>
                  <w:sz w:val="22"/>
                  <w:szCs w:val="22"/>
                </w:rPr>
                <w:t>6</w:t>
              </w:r>
            </w:ins>
            <w:ins w:id="10955" w:author="t_竹沢 公佑" w:date="2019-10-06T18:13:00Z">
              <w:r>
                <w:rPr>
                  <w:rFonts w:cs="Times New Roman" w:hint="eastAsia"/>
                  <w:sz w:val="22"/>
                  <w:szCs w:val="22"/>
                </w:rPr>
                <w:t>: 1=Common logic reset(*3)</w:t>
              </w:r>
            </w:ins>
          </w:p>
          <w:p w:rsidR="00B97A9A" w:rsidRDefault="00B97A9A">
            <w:pPr>
              <w:widowControl w:val="0"/>
              <w:autoSpaceDE w:val="0"/>
              <w:autoSpaceDN w:val="0"/>
              <w:adjustRightInd w:val="0"/>
              <w:spacing w:line="0" w:lineRule="atLeast"/>
              <w:rPr>
                <w:ins w:id="10956" w:author="t_竹沢 公佑" w:date="2019-10-06T18:17:00Z"/>
                <w:rFonts w:cs="Times New Roman"/>
                <w:sz w:val="22"/>
                <w:szCs w:val="22"/>
              </w:rPr>
              <w:pPrChange w:id="10957" w:author="t_竹沢 公佑" w:date="2019-10-06T18:12:00Z">
                <w:pPr>
                  <w:widowControl w:val="0"/>
                  <w:autoSpaceDE w:val="0"/>
                  <w:autoSpaceDN w:val="0"/>
                  <w:adjustRightInd w:val="0"/>
                  <w:spacing w:line="0" w:lineRule="atLeast"/>
                  <w:ind w:firstLineChars="200" w:firstLine="440"/>
                </w:pPr>
              </w:pPrChange>
            </w:pPr>
            <w:ins w:id="10958" w:author="t_竹沢 公佑" w:date="2019-10-06T18:14:00Z">
              <w:r>
                <w:rPr>
                  <w:rFonts w:cs="Times New Roman" w:hint="eastAsia"/>
                  <w:sz w:val="22"/>
                  <w:szCs w:val="22"/>
                </w:rPr>
                <w:t xml:space="preserve">     0=No action</w:t>
              </w:r>
            </w:ins>
          </w:p>
          <w:p w:rsidR="00B97A9A" w:rsidRPr="00B97A9A" w:rsidRDefault="00B97A9A">
            <w:pPr>
              <w:widowControl w:val="0"/>
              <w:autoSpaceDE w:val="0"/>
              <w:autoSpaceDN w:val="0"/>
              <w:adjustRightInd w:val="0"/>
              <w:spacing w:line="0" w:lineRule="atLeast"/>
              <w:ind w:firstLineChars="200" w:firstLine="440"/>
              <w:rPr>
                <w:rFonts w:cs="Times New Roman"/>
                <w:sz w:val="22"/>
                <w:szCs w:val="22"/>
              </w:rPr>
            </w:pPr>
            <w:ins w:id="10959" w:author="t_竹沢 公佑" w:date="2019-10-06T18:17:00Z">
              <w:r>
                <w:rPr>
                  <w:rFonts w:cs="Times New Roman" w:hint="eastAsia"/>
                  <w:sz w:val="22"/>
                  <w:szCs w:val="22"/>
                </w:rPr>
                <w:t xml:space="preserve"> (</w:t>
              </w:r>
              <w:r>
                <w:rPr>
                  <w:sz w:val="22"/>
                  <w:szCs w:val="22"/>
                  <w:lang w:val="en"/>
                </w:rPr>
                <w:t xml:space="preserve">This bit is valid only </w:t>
              </w:r>
              <w:r>
                <w:rPr>
                  <w:rFonts w:hint="eastAsia"/>
                  <w:sz w:val="22"/>
                  <w:szCs w:val="22"/>
                  <w:lang w:val="en"/>
                </w:rPr>
                <w:t>for</w:t>
              </w:r>
              <w:r>
                <w:rPr>
                  <w:sz w:val="22"/>
                  <w:szCs w:val="22"/>
                  <w:lang w:val="en"/>
                </w:rPr>
                <w:t xml:space="preserve"> </w:t>
              </w:r>
              <w:r>
                <w:rPr>
                  <w:sz w:val="22"/>
                  <w:szCs w:val="22"/>
                </w:rPr>
                <w:t>RST</w:t>
              </w:r>
              <w:r>
                <w:rPr>
                  <w:rFonts w:hint="eastAsia"/>
                  <w:sz w:val="22"/>
                  <w:szCs w:val="22"/>
                </w:rPr>
                <w:t>_</w:t>
              </w:r>
              <w:r>
                <w:rPr>
                  <w:sz w:val="22"/>
                  <w:szCs w:val="22"/>
                </w:rPr>
                <w:t>DFR_ID_</w:t>
              </w:r>
              <w:r>
                <w:rPr>
                  <w:rFonts w:hint="eastAsia"/>
                  <w:sz w:val="22"/>
                  <w:szCs w:val="22"/>
                </w:rPr>
                <w:t>ALL</w:t>
              </w:r>
              <w:r>
                <w:rPr>
                  <w:sz w:val="22"/>
                  <w:szCs w:val="22"/>
                  <w:lang w:val="en"/>
                </w:rPr>
                <w:t>.</w:t>
              </w:r>
              <w:r>
                <w:rPr>
                  <w:rFonts w:cs="Times New Roman" w:hint="eastAsia"/>
                  <w:sz w:val="22"/>
                  <w:szCs w:val="22"/>
                </w:rPr>
                <w:t>)</w:t>
              </w:r>
            </w:ins>
          </w:p>
          <w:p w:rsidR="00DF1C7C" w:rsidRDefault="005E5770">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 </w:t>
            </w:r>
            <w:ins w:id="10960" w:author="t_竹沢 公佑" w:date="2019-10-06T18:14:00Z">
              <w:r w:rsidR="00B97A9A">
                <w:rPr>
                  <w:rFonts w:cs="Times New Roman" w:hint="eastAsia"/>
                  <w:sz w:val="22"/>
                  <w:szCs w:val="22"/>
                </w:rPr>
                <w:t>b</w:t>
              </w:r>
            </w:ins>
            <w:del w:id="10961" w:author="t_竹沢 公佑" w:date="2019-10-06T18:14:00Z">
              <w:r w:rsidR="00B97A9A" w:rsidDel="00B97A9A">
                <w:rPr>
                  <w:rFonts w:cs="Times New Roman"/>
                  <w:sz w:val="22"/>
                  <w:szCs w:val="22"/>
                </w:rPr>
                <w:delText>B</w:delText>
              </w:r>
            </w:del>
            <w:r>
              <w:rPr>
                <w:rFonts w:cs="Times New Roman" w:hint="eastAsia"/>
                <w:sz w:val="22"/>
                <w:szCs w:val="22"/>
              </w:rPr>
              <w:t>it</w:t>
            </w:r>
            <w:ins w:id="10962" w:author="t_竹沢 公佑" w:date="2019-10-06T18:14:00Z">
              <w:r w:rsidR="00B97A9A">
                <w:rPr>
                  <w:rFonts w:cs="Times New Roman" w:hint="eastAsia"/>
                  <w:sz w:val="22"/>
                  <w:szCs w:val="22"/>
                </w:rPr>
                <w:t>5</w:t>
              </w:r>
            </w:ins>
            <w:del w:id="10963" w:author="t_竹沢 公佑" w:date="2019-10-06T18:14:00Z">
              <w:r w:rsidR="00D2606E" w:rsidDel="00B97A9A">
                <w:rPr>
                  <w:rFonts w:cs="Times New Roman" w:hint="eastAsia"/>
                  <w:sz w:val="22"/>
                  <w:szCs w:val="22"/>
                </w:rPr>
                <w:delText>6</w:delText>
              </w:r>
            </w:del>
            <w:r w:rsidR="00DF1C7C">
              <w:rPr>
                <w:rFonts w:cs="Times New Roman" w:hint="eastAsia"/>
                <w:sz w:val="22"/>
                <w:szCs w:val="22"/>
              </w:rPr>
              <w:t xml:space="preserve">-1: </w:t>
            </w:r>
            <w:r w:rsidR="00DF1C7C">
              <w:rPr>
                <w:rFonts w:cs="Times New Roman"/>
                <w:sz w:val="22"/>
                <w:szCs w:val="22"/>
              </w:rPr>
              <w:t>Reserved</w:t>
            </w:r>
          </w:p>
          <w:p w:rsidR="00DF1C7C" w:rsidRDefault="00DF1C7C">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 bit0: </w:t>
            </w:r>
            <w:r>
              <w:rPr>
                <w:rFonts w:cs="Times New Roman"/>
                <w:sz w:val="22"/>
                <w:szCs w:val="22"/>
              </w:rPr>
              <w:t>1=Clear status register and voltage status register</w:t>
            </w:r>
            <w:r w:rsidR="00EB7A32">
              <w:rPr>
                <w:rFonts w:cs="Times New Roman" w:hint="eastAsia"/>
                <w:sz w:val="22"/>
                <w:szCs w:val="22"/>
              </w:rPr>
              <w:t xml:space="preserve"> (*1)</w:t>
            </w:r>
          </w:p>
          <w:p w:rsidR="00DF1C7C" w:rsidRDefault="00DF1C7C">
            <w:pPr>
              <w:widowControl w:val="0"/>
              <w:autoSpaceDE w:val="0"/>
              <w:autoSpaceDN w:val="0"/>
              <w:adjustRightInd w:val="0"/>
              <w:spacing w:line="0" w:lineRule="atLeast"/>
              <w:ind w:firstLineChars="250" w:firstLine="550"/>
              <w:rPr>
                <w:rFonts w:cs="Times New Roman"/>
                <w:sz w:val="22"/>
                <w:szCs w:val="22"/>
              </w:rPr>
            </w:pPr>
            <w:r>
              <w:rPr>
                <w:rFonts w:cs="Times New Roman"/>
                <w:sz w:val="22"/>
                <w:szCs w:val="22"/>
              </w:rPr>
              <w:t>0=No action</w:t>
            </w:r>
          </w:p>
          <w:p w:rsidR="00DF1C7C" w:rsidRDefault="00DF1C7C" w:rsidP="002F115A">
            <w:pPr>
              <w:spacing w:line="0" w:lineRule="atLeast"/>
              <w:ind w:right="1020"/>
              <w:rPr>
                <w:rFonts w:cs="Times New Roman"/>
                <w:sz w:val="22"/>
                <w:szCs w:val="22"/>
              </w:rPr>
            </w:pPr>
            <w:r>
              <w:rPr>
                <w:sz w:val="22"/>
                <w:szCs w:val="22"/>
              </w:rPr>
              <w:t>B</w:t>
            </w:r>
            <w:r>
              <w:rPr>
                <w:rFonts w:hint="eastAsia"/>
                <w:sz w:val="22"/>
                <w:szCs w:val="22"/>
              </w:rPr>
              <w:t>yte1-7:</w:t>
            </w:r>
            <w:r>
              <w:rPr>
                <w:rFonts w:cs="Times New Roman"/>
                <w:sz w:val="22"/>
                <w:szCs w:val="22"/>
              </w:rPr>
              <w:t xml:space="preserve"> Reserved (</w:t>
            </w:r>
            <w:r w:rsidR="002F115A">
              <w:rPr>
                <w:rFonts w:cs="Times New Roman" w:hint="eastAsia"/>
                <w:sz w:val="22"/>
                <w:szCs w:val="22"/>
              </w:rPr>
              <w:t>always 0</w:t>
            </w:r>
            <w:r>
              <w:rPr>
                <w:rFonts w:cs="Times New Roman"/>
                <w:sz w:val="22"/>
                <w:szCs w:val="22"/>
              </w:rPr>
              <w:t>)</w:t>
            </w:r>
          </w:p>
          <w:p w:rsidR="00EB7A32" w:rsidRDefault="00EB7A32" w:rsidP="002F115A">
            <w:pPr>
              <w:spacing w:line="0" w:lineRule="atLeast"/>
              <w:ind w:right="1020"/>
              <w:rPr>
                <w:sz w:val="22"/>
                <w:szCs w:val="22"/>
              </w:rPr>
            </w:pPr>
          </w:p>
          <w:p w:rsidR="004137F8" w:rsidRDefault="004137F8" w:rsidP="002F115A">
            <w:pPr>
              <w:spacing w:line="0" w:lineRule="atLeast"/>
              <w:ind w:right="1020"/>
              <w:rPr>
                <w:sz w:val="22"/>
                <w:szCs w:val="22"/>
              </w:rPr>
            </w:pPr>
            <w:r>
              <w:rPr>
                <w:rFonts w:hint="eastAsia"/>
                <w:sz w:val="22"/>
                <w:szCs w:val="22"/>
              </w:rPr>
              <w:t xml:space="preserve">If </w:t>
            </w:r>
            <w:r w:rsidR="00FD7F5E">
              <w:rPr>
                <w:rFonts w:hint="eastAsia"/>
                <w:sz w:val="22"/>
                <w:szCs w:val="22"/>
              </w:rPr>
              <w:t>RESET_DFR</w:t>
            </w:r>
            <w:r w:rsidR="001A678C">
              <w:rPr>
                <w:rFonts w:hint="eastAsia"/>
                <w:sz w:val="22"/>
                <w:szCs w:val="22"/>
              </w:rPr>
              <w:t xml:space="preserve"> is called with bit0 in byte0</w:t>
            </w:r>
            <w:ins w:id="10964" w:author="t_竹沢 公佑" w:date="2020-12-04T16:22:00Z">
              <w:r w:rsidR="00D75AF6">
                <w:rPr>
                  <w:rFonts w:hint="eastAsia"/>
                  <w:sz w:val="22"/>
                  <w:szCs w:val="22"/>
                </w:rPr>
                <w:t>, bit6</w:t>
              </w:r>
            </w:ins>
            <w:r w:rsidR="001A678C">
              <w:rPr>
                <w:rFonts w:hint="eastAsia"/>
                <w:sz w:val="22"/>
                <w:szCs w:val="22"/>
              </w:rPr>
              <w:t xml:space="preserve"> and bit7 in byte0 are equal to zero, it does nothing. It doesn</w:t>
            </w:r>
            <w:r w:rsidR="001A678C">
              <w:rPr>
                <w:sz w:val="22"/>
                <w:szCs w:val="22"/>
              </w:rPr>
              <w:t>’</w:t>
            </w:r>
            <w:r w:rsidR="001A678C">
              <w:rPr>
                <w:rFonts w:hint="eastAsia"/>
                <w:sz w:val="22"/>
                <w:szCs w:val="22"/>
              </w:rPr>
              <w:t>t reset FPGA and status/voltage status registers.</w:t>
            </w:r>
          </w:p>
          <w:p w:rsidR="004137F8" w:rsidRDefault="004137F8" w:rsidP="002F115A">
            <w:pPr>
              <w:spacing w:line="0" w:lineRule="atLeast"/>
              <w:ind w:right="1020"/>
              <w:rPr>
                <w:sz w:val="22"/>
                <w:szCs w:val="22"/>
              </w:rPr>
            </w:pPr>
          </w:p>
          <w:p w:rsidR="00EB7A32" w:rsidRDefault="00EB7A32" w:rsidP="00914FD9">
            <w:pPr>
              <w:spacing w:line="0" w:lineRule="atLeast"/>
              <w:ind w:right="1020"/>
              <w:rPr>
                <w:sz w:val="22"/>
                <w:szCs w:val="22"/>
              </w:rPr>
            </w:pPr>
            <w:r>
              <w:rPr>
                <w:rFonts w:hint="eastAsia"/>
                <w:sz w:val="22"/>
                <w:szCs w:val="22"/>
              </w:rPr>
              <w:t>(*1)</w:t>
            </w:r>
            <w:r w:rsidR="00AB48F1">
              <w:rPr>
                <w:rFonts w:hint="eastAsia"/>
                <w:sz w:val="22"/>
                <w:szCs w:val="22"/>
              </w:rPr>
              <w:t xml:space="preserve"> </w:t>
            </w:r>
            <w:r>
              <w:rPr>
                <w:rFonts w:hint="eastAsia"/>
                <w:sz w:val="22"/>
                <w:szCs w:val="22"/>
              </w:rPr>
              <w:t>Target status register /voltage status register list</w:t>
            </w:r>
          </w:p>
          <w:p w:rsidR="0092092A" w:rsidRDefault="0092092A" w:rsidP="00E82429">
            <w:pPr>
              <w:numPr>
                <w:ilvl w:val="0"/>
                <w:numId w:val="15"/>
              </w:numPr>
              <w:spacing w:line="0" w:lineRule="atLeast"/>
              <w:ind w:right="1020" w:hanging="858"/>
              <w:rPr>
                <w:sz w:val="22"/>
                <w:szCs w:val="22"/>
              </w:rPr>
            </w:pPr>
            <w:r>
              <w:rPr>
                <w:rFonts w:hint="eastAsia"/>
                <w:sz w:val="22"/>
                <w:szCs w:val="22"/>
              </w:rPr>
              <w:t>ALARM STATUS register</w:t>
            </w:r>
          </w:p>
          <w:p w:rsidR="00AB48F1" w:rsidRPr="0092092A" w:rsidRDefault="0092092A" w:rsidP="0092092A">
            <w:pPr>
              <w:numPr>
                <w:ilvl w:val="0"/>
                <w:numId w:val="15"/>
              </w:numPr>
              <w:spacing w:line="0" w:lineRule="atLeast"/>
              <w:ind w:right="1020" w:hanging="858"/>
              <w:rPr>
                <w:sz w:val="22"/>
                <w:szCs w:val="22"/>
              </w:rPr>
            </w:pPr>
            <w:r>
              <w:rPr>
                <w:rFonts w:hint="eastAsia"/>
                <w:sz w:val="22"/>
                <w:szCs w:val="22"/>
              </w:rPr>
              <w:t>POWER ALARM register</w:t>
            </w:r>
          </w:p>
          <w:p w:rsidR="00AB48F1" w:rsidRDefault="00AB48F1" w:rsidP="00E82429">
            <w:pPr>
              <w:numPr>
                <w:ilvl w:val="0"/>
                <w:numId w:val="15"/>
              </w:numPr>
              <w:spacing w:line="0" w:lineRule="atLeast"/>
              <w:ind w:right="1020" w:hanging="858"/>
              <w:rPr>
                <w:sz w:val="22"/>
                <w:szCs w:val="22"/>
              </w:rPr>
            </w:pPr>
            <w:r>
              <w:rPr>
                <w:rFonts w:hint="eastAsia"/>
                <w:sz w:val="22"/>
                <w:szCs w:val="22"/>
              </w:rPr>
              <w:t>DFR STATUS register</w:t>
            </w:r>
            <w:r w:rsidR="0092092A">
              <w:rPr>
                <w:rFonts w:hint="eastAsia"/>
                <w:sz w:val="22"/>
                <w:szCs w:val="22"/>
              </w:rPr>
              <w:t xml:space="preserve"> </w:t>
            </w:r>
            <w:ins w:id="10965" w:author="t_竹沢 公佑" w:date="2020-12-04T16:01:00Z">
              <w:r w:rsidR="000C5B25">
                <w:rPr>
                  <w:rFonts w:hint="eastAsia"/>
                  <w:sz w:val="22"/>
                  <w:szCs w:val="22"/>
                </w:rPr>
                <w:t>(*1-1)</w:t>
              </w:r>
            </w:ins>
          </w:p>
          <w:p w:rsidR="00AB48F1" w:rsidRDefault="00AB48F1" w:rsidP="00E82429">
            <w:pPr>
              <w:numPr>
                <w:ilvl w:val="0"/>
                <w:numId w:val="15"/>
              </w:numPr>
              <w:spacing w:line="0" w:lineRule="atLeast"/>
              <w:ind w:right="1020" w:hanging="858"/>
              <w:rPr>
                <w:sz w:val="22"/>
                <w:szCs w:val="22"/>
              </w:rPr>
            </w:pPr>
            <w:r>
              <w:rPr>
                <w:rFonts w:hint="eastAsia"/>
                <w:sz w:val="22"/>
                <w:szCs w:val="22"/>
              </w:rPr>
              <w:t>DFR VOLTAGE STATUS register</w:t>
            </w:r>
            <w:r w:rsidR="0092092A">
              <w:rPr>
                <w:rFonts w:hint="eastAsia"/>
                <w:sz w:val="22"/>
                <w:szCs w:val="22"/>
              </w:rPr>
              <w:t xml:space="preserve"> </w:t>
            </w:r>
          </w:p>
          <w:p w:rsidR="00AB48F1" w:rsidRDefault="00AB48F1" w:rsidP="00E82429">
            <w:pPr>
              <w:numPr>
                <w:ilvl w:val="0"/>
                <w:numId w:val="15"/>
              </w:numPr>
              <w:spacing w:line="0" w:lineRule="atLeast"/>
              <w:ind w:right="1020" w:hanging="858"/>
              <w:rPr>
                <w:sz w:val="22"/>
                <w:szCs w:val="22"/>
              </w:rPr>
            </w:pPr>
            <w:r>
              <w:rPr>
                <w:rFonts w:hint="eastAsia"/>
                <w:sz w:val="22"/>
                <w:szCs w:val="22"/>
              </w:rPr>
              <w:t>DFR CHECKSUM COUNTER register</w:t>
            </w:r>
          </w:p>
          <w:p w:rsidR="00EB7A32" w:rsidRPr="005F6B96" w:rsidRDefault="00AB48F1" w:rsidP="00E82429">
            <w:pPr>
              <w:numPr>
                <w:ilvl w:val="0"/>
                <w:numId w:val="15"/>
              </w:numPr>
              <w:spacing w:line="0" w:lineRule="atLeast"/>
              <w:ind w:right="1020" w:hanging="858"/>
              <w:rPr>
                <w:sz w:val="22"/>
                <w:szCs w:val="22"/>
              </w:rPr>
            </w:pPr>
            <w:r>
              <w:rPr>
                <w:rFonts w:hint="eastAsia"/>
                <w:sz w:val="22"/>
                <w:szCs w:val="22"/>
              </w:rPr>
              <w:t>DFR SYNC ERR CNT register</w:t>
            </w:r>
          </w:p>
          <w:p w:rsidR="00AB48F1" w:rsidRDefault="00AB48F1" w:rsidP="005F6B96">
            <w:pPr>
              <w:spacing w:line="0" w:lineRule="atLeast"/>
              <w:ind w:right="1020"/>
              <w:rPr>
                <w:sz w:val="22"/>
                <w:szCs w:val="22"/>
              </w:rPr>
            </w:pPr>
          </w:p>
          <w:p w:rsidR="0092092A" w:rsidRDefault="0092092A" w:rsidP="0092092A">
            <w:pPr>
              <w:spacing w:line="0" w:lineRule="atLeast"/>
              <w:ind w:left="990" w:right="1020" w:hangingChars="450" w:hanging="990"/>
              <w:rPr>
                <w:sz w:val="22"/>
                <w:szCs w:val="22"/>
              </w:rPr>
            </w:pPr>
            <w:r>
              <w:rPr>
                <w:rFonts w:hint="eastAsia"/>
                <w:sz w:val="22"/>
                <w:szCs w:val="22"/>
              </w:rPr>
              <w:lastRenderedPageBreak/>
              <w:t xml:space="preserve">    Note: DFR_STATUS and DFR_VOLTAGE_STATUS register are reset when </w:t>
            </w:r>
            <w:r w:rsidR="00FD7F5E">
              <w:rPr>
                <w:rFonts w:hint="eastAsia"/>
                <w:sz w:val="22"/>
                <w:szCs w:val="22"/>
              </w:rPr>
              <w:t>RESET_DFR</w:t>
            </w:r>
            <w:r>
              <w:rPr>
                <w:rFonts w:hint="eastAsia"/>
                <w:sz w:val="22"/>
                <w:szCs w:val="22"/>
              </w:rPr>
              <w:t xml:space="preserve"> is called with</w:t>
            </w:r>
            <w:ins w:id="10966" w:author="t_竹沢 公佑" w:date="2020-12-04T16:24:00Z">
              <w:r w:rsidR="00D75AF6">
                <w:rPr>
                  <w:rFonts w:hint="eastAsia"/>
                  <w:sz w:val="22"/>
                  <w:szCs w:val="22"/>
                </w:rPr>
                <w:t xml:space="preserve"> </w:t>
              </w:r>
            </w:ins>
            <w:del w:id="10967" w:author="t_竹沢 公佑" w:date="2020-12-04T16:24:00Z">
              <w:r w:rsidDel="00D75AF6">
                <w:rPr>
                  <w:rFonts w:hint="eastAsia"/>
                  <w:sz w:val="22"/>
                  <w:szCs w:val="22"/>
                </w:rPr>
                <w:delText xml:space="preserve"> </w:delText>
              </w:r>
            </w:del>
            <w:ins w:id="10968" w:author="t_竹沢 公佑" w:date="2020-12-04T16:24:00Z">
              <w:r w:rsidR="00D75AF6">
                <w:rPr>
                  <w:sz w:val="22"/>
                  <w:szCs w:val="22"/>
                </w:rPr>
                <w:t>RST_DFR_ID_</w:t>
              </w:r>
              <w:r w:rsidR="00D75AF6">
                <w:rPr>
                  <w:rFonts w:hint="eastAsia"/>
                  <w:sz w:val="22"/>
                  <w:szCs w:val="22"/>
                </w:rPr>
                <w:t>ALL</w:t>
              </w:r>
              <w:r w:rsidR="00D75AF6" w:rsidDel="00D75AF6">
                <w:rPr>
                  <w:rFonts w:hint="eastAsia"/>
                  <w:sz w:val="22"/>
                  <w:szCs w:val="22"/>
                </w:rPr>
                <w:t xml:space="preserve"> </w:t>
              </w:r>
            </w:ins>
            <w:del w:id="10969" w:author="t_竹沢 公佑" w:date="2020-12-04T16:24:00Z">
              <w:r w:rsidDel="00D75AF6">
                <w:rPr>
                  <w:rFonts w:hint="eastAsia"/>
                  <w:sz w:val="22"/>
                  <w:szCs w:val="22"/>
                </w:rPr>
                <w:delText>DFR_RSET_ID_ALL</w:delText>
              </w:r>
            </w:del>
            <w:r>
              <w:rPr>
                <w:rFonts w:hint="eastAsia"/>
                <w:sz w:val="22"/>
                <w:szCs w:val="22"/>
              </w:rPr>
              <w:t xml:space="preserve">. </w:t>
            </w:r>
          </w:p>
          <w:p w:rsidR="0092092A" w:rsidRDefault="0092092A" w:rsidP="005F6B96">
            <w:pPr>
              <w:spacing w:line="0" w:lineRule="atLeast"/>
              <w:ind w:right="1020"/>
              <w:rPr>
                <w:ins w:id="10970" w:author="t_竹沢 公佑" w:date="2020-12-04T16:02:00Z"/>
                <w:sz w:val="22"/>
                <w:szCs w:val="22"/>
              </w:rPr>
            </w:pPr>
          </w:p>
          <w:p w:rsidR="000C5B25" w:rsidRDefault="000C5B25" w:rsidP="005F6B96">
            <w:pPr>
              <w:spacing w:line="0" w:lineRule="atLeast"/>
              <w:ind w:right="1020"/>
              <w:rPr>
                <w:ins w:id="10971" w:author="t_竹沢 公佑" w:date="2020-12-04T16:02:00Z"/>
                <w:sz w:val="22"/>
                <w:szCs w:val="22"/>
              </w:rPr>
            </w:pPr>
          </w:p>
          <w:p w:rsidR="000C5B25" w:rsidRDefault="000C5B25" w:rsidP="005F6B96">
            <w:pPr>
              <w:spacing w:line="0" w:lineRule="atLeast"/>
              <w:ind w:right="1020"/>
              <w:rPr>
                <w:ins w:id="10972" w:author="t_竹沢 公佑" w:date="2020-12-04T16:02:00Z"/>
                <w:sz w:val="22"/>
                <w:szCs w:val="22"/>
              </w:rPr>
            </w:pPr>
            <w:ins w:id="10973" w:author="t_竹沢 公佑" w:date="2020-12-04T16:02:00Z">
              <w:r>
                <w:rPr>
                  <w:rFonts w:hint="eastAsia"/>
                  <w:sz w:val="22"/>
                  <w:szCs w:val="22"/>
                </w:rPr>
                <w:t>(*1-1)</w:t>
              </w:r>
            </w:ins>
          </w:p>
          <w:p w:rsidR="000C5B25" w:rsidRDefault="000C5B25">
            <w:pPr>
              <w:spacing w:line="0" w:lineRule="atLeast"/>
              <w:ind w:left="330" w:right="1020" w:hangingChars="150" w:hanging="330"/>
              <w:rPr>
                <w:ins w:id="10974" w:author="t_竹沢 公佑" w:date="2020-12-04T16:02:00Z"/>
                <w:sz w:val="22"/>
                <w:szCs w:val="22"/>
              </w:rPr>
              <w:pPrChange w:id="10975" w:author="t_竹沢 公佑" w:date="2020-12-04T16:14:00Z">
                <w:pPr>
                  <w:spacing w:line="0" w:lineRule="atLeast"/>
                  <w:ind w:right="1020"/>
                </w:pPr>
              </w:pPrChange>
            </w:pPr>
            <w:ins w:id="10976" w:author="t_竹沢 公佑" w:date="2020-12-04T16:02:00Z">
              <w:r>
                <w:rPr>
                  <w:rFonts w:hint="eastAsia"/>
                  <w:sz w:val="22"/>
                  <w:szCs w:val="22"/>
                </w:rPr>
                <w:t xml:space="preserve">   </w:t>
              </w:r>
            </w:ins>
            <w:ins w:id="10977" w:author="t_竹沢 公佑" w:date="2020-12-04T16:15:00Z">
              <w:r w:rsidR="00EB415B" w:rsidRPr="00EB415B">
                <w:rPr>
                  <w:sz w:val="22"/>
                  <w:szCs w:val="22"/>
                </w:rPr>
                <w:t xml:space="preserve">When using with production DRXP and device driver 2.0.7 or older, the DFR_STATUS register has IF1’s DDR PLL status and IF2’s one. </w:t>
              </w:r>
            </w:ins>
            <w:ins w:id="10978" w:author="t_竹沢 公佑" w:date="2020-12-04T16:29:00Z">
              <w:r w:rsidR="00DA1114">
                <w:rPr>
                  <w:rFonts w:hint="eastAsia"/>
                  <w:sz w:val="22"/>
                  <w:szCs w:val="22"/>
                </w:rPr>
                <w:t xml:space="preserve">When user application calls this function, it sometimes causes bug behavior. </w:t>
              </w:r>
            </w:ins>
            <w:ins w:id="10979" w:author="t_竹沢 公佑" w:date="2020-12-04T16:15:00Z">
              <w:r w:rsidR="00EB415B" w:rsidRPr="00EB415B">
                <w:rPr>
                  <w:sz w:val="22"/>
                  <w:szCs w:val="22"/>
                </w:rPr>
                <w:t xml:space="preserve">For example, when the user application calls RESET_DFR with a clear register flag using IF1’s device file, it resets register information related to the IF1. But, it doesn’t reset DDR PLL status of IF2. Therefore, the device driver sometimes decides that the register reset of RESET_DFR has failed. </w:t>
              </w:r>
            </w:ins>
            <w:ins w:id="10980" w:author="t_竹沢 公佑" w:date="2020-12-04T16:17:00Z">
              <w:r w:rsidR="00EB415B">
                <w:rPr>
                  <w:rFonts w:hint="eastAsia"/>
                  <w:sz w:val="22"/>
                  <w:szCs w:val="22"/>
                </w:rPr>
                <w:t xml:space="preserve">In this case it sets ECANCELED to errno. </w:t>
              </w:r>
            </w:ins>
            <w:ins w:id="10981" w:author="t_竹沢 公佑" w:date="2020-12-04T16:15:00Z">
              <w:r w:rsidR="00EB415B" w:rsidRPr="00EB415B">
                <w:rPr>
                  <w:sz w:val="22"/>
                  <w:szCs w:val="22"/>
                </w:rPr>
                <w:t>This behavior is fixed in device driver 2.0.8 or later.</w:t>
              </w:r>
            </w:ins>
          </w:p>
          <w:p w:rsidR="000C5B25" w:rsidRDefault="000C5B25" w:rsidP="005F6B96">
            <w:pPr>
              <w:spacing w:line="0" w:lineRule="atLeast"/>
              <w:ind w:right="1020"/>
              <w:rPr>
                <w:sz w:val="22"/>
                <w:szCs w:val="22"/>
              </w:rPr>
            </w:pPr>
          </w:p>
          <w:p w:rsidR="005C1DBE" w:rsidRPr="000E3E81" w:rsidRDefault="005C1DBE" w:rsidP="000E3E81">
            <w:pPr>
              <w:spacing w:line="0" w:lineRule="atLeast"/>
              <w:ind w:left="440" w:right="1020" w:hangingChars="200" w:hanging="440"/>
              <w:rPr>
                <w:sz w:val="22"/>
                <w:szCs w:val="22"/>
              </w:rPr>
            </w:pPr>
            <w:r>
              <w:rPr>
                <w:rFonts w:hint="eastAsia"/>
                <w:sz w:val="22"/>
                <w:szCs w:val="22"/>
              </w:rPr>
              <w:t xml:space="preserve">(*2) If you call </w:t>
            </w:r>
            <w:r w:rsidR="00FD7F5E">
              <w:rPr>
                <w:rFonts w:hint="eastAsia"/>
                <w:sz w:val="22"/>
                <w:szCs w:val="22"/>
              </w:rPr>
              <w:t>RESET_DFR</w:t>
            </w:r>
            <w:r>
              <w:rPr>
                <w:rFonts w:hint="eastAsia"/>
                <w:sz w:val="22"/>
                <w:szCs w:val="22"/>
              </w:rPr>
              <w:t xml:space="preserve"> with master reset flag, please restart reception/transmission operation from ioctl(DRXPD_INIT). For the detail, please refer</w:t>
            </w:r>
            <w:ins w:id="10982" w:author="t_竹沢 公佑" w:date="2020-12-04T16:23:00Z">
              <w:r w:rsidR="00D75AF6">
                <w:rPr>
                  <w:rFonts w:hint="eastAsia"/>
                  <w:sz w:val="22"/>
                  <w:szCs w:val="22"/>
                </w:rPr>
                <w:t xml:space="preserve"> to</w:t>
              </w:r>
            </w:ins>
            <w:r>
              <w:rPr>
                <w:rFonts w:hint="eastAsia"/>
                <w:sz w:val="22"/>
                <w:szCs w:val="22"/>
              </w:rPr>
              <w:t xml:space="preserve"> </w:t>
            </w:r>
            <w:r w:rsidR="000E3E81">
              <w:rPr>
                <w:sz w:val="22"/>
                <w:szCs w:val="22"/>
              </w:rPr>
              <w:t>“</w:t>
            </w:r>
            <w:r w:rsidR="000E3E81">
              <w:rPr>
                <w:sz w:val="22"/>
                <w:szCs w:val="22"/>
              </w:rPr>
              <w:fldChar w:fldCharType="begin"/>
            </w:r>
            <w:r w:rsidR="000E3E81">
              <w:rPr>
                <w:sz w:val="22"/>
                <w:szCs w:val="22"/>
              </w:rPr>
              <w:instrText xml:space="preserve"> </w:instrText>
            </w:r>
            <w:r w:rsidR="000E3E81">
              <w:rPr>
                <w:rFonts w:hint="eastAsia"/>
                <w:sz w:val="22"/>
                <w:szCs w:val="22"/>
              </w:rPr>
              <w:instrText>REF _Ref13549235 \r \h</w:instrText>
            </w:r>
            <w:r w:rsidR="000E3E81">
              <w:rPr>
                <w:sz w:val="22"/>
                <w:szCs w:val="22"/>
              </w:rPr>
              <w:instrText xml:space="preserve"> </w:instrText>
            </w:r>
            <w:r w:rsidR="000E3E81">
              <w:rPr>
                <w:sz w:val="22"/>
                <w:szCs w:val="22"/>
              </w:rPr>
            </w:r>
            <w:r w:rsidR="000E3E81">
              <w:rPr>
                <w:sz w:val="22"/>
                <w:szCs w:val="22"/>
              </w:rPr>
              <w:fldChar w:fldCharType="separate"/>
            </w:r>
            <w:r w:rsidR="000B4FA1">
              <w:rPr>
                <w:sz w:val="22"/>
                <w:szCs w:val="22"/>
              </w:rPr>
              <w:t>4.4</w:t>
            </w:r>
            <w:r w:rsidR="000E3E81">
              <w:rPr>
                <w:sz w:val="22"/>
                <w:szCs w:val="22"/>
              </w:rPr>
              <w:fldChar w:fldCharType="end"/>
            </w:r>
            <w:r w:rsidR="000E3E81">
              <w:rPr>
                <w:rFonts w:hint="eastAsia"/>
                <w:sz w:val="22"/>
                <w:szCs w:val="22"/>
              </w:rPr>
              <w:t xml:space="preserve"> </w:t>
            </w:r>
            <w:r w:rsidR="000E3E81">
              <w:rPr>
                <w:sz w:val="22"/>
                <w:szCs w:val="22"/>
              </w:rPr>
              <w:fldChar w:fldCharType="begin"/>
            </w:r>
            <w:r w:rsidR="000E3E81">
              <w:rPr>
                <w:sz w:val="22"/>
                <w:szCs w:val="22"/>
              </w:rPr>
              <w:instrText xml:space="preserve"> </w:instrText>
            </w:r>
            <w:r w:rsidR="000E3E81">
              <w:rPr>
                <w:rFonts w:hint="eastAsia"/>
                <w:sz w:val="22"/>
                <w:szCs w:val="22"/>
              </w:rPr>
              <w:instrText>REF _Ref13549235 \h</w:instrText>
            </w:r>
            <w:r w:rsidR="000E3E81">
              <w:rPr>
                <w:sz w:val="22"/>
                <w:szCs w:val="22"/>
              </w:rPr>
              <w:instrText xml:space="preserve"> </w:instrText>
            </w:r>
            <w:r w:rsidR="000E3E81">
              <w:rPr>
                <w:sz w:val="22"/>
                <w:szCs w:val="22"/>
              </w:rPr>
            </w:r>
            <w:r w:rsidR="000E3E81">
              <w:rPr>
                <w:sz w:val="22"/>
                <w:szCs w:val="22"/>
              </w:rPr>
              <w:fldChar w:fldCharType="separate"/>
            </w:r>
            <w:r w:rsidR="000B4FA1" w:rsidRPr="008F5241">
              <w:rPr>
                <w:rFonts w:hint="eastAsia"/>
                <w:u w:val="single"/>
              </w:rPr>
              <w:t>Example of reception</w:t>
            </w:r>
            <w:r w:rsidR="000E3E81">
              <w:rPr>
                <w:sz w:val="22"/>
                <w:szCs w:val="22"/>
              </w:rPr>
              <w:fldChar w:fldCharType="end"/>
            </w:r>
            <w:r w:rsidR="000E3E81">
              <w:rPr>
                <w:sz w:val="22"/>
                <w:szCs w:val="22"/>
              </w:rPr>
              <w:t>”</w:t>
            </w:r>
            <w:r w:rsidR="000E3E81">
              <w:rPr>
                <w:rFonts w:hint="eastAsia"/>
                <w:sz w:val="22"/>
                <w:szCs w:val="22"/>
              </w:rPr>
              <w:t xml:space="preserve"> and </w:t>
            </w:r>
            <w:r w:rsidR="000E3E81">
              <w:rPr>
                <w:sz w:val="22"/>
                <w:szCs w:val="22"/>
              </w:rPr>
              <w:t>“</w:t>
            </w:r>
            <w:r w:rsidR="000E3E81">
              <w:rPr>
                <w:sz w:val="22"/>
                <w:szCs w:val="22"/>
              </w:rPr>
              <w:fldChar w:fldCharType="begin"/>
            </w:r>
            <w:r w:rsidR="000E3E81">
              <w:rPr>
                <w:sz w:val="22"/>
                <w:szCs w:val="22"/>
              </w:rPr>
              <w:instrText xml:space="preserve"> REF _Ref13549266 \r \h </w:instrText>
            </w:r>
            <w:r w:rsidR="000E3E81">
              <w:rPr>
                <w:sz w:val="22"/>
                <w:szCs w:val="22"/>
              </w:rPr>
            </w:r>
            <w:r w:rsidR="000E3E81">
              <w:rPr>
                <w:sz w:val="22"/>
                <w:szCs w:val="22"/>
              </w:rPr>
              <w:fldChar w:fldCharType="separate"/>
            </w:r>
            <w:r w:rsidR="000B4FA1">
              <w:rPr>
                <w:sz w:val="22"/>
                <w:szCs w:val="22"/>
              </w:rPr>
              <w:t>4.5</w:t>
            </w:r>
            <w:r w:rsidR="000E3E81">
              <w:rPr>
                <w:sz w:val="22"/>
                <w:szCs w:val="22"/>
              </w:rPr>
              <w:fldChar w:fldCharType="end"/>
            </w:r>
            <w:r w:rsidR="000E3E81">
              <w:rPr>
                <w:rFonts w:hint="eastAsia"/>
                <w:sz w:val="22"/>
                <w:szCs w:val="22"/>
              </w:rPr>
              <w:t xml:space="preserve"> </w:t>
            </w:r>
            <w:r w:rsidR="000E3E81">
              <w:rPr>
                <w:sz w:val="22"/>
                <w:szCs w:val="22"/>
              </w:rPr>
              <w:fldChar w:fldCharType="begin"/>
            </w:r>
            <w:r w:rsidR="000E3E81">
              <w:rPr>
                <w:sz w:val="22"/>
                <w:szCs w:val="22"/>
              </w:rPr>
              <w:instrText xml:space="preserve"> </w:instrText>
            </w:r>
            <w:r w:rsidR="000E3E81">
              <w:rPr>
                <w:rFonts w:hint="eastAsia"/>
                <w:sz w:val="22"/>
                <w:szCs w:val="22"/>
              </w:rPr>
              <w:instrText>REF _Ref13549272 \h</w:instrText>
            </w:r>
            <w:r w:rsidR="000E3E81">
              <w:rPr>
                <w:sz w:val="22"/>
                <w:szCs w:val="22"/>
              </w:rPr>
              <w:instrText xml:space="preserve"> </w:instrText>
            </w:r>
            <w:r w:rsidR="000E3E81">
              <w:rPr>
                <w:sz w:val="22"/>
                <w:szCs w:val="22"/>
              </w:rPr>
            </w:r>
            <w:r w:rsidR="000E3E81">
              <w:rPr>
                <w:sz w:val="22"/>
                <w:szCs w:val="22"/>
              </w:rPr>
              <w:fldChar w:fldCharType="separate"/>
            </w:r>
            <w:ins w:id="10983" w:author="t_竹沢 公佑" w:date="2021-02-02T17:29:00Z">
              <w:r w:rsidR="000B4FA1">
                <w:rPr>
                  <w:rFonts w:hint="eastAsia"/>
                  <w:u w:val="single"/>
                </w:rPr>
                <w:t>Example of t</w:t>
              </w:r>
              <w:r w:rsidR="000B4FA1" w:rsidRPr="008F5241">
                <w:rPr>
                  <w:rFonts w:hint="eastAsia"/>
                  <w:u w:val="single"/>
                </w:rPr>
                <w:t>ransmission</w:t>
              </w:r>
            </w:ins>
            <w:del w:id="10984" w:author="t_竹沢 公佑" w:date="2019-08-22T13:55:00Z">
              <w:r w:rsidR="007D309C" w:rsidDel="007154FA">
                <w:rPr>
                  <w:rFonts w:hint="eastAsia"/>
                  <w:u w:val="single"/>
                </w:rPr>
                <w:delText>Example of t</w:delText>
              </w:r>
              <w:r w:rsidR="007D309C" w:rsidRPr="008F5241" w:rsidDel="007154FA">
                <w:rPr>
                  <w:rFonts w:hint="eastAsia"/>
                  <w:u w:val="single"/>
                </w:rPr>
                <w:delText>ransmission</w:delText>
              </w:r>
            </w:del>
            <w:r w:rsidR="000E3E81">
              <w:rPr>
                <w:sz w:val="22"/>
                <w:szCs w:val="22"/>
              </w:rPr>
              <w:fldChar w:fldCharType="end"/>
            </w:r>
            <w:r w:rsidR="000E3E81">
              <w:rPr>
                <w:sz w:val="22"/>
                <w:szCs w:val="22"/>
              </w:rPr>
              <w:t>”</w:t>
            </w:r>
            <w:r w:rsidR="000E3E81">
              <w:rPr>
                <w:rFonts w:hint="eastAsia"/>
                <w:sz w:val="22"/>
                <w:szCs w:val="22"/>
              </w:rPr>
              <w:t>.</w:t>
            </w:r>
          </w:p>
          <w:p w:rsidR="00EA29CA" w:rsidRDefault="00EA29CA" w:rsidP="005F6B96">
            <w:pPr>
              <w:spacing w:line="0" w:lineRule="atLeast"/>
              <w:ind w:right="1020"/>
              <w:rPr>
                <w:sz w:val="22"/>
                <w:szCs w:val="22"/>
              </w:rPr>
            </w:pPr>
          </w:p>
          <w:p w:rsidR="00D2606E" w:rsidDel="00EA29CA" w:rsidRDefault="000E3E81">
            <w:pPr>
              <w:spacing w:line="0" w:lineRule="atLeast"/>
              <w:ind w:right="1020"/>
              <w:rPr>
                <w:del w:id="10985" w:author="t_竹沢 公佑" w:date="2019-10-05T17:26:00Z"/>
                <w:sz w:val="22"/>
                <w:szCs w:val="22"/>
              </w:rPr>
            </w:pPr>
            <w:r>
              <w:rPr>
                <w:rFonts w:hint="eastAsia"/>
                <w:sz w:val="22"/>
                <w:szCs w:val="22"/>
              </w:rPr>
              <w:t>(*3</w:t>
            </w:r>
            <w:r w:rsidR="00D2606E">
              <w:rPr>
                <w:rFonts w:hint="eastAsia"/>
                <w:sz w:val="22"/>
                <w:szCs w:val="22"/>
              </w:rPr>
              <w:t>)</w:t>
            </w:r>
            <w:del w:id="10986" w:author="t_竹沢 公佑" w:date="2019-10-05T17:26:00Z">
              <w:r w:rsidR="00D2606E" w:rsidDel="00EA29CA">
                <w:rPr>
                  <w:rFonts w:hint="eastAsia"/>
                  <w:sz w:val="22"/>
                  <w:szCs w:val="22"/>
                </w:rPr>
                <w:delText xml:space="preserve"> In the case that use master reset with production DRXP board</w:delText>
              </w:r>
            </w:del>
            <w:ins w:id="10987" w:author="t_竹沢 公佑" w:date="2019-10-05T17:26:00Z">
              <w:r w:rsidR="00EA29CA">
                <w:rPr>
                  <w:rFonts w:hint="eastAsia"/>
                  <w:sz w:val="22"/>
                  <w:szCs w:val="22"/>
                </w:rPr>
                <w:t xml:space="preserve"> </w:t>
              </w:r>
            </w:ins>
            <w:del w:id="10988" w:author="t_竹沢 公佑" w:date="2019-10-05T17:26:00Z">
              <w:r w:rsidR="00D2606E" w:rsidDel="00EA29CA">
                <w:rPr>
                  <w:rFonts w:hint="eastAsia"/>
                  <w:sz w:val="22"/>
                  <w:szCs w:val="22"/>
                </w:rPr>
                <w:delText>,</w:delText>
              </w:r>
            </w:del>
          </w:p>
          <w:p w:rsidR="00284B34" w:rsidRPr="00181C27" w:rsidRDefault="00D2606E">
            <w:pPr>
              <w:spacing w:line="0" w:lineRule="atLeast"/>
              <w:ind w:right="1020"/>
              <w:rPr>
                <w:ins w:id="10989" w:author="t_竹沢 公佑" w:date="2019-10-06T17:52:00Z"/>
                <w:sz w:val="22"/>
                <w:szCs w:val="22"/>
              </w:rPr>
              <w:pPrChange w:id="10990" w:author="t_竹沢 公佑" w:date="2019-10-06T18:07:00Z">
                <w:pPr>
                  <w:spacing w:line="0" w:lineRule="atLeast"/>
                  <w:ind w:left="440" w:right="1020" w:hangingChars="200" w:hanging="440"/>
                </w:pPr>
              </w:pPrChange>
            </w:pPr>
            <w:del w:id="10991" w:author="t_竹沢 公佑" w:date="2019-10-05T17:26:00Z">
              <w:r w:rsidDel="00EA29CA">
                <w:rPr>
                  <w:rFonts w:hint="eastAsia"/>
                  <w:sz w:val="22"/>
                  <w:szCs w:val="22"/>
                </w:rPr>
                <w:delText xml:space="preserve">    </w:delText>
              </w:r>
              <w:r w:rsidDel="00EA29CA">
                <w:rPr>
                  <w:sz w:val="22"/>
                  <w:szCs w:val="22"/>
                </w:rPr>
                <w:delText>t</w:delText>
              </w:r>
            </w:del>
            <w:del w:id="10992" w:author="t_竹沢 公佑" w:date="2019-10-06T18:06:00Z">
              <w:r w:rsidDel="00284B34">
                <w:rPr>
                  <w:sz w:val="22"/>
                  <w:szCs w:val="22"/>
                </w:rPr>
                <w:delText xml:space="preserve">his function </w:delText>
              </w:r>
              <w:r w:rsidDel="00284B34">
                <w:rPr>
                  <w:rFonts w:hint="eastAsia"/>
                  <w:sz w:val="22"/>
                  <w:szCs w:val="22"/>
                </w:rPr>
                <w:delText xml:space="preserve">only </w:delText>
              </w:r>
              <w:r w:rsidDel="00284B34">
                <w:rPr>
                  <w:sz w:val="22"/>
                  <w:szCs w:val="22"/>
                </w:rPr>
                <w:delText>reset th</w:delText>
              </w:r>
            </w:del>
            <w:del w:id="10993" w:author="t_竹沢 公佑" w:date="2019-09-11T13:47:00Z">
              <w:r w:rsidDel="006C1A4F">
                <w:rPr>
                  <w:sz w:val="22"/>
                  <w:szCs w:val="22"/>
                </w:rPr>
                <w:delText xml:space="preserve">e </w:delText>
              </w:r>
              <w:r w:rsidDel="006C1A4F">
                <w:rPr>
                  <w:rFonts w:hint="eastAsia"/>
                  <w:sz w:val="22"/>
                  <w:szCs w:val="22"/>
                </w:rPr>
                <w:delText>interface</w:delText>
              </w:r>
            </w:del>
            <w:del w:id="10994" w:author="t_竹沢 公佑" w:date="2019-10-06T18:06:00Z">
              <w:r w:rsidDel="00284B34">
                <w:rPr>
                  <w:rFonts w:hint="eastAsia"/>
                  <w:sz w:val="22"/>
                  <w:szCs w:val="22"/>
                </w:rPr>
                <w:delText xml:space="preserve"> logic related </w:delText>
              </w:r>
            </w:del>
            <w:del w:id="10995" w:author="t_竹沢 公佑" w:date="2019-10-05T17:27:00Z">
              <w:r w:rsidDel="00EA29CA">
                <w:rPr>
                  <w:rFonts w:hint="eastAsia"/>
                  <w:sz w:val="22"/>
                  <w:szCs w:val="22"/>
                </w:rPr>
                <w:delText xml:space="preserve">with </w:delText>
              </w:r>
            </w:del>
            <w:del w:id="10996" w:author="t_竹沢 公佑" w:date="2019-10-06T18:06:00Z">
              <w:r w:rsidDel="00284B34">
                <w:rPr>
                  <w:rFonts w:hint="eastAsia"/>
                  <w:sz w:val="22"/>
                  <w:szCs w:val="22"/>
                </w:rPr>
                <w:delText xml:space="preserve">device file. If you initiate master reset </w:delText>
              </w:r>
            </w:del>
            <w:del w:id="10997" w:author="t_竹沢 公佑" w:date="2019-10-05T17:30:00Z">
              <w:r w:rsidDel="00EA29CA">
                <w:rPr>
                  <w:rFonts w:hint="eastAsia"/>
                  <w:sz w:val="22"/>
                  <w:szCs w:val="22"/>
                </w:rPr>
                <w:delText xml:space="preserve">with device file for </w:delText>
              </w:r>
            </w:del>
            <w:del w:id="10998" w:author="t_竹沢 公佑" w:date="2019-08-30T14:17:00Z">
              <w:r w:rsidDel="00CF0332">
                <w:rPr>
                  <w:rFonts w:hint="eastAsia"/>
                  <w:sz w:val="22"/>
                  <w:szCs w:val="22"/>
                </w:rPr>
                <w:delText>interface</w:delText>
              </w:r>
            </w:del>
            <w:del w:id="10999" w:author="t_竹沢 公佑" w:date="2019-10-06T18:06:00Z">
              <w:r w:rsidDel="00284B34">
                <w:rPr>
                  <w:rFonts w:hint="eastAsia"/>
                  <w:sz w:val="22"/>
                  <w:szCs w:val="22"/>
                </w:rPr>
                <w:delText>1, it doesn</w:delText>
              </w:r>
              <w:r w:rsidDel="00284B34">
                <w:rPr>
                  <w:sz w:val="22"/>
                  <w:szCs w:val="22"/>
                </w:rPr>
                <w:delText>’</w:delText>
              </w:r>
              <w:r w:rsidDel="00284B34">
                <w:rPr>
                  <w:rFonts w:hint="eastAsia"/>
                  <w:sz w:val="22"/>
                  <w:szCs w:val="22"/>
                </w:rPr>
                <w:delText xml:space="preserve">t reset </w:delText>
              </w:r>
            </w:del>
            <w:del w:id="11000" w:author="t_竹沢 公佑" w:date="2019-08-30T14:17:00Z">
              <w:r w:rsidDel="00CF0332">
                <w:rPr>
                  <w:rFonts w:hint="eastAsia"/>
                  <w:sz w:val="22"/>
                  <w:szCs w:val="22"/>
                </w:rPr>
                <w:delText>interface</w:delText>
              </w:r>
            </w:del>
            <w:del w:id="11001" w:author="t_竹沢 公佑" w:date="2019-10-06T18:06:00Z">
              <w:r w:rsidDel="00284B34">
                <w:rPr>
                  <w:rFonts w:hint="eastAsia"/>
                  <w:sz w:val="22"/>
                  <w:szCs w:val="22"/>
                </w:rPr>
                <w:delText>2 logic.</w:delText>
              </w:r>
            </w:del>
            <w:ins w:id="11002" w:author="t_竹沢 公佑" w:date="2019-10-06T17:52:00Z">
              <w:r w:rsidR="00181C27">
                <w:rPr>
                  <w:rFonts w:hint="eastAsia"/>
                  <w:sz w:val="22"/>
                  <w:szCs w:val="22"/>
                </w:rPr>
                <w:t>T</w:t>
              </w:r>
              <w:r w:rsidR="00181C27">
                <w:rPr>
                  <w:sz w:val="22"/>
                  <w:szCs w:val="22"/>
                </w:rPr>
                <w:t>h</w:t>
              </w:r>
              <w:r w:rsidR="00181C27">
                <w:rPr>
                  <w:rFonts w:hint="eastAsia"/>
                  <w:sz w:val="22"/>
                  <w:szCs w:val="22"/>
                </w:rPr>
                <w:t xml:space="preserve">e DRXP logic is </w:t>
              </w:r>
            </w:ins>
            <w:ins w:id="11003" w:author="t_竹沢 公佑" w:date="2019-10-06T17:54:00Z">
              <w:r w:rsidR="00181C27">
                <w:rPr>
                  <w:rFonts w:hint="eastAsia"/>
                  <w:sz w:val="22"/>
                  <w:szCs w:val="22"/>
                </w:rPr>
                <w:t xml:space="preserve">roughly </w:t>
              </w:r>
            </w:ins>
            <w:ins w:id="11004" w:author="t_竹沢 公佑" w:date="2019-10-06T17:53:00Z">
              <w:r w:rsidR="00181C27">
                <w:rPr>
                  <w:rFonts w:hint="eastAsia"/>
                  <w:sz w:val="22"/>
                  <w:szCs w:val="22"/>
                </w:rPr>
                <w:t xml:space="preserve">composed of </w:t>
              </w:r>
              <w:r w:rsidR="00181C27">
                <w:rPr>
                  <w:sz w:val="22"/>
                  <w:szCs w:val="22"/>
                </w:rPr>
                <w:t>following</w:t>
              </w:r>
              <w:r w:rsidR="00181C27">
                <w:rPr>
                  <w:rFonts w:hint="eastAsia"/>
                  <w:sz w:val="22"/>
                  <w:szCs w:val="22"/>
                </w:rPr>
                <w:t xml:space="preserve"> logics.</w:t>
              </w:r>
            </w:ins>
          </w:p>
          <w:p w:rsidR="00631F84" w:rsidRDefault="00181C27">
            <w:pPr>
              <w:spacing w:line="0" w:lineRule="atLeast"/>
              <w:ind w:right="1020" w:firstLineChars="250" w:firstLine="550"/>
              <w:rPr>
                <w:ins w:id="11005" w:author="t_竹沢 公佑" w:date="2019-10-06T17:54:00Z"/>
                <w:sz w:val="22"/>
                <w:szCs w:val="22"/>
              </w:rPr>
              <w:pPrChange w:id="11006" w:author="t_竹沢 公佑" w:date="2019-10-06T17:56:00Z">
                <w:pPr>
                  <w:spacing w:line="0" w:lineRule="atLeast"/>
                  <w:ind w:left="440" w:right="1020" w:hangingChars="200" w:hanging="440"/>
                </w:pPr>
              </w:pPrChange>
            </w:pPr>
            <w:ins w:id="11007" w:author="t_竹沢 公佑" w:date="2019-10-06T17:54:00Z">
              <w:r>
                <w:rPr>
                  <w:rFonts w:hint="eastAsia"/>
                  <w:sz w:val="22"/>
                  <w:szCs w:val="22"/>
                </w:rPr>
                <w:t>- PCIe logic</w:t>
              </w:r>
            </w:ins>
            <w:ins w:id="11008" w:author="t_竹沢 公佑" w:date="2019-10-06T18:08:00Z">
              <w:r w:rsidR="00284B34">
                <w:rPr>
                  <w:rFonts w:hint="eastAsia"/>
                  <w:sz w:val="22"/>
                  <w:szCs w:val="22"/>
                </w:rPr>
                <w:t xml:space="preserve"> (for IF1)</w:t>
              </w:r>
            </w:ins>
          </w:p>
          <w:p w:rsidR="00181C27" w:rsidRDefault="00181C27">
            <w:pPr>
              <w:spacing w:line="0" w:lineRule="atLeast"/>
              <w:ind w:right="1020" w:firstLineChars="250" w:firstLine="550"/>
              <w:rPr>
                <w:ins w:id="11009" w:author="t_竹沢 公佑" w:date="2019-10-06T17:54:00Z"/>
                <w:sz w:val="22"/>
                <w:szCs w:val="22"/>
              </w:rPr>
              <w:pPrChange w:id="11010" w:author="t_竹沢 公佑" w:date="2019-10-06T17:56:00Z">
                <w:pPr>
                  <w:spacing w:line="0" w:lineRule="atLeast"/>
                  <w:ind w:left="440" w:right="1020" w:hangingChars="200" w:hanging="440"/>
                </w:pPr>
              </w:pPrChange>
            </w:pPr>
            <w:ins w:id="11011" w:author="t_竹沢 公佑" w:date="2019-10-06T17:54:00Z">
              <w:r>
                <w:rPr>
                  <w:rFonts w:hint="eastAsia"/>
                  <w:sz w:val="22"/>
                  <w:szCs w:val="22"/>
                </w:rPr>
                <w:t>- DDR logic</w:t>
              </w:r>
            </w:ins>
            <w:ins w:id="11012" w:author="t_竹沢 公佑" w:date="2019-10-06T18:08:00Z">
              <w:r w:rsidR="00284B34">
                <w:rPr>
                  <w:rFonts w:hint="eastAsia"/>
                  <w:sz w:val="22"/>
                  <w:szCs w:val="22"/>
                </w:rPr>
                <w:t xml:space="preserve"> (for IF1)</w:t>
              </w:r>
            </w:ins>
          </w:p>
          <w:p w:rsidR="00181C27" w:rsidRDefault="00284B34">
            <w:pPr>
              <w:spacing w:line="0" w:lineRule="atLeast"/>
              <w:ind w:right="1020" w:firstLineChars="250" w:firstLine="550"/>
              <w:rPr>
                <w:ins w:id="11013" w:author="t_竹沢 公佑" w:date="2019-10-06T17:54:00Z"/>
                <w:sz w:val="22"/>
                <w:szCs w:val="22"/>
              </w:rPr>
              <w:pPrChange w:id="11014" w:author="t_竹沢 公佑" w:date="2019-10-06T17:56:00Z">
                <w:pPr>
                  <w:spacing w:line="0" w:lineRule="atLeast"/>
                  <w:ind w:left="440" w:right="1020" w:hangingChars="200" w:hanging="440"/>
                </w:pPr>
              </w:pPrChange>
            </w:pPr>
            <w:ins w:id="11015" w:author="t_竹沢 公佑" w:date="2019-10-06T18:08:00Z">
              <w:r>
                <w:rPr>
                  <w:rFonts w:hint="eastAsia"/>
                  <w:sz w:val="22"/>
                  <w:szCs w:val="22"/>
                </w:rPr>
                <w:t>(</w:t>
              </w:r>
            </w:ins>
            <w:ins w:id="11016" w:author="t_竹沢 公佑" w:date="2019-10-06T17:54:00Z">
              <w:r w:rsidR="00181C27">
                <w:rPr>
                  <w:rFonts w:hint="eastAsia"/>
                  <w:sz w:val="22"/>
                  <w:szCs w:val="22"/>
                </w:rPr>
                <w:t>- ALMA logic</w:t>
              </w:r>
            </w:ins>
            <w:ins w:id="11017" w:author="t_竹沢 公佑" w:date="2019-10-06T18:08:00Z">
              <w:r>
                <w:rPr>
                  <w:rFonts w:hint="eastAsia"/>
                  <w:sz w:val="22"/>
                  <w:szCs w:val="22"/>
                </w:rPr>
                <w:t xml:space="preserve"> (for IF2))</w:t>
              </w:r>
            </w:ins>
          </w:p>
          <w:p w:rsidR="00284B34" w:rsidRDefault="00284B34" w:rsidP="00284B34">
            <w:pPr>
              <w:spacing w:line="0" w:lineRule="atLeast"/>
              <w:ind w:right="1020" w:firstLineChars="250" w:firstLine="550"/>
              <w:rPr>
                <w:ins w:id="11018" w:author="t_竹沢 公佑" w:date="2019-10-06T18:08:00Z"/>
                <w:sz w:val="22"/>
                <w:szCs w:val="22"/>
              </w:rPr>
            </w:pPr>
            <w:ins w:id="11019" w:author="t_竹沢 公佑" w:date="2019-10-06T18:08:00Z">
              <w:r>
                <w:rPr>
                  <w:rFonts w:hint="eastAsia"/>
                  <w:sz w:val="22"/>
                  <w:szCs w:val="22"/>
                </w:rPr>
                <w:t>(- DDR logic (for IF2))</w:t>
              </w:r>
            </w:ins>
          </w:p>
          <w:p w:rsidR="00284B34" w:rsidRDefault="00284B34">
            <w:pPr>
              <w:spacing w:line="0" w:lineRule="atLeast"/>
              <w:ind w:right="1020" w:firstLineChars="250" w:firstLine="550"/>
              <w:rPr>
                <w:ins w:id="11020" w:author="t_竹沢 公佑" w:date="2019-10-06T18:08:00Z"/>
                <w:sz w:val="22"/>
                <w:szCs w:val="22"/>
              </w:rPr>
              <w:pPrChange w:id="11021" w:author="t_竹沢 公佑" w:date="2019-10-06T18:08:00Z">
                <w:pPr>
                  <w:spacing w:line="0" w:lineRule="atLeast"/>
                  <w:ind w:left="440" w:right="1020" w:hangingChars="200" w:hanging="440"/>
                </w:pPr>
              </w:pPrChange>
            </w:pPr>
            <w:ins w:id="11022" w:author="t_竹沢 公佑" w:date="2019-10-06T18:08:00Z">
              <w:r>
                <w:rPr>
                  <w:rFonts w:hint="eastAsia"/>
                  <w:sz w:val="22"/>
                  <w:szCs w:val="22"/>
                </w:rPr>
                <w:t>- ALMA logic</w:t>
              </w:r>
            </w:ins>
          </w:p>
          <w:p w:rsidR="00181C27" w:rsidRDefault="00AE02ED">
            <w:pPr>
              <w:spacing w:line="0" w:lineRule="atLeast"/>
              <w:ind w:right="1020" w:firstLineChars="250" w:firstLine="550"/>
              <w:rPr>
                <w:ins w:id="11023" w:author="t_竹沢 公佑" w:date="2019-10-06T17:55:00Z"/>
                <w:sz w:val="22"/>
                <w:szCs w:val="22"/>
              </w:rPr>
              <w:pPrChange w:id="11024" w:author="t_竹沢 公佑" w:date="2019-10-06T17:56:00Z">
                <w:pPr>
                  <w:spacing w:line="0" w:lineRule="atLeast"/>
                  <w:ind w:left="440" w:right="1020" w:hangingChars="200" w:hanging="440"/>
                </w:pPr>
              </w:pPrChange>
            </w:pPr>
            <w:ins w:id="11025" w:author="t_竹沢 公佑" w:date="2019-10-06T17:55:00Z">
              <w:r>
                <w:rPr>
                  <w:rFonts w:hint="eastAsia"/>
                  <w:sz w:val="22"/>
                  <w:szCs w:val="22"/>
                </w:rPr>
                <w:t>- SE</w:t>
              </w:r>
            </w:ins>
            <w:ins w:id="11026" w:author="t_竹沢 公佑" w:date="2020-11-26T16:36:00Z">
              <w:r>
                <w:rPr>
                  <w:rFonts w:hint="eastAsia"/>
                  <w:sz w:val="22"/>
                  <w:szCs w:val="22"/>
                </w:rPr>
                <w:t>U</w:t>
              </w:r>
            </w:ins>
            <w:ins w:id="11027" w:author="t_竹沢 公佑" w:date="2019-10-06T17:55:00Z">
              <w:r w:rsidR="00181C27">
                <w:rPr>
                  <w:rFonts w:hint="eastAsia"/>
                  <w:sz w:val="22"/>
                  <w:szCs w:val="22"/>
                </w:rPr>
                <w:t xml:space="preserve"> logic</w:t>
              </w:r>
            </w:ins>
          </w:p>
          <w:p w:rsidR="00181C27" w:rsidRDefault="00181C27">
            <w:pPr>
              <w:spacing w:line="0" w:lineRule="atLeast"/>
              <w:ind w:right="1020" w:firstLineChars="250" w:firstLine="550"/>
              <w:rPr>
                <w:ins w:id="11028" w:author="t_竹沢 公佑" w:date="2019-10-06T17:55:00Z"/>
                <w:sz w:val="22"/>
                <w:szCs w:val="22"/>
              </w:rPr>
              <w:pPrChange w:id="11029" w:author="t_竹沢 公佑" w:date="2019-10-06T17:56:00Z">
                <w:pPr>
                  <w:spacing w:line="0" w:lineRule="atLeast"/>
                  <w:ind w:left="440" w:right="1020" w:hangingChars="200" w:hanging="440"/>
                </w:pPr>
              </w:pPrChange>
            </w:pPr>
            <w:ins w:id="11030" w:author="t_竹沢 公佑" w:date="2019-10-06T17:55:00Z">
              <w:r>
                <w:rPr>
                  <w:rFonts w:hint="eastAsia"/>
                  <w:sz w:val="22"/>
                  <w:szCs w:val="22"/>
                </w:rPr>
                <w:t>- FLASH logic</w:t>
              </w:r>
            </w:ins>
          </w:p>
          <w:p w:rsidR="00181C27" w:rsidRDefault="00181C27">
            <w:pPr>
              <w:spacing w:line="0" w:lineRule="atLeast"/>
              <w:ind w:right="1020" w:firstLineChars="250" w:firstLine="550"/>
              <w:rPr>
                <w:ins w:id="11031" w:author="t_竹沢 公佑" w:date="2019-10-06T18:09:00Z"/>
                <w:sz w:val="22"/>
                <w:szCs w:val="22"/>
              </w:rPr>
              <w:pPrChange w:id="11032" w:author="t_竹沢 公佑" w:date="2019-10-06T18:07:00Z">
                <w:pPr>
                  <w:spacing w:line="0" w:lineRule="atLeast"/>
                  <w:ind w:left="440" w:right="1020" w:hangingChars="200" w:hanging="440"/>
                </w:pPr>
              </w:pPrChange>
            </w:pPr>
            <w:ins w:id="11033" w:author="t_竹沢 公佑" w:date="2019-10-06T17:55:00Z">
              <w:r>
                <w:rPr>
                  <w:rFonts w:hint="eastAsia"/>
                  <w:sz w:val="22"/>
                  <w:szCs w:val="22"/>
                </w:rPr>
                <w:t>- System Monitoring logic</w:t>
              </w:r>
            </w:ins>
          </w:p>
          <w:p w:rsidR="00284B34" w:rsidRDefault="00284B34">
            <w:pPr>
              <w:spacing w:line="0" w:lineRule="atLeast"/>
              <w:ind w:right="1020" w:firstLineChars="250" w:firstLine="550"/>
              <w:rPr>
                <w:ins w:id="11034" w:author="t_竹沢 公佑" w:date="2020-05-11T11:13:00Z"/>
                <w:sz w:val="22"/>
                <w:szCs w:val="22"/>
              </w:rPr>
              <w:pPrChange w:id="11035" w:author="t_竹沢 公佑" w:date="2019-10-06T18:07:00Z">
                <w:pPr>
                  <w:spacing w:line="0" w:lineRule="atLeast"/>
                  <w:ind w:left="440" w:right="1020" w:hangingChars="200" w:hanging="440"/>
                </w:pPr>
              </w:pPrChange>
            </w:pPr>
          </w:p>
          <w:p w:rsidR="00057866" w:rsidRDefault="00057866">
            <w:pPr>
              <w:spacing w:line="0" w:lineRule="atLeast"/>
              <w:ind w:right="1020" w:firstLineChars="250" w:firstLine="550"/>
              <w:rPr>
                <w:ins w:id="11036" w:author="t_竹沢 公佑" w:date="2020-05-11T11:13:00Z"/>
                <w:sz w:val="22"/>
                <w:szCs w:val="22"/>
              </w:rPr>
              <w:pPrChange w:id="11037" w:author="t_竹沢 公佑" w:date="2019-10-06T18:07:00Z">
                <w:pPr>
                  <w:spacing w:line="0" w:lineRule="atLeast"/>
                  <w:ind w:left="440" w:right="1020" w:hangingChars="200" w:hanging="440"/>
                </w:pPr>
              </w:pPrChange>
            </w:pPr>
            <w:ins w:id="11038" w:author="t_竹沢 公佑" w:date="2020-05-11T11:13:00Z">
              <w:r>
                <w:rPr>
                  <w:rFonts w:hint="eastAsia"/>
                  <w:sz w:val="22"/>
                  <w:szCs w:val="22"/>
                </w:rPr>
                <w:t>T</w:t>
              </w:r>
              <w:r>
                <w:rPr>
                  <w:sz w:val="22"/>
                  <w:szCs w:val="22"/>
                </w:rPr>
                <w:t>h</w:t>
              </w:r>
              <w:r>
                <w:rPr>
                  <w:rFonts w:hint="eastAsia"/>
                  <w:sz w:val="22"/>
                  <w:szCs w:val="22"/>
                </w:rPr>
                <w:t>e master reset bit and common logic bit reset FPGA logic.</w:t>
              </w:r>
            </w:ins>
          </w:p>
          <w:p w:rsidR="00057866" w:rsidRPr="00057866" w:rsidRDefault="00057866">
            <w:pPr>
              <w:spacing w:line="0" w:lineRule="atLeast"/>
              <w:ind w:leftChars="250" w:left="600" w:right="1020"/>
              <w:rPr>
                <w:ins w:id="11039" w:author="t_竹沢 公佑" w:date="2020-05-11T11:13:00Z"/>
                <w:sz w:val="22"/>
                <w:szCs w:val="22"/>
              </w:rPr>
              <w:pPrChange w:id="11040" w:author="t_竹沢 公佑" w:date="2020-05-11T11:15:00Z">
                <w:pPr>
                  <w:spacing w:line="0" w:lineRule="atLeast"/>
                  <w:ind w:left="440" w:right="1020" w:hangingChars="200" w:hanging="440"/>
                </w:pPr>
              </w:pPrChange>
            </w:pPr>
            <w:ins w:id="11041" w:author="t_竹沢 公佑" w:date="2020-05-11T11:14:00Z">
              <w:r>
                <w:rPr>
                  <w:rFonts w:hint="eastAsia"/>
                  <w:sz w:val="22"/>
                  <w:szCs w:val="22"/>
                </w:rPr>
                <w:t xml:space="preserve">Normally, it is not necessary to call </w:t>
              </w:r>
            </w:ins>
            <w:ins w:id="11042" w:author="t_竹沢 公佑" w:date="2020-05-11T11:15:00Z">
              <w:r>
                <w:rPr>
                  <w:rFonts w:hint="eastAsia"/>
                  <w:sz w:val="22"/>
                  <w:szCs w:val="22"/>
                </w:rPr>
                <w:t xml:space="preserve">RESET_DFR </w:t>
              </w:r>
              <w:r>
                <w:rPr>
                  <w:sz w:val="22"/>
                  <w:szCs w:val="22"/>
                </w:rPr>
                <w:t>command</w:t>
              </w:r>
              <w:r>
                <w:rPr>
                  <w:rFonts w:hint="eastAsia"/>
                  <w:sz w:val="22"/>
                  <w:szCs w:val="22"/>
                </w:rPr>
                <w:t xml:space="preserve"> with mater_reset bit or common_logic_rese</w:t>
              </w:r>
            </w:ins>
            <w:ins w:id="11043" w:author="t_竹沢 公佑" w:date="2020-05-11T11:16:00Z">
              <w:r>
                <w:rPr>
                  <w:rFonts w:hint="eastAsia"/>
                  <w:sz w:val="22"/>
                  <w:szCs w:val="22"/>
                </w:rPr>
                <w:t>t bit. If user application encount</w:t>
              </w:r>
            </w:ins>
            <w:ins w:id="11044" w:author="t_竹沢 公佑" w:date="2020-05-11T11:17:00Z">
              <w:r>
                <w:rPr>
                  <w:rFonts w:hint="eastAsia"/>
                  <w:sz w:val="22"/>
                  <w:szCs w:val="22"/>
                </w:rPr>
                <w:t xml:space="preserve">ers an unexpected error, </w:t>
              </w:r>
            </w:ins>
            <w:ins w:id="11045" w:author="t_竹沢 公佑" w:date="2020-05-11T11:19:00Z">
              <w:r w:rsidRPr="00057866">
                <w:rPr>
                  <w:sz w:val="22"/>
                  <w:szCs w:val="22"/>
                </w:rPr>
                <w:t>there is the possibility which RESET_DFR with master reset bit or common logic reset bit recoveries this error.</w:t>
              </w:r>
            </w:ins>
          </w:p>
          <w:p w:rsidR="00057866" w:rsidRDefault="00057866">
            <w:pPr>
              <w:spacing w:line="0" w:lineRule="atLeast"/>
              <w:ind w:right="1020" w:firstLineChars="250" w:firstLine="550"/>
              <w:rPr>
                <w:ins w:id="11046" w:author="t_竹沢 公佑" w:date="2019-10-06T17:56:00Z"/>
                <w:sz w:val="22"/>
                <w:szCs w:val="22"/>
              </w:rPr>
              <w:pPrChange w:id="11047" w:author="t_竹沢 公佑" w:date="2019-10-06T18:07:00Z">
                <w:pPr>
                  <w:spacing w:line="0" w:lineRule="atLeast"/>
                  <w:ind w:left="440" w:right="1020" w:hangingChars="200" w:hanging="440"/>
                </w:pPr>
              </w:pPrChange>
            </w:pPr>
          </w:p>
          <w:p w:rsidR="00181C27" w:rsidRDefault="00181C27">
            <w:pPr>
              <w:spacing w:line="0" w:lineRule="atLeast"/>
              <w:ind w:leftChars="200" w:left="480" w:right="1020"/>
              <w:rPr>
                <w:ins w:id="11048" w:author="t_竹沢 公佑" w:date="2019-10-06T18:08:00Z"/>
                <w:sz w:val="22"/>
                <w:szCs w:val="22"/>
              </w:rPr>
              <w:pPrChange w:id="11049" w:author="t_竹沢 公佑" w:date="2019-10-06T17:58:00Z">
                <w:pPr>
                  <w:spacing w:line="0" w:lineRule="atLeast"/>
                  <w:ind w:left="440" w:right="1020" w:hangingChars="200" w:hanging="440"/>
                </w:pPr>
              </w:pPrChange>
            </w:pPr>
            <w:ins w:id="11050" w:author="t_竹沢 公佑" w:date="2019-10-06T17:56:00Z">
              <w:r>
                <w:rPr>
                  <w:rFonts w:hint="eastAsia"/>
                  <w:sz w:val="22"/>
                  <w:szCs w:val="22"/>
                </w:rPr>
                <w:t>In the case of production DRXP board</w:t>
              </w:r>
            </w:ins>
            <w:ins w:id="11051" w:author="t_竹沢 公佑" w:date="2019-10-06T18:00:00Z">
              <w:r>
                <w:rPr>
                  <w:rFonts w:hint="eastAsia"/>
                  <w:sz w:val="22"/>
                  <w:szCs w:val="22"/>
                </w:rPr>
                <w:t>,</w:t>
              </w:r>
            </w:ins>
            <w:ins w:id="11052" w:author="t_竹沢 公佑" w:date="2019-10-06T17:56:00Z">
              <w:r>
                <w:rPr>
                  <w:rFonts w:hint="eastAsia"/>
                  <w:sz w:val="22"/>
                  <w:szCs w:val="22"/>
                </w:rPr>
                <w:t xml:space="preserve"> it has DDR </w:t>
              </w:r>
            </w:ins>
            <w:ins w:id="11053" w:author="t_竹沢 公佑" w:date="2019-10-06T17:57:00Z">
              <w:r>
                <w:rPr>
                  <w:rFonts w:hint="eastAsia"/>
                  <w:sz w:val="22"/>
                  <w:szCs w:val="22"/>
                </w:rPr>
                <w:t xml:space="preserve">and ALMA logic </w:t>
              </w:r>
            </w:ins>
            <w:ins w:id="11054" w:author="t_竹沢 公佑" w:date="2019-10-06T17:58:00Z">
              <w:r>
                <w:rPr>
                  <w:rFonts w:hint="eastAsia"/>
                  <w:sz w:val="22"/>
                  <w:szCs w:val="22"/>
                </w:rPr>
                <w:t xml:space="preserve">for each IF. </w:t>
              </w:r>
            </w:ins>
          </w:p>
          <w:p w:rsidR="00284B34" w:rsidRDefault="00284B34">
            <w:pPr>
              <w:spacing w:line="0" w:lineRule="atLeast"/>
              <w:ind w:leftChars="200" w:left="480" w:right="1020"/>
              <w:rPr>
                <w:ins w:id="11055" w:author="t_竹沢 公佑" w:date="2019-10-06T17:58:00Z"/>
                <w:sz w:val="22"/>
                <w:szCs w:val="22"/>
              </w:rPr>
              <w:pPrChange w:id="11056" w:author="t_竹沢 公佑" w:date="2019-10-06T17:58:00Z">
                <w:pPr>
                  <w:spacing w:line="0" w:lineRule="atLeast"/>
                  <w:ind w:left="440" w:right="1020" w:hangingChars="200" w:hanging="440"/>
                </w:pPr>
              </w:pPrChange>
            </w:pPr>
          </w:p>
          <w:p w:rsidR="00284B34" w:rsidRDefault="00284B34">
            <w:pPr>
              <w:spacing w:line="0" w:lineRule="atLeast"/>
              <w:ind w:left="440" w:right="1020" w:hangingChars="200" w:hanging="440"/>
              <w:rPr>
                <w:ins w:id="11057" w:author="t_竹沢 公佑" w:date="2019-10-06T18:06:00Z"/>
                <w:sz w:val="22"/>
                <w:szCs w:val="22"/>
              </w:rPr>
              <w:pPrChange w:id="11058" w:author="t_竹沢 公佑" w:date="2019-10-06T18:06:00Z">
                <w:pPr>
                  <w:spacing w:line="0" w:lineRule="atLeast"/>
                  <w:ind w:right="1020" w:firstLineChars="200" w:firstLine="440"/>
                </w:pPr>
              </w:pPrChange>
            </w:pPr>
            <w:ins w:id="11059" w:author="t_竹沢 公佑" w:date="2019-10-06T18:05:00Z">
              <w:r>
                <w:rPr>
                  <w:rFonts w:hint="eastAsia"/>
                  <w:sz w:val="22"/>
                  <w:szCs w:val="22"/>
                </w:rPr>
                <w:t xml:space="preserve">    The RESET_DFR command with master_reset bit resets </w:t>
              </w:r>
              <w:r>
                <w:rPr>
                  <w:sz w:val="22"/>
                  <w:szCs w:val="22"/>
                </w:rPr>
                <w:t>following</w:t>
              </w:r>
              <w:r>
                <w:rPr>
                  <w:rFonts w:hint="eastAsia"/>
                  <w:sz w:val="22"/>
                  <w:szCs w:val="22"/>
                </w:rPr>
                <w:t xml:space="preserve"> logics</w:t>
              </w:r>
            </w:ins>
            <w:ins w:id="11060" w:author="t_竹沢 公佑" w:date="2019-10-06T18:06:00Z">
              <w:r>
                <w:rPr>
                  <w:rFonts w:hint="eastAsia"/>
                  <w:sz w:val="22"/>
                  <w:szCs w:val="22"/>
                </w:rPr>
                <w:t xml:space="preserve">. </w:t>
              </w:r>
            </w:ins>
            <w:ins w:id="11061" w:author="t_竹沢 公佑" w:date="2019-10-06T18:07:00Z">
              <w:r>
                <w:rPr>
                  <w:rFonts w:hint="eastAsia"/>
                  <w:sz w:val="22"/>
                  <w:szCs w:val="22"/>
                </w:rPr>
                <w:t xml:space="preserve">In the case of production DRXP board, </w:t>
              </w:r>
            </w:ins>
            <w:ins w:id="11062" w:author="t_竹沢 公佑" w:date="2019-10-06T18:06:00Z">
              <w:r>
                <w:rPr>
                  <w:rFonts w:hint="eastAsia"/>
                  <w:sz w:val="22"/>
                  <w:szCs w:val="22"/>
                </w:rPr>
                <w:t>T</w:t>
              </w:r>
              <w:r>
                <w:rPr>
                  <w:sz w:val="22"/>
                  <w:szCs w:val="22"/>
                </w:rPr>
                <w:t xml:space="preserve">his </w:t>
              </w:r>
              <w:r>
                <w:rPr>
                  <w:rFonts w:hint="eastAsia"/>
                  <w:sz w:val="22"/>
                  <w:szCs w:val="22"/>
                </w:rPr>
                <w:t>command</w:t>
              </w:r>
              <w:r>
                <w:rPr>
                  <w:sz w:val="22"/>
                  <w:szCs w:val="22"/>
                </w:rPr>
                <w:t xml:space="preserve"> </w:t>
              </w:r>
              <w:r>
                <w:rPr>
                  <w:rFonts w:hint="eastAsia"/>
                  <w:sz w:val="22"/>
                  <w:szCs w:val="22"/>
                </w:rPr>
                <w:t xml:space="preserve">only </w:t>
              </w:r>
              <w:r>
                <w:rPr>
                  <w:sz w:val="22"/>
                  <w:szCs w:val="22"/>
                </w:rPr>
                <w:t>reset</w:t>
              </w:r>
              <w:r>
                <w:rPr>
                  <w:rFonts w:hint="eastAsia"/>
                  <w:sz w:val="22"/>
                  <w:szCs w:val="22"/>
                </w:rPr>
                <w:t>s</w:t>
              </w:r>
              <w:r>
                <w:rPr>
                  <w:sz w:val="22"/>
                  <w:szCs w:val="22"/>
                </w:rPr>
                <w:t xml:space="preserve"> th</w:t>
              </w:r>
              <w:r>
                <w:rPr>
                  <w:rFonts w:hint="eastAsia"/>
                  <w:sz w:val="22"/>
                  <w:szCs w:val="22"/>
                </w:rPr>
                <w:t>e IF logic related to the device file. If you initiate master reset of IF1, it doesn</w:t>
              </w:r>
              <w:r>
                <w:rPr>
                  <w:sz w:val="22"/>
                  <w:szCs w:val="22"/>
                </w:rPr>
                <w:t>’</w:t>
              </w:r>
              <w:r>
                <w:rPr>
                  <w:rFonts w:hint="eastAsia"/>
                  <w:sz w:val="22"/>
                  <w:szCs w:val="22"/>
                </w:rPr>
                <w:t>t reset IF2 logic.</w:t>
              </w:r>
            </w:ins>
          </w:p>
          <w:p w:rsidR="00284B34" w:rsidRDefault="00284B34">
            <w:pPr>
              <w:spacing w:line="0" w:lineRule="atLeast"/>
              <w:ind w:right="1020"/>
              <w:rPr>
                <w:ins w:id="11063" w:author="t_竹沢 公佑" w:date="2020-12-04T16:17:00Z"/>
                <w:sz w:val="22"/>
                <w:szCs w:val="22"/>
              </w:rPr>
              <w:pPrChange w:id="11064" w:author="t_竹沢 公佑" w:date="2019-10-06T17:59:00Z">
                <w:pPr>
                  <w:spacing w:line="0" w:lineRule="atLeast"/>
                  <w:ind w:left="440" w:right="1020" w:hangingChars="200" w:hanging="440"/>
                </w:pPr>
              </w:pPrChange>
            </w:pPr>
          </w:p>
          <w:p w:rsidR="00EB415B" w:rsidRDefault="00EB415B">
            <w:pPr>
              <w:spacing w:line="0" w:lineRule="atLeast"/>
              <w:ind w:right="1020"/>
              <w:rPr>
                <w:ins w:id="11065" w:author="t_竹沢 公佑" w:date="2020-12-04T16:17:00Z"/>
                <w:sz w:val="22"/>
                <w:szCs w:val="22"/>
              </w:rPr>
              <w:pPrChange w:id="11066" w:author="t_竹沢 公佑" w:date="2019-10-06T17:59:00Z">
                <w:pPr>
                  <w:spacing w:line="0" w:lineRule="atLeast"/>
                  <w:ind w:left="440" w:right="1020" w:hangingChars="200" w:hanging="440"/>
                </w:pPr>
              </w:pPrChange>
            </w:pPr>
          </w:p>
          <w:p w:rsidR="00EB415B" w:rsidRDefault="00EB415B">
            <w:pPr>
              <w:spacing w:line="0" w:lineRule="atLeast"/>
              <w:ind w:right="1020"/>
              <w:rPr>
                <w:ins w:id="11067" w:author="t_竹沢 公佑" w:date="2020-12-04T16:17:00Z"/>
                <w:sz w:val="22"/>
                <w:szCs w:val="22"/>
              </w:rPr>
              <w:pPrChange w:id="11068" w:author="t_竹沢 公佑" w:date="2019-10-06T17:59:00Z">
                <w:pPr>
                  <w:spacing w:line="0" w:lineRule="atLeast"/>
                  <w:ind w:left="440" w:right="1020" w:hangingChars="200" w:hanging="440"/>
                </w:pPr>
              </w:pPrChange>
            </w:pPr>
          </w:p>
          <w:p w:rsidR="00EB415B" w:rsidRDefault="00EB415B">
            <w:pPr>
              <w:spacing w:line="0" w:lineRule="atLeast"/>
              <w:ind w:right="1020"/>
              <w:rPr>
                <w:ins w:id="11069" w:author="t_竹沢 公佑" w:date="2020-12-04T16:17:00Z"/>
                <w:sz w:val="22"/>
                <w:szCs w:val="22"/>
              </w:rPr>
              <w:pPrChange w:id="11070" w:author="t_竹沢 公佑" w:date="2019-10-06T17:59:00Z">
                <w:pPr>
                  <w:spacing w:line="0" w:lineRule="atLeast"/>
                  <w:ind w:left="440" w:right="1020" w:hangingChars="200" w:hanging="440"/>
                </w:pPr>
              </w:pPrChange>
            </w:pPr>
          </w:p>
          <w:p w:rsidR="00EB415B" w:rsidRDefault="00EB415B">
            <w:pPr>
              <w:spacing w:line="0" w:lineRule="atLeast"/>
              <w:ind w:right="1020"/>
              <w:rPr>
                <w:ins w:id="11071" w:author="t_竹沢 公佑" w:date="2020-12-04T16:17:00Z"/>
                <w:sz w:val="22"/>
                <w:szCs w:val="22"/>
              </w:rPr>
              <w:pPrChange w:id="11072" w:author="t_竹沢 公佑" w:date="2019-10-06T17:59:00Z">
                <w:pPr>
                  <w:spacing w:line="0" w:lineRule="atLeast"/>
                  <w:ind w:left="440" w:right="1020" w:hangingChars="200" w:hanging="440"/>
                </w:pPr>
              </w:pPrChange>
            </w:pPr>
          </w:p>
          <w:p w:rsidR="00EB415B" w:rsidRDefault="00EB415B">
            <w:pPr>
              <w:spacing w:line="0" w:lineRule="atLeast"/>
              <w:ind w:right="1020"/>
              <w:rPr>
                <w:ins w:id="11073" w:author="t_竹沢 公佑" w:date="2020-12-04T16:17:00Z"/>
                <w:sz w:val="22"/>
                <w:szCs w:val="22"/>
              </w:rPr>
              <w:pPrChange w:id="11074" w:author="t_竹沢 公佑" w:date="2019-10-06T17:59:00Z">
                <w:pPr>
                  <w:spacing w:line="0" w:lineRule="atLeast"/>
                  <w:ind w:left="440" w:right="1020" w:hangingChars="200" w:hanging="440"/>
                </w:pPr>
              </w:pPrChange>
            </w:pPr>
          </w:p>
          <w:p w:rsidR="00EB415B" w:rsidRDefault="00EB415B">
            <w:pPr>
              <w:spacing w:line="0" w:lineRule="atLeast"/>
              <w:ind w:right="1020"/>
              <w:rPr>
                <w:ins w:id="11075" w:author="t_竹沢 公佑" w:date="2020-12-04T16:18:00Z"/>
                <w:sz w:val="22"/>
                <w:szCs w:val="22"/>
              </w:rPr>
              <w:pPrChange w:id="11076" w:author="t_竹沢 公佑" w:date="2019-10-06T17:59:00Z">
                <w:pPr>
                  <w:spacing w:line="0" w:lineRule="atLeast"/>
                  <w:ind w:left="440" w:right="1020" w:hangingChars="200" w:hanging="440"/>
                </w:pPr>
              </w:pPrChange>
            </w:pPr>
          </w:p>
          <w:p w:rsidR="00EB415B" w:rsidRPr="00284B34" w:rsidRDefault="00EB415B">
            <w:pPr>
              <w:spacing w:line="0" w:lineRule="atLeast"/>
              <w:ind w:right="1020"/>
              <w:rPr>
                <w:ins w:id="11077" w:author="t_竹沢 公佑" w:date="2019-10-06T18:01:00Z"/>
                <w:sz w:val="22"/>
                <w:szCs w:val="22"/>
              </w:rPr>
              <w:pPrChange w:id="11078" w:author="t_竹沢 公佑" w:date="2019-10-06T17:59:00Z">
                <w:pPr>
                  <w:spacing w:line="0" w:lineRule="atLeast"/>
                  <w:ind w:left="440" w:right="1020" w:hangingChars="200" w:hanging="440"/>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3"/>
              <w:gridCol w:w="3685"/>
            </w:tblGrid>
            <w:tr w:rsidR="00181C27" w:rsidRPr="00B129D6" w:rsidTr="00B129D6">
              <w:trPr>
                <w:ins w:id="11079" w:author="t_竹沢 公佑" w:date="2019-10-06T18:02:00Z"/>
              </w:trPr>
              <w:tc>
                <w:tcPr>
                  <w:tcW w:w="3573" w:type="dxa"/>
                  <w:shd w:val="clear" w:color="auto" w:fill="auto"/>
                </w:tcPr>
                <w:p w:rsidR="00181C27" w:rsidRPr="00B129D6" w:rsidRDefault="00181C27" w:rsidP="00B129D6">
                  <w:pPr>
                    <w:spacing w:line="0" w:lineRule="atLeast"/>
                    <w:ind w:right="1020"/>
                    <w:rPr>
                      <w:ins w:id="11080" w:author="t_竹沢 公佑" w:date="2019-10-06T18:02:00Z"/>
                      <w:sz w:val="22"/>
                      <w:szCs w:val="22"/>
                    </w:rPr>
                  </w:pPr>
                  <w:ins w:id="11081" w:author="t_竹沢 公佑" w:date="2019-10-06T18:02:00Z">
                    <w:r w:rsidRPr="00B129D6">
                      <w:rPr>
                        <w:sz w:val="22"/>
                        <w:szCs w:val="22"/>
                      </w:rPr>
                      <w:t>P</w:t>
                    </w:r>
                    <w:r w:rsidRPr="00B129D6">
                      <w:rPr>
                        <w:rFonts w:hint="eastAsia"/>
                        <w:sz w:val="22"/>
                        <w:szCs w:val="22"/>
                      </w:rPr>
                      <w:t>rototype DRXP board</w:t>
                    </w:r>
                  </w:ins>
                </w:p>
              </w:tc>
              <w:tc>
                <w:tcPr>
                  <w:tcW w:w="3685" w:type="dxa"/>
                  <w:shd w:val="clear" w:color="auto" w:fill="auto"/>
                </w:tcPr>
                <w:p w:rsidR="00181C27" w:rsidRPr="00B129D6" w:rsidRDefault="00181C27" w:rsidP="00B129D6">
                  <w:pPr>
                    <w:spacing w:line="0" w:lineRule="atLeast"/>
                    <w:ind w:right="1020"/>
                    <w:rPr>
                      <w:ins w:id="11082" w:author="t_竹沢 公佑" w:date="2019-10-06T18:02:00Z"/>
                      <w:sz w:val="22"/>
                      <w:szCs w:val="22"/>
                    </w:rPr>
                  </w:pPr>
                  <w:ins w:id="11083" w:author="t_竹沢 公佑" w:date="2019-10-06T18:02:00Z">
                    <w:r w:rsidRPr="00B129D6">
                      <w:rPr>
                        <w:rFonts w:hint="eastAsia"/>
                        <w:sz w:val="22"/>
                        <w:szCs w:val="22"/>
                      </w:rPr>
                      <w:t>Produciton DRXP board</w:t>
                    </w:r>
                  </w:ins>
                </w:p>
              </w:tc>
            </w:tr>
            <w:tr w:rsidR="00181C27" w:rsidRPr="00B129D6" w:rsidTr="00B129D6">
              <w:trPr>
                <w:ins w:id="11084" w:author="t_竹沢 公佑" w:date="2019-10-06T18:02:00Z"/>
              </w:trPr>
              <w:tc>
                <w:tcPr>
                  <w:tcW w:w="3573" w:type="dxa"/>
                  <w:shd w:val="clear" w:color="auto" w:fill="auto"/>
                </w:tcPr>
                <w:p w:rsidR="00181C27" w:rsidRPr="00B129D6" w:rsidRDefault="00181C27" w:rsidP="00B129D6">
                  <w:pPr>
                    <w:spacing w:line="0" w:lineRule="atLeast"/>
                    <w:ind w:right="1020"/>
                    <w:rPr>
                      <w:ins w:id="11085" w:author="t_竹沢 公佑" w:date="2019-10-06T18:02:00Z"/>
                      <w:sz w:val="22"/>
                      <w:szCs w:val="22"/>
                    </w:rPr>
                  </w:pPr>
                  <w:ins w:id="11086" w:author="t_竹沢 公佑" w:date="2019-10-06T18:02:00Z">
                    <w:r w:rsidRPr="00B129D6">
                      <w:rPr>
                        <w:rFonts w:hint="eastAsia"/>
                        <w:sz w:val="22"/>
                        <w:szCs w:val="22"/>
                      </w:rPr>
                      <w:t>- DDR logic</w:t>
                    </w:r>
                  </w:ins>
                </w:p>
                <w:p w:rsidR="00181C27" w:rsidRPr="00B129D6" w:rsidRDefault="00181C27" w:rsidP="00B129D6">
                  <w:pPr>
                    <w:spacing w:line="0" w:lineRule="atLeast"/>
                    <w:ind w:right="1020"/>
                    <w:rPr>
                      <w:ins w:id="11087" w:author="t_竹沢 公佑" w:date="2019-10-06T18:02:00Z"/>
                      <w:sz w:val="22"/>
                      <w:szCs w:val="22"/>
                    </w:rPr>
                  </w:pPr>
                  <w:ins w:id="11088" w:author="t_竹沢 公佑" w:date="2019-10-06T18:02:00Z">
                    <w:r w:rsidRPr="00B129D6">
                      <w:rPr>
                        <w:rFonts w:hint="eastAsia"/>
                        <w:sz w:val="22"/>
                        <w:szCs w:val="22"/>
                      </w:rPr>
                      <w:t>- ALMA logic</w:t>
                    </w:r>
                  </w:ins>
                </w:p>
                <w:p w:rsidR="00181C27" w:rsidRPr="00B129D6" w:rsidRDefault="00181C27" w:rsidP="00B129D6">
                  <w:pPr>
                    <w:spacing w:line="0" w:lineRule="atLeast"/>
                    <w:ind w:right="1020"/>
                    <w:rPr>
                      <w:ins w:id="11089" w:author="t_竹沢 公佑" w:date="2019-10-06T18:03:00Z"/>
                      <w:sz w:val="22"/>
                      <w:szCs w:val="22"/>
                    </w:rPr>
                  </w:pPr>
                  <w:ins w:id="11090" w:author="t_竹沢 公佑" w:date="2019-10-06T18:03:00Z">
                    <w:r w:rsidRPr="00B129D6">
                      <w:rPr>
                        <w:rFonts w:hint="eastAsia"/>
                        <w:sz w:val="22"/>
                        <w:szCs w:val="22"/>
                      </w:rPr>
                      <w:t>- FLASH logic</w:t>
                    </w:r>
                  </w:ins>
                </w:p>
                <w:p w:rsidR="00181C27" w:rsidRPr="00B129D6" w:rsidRDefault="00181C27" w:rsidP="00B129D6">
                  <w:pPr>
                    <w:spacing w:line="0" w:lineRule="atLeast"/>
                    <w:ind w:left="220" w:right="1020" w:hangingChars="100" w:hanging="220"/>
                    <w:rPr>
                      <w:ins w:id="11091" w:author="t_竹沢 公佑" w:date="2019-10-06T18:20:00Z"/>
                      <w:sz w:val="22"/>
                      <w:szCs w:val="22"/>
                    </w:rPr>
                  </w:pPr>
                  <w:ins w:id="11092" w:author="t_竹沢 公佑" w:date="2019-10-06T18:03:00Z">
                    <w:r w:rsidRPr="00B129D6">
                      <w:rPr>
                        <w:rFonts w:hint="eastAsia"/>
                        <w:sz w:val="22"/>
                        <w:szCs w:val="22"/>
                      </w:rPr>
                      <w:t>- System Monit</w:t>
                    </w:r>
                    <w:r w:rsidR="00284B34" w:rsidRPr="00B129D6">
                      <w:rPr>
                        <w:rFonts w:hint="eastAsia"/>
                        <w:sz w:val="22"/>
                        <w:szCs w:val="22"/>
                      </w:rPr>
                      <w:t>oring</w:t>
                    </w:r>
                  </w:ins>
                  <w:ins w:id="11093" w:author="t_竹沢 公佑" w:date="2019-10-06T18:04:00Z">
                    <w:r w:rsidR="00284B34" w:rsidRPr="00B129D6">
                      <w:rPr>
                        <w:rFonts w:hint="eastAsia"/>
                        <w:sz w:val="22"/>
                        <w:szCs w:val="22"/>
                      </w:rPr>
                      <w:t xml:space="preserve"> </w:t>
                    </w:r>
                  </w:ins>
                  <w:ins w:id="11094" w:author="t_竹沢 公佑" w:date="2019-10-06T18:03:00Z">
                    <w:r w:rsidRPr="00B129D6">
                      <w:rPr>
                        <w:rFonts w:hint="eastAsia"/>
                        <w:sz w:val="22"/>
                        <w:szCs w:val="22"/>
                      </w:rPr>
                      <w:t>logic</w:t>
                    </w:r>
                  </w:ins>
                </w:p>
                <w:p w:rsidR="00B97A9A" w:rsidRPr="00B129D6" w:rsidRDefault="00AE02ED" w:rsidP="00B129D6">
                  <w:pPr>
                    <w:spacing w:line="0" w:lineRule="atLeast"/>
                    <w:ind w:left="220" w:right="1020" w:hangingChars="100" w:hanging="220"/>
                    <w:rPr>
                      <w:ins w:id="11095" w:author="t_竹沢 公佑" w:date="2019-10-06T18:02:00Z"/>
                      <w:sz w:val="22"/>
                      <w:szCs w:val="22"/>
                    </w:rPr>
                  </w:pPr>
                  <w:ins w:id="11096" w:author="t_竹沢 公佑" w:date="2019-10-06T18:20:00Z">
                    <w:r>
                      <w:rPr>
                        <w:rFonts w:hint="eastAsia"/>
                        <w:sz w:val="22"/>
                        <w:szCs w:val="22"/>
                      </w:rPr>
                      <w:t>- SE</w:t>
                    </w:r>
                  </w:ins>
                  <w:ins w:id="11097" w:author="t_竹沢 公佑" w:date="2020-11-26T16:37:00Z">
                    <w:r>
                      <w:rPr>
                        <w:rFonts w:hint="eastAsia"/>
                        <w:sz w:val="22"/>
                        <w:szCs w:val="22"/>
                      </w:rPr>
                      <w:t>U</w:t>
                    </w:r>
                  </w:ins>
                  <w:ins w:id="11098" w:author="t_竹沢 公佑" w:date="2019-10-06T18:20:00Z">
                    <w:r w:rsidR="00B97A9A" w:rsidRPr="00B129D6">
                      <w:rPr>
                        <w:rFonts w:hint="eastAsia"/>
                        <w:sz w:val="22"/>
                        <w:szCs w:val="22"/>
                      </w:rPr>
                      <w:t xml:space="preserve"> logic</w:t>
                    </w:r>
                  </w:ins>
                </w:p>
              </w:tc>
              <w:tc>
                <w:tcPr>
                  <w:tcW w:w="3685" w:type="dxa"/>
                  <w:shd w:val="clear" w:color="auto" w:fill="auto"/>
                </w:tcPr>
                <w:p w:rsidR="00181C27" w:rsidRPr="00B129D6" w:rsidRDefault="00181C27" w:rsidP="00B129D6">
                  <w:pPr>
                    <w:spacing w:line="0" w:lineRule="atLeast"/>
                    <w:ind w:right="1020"/>
                    <w:rPr>
                      <w:ins w:id="11099" w:author="t_竹沢 公佑" w:date="2019-10-06T18:02:00Z"/>
                      <w:sz w:val="22"/>
                      <w:szCs w:val="22"/>
                    </w:rPr>
                  </w:pPr>
                  <w:ins w:id="11100" w:author="t_竹沢 公佑" w:date="2019-10-06T18:02:00Z">
                    <w:r w:rsidRPr="00B129D6">
                      <w:rPr>
                        <w:rFonts w:hint="eastAsia"/>
                        <w:sz w:val="22"/>
                        <w:szCs w:val="22"/>
                      </w:rPr>
                      <w:t>- DDR logic</w:t>
                    </w:r>
                  </w:ins>
                  <w:ins w:id="11101" w:author="t_竹沢 公佑" w:date="2019-10-06T18:03:00Z">
                    <w:r w:rsidRPr="00B129D6">
                      <w:rPr>
                        <w:rFonts w:hint="eastAsia"/>
                        <w:sz w:val="22"/>
                        <w:szCs w:val="22"/>
                      </w:rPr>
                      <w:t xml:space="preserve"> </w:t>
                    </w:r>
                    <w:r w:rsidR="00284B34" w:rsidRPr="00B129D6">
                      <w:rPr>
                        <w:rFonts w:hint="eastAsia"/>
                        <w:sz w:val="22"/>
                        <w:szCs w:val="22"/>
                      </w:rPr>
                      <w:t>for IF</w:t>
                    </w:r>
                  </w:ins>
                  <w:ins w:id="11102" w:author="t_竹沢 公佑" w:date="2019-10-06T18:04:00Z">
                    <w:r w:rsidR="00284B34" w:rsidRPr="00B129D6">
                      <w:rPr>
                        <w:rFonts w:hint="eastAsia"/>
                        <w:sz w:val="22"/>
                        <w:szCs w:val="22"/>
                      </w:rPr>
                      <w:t>1 or IF2</w:t>
                    </w:r>
                  </w:ins>
                </w:p>
                <w:p w:rsidR="00181C27" w:rsidRPr="00B129D6" w:rsidRDefault="00181C27" w:rsidP="00B129D6">
                  <w:pPr>
                    <w:spacing w:line="0" w:lineRule="atLeast"/>
                    <w:ind w:right="1020"/>
                    <w:rPr>
                      <w:ins w:id="11103" w:author="t_竹沢 公佑" w:date="2019-10-06T18:02:00Z"/>
                      <w:sz w:val="22"/>
                      <w:szCs w:val="22"/>
                    </w:rPr>
                  </w:pPr>
                  <w:ins w:id="11104" w:author="t_竹沢 公佑" w:date="2019-10-06T18:02:00Z">
                    <w:r w:rsidRPr="00B129D6">
                      <w:rPr>
                        <w:rFonts w:hint="eastAsia"/>
                        <w:sz w:val="22"/>
                        <w:szCs w:val="22"/>
                      </w:rPr>
                      <w:t>- ALMA logic</w:t>
                    </w:r>
                  </w:ins>
                  <w:ins w:id="11105" w:author="t_竹沢 公佑" w:date="2019-10-06T18:04:00Z">
                    <w:r w:rsidR="00284B34" w:rsidRPr="00B129D6">
                      <w:rPr>
                        <w:rFonts w:hint="eastAsia"/>
                        <w:sz w:val="22"/>
                        <w:szCs w:val="22"/>
                      </w:rPr>
                      <w:t xml:space="preserve"> for IF1 or IF2</w:t>
                    </w:r>
                  </w:ins>
                </w:p>
                <w:p w:rsidR="00181C27" w:rsidRPr="00B129D6" w:rsidRDefault="00181C27" w:rsidP="00B129D6">
                  <w:pPr>
                    <w:spacing w:line="0" w:lineRule="atLeast"/>
                    <w:ind w:right="1020"/>
                    <w:rPr>
                      <w:ins w:id="11106" w:author="t_竹沢 公佑" w:date="2019-10-06T18:02:00Z"/>
                      <w:sz w:val="22"/>
                      <w:szCs w:val="22"/>
                    </w:rPr>
                  </w:pPr>
                </w:p>
              </w:tc>
            </w:tr>
          </w:tbl>
          <w:p w:rsidR="00DC22A5" w:rsidRDefault="00DC22A5">
            <w:pPr>
              <w:spacing w:line="0" w:lineRule="atLeast"/>
              <w:ind w:right="1020"/>
              <w:rPr>
                <w:ins w:id="11107" w:author="t_竹沢 公佑" w:date="2019-10-06T18:31:00Z"/>
                <w:sz w:val="22"/>
                <w:szCs w:val="22"/>
              </w:rPr>
              <w:pPrChange w:id="11108" w:author="t_竹沢 公佑" w:date="2019-10-06T18:32:00Z">
                <w:pPr>
                  <w:spacing w:line="0" w:lineRule="atLeast"/>
                  <w:ind w:left="440" w:right="1020" w:hangingChars="200" w:hanging="440"/>
                </w:pPr>
              </w:pPrChange>
            </w:pPr>
            <w:ins w:id="11109" w:author="t_竹沢 公佑" w:date="2019-10-06T18:32:00Z">
              <w:r>
                <w:rPr>
                  <w:rFonts w:hint="eastAsia"/>
                  <w:sz w:val="22"/>
                  <w:szCs w:val="22"/>
                </w:rPr>
                <w:t xml:space="preserve">(* </w:t>
              </w:r>
            </w:ins>
            <w:ins w:id="11110" w:author="t_竹沢 公佑" w:date="2019-10-06T18:31:00Z">
              <w:r>
                <w:rPr>
                  <w:rFonts w:hint="eastAsia"/>
                  <w:sz w:val="22"/>
                  <w:szCs w:val="22"/>
                </w:rPr>
                <w:t>RESET_DFR command only reset</w:t>
              </w:r>
            </w:ins>
            <w:ins w:id="11111" w:author="t_竹沢 公佑" w:date="2019-10-06T18:32:00Z">
              <w:r>
                <w:rPr>
                  <w:rFonts w:hint="eastAsia"/>
                  <w:sz w:val="22"/>
                  <w:szCs w:val="22"/>
                </w:rPr>
                <w:t>s</w:t>
              </w:r>
            </w:ins>
            <w:ins w:id="11112" w:author="t_竹沢 公佑" w:date="2019-10-06T18:31:00Z">
              <w:r>
                <w:rPr>
                  <w:rFonts w:hint="eastAsia"/>
                  <w:sz w:val="22"/>
                  <w:szCs w:val="22"/>
                </w:rPr>
                <w:t xml:space="preserve"> the</w:t>
              </w:r>
            </w:ins>
            <w:ins w:id="11113" w:author="t_竹沢 公佑" w:date="2019-10-06T18:32:00Z">
              <w:r>
                <w:rPr>
                  <w:rFonts w:hint="eastAsia"/>
                  <w:sz w:val="22"/>
                  <w:szCs w:val="22"/>
                </w:rPr>
                <w:t xml:space="preserve"> SEU core logic, it </w:t>
              </w:r>
            </w:ins>
            <w:ins w:id="11114" w:author="t_竹沢 公佑" w:date="2019-10-06T18:33:00Z">
              <w:r>
                <w:rPr>
                  <w:rFonts w:hint="eastAsia"/>
                  <w:sz w:val="22"/>
                  <w:szCs w:val="22"/>
                </w:rPr>
                <w:t>doesn</w:t>
              </w:r>
              <w:r>
                <w:rPr>
                  <w:sz w:val="22"/>
                  <w:szCs w:val="22"/>
                </w:rPr>
                <w:t>’</w:t>
              </w:r>
              <w:r w:rsidR="001B605B">
                <w:rPr>
                  <w:rFonts w:hint="eastAsia"/>
                  <w:sz w:val="22"/>
                  <w:szCs w:val="22"/>
                </w:rPr>
                <w:t>t reset stat</w:t>
              </w:r>
              <w:r>
                <w:rPr>
                  <w:rFonts w:hint="eastAsia"/>
                  <w:sz w:val="22"/>
                  <w:szCs w:val="22"/>
                </w:rPr>
                <w:t>us register (e.g. soft-error error counter)</w:t>
              </w:r>
            </w:ins>
            <w:ins w:id="11115" w:author="t_竹沢 公佑" w:date="2019-10-06T18:34:00Z">
              <w:r>
                <w:rPr>
                  <w:rFonts w:hint="eastAsia"/>
                  <w:sz w:val="22"/>
                  <w:szCs w:val="22"/>
                </w:rPr>
                <w:t xml:space="preserve"> </w:t>
              </w:r>
            </w:ins>
            <w:ins w:id="11116" w:author="t_竹沢 公佑" w:date="2019-10-06T18:33:00Z">
              <w:r>
                <w:rPr>
                  <w:rFonts w:hint="eastAsia"/>
                  <w:sz w:val="22"/>
                  <w:szCs w:val="22"/>
                </w:rPr>
                <w:t>)</w:t>
              </w:r>
            </w:ins>
          </w:p>
          <w:p w:rsidR="00DC22A5" w:rsidRPr="00DC22A5" w:rsidRDefault="00DC22A5">
            <w:pPr>
              <w:spacing w:line="0" w:lineRule="atLeast"/>
              <w:ind w:right="1020" w:firstLineChars="200" w:firstLine="440"/>
              <w:rPr>
                <w:ins w:id="11117" w:author="t_竹沢 公佑" w:date="2019-10-06T18:07:00Z"/>
                <w:sz w:val="22"/>
                <w:szCs w:val="22"/>
              </w:rPr>
              <w:pPrChange w:id="11118" w:author="t_竹沢 公佑" w:date="2019-10-05T17:30:00Z">
                <w:pPr>
                  <w:spacing w:line="0" w:lineRule="atLeast"/>
                  <w:ind w:left="440" w:right="1020" w:hangingChars="200" w:hanging="440"/>
                </w:pPr>
              </w:pPrChange>
            </w:pPr>
          </w:p>
          <w:p w:rsidR="00284B34" w:rsidRDefault="00284B34">
            <w:pPr>
              <w:spacing w:line="0" w:lineRule="atLeast"/>
              <w:ind w:right="1020" w:firstLineChars="200" w:firstLine="440"/>
              <w:rPr>
                <w:ins w:id="11119" w:author="t_竹沢 公佑" w:date="2019-10-06T18:09:00Z"/>
                <w:sz w:val="22"/>
                <w:szCs w:val="22"/>
              </w:rPr>
              <w:pPrChange w:id="11120" w:author="t_竹沢 公佑" w:date="2019-10-05T17:30:00Z">
                <w:pPr>
                  <w:spacing w:line="0" w:lineRule="atLeast"/>
                  <w:ind w:left="440" w:right="1020" w:hangingChars="200" w:hanging="440"/>
                </w:pPr>
              </w:pPrChange>
            </w:pPr>
            <w:ins w:id="11121" w:author="t_竹沢 公佑" w:date="2019-10-06T18:09:00Z">
              <w:r>
                <w:rPr>
                  <w:rFonts w:hint="eastAsia"/>
                  <w:sz w:val="22"/>
                  <w:szCs w:val="22"/>
                </w:rPr>
                <w:t xml:space="preserve">The RESET_DFR </w:t>
              </w:r>
              <w:r>
                <w:rPr>
                  <w:sz w:val="22"/>
                  <w:szCs w:val="22"/>
                </w:rPr>
                <w:t>command</w:t>
              </w:r>
              <w:r>
                <w:rPr>
                  <w:rFonts w:hint="eastAsia"/>
                  <w:sz w:val="22"/>
                  <w:szCs w:val="22"/>
                </w:rPr>
                <w:t xml:space="preserve"> with common_logic</w:t>
              </w:r>
            </w:ins>
            <w:ins w:id="11122" w:author="t_竹沢 公佑" w:date="2019-10-06T18:26:00Z">
              <w:r w:rsidR="00D44F4D">
                <w:rPr>
                  <w:rFonts w:hint="eastAsia"/>
                  <w:sz w:val="22"/>
                  <w:szCs w:val="22"/>
                </w:rPr>
                <w:t>_reset</w:t>
              </w:r>
            </w:ins>
            <w:ins w:id="11123" w:author="t_竹沢 公佑" w:date="2019-10-06T18:09:00Z">
              <w:r>
                <w:rPr>
                  <w:rFonts w:hint="eastAsia"/>
                  <w:sz w:val="22"/>
                  <w:szCs w:val="22"/>
                </w:rPr>
                <w:t xml:space="preserve"> bit resets</w:t>
              </w:r>
            </w:ins>
          </w:p>
          <w:p w:rsidR="00284B34" w:rsidRDefault="00284B34">
            <w:pPr>
              <w:spacing w:line="0" w:lineRule="atLeast"/>
              <w:ind w:right="1020" w:firstLineChars="200" w:firstLine="440"/>
              <w:rPr>
                <w:ins w:id="11124" w:author="t_竹沢 公佑" w:date="2019-10-06T18:11:00Z"/>
                <w:sz w:val="22"/>
                <w:szCs w:val="22"/>
              </w:rPr>
              <w:pPrChange w:id="11125" w:author="t_竹沢 公佑" w:date="2019-10-05T17:30:00Z">
                <w:pPr>
                  <w:spacing w:line="0" w:lineRule="atLeast"/>
                  <w:ind w:left="440" w:right="1020" w:hangingChars="200" w:hanging="440"/>
                </w:pPr>
              </w:pPrChange>
            </w:pPr>
            <w:ins w:id="11126" w:author="t_竹沢 公佑" w:date="2019-10-06T18:10:00Z">
              <w:r>
                <w:rPr>
                  <w:sz w:val="22"/>
                  <w:szCs w:val="22"/>
                </w:rPr>
                <w:t>the logic</w:t>
              </w:r>
              <w:r>
                <w:rPr>
                  <w:rFonts w:hint="eastAsia"/>
                  <w:sz w:val="22"/>
                  <w:szCs w:val="22"/>
                </w:rPr>
                <w:t>s</w:t>
              </w:r>
              <w:r>
                <w:rPr>
                  <w:sz w:val="22"/>
                  <w:szCs w:val="22"/>
                </w:rPr>
                <w:t xml:space="preserve"> </w:t>
              </w:r>
            </w:ins>
            <w:ins w:id="11127" w:author="t_竹沢 公佑" w:date="2019-10-06T18:11:00Z">
              <w:r>
                <w:rPr>
                  <w:rFonts w:hint="eastAsia"/>
                  <w:sz w:val="22"/>
                  <w:szCs w:val="22"/>
                </w:rPr>
                <w:t xml:space="preserve">which are not related to </w:t>
              </w:r>
            </w:ins>
            <w:ins w:id="11128" w:author="t_竹沢 公佑" w:date="2019-10-07T07:57:00Z">
              <w:r w:rsidR="0047505C">
                <w:rPr>
                  <w:rFonts w:hint="eastAsia"/>
                  <w:sz w:val="22"/>
                  <w:szCs w:val="22"/>
                </w:rPr>
                <w:t xml:space="preserve">PCIe, </w:t>
              </w:r>
            </w:ins>
            <w:ins w:id="11129" w:author="t_竹沢 公佑" w:date="2019-10-06T18:11:00Z">
              <w:r>
                <w:rPr>
                  <w:rFonts w:hint="eastAsia"/>
                  <w:sz w:val="22"/>
                  <w:szCs w:val="22"/>
                </w:rPr>
                <w:t>DDR and ALMA logic.</w:t>
              </w:r>
            </w:ins>
          </w:p>
          <w:p w:rsidR="00284B34" w:rsidRDefault="00284B34">
            <w:pPr>
              <w:spacing w:line="0" w:lineRule="atLeast"/>
              <w:ind w:right="1020" w:firstLineChars="200" w:firstLine="440"/>
              <w:rPr>
                <w:ins w:id="11130" w:author="t_竹沢 公佑" w:date="2019-10-06T18:20:00Z"/>
                <w:sz w:val="22"/>
                <w:szCs w:val="22"/>
              </w:rPr>
              <w:pPrChange w:id="11131" w:author="t_竹沢 公佑" w:date="2019-10-05T17:30:00Z">
                <w:pPr>
                  <w:spacing w:line="0" w:lineRule="atLeast"/>
                  <w:ind w:left="440" w:right="1020" w:hangingChars="200" w:hanging="440"/>
                </w:pPr>
              </w:pPrChange>
            </w:pPr>
            <w:ins w:id="11132" w:author="t_竹沢 公佑" w:date="2019-10-06T18:11:00Z">
              <w:r>
                <w:rPr>
                  <w:rFonts w:hint="eastAsia"/>
                  <w:sz w:val="22"/>
                  <w:szCs w:val="22"/>
                </w:rPr>
                <w:t>T</w:t>
              </w:r>
              <w:r>
                <w:rPr>
                  <w:sz w:val="22"/>
                  <w:szCs w:val="22"/>
                </w:rPr>
                <w:t>h</w:t>
              </w:r>
              <w:r>
                <w:rPr>
                  <w:rFonts w:hint="eastAsia"/>
                  <w:sz w:val="22"/>
                  <w:szCs w:val="22"/>
                </w:rPr>
                <w:t xml:space="preserve">is bit is </w:t>
              </w:r>
            </w:ins>
            <w:ins w:id="11133" w:author="t_竹沢 公佑" w:date="2019-10-06T18:12:00Z">
              <w:r>
                <w:rPr>
                  <w:rFonts w:hint="eastAsia"/>
                  <w:sz w:val="22"/>
                  <w:szCs w:val="22"/>
                </w:rPr>
                <w:t xml:space="preserve">only </w:t>
              </w:r>
            </w:ins>
            <w:ins w:id="11134" w:author="t_竹沢 公佑" w:date="2019-10-06T18:11:00Z">
              <w:r>
                <w:rPr>
                  <w:rFonts w:hint="eastAsia"/>
                  <w:sz w:val="22"/>
                  <w:szCs w:val="22"/>
                </w:rPr>
                <w:t>available on the productio</w:t>
              </w:r>
            </w:ins>
            <w:ins w:id="11135" w:author="t_竹沢 公佑" w:date="2019-10-06T18:12:00Z">
              <w:r>
                <w:rPr>
                  <w:rFonts w:hint="eastAsia"/>
                  <w:sz w:val="22"/>
                  <w:szCs w:val="22"/>
                </w:rPr>
                <w:t>n DRXP board.</w:t>
              </w:r>
            </w:ins>
            <w:ins w:id="11136" w:author="t_竹沢 公佑" w:date="2019-10-06T18:15:00Z">
              <w:r w:rsidR="00B97A9A">
                <w:rPr>
                  <w:rFonts w:hint="eastAsia"/>
                  <w:sz w:val="22"/>
                  <w:szCs w:val="22"/>
                </w:rPr>
                <w:t xml:space="preserve"> </w:t>
              </w:r>
            </w:ins>
          </w:p>
          <w:p w:rsidR="00B97A9A" w:rsidRDefault="00B97A9A">
            <w:pPr>
              <w:spacing w:line="0" w:lineRule="atLeast"/>
              <w:ind w:right="1020" w:firstLineChars="200" w:firstLine="440"/>
              <w:rPr>
                <w:ins w:id="11137" w:author="t_竹沢 公佑" w:date="2019-10-06T18:20:00Z"/>
                <w:sz w:val="22"/>
                <w:szCs w:val="22"/>
              </w:rPr>
              <w:pPrChange w:id="11138" w:author="t_竹沢 公佑" w:date="2019-10-05T17:30:00Z">
                <w:pPr>
                  <w:spacing w:line="0" w:lineRule="atLeast"/>
                  <w:ind w:left="440" w:right="1020" w:hangingChars="200" w:hanging="440"/>
                </w:pPr>
              </w:pPrChange>
            </w:pPr>
          </w:p>
          <w:p w:rsidR="00631F84" w:rsidRDefault="00B97A9A">
            <w:pPr>
              <w:spacing w:line="0" w:lineRule="atLeast"/>
              <w:ind w:leftChars="200" w:left="480" w:right="1020"/>
              <w:rPr>
                <w:ins w:id="11139" w:author="t_竹沢 公佑" w:date="2019-10-06T18:40:00Z"/>
                <w:sz w:val="22"/>
                <w:szCs w:val="22"/>
              </w:rPr>
              <w:pPrChange w:id="11140" w:author="t_竹沢 公佑" w:date="2019-10-06T18:40:00Z">
                <w:pPr>
                  <w:spacing w:line="0" w:lineRule="atLeast"/>
                  <w:ind w:left="440" w:right="1020" w:hangingChars="200" w:hanging="440"/>
                </w:pPr>
              </w:pPrChange>
            </w:pPr>
            <w:ins w:id="11141" w:author="t_竹沢 公佑" w:date="2019-10-06T18:20:00Z">
              <w:r>
                <w:rPr>
                  <w:rFonts w:hint="eastAsia"/>
                  <w:sz w:val="22"/>
                  <w:szCs w:val="22"/>
                </w:rPr>
                <w:t>FLASH logic</w:t>
              </w:r>
            </w:ins>
            <w:ins w:id="11142" w:author="t_竹沢 公佑" w:date="2019-10-06T18:21:00Z">
              <w:r>
                <w:rPr>
                  <w:rFonts w:hint="eastAsia"/>
                  <w:sz w:val="22"/>
                  <w:szCs w:val="22"/>
                </w:rPr>
                <w:t>,</w:t>
              </w:r>
              <w:r w:rsidR="00AE02ED">
                <w:rPr>
                  <w:rFonts w:hint="eastAsia"/>
                  <w:sz w:val="22"/>
                  <w:szCs w:val="22"/>
                </w:rPr>
                <w:t xml:space="preserve"> System Monitoring logic and SE</w:t>
              </w:r>
            </w:ins>
            <w:ins w:id="11143" w:author="t_竹沢 公佑" w:date="2020-11-26T16:37:00Z">
              <w:r w:rsidR="00AE02ED">
                <w:rPr>
                  <w:rFonts w:hint="eastAsia"/>
                  <w:sz w:val="22"/>
                  <w:szCs w:val="22"/>
                </w:rPr>
                <w:t>U</w:t>
              </w:r>
            </w:ins>
            <w:ins w:id="11144" w:author="t_竹沢 公佑" w:date="2019-10-06T18:21:00Z">
              <w:r>
                <w:rPr>
                  <w:rFonts w:hint="eastAsia"/>
                  <w:sz w:val="22"/>
                  <w:szCs w:val="22"/>
                </w:rPr>
                <w:t xml:space="preserve"> logic are shared logic between IFs</w:t>
              </w:r>
            </w:ins>
            <w:ins w:id="11145" w:author="t_竹沢 公佑" w:date="2019-10-06T18:23:00Z">
              <w:r>
                <w:rPr>
                  <w:rFonts w:hint="eastAsia"/>
                  <w:sz w:val="22"/>
                  <w:szCs w:val="22"/>
                </w:rPr>
                <w:t>.</w:t>
              </w:r>
            </w:ins>
            <w:ins w:id="11146" w:author="t_竹沢 公佑" w:date="2019-10-06T18:21:00Z">
              <w:r>
                <w:rPr>
                  <w:rFonts w:hint="eastAsia"/>
                  <w:sz w:val="22"/>
                  <w:szCs w:val="22"/>
                </w:rPr>
                <w:t xml:space="preserve"> </w:t>
              </w:r>
            </w:ins>
            <w:ins w:id="11147" w:author="t_竹沢 公佑" w:date="2019-10-06T18:23:00Z">
              <w:r>
                <w:rPr>
                  <w:rFonts w:hint="eastAsia"/>
                  <w:sz w:val="22"/>
                  <w:szCs w:val="22"/>
                </w:rPr>
                <w:t>Reset</w:t>
              </w:r>
            </w:ins>
            <w:ins w:id="11148" w:author="t_竹沢 公佑" w:date="2019-10-06T18:24:00Z">
              <w:r w:rsidR="00D44F4D">
                <w:rPr>
                  <w:rFonts w:hint="eastAsia"/>
                  <w:sz w:val="22"/>
                  <w:szCs w:val="22"/>
                </w:rPr>
                <w:t>t</w:t>
              </w:r>
            </w:ins>
            <w:ins w:id="11149" w:author="t_竹沢 公佑" w:date="2019-10-06T18:23:00Z">
              <w:r>
                <w:rPr>
                  <w:rFonts w:hint="eastAsia"/>
                  <w:sz w:val="22"/>
                  <w:szCs w:val="22"/>
                </w:rPr>
                <w:t xml:space="preserve">ing the common logic </w:t>
              </w:r>
            </w:ins>
            <w:ins w:id="11150" w:author="t_竹沢 公佑" w:date="2019-10-06T18:24:00Z">
              <w:r w:rsidR="00D44F4D">
                <w:rPr>
                  <w:rFonts w:hint="eastAsia"/>
                  <w:sz w:val="22"/>
                  <w:szCs w:val="22"/>
                </w:rPr>
                <w:t>by one IF affec</w:t>
              </w:r>
            </w:ins>
            <w:ins w:id="11151" w:author="t_竹沢 公佑" w:date="2019-10-07T07:57:00Z">
              <w:r w:rsidR="0047505C">
                <w:rPr>
                  <w:rFonts w:hint="eastAsia"/>
                  <w:sz w:val="22"/>
                  <w:szCs w:val="22"/>
                </w:rPr>
                <w:t>t</w:t>
              </w:r>
            </w:ins>
            <w:ins w:id="11152" w:author="t_竹沢 公佑" w:date="2019-10-06T18:24:00Z">
              <w:r w:rsidR="00D44F4D">
                <w:rPr>
                  <w:rFonts w:hint="eastAsia"/>
                  <w:sz w:val="22"/>
                  <w:szCs w:val="22"/>
                </w:rPr>
                <w:t>s another IF</w:t>
              </w:r>
            </w:ins>
            <w:ins w:id="11153" w:author="t_竹沢 公佑" w:date="2019-10-06T18:21:00Z">
              <w:r>
                <w:rPr>
                  <w:rFonts w:hint="eastAsia"/>
                  <w:sz w:val="22"/>
                  <w:szCs w:val="22"/>
                </w:rPr>
                <w:t>.</w:t>
              </w:r>
            </w:ins>
          </w:p>
          <w:p w:rsidR="00057866" w:rsidRPr="001B605B" w:rsidRDefault="00057866">
            <w:pPr>
              <w:spacing w:line="0" w:lineRule="atLeast"/>
              <w:ind w:right="1020"/>
              <w:rPr>
                <w:sz w:val="22"/>
                <w:szCs w:val="22"/>
              </w:rPr>
              <w:pPrChange w:id="11154" w:author="t_竹沢 公佑" w:date="2020-05-11T11:13:00Z">
                <w:pPr>
                  <w:spacing w:line="0" w:lineRule="atLeast"/>
                  <w:ind w:left="440" w:right="1020" w:hangingChars="200" w:hanging="440"/>
                </w:pPr>
              </w:pPrChange>
            </w:pPr>
          </w:p>
        </w:tc>
      </w:tr>
      <w:tr w:rsidR="001B605B" w:rsidTr="001B605B">
        <w:trPr>
          <w:ins w:id="11155" w:author="t_竹沢 公佑" w:date="2019-10-06T18:40:00Z"/>
        </w:trPr>
        <w:tc>
          <w:tcPr>
            <w:tcW w:w="2376" w:type="dxa"/>
          </w:tcPr>
          <w:p w:rsidR="001B605B" w:rsidRDefault="001B605B">
            <w:pPr>
              <w:spacing w:line="0" w:lineRule="atLeast"/>
              <w:ind w:right="1020"/>
              <w:rPr>
                <w:ins w:id="11156" w:author="t_竹沢 公佑" w:date="2019-10-06T18:40:00Z"/>
                <w:rFonts w:cs="Times New Roman"/>
                <w:sz w:val="22"/>
                <w:szCs w:val="22"/>
              </w:rPr>
            </w:pPr>
            <w:ins w:id="11157" w:author="t_竹沢 公佑" w:date="2019-10-06T18:41:00Z">
              <w:r>
                <w:rPr>
                  <w:rFonts w:cs="Times New Roman" w:hint="eastAsia"/>
                  <w:sz w:val="22"/>
                  <w:szCs w:val="22"/>
                </w:rPr>
                <w:lastRenderedPageBreak/>
                <w:t>Remarks</w:t>
              </w:r>
            </w:ins>
          </w:p>
        </w:tc>
        <w:tc>
          <w:tcPr>
            <w:tcW w:w="7515" w:type="dxa"/>
            <w:gridSpan w:val="3"/>
          </w:tcPr>
          <w:p w:rsidR="001B605B" w:rsidRDefault="001B605B" w:rsidP="001B605B">
            <w:pPr>
              <w:widowControl w:val="0"/>
              <w:autoSpaceDE w:val="0"/>
              <w:autoSpaceDN w:val="0"/>
              <w:adjustRightInd w:val="0"/>
              <w:rPr>
                <w:ins w:id="11158" w:author="t_竹沢 公佑" w:date="2019-10-06T18:40:00Z"/>
                <w:rFonts w:cs="Times New Roman"/>
                <w:sz w:val="22"/>
                <w:szCs w:val="22"/>
              </w:rPr>
            </w:pPr>
            <w:ins w:id="11159" w:author="t_竹沢 公佑" w:date="2019-10-06T18:40:00Z">
              <w:r>
                <w:rPr>
                  <w:rFonts w:cs="Times New Roman" w:hint="eastAsia"/>
                  <w:sz w:val="22"/>
                  <w:szCs w:val="22"/>
                </w:rPr>
                <w:t xml:space="preserve">Bit7 and bit0 can be set </w:t>
              </w:r>
              <w:r>
                <w:rPr>
                  <w:rFonts w:cs="Times New Roman"/>
                  <w:sz w:val="22"/>
                  <w:szCs w:val="22"/>
                </w:rPr>
                <w:t>simultaneously</w:t>
              </w:r>
              <w:r>
                <w:rPr>
                  <w:rFonts w:cs="Times New Roman" w:hint="eastAsia"/>
                  <w:sz w:val="22"/>
                  <w:szCs w:val="22"/>
                </w:rPr>
                <w:t>.</w:t>
              </w:r>
            </w:ins>
          </w:p>
          <w:p w:rsidR="001B605B" w:rsidRDefault="001B605B" w:rsidP="001B605B">
            <w:pPr>
              <w:widowControl w:val="0"/>
              <w:autoSpaceDE w:val="0"/>
              <w:autoSpaceDN w:val="0"/>
              <w:adjustRightInd w:val="0"/>
              <w:rPr>
                <w:ins w:id="11160" w:author="t_竹沢 公佑" w:date="2019-10-06T18:40:00Z"/>
                <w:rFonts w:cs="Times New Roman"/>
                <w:sz w:val="22"/>
                <w:szCs w:val="22"/>
              </w:rPr>
            </w:pPr>
            <w:ins w:id="11161" w:author="t_竹沢 公佑" w:date="2019-10-06T18:40:00Z">
              <w:r>
                <w:rPr>
                  <w:rFonts w:cs="Times New Roman" w:hint="eastAsia"/>
                  <w:sz w:val="22"/>
                  <w:szCs w:val="22"/>
                </w:rPr>
                <w:t xml:space="preserve">Master reset </w:t>
              </w:r>
              <w:r w:rsidRPr="001C69B5">
                <w:rPr>
                  <w:rFonts w:cs="Times New Roman" w:hint="eastAsia"/>
                  <w:sz w:val="22"/>
                  <w:szCs w:val="22"/>
                </w:rPr>
                <w:t>does not</w:t>
              </w:r>
              <w:r>
                <w:rPr>
                  <w:rFonts w:cs="Times New Roman" w:hint="eastAsia"/>
                  <w:sz w:val="22"/>
                  <w:szCs w:val="22"/>
                </w:rPr>
                <w:t xml:space="preserve"> clear the </w:t>
              </w:r>
              <w:r>
                <w:rPr>
                  <w:rFonts w:cs="Times New Roman"/>
                  <w:sz w:val="22"/>
                  <w:szCs w:val="22"/>
                </w:rPr>
                <w:t>status register and voltage status register</w:t>
              </w:r>
              <w:r>
                <w:rPr>
                  <w:rFonts w:cs="Times New Roman" w:hint="eastAsia"/>
                  <w:sz w:val="22"/>
                  <w:szCs w:val="22"/>
                </w:rPr>
                <w:t>.</w:t>
              </w:r>
            </w:ins>
          </w:p>
          <w:p w:rsidR="001B605B" w:rsidRDefault="001B605B" w:rsidP="001B605B">
            <w:pPr>
              <w:widowControl w:val="0"/>
              <w:autoSpaceDE w:val="0"/>
              <w:autoSpaceDN w:val="0"/>
              <w:adjustRightInd w:val="0"/>
              <w:rPr>
                <w:ins w:id="11162" w:author="t_竹沢 公佑" w:date="2019-10-06T18:40:00Z"/>
                <w:rFonts w:cs="Times New Roman"/>
                <w:sz w:val="22"/>
                <w:szCs w:val="22"/>
              </w:rPr>
            </w:pPr>
          </w:p>
          <w:p w:rsidR="001B605B" w:rsidRDefault="001B605B" w:rsidP="001B605B">
            <w:pPr>
              <w:widowControl w:val="0"/>
              <w:autoSpaceDE w:val="0"/>
              <w:autoSpaceDN w:val="0"/>
              <w:adjustRightInd w:val="0"/>
              <w:rPr>
                <w:ins w:id="11163" w:author="t_竹沢 公佑" w:date="2019-10-06T18:40:00Z"/>
                <w:rFonts w:cs="Times New Roman"/>
                <w:sz w:val="22"/>
                <w:szCs w:val="22"/>
              </w:rPr>
            </w:pPr>
            <w:ins w:id="11164" w:author="t_竹沢 公佑" w:date="2019-10-06T18:40:00Z">
              <w:r>
                <w:rPr>
                  <w:rFonts w:cs="Times New Roman" w:hint="eastAsia"/>
                  <w:sz w:val="22"/>
                  <w:szCs w:val="22"/>
                </w:rPr>
                <w:t>■Remarks for the driver version 2.0.2 or older</w:t>
              </w:r>
            </w:ins>
          </w:p>
          <w:p w:rsidR="001B605B" w:rsidRDefault="001B605B" w:rsidP="001B605B">
            <w:pPr>
              <w:widowControl w:val="0"/>
              <w:autoSpaceDE w:val="0"/>
              <w:autoSpaceDN w:val="0"/>
              <w:adjustRightInd w:val="0"/>
              <w:rPr>
                <w:ins w:id="11165" w:author="t_竹沢 公佑" w:date="2019-10-06T18:40:00Z"/>
                <w:rFonts w:cs="Times New Roman"/>
                <w:sz w:val="22"/>
                <w:szCs w:val="22"/>
              </w:rPr>
            </w:pPr>
            <w:ins w:id="11166" w:author="t_竹沢 公佑" w:date="2019-10-06T18:40:00Z">
              <w:r>
                <w:rPr>
                  <w:rFonts w:cs="Times New Roman" w:hint="eastAsia"/>
                  <w:sz w:val="22"/>
                  <w:szCs w:val="22"/>
                </w:rPr>
                <w:t>&lt;the behavior of mater reset&gt;</w:t>
              </w:r>
            </w:ins>
          </w:p>
          <w:p w:rsidR="001B605B" w:rsidRDefault="001B605B" w:rsidP="001B605B">
            <w:pPr>
              <w:widowControl w:val="0"/>
              <w:autoSpaceDE w:val="0"/>
              <w:autoSpaceDN w:val="0"/>
              <w:adjustRightInd w:val="0"/>
              <w:ind w:firstLineChars="50" w:firstLine="110"/>
              <w:rPr>
                <w:ins w:id="11167" w:author="t_竹沢 公佑" w:date="2019-10-06T18:40:00Z"/>
                <w:rFonts w:cs="Times New Roman"/>
                <w:sz w:val="22"/>
                <w:szCs w:val="22"/>
              </w:rPr>
            </w:pPr>
            <w:ins w:id="11168" w:author="t_竹沢 公佑" w:date="2019-10-06T18:40:00Z">
              <w:r>
                <w:rPr>
                  <w:rFonts w:cs="Times New Roman" w:hint="eastAsia"/>
                  <w:sz w:val="22"/>
                  <w:szCs w:val="22"/>
                </w:rPr>
                <w:t>The master reset clears the status register and voltage status register with the driver version 2.0.2 or older.</w:t>
              </w:r>
            </w:ins>
          </w:p>
          <w:p w:rsidR="001B605B" w:rsidRDefault="001B605B" w:rsidP="001B605B">
            <w:pPr>
              <w:widowControl w:val="0"/>
              <w:autoSpaceDE w:val="0"/>
              <w:autoSpaceDN w:val="0"/>
              <w:adjustRightInd w:val="0"/>
              <w:rPr>
                <w:ins w:id="11169" w:author="t_竹沢 公佑" w:date="2019-10-06T18:40:00Z"/>
                <w:rFonts w:cs="Times New Roman"/>
                <w:sz w:val="22"/>
                <w:szCs w:val="22"/>
              </w:rPr>
            </w:pPr>
            <w:ins w:id="11170" w:author="t_竹沢 公佑" w:date="2019-10-06T18:40:00Z">
              <w:r>
                <w:rPr>
                  <w:rFonts w:cs="Times New Roman" w:hint="eastAsia"/>
                  <w:sz w:val="22"/>
                  <w:szCs w:val="22"/>
                </w:rPr>
                <w:t>&lt;ItemID&gt;</w:t>
              </w:r>
            </w:ins>
          </w:p>
          <w:p w:rsidR="001B605B" w:rsidRPr="000E4ECD" w:rsidRDefault="001B605B" w:rsidP="001B605B">
            <w:pPr>
              <w:spacing w:line="0" w:lineRule="atLeast"/>
              <w:ind w:right="709"/>
              <w:rPr>
                <w:ins w:id="11171" w:author="t_竹沢 公佑" w:date="2019-10-06T18:40:00Z"/>
                <w:color w:val="212121"/>
                <w:sz w:val="22"/>
                <w:szCs w:val="22"/>
                <w:lang w:val="en"/>
              </w:rPr>
            </w:pPr>
            <w:ins w:id="11172" w:author="t_竹沢 公佑" w:date="2019-10-06T18:40:00Z">
              <w:r>
                <w:rPr>
                  <w:rFonts w:hint="eastAsia"/>
                  <w:color w:val="212121"/>
                  <w:sz w:val="22"/>
                  <w:szCs w:val="22"/>
                  <w:lang w:val="en"/>
                </w:rPr>
                <w:t>T</w:t>
              </w:r>
              <w:r w:rsidRPr="0024084A">
                <w:rPr>
                  <w:color w:val="212121"/>
                  <w:sz w:val="22"/>
                  <w:szCs w:val="22"/>
                  <w:lang w:val="en"/>
                </w:rPr>
                <w:t xml:space="preserve">his command was defined </w:t>
              </w:r>
              <w:r>
                <w:rPr>
                  <w:rFonts w:hint="eastAsia"/>
                  <w:color w:val="212121"/>
                  <w:sz w:val="22"/>
                  <w:szCs w:val="22"/>
                  <w:lang w:val="en"/>
                </w:rPr>
                <w:t xml:space="preserve">as </w:t>
              </w:r>
              <w:r w:rsidRPr="0024084A">
                <w:rPr>
                  <w:color w:val="212121"/>
                  <w:sz w:val="22"/>
                  <w:szCs w:val="22"/>
                  <w:lang w:val="en"/>
                </w:rPr>
                <w:t>ItemIDs, “DFR_RST_ID_｛B|C|D|ALL｝”</w:t>
              </w:r>
              <w:r>
                <w:rPr>
                  <w:rFonts w:hint="eastAsia"/>
                  <w:color w:val="212121"/>
                  <w:sz w:val="22"/>
                  <w:szCs w:val="22"/>
                  <w:lang w:val="en"/>
                </w:rPr>
                <w:t xml:space="preserve"> with the driver version 2.0.2 or older. </w:t>
              </w:r>
              <w:r w:rsidRPr="0024084A">
                <w:rPr>
                  <w:color w:val="212121"/>
                  <w:sz w:val="22"/>
                  <w:szCs w:val="22"/>
                  <w:lang w:val="en"/>
                </w:rPr>
                <w:t>The device driver version 2.0.3 or later maintain the old ItemID definitions.</w:t>
              </w:r>
              <w:r>
                <w:rPr>
                  <w:rFonts w:hint="eastAsia"/>
                  <w:color w:val="212121"/>
                  <w:sz w:val="22"/>
                  <w:szCs w:val="22"/>
                  <w:lang w:val="en"/>
                </w:rPr>
                <w:t xml:space="preserve"> Your </w:t>
              </w:r>
              <w:r>
                <w:rPr>
                  <w:color w:val="212121"/>
                  <w:sz w:val="22"/>
                  <w:szCs w:val="22"/>
                  <w:lang w:val="en"/>
                </w:rPr>
                <w:t xml:space="preserve">application can also </w:t>
              </w:r>
              <w:r w:rsidRPr="0024084A">
                <w:rPr>
                  <w:color w:val="212121"/>
                  <w:sz w:val="22"/>
                  <w:szCs w:val="22"/>
                  <w:lang w:val="en"/>
                </w:rPr>
                <w:t>call this command with old definitions.</w:t>
              </w:r>
            </w:ins>
          </w:p>
          <w:p w:rsidR="001B605B" w:rsidRDefault="001B605B" w:rsidP="001B605B">
            <w:pPr>
              <w:widowControl w:val="0"/>
              <w:autoSpaceDE w:val="0"/>
              <w:autoSpaceDN w:val="0"/>
              <w:adjustRightInd w:val="0"/>
              <w:rPr>
                <w:ins w:id="11173" w:author="t_竹沢 公佑" w:date="2019-10-06T18:40:00Z"/>
                <w:rFonts w:cs="Times New Roman"/>
                <w:sz w:val="22"/>
                <w:szCs w:val="22"/>
              </w:rPr>
            </w:pPr>
          </w:p>
          <w:p w:rsidR="001B605B" w:rsidRDefault="001B605B" w:rsidP="001B605B">
            <w:pPr>
              <w:widowControl w:val="0"/>
              <w:autoSpaceDE w:val="0"/>
              <w:autoSpaceDN w:val="0"/>
              <w:adjustRightInd w:val="0"/>
              <w:spacing w:line="0" w:lineRule="atLeast"/>
              <w:rPr>
                <w:ins w:id="11174" w:author="t_竹沢 公佑" w:date="2019-10-06T18:40:00Z"/>
                <w:sz w:val="22"/>
                <w:szCs w:val="22"/>
              </w:rPr>
            </w:pPr>
            <w:ins w:id="11175" w:author="t_竹沢 公佑" w:date="2019-10-06T18:40:00Z">
              <w:r>
                <w:rPr>
                  <w:rFonts w:cs="Times New Roman" w:hint="eastAsia"/>
                  <w:sz w:val="22"/>
                  <w:szCs w:val="22"/>
                </w:rPr>
                <w:t>■</w:t>
              </w:r>
              <w:r>
                <w:rPr>
                  <w:rFonts w:hint="eastAsia"/>
                  <w:sz w:val="22"/>
                  <w:szCs w:val="22"/>
                </w:rPr>
                <w:t>Remarks for the production DRXP boards</w:t>
              </w:r>
            </w:ins>
          </w:p>
          <w:p w:rsidR="001B605B" w:rsidRPr="004105F3" w:rsidRDefault="001B605B" w:rsidP="001B605B">
            <w:pPr>
              <w:widowControl w:val="0"/>
              <w:autoSpaceDE w:val="0"/>
              <w:autoSpaceDN w:val="0"/>
              <w:adjustRightInd w:val="0"/>
              <w:rPr>
                <w:ins w:id="11176" w:author="t_竹沢 公佑" w:date="2019-10-06T18:40:00Z"/>
                <w:rFonts w:cs="Times New Roman"/>
                <w:sz w:val="22"/>
                <w:szCs w:val="22"/>
              </w:rPr>
            </w:pPr>
            <w:ins w:id="11177" w:author="t_竹沢 公佑" w:date="2019-10-06T18:40:00Z">
              <w:r>
                <w:rPr>
                  <w:rFonts w:cs="Times New Roman" w:hint="eastAsia"/>
                  <w:sz w:val="22"/>
                  <w:szCs w:val="22"/>
                </w:rPr>
                <w:t>The following registers are common between the production DRXP board IFs. Therefore, resetting them by on</w:t>
              </w:r>
            </w:ins>
            <w:ins w:id="11178" w:author="t_竹沢 公佑" w:date="2020-12-04T16:31:00Z">
              <w:r w:rsidR="00DA1114">
                <w:rPr>
                  <w:rFonts w:cs="Times New Roman" w:hint="eastAsia"/>
                  <w:sz w:val="22"/>
                  <w:szCs w:val="22"/>
                </w:rPr>
                <w:t>e</w:t>
              </w:r>
            </w:ins>
            <w:ins w:id="11179" w:author="t_竹沢 公佑" w:date="2019-10-06T18:40:00Z">
              <w:r>
                <w:rPr>
                  <w:rFonts w:cs="Times New Roman" w:hint="eastAsia"/>
                  <w:sz w:val="22"/>
                  <w:szCs w:val="22"/>
                </w:rPr>
                <w:t xml:space="preserve"> IF affects the value </w:t>
              </w:r>
              <w:r>
                <w:rPr>
                  <w:rFonts w:cs="Times New Roman"/>
                  <w:sz w:val="22"/>
                  <w:szCs w:val="22"/>
                </w:rPr>
                <w:t>another</w:t>
              </w:r>
              <w:r>
                <w:rPr>
                  <w:rFonts w:cs="Times New Roman" w:hint="eastAsia"/>
                  <w:sz w:val="22"/>
                  <w:szCs w:val="22"/>
                </w:rPr>
                <w:t xml:space="preserve"> IF reads.</w:t>
              </w:r>
            </w:ins>
          </w:p>
          <w:p w:rsidR="001B605B" w:rsidRDefault="001B605B" w:rsidP="001B605B">
            <w:pPr>
              <w:numPr>
                <w:ilvl w:val="0"/>
                <w:numId w:val="15"/>
              </w:numPr>
              <w:spacing w:line="0" w:lineRule="atLeast"/>
              <w:ind w:right="1020" w:hanging="858"/>
              <w:rPr>
                <w:ins w:id="11180" w:author="t_竹沢 公佑" w:date="2019-10-06T18:40:00Z"/>
                <w:sz w:val="22"/>
                <w:szCs w:val="22"/>
              </w:rPr>
            </w:pPr>
            <w:ins w:id="11181" w:author="t_竹沢 公佑" w:date="2019-10-06T18:40:00Z">
              <w:r>
                <w:rPr>
                  <w:rFonts w:hint="eastAsia"/>
                  <w:sz w:val="22"/>
                  <w:szCs w:val="22"/>
                </w:rPr>
                <w:t xml:space="preserve">DFR VOLTAGE STATUS register </w:t>
              </w:r>
            </w:ins>
          </w:p>
          <w:p w:rsidR="001B605B" w:rsidRDefault="001B605B" w:rsidP="001B605B">
            <w:pPr>
              <w:widowControl w:val="0"/>
              <w:autoSpaceDE w:val="0"/>
              <w:autoSpaceDN w:val="0"/>
              <w:adjustRightInd w:val="0"/>
              <w:rPr>
                <w:ins w:id="11182" w:author="t_竹沢 公佑" w:date="2020-12-04T16:20:00Z"/>
                <w:rFonts w:cs="Times New Roman"/>
                <w:sz w:val="22"/>
                <w:szCs w:val="22"/>
              </w:rPr>
            </w:pPr>
            <w:ins w:id="11183" w:author="t_竹沢 公佑" w:date="2019-10-06T18:40:00Z">
              <w:r>
                <w:rPr>
                  <w:rFonts w:cs="Times New Roman" w:hint="eastAsia"/>
                  <w:sz w:val="22"/>
                  <w:szCs w:val="22"/>
                </w:rPr>
                <w:t>The following registers are independent for each IF. If one IF resetting them by one IF doesn</w:t>
              </w:r>
              <w:r>
                <w:rPr>
                  <w:rFonts w:cs="Times New Roman"/>
                  <w:sz w:val="22"/>
                  <w:szCs w:val="22"/>
                </w:rPr>
                <w:t>’</w:t>
              </w:r>
              <w:r>
                <w:rPr>
                  <w:rFonts w:cs="Times New Roman" w:hint="eastAsia"/>
                  <w:sz w:val="22"/>
                  <w:szCs w:val="22"/>
                </w:rPr>
                <w:t xml:space="preserve">t affect the value </w:t>
              </w:r>
              <w:r>
                <w:rPr>
                  <w:rFonts w:cs="Times New Roman"/>
                  <w:sz w:val="22"/>
                  <w:szCs w:val="22"/>
                </w:rPr>
                <w:t>another</w:t>
              </w:r>
              <w:r>
                <w:rPr>
                  <w:rFonts w:cs="Times New Roman" w:hint="eastAsia"/>
                  <w:sz w:val="22"/>
                  <w:szCs w:val="22"/>
                </w:rPr>
                <w:t xml:space="preserve"> IF reads.</w:t>
              </w:r>
            </w:ins>
          </w:p>
          <w:p w:rsidR="00EB415B" w:rsidRPr="003611E3" w:rsidRDefault="00EB415B">
            <w:pPr>
              <w:numPr>
                <w:ilvl w:val="0"/>
                <w:numId w:val="15"/>
              </w:numPr>
              <w:spacing w:line="0" w:lineRule="atLeast"/>
              <w:ind w:right="1020" w:hanging="858"/>
              <w:rPr>
                <w:ins w:id="11184" w:author="t_竹沢 公佑" w:date="2019-10-06T18:40:00Z"/>
                <w:sz w:val="22"/>
                <w:szCs w:val="22"/>
              </w:rPr>
              <w:pPrChange w:id="11185" w:author="t_竹沢 公佑" w:date="2020-12-04T16:20:00Z">
                <w:pPr>
                  <w:widowControl w:val="0"/>
                  <w:autoSpaceDE w:val="0"/>
                  <w:autoSpaceDN w:val="0"/>
                  <w:adjustRightInd w:val="0"/>
                </w:pPr>
              </w:pPrChange>
            </w:pPr>
            <w:ins w:id="11186" w:author="t_竹沢 公佑" w:date="2020-12-04T16:20:00Z">
              <w:r>
                <w:rPr>
                  <w:rFonts w:hint="eastAsia"/>
                  <w:sz w:val="22"/>
                  <w:szCs w:val="22"/>
                </w:rPr>
                <w:t xml:space="preserve">DFR STATUS register </w:t>
              </w:r>
            </w:ins>
          </w:p>
          <w:p w:rsidR="001B605B" w:rsidRDefault="001B605B" w:rsidP="001B605B">
            <w:pPr>
              <w:numPr>
                <w:ilvl w:val="0"/>
                <w:numId w:val="15"/>
              </w:numPr>
              <w:spacing w:line="0" w:lineRule="atLeast"/>
              <w:ind w:right="1020" w:hanging="858"/>
              <w:rPr>
                <w:ins w:id="11187" w:author="t_竹沢 公佑" w:date="2019-10-06T18:40:00Z"/>
                <w:sz w:val="22"/>
                <w:szCs w:val="22"/>
              </w:rPr>
            </w:pPr>
            <w:ins w:id="11188" w:author="t_竹沢 公佑" w:date="2019-10-06T18:40:00Z">
              <w:r>
                <w:rPr>
                  <w:rFonts w:hint="eastAsia"/>
                  <w:sz w:val="22"/>
                  <w:szCs w:val="22"/>
                </w:rPr>
                <w:t>ALARM STATUS register</w:t>
              </w:r>
            </w:ins>
          </w:p>
          <w:p w:rsidR="001B605B" w:rsidRPr="0092092A" w:rsidRDefault="001B605B" w:rsidP="001B605B">
            <w:pPr>
              <w:numPr>
                <w:ilvl w:val="0"/>
                <w:numId w:val="15"/>
              </w:numPr>
              <w:spacing w:line="0" w:lineRule="atLeast"/>
              <w:ind w:right="1020" w:hanging="858"/>
              <w:rPr>
                <w:ins w:id="11189" w:author="t_竹沢 公佑" w:date="2019-10-06T18:40:00Z"/>
                <w:sz w:val="22"/>
                <w:szCs w:val="22"/>
              </w:rPr>
            </w:pPr>
            <w:ins w:id="11190" w:author="t_竹沢 公佑" w:date="2019-10-06T18:40:00Z">
              <w:r>
                <w:rPr>
                  <w:rFonts w:hint="eastAsia"/>
                  <w:sz w:val="22"/>
                  <w:szCs w:val="22"/>
                </w:rPr>
                <w:t>POWER ALARM register</w:t>
              </w:r>
            </w:ins>
          </w:p>
          <w:p w:rsidR="001B605B" w:rsidRDefault="001B605B" w:rsidP="001B605B">
            <w:pPr>
              <w:numPr>
                <w:ilvl w:val="0"/>
                <w:numId w:val="15"/>
              </w:numPr>
              <w:spacing w:line="0" w:lineRule="atLeast"/>
              <w:ind w:right="1020" w:hanging="858"/>
              <w:rPr>
                <w:ins w:id="11191" w:author="t_竹沢 公佑" w:date="2019-10-06T18:40:00Z"/>
                <w:sz w:val="22"/>
                <w:szCs w:val="22"/>
              </w:rPr>
            </w:pPr>
            <w:ins w:id="11192" w:author="t_竹沢 公佑" w:date="2019-10-06T18:40:00Z">
              <w:r>
                <w:rPr>
                  <w:rFonts w:hint="eastAsia"/>
                  <w:sz w:val="22"/>
                  <w:szCs w:val="22"/>
                </w:rPr>
                <w:t>DFR CHECKSUM COUNTER register</w:t>
              </w:r>
            </w:ins>
          </w:p>
          <w:p w:rsidR="001B605B" w:rsidRDefault="001B605B" w:rsidP="001B605B">
            <w:pPr>
              <w:numPr>
                <w:ilvl w:val="0"/>
                <w:numId w:val="15"/>
              </w:numPr>
              <w:spacing w:line="0" w:lineRule="atLeast"/>
              <w:ind w:right="1020" w:hanging="858"/>
              <w:rPr>
                <w:ins w:id="11193" w:author="t_竹沢 公佑" w:date="2019-10-06T18:40:00Z"/>
                <w:sz w:val="22"/>
                <w:szCs w:val="22"/>
              </w:rPr>
            </w:pPr>
            <w:ins w:id="11194" w:author="t_竹沢 公佑" w:date="2019-10-06T18:40:00Z">
              <w:r>
                <w:rPr>
                  <w:rFonts w:hint="eastAsia"/>
                  <w:sz w:val="22"/>
                  <w:szCs w:val="22"/>
                </w:rPr>
                <w:lastRenderedPageBreak/>
                <w:t>DFR SYNC ERR CNT register</w:t>
              </w:r>
            </w:ins>
          </w:p>
          <w:p w:rsidR="001B605B" w:rsidRDefault="001B605B">
            <w:pPr>
              <w:widowControl w:val="0"/>
              <w:autoSpaceDE w:val="0"/>
              <w:autoSpaceDN w:val="0"/>
              <w:adjustRightInd w:val="0"/>
              <w:rPr>
                <w:ins w:id="11195" w:author="t_竹沢 公佑" w:date="2019-10-06T18:40:00Z"/>
                <w:rFonts w:cs="Times New Roman"/>
                <w:sz w:val="22"/>
                <w:szCs w:val="22"/>
              </w:rPr>
            </w:pPr>
          </w:p>
        </w:tc>
      </w:tr>
      <w:tr w:rsidR="001B605B" w:rsidTr="001B605B">
        <w:trPr>
          <w:ins w:id="11196" w:author="t_竹沢 公佑" w:date="2019-10-06T18:41:00Z"/>
        </w:trPr>
        <w:tc>
          <w:tcPr>
            <w:tcW w:w="2376" w:type="dxa"/>
          </w:tcPr>
          <w:p w:rsidR="001B605B" w:rsidRDefault="001B605B">
            <w:pPr>
              <w:spacing w:line="0" w:lineRule="atLeast"/>
              <w:ind w:right="1020"/>
              <w:rPr>
                <w:ins w:id="11197" w:author="t_竹沢 公佑" w:date="2019-10-06T18:41:00Z"/>
                <w:rFonts w:cs="Times New Roman"/>
                <w:sz w:val="22"/>
                <w:szCs w:val="22"/>
              </w:rPr>
            </w:pPr>
            <w:ins w:id="11198" w:author="t_竹沢 公佑" w:date="2019-10-06T18:41:00Z">
              <w:r>
                <w:rPr>
                  <w:rFonts w:cs="Times New Roman" w:hint="eastAsia"/>
                  <w:sz w:val="22"/>
                  <w:szCs w:val="22"/>
                </w:rPr>
                <w:lastRenderedPageBreak/>
                <w:t>Errors</w:t>
              </w:r>
            </w:ins>
          </w:p>
        </w:tc>
        <w:tc>
          <w:tcPr>
            <w:tcW w:w="7515" w:type="dxa"/>
            <w:gridSpan w:val="3"/>
          </w:tcPr>
          <w:p w:rsidR="001B605B" w:rsidRPr="00226376" w:rsidRDefault="001B605B" w:rsidP="007346F0">
            <w:pPr>
              <w:spacing w:line="0" w:lineRule="atLeast"/>
              <w:ind w:right="1020"/>
              <w:rPr>
                <w:ins w:id="11199" w:author="t_竹沢 公佑" w:date="2019-10-06T18:41:00Z"/>
                <w:rFonts w:cs="Times New Roman"/>
                <w:sz w:val="22"/>
                <w:szCs w:val="22"/>
              </w:rPr>
            </w:pPr>
            <w:ins w:id="11200" w:author="t_竹沢 公佑" w:date="2019-10-06T18:41:00Z">
              <w:r>
                <w:rPr>
                  <w:rFonts w:cs="Times New Roman" w:hint="eastAsia"/>
                  <w:sz w:val="22"/>
                  <w:szCs w:val="22"/>
                </w:rPr>
                <w:t>EAGAIN</w:t>
              </w:r>
            </w:ins>
          </w:p>
          <w:p w:rsidR="001B605B" w:rsidRDefault="001B605B">
            <w:pPr>
              <w:widowControl w:val="0"/>
              <w:autoSpaceDE w:val="0"/>
              <w:autoSpaceDN w:val="0"/>
              <w:adjustRightInd w:val="0"/>
              <w:ind w:firstLineChars="50" w:firstLine="110"/>
              <w:rPr>
                <w:ins w:id="11201" w:author="t_竹沢 公佑" w:date="2019-10-06T18:41:00Z"/>
                <w:rFonts w:cs="Times New Roman"/>
                <w:sz w:val="22"/>
                <w:szCs w:val="22"/>
              </w:rPr>
              <w:pPrChange w:id="11202" w:author="t_竹沢 公佑" w:date="2020-05-11T11:03:00Z">
                <w:pPr>
                  <w:widowControl w:val="0"/>
                  <w:autoSpaceDE w:val="0"/>
                  <w:autoSpaceDN w:val="0"/>
                  <w:adjustRightInd w:val="0"/>
                </w:pPr>
              </w:pPrChange>
            </w:pPr>
            <w:ins w:id="11203" w:author="t_竹沢 公佑" w:date="2019-10-06T18:41:00Z">
              <w:r>
                <w:rPr>
                  <w:rFonts w:hint="eastAsia"/>
                  <w:bCs/>
                  <w:sz w:val="22"/>
                  <w:szCs w:val="22"/>
                </w:rPr>
                <w:t xml:space="preserve">When this </w:t>
              </w:r>
              <w:r>
                <w:rPr>
                  <w:bCs/>
                  <w:sz w:val="22"/>
                  <w:szCs w:val="22"/>
                </w:rPr>
                <w:t>command</w:t>
              </w:r>
              <w:r>
                <w:rPr>
                  <w:rFonts w:hint="eastAsia"/>
                  <w:bCs/>
                  <w:sz w:val="22"/>
                  <w:szCs w:val="22"/>
                </w:rPr>
                <w:t xml:space="preserve"> fails to reset FPGA.</w:t>
              </w:r>
            </w:ins>
          </w:p>
        </w:tc>
      </w:tr>
    </w:tbl>
    <w:p w:rsidR="005E5770" w:rsidRPr="00991147" w:rsidRDefault="005E5770" w:rsidP="00226376">
      <w:pPr>
        <w:spacing w:line="0" w:lineRule="atLeast"/>
        <w:ind w:right="10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7513"/>
      </w:tblGrid>
      <w:tr w:rsidR="005E5770" w:rsidDel="001B605B" w:rsidTr="00A43CA5">
        <w:trPr>
          <w:del w:id="11204" w:author="t_竹沢 公佑" w:date="2019-10-06T18:41:00Z"/>
        </w:trPr>
        <w:tc>
          <w:tcPr>
            <w:tcW w:w="2376" w:type="dxa"/>
          </w:tcPr>
          <w:p w:rsidR="005E5770" w:rsidDel="001B605B" w:rsidRDefault="005E5770" w:rsidP="00A43CA5">
            <w:pPr>
              <w:spacing w:line="0" w:lineRule="atLeast"/>
              <w:ind w:right="1020"/>
              <w:rPr>
                <w:del w:id="11205" w:author="t_竹沢 公佑" w:date="2019-10-06T18:41:00Z"/>
                <w:rFonts w:cs="Times New Roman"/>
                <w:sz w:val="22"/>
                <w:szCs w:val="22"/>
              </w:rPr>
            </w:pPr>
            <w:del w:id="11206" w:author="t_竹沢 公佑" w:date="2019-10-06T18:41:00Z">
              <w:r w:rsidDel="001B605B">
                <w:rPr>
                  <w:rFonts w:cs="Times New Roman" w:hint="eastAsia"/>
                  <w:sz w:val="22"/>
                  <w:szCs w:val="22"/>
                </w:rPr>
                <w:delText>Remarks</w:delText>
              </w:r>
            </w:del>
          </w:p>
        </w:tc>
        <w:tc>
          <w:tcPr>
            <w:tcW w:w="7513" w:type="dxa"/>
          </w:tcPr>
          <w:p w:rsidR="005E5770" w:rsidDel="001B605B" w:rsidRDefault="005E5770" w:rsidP="00A43CA5">
            <w:pPr>
              <w:widowControl w:val="0"/>
              <w:autoSpaceDE w:val="0"/>
              <w:autoSpaceDN w:val="0"/>
              <w:adjustRightInd w:val="0"/>
              <w:rPr>
                <w:del w:id="11207" w:author="t_竹沢 公佑" w:date="2019-10-06T18:40:00Z"/>
                <w:rFonts w:cs="Times New Roman"/>
                <w:sz w:val="22"/>
                <w:szCs w:val="22"/>
              </w:rPr>
            </w:pPr>
            <w:del w:id="11208" w:author="t_竹沢 公佑" w:date="2019-10-06T18:40:00Z">
              <w:r w:rsidDel="001B605B">
                <w:rPr>
                  <w:rFonts w:cs="Times New Roman" w:hint="eastAsia"/>
                  <w:sz w:val="22"/>
                  <w:szCs w:val="22"/>
                </w:rPr>
                <w:delText>Bit7</w:delText>
              </w:r>
              <w:r w:rsidR="00D2606E" w:rsidDel="001B605B">
                <w:rPr>
                  <w:rFonts w:cs="Times New Roman" w:hint="eastAsia"/>
                  <w:sz w:val="22"/>
                  <w:szCs w:val="22"/>
                </w:rPr>
                <w:delText xml:space="preserve"> </w:delText>
              </w:r>
              <w:r w:rsidDel="001B605B">
                <w:rPr>
                  <w:rFonts w:cs="Times New Roman" w:hint="eastAsia"/>
                  <w:sz w:val="22"/>
                  <w:szCs w:val="22"/>
                </w:rPr>
                <w:delText xml:space="preserve">and bit0 can be set </w:delText>
              </w:r>
              <w:r w:rsidDel="001B605B">
                <w:rPr>
                  <w:rFonts w:cs="Times New Roman"/>
                  <w:sz w:val="22"/>
                  <w:szCs w:val="22"/>
                </w:rPr>
                <w:delText>simultaneously</w:delText>
              </w:r>
              <w:r w:rsidDel="001B605B">
                <w:rPr>
                  <w:rFonts w:cs="Times New Roman" w:hint="eastAsia"/>
                  <w:sz w:val="22"/>
                  <w:szCs w:val="22"/>
                </w:rPr>
                <w:delText>.</w:delText>
              </w:r>
            </w:del>
          </w:p>
          <w:p w:rsidR="00047F18" w:rsidDel="001B605B" w:rsidRDefault="005E5770" w:rsidP="00A43CA5">
            <w:pPr>
              <w:widowControl w:val="0"/>
              <w:autoSpaceDE w:val="0"/>
              <w:autoSpaceDN w:val="0"/>
              <w:adjustRightInd w:val="0"/>
              <w:rPr>
                <w:del w:id="11209" w:author="t_竹沢 公佑" w:date="2019-10-06T18:40:00Z"/>
                <w:rFonts w:cs="Times New Roman"/>
                <w:sz w:val="22"/>
                <w:szCs w:val="22"/>
              </w:rPr>
            </w:pPr>
            <w:del w:id="11210" w:author="t_竹沢 公佑" w:date="2019-10-06T18:40:00Z">
              <w:r w:rsidDel="001B605B">
                <w:rPr>
                  <w:rFonts w:cs="Times New Roman" w:hint="eastAsia"/>
                  <w:sz w:val="22"/>
                  <w:szCs w:val="22"/>
                </w:rPr>
                <w:delText xml:space="preserve">Master reset </w:delText>
              </w:r>
              <w:r w:rsidRPr="001C69B5" w:rsidDel="001B605B">
                <w:rPr>
                  <w:rFonts w:cs="Times New Roman" w:hint="eastAsia"/>
                  <w:sz w:val="22"/>
                  <w:szCs w:val="22"/>
                </w:rPr>
                <w:delText>does not</w:delText>
              </w:r>
            </w:del>
            <w:del w:id="11211" w:author="t_竹沢 公佑" w:date="2019-10-05T17:32:00Z">
              <w:r w:rsidRPr="001C69B5" w:rsidDel="00EA29CA">
                <w:rPr>
                  <w:rFonts w:cs="Times New Roman" w:hint="eastAsia"/>
                  <w:sz w:val="22"/>
                  <w:szCs w:val="22"/>
                </w:rPr>
                <w:delText xml:space="preserve"> </w:delText>
              </w:r>
              <w:r w:rsidDel="00EA29CA">
                <w:rPr>
                  <w:rFonts w:cs="Times New Roman" w:hint="eastAsia"/>
                  <w:sz w:val="22"/>
                  <w:szCs w:val="22"/>
                </w:rPr>
                <w:delText>make</w:delText>
              </w:r>
            </w:del>
            <w:del w:id="11212" w:author="t_竹沢 公佑" w:date="2019-10-06T18:40:00Z">
              <w:r w:rsidDel="001B605B">
                <w:rPr>
                  <w:rFonts w:cs="Times New Roman" w:hint="eastAsia"/>
                  <w:sz w:val="22"/>
                  <w:szCs w:val="22"/>
                </w:rPr>
                <w:delText xml:space="preserve"> the </w:delText>
              </w:r>
              <w:r w:rsidDel="001B605B">
                <w:rPr>
                  <w:rFonts w:cs="Times New Roman"/>
                  <w:sz w:val="22"/>
                  <w:szCs w:val="22"/>
                </w:rPr>
                <w:delText>status register and voltage status register</w:delText>
              </w:r>
            </w:del>
            <w:del w:id="11213" w:author="t_竹沢 公佑" w:date="2019-10-05T17:32:00Z">
              <w:r w:rsidDel="00EA29CA">
                <w:rPr>
                  <w:rFonts w:cs="Times New Roman" w:hint="eastAsia"/>
                  <w:sz w:val="22"/>
                  <w:szCs w:val="22"/>
                </w:rPr>
                <w:delText xml:space="preserve"> clear</w:delText>
              </w:r>
            </w:del>
            <w:del w:id="11214" w:author="t_竹沢 公佑" w:date="2019-10-06T18:40:00Z">
              <w:r w:rsidDel="001B605B">
                <w:rPr>
                  <w:rFonts w:cs="Times New Roman" w:hint="eastAsia"/>
                  <w:sz w:val="22"/>
                  <w:szCs w:val="22"/>
                </w:rPr>
                <w:delText>.</w:delText>
              </w:r>
            </w:del>
          </w:p>
          <w:p w:rsidR="0081551C" w:rsidDel="001B605B" w:rsidRDefault="0081551C" w:rsidP="00A43CA5">
            <w:pPr>
              <w:widowControl w:val="0"/>
              <w:autoSpaceDE w:val="0"/>
              <w:autoSpaceDN w:val="0"/>
              <w:adjustRightInd w:val="0"/>
              <w:rPr>
                <w:del w:id="11215" w:author="t_竹沢 公佑" w:date="2019-10-06T18:40:00Z"/>
                <w:rFonts w:cs="Times New Roman"/>
                <w:sz w:val="22"/>
                <w:szCs w:val="22"/>
              </w:rPr>
            </w:pPr>
          </w:p>
          <w:p w:rsidR="004105F3" w:rsidDel="001B605B" w:rsidRDefault="004105F3" w:rsidP="004105F3">
            <w:pPr>
              <w:widowControl w:val="0"/>
              <w:autoSpaceDE w:val="0"/>
              <w:autoSpaceDN w:val="0"/>
              <w:adjustRightInd w:val="0"/>
              <w:spacing w:line="0" w:lineRule="atLeast"/>
              <w:rPr>
                <w:del w:id="11216" w:author="t_竹沢 公佑" w:date="2019-10-06T18:40:00Z"/>
                <w:sz w:val="22"/>
                <w:szCs w:val="22"/>
              </w:rPr>
            </w:pPr>
            <w:del w:id="11217" w:author="t_竹沢 公佑" w:date="2019-10-06T18:40:00Z">
              <w:r w:rsidDel="001B605B">
                <w:rPr>
                  <w:rFonts w:cs="Times New Roman" w:hint="eastAsia"/>
                  <w:sz w:val="22"/>
                  <w:szCs w:val="22"/>
                </w:rPr>
                <w:delText>■</w:delText>
              </w:r>
              <w:r w:rsidDel="001B605B">
                <w:rPr>
                  <w:rFonts w:hint="eastAsia"/>
                  <w:sz w:val="22"/>
                  <w:szCs w:val="22"/>
                </w:rPr>
                <w:delText>Remarks for the production DRXP boards</w:delText>
              </w:r>
            </w:del>
          </w:p>
          <w:p w:rsidR="004105F3" w:rsidRPr="004105F3" w:rsidDel="001B605B" w:rsidRDefault="004105F3" w:rsidP="004105F3">
            <w:pPr>
              <w:widowControl w:val="0"/>
              <w:autoSpaceDE w:val="0"/>
              <w:autoSpaceDN w:val="0"/>
              <w:adjustRightInd w:val="0"/>
              <w:rPr>
                <w:del w:id="11218" w:author="t_竹沢 公佑" w:date="2019-10-06T18:40:00Z"/>
                <w:rFonts w:cs="Times New Roman"/>
                <w:sz w:val="22"/>
                <w:szCs w:val="22"/>
              </w:rPr>
            </w:pPr>
            <w:del w:id="11219" w:author="t_竹沢 公佑" w:date="2019-10-05T17:36:00Z">
              <w:r w:rsidDel="00F845B8">
                <w:rPr>
                  <w:rFonts w:cs="Times New Roman" w:hint="eastAsia"/>
                  <w:sz w:val="22"/>
                  <w:szCs w:val="22"/>
                </w:rPr>
                <w:delText>F</w:delText>
              </w:r>
            </w:del>
            <w:del w:id="11220" w:author="t_竹沢 公佑" w:date="2019-10-06T18:40:00Z">
              <w:r w:rsidDel="001B605B">
                <w:rPr>
                  <w:rFonts w:cs="Times New Roman" w:hint="eastAsia"/>
                  <w:sz w:val="22"/>
                  <w:szCs w:val="22"/>
                </w:rPr>
                <w:delText xml:space="preserve">ollowing registers are common between the production DRXP board IFs. Therefore, </w:delText>
              </w:r>
            </w:del>
            <w:del w:id="11221" w:author="t_竹沢 公佑" w:date="2019-10-05T17:37:00Z">
              <w:r w:rsidDel="00F845B8">
                <w:rPr>
                  <w:rFonts w:cs="Times New Roman" w:hint="eastAsia"/>
                  <w:sz w:val="22"/>
                  <w:szCs w:val="22"/>
                </w:rPr>
                <w:delText>if one IF resets the following registers, it</w:delText>
              </w:r>
            </w:del>
            <w:del w:id="11222" w:author="t_竹沢 公佑" w:date="2019-10-06T18:40:00Z">
              <w:r w:rsidDel="001B605B">
                <w:rPr>
                  <w:rFonts w:cs="Times New Roman" w:hint="eastAsia"/>
                  <w:sz w:val="22"/>
                  <w:szCs w:val="22"/>
                </w:rPr>
                <w:delText xml:space="preserve"> affects the value </w:delText>
              </w:r>
            </w:del>
            <w:del w:id="11223" w:author="t_竹沢 公佑" w:date="2019-10-05T17:38:00Z">
              <w:r w:rsidDel="00F845B8">
                <w:rPr>
                  <w:rFonts w:cs="Times New Roman" w:hint="eastAsia"/>
                  <w:sz w:val="22"/>
                  <w:szCs w:val="22"/>
                </w:rPr>
                <w:delText xml:space="preserve">retrieved by </w:delText>
              </w:r>
            </w:del>
            <w:del w:id="11224" w:author="t_竹沢 公佑" w:date="2019-10-06T18:40:00Z">
              <w:r w:rsidDel="001B605B">
                <w:rPr>
                  <w:rFonts w:cs="Times New Roman"/>
                  <w:sz w:val="22"/>
                  <w:szCs w:val="22"/>
                </w:rPr>
                <w:delText>another</w:delText>
              </w:r>
              <w:r w:rsidDel="001B605B">
                <w:rPr>
                  <w:rFonts w:cs="Times New Roman" w:hint="eastAsia"/>
                  <w:sz w:val="22"/>
                  <w:szCs w:val="22"/>
                </w:rPr>
                <w:delText xml:space="preserve"> IF.</w:delText>
              </w:r>
            </w:del>
          </w:p>
          <w:p w:rsidR="004105F3" w:rsidDel="001B605B" w:rsidRDefault="004105F3" w:rsidP="00E82429">
            <w:pPr>
              <w:numPr>
                <w:ilvl w:val="0"/>
                <w:numId w:val="15"/>
              </w:numPr>
              <w:spacing w:line="0" w:lineRule="atLeast"/>
              <w:ind w:right="1020" w:hanging="858"/>
              <w:rPr>
                <w:del w:id="11225" w:author="t_竹沢 公佑" w:date="2019-10-06T18:40:00Z"/>
                <w:sz w:val="22"/>
                <w:szCs w:val="22"/>
              </w:rPr>
            </w:pPr>
            <w:del w:id="11226" w:author="t_竹沢 公佑" w:date="2019-10-06T18:40:00Z">
              <w:r w:rsidDel="001B605B">
                <w:rPr>
                  <w:rFonts w:hint="eastAsia"/>
                  <w:sz w:val="22"/>
                  <w:szCs w:val="22"/>
                </w:rPr>
                <w:delText xml:space="preserve">DFR STATUS register </w:delText>
              </w:r>
            </w:del>
          </w:p>
          <w:p w:rsidR="004105F3" w:rsidDel="001B605B" w:rsidRDefault="004105F3" w:rsidP="00E82429">
            <w:pPr>
              <w:numPr>
                <w:ilvl w:val="0"/>
                <w:numId w:val="15"/>
              </w:numPr>
              <w:spacing w:line="0" w:lineRule="atLeast"/>
              <w:ind w:right="1020" w:hanging="858"/>
              <w:rPr>
                <w:del w:id="11227" w:author="t_竹沢 公佑" w:date="2019-10-06T18:40:00Z"/>
                <w:sz w:val="22"/>
                <w:szCs w:val="22"/>
              </w:rPr>
            </w:pPr>
            <w:del w:id="11228" w:author="t_竹沢 公佑" w:date="2019-10-06T18:40:00Z">
              <w:r w:rsidDel="001B605B">
                <w:rPr>
                  <w:rFonts w:hint="eastAsia"/>
                  <w:sz w:val="22"/>
                  <w:szCs w:val="22"/>
                </w:rPr>
                <w:delText xml:space="preserve">DFR VOLTAGE STATUS register </w:delText>
              </w:r>
            </w:del>
          </w:p>
          <w:p w:rsidR="004105F3" w:rsidRPr="004105F3" w:rsidDel="001B605B" w:rsidRDefault="004105F3" w:rsidP="00A43CA5">
            <w:pPr>
              <w:widowControl w:val="0"/>
              <w:autoSpaceDE w:val="0"/>
              <w:autoSpaceDN w:val="0"/>
              <w:adjustRightInd w:val="0"/>
              <w:rPr>
                <w:del w:id="11229" w:author="t_竹沢 公佑" w:date="2019-10-06T18:40:00Z"/>
                <w:rFonts w:cs="Times New Roman"/>
                <w:sz w:val="22"/>
                <w:szCs w:val="22"/>
              </w:rPr>
            </w:pPr>
            <w:del w:id="11230" w:author="t_竹沢 公佑" w:date="2019-10-05T17:38:00Z">
              <w:r w:rsidDel="00F845B8">
                <w:rPr>
                  <w:rFonts w:cs="Times New Roman" w:hint="eastAsia"/>
                  <w:sz w:val="22"/>
                  <w:szCs w:val="22"/>
                </w:rPr>
                <w:delText>F</w:delText>
              </w:r>
            </w:del>
            <w:del w:id="11231" w:author="t_竹沢 公佑" w:date="2019-10-06T18:40:00Z">
              <w:r w:rsidDel="001B605B">
                <w:rPr>
                  <w:rFonts w:cs="Times New Roman" w:hint="eastAsia"/>
                  <w:sz w:val="22"/>
                  <w:szCs w:val="22"/>
                </w:rPr>
                <w:delText xml:space="preserve">ollowing registers are independent </w:delText>
              </w:r>
            </w:del>
            <w:del w:id="11232" w:author="t_竹沢 公佑" w:date="2019-10-05T17:38:00Z">
              <w:r w:rsidDel="00F845B8">
                <w:rPr>
                  <w:rFonts w:cs="Times New Roman" w:hint="eastAsia"/>
                  <w:sz w:val="22"/>
                  <w:szCs w:val="22"/>
                </w:rPr>
                <w:delText>in every</w:delText>
              </w:r>
            </w:del>
            <w:del w:id="11233" w:author="t_竹沢 公佑" w:date="2019-10-06T18:40:00Z">
              <w:r w:rsidDel="001B605B">
                <w:rPr>
                  <w:rFonts w:cs="Times New Roman" w:hint="eastAsia"/>
                  <w:sz w:val="22"/>
                  <w:szCs w:val="22"/>
                </w:rPr>
                <w:delText xml:space="preserve"> IF. If one IF </w:delText>
              </w:r>
            </w:del>
            <w:del w:id="11234" w:author="t_竹沢 公佑" w:date="2019-10-05T17:39:00Z">
              <w:r w:rsidDel="00F845B8">
                <w:rPr>
                  <w:rFonts w:cs="Times New Roman" w:hint="eastAsia"/>
                  <w:sz w:val="22"/>
                  <w:szCs w:val="22"/>
                </w:rPr>
                <w:delText>resets the following registers</w:delText>
              </w:r>
            </w:del>
            <w:del w:id="11235" w:author="t_竹沢 公佑" w:date="2019-10-05T17:40:00Z">
              <w:r w:rsidDel="00F845B8">
                <w:rPr>
                  <w:rFonts w:cs="Times New Roman" w:hint="eastAsia"/>
                  <w:sz w:val="22"/>
                  <w:szCs w:val="22"/>
                </w:rPr>
                <w:delText xml:space="preserve">, it </w:delText>
              </w:r>
            </w:del>
            <w:del w:id="11236" w:author="t_竹沢 公佑" w:date="2019-10-06T18:40:00Z">
              <w:r w:rsidDel="001B605B">
                <w:rPr>
                  <w:rFonts w:cs="Times New Roman" w:hint="eastAsia"/>
                  <w:sz w:val="22"/>
                  <w:szCs w:val="22"/>
                </w:rPr>
                <w:delText>doesn</w:delText>
              </w:r>
              <w:r w:rsidDel="001B605B">
                <w:rPr>
                  <w:rFonts w:cs="Times New Roman"/>
                  <w:sz w:val="22"/>
                  <w:szCs w:val="22"/>
                </w:rPr>
                <w:delText>’</w:delText>
              </w:r>
              <w:r w:rsidDel="001B605B">
                <w:rPr>
                  <w:rFonts w:cs="Times New Roman" w:hint="eastAsia"/>
                  <w:sz w:val="22"/>
                  <w:szCs w:val="22"/>
                </w:rPr>
                <w:delText xml:space="preserve">t affect the value </w:delText>
              </w:r>
            </w:del>
            <w:del w:id="11237" w:author="t_竹沢 公佑" w:date="2019-10-05T17:40:00Z">
              <w:r w:rsidDel="00F845B8">
                <w:rPr>
                  <w:rFonts w:cs="Times New Roman" w:hint="eastAsia"/>
                  <w:sz w:val="22"/>
                  <w:szCs w:val="22"/>
                </w:rPr>
                <w:delText xml:space="preserve">retrieved by </w:delText>
              </w:r>
            </w:del>
            <w:del w:id="11238" w:author="t_竹沢 公佑" w:date="2019-10-06T18:40:00Z">
              <w:r w:rsidDel="001B605B">
                <w:rPr>
                  <w:rFonts w:cs="Times New Roman"/>
                  <w:sz w:val="22"/>
                  <w:szCs w:val="22"/>
                </w:rPr>
                <w:delText>another</w:delText>
              </w:r>
              <w:r w:rsidDel="001B605B">
                <w:rPr>
                  <w:rFonts w:cs="Times New Roman" w:hint="eastAsia"/>
                  <w:sz w:val="22"/>
                  <w:szCs w:val="22"/>
                </w:rPr>
                <w:delText xml:space="preserve"> IF.</w:delText>
              </w:r>
            </w:del>
          </w:p>
          <w:p w:rsidR="004105F3" w:rsidDel="001B605B" w:rsidRDefault="004105F3" w:rsidP="00E82429">
            <w:pPr>
              <w:numPr>
                <w:ilvl w:val="0"/>
                <w:numId w:val="15"/>
              </w:numPr>
              <w:spacing w:line="0" w:lineRule="atLeast"/>
              <w:ind w:right="1020" w:hanging="858"/>
              <w:rPr>
                <w:del w:id="11239" w:author="t_竹沢 公佑" w:date="2019-10-06T18:40:00Z"/>
                <w:sz w:val="22"/>
                <w:szCs w:val="22"/>
              </w:rPr>
            </w:pPr>
            <w:del w:id="11240" w:author="t_竹沢 公佑" w:date="2019-10-06T18:40:00Z">
              <w:r w:rsidDel="001B605B">
                <w:rPr>
                  <w:rFonts w:hint="eastAsia"/>
                  <w:sz w:val="22"/>
                  <w:szCs w:val="22"/>
                </w:rPr>
                <w:delText>ALARM STATUS register</w:delText>
              </w:r>
            </w:del>
          </w:p>
          <w:p w:rsidR="004105F3" w:rsidRPr="0092092A" w:rsidDel="001B605B" w:rsidRDefault="004105F3" w:rsidP="004105F3">
            <w:pPr>
              <w:numPr>
                <w:ilvl w:val="0"/>
                <w:numId w:val="15"/>
              </w:numPr>
              <w:spacing w:line="0" w:lineRule="atLeast"/>
              <w:ind w:right="1020" w:hanging="858"/>
              <w:rPr>
                <w:del w:id="11241" w:author="t_竹沢 公佑" w:date="2019-10-06T18:40:00Z"/>
                <w:sz w:val="22"/>
                <w:szCs w:val="22"/>
              </w:rPr>
            </w:pPr>
            <w:del w:id="11242" w:author="t_竹沢 公佑" w:date="2019-10-06T18:40:00Z">
              <w:r w:rsidDel="001B605B">
                <w:rPr>
                  <w:rFonts w:hint="eastAsia"/>
                  <w:sz w:val="22"/>
                  <w:szCs w:val="22"/>
                </w:rPr>
                <w:delText>POWER ALARM register</w:delText>
              </w:r>
            </w:del>
          </w:p>
          <w:p w:rsidR="004105F3" w:rsidDel="001B605B" w:rsidRDefault="004105F3" w:rsidP="00E82429">
            <w:pPr>
              <w:numPr>
                <w:ilvl w:val="0"/>
                <w:numId w:val="15"/>
              </w:numPr>
              <w:spacing w:line="0" w:lineRule="atLeast"/>
              <w:ind w:right="1020" w:hanging="858"/>
              <w:rPr>
                <w:del w:id="11243" w:author="t_竹沢 公佑" w:date="2019-10-06T18:40:00Z"/>
                <w:sz w:val="22"/>
                <w:szCs w:val="22"/>
              </w:rPr>
            </w:pPr>
            <w:del w:id="11244" w:author="t_竹沢 公佑" w:date="2019-10-06T18:40:00Z">
              <w:r w:rsidDel="001B605B">
                <w:rPr>
                  <w:rFonts w:hint="eastAsia"/>
                  <w:sz w:val="22"/>
                  <w:szCs w:val="22"/>
                </w:rPr>
                <w:delText>DFR CHECKSUM COUNTER register</w:delText>
              </w:r>
            </w:del>
          </w:p>
          <w:p w:rsidR="004105F3" w:rsidRPr="0081551C" w:rsidDel="0081551C" w:rsidRDefault="004105F3">
            <w:pPr>
              <w:numPr>
                <w:ilvl w:val="0"/>
                <w:numId w:val="15"/>
              </w:numPr>
              <w:spacing w:line="0" w:lineRule="atLeast"/>
              <w:ind w:right="1020" w:hanging="858"/>
              <w:rPr>
                <w:del w:id="11245" w:author="t_竹沢 公佑" w:date="2019-08-22T16:22:00Z"/>
                <w:sz w:val="22"/>
                <w:szCs w:val="22"/>
                <w:rPrChange w:id="11246" w:author="t_竹沢 公佑" w:date="2019-08-22T16:22:00Z">
                  <w:rPr>
                    <w:del w:id="11247" w:author="t_竹沢 公佑" w:date="2019-08-22T16:22:00Z"/>
                    <w:sz w:val="22"/>
                    <w:szCs w:val="22"/>
                    <w:lang w:val="en"/>
                  </w:rPr>
                </w:rPrChange>
              </w:rPr>
              <w:pPrChange w:id="11248" w:author="t_竹沢 公佑" w:date="2019-08-22T16:22:00Z">
                <w:pPr>
                  <w:spacing w:line="0" w:lineRule="atLeast"/>
                  <w:ind w:right="1020"/>
                </w:pPr>
              </w:pPrChange>
            </w:pPr>
            <w:del w:id="11249" w:author="t_竹沢 公佑" w:date="2019-10-06T18:40:00Z">
              <w:r w:rsidDel="001B605B">
                <w:rPr>
                  <w:rFonts w:hint="eastAsia"/>
                  <w:sz w:val="22"/>
                  <w:szCs w:val="22"/>
                </w:rPr>
                <w:delText>DFR SYNC ERR CNT register</w:delText>
              </w:r>
            </w:del>
          </w:p>
          <w:p w:rsidR="005C4605" w:rsidRPr="00AE4678" w:rsidDel="0081551C" w:rsidRDefault="005C4605" w:rsidP="00AE4678">
            <w:pPr>
              <w:spacing w:line="0" w:lineRule="atLeast"/>
              <w:ind w:right="709"/>
              <w:rPr>
                <w:del w:id="11250" w:author="t_竹沢 公佑" w:date="2019-08-22T16:22:00Z"/>
                <w:sz w:val="22"/>
                <w:szCs w:val="22"/>
                <w:lang w:val="en"/>
              </w:rPr>
            </w:pPr>
          </w:p>
          <w:p w:rsidR="005C4605" w:rsidRPr="000E4ECD" w:rsidDel="0081551C" w:rsidRDefault="005C4605" w:rsidP="00AE4678">
            <w:pPr>
              <w:spacing w:line="0" w:lineRule="atLeast"/>
              <w:ind w:right="709"/>
              <w:rPr>
                <w:del w:id="11251" w:author="t_竹沢 公佑" w:date="2019-08-22T16:21:00Z"/>
                <w:color w:val="212121"/>
                <w:sz w:val="22"/>
                <w:szCs w:val="22"/>
                <w:lang w:val="en"/>
              </w:rPr>
            </w:pPr>
            <w:del w:id="11252" w:author="t_竹沢 公佑" w:date="2019-08-22T16:21:00Z">
              <w:r w:rsidDel="0081551C">
                <w:rPr>
                  <w:rFonts w:hint="eastAsia"/>
                  <w:sz w:val="22"/>
                  <w:szCs w:val="22"/>
                  <w:lang w:val="en"/>
                </w:rPr>
                <w:delText xml:space="preserve">In the case of driver version 2.0.3 or later, this command name are valid. </w:delText>
              </w:r>
              <w:r w:rsidDel="0081551C">
                <w:rPr>
                  <w:rFonts w:hint="eastAsia"/>
                  <w:color w:val="212121"/>
                  <w:sz w:val="22"/>
                  <w:szCs w:val="22"/>
                  <w:lang w:val="en"/>
                </w:rPr>
                <w:delText xml:space="preserve">In the case of driver version 2.0.2 or older, </w:delText>
              </w:r>
              <w:r w:rsidR="0024084A" w:rsidDel="0081551C">
                <w:rPr>
                  <w:rFonts w:hint="eastAsia"/>
                  <w:color w:val="212121"/>
                  <w:sz w:val="22"/>
                  <w:szCs w:val="22"/>
                  <w:lang w:val="en"/>
                </w:rPr>
                <w:delText>t</w:delText>
              </w:r>
              <w:r w:rsidR="0024084A" w:rsidRPr="0024084A" w:rsidDel="0081551C">
                <w:rPr>
                  <w:color w:val="212121"/>
                  <w:sz w:val="22"/>
                  <w:szCs w:val="22"/>
                  <w:lang w:val="en"/>
                </w:rPr>
                <w:delText>his command was defined with ItemIDs, “DFR_RST_ID_｛B|C|D|ALL｝”</w:delText>
              </w:r>
              <w:r w:rsidR="0024084A" w:rsidDel="0081551C">
                <w:rPr>
                  <w:rFonts w:hint="eastAsia"/>
                  <w:color w:val="212121"/>
                  <w:sz w:val="22"/>
                  <w:szCs w:val="22"/>
                  <w:lang w:val="en"/>
                </w:rPr>
                <w:delText xml:space="preserve">. </w:delText>
              </w:r>
              <w:r w:rsidR="0024084A" w:rsidRPr="0024084A" w:rsidDel="0081551C">
                <w:rPr>
                  <w:color w:val="212121"/>
                  <w:sz w:val="22"/>
                  <w:szCs w:val="22"/>
                  <w:lang w:val="en"/>
                </w:rPr>
                <w:delText>The device driver version 2.0.3 or later maintain the old ItemID definitions.</w:delText>
              </w:r>
              <w:r w:rsidR="0024084A" w:rsidDel="0081551C">
                <w:rPr>
                  <w:rFonts w:hint="eastAsia"/>
                  <w:color w:val="212121"/>
                  <w:sz w:val="22"/>
                  <w:szCs w:val="22"/>
                  <w:lang w:val="en"/>
                </w:rPr>
                <w:delText xml:space="preserve"> </w:delText>
              </w:r>
              <w:r w:rsidR="0024084A" w:rsidDel="0081551C">
                <w:rPr>
                  <w:color w:val="212121"/>
                  <w:sz w:val="22"/>
                  <w:szCs w:val="22"/>
                  <w:lang w:val="en"/>
                </w:rPr>
                <w:delText xml:space="preserve">An application can also </w:delText>
              </w:r>
              <w:r w:rsidR="0024084A" w:rsidRPr="0024084A" w:rsidDel="0081551C">
                <w:rPr>
                  <w:color w:val="212121"/>
                  <w:sz w:val="22"/>
                  <w:szCs w:val="22"/>
                  <w:lang w:val="en"/>
                </w:rPr>
                <w:delText>call this command with old definitions.</w:delText>
              </w:r>
            </w:del>
          </w:p>
          <w:p w:rsidR="005C4605" w:rsidRPr="0024084A" w:rsidDel="001B605B" w:rsidRDefault="005C4605" w:rsidP="00AE4678">
            <w:pPr>
              <w:spacing w:line="0" w:lineRule="atLeast"/>
              <w:ind w:right="1020"/>
              <w:rPr>
                <w:del w:id="11253" w:author="t_竹沢 公佑" w:date="2019-10-06T18:41:00Z"/>
                <w:sz w:val="22"/>
                <w:szCs w:val="22"/>
                <w:lang w:val="en"/>
              </w:rPr>
            </w:pPr>
          </w:p>
        </w:tc>
      </w:tr>
      <w:tr w:rsidR="005E5770" w:rsidRPr="00991147" w:rsidDel="001B605B" w:rsidTr="000D5B53">
        <w:trPr>
          <w:del w:id="11254" w:author="t_竹沢 公佑" w:date="2019-10-06T18:41:00Z"/>
        </w:trPr>
        <w:tc>
          <w:tcPr>
            <w:tcW w:w="2376" w:type="dxa"/>
            <w:tcBorders>
              <w:top w:val="single" w:sz="4" w:space="0" w:color="auto"/>
              <w:left w:val="single" w:sz="4" w:space="0" w:color="auto"/>
              <w:bottom w:val="single" w:sz="4" w:space="0" w:color="auto"/>
              <w:right w:val="single" w:sz="4" w:space="0" w:color="auto"/>
            </w:tcBorders>
          </w:tcPr>
          <w:p w:rsidR="005E5770" w:rsidDel="001B605B" w:rsidRDefault="00C421AF" w:rsidP="00A43CA5">
            <w:pPr>
              <w:spacing w:line="0" w:lineRule="atLeast"/>
              <w:ind w:right="1020"/>
              <w:rPr>
                <w:del w:id="11255" w:author="t_竹沢 公佑" w:date="2019-10-06T18:41:00Z"/>
                <w:rFonts w:cs="Times New Roman"/>
                <w:sz w:val="22"/>
                <w:szCs w:val="22"/>
              </w:rPr>
            </w:pPr>
            <w:del w:id="11256" w:author="t_竹沢 公佑" w:date="2019-10-06T18:41:00Z">
              <w:r w:rsidDel="001B605B">
                <w:rPr>
                  <w:rFonts w:cs="Times New Roman" w:hint="eastAsia"/>
                  <w:sz w:val="22"/>
                  <w:szCs w:val="22"/>
                </w:rPr>
                <w:delText>E</w:delText>
              </w:r>
              <w:r w:rsidR="005E5770" w:rsidDel="001B605B">
                <w:rPr>
                  <w:rFonts w:cs="Times New Roman" w:hint="eastAsia"/>
                  <w:sz w:val="22"/>
                  <w:szCs w:val="22"/>
                </w:rPr>
                <w:delText>rrors</w:delText>
              </w:r>
            </w:del>
          </w:p>
        </w:tc>
        <w:tc>
          <w:tcPr>
            <w:tcW w:w="7513" w:type="dxa"/>
            <w:tcBorders>
              <w:top w:val="single" w:sz="4" w:space="0" w:color="auto"/>
              <w:left w:val="single" w:sz="4" w:space="0" w:color="auto"/>
              <w:bottom w:val="single" w:sz="4" w:space="0" w:color="auto"/>
              <w:right w:val="single" w:sz="4" w:space="0" w:color="auto"/>
            </w:tcBorders>
          </w:tcPr>
          <w:p w:rsidR="005E5770" w:rsidRPr="00226376" w:rsidDel="001B605B" w:rsidRDefault="005E5770" w:rsidP="00A43CA5">
            <w:pPr>
              <w:spacing w:line="0" w:lineRule="atLeast"/>
              <w:ind w:right="1020"/>
              <w:rPr>
                <w:del w:id="11257" w:author="t_竹沢 公佑" w:date="2019-10-06T18:41:00Z"/>
                <w:rFonts w:cs="Times New Roman"/>
                <w:sz w:val="22"/>
                <w:szCs w:val="22"/>
              </w:rPr>
            </w:pPr>
            <w:del w:id="11258" w:author="t_竹沢 公佑" w:date="2019-10-06T18:41:00Z">
              <w:r w:rsidDel="001B605B">
                <w:rPr>
                  <w:rFonts w:cs="Times New Roman" w:hint="eastAsia"/>
                  <w:sz w:val="22"/>
                  <w:szCs w:val="22"/>
                </w:rPr>
                <w:delText>EAGAIN</w:delText>
              </w:r>
            </w:del>
          </w:p>
          <w:p w:rsidR="005E5770" w:rsidRPr="00991147" w:rsidDel="001B605B" w:rsidRDefault="005E5770" w:rsidP="00A43CA5">
            <w:pPr>
              <w:spacing w:line="0" w:lineRule="atLeast"/>
              <w:ind w:right="1020" w:firstLineChars="200" w:firstLine="440"/>
              <w:rPr>
                <w:del w:id="11259" w:author="t_竹沢 公佑" w:date="2019-10-06T18:41:00Z"/>
                <w:bCs/>
                <w:sz w:val="22"/>
                <w:szCs w:val="22"/>
              </w:rPr>
            </w:pPr>
            <w:del w:id="11260" w:author="t_竹沢 公佑" w:date="2019-10-06T18:41:00Z">
              <w:r w:rsidDel="001B605B">
                <w:rPr>
                  <w:rFonts w:hint="eastAsia"/>
                  <w:bCs/>
                  <w:sz w:val="22"/>
                  <w:szCs w:val="22"/>
                </w:rPr>
                <w:delText>When fail to reset FPGA.</w:delText>
              </w:r>
            </w:del>
          </w:p>
        </w:tc>
      </w:tr>
    </w:tbl>
    <w:p w:rsidR="00E67D39" w:rsidRPr="005E5770" w:rsidRDefault="00E67D39">
      <w:pPr>
        <w:pStyle w:val="a0"/>
        <w:ind w:leftChars="0" w:left="0"/>
        <w:rPr>
          <w:b/>
          <w:bCs/>
          <w:sz w:val="22"/>
          <w:szCs w:val="22"/>
          <w:u w:val="single"/>
        </w:rPr>
      </w:pPr>
    </w:p>
    <w:p w:rsidR="00DF1C7C" w:rsidRDefault="00E67D39">
      <w:pPr>
        <w:pStyle w:val="a0"/>
        <w:ind w:leftChars="0" w:left="0"/>
      </w:pPr>
      <w:r>
        <w:rPr>
          <w:b/>
          <w:bCs/>
          <w:sz w:val="22"/>
          <w:szCs w:val="22"/>
          <w:u w:val="single"/>
        </w:rPr>
        <w:br w:type="page"/>
      </w:r>
    </w:p>
    <w:p w:rsidR="00DF1C7C" w:rsidRDefault="00DF1C7C" w:rsidP="00B862C9">
      <w:pPr>
        <w:pStyle w:val="3"/>
      </w:pPr>
      <w:bookmarkStart w:id="11261" w:name="_Toc63179461"/>
      <w:r>
        <w:rPr>
          <w:rFonts w:hint="eastAsia"/>
        </w:rPr>
        <w:t>RESET_DFR_CHKSUM</w:t>
      </w:r>
      <w:bookmarkEnd w:id="112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544"/>
        <w:gridCol w:w="2126"/>
        <w:gridCol w:w="1845"/>
      </w:tblGrid>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RST_DFR_CHK_ID_D</w:t>
            </w:r>
          </w:p>
        </w:tc>
        <w:tc>
          <w:tcPr>
            <w:tcW w:w="2126" w:type="dxa"/>
          </w:tcPr>
          <w:p w:rsidR="00DF1C7C" w:rsidRDefault="00DF1C7C">
            <w:pPr>
              <w:spacing w:line="0" w:lineRule="atLeast"/>
              <w:ind w:right="-108"/>
              <w:rPr>
                <w:sz w:val="22"/>
                <w:szCs w:val="22"/>
              </w:rPr>
            </w:pPr>
            <w:r>
              <w:rPr>
                <w:rFonts w:hint="eastAsia"/>
                <w:sz w:val="22"/>
                <w:szCs w:val="22"/>
              </w:rPr>
              <w:t>0x0000 9502</w:t>
            </w:r>
          </w:p>
        </w:tc>
        <w:tc>
          <w:tcPr>
            <w:tcW w:w="1843" w:type="dxa"/>
          </w:tcPr>
          <w:p w:rsidR="00DF1C7C" w:rsidRDefault="00DF1C7C">
            <w:pPr>
              <w:spacing w:line="0" w:lineRule="atLeast"/>
              <w:ind w:right="-108"/>
              <w:rPr>
                <w:sz w:val="22"/>
                <w:szCs w:val="22"/>
              </w:rPr>
            </w:pPr>
            <w:r>
              <w:rPr>
                <w:rFonts w:hint="eastAsia"/>
                <w:sz w:val="22"/>
                <w:szCs w:val="22"/>
                <w:lang w:val="en"/>
              </w:rPr>
              <w:t>CH1-BitD</w:t>
            </w:r>
          </w:p>
        </w:tc>
      </w:tr>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RST_DFR_CHK_ID_</w:t>
            </w:r>
            <w:r>
              <w:rPr>
                <w:rFonts w:hint="eastAsia"/>
                <w:sz w:val="22"/>
                <w:szCs w:val="22"/>
              </w:rPr>
              <w:t>C</w:t>
            </w:r>
          </w:p>
        </w:tc>
        <w:tc>
          <w:tcPr>
            <w:tcW w:w="2126" w:type="dxa"/>
          </w:tcPr>
          <w:p w:rsidR="00DF1C7C" w:rsidRDefault="00DF1C7C">
            <w:pPr>
              <w:spacing w:line="0" w:lineRule="atLeast"/>
              <w:ind w:right="-108"/>
              <w:rPr>
                <w:sz w:val="22"/>
                <w:szCs w:val="22"/>
              </w:rPr>
            </w:pPr>
            <w:r>
              <w:rPr>
                <w:rFonts w:hint="eastAsia"/>
                <w:sz w:val="22"/>
                <w:szCs w:val="22"/>
              </w:rPr>
              <w:t>0x0000 A502</w:t>
            </w:r>
          </w:p>
        </w:tc>
        <w:tc>
          <w:tcPr>
            <w:tcW w:w="1843" w:type="dxa"/>
          </w:tcPr>
          <w:p w:rsidR="00DF1C7C" w:rsidRDefault="00DF1C7C">
            <w:pPr>
              <w:spacing w:line="0" w:lineRule="atLeast"/>
              <w:ind w:right="-108"/>
              <w:rPr>
                <w:sz w:val="22"/>
                <w:szCs w:val="22"/>
              </w:rPr>
            </w:pPr>
            <w:r>
              <w:rPr>
                <w:rFonts w:hint="eastAsia"/>
                <w:sz w:val="22"/>
                <w:szCs w:val="22"/>
                <w:lang w:val="en"/>
              </w:rPr>
              <w:t>CH2-BitC</w:t>
            </w:r>
          </w:p>
        </w:tc>
      </w:tr>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RST_DFR_CHK_ID_</w:t>
            </w:r>
            <w:r>
              <w:rPr>
                <w:rFonts w:hint="eastAsia"/>
                <w:sz w:val="22"/>
                <w:szCs w:val="22"/>
              </w:rPr>
              <w:t>B</w:t>
            </w:r>
          </w:p>
        </w:tc>
        <w:tc>
          <w:tcPr>
            <w:tcW w:w="2126" w:type="dxa"/>
          </w:tcPr>
          <w:p w:rsidR="00DF1C7C" w:rsidRDefault="00DF1C7C">
            <w:pPr>
              <w:spacing w:line="0" w:lineRule="atLeast"/>
              <w:ind w:right="-108"/>
              <w:rPr>
                <w:sz w:val="22"/>
                <w:szCs w:val="22"/>
              </w:rPr>
            </w:pPr>
            <w:r>
              <w:rPr>
                <w:rFonts w:hint="eastAsia"/>
                <w:sz w:val="22"/>
                <w:szCs w:val="22"/>
              </w:rPr>
              <w:t>0x0000 B502</w:t>
            </w:r>
          </w:p>
        </w:tc>
        <w:tc>
          <w:tcPr>
            <w:tcW w:w="1843" w:type="dxa"/>
          </w:tcPr>
          <w:p w:rsidR="00DF1C7C" w:rsidRDefault="00DF1C7C">
            <w:pPr>
              <w:spacing w:line="0" w:lineRule="atLeast"/>
              <w:ind w:right="-108"/>
              <w:rPr>
                <w:sz w:val="22"/>
                <w:szCs w:val="22"/>
              </w:rPr>
            </w:pPr>
            <w:r>
              <w:rPr>
                <w:rFonts w:hint="eastAsia"/>
                <w:sz w:val="22"/>
                <w:szCs w:val="22"/>
                <w:lang w:val="en"/>
              </w:rPr>
              <w:t>CH3-BitB</w:t>
            </w:r>
          </w:p>
        </w:tc>
      </w:tr>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RST_DFR_CHK_ID_</w:t>
            </w:r>
            <w:r>
              <w:rPr>
                <w:rFonts w:hint="eastAsia"/>
                <w:sz w:val="22"/>
                <w:szCs w:val="22"/>
              </w:rPr>
              <w:t>ALL</w:t>
            </w:r>
          </w:p>
        </w:tc>
        <w:tc>
          <w:tcPr>
            <w:tcW w:w="2126" w:type="dxa"/>
          </w:tcPr>
          <w:p w:rsidR="00DF1C7C" w:rsidRDefault="00DF1C7C">
            <w:pPr>
              <w:spacing w:line="0" w:lineRule="atLeast"/>
              <w:ind w:right="-108"/>
              <w:rPr>
                <w:sz w:val="22"/>
                <w:szCs w:val="22"/>
              </w:rPr>
            </w:pPr>
            <w:r>
              <w:rPr>
                <w:rFonts w:hint="eastAsia"/>
                <w:sz w:val="22"/>
                <w:szCs w:val="22"/>
              </w:rPr>
              <w:t>0x0000 C502</w:t>
            </w:r>
          </w:p>
        </w:tc>
        <w:tc>
          <w:tcPr>
            <w:tcW w:w="1843" w:type="dxa"/>
          </w:tcPr>
          <w:p w:rsidR="00DF1C7C" w:rsidRDefault="00DF1C7C">
            <w:pPr>
              <w:spacing w:line="0" w:lineRule="atLeast"/>
              <w:ind w:right="-108"/>
              <w:rPr>
                <w:sz w:val="22"/>
                <w:szCs w:val="22"/>
              </w:rPr>
            </w:pPr>
            <w:r>
              <w:rPr>
                <w:rFonts w:hint="eastAsia"/>
                <w:sz w:val="22"/>
                <w:szCs w:val="22"/>
              </w:rPr>
              <w:t>All Bits</w:t>
            </w:r>
          </w:p>
        </w:tc>
      </w:tr>
      <w:tr w:rsidR="00DF1C7C">
        <w:tc>
          <w:tcPr>
            <w:tcW w:w="2376" w:type="dxa"/>
          </w:tcPr>
          <w:p w:rsidR="00DF1C7C" w:rsidRDefault="00DF1C7C">
            <w:pPr>
              <w:spacing w:line="0" w:lineRule="atLeast"/>
              <w:ind w:right="1020"/>
              <w:rPr>
                <w:sz w:val="22"/>
                <w:szCs w:val="22"/>
              </w:rPr>
            </w:pPr>
            <w:r>
              <w:rPr>
                <w:rFonts w:cs="Times New Roman"/>
                <w:sz w:val="22"/>
                <w:szCs w:val="22"/>
              </w:rPr>
              <w:t>Description</w:t>
            </w:r>
          </w:p>
        </w:tc>
        <w:tc>
          <w:tcPr>
            <w:tcW w:w="7513" w:type="dxa"/>
            <w:gridSpan w:val="3"/>
          </w:tcPr>
          <w:p w:rsidR="00DF1C7C" w:rsidRDefault="00DF1C7C">
            <w:pPr>
              <w:widowControl w:val="0"/>
              <w:autoSpaceDE w:val="0"/>
              <w:autoSpaceDN w:val="0"/>
              <w:adjustRightInd w:val="0"/>
              <w:spacing w:line="0" w:lineRule="atLeast"/>
              <w:rPr>
                <w:rFonts w:cs="Times New Roman"/>
                <w:sz w:val="22"/>
                <w:szCs w:val="22"/>
              </w:rPr>
            </w:pPr>
            <w:r>
              <w:rPr>
                <w:rFonts w:cs="Times New Roman"/>
                <w:sz w:val="22"/>
                <w:szCs w:val="22"/>
              </w:rPr>
              <w:t xml:space="preserve">Reset the </w:t>
            </w:r>
            <w:r>
              <w:rPr>
                <w:rFonts w:cs="Times New Roman" w:hint="eastAsia"/>
                <w:sz w:val="22"/>
                <w:szCs w:val="22"/>
              </w:rPr>
              <w:t>checksum</w:t>
            </w:r>
            <w:r>
              <w:rPr>
                <w:rFonts w:cs="Times New Roman"/>
                <w:sz w:val="22"/>
                <w:szCs w:val="22"/>
              </w:rPr>
              <w:t xml:space="preserve"> counters to zero.</w:t>
            </w:r>
          </w:p>
          <w:p w:rsidR="00DF1C7C" w:rsidRDefault="00FD7F5E">
            <w:pPr>
              <w:widowControl w:val="0"/>
              <w:autoSpaceDE w:val="0"/>
              <w:autoSpaceDN w:val="0"/>
              <w:adjustRightInd w:val="0"/>
              <w:spacing w:line="0" w:lineRule="atLeast"/>
              <w:rPr>
                <w:rFonts w:cs="Times New Roman"/>
                <w:sz w:val="22"/>
                <w:szCs w:val="22"/>
              </w:rPr>
            </w:pPr>
            <w:r>
              <w:rPr>
                <w:rFonts w:cs="Times New Roman"/>
                <w:sz w:val="22"/>
                <w:szCs w:val="22"/>
              </w:rPr>
              <w:t>RESET_DFR</w:t>
            </w:r>
            <w:r w:rsidR="00DF1C7C">
              <w:rPr>
                <w:rFonts w:cs="Times New Roman"/>
                <w:sz w:val="22"/>
                <w:szCs w:val="22"/>
              </w:rPr>
              <w:t xml:space="preserve"> causes this reset.</w:t>
            </w:r>
          </w:p>
        </w:tc>
      </w:tr>
      <w:tr w:rsidR="00DF1C7C">
        <w:tc>
          <w:tcPr>
            <w:tcW w:w="2376" w:type="dxa"/>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DF1C7C" w:rsidRDefault="00DF1C7C">
            <w:pPr>
              <w:spacing w:line="0" w:lineRule="atLeast"/>
              <w:ind w:right="1020"/>
              <w:rPr>
                <w:sz w:val="22"/>
                <w:szCs w:val="22"/>
              </w:rPr>
            </w:pPr>
            <w:r>
              <w:rPr>
                <w:rFonts w:hint="eastAsia"/>
                <w:sz w:val="22"/>
                <w:szCs w:val="22"/>
              </w:rPr>
              <w:t>No</w:t>
            </w:r>
          </w:p>
        </w:tc>
      </w:tr>
      <w:tr w:rsidR="00595E56" w:rsidRPr="00EA1161" w:rsidTr="00596636">
        <w:tc>
          <w:tcPr>
            <w:tcW w:w="2376" w:type="dxa"/>
          </w:tcPr>
          <w:p w:rsidR="00595E56" w:rsidRPr="00C46888" w:rsidRDefault="00595E56" w:rsidP="00596636">
            <w:pPr>
              <w:pStyle w:val="afa"/>
              <w:rPr>
                <w:sz w:val="22"/>
                <w:szCs w:val="22"/>
                <w:rPrChange w:id="11262" w:author="t_竹沢 公佑" w:date="2019-10-05T17:43:00Z">
                  <w:rPr/>
                </w:rPrChange>
              </w:rPr>
            </w:pPr>
            <w:r w:rsidRPr="00C46888">
              <w:rPr>
                <w:sz w:val="22"/>
                <w:szCs w:val="22"/>
                <w:rPrChange w:id="11263" w:author="t_竹沢 公佑" w:date="2019-10-05T17:43:00Z">
                  <w:rPr/>
                </w:rPrChange>
              </w:rPr>
              <w:t>Synchronization</w:t>
            </w:r>
          </w:p>
        </w:tc>
        <w:tc>
          <w:tcPr>
            <w:tcW w:w="7515" w:type="dxa"/>
            <w:gridSpan w:val="3"/>
          </w:tcPr>
          <w:p w:rsidR="00595E56" w:rsidRPr="003A77F4" w:rsidRDefault="00D64335" w:rsidP="00596636">
            <w:pPr>
              <w:pStyle w:val="afa"/>
              <w:rPr>
                <w:ins w:id="11264" w:author="s_佐野 光" w:date="2019-08-21T10:00:00Z"/>
                <w:bCs/>
                <w:sz w:val="22"/>
                <w:szCs w:val="22"/>
              </w:rPr>
            </w:pPr>
            <w:ins w:id="11265" w:author="s_佐野 光" w:date="2019-08-15T13:02:00Z">
              <w:r w:rsidRPr="003A77F4">
                <w:rPr>
                  <w:sz w:val="22"/>
                  <w:szCs w:val="22"/>
                  <w:rPrChange w:id="11266" w:author="t_竹沢 公佑" w:date="2019-10-05T17:50:00Z">
                    <w:rPr/>
                  </w:rPrChange>
                </w:rPr>
                <w:t>S</w:t>
              </w:r>
            </w:ins>
            <w:del w:id="11267" w:author="s_佐野 光" w:date="2019-08-15T13:02:00Z">
              <w:r w:rsidR="00AC7296" w:rsidRPr="003A77F4" w:rsidDel="00D64335">
                <w:rPr>
                  <w:sz w:val="22"/>
                  <w:szCs w:val="22"/>
                  <w:rPrChange w:id="11268" w:author="t_竹沢 公佑" w:date="2019-10-05T17:50:00Z">
                    <w:rPr/>
                  </w:rPrChange>
                </w:rPr>
                <w:delText>A</w:delText>
              </w:r>
              <w:r w:rsidR="00595E56" w:rsidRPr="003A77F4" w:rsidDel="00D64335">
                <w:rPr>
                  <w:sz w:val="22"/>
                  <w:szCs w:val="22"/>
                  <w:rPrChange w:id="11269" w:author="t_竹沢 公佑" w:date="2019-10-05T17:50:00Z">
                    <w:rPr/>
                  </w:rPrChange>
                </w:rPr>
                <w:delText>s</w:delText>
              </w:r>
            </w:del>
            <w:r w:rsidR="00595E56" w:rsidRPr="003A77F4">
              <w:rPr>
                <w:sz w:val="22"/>
                <w:szCs w:val="22"/>
                <w:rPrChange w:id="11270" w:author="t_竹沢 公佑" w:date="2019-10-05T17:50:00Z">
                  <w:rPr/>
                </w:rPrChange>
              </w:rPr>
              <w:t>ynchronous</w:t>
            </w:r>
            <w:ins w:id="11271" w:author="s_佐野 光" w:date="2019-08-21T09:52:00Z">
              <w:r w:rsidR="002027E5" w:rsidRPr="003A77F4">
                <w:rPr>
                  <w:bCs/>
                  <w:sz w:val="22"/>
                  <w:szCs w:val="22"/>
                </w:rPr>
                <w:t xml:space="preserve"> (version 2.0.</w:t>
              </w:r>
            </w:ins>
            <w:ins w:id="11272" w:author="s_佐野 光" w:date="2019-08-21T16:20:00Z">
              <w:r w:rsidR="00D12511" w:rsidRPr="003A77F4">
                <w:rPr>
                  <w:bCs/>
                  <w:sz w:val="22"/>
                  <w:szCs w:val="22"/>
                </w:rPr>
                <w:t>3</w:t>
              </w:r>
            </w:ins>
            <w:ins w:id="11273" w:author="s_佐野 光" w:date="2019-08-21T09:52:00Z">
              <w:r w:rsidR="002027E5" w:rsidRPr="003A77F4">
                <w:rPr>
                  <w:bCs/>
                  <w:sz w:val="22"/>
                  <w:szCs w:val="22"/>
                </w:rPr>
                <w:t xml:space="preserve"> or later)</w:t>
              </w:r>
            </w:ins>
          </w:p>
          <w:p w:rsidR="002910DD" w:rsidRDefault="00175D63">
            <w:pPr>
              <w:spacing w:line="0" w:lineRule="atLeast"/>
              <w:ind w:right="1020" w:firstLineChars="100" w:firstLine="220"/>
              <w:rPr>
                <w:ins w:id="11274" w:author="t_竹沢 公佑" w:date="2019-09-18T16:18:00Z"/>
                <w:bCs/>
                <w:sz w:val="22"/>
                <w:szCs w:val="22"/>
              </w:rPr>
              <w:pPrChange w:id="11275" w:author="t_竹沢 公佑" w:date="2019-09-18T16:19:00Z">
                <w:pPr>
                  <w:pStyle w:val="afa"/>
                </w:pPr>
              </w:pPrChange>
            </w:pPr>
            <w:ins w:id="11276" w:author="s_佐野 光" w:date="2019-08-21T10:22:00Z">
              <w:r>
                <w:rPr>
                  <w:rFonts w:hint="eastAsia"/>
                  <w:bCs/>
                  <w:sz w:val="22"/>
                  <w:szCs w:val="22"/>
                </w:rPr>
                <w:t xml:space="preserve">In </w:t>
              </w:r>
              <w:r w:rsidR="00D12511">
                <w:rPr>
                  <w:rFonts w:hint="eastAsia"/>
                  <w:bCs/>
                  <w:sz w:val="22"/>
                  <w:szCs w:val="22"/>
                </w:rPr>
                <w:t>the case of driver version 2.0.</w:t>
              </w:r>
            </w:ins>
            <w:ins w:id="11277" w:author="s_佐野 光" w:date="2019-08-21T16:20:00Z">
              <w:r w:rsidR="00D12511">
                <w:rPr>
                  <w:rFonts w:hint="eastAsia"/>
                  <w:bCs/>
                  <w:sz w:val="22"/>
                  <w:szCs w:val="22"/>
                </w:rPr>
                <w:t>2</w:t>
              </w:r>
            </w:ins>
            <w:ins w:id="11278" w:author="s_佐野 光" w:date="2019-08-21T10:22:00Z">
              <w:r>
                <w:rPr>
                  <w:rFonts w:hint="eastAsia"/>
                  <w:bCs/>
                  <w:sz w:val="22"/>
                  <w:szCs w:val="22"/>
                </w:rPr>
                <w:t xml:space="preserve"> or older</w:t>
              </w:r>
            </w:ins>
            <w:ins w:id="11279" w:author="s_佐野 光" w:date="2019-08-21T10:00:00Z">
              <w:r w:rsidR="002910DD">
                <w:rPr>
                  <w:rFonts w:hint="eastAsia"/>
                  <w:bCs/>
                  <w:sz w:val="22"/>
                  <w:szCs w:val="22"/>
                </w:rPr>
                <w:t>, works as asynchronou</w:t>
              </w:r>
            </w:ins>
            <w:ins w:id="11280" w:author="t_竹沢 公佑" w:date="2019-09-18T16:19:00Z">
              <w:r w:rsidR="0055502C">
                <w:rPr>
                  <w:rFonts w:hint="eastAsia"/>
                  <w:bCs/>
                  <w:sz w:val="22"/>
                  <w:szCs w:val="22"/>
                </w:rPr>
                <w:t>s</w:t>
              </w:r>
            </w:ins>
            <w:ins w:id="11281" w:author="s_佐野 光" w:date="2019-08-21T10:00:00Z">
              <w:del w:id="11282" w:author="t_竹沢 公佑" w:date="2019-09-18T16:19:00Z">
                <w:r w:rsidR="002910DD" w:rsidDel="0055502C">
                  <w:rPr>
                    <w:rFonts w:hint="eastAsia"/>
                    <w:bCs/>
                    <w:sz w:val="22"/>
                    <w:szCs w:val="22"/>
                  </w:rPr>
                  <w:delText>s.</w:delText>
                </w:r>
              </w:del>
            </w:ins>
          </w:p>
          <w:p w:rsidR="0055502C" w:rsidRDefault="0055502C">
            <w:pPr>
              <w:spacing w:line="0" w:lineRule="atLeast"/>
              <w:ind w:right="1020"/>
              <w:rPr>
                <w:ins w:id="11283" w:author="t_竹沢 公佑" w:date="2019-09-18T16:18:00Z"/>
                <w:bCs/>
                <w:sz w:val="22"/>
                <w:szCs w:val="22"/>
              </w:rPr>
              <w:pPrChange w:id="11284" w:author="s_佐野 光" w:date="2019-08-21T10:00:00Z">
                <w:pPr>
                  <w:pStyle w:val="afa"/>
                </w:pPr>
              </w:pPrChange>
            </w:pPr>
            <w:ins w:id="11285" w:author="t_竹沢 公佑" w:date="2019-09-18T16:19:00Z">
              <w:r>
                <w:rPr>
                  <w:rFonts w:hint="eastAsia"/>
                  <w:bCs/>
                  <w:sz w:val="22"/>
                  <w:szCs w:val="22"/>
                </w:rPr>
                <w:t>Timeout</w:t>
              </w:r>
            </w:ins>
          </w:p>
          <w:p w:rsidR="0055502C" w:rsidDel="00EA1161" w:rsidRDefault="0055502C">
            <w:pPr>
              <w:spacing w:line="0" w:lineRule="atLeast"/>
              <w:ind w:left="220" w:right="1020" w:hangingChars="100" w:hanging="220"/>
              <w:rPr>
                <w:del w:id="11286" w:author="t_竹沢 公佑" w:date="2019-09-18T16:22:00Z"/>
                <w:bCs/>
                <w:sz w:val="22"/>
                <w:szCs w:val="22"/>
              </w:rPr>
              <w:pPrChange w:id="11287" w:author="t_竹沢 公佑" w:date="2019-09-18T16:28:00Z">
                <w:pPr>
                  <w:pStyle w:val="afa"/>
                </w:pPr>
              </w:pPrChange>
            </w:pPr>
            <w:ins w:id="11288" w:author="t_竹沢 公佑" w:date="2019-09-18T16:19:00Z">
              <w:r>
                <w:rPr>
                  <w:rFonts w:hint="eastAsia"/>
                  <w:bCs/>
                  <w:sz w:val="22"/>
                  <w:szCs w:val="22"/>
                </w:rPr>
                <w:t xml:space="preserve">  This command checks the register after rese</w:t>
              </w:r>
            </w:ins>
            <w:ins w:id="11289" w:author="t_竹沢 公佑" w:date="2019-09-18T16:20:00Z">
              <w:r>
                <w:rPr>
                  <w:rFonts w:hint="eastAsia"/>
                  <w:bCs/>
                  <w:sz w:val="22"/>
                  <w:szCs w:val="22"/>
                </w:rPr>
                <w:t xml:space="preserve">tting. If </w:t>
              </w:r>
            </w:ins>
            <w:ins w:id="11290" w:author="t_竹沢 公佑" w:date="2019-09-18T16:22:00Z">
              <w:r>
                <w:rPr>
                  <w:rFonts w:hint="eastAsia"/>
                  <w:bCs/>
                  <w:sz w:val="22"/>
                  <w:szCs w:val="22"/>
                </w:rPr>
                <w:t xml:space="preserve">there is the </w:t>
              </w:r>
              <w:r>
                <w:rPr>
                  <w:bCs/>
                  <w:sz w:val="22"/>
                  <w:szCs w:val="22"/>
                </w:rPr>
                <w:t>possibility</w:t>
              </w:r>
              <w:r>
                <w:rPr>
                  <w:rFonts w:hint="eastAsia"/>
                  <w:bCs/>
                  <w:sz w:val="22"/>
                  <w:szCs w:val="22"/>
                </w:rPr>
                <w:t xml:space="preserve"> that it </w:t>
              </w:r>
            </w:ins>
            <w:ins w:id="11291" w:author="t_竹沢 公佑" w:date="2019-09-18T16:21:00Z">
              <w:r>
                <w:rPr>
                  <w:rFonts w:hint="eastAsia"/>
                  <w:bCs/>
                  <w:sz w:val="22"/>
                  <w:szCs w:val="22"/>
                </w:rPr>
                <w:t>fails</w:t>
              </w:r>
            </w:ins>
            <w:ins w:id="11292" w:author="t_竹沢 公佑" w:date="2019-09-18T16:20:00Z">
              <w:r>
                <w:rPr>
                  <w:rFonts w:hint="eastAsia"/>
                  <w:bCs/>
                  <w:sz w:val="22"/>
                  <w:szCs w:val="22"/>
                </w:rPr>
                <w:t xml:space="preserve"> reset counter</w:t>
              </w:r>
            </w:ins>
            <w:ins w:id="11293" w:author="t_竹沢 公佑" w:date="2019-09-18T16:21:00Z">
              <w:r>
                <w:rPr>
                  <w:rFonts w:hint="eastAsia"/>
                  <w:bCs/>
                  <w:sz w:val="22"/>
                  <w:szCs w:val="22"/>
                </w:rPr>
                <w:t xml:space="preserve">, it sets ECANCELED to </w:t>
              </w:r>
            </w:ins>
            <w:ins w:id="11294" w:author="t_竹沢 公佑" w:date="2019-09-18T16:22:00Z">
              <w:r>
                <w:rPr>
                  <w:rFonts w:hint="eastAsia"/>
                  <w:bCs/>
                  <w:sz w:val="22"/>
                  <w:szCs w:val="22"/>
                </w:rPr>
                <w:t xml:space="preserve">errno. </w:t>
              </w:r>
            </w:ins>
            <w:ins w:id="11295" w:author="t_竹沢 公佑" w:date="2019-09-18T16:28:00Z">
              <w:r w:rsidR="00EA1161">
                <w:rPr>
                  <w:rFonts w:hint="eastAsia"/>
                  <w:bCs/>
                  <w:sz w:val="22"/>
                  <w:szCs w:val="22"/>
                </w:rPr>
                <w:t xml:space="preserve">  </w:t>
              </w:r>
            </w:ins>
            <w:ins w:id="11296" w:author="t_竹沢 公佑" w:date="2019-09-18T16:25:00Z">
              <w:r>
                <w:rPr>
                  <w:rFonts w:hint="eastAsia"/>
                  <w:bCs/>
                  <w:sz w:val="22"/>
                  <w:szCs w:val="22"/>
                </w:rPr>
                <w:t>Normally, this command returns</w:t>
              </w:r>
              <w:r w:rsidR="00EA1161">
                <w:rPr>
                  <w:rFonts w:hint="eastAsia"/>
                  <w:bCs/>
                  <w:sz w:val="22"/>
                  <w:szCs w:val="22"/>
                </w:rPr>
                <w:t xml:space="preserve"> less than 1ms.</w:t>
              </w:r>
            </w:ins>
          </w:p>
          <w:p w:rsidR="00EA1161" w:rsidRDefault="00EA1161">
            <w:pPr>
              <w:spacing w:line="0" w:lineRule="atLeast"/>
              <w:ind w:left="220" w:right="1020" w:hangingChars="100" w:hanging="220"/>
              <w:rPr>
                <w:ins w:id="11297" w:author="t_竹沢 公佑" w:date="2019-09-18T16:30:00Z"/>
                <w:bCs/>
                <w:sz w:val="22"/>
                <w:szCs w:val="22"/>
              </w:rPr>
              <w:pPrChange w:id="11298" w:author="t_竹沢 公佑" w:date="2019-09-18T16:28:00Z">
                <w:pPr>
                  <w:pStyle w:val="afa"/>
                </w:pPr>
              </w:pPrChange>
            </w:pPr>
          </w:p>
          <w:p w:rsidR="002E78B1" w:rsidRPr="002E78B1" w:rsidRDefault="00EA1161">
            <w:pPr>
              <w:spacing w:line="0" w:lineRule="atLeast"/>
              <w:ind w:left="220" w:right="1020" w:hangingChars="100" w:hanging="220"/>
              <w:rPr>
                <w:bCs/>
                <w:sz w:val="22"/>
                <w:szCs w:val="22"/>
                <w:rPrChange w:id="11299" w:author="s_佐野 光" w:date="2019-08-20T20:22:00Z">
                  <w:rPr/>
                </w:rPrChange>
              </w:rPr>
              <w:pPrChange w:id="11300" w:author="t_竹沢 公佑" w:date="2019-09-19T16:31:00Z">
                <w:pPr>
                  <w:pStyle w:val="afa"/>
                </w:pPr>
              </w:pPrChange>
            </w:pPr>
            <w:ins w:id="11301" w:author="t_竹沢 公佑" w:date="2019-09-18T16:30:00Z">
              <w:r>
                <w:rPr>
                  <w:rFonts w:hint="eastAsia"/>
                  <w:bCs/>
                  <w:sz w:val="22"/>
                  <w:szCs w:val="22"/>
                </w:rPr>
                <w:t xml:space="preserve">  About the physical layer timeout value, please refer a section </w:t>
              </w:r>
              <w:r w:rsidRPr="00EA1161">
                <w:rPr>
                  <w:b/>
                  <w:bCs/>
                  <w:sz w:val="22"/>
                  <w:szCs w:val="22"/>
                  <w:rPrChange w:id="11302" w:author="t_竹沢 公佑" w:date="2019-09-19T16:31:00Z">
                    <w:rPr>
                      <w:bCs/>
                      <w:sz w:val="22"/>
                      <w:szCs w:val="22"/>
                    </w:rPr>
                  </w:rPrChange>
                </w:rPr>
                <w:t>“</w:t>
              </w:r>
            </w:ins>
            <w:ins w:id="11303" w:author="t_竹沢 公佑" w:date="2019-09-19T16:31:00Z">
              <w:r w:rsidRPr="00EA1161">
                <w:rPr>
                  <w:b/>
                  <w:bCs/>
                  <w:sz w:val="22"/>
                  <w:szCs w:val="22"/>
                  <w:rPrChange w:id="11304" w:author="t_竹沢 公佑" w:date="2019-09-19T16:31:00Z">
                    <w:rPr>
                      <w:bCs/>
                      <w:sz w:val="22"/>
                      <w:szCs w:val="22"/>
                    </w:rPr>
                  </w:rPrChange>
                </w:rPr>
                <w:fldChar w:fldCharType="begin"/>
              </w:r>
              <w:r w:rsidRPr="00EA1161">
                <w:rPr>
                  <w:b/>
                  <w:bCs/>
                  <w:sz w:val="22"/>
                  <w:szCs w:val="22"/>
                  <w:rPrChange w:id="11305" w:author="t_竹沢 公佑" w:date="2019-09-19T16:31:00Z">
                    <w:rPr>
                      <w:bCs/>
                      <w:sz w:val="22"/>
                      <w:szCs w:val="22"/>
                    </w:rPr>
                  </w:rPrChange>
                </w:rPr>
                <w:instrText xml:space="preserve"> REF _Ref19803088 \h </w:instrText>
              </w:r>
            </w:ins>
            <w:r>
              <w:rPr>
                <w:b/>
                <w:bCs/>
                <w:sz w:val="22"/>
                <w:szCs w:val="22"/>
              </w:rPr>
              <w:instrText xml:space="preserve"> \* MERGEFORMAT </w:instrText>
            </w:r>
            <w:r w:rsidRPr="00EA1161">
              <w:rPr>
                <w:b/>
                <w:bCs/>
                <w:sz w:val="22"/>
                <w:szCs w:val="22"/>
                <w:rPrChange w:id="11306" w:author="t_竹沢 公佑" w:date="2019-09-19T16:31:00Z">
                  <w:rPr>
                    <w:b/>
                    <w:bCs/>
                    <w:sz w:val="22"/>
                    <w:szCs w:val="22"/>
                  </w:rPr>
                </w:rPrChange>
              </w:rPr>
            </w:r>
            <w:r w:rsidRPr="00EA1161">
              <w:rPr>
                <w:b/>
                <w:bCs/>
                <w:sz w:val="22"/>
                <w:szCs w:val="22"/>
                <w:rPrChange w:id="11307" w:author="t_竹沢 公佑" w:date="2019-09-19T16:31:00Z">
                  <w:rPr>
                    <w:bCs/>
                    <w:sz w:val="22"/>
                    <w:szCs w:val="22"/>
                  </w:rPr>
                </w:rPrChange>
              </w:rPr>
              <w:fldChar w:fldCharType="separate"/>
            </w:r>
            <w:ins w:id="11308" w:author="t_竹沢 公佑" w:date="2021-02-02T17:29:00Z">
              <w:r w:rsidR="000B4FA1" w:rsidRPr="002E0BDC">
                <w:rPr>
                  <w:rFonts w:hint="eastAsia"/>
                </w:rPr>
                <w:t>Command :DRXPD INIT</w:t>
              </w:r>
            </w:ins>
            <w:ins w:id="11309" w:author="t_竹沢 公佑" w:date="2019-09-19T16:31:00Z">
              <w:r w:rsidRPr="00EA1161">
                <w:rPr>
                  <w:b/>
                  <w:bCs/>
                  <w:sz w:val="22"/>
                  <w:szCs w:val="22"/>
                  <w:rPrChange w:id="11310" w:author="t_竹沢 公佑" w:date="2019-09-19T16:31:00Z">
                    <w:rPr>
                      <w:bCs/>
                      <w:sz w:val="22"/>
                      <w:szCs w:val="22"/>
                    </w:rPr>
                  </w:rPrChange>
                </w:rPr>
                <w:fldChar w:fldCharType="end"/>
              </w:r>
              <w:r w:rsidRPr="00EA1161">
                <w:rPr>
                  <w:b/>
                  <w:bCs/>
                  <w:sz w:val="22"/>
                  <w:szCs w:val="22"/>
                  <w:rPrChange w:id="11311" w:author="t_竹沢 公佑" w:date="2019-09-19T16:31:00Z">
                    <w:rPr>
                      <w:bCs/>
                      <w:sz w:val="22"/>
                      <w:szCs w:val="22"/>
                    </w:rPr>
                  </w:rPrChange>
                </w:rPr>
                <w:fldChar w:fldCharType="begin"/>
              </w:r>
              <w:r w:rsidRPr="00EA1161">
                <w:rPr>
                  <w:b/>
                  <w:bCs/>
                  <w:sz w:val="22"/>
                  <w:szCs w:val="22"/>
                  <w:rPrChange w:id="11312" w:author="t_竹沢 公佑" w:date="2019-09-19T16:31:00Z">
                    <w:rPr>
                      <w:bCs/>
                      <w:sz w:val="22"/>
                      <w:szCs w:val="22"/>
                    </w:rPr>
                  </w:rPrChange>
                </w:rPr>
                <w:instrText xml:space="preserve"> REF _Ref19803098 \r \h </w:instrText>
              </w:r>
            </w:ins>
            <w:r>
              <w:rPr>
                <w:b/>
                <w:bCs/>
                <w:sz w:val="22"/>
                <w:szCs w:val="22"/>
              </w:rPr>
              <w:instrText xml:space="preserve"> \* MERGEFORMAT </w:instrText>
            </w:r>
            <w:r w:rsidRPr="00EA1161">
              <w:rPr>
                <w:b/>
                <w:bCs/>
                <w:sz w:val="22"/>
                <w:szCs w:val="22"/>
                <w:rPrChange w:id="11313" w:author="t_竹沢 公佑" w:date="2019-09-19T16:31:00Z">
                  <w:rPr>
                    <w:b/>
                    <w:bCs/>
                    <w:sz w:val="22"/>
                    <w:szCs w:val="22"/>
                  </w:rPr>
                </w:rPrChange>
              </w:rPr>
            </w:r>
            <w:r w:rsidRPr="00EA1161">
              <w:rPr>
                <w:b/>
                <w:bCs/>
                <w:sz w:val="22"/>
                <w:szCs w:val="22"/>
                <w:rPrChange w:id="11314" w:author="t_竹沢 公佑" w:date="2019-09-19T16:31:00Z">
                  <w:rPr>
                    <w:bCs/>
                    <w:sz w:val="22"/>
                    <w:szCs w:val="22"/>
                  </w:rPr>
                </w:rPrChange>
              </w:rPr>
              <w:fldChar w:fldCharType="separate"/>
            </w:r>
            <w:ins w:id="11315" w:author="t_竹沢 公佑" w:date="2021-02-02T17:29:00Z">
              <w:r w:rsidR="000B4FA1">
                <w:rPr>
                  <w:b/>
                  <w:bCs/>
                  <w:sz w:val="22"/>
                  <w:szCs w:val="22"/>
                </w:rPr>
                <w:t>5.5</w:t>
              </w:r>
            </w:ins>
            <w:ins w:id="11316" w:author="t_竹沢 公佑" w:date="2019-09-19T16:31:00Z">
              <w:r w:rsidRPr="00EA1161">
                <w:rPr>
                  <w:b/>
                  <w:bCs/>
                  <w:sz w:val="22"/>
                  <w:szCs w:val="22"/>
                  <w:rPrChange w:id="11317" w:author="t_竹沢 公佑" w:date="2019-09-19T16:31:00Z">
                    <w:rPr>
                      <w:bCs/>
                      <w:sz w:val="22"/>
                      <w:szCs w:val="22"/>
                    </w:rPr>
                  </w:rPrChange>
                </w:rPr>
                <w:fldChar w:fldCharType="end"/>
              </w:r>
              <w:r w:rsidRPr="00EA1161">
                <w:rPr>
                  <w:b/>
                  <w:bCs/>
                  <w:sz w:val="22"/>
                  <w:szCs w:val="22"/>
                  <w:rPrChange w:id="11318" w:author="t_竹沢 公佑" w:date="2019-09-19T16:31:00Z">
                    <w:rPr>
                      <w:bCs/>
                      <w:sz w:val="22"/>
                      <w:szCs w:val="22"/>
                    </w:rPr>
                  </w:rPrChange>
                </w:rPr>
                <w:t xml:space="preserve"> </w:t>
              </w:r>
              <w:r w:rsidRPr="00EA1161">
                <w:rPr>
                  <w:b/>
                  <w:bCs/>
                  <w:sz w:val="22"/>
                  <w:szCs w:val="22"/>
                  <w:rPrChange w:id="11319" w:author="t_竹沢 公佑" w:date="2019-09-19T16:31:00Z">
                    <w:rPr>
                      <w:bCs/>
                      <w:sz w:val="22"/>
                      <w:szCs w:val="22"/>
                    </w:rPr>
                  </w:rPrChange>
                </w:rPr>
                <w:fldChar w:fldCharType="begin"/>
              </w:r>
              <w:r w:rsidRPr="00EA1161">
                <w:rPr>
                  <w:b/>
                  <w:bCs/>
                  <w:sz w:val="22"/>
                  <w:szCs w:val="22"/>
                  <w:rPrChange w:id="11320" w:author="t_竹沢 公佑" w:date="2019-09-19T16:31:00Z">
                    <w:rPr>
                      <w:bCs/>
                      <w:sz w:val="22"/>
                      <w:szCs w:val="22"/>
                    </w:rPr>
                  </w:rPrChange>
                </w:rPr>
                <w:instrText xml:space="preserve"> REF _Ref19803101 \h </w:instrText>
              </w:r>
            </w:ins>
            <w:r>
              <w:rPr>
                <w:b/>
                <w:bCs/>
                <w:sz w:val="22"/>
                <w:szCs w:val="22"/>
              </w:rPr>
              <w:instrText xml:space="preserve"> \* MERGEFORMAT </w:instrText>
            </w:r>
            <w:r w:rsidRPr="00EA1161">
              <w:rPr>
                <w:b/>
                <w:bCs/>
                <w:sz w:val="22"/>
                <w:szCs w:val="22"/>
                <w:rPrChange w:id="11321" w:author="t_竹沢 公佑" w:date="2019-09-19T16:31:00Z">
                  <w:rPr>
                    <w:b/>
                    <w:bCs/>
                    <w:sz w:val="22"/>
                    <w:szCs w:val="22"/>
                  </w:rPr>
                </w:rPrChange>
              </w:rPr>
            </w:r>
            <w:r w:rsidRPr="00EA1161">
              <w:rPr>
                <w:b/>
                <w:bCs/>
                <w:sz w:val="22"/>
                <w:szCs w:val="22"/>
                <w:rPrChange w:id="11322" w:author="t_竹沢 公佑" w:date="2019-09-19T16:31:00Z">
                  <w:rPr>
                    <w:bCs/>
                    <w:sz w:val="22"/>
                    <w:szCs w:val="22"/>
                  </w:rPr>
                </w:rPrChange>
              </w:rPr>
              <w:fldChar w:fldCharType="separate"/>
            </w:r>
            <w:ins w:id="11323" w:author="t_竹沢 公佑" w:date="2021-02-02T17:29:00Z">
              <w:r w:rsidR="000B4FA1" w:rsidRPr="000B4FA1">
                <w:rPr>
                  <w:b/>
                  <w:u w:val="single"/>
                  <w:rPrChange w:id="11324" w:author="t_竹沢 公佑" w:date="2021-02-02T17:29:00Z">
                    <w:rPr>
                      <w:u w:val="single"/>
                    </w:rPr>
                  </w:rPrChange>
                </w:rPr>
                <w:t>ioctl</w:t>
              </w:r>
            </w:ins>
            <w:ins w:id="11325" w:author="t_竹沢 公佑" w:date="2019-09-19T16:31:00Z">
              <w:r w:rsidRPr="00EA1161">
                <w:rPr>
                  <w:b/>
                  <w:bCs/>
                  <w:sz w:val="22"/>
                  <w:szCs w:val="22"/>
                  <w:rPrChange w:id="11326" w:author="t_竹沢 公佑" w:date="2019-09-19T16:31:00Z">
                    <w:rPr>
                      <w:bCs/>
                      <w:sz w:val="22"/>
                      <w:szCs w:val="22"/>
                    </w:rPr>
                  </w:rPrChange>
                </w:rPr>
                <w:fldChar w:fldCharType="end"/>
              </w:r>
            </w:ins>
            <w:ins w:id="11327" w:author="t_竹沢 公佑" w:date="2019-09-18T16:30:00Z">
              <w:r w:rsidRPr="00EA1161">
                <w:rPr>
                  <w:b/>
                  <w:bCs/>
                  <w:sz w:val="22"/>
                  <w:szCs w:val="22"/>
                  <w:rPrChange w:id="11328" w:author="t_竹沢 公佑" w:date="2019-09-19T16:31:00Z">
                    <w:rPr>
                      <w:bCs/>
                      <w:sz w:val="22"/>
                      <w:szCs w:val="22"/>
                    </w:rPr>
                  </w:rPrChange>
                </w:rPr>
                <w:t>”</w:t>
              </w:r>
            </w:ins>
            <w:ins w:id="11329" w:author="t_竹沢 公佑" w:date="2019-09-19T16:31:00Z">
              <w:r>
                <w:rPr>
                  <w:rFonts w:hint="eastAsia"/>
                  <w:bCs/>
                  <w:sz w:val="22"/>
                  <w:szCs w:val="22"/>
                </w:rPr>
                <w:t>.</w:t>
              </w:r>
            </w:ins>
            <w:ins w:id="11330" w:author="s_佐野 光" w:date="2019-08-20T20:22:00Z">
              <w:del w:id="11331" w:author="t_竹沢 公佑" w:date="2019-09-18T16:22:00Z">
                <w:r w:rsidR="002E78B1" w:rsidDel="0055502C">
                  <w:rPr>
                    <w:rFonts w:hint="eastAsia"/>
                    <w:bCs/>
                    <w:sz w:val="22"/>
                    <w:szCs w:val="22"/>
                  </w:rPr>
                  <w:delText xml:space="preserve">*Maximum timeout value is </w:delText>
                </w:r>
              </w:del>
            </w:ins>
            <w:ins w:id="11332" w:author="s_佐野 光" w:date="2019-08-20T20:23:00Z">
              <w:del w:id="11333" w:author="t_竹沢 公佑" w:date="2019-09-18T16:22:00Z">
                <w:r w:rsidR="0032764B" w:rsidDel="0055502C">
                  <w:rPr>
                    <w:rFonts w:hint="eastAsia"/>
                    <w:bCs/>
                    <w:sz w:val="22"/>
                    <w:szCs w:val="22"/>
                  </w:rPr>
                  <w:delText>5</w:delText>
                </w:r>
              </w:del>
            </w:ins>
            <w:ins w:id="11334" w:author="s_佐野 光" w:date="2019-08-20T20:22:00Z">
              <w:del w:id="11335" w:author="t_竹沢 公佑" w:date="2019-09-18T16:22:00Z">
                <w:r w:rsidR="002E78B1" w:rsidDel="0055502C">
                  <w:rPr>
                    <w:rFonts w:hint="eastAsia"/>
                    <w:bCs/>
                    <w:sz w:val="22"/>
                    <w:szCs w:val="22"/>
                  </w:rPr>
                  <w:delText xml:space="preserve">ms. If timeout is </w:delText>
                </w:r>
                <w:r w:rsidR="002E78B1" w:rsidDel="0055502C">
                  <w:rPr>
                    <w:bCs/>
                    <w:sz w:val="22"/>
                    <w:szCs w:val="22"/>
                  </w:rPr>
                  <w:delText>occurred</w:delText>
                </w:r>
                <w:r w:rsidR="002E78B1" w:rsidDel="0055502C">
                  <w:rPr>
                    <w:rFonts w:hint="eastAsia"/>
                    <w:bCs/>
                    <w:sz w:val="22"/>
                    <w:szCs w:val="22"/>
                  </w:rPr>
                  <w:delText>, There may be a hardware error in FPGA access.</w:delText>
                </w:r>
              </w:del>
            </w:ins>
          </w:p>
        </w:tc>
      </w:tr>
      <w:tr w:rsidR="00DF1C7C">
        <w:tc>
          <w:tcPr>
            <w:tcW w:w="2376" w:type="dxa"/>
            <w:vMerge w:val="restart"/>
          </w:tcPr>
          <w:p w:rsidR="00DF1C7C" w:rsidRDefault="00DF1C7C">
            <w:pPr>
              <w:spacing w:line="0" w:lineRule="atLeast"/>
              <w:ind w:right="1020"/>
              <w:rPr>
                <w:rFonts w:cs="Times New Roman"/>
                <w:sz w:val="22"/>
                <w:szCs w:val="22"/>
              </w:rPr>
            </w:pPr>
            <w:r>
              <w:rPr>
                <w:rFonts w:cs="Times New Roman" w:hint="eastAsia"/>
                <w:sz w:val="22"/>
                <w:szCs w:val="22"/>
              </w:rPr>
              <w:t>Data</w:t>
            </w:r>
          </w:p>
        </w:tc>
        <w:tc>
          <w:tcPr>
            <w:tcW w:w="7513" w:type="dxa"/>
            <w:gridSpan w:val="3"/>
          </w:tcPr>
          <w:p w:rsidR="00DF1C7C" w:rsidRDefault="002A4BE1">
            <w:pPr>
              <w:spacing w:line="0" w:lineRule="atLeast"/>
              <w:ind w:right="1020"/>
              <w:rPr>
                <w:sz w:val="22"/>
                <w:szCs w:val="22"/>
              </w:rPr>
            </w:pPr>
            <w:r>
              <w:rPr>
                <w:rFonts w:hint="eastAsia"/>
                <w:sz w:val="22"/>
                <w:szCs w:val="22"/>
              </w:rPr>
              <w:t>8B</w:t>
            </w:r>
            <w:r w:rsidR="00DF1C7C">
              <w:rPr>
                <w:rFonts w:hint="eastAsia"/>
                <w:sz w:val="22"/>
                <w:szCs w:val="22"/>
              </w:rPr>
              <w:t>ytes</w:t>
            </w:r>
          </w:p>
        </w:tc>
      </w:tr>
      <w:tr w:rsidR="00DF1C7C">
        <w:tc>
          <w:tcPr>
            <w:tcW w:w="2376" w:type="dxa"/>
            <w:vMerge/>
          </w:tcPr>
          <w:p w:rsidR="00DF1C7C" w:rsidRDefault="00DF1C7C">
            <w:pPr>
              <w:spacing w:line="0" w:lineRule="atLeast"/>
              <w:ind w:right="1020"/>
              <w:rPr>
                <w:rFonts w:cs="Times New Roman"/>
                <w:sz w:val="22"/>
                <w:szCs w:val="22"/>
              </w:rPr>
            </w:pPr>
          </w:p>
        </w:tc>
        <w:tc>
          <w:tcPr>
            <w:tcW w:w="7513" w:type="dxa"/>
            <w:gridSpan w:val="3"/>
          </w:tcPr>
          <w:p w:rsidR="00DF1C7C" w:rsidRDefault="00DF1C7C" w:rsidP="002F115A">
            <w:pPr>
              <w:widowControl w:val="0"/>
              <w:autoSpaceDE w:val="0"/>
              <w:autoSpaceDN w:val="0"/>
              <w:adjustRightInd w:val="0"/>
              <w:rPr>
                <w:rFonts w:ascii="Times New Roman" w:eastAsia="ＭＳ 明朝" w:hAnsi="Times New Roman" w:cs="Times New Roman"/>
                <w:sz w:val="20"/>
                <w:szCs w:val="20"/>
              </w:rPr>
            </w:pPr>
            <w:r>
              <w:rPr>
                <w:sz w:val="22"/>
                <w:szCs w:val="22"/>
              </w:rPr>
              <w:t>B</w:t>
            </w:r>
            <w:r>
              <w:rPr>
                <w:rFonts w:hint="eastAsia"/>
                <w:sz w:val="22"/>
                <w:szCs w:val="22"/>
              </w:rPr>
              <w:t>yte0-7:</w:t>
            </w:r>
            <w:r>
              <w:rPr>
                <w:rFonts w:cs="Times New Roman"/>
                <w:sz w:val="22"/>
                <w:szCs w:val="22"/>
              </w:rPr>
              <w:t xml:space="preserve"> Reserved (</w:t>
            </w:r>
            <w:r w:rsidR="002F115A">
              <w:rPr>
                <w:rFonts w:cs="Times New Roman" w:hint="eastAsia"/>
                <w:sz w:val="22"/>
                <w:szCs w:val="22"/>
              </w:rPr>
              <w:t>always 0</w:t>
            </w:r>
            <w:r>
              <w:rPr>
                <w:rFonts w:cs="Times New Roman"/>
                <w:sz w:val="22"/>
                <w:szCs w:val="22"/>
              </w:rPr>
              <w:t>)</w:t>
            </w:r>
          </w:p>
        </w:tc>
      </w:tr>
      <w:tr w:rsidR="00991147" w:rsidRPr="00991147" w:rsidTr="00CE143E">
        <w:tc>
          <w:tcPr>
            <w:tcW w:w="2376" w:type="dxa"/>
            <w:tcBorders>
              <w:top w:val="single" w:sz="4" w:space="0" w:color="auto"/>
              <w:left w:val="single" w:sz="4" w:space="0" w:color="auto"/>
              <w:bottom w:val="single" w:sz="4" w:space="0" w:color="auto"/>
              <w:right w:val="single" w:sz="4" w:space="0" w:color="auto"/>
            </w:tcBorders>
          </w:tcPr>
          <w:p w:rsidR="00991147" w:rsidRDefault="00C421AF" w:rsidP="008D42B9">
            <w:pPr>
              <w:spacing w:line="0" w:lineRule="atLeast"/>
              <w:ind w:right="1020"/>
              <w:rPr>
                <w:rFonts w:cs="Times New Roman"/>
                <w:sz w:val="22"/>
                <w:szCs w:val="22"/>
              </w:rPr>
            </w:pPr>
            <w:r>
              <w:rPr>
                <w:rFonts w:cs="Times New Roman" w:hint="eastAsia"/>
                <w:sz w:val="22"/>
                <w:szCs w:val="22"/>
              </w:rPr>
              <w:t>E</w:t>
            </w:r>
            <w:r w:rsidR="00991147">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991147" w:rsidRPr="00226376" w:rsidRDefault="00991147" w:rsidP="00991147">
            <w:pPr>
              <w:spacing w:line="0" w:lineRule="atLeast"/>
              <w:ind w:right="1020"/>
              <w:rPr>
                <w:rFonts w:cs="Times New Roman"/>
                <w:sz w:val="22"/>
                <w:szCs w:val="22"/>
              </w:rPr>
            </w:pPr>
            <w:r w:rsidRPr="00226376">
              <w:rPr>
                <w:rFonts w:cs="Times New Roman" w:hint="eastAsia"/>
                <w:sz w:val="22"/>
                <w:szCs w:val="22"/>
              </w:rPr>
              <w:t>EIO</w:t>
            </w:r>
          </w:p>
          <w:p w:rsidR="00991147" w:rsidRDefault="00991147" w:rsidP="00991147">
            <w:pPr>
              <w:spacing w:line="0" w:lineRule="atLeast"/>
              <w:ind w:right="1020" w:firstLineChars="50" w:firstLine="110"/>
              <w:rPr>
                <w:ins w:id="11336" w:author="t_竹沢 公佑" w:date="2019-09-18T16:17:00Z"/>
                <w:rFonts w:cs="Times New Roman"/>
                <w:sz w:val="22"/>
                <w:szCs w:val="22"/>
              </w:rPr>
            </w:pPr>
            <w:r w:rsidRPr="00226376">
              <w:rPr>
                <w:rFonts w:cs="Times New Roman" w:hint="eastAsia"/>
                <w:sz w:val="22"/>
                <w:szCs w:val="22"/>
              </w:rPr>
              <w:t xml:space="preserve">When </w:t>
            </w:r>
            <w:ins w:id="11337" w:author="t_竹沢 公佑" w:date="2019-10-05T17:43:00Z">
              <w:r w:rsidR="00C46888">
                <w:rPr>
                  <w:rFonts w:cs="Times New Roman" w:hint="eastAsia"/>
                  <w:sz w:val="22"/>
                  <w:szCs w:val="22"/>
                </w:rPr>
                <w:t xml:space="preserve">this command </w:t>
              </w:r>
            </w:ins>
            <w:r w:rsidRPr="00226376">
              <w:rPr>
                <w:rFonts w:cs="Times New Roman" w:hint="eastAsia"/>
                <w:sz w:val="22"/>
                <w:szCs w:val="22"/>
              </w:rPr>
              <w:t>fail</w:t>
            </w:r>
            <w:ins w:id="11338" w:author="t_竹沢 公佑" w:date="2019-10-05T17:43:00Z">
              <w:r w:rsidR="00C46888">
                <w:rPr>
                  <w:rFonts w:cs="Times New Roman" w:hint="eastAsia"/>
                  <w:sz w:val="22"/>
                  <w:szCs w:val="22"/>
                </w:rPr>
                <w:t>s</w:t>
              </w:r>
            </w:ins>
            <w:r w:rsidRPr="00226376">
              <w:rPr>
                <w:rFonts w:cs="Times New Roman" w:hint="eastAsia"/>
                <w:sz w:val="22"/>
                <w:szCs w:val="22"/>
              </w:rPr>
              <w:t xml:space="preserve"> to read or write internal register.</w:t>
            </w:r>
          </w:p>
          <w:p w:rsidR="0055502C" w:rsidRDefault="0055502C">
            <w:pPr>
              <w:spacing w:line="0" w:lineRule="atLeast"/>
              <w:ind w:right="1020"/>
              <w:rPr>
                <w:ins w:id="11339" w:author="t_竹沢 公佑" w:date="2019-09-18T16:17:00Z"/>
                <w:rFonts w:cs="Times New Roman"/>
                <w:sz w:val="22"/>
                <w:szCs w:val="22"/>
              </w:rPr>
              <w:pPrChange w:id="11340" w:author="t_竹沢 公佑" w:date="2019-09-18T16:17:00Z">
                <w:pPr>
                  <w:spacing w:line="0" w:lineRule="atLeast"/>
                  <w:ind w:right="1020" w:firstLineChars="50" w:firstLine="110"/>
                </w:pPr>
              </w:pPrChange>
            </w:pPr>
            <w:ins w:id="11341" w:author="t_竹沢 公佑" w:date="2019-09-18T16:17:00Z">
              <w:r>
                <w:rPr>
                  <w:rFonts w:cs="Times New Roman" w:hint="eastAsia"/>
                  <w:sz w:val="22"/>
                  <w:szCs w:val="22"/>
                </w:rPr>
                <w:t>ECANCELED</w:t>
              </w:r>
            </w:ins>
          </w:p>
          <w:p w:rsidR="00EA1161" w:rsidRPr="00F411DC" w:rsidRDefault="001F685C">
            <w:pPr>
              <w:spacing w:line="0" w:lineRule="atLeast"/>
              <w:ind w:right="1020"/>
              <w:rPr>
                <w:rFonts w:cs="Times New Roman"/>
                <w:sz w:val="22"/>
                <w:szCs w:val="22"/>
              </w:rPr>
              <w:pPrChange w:id="11342" w:author="t_竹沢 公佑" w:date="2019-09-18T16:18:00Z">
                <w:pPr>
                  <w:spacing w:line="0" w:lineRule="atLeast"/>
                  <w:ind w:right="1020" w:firstLineChars="50" w:firstLine="110"/>
                </w:pPr>
              </w:pPrChange>
            </w:pPr>
            <w:ins w:id="11343" w:author="t_竹沢 公佑" w:date="2019-09-18T16:18:00Z">
              <w:r>
                <w:rPr>
                  <w:rFonts w:cs="Times New Roman" w:hint="eastAsia"/>
                  <w:sz w:val="22"/>
                  <w:szCs w:val="22"/>
                </w:rPr>
                <w:t xml:space="preserve"> When </w:t>
              </w:r>
            </w:ins>
            <w:ins w:id="11344" w:author="t_竹沢 公佑" w:date="2019-10-05T17:43:00Z">
              <w:r w:rsidR="00C46888">
                <w:rPr>
                  <w:rFonts w:cs="Times New Roman" w:hint="eastAsia"/>
                  <w:sz w:val="22"/>
                  <w:szCs w:val="22"/>
                </w:rPr>
                <w:t xml:space="preserve">this command </w:t>
              </w:r>
            </w:ins>
            <w:ins w:id="11345" w:author="t_竹沢 公佑" w:date="2019-09-18T16:18:00Z">
              <w:r w:rsidR="00EA1161">
                <w:rPr>
                  <w:rFonts w:cs="Times New Roman" w:hint="eastAsia"/>
                  <w:sz w:val="22"/>
                  <w:szCs w:val="22"/>
                </w:rPr>
                <w:t>fail</w:t>
              </w:r>
            </w:ins>
            <w:ins w:id="11346" w:author="t_竹沢 公佑" w:date="2019-10-05T17:43:00Z">
              <w:r w:rsidR="00C46888">
                <w:rPr>
                  <w:rFonts w:cs="Times New Roman" w:hint="eastAsia"/>
                  <w:sz w:val="22"/>
                  <w:szCs w:val="22"/>
                </w:rPr>
                <w:t>s</w:t>
              </w:r>
            </w:ins>
            <w:ins w:id="11347" w:author="t_竹沢 公佑" w:date="2019-09-18T16:18:00Z">
              <w:r w:rsidR="00EA1161">
                <w:rPr>
                  <w:rFonts w:cs="Times New Roman" w:hint="eastAsia"/>
                  <w:sz w:val="22"/>
                  <w:szCs w:val="22"/>
                </w:rPr>
                <w:t xml:space="preserve"> to reset counter.</w:t>
              </w:r>
            </w:ins>
          </w:p>
        </w:tc>
      </w:tr>
    </w:tbl>
    <w:p w:rsidR="00DF1C7C" w:rsidRDefault="00DF1C7C" w:rsidP="005038B9">
      <w:pPr>
        <w:pStyle w:val="a0"/>
        <w:ind w:leftChars="0" w:left="0"/>
        <w:rPr>
          <w:ins w:id="11348" w:author="t_竹沢 公佑" w:date="2019-09-19T16:35:00Z"/>
        </w:rPr>
      </w:pPr>
    </w:p>
    <w:p w:rsidR="00EA1161" w:rsidRPr="00991147" w:rsidRDefault="00EA1161" w:rsidP="005038B9">
      <w:pPr>
        <w:pStyle w:val="a0"/>
        <w:ind w:leftChars="0" w:left="0"/>
      </w:pPr>
      <w:ins w:id="11349" w:author="t_竹沢 公佑" w:date="2019-09-19T16:35:00Z">
        <w:r>
          <w:br w:type="page"/>
        </w:r>
      </w:ins>
    </w:p>
    <w:p w:rsidR="00DF1C7C" w:rsidRDefault="00DF1C7C" w:rsidP="00B862C9">
      <w:pPr>
        <w:pStyle w:val="3"/>
      </w:pPr>
      <w:bookmarkStart w:id="11350" w:name="_Toc63179462"/>
      <w:r>
        <w:rPr>
          <w:rFonts w:hint="eastAsia"/>
        </w:rPr>
        <w:t>RESET_DFR_SYNC</w:t>
      </w:r>
      <w:bookmarkEnd w:id="113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544"/>
        <w:gridCol w:w="2126"/>
        <w:gridCol w:w="1845"/>
      </w:tblGrid>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RST_DFR_SYNC_ID_D</w:t>
            </w:r>
          </w:p>
        </w:tc>
        <w:tc>
          <w:tcPr>
            <w:tcW w:w="2126" w:type="dxa"/>
          </w:tcPr>
          <w:p w:rsidR="00DF1C7C" w:rsidRDefault="00DF1C7C">
            <w:pPr>
              <w:spacing w:line="0" w:lineRule="atLeast"/>
              <w:ind w:right="-108"/>
              <w:rPr>
                <w:sz w:val="22"/>
                <w:szCs w:val="22"/>
              </w:rPr>
            </w:pPr>
            <w:r>
              <w:rPr>
                <w:rFonts w:hint="eastAsia"/>
                <w:sz w:val="22"/>
                <w:szCs w:val="22"/>
              </w:rPr>
              <w:t>0x0000 9507</w:t>
            </w:r>
          </w:p>
        </w:tc>
        <w:tc>
          <w:tcPr>
            <w:tcW w:w="1843" w:type="dxa"/>
          </w:tcPr>
          <w:p w:rsidR="00DF1C7C" w:rsidRDefault="00DF1C7C">
            <w:pPr>
              <w:spacing w:line="0" w:lineRule="atLeast"/>
              <w:ind w:right="-108"/>
              <w:rPr>
                <w:sz w:val="22"/>
                <w:szCs w:val="22"/>
              </w:rPr>
            </w:pPr>
            <w:r>
              <w:rPr>
                <w:rFonts w:hint="eastAsia"/>
                <w:sz w:val="22"/>
                <w:szCs w:val="22"/>
                <w:lang w:val="en"/>
              </w:rPr>
              <w:t>CH1-BitD</w:t>
            </w:r>
          </w:p>
        </w:tc>
      </w:tr>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RST_DFR_SYNC_ID_</w:t>
            </w:r>
            <w:r>
              <w:rPr>
                <w:rFonts w:hint="eastAsia"/>
                <w:sz w:val="22"/>
                <w:szCs w:val="22"/>
              </w:rPr>
              <w:t>C</w:t>
            </w:r>
          </w:p>
        </w:tc>
        <w:tc>
          <w:tcPr>
            <w:tcW w:w="2126" w:type="dxa"/>
          </w:tcPr>
          <w:p w:rsidR="00DF1C7C" w:rsidRDefault="00DF1C7C">
            <w:pPr>
              <w:spacing w:line="0" w:lineRule="atLeast"/>
              <w:ind w:right="-108"/>
              <w:rPr>
                <w:sz w:val="22"/>
                <w:szCs w:val="22"/>
              </w:rPr>
            </w:pPr>
            <w:r>
              <w:rPr>
                <w:rFonts w:hint="eastAsia"/>
                <w:sz w:val="22"/>
                <w:szCs w:val="22"/>
              </w:rPr>
              <w:t>0x0000 A507</w:t>
            </w:r>
          </w:p>
        </w:tc>
        <w:tc>
          <w:tcPr>
            <w:tcW w:w="1843" w:type="dxa"/>
          </w:tcPr>
          <w:p w:rsidR="00DF1C7C" w:rsidRDefault="00DF1C7C">
            <w:pPr>
              <w:spacing w:line="0" w:lineRule="atLeast"/>
              <w:ind w:right="-108"/>
              <w:rPr>
                <w:sz w:val="22"/>
                <w:szCs w:val="22"/>
              </w:rPr>
            </w:pPr>
            <w:r>
              <w:rPr>
                <w:rFonts w:hint="eastAsia"/>
                <w:sz w:val="22"/>
                <w:szCs w:val="22"/>
                <w:lang w:val="en"/>
              </w:rPr>
              <w:t>CH2-BitC</w:t>
            </w:r>
          </w:p>
        </w:tc>
      </w:tr>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RST_DFR_SYNC_ID_</w:t>
            </w:r>
            <w:r>
              <w:rPr>
                <w:rFonts w:hint="eastAsia"/>
                <w:sz w:val="22"/>
                <w:szCs w:val="22"/>
              </w:rPr>
              <w:t>B</w:t>
            </w:r>
          </w:p>
        </w:tc>
        <w:tc>
          <w:tcPr>
            <w:tcW w:w="2126" w:type="dxa"/>
          </w:tcPr>
          <w:p w:rsidR="00DF1C7C" w:rsidRDefault="00DF1C7C">
            <w:pPr>
              <w:spacing w:line="0" w:lineRule="atLeast"/>
              <w:ind w:right="-108"/>
              <w:rPr>
                <w:sz w:val="22"/>
                <w:szCs w:val="22"/>
              </w:rPr>
            </w:pPr>
            <w:r>
              <w:rPr>
                <w:rFonts w:hint="eastAsia"/>
                <w:sz w:val="22"/>
                <w:szCs w:val="22"/>
              </w:rPr>
              <w:t>0x0000 B507</w:t>
            </w:r>
          </w:p>
        </w:tc>
        <w:tc>
          <w:tcPr>
            <w:tcW w:w="1843" w:type="dxa"/>
          </w:tcPr>
          <w:p w:rsidR="00DF1C7C" w:rsidRDefault="00DF1C7C">
            <w:pPr>
              <w:spacing w:line="0" w:lineRule="atLeast"/>
              <w:ind w:right="-108"/>
              <w:rPr>
                <w:sz w:val="22"/>
                <w:szCs w:val="22"/>
              </w:rPr>
            </w:pPr>
            <w:r>
              <w:rPr>
                <w:rFonts w:hint="eastAsia"/>
                <w:sz w:val="22"/>
                <w:szCs w:val="22"/>
                <w:lang w:val="en"/>
              </w:rPr>
              <w:t>CH3-BitB</w:t>
            </w:r>
          </w:p>
        </w:tc>
      </w:tr>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RST_DFR_SYNC_ID_</w:t>
            </w:r>
            <w:r>
              <w:rPr>
                <w:rFonts w:hint="eastAsia"/>
                <w:sz w:val="22"/>
                <w:szCs w:val="22"/>
              </w:rPr>
              <w:t>ALL</w:t>
            </w:r>
          </w:p>
        </w:tc>
        <w:tc>
          <w:tcPr>
            <w:tcW w:w="2126" w:type="dxa"/>
          </w:tcPr>
          <w:p w:rsidR="00DF1C7C" w:rsidRDefault="00DF1C7C">
            <w:pPr>
              <w:spacing w:line="0" w:lineRule="atLeast"/>
              <w:ind w:right="-108"/>
              <w:rPr>
                <w:sz w:val="22"/>
                <w:szCs w:val="22"/>
              </w:rPr>
            </w:pPr>
            <w:r>
              <w:rPr>
                <w:rFonts w:hint="eastAsia"/>
                <w:sz w:val="22"/>
                <w:szCs w:val="22"/>
              </w:rPr>
              <w:t>0x0000 C507</w:t>
            </w:r>
          </w:p>
        </w:tc>
        <w:tc>
          <w:tcPr>
            <w:tcW w:w="1843" w:type="dxa"/>
          </w:tcPr>
          <w:p w:rsidR="00DF1C7C" w:rsidRDefault="00DF1C7C">
            <w:pPr>
              <w:spacing w:line="0" w:lineRule="atLeast"/>
              <w:ind w:right="-108"/>
              <w:rPr>
                <w:sz w:val="22"/>
                <w:szCs w:val="22"/>
              </w:rPr>
            </w:pPr>
            <w:r>
              <w:rPr>
                <w:rFonts w:hint="eastAsia"/>
                <w:sz w:val="22"/>
                <w:szCs w:val="22"/>
              </w:rPr>
              <w:t>All Bits</w:t>
            </w:r>
          </w:p>
        </w:tc>
      </w:tr>
      <w:tr w:rsidR="00DF1C7C">
        <w:tc>
          <w:tcPr>
            <w:tcW w:w="2376" w:type="dxa"/>
          </w:tcPr>
          <w:p w:rsidR="00DF1C7C" w:rsidRDefault="00DF1C7C">
            <w:pPr>
              <w:spacing w:line="0" w:lineRule="atLeast"/>
              <w:ind w:right="1020"/>
              <w:rPr>
                <w:sz w:val="22"/>
                <w:szCs w:val="22"/>
              </w:rPr>
            </w:pPr>
            <w:r>
              <w:rPr>
                <w:rFonts w:cs="Times New Roman"/>
                <w:sz w:val="22"/>
                <w:szCs w:val="22"/>
              </w:rPr>
              <w:t>Description</w:t>
            </w:r>
          </w:p>
        </w:tc>
        <w:tc>
          <w:tcPr>
            <w:tcW w:w="7513" w:type="dxa"/>
            <w:gridSpan w:val="3"/>
          </w:tcPr>
          <w:p w:rsidR="00DF1C7C" w:rsidRDefault="00DF1C7C">
            <w:pPr>
              <w:widowControl w:val="0"/>
              <w:autoSpaceDE w:val="0"/>
              <w:autoSpaceDN w:val="0"/>
              <w:adjustRightInd w:val="0"/>
              <w:spacing w:line="0" w:lineRule="atLeast"/>
              <w:rPr>
                <w:rFonts w:cs="Times New Roman"/>
                <w:sz w:val="22"/>
                <w:szCs w:val="22"/>
              </w:rPr>
            </w:pPr>
            <w:r>
              <w:rPr>
                <w:rFonts w:cs="Times New Roman"/>
                <w:sz w:val="22"/>
                <w:szCs w:val="22"/>
              </w:rPr>
              <w:t xml:space="preserve">Reset </w:t>
            </w:r>
            <w:r>
              <w:rPr>
                <w:rFonts w:cs="Times New Roman" w:hint="eastAsia"/>
                <w:sz w:val="22"/>
                <w:szCs w:val="22"/>
              </w:rPr>
              <w:t xml:space="preserve">the </w:t>
            </w:r>
            <w:r>
              <w:rPr>
                <w:rFonts w:cs="Times New Roman"/>
                <w:sz w:val="22"/>
                <w:szCs w:val="22"/>
              </w:rPr>
              <w:t>internal sync status.</w:t>
            </w:r>
          </w:p>
          <w:p w:rsidR="00DF1C7C" w:rsidRDefault="00DF1C7C">
            <w:pPr>
              <w:widowControl w:val="0"/>
              <w:autoSpaceDE w:val="0"/>
              <w:autoSpaceDN w:val="0"/>
              <w:adjustRightInd w:val="0"/>
              <w:spacing w:line="0" w:lineRule="atLeast"/>
              <w:rPr>
                <w:rFonts w:cs="Times New Roman"/>
                <w:sz w:val="22"/>
                <w:szCs w:val="22"/>
              </w:rPr>
            </w:pPr>
            <w:r>
              <w:rPr>
                <w:rFonts w:cs="Times New Roman"/>
                <w:sz w:val="22"/>
                <w:szCs w:val="22"/>
              </w:rPr>
              <w:t xml:space="preserve">This </w:t>
            </w:r>
            <w:del w:id="11351" w:author="t_竹沢 公佑" w:date="2019-10-05T17:44:00Z">
              <w:r w:rsidDel="00C46888">
                <w:rPr>
                  <w:rFonts w:cs="Times New Roman"/>
                  <w:sz w:val="22"/>
                  <w:szCs w:val="22"/>
                </w:rPr>
                <w:delText xml:space="preserve">cause sync engine to </w:delText>
              </w:r>
            </w:del>
            <w:r>
              <w:rPr>
                <w:rFonts w:cs="Times New Roman"/>
                <w:sz w:val="22"/>
                <w:szCs w:val="22"/>
              </w:rPr>
              <w:t>restart</w:t>
            </w:r>
            <w:ins w:id="11352" w:author="t_竹沢 公佑" w:date="2019-10-05T17:44:00Z">
              <w:r w:rsidR="00C46888">
                <w:rPr>
                  <w:rFonts w:cs="Times New Roman" w:hint="eastAsia"/>
                  <w:sz w:val="22"/>
                  <w:szCs w:val="22"/>
                </w:rPr>
                <w:t>s</w:t>
              </w:r>
            </w:ins>
            <w:r>
              <w:rPr>
                <w:rFonts w:cs="Times New Roman"/>
                <w:sz w:val="22"/>
                <w:szCs w:val="22"/>
              </w:rPr>
              <w:t xml:space="preserve"> </w:t>
            </w:r>
            <w:ins w:id="11353" w:author="t_竹沢 公佑" w:date="2019-10-05T17:44:00Z">
              <w:r w:rsidR="00C46888">
                <w:rPr>
                  <w:rFonts w:cs="Times New Roman" w:hint="eastAsia"/>
                  <w:sz w:val="22"/>
                  <w:szCs w:val="22"/>
                </w:rPr>
                <w:t xml:space="preserve">the sync engine and </w:t>
              </w:r>
            </w:ins>
            <w:del w:id="11354" w:author="t_竹沢 公佑" w:date="2019-10-05T17:44:00Z">
              <w:r w:rsidDel="00C46888">
                <w:rPr>
                  <w:rFonts w:cs="Times New Roman"/>
                  <w:sz w:val="22"/>
                  <w:szCs w:val="22"/>
                </w:rPr>
                <w:delText xml:space="preserve">and </w:delText>
              </w:r>
            </w:del>
            <w:r>
              <w:rPr>
                <w:rFonts w:cs="Times New Roman"/>
                <w:sz w:val="22"/>
                <w:szCs w:val="22"/>
              </w:rPr>
              <w:t xml:space="preserve">all sync counters </w:t>
            </w:r>
            <w:ins w:id="11355" w:author="t_竹沢 公佑" w:date="2019-10-05T17:45:00Z">
              <w:r w:rsidR="00C46888">
                <w:rPr>
                  <w:rFonts w:cs="Times New Roman" w:hint="eastAsia"/>
                  <w:sz w:val="22"/>
                  <w:szCs w:val="22"/>
                </w:rPr>
                <w:t xml:space="preserve">are </w:t>
              </w:r>
            </w:ins>
            <w:del w:id="11356" w:author="t_竹沢 公佑" w:date="2019-10-05T17:45:00Z">
              <w:r w:rsidDel="00C46888">
                <w:rPr>
                  <w:rFonts w:cs="Times New Roman" w:hint="eastAsia"/>
                  <w:sz w:val="22"/>
                  <w:szCs w:val="22"/>
                </w:rPr>
                <w:delText>will</w:delText>
              </w:r>
              <w:r w:rsidDel="00C46888">
                <w:rPr>
                  <w:rFonts w:cs="Times New Roman"/>
                  <w:sz w:val="22"/>
                  <w:szCs w:val="22"/>
                </w:rPr>
                <w:delText xml:space="preserve"> be </w:delText>
              </w:r>
            </w:del>
            <w:r>
              <w:rPr>
                <w:rFonts w:cs="Times New Roman"/>
                <w:sz w:val="22"/>
                <w:szCs w:val="22"/>
              </w:rPr>
              <w:t>reset to zero.</w:t>
            </w:r>
          </w:p>
          <w:p w:rsidR="00DF1C7C" w:rsidRDefault="00FD7F5E">
            <w:pPr>
              <w:widowControl w:val="0"/>
              <w:autoSpaceDE w:val="0"/>
              <w:autoSpaceDN w:val="0"/>
              <w:adjustRightInd w:val="0"/>
              <w:spacing w:line="0" w:lineRule="atLeast"/>
              <w:rPr>
                <w:rFonts w:cs="Times New Roman"/>
                <w:sz w:val="22"/>
                <w:szCs w:val="22"/>
              </w:rPr>
            </w:pPr>
            <w:r>
              <w:rPr>
                <w:rFonts w:cs="Times New Roman"/>
                <w:sz w:val="22"/>
                <w:szCs w:val="22"/>
              </w:rPr>
              <w:t>RESET_DFR</w:t>
            </w:r>
            <w:r w:rsidR="00DF1C7C">
              <w:rPr>
                <w:rFonts w:cs="Times New Roman"/>
                <w:sz w:val="22"/>
                <w:szCs w:val="22"/>
              </w:rPr>
              <w:t xml:space="preserve"> </w:t>
            </w:r>
            <w:ins w:id="11357" w:author="t_竹沢 公佑" w:date="2019-10-05T17:45:00Z">
              <w:r w:rsidR="00C46888">
                <w:rPr>
                  <w:rFonts w:cs="Times New Roman" w:hint="eastAsia"/>
                  <w:sz w:val="22"/>
                  <w:szCs w:val="22"/>
                </w:rPr>
                <w:t>resets them to 0</w:t>
              </w:r>
            </w:ins>
            <w:del w:id="11358" w:author="t_竹沢 公佑" w:date="2019-10-05T17:45:00Z">
              <w:r w:rsidR="00DF1C7C" w:rsidDel="00C46888">
                <w:rPr>
                  <w:rFonts w:cs="Times New Roman"/>
                  <w:sz w:val="22"/>
                  <w:szCs w:val="22"/>
                </w:rPr>
                <w:delText>causes this reset</w:delText>
              </w:r>
            </w:del>
            <w:r w:rsidR="00DF1C7C">
              <w:rPr>
                <w:rFonts w:cs="Times New Roman"/>
                <w:sz w:val="22"/>
                <w:szCs w:val="22"/>
              </w:rPr>
              <w:t>.</w:t>
            </w:r>
          </w:p>
        </w:tc>
      </w:tr>
      <w:tr w:rsidR="00DF1C7C">
        <w:tc>
          <w:tcPr>
            <w:tcW w:w="2376" w:type="dxa"/>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DF1C7C" w:rsidRDefault="00DF1C7C">
            <w:pPr>
              <w:spacing w:line="0" w:lineRule="atLeast"/>
              <w:ind w:right="1020"/>
              <w:rPr>
                <w:sz w:val="22"/>
                <w:szCs w:val="22"/>
              </w:rPr>
            </w:pPr>
            <w:r>
              <w:rPr>
                <w:rFonts w:hint="eastAsia"/>
                <w:sz w:val="22"/>
                <w:szCs w:val="22"/>
              </w:rPr>
              <w:t>No</w:t>
            </w:r>
          </w:p>
        </w:tc>
      </w:tr>
      <w:tr w:rsidR="00595E56" w:rsidTr="00596636">
        <w:tc>
          <w:tcPr>
            <w:tcW w:w="2376" w:type="dxa"/>
          </w:tcPr>
          <w:p w:rsidR="00595E56" w:rsidRPr="00C46888" w:rsidRDefault="00595E56" w:rsidP="00596636">
            <w:pPr>
              <w:pStyle w:val="afa"/>
              <w:rPr>
                <w:sz w:val="22"/>
                <w:szCs w:val="22"/>
                <w:rPrChange w:id="11359" w:author="t_竹沢 公佑" w:date="2019-10-05T17:43:00Z">
                  <w:rPr/>
                </w:rPrChange>
              </w:rPr>
            </w:pPr>
            <w:r w:rsidRPr="00C46888">
              <w:rPr>
                <w:sz w:val="22"/>
                <w:szCs w:val="22"/>
                <w:rPrChange w:id="11360" w:author="t_竹沢 公佑" w:date="2019-10-05T17:43:00Z">
                  <w:rPr/>
                </w:rPrChange>
              </w:rPr>
              <w:t>Synchronization</w:t>
            </w:r>
          </w:p>
        </w:tc>
        <w:tc>
          <w:tcPr>
            <w:tcW w:w="7515" w:type="dxa"/>
            <w:gridSpan w:val="3"/>
          </w:tcPr>
          <w:p w:rsidR="00595E56" w:rsidRPr="003A77F4" w:rsidRDefault="00D87E58" w:rsidP="00596636">
            <w:pPr>
              <w:pStyle w:val="afa"/>
              <w:rPr>
                <w:ins w:id="11361" w:author="s_佐野 光" w:date="2019-08-21T10:00:00Z"/>
                <w:bCs/>
                <w:sz w:val="22"/>
                <w:szCs w:val="22"/>
              </w:rPr>
            </w:pPr>
            <w:ins w:id="11362" w:author="s_佐野 光" w:date="2019-08-15T13:03:00Z">
              <w:r w:rsidRPr="003A77F4">
                <w:rPr>
                  <w:sz w:val="22"/>
                  <w:szCs w:val="22"/>
                  <w:rPrChange w:id="11363" w:author="t_竹沢 公佑" w:date="2019-10-05T17:50:00Z">
                    <w:rPr/>
                  </w:rPrChange>
                </w:rPr>
                <w:t>S</w:t>
              </w:r>
            </w:ins>
            <w:del w:id="11364" w:author="s_佐野 光" w:date="2019-08-15T13:03:00Z">
              <w:r w:rsidR="00AC7296" w:rsidRPr="003A77F4" w:rsidDel="00D87E58">
                <w:rPr>
                  <w:sz w:val="22"/>
                  <w:szCs w:val="22"/>
                  <w:rPrChange w:id="11365" w:author="t_竹沢 公佑" w:date="2019-10-05T17:50:00Z">
                    <w:rPr/>
                  </w:rPrChange>
                </w:rPr>
                <w:delText>A</w:delText>
              </w:r>
              <w:r w:rsidR="00595E56" w:rsidRPr="003A77F4" w:rsidDel="00D87E58">
                <w:rPr>
                  <w:sz w:val="22"/>
                  <w:szCs w:val="22"/>
                  <w:rPrChange w:id="11366" w:author="t_竹沢 公佑" w:date="2019-10-05T17:50:00Z">
                    <w:rPr/>
                  </w:rPrChange>
                </w:rPr>
                <w:delText>s</w:delText>
              </w:r>
            </w:del>
            <w:r w:rsidR="00595E56" w:rsidRPr="003A77F4">
              <w:rPr>
                <w:sz w:val="22"/>
                <w:szCs w:val="22"/>
                <w:rPrChange w:id="11367" w:author="t_竹沢 公佑" w:date="2019-10-05T17:50:00Z">
                  <w:rPr/>
                </w:rPrChange>
              </w:rPr>
              <w:t>ynchronous</w:t>
            </w:r>
            <w:ins w:id="11368" w:author="s_佐野 光" w:date="2019-08-21T09:56:00Z">
              <w:r w:rsidR="002910DD" w:rsidRPr="003A77F4">
                <w:rPr>
                  <w:bCs/>
                  <w:sz w:val="22"/>
                  <w:szCs w:val="22"/>
                </w:rPr>
                <w:t xml:space="preserve"> (</w:t>
              </w:r>
              <w:r w:rsidR="00B50AB4" w:rsidRPr="003A77F4">
                <w:rPr>
                  <w:bCs/>
                  <w:sz w:val="22"/>
                  <w:szCs w:val="22"/>
                </w:rPr>
                <w:t>version 2.0.</w:t>
              </w:r>
            </w:ins>
            <w:ins w:id="11369" w:author="s_佐野 光" w:date="2019-08-21T16:20:00Z">
              <w:r w:rsidR="00B50AB4" w:rsidRPr="003A77F4">
                <w:rPr>
                  <w:bCs/>
                  <w:sz w:val="22"/>
                  <w:szCs w:val="22"/>
                </w:rPr>
                <w:t>3</w:t>
              </w:r>
            </w:ins>
            <w:ins w:id="11370" w:author="s_佐野 光" w:date="2019-08-21T09:56:00Z">
              <w:r w:rsidR="002910DD" w:rsidRPr="003A77F4">
                <w:rPr>
                  <w:bCs/>
                  <w:sz w:val="22"/>
                  <w:szCs w:val="22"/>
                </w:rPr>
                <w:t xml:space="preserve"> or later)</w:t>
              </w:r>
            </w:ins>
          </w:p>
          <w:p w:rsidR="002910DD" w:rsidRPr="002910DD" w:rsidRDefault="003A77F4">
            <w:pPr>
              <w:spacing w:line="0" w:lineRule="atLeast"/>
              <w:ind w:right="1020" w:firstLineChars="100" w:firstLine="220"/>
              <w:rPr>
                <w:ins w:id="11371" w:author="s_佐野 光" w:date="2019-08-20T20:23:00Z"/>
                <w:bCs/>
                <w:sz w:val="22"/>
                <w:szCs w:val="22"/>
                <w:rPrChange w:id="11372" w:author="s_佐野 光" w:date="2019-08-21T10:00:00Z">
                  <w:rPr>
                    <w:ins w:id="11373" w:author="s_佐野 光" w:date="2019-08-20T20:23:00Z"/>
                  </w:rPr>
                </w:rPrChange>
              </w:rPr>
              <w:pPrChange w:id="11374" w:author="t_竹沢 公佑" w:date="2019-09-19T16:34:00Z">
                <w:pPr>
                  <w:pStyle w:val="afa"/>
                </w:pPr>
              </w:pPrChange>
            </w:pPr>
            <w:ins w:id="11375" w:author="t_竹沢 公佑" w:date="2019-10-05T17:47:00Z">
              <w:r>
                <w:rPr>
                  <w:rFonts w:hint="eastAsia"/>
                  <w:bCs/>
                  <w:sz w:val="22"/>
                  <w:szCs w:val="22"/>
                </w:rPr>
                <w:t xml:space="preserve">It </w:t>
              </w:r>
            </w:ins>
            <w:ins w:id="11376" w:author="s_佐野 光" w:date="2019-08-21T10:22:00Z">
              <w:del w:id="11377" w:author="t_竹沢 公佑" w:date="2019-10-05T17:47:00Z">
                <w:r w:rsidR="003145B6" w:rsidDel="003A77F4">
                  <w:rPr>
                    <w:rFonts w:hint="eastAsia"/>
                    <w:bCs/>
                    <w:sz w:val="22"/>
                    <w:szCs w:val="22"/>
                  </w:rPr>
                  <w:delText xml:space="preserve">In </w:delText>
                </w:r>
                <w:r w:rsidR="00B50AB4" w:rsidDel="003A77F4">
                  <w:rPr>
                    <w:rFonts w:hint="eastAsia"/>
                    <w:bCs/>
                    <w:sz w:val="22"/>
                    <w:szCs w:val="22"/>
                  </w:rPr>
                  <w:delText>the case of driver version 2.0.</w:delText>
                </w:r>
              </w:del>
            </w:ins>
            <w:ins w:id="11378" w:author="s_佐野 光" w:date="2019-08-21T16:20:00Z">
              <w:del w:id="11379" w:author="t_竹沢 公佑" w:date="2019-10-05T17:47:00Z">
                <w:r w:rsidR="00B50AB4" w:rsidDel="003A77F4">
                  <w:rPr>
                    <w:rFonts w:hint="eastAsia"/>
                    <w:bCs/>
                    <w:sz w:val="22"/>
                    <w:szCs w:val="22"/>
                  </w:rPr>
                  <w:delText>2</w:delText>
                </w:r>
              </w:del>
            </w:ins>
            <w:ins w:id="11380" w:author="s_佐野 光" w:date="2019-08-21T10:22:00Z">
              <w:del w:id="11381" w:author="t_竹沢 公佑" w:date="2019-10-05T17:47:00Z">
                <w:r w:rsidR="003145B6" w:rsidDel="003A77F4">
                  <w:rPr>
                    <w:rFonts w:hint="eastAsia"/>
                    <w:bCs/>
                    <w:sz w:val="22"/>
                    <w:szCs w:val="22"/>
                  </w:rPr>
                  <w:delText xml:space="preserve"> or older</w:delText>
                </w:r>
              </w:del>
            </w:ins>
            <w:ins w:id="11382" w:author="s_佐野 光" w:date="2019-08-21T10:00:00Z">
              <w:del w:id="11383" w:author="t_竹沢 公佑" w:date="2019-10-05T17:47:00Z">
                <w:r w:rsidR="002910DD" w:rsidDel="003A77F4">
                  <w:rPr>
                    <w:rFonts w:hint="eastAsia"/>
                    <w:bCs/>
                    <w:sz w:val="22"/>
                    <w:szCs w:val="22"/>
                  </w:rPr>
                  <w:delText xml:space="preserve">, </w:delText>
                </w:r>
              </w:del>
              <w:r w:rsidR="002910DD">
                <w:rPr>
                  <w:rFonts w:hint="eastAsia"/>
                  <w:bCs/>
                  <w:sz w:val="22"/>
                  <w:szCs w:val="22"/>
                </w:rPr>
                <w:t>works as asynchronous</w:t>
              </w:r>
            </w:ins>
            <w:ins w:id="11384" w:author="t_竹沢 公佑" w:date="2019-10-05T17:47:00Z">
              <w:r>
                <w:rPr>
                  <w:rFonts w:hint="eastAsia"/>
                  <w:bCs/>
                  <w:sz w:val="22"/>
                  <w:szCs w:val="22"/>
                </w:rPr>
                <w:t xml:space="preserve"> with the driver version 2.0.2 or older</w:t>
              </w:r>
            </w:ins>
            <w:ins w:id="11385" w:author="s_佐野 光" w:date="2019-08-21T10:00:00Z">
              <w:r w:rsidR="002910DD">
                <w:rPr>
                  <w:rFonts w:hint="eastAsia"/>
                  <w:bCs/>
                  <w:sz w:val="22"/>
                  <w:szCs w:val="22"/>
                </w:rPr>
                <w:t>.</w:t>
              </w:r>
            </w:ins>
          </w:p>
          <w:p w:rsidR="00EA1161" w:rsidRDefault="00EA1161" w:rsidP="00EA1161">
            <w:pPr>
              <w:spacing w:line="0" w:lineRule="atLeast"/>
              <w:ind w:right="1020"/>
              <w:rPr>
                <w:ins w:id="11386" w:author="t_竹沢 公佑" w:date="2019-09-19T16:34:00Z"/>
                <w:bCs/>
                <w:sz w:val="22"/>
                <w:szCs w:val="22"/>
              </w:rPr>
            </w:pPr>
            <w:ins w:id="11387" w:author="t_竹沢 公佑" w:date="2019-09-19T16:34:00Z">
              <w:r>
                <w:rPr>
                  <w:rFonts w:hint="eastAsia"/>
                  <w:bCs/>
                  <w:sz w:val="22"/>
                  <w:szCs w:val="22"/>
                </w:rPr>
                <w:t>Timeout</w:t>
              </w:r>
            </w:ins>
          </w:p>
          <w:p w:rsidR="00EA1161" w:rsidRDefault="00EA1161">
            <w:pPr>
              <w:spacing w:line="0" w:lineRule="atLeast"/>
              <w:ind w:leftChars="100" w:left="240" w:right="1020"/>
              <w:rPr>
                <w:ins w:id="11388" w:author="t_竹沢 公佑" w:date="2019-09-19T16:34:00Z"/>
                <w:bCs/>
                <w:sz w:val="22"/>
                <w:szCs w:val="22"/>
              </w:rPr>
              <w:pPrChange w:id="11389" w:author="t_竹沢 公佑" w:date="2019-09-19T16:34:00Z">
                <w:pPr>
                  <w:spacing w:line="0" w:lineRule="atLeast"/>
                  <w:ind w:left="220" w:right="1020" w:hangingChars="100" w:hanging="220"/>
                </w:pPr>
              </w:pPrChange>
            </w:pPr>
            <w:ins w:id="11390" w:author="t_竹沢 公佑" w:date="2019-09-19T16:34:00Z">
              <w:r>
                <w:rPr>
                  <w:rFonts w:hint="eastAsia"/>
                  <w:bCs/>
                  <w:sz w:val="22"/>
                  <w:szCs w:val="22"/>
                </w:rPr>
                <w:t xml:space="preserve">This command checks the sync engine status after resetting. If there is the </w:t>
              </w:r>
              <w:r>
                <w:rPr>
                  <w:bCs/>
                  <w:sz w:val="22"/>
                  <w:szCs w:val="22"/>
                </w:rPr>
                <w:t>possibility</w:t>
              </w:r>
              <w:r>
                <w:rPr>
                  <w:rFonts w:hint="eastAsia"/>
                  <w:bCs/>
                  <w:sz w:val="22"/>
                  <w:szCs w:val="22"/>
                </w:rPr>
                <w:t xml:space="preserve"> that it fails </w:t>
              </w:r>
            </w:ins>
            <w:ins w:id="11391" w:author="t_竹沢 公佑" w:date="2019-09-19T16:35:00Z">
              <w:r>
                <w:rPr>
                  <w:rFonts w:hint="eastAsia"/>
                  <w:bCs/>
                  <w:sz w:val="22"/>
                  <w:szCs w:val="22"/>
                </w:rPr>
                <w:t xml:space="preserve">to </w:t>
              </w:r>
            </w:ins>
            <w:ins w:id="11392" w:author="t_竹沢 公佑" w:date="2019-09-19T16:34:00Z">
              <w:r>
                <w:rPr>
                  <w:rFonts w:hint="eastAsia"/>
                  <w:bCs/>
                  <w:sz w:val="22"/>
                  <w:szCs w:val="22"/>
                </w:rPr>
                <w:t>rese</w:t>
              </w:r>
            </w:ins>
            <w:ins w:id="11393" w:author="t_竹沢 公佑" w:date="2019-09-19T16:35:00Z">
              <w:r>
                <w:rPr>
                  <w:rFonts w:hint="eastAsia"/>
                  <w:bCs/>
                  <w:sz w:val="22"/>
                  <w:szCs w:val="22"/>
                </w:rPr>
                <w:t>t</w:t>
              </w:r>
            </w:ins>
            <w:ins w:id="11394" w:author="t_竹沢 公佑" w:date="2019-09-19T16:34:00Z">
              <w:r>
                <w:rPr>
                  <w:rFonts w:hint="eastAsia"/>
                  <w:bCs/>
                  <w:sz w:val="22"/>
                  <w:szCs w:val="22"/>
                </w:rPr>
                <w:t>, it sets ECANCELED to errno. Normally, this command returns less than 1ms.</w:t>
              </w:r>
            </w:ins>
          </w:p>
          <w:p w:rsidR="0032764B" w:rsidRPr="00EA1161" w:rsidRDefault="00EA1161" w:rsidP="00596636">
            <w:pPr>
              <w:pStyle w:val="afa"/>
              <w:rPr>
                <w:bCs/>
                <w:sz w:val="22"/>
                <w:szCs w:val="22"/>
                <w:rPrChange w:id="11395" w:author="t_竹沢 公佑" w:date="2019-09-19T16:35:00Z">
                  <w:rPr/>
                </w:rPrChange>
              </w:rPr>
            </w:pPr>
            <w:ins w:id="11396" w:author="t_竹沢 公佑" w:date="2019-09-19T16:34:00Z">
              <w:r>
                <w:rPr>
                  <w:rFonts w:hint="eastAsia"/>
                  <w:bCs/>
                  <w:sz w:val="22"/>
                  <w:szCs w:val="22"/>
                </w:rPr>
                <w:t xml:space="preserve">  About the physical layer timeout value, please refer a section </w:t>
              </w:r>
              <w:r w:rsidRPr="0056709F">
                <w:rPr>
                  <w:b/>
                  <w:bCs/>
                  <w:sz w:val="22"/>
                  <w:szCs w:val="22"/>
                </w:rPr>
                <w:t>“</w:t>
              </w:r>
              <w:r w:rsidRPr="00122B52">
                <w:rPr>
                  <w:b/>
                  <w:bCs/>
                  <w:sz w:val="22"/>
                  <w:szCs w:val="22"/>
                </w:rPr>
                <w:fldChar w:fldCharType="begin"/>
              </w:r>
              <w:r w:rsidRPr="00C46888">
                <w:rPr>
                  <w:b/>
                  <w:bCs/>
                  <w:sz w:val="22"/>
                  <w:szCs w:val="22"/>
                </w:rPr>
                <w:instrText xml:space="preserve"> REF _Ref19803088 \h  \* MERGEFORMAT </w:instrText>
              </w:r>
            </w:ins>
            <w:r w:rsidRPr="00122B52">
              <w:rPr>
                <w:b/>
                <w:bCs/>
                <w:sz w:val="22"/>
                <w:szCs w:val="22"/>
              </w:rPr>
            </w:r>
            <w:ins w:id="11397" w:author="t_竹沢 公佑" w:date="2019-09-19T16:34:00Z">
              <w:r w:rsidRPr="00122B52">
                <w:rPr>
                  <w:b/>
                  <w:bCs/>
                  <w:sz w:val="22"/>
                  <w:szCs w:val="22"/>
                  <w:rPrChange w:id="11398" w:author="t_竹沢 公佑" w:date="2019-10-05T17:43:00Z">
                    <w:rPr>
                      <w:b/>
                      <w:bCs/>
                      <w:sz w:val="22"/>
                      <w:szCs w:val="22"/>
                    </w:rPr>
                  </w:rPrChange>
                </w:rPr>
                <w:fldChar w:fldCharType="separate"/>
              </w:r>
            </w:ins>
            <w:ins w:id="11399" w:author="t_竹沢 公佑" w:date="2021-02-02T17:29:00Z">
              <w:r w:rsidR="000B4FA1" w:rsidRPr="000B4FA1">
                <w:rPr>
                  <w:sz w:val="22"/>
                  <w:szCs w:val="22"/>
                  <w:rPrChange w:id="11400" w:author="t_竹沢 公佑" w:date="2021-02-02T17:29:00Z">
                    <w:rPr/>
                  </w:rPrChange>
                </w:rPr>
                <w:t>Command :DRXPD INIT</w:t>
              </w:r>
            </w:ins>
            <w:ins w:id="11401" w:author="t_竹沢 公佑" w:date="2019-09-19T16:34:00Z">
              <w:r w:rsidRPr="00122B52">
                <w:rPr>
                  <w:b/>
                  <w:bCs/>
                  <w:sz w:val="22"/>
                  <w:szCs w:val="22"/>
                </w:rPr>
                <w:fldChar w:fldCharType="end"/>
              </w:r>
              <w:r w:rsidRPr="00A657FE">
                <w:rPr>
                  <w:b/>
                  <w:bCs/>
                  <w:sz w:val="22"/>
                  <w:szCs w:val="22"/>
                </w:rPr>
                <w:fldChar w:fldCharType="begin"/>
              </w:r>
              <w:r w:rsidRPr="00C46888">
                <w:rPr>
                  <w:b/>
                  <w:bCs/>
                  <w:sz w:val="22"/>
                  <w:szCs w:val="22"/>
                </w:rPr>
                <w:instrText xml:space="preserve"> REF _Ref19803098 \r \h  \* MERGEFORMAT </w:instrText>
              </w:r>
            </w:ins>
            <w:r w:rsidRPr="00A657FE">
              <w:rPr>
                <w:b/>
                <w:bCs/>
                <w:sz w:val="22"/>
                <w:szCs w:val="22"/>
              </w:rPr>
            </w:r>
            <w:ins w:id="11402" w:author="t_竹沢 公佑" w:date="2019-09-19T16:34:00Z">
              <w:r w:rsidRPr="00A657FE">
                <w:rPr>
                  <w:b/>
                  <w:bCs/>
                  <w:sz w:val="22"/>
                  <w:szCs w:val="22"/>
                  <w:rPrChange w:id="11403" w:author="t_竹沢 公佑" w:date="2019-10-05T17:43:00Z">
                    <w:rPr>
                      <w:b/>
                      <w:bCs/>
                      <w:sz w:val="22"/>
                      <w:szCs w:val="22"/>
                    </w:rPr>
                  </w:rPrChange>
                </w:rPr>
                <w:fldChar w:fldCharType="separate"/>
              </w:r>
            </w:ins>
            <w:ins w:id="11404" w:author="t_竹沢 公佑" w:date="2021-02-02T17:29:00Z">
              <w:r w:rsidR="000B4FA1">
                <w:rPr>
                  <w:b/>
                  <w:bCs/>
                  <w:sz w:val="22"/>
                  <w:szCs w:val="22"/>
                </w:rPr>
                <w:t>5.5</w:t>
              </w:r>
            </w:ins>
            <w:ins w:id="11405" w:author="t_竹沢 公佑" w:date="2019-09-19T16:34:00Z">
              <w:r w:rsidRPr="00A657FE">
                <w:rPr>
                  <w:b/>
                  <w:bCs/>
                  <w:sz w:val="22"/>
                  <w:szCs w:val="22"/>
                </w:rPr>
                <w:fldChar w:fldCharType="end"/>
              </w:r>
              <w:r w:rsidRPr="00C46888">
                <w:rPr>
                  <w:b/>
                  <w:bCs/>
                  <w:sz w:val="22"/>
                  <w:szCs w:val="22"/>
                </w:rPr>
                <w:t xml:space="preserve"> </w:t>
              </w:r>
              <w:r w:rsidRPr="00122B52">
                <w:rPr>
                  <w:b/>
                  <w:bCs/>
                  <w:sz w:val="22"/>
                  <w:szCs w:val="22"/>
                </w:rPr>
                <w:fldChar w:fldCharType="begin"/>
              </w:r>
              <w:r w:rsidRPr="00C46888">
                <w:rPr>
                  <w:b/>
                  <w:bCs/>
                  <w:sz w:val="22"/>
                  <w:szCs w:val="22"/>
                </w:rPr>
                <w:instrText xml:space="preserve"> REF _Ref19803101 \h  \* MERGEFORMAT </w:instrText>
              </w:r>
            </w:ins>
            <w:r w:rsidRPr="00122B52">
              <w:rPr>
                <w:b/>
                <w:bCs/>
                <w:sz w:val="22"/>
                <w:szCs w:val="22"/>
              </w:rPr>
            </w:r>
            <w:ins w:id="11406" w:author="t_竹沢 公佑" w:date="2019-09-19T16:34:00Z">
              <w:r w:rsidRPr="00122B52">
                <w:rPr>
                  <w:b/>
                  <w:bCs/>
                  <w:sz w:val="22"/>
                  <w:szCs w:val="22"/>
                  <w:rPrChange w:id="11407" w:author="t_竹沢 公佑" w:date="2019-10-05T17:43:00Z">
                    <w:rPr>
                      <w:b/>
                      <w:bCs/>
                      <w:sz w:val="22"/>
                      <w:szCs w:val="22"/>
                    </w:rPr>
                  </w:rPrChange>
                </w:rPr>
                <w:fldChar w:fldCharType="separate"/>
              </w:r>
            </w:ins>
            <w:ins w:id="11408" w:author="t_竹沢 公佑" w:date="2021-02-02T17:29:00Z">
              <w:r w:rsidR="000B4FA1" w:rsidRPr="000B4FA1">
                <w:rPr>
                  <w:b/>
                  <w:sz w:val="22"/>
                  <w:szCs w:val="22"/>
                  <w:u w:val="single"/>
                  <w:rPrChange w:id="11409" w:author="t_竹沢 公佑" w:date="2021-02-02T17:29:00Z">
                    <w:rPr>
                      <w:u w:val="single"/>
                    </w:rPr>
                  </w:rPrChange>
                </w:rPr>
                <w:t>ioctl</w:t>
              </w:r>
            </w:ins>
            <w:ins w:id="11410" w:author="t_竹沢 公佑" w:date="2019-09-19T16:34:00Z">
              <w:r w:rsidRPr="00122B52">
                <w:rPr>
                  <w:b/>
                  <w:bCs/>
                  <w:sz w:val="22"/>
                  <w:szCs w:val="22"/>
                </w:rPr>
                <w:fldChar w:fldCharType="end"/>
              </w:r>
              <w:r w:rsidRPr="00C46888">
                <w:rPr>
                  <w:b/>
                  <w:bCs/>
                  <w:sz w:val="22"/>
                  <w:szCs w:val="22"/>
                </w:rPr>
                <w:t>”</w:t>
              </w:r>
              <w:r w:rsidRPr="00C46888">
                <w:rPr>
                  <w:bCs/>
                  <w:sz w:val="22"/>
                  <w:szCs w:val="22"/>
                </w:rPr>
                <w:t>.</w:t>
              </w:r>
            </w:ins>
            <w:ins w:id="11411" w:author="s_佐野 光" w:date="2019-08-20T20:23:00Z">
              <w:del w:id="11412" w:author="t_竹沢 公佑" w:date="2019-09-19T16:35:00Z">
                <w:r w:rsidR="0032764B" w:rsidDel="00EA1161">
                  <w:rPr>
                    <w:rFonts w:hint="eastAsia"/>
                    <w:bCs/>
                    <w:sz w:val="22"/>
                    <w:szCs w:val="22"/>
                  </w:rPr>
                  <w:delText xml:space="preserve">*Maximum timeout value is 5ms. If timeout is </w:delText>
                </w:r>
                <w:r w:rsidR="0032764B" w:rsidDel="00EA1161">
                  <w:rPr>
                    <w:bCs/>
                    <w:sz w:val="22"/>
                    <w:szCs w:val="22"/>
                  </w:rPr>
                  <w:delText>occurred</w:delText>
                </w:r>
                <w:r w:rsidR="0032764B" w:rsidDel="00EA1161">
                  <w:rPr>
                    <w:rFonts w:hint="eastAsia"/>
                    <w:bCs/>
                    <w:sz w:val="22"/>
                    <w:szCs w:val="22"/>
                  </w:rPr>
                  <w:delText>, There may be a hardware error in FPGA access.</w:delText>
                </w:r>
              </w:del>
            </w:ins>
          </w:p>
        </w:tc>
      </w:tr>
      <w:tr w:rsidR="00DF1C7C">
        <w:tc>
          <w:tcPr>
            <w:tcW w:w="2376" w:type="dxa"/>
            <w:vMerge w:val="restart"/>
          </w:tcPr>
          <w:p w:rsidR="00DF1C7C" w:rsidRDefault="00DF1C7C">
            <w:pPr>
              <w:spacing w:line="0" w:lineRule="atLeast"/>
              <w:ind w:right="1020"/>
              <w:rPr>
                <w:rFonts w:cs="Times New Roman"/>
                <w:sz w:val="22"/>
                <w:szCs w:val="22"/>
              </w:rPr>
            </w:pPr>
            <w:r>
              <w:rPr>
                <w:rFonts w:cs="Times New Roman" w:hint="eastAsia"/>
                <w:sz w:val="22"/>
                <w:szCs w:val="22"/>
              </w:rPr>
              <w:t>Data</w:t>
            </w:r>
          </w:p>
        </w:tc>
        <w:tc>
          <w:tcPr>
            <w:tcW w:w="7513" w:type="dxa"/>
            <w:gridSpan w:val="3"/>
          </w:tcPr>
          <w:p w:rsidR="00DF1C7C" w:rsidRDefault="002A4BE1">
            <w:pPr>
              <w:spacing w:line="0" w:lineRule="atLeast"/>
              <w:ind w:right="1020"/>
              <w:rPr>
                <w:sz w:val="22"/>
                <w:szCs w:val="22"/>
              </w:rPr>
            </w:pPr>
            <w:r>
              <w:rPr>
                <w:rFonts w:hint="eastAsia"/>
                <w:sz w:val="22"/>
                <w:szCs w:val="22"/>
              </w:rPr>
              <w:t>8B</w:t>
            </w:r>
            <w:r w:rsidR="00DF1C7C">
              <w:rPr>
                <w:rFonts w:hint="eastAsia"/>
                <w:sz w:val="22"/>
                <w:szCs w:val="22"/>
              </w:rPr>
              <w:t>ytes</w:t>
            </w:r>
          </w:p>
        </w:tc>
      </w:tr>
      <w:tr w:rsidR="00DF1C7C">
        <w:tc>
          <w:tcPr>
            <w:tcW w:w="2376" w:type="dxa"/>
            <w:vMerge/>
          </w:tcPr>
          <w:p w:rsidR="00DF1C7C" w:rsidRDefault="00DF1C7C">
            <w:pPr>
              <w:spacing w:line="0" w:lineRule="atLeast"/>
              <w:ind w:right="1020"/>
              <w:rPr>
                <w:rFonts w:cs="Times New Roman"/>
                <w:sz w:val="22"/>
                <w:szCs w:val="22"/>
              </w:rPr>
            </w:pPr>
          </w:p>
        </w:tc>
        <w:tc>
          <w:tcPr>
            <w:tcW w:w="7513" w:type="dxa"/>
            <w:gridSpan w:val="3"/>
          </w:tcPr>
          <w:p w:rsidR="00DF1C7C" w:rsidRDefault="00DF1C7C" w:rsidP="002F115A">
            <w:pPr>
              <w:widowControl w:val="0"/>
              <w:autoSpaceDE w:val="0"/>
              <w:autoSpaceDN w:val="0"/>
              <w:adjustRightInd w:val="0"/>
              <w:rPr>
                <w:rFonts w:ascii="Times New Roman" w:eastAsia="ＭＳ 明朝" w:hAnsi="Times New Roman" w:cs="Times New Roman"/>
                <w:sz w:val="20"/>
                <w:szCs w:val="20"/>
              </w:rPr>
            </w:pPr>
            <w:r>
              <w:rPr>
                <w:sz w:val="22"/>
                <w:szCs w:val="22"/>
              </w:rPr>
              <w:t>B</w:t>
            </w:r>
            <w:r>
              <w:rPr>
                <w:rFonts w:hint="eastAsia"/>
                <w:sz w:val="22"/>
                <w:szCs w:val="22"/>
              </w:rPr>
              <w:t>yte0-7:</w:t>
            </w:r>
            <w:r>
              <w:rPr>
                <w:rFonts w:cs="Times New Roman"/>
                <w:sz w:val="22"/>
                <w:szCs w:val="22"/>
              </w:rPr>
              <w:t xml:space="preserve"> Reserved (</w:t>
            </w:r>
            <w:r w:rsidR="002F115A">
              <w:rPr>
                <w:rFonts w:cs="Times New Roman" w:hint="eastAsia"/>
                <w:sz w:val="22"/>
                <w:szCs w:val="22"/>
              </w:rPr>
              <w:t>always 0</w:t>
            </w:r>
            <w:r>
              <w:rPr>
                <w:rFonts w:cs="Times New Roman"/>
                <w:sz w:val="22"/>
                <w:szCs w:val="22"/>
              </w:rPr>
              <w:t>)</w:t>
            </w:r>
          </w:p>
        </w:tc>
      </w:tr>
      <w:tr w:rsidR="00991147" w:rsidRPr="00991147" w:rsidTr="00CE143E">
        <w:tc>
          <w:tcPr>
            <w:tcW w:w="2376" w:type="dxa"/>
            <w:tcBorders>
              <w:top w:val="single" w:sz="4" w:space="0" w:color="auto"/>
              <w:left w:val="single" w:sz="4" w:space="0" w:color="auto"/>
              <w:bottom w:val="single" w:sz="4" w:space="0" w:color="auto"/>
              <w:right w:val="single" w:sz="4" w:space="0" w:color="auto"/>
            </w:tcBorders>
          </w:tcPr>
          <w:p w:rsidR="00991147" w:rsidRDefault="00C421AF" w:rsidP="008D42B9">
            <w:pPr>
              <w:spacing w:line="0" w:lineRule="atLeast"/>
              <w:ind w:right="1020"/>
              <w:rPr>
                <w:rFonts w:cs="Times New Roman"/>
                <w:sz w:val="22"/>
                <w:szCs w:val="22"/>
              </w:rPr>
            </w:pPr>
            <w:r>
              <w:rPr>
                <w:rFonts w:cs="Times New Roman" w:hint="eastAsia"/>
                <w:sz w:val="22"/>
                <w:szCs w:val="22"/>
              </w:rPr>
              <w:t>E</w:t>
            </w:r>
            <w:r w:rsidR="00991147">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991147" w:rsidRPr="00226376" w:rsidRDefault="00991147" w:rsidP="008D42B9">
            <w:pPr>
              <w:spacing w:line="0" w:lineRule="atLeast"/>
              <w:ind w:right="1020"/>
              <w:rPr>
                <w:rFonts w:cs="Times New Roman"/>
                <w:sz w:val="22"/>
                <w:szCs w:val="22"/>
              </w:rPr>
            </w:pPr>
            <w:r w:rsidRPr="00226376">
              <w:rPr>
                <w:rFonts w:cs="Times New Roman" w:hint="eastAsia"/>
                <w:sz w:val="22"/>
                <w:szCs w:val="22"/>
              </w:rPr>
              <w:t>EIO</w:t>
            </w:r>
          </w:p>
          <w:p w:rsidR="00991147" w:rsidRDefault="00991147" w:rsidP="00991147">
            <w:pPr>
              <w:spacing w:line="0" w:lineRule="atLeast"/>
              <w:ind w:right="1020" w:firstLineChars="50" w:firstLine="110"/>
              <w:rPr>
                <w:ins w:id="11413" w:author="t_竹沢 公佑" w:date="2019-09-19T16:33:00Z"/>
                <w:rFonts w:cs="Times New Roman"/>
                <w:sz w:val="22"/>
                <w:szCs w:val="22"/>
              </w:rPr>
            </w:pPr>
            <w:r w:rsidRPr="00226376">
              <w:rPr>
                <w:rFonts w:cs="Times New Roman" w:hint="eastAsia"/>
                <w:sz w:val="22"/>
                <w:szCs w:val="22"/>
              </w:rPr>
              <w:t xml:space="preserve">When </w:t>
            </w:r>
            <w:ins w:id="11414" w:author="t_竹沢 公佑" w:date="2019-10-05T17:46:00Z">
              <w:r w:rsidR="003A77F4">
                <w:rPr>
                  <w:rFonts w:cs="Times New Roman" w:hint="eastAsia"/>
                  <w:sz w:val="22"/>
                  <w:szCs w:val="22"/>
                </w:rPr>
                <w:t xml:space="preserve">this command </w:t>
              </w:r>
            </w:ins>
            <w:r w:rsidRPr="00226376">
              <w:rPr>
                <w:rFonts w:cs="Times New Roman" w:hint="eastAsia"/>
                <w:sz w:val="22"/>
                <w:szCs w:val="22"/>
              </w:rPr>
              <w:t>fail</w:t>
            </w:r>
            <w:ins w:id="11415" w:author="t_竹沢 公佑" w:date="2019-10-05T17:46:00Z">
              <w:r w:rsidR="003A77F4">
                <w:rPr>
                  <w:rFonts w:cs="Times New Roman" w:hint="eastAsia"/>
                  <w:sz w:val="22"/>
                  <w:szCs w:val="22"/>
                </w:rPr>
                <w:t>s</w:t>
              </w:r>
            </w:ins>
            <w:r w:rsidRPr="00226376">
              <w:rPr>
                <w:rFonts w:cs="Times New Roman" w:hint="eastAsia"/>
                <w:sz w:val="22"/>
                <w:szCs w:val="22"/>
              </w:rPr>
              <w:t xml:space="preserve"> to read or write internal register.</w:t>
            </w:r>
          </w:p>
          <w:p w:rsidR="00EA1161" w:rsidRDefault="00EA1161">
            <w:pPr>
              <w:spacing w:line="0" w:lineRule="atLeast"/>
              <w:ind w:right="1020"/>
              <w:rPr>
                <w:ins w:id="11416" w:author="t_竹沢 公佑" w:date="2019-09-19T16:35:00Z"/>
                <w:rFonts w:cs="Times New Roman"/>
                <w:sz w:val="22"/>
                <w:szCs w:val="22"/>
              </w:rPr>
              <w:pPrChange w:id="11417" w:author="t_竹沢 公佑" w:date="2019-09-19T16:33:00Z">
                <w:pPr>
                  <w:spacing w:line="0" w:lineRule="atLeast"/>
                  <w:ind w:right="1020" w:firstLineChars="50" w:firstLine="110"/>
                </w:pPr>
              </w:pPrChange>
            </w:pPr>
            <w:ins w:id="11418" w:author="t_竹沢 公佑" w:date="2019-09-19T16:35:00Z">
              <w:r>
                <w:rPr>
                  <w:rFonts w:cs="Times New Roman" w:hint="eastAsia"/>
                  <w:sz w:val="22"/>
                  <w:szCs w:val="22"/>
                </w:rPr>
                <w:t>ECANCEND</w:t>
              </w:r>
            </w:ins>
          </w:p>
          <w:p w:rsidR="00EA1161" w:rsidRPr="00F411DC" w:rsidRDefault="00EA1161">
            <w:pPr>
              <w:spacing w:line="0" w:lineRule="atLeast"/>
              <w:ind w:right="1020"/>
              <w:rPr>
                <w:rFonts w:cs="Times New Roman"/>
                <w:sz w:val="22"/>
                <w:szCs w:val="22"/>
              </w:rPr>
              <w:pPrChange w:id="11419" w:author="t_竹沢 公佑" w:date="2019-09-19T16:36:00Z">
                <w:pPr>
                  <w:spacing w:line="0" w:lineRule="atLeast"/>
                  <w:ind w:right="1020" w:firstLineChars="50" w:firstLine="110"/>
                </w:pPr>
              </w:pPrChange>
            </w:pPr>
            <w:ins w:id="11420" w:author="t_竹沢 公佑" w:date="2019-09-19T16:35:00Z">
              <w:r>
                <w:rPr>
                  <w:rFonts w:cs="Times New Roman" w:hint="eastAsia"/>
                  <w:sz w:val="22"/>
                  <w:szCs w:val="22"/>
                </w:rPr>
                <w:t xml:space="preserve"> When </w:t>
              </w:r>
            </w:ins>
            <w:ins w:id="11421" w:author="t_竹沢 公佑" w:date="2019-10-05T17:46:00Z">
              <w:r w:rsidR="003A77F4">
                <w:rPr>
                  <w:rFonts w:cs="Times New Roman" w:hint="eastAsia"/>
                  <w:sz w:val="22"/>
                  <w:szCs w:val="22"/>
                </w:rPr>
                <w:t xml:space="preserve">this command </w:t>
              </w:r>
            </w:ins>
            <w:ins w:id="11422" w:author="t_竹沢 公佑" w:date="2019-09-19T16:35:00Z">
              <w:r>
                <w:rPr>
                  <w:rFonts w:cs="Times New Roman" w:hint="eastAsia"/>
                  <w:sz w:val="22"/>
                  <w:szCs w:val="22"/>
                </w:rPr>
                <w:t>fail</w:t>
              </w:r>
            </w:ins>
            <w:ins w:id="11423" w:author="t_竹沢 公佑" w:date="2019-10-05T17:46:00Z">
              <w:r w:rsidR="003A77F4">
                <w:rPr>
                  <w:rFonts w:cs="Times New Roman" w:hint="eastAsia"/>
                  <w:sz w:val="22"/>
                  <w:szCs w:val="22"/>
                </w:rPr>
                <w:t>s</w:t>
              </w:r>
            </w:ins>
            <w:ins w:id="11424" w:author="t_竹沢 公佑" w:date="2019-09-19T16:35:00Z">
              <w:r>
                <w:rPr>
                  <w:rFonts w:cs="Times New Roman" w:hint="eastAsia"/>
                  <w:sz w:val="22"/>
                  <w:szCs w:val="22"/>
                </w:rPr>
                <w:t xml:space="preserve"> to reset sync engine </w:t>
              </w:r>
            </w:ins>
            <w:ins w:id="11425" w:author="t_竹沢 公佑" w:date="2019-09-19T16:36:00Z">
              <w:r w:rsidR="001F685C">
                <w:rPr>
                  <w:rFonts w:cs="Times New Roman" w:hint="eastAsia"/>
                  <w:sz w:val="22"/>
                  <w:szCs w:val="22"/>
                </w:rPr>
                <w:t>and all sync counters.</w:t>
              </w:r>
            </w:ins>
          </w:p>
        </w:tc>
      </w:tr>
    </w:tbl>
    <w:p w:rsidR="00DF1C7C" w:rsidRPr="00991147" w:rsidRDefault="00DF1C7C"/>
    <w:p w:rsidR="00DF1C7C" w:rsidRDefault="00DF1C7C" w:rsidP="005038B9">
      <w:pPr>
        <w:pStyle w:val="a0"/>
        <w:ind w:leftChars="0" w:left="0"/>
      </w:pPr>
      <w:r>
        <w:br w:type="page"/>
      </w:r>
    </w:p>
    <w:p w:rsidR="00DF1C7C" w:rsidRDefault="00011FE4" w:rsidP="00B862C9">
      <w:pPr>
        <w:pStyle w:val="3"/>
      </w:pPr>
      <w:bookmarkStart w:id="11426" w:name="_Ref41908112"/>
      <w:bookmarkStart w:id="11427" w:name="_Ref41908133"/>
      <w:bookmarkStart w:id="11428" w:name="_Toc63179463"/>
      <w:r>
        <w:rPr>
          <w:rFonts w:hint="eastAsia"/>
        </w:rPr>
        <w:t>SET_</w:t>
      </w:r>
      <w:r w:rsidR="00DF1C7C">
        <w:rPr>
          <w:rFonts w:hint="eastAsia"/>
        </w:rPr>
        <w:t>DFR_TEST_DATA</w:t>
      </w:r>
      <w:bookmarkEnd w:id="11426"/>
      <w:bookmarkEnd w:id="11427"/>
      <w:bookmarkEnd w:id="114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828"/>
        <w:gridCol w:w="1984"/>
        <w:gridCol w:w="1703"/>
      </w:tblGrid>
      <w:tr w:rsidR="00DF1C7C" w:rsidTr="00CC47F2">
        <w:tc>
          <w:tcPr>
            <w:tcW w:w="2376" w:type="dxa"/>
          </w:tcPr>
          <w:p w:rsidR="00DF1C7C" w:rsidRDefault="00DF1C7C">
            <w:pPr>
              <w:spacing w:line="0" w:lineRule="atLeast"/>
              <w:ind w:right="1020"/>
              <w:rPr>
                <w:sz w:val="22"/>
                <w:szCs w:val="22"/>
              </w:rPr>
            </w:pPr>
            <w:r>
              <w:rPr>
                <w:rFonts w:hint="eastAsia"/>
                <w:sz w:val="22"/>
                <w:szCs w:val="22"/>
              </w:rPr>
              <w:t>ItemID</w:t>
            </w:r>
          </w:p>
        </w:tc>
        <w:tc>
          <w:tcPr>
            <w:tcW w:w="3828" w:type="dxa"/>
          </w:tcPr>
          <w:p w:rsidR="00DF1C7C" w:rsidRDefault="00CC47F2">
            <w:pPr>
              <w:spacing w:line="0" w:lineRule="atLeast"/>
              <w:ind w:right="1020"/>
              <w:rPr>
                <w:sz w:val="22"/>
                <w:szCs w:val="22"/>
              </w:rPr>
            </w:pPr>
            <w:r>
              <w:rPr>
                <w:rFonts w:hint="eastAsia"/>
                <w:sz w:val="22"/>
                <w:szCs w:val="22"/>
              </w:rPr>
              <w:t>SET_</w:t>
            </w:r>
            <w:r w:rsidR="00DF1C7C">
              <w:rPr>
                <w:sz w:val="22"/>
                <w:szCs w:val="22"/>
              </w:rPr>
              <w:t>DFR_TST_DAT_ID_D</w:t>
            </w:r>
          </w:p>
        </w:tc>
        <w:tc>
          <w:tcPr>
            <w:tcW w:w="1984" w:type="dxa"/>
          </w:tcPr>
          <w:p w:rsidR="00DF1C7C" w:rsidRDefault="00DF1C7C">
            <w:pPr>
              <w:spacing w:line="0" w:lineRule="atLeast"/>
              <w:ind w:right="-108"/>
              <w:rPr>
                <w:sz w:val="22"/>
                <w:szCs w:val="22"/>
              </w:rPr>
            </w:pPr>
            <w:r>
              <w:rPr>
                <w:rFonts w:hint="eastAsia"/>
                <w:sz w:val="22"/>
                <w:szCs w:val="22"/>
              </w:rPr>
              <w:t>0x0000 9509</w:t>
            </w:r>
          </w:p>
        </w:tc>
        <w:tc>
          <w:tcPr>
            <w:tcW w:w="1703" w:type="dxa"/>
          </w:tcPr>
          <w:p w:rsidR="00DF1C7C" w:rsidRDefault="00DF1C7C">
            <w:pPr>
              <w:spacing w:line="0" w:lineRule="atLeast"/>
              <w:ind w:right="-108"/>
              <w:rPr>
                <w:sz w:val="22"/>
                <w:szCs w:val="22"/>
              </w:rPr>
            </w:pPr>
            <w:r>
              <w:rPr>
                <w:rFonts w:hint="eastAsia"/>
                <w:sz w:val="22"/>
                <w:szCs w:val="22"/>
                <w:lang w:val="en"/>
              </w:rPr>
              <w:t>CH1-BitD</w:t>
            </w:r>
          </w:p>
        </w:tc>
      </w:tr>
      <w:tr w:rsidR="00DF1C7C" w:rsidTr="00CC47F2">
        <w:tc>
          <w:tcPr>
            <w:tcW w:w="2376" w:type="dxa"/>
          </w:tcPr>
          <w:p w:rsidR="00DF1C7C" w:rsidRDefault="00DF1C7C">
            <w:pPr>
              <w:spacing w:line="0" w:lineRule="atLeast"/>
              <w:ind w:right="1020"/>
              <w:rPr>
                <w:sz w:val="22"/>
                <w:szCs w:val="22"/>
              </w:rPr>
            </w:pPr>
            <w:r>
              <w:rPr>
                <w:rFonts w:hint="eastAsia"/>
                <w:sz w:val="22"/>
                <w:szCs w:val="22"/>
              </w:rPr>
              <w:t>ItemID</w:t>
            </w:r>
          </w:p>
        </w:tc>
        <w:tc>
          <w:tcPr>
            <w:tcW w:w="3828" w:type="dxa"/>
          </w:tcPr>
          <w:p w:rsidR="00DF1C7C" w:rsidRDefault="00CC47F2">
            <w:pPr>
              <w:spacing w:line="0" w:lineRule="atLeast"/>
              <w:ind w:right="1020"/>
              <w:rPr>
                <w:sz w:val="22"/>
                <w:szCs w:val="22"/>
              </w:rPr>
            </w:pPr>
            <w:r>
              <w:rPr>
                <w:rFonts w:hint="eastAsia"/>
                <w:sz w:val="22"/>
                <w:szCs w:val="22"/>
              </w:rPr>
              <w:t>SET_</w:t>
            </w:r>
            <w:r w:rsidR="00DF1C7C">
              <w:rPr>
                <w:sz w:val="22"/>
                <w:szCs w:val="22"/>
              </w:rPr>
              <w:t>DFR_TST_DAT_ID_</w:t>
            </w:r>
            <w:r w:rsidR="00DF1C7C">
              <w:rPr>
                <w:rFonts w:hint="eastAsia"/>
                <w:sz w:val="22"/>
                <w:szCs w:val="22"/>
              </w:rPr>
              <w:t>C</w:t>
            </w:r>
          </w:p>
        </w:tc>
        <w:tc>
          <w:tcPr>
            <w:tcW w:w="1984" w:type="dxa"/>
          </w:tcPr>
          <w:p w:rsidR="00DF1C7C" w:rsidRDefault="00DF1C7C">
            <w:pPr>
              <w:spacing w:line="0" w:lineRule="atLeast"/>
              <w:ind w:right="-108"/>
              <w:rPr>
                <w:sz w:val="22"/>
                <w:szCs w:val="22"/>
              </w:rPr>
            </w:pPr>
            <w:r>
              <w:rPr>
                <w:rFonts w:hint="eastAsia"/>
                <w:sz w:val="22"/>
                <w:szCs w:val="22"/>
              </w:rPr>
              <w:t>0x0000 A509</w:t>
            </w:r>
          </w:p>
        </w:tc>
        <w:tc>
          <w:tcPr>
            <w:tcW w:w="1703" w:type="dxa"/>
          </w:tcPr>
          <w:p w:rsidR="00DF1C7C" w:rsidRDefault="00DF1C7C">
            <w:pPr>
              <w:spacing w:line="0" w:lineRule="atLeast"/>
              <w:ind w:right="-108"/>
              <w:rPr>
                <w:sz w:val="22"/>
                <w:szCs w:val="22"/>
              </w:rPr>
            </w:pPr>
            <w:r>
              <w:rPr>
                <w:rFonts w:hint="eastAsia"/>
                <w:sz w:val="22"/>
                <w:szCs w:val="22"/>
                <w:lang w:val="en"/>
              </w:rPr>
              <w:t>CH2-BitC</w:t>
            </w:r>
          </w:p>
        </w:tc>
      </w:tr>
      <w:tr w:rsidR="00DF1C7C" w:rsidTr="00CC47F2">
        <w:tc>
          <w:tcPr>
            <w:tcW w:w="2376" w:type="dxa"/>
          </w:tcPr>
          <w:p w:rsidR="00DF1C7C" w:rsidRDefault="00DF1C7C">
            <w:pPr>
              <w:spacing w:line="0" w:lineRule="atLeast"/>
              <w:ind w:right="1020"/>
              <w:rPr>
                <w:sz w:val="22"/>
                <w:szCs w:val="22"/>
              </w:rPr>
            </w:pPr>
            <w:r>
              <w:rPr>
                <w:rFonts w:hint="eastAsia"/>
                <w:sz w:val="22"/>
                <w:szCs w:val="22"/>
              </w:rPr>
              <w:t>ItemID</w:t>
            </w:r>
          </w:p>
        </w:tc>
        <w:tc>
          <w:tcPr>
            <w:tcW w:w="3828" w:type="dxa"/>
          </w:tcPr>
          <w:p w:rsidR="00DF1C7C" w:rsidRDefault="00CC47F2">
            <w:pPr>
              <w:spacing w:line="0" w:lineRule="atLeast"/>
              <w:ind w:right="1020"/>
              <w:rPr>
                <w:sz w:val="22"/>
                <w:szCs w:val="22"/>
              </w:rPr>
            </w:pPr>
            <w:r>
              <w:rPr>
                <w:rFonts w:hint="eastAsia"/>
                <w:sz w:val="22"/>
                <w:szCs w:val="22"/>
              </w:rPr>
              <w:t>SET_</w:t>
            </w:r>
            <w:r w:rsidR="00DF1C7C">
              <w:rPr>
                <w:sz w:val="22"/>
                <w:szCs w:val="22"/>
              </w:rPr>
              <w:t>DFR_TST_DAT_ID_</w:t>
            </w:r>
            <w:r w:rsidR="00DF1C7C">
              <w:rPr>
                <w:rFonts w:hint="eastAsia"/>
                <w:sz w:val="22"/>
                <w:szCs w:val="22"/>
              </w:rPr>
              <w:t>B</w:t>
            </w:r>
          </w:p>
        </w:tc>
        <w:tc>
          <w:tcPr>
            <w:tcW w:w="1984" w:type="dxa"/>
          </w:tcPr>
          <w:p w:rsidR="00DF1C7C" w:rsidRDefault="00DF1C7C">
            <w:pPr>
              <w:spacing w:line="0" w:lineRule="atLeast"/>
              <w:ind w:right="-108"/>
              <w:rPr>
                <w:sz w:val="22"/>
                <w:szCs w:val="22"/>
              </w:rPr>
            </w:pPr>
            <w:r>
              <w:rPr>
                <w:rFonts w:hint="eastAsia"/>
                <w:sz w:val="22"/>
                <w:szCs w:val="22"/>
              </w:rPr>
              <w:t>0x0000 B509</w:t>
            </w:r>
          </w:p>
        </w:tc>
        <w:tc>
          <w:tcPr>
            <w:tcW w:w="1703" w:type="dxa"/>
          </w:tcPr>
          <w:p w:rsidR="00DF1C7C" w:rsidRDefault="00DF1C7C">
            <w:pPr>
              <w:spacing w:line="0" w:lineRule="atLeast"/>
              <w:ind w:right="-108"/>
              <w:rPr>
                <w:sz w:val="22"/>
                <w:szCs w:val="22"/>
              </w:rPr>
            </w:pPr>
            <w:r>
              <w:rPr>
                <w:rFonts w:hint="eastAsia"/>
                <w:sz w:val="22"/>
                <w:szCs w:val="22"/>
                <w:lang w:val="en"/>
              </w:rPr>
              <w:t>CH3-BitB</w:t>
            </w:r>
          </w:p>
        </w:tc>
      </w:tr>
      <w:tr w:rsidR="00DF1C7C" w:rsidTr="00CC47F2">
        <w:tc>
          <w:tcPr>
            <w:tcW w:w="2376" w:type="dxa"/>
          </w:tcPr>
          <w:p w:rsidR="00DF1C7C" w:rsidRDefault="00DF1C7C">
            <w:pPr>
              <w:spacing w:line="0" w:lineRule="atLeast"/>
              <w:ind w:right="1020"/>
              <w:rPr>
                <w:sz w:val="22"/>
                <w:szCs w:val="22"/>
              </w:rPr>
            </w:pPr>
            <w:r>
              <w:rPr>
                <w:rFonts w:hint="eastAsia"/>
                <w:sz w:val="22"/>
                <w:szCs w:val="22"/>
              </w:rPr>
              <w:t>ItemID</w:t>
            </w:r>
          </w:p>
        </w:tc>
        <w:tc>
          <w:tcPr>
            <w:tcW w:w="3828" w:type="dxa"/>
          </w:tcPr>
          <w:p w:rsidR="00DF1C7C" w:rsidRDefault="00CC47F2" w:rsidP="00CC47F2">
            <w:pPr>
              <w:spacing w:line="0" w:lineRule="atLeast"/>
              <w:ind w:right="1020"/>
              <w:rPr>
                <w:sz w:val="22"/>
                <w:szCs w:val="22"/>
              </w:rPr>
            </w:pPr>
            <w:r>
              <w:rPr>
                <w:rFonts w:hint="eastAsia"/>
                <w:sz w:val="22"/>
                <w:szCs w:val="22"/>
              </w:rPr>
              <w:t>SET_</w:t>
            </w:r>
            <w:r w:rsidR="00DF1C7C">
              <w:rPr>
                <w:sz w:val="22"/>
                <w:szCs w:val="22"/>
              </w:rPr>
              <w:t>DFR_TST_DAT_ID_</w:t>
            </w:r>
            <w:r w:rsidR="00DF1C7C">
              <w:rPr>
                <w:rFonts w:hint="eastAsia"/>
                <w:sz w:val="22"/>
                <w:szCs w:val="22"/>
              </w:rPr>
              <w:t>A</w:t>
            </w:r>
            <w:r>
              <w:rPr>
                <w:rFonts w:hint="eastAsia"/>
                <w:sz w:val="22"/>
                <w:szCs w:val="22"/>
              </w:rPr>
              <w:t>L</w:t>
            </w:r>
            <w:r w:rsidR="00DF1C7C">
              <w:rPr>
                <w:rFonts w:hint="eastAsia"/>
                <w:sz w:val="22"/>
                <w:szCs w:val="22"/>
              </w:rPr>
              <w:t>L</w:t>
            </w:r>
          </w:p>
        </w:tc>
        <w:tc>
          <w:tcPr>
            <w:tcW w:w="1984" w:type="dxa"/>
          </w:tcPr>
          <w:p w:rsidR="00DF1C7C" w:rsidRDefault="00DF1C7C">
            <w:pPr>
              <w:spacing w:line="0" w:lineRule="atLeast"/>
              <w:ind w:right="-108"/>
              <w:rPr>
                <w:sz w:val="22"/>
                <w:szCs w:val="22"/>
              </w:rPr>
            </w:pPr>
            <w:r>
              <w:rPr>
                <w:rFonts w:hint="eastAsia"/>
                <w:sz w:val="22"/>
                <w:szCs w:val="22"/>
              </w:rPr>
              <w:t>0x0000 C509</w:t>
            </w:r>
          </w:p>
        </w:tc>
        <w:tc>
          <w:tcPr>
            <w:tcW w:w="1703" w:type="dxa"/>
          </w:tcPr>
          <w:p w:rsidR="00DF1C7C" w:rsidRDefault="00DF1C7C">
            <w:pPr>
              <w:spacing w:line="0" w:lineRule="atLeast"/>
              <w:ind w:right="-108"/>
              <w:rPr>
                <w:sz w:val="22"/>
                <w:szCs w:val="22"/>
              </w:rPr>
            </w:pPr>
            <w:r>
              <w:rPr>
                <w:rFonts w:hint="eastAsia"/>
                <w:sz w:val="22"/>
                <w:szCs w:val="22"/>
              </w:rPr>
              <w:t>All Bits</w:t>
            </w:r>
          </w:p>
        </w:tc>
      </w:tr>
      <w:tr w:rsidR="00DF1C7C" w:rsidTr="00CC47F2">
        <w:tc>
          <w:tcPr>
            <w:tcW w:w="2376" w:type="dxa"/>
          </w:tcPr>
          <w:p w:rsidR="00DF1C7C" w:rsidRDefault="00DF1C7C">
            <w:pPr>
              <w:spacing w:line="0" w:lineRule="atLeast"/>
              <w:ind w:right="1020"/>
              <w:rPr>
                <w:sz w:val="22"/>
                <w:szCs w:val="22"/>
              </w:rPr>
            </w:pPr>
            <w:r>
              <w:rPr>
                <w:rFonts w:cs="Times New Roman"/>
                <w:sz w:val="22"/>
                <w:szCs w:val="22"/>
              </w:rPr>
              <w:t>Description</w:t>
            </w:r>
          </w:p>
        </w:tc>
        <w:tc>
          <w:tcPr>
            <w:tcW w:w="7515" w:type="dxa"/>
            <w:gridSpan w:val="3"/>
          </w:tcPr>
          <w:p w:rsidR="00DF1C7C" w:rsidRDefault="00DF1C7C">
            <w:pPr>
              <w:widowControl w:val="0"/>
              <w:autoSpaceDE w:val="0"/>
              <w:autoSpaceDN w:val="0"/>
              <w:adjustRightInd w:val="0"/>
              <w:rPr>
                <w:rFonts w:cs="Times New Roman"/>
                <w:sz w:val="22"/>
                <w:szCs w:val="22"/>
              </w:rPr>
            </w:pPr>
            <w:r>
              <w:rPr>
                <w:rFonts w:cs="Times New Roman"/>
                <w:sz w:val="22"/>
                <w:szCs w:val="22"/>
              </w:rPr>
              <w:t xml:space="preserve">Change the output of </w:t>
            </w:r>
            <w:r>
              <w:rPr>
                <w:rFonts w:cs="Times New Roman" w:hint="eastAsia"/>
                <w:sz w:val="22"/>
                <w:szCs w:val="22"/>
              </w:rPr>
              <w:t>DRXP-board</w:t>
            </w:r>
            <w:r>
              <w:rPr>
                <w:rFonts w:cs="Times New Roman"/>
                <w:sz w:val="22"/>
                <w:szCs w:val="22"/>
              </w:rPr>
              <w:t xml:space="preserve"> to </w:t>
            </w:r>
            <w:r>
              <w:rPr>
                <w:rFonts w:cs="Times New Roman" w:hint="eastAsia"/>
                <w:sz w:val="22"/>
                <w:szCs w:val="22"/>
              </w:rPr>
              <w:t>system-memory</w:t>
            </w:r>
            <w:r>
              <w:rPr>
                <w:rFonts w:cs="Times New Roman"/>
                <w:sz w:val="22"/>
                <w:szCs w:val="22"/>
              </w:rPr>
              <w:t>.</w:t>
            </w:r>
          </w:p>
          <w:p w:rsidR="00DF1C7C" w:rsidRDefault="00FD7F5E">
            <w:pPr>
              <w:widowControl w:val="0"/>
              <w:autoSpaceDE w:val="0"/>
              <w:autoSpaceDN w:val="0"/>
              <w:adjustRightInd w:val="0"/>
              <w:spacing w:line="0" w:lineRule="atLeast"/>
              <w:rPr>
                <w:ins w:id="11429" w:author="s_佐野 光" w:date="2019-08-16T16:57:00Z"/>
                <w:sz w:val="22"/>
                <w:szCs w:val="22"/>
              </w:rPr>
            </w:pPr>
            <w:r>
              <w:rPr>
                <w:rFonts w:cs="Times New Roman"/>
                <w:sz w:val="22"/>
                <w:szCs w:val="22"/>
              </w:rPr>
              <w:t>RESET_DFR</w:t>
            </w:r>
            <w:r w:rsidR="00DF1C7C">
              <w:rPr>
                <w:rFonts w:cs="Times New Roman"/>
                <w:sz w:val="22"/>
                <w:szCs w:val="22"/>
              </w:rPr>
              <w:t xml:space="preserve"> resets to 0.</w:t>
            </w:r>
            <w:r w:rsidR="00DF1C7C">
              <w:rPr>
                <w:sz w:val="22"/>
                <w:szCs w:val="22"/>
              </w:rPr>
              <w:t xml:space="preserve"> </w:t>
            </w:r>
            <w:del w:id="11430" w:author="t_竹沢 公佑" w:date="2019-10-05T17:49:00Z">
              <w:r w:rsidR="00DF1C7C" w:rsidDel="003A77F4">
                <w:rPr>
                  <w:sz w:val="22"/>
                  <w:szCs w:val="22"/>
                </w:rPr>
                <w:delText>A</w:delText>
              </w:r>
              <w:r w:rsidR="00DF1C7C" w:rsidDel="003A77F4">
                <w:rPr>
                  <w:rFonts w:hint="eastAsia"/>
                  <w:sz w:val="22"/>
                  <w:szCs w:val="22"/>
                </w:rPr>
                <w:delText xml:space="preserve">lso </w:delText>
              </w:r>
            </w:del>
            <w:ins w:id="11431" w:author="t_竹沢 公佑" w:date="2019-10-05T17:49:00Z">
              <w:r w:rsidR="003A77F4">
                <w:rPr>
                  <w:rFonts w:hint="eastAsia"/>
                  <w:sz w:val="22"/>
                  <w:szCs w:val="22"/>
                </w:rPr>
                <w:t>W</w:t>
              </w:r>
            </w:ins>
            <w:del w:id="11432" w:author="t_竹沢 公佑" w:date="2019-10-05T17:49:00Z">
              <w:r w:rsidR="00DF1C7C" w:rsidDel="003A77F4">
                <w:rPr>
                  <w:rFonts w:hint="eastAsia"/>
                  <w:sz w:val="22"/>
                  <w:szCs w:val="22"/>
                </w:rPr>
                <w:delText>w</w:delText>
              </w:r>
            </w:del>
            <w:r w:rsidR="00DF1C7C">
              <w:rPr>
                <w:rFonts w:hint="eastAsia"/>
                <w:sz w:val="22"/>
                <w:szCs w:val="22"/>
              </w:rPr>
              <w:t xml:space="preserve">hen </w:t>
            </w:r>
            <w:ins w:id="11433" w:author="t_竹沢 公佑" w:date="2019-10-05T17:49:00Z">
              <w:r w:rsidR="003A77F4">
                <w:rPr>
                  <w:rFonts w:hint="eastAsia"/>
                  <w:sz w:val="22"/>
                  <w:szCs w:val="22"/>
                </w:rPr>
                <w:t xml:space="preserve">the device file </w:t>
              </w:r>
            </w:ins>
            <w:del w:id="11434" w:author="t_竹沢 公佑" w:date="2019-10-05T17:49:00Z">
              <w:r w:rsidR="00DF1C7C" w:rsidDel="003A77F4">
                <w:rPr>
                  <w:rFonts w:hint="eastAsia"/>
                  <w:sz w:val="22"/>
                  <w:szCs w:val="22"/>
                </w:rPr>
                <w:delText xml:space="preserve">driver </w:delText>
              </w:r>
            </w:del>
            <w:r w:rsidR="00DF1C7C">
              <w:rPr>
                <w:rFonts w:hint="eastAsia"/>
                <w:sz w:val="22"/>
                <w:szCs w:val="22"/>
              </w:rPr>
              <w:t xml:space="preserve">is opened, </w:t>
            </w:r>
            <w:ins w:id="11435" w:author="t_竹沢 公佑" w:date="2019-10-05T17:49:00Z">
              <w:r w:rsidR="003A77F4">
                <w:rPr>
                  <w:rFonts w:hint="eastAsia"/>
                  <w:sz w:val="22"/>
                  <w:szCs w:val="22"/>
                </w:rPr>
                <w:t xml:space="preserve">these items are </w:t>
              </w:r>
            </w:ins>
            <w:r w:rsidR="00DF1C7C">
              <w:rPr>
                <w:sz w:val="22"/>
                <w:szCs w:val="22"/>
              </w:rPr>
              <w:t>resets</w:t>
            </w:r>
            <w:r w:rsidR="00DF1C7C">
              <w:rPr>
                <w:rFonts w:hint="eastAsia"/>
                <w:sz w:val="22"/>
                <w:szCs w:val="22"/>
              </w:rPr>
              <w:t xml:space="preserve"> </w:t>
            </w:r>
            <w:r w:rsidR="00DF1C7C">
              <w:rPr>
                <w:sz w:val="22"/>
                <w:szCs w:val="22"/>
              </w:rPr>
              <w:t xml:space="preserve">to </w:t>
            </w:r>
            <w:r w:rsidR="00DF1C7C">
              <w:rPr>
                <w:rFonts w:hint="eastAsia"/>
                <w:sz w:val="22"/>
                <w:szCs w:val="22"/>
              </w:rPr>
              <w:t>0.</w:t>
            </w:r>
          </w:p>
          <w:p w:rsidR="009B5EF0" w:rsidRDefault="003A77F4">
            <w:pPr>
              <w:widowControl w:val="0"/>
              <w:autoSpaceDE w:val="0"/>
              <w:autoSpaceDN w:val="0"/>
              <w:adjustRightInd w:val="0"/>
              <w:spacing w:line="0" w:lineRule="atLeast"/>
              <w:rPr>
                <w:rFonts w:cs="Times New Roman"/>
                <w:sz w:val="22"/>
                <w:szCs w:val="22"/>
              </w:rPr>
            </w:pPr>
            <w:ins w:id="11436" w:author="t_竹沢 公佑" w:date="2019-10-05T17:49:00Z">
              <w:r>
                <w:rPr>
                  <w:rFonts w:cs="Times New Roman" w:hint="eastAsia"/>
                  <w:sz w:val="22"/>
                  <w:szCs w:val="22"/>
                </w:rPr>
                <w:t xml:space="preserve">You can confirm </w:t>
              </w:r>
            </w:ins>
            <w:ins w:id="11437" w:author="s_佐野 光" w:date="2019-08-16T18:33:00Z">
              <w:del w:id="11438" w:author="t_竹沢 公佑" w:date="2019-10-05T17:49:00Z">
                <w:r w:rsidR="00920730" w:rsidDel="003A77F4">
                  <w:rPr>
                    <w:rFonts w:cs="Times New Roman" w:hint="eastAsia"/>
                    <w:sz w:val="22"/>
                    <w:szCs w:val="22"/>
                  </w:rPr>
                  <w:delText>T</w:delText>
                </w:r>
              </w:del>
            </w:ins>
            <w:ins w:id="11439" w:author="s_佐野 光" w:date="2019-08-16T20:18:00Z">
              <w:del w:id="11440" w:author="t_竹沢 公佑" w:date="2019-10-05T17:49:00Z">
                <w:r w:rsidR="00BE31EA" w:rsidDel="003A77F4">
                  <w:rPr>
                    <w:rFonts w:cs="Times New Roman" w:hint="eastAsia"/>
                    <w:sz w:val="22"/>
                    <w:szCs w:val="22"/>
                  </w:rPr>
                  <w:delText xml:space="preserve">he </w:delText>
                </w:r>
              </w:del>
              <w:r w:rsidR="00BE31EA">
                <w:rPr>
                  <w:rFonts w:cs="Times New Roman" w:hint="eastAsia"/>
                  <w:sz w:val="22"/>
                  <w:szCs w:val="22"/>
                </w:rPr>
                <w:t xml:space="preserve">completion of this command </w:t>
              </w:r>
              <w:del w:id="11441" w:author="t_竹沢 公佑" w:date="2019-10-05T17:50:00Z">
                <w:r w:rsidR="00BE31EA" w:rsidDel="003A77F4">
                  <w:rPr>
                    <w:rFonts w:cs="Times New Roman" w:hint="eastAsia"/>
                    <w:sz w:val="22"/>
                    <w:szCs w:val="22"/>
                  </w:rPr>
                  <w:delText>can be</w:delText>
                </w:r>
              </w:del>
            </w:ins>
            <w:ins w:id="11442" w:author="s_佐野 光" w:date="2019-08-16T20:19:00Z">
              <w:del w:id="11443" w:author="t_竹沢 公佑" w:date="2019-10-05T17:50:00Z">
                <w:r w:rsidR="00BE31EA" w:rsidDel="003A77F4">
                  <w:rPr>
                    <w:rFonts w:cs="Times New Roman" w:hint="eastAsia"/>
                    <w:sz w:val="22"/>
                    <w:szCs w:val="22"/>
                  </w:rPr>
                  <w:delText xml:space="preserve"> confirmed</w:delText>
                </w:r>
              </w:del>
            </w:ins>
            <w:ins w:id="11444" w:author="s_佐野 光" w:date="2019-08-16T16:57:00Z">
              <w:del w:id="11445" w:author="t_竹沢 公佑" w:date="2019-10-05T17:50:00Z">
                <w:r w:rsidR="009B5EF0" w:rsidDel="003A77F4">
                  <w:rPr>
                    <w:rFonts w:cs="Times New Roman"/>
                    <w:sz w:val="22"/>
                    <w:szCs w:val="22"/>
                  </w:rPr>
                  <w:delText xml:space="preserve"> </w:delText>
                </w:r>
              </w:del>
              <w:r w:rsidR="009B5EF0">
                <w:rPr>
                  <w:rFonts w:cs="Times New Roman"/>
                  <w:sz w:val="22"/>
                  <w:szCs w:val="22"/>
                </w:rPr>
                <w:t xml:space="preserve">by calling </w:t>
              </w:r>
            </w:ins>
            <w:ins w:id="11446" w:author="s_佐野 光" w:date="2019-08-16T20:19:00Z">
              <w:r w:rsidR="00BE31EA">
                <w:rPr>
                  <w:rFonts w:cs="Times New Roman" w:hint="eastAsia"/>
                  <w:sz w:val="22"/>
                  <w:szCs w:val="22"/>
                </w:rPr>
                <w:t xml:space="preserve">the </w:t>
              </w:r>
            </w:ins>
            <w:ins w:id="11447" w:author="s_佐野 光" w:date="2019-08-16T16:57:00Z">
              <w:r w:rsidR="009B5EF0">
                <w:rPr>
                  <w:rFonts w:cs="Times New Roman"/>
                  <w:sz w:val="22"/>
                  <w:szCs w:val="22"/>
                </w:rPr>
                <w:t>monitoring</w:t>
              </w:r>
            </w:ins>
            <w:ins w:id="11448" w:author="s_佐野 光" w:date="2019-08-16T20:19:00Z">
              <w:r w:rsidR="00BE31EA">
                <w:rPr>
                  <w:rFonts w:cs="Times New Roman" w:hint="eastAsia"/>
                  <w:sz w:val="22"/>
                  <w:szCs w:val="22"/>
                </w:rPr>
                <w:t xml:space="preserve"> item</w:t>
              </w:r>
            </w:ins>
            <w:ins w:id="11449" w:author="s_佐野 光" w:date="2019-08-16T16:58:00Z">
              <w:r w:rsidR="009B5EF0">
                <w:rPr>
                  <w:rFonts w:cs="Times New Roman" w:hint="eastAsia"/>
                  <w:sz w:val="22"/>
                  <w:szCs w:val="22"/>
                </w:rPr>
                <w:t xml:space="preserve"> </w:t>
              </w:r>
            </w:ins>
            <w:ins w:id="11450" w:author="s_佐野 光" w:date="2019-08-16T16:57:00Z">
              <w:r w:rsidR="009B5EF0" w:rsidRPr="009B5EF0">
                <w:rPr>
                  <w:rFonts w:cs="Times New Roman"/>
                  <w:sz w:val="22"/>
                  <w:szCs w:val="22"/>
                </w:rPr>
                <w:t>(GET_DFR_TEST_DATA).</w:t>
              </w:r>
            </w:ins>
          </w:p>
        </w:tc>
      </w:tr>
      <w:tr w:rsidR="00DF1C7C" w:rsidTr="00CC47F2">
        <w:tc>
          <w:tcPr>
            <w:tcW w:w="2376" w:type="dxa"/>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5" w:type="dxa"/>
            <w:gridSpan w:val="3"/>
          </w:tcPr>
          <w:p w:rsidR="00DF1C7C" w:rsidRDefault="00DF1C7C">
            <w:pPr>
              <w:spacing w:line="0" w:lineRule="atLeast"/>
              <w:ind w:right="1020"/>
              <w:rPr>
                <w:sz w:val="22"/>
                <w:szCs w:val="22"/>
              </w:rPr>
            </w:pPr>
            <w:r>
              <w:rPr>
                <w:rFonts w:hint="eastAsia"/>
                <w:sz w:val="22"/>
                <w:szCs w:val="22"/>
              </w:rPr>
              <w:t>No</w:t>
            </w:r>
          </w:p>
        </w:tc>
      </w:tr>
      <w:tr w:rsidR="00595E56" w:rsidTr="00596636">
        <w:tc>
          <w:tcPr>
            <w:tcW w:w="2376" w:type="dxa"/>
          </w:tcPr>
          <w:p w:rsidR="00595E56" w:rsidRPr="003A77F4" w:rsidRDefault="00595E56" w:rsidP="00596636">
            <w:pPr>
              <w:pStyle w:val="afa"/>
              <w:rPr>
                <w:sz w:val="22"/>
                <w:szCs w:val="22"/>
                <w:rPrChange w:id="11451" w:author="t_竹沢 公佑" w:date="2019-10-05T17:50:00Z">
                  <w:rPr/>
                </w:rPrChange>
              </w:rPr>
            </w:pPr>
            <w:r w:rsidRPr="003A77F4">
              <w:rPr>
                <w:sz w:val="22"/>
                <w:szCs w:val="22"/>
                <w:rPrChange w:id="11452" w:author="t_竹沢 公佑" w:date="2019-10-05T17:50:00Z">
                  <w:rPr/>
                </w:rPrChange>
              </w:rPr>
              <w:t>Synchronization</w:t>
            </w:r>
          </w:p>
        </w:tc>
        <w:tc>
          <w:tcPr>
            <w:tcW w:w="7515" w:type="dxa"/>
            <w:gridSpan w:val="3"/>
          </w:tcPr>
          <w:p w:rsidR="00595E56" w:rsidRPr="003A77F4" w:rsidRDefault="00AC7296" w:rsidP="00596636">
            <w:pPr>
              <w:pStyle w:val="afa"/>
              <w:rPr>
                <w:sz w:val="22"/>
                <w:szCs w:val="22"/>
                <w:rPrChange w:id="11453" w:author="t_竹沢 公佑" w:date="2019-10-05T17:50:00Z">
                  <w:rPr/>
                </w:rPrChange>
              </w:rPr>
            </w:pPr>
            <w:r w:rsidRPr="003A77F4">
              <w:rPr>
                <w:sz w:val="22"/>
                <w:szCs w:val="22"/>
                <w:rPrChange w:id="11454" w:author="t_竹沢 公佑" w:date="2019-10-05T17:50:00Z">
                  <w:rPr/>
                </w:rPrChange>
              </w:rPr>
              <w:t>A</w:t>
            </w:r>
            <w:r w:rsidR="00595E56" w:rsidRPr="003A77F4">
              <w:rPr>
                <w:sz w:val="22"/>
                <w:szCs w:val="22"/>
                <w:rPrChange w:id="11455" w:author="t_竹沢 公佑" w:date="2019-10-05T17:50:00Z">
                  <w:rPr/>
                </w:rPrChange>
              </w:rPr>
              <w:t>synchronous</w:t>
            </w:r>
          </w:p>
        </w:tc>
      </w:tr>
      <w:tr w:rsidR="00DF1C7C" w:rsidTr="00CC47F2">
        <w:tc>
          <w:tcPr>
            <w:tcW w:w="2376" w:type="dxa"/>
            <w:vMerge w:val="restart"/>
          </w:tcPr>
          <w:p w:rsidR="00DF1C7C" w:rsidRDefault="00DF1C7C">
            <w:pPr>
              <w:spacing w:line="0" w:lineRule="atLeast"/>
              <w:ind w:right="1020"/>
              <w:rPr>
                <w:rFonts w:cs="Times New Roman"/>
                <w:sz w:val="22"/>
                <w:szCs w:val="22"/>
              </w:rPr>
            </w:pPr>
            <w:r>
              <w:rPr>
                <w:rFonts w:cs="Times New Roman" w:hint="eastAsia"/>
                <w:sz w:val="22"/>
                <w:szCs w:val="22"/>
              </w:rPr>
              <w:t>Data</w:t>
            </w:r>
          </w:p>
        </w:tc>
        <w:tc>
          <w:tcPr>
            <w:tcW w:w="7515" w:type="dxa"/>
            <w:gridSpan w:val="3"/>
          </w:tcPr>
          <w:p w:rsidR="00DF1C7C" w:rsidRDefault="002A4BE1">
            <w:pPr>
              <w:spacing w:line="0" w:lineRule="atLeast"/>
              <w:ind w:right="1020"/>
              <w:rPr>
                <w:sz w:val="22"/>
                <w:szCs w:val="22"/>
              </w:rPr>
            </w:pPr>
            <w:r>
              <w:rPr>
                <w:rFonts w:hint="eastAsia"/>
                <w:sz w:val="22"/>
                <w:szCs w:val="22"/>
              </w:rPr>
              <w:t>8B</w:t>
            </w:r>
            <w:r w:rsidR="00DF1C7C">
              <w:rPr>
                <w:rFonts w:hint="eastAsia"/>
                <w:sz w:val="22"/>
                <w:szCs w:val="22"/>
              </w:rPr>
              <w:t>ytes</w:t>
            </w:r>
          </w:p>
        </w:tc>
      </w:tr>
      <w:tr w:rsidR="00DF1C7C" w:rsidTr="00CC47F2">
        <w:tc>
          <w:tcPr>
            <w:tcW w:w="2376" w:type="dxa"/>
            <w:vMerge/>
          </w:tcPr>
          <w:p w:rsidR="00DF1C7C" w:rsidRDefault="00DF1C7C">
            <w:pPr>
              <w:spacing w:line="0" w:lineRule="atLeast"/>
              <w:ind w:right="1020"/>
              <w:rPr>
                <w:rFonts w:cs="Times New Roman"/>
                <w:sz w:val="22"/>
                <w:szCs w:val="22"/>
              </w:rPr>
            </w:pPr>
          </w:p>
        </w:tc>
        <w:tc>
          <w:tcPr>
            <w:tcW w:w="7515" w:type="dxa"/>
            <w:gridSpan w:val="3"/>
          </w:tcPr>
          <w:p w:rsidR="00DF1C7C" w:rsidRDefault="00DF1C7C">
            <w:pPr>
              <w:widowControl w:val="0"/>
              <w:autoSpaceDE w:val="0"/>
              <w:autoSpaceDN w:val="0"/>
              <w:adjustRightInd w:val="0"/>
              <w:spacing w:line="0" w:lineRule="atLeast"/>
              <w:rPr>
                <w:sz w:val="22"/>
                <w:szCs w:val="22"/>
              </w:rPr>
            </w:pPr>
            <w:r>
              <w:rPr>
                <w:rFonts w:hint="eastAsia"/>
                <w:sz w:val="22"/>
                <w:szCs w:val="22"/>
              </w:rPr>
              <w:t>Byte0:</w:t>
            </w:r>
          </w:p>
          <w:p w:rsidR="00DF1C7C" w:rsidRDefault="00DF1C7C">
            <w:pPr>
              <w:widowControl w:val="0"/>
              <w:autoSpaceDE w:val="0"/>
              <w:autoSpaceDN w:val="0"/>
              <w:adjustRightInd w:val="0"/>
              <w:spacing w:line="0" w:lineRule="atLeast"/>
              <w:rPr>
                <w:rFonts w:cs="Times New Roman"/>
                <w:sz w:val="22"/>
                <w:szCs w:val="22"/>
              </w:rPr>
            </w:pPr>
            <w:r>
              <w:rPr>
                <w:rFonts w:hint="eastAsia"/>
                <w:sz w:val="22"/>
                <w:szCs w:val="22"/>
              </w:rPr>
              <w:t xml:space="preserve"> </w:t>
            </w:r>
            <w:r>
              <w:rPr>
                <w:rFonts w:cs="Times New Roman"/>
                <w:sz w:val="22"/>
                <w:szCs w:val="22"/>
              </w:rPr>
              <w:t>bit7-6</w:t>
            </w:r>
            <w:r>
              <w:rPr>
                <w:rFonts w:cs="Times New Roman" w:hint="eastAsia"/>
                <w:sz w:val="22"/>
                <w:szCs w:val="22"/>
              </w:rPr>
              <w:t xml:space="preserve">: </w:t>
            </w:r>
            <w:r>
              <w:rPr>
                <w:rFonts w:cs="Times New Roman"/>
                <w:sz w:val="22"/>
                <w:szCs w:val="22"/>
              </w:rPr>
              <w:t>Not used (</w:t>
            </w:r>
            <w:r w:rsidR="002F115A">
              <w:rPr>
                <w:rFonts w:cs="Times New Roman" w:hint="eastAsia"/>
                <w:sz w:val="22"/>
                <w:szCs w:val="22"/>
              </w:rPr>
              <w:t>always 0</w:t>
            </w:r>
            <w:r>
              <w:rPr>
                <w:rFonts w:cs="Times New Roman"/>
                <w:sz w:val="22"/>
                <w:szCs w:val="22"/>
              </w:rPr>
              <w:t>).</w:t>
            </w:r>
          </w:p>
          <w:p w:rsidR="00DF1C7C" w:rsidRDefault="00DF1C7C">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bit5-4</w:t>
            </w:r>
            <w:r>
              <w:rPr>
                <w:rFonts w:cs="Times New Roman" w:hint="eastAsia"/>
                <w:sz w:val="22"/>
                <w:szCs w:val="22"/>
              </w:rPr>
              <w:t xml:space="preserve">: </w:t>
            </w:r>
            <w:r>
              <w:rPr>
                <w:rFonts w:cs="Times New Roman"/>
                <w:sz w:val="22"/>
                <w:szCs w:val="22"/>
              </w:rPr>
              <w:t>00=Test data output disabled (normal data output)</w:t>
            </w:r>
          </w:p>
          <w:p w:rsidR="00DF1C7C" w:rsidRDefault="00DF1C7C">
            <w:pPr>
              <w:widowControl w:val="0"/>
              <w:autoSpaceDE w:val="0"/>
              <w:autoSpaceDN w:val="0"/>
              <w:adjustRightInd w:val="0"/>
              <w:spacing w:line="0" w:lineRule="atLeast"/>
              <w:ind w:firstLineChars="350" w:firstLine="770"/>
              <w:rPr>
                <w:rFonts w:cs="Times New Roman"/>
                <w:sz w:val="22"/>
                <w:szCs w:val="22"/>
              </w:rPr>
            </w:pPr>
            <w:r>
              <w:rPr>
                <w:rFonts w:cs="Times New Roman"/>
                <w:sz w:val="22"/>
                <w:szCs w:val="22"/>
              </w:rPr>
              <w:t>01=Random number generator</w:t>
            </w:r>
          </w:p>
          <w:p w:rsidR="00DF1C7C" w:rsidRDefault="00DF1C7C">
            <w:pPr>
              <w:widowControl w:val="0"/>
              <w:autoSpaceDE w:val="0"/>
              <w:autoSpaceDN w:val="0"/>
              <w:adjustRightInd w:val="0"/>
              <w:spacing w:line="0" w:lineRule="atLeast"/>
              <w:ind w:firstLineChars="350" w:firstLine="770"/>
              <w:rPr>
                <w:rFonts w:cs="Times New Roman"/>
                <w:sz w:val="22"/>
                <w:szCs w:val="22"/>
              </w:rPr>
            </w:pPr>
            <w:r>
              <w:rPr>
                <w:rFonts w:cs="Times New Roman" w:hint="eastAsia"/>
                <w:sz w:val="22"/>
                <w:szCs w:val="22"/>
              </w:rPr>
              <w:t xml:space="preserve">　　PRBS-31(free-run).</w:t>
            </w:r>
            <w:r>
              <w:rPr>
                <w:sz w:val="22"/>
                <w:szCs w:val="22"/>
                <w:lang w:val="en"/>
              </w:rPr>
              <w:t xml:space="preserve"> LSB side is the old.</w:t>
            </w:r>
          </w:p>
          <w:p w:rsidR="00DF1C7C" w:rsidRDefault="00DF1C7C">
            <w:pPr>
              <w:widowControl w:val="0"/>
              <w:autoSpaceDE w:val="0"/>
              <w:autoSpaceDN w:val="0"/>
              <w:adjustRightInd w:val="0"/>
              <w:spacing w:line="0" w:lineRule="atLeast"/>
              <w:ind w:firstLineChars="350" w:firstLine="770"/>
              <w:rPr>
                <w:rFonts w:cs="Times New Roman"/>
                <w:sz w:val="22"/>
                <w:szCs w:val="22"/>
              </w:rPr>
            </w:pPr>
            <w:r>
              <w:rPr>
                <w:rFonts w:cs="Times New Roman"/>
                <w:sz w:val="22"/>
                <w:szCs w:val="22"/>
              </w:rPr>
              <w:t>10=Counting data</w:t>
            </w:r>
          </w:p>
          <w:p w:rsidR="00DF1C7C" w:rsidRDefault="00DF1C7C">
            <w:pPr>
              <w:widowControl w:val="0"/>
              <w:autoSpaceDE w:val="0"/>
              <w:autoSpaceDN w:val="0"/>
              <w:adjustRightInd w:val="0"/>
              <w:spacing w:line="0" w:lineRule="atLeast"/>
              <w:ind w:firstLineChars="350" w:firstLine="770"/>
              <w:rPr>
                <w:rFonts w:cs="Times New Roman"/>
                <w:sz w:val="22"/>
                <w:szCs w:val="22"/>
              </w:rPr>
            </w:pPr>
            <w:r>
              <w:rPr>
                <w:rFonts w:cs="Times New Roman" w:hint="eastAsia"/>
                <w:sz w:val="22"/>
                <w:szCs w:val="22"/>
              </w:rPr>
              <w:t xml:space="preserve">　　</w:t>
            </w:r>
            <w:r>
              <w:rPr>
                <w:rFonts w:cs="Times New Roman"/>
                <w:sz w:val="22"/>
                <w:szCs w:val="22"/>
              </w:rPr>
              <w:t xml:space="preserve">It is </w:t>
            </w:r>
            <w:r>
              <w:rPr>
                <w:rFonts w:cs="Times New Roman" w:hint="eastAsia"/>
                <w:sz w:val="22"/>
                <w:szCs w:val="22"/>
              </w:rPr>
              <w:t>following, It is free-run.</w:t>
            </w:r>
          </w:p>
          <w:p w:rsidR="00DF1C7C" w:rsidRDefault="00DF1C7C">
            <w:pPr>
              <w:widowControl w:val="0"/>
              <w:autoSpaceDE w:val="0"/>
              <w:autoSpaceDN w:val="0"/>
              <w:adjustRightInd w:val="0"/>
              <w:spacing w:line="0" w:lineRule="atLeast"/>
              <w:ind w:firstLineChars="350" w:firstLine="770"/>
              <w:rPr>
                <w:rFonts w:cs="Times New Roman"/>
                <w:sz w:val="22"/>
                <w:szCs w:val="22"/>
              </w:rPr>
            </w:pPr>
            <w:r>
              <w:rPr>
                <w:rFonts w:cs="Times New Roman" w:hint="eastAsia"/>
                <w:sz w:val="22"/>
                <w:szCs w:val="22"/>
              </w:rPr>
              <w:t xml:space="preserve">　　 </w:t>
            </w:r>
            <w:r>
              <w:rPr>
                <w:rFonts w:cs="Times New Roman"/>
                <w:sz w:val="22"/>
                <w:szCs w:val="22"/>
              </w:rPr>
              <w:t>0x</w:t>
            </w:r>
            <w:r>
              <w:rPr>
                <w:rFonts w:cs="Times New Roman" w:hint="eastAsia"/>
                <w:sz w:val="22"/>
                <w:szCs w:val="22"/>
              </w:rPr>
              <w:t>00000003</w:t>
            </w:r>
            <w:r>
              <w:rPr>
                <w:rFonts w:cs="Times New Roman"/>
                <w:sz w:val="22"/>
                <w:szCs w:val="22"/>
              </w:rPr>
              <w:t>_</w:t>
            </w:r>
            <w:r>
              <w:rPr>
                <w:rFonts w:cs="Times New Roman" w:hint="eastAsia"/>
                <w:sz w:val="22"/>
                <w:szCs w:val="22"/>
              </w:rPr>
              <w:t>00000002</w:t>
            </w:r>
            <w:r>
              <w:rPr>
                <w:rFonts w:cs="Times New Roman"/>
                <w:sz w:val="22"/>
                <w:szCs w:val="22"/>
              </w:rPr>
              <w:t>_</w:t>
            </w:r>
            <w:r>
              <w:rPr>
                <w:rFonts w:cs="Times New Roman" w:hint="eastAsia"/>
                <w:sz w:val="22"/>
                <w:szCs w:val="22"/>
              </w:rPr>
              <w:t>00000001</w:t>
            </w:r>
            <w:r>
              <w:rPr>
                <w:rFonts w:cs="Times New Roman"/>
                <w:sz w:val="22"/>
                <w:szCs w:val="22"/>
              </w:rPr>
              <w:t>_</w:t>
            </w:r>
            <w:r>
              <w:rPr>
                <w:rFonts w:cs="Times New Roman" w:hint="eastAsia"/>
                <w:sz w:val="22"/>
                <w:szCs w:val="22"/>
              </w:rPr>
              <w:t>00000000　(first)</w:t>
            </w:r>
          </w:p>
          <w:p w:rsidR="00DF1C7C" w:rsidRDefault="00DF1C7C">
            <w:pPr>
              <w:widowControl w:val="0"/>
              <w:autoSpaceDE w:val="0"/>
              <w:autoSpaceDN w:val="0"/>
              <w:adjustRightInd w:val="0"/>
              <w:spacing w:line="0" w:lineRule="atLeast"/>
              <w:ind w:firstLineChars="350" w:firstLine="770"/>
              <w:rPr>
                <w:rFonts w:cs="Times New Roman"/>
                <w:sz w:val="22"/>
                <w:szCs w:val="22"/>
              </w:rPr>
            </w:pPr>
            <w:r>
              <w:rPr>
                <w:rFonts w:cs="Times New Roman" w:hint="eastAsia"/>
                <w:sz w:val="22"/>
                <w:szCs w:val="22"/>
              </w:rPr>
              <w:t xml:space="preserve">　　 </w:t>
            </w:r>
            <w:r>
              <w:rPr>
                <w:rFonts w:cs="Times New Roman"/>
                <w:sz w:val="22"/>
                <w:szCs w:val="22"/>
              </w:rPr>
              <w:t>0x</w:t>
            </w:r>
            <w:r>
              <w:rPr>
                <w:rFonts w:cs="Times New Roman" w:hint="eastAsia"/>
                <w:sz w:val="22"/>
                <w:szCs w:val="22"/>
              </w:rPr>
              <w:t>00000007</w:t>
            </w:r>
            <w:r>
              <w:rPr>
                <w:rFonts w:cs="Times New Roman"/>
                <w:sz w:val="22"/>
                <w:szCs w:val="22"/>
              </w:rPr>
              <w:t>_</w:t>
            </w:r>
            <w:r>
              <w:rPr>
                <w:rFonts w:cs="Times New Roman" w:hint="eastAsia"/>
                <w:sz w:val="22"/>
                <w:szCs w:val="22"/>
              </w:rPr>
              <w:t>00000006</w:t>
            </w:r>
            <w:r>
              <w:rPr>
                <w:rFonts w:cs="Times New Roman"/>
                <w:sz w:val="22"/>
                <w:szCs w:val="22"/>
              </w:rPr>
              <w:t>_</w:t>
            </w:r>
            <w:r>
              <w:rPr>
                <w:rFonts w:cs="Times New Roman" w:hint="eastAsia"/>
                <w:sz w:val="22"/>
                <w:szCs w:val="22"/>
              </w:rPr>
              <w:t>00000005</w:t>
            </w:r>
            <w:r>
              <w:rPr>
                <w:rFonts w:cs="Times New Roman"/>
                <w:sz w:val="22"/>
                <w:szCs w:val="22"/>
              </w:rPr>
              <w:t>_</w:t>
            </w:r>
            <w:r>
              <w:rPr>
                <w:rFonts w:cs="Times New Roman" w:hint="eastAsia"/>
                <w:sz w:val="22"/>
                <w:szCs w:val="22"/>
              </w:rPr>
              <w:t>00000004　(next)</w:t>
            </w:r>
          </w:p>
          <w:p w:rsidR="00DF1C7C" w:rsidRDefault="00DF1C7C">
            <w:pPr>
              <w:widowControl w:val="0"/>
              <w:autoSpaceDE w:val="0"/>
              <w:autoSpaceDN w:val="0"/>
              <w:adjustRightInd w:val="0"/>
              <w:spacing w:line="0" w:lineRule="atLeast"/>
              <w:ind w:firstLineChars="350" w:firstLine="770"/>
              <w:rPr>
                <w:rFonts w:cs="Times New Roman"/>
                <w:sz w:val="22"/>
                <w:szCs w:val="22"/>
              </w:rPr>
            </w:pPr>
            <w:r>
              <w:rPr>
                <w:rFonts w:cs="Times New Roman" w:hint="eastAsia"/>
                <w:sz w:val="22"/>
                <w:szCs w:val="22"/>
              </w:rPr>
              <w:t xml:space="preserve">                  ：</w:t>
            </w:r>
          </w:p>
          <w:p w:rsidR="00DF1C7C" w:rsidRDefault="00DF1C7C">
            <w:pPr>
              <w:widowControl w:val="0"/>
              <w:autoSpaceDE w:val="0"/>
              <w:autoSpaceDN w:val="0"/>
              <w:adjustRightInd w:val="0"/>
              <w:spacing w:line="0" w:lineRule="atLeast"/>
              <w:ind w:firstLineChars="350" w:firstLine="770"/>
              <w:rPr>
                <w:rFonts w:cs="Times New Roman"/>
                <w:sz w:val="22"/>
                <w:szCs w:val="22"/>
              </w:rPr>
            </w:pPr>
            <w:r>
              <w:rPr>
                <w:rFonts w:cs="Times New Roman" w:hint="eastAsia"/>
                <w:sz w:val="22"/>
                <w:szCs w:val="22"/>
              </w:rPr>
              <w:t xml:space="preserve">　　　　　　　　　　　&lt;</w:t>
            </w:r>
            <w:r>
              <w:rPr>
                <w:rFonts w:cs="Times New Roman"/>
                <w:sz w:val="22"/>
                <w:szCs w:val="22"/>
              </w:rPr>
              <w:t>C</w:t>
            </w:r>
            <w:r>
              <w:rPr>
                <w:rFonts w:cs="Times New Roman" w:hint="eastAsia"/>
                <w:sz w:val="22"/>
                <w:szCs w:val="22"/>
              </w:rPr>
              <w:t>ontinued.&gt;</w:t>
            </w:r>
          </w:p>
          <w:p w:rsidR="00DF1C7C" w:rsidRDefault="00DF1C7C">
            <w:pPr>
              <w:widowControl w:val="0"/>
              <w:autoSpaceDE w:val="0"/>
              <w:autoSpaceDN w:val="0"/>
              <w:adjustRightInd w:val="0"/>
              <w:spacing w:line="0" w:lineRule="atLeast"/>
              <w:ind w:firstLineChars="350" w:firstLine="770"/>
              <w:rPr>
                <w:rFonts w:cs="Times New Roman"/>
                <w:sz w:val="22"/>
                <w:szCs w:val="22"/>
              </w:rPr>
            </w:pPr>
            <w:r>
              <w:rPr>
                <w:rFonts w:cs="Times New Roman"/>
                <w:sz w:val="22"/>
                <w:szCs w:val="22"/>
              </w:rPr>
              <w:t>11=Random number generator</w:t>
            </w:r>
          </w:p>
          <w:p w:rsidR="00DF1C7C" w:rsidRDefault="00DF1C7C">
            <w:pPr>
              <w:widowControl w:val="0"/>
              <w:autoSpaceDE w:val="0"/>
              <w:autoSpaceDN w:val="0"/>
              <w:adjustRightInd w:val="0"/>
              <w:spacing w:line="0" w:lineRule="atLeast"/>
              <w:ind w:firstLineChars="350" w:firstLine="770"/>
              <w:rPr>
                <w:rFonts w:cs="Times New Roman"/>
                <w:sz w:val="22"/>
                <w:szCs w:val="22"/>
              </w:rPr>
            </w:pPr>
            <w:r>
              <w:rPr>
                <w:rFonts w:cs="Times New Roman" w:hint="eastAsia"/>
                <w:sz w:val="22"/>
                <w:szCs w:val="22"/>
              </w:rPr>
              <w:t xml:space="preserve">　　PRBS-31(</w:t>
            </w:r>
            <w:r>
              <w:rPr>
                <w:rFonts w:hint="eastAsia"/>
                <w:lang w:val="en"/>
              </w:rPr>
              <w:t>i</w:t>
            </w:r>
            <w:r>
              <w:rPr>
                <w:lang w:val="en"/>
              </w:rPr>
              <w:t>nitialization every 48ms</w:t>
            </w:r>
            <w:r>
              <w:rPr>
                <w:rFonts w:cs="Times New Roman" w:hint="eastAsia"/>
                <w:sz w:val="22"/>
                <w:szCs w:val="22"/>
              </w:rPr>
              <w:t>).</w:t>
            </w:r>
            <w:r>
              <w:rPr>
                <w:sz w:val="22"/>
                <w:szCs w:val="22"/>
                <w:lang w:val="en"/>
              </w:rPr>
              <w:t xml:space="preserve"> LSB side is the old.</w:t>
            </w:r>
          </w:p>
          <w:p w:rsidR="00DF1C7C" w:rsidRDefault="00DF1C7C">
            <w:pPr>
              <w:widowControl w:val="0"/>
              <w:autoSpaceDE w:val="0"/>
              <w:autoSpaceDN w:val="0"/>
              <w:adjustRightInd w:val="0"/>
              <w:spacing w:line="0" w:lineRule="atLeast"/>
              <w:ind w:firstLineChars="50" w:firstLine="110"/>
              <w:rPr>
                <w:rFonts w:cs="Times New Roman"/>
                <w:sz w:val="22"/>
                <w:szCs w:val="22"/>
              </w:rPr>
            </w:pPr>
          </w:p>
          <w:p w:rsidR="00DF1C7C" w:rsidRDefault="00DF1C7C">
            <w:pPr>
              <w:widowControl w:val="0"/>
              <w:autoSpaceDE w:val="0"/>
              <w:autoSpaceDN w:val="0"/>
              <w:adjustRightInd w:val="0"/>
              <w:spacing w:line="0" w:lineRule="atLeast"/>
              <w:ind w:firstLineChars="50" w:firstLine="110"/>
              <w:rPr>
                <w:rFonts w:cs="Times New Roman"/>
                <w:sz w:val="22"/>
                <w:szCs w:val="22"/>
              </w:rPr>
            </w:pPr>
            <w:r>
              <w:rPr>
                <w:rFonts w:cs="Times New Roman"/>
                <w:sz w:val="22"/>
                <w:szCs w:val="22"/>
              </w:rPr>
              <w:t>bit3-0</w:t>
            </w:r>
            <w:r>
              <w:rPr>
                <w:rFonts w:cs="Times New Roman" w:hint="eastAsia"/>
                <w:sz w:val="22"/>
                <w:szCs w:val="22"/>
              </w:rPr>
              <w:t xml:space="preserve">: </w:t>
            </w:r>
            <w:r>
              <w:rPr>
                <w:rFonts w:cs="Times New Roman"/>
                <w:sz w:val="22"/>
                <w:szCs w:val="22"/>
              </w:rPr>
              <w:t xml:space="preserve">These bits </w:t>
            </w:r>
            <w:del w:id="11456" w:author="t_竹沢 公佑" w:date="2019-10-05T17:53:00Z">
              <w:r w:rsidDel="003A77F4">
                <w:rPr>
                  <w:rFonts w:cs="Times New Roman"/>
                  <w:sz w:val="22"/>
                  <w:szCs w:val="22"/>
                </w:rPr>
                <w:delText xml:space="preserve">will </w:delText>
              </w:r>
            </w:del>
            <w:r>
              <w:rPr>
                <w:rFonts w:cs="Times New Roman"/>
                <w:sz w:val="22"/>
                <w:szCs w:val="22"/>
              </w:rPr>
              <w:t>override the above selection.</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0x0=Not used (according to bit 5-4, if set)</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0x1=0x3C3C3C3C_3C3C3C3C_3C3C3C3C_3C3C3C3C(all ‘0x3C’)</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0x2=0xC3C3C3C3_C3C3C3C3_C3C3C3C3_C3C3C3C3(all ‘0xC3’)</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0x3=0x33333333_33333333_33333333_33333333(all ‘0x3’)</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0x4=0xCCCCCCCC_CCCCCCCC_CCCCCCCC_CCCCCCCC(all ‘0xC’)</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0x5=0x55555555_55555555_55555555_55555555(all ‘0x5’)</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0x6=0x5555AAAA_5555AAAA_5555AAAA_5555AAAA</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0x7=Not used (according to bits 5-4, if set)</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0x8=0x00000000_00000000_00000000_00000000(all '0x0')</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0x9=0x11111111_11111111_11111111_11111111(all '0x1')</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0xA=0xAAAAAAAA_AAAAAAAA_AAAAAAAA_AAAAAAAA(all ‘0xA’)</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0xB=0xAAAA5555_AAAA5555_AAAA5555_AAAA5555</w:t>
            </w:r>
            <w:r>
              <w:rPr>
                <w:rFonts w:cs="Times New Roman" w:hint="eastAsia"/>
                <w:sz w:val="22"/>
                <w:szCs w:val="22"/>
              </w:rPr>
              <w:t xml:space="preserve"> </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0xC= Not used (according to bits 5-4, if set)</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0xD=0xFEDCBA98_01234567_BA987654_456789AB</w:t>
            </w:r>
          </w:p>
          <w:p w:rsidR="00DF1C7C" w:rsidRDefault="00DF1C7C">
            <w:pPr>
              <w:widowControl w:val="0"/>
              <w:autoSpaceDE w:val="0"/>
              <w:autoSpaceDN w:val="0"/>
              <w:adjustRightInd w:val="0"/>
              <w:spacing w:line="0" w:lineRule="atLeast"/>
              <w:ind w:firstLineChars="200" w:firstLine="440"/>
              <w:rPr>
                <w:rFonts w:cs="Times New Roman"/>
                <w:sz w:val="22"/>
                <w:szCs w:val="22"/>
              </w:rPr>
            </w:pPr>
            <w:r>
              <w:rPr>
                <w:rFonts w:cs="Times New Roman"/>
                <w:sz w:val="22"/>
                <w:szCs w:val="22"/>
              </w:rPr>
              <w:t>0xE=0x01234567_89ABCDEF_FEDCBA98_76543210</w:t>
            </w:r>
          </w:p>
          <w:p w:rsidR="00DF1C7C" w:rsidRDefault="00DF1C7C">
            <w:pPr>
              <w:widowControl w:val="0"/>
              <w:autoSpaceDE w:val="0"/>
              <w:autoSpaceDN w:val="0"/>
              <w:adjustRightInd w:val="0"/>
              <w:spacing w:line="0" w:lineRule="atLeast"/>
              <w:ind w:firstLineChars="200" w:firstLine="440"/>
              <w:rPr>
                <w:sz w:val="22"/>
                <w:szCs w:val="22"/>
              </w:rPr>
            </w:pPr>
            <w:r>
              <w:rPr>
                <w:rFonts w:cs="Times New Roman"/>
                <w:sz w:val="22"/>
                <w:szCs w:val="22"/>
              </w:rPr>
              <w:t>0xF=Not used (according to bit 5-4, if set)</w:t>
            </w:r>
          </w:p>
          <w:p w:rsidR="00DF1C7C" w:rsidRDefault="00DF1C7C" w:rsidP="002F115A">
            <w:pPr>
              <w:widowControl w:val="0"/>
              <w:autoSpaceDE w:val="0"/>
              <w:autoSpaceDN w:val="0"/>
              <w:adjustRightInd w:val="0"/>
              <w:spacing w:line="0" w:lineRule="atLeast"/>
              <w:rPr>
                <w:ins w:id="11457" w:author="t_竹沢 公佑" w:date="2019-10-05T17:52:00Z"/>
                <w:rFonts w:cs="Times New Roman"/>
                <w:sz w:val="22"/>
                <w:szCs w:val="22"/>
              </w:rPr>
            </w:pPr>
            <w:r>
              <w:rPr>
                <w:sz w:val="22"/>
                <w:szCs w:val="22"/>
              </w:rPr>
              <w:t>B</w:t>
            </w:r>
            <w:r>
              <w:rPr>
                <w:rFonts w:hint="eastAsia"/>
                <w:sz w:val="22"/>
                <w:szCs w:val="22"/>
              </w:rPr>
              <w:t>yte1-7:</w:t>
            </w:r>
            <w:r>
              <w:rPr>
                <w:rFonts w:cs="Times New Roman"/>
                <w:sz w:val="22"/>
                <w:szCs w:val="22"/>
              </w:rPr>
              <w:t xml:space="preserve"> Reserved (</w:t>
            </w:r>
            <w:r w:rsidR="002F115A">
              <w:rPr>
                <w:rFonts w:cs="Times New Roman" w:hint="eastAsia"/>
                <w:sz w:val="22"/>
                <w:szCs w:val="22"/>
              </w:rPr>
              <w:t>always 0</w:t>
            </w:r>
            <w:r>
              <w:rPr>
                <w:rFonts w:cs="Times New Roman"/>
                <w:sz w:val="22"/>
                <w:szCs w:val="22"/>
              </w:rPr>
              <w:t>)</w:t>
            </w:r>
          </w:p>
          <w:p w:rsidR="003A77F4" w:rsidRDefault="003A77F4" w:rsidP="002F115A">
            <w:pPr>
              <w:widowControl w:val="0"/>
              <w:autoSpaceDE w:val="0"/>
              <w:autoSpaceDN w:val="0"/>
              <w:adjustRightInd w:val="0"/>
              <w:spacing w:line="0" w:lineRule="atLeast"/>
              <w:rPr>
                <w:rFonts w:ascii="Times New Roman" w:eastAsia="ＭＳ 明朝" w:hAnsi="Times New Roman" w:cs="Times New Roman"/>
                <w:sz w:val="20"/>
                <w:szCs w:val="20"/>
              </w:rPr>
            </w:pPr>
          </w:p>
        </w:tc>
      </w:tr>
      <w:tr w:rsidR="00991147" w:rsidRPr="00991147" w:rsidTr="00CC47F2">
        <w:tc>
          <w:tcPr>
            <w:tcW w:w="2376" w:type="dxa"/>
            <w:tcBorders>
              <w:top w:val="single" w:sz="4" w:space="0" w:color="auto"/>
              <w:left w:val="single" w:sz="4" w:space="0" w:color="auto"/>
              <w:bottom w:val="single" w:sz="4" w:space="0" w:color="auto"/>
              <w:right w:val="single" w:sz="4" w:space="0" w:color="auto"/>
            </w:tcBorders>
          </w:tcPr>
          <w:p w:rsidR="00991147" w:rsidRDefault="00C421AF" w:rsidP="008D42B9">
            <w:pPr>
              <w:spacing w:line="0" w:lineRule="atLeast"/>
              <w:ind w:right="1020"/>
              <w:rPr>
                <w:rFonts w:cs="Times New Roman"/>
                <w:sz w:val="22"/>
                <w:szCs w:val="22"/>
              </w:rPr>
            </w:pPr>
            <w:r>
              <w:rPr>
                <w:rFonts w:cs="Times New Roman" w:hint="eastAsia"/>
                <w:sz w:val="22"/>
                <w:szCs w:val="22"/>
              </w:rPr>
              <w:lastRenderedPageBreak/>
              <w:t>E</w:t>
            </w:r>
            <w:r w:rsidR="00991147">
              <w:rPr>
                <w:rFonts w:cs="Times New Roman" w:hint="eastAsia"/>
                <w:sz w:val="22"/>
                <w:szCs w:val="22"/>
              </w:rPr>
              <w:t>rrors</w:t>
            </w:r>
          </w:p>
        </w:tc>
        <w:tc>
          <w:tcPr>
            <w:tcW w:w="7515" w:type="dxa"/>
            <w:gridSpan w:val="3"/>
            <w:tcBorders>
              <w:top w:val="single" w:sz="4" w:space="0" w:color="auto"/>
              <w:left w:val="single" w:sz="4" w:space="0" w:color="auto"/>
              <w:bottom w:val="single" w:sz="4" w:space="0" w:color="auto"/>
              <w:right w:val="single" w:sz="4" w:space="0" w:color="auto"/>
            </w:tcBorders>
          </w:tcPr>
          <w:p w:rsidR="00991147" w:rsidRPr="00226376" w:rsidRDefault="00991147" w:rsidP="008D42B9">
            <w:pPr>
              <w:spacing w:line="0" w:lineRule="atLeast"/>
              <w:ind w:right="1020"/>
              <w:rPr>
                <w:rFonts w:cs="Times New Roman"/>
                <w:sz w:val="22"/>
                <w:szCs w:val="22"/>
              </w:rPr>
            </w:pPr>
            <w:r w:rsidRPr="00226376">
              <w:rPr>
                <w:rFonts w:cs="Times New Roman" w:hint="eastAsia"/>
                <w:sz w:val="22"/>
                <w:szCs w:val="22"/>
              </w:rPr>
              <w:t>EIO</w:t>
            </w:r>
          </w:p>
          <w:p w:rsidR="00991147" w:rsidRPr="00991147" w:rsidRDefault="00991147" w:rsidP="008D42B9">
            <w:pPr>
              <w:spacing w:line="0" w:lineRule="atLeast"/>
              <w:ind w:right="1020" w:firstLineChars="200" w:firstLine="440"/>
              <w:rPr>
                <w:bCs/>
                <w:sz w:val="22"/>
                <w:szCs w:val="22"/>
              </w:rPr>
            </w:pPr>
            <w:r w:rsidRPr="00226376">
              <w:rPr>
                <w:rFonts w:cs="Times New Roman" w:hint="eastAsia"/>
                <w:sz w:val="22"/>
                <w:szCs w:val="22"/>
              </w:rPr>
              <w:t xml:space="preserve">When </w:t>
            </w:r>
            <w:ins w:id="11458" w:author="t_竹沢 公佑" w:date="2019-10-05T17:52:00Z">
              <w:r w:rsidR="003A77F4">
                <w:rPr>
                  <w:rFonts w:cs="Times New Roman" w:hint="eastAsia"/>
                  <w:sz w:val="22"/>
                  <w:szCs w:val="22"/>
                </w:rPr>
                <w:t xml:space="preserve">this command </w:t>
              </w:r>
            </w:ins>
            <w:r w:rsidRPr="00226376">
              <w:rPr>
                <w:rFonts w:cs="Times New Roman" w:hint="eastAsia"/>
                <w:sz w:val="22"/>
                <w:szCs w:val="22"/>
              </w:rPr>
              <w:t>fail</w:t>
            </w:r>
            <w:ins w:id="11459" w:author="t_竹沢 公佑" w:date="2019-10-05T17:52:00Z">
              <w:r w:rsidR="003A77F4">
                <w:rPr>
                  <w:rFonts w:cs="Times New Roman" w:hint="eastAsia"/>
                  <w:sz w:val="22"/>
                  <w:szCs w:val="22"/>
                </w:rPr>
                <w:t>s</w:t>
              </w:r>
            </w:ins>
            <w:r w:rsidRPr="00226376">
              <w:rPr>
                <w:rFonts w:cs="Times New Roman" w:hint="eastAsia"/>
                <w:sz w:val="22"/>
                <w:szCs w:val="22"/>
              </w:rPr>
              <w:t xml:space="preserve"> to read or write internal register.</w:t>
            </w:r>
          </w:p>
        </w:tc>
      </w:tr>
      <w:tr w:rsidR="00447A10" w:rsidRPr="00991147" w:rsidTr="00CC47F2">
        <w:tc>
          <w:tcPr>
            <w:tcW w:w="2376" w:type="dxa"/>
            <w:tcBorders>
              <w:top w:val="single" w:sz="4" w:space="0" w:color="auto"/>
              <w:left w:val="single" w:sz="4" w:space="0" w:color="auto"/>
              <w:bottom w:val="single" w:sz="4" w:space="0" w:color="auto"/>
              <w:right w:val="single" w:sz="4" w:space="0" w:color="auto"/>
            </w:tcBorders>
          </w:tcPr>
          <w:p w:rsidR="00447A10" w:rsidRDefault="00447A10" w:rsidP="008D42B9">
            <w:pPr>
              <w:spacing w:line="0" w:lineRule="atLeast"/>
              <w:ind w:right="1020"/>
              <w:rPr>
                <w:rFonts w:cs="Times New Roman"/>
                <w:sz w:val="22"/>
                <w:szCs w:val="22"/>
              </w:rPr>
            </w:pPr>
            <w:r>
              <w:rPr>
                <w:rFonts w:cs="Times New Roman" w:hint="eastAsia"/>
                <w:sz w:val="22"/>
                <w:szCs w:val="22"/>
              </w:rPr>
              <w:t>Remarks</w:t>
            </w:r>
          </w:p>
        </w:tc>
        <w:tc>
          <w:tcPr>
            <w:tcW w:w="7515" w:type="dxa"/>
            <w:gridSpan w:val="3"/>
            <w:tcBorders>
              <w:top w:val="single" w:sz="4" w:space="0" w:color="auto"/>
              <w:left w:val="single" w:sz="4" w:space="0" w:color="auto"/>
              <w:bottom w:val="single" w:sz="4" w:space="0" w:color="auto"/>
              <w:right w:val="single" w:sz="4" w:space="0" w:color="auto"/>
            </w:tcBorders>
          </w:tcPr>
          <w:p w:rsidR="00447A10" w:rsidRPr="005F7D4C" w:rsidRDefault="00447A10">
            <w:pPr>
              <w:spacing w:line="0" w:lineRule="atLeast"/>
              <w:ind w:right="1020" w:firstLineChars="50" w:firstLine="110"/>
              <w:rPr>
                <w:color w:val="212121"/>
                <w:sz w:val="22"/>
                <w:szCs w:val="22"/>
                <w:lang w:val="en"/>
                <w:rPrChange w:id="11460" w:author="t_竹沢 公佑" w:date="2019-10-05T18:00:00Z">
                  <w:rPr>
                    <w:rFonts w:cs="Times New Roman"/>
                    <w:sz w:val="22"/>
                    <w:szCs w:val="22"/>
                  </w:rPr>
                </w:rPrChange>
              </w:rPr>
            </w:pPr>
            <w:del w:id="11461" w:author="t_竹沢 公佑" w:date="2019-09-02T15:00:00Z">
              <w:r w:rsidDel="004844A9">
                <w:rPr>
                  <w:rFonts w:hint="eastAsia"/>
                  <w:sz w:val="22"/>
                  <w:szCs w:val="22"/>
                  <w:lang w:val="en"/>
                </w:rPr>
                <w:delText xml:space="preserve">In the case of driver version 2.0.3 or later, this command name are valid. </w:delText>
              </w:r>
            </w:del>
            <w:del w:id="11462" w:author="t_竹沢 公佑" w:date="2019-10-05T17:59:00Z">
              <w:r w:rsidDel="005F7D4C">
                <w:rPr>
                  <w:rFonts w:hint="eastAsia"/>
                  <w:color w:val="212121"/>
                  <w:sz w:val="22"/>
                  <w:szCs w:val="22"/>
                  <w:lang w:val="en"/>
                </w:rPr>
                <w:delText xml:space="preserve">In the case of driver version 2.0.2 or older, </w:delText>
              </w:r>
            </w:del>
            <w:ins w:id="11463" w:author="t_竹沢 公佑" w:date="2019-10-05T17:59:00Z">
              <w:r w:rsidR="005F7D4C">
                <w:rPr>
                  <w:rFonts w:hint="eastAsia"/>
                  <w:color w:val="212121"/>
                  <w:sz w:val="22"/>
                  <w:szCs w:val="22"/>
                  <w:lang w:val="en"/>
                </w:rPr>
                <w:t>T</w:t>
              </w:r>
            </w:ins>
            <w:del w:id="11464" w:author="t_竹沢 公佑" w:date="2019-10-05T17:59:00Z">
              <w:r w:rsidDel="005F7D4C">
                <w:rPr>
                  <w:rFonts w:hint="eastAsia"/>
                  <w:color w:val="212121"/>
                  <w:sz w:val="22"/>
                  <w:szCs w:val="22"/>
                  <w:lang w:val="en"/>
                </w:rPr>
                <w:delText>t</w:delText>
              </w:r>
            </w:del>
            <w:r w:rsidRPr="0024084A">
              <w:rPr>
                <w:color w:val="212121"/>
                <w:sz w:val="22"/>
                <w:szCs w:val="22"/>
                <w:lang w:val="en"/>
              </w:rPr>
              <w:t>his command was</w:t>
            </w:r>
            <w:r>
              <w:rPr>
                <w:rFonts w:hint="eastAsia"/>
                <w:color w:val="212121"/>
                <w:sz w:val="22"/>
                <w:szCs w:val="22"/>
                <w:lang w:val="en"/>
              </w:rPr>
              <w:t xml:space="preserve"> </w:t>
            </w:r>
            <w:r w:rsidRPr="0024084A">
              <w:rPr>
                <w:color w:val="212121"/>
                <w:sz w:val="22"/>
                <w:szCs w:val="22"/>
                <w:lang w:val="en"/>
              </w:rPr>
              <w:t>defined with ItemIDs,</w:t>
            </w:r>
            <w:ins w:id="11465" w:author="t_竹沢 公佑" w:date="2019-10-05T17:59:00Z">
              <w:r w:rsidR="005F7D4C">
                <w:rPr>
                  <w:rFonts w:hint="eastAsia"/>
                  <w:color w:val="212121"/>
                  <w:sz w:val="22"/>
                  <w:szCs w:val="22"/>
                  <w:lang w:val="en"/>
                </w:rPr>
                <w:t xml:space="preserve"> </w:t>
              </w:r>
            </w:ins>
            <w:del w:id="11466" w:author="t_竹沢 公佑" w:date="2019-10-05T17:59:00Z">
              <w:r w:rsidRPr="0024084A" w:rsidDel="005F7D4C">
                <w:rPr>
                  <w:color w:val="212121"/>
                  <w:sz w:val="22"/>
                  <w:szCs w:val="22"/>
                  <w:lang w:val="en"/>
                </w:rPr>
                <w:delText xml:space="preserve"> </w:delText>
              </w:r>
            </w:del>
            <w:r w:rsidRPr="0024084A">
              <w:rPr>
                <w:color w:val="212121"/>
                <w:sz w:val="22"/>
                <w:szCs w:val="22"/>
                <w:lang w:val="en"/>
              </w:rPr>
              <w:t>“</w:t>
            </w:r>
            <w:r>
              <w:rPr>
                <w:rFonts w:hint="eastAsia"/>
                <w:color w:val="212121"/>
                <w:sz w:val="22"/>
                <w:szCs w:val="22"/>
                <w:lang w:val="en"/>
              </w:rPr>
              <w:t>DFR_TST_DAT_ID_{B/C/D/ALL}</w:t>
            </w:r>
            <w:r w:rsidRPr="0024084A">
              <w:rPr>
                <w:color w:val="212121"/>
                <w:sz w:val="22"/>
                <w:szCs w:val="22"/>
                <w:lang w:val="en"/>
              </w:rPr>
              <w:t>”</w:t>
            </w:r>
            <w:r>
              <w:rPr>
                <w:rFonts w:hint="eastAsia"/>
                <w:color w:val="212121"/>
                <w:sz w:val="22"/>
                <w:szCs w:val="22"/>
                <w:lang w:val="en"/>
              </w:rPr>
              <w:t>.</w:t>
            </w:r>
            <w:ins w:id="11467" w:author="t_竹沢 公佑" w:date="2019-10-05T17:59:00Z">
              <w:r w:rsidR="005F7D4C">
                <w:rPr>
                  <w:rFonts w:hint="eastAsia"/>
                  <w:color w:val="212121"/>
                  <w:sz w:val="22"/>
                  <w:szCs w:val="22"/>
                  <w:lang w:val="en"/>
                </w:rPr>
                <w:t xml:space="preserve"> </w:t>
              </w:r>
              <w:r w:rsidR="005F7D4C">
                <w:rPr>
                  <w:color w:val="212121"/>
                  <w:sz w:val="22"/>
                  <w:szCs w:val="22"/>
                  <w:lang w:val="en"/>
                </w:rPr>
                <w:t>W</w:t>
              </w:r>
              <w:r w:rsidR="005F7D4C">
                <w:rPr>
                  <w:rFonts w:hint="eastAsia"/>
                  <w:color w:val="212121"/>
                  <w:sz w:val="22"/>
                  <w:szCs w:val="22"/>
                  <w:lang w:val="en"/>
                </w:rPr>
                <w:t xml:space="preserve">ith the driver version 2.0.2 or older. </w:t>
              </w:r>
            </w:ins>
            <w:del w:id="11468" w:author="t_竹沢 公佑" w:date="2019-10-05T18:00:00Z">
              <w:r w:rsidDel="005F7D4C">
                <w:rPr>
                  <w:rFonts w:hint="eastAsia"/>
                  <w:color w:val="212121"/>
                  <w:sz w:val="22"/>
                  <w:szCs w:val="22"/>
                  <w:lang w:val="en"/>
                </w:rPr>
                <w:delText xml:space="preserve"> </w:delText>
              </w:r>
            </w:del>
            <w:r>
              <w:rPr>
                <w:color w:val="212121"/>
                <w:sz w:val="22"/>
                <w:szCs w:val="22"/>
                <w:lang w:val="en"/>
              </w:rPr>
              <w:t>The device</w:t>
            </w:r>
            <w:r>
              <w:rPr>
                <w:rFonts w:hint="eastAsia"/>
                <w:color w:val="212121"/>
                <w:sz w:val="22"/>
                <w:szCs w:val="22"/>
                <w:lang w:val="en"/>
              </w:rPr>
              <w:t xml:space="preserve"> </w:t>
            </w:r>
            <w:r w:rsidRPr="0024084A">
              <w:rPr>
                <w:color w:val="212121"/>
                <w:sz w:val="22"/>
                <w:szCs w:val="22"/>
                <w:lang w:val="en"/>
              </w:rPr>
              <w:t>driver version 2.0.3 or later maintain the old ItemID definitions.</w:t>
            </w:r>
            <w:r>
              <w:rPr>
                <w:rFonts w:hint="eastAsia"/>
                <w:color w:val="212121"/>
                <w:sz w:val="22"/>
                <w:szCs w:val="22"/>
                <w:lang w:val="en"/>
              </w:rPr>
              <w:t xml:space="preserve"> </w:t>
            </w:r>
            <w:ins w:id="11469" w:author="t_竹沢 公佑" w:date="2019-10-05T18:00:00Z">
              <w:r w:rsidR="005F7D4C">
                <w:rPr>
                  <w:color w:val="212121"/>
                  <w:sz w:val="22"/>
                  <w:szCs w:val="22"/>
                  <w:lang w:val="en"/>
                </w:rPr>
                <w:t>Y</w:t>
              </w:r>
              <w:r w:rsidR="005F7D4C">
                <w:rPr>
                  <w:rFonts w:hint="eastAsia"/>
                  <w:color w:val="212121"/>
                  <w:sz w:val="22"/>
                  <w:szCs w:val="22"/>
                  <w:lang w:val="en"/>
                </w:rPr>
                <w:t xml:space="preserve">our </w:t>
              </w:r>
            </w:ins>
            <w:del w:id="11470" w:author="t_竹沢 公佑" w:date="2019-10-05T18:00:00Z">
              <w:r w:rsidDel="005F7D4C">
                <w:rPr>
                  <w:color w:val="212121"/>
                  <w:sz w:val="22"/>
                  <w:szCs w:val="22"/>
                  <w:lang w:val="en"/>
                </w:rPr>
                <w:delText>An</w:delText>
              </w:r>
              <w:r w:rsidDel="005F7D4C">
                <w:rPr>
                  <w:rFonts w:hint="eastAsia"/>
                  <w:color w:val="212121"/>
                  <w:sz w:val="22"/>
                  <w:szCs w:val="22"/>
                  <w:lang w:val="en"/>
                </w:rPr>
                <w:delText xml:space="preserve"> </w:delText>
              </w:r>
            </w:del>
            <w:r>
              <w:rPr>
                <w:color w:val="212121"/>
                <w:sz w:val="22"/>
                <w:szCs w:val="22"/>
                <w:lang w:val="en"/>
              </w:rPr>
              <w:t xml:space="preserve">application can also </w:t>
            </w:r>
            <w:r w:rsidRPr="0024084A">
              <w:rPr>
                <w:color w:val="212121"/>
                <w:sz w:val="22"/>
                <w:szCs w:val="22"/>
                <w:lang w:val="en"/>
              </w:rPr>
              <w:t>call this command with old definitions.</w:t>
            </w:r>
          </w:p>
        </w:tc>
      </w:tr>
    </w:tbl>
    <w:p w:rsidR="00DF1C7C" w:rsidRPr="00991147" w:rsidRDefault="00DF1C7C">
      <w:pPr>
        <w:spacing w:line="0" w:lineRule="atLeast"/>
        <w:ind w:right="1020"/>
      </w:pPr>
    </w:p>
    <w:p w:rsidR="00DF1C7C" w:rsidRDefault="00DF1C7C">
      <w:pPr>
        <w:spacing w:line="0" w:lineRule="atLeast"/>
        <w:ind w:right="1020"/>
      </w:pPr>
      <w:r>
        <w:br w:type="page"/>
      </w:r>
    </w:p>
    <w:p w:rsidR="00DF1C7C" w:rsidRDefault="00DF1C7C" w:rsidP="00B862C9">
      <w:pPr>
        <w:pStyle w:val="3"/>
      </w:pPr>
      <w:bookmarkStart w:id="11471" w:name="_Toc63179464"/>
      <w:r>
        <w:rPr>
          <w:rFonts w:hint="eastAsia"/>
        </w:rPr>
        <w:t>INSERT_SYNCPTN_ERR</w:t>
      </w:r>
      <w:bookmarkEnd w:id="114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544"/>
        <w:gridCol w:w="2126"/>
        <w:gridCol w:w="1845"/>
      </w:tblGrid>
      <w:tr w:rsidR="00DF1C7C" w:rsidTr="00595E56">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INS_SYNC_ERR_ID_D</w:t>
            </w:r>
          </w:p>
        </w:tc>
        <w:tc>
          <w:tcPr>
            <w:tcW w:w="2126" w:type="dxa"/>
          </w:tcPr>
          <w:p w:rsidR="00DF1C7C" w:rsidRDefault="00DF1C7C">
            <w:pPr>
              <w:spacing w:line="0" w:lineRule="atLeast"/>
              <w:ind w:right="-108"/>
              <w:rPr>
                <w:sz w:val="22"/>
                <w:szCs w:val="22"/>
              </w:rPr>
            </w:pPr>
            <w:r>
              <w:rPr>
                <w:rFonts w:hint="eastAsia"/>
                <w:sz w:val="22"/>
                <w:szCs w:val="22"/>
              </w:rPr>
              <w:t>0x0000 950A</w:t>
            </w:r>
          </w:p>
        </w:tc>
        <w:tc>
          <w:tcPr>
            <w:tcW w:w="1845" w:type="dxa"/>
          </w:tcPr>
          <w:p w:rsidR="00DF1C7C" w:rsidRDefault="00DF1C7C">
            <w:pPr>
              <w:spacing w:line="0" w:lineRule="atLeast"/>
              <w:ind w:right="-108"/>
              <w:rPr>
                <w:sz w:val="22"/>
                <w:szCs w:val="22"/>
              </w:rPr>
            </w:pPr>
            <w:r>
              <w:rPr>
                <w:rFonts w:hint="eastAsia"/>
                <w:sz w:val="22"/>
                <w:szCs w:val="22"/>
                <w:lang w:val="en"/>
              </w:rPr>
              <w:t>CH1-BitD</w:t>
            </w:r>
          </w:p>
        </w:tc>
      </w:tr>
      <w:tr w:rsidR="00DF1C7C" w:rsidTr="00595E56">
        <w:trPr>
          <w:trHeight w:val="244"/>
        </w:trPr>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INS_SYNC_ERR_ID_</w:t>
            </w:r>
            <w:r>
              <w:rPr>
                <w:rFonts w:hint="eastAsia"/>
                <w:sz w:val="22"/>
                <w:szCs w:val="22"/>
              </w:rPr>
              <w:t>C</w:t>
            </w:r>
          </w:p>
        </w:tc>
        <w:tc>
          <w:tcPr>
            <w:tcW w:w="2126" w:type="dxa"/>
          </w:tcPr>
          <w:p w:rsidR="00DF1C7C" w:rsidRDefault="00DF1C7C">
            <w:pPr>
              <w:spacing w:line="0" w:lineRule="atLeast"/>
              <w:ind w:right="-108"/>
              <w:rPr>
                <w:sz w:val="22"/>
                <w:szCs w:val="22"/>
              </w:rPr>
            </w:pPr>
            <w:r>
              <w:rPr>
                <w:rFonts w:hint="eastAsia"/>
                <w:sz w:val="22"/>
                <w:szCs w:val="22"/>
              </w:rPr>
              <w:t>0x0000 A50A</w:t>
            </w:r>
          </w:p>
        </w:tc>
        <w:tc>
          <w:tcPr>
            <w:tcW w:w="1845" w:type="dxa"/>
          </w:tcPr>
          <w:p w:rsidR="00DF1C7C" w:rsidRDefault="00DF1C7C">
            <w:pPr>
              <w:spacing w:line="0" w:lineRule="atLeast"/>
              <w:ind w:right="-108"/>
              <w:rPr>
                <w:sz w:val="22"/>
                <w:szCs w:val="22"/>
              </w:rPr>
            </w:pPr>
            <w:r>
              <w:rPr>
                <w:rFonts w:hint="eastAsia"/>
                <w:sz w:val="22"/>
                <w:szCs w:val="22"/>
                <w:lang w:val="en"/>
              </w:rPr>
              <w:t>CH2-BitC</w:t>
            </w:r>
          </w:p>
        </w:tc>
      </w:tr>
      <w:tr w:rsidR="00DF1C7C" w:rsidTr="00595E56">
        <w:trPr>
          <w:trHeight w:val="20"/>
        </w:trPr>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INS_SYNC_ERR_ID_</w:t>
            </w:r>
            <w:r>
              <w:rPr>
                <w:rFonts w:hint="eastAsia"/>
                <w:sz w:val="22"/>
                <w:szCs w:val="22"/>
              </w:rPr>
              <w:t>B</w:t>
            </w:r>
          </w:p>
        </w:tc>
        <w:tc>
          <w:tcPr>
            <w:tcW w:w="2126" w:type="dxa"/>
          </w:tcPr>
          <w:p w:rsidR="00DF1C7C" w:rsidRDefault="00DF1C7C">
            <w:pPr>
              <w:spacing w:line="0" w:lineRule="atLeast"/>
              <w:ind w:right="-108"/>
              <w:rPr>
                <w:sz w:val="22"/>
                <w:szCs w:val="22"/>
              </w:rPr>
            </w:pPr>
            <w:r>
              <w:rPr>
                <w:rFonts w:hint="eastAsia"/>
                <w:sz w:val="22"/>
                <w:szCs w:val="22"/>
              </w:rPr>
              <w:t>0x0000 B50A</w:t>
            </w:r>
          </w:p>
        </w:tc>
        <w:tc>
          <w:tcPr>
            <w:tcW w:w="1845" w:type="dxa"/>
          </w:tcPr>
          <w:p w:rsidR="00DF1C7C" w:rsidRDefault="00DF1C7C">
            <w:pPr>
              <w:spacing w:line="0" w:lineRule="atLeast"/>
              <w:ind w:right="-108"/>
              <w:rPr>
                <w:sz w:val="22"/>
                <w:szCs w:val="22"/>
              </w:rPr>
            </w:pPr>
            <w:r>
              <w:rPr>
                <w:rFonts w:hint="eastAsia"/>
                <w:sz w:val="22"/>
                <w:szCs w:val="22"/>
                <w:lang w:val="en"/>
              </w:rPr>
              <w:t>CH3-BitB</w:t>
            </w:r>
          </w:p>
        </w:tc>
      </w:tr>
      <w:tr w:rsidR="00DF1C7C" w:rsidTr="00595E56">
        <w:trPr>
          <w:trHeight w:val="20"/>
        </w:trPr>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INS_SYNC_ERR_ID_</w:t>
            </w:r>
            <w:r>
              <w:rPr>
                <w:rFonts w:hint="eastAsia"/>
                <w:sz w:val="22"/>
                <w:szCs w:val="22"/>
              </w:rPr>
              <w:t>ALL</w:t>
            </w:r>
          </w:p>
        </w:tc>
        <w:tc>
          <w:tcPr>
            <w:tcW w:w="2126" w:type="dxa"/>
          </w:tcPr>
          <w:p w:rsidR="00DF1C7C" w:rsidRDefault="00DF1C7C">
            <w:pPr>
              <w:spacing w:line="0" w:lineRule="atLeast"/>
              <w:ind w:right="-108"/>
              <w:rPr>
                <w:sz w:val="22"/>
                <w:szCs w:val="22"/>
              </w:rPr>
            </w:pPr>
            <w:r>
              <w:rPr>
                <w:rFonts w:hint="eastAsia"/>
                <w:sz w:val="22"/>
                <w:szCs w:val="22"/>
              </w:rPr>
              <w:t>0x0000 C50A</w:t>
            </w:r>
          </w:p>
        </w:tc>
        <w:tc>
          <w:tcPr>
            <w:tcW w:w="1845" w:type="dxa"/>
          </w:tcPr>
          <w:p w:rsidR="00DF1C7C" w:rsidRDefault="00DF1C7C">
            <w:pPr>
              <w:spacing w:line="0" w:lineRule="atLeast"/>
              <w:ind w:right="-108"/>
              <w:rPr>
                <w:sz w:val="22"/>
                <w:szCs w:val="22"/>
              </w:rPr>
            </w:pPr>
            <w:r>
              <w:rPr>
                <w:rFonts w:hint="eastAsia"/>
                <w:sz w:val="22"/>
                <w:szCs w:val="22"/>
              </w:rPr>
              <w:t>All Bits</w:t>
            </w:r>
          </w:p>
        </w:tc>
      </w:tr>
      <w:tr w:rsidR="00DF1C7C" w:rsidTr="00595E56">
        <w:tc>
          <w:tcPr>
            <w:tcW w:w="2376" w:type="dxa"/>
          </w:tcPr>
          <w:p w:rsidR="00DF1C7C" w:rsidRDefault="00DF1C7C">
            <w:pPr>
              <w:spacing w:line="0" w:lineRule="atLeast"/>
              <w:ind w:right="1020"/>
              <w:rPr>
                <w:sz w:val="22"/>
                <w:szCs w:val="22"/>
              </w:rPr>
            </w:pPr>
            <w:r>
              <w:rPr>
                <w:rFonts w:cs="Times New Roman"/>
                <w:sz w:val="22"/>
                <w:szCs w:val="22"/>
              </w:rPr>
              <w:t>Description</w:t>
            </w:r>
          </w:p>
        </w:tc>
        <w:tc>
          <w:tcPr>
            <w:tcW w:w="7515" w:type="dxa"/>
            <w:gridSpan w:val="3"/>
          </w:tcPr>
          <w:p w:rsidR="00DF1C7C" w:rsidRPr="005038B9" w:rsidRDefault="00AB1E0E">
            <w:pPr>
              <w:pStyle w:val="HTML0"/>
              <w:rPr>
                <w:rFonts w:ascii="ＭＳ Ｐゴシック" w:eastAsia="ＭＳ Ｐゴシック" w:hAnsi="ＭＳ Ｐゴシック"/>
                <w:sz w:val="22"/>
                <w:szCs w:val="22"/>
              </w:rPr>
            </w:pPr>
            <w:ins w:id="11472" w:author="t_竹沢 公佑" w:date="2019-10-05T18:01:00Z">
              <w:r>
                <w:rPr>
                  <w:rFonts w:ascii="ＭＳ Ｐゴシック" w:eastAsia="ＭＳ Ｐゴシック" w:hAnsi="ＭＳ Ｐゴシック" w:hint="eastAsia"/>
                  <w:sz w:val="22"/>
                  <w:szCs w:val="22"/>
                  <w:lang w:val="en"/>
                </w:rPr>
                <w:t xml:space="preserve">During </w:t>
              </w:r>
            </w:ins>
            <w:del w:id="11473" w:author="t_竹沢 公佑" w:date="2019-10-05T18:01:00Z">
              <w:r w:rsidR="00DF1C7C" w:rsidRPr="005038B9" w:rsidDel="00AB1E0E">
                <w:rPr>
                  <w:rFonts w:ascii="ＭＳ Ｐゴシック" w:eastAsia="ＭＳ Ｐゴシック" w:hAnsi="ＭＳ Ｐゴシック"/>
                  <w:sz w:val="22"/>
                  <w:szCs w:val="22"/>
                  <w:lang w:val="en"/>
                </w:rPr>
                <w:delText xml:space="preserve">While </w:delText>
              </w:r>
            </w:del>
            <w:ins w:id="11474" w:author="t_竹沢 公佑" w:date="2019-10-05T18:01:00Z">
              <w:r>
                <w:rPr>
                  <w:rFonts w:ascii="ＭＳ Ｐゴシック" w:eastAsia="ＭＳ Ｐゴシック" w:hAnsi="ＭＳ Ｐゴシック" w:hint="eastAsia"/>
                  <w:sz w:val="22"/>
                  <w:szCs w:val="22"/>
                  <w:lang w:val="en"/>
                </w:rPr>
                <w:t>transmitting</w:t>
              </w:r>
            </w:ins>
            <w:del w:id="11475" w:author="t_竹沢 公佑" w:date="2019-10-05T18:01:00Z">
              <w:r w:rsidR="00DF1C7C" w:rsidRPr="005038B9" w:rsidDel="00AB1E0E">
                <w:rPr>
                  <w:rFonts w:ascii="ＭＳ Ｐゴシック" w:eastAsia="ＭＳ Ｐゴシック" w:hAnsi="ＭＳ Ｐゴシック"/>
                  <w:sz w:val="22"/>
                  <w:szCs w:val="22"/>
                  <w:lang w:val="en"/>
                </w:rPr>
                <w:delText>sending</w:delText>
              </w:r>
            </w:del>
            <w:r w:rsidR="00DF1C7C" w:rsidRPr="005038B9">
              <w:rPr>
                <w:rFonts w:ascii="ＭＳ Ｐゴシック" w:eastAsia="ＭＳ Ｐゴシック" w:hAnsi="ＭＳ Ｐゴシック"/>
                <w:sz w:val="22"/>
                <w:szCs w:val="22"/>
                <w:lang w:val="en"/>
              </w:rPr>
              <w:t xml:space="preserve"> the data </w:t>
            </w:r>
            <w:del w:id="11476" w:author="t_竹沢 公佑" w:date="2019-10-05T18:02:00Z">
              <w:r w:rsidR="00DF1C7C" w:rsidRPr="005038B9" w:rsidDel="00AB1E0E">
                <w:rPr>
                  <w:rFonts w:ascii="ＭＳ Ｐゴシック" w:eastAsia="ＭＳ Ｐゴシック" w:hAnsi="ＭＳ Ｐゴシック"/>
                  <w:sz w:val="22"/>
                  <w:szCs w:val="22"/>
                  <w:lang w:val="en"/>
                </w:rPr>
                <w:delText xml:space="preserve">generated by the user </w:delText>
              </w:r>
            </w:del>
            <w:r w:rsidR="00DF1C7C" w:rsidRPr="005038B9">
              <w:rPr>
                <w:rFonts w:ascii="ＭＳ Ｐゴシック" w:eastAsia="ＭＳ Ｐゴシック" w:hAnsi="ＭＳ Ｐゴシック"/>
                <w:sz w:val="22"/>
                <w:szCs w:val="22"/>
                <w:lang w:val="en"/>
              </w:rPr>
              <w:t>into the optical fiber</w:t>
            </w:r>
            <w:r w:rsidR="00DF1C7C" w:rsidRPr="005038B9">
              <w:rPr>
                <w:rFonts w:ascii="ＭＳ Ｐゴシック" w:eastAsia="ＭＳ Ｐゴシック" w:hAnsi="ＭＳ Ｐゴシック" w:hint="eastAsia"/>
                <w:sz w:val="22"/>
                <w:szCs w:val="22"/>
                <w:lang w:val="en"/>
              </w:rPr>
              <w:t>,</w:t>
            </w:r>
            <w:r w:rsidR="00DF1C7C" w:rsidRPr="005038B9">
              <w:rPr>
                <w:rFonts w:ascii="ＭＳ Ｐゴシック" w:eastAsia="ＭＳ Ｐゴシック" w:hAnsi="ＭＳ Ｐゴシック"/>
                <w:sz w:val="22"/>
                <w:szCs w:val="22"/>
                <w:lang w:val="en"/>
              </w:rPr>
              <w:t xml:space="preserve"> </w:t>
            </w:r>
            <w:r w:rsidR="00DF1C7C" w:rsidRPr="005038B9">
              <w:rPr>
                <w:rFonts w:ascii="ＭＳ Ｐゴシック" w:eastAsia="ＭＳ Ｐゴシック" w:hAnsi="ＭＳ Ｐゴシック" w:hint="eastAsia"/>
                <w:sz w:val="22"/>
                <w:szCs w:val="22"/>
                <w:lang w:val="en"/>
              </w:rPr>
              <w:t>y</w:t>
            </w:r>
            <w:r w:rsidR="00DF1C7C" w:rsidRPr="005038B9">
              <w:rPr>
                <w:rFonts w:ascii="ＭＳ Ｐゴシック" w:eastAsia="ＭＳ Ｐゴシック" w:hAnsi="ＭＳ Ｐゴシック"/>
                <w:sz w:val="22"/>
                <w:szCs w:val="22"/>
                <w:lang w:val="en"/>
              </w:rPr>
              <w:t xml:space="preserve">ou can insert a sync pattern error of </w:t>
            </w:r>
            <w:ins w:id="11477" w:author="t_竹沢 公佑" w:date="2019-10-05T18:02:00Z">
              <w:r>
                <w:rPr>
                  <w:rFonts w:ascii="ＭＳ Ｐゴシック" w:eastAsia="ＭＳ Ｐゴシック" w:hAnsi="ＭＳ Ｐゴシック" w:hint="eastAsia"/>
                  <w:sz w:val="22"/>
                  <w:szCs w:val="22"/>
                  <w:lang w:val="en"/>
                </w:rPr>
                <w:t xml:space="preserve">ALMA </w:t>
              </w:r>
            </w:ins>
            <w:del w:id="11478" w:author="t_竹沢 公佑" w:date="2019-10-05T18:02:00Z">
              <w:r w:rsidR="00DF1C7C" w:rsidRPr="005038B9" w:rsidDel="00AB1E0E">
                <w:rPr>
                  <w:rFonts w:ascii="ＭＳ Ｐゴシック" w:eastAsia="ＭＳ Ｐゴシック" w:hAnsi="ＭＳ Ｐゴシック" w:hint="eastAsia"/>
                  <w:sz w:val="22"/>
                  <w:szCs w:val="22"/>
                  <w:lang w:val="en"/>
                </w:rPr>
                <w:delText>alma-</w:delText>
              </w:r>
            </w:del>
            <w:r w:rsidR="00DF1C7C" w:rsidRPr="005038B9">
              <w:rPr>
                <w:rFonts w:ascii="ＭＳ Ｐゴシック" w:eastAsia="ＭＳ Ｐゴシック" w:hAnsi="ＭＳ Ｐゴシック"/>
                <w:sz w:val="22"/>
                <w:szCs w:val="22"/>
                <w:lang w:val="en"/>
              </w:rPr>
              <w:t>frame</w:t>
            </w:r>
            <w:r w:rsidR="00DF1C7C" w:rsidRPr="005038B9">
              <w:rPr>
                <w:rFonts w:ascii="ＭＳ Ｐゴシック" w:eastAsia="ＭＳ Ｐゴシック" w:hAnsi="ＭＳ Ｐゴシック" w:hint="eastAsia"/>
                <w:sz w:val="22"/>
                <w:szCs w:val="22"/>
                <w:lang w:val="en"/>
              </w:rPr>
              <w:t xml:space="preserve"> by using this item.</w:t>
            </w:r>
          </w:p>
          <w:p w:rsidR="00AB1E0E" w:rsidRDefault="00DF1C7C">
            <w:pPr>
              <w:widowControl w:val="0"/>
              <w:autoSpaceDE w:val="0"/>
              <w:autoSpaceDN w:val="0"/>
              <w:adjustRightInd w:val="0"/>
              <w:rPr>
                <w:ins w:id="11479" w:author="t_竹沢 公佑" w:date="2019-10-05T18:03:00Z"/>
                <w:sz w:val="22"/>
                <w:szCs w:val="22"/>
                <w:lang w:val="en"/>
              </w:rPr>
            </w:pPr>
            <w:r w:rsidRPr="005038B9">
              <w:rPr>
                <w:sz w:val="22"/>
                <w:szCs w:val="22"/>
                <w:lang w:val="en"/>
              </w:rPr>
              <w:t>Every time you perform the item, only one frame raises the sync pattern</w:t>
            </w:r>
            <w:ins w:id="11480" w:author="t_竹沢 公佑" w:date="2019-10-05T18:08:00Z">
              <w:r w:rsidR="00E732EE">
                <w:rPr>
                  <w:rFonts w:hint="eastAsia"/>
                  <w:sz w:val="22"/>
                  <w:szCs w:val="22"/>
                  <w:lang w:val="en"/>
                </w:rPr>
                <w:t xml:space="preserve"> </w:t>
              </w:r>
            </w:ins>
            <w:del w:id="11481" w:author="t_竹沢 公佑" w:date="2019-10-05T18:07:00Z">
              <w:r w:rsidRPr="005038B9" w:rsidDel="00E732EE">
                <w:rPr>
                  <w:sz w:val="22"/>
                  <w:szCs w:val="22"/>
                  <w:lang w:val="en"/>
                </w:rPr>
                <w:delText xml:space="preserve"> </w:delText>
              </w:r>
            </w:del>
            <w:ins w:id="11482" w:author="t_竹沢 公佑" w:date="2019-10-05T18:07:00Z">
              <w:r w:rsidR="00E732EE">
                <w:rPr>
                  <w:rFonts w:hint="eastAsia"/>
                  <w:sz w:val="22"/>
                  <w:szCs w:val="22"/>
                  <w:lang w:val="en"/>
                </w:rPr>
                <w:t>error</w:t>
              </w:r>
            </w:ins>
            <w:del w:id="11483" w:author="t_竹沢 公佑" w:date="2019-10-05T18:07:00Z">
              <w:r w:rsidRPr="005038B9" w:rsidDel="00E732EE">
                <w:rPr>
                  <w:sz w:val="22"/>
                  <w:szCs w:val="22"/>
                  <w:lang w:val="en"/>
                </w:rPr>
                <w:delText>abnormality</w:delText>
              </w:r>
            </w:del>
            <w:r w:rsidRPr="005038B9">
              <w:rPr>
                <w:sz w:val="22"/>
                <w:szCs w:val="22"/>
                <w:lang w:val="en"/>
              </w:rPr>
              <w:t>.</w:t>
            </w:r>
            <w:del w:id="11484" w:author="t_竹沢 公佑" w:date="2019-10-05T18:08:00Z">
              <w:r w:rsidR="009D50EC" w:rsidDel="00E732EE">
                <w:rPr>
                  <w:rFonts w:hint="eastAsia"/>
                  <w:sz w:val="22"/>
                  <w:szCs w:val="22"/>
                  <w:lang w:val="en"/>
                </w:rPr>
                <w:delText xml:space="preserve"> </w:delText>
              </w:r>
            </w:del>
          </w:p>
          <w:p w:rsidR="009D50EC" w:rsidRDefault="009D50EC">
            <w:pPr>
              <w:widowControl w:val="0"/>
              <w:autoSpaceDE w:val="0"/>
              <w:autoSpaceDN w:val="0"/>
              <w:adjustRightInd w:val="0"/>
              <w:rPr>
                <w:ins w:id="11485" w:author="s_佐野 光" w:date="2019-08-16T17:07:00Z"/>
                <w:sz w:val="22"/>
                <w:szCs w:val="22"/>
                <w:lang w:val="en"/>
              </w:rPr>
            </w:pPr>
            <w:r>
              <w:rPr>
                <w:rFonts w:hint="eastAsia"/>
                <w:sz w:val="22"/>
                <w:szCs w:val="22"/>
                <w:lang w:val="en"/>
              </w:rPr>
              <w:t xml:space="preserve">When this function inserts sync pattern error, it writes all 0 to the sync pattern field of </w:t>
            </w:r>
            <w:ins w:id="11486" w:author="t_竹沢 公佑" w:date="2019-10-05T18:08:00Z">
              <w:r w:rsidR="00E732EE">
                <w:rPr>
                  <w:rFonts w:hint="eastAsia"/>
                  <w:sz w:val="22"/>
                  <w:szCs w:val="22"/>
                  <w:lang w:val="en"/>
                </w:rPr>
                <w:t>ALMA</w:t>
              </w:r>
            </w:ins>
            <w:del w:id="11487" w:author="t_竹沢 公佑" w:date="2019-10-05T18:08:00Z">
              <w:r w:rsidDel="00E732EE">
                <w:rPr>
                  <w:rFonts w:hint="eastAsia"/>
                  <w:sz w:val="22"/>
                  <w:szCs w:val="22"/>
                  <w:lang w:val="en"/>
                </w:rPr>
                <w:delText>alma</w:delText>
              </w:r>
            </w:del>
            <w:ins w:id="11488" w:author="t_竹沢 公佑" w:date="2019-10-05T18:08:00Z">
              <w:r w:rsidR="00E732EE">
                <w:rPr>
                  <w:rFonts w:hint="eastAsia"/>
                  <w:sz w:val="22"/>
                  <w:szCs w:val="22"/>
                  <w:lang w:val="en"/>
                </w:rPr>
                <w:t xml:space="preserve"> </w:t>
              </w:r>
            </w:ins>
            <w:del w:id="11489" w:author="t_竹沢 公佑" w:date="2019-10-05T18:08:00Z">
              <w:r w:rsidDel="00E732EE">
                <w:rPr>
                  <w:rFonts w:hint="eastAsia"/>
                  <w:sz w:val="22"/>
                  <w:szCs w:val="22"/>
                  <w:lang w:val="en"/>
                </w:rPr>
                <w:delText>-</w:delText>
              </w:r>
            </w:del>
            <w:r>
              <w:rPr>
                <w:rFonts w:hint="eastAsia"/>
                <w:sz w:val="22"/>
                <w:szCs w:val="22"/>
                <w:lang w:val="en"/>
              </w:rPr>
              <w:t>frame.</w:t>
            </w:r>
          </w:p>
          <w:p w:rsidR="008B5087" w:rsidRPr="009D50EC" w:rsidRDefault="00E732EE">
            <w:pPr>
              <w:widowControl w:val="0"/>
              <w:autoSpaceDE w:val="0"/>
              <w:autoSpaceDN w:val="0"/>
              <w:adjustRightInd w:val="0"/>
              <w:rPr>
                <w:sz w:val="22"/>
                <w:szCs w:val="22"/>
                <w:lang w:val="en"/>
              </w:rPr>
            </w:pPr>
            <w:ins w:id="11490" w:author="t_竹沢 公佑" w:date="2019-10-05T18:08:00Z">
              <w:r>
                <w:rPr>
                  <w:rFonts w:hint="eastAsia"/>
                  <w:sz w:val="22"/>
                  <w:szCs w:val="22"/>
                  <w:lang w:val="en"/>
                </w:rPr>
                <w:t xml:space="preserve">You can confirm </w:t>
              </w:r>
            </w:ins>
            <w:ins w:id="11491" w:author="s_佐野 光" w:date="2019-08-16T19:49:00Z">
              <w:del w:id="11492" w:author="t_竹沢 公佑" w:date="2019-10-05T18:08:00Z">
                <w:r w:rsidR="00457997" w:rsidDel="00E732EE">
                  <w:rPr>
                    <w:rFonts w:hint="eastAsia"/>
                    <w:sz w:val="22"/>
                    <w:szCs w:val="22"/>
                    <w:lang w:val="en"/>
                  </w:rPr>
                  <w:delText xml:space="preserve">The </w:delText>
                </w:r>
              </w:del>
              <w:r w:rsidR="00457997">
                <w:rPr>
                  <w:rFonts w:hint="eastAsia"/>
                  <w:sz w:val="22"/>
                  <w:szCs w:val="22"/>
                  <w:lang w:val="en"/>
                </w:rPr>
                <w:t xml:space="preserve">completion of this command </w:t>
              </w:r>
              <w:del w:id="11493" w:author="t_竹沢 公佑" w:date="2019-10-05T18:09:00Z">
                <w:r w:rsidR="00457997" w:rsidDel="00E732EE">
                  <w:rPr>
                    <w:rFonts w:hint="eastAsia"/>
                    <w:sz w:val="22"/>
                    <w:szCs w:val="22"/>
                    <w:lang w:val="en"/>
                  </w:rPr>
                  <w:delText xml:space="preserve">can be confirmed </w:delText>
                </w:r>
              </w:del>
              <w:r w:rsidR="00457997">
                <w:rPr>
                  <w:rFonts w:hint="eastAsia"/>
                  <w:sz w:val="22"/>
                  <w:szCs w:val="22"/>
                  <w:lang w:val="en"/>
                </w:rPr>
                <w:t xml:space="preserve">by calling the monitoring </w:t>
              </w:r>
            </w:ins>
            <w:ins w:id="11494" w:author="t_竹沢 公佑" w:date="2019-10-05T18:09:00Z">
              <w:r>
                <w:rPr>
                  <w:rFonts w:hint="eastAsia"/>
                  <w:sz w:val="22"/>
                  <w:szCs w:val="22"/>
                  <w:lang w:val="en"/>
                </w:rPr>
                <w:t xml:space="preserve">the monitoring </w:t>
              </w:r>
            </w:ins>
            <w:ins w:id="11495" w:author="s_佐野 光" w:date="2019-08-16T19:49:00Z">
              <w:r w:rsidR="00457997">
                <w:rPr>
                  <w:rFonts w:hint="eastAsia"/>
                  <w:sz w:val="22"/>
                  <w:szCs w:val="22"/>
                  <w:lang w:val="en"/>
                </w:rPr>
                <w:t>item (GET_DFR_SYNC_</w:t>
              </w:r>
            </w:ins>
            <w:ins w:id="11496" w:author="s_佐野 光" w:date="2019-08-16T20:24:00Z">
              <w:r w:rsidR="00BE31EA">
                <w:rPr>
                  <w:rFonts w:hint="eastAsia"/>
                  <w:sz w:val="22"/>
                  <w:szCs w:val="22"/>
                  <w:lang w:val="en"/>
                </w:rPr>
                <w:t>ERR_CNT</w:t>
              </w:r>
            </w:ins>
            <w:ins w:id="11497" w:author="s_佐野 光" w:date="2019-08-16T19:49:00Z">
              <w:r w:rsidR="00457997">
                <w:rPr>
                  <w:rFonts w:hint="eastAsia"/>
                  <w:sz w:val="22"/>
                  <w:szCs w:val="22"/>
                  <w:lang w:val="en"/>
                </w:rPr>
                <w:t>) in the loopback test environment.</w:t>
              </w:r>
            </w:ins>
            <w:ins w:id="11498" w:author="s_佐野 光" w:date="2019-08-16T19:53:00Z">
              <w:r w:rsidR="00457997">
                <w:rPr>
                  <w:rFonts w:hint="eastAsia"/>
                  <w:sz w:val="22"/>
                  <w:szCs w:val="22"/>
                  <w:lang w:val="en"/>
                </w:rPr>
                <w:t xml:space="preserve"> The </w:t>
              </w:r>
            </w:ins>
            <w:ins w:id="11499" w:author="s_佐野 光" w:date="2019-08-16T20:25:00Z">
              <w:r w:rsidR="00BE31EA">
                <w:rPr>
                  <w:rFonts w:hint="eastAsia"/>
                  <w:sz w:val="22"/>
                  <w:szCs w:val="22"/>
                  <w:lang w:val="en"/>
                </w:rPr>
                <w:t xml:space="preserve">value of counter </w:t>
              </w:r>
            </w:ins>
            <w:ins w:id="11500" w:author="t_竹沢 公佑" w:date="2019-10-05T18:09:00Z">
              <w:r>
                <w:rPr>
                  <w:rFonts w:hint="eastAsia"/>
                  <w:sz w:val="22"/>
                  <w:szCs w:val="22"/>
                  <w:lang w:val="en"/>
                </w:rPr>
                <w:t xml:space="preserve">is </w:t>
              </w:r>
            </w:ins>
            <w:ins w:id="11501" w:author="s_佐野 光" w:date="2019-08-16T20:27:00Z">
              <w:del w:id="11502" w:author="t_竹沢 公佑" w:date="2019-10-05T18:09:00Z">
                <w:r w:rsidR="00BE31EA" w:rsidDel="00E732EE">
                  <w:rPr>
                    <w:rFonts w:hint="eastAsia"/>
                    <w:sz w:val="22"/>
                    <w:szCs w:val="22"/>
                    <w:lang w:val="en"/>
                  </w:rPr>
                  <w:delText>will</w:delText>
                </w:r>
              </w:del>
            </w:ins>
            <w:ins w:id="11503" w:author="s_佐野 光" w:date="2019-08-16T20:25:00Z">
              <w:del w:id="11504" w:author="t_竹沢 公佑" w:date="2019-10-05T18:09:00Z">
                <w:r w:rsidR="00BE31EA" w:rsidDel="00E732EE">
                  <w:rPr>
                    <w:rFonts w:hint="eastAsia"/>
                    <w:sz w:val="22"/>
                    <w:szCs w:val="22"/>
                    <w:lang w:val="en"/>
                  </w:rPr>
                  <w:delText xml:space="preserve"> </w:delText>
                </w:r>
              </w:del>
            </w:ins>
            <w:ins w:id="11505" w:author="s_佐野 光" w:date="2019-08-16T20:26:00Z">
              <w:del w:id="11506" w:author="t_竹沢 公佑" w:date="2019-10-05T18:09:00Z">
                <w:r w:rsidR="00BE31EA" w:rsidDel="00E732EE">
                  <w:rPr>
                    <w:rFonts w:hint="eastAsia"/>
                    <w:sz w:val="22"/>
                    <w:szCs w:val="22"/>
                    <w:lang w:val="en"/>
                  </w:rPr>
                  <w:delText xml:space="preserve">be </w:delText>
                </w:r>
              </w:del>
            </w:ins>
            <w:ins w:id="11507" w:author="s_佐野 光" w:date="2019-08-16T20:25:00Z">
              <w:r w:rsidR="00BE31EA">
                <w:rPr>
                  <w:rFonts w:hint="eastAsia"/>
                  <w:sz w:val="22"/>
                  <w:szCs w:val="22"/>
                  <w:lang w:val="en"/>
                </w:rPr>
                <w:t>increment</w:t>
              </w:r>
            </w:ins>
            <w:ins w:id="11508" w:author="s_佐野 光" w:date="2019-08-16T20:30:00Z">
              <w:r w:rsidR="00BE31EA">
                <w:rPr>
                  <w:rFonts w:hint="eastAsia"/>
                  <w:sz w:val="22"/>
                  <w:szCs w:val="22"/>
                  <w:lang w:val="en"/>
                </w:rPr>
                <w:t>ed</w:t>
              </w:r>
            </w:ins>
            <w:ins w:id="11509" w:author="s_佐野 光" w:date="2019-08-16T19:54:00Z">
              <w:r w:rsidR="00457997">
                <w:rPr>
                  <w:rFonts w:hint="eastAsia"/>
                  <w:sz w:val="22"/>
                  <w:szCs w:val="22"/>
                  <w:lang w:val="en"/>
                </w:rPr>
                <w:t>.</w:t>
              </w:r>
            </w:ins>
          </w:p>
        </w:tc>
      </w:tr>
      <w:tr w:rsidR="00DF1C7C" w:rsidTr="00595E56">
        <w:tc>
          <w:tcPr>
            <w:tcW w:w="2376" w:type="dxa"/>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5" w:type="dxa"/>
            <w:gridSpan w:val="3"/>
          </w:tcPr>
          <w:p w:rsidR="00DF1C7C" w:rsidRDefault="00DF1C7C">
            <w:pPr>
              <w:spacing w:line="0" w:lineRule="atLeast"/>
              <w:ind w:right="1020"/>
              <w:rPr>
                <w:sz w:val="22"/>
                <w:szCs w:val="22"/>
              </w:rPr>
            </w:pPr>
            <w:r>
              <w:rPr>
                <w:rFonts w:hint="eastAsia"/>
                <w:sz w:val="22"/>
                <w:szCs w:val="22"/>
              </w:rPr>
              <w:t>No</w:t>
            </w:r>
          </w:p>
        </w:tc>
      </w:tr>
      <w:tr w:rsidR="00595E56" w:rsidTr="00596636">
        <w:tc>
          <w:tcPr>
            <w:tcW w:w="2376" w:type="dxa"/>
          </w:tcPr>
          <w:p w:rsidR="00595E56" w:rsidRPr="00AB1E0E" w:rsidRDefault="00595E56" w:rsidP="00596636">
            <w:pPr>
              <w:pStyle w:val="afa"/>
              <w:rPr>
                <w:sz w:val="22"/>
                <w:szCs w:val="22"/>
                <w:rPrChange w:id="11510" w:author="t_竹沢 公佑" w:date="2019-10-05T18:01:00Z">
                  <w:rPr/>
                </w:rPrChange>
              </w:rPr>
            </w:pPr>
            <w:r w:rsidRPr="00AB1E0E">
              <w:rPr>
                <w:sz w:val="22"/>
                <w:szCs w:val="22"/>
                <w:rPrChange w:id="11511" w:author="t_竹沢 公佑" w:date="2019-10-05T18:01:00Z">
                  <w:rPr/>
                </w:rPrChange>
              </w:rPr>
              <w:t>Synchronization</w:t>
            </w:r>
          </w:p>
        </w:tc>
        <w:tc>
          <w:tcPr>
            <w:tcW w:w="7515" w:type="dxa"/>
            <w:gridSpan w:val="3"/>
          </w:tcPr>
          <w:p w:rsidR="00595E56" w:rsidRPr="00AB1E0E" w:rsidRDefault="00AC7296" w:rsidP="00596636">
            <w:pPr>
              <w:pStyle w:val="afa"/>
              <w:rPr>
                <w:sz w:val="22"/>
                <w:szCs w:val="22"/>
                <w:rPrChange w:id="11512" w:author="t_竹沢 公佑" w:date="2019-10-05T18:01:00Z">
                  <w:rPr/>
                </w:rPrChange>
              </w:rPr>
            </w:pPr>
            <w:r w:rsidRPr="00AB1E0E">
              <w:rPr>
                <w:sz w:val="22"/>
                <w:szCs w:val="22"/>
                <w:rPrChange w:id="11513" w:author="t_竹沢 公佑" w:date="2019-10-05T18:01:00Z">
                  <w:rPr/>
                </w:rPrChange>
              </w:rPr>
              <w:t>A</w:t>
            </w:r>
            <w:r w:rsidR="00595E56" w:rsidRPr="00AB1E0E">
              <w:rPr>
                <w:sz w:val="22"/>
                <w:szCs w:val="22"/>
                <w:rPrChange w:id="11514" w:author="t_竹沢 公佑" w:date="2019-10-05T18:01:00Z">
                  <w:rPr/>
                </w:rPrChange>
              </w:rPr>
              <w:t>synchronous</w:t>
            </w:r>
          </w:p>
        </w:tc>
      </w:tr>
      <w:tr w:rsidR="00DF1C7C" w:rsidTr="00595E56">
        <w:tc>
          <w:tcPr>
            <w:tcW w:w="2376" w:type="dxa"/>
            <w:vMerge w:val="restart"/>
          </w:tcPr>
          <w:p w:rsidR="00DF1C7C" w:rsidRDefault="00DF1C7C">
            <w:pPr>
              <w:spacing w:line="0" w:lineRule="atLeast"/>
              <w:ind w:right="1020"/>
              <w:rPr>
                <w:rFonts w:cs="Times New Roman"/>
                <w:sz w:val="22"/>
                <w:szCs w:val="22"/>
              </w:rPr>
            </w:pPr>
            <w:r>
              <w:rPr>
                <w:rFonts w:cs="Times New Roman" w:hint="eastAsia"/>
                <w:sz w:val="22"/>
                <w:szCs w:val="22"/>
              </w:rPr>
              <w:t>Data</w:t>
            </w:r>
          </w:p>
        </w:tc>
        <w:tc>
          <w:tcPr>
            <w:tcW w:w="7515" w:type="dxa"/>
            <w:gridSpan w:val="3"/>
          </w:tcPr>
          <w:p w:rsidR="00DF1C7C" w:rsidRDefault="002A4BE1">
            <w:pPr>
              <w:spacing w:line="0" w:lineRule="atLeast"/>
              <w:ind w:right="1020"/>
              <w:rPr>
                <w:sz w:val="22"/>
                <w:szCs w:val="22"/>
              </w:rPr>
            </w:pPr>
            <w:r>
              <w:rPr>
                <w:rFonts w:hint="eastAsia"/>
                <w:sz w:val="22"/>
                <w:szCs w:val="22"/>
              </w:rPr>
              <w:t>8B</w:t>
            </w:r>
            <w:r w:rsidR="00DF1C7C">
              <w:rPr>
                <w:rFonts w:hint="eastAsia"/>
                <w:sz w:val="22"/>
                <w:szCs w:val="22"/>
              </w:rPr>
              <w:t>ytes</w:t>
            </w:r>
          </w:p>
        </w:tc>
      </w:tr>
      <w:tr w:rsidR="00DF1C7C" w:rsidTr="00595E56">
        <w:tc>
          <w:tcPr>
            <w:tcW w:w="2376" w:type="dxa"/>
            <w:vMerge/>
          </w:tcPr>
          <w:p w:rsidR="00DF1C7C" w:rsidRDefault="00DF1C7C">
            <w:pPr>
              <w:spacing w:line="0" w:lineRule="atLeast"/>
              <w:ind w:right="1020"/>
              <w:rPr>
                <w:rFonts w:cs="Times New Roman"/>
                <w:sz w:val="22"/>
                <w:szCs w:val="22"/>
              </w:rPr>
            </w:pPr>
          </w:p>
        </w:tc>
        <w:tc>
          <w:tcPr>
            <w:tcW w:w="7515" w:type="dxa"/>
            <w:gridSpan w:val="3"/>
          </w:tcPr>
          <w:p w:rsidR="00DF1C7C" w:rsidRDefault="00DF1C7C" w:rsidP="002F115A">
            <w:pPr>
              <w:widowControl w:val="0"/>
              <w:autoSpaceDE w:val="0"/>
              <w:autoSpaceDN w:val="0"/>
              <w:adjustRightInd w:val="0"/>
              <w:spacing w:line="0" w:lineRule="atLeast"/>
              <w:rPr>
                <w:rFonts w:ascii="Times New Roman" w:eastAsia="ＭＳ 明朝" w:hAnsi="Times New Roman" w:cs="Times New Roman"/>
                <w:sz w:val="20"/>
                <w:szCs w:val="20"/>
              </w:rPr>
            </w:pPr>
            <w:r>
              <w:rPr>
                <w:sz w:val="22"/>
                <w:szCs w:val="22"/>
              </w:rPr>
              <w:t>B</w:t>
            </w:r>
            <w:r>
              <w:rPr>
                <w:rFonts w:hint="eastAsia"/>
                <w:sz w:val="22"/>
                <w:szCs w:val="22"/>
              </w:rPr>
              <w:t>yte0-7:</w:t>
            </w:r>
            <w:r>
              <w:rPr>
                <w:rFonts w:cs="Times New Roman"/>
                <w:sz w:val="22"/>
                <w:szCs w:val="22"/>
              </w:rPr>
              <w:t xml:space="preserve"> Reserved (</w:t>
            </w:r>
            <w:r w:rsidR="002F115A">
              <w:rPr>
                <w:rFonts w:cs="Times New Roman" w:hint="eastAsia"/>
                <w:sz w:val="22"/>
                <w:szCs w:val="22"/>
              </w:rPr>
              <w:t>always 0</w:t>
            </w:r>
            <w:r>
              <w:rPr>
                <w:rFonts w:cs="Times New Roman"/>
                <w:sz w:val="22"/>
                <w:szCs w:val="22"/>
              </w:rPr>
              <w:t>)</w:t>
            </w:r>
          </w:p>
        </w:tc>
      </w:tr>
      <w:tr w:rsidR="00991147" w:rsidRPr="00991147" w:rsidTr="00595E56">
        <w:tc>
          <w:tcPr>
            <w:tcW w:w="2376" w:type="dxa"/>
            <w:tcBorders>
              <w:top w:val="single" w:sz="4" w:space="0" w:color="auto"/>
              <w:left w:val="single" w:sz="4" w:space="0" w:color="auto"/>
              <w:bottom w:val="single" w:sz="4" w:space="0" w:color="auto"/>
              <w:right w:val="single" w:sz="4" w:space="0" w:color="auto"/>
            </w:tcBorders>
          </w:tcPr>
          <w:p w:rsidR="00991147" w:rsidRDefault="00C421AF" w:rsidP="008D42B9">
            <w:pPr>
              <w:spacing w:line="0" w:lineRule="atLeast"/>
              <w:ind w:right="1020"/>
              <w:rPr>
                <w:rFonts w:cs="Times New Roman"/>
                <w:sz w:val="22"/>
                <w:szCs w:val="22"/>
              </w:rPr>
            </w:pPr>
            <w:r>
              <w:rPr>
                <w:rFonts w:cs="Times New Roman" w:hint="eastAsia"/>
                <w:sz w:val="22"/>
                <w:szCs w:val="22"/>
              </w:rPr>
              <w:t>E</w:t>
            </w:r>
            <w:r w:rsidR="00991147">
              <w:rPr>
                <w:rFonts w:cs="Times New Roman" w:hint="eastAsia"/>
                <w:sz w:val="22"/>
                <w:szCs w:val="22"/>
              </w:rPr>
              <w:t>rrors</w:t>
            </w:r>
          </w:p>
        </w:tc>
        <w:tc>
          <w:tcPr>
            <w:tcW w:w="7515" w:type="dxa"/>
            <w:gridSpan w:val="3"/>
            <w:tcBorders>
              <w:top w:val="single" w:sz="4" w:space="0" w:color="auto"/>
              <w:left w:val="single" w:sz="4" w:space="0" w:color="auto"/>
              <w:bottom w:val="single" w:sz="4" w:space="0" w:color="auto"/>
              <w:right w:val="single" w:sz="4" w:space="0" w:color="auto"/>
            </w:tcBorders>
          </w:tcPr>
          <w:p w:rsidR="00991147" w:rsidRPr="00226376" w:rsidRDefault="00991147" w:rsidP="008D42B9">
            <w:pPr>
              <w:spacing w:line="0" w:lineRule="atLeast"/>
              <w:ind w:right="1020"/>
              <w:rPr>
                <w:rFonts w:cs="Times New Roman"/>
                <w:sz w:val="22"/>
                <w:szCs w:val="22"/>
              </w:rPr>
            </w:pPr>
            <w:r w:rsidRPr="00226376">
              <w:rPr>
                <w:rFonts w:cs="Times New Roman" w:hint="eastAsia"/>
                <w:sz w:val="22"/>
                <w:szCs w:val="22"/>
              </w:rPr>
              <w:t>EIO</w:t>
            </w:r>
          </w:p>
          <w:p w:rsidR="00991147" w:rsidRPr="00991147" w:rsidRDefault="00991147" w:rsidP="00991147">
            <w:pPr>
              <w:spacing w:line="0" w:lineRule="atLeast"/>
              <w:ind w:right="1020" w:firstLineChars="50" w:firstLine="110"/>
              <w:rPr>
                <w:bCs/>
                <w:sz w:val="22"/>
                <w:szCs w:val="22"/>
              </w:rPr>
            </w:pPr>
            <w:r w:rsidRPr="00226376">
              <w:rPr>
                <w:rFonts w:cs="Times New Roman" w:hint="eastAsia"/>
                <w:sz w:val="22"/>
                <w:szCs w:val="22"/>
              </w:rPr>
              <w:t xml:space="preserve">When </w:t>
            </w:r>
            <w:ins w:id="11515" w:author="t_竹沢 公佑" w:date="2019-10-05T18:10:00Z">
              <w:r w:rsidR="00E732EE">
                <w:rPr>
                  <w:rFonts w:cs="Times New Roman" w:hint="eastAsia"/>
                  <w:sz w:val="22"/>
                  <w:szCs w:val="22"/>
                </w:rPr>
                <w:t xml:space="preserve">this command </w:t>
              </w:r>
            </w:ins>
            <w:r w:rsidRPr="00226376">
              <w:rPr>
                <w:rFonts w:cs="Times New Roman" w:hint="eastAsia"/>
                <w:sz w:val="22"/>
                <w:szCs w:val="22"/>
              </w:rPr>
              <w:t>fail</w:t>
            </w:r>
            <w:ins w:id="11516" w:author="t_竹沢 公佑" w:date="2019-10-05T18:10:00Z">
              <w:r w:rsidR="00E732EE">
                <w:rPr>
                  <w:rFonts w:cs="Times New Roman" w:hint="eastAsia"/>
                  <w:sz w:val="22"/>
                  <w:szCs w:val="22"/>
                </w:rPr>
                <w:t>s</w:t>
              </w:r>
            </w:ins>
            <w:r w:rsidRPr="00226376">
              <w:rPr>
                <w:rFonts w:cs="Times New Roman" w:hint="eastAsia"/>
                <w:sz w:val="22"/>
                <w:szCs w:val="22"/>
              </w:rPr>
              <w:t xml:space="preserve"> to read or write internal register.</w:t>
            </w:r>
          </w:p>
        </w:tc>
      </w:tr>
    </w:tbl>
    <w:p w:rsidR="00991147" w:rsidRPr="00E732EE" w:rsidRDefault="00991147" w:rsidP="00991147">
      <w:pPr>
        <w:spacing w:line="0" w:lineRule="atLeast"/>
        <w:ind w:right="1020"/>
      </w:pPr>
    </w:p>
    <w:p w:rsidR="00DF1C7C" w:rsidRDefault="00DF1C7C" w:rsidP="00B862C9">
      <w:pPr>
        <w:pStyle w:val="3"/>
      </w:pPr>
      <w:bookmarkStart w:id="11517" w:name="_Toc63179465"/>
      <w:r>
        <w:rPr>
          <w:rFonts w:hint="eastAsia"/>
        </w:rPr>
        <w:t>SET_CHKSUM_ERR</w:t>
      </w:r>
      <w:bookmarkEnd w:id="115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544"/>
        <w:gridCol w:w="2126"/>
        <w:gridCol w:w="1845"/>
      </w:tblGrid>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SET_CHK_ERR_ID_D</w:t>
            </w:r>
          </w:p>
        </w:tc>
        <w:tc>
          <w:tcPr>
            <w:tcW w:w="2126" w:type="dxa"/>
          </w:tcPr>
          <w:p w:rsidR="00DF1C7C" w:rsidRDefault="00DF1C7C">
            <w:pPr>
              <w:spacing w:line="0" w:lineRule="atLeast"/>
              <w:ind w:right="-108"/>
              <w:rPr>
                <w:sz w:val="22"/>
                <w:szCs w:val="22"/>
              </w:rPr>
            </w:pPr>
            <w:r>
              <w:rPr>
                <w:rFonts w:hint="eastAsia"/>
                <w:sz w:val="22"/>
                <w:szCs w:val="22"/>
              </w:rPr>
              <w:t>0x0000 950B</w:t>
            </w:r>
          </w:p>
        </w:tc>
        <w:tc>
          <w:tcPr>
            <w:tcW w:w="1843" w:type="dxa"/>
          </w:tcPr>
          <w:p w:rsidR="00DF1C7C" w:rsidRDefault="00DF1C7C">
            <w:pPr>
              <w:spacing w:line="0" w:lineRule="atLeast"/>
              <w:ind w:right="142"/>
              <w:rPr>
                <w:sz w:val="22"/>
                <w:szCs w:val="22"/>
              </w:rPr>
            </w:pPr>
            <w:r>
              <w:rPr>
                <w:rFonts w:hint="eastAsia"/>
                <w:sz w:val="22"/>
                <w:szCs w:val="22"/>
                <w:lang w:val="en"/>
              </w:rPr>
              <w:t>CH1-BitD</w:t>
            </w:r>
          </w:p>
        </w:tc>
      </w:tr>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SET_CHK_ERR_ID_</w:t>
            </w:r>
            <w:r>
              <w:rPr>
                <w:rFonts w:hint="eastAsia"/>
                <w:sz w:val="22"/>
                <w:szCs w:val="22"/>
              </w:rPr>
              <w:t>C</w:t>
            </w:r>
          </w:p>
        </w:tc>
        <w:tc>
          <w:tcPr>
            <w:tcW w:w="2126" w:type="dxa"/>
          </w:tcPr>
          <w:p w:rsidR="00DF1C7C" w:rsidRDefault="00DF1C7C">
            <w:pPr>
              <w:spacing w:line="0" w:lineRule="atLeast"/>
              <w:ind w:right="-108"/>
              <w:rPr>
                <w:sz w:val="22"/>
                <w:szCs w:val="22"/>
              </w:rPr>
            </w:pPr>
            <w:r>
              <w:rPr>
                <w:rFonts w:hint="eastAsia"/>
                <w:sz w:val="22"/>
                <w:szCs w:val="22"/>
              </w:rPr>
              <w:t>0x0000 A50B</w:t>
            </w:r>
          </w:p>
        </w:tc>
        <w:tc>
          <w:tcPr>
            <w:tcW w:w="1843" w:type="dxa"/>
          </w:tcPr>
          <w:p w:rsidR="00DF1C7C" w:rsidRDefault="00DF1C7C">
            <w:pPr>
              <w:spacing w:line="0" w:lineRule="atLeast"/>
              <w:ind w:right="142"/>
              <w:rPr>
                <w:sz w:val="22"/>
                <w:szCs w:val="22"/>
              </w:rPr>
            </w:pPr>
            <w:r>
              <w:rPr>
                <w:rFonts w:hint="eastAsia"/>
                <w:sz w:val="22"/>
                <w:szCs w:val="22"/>
                <w:lang w:val="en"/>
              </w:rPr>
              <w:t>CH2-BitC</w:t>
            </w:r>
          </w:p>
        </w:tc>
      </w:tr>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SET_CHK_ERR_ID_</w:t>
            </w:r>
            <w:r>
              <w:rPr>
                <w:rFonts w:hint="eastAsia"/>
                <w:sz w:val="22"/>
                <w:szCs w:val="22"/>
              </w:rPr>
              <w:t>B</w:t>
            </w:r>
          </w:p>
        </w:tc>
        <w:tc>
          <w:tcPr>
            <w:tcW w:w="2126" w:type="dxa"/>
          </w:tcPr>
          <w:p w:rsidR="00DF1C7C" w:rsidRDefault="00DF1C7C">
            <w:pPr>
              <w:spacing w:line="0" w:lineRule="atLeast"/>
              <w:ind w:right="-108"/>
              <w:rPr>
                <w:sz w:val="22"/>
                <w:szCs w:val="22"/>
              </w:rPr>
            </w:pPr>
            <w:r>
              <w:rPr>
                <w:rFonts w:hint="eastAsia"/>
                <w:sz w:val="22"/>
                <w:szCs w:val="22"/>
              </w:rPr>
              <w:t>0x0000 B50B</w:t>
            </w:r>
          </w:p>
        </w:tc>
        <w:tc>
          <w:tcPr>
            <w:tcW w:w="1843" w:type="dxa"/>
          </w:tcPr>
          <w:p w:rsidR="00DF1C7C" w:rsidRDefault="00DF1C7C">
            <w:pPr>
              <w:spacing w:line="0" w:lineRule="atLeast"/>
              <w:ind w:right="142"/>
              <w:rPr>
                <w:sz w:val="22"/>
                <w:szCs w:val="22"/>
              </w:rPr>
            </w:pPr>
            <w:r>
              <w:rPr>
                <w:rFonts w:hint="eastAsia"/>
                <w:sz w:val="22"/>
                <w:szCs w:val="22"/>
                <w:lang w:val="en"/>
              </w:rPr>
              <w:t>CH3-BitB</w:t>
            </w:r>
          </w:p>
        </w:tc>
      </w:tr>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SET_CHK_ERR_ID_</w:t>
            </w:r>
            <w:r>
              <w:rPr>
                <w:rFonts w:hint="eastAsia"/>
                <w:sz w:val="22"/>
                <w:szCs w:val="22"/>
              </w:rPr>
              <w:t>ALL</w:t>
            </w:r>
          </w:p>
        </w:tc>
        <w:tc>
          <w:tcPr>
            <w:tcW w:w="2126" w:type="dxa"/>
          </w:tcPr>
          <w:p w:rsidR="00DF1C7C" w:rsidRDefault="00DF1C7C">
            <w:pPr>
              <w:spacing w:line="0" w:lineRule="atLeast"/>
              <w:ind w:right="-108"/>
              <w:rPr>
                <w:sz w:val="22"/>
                <w:szCs w:val="22"/>
              </w:rPr>
            </w:pPr>
            <w:r>
              <w:rPr>
                <w:rFonts w:hint="eastAsia"/>
                <w:sz w:val="22"/>
                <w:szCs w:val="22"/>
              </w:rPr>
              <w:t>0x0000 C50B</w:t>
            </w:r>
          </w:p>
        </w:tc>
        <w:tc>
          <w:tcPr>
            <w:tcW w:w="1843" w:type="dxa"/>
          </w:tcPr>
          <w:p w:rsidR="00DF1C7C" w:rsidRDefault="00DF1C7C">
            <w:pPr>
              <w:spacing w:line="0" w:lineRule="atLeast"/>
              <w:ind w:right="142"/>
              <w:rPr>
                <w:sz w:val="22"/>
                <w:szCs w:val="22"/>
              </w:rPr>
            </w:pPr>
            <w:r>
              <w:rPr>
                <w:rFonts w:hint="eastAsia"/>
                <w:sz w:val="22"/>
                <w:szCs w:val="22"/>
              </w:rPr>
              <w:t>All Bits</w:t>
            </w:r>
          </w:p>
        </w:tc>
      </w:tr>
      <w:tr w:rsidR="00DF1C7C">
        <w:tc>
          <w:tcPr>
            <w:tcW w:w="2376" w:type="dxa"/>
          </w:tcPr>
          <w:p w:rsidR="00DF1C7C" w:rsidRDefault="00DF1C7C">
            <w:pPr>
              <w:spacing w:line="0" w:lineRule="atLeast"/>
              <w:ind w:right="1020"/>
              <w:rPr>
                <w:sz w:val="22"/>
                <w:szCs w:val="22"/>
              </w:rPr>
            </w:pPr>
            <w:r>
              <w:rPr>
                <w:rFonts w:cs="Times New Roman"/>
                <w:sz w:val="22"/>
                <w:szCs w:val="22"/>
              </w:rPr>
              <w:t>Description</w:t>
            </w:r>
          </w:p>
        </w:tc>
        <w:tc>
          <w:tcPr>
            <w:tcW w:w="7513" w:type="dxa"/>
            <w:gridSpan w:val="3"/>
          </w:tcPr>
          <w:p w:rsidR="00DF1C7C" w:rsidRDefault="00E732EE">
            <w:pPr>
              <w:pStyle w:val="HTML0"/>
              <w:rPr>
                <w:ins w:id="11518" w:author="s_佐野 光" w:date="2019-08-16T17:14:00Z"/>
                <w:rFonts w:ascii="ＭＳ Ｐゴシック" w:eastAsia="ＭＳ Ｐゴシック" w:hAnsi="ＭＳ Ｐゴシック"/>
                <w:sz w:val="22"/>
                <w:szCs w:val="22"/>
                <w:lang w:val="en"/>
              </w:rPr>
            </w:pPr>
            <w:ins w:id="11519" w:author="t_竹沢 公佑" w:date="2019-10-05T18:12:00Z">
              <w:r>
                <w:rPr>
                  <w:rFonts w:ascii="ＭＳ Ｐゴシック" w:eastAsia="ＭＳ Ｐゴシック" w:hAnsi="ＭＳ Ｐゴシック" w:hint="eastAsia"/>
                  <w:sz w:val="22"/>
                  <w:szCs w:val="22"/>
                </w:rPr>
                <w:t xml:space="preserve">During transmitting </w:t>
              </w:r>
            </w:ins>
            <w:del w:id="11520" w:author="t_竹沢 公佑" w:date="2019-10-05T18:12:00Z">
              <w:r w:rsidR="00DF1C7C" w:rsidRPr="005038B9" w:rsidDel="00E732EE">
                <w:rPr>
                  <w:rFonts w:ascii="ＭＳ Ｐゴシック" w:eastAsia="ＭＳ Ｐゴシック" w:hAnsi="ＭＳ Ｐゴシック"/>
                  <w:sz w:val="22"/>
                  <w:szCs w:val="22"/>
                  <w:lang w:val="en"/>
                </w:rPr>
                <w:delText xml:space="preserve">While sending </w:delText>
              </w:r>
            </w:del>
            <w:r w:rsidR="00DF1C7C" w:rsidRPr="005038B9">
              <w:rPr>
                <w:rFonts w:ascii="ＭＳ Ｐゴシック" w:eastAsia="ＭＳ Ｐゴシック" w:hAnsi="ＭＳ Ｐゴシック"/>
                <w:sz w:val="22"/>
                <w:szCs w:val="22"/>
                <w:lang w:val="en"/>
              </w:rPr>
              <w:t xml:space="preserve">the data </w:t>
            </w:r>
            <w:del w:id="11521" w:author="t_竹沢 公佑" w:date="2019-10-05T18:12:00Z">
              <w:r w:rsidR="00DF1C7C" w:rsidRPr="005038B9" w:rsidDel="00E732EE">
                <w:rPr>
                  <w:rFonts w:ascii="ＭＳ Ｐゴシック" w:eastAsia="ＭＳ Ｐゴシック" w:hAnsi="ＭＳ Ｐゴシック"/>
                  <w:sz w:val="22"/>
                  <w:szCs w:val="22"/>
                  <w:lang w:val="en"/>
                </w:rPr>
                <w:delText xml:space="preserve">generated by the user </w:delText>
              </w:r>
            </w:del>
            <w:r w:rsidR="00DF1C7C" w:rsidRPr="005038B9">
              <w:rPr>
                <w:rFonts w:ascii="ＭＳ Ｐゴシック" w:eastAsia="ＭＳ Ｐゴシック" w:hAnsi="ＭＳ Ｐゴシック"/>
                <w:sz w:val="22"/>
                <w:szCs w:val="22"/>
                <w:lang w:val="en"/>
              </w:rPr>
              <w:t>into the optical fiber</w:t>
            </w:r>
            <w:r w:rsidR="00DF1C7C" w:rsidRPr="005038B9">
              <w:rPr>
                <w:rFonts w:ascii="ＭＳ Ｐゴシック" w:eastAsia="ＭＳ Ｐゴシック" w:hAnsi="ＭＳ Ｐゴシック" w:hint="eastAsia"/>
                <w:sz w:val="22"/>
                <w:szCs w:val="22"/>
                <w:lang w:val="en"/>
              </w:rPr>
              <w:t>,</w:t>
            </w:r>
            <w:r w:rsidR="00DF1C7C" w:rsidRPr="005038B9">
              <w:rPr>
                <w:rFonts w:ascii="ＭＳ Ｐゴシック" w:eastAsia="ＭＳ Ｐゴシック" w:hAnsi="ＭＳ Ｐゴシック"/>
                <w:sz w:val="22"/>
                <w:szCs w:val="22"/>
                <w:lang w:val="en"/>
              </w:rPr>
              <w:t xml:space="preserve"> </w:t>
            </w:r>
            <w:r w:rsidR="00DF1C7C" w:rsidRPr="005038B9">
              <w:rPr>
                <w:rFonts w:ascii="ＭＳ Ｐゴシック" w:eastAsia="ＭＳ Ｐゴシック" w:hAnsi="ＭＳ Ｐゴシック" w:hint="eastAsia"/>
                <w:sz w:val="22"/>
                <w:szCs w:val="22"/>
                <w:lang w:val="en"/>
              </w:rPr>
              <w:t>y</w:t>
            </w:r>
            <w:r w:rsidR="00DF1C7C" w:rsidRPr="005038B9">
              <w:rPr>
                <w:rFonts w:ascii="ＭＳ Ｐゴシック" w:eastAsia="ＭＳ Ｐゴシック" w:hAnsi="ＭＳ Ｐゴシック"/>
                <w:sz w:val="22"/>
                <w:szCs w:val="22"/>
                <w:lang w:val="en"/>
              </w:rPr>
              <w:t xml:space="preserve">ou can </w:t>
            </w:r>
            <w:r w:rsidR="00DF1C7C" w:rsidRPr="005038B9">
              <w:rPr>
                <w:rFonts w:ascii="ＭＳ Ｐゴシック" w:eastAsia="ＭＳ Ｐゴシック" w:hAnsi="ＭＳ Ｐゴシック" w:hint="eastAsia"/>
                <w:sz w:val="22"/>
                <w:szCs w:val="22"/>
                <w:lang w:val="en"/>
              </w:rPr>
              <w:t>set</w:t>
            </w:r>
            <w:r w:rsidR="00DF1C7C" w:rsidRPr="005038B9">
              <w:rPr>
                <w:rFonts w:ascii="ＭＳ Ｐゴシック" w:eastAsia="ＭＳ Ｐゴシック" w:hAnsi="ＭＳ Ｐゴシック"/>
                <w:sz w:val="22"/>
                <w:szCs w:val="22"/>
                <w:lang w:val="en"/>
              </w:rPr>
              <w:t xml:space="preserve"> </w:t>
            </w:r>
            <w:ins w:id="11522" w:author="t_竹沢 公佑" w:date="2019-10-05T18:13:00Z">
              <w:r>
                <w:rPr>
                  <w:rFonts w:ascii="ＭＳ Ｐゴシック" w:eastAsia="ＭＳ Ｐゴシック" w:hAnsi="ＭＳ Ｐゴシック" w:hint="eastAsia"/>
                  <w:sz w:val="22"/>
                  <w:szCs w:val="22"/>
                  <w:lang w:val="en"/>
                </w:rPr>
                <w:t xml:space="preserve">a </w:t>
              </w:r>
            </w:ins>
            <w:del w:id="11523" w:author="t_竹沢 公佑" w:date="2019-10-05T18:13:00Z">
              <w:r w:rsidR="00DF1C7C" w:rsidRPr="005038B9" w:rsidDel="00E732EE">
                <w:rPr>
                  <w:rFonts w:ascii="ＭＳ Ｐゴシック" w:eastAsia="ＭＳ Ｐゴシック" w:hAnsi="ＭＳ Ｐゴシック" w:hint="eastAsia"/>
                  <w:sz w:val="22"/>
                  <w:szCs w:val="22"/>
                </w:rPr>
                <w:delText xml:space="preserve">the </w:delText>
              </w:r>
            </w:del>
            <w:r w:rsidR="00DF1C7C" w:rsidRPr="005038B9">
              <w:rPr>
                <w:rFonts w:ascii="ＭＳ Ｐゴシック" w:eastAsia="ＭＳ Ｐゴシック" w:hAnsi="ＭＳ Ｐゴシック" w:hint="eastAsia"/>
                <w:sz w:val="22"/>
                <w:szCs w:val="22"/>
                <w:lang w:val="en"/>
              </w:rPr>
              <w:t>sum</w:t>
            </w:r>
            <w:r w:rsidR="00DF1C7C" w:rsidRPr="005038B9">
              <w:rPr>
                <w:rFonts w:ascii="ＭＳ Ｐゴシック" w:eastAsia="ＭＳ Ｐゴシック" w:hAnsi="ＭＳ Ｐゴシック"/>
                <w:sz w:val="22"/>
                <w:szCs w:val="22"/>
                <w:lang w:val="en"/>
              </w:rPr>
              <w:t xml:space="preserve"> error of </w:t>
            </w:r>
            <w:ins w:id="11524" w:author="t_竹沢 公佑" w:date="2019-10-05T18:13:00Z">
              <w:r>
                <w:rPr>
                  <w:rFonts w:ascii="ＭＳ Ｐゴシック" w:eastAsia="ＭＳ Ｐゴシック" w:hAnsi="ＭＳ Ｐゴシック" w:hint="eastAsia"/>
                  <w:sz w:val="22"/>
                  <w:szCs w:val="22"/>
                  <w:lang w:val="en"/>
                </w:rPr>
                <w:t xml:space="preserve">ALMA </w:t>
              </w:r>
            </w:ins>
            <w:del w:id="11525" w:author="t_竹沢 公佑" w:date="2019-10-05T18:13:00Z">
              <w:r w:rsidR="00DF1C7C" w:rsidRPr="005038B9" w:rsidDel="00E732EE">
                <w:rPr>
                  <w:rFonts w:ascii="ＭＳ Ｐゴシック" w:eastAsia="ＭＳ Ｐゴシック" w:hAnsi="ＭＳ Ｐゴシック" w:hint="eastAsia"/>
                  <w:sz w:val="22"/>
                  <w:szCs w:val="22"/>
                  <w:lang w:val="en"/>
                </w:rPr>
                <w:delText>alma-</w:delText>
              </w:r>
            </w:del>
            <w:r w:rsidR="00DF1C7C" w:rsidRPr="005038B9">
              <w:rPr>
                <w:rFonts w:ascii="ＭＳ Ｐゴシック" w:eastAsia="ＭＳ Ｐゴシック" w:hAnsi="ＭＳ Ｐゴシック"/>
                <w:sz w:val="22"/>
                <w:szCs w:val="22"/>
                <w:lang w:val="en"/>
              </w:rPr>
              <w:t>frame</w:t>
            </w:r>
            <w:r w:rsidR="00DF1C7C" w:rsidRPr="005038B9">
              <w:rPr>
                <w:rFonts w:ascii="ＭＳ Ｐゴシック" w:eastAsia="ＭＳ Ｐゴシック" w:hAnsi="ＭＳ Ｐゴシック" w:hint="eastAsia"/>
                <w:sz w:val="22"/>
                <w:szCs w:val="22"/>
                <w:lang w:val="en"/>
              </w:rPr>
              <w:t xml:space="preserve"> by using this item.</w:t>
            </w:r>
          </w:p>
          <w:p w:rsidR="008B5087" w:rsidRPr="005038B9" w:rsidRDefault="00E732EE">
            <w:pPr>
              <w:pStyle w:val="HTML0"/>
              <w:rPr>
                <w:rFonts w:ascii="ＭＳ Ｐゴシック" w:eastAsia="ＭＳ Ｐゴシック" w:hAnsi="ＭＳ Ｐゴシック"/>
                <w:sz w:val="22"/>
                <w:szCs w:val="22"/>
              </w:rPr>
            </w:pPr>
            <w:ins w:id="11526" w:author="t_竹沢 公佑" w:date="2019-10-05T18:13:00Z">
              <w:r>
                <w:rPr>
                  <w:rFonts w:ascii="ＭＳ Ｐゴシック" w:eastAsia="ＭＳ Ｐゴシック" w:hAnsi="ＭＳ Ｐゴシック" w:hint="eastAsia"/>
                  <w:sz w:val="22"/>
                  <w:szCs w:val="22"/>
                </w:rPr>
                <w:t xml:space="preserve">You can confirm </w:t>
              </w:r>
            </w:ins>
            <w:ins w:id="11527" w:author="s_佐野 光" w:date="2019-08-16T20:30:00Z">
              <w:del w:id="11528" w:author="t_竹沢 公佑" w:date="2019-10-05T18:13:00Z">
                <w:r w:rsidR="00493741" w:rsidRPr="00493741" w:rsidDel="00E732EE">
                  <w:rPr>
                    <w:rFonts w:ascii="ＭＳ Ｐゴシック" w:eastAsia="ＭＳ Ｐゴシック" w:hAnsi="ＭＳ Ｐゴシック"/>
                    <w:sz w:val="22"/>
                    <w:szCs w:val="22"/>
                  </w:rPr>
                  <w:delText xml:space="preserve">The </w:delText>
                </w:r>
              </w:del>
              <w:r w:rsidR="00493741" w:rsidRPr="00493741">
                <w:rPr>
                  <w:rFonts w:ascii="ＭＳ Ｐゴシック" w:eastAsia="ＭＳ Ｐゴシック" w:hAnsi="ＭＳ Ｐゴシック"/>
                  <w:sz w:val="22"/>
                  <w:szCs w:val="22"/>
                </w:rPr>
                <w:t>completion of this command</w:t>
              </w:r>
              <w:del w:id="11529" w:author="t_竹沢 公佑" w:date="2019-10-05T18:14:00Z">
                <w:r w:rsidR="00493741" w:rsidRPr="00493741" w:rsidDel="00E732EE">
                  <w:rPr>
                    <w:rFonts w:ascii="ＭＳ Ｐゴシック" w:eastAsia="ＭＳ Ｐゴシック" w:hAnsi="ＭＳ Ｐゴシック"/>
                    <w:sz w:val="22"/>
                    <w:szCs w:val="22"/>
                  </w:rPr>
                  <w:delText xml:space="preserve"> can be confirmed</w:delText>
                </w:r>
              </w:del>
              <w:r w:rsidR="00493741" w:rsidRPr="00493741">
                <w:rPr>
                  <w:rFonts w:ascii="ＭＳ Ｐゴシック" w:eastAsia="ＭＳ Ｐゴシック" w:hAnsi="ＭＳ Ｐゴシック"/>
                  <w:sz w:val="22"/>
                  <w:szCs w:val="22"/>
                </w:rPr>
                <w:t xml:space="preserve"> by calling the monitoring item (GET_DFR_</w:t>
              </w:r>
            </w:ins>
            <w:ins w:id="11530" w:author="s_佐野 光" w:date="2019-08-16T20:31:00Z">
              <w:r w:rsidR="00493741">
                <w:rPr>
                  <w:rFonts w:ascii="ＭＳ Ｐゴシック" w:eastAsia="ＭＳ Ｐゴシック" w:hAnsi="ＭＳ Ｐゴシック" w:hint="eastAsia"/>
                  <w:sz w:val="22"/>
                  <w:szCs w:val="22"/>
                </w:rPr>
                <w:t>CHKSUM_COUNTER</w:t>
              </w:r>
            </w:ins>
            <w:ins w:id="11531" w:author="s_佐野 光" w:date="2019-08-16T20:30:00Z">
              <w:r w:rsidR="00493741" w:rsidRPr="00493741">
                <w:rPr>
                  <w:rFonts w:ascii="ＭＳ Ｐゴシック" w:eastAsia="ＭＳ Ｐゴシック" w:hAnsi="ＭＳ Ｐゴシック"/>
                  <w:sz w:val="22"/>
                  <w:szCs w:val="22"/>
                </w:rPr>
                <w:t xml:space="preserve">) in the loopback test environment. The value of counter </w:t>
              </w:r>
            </w:ins>
            <w:ins w:id="11532" w:author="t_竹沢 公佑" w:date="2019-10-05T18:14:00Z">
              <w:r>
                <w:rPr>
                  <w:rFonts w:ascii="ＭＳ Ｐゴシック" w:eastAsia="ＭＳ Ｐゴシック" w:hAnsi="ＭＳ Ｐゴシック" w:hint="eastAsia"/>
                  <w:sz w:val="22"/>
                  <w:szCs w:val="22"/>
                </w:rPr>
                <w:t xml:space="preserve">is </w:t>
              </w:r>
            </w:ins>
            <w:ins w:id="11533" w:author="s_佐野 光" w:date="2019-08-16T20:30:00Z">
              <w:del w:id="11534" w:author="t_竹沢 公佑" w:date="2019-10-05T18:14:00Z">
                <w:r w:rsidR="00493741" w:rsidRPr="00493741" w:rsidDel="00E732EE">
                  <w:rPr>
                    <w:rFonts w:ascii="ＭＳ Ｐゴシック" w:eastAsia="ＭＳ Ｐゴシック" w:hAnsi="ＭＳ Ｐゴシック"/>
                    <w:sz w:val="22"/>
                    <w:szCs w:val="22"/>
                  </w:rPr>
                  <w:delText xml:space="preserve">will be </w:delText>
                </w:r>
              </w:del>
              <w:r w:rsidR="00493741" w:rsidRPr="00493741">
                <w:rPr>
                  <w:rFonts w:ascii="ＭＳ Ｐゴシック" w:eastAsia="ＭＳ Ｐゴシック" w:hAnsi="ＭＳ Ｐゴシック"/>
                  <w:sz w:val="22"/>
                  <w:szCs w:val="22"/>
                </w:rPr>
                <w:t>incremented.</w:t>
              </w:r>
            </w:ins>
          </w:p>
        </w:tc>
      </w:tr>
      <w:tr w:rsidR="00DF1C7C">
        <w:tc>
          <w:tcPr>
            <w:tcW w:w="2376" w:type="dxa"/>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DF1C7C" w:rsidRDefault="00DF1C7C">
            <w:pPr>
              <w:spacing w:line="0" w:lineRule="atLeast"/>
              <w:ind w:right="1020"/>
              <w:rPr>
                <w:sz w:val="22"/>
                <w:szCs w:val="22"/>
              </w:rPr>
            </w:pPr>
            <w:r>
              <w:rPr>
                <w:rFonts w:hint="eastAsia"/>
                <w:sz w:val="22"/>
                <w:szCs w:val="22"/>
              </w:rPr>
              <w:t>No</w:t>
            </w:r>
          </w:p>
        </w:tc>
      </w:tr>
      <w:tr w:rsidR="00595E56" w:rsidTr="00596636">
        <w:tc>
          <w:tcPr>
            <w:tcW w:w="2376" w:type="dxa"/>
          </w:tcPr>
          <w:p w:rsidR="00595E56" w:rsidRPr="00E732EE" w:rsidRDefault="00595E56" w:rsidP="00596636">
            <w:pPr>
              <w:pStyle w:val="afa"/>
              <w:rPr>
                <w:sz w:val="22"/>
                <w:szCs w:val="22"/>
                <w:rPrChange w:id="11535" w:author="t_竹沢 公佑" w:date="2019-10-05T18:11:00Z">
                  <w:rPr/>
                </w:rPrChange>
              </w:rPr>
            </w:pPr>
            <w:r w:rsidRPr="00E732EE">
              <w:rPr>
                <w:sz w:val="22"/>
                <w:szCs w:val="22"/>
                <w:rPrChange w:id="11536" w:author="t_竹沢 公佑" w:date="2019-10-05T18:11:00Z">
                  <w:rPr/>
                </w:rPrChange>
              </w:rPr>
              <w:t>Synchronization</w:t>
            </w:r>
          </w:p>
        </w:tc>
        <w:tc>
          <w:tcPr>
            <w:tcW w:w="7515" w:type="dxa"/>
            <w:gridSpan w:val="3"/>
          </w:tcPr>
          <w:p w:rsidR="00595E56" w:rsidRPr="00E732EE" w:rsidRDefault="00AC7296" w:rsidP="00596636">
            <w:pPr>
              <w:pStyle w:val="afa"/>
              <w:rPr>
                <w:sz w:val="22"/>
                <w:szCs w:val="22"/>
                <w:rPrChange w:id="11537" w:author="t_竹沢 公佑" w:date="2019-10-05T18:11:00Z">
                  <w:rPr/>
                </w:rPrChange>
              </w:rPr>
            </w:pPr>
            <w:r w:rsidRPr="00E732EE">
              <w:rPr>
                <w:sz w:val="22"/>
                <w:szCs w:val="22"/>
                <w:rPrChange w:id="11538" w:author="t_竹沢 公佑" w:date="2019-10-05T18:11:00Z">
                  <w:rPr/>
                </w:rPrChange>
              </w:rPr>
              <w:t>A</w:t>
            </w:r>
            <w:r w:rsidR="00595E56" w:rsidRPr="00E732EE">
              <w:rPr>
                <w:sz w:val="22"/>
                <w:szCs w:val="22"/>
                <w:rPrChange w:id="11539" w:author="t_竹沢 公佑" w:date="2019-10-05T18:11:00Z">
                  <w:rPr/>
                </w:rPrChange>
              </w:rPr>
              <w:t>synchronous</w:t>
            </w:r>
          </w:p>
        </w:tc>
      </w:tr>
      <w:tr w:rsidR="00DF1C7C">
        <w:tc>
          <w:tcPr>
            <w:tcW w:w="2376" w:type="dxa"/>
            <w:vMerge w:val="restart"/>
          </w:tcPr>
          <w:p w:rsidR="00DF1C7C" w:rsidRDefault="00DF1C7C">
            <w:pPr>
              <w:spacing w:line="0" w:lineRule="atLeast"/>
              <w:ind w:right="1020"/>
              <w:rPr>
                <w:rFonts w:cs="Times New Roman"/>
                <w:sz w:val="22"/>
                <w:szCs w:val="22"/>
              </w:rPr>
            </w:pPr>
            <w:r>
              <w:rPr>
                <w:rFonts w:cs="Times New Roman" w:hint="eastAsia"/>
                <w:sz w:val="22"/>
                <w:szCs w:val="22"/>
              </w:rPr>
              <w:t>Data</w:t>
            </w:r>
          </w:p>
        </w:tc>
        <w:tc>
          <w:tcPr>
            <w:tcW w:w="7513" w:type="dxa"/>
            <w:gridSpan w:val="3"/>
          </w:tcPr>
          <w:p w:rsidR="00DF1C7C" w:rsidRDefault="002A4BE1">
            <w:pPr>
              <w:spacing w:line="0" w:lineRule="atLeast"/>
              <w:ind w:right="1020"/>
              <w:rPr>
                <w:sz w:val="22"/>
                <w:szCs w:val="22"/>
              </w:rPr>
            </w:pPr>
            <w:r>
              <w:rPr>
                <w:rFonts w:hint="eastAsia"/>
                <w:sz w:val="22"/>
                <w:szCs w:val="22"/>
              </w:rPr>
              <w:t>8B</w:t>
            </w:r>
            <w:r w:rsidR="00DF1C7C">
              <w:rPr>
                <w:rFonts w:hint="eastAsia"/>
                <w:sz w:val="22"/>
                <w:szCs w:val="22"/>
              </w:rPr>
              <w:t>ytes</w:t>
            </w:r>
          </w:p>
        </w:tc>
      </w:tr>
      <w:tr w:rsidR="00DF1C7C">
        <w:tc>
          <w:tcPr>
            <w:tcW w:w="2376" w:type="dxa"/>
            <w:vMerge/>
          </w:tcPr>
          <w:p w:rsidR="00DF1C7C" w:rsidRDefault="00DF1C7C">
            <w:pPr>
              <w:spacing w:line="0" w:lineRule="atLeast"/>
              <w:ind w:right="1020"/>
              <w:rPr>
                <w:rFonts w:cs="Times New Roman"/>
                <w:sz w:val="22"/>
                <w:szCs w:val="22"/>
              </w:rPr>
            </w:pPr>
          </w:p>
        </w:tc>
        <w:tc>
          <w:tcPr>
            <w:tcW w:w="7513" w:type="dxa"/>
            <w:gridSpan w:val="3"/>
          </w:tcPr>
          <w:p w:rsidR="00DF1C7C" w:rsidRDefault="00DF1C7C">
            <w:pPr>
              <w:widowControl w:val="0"/>
              <w:autoSpaceDE w:val="0"/>
              <w:autoSpaceDN w:val="0"/>
              <w:adjustRightInd w:val="0"/>
              <w:spacing w:line="0" w:lineRule="atLeast"/>
              <w:rPr>
                <w:sz w:val="22"/>
                <w:szCs w:val="22"/>
              </w:rPr>
            </w:pPr>
            <w:r>
              <w:rPr>
                <w:rFonts w:hint="eastAsia"/>
                <w:sz w:val="22"/>
                <w:szCs w:val="22"/>
              </w:rPr>
              <w:t>Byte0:</w:t>
            </w:r>
          </w:p>
          <w:p w:rsidR="00DF1C7C" w:rsidRDefault="00DF1C7C">
            <w:pPr>
              <w:widowControl w:val="0"/>
              <w:autoSpaceDE w:val="0"/>
              <w:autoSpaceDN w:val="0"/>
              <w:adjustRightInd w:val="0"/>
              <w:spacing w:line="0" w:lineRule="atLeast"/>
              <w:rPr>
                <w:rFonts w:cs="Times New Roman"/>
                <w:sz w:val="22"/>
                <w:szCs w:val="22"/>
              </w:rPr>
            </w:pPr>
            <w:r>
              <w:rPr>
                <w:rFonts w:hint="eastAsia"/>
                <w:sz w:val="22"/>
                <w:szCs w:val="22"/>
              </w:rPr>
              <w:t xml:space="preserve"> </w:t>
            </w:r>
            <w:r>
              <w:rPr>
                <w:rFonts w:cs="Times New Roman"/>
                <w:sz w:val="22"/>
                <w:szCs w:val="22"/>
              </w:rPr>
              <w:t>bit7-</w:t>
            </w:r>
            <w:r>
              <w:rPr>
                <w:rFonts w:cs="Times New Roman" w:hint="eastAsia"/>
                <w:sz w:val="22"/>
                <w:szCs w:val="22"/>
              </w:rPr>
              <w:t xml:space="preserve">1: </w:t>
            </w:r>
            <w:r>
              <w:rPr>
                <w:rFonts w:cs="Times New Roman"/>
                <w:sz w:val="22"/>
                <w:szCs w:val="22"/>
              </w:rPr>
              <w:t>Not used (</w:t>
            </w:r>
            <w:r w:rsidR="002F115A">
              <w:rPr>
                <w:rFonts w:cs="Times New Roman" w:hint="eastAsia"/>
                <w:sz w:val="22"/>
                <w:szCs w:val="22"/>
              </w:rPr>
              <w:t>always 0</w:t>
            </w:r>
            <w:r>
              <w:rPr>
                <w:rFonts w:cs="Times New Roman"/>
                <w:sz w:val="22"/>
                <w:szCs w:val="22"/>
              </w:rPr>
              <w:t>).</w:t>
            </w:r>
          </w:p>
          <w:p w:rsidR="00DF1C7C" w:rsidRDefault="00DF1C7C">
            <w:pPr>
              <w:widowControl w:val="0"/>
              <w:autoSpaceDE w:val="0"/>
              <w:autoSpaceDN w:val="0"/>
              <w:adjustRightInd w:val="0"/>
              <w:spacing w:line="0" w:lineRule="atLeast"/>
              <w:ind w:firstLineChars="50" w:firstLine="110"/>
              <w:rPr>
                <w:rFonts w:cs="Times New Roman"/>
                <w:sz w:val="22"/>
                <w:szCs w:val="22"/>
              </w:rPr>
            </w:pPr>
            <w:r>
              <w:rPr>
                <w:rFonts w:cs="Times New Roman" w:hint="eastAsia"/>
                <w:sz w:val="22"/>
                <w:szCs w:val="22"/>
              </w:rPr>
              <w:t>b</w:t>
            </w:r>
            <w:r>
              <w:rPr>
                <w:rFonts w:cs="Times New Roman"/>
                <w:sz w:val="22"/>
                <w:szCs w:val="22"/>
              </w:rPr>
              <w:t>it</w:t>
            </w:r>
            <w:r>
              <w:rPr>
                <w:rFonts w:cs="Times New Roman" w:hint="eastAsia"/>
                <w:sz w:val="22"/>
                <w:szCs w:val="22"/>
              </w:rPr>
              <w:t xml:space="preserve">0: 0 = </w:t>
            </w:r>
            <w:r>
              <w:rPr>
                <w:sz w:val="22"/>
                <w:szCs w:val="22"/>
                <w:lang w:val="en"/>
              </w:rPr>
              <w:t>Adding the correct sum</w:t>
            </w:r>
            <w:r>
              <w:rPr>
                <w:rFonts w:hint="eastAsia"/>
                <w:sz w:val="22"/>
                <w:szCs w:val="22"/>
                <w:lang w:val="en"/>
              </w:rPr>
              <w:t>.</w:t>
            </w:r>
          </w:p>
          <w:p w:rsidR="00DF1C7C" w:rsidRDefault="00DF1C7C">
            <w:pPr>
              <w:widowControl w:val="0"/>
              <w:autoSpaceDE w:val="0"/>
              <w:autoSpaceDN w:val="0"/>
              <w:adjustRightInd w:val="0"/>
              <w:spacing w:line="0" w:lineRule="atLeast"/>
              <w:ind w:firstLineChars="250" w:firstLine="550"/>
              <w:rPr>
                <w:rFonts w:cs="Times New Roman"/>
                <w:sz w:val="22"/>
                <w:szCs w:val="22"/>
              </w:rPr>
            </w:pPr>
            <w:r>
              <w:rPr>
                <w:rFonts w:cs="Times New Roman" w:hint="eastAsia"/>
                <w:sz w:val="22"/>
                <w:szCs w:val="22"/>
              </w:rPr>
              <w:t xml:space="preserve">1 = </w:t>
            </w:r>
            <w:r>
              <w:rPr>
                <w:sz w:val="22"/>
                <w:szCs w:val="22"/>
                <w:lang w:val="en"/>
              </w:rPr>
              <w:t xml:space="preserve">Adding the </w:t>
            </w:r>
            <w:r>
              <w:rPr>
                <w:rFonts w:hint="eastAsia"/>
                <w:sz w:val="22"/>
                <w:szCs w:val="22"/>
                <w:lang w:val="en"/>
              </w:rPr>
              <w:t>in</w:t>
            </w:r>
            <w:r>
              <w:rPr>
                <w:sz w:val="22"/>
                <w:szCs w:val="22"/>
                <w:lang w:val="en"/>
              </w:rPr>
              <w:t>correct sum</w:t>
            </w:r>
            <w:r>
              <w:rPr>
                <w:rFonts w:hint="eastAsia"/>
                <w:sz w:val="22"/>
                <w:szCs w:val="22"/>
                <w:lang w:val="en"/>
              </w:rPr>
              <w:t xml:space="preserve">( </w:t>
            </w:r>
            <w:r>
              <w:rPr>
                <w:lang w:val="en"/>
              </w:rPr>
              <w:t>Invert</w:t>
            </w:r>
            <w:ins w:id="11540" w:author="t_竹沢 公佑" w:date="2019-09-11T14:59:00Z">
              <w:r w:rsidR="00785F66">
                <w:rPr>
                  <w:rFonts w:hint="eastAsia"/>
                  <w:lang w:val="en"/>
                </w:rPr>
                <w:t xml:space="preserve"> </w:t>
              </w:r>
            </w:ins>
            <w:del w:id="11541" w:author="t_竹沢 公佑" w:date="2019-09-11T14:59:00Z">
              <w:r w:rsidDel="00785F66">
                <w:rPr>
                  <w:lang w:val="en"/>
                </w:rPr>
                <w:delText xml:space="preserve"> </w:delText>
              </w:r>
              <w:r w:rsidDel="00785F66">
                <w:rPr>
                  <w:rFonts w:hint="eastAsia"/>
                  <w:lang w:val="en"/>
                </w:rPr>
                <w:delText xml:space="preserve"> </w:delText>
              </w:r>
            </w:del>
            <w:r>
              <w:rPr>
                <w:lang w:val="en"/>
              </w:rPr>
              <w:t>the correct sum</w:t>
            </w:r>
            <w:r>
              <w:rPr>
                <w:rFonts w:hint="eastAsia"/>
                <w:sz w:val="22"/>
                <w:szCs w:val="22"/>
                <w:lang w:val="en"/>
              </w:rPr>
              <w:t>).</w:t>
            </w:r>
          </w:p>
          <w:p w:rsidR="00DF1C7C" w:rsidRDefault="00DF1C7C" w:rsidP="002F115A">
            <w:pPr>
              <w:widowControl w:val="0"/>
              <w:autoSpaceDE w:val="0"/>
              <w:autoSpaceDN w:val="0"/>
              <w:adjustRightInd w:val="0"/>
              <w:spacing w:line="0" w:lineRule="atLeast"/>
              <w:rPr>
                <w:rFonts w:ascii="Times New Roman" w:eastAsia="ＭＳ 明朝" w:hAnsi="Times New Roman" w:cs="Times New Roman"/>
                <w:sz w:val="20"/>
                <w:szCs w:val="20"/>
              </w:rPr>
            </w:pPr>
            <w:r>
              <w:rPr>
                <w:sz w:val="22"/>
                <w:szCs w:val="22"/>
              </w:rPr>
              <w:t>B</w:t>
            </w:r>
            <w:r>
              <w:rPr>
                <w:rFonts w:hint="eastAsia"/>
                <w:sz w:val="22"/>
                <w:szCs w:val="22"/>
              </w:rPr>
              <w:t>yte1-7:</w:t>
            </w:r>
            <w:r>
              <w:rPr>
                <w:rFonts w:cs="Times New Roman"/>
                <w:sz w:val="22"/>
                <w:szCs w:val="22"/>
              </w:rPr>
              <w:t xml:space="preserve"> Reserved (</w:t>
            </w:r>
            <w:r w:rsidR="002F115A">
              <w:rPr>
                <w:rFonts w:cs="Times New Roman" w:hint="eastAsia"/>
                <w:sz w:val="22"/>
                <w:szCs w:val="22"/>
              </w:rPr>
              <w:t>always 0</w:t>
            </w:r>
            <w:r>
              <w:rPr>
                <w:rFonts w:cs="Times New Roman"/>
                <w:sz w:val="22"/>
                <w:szCs w:val="22"/>
              </w:rPr>
              <w:t>)</w:t>
            </w:r>
          </w:p>
        </w:tc>
      </w:tr>
      <w:tr w:rsidR="00991147" w:rsidRPr="00991147" w:rsidTr="00CE143E">
        <w:tc>
          <w:tcPr>
            <w:tcW w:w="2376" w:type="dxa"/>
            <w:tcBorders>
              <w:top w:val="single" w:sz="4" w:space="0" w:color="auto"/>
              <w:left w:val="single" w:sz="4" w:space="0" w:color="auto"/>
              <w:bottom w:val="single" w:sz="4" w:space="0" w:color="auto"/>
              <w:right w:val="single" w:sz="4" w:space="0" w:color="auto"/>
            </w:tcBorders>
          </w:tcPr>
          <w:p w:rsidR="00991147" w:rsidRDefault="00C421AF" w:rsidP="008D42B9">
            <w:pPr>
              <w:spacing w:line="0" w:lineRule="atLeast"/>
              <w:ind w:right="1020"/>
              <w:rPr>
                <w:rFonts w:cs="Times New Roman"/>
                <w:sz w:val="22"/>
                <w:szCs w:val="22"/>
              </w:rPr>
            </w:pPr>
            <w:r>
              <w:rPr>
                <w:rFonts w:cs="Times New Roman" w:hint="eastAsia"/>
                <w:sz w:val="22"/>
                <w:szCs w:val="22"/>
              </w:rPr>
              <w:t>E</w:t>
            </w:r>
            <w:r w:rsidR="00991147">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991147" w:rsidRPr="00226376" w:rsidRDefault="00991147" w:rsidP="008D42B9">
            <w:pPr>
              <w:spacing w:line="0" w:lineRule="atLeast"/>
              <w:ind w:right="1020"/>
              <w:rPr>
                <w:rFonts w:cs="Times New Roman"/>
                <w:sz w:val="22"/>
                <w:szCs w:val="22"/>
              </w:rPr>
            </w:pPr>
            <w:r w:rsidRPr="00226376">
              <w:rPr>
                <w:rFonts w:cs="Times New Roman" w:hint="eastAsia"/>
                <w:sz w:val="22"/>
                <w:szCs w:val="22"/>
              </w:rPr>
              <w:t>EIO</w:t>
            </w:r>
          </w:p>
          <w:p w:rsidR="00991147" w:rsidRDefault="00991147" w:rsidP="00991147">
            <w:pPr>
              <w:spacing w:line="0" w:lineRule="atLeast"/>
              <w:ind w:right="1020" w:firstLineChars="50" w:firstLine="110"/>
              <w:rPr>
                <w:rFonts w:cs="Times New Roman"/>
                <w:sz w:val="22"/>
                <w:szCs w:val="22"/>
              </w:rPr>
            </w:pPr>
            <w:r w:rsidRPr="00226376">
              <w:rPr>
                <w:rFonts w:cs="Times New Roman" w:hint="eastAsia"/>
                <w:sz w:val="22"/>
                <w:szCs w:val="22"/>
              </w:rPr>
              <w:t xml:space="preserve">When </w:t>
            </w:r>
            <w:ins w:id="11542" w:author="t_竹沢 公佑" w:date="2019-10-05T18:11:00Z">
              <w:r w:rsidR="00E732EE">
                <w:rPr>
                  <w:rFonts w:cs="Times New Roman" w:hint="eastAsia"/>
                  <w:sz w:val="22"/>
                  <w:szCs w:val="22"/>
                </w:rPr>
                <w:t xml:space="preserve">this command </w:t>
              </w:r>
            </w:ins>
            <w:r w:rsidRPr="00226376">
              <w:rPr>
                <w:rFonts w:cs="Times New Roman" w:hint="eastAsia"/>
                <w:sz w:val="22"/>
                <w:szCs w:val="22"/>
              </w:rPr>
              <w:t>fail</w:t>
            </w:r>
            <w:ins w:id="11543" w:author="t_竹沢 公佑" w:date="2019-10-05T18:11:00Z">
              <w:r w:rsidR="00E732EE">
                <w:rPr>
                  <w:rFonts w:cs="Times New Roman" w:hint="eastAsia"/>
                  <w:sz w:val="22"/>
                  <w:szCs w:val="22"/>
                </w:rPr>
                <w:t>s</w:t>
              </w:r>
            </w:ins>
            <w:r w:rsidRPr="00226376">
              <w:rPr>
                <w:rFonts w:cs="Times New Roman" w:hint="eastAsia"/>
                <w:sz w:val="22"/>
                <w:szCs w:val="22"/>
              </w:rPr>
              <w:t xml:space="preserve"> to read or write internal register.</w:t>
            </w:r>
          </w:p>
          <w:p w:rsidR="00991147" w:rsidRPr="00226376" w:rsidDel="0029460B" w:rsidRDefault="00991147" w:rsidP="00991147">
            <w:pPr>
              <w:spacing w:line="0" w:lineRule="atLeast"/>
              <w:ind w:right="1020"/>
              <w:rPr>
                <w:del w:id="11544" w:author="t_竹沢 公佑" w:date="2019-09-11T14:55:00Z"/>
                <w:rFonts w:cs="Times New Roman"/>
                <w:sz w:val="22"/>
                <w:szCs w:val="22"/>
              </w:rPr>
            </w:pPr>
            <w:del w:id="11545" w:author="t_竹沢 公佑" w:date="2019-09-11T14:55:00Z">
              <w:r w:rsidDel="0029460B">
                <w:rPr>
                  <w:rFonts w:cs="Times New Roman" w:hint="eastAsia"/>
                  <w:sz w:val="22"/>
                  <w:szCs w:val="22"/>
                </w:rPr>
                <w:delText>EINVAL</w:delText>
              </w:r>
            </w:del>
          </w:p>
          <w:p w:rsidR="00991147" w:rsidRPr="00991147" w:rsidRDefault="00991147" w:rsidP="00991147">
            <w:pPr>
              <w:spacing w:line="0" w:lineRule="atLeast"/>
              <w:ind w:right="1020" w:firstLineChars="50" w:firstLine="110"/>
              <w:rPr>
                <w:bCs/>
                <w:sz w:val="22"/>
                <w:szCs w:val="22"/>
              </w:rPr>
            </w:pPr>
            <w:del w:id="11546" w:author="t_竹沢 公佑" w:date="2019-09-11T14:55:00Z">
              <w:r w:rsidDel="0029460B">
                <w:rPr>
                  <w:rFonts w:hint="eastAsia"/>
                  <w:bCs/>
                  <w:sz w:val="22"/>
                  <w:szCs w:val="22"/>
                </w:rPr>
                <w:delText>When detect invalid argument. (Unmatch ItemID)</w:delText>
              </w:r>
            </w:del>
            <w:r>
              <w:rPr>
                <w:rFonts w:hint="eastAsia"/>
                <w:bCs/>
                <w:sz w:val="22"/>
                <w:szCs w:val="22"/>
              </w:rPr>
              <w:t xml:space="preserve"> </w:t>
            </w:r>
          </w:p>
        </w:tc>
      </w:tr>
    </w:tbl>
    <w:p w:rsidR="00AC7296" w:rsidRDefault="00AC7296" w:rsidP="00991147">
      <w:pPr>
        <w:spacing w:line="0" w:lineRule="atLeast"/>
        <w:ind w:right="1020"/>
      </w:pPr>
    </w:p>
    <w:p w:rsidR="00991147" w:rsidRPr="00991147" w:rsidRDefault="00AC7296" w:rsidP="00991147">
      <w:pPr>
        <w:spacing w:line="0" w:lineRule="atLeast"/>
        <w:ind w:right="1020"/>
      </w:pPr>
      <w:r>
        <w:br w:type="page"/>
      </w:r>
    </w:p>
    <w:p w:rsidR="00DF1C7C" w:rsidRDefault="00DF1C7C" w:rsidP="00B862C9">
      <w:pPr>
        <w:pStyle w:val="3"/>
      </w:pPr>
      <w:bookmarkStart w:id="11547" w:name="_Toc63179466"/>
      <w:r>
        <w:rPr>
          <w:rFonts w:hint="eastAsia"/>
        </w:rPr>
        <w:t>SET_SQCNT_ERR</w:t>
      </w:r>
      <w:bookmarkEnd w:id="115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544"/>
        <w:gridCol w:w="2126"/>
        <w:gridCol w:w="1845"/>
      </w:tblGrid>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SET_SQ_ERR_ID_D</w:t>
            </w:r>
          </w:p>
        </w:tc>
        <w:tc>
          <w:tcPr>
            <w:tcW w:w="2126" w:type="dxa"/>
          </w:tcPr>
          <w:p w:rsidR="00DF1C7C" w:rsidRDefault="00DF1C7C">
            <w:pPr>
              <w:spacing w:line="0" w:lineRule="atLeast"/>
              <w:ind w:right="-108"/>
              <w:rPr>
                <w:sz w:val="22"/>
                <w:szCs w:val="22"/>
              </w:rPr>
            </w:pPr>
            <w:r>
              <w:rPr>
                <w:rFonts w:hint="eastAsia"/>
                <w:sz w:val="22"/>
                <w:szCs w:val="22"/>
              </w:rPr>
              <w:t>0x0000 950C</w:t>
            </w:r>
          </w:p>
        </w:tc>
        <w:tc>
          <w:tcPr>
            <w:tcW w:w="1843" w:type="dxa"/>
          </w:tcPr>
          <w:p w:rsidR="00DF1C7C" w:rsidRDefault="00DF1C7C">
            <w:pPr>
              <w:spacing w:line="0" w:lineRule="atLeast"/>
              <w:ind w:right="-108"/>
              <w:rPr>
                <w:sz w:val="22"/>
                <w:szCs w:val="22"/>
              </w:rPr>
            </w:pPr>
            <w:r>
              <w:rPr>
                <w:rFonts w:hint="eastAsia"/>
                <w:sz w:val="22"/>
                <w:szCs w:val="22"/>
                <w:lang w:val="en"/>
              </w:rPr>
              <w:t>CH1-BitD</w:t>
            </w:r>
          </w:p>
        </w:tc>
      </w:tr>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SET_SQ_ERR_ID_</w:t>
            </w:r>
            <w:r>
              <w:rPr>
                <w:rFonts w:hint="eastAsia"/>
                <w:sz w:val="22"/>
                <w:szCs w:val="22"/>
              </w:rPr>
              <w:t>C</w:t>
            </w:r>
          </w:p>
        </w:tc>
        <w:tc>
          <w:tcPr>
            <w:tcW w:w="2126" w:type="dxa"/>
          </w:tcPr>
          <w:p w:rsidR="00DF1C7C" w:rsidRDefault="00DF1C7C">
            <w:pPr>
              <w:spacing w:line="0" w:lineRule="atLeast"/>
              <w:ind w:right="-108"/>
              <w:rPr>
                <w:sz w:val="22"/>
                <w:szCs w:val="22"/>
              </w:rPr>
            </w:pPr>
            <w:r>
              <w:rPr>
                <w:rFonts w:hint="eastAsia"/>
                <w:sz w:val="22"/>
                <w:szCs w:val="22"/>
              </w:rPr>
              <w:t>0x0000 A50C</w:t>
            </w:r>
          </w:p>
        </w:tc>
        <w:tc>
          <w:tcPr>
            <w:tcW w:w="1843" w:type="dxa"/>
          </w:tcPr>
          <w:p w:rsidR="00DF1C7C" w:rsidRDefault="00DF1C7C">
            <w:pPr>
              <w:spacing w:line="0" w:lineRule="atLeast"/>
              <w:ind w:right="-108"/>
              <w:rPr>
                <w:sz w:val="22"/>
                <w:szCs w:val="22"/>
              </w:rPr>
            </w:pPr>
            <w:r>
              <w:rPr>
                <w:rFonts w:hint="eastAsia"/>
                <w:sz w:val="22"/>
                <w:szCs w:val="22"/>
                <w:lang w:val="en"/>
              </w:rPr>
              <w:t>CH2-BitC</w:t>
            </w:r>
          </w:p>
        </w:tc>
      </w:tr>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SET_SQ_ERR_ID_</w:t>
            </w:r>
            <w:r>
              <w:rPr>
                <w:rFonts w:hint="eastAsia"/>
                <w:sz w:val="22"/>
                <w:szCs w:val="22"/>
              </w:rPr>
              <w:t>B</w:t>
            </w:r>
          </w:p>
        </w:tc>
        <w:tc>
          <w:tcPr>
            <w:tcW w:w="2126" w:type="dxa"/>
          </w:tcPr>
          <w:p w:rsidR="00DF1C7C" w:rsidRDefault="00DF1C7C">
            <w:pPr>
              <w:spacing w:line="0" w:lineRule="atLeast"/>
              <w:ind w:right="-108"/>
              <w:rPr>
                <w:sz w:val="22"/>
                <w:szCs w:val="22"/>
              </w:rPr>
            </w:pPr>
            <w:r>
              <w:rPr>
                <w:rFonts w:hint="eastAsia"/>
                <w:sz w:val="22"/>
                <w:szCs w:val="22"/>
              </w:rPr>
              <w:t>0x0000 B50C</w:t>
            </w:r>
          </w:p>
        </w:tc>
        <w:tc>
          <w:tcPr>
            <w:tcW w:w="1843" w:type="dxa"/>
          </w:tcPr>
          <w:p w:rsidR="00DF1C7C" w:rsidRDefault="00DF1C7C">
            <w:pPr>
              <w:spacing w:line="0" w:lineRule="atLeast"/>
              <w:ind w:right="-108"/>
              <w:rPr>
                <w:sz w:val="22"/>
                <w:szCs w:val="22"/>
              </w:rPr>
            </w:pPr>
            <w:r>
              <w:rPr>
                <w:rFonts w:hint="eastAsia"/>
                <w:sz w:val="22"/>
                <w:szCs w:val="22"/>
                <w:lang w:val="en"/>
              </w:rPr>
              <w:t>CH3-BitB</w:t>
            </w:r>
          </w:p>
        </w:tc>
      </w:tr>
      <w:tr w:rsidR="00DF1C7C">
        <w:tc>
          <w:tcPr>
            <w:tcW w:w="2376" w:type="dxa"/>
          </w:tcPr>
          <w:p w:rsidR="00DF1C7C" w:rsidRDefault="00DF1C7C">
            <w:pPr>
              <w:spacing w:line="0" w:lineRule="atLeast"/>
              <w:ind w:right="1020"/>
              <w:rPr>
                <w:sz w:val="22"/>
                <w:szCs w:val="22"/>
              </w:rPr>
            </w:pPr>
            <w:r>
              <w:rPr>
                <w:rFonts w:hint="eastAsia"/>
                <w:sz w:val="22"/>
                <w:szCs w:val="22"/>
              </w:rPr>
              <w:t>ItemID</w:t>
            </w:r>
          </w:p>
        </w:tc>
        <w:tc>
          <w:tcPr>
            <w:tcW w:w="3544" w:type="dxa"/>
          </w:tcPr>
          <w:p w:rsidR="00DF1C7C" w:rsidRDefault="00DF1C7C">
            <w:pPr>
              <w:spacing w:line="0" w:lineRule="atLeast"/>
              <w:ind w:right="1020"/>
              <w:rPr>
                <w:sz w:val="22"/>
                <w:szCs w:val="22"/>
              </w:rPr>
            </w:pPr>
            <w:r>
              <w:rPr>
                <w:sz w:val="22"/>
                <w:szCs w:val="22"/>
              </w:rPr>
              <w:t>SET_SQ_ERR_ID_</w:t>
            </w:r>
            <w:r>
              <w:rPr>
                <w:rFonts w:hint="eastAsia"/>
                <w:sz w:val="22"/>
                <w:szCs w:val="22"/>
              </w:rPr>
              <w:t>ALL</w:t>
            </w:r>
          </w:p>
        </w:tc>
        <w:tc>
          <w:tcPr>
            <w:tcW w:w="2126" w:type="dxa"/>
          </w:tcPr>
          <w:p w:rsidR="00DF1C7C" w:rsidRDefault="00DF1C7C">
            <w:pPr>
              <w:spacing w:line="0" w:lineRule="atLeast"/>
              <w:ind w:right="-108"/>
              <w:rPr>
                <w:sz w:val="22"/>
                <w:szCs w:val="22"/>
              </w:rPr>
            </w:pPr>
            <w:r>
              <w:rPr>
                <w:rFonts w:hint="eastAsia"/>
                <w:sz w:val="22"/>
                <w:szCs w:val="22"/>
              </w:rPr>
              <w:t>0x0000 C50C</w:t>
            </w:r>
          </w:p>
        </w:tc>
        <w:tc>
          <w:tcPr>
            <w:tcW w:w="1843" w:type="dxa"/>
          </w:tcPr>
          <w:p w:rsidR="00DF1C7C" w:rsidRDefault="00DF1C7C">
            <w:pPr>
              <w:spacing w:line="0" w:lineRule="atLeast"/>
              <w:ind w:right="-108"/>
              <w:rPr>
                <w:sz w:val="22"/>
                <w:szCs w:val="22"/>
              </w:rPr>
            </w:pPr>
            <w:r>
              <w:rPr>
                <w:rFonts w:hint="eastAsia"/>
                <w:sz w:val="22"/>
                <w:szCs w:val="22"/>
              </w:rPr>
              <w:t>All Bits</w:t>
            </w:r>
          </w:p>
        </w:tc>
      </w:tr>
      <w:tr w:rsidR="00DF1C7C" w:rsidRPr="00727B82">
        <w:tc>
          <w:tcPr>
            <w:tcW w:w="2376" w:type="dxa"/>
          </w:tcPr>
          <w:p w:rsidR="00DF1C7C" w:rsidRDefault="00DF1C7C">
            <w:pPr>
              <w:spacing w:line="0" w:lineRule="atLeast"/>
              <w:ind w:right="1020"/>
              <w:rPr>
                <w:sz w:val="22"/>
                <w:szCs w:val="22"/>
              </w:rPr>
            </w:pPr>
            <w:r>
              <w:rPr>
                <w:rFonts w:cs="Times New Roman"/>
                <w:sz w:val="22"/>
                <w:szCs w:val="22"/>
              </w:rPr>
              <w:t>Description</w:t>
            </w:r>
          </w:p>
        </w:tc>
        <w:tc>
          <w:tcPr>
            <w:tcW w:w="7513" w:type="dxa"/>
            <w:gridSpan w:val="3"/>
          </w:tcPr>
          <w:p w:rsidR="00DF1C7C" w:rsidRDefault="00E732EE">
            <w:pPr>
              <w:pStyle w:val="HTML0"/>
              <w:rPr>
                <w:ins w:id="11548" w:author="s_佐野 光" w:date="2019-08-16T17:18:00Z"/>
                <w:rFonts w:ascii="ＭＳ Ｐゴシック" w:eastAsia="ＭＳ Ｐゴシック" w:hAnsi="ＭＳ Ｐゴシック"/>
                <w:sz w:val="22"/>
                <w:szCs w:val="22"/>
                <w:lang w:val="en"/>
              </w:rPr>
            </w:pPr>
            <w:ins w:id="11549" w:author="t_竹沢 公佑" w:date="2019-10-05T18:15:00Z">
              <w:r>
                <w:rPr>
                  <w:rFonts w:ascii="ＭＳ Ｐゴシック" w:eastAsia="ＭＳ Ｐゴシック" w:hAnsi="ＭＳ Ｐゴシック" w:hint="eastAsia"/>
                  <w:sz w:val="22"/>
                  <w:szCs w:val="22"/>
                  <w:lang w:val="en"/>
                </w:rPr>
                <w:t xml:space="preserve">During transmitting </w:t>
              </w:r>
            </w:ins>
            <w:del w:id="11550" w:author="t_竹沢 公佑" w:date="2019-10-05T18:15:00Z">
              <w:r w:rsidR="00DF1C7C" w:rsidRPr="005038B9" w:rsidDel="00E732EE">
                <w:rPr>
                  <w:rFonts w:ascii="ＭＳ Ｐゴシック" w:eastAsia="ＭＳ Ｐゴシック" w:hAnsi="ＭＳ Ｐゴシック"/>
                  <w:sz w:val="22"/>
                  <w:szCs w:val="22"/>
                  <w:lang w:val="en"/>
                </w:rPr>
                <w:delText xml:space="preserve">While sending </w:delText>
              </w:r>
            </w:del>
            <w:r w:rsidR="00DF1C7C" w:rsidRPr="005038B9">
              <w:rPr>
                <w:rFonts w:ascii="ＭＳ Ｐゴシック" w:eastAsia="ＭＳ Ｐゴシック" w:hAnsi="ＭＳ Ｐゴシック"/>
                <w:sz w:val="22"/>
                <w:szCs w:val="22"/>
                <w:lang w:val="en"/>
              </w:rPr>
              <w:t xml:space="preserve">the data </w:t>
            </w:r>
            <w:del w:id="11551" w:author="t_竹沢 公佑" w:date="2019-10-05T18:16:00Z">
              <w:r w:rsidR="00DF1C7C" w:rsidRPr="005038B9" w:rsidDel="00E732EE">
                <w:rPr>
                  <w:rFonts w:ascii="ＭＳ Ｐゴシック" w:eastAsia="ＭＳ Ｐゴシック" w:hAnsi="ＭＳ Ｐゴシック"/>
                  <w:sz w:val="22"/>
                  <w:szCs w:val="22"/>
                  <w:lang w:val="en"/>
                </w:rPr>
                <w:delText xml:space="preserve">generated by the user </w:delText>
              </w:r>
            </w:del>
            <w:r w:rsidR="00DF1C7C" w:rsidRPr="005038B9">
              <w:rPr>
                <w:rFonts w:ascii="ＭＳ Ｐゴシック" w:eastAsia="ＭＳ Ｐゴシック" w:hAnsi="ＭＳ Ｐゴシック"/>
                <w:sz w:val="22"/>
                <w:szCs w:val="22"/>
                <w:lang w:val="en"/>
              </w:rPr>
              <w:t>into the optical fiber</w:t>
            </w:r>
            <w:r w:rsidR="00DF1C7C" w:rsidRPr="005038B9">
              <w:rPr>
                <w:rFonts w:ascii="ＭＳ Ｐゴシック" w:eastAsia="ＭＳ Ｐゴシック" w:hAnsi="ＭＳ Ｐゴシック" w:hint="eastAsia"/>
                <w:sz w:val="22"/>
                <w:szCs w:val="22"/>
                <w:lang w:val="en"/>
              </w:rPr>
              <w:t>,</w:t>
            </w:r>
            <w:r w:rsidR="00DF1C7C" w:rsidRPr="005038B9">
              <w:rPr>
                <w:rFonts w:ascii="ＭＳ Ｐゴシック" w:eastAsia="ＭＳ Ｐゴシック" w:hAnsi="ＭＳ Ｐゴシック"/>
                <w:sz w:val="22"/>
                <w:szCs w:val="22"/>
                <w:lang w:val="en"/>
              </w:rPr>
              <w:t xml:space="preserve"> </w:t>
            </w:r>
            <w:r w:rsidR="00DF1C7C" w:rsidRPr="005038B9">
              <w:rPr>
                <w:rFonts w:ascii="ＭＳ Ｐゴシック" w:eastAsia="ＭＳ Ｐゴシック" w:hAnsi="ＭＳ Ｐゴシック" w:hint="eastAsia"/>
                <w:sz w:val="22"/>
                <w:szCs w:val="22"/>
                <w:lang w:val="en"/>
              </w:rPr>
              <w:t>y</w:t>
            </w:r>
            <w:r w:rsidR="00DF1C7C" w:rsidRPr="005038B9">
              <w:rPr>
                <w:rFonts w:ascii="ＭＳ Ｐゴシック" w:eastAsia="ＭＳ Ｐゴシック" w:hAnsi="ＭＳ Ｐゴシック"/>
                <w:sz w:val="22"/>
                <w:szCs w:val="22"/>
                <w:lang w:val="en"/>
              </w:rPr>
              <w:t xml:space="preserve">ou can </w:t>
            </w:r>
            <w:r w:rsidR="00DF1C7C" w:rsidRPr="005038B9">
              <w:rPr>
                <w:rFonts w:ascii="ＭＳ Ｐゴシック" w:eastAsia="ＭＳ Ｐゴシック" w:hAnsi="ＭＳ Ｐゴシック" w:hint="eastAsia"/>
                <w:sz w:val="22"/>
                <w:szCs w:val="22"/>
                <w:lang w:val="en"/>
              </w:rPr>
              <w:t>set</w:t>
            </w:r>
            <w:r w:rsidR="00DF1C7C" w:rsidRPr="005038B9">
              <w:rPr>
                <w:rFonts w:ascii="ＭＳ Ｐゴシック" w:eastAsia="ＭＳ Ｐゴシック" w:hAnsi="ＭＳ Ｐゴシック"/>
                <w:sz w:val="22"/>
                <w:szCs w:val="22"/>
                <w:lang w:val="en"/>
              </w:rPr>
              <w:t xml:space="preserve"> </w:t>
            </w:r>
            <w:ins w:id="11552" w:author="t_竹沢 公佑" w:date="2019-10-05T18:16:00Z">
              <w:r>
                <w:rPr>
                  <w:rFonts w:ascii="ＭＳ Ｐゴシック" w:eastAsia="ＭＳ Ｐゴシック" w:hAnsi="ＭＳ Ｐゴシック" w:hint="eastAsia"/>
                  <w:sz w:val="22"/>
                  <w:szCs w:val="22"/>
                  <w:lang w:val="en"/>
                </w:rPr>
                <w:t xml:space="preserve">a </w:t>
              </w:r>
            </w:ins>
            <w:del w:id="11553" w:author="t_竹沢 公佑" w:date="2019-10-05T18:16:00Z">
              <w:r w:rsidR="00DF1C7C" w:rsidRPr="005038B9" w:rsidDel="00E732EE">
                <w:rPr>
                  <w:rFonts w:ascii="ＭＳ Ｐゴシック" w:eastAsia="ＭＳ Ｐゴシック" w:hAnsi="ＭＳ Ｐゴシック" w:hint="eastAsia"/>
                  <w:sz w:val="22"/>
                  <w:szCs w:val="22"/>
                </w:rPr>
                <w:delText xml:space="preserve">the </w:delText>
              </w:r>
            </w:del>
            <w:r w:rsidR="00DF1C7C" w:rsidRPr="005038B9">
              <w:rPr>
                <w:rFonts w:ascii="ＭＳ Ｐゴシック" w:eastAsia="ＭＳ Ｐゴシック" w:hAnsi="ＭＳ Ｐゴシック" w:hint="eastAsia"/>
                <w:sz w:val="22"/>
                <w:szCs w:val="22"/>
                <w:lang w:val="en"/>
              </w:rPr>
              <w:t>sequence count</w:t>
            </w:r>
            <w:r w:rsidR="00DF1C7C" w:rsidRPr="005038B9">
              <w:rPr>
                <w:rFonts w:ascii="ＭＳ Ｐゴシック" w:eastAsia="ＭＳ Ｐゴシック" w:hAnsi="ＭＳ Ｐゴシック"/>
                <w:sz w:val="22"/>
                <w:szCs w:val="22"/>
                <w:lang w:val="en"/>
              </w:rPr>
              <w:t xml:space="preserve"> error of </w:t>
            </w:r>
            <w:ins w:id="11554" w:author="t_竹沢 公佑" w:date="2019-10-05T18:16:00Z">
              <w:r>
                <w:rPr>
                  <w:rFonts w:ascii="ＭＳ Ｐゴシック" w:eastAsia="ＭＳ Ｐゴシック" w:hAnsi="ＭＳ Ｐゴシック" w:hint="eastAsia"/>
                  <w:sz w:val="22"/>
                  <w:szCs w:val="22"/>
                  <w:lang w:val="en"/>
                </w:rPr>
                <w:t xml:space="preserve">ALMA </w:t>
              </w:r>
            </w:ins>
            <w:del w:id="11555" w:author="t_竹沢 公佑" w:date="2019-10-05T18:16:00Z">
              <w:r w:rsidR="00DF1C7C" w:rsidRPr="005038B9" w:rsidDel="00E732EE">
                <w:rPr>
                  <w:rFonts w:ascii="ＭＳ Ｐゴシック" w:eastAsia="ＭＳ Ｐゴシック" w:hAnsi="ＭＳ Ｐゴシック" w:hint="eastAsia"/>
                  <w:sz w:val="22"/>
                  <w:szCs w:val="22"/>
                  <w:lang w:val="en"/>
                </w:rPr>
                <w:delText>alma-</w:delText>
              </w:r>
            </w:del>
            <w:r w:rsidR="00DF1C7C" w:rsidRPr="005038B9">
              <w:rPr>
                <w:rFonts w:ascii="ＭＳ Ｐゴシック" w:eastAsia="ＭＳ Ｐゴシック" w:hAnsi="ＭＳ Ｐゴシック"/>
                <w:sz w:val="22"/>
                <w:szCs w:val="22"/>
                <w:lang w:val="en"/>
              </w:rPr>
              <w:t>frame</w:t>
            </w:r>
            <w:r w:rsidR="00DF1C7C" w:rsidRPr="005038B9">
              <w:rPr>
                <w:rFonts w:ascii="ＭＳ Ｐゴシック" w:eastAsia="ＭＳ Ｐゴシック" w:hAnsi="ＭＳ Ｐゴシック" w:hint="eastAsia"/>
                <w:sz w:val="22"/>
                <w:szCs w:val="22"/>
                <w:lang w:val="en"/>
              </w:rPr>
              <w:t xml:space="preserve"> by using this item.</w:t>
            </w:r>
          </w:p>
          <w:p w:rsidR="007F2004" w:rsidRPr="005038B9" w:rsidRDefault="00E732EE">
            <w:pPr>
              <w:pStyle w:val="HTML0"/>
              <w:rPr>
                <w:rFonts w:ascii="ＭＳ Ｐゴシック" w:eastAsia="ＭＳ Ｐゴシック" w:hAnsi="ＭＳ Ｐゴシック"/>
                <w:sz w:val="22"/>
                <w:szCs w:val="22"/>
              </w:rPr>
            </w:pPr>
            <w:ins w:id="11556" w:author="t_竹沢 公佑" w:date="2019-10-05T18:16:00Z">
              <w:r>
                <w:rPr>
                  <w:rFonts w:ascii="ＭＳ Ｐゴシック" w:eastAsia="ＭＳ Ｐゴシック" w:hAnsi="ＭＳ Ｐゴシック" w:hint="eastAsia"/>
                  <w:sz w:val="22"/>
                  <w:szCs w:val="22"/>
                  <w:lang w:val="en"/>
                </w:rPr>
                <w:t xml:space="preserve">You </w:t>
              </w:r>
              <w:r>
                <w:rPr>
                  <w:rFonts w:ascii="ＭＳ Ｐゴシック" w:eastAsia="ＭＳ Ｐゴシック" w:hAnsi="ＭＳ Ｐゴシック"/>
                  <w:sz w:val="22"/>
                  <w:szCs w:val="22"/>
                  <w:lang w:val="en"/>
                </w:rPr>
                <w:t>can</w:t>
              </w:r>
              <w:r>
                <w:rPr>
                  <w:rFonts w:ascii="ＭＳ Ｐゴシック" w:eastAsia="ＭＳ Ｐゴシック" w:hAnsi="ＭＳ Ｐゴシック" w:hint="eastAsia"/>
                  <w:sz w:val="22"/>
                  <w:szCs w:val="22"/>
                  <w:lang w:val="en"/>
                </w:rPr>
                <w:t xml:space="preserve"> confirm </w:t>
              </w:r>
            </w:ins>
            <w:ins w:id="11557" w:author="s_佐野 光" w:date="2019-08-19T16:13:00Z">
              <w:del w:id="11558" w:author="t_竹沢 公佑" w:date="2019-10-05T18:16:00Z">
                <w:r w:rsidR="009A5FCB" w:rsidRPr="009A5FCB" w:rsidDel="00E732EE">
                  <w:rPr>
                    <w:rFonts w:ascii="ＭＳ Ｐゴシック" w:eastAsia="ＭＳ Ｐゴシック" w:hAnsi="ＭＳ Ｐゴシック"/>
                    <w:sz w:val="22"/>
                    <w:szCs w:val="22"/>
                  </w:rPr>
                  <w:delText xml:space="preserve">The </w:delText>
                </w:r>
              </w:del>
              <w:r w:rsidR="009A5FCB" w:rsidRPr="009A5FCB">
                <w:rPr>
                  <w:rFonts w:ascii="ＭＳ Ｐゴシック" w:eastAsia="ＭＳ Ｐゴシック" w:hAnsi="ＭＳ Ｐゴシック"/>
                  <w:sz w:val="22"/>
                  <w:szCs w:val="22"/>
                </w:rPr>
                <w:t xml:space="preserve">completion of this command </w:t>
              </w:r>
              <w:del w:id="11559" w:author="t_竹沢 公佑" w:date="2019-10-05T18:17:00Z">
                <w:r w:rsidR="009A5FCB" w:rsidRPr="009A5FCB" w:rsidDel="00813F08">
                  <w:rPr>
                    <w:rFonts w:ascii="ＭＳ Ｐゴシック" w:eastAsia="ＭＳ Ｐゴシック" w:hAnsi="ＭＳ Ｐゴシック"/>
                    <w:sz w:val="22"/>
                    <w:szCs w:val="22"/>
                  </w:rPr>
                  <w:delText xml:space="preserve">can be confirmed </w:delText>
                </w:r>
              </w:del>
              <w:r w:rsidR="009A5FCB" w:rsidRPr="009A5FCB">
                <w:rPr>
                  <w:rFonts w:ascii="ＭＳ Ｐゴシック" w:eastAsia="ＭＳ Ｐゴシック" w:hAnsi="ＭＳ Ｐゴシック"/>
                  <w:sz w:val="22"/>
                  <w:szCs w:val="22"/>
                </w:rPr>
                <w:t>by calling the monitoring item (GET_DFR_CHKSUM_COUNTER) in the loopback test environment. The value</w:t>
              </w:r>
              <w:r w:rsidR="009A5FCB">
                <w:rPr>
                  <w:rFonts w:ascii="ＭＳ Ｐゴシック" w:eastAsia="ＭＳ Ｐゴシック" w:hAnsi="ＭＳ Ｐゴシック"/>
                  <w:sz w:val="22"/>
                  <w:szCs w:val="22"/>
                </w:rPr>
                <w:t xml:space="preserve"> of counter </w:t>
              </w:r>
            </w:ins>
            <w:ins w:id="11560" w:author="t_竹沢 公佑" w:date="2019-10-05T18:17:00Z">
              <w:r w:rsidR="00813F08">
                <w:rPr>
                  <w:rFonts w:ascii="ＭＳ Ｐゴシック" w:eastAsia="ＭＳ Ｐゴシック" w:hAnsi="ＭＳ Ｐゴシック" w:hint="eastAsia"/>
                  <w:sz w:val="22"/>
                  <w:szCs w:val="22"/>
                </w:rPr>
                <w:t xml:space="preserve">is </w:t>
              </w:r>
            </w:ins>
            <w:ins w:id="11561" w:author="s_佐野 光" w:date="2019-08-19T16:13:00Z">
              <w:del w:id="11562" w:author="t_竹沢 公佑" w:date="2019-10-05T18:17:00Z">
                <w:r w:rsidR="009A5FCB" w:rsidDel="00813F08">
                  <w:rPr>
                    <w:rFonts w:ascii="ＭＳ Ｐゴシック" w:eastAsia="ＭＳ Ｐゴシック" w:hAnsi="ＭＳ Ｐゴシック"/>
                    <w:sz w:val="22"/>
                    <w:szCs w:val="22"/>
                  </w:rPr>
                  <w:delText xml:space="preserve">will be </w:delText>
                </w:r>
              </w:del>
              <w:r w:rsidR="009A5FCB">
                <w:rPr>
                  <w:rFonts w:ascii="ＭＳ Ｐゴシック" w:eastAsia="ＭＳ Ｐゴシック" w:hAnsi="ＭＳ Ｐゴシック"/>
                  <w:sz w:val="22"/>
                  <w:szCs w:val="22"/>
                </w:rPr>
                <w:t>incremented</w:t>
              </w:r>
            </w:ins>
            <w:ins w:id="11563" w:author="s_佐野 光" w:date="2019-08-16T17:18:00Z">
              <w:r w:rsidR="007F2004" w:rsidRPr="007F2004">
                <w:rPr>
                  <w:rFonts w:ascii="ＭＳ Ｐゴシック" w:eastAsia="ＭＳ Ｐゴシック" w:hAnsi="ＭＳ Ｐゴシック"/>
                  <w:sz w:val="22"/>
                  <w:szCs w:val="22"/>
                </w:rPr>
                <w:t>.</w:t>
              </w:r>
            </w:ins>
          </w:p>
        </w:tc>
      </w:tr>
      <w:tr w:rsidR="00DF1C7C">
        <w:tc>
          <w:tcPr>
            <w:tcW w:w="2376" w:type="dxa"/>
          </w:tcPr>
          <w:p w:rsidR="00DF1C7C" w:rsidRDefault="00DF1C7C">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DF1C7C" w:rsidRDefault="00DF1C7C">
            <w:pPr>
              <w:spacing w:line="0" w:lineRule="atLeast"/>
              <w:ind w:right="1020"/>
              <w:rPr>
                <w:sz w:val="22"/>
                <w:szCs w:val="22"/>
              </w:rPr>
            </w:pPr>
            <w:r>
              <w:rPr>
                <w:rFonts w:hint="eastAsia"/>
                <w:sz w:val="22"/>
                <w:szCs w:val="22"/>
              </w:rPr>
              <w:t>No</w:t>
            </w:r>
          </w:p>
        </w:tc>
      </w:tr>
      <w:tr w:rsidR="00595E56" w:rsidTr="00596636">
        <w:tc>
          <w:tcPr>
            <w:tcW w:w="2376" w:type="dxa"/>
          </w:tcPr>
          <w:p w:rsidR="00595E56" w:rsidRPr="00E732EE" w:rsidRDefault="00595E56" w:rsidP="00596636">
            <w:pPr>
              <w:pStyle w:val="afa"/>
              <w:rPr>
                <w:sz w:val="22"/>
                <w:szCs w:val="22"/>
                <w:rPrChange w:id="11564" w:author="t_竹沢 公佑" w:date="2019-10-05T18:15:00Z">
                  <w:rPr/>
                </w:rPrChange>
              </w:rPr>
            </w:pPr>
            <w:r w:rsidRPr="00E732EE">
              <w:rPr>
                <w:sz w:val="22"/>
                <w:szCs w:val="22"/>
                <w:rPrChange w:id="11565" w:author="t_竹沢 公佑" w:date="2019-10-05T18:15:00Z">
                  <w:rPr/>
                </w:rPrChange>
              </w:rPr>
              <w:t>Synchronization</w:t>
            </w:r>
          </w:p>
        </w:tc>
        <w:tc>
          <w:tcPr>
            <w:tcW w:w="7515" w:type="dxa"/>
            <w:gridSpan w:val="3"/>
          </w:tcPr>
          <w:p w:rsidR="00595E56" w:rsidRPr="00E732EE" w:rsidRDefault="00AC7296" w:rsidP="00596636">
            <w:pPr>
              <w:pStyle w:val="afa"/>
              <w:rPr>
                <w:sz w:val="22"/>
                <w:szCs w:val="22"/>
                <w:rPrChange w:id="11566" w:author="t_竹沢 公佑" w:date="2019-10-05T18:15:00Z">
                  <w:rPr/>
                </w:rPrChange>
              </w:rPr>
            </w:pPr>
            <w:r w:rsidRPr="00E732EE">
              <w:rPr>
                <w:sz w:val="22"/>
                <w:szCs w:val="22"/>
                <w:rPrChange w:id="11567" w:author="t_竹沢 公佑" w:date="2019-10-05T18:15:00Z">
                  <w:rPr/>
                </w:rPrChange>
              </w:rPr>
              <w:t>A</w:t>
            </w:r>
            <w:r w:rsidR="00595E56" w:rsidRPr="00E732EE">
              <w:rPr>
                <w:sz w:val="22"/>
                <w:szCs w:val="22"/>
                <w:rPrChange w:id="11568" w:author="t_竹沢 公佑" w:date="2019-10-05T18:15:00Z">
                  <w:rPr/>
                </w:rPrChange>
              </w:rPr>
              <w:t>synchronous</w:t>
            </w:r>
          </w:p>
        </w:tc>
      </w:tr>
      <w:tr w:rsidR="00DF1C7C">
        <w:tc>
          <w:tcPr>
            <w:tcW w:w="2376" w:type="dxa"/>
            <w:vMerge w:val="restart"/>
          </w:tcPr>
          <w:p w:rsidR="00DF1C7C" w:rsidRDefault="00DF1C7C">
            <w:pPr>
              <w:spacing w:line="0" w:lineRule="atLeast"/>
              <w:ind w:right="1020"/>
              <w:rPr>
                <w:rFonts w:cs="Times New Roman"/>
                <w:sz w:val="22"/>
                <w:szCs w:val="22"/>
              </w:rPr>
            </w:pPr>
            <w:r>
              <w:rPr>
                <w:rFonts w:cs="Times New Roman" w:hint="eastAsia"/>
                <w:sz w:val="22"/>
                <w:szCs w:val="22"/>
              </w:rPr>
              <w:t>Data</w:t>
            </w:r>
          </w:p>
        </w:tc>
        <w:tc>
          <w:tcPr>
            <w:tcW w:w="7513" w:type="dxa"/>
            <w:gridSpan w:val="3"/>
          </w:tcPr>
          <w:p w:rsidR="00DF1C7C" w:rsidRDefault="002A4BE1">
            <w:pPr>
              <w:spacing w:line="0" w:lineRule="atLeast"/>
              <w:ind w:right="1020"/>
              <w:rPr>
                <w:sz w:val="22"/>
                <w:szCs w:val="22"/>
              </w:rPr>
            </w:pPr>
            <w:r>
              <w:rPr>
                <w:rFonts w:hint="eastAsia"/>
                <w:sz w:val="22"/>
                <w:szCs w:val="22"/>
              </w:rPr>
              <w:t>8B</w:t>
            </w:r>
            <w:r w:rsidR="00DF1C7C">
              <w:rPr>
                <w:rFonts w:hint="eastAsia"/>
                <w:sz w:val="22"/>
                <w:szCs w:val="22"/>
              </w:rPr>
              <w:t>ytes</w:t>
            </w:r>
          </w:p>
        </w:tc>
      </w:tr>
      <w:tr w:rsidR="00DF1C7C">
        <w:tc>
          <w:tcPr>
            <w:tcW w:w="2376" w:type="dxa"/>
            <w:vMerge/>
          </w:tcPr>
          <w:p w:rsidR="00DF1C7C" w:rsidRDefault="00DF1C7C">
            <w:pPr>
              <w:spacing w:line="0" w:lineRule="atLeast"/>
              <w:ind w:right="1020"/>
              <w:rPr>
                <w:rFonts w:cs="Times New Roman"/>
                <w:sz w:val="22"/>
                <w:szCs w:val="22"/>
              </w:rPr>
            </w:pPr>
          </w:p>
        </w:tc>
        <w:tc>
          <w:tcPr>
            <w:tcW w:w="7513" w:type="dxa"/>
            <w:gridSpan w:val="3"/>
          </w:tcPr>
          <w:p w:rsidR="00DF1C7C" w:rsidRDefault="00DF1C7C">
            <w:pPr>
              <w:widowControl w:val="0"/>
              <w:autoSpaceDE w:val="0"/>
              <w:autoSpaceDN w:val="0"/>
              <w:adjustRightInd w:val="0"/>
              <w:spacing w:line="0" w:lineRule="atLeast"/>
              <w:rPr>
                <w:sz w:val="22"/>
                <w:szCs w:val="22"/>
              </w:rPr>
            </w:pPr>
            <w:r>
              <w:rPr>
                <w:rFonts w:hint="eastAsia"/>
                <w:sz w:val="22"/>
                <w:szCs w:val="22"/>
              </w:rPr>
              <w:t>Byte0:</w:t>
            </w:r>
          </w:p>
          <w:p w:rsidR="00DF1C7C" w:rsidRDefault="00DF1C7C">
            <w:pPr>
              <w:widowControl w:val="0"/>
              <w:autoSpaceDE w:val="0"/>
              <w:autoSpaceDN w:val="0"/>
              <w:adjustRightInd w:val="0"/>
              <w:spacing w:line="0" w:lineRule="atLeast"/>
              <w:rPr>
                <w:rFonts w:cs="Times New Roman"/>
                <w:sz w:val="22"/>
                <w:szCs w:val="22"/>
              </w:rPr>
            </w:pPr>
            <w:r>
              <w:rPr>
                <w:rFonts w:hint="eastAsia"/>
                <w:sz w:val="22"/>
                <w:szCs w:val="22"/>
              </w:rPr>
              <w:t xml:space="preserve"> </w:t>
            </w:r>
            <w:r>
              <w:rPr>
                <w:rFonts w:cs="Times New Roman"/>
                <w:sz w:val="22"/>
                <w:szCs w:val="22"/>
              </w:rPr>
              <w:t>bit7-</w:t>
            </w:r>
            <w:r>
              <w:rPr>
                <w:rFonts w:cs="Times New Roman" w:hint="eastAsia"/>
                <w:sz w:val="22"/>
                <w:szCs w:val="22"/>
              </w:rPr>
              <w:t xml:space="preserve">1: </w:t>
            </w:r>
            <w:r>
              <w:rPr>
                <w:rFonts w:cs="Times New Roman"/>
                <w:sz w:val="22"/>
                <w:szCs w:val="22"/>
              </w:rPr>
              <w:t>Not used (</w:t>
            </w:r>
            <w:r w:rsidR="002F115A">
              <w:rPr>
                <w:rFonts w:cs="Times New Roman" w:hint="eastAsia"/>
                <w:sz w:val="22"/>
                <w:szCs w:val="22"/>
              </w:rPr>
              <w:t>always 0</w:t>
            </w:r>
            <w:r>
              <w:rPr>
                <w:rFonts w:cs="Times New Roman"/>
                <w:sz w:val="22"/>
                <w:szCs w:val="22"/>
              </w:rPr>
              <w:t>).</w:t>
            </w:r>
          </w:p>
          <w:p w:rsidR="00DF1C7C" w:rsidRDefault="00DF1C7C">
            <w:pPr>
              <w:widowControl w:val="0"/>
              <w:autoSpaceDE w:val="0"/>
              <w:autoSpaceDN w:val="0"/>
              <w:adjustRightInd w:val="0"/>
              <w:spacing w:line="0" w:lineRule="atLeast"/>
              <w:ind w:firstLineChars="50" w:firstLine="110"/>
              <w:rPr>
                <w:rFonts w:cs="Times New Roman"/>
                <w:sz w:val="22"/>
                <w:szCs w:val="22"/>
              </w:rPr>
            </w:pPr>
            <w:r>
              <w:rPr>
                <w:rFonts w:cs="Times New Roman" w:hint="eastAsia"/>
                <w:sz w:val="22"/>
                <w:szCs w:val="22"/>
              </w:rPr>
              <w:t>b</w:t>
            </w:r>
            <w:r>
              <w:rPr>
                <w:rFonts w:cs="Times New Roman"/>
                <w:sz w:val="22"/>
                <w:szCs w:val="22"/>
              </w:rPr>
              <w:t>it</w:t>
            </w:r>
            <w:r>
              <w:rPr>
                <w:rFonts w:cs="Times New Roman" w:hint="eastAsia"/>
                <w:sz w:val="22"/>
                <w:szCs w:val="22"/>
              </w:rPr>
              <w:t xml:space="preserve">0: 0 = </w:t>
            </w:r>
            <w:r>
              <w:rPr>
                <w:sz w:val="22"/>
                <w:szCs w:val="22"/>
                <w:lang w:val="en"/>
              </w:rPr>
              <w:t xml:space="preserve">Adding the </w:t>
            </w:r>
            <w:r>
              <w:rPr>
                <w:rFonts w:hint="eastAsia"/>
                <w:sz w:val="22"/>
                <w:szCs w:val="22"/>
                <w:lang w:val="en"/>
              </w:rPr>
              <w:t xml:space="preserve">correct sequence counter　</w:t>
            </w:r>
            <w:r>
              <w:rPr>
                <w:sz w:val="22"/>
                <w:szCs w:val="22"/>
                <w:lang w:val="en"/>
              </w:rPr>
              <w:t>(</w:t>
            </w:r>
            <w:r>
              <w:rPr>
                <w:rFonts w:hint="eastAsia"/>
                <w:sz w:val="22"/>
                <w:szCs w:val="22"/>
                <w:lang w:val="en"/>
              </w:rPr>
              <w:t>increment by 1</w:t>
            </w:r>
            <w:r>
              <w:rPr>
                <w:sz w:val="22"/>
                <w:szCs w:val="22"/>
                <w:lang w:val="en"/>
              </w:rPr>
              <w:t>)</w:t>
            </w:r>
            <w:r>
              <w:rPr>
                <w:rFonts w:hint="eastAsia"/>
                <w:sz w:val="22"/>
                <w:szCs w:val="22"/>
                <w:lang w:val="en"/>
              </w:rPr>
              <w:t>.</w:t>
            </w:r>
          </w:p>
          <w:p w:rsidR="00DF1C7C" w:rsidRDefault="00DF1C7C">
            <w:pPr>
              <w:widowControl w:val="0"/>
              <w:autoSpaceDE w:val="0"/>
              <w:autoSpaceDN w:val="0"/>
              <w:adjustRightInd w:val="0"/>
              <w:spacing w:line="0" w:lineRule="atLeast"/>
              <w:ind w:firstLineChars="250" w:firstLine="550"/>
              <w:rPr>
                <w:rFonts w:cs="Times New Roman"/>
                <w:sz w:val="22"/>
                <w:szCs w:val="22"/>
              </w:rPr>
            </w:pPr>
            <w:r>
              <w:rPr>
                <w:rFonts w:cs="Times New Roman" w:hint="eastAsia"/>
                <w:sz w:val="22"/>
                <w:szCs w:val="22"/>
              </w:rPr>
              <w:t xml:space="preserve">1 = </w:t>
            </w:r>
            <w:r>
              <w:rPr>
                <w:sz w:val="22"/>
                <w:szCs w:val="22"/>
                <w:lang w:val="en"/>
              </w:rPr>
              <w:t xml:space="preserve">Adding the </w:t>
            </w:r>
            <w:r>
              <w:rPr>
                <w:rFonts w:hint="eastAsia"/>
                <w:sz w:val="22"/>
                <w:szCs w:val="22"/>
                <w:lang w:val="en"/>
              </w:rPr>
              <w:t>in</w:t>
            </w:r>
            <w:r>
              <w:rPr>
                <w:sz w:val="22"/>
                <w:szCs w:val="22"/>
                <w:lang w:val="en"/>
              </w:rPr>
              <w:t xml:space="preserve">correct </w:t>
            </w:r>
            <w:r>
              <w:rPr>
                <w:rFonts w:hint="eastAsia"/>
                <w:sz w:val="22"/>
                <w:szCs w:val="22"/>
                <w:lang w:val="en"/>
              </w:rPr>
              <w:t xml:space="preserve">sequence counter　</w:t>
            </w:r>
            <w:r>
              <w:rPr>
                <w:sz w:val="22"/>
                <w:szCs w:val="22"/>
                <w:lang w:val="en"/>
              </w:rPr>
              <w:t>(</w:t>
            </w:r>
            <w:r>
              <w:rPr>
                <w:rFonts w:hint="eastAsia"/>
                <w:sz w:val="22"/>
                <w:szCs w:val="22"/>
                <w:lang w:val="en"/>
              </w:rPr>
              <w:t>increment by 2</w:t>
            </w:r>
            <w:r>
              <w:rPr>
                <w:sz w:val="22"/>
                <w:szCs w:val="22"/>
                <w:lang w:val="en"/>
              </w:rPr>
              <w:t>)</w:t>
            </w:r>
            <w:r>
              <w:rPr>
                <w:rFonts w:hint="eastAsia"/>
                <w:sz w:val="22"/>
                <w:szCs w:val="22"/>
                <w:lang w:val="en"/>
              </w:rPr>
              <w:t>.</w:t>
            </w:r>
          </w:p>
          <w:p w:rsidR="00DF1C7C" w:rsidRDefault="00DF1C7C" w:rsidP="002F115A">
            <w:pPr>
              <w:widowControl w:val="0"/>
              <w:autoSpaceDE w:val="0"/>
              <w:autoSpaceDN w:val="0"/>
              <w:adjustRightInd w:val="0"/>
              <w:spacing w:line="0" w:lineRule="atLeast"/>
              <w:rPr>
                <w:rFonts w:ascii="Times New Roman" w:eastAsia="ＭＳ 明朝" w:hAnsi="Times New Roman" w:cs="Times New Roman"/>
                <w:sz w:val="20"/>
                <w:szCs w:val="20"/>
              </w:rPr>
            </w:pPr>
            <w:r>
              <w:rPr>
                <w:sz w:val="22"/>
                <w:szCs w:val="22"/>
              </w:rPr>
              <w:t>B</w:t>
            </w:r>
            <w:r>
              <w:rPr>
                <w:rFonts w:hint="eastAsia"/>
                <w:sz w:val="22"/>
                <w:szCs w:val="22"/>
              </w:rPr>
              <w:t>yte1-7:</w:t>
            </w:r>
            <w:r>
              <w:rPr>
                <w:rFonts w:cs="Times New Roman"/>
                <w:sz w:val="22"/>
                <w:szCs w:val="22"/>
              </w:rPr>
              <w:t xml:space="preserve"> Reserved (</w:t>
            </w:r>
            <w:r w:rsidR="002F115A">
              <w:rPr>
                <w:rFonts w:cs="Times New Roman" w:hint="eastAsia"/>
                <w:sz w:val="22"/>
                <w:szCs w:val="22"/>
              </w:rPr>
              <w:t>always 0</w:t>
            </w:r>
            <w:r>
              <w:rPr>
                <w:rFonts w:cs="Times New Roman"/>
                <w:sz w:val="22"/>
                <w:szCs w:val="22"/>
              </w:rPr>
              <w:t>)</w:t>
            </w:r>
          </w:p>
        </w:tc>
      </w:tr>
      <w:tr w:rsidR="00991147" w:rsidRPr="00991147" w:rsidTr="00CE143E">
        <w:tc>
          <w:tcPr>
            <w:tcW w:w="2376" w:type="dxa"/>
            <w:tcBorders>
              <w:top w:val="single" w:sz="4" w:space="0" w:color="auto"/>
              <w:left w:val="single" w:sz="4" w:space="0" w:color="auto"/>
              <w:bottom w:val="single" w:sz="4" w:space="0" w:color="auto"/>
              <w:right w:val="single" w:sz="4" w:space="0" w:color="auto"/>
            </w:tcBorders>
          </w:tcPr>
          <w:p w:rsidR="00991147" w:rsidRDefault="00C421AF" w:rsidP="008D42B9">
            <w:pPr>
              <w:spacing w:line="0" w:lineRule="atLeast"/>
              <w:ind w:right="1020"/>
              <w:rPr>
                <w:rFonts w:cs="Times New Roman"/>
                <w:sz w:val="22"/>
                <w:szCs w:val="22"/>
              </w:rPr>
            </w:pPr>
            <w:r>
              <w:rPr>
                <w:rFonts w:cs="Times New Roman" w:hint="eastAsia"/>
                <w:sz w:val="22"/>
                <w:szCs w:val="22"/>
              </w:rPr>
              <w:t>E</w:t>
            </w:r>
            <w:r w:rsidR="00991147">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991147" w:rsidRPr="00226376" w:rsidRDefault="00991147" w:rsidP="008D42B9">
            <w:pPr>
              <w:spacing w:line="0" w:lineRule="atLeast"/>
              <w:ind w:right="1020"/>
              <w:rPr>
                <w:rFonts w:cs="Times New Roman"/>
                <w:sz w:val="22"/>
                <w:szCs w:val="22"/>
              </w:rPr>
            </w:pPr>
            <w:r w:rsidRPr="00226376">
              <w:rPr>
                <w:rFonts w:cs="Times New Roman" w:hint="eastAsia"/>
                <w:sz w:val="22"/>
                <w:szCs w:val="22"/>
              </w:rPr>
              <w:t>EIO</w:t>
            </w:r>
          </w:p>
          <w:p w:rsidR="00991147" w:rsidRDefault="00991147" w:rsidP="008D42B9">
            <w:pPr>
              <w:spacing w:line="0" w:lineRule="atLeast"/>
              <w:ind w:right="1020" w:firstLineChars="50" w:firstLine="110"/>
              <w:rPr>
                <w:rFonts w:cs="Times New Roman"/>
                <w:sz w:val="22"/>
                <w:szCs w:val="22"/>
              </w:rPr>
            </w:pPr>
            <w:r w:rsidRPr="00226376">
              <w:rPr>
                <w:rFonts w:cs="Times New Roman" w:hint="eastAsia"/>
                <w:sz w:val="22"/>
                <w:szCs w:val="22"/>
              </w:rPr>
              <w:t xml:space="preserve">When </w:t>
            </w:r>
            <w:ins w:id="11569" w:author="t_竹沢 公佑" w:date="2019-10-05T18:17:00Z">
              <w:r w:rsidR="00905CBC">
                <w:rPr>
                  <w:rFonts w:cs="Times New Roman" w:hint="eastAsia"/>
                  <w:sz w:val="22"/>
                  <w:szCs w:val="22"/>
                </w:rPr>
                <w:t xml:space="preserve">this command </w:t>
              </w:r>
            </w:ins>
            <w:r w:rsidRPr="00226376">
              <w:rPr>
                <w:rFonts w:cs="Times New Roman" w:hint="eastAsia"/>
                <w:sz w:val="22"/>
                <w:szCs w:val="22"/>
              </w:rPr>
              <w:t>fail</w:t>
            </w:r>
            <w:ins w:id="11570" w:author="t_竹沢 公佑" w:date="2019-10-05T18:17:00Z">
              <w:r w:rsidR="00905CBC">
                <w:rPr>
                  <w:rFonts w:cs="Times New Roman" w:hint="eastAsia"/>
                  <w:sz w:val="22"/>
                  <w:szCs w:val="22"/>
                </w:rPr>
                <w:t>s</w:t>
              </w:r>
            </w:ins>
            <w:r w:rsidRPr="00226376">
              <w:rPr>
                <w:rFonts w:cs="Times New Roman" w:hint="eastAsia"/>
                <w:sz w:val="22"/>
                <w:szCs w:val="22"/>
              </w:rPr>
              <w:t xml:space="preserve"> to read or write internal register.</w:t>
            </w:r>
          </w:p>
          <w:p w:rsidR="00991147" w:rsidRPr="00226376" w:rsidDel="0055502C" w:rsidRDefault="00991147" w:rsidP="008D42B9">
            <w:pPr>
              <w:spacing w:line="0" w:lineRule="atLeast"/>
              <w:ind w:right="1020"/>
              <w:rPr>
                <w:del w:id="11571" w:author="t_竹沢 公佑" w:date="2019-09-18T16:15:00Z"/>
                <w:rFonts w:cs="Times New Roman"/>
                <w:sz w:val="22"/>
                <w:szCs w:val="22"/>
              </w:rPr>
            </w:pPr>
            <w:del w:id="11572" w:author="t_竹沢 公佑" w:date="2019-09-18T16:15:00Z">
              <w:r w:rsidDel="0055502C">
                <w:rPr>
                  <w:rFonts w:cs="Times New Roman" w:hint="eastAsia"/>
                  <w:sz w:val="22"/>
                  <w:szCs w:val="22"/>
                </w:rPr>
                <w:delText>EINVAL</w:delText>
              </w:r>
            </w:del>
          </w:p>
          <w:p w:rsidR="00991147" w:rsidRPr="00991147" w:rsidRDefault="00991147" w:rsidP="008D42B9">
            <w:pPr>
              <w:spacing w:line="0" w:lineRule="atLeast"/>
              <w:ind w:right="1020" w:firstLineChars="50" w:firstLine="110"/>
              <w:rPr>
                <w:bCs/>
                <w:sz w:val="22"/>
                <w:szCs w:val="22"/>
              </w:rPr>
            </w:pPr>
            <w:del w:id="11573" w:author="t_竹沢 公佑" w:date="2019-09-18T16:15:00Z">
              <w:r w:rsidDel="0055502C">
                <w:rPr>
                  <w:rFonts w:hint="eastAsia"/>
                  <w:bCs/>
                  <w:sz w:val="22"/>
                  <w:szCs w:val="22"/>
                </w:rPr>
                <w:delText xml:space="preserve">When detect invalid argument. (Unmatch ItemID) </w:delText>
              </w:r>
            </w:del>
          </w:p>
        </w:tc>
      </w:tr>
    </w:tbl>
    <w:p w:rsidR="00991147" w:rsidRPr="00991147" w:rsidRDefault="00991147" w:rsidP="00991147">
      <w:pPr>
        <w:spacing w:line="0" w:lineRule="atLeast"/>
        <w:ind w:right="1020"/>
      </w:pPr>
    </w:p>
    <w:p w:rsidR="006377E3" w:rsidRPr="00991147" w:rsidRDefault="006377E3" w:rsidP="00E82429"/>
    <w:p w:rsidR="006377E3" w:rsidRPr="005F6B96" w:rsidRDefault="00403C3D" w:rsidP="00E82429">
      <w:r>
        <w:br w:type="page"/>
      </w:r>
    </w:p>
    <w:p w:rsidR="00726FA4" w:rsidRDefault="00726FA4" w:rsidP="00B862C9">
      <w:pPr>
        <w:pStyle w:val="3"/>
      </w:pPr>
      <w:bookmarkStart w:id="11574" w:name="_Toc63179467"/>
      <w:r>
        <w:rPr>
          <w:rFonts w:hint="eastAsia"/>
        </w:rPr>
        <w:t>SET_</w:t>
      </w:r>
      <w:r w:rsidR="007D1A54">
        <w:rPr>
          <w:rFonts w:hint="eastAsia"/>
        </w:rPr>
        <w:t>SEU_STATUS</w:t>
      </w:r>
      <w:bookmarkEnd w:id="115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544"/>
        <w:gridCol w:w="2126"/>
        <w:gridCol w:w="1845"/>
      </w:tblGrid>
      <w:tr w:rsidR="00726FA4" w:rsidTr="00B1490B">
        <w:tc>
          <w:tcPr>
            <w:tcW w:w="2376" w:type="dxa"/>
          </w:tcPr>
          <w:p w:rsidR="00726FA4" w:rsidRDefault="00726FA4" w:rsidP="00B1490B">
            <w:pPr>
              <w:spacing w:line="0" w:lineRule="atLeast"/>
              <w:ind w:right="1020"/>
              <w:rPr>
                <w:sz w:val="22"/>
                <w:szCs w:val="22"/>
              </w:rPr>
            </w:pPr>
            <w:r>
              <w:rPr>
                <w:rFonts w:hint="eastAsia"/>
                <w:sz w:val="22"/>
                <w:szCs w:val="22"/>
              </w:rPr>
              <w:t>ItemID</w:t>
            </w:r>
          </w:p>
        </w:tc>
        <w:tc>
          <w:tcPr>
            <w:tcW w:w="3544" w:type="dxa"/>
          </w:tcPr>
          <w:p w:rsidR="00726FA4" w:rsidRDefault="00726FA4" w:rsidP="005F6B96">
            <w:pPr>
              <w:spacing w:line="0" w:lineRule="atLeast"/>
              <w:ind w:right="1020"/>
              <w:rPr>
                <w:sz w:val="22"/>
                <w:szCs w:val="22"/>
              </w:rPr>
            </w:pPr>
            <w:r>
              <w:rPr>
                <w:sz w:val="22"/>
                <w:szCs w:val="22"/>
              </w:rPr>
              <w:t>SET_</w:t>
            </w:r>
            <w:r>
              <w:rPr>
                <w:rFonts w:hint="eastAsia"/>
                <w:sz w:val="22"/>
                <w:szCs w:val="22"/>
              </w:rPr>
              <w:t>SEU_STATUS_ID</w:t>
            </w:r>
          </w:p>
        </w:tc>
        <w:tc>
          <w:tcPr>
            <w:tcW w:w="2126" w:type="dxa"/>
          </w:tcPr>
          <w:p w:rsidR="00726FA4" w:rsidRDefault="00726FA4" w:rsidP="00B1490B">
            <w:pPr>
              <w:spacing w:line="0" w:lineRule="atLeast"/>
              <w:ind w:right="-108"/>
              <w:rPr>
                <w:sz w:val="22"/>
                <w:szCs w:val="22"/>
              </w:rPr>
            </w:pPr>
            <w:r>
              <w:rPr>
                <w:rFonts w:hint="eastAsia"/>
                <w:sz w:val="22"/>
                <w:szCs w:val="22"/>
              </w:rPr>
              <w:t>0x0000 0E04</w:t>
            </w:r>
          </w:p>
        </w:tc>
        <w:tc>
          <w:tcPr>
            <w:tcW w:w="1843" w:type="dxa"/>
          </w:tcPr>
          <w:p w:rsidR="00726FA4" w:rsidRDefault="00726FA4" w:rsidP="00B1490B">
            <w:pPr>
              <w:spacing w:line="0" w:lineRule="atLeast"/>
              <w:ind w:right="-108"/>
              <w:rPr>
                <w:sz w:val="22"/>
                <w:szCs w:val="22"/>
              </w:rPr>
            </w:pPr>
            <w:r>
              <w:rPr>
                <w:rFonts w:hint="eastAsia"/>
                <w:sz w:val="22"/>
                <w:szCs w:val="22"/>
                <w:lang w:val="en"/>
              </w:rPr>
              <w:t>-</w:t>
            </w:r>
          </w:p>
        </w:tc>
      </w:tr>
      <w:tr w:rsidR="00726FA4" w:rsidRPr="00727B82" w:rsidTr="00B1490B">
        <w:tc>
          <w:tcPr>
            <w:tcW w:w="2376" w:type="dxa"/>
          </w:tcPr>
          <w:p w:rsidR="00726FA4" w:rsidRDefault="00726FA4" w:rsidP="00B1490B">
            <w:pPr>
              <w:spacing w:line="0" w:lineRule="atLeast"/>
              <w:ind w:right="1020"/>
              <w:rPr>
                <w:sz w:val="22"/>
                <w:szCs w:val="22"/>
              </w:rPr>
            </w:pPr>
            <w:r>
              <w:rPr>
                <w:rFonts w:cs="Times New Roman"/>
                <w:sz w:val="22"/>
                <w:szCs w:val="22"/>
              </w:rPr>
              <w:t>Description</w:t>
            </w:r>
          </w:p>
        </w:tc>
        <w:tc>
          <w:tcPr>
            <w:tcW w:w="7513" w:type="dxa"/>
            <w:gridSpan w:val="3"/>
          </w:tcPr>
          <w:p w:rsidR="00726FA4" w:rsidRDefault="00726FA4" w:rsidP="00B1490B">
            <w:pPr>
              <w:pStyle w:val="HTML0"/>
              <w:rPr>
                <w:ins w:id="11575" w:author="t_竹沢 公佑" w:date="2019-08-22T21:53:00Z"/>
                <w:rFonts w:ascii="ＭＳ Ｐゴシック" w:eastAsia="ＭＳ Ｐゴシック" w:hAnsi="ＭＳ Ｐゴシック"/>
                <w:sz w:val="22"/>
                <w:szCs w:val="22"/>
                <w:lang w:val="en"/>
              </w:rPr>
            </w:pPr>
            <w:r>
              <w:rPr>
                <w:rFonts w:ascii="ＭＳ Ｐゴシック" w:eastAsia="ＭＳ Ｐゴシック" w:hAnsi="ＭＳ Ｐゴシック" w:hint="eastAsia"/>
                <w:sz w:val="22"/>
                <w:szCs w:val="22"/>
                <w:lang w:val="en"/>
              </w:rPr>
              <w:t>Transition the SEU function module state.</w:t>
            </w:r>
          </w:p>
          <w:p w:rsidR="008257D7" w:rsidRPr="00AE4678" w:rsidRDefault="008257D7" w:rsidP="00B1490B">
            <w:pPr>
              <w:pStyle w:val="HTML0"/>
              <w:rPr>
                <w:rFonts w:ascii="ＭＳ Ｐゴシック" w:eastAsia="ＭＳ Ｐゴシック" w:hAnsi="ＭＳ Ｐゴシック"/>
                <w:sz w:val="22"/>
                <w:szCs w:val="22"/>
                <w:lang w:val="en"/>
              </w:rPr>
            </w:pPr>
            <w:ins w:id="11576" w:author="t_竹沢 公佑" w:date="2019-08-22T21:53:00Z">
              <w:r w:rsidRPr="008257D7">
                <w:rPr>
                  <w:rFonts w:ascii="ＭＳ Ｐゴシック" w:eastAsia="ＭＳ Ｐゴシック" w:hAnsi="ＭＳ Ｐゴシック"/>
                  <w:sz w:val="22"/>
                  <w:szCs w:val="22"/>
                  <w:lang w:val="en"/>
                  <w:rPrChange w:id="11577" w:author="t_竹沢 公佑" w:date="2019-08-22T21:53:00Z">
                    <w:rPr>
                      <w:sz w:val="22"/>
                      <w:szCs w:val="22"/>
                      <w:lang w:val="en"/>
                    </w:rPr>
                  </w:rPrChange>
                </w:rPr>
                <w:t xml:space="preserve">For the detail of SEU function module, please refer </w:t>
              </w:r>
              <w:r w:rsidRPr="008257D7">
                <w:rPr>
                  <w:rFonts w:ascii="ＭＳ Ｐゴシック" w:eastAsia="ＭＳ Ｐゴシック" w:hAnsi="ＭＳ Ｐゴシック"/>
                  <w:b/>
                  <w:sz w:val="22"/>
                  <w:szCs w:val="22"/>
                  <w:lang w:val="en"/>
                  <w:rPrChange w:id="11578" w:author="t_竹沢 公佑" w:date="2019-08-22T21:53:00Z">
                    <w:rPr>
                      <w:b/>
                      <w:sz w:val="22"/>
                      <w:szCs w:val="22"/>
                      <w:lang w:val="en"/>
                    </w:rPr>
                  </w:rPrChange>
                </w:rPr>
                <w:t>“</w:t>
              </w:r>
              <w:r w:rsidRPr="008257D7">
                <w:rPr>
                  <w:rFonts w:ascii="ＭＳ Ｐゴシック" w:eastAsia="ＭＳ Ｐゴシック" w:hAnsi="ＭＳ Ｐゴシック"/>
                  <w:b/>
                  <w:sz w:val="22"/>
                  <w:szCs w:val="22"/>
                  <w:lang w:val="en"/>
                  <w:rPrChange w:id="11579" w:author="t_竹沢 公佑" w:date="2019-08-22T21:53:00Z">
                    <w:rPr>
                      <w:b/>
                      <w:sz w:val="22"/>
                      <w:szCs w:val="22"/>
                      <w:lang w:val="en"/>
                    </w:rPr>
                  </w:rPrChange>
                </w:rPr>
                <w:fldChar w:fldCharType="begin"/>
              </w:r>
              <w:r w:rsidRPr="008257D7">
                <w:rPr>
                  <w:rFonts w:ascii="ＭＳ Ｐゴシック" w:eastAsia="ＭＳ Ｐゴシック" w:hAnsi="ＭＳ Ｐゴシック"/>
                  <w:b/>
                  <w:sz w:val="22"/>
                  <w:szCs w:val="22"/>
                  <w:lang w:val="en"/>
                  <w:rPrChange w:id="11580" w:author="t_竹沢 公佑" w:date="2019-08-22T21:53:00Z">
                    <w:rPr>
                      <w:b/>
                      <w:sz w:val="22"/>
                      <w:szCs w:val="22"/>
                      <w:lang w:val="en"/>
                    </w:rPr>
                  </w:rPrChange>
                </w:rPr>
                <w:instrText xml:space="preserve"> REF _Ref17401304 \r \h  \* MERGEFORMAT </w:instrText>
              </w:r>
            </w:ins>
            <w:r w:rsidRPr="008257D7">
              <w:rPr>
                <w:rFonts w:ascii="ＭＳ Ｐゴシック" w:eastAsia="ＭＳ Ｐゴシック" w:hAnsi="ＭＳ Ｐゴシック"/>
                <w:b/>
                <w:sz w:val="22"/>
                <w:szCs w:val="22"/>
                <w:lang w:val="en"/>
                <w:rPrChange w:id="11581" w:author="t_竹沢 公佑" w:date="2019-08-22T21:53:00Z">
                  <w:rPr>
                    <w:rFonts w:ascii="ＭＳ Ｐゴシック" w:eastAsia="ＭＳ Ｐゴシック" w:hAnsi="ＭＳ Ｐゴシック"/>
                    <w:b/>
                    <w:sz w:val="22"/>
                    <w:szCs w:val="22"/>
                    <w:lang w:val="en"/>
                  </w:rPr>
                </w:rPrChange>
              </w:rPr>
            </w:r>
            <w:ins w:id="11582" w:author="t_竹沢 公佑" w:date="2019-08-22T21:53:00Z">
              <w:r w:rsidRPr="008257D7">
                <w:rPr>
                  <w:rFonts w:ascii="ＭＳ Ｐゴシック" w:eastAsia="ＭＳ Ｐゴシック" w:hAnsi="ＭＳ Ｐゴシック"/>
                  <w:b/>
                  <w:sz w:val="22"/>
                  <w:szCs w:val="22"/>
                  <w:lang w:val="en"/>
                  <w:rPrChange w:id="11583" w:author="t_竹沢 公佑" w:date="2019-08-22T21:53:00Z">
                    <w:rPr>
                      <w:b/>
                      <w:sz w:val="22"/>
                      <w:szCs w:val="22"/>
                      <w:lang w:val="en"/>
                    </w:rPr>
                  </w:rPrChange>
                </w:rPr>
                <w:fldChar w:fldCharType="separate"/>
              </w:r>
            </w:ins>
            <w:ins w:id="11584" w:author="t_竹沢 公佑" w:date="2021-02-02T17:29:00Z">
              <w:r w:rsidR="000B4FA1">
                <w:rPr>
                  <w:rFonts w:ascii="ＭＳ Ｐゴシック" w:eastAsia="ＭＳ Ｐゴシック" w:hAnsi="ＭＳ Ｐゴシック"/>
                  <w:b/>
                  <w:sz w:val="22"/>
                  <w:szCs w:val="22"/>
                  <w:lang w:val="en"/>
                </w:rPr>
                <w:t>7.3</w:t>
              </w:r>
            </w:ins>
            <w:ins w:id="11585" w:author="t_竹沢 公佑" w:date="2019-08-22T21:53:00Z">
              <w:r w:rsidRPr="008257D7">
                <w:rPr>
                  <w:rFonts w:ascii="ＭＳ Ｐゴシック" w:eastAsia="ＭＳ Ｐゴシック" w:hAnsi="ＭＳ Ｐゴシック"/>
                  <w:b/>
                  <w:sz w:val="22"/>
                  <w:szCs w:val="22"/>
                  <w:lang w:val="en"/>
                  <w:rPrChange w:id="11586" w:author="t_竹沢 公佑" w:date="2019-08-22T21:53:00Z">
                    <w:rPr>
                      <w:b/>
                      <w:sz w:val="22"/>
                      <w:szCs w:val="22"/>
                      <w:lang w:val="en"/>
                    </w:rPr>
                  </w:rPrChange>
                </w:rPr>
                <w:fldChar w:fldCharType="end"/>
              </w:r>
              <w:r w:rsidRPr="008257D7">
                <w:rPr>
                  <w:rFonts w:ascii="ＭＳ Ｐゴシック" w:eastAsia="ＭＳ Ｐゴシック" w:hAnsi="ＭＳ Ｐゴシック"/>
                  <w:b/>
                  <w:sz w:val="22"/>
                  <w:szCs w:val="22"/>
                  <w:lang w:val="en"/>
                  <w:rPrChange w:id="11587" w:author="t_竹沢 公佑" w:date="2019-08-22T21:53:00Z">
                    <w:rPr>
                      <w:b/>
                      <w:sz w:val="22"/>
                      <w:szCs w:val="22"/>
                      <w:lang w:val="en"/>
                    </w:rPr>
                  </w:rPrChange>
                </w:rPr>
                <w:t xml:space="preserve"> </w:t>
              </w:r>
              <w:r w:rsidRPr="008257D7">
                <w:rPr>
                  <w:rFonts w:ascii="ＭＳ Ｐゴシック" w:eastAsia="ＭＳ Ｐゴシック" w:hAnsi="ＭＳ Ｐゴシック"/>
                  <w:b/>
                  <w:sz w:val="22"/>
                  <w:szCs w:val="22"/>
                  <w:lang w:val="en"/>
                  <w:rPrChange w:id="11588" w:author="t_竹沢 公佑" w:date="2019-08-22T21:53:00Z">
                    <w:rPr>
                      <w:b/>
                      <w:sz w:val="22"/>
                      <w:szCs w:val="22"/>
                      <w:lang w:val="en"/>
                    </w:rPr>
                  </w:rPrChange>
                </w:rPr>
                <w:fldChar w:fldCharType="begin"/>
              </w:r>
              <w:r w:rsidRPr="008257D7">
                <w:rPr>
                  <w:rFonts w:ascii="ＭＳ Ｐゴシック" w:eastAsia="ＭＳ Ｐゴシック" w:hAnsi="ＭＳ Ｐゴシック"/>
                  <w:b/>
                  <w:sz w:val="22"/>
                  <w:szCs w:val="22"/>
                  <w:lang w:val="en"/>
                  <w:rPrChange w:id="11589" w:author="t_竹沢 公佑" w:date="2019-08-22T21:53:00Z">
                    <w:rPr>
                      <w:b/>
                      <w:sz w:val="22"/>
                      <w:szCs w:val="22"/>
                      <w:lang w:val="en"/>
                    </w:rPr>
                  </w:rPrChange>
                </w:rPr>
                <w:instrText xml:space="preserve"> REF _Ref17401712 \h  \* MERGEFORMAT </w:instrText>
              </w:r>
            </w:ins>
            <w:r w:rsidRPr="008257D7">
              <w:rPr>
                <w:rFonts w:ascii="ＭＳ Ｐゴシック" w:eastAsia="ＭＳ Ｐゴシック" w:hAnsi="ＭＳ Ｐゴシック"/>
                <w:b/>
                <w:sz w:val="22"/>
                <w:szCs w:val="22"/>
                <w:lang w:val="en"/>
                <w:rPrChange w:id="11590" w:author="t_竹沢 公佑" w:date="2019-08-22T21:53:00Z">
                  <w:rPr>
                    <w:rFonts w:ascii="ＭＳ Ｐゴシック" w:eastAsia="ＭＳ Ｐゴシック" w:hAnsi="ＭＳ Ｐゴシック"/>
                    <w:b/>
                    <w:sz w:val="22"/>
                    <w:szCs w:val="22"/>
                    <w:lang w:val="en"/>
                  </w:rPr>
                </w:rPrChange>
              </w:rPr>
            </w:r>
            <w:ins w:id="11591" w:author="t_竹沢 公佑" w:date="2019-08-22T21:53:00Z">
              <w:r w:rsidRPr="008257D7">
                <w:rPr>
                  <w:rFonts w:ascii="ＭＳ Ｐゴシック" w:eastAsia="ＭＳ Ｐゴシック" w:hAnsi="ＭＳ Ｐゴシック"/>
                  <w:b/>
                  <w:sz w:val="22"/>
                  <w:szCs w:val="22"/>
                  <w:lang w:val="en"/>
                  <w:rPrChange w:id="11592" w:author="t_竹沢 公佑" w:date="2019-08-22T21:53:00Z">
                    <w:rPr>
                      <w:b/>
                      <w:sz w:val="22"/>
                      <w:szCs w:val="22"/>
                      <w:lang w:val="en"/>
                    </w:rPr>
                  </w:rPrChange>
                </w:rPr>
                <w:fldChar w:fldCharType="separate"/>
              </w:r>
            </w:ins>
            <w:ins w:id="11593" w:author="t_竹沢 公佑" w:date="2021-02-02T17:29:00Z">
              <w:r w:rsidR="000B4FA1" w:rsidRPr="000B4FA1">
                <w:rPr>
                  <w:rFonts w:ascii="ＭＳ Ｐゴシック" w:eastAsia="ＭＳ Ｐゴシック" w:hAnsi="ＭＳ Ｐゴシック"/>
                  <w:b/>
                  <w:sz w:val="22"/>
                  <w:szCs w:val="22"/>
                  <w:u w:val="single"/>
                  <w:rPrChange w:id="11594" w:author="t_竹沢 公佑" w:date="2021-02-02T17:29:00Z">
                    <w:rPr>
                      <w:u w:val="single"/>
                    </w:rPr>
                  </w:rPrChange>
                </w:rPr>
                <w:t>SEU Mitigation</w:t>
              </w:r>
            </w:ins>
            <w:ins w:id="11595" w:author="t_竹沢 公佑" w:date="2019-08-22T21:53:00Z">
              <w:r w:rsidRPr="008257D7">
                <w:rPr>
                  <w:rFonts w:ascii="ＭＳ Ｐゴシック" w:eastAsia="ＭＳ Ｐゴシック" w:hAnsi="ＭＳ Ｐゴシック"/>
                  <w:b/>
                  <w:sz w:val="22"/>
                  <w:szCs w:val="22"/>
                  <w:lang w:val="en"/>
                  <w:rPrChange w:id="11596" w:author="t_竹沢 公佑" w:date="2019-08-22T21:53:00Z">
                    <w:rPr>
                      <w:b/>
                      <w:sz w:val="22"/>
                      <w:szCs w:val="22"/>
                      <w:lang w:val="en"/>
                    </w:rPr>
                  </w:rPrChange>
                </w:rPr>
                <w:fldChar w:fldCharType="end"/>
              </w:r>
              <w:r w:rsidRPr="008257D7">
                <w:rPr>
                  <w:rFonts w:ascii="ＭＳ Ｐゴシック" w:eastAsia="ＭＳ Ｐゴシック" w:hAnsi="ＭＳ Ｐゴシック"/>
                  <w:b/>
                  <w:sz w:val="22"/>
                  <w:szCs w:val="22"/>
                  <w:lang w:val="en"/>
                  <w:rPrChange w:id="11597" w:author="t_竹沢 公佑" w:date="2019-08-22T21:53:00Z">
                    <w:rPr>
                      <w:b/>
                      <w:sz w:val="22"/>
                      <w:szCs w:val="22"/>
                      <w:lang w:val="en"/>
                    </w:rPr>
                  </w:rPrChange>
                </w:rPr>
                <w:t>”</w:t>
              </w:r>
              <w:r w:rsidRPr="008257D7">
                <w:rPr>
                  <w:rFonts w:ascii="ＭＳ Ｐゴシック" w:eastAsia="ＭＳ Ｐゴシック" w:hAnsi="ＭＳ Ｐゴシック"/>
                  <w:sz w:val="22"/>
                  <w:szCs w:val="22"/>
                  <w:lang w:val="en"/>
                  <w:rPrChange w:id="11598" w:author="t_竹沢 公佑" w:date="2019-08-22T21:53:00Z">
                    <w:rPr>
                      <w:sz w:val="22"/>
                      <w:szCs w:val="22"/>
                      <w:lang w:val="en"/>
                    </w:rPr>
                  </w:rPrChange>
                </w:rPr>
                <w:t>.</w:t>
              </w:r>
            </w:ins>
          </w:p>
        </w:tc>
      </w:tr>
      <w:tr w:rsidR="00726FA4" w:rsidTr="00B1490B">
        <w:tc>
          <w:tcPr>
            <w:tcW w:w="2376" w:type="dxa"/>
          </w:tcPr>
          <w:p w:rsidR="00726FA4" w:rsidRDefault="00726FA4" w:rsidP="00B1490B">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726FA4" w:rsidRDefault="00726FA4" w:rsidP="00B1490B">
            <w:pPr>
              <w:spacing w:line="0" w:lineRule="atLeast"/>
              <w:ind w:right="1020"/>
              <w:rPr>
                <w:sz w:val="22"/>
                <w:szCs w:val="22"/>
              </w:rPr>
            </w:pPr>
            <w:r>
              <w:rPr>
                <w:rFonts w:hint="eastAsia"/>
                <w:sz w:val="22"/>
                <w:szCs w:val="22"/>
              </w:rPr>
              <w:t>No</w:t>
            </w:r>
          </w:p>
        </w:tc>
      </w:tr>
      <w:tr w:rsidR="00595E56" w:rsidTr="00596636">
        <w:tc>
          <w:tcPr>
            <w:tcW w:w="2376" w:type="dxa"/>
          </w:tcPr>
          <w:p w:rsidR="00595E56" w:rsidRPr="00C400E8" w:rsidRDefault="00595E56" w:rsidP="00596636">
            <w:pPr>
              <w:pStyle w:val="afa"/>
              <w:rPr>
                <w:sz w:val="22"/>
                <w:szCs w:val="22"/>
                <w:rPrChange w:id="11599" w:author="t_竹沢 公佑" w:date="2019-10-05T18:18:00Z">
                  <w:rPr/>
                </w:rPrChange>
              </w:rPr>
            </w:pPr>
            <w:r w:rsidRPr="00C400E8">
              <w:rPr>
                <w:sz w:val="22"/>
                <w:szCs w:val="22"/>
                <w:rPrChange w:id="11600" w:author="t_竹沢 公佑" w:date="2019-10-05T18:18:00Z">
                  <w:rPr/>
                </w:rPrChange>
              </w:rPr>
              <w:t>Synchronization</w:t>
            </w:r>
          </w:p>
        </w:tc>
        <w:tc>
          <w:tcPr>
            <w:tcW w:w="7515" w:type="dxa"/>
            <w:gridSpan w:val="3"/>
          </w:tcPr>
          <w:p w:rsidR="00132D22" w:rsidRDefault="00ED29D4" w:rsidP="00596636">
            <w:pPr>
              <w:pStyle w:val="afa"/>
              <w:rPr>
                <w:ins w:id="11601" w:author="t_竹沢 公佑" w:date="2019-10-06T17:28:00Z"/>
                <w:sz w:val="22"/>
                <w:szCs w:val="22"/>
              </w:rPr>
            </w:pPr>
            <w:r w:rsidRPr="00C400E8">
              <w:rPr>
                <w:sz w:val="22"/>
                <w:szCs w:val="22"/>
                <w:rPrChange w:id="11602" w:author="t_竹沢 公佑" w:date="2019-10-05T18:18:00Z">
                  <w:rPr/>
                </w:rPrChange>
              </w:rPr>
              <w:t>S</w:t>
            </w:r>
            <w:r w:rsidR="00595E56" w:rsidRPr="00C400E8">
              <w:rPr>
                <w:sz w:val="22"/>
                <w:szCs w:val="22"/>
                <w:rPrChange w:id="11603" w:author="t_竹沢 公佑" w:date="2019-10-05T18:18:00Z">
                  <w:rPr/>
                </w:rPrChange>
              </w:rPr>
              <w:t>ynchronou</w:t>
            </w:r>
            <w:ins w:id="11604" w:author="t_竹沢 公佑" w:date="2019-10-06T17:28:00Z">
              <w:r w:rsidR="00132D22">
                <w:rPr>
                  <w:rFonts w:hint="eastAsia"/>
                  <w:sz w:val="22"/>
                  <w:szCs w:val="22"/>
                </w:rPr>
                <w:t>s</w:t>
              </w:r>
            </w:ins>
          </w:p>
          <w:p w:rsidR="00132D22" w:rsidRDefault="00132D22" w:rsidP="00596636">
            <w:pPr>
              <w:pStyle w:val="afa"/>
              <w:rPr>
                <w:ins w:id="11605" w:author="t_竹沢 公佑" w:date="2019-10-06T17:29:00Z"/>
                <w:sz w:val="22"/>
                <w:szCs w:val="22"/>
              </w:rPr>
            </w:pPr>
            <w:ins w:id="11606" w:author="t_竹沢 公佑" w:date="2019-10-06T17:28:00Z">
              <w:r>
                <w:rPr>
                  <w:rFonts w:hint="eastAsia"/>
                  <w:sz w:val="22"/>
                  <w:szCs w:val="22"/>
                </w:rPr>
                <w:t>Timeout</w:t>
              </w:r>
            </w:ins>
          </w:p>
          <w:p w:rsidR="00595E56" w:rsidRPr="00C400E8" w:rsidDel="00132D22" w:rsidRDefault="00132D22">
            <w:pPr>
              <w:pStyle w:val="afa"/>
              <w:ind w:left="220" w:hangingChars="100" w:hanging="220"/>
              <w:rPr>
                <w:ins w:id="11607" w:author="s_佐野 光" w:date="2019-08-20T20:27:00Z"/>
                <w:del w:id="11608" w:author="t_竹沢 公佑" w:date="2019-10-06T17:32:00Z"/>
                <w:sz w:val="22"/>
                <w:szCs w:val="22"/>
                <w:rPrChange w:id="11609" w:author="t_竹沢 公佑" w:date="2019-10-05T18:18:00Z">
                  <w:rPr>
                    <w:ins w:id="11610" w:author="s_佐野 光" w:date="2019-08-20T20:27:00Z"/>
                    <w:del w:id="11611" w:author="t_竹沢 公佑" w:date="2019-10-06T17:32:00Z"/>
                  </w:rPr>
                </w:rPrChange>
              </w:rPr>
              <w:pPrChange w:id="11612" w:author="t_竹沢 公佑" w:date="2019-10-06T17:30:00Z">
                <w:pPr>
                  <w:pStyle w:val="afa"/>
                </w:pPr>
              </w:pPrChange>
            </w:pPr>
            <w:ins w:id="11613" w:author="t_竹沢 公佑" w:date="2019-10-06T17:29:00Z">
              <w:r>
                <w:rPr>
                  <w:rFonts w:hint="eastAsia"/>
                  <w:sz w:val="22"/>
                  <w:szCs w:val="22"/>
                </w:rPr>
                <w:t xml:space="preserve">  This command </w:t>
              </w:r>
            </w:ins>
            <w:ins w:id="11614" w:author="t_竹沢 公佑" w:date="2019-10-06T17:31:00Z">
              <w:r>
                <w:rPr>
                  <w:rFonts w:hint="eastAsia"/>
                  <w:sz w:val="22"/>
                  <w:szCs w:val="22"/>
                </w:rPr>
                <w:t>waits</w:t>
              </w:r>
            </w:ins>
            <w:ins w:id="11615" w:author="t_竹沢 公佑" w:date="2019-10-06T17:29:00Z">
              <w:r>
                <w:rPr>
                  <w:rFonts w:hint="eastAsia"/>
                  <w:sz w:val="22"/>
                  <w:szCs w:val="22"/>
                </w:rPr>
                <w:t xml:space="preserve"> </w:t>
              </w:r>
            </w:ins>
            <w:ins w:id="11616" w:author="t_竹沢 公佑" w:date="2019-10-06T17:31:00Z">
              <w:r>
                <w:rPr>
                  <w:rFonts w:hint="eastAsia"/>
                  <w:sz w:val="22"/>
                  <w:szCs w:val="22"/>
                </w:rPr>
                <w:t xml:space="preserve">for completion of </w:t>
              </w:r>
            </w:ins>
            <w:ins w:id="11617" w:author="t_竹沢 公佑" w:date="2019-10-06T17:29:00Z">
              <w:r>
                <w:rPr>
                  <w:rFonts w:hint="eastAsia"/>
                  <w:sz w:val="22"/>
                  <w:szCs w:val="22"/>
                </w:rPr>
                <w:t xml:space="preserve">SEU module state </w:t>
              </w:r>
            </w:ins>
            <w:ins w:id="11618" w:author="t_竹沢 公佑" w:date="2019-10-06T17:31:00Z">
              <w:r>
                <w:rPr>
                  <w:rFonts w:hint="eastAsia"/>
                  <w:sz w:val="22"/>
                  <w:szCs w:val="22"/>
                </w:rPr>
                <w:t xml:space="preserve">transition. </w:t>
              </w:r>
            </w:ins>
            <w:ins w:id="11619" w:author="t_竹沢 公佑" w:date="2019-10-06T17:29:00Z">
              <w:r>
                <w:rPr>
                  <w:rFonts w:hint="eastAsia"/>
                  <w:sz w:val="22"/>
                  <w:szCs w:val="22"/>
                </w:rPr>
                <w:t xml:space="preserve">is changed or not after writing </w:t>
              </w:r>
            </w:ins>
            <w:ins w:id="11620" w:author="t_竹沢 公佑" w:date="2019-10-06T17:30:00Z">
              <w:r>
                <w:rPr>
                  <w:rFonts w:hint="eastAsia"/>
                  <w:sz w:val="22"/>
                  <w:szCs w:val="22"/>
                </w:rPr>
                <w:t xml:space="preserve">register. If it fails to </w:t>
              </w:r>
            </w:ins>
            <w:ins w:id="11621" w:author="t_竹沢 公佑" w:date="2019-10-06T17:32:00Z">
              <w:r>
                <w:rPr>
                  <w:rFonts w:hint="eastAsia"/>
                  <w:sz w:val="22"/>
                  <w:szCs w:val="22"/>
                </w:rPr>
                <w:t>shift its state in 500ms, it sets ECANCELED to errno.</w:t>
              </w:r>
            </w:ins>
            <w:del w:id="11622" w:author="t_竹沢 公佑" w:date="2019-10-06T17:28:00Z">
              <w:r w:rsidR="00595E56" w:rsidRPr="00C400E8" w:rsidDel="00132D22">
                <w:rPr>
                  <w:sz w:val="22"/>
                  <w:szCs w:val="22"/>
                  <w:rPrChange w:id="11623" w:author="t_竹沢 公佑" w:date="2019-10-05T18:18:00Z">
                    <w:rPr/>
                  </w:rPrChange>
                </w:rPr>
                <w:delText>s</w:delText>
              </w:r>
            </w:del>
          </w:p>
          <w:p w:rsidR="0032764B" w:rsidRPr="00C400E8" w:rsidRDefault="0032764B">
            <w:pPr>
              <w:pStyle w:val="afa"/>
              <w:ind w:left="240" w:hangingChars="100" w:hanging="240"/>
              <w:pPrChange w:id="11624" w:author="t_竹沢 公佑" w:date="2019-10-06T17:32:00Z">
                <w:pPr>
                  <w:pStyle w:val="afa"/>
                </w:pPr>
              </w:pPrChange>
            </w:pPr>
            <w:ins w:id="11625" w:author="s_佐野 光" w:date="2019-08-20T20:27:00Z">
              <w:del w:id="11626" w:author="t_竹沢 公佑" w:date="2019-10-06T17:32:00Z">
                <w:r w:rsidRPr="00C400E8" w:rsidDel="00132D22">
                  <w:rPr>
                    <w:rPrChange w:id="11627" w:author="t_竹沢 公佑" w:date="2019-10-05T18:18:00Z">
                      <w:rPr>
                        <w:bCs/>
                        <w:sz w:val="22"/>
                        <w:szCs w:val="22"/>
                      </w:rPr>
                    </w:rPrChange>
                  </w:rPr>
                  <w:delText xml:space="preserve">*Maximum timeout value is 500ms. If timeout </w:delText>
                </w:r>
              </w:del>
              <w:del w:id="11628" w:author="t_竹沢 公佑" w:date="2019-10-05T18:18:00Z">
                <w:r w:rsidRPr="00C400E8" w:rsidDel="00C400E8">
                  <w:rPr>
                    <w:rPrChange w:id="11629" w:author="t_竹沢 公佑" w:date="2019-10-05T18:18:00Z">
                      <w:rPr>
                        <w:bCs/>
                        <w:sz w:val="22"/>
                        <w:szCs w:val="22"/>
                      </w:rPr>
                    </w:rPrChange>
                  </w:rPr>
                  <w:delText xml:space="preserve">is </w:delText>
                </w:r>
              </w:del>
              <w:del w:id="11630" w:author="t_竹沢 公佑" w:date="2019-10-06T17:32:00Z">
                <w:r w:rsidRPr="00C400E8" w:rsidDel="00132D22">
                  <w:rPr>
                    <w:rPrChange w:id="11631" w:author="t_竹沢 公佑" w:date="2019-10-05T18:18:00Z">
                      <w:rPr>
                        <w:bCs/>
                        <w:sz w:val="22"/>
                        <w:szCs w:val="22"/>
                      </w:rPr>
                    </w:rPrChange>
                  </w:rPr>
                  <w:delText>occur</w:delText>
                </w:r>
              </w:del>
              <w:del w:id="11632" w:author="t_竹沢 公佑" w:date="2019-10-05T18:18:00Z">
                <w:r w:rsidRPr="00C400E8" w:rsidDel="00C400E8">
                  <w:rPr>
                    <w:rPrChange w:id="11633" w:author="t_竹沢 公佑" w:date="2019-10-05T18:18:00Z">
                      <w:rPr>
                        <w:bCs/>
                        <w:sz w:val="22"/>
                        <w:szCs w:val="22"/>
                      </w:rPr>
                    </w:rPrChange>
                  </w:rPr>
                  <w:delText>red</w:delText>
                </w:r>
              </w:del>
              <w:del w:id="11634" w:author="t_竹沢 公佑" w:date="2019-10-06T17:32:00Z">
                <w:r w:rsidRPr="00C400E8" w:rsidDel="00132D22">
                  <w:rPr>
                    <w:rPrChange w:id="11635" w:author="t_竹沢 公佑" w:date="2019-10-05T18:18:00Z">
                      <w:rPr>
                        <w:bCs/>
                        <w:sz w:val="22"/>
                        <w:szCs w:val="22"/>
                      </w:rPr>
                    </w:rPrChange>
                  </w:rPr>
                  <w:delText xml:space="preserve">, </w:delText>
                </w:r>
              </w:del>
              <w:del w:id="11636" w:author="t_竹沢 公佑" w:date="2019-10-05T18:18:00Z">
                <w:r w:rsidRPr="00C400E8" w:rsidDel="00C400E8">
                  <w:rPr>
                    <w:rPrChange w:id="11637" w:author="t_竹沢 公佑" w:date="2019-10-05T18:18:00Z">
                      <w:rPr>
                        <w:bCs/>
                        <w:sz w:val="22"/>
                        <w:szCs w:val="22"/>
                      </w:rPr>
                    </w:rPrChange>
                  </w:rPr>
                  <w:delText>T</w:delText>
                </w:r>
              </w:del>
              <w:del w:id="11638" w:author="t_竹沢 公佑" w:date="2019-10-06T17:32:00Z">
                <w:r w:rsidRPr="00C400E8" w:rsidDel="00132D22">
                  <w:rPr>
                    <w:rPrChange w:id="11639" w:author="t_竹沢 公佑" w:date="2019-10-05T18:18:00Z">
                      <w:rPr>
                        <w:bCs/>
                        <w:sz w:val="22"/>
                        <w:szCs w:val="22"/>
                      </w:rPr>
                    </w:rPrChange>
                  </w:rPr>
                  <w:delText>here may be a hardware error in FPGA access.</w:delText>
                </w:r>
              </w:del>
            </w:ins>
          </w:p>
        </w:tc>
      </w:tr>
      <w:tr w:rsidR="00726FA4" w:rsidTr="00B1490B">
        <w:tc>
          <w:tcPr>
            <w:tcW w:w="2376" w:type="dxa"/>
            <w:vMerge w:val="restart"/>
          </w:tcPr>
          <w:p w:rsidR="00726FA4" w:rsidRDefault="00726FA4" w:rsidP="00B1490B">
            <w:pPr>
              <w:spacing w:line="0" w:lineRule="atLeast"/>
              <w:ind w:right="1020"/>
              <w:rPr>
                <w:rFonts w:cs="Times New Roman"/>
                <w:sz w:val="22"/>
                <w:szCs w:val="22"/>
              </w:rPr>
            </w:pPr>
            <w:r>
              <w:rPr>
                <w:rFonts w:cs="Times New Roman" w:hint="eastAsia"/>
                <w:sz w:val="22"/>
                <w:szCs w:val="22"/>
              </w:rPr>
              <w:t>Data</w:t>
            </w:r>
          </w:p>
        </w:tc>
        <w:tc>
          <w:tcPr>
            <w:tcW w:w="7513" w:type="dxa"/>
            <w:gridSpan w:val="3"/>
          </w:tcPr>
          <w:p w:rsidR="00726FA4" w:rsidRDefault="00726FA4" w:rsidP="00B1490B">
            <w:pPr>
              <w:spacing w:line="0" w:lineRule="atLeast"/>
              <w:ind w:right="1020"/>
              <w:rPr>
                <w:sz w:val="22"/>
                <w:szCs w:val="22"/>
              </w:rPr>
            </w:pPr>
            <w:r>
              <w:rPr>
                <w:rFonts w:hint="eastAsia"/>
                <w:sz w:val="22"/>
                <w:szCs w:val="22"/>
              </w:rPr>
              <w:t>8</w:t>
            </w:r>
            <w:r w:rsidR="002A4BE1">
              <w:rPr>
                <w:rFonts w:hint="eastAsia"/>
                <w:sz w:val="22"/>
                <w:szCs w:val="22"/>
              </w:rPr>
              <w:t>B</w:t>
            </w:r>
            <w:r>
              <w:rPr>
                <w:rFonts w:hint="eastAsia"/>
                <w:sz w:val="22"/>
                <w:szCs w:val="22"/>
              </w:rPr>
              <w:t>ytes</w:t>
            </w:r>
          </w:p>
        </w:tc>
      </w:tr>
      <w:tr w:rsidR="00726FA4" w:rsidTr="00B1490B">
        <w:tc>
          <w:tcPr>
            <w:tcW w:w="2376" w:type="dxa"/>
            <w:vMerge/>
          </w:tcPr>
          <w:p w:rsidR="00726FA4" w:rsidRDefault="00726FA4" w:rsidP="00B1490B">
            <w:pPr>
              <w:spacing w:line="0" w:lineRule="atLeast"/>
              <w:ind w:right="1020"/>
              <w:rPr>
                <w:rFonts w:cs="Times New Roman"/>
                <w:sz w:val="22"/>
                <w:szCs w:val="22"/>
              </w:rPr>
            </w:pPr>
          </w:p>
        </w:tc>
        <w:tc>
          <w:tcPr>
            <w:tcW w:w="7513" w:type="dxa"/>
            <w:gridSpan w:val="3"/>
          </w:tcPr>
          <w:p w:rsidR="00726FA4" w:rsidRDefault="00B1490B" w:rsidP="00B1490B">
            <w:pPr>
              <w:widowControl w:val="0"/>
              <w:autoSpaceDE w:val="0"/>
              <w:autoSpaceDN w:val="0"/>
              <w:adjustRightInd w:val="0"/>
              <w:spacing w:line="0" w:lineRule="atLeast"/>
              <w:rPr>
                <w:sz w:val="22"/>
                <w:szCs w:val="22"/>
              </w:rPr>
            </w:pPr>
            <w:r>
              <w:rPr>
                <w:rFonts w:hint="eastAsia"/>
                <w:sz w:val="22"/>
                <w:szCs w:val="22"/>
              </w:rPr>
              <w:t>Please specify the transition destination state by following data structure.</w:t>
            </w:r>
          </w:p>
          <w:p w:rsidR="00B1490B" w:rsidRDefault="00B1490B" w:rsidP="00B1490B">
            <w:pPr>
              <w:widowControl w:val="0"/>
              <w:autoSpaceDE w:val="0"/>
              <w:autoSpaceDN w:val="0"/>
              <w:adjustRightInd w:val="0"/>
              <w:spacing w:line="0" w:lineRule="atLeast"/>
              <w:rPr>
                <w:sz w:val="22"/>
                <w:szCs w:val="22"/>
              </w:rPr>
            </w:pPr>
          </w:p>
          <w:p w:rsidR="00B1490B" w:rsidRDefault="00B1490B" w:rsidP="00B1490B">
            <w:pPr>
              <w:spacing w:line="0" w:lineRule="atLeast"/>
              <w:ind w:right="1020"/>
              <w:rPr>
                <w:rFonts w:cs="Times New Roman"/>
                <w:sz w:val="22"/>
                <w:szCs w:val="22"/>
              </w:rPr>
            </w:pPr>
            <w:r>
              <w:rPr>
                <w:rFonts w:cs="Times New Roman" w:hint="eastAsia"/>
                <w:sz w:val="22"/>
                <w:szCs w:val="22"/>
              </w:rPr>
              <w:t>ST_SEU_STATUS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5694"/>
            </w:tblGrid>
            <w:tr w:rsidR="00B1490B" w:rsidRPr="005B54C8" w:rsidTr="005B54C8">
              <w:tc>
                <w:tcPr>
                  <w:tcW w:w="1588" w:type="dxa"/>
                  <w:shd w:val="clear" w:color="auto" w:fill="auto"/>
                </w:tcPr>
                <w:p w:rsidR="00B1490B" w:rsidRPr="005B54C8" w:rsidRDefault="00B1490B" w:rsidP="005B54C8">
                  <w:pPr>
                    <w:spacing w:line="0" w:lineRule="atLeast"/>
                    <w:ind w:right="-108"/>
                    <w:rPr>
                      <w:rFonts w:cs="Times New Roman"/>
                      <w:sz w:val="22"/>
                      <w:szCs w:val="22"/>
                    </w:rPr>
                  </w:pPr>
                  <w:r w:rsidRPr="005B54C8">
                    <w:rPr>
                      <w:rFonts w:cs="Times New Roman" w:hint="eastAsia"/>
                      <w:sz w:val="22"/>
                      <w:szCs w:val="22"/>
                    </w:rPr>
                    <w:t>Type</w:t>
                  </w:r>
                </w:p>
              </w:tc>
              <w:tc>
                <w:tcPr>
                  <w:tcW w:w="5694" w:type="dxa"/>
                  <w:shd w:val="clear" w:color="auto" w:fill="auto"/>
                </w:tcPr>
                <w:p w:rsidR="00B1490B" w:rsidRPr="005B54C8" w:rsidRDefault="00B1490B" w:rsidP="005B54C8">
                  <w:pPr>
                    <w:spacing w:line="0" w:lineRule="atLeast"/>
                    <w:ind w:right="1020"/>
                    <w:rPr>
                      <w:rFonts w:cs="Times New Roman"/>
                      <w:sz w:val="22"/>
                      <w:szCs w:val="22"/>
                    </w:rPr>
                  </w:pPr>
                  <w:r w:rsidRPr="005B54C8">
                    <w:rPr>
                      <w:rFonts w:cs="Times New Roman"/>
                      <w:sz w:val="22"/>
                      <w:szCs w:val="22"/>
                    </w:rPr>
                    <w:t>M</w:t>
                  </w:r>
                  <w:r w:rsidRPr="005B54C8">
                    <w:rPr>
                      <w:rFonts w:cs="Times New Roman" w:hint="eastAsia"/>
                      <w:sz w:val="22"/>
                      <w:szCs w:val="22"/>
                    </w:rPr>
                    <w:t>ember</w:t>
                  </w:r>
                </w:p>
              </w:tc>
            </w:tr>
            <w:tr w:rsidR="00B1490B" w:rsidRPr="005B54C8" w:rsidTr="005B54C8">
              <w:tc>
                <w:tcPr>
                  <w:tcW w:w="1588" w:type="dxa"/>
                  <w:shd w:val="clear" w:color="auto" w:fill="auto"/>
                </w:tcPr>
                <w:p w:rsidR="00B1490B" w:rsidRPr="005B54C8" w:rsidRDefault="00B1490B" w:rsidP="005B54C8">
                  <w:pPr>
                    <w:spacing w:line="0" w:lineRule="atLeast"/>
                    <w:ind w:right="-108"/>
                    <w:rPr>
                      <w:rFonts w:cs="Times New Roman"/>
                      <w:sz w:val="22"/>
                      <w:szCs w:val="22"/>
                    </w:rPr>
                  </w:pPr>
                  <w:r w:rsidRPr="005B54C8">
                    <w:rPr>
                      <w:rFonts w:cs="Times New Roman" w:hint="eastAsia"/>
                      <w:sz w:val="22"/>
                      <w:szCs w:val="22"/>
                    </w:rPr>
                    <w:t>unsigned int</w:t>
                  </w:r>
                </w:p>
              </w:tc>
              <w:tc>
                <w:tcPr>
                  <w:tcW w:w="5694" w:type="dxa"/>
                  <w:shd w:val="clear" w:color="auto" w:fill="auto"/>
                </w:tcPr>
                <w:p w:rsidR="00B1490B" w:rsidRPr="005B54C8" w:rsidRDefault="00B1490B" w:rsidP="005B54C8">
                  <w:pPr>
                    <w:spacing w:line="0" w:lineRule="atLeast"/>
                    <w:ind w:right="1020"/>
                    <w:rPr>
                      <w:rFonts w:cs="Times New Roman"/>
                      <w:sz w:val="22"/>
                      <w:szCs w:val="22"/>
                    </w:rPr>
                  </w:pPr>
                  <w:r w:rsidRPr="005B54C8">
                    <w:rPr>
                      <w:rFonts w:cs="Times New Roman" w:hint="eastAsia"/>
                      <w:sz w:val="22"/>
                      <w:szCs w:val="22"/>
                    </w:rPr>
                    <w:t>uiStatus</w:t>
                  </w:r>
                </w:p>
              </w:tc>
            </w:tr>
            <w:tr w:rsidR="00B1490B" w:rsidRPr="005B54C8" w:rsidTr="005B54C8">
              <w:tc>
                <w:tcPr>
                  <w:tcW w:w="1588" w:type="dxa"/>
                  <w:shd w:val="clear" w:color="auto" w:fill="auto"/>
                </w:tcPr>
                <w:p w:rsidR="00B1490B" w:rsidRPr="005B54C8" w:rsidRDefault="00B1490B" w:rsidP="005B54C8">
                  <w:pPr>
                    <w:spacing w:line="0" w:lineRule="atLeast"/>
                    <w:rPr>
                      <w:rFonts w:cs="Times New Roman"/>
                      <w:sz w:val="22"/>
                      <w:szCs w:val="22"/>
                    </w:rPr>
                  </w:pPr>
                  <w:r w:rsidRPr="005B54C8">
                    <w:rPr>
                      <w:rFonts w:cs="Times New Roman" w:hint="eastAsia"/>
                      <w:sz w:val="22"/>
                      <w:szCs w:val="22"/>
                    </w:rPr>
                    <w:t>unsigned int</w:t>
                  </w:r>
                </w:p>
              </w:tc>
              <w:tc>
                <w:tcPr>
                  <w:tcW w:w="5694" w:type="dxa"/>
                  <w:shd w:val="clear" w:color="auto" w:fill="auto"/>
                </w:tcPr>
                <w:p w:rsidR="00B1490B" w:rsidRPr="005B54C8" w:rsidRDefault="00B1490B" w:rsidP="005B54C8">
                  <w:pPr>
                    <w:spacing w:line="0" w:lineRule="atLeast"/>
                    <w:ind w:right="1020"/>
                    <w:rPr>
                      <w:rFonts w:cs="Times New Roman"/>
                      <w:sz w:val="22"/>
                      <w:szCs w:val="22"/>
                    </w:rPr>
                  </w:pPr>
                  <w:r w:rsidRPr="005B54C8">
                    <w:rPr>
                      <w:rFonts w:cs="Times New Roman" w:hint="eastAsia"/>
                      <w:sz w:val="22"/>
                      <w:szCs w:val="22"/>
                    </w:rPr>
                    <w:t>uiError</w:t>
                  </w:r>
                </w:p>
              </w:tc>
            </w:tr>
          </w:tbl>
          <w:p w:rsidR="00B1490B" w:rsidRDefault="00B1490B" w:rsidP="00B1490B">
            <w:pPr>
              <w:spacing w:line="0" w:lineRule="atLeast"/>
              <w:ind w:right="1020"/>
              <w:rPr>
                <w:rFonts w:cs="Times New Roman"/>
                <w:sz w:val="22"/>
                <w:szCs w:val="22"/>
              </w:rPr>
            </w:pPr>
          </w:p>
          <w:p w:rsidR="00B1490B" w:rsidRDefault="00B1490B" w:rsidP="00B1490B">
            <w:pPr>
              <w:widowControl w:val="0"/>
              <w:autoSpaceDE w:val="0"/>
              <w:autoSpaceDN w:val="0"/>
              <w:adjustRightInd w:val="0"/>
              <w:spacing w:line="0" w:lineRule="atLeast"/>
              <w:rPr>
                <w:sz w:val="22"/>
                <w:szCs w:val="22"/>
              </w:rPr>
            </w:pPr>
            <w:r>
              <w:rPr>
                <w:rFonts w:hint="eastAsia"/>
                <w:sz w:val="22"/>
                <w:szCs w:val="22"/>
              </w:rPr>
              <w:t>&lt;uiStatus&gt;</w:t>
            </w:r>
          </w:p>
          <w:p w:rsidR="00B1490B" w:rsidRDefault="00C400E8" w:rsidP="00B1490B">
            <w:pPr>
              <w:widowControl w:val="0"/>
              <w:autoSpaceDE w:val="0"/>
              <w:autoSpaceDN w:val="0"/>
              <w:adjustRightInd w:val="0"/>
              <w:spacing w:line="0" w:lineRule="atLeast"/>
              <w:rPr>
                <w:sz w:val="22"/>
                <w:szCs w:val="22"/>
              </w:rPr>
            </w:pPr>
            <w:ins w:id="11640" w:author="t_竹沢 公佑" w:date="2019-10-05T18:20:00Z">
              <w:r>
                <w:rPr>
                  <w:rFonts w:hint="eastAsia"/>
                  <w:sz w:val="22"/>
                  <w:szCs w:val="22"/>
                </w:rPr>
                <w:t xml:space="preserve">You </w:t>
              </w:r>
            </w:ins>
            <w:del w:id="11641" w:author="t_竹沢 公佑" w:date="2019-10-05T18:20:00Z">
              <w:r w:rsidR="00B1490B" w:rsidDel="00C400E8">
                <w:rPr>
                  <w:rFonts w:hint="eastAsia"/>
                  <w:sz w:val="22"/>
                  <w:szCs w:val="22"/>
                </w:rPr>
                <w:delText xml:space="preserve">User </w:delText>
              </w:r>
            </w:del>
            <w:r w:rsidR="00B1490B">
              <w:rPr>
                <w:rFonts w:hint="eastAsia"/>
                <w:sz w:val="22"/>
                <w:szCs w:val="22"/>
              </w:rPr>
              <w:t>can specify the transition destination state by using this member variable.</w:t>
            </w:r>
          </w:p>
          <w:p w:rsidR="00B1490B" w:rsidRDefault="00B1490B" w:rsidP="00B1490B">
            <w:pPr>
              <w:widowControl w:val="0"/>
              <w:autoSpaceDE w:val="0"/>
              <w:autoSpaceDN w:val="0"/>
              <w:adjustRightInd w:val="0"/>
              <w:spacing w:line="0" w:lineRule="atLeast"/>
              <w:rPr>
                <w:sz w:val="22"/>
                <w:szCs w:val="22"/>
              </w:rPr>
            </w:pPr>
            <w:r>
              <w:rPr>
                <w:rFonts w:hint="eastAsia"/>
                <w:sz w:val="22"/>
                <w:szCs w:val="22"/>
              </w:rPr>
              <w:t xml:space="preserve">Available value is </w:t>
            </w:r>
            <w:ins w:id="11642" w:author="t_竹沢 公佑" w:date="2019-10-05T18:21:00Z">
              <w:r w:rsidR="00C400E8">
                <w:rPr>
                  <w:rFonts w:hint="eastAsia"/>
                  <w:sz w:val="22"/>
                  <w:szCs w:val="22"/>
                </w:rPr>
                <w:t xml:space="preserve">in the following </w:t>
              </w:r>
            </w:ins>
            <w:del w:id="11643" w:author="t_竹沢 公佑" w:date="2019-10-05T18:21:00Z">
              <w:r w:rsidDel="00C400E8">
                <w:rPr>
                  <w:rFonts w:hint="eastAsia"/>
                  <w:sz w:val="22"/>
                  <w:szCs w:val="22"/>
                </w:rPr>
                <w:delText xml:space="preserve">bellow </w:delText>
              </w:r>
            </w:del>
            <w:r>
              <w:rPr>
                <w:rFonts w:hint="eastAsia"/>
                <w:sz w:val="22"/>
                <w:szCs w:val="22"/>
              </w:rPr>
              <w:t xml:space="preserve">table. </w:t>
            </w:r>
          </w:p>
          <w:p w:rsidR="00B1490B" w:rsidRPr="00C400E8" w:rsidRDefault="00B1490B" w:rsidP="00B1490B">
            <w:pPr>
              <w:spacing w:line="0" w:lineRule="atLeast"/>
              <w:ind w:right="1020"/>
              <w:rPr>
                <w:rFonts w:cs="Times New Roman"/>
                <w:sz w:val="22"/>
                <w:szCs w:val="22"/>
              </w:rPr>
            </w:pPr>
          </w:p>
          <w:tbl>
            <w:tblPr>
              <w:tblW w:w="7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9"/>
              <w:gridCol w:w="3969"/>
            </w:tblGrid>
            <w:tr w:rsidR="00B1490B" w:rsidRPr="005B54C8" w:rsidTr="005B54C8">
              <w:tc>
                <w:tcPr>
                  <w:tcW w:w="3289" w:type="dxa"/>
                  <w:shd w:val="clear" w:color="auto" w:fill="auto"/>
                </w:tcPr>
                <w:p w:rsidR="00B1490B" w:rsidRPr="005B54C8" w:rsidRDefault="00B1490B" w:rsidP="005B54C8">
                  <w:pPr>
                    <w:spacing w:line="0" w:lineRule="atLeast"/>
                    <w:ind w:right="-108"/>
                    <w:rPr>
                      <w:rFonts w:cs="Times New Roman"/>
                      <w:sz w:val="22"/>
                      <w:szCs w:val="22"/>
                    </w:rPr>
                  </w:pPr>
                  <w:r w:rsidRPr="005B54C8">
                    <w:rPr>
                      <w:rFonts w:cs="Times New Roman"/>
                      <w:sz w:val="22"/>
                      <w:szCs w:val="22"/>
                    </w:rPr>
                    <w:t>V</w:t>
                  </w:r>
                  <w:r w:rsidRPr="005B54C8">
                    <w:rPr>
                      <w:rFonts w:cs="Times New Roman" w:hint="eastAsia"/>
                      <w:sz w:val="22"/>
                      <w:szCs w:val="22"/>
                    </w:rPr>
                    <w:t>alue (defined in drxpd.h)</w:t>
                  </w:r>
                </w:p>
              </w:tc>
              <w:tc>
                <w:tcPr>
                  <w:tcW w:w="3969" w:type="dxa"/>
                  <w:shd w:val="clear" w:color="auto" w:fill="auto"/>
                </w:tcPr>
                <w:p w:rsidR="00B1490B" w:rsidRPr="005B54C8" w:rsidRDefault="00B1490B" w:rsidP="005B54C8">
                  <w:pPr>
                    <w:spacing w:line="0" w:lineRule="atLeast"/>
                    <w:ind w:right="1020"/>
                    <w:rPr>
                      <w:rFonts w:cs="Times New Roman"/>
                      <w:sz w:val="22"/>
                      <w:szCs w:val="22"/>
                    </w:rPr>
                  </w:pPr>
                  <w:r w:rsidRPr="005B54C8">
                    <w:rPr>
                      <w:rFonts w:cs="Times New Roman"/>
                      <w:sz w:val="22"/>
                      <w:szCs w:val="22"/>
                    </w:rPr>
                    <w:t>D</w:t>
                  </w:r>
                  <w:r w:rsidRPr="005B54C8">
                    <w:rPr>
                      <w:rFonts w:cs="Times New Roman" w:hint="eastAsia"/>
                      <w:sz w:val="22"/>
                      <w:szCs w:val="22"/>
                    </w:rPr>
                    <w:t>escription</w:t>
                  </w:r>
                </w:p>
              </w:tc>
            </w:tr>
            <w:tr w:rsidR="00B1490B" w:rsidRPr="005B54C8" w:rsidTr="005B54C8">
              <w:tc>
                <w:tcPr>
                  <w:tcW w:w="3289" w:type="dxa"/>
                  <w:shd w:val="clear" w:color="auto" w:fill="auto"/>
                </w:tcPr>
                <w:p w:rsidR="00B1490B" w:rsidRPr="005B54C8" w:rsidRDefault="00B1490B" w:rsidP="005B54C8">
                  <w:pPr>
                    <w:spacing w:line="0" w:lineRule="atLeast"/>
                    <w:ind w:right="-108"/>
                    <w:rPr>
                      <w:rFonts w:cs="Times New Roman"/>
                      <w:sz w:val="22"/>
                      <w:szCs w:val="22"/>
                    </w:rPr>
                  </w:pPr>
                  <w:r w:rsidRPr="005B54C8">
                    <w:rPr>
                      <w:rFonts w:cs="Times New Roman" w:hint="eastAsia"/>
                      <w:sz w:val="22"/>
                      <w:szCs w:val="22"/>
                    </w:rPr>
                    <w:t>SEU_STATUS_OBSERVATION</w:t>
                  </w:r>
                </w:p>
              </w:tc>
              <w:tc>
                <w:tcPr>
                  <w:tcW w:w="3969" w:type="dxa"/>
                  <w:shd w:val="clear" w:color="auto" w:fill="auto"/>
                </w:tcPr>
                <w:p w:rsidR="00B1490B" w:rsidRPr="005B54C8" w:rsidRDefault="00B1490B" w:rsidP="005B54C8">
                  <w:pPr>
                    <w:spacing w:line="0" w:lineRule="atLeast"/>
                    <w:ind w:right="-84"/>
                    <w:rPr>
                      <w:rFonts w:cs="Times New Roman"/>
                      <w:sz w:val="22"/>
                      <w:szCs w:val="22"/>
                    </w:rPr>
                  </w:pPr>
                  <w:r w:rsidRPr="005B54C8">
                    <w:rPr>
                      <w:rFonts w:cs="Times New Roman" w:hint="eastAsia"/>
                      <w:sz w:val="22"/>
                      <w:szCs w:val="22"/>
                    </w:rPr>
                    <w:t>observation state.</w:t>
                  </w:r>
                </w:p>
              </w:tc>
            </w:tr>
            <w:tr w:rsidR="00B1490B" w:rsidRPr="005B54C8" w:rsidTr="005B54C8">
              <w:tc>
                <w:tcPr>
                  <w:tcW w:w="3289" w:type="dxa"/>
                  <w:shd w:val="clear" w:color="auto" w:fill="auto"/>
                </w:tcPr>
                <w:p w:rsidR="00B1490B" w:rsidRPr="005B54C8" w:rsidRDefault="00B1490B" w:rsidP="005B54C8">
                  <w:pPr>
                    <w:tabs>
                      <w:tab w:val="left" w:pos="2932"/>
                    </w:tabs>
                    <w:spacing w:line="0" w:lineRule="atLeast"/>
                    <w:ind w:right="-108"/>
                    <w:rPr>
                      <w:rFonts w:cs="Times New Roman"/>
                      <w:sz w:val="22"/>
                      <w:szCs w:val="22"/>
                    </w:rPr>
                  </w:pPr>
                  <w:r w:rsidRPr="005B54C8">
                    <w:rPr>
                      <w:rFonts w:cs="Times New Roman" w:hint="eastAsia"/>
                      <w:sz w:val="22"/>
                      <w:szCs w:val="22"/>
                    </w:rPr>
                    <w:t>SEU_STATUS_DETECTONLY</w:t>
                  </w:r>
                </w:p>
              </w:tc>
              <w:tc>
                <w:tcPr>
                  <w:tcW w:w="3969" w:type="dxa"/>
                  <w:shd w:val="clear" w:color="auto" w:fill="auto"/>
                </w:tcPr>
                <w:p w:rsidR="00B1490B" w:rsidRPr="005B54C8" w:rsidRDefault="00B1490B" w:rsidP="005B54C8">
                  <w:pPr>
                    <w:spacing w:line="0" w:lineRule="atLeast"/>
                    <w:ind w:right="-84"/>
                    <w:rPr>
                      <w:rFonts w:cs="Times New Roman"/>
                      <w:sz w:val="22"/>
                      <w:szCs w:val="22"/>
                    </w:rPr>
                  </w:pPr>
                  <w:r w:rsidRPr="005B54C8">
                    <w:rPr>
                      <w:rFonts w:cs="Times New Roman" w:hint="eastAsia"/>
                      <w:sz w:val="22"/>
                      <w:szCs w:val="22"/>
                    </w:rPr>
                    <w:t>detect only state.</w:t>
                  </w:r>
                </w:p>
              </w:tc>
            </w:tr>
            <w:tr w:rsidR="00B1490B" w:rsidRPr="005B54C8" w:rsidTr="005B54C8">
              <w:tc>
                <w:tcPr>
                  <w:tcW w:w="3289" w:type="dxa"/>
                  <w:shd w:val="clear" w:color="auto" w:fill="auto"/>
                </w:tcPr>
                <w:p w:rsidR="00B1490B" w:rsidRPr="005B54C8" w:rsidRDefault="00B1490B" w:rsidP="005B54C8">
                  <w:pPr>
                    <w:spacing w:line="0" w:lineRule="atLeast"/>
                    <w:ind w:right="-108"/>
                    <w:rPr>
                      <w:rFonts w:cs="Times New Roman"/>
                      <w:sz w:val="22"/>
                      <w:szCs w:val="22"/>
                    </w:rPr>
                  </w:pPr>
                  <w:r w:rsidRPr="005B54C8">
                    <w:rPr>
                      <w:rFonts w:cs="Times New Roman" w:hint="eastAsia"/>
                      <w:sz w:val="22"/>
                      <w:szCs w:val="22"/>
                    </w:rPr>
                    <w:t>SEU_STATUS_DIAGNOSTICSCAN</w:t>
                  </w:r>
                </w:p>
              </w:tc>
              <w:tc>
                <w:tcPr>
                  <w:tcW w:w="3969" w:type="dxa"/>
                  <w:shd w:val="clear" w:color="auto" w:fill="auto"/>
                </w:tcPr>
                <w:p w:rsidR="00B1490B" w:rsidRPr="005B54C8" w:rsidRDefault="00B1490B" w:rsidP="005B54C8">
                  <w:pPr>
                    <w:spacing w:line="0" w:lineRule="atLeast"/>
                    <w:ind w:right="-84"/>
                    <w:rPr>
                      <w:rFonts w:cs="Times New Roman"/>
                      <w:sz w:val="22"/>
                      <w:szCs w:val="22"/>
                    </w:rPr>
                  </w:pPr>
                  <w:r w:rsidRPr="005B54C8">
                    <w:rPr>
                      <w:rFonts w:cs="Times New Roman"/>
                      <w:sz w:val="22"/>
                      <w:szCs w:val="22"/>
                    </w:rPr>
                    <w:t>diagnostic</w:t>
                  </w:r>
                  <w:r w:rsidRPr="005B54C8">
                    <w:rPr>
                      <w:rFonts w:cs="Times New Roman" w:hint="eastAsia"/>
                      <w:sz w:val="22"/>
                      <w:szCs w:val="22"/>
                    </w:rPr>
                    <w:t xml:space="preserve"> scan state.</w:t>
                  </w:r>
                </w:p>
              </w:tc>
            </w:tr>
            <w:tr w:rsidR="00B1490B" w:rsidRPr="005B54C8" w:rsidTr="005B54C8">
              <w:tc>
                <w:tcPr>
                  <w:tcW w:w="3289" w:type="dxa"/>
                  <w:shd w:val="clear" w:color="auto" w:fill="auto"/>
                </w:tcPr>
                <w:p w:rsidR="00B1490B" w:rsidRPr="005B54C8" w:rsidRDefault="00B1490B" w:rsidP="005B54C8">
                  <w:pPr>
                    <w:spacing w:line="0" w:lineRule="atLeast"/>
                    <w:ind w:right="1020"/>
                    <w:rPr>
                      <w:rFonts w:cs="Times New Roman"/>
                      <w:sz w:val="22"/>
                      <w:szCs w:val="22"/>
                    </w:rPr>
                  </w:pPr>
                  <w:r w:rsidRPr="005B54C8">
                    <w:rPr>
                      <w:rFonts w:cs="Times New Roman" w:hint="eastAsia"/>
                      <w:sz w:val="22"/>
                      <w:szCs w:val="22"/>
                    </w:rPr>
                    <w:t>SEU_STATUS_IDLE</w:t>
                  </w:r>
                </w:p>
              </w:tc>
              <w:tc>
                <w:tcPr>
                  <w:tcW w:w="3969" w:type="dxa"/>
                  <w:shd w:val="clear" w:color="auto" w:fill="auto"/>
                </w:tcPr>
                <w:p w:rsidR="00B1490B" w:rsidRPr="005B54C8" w:rsidRDefault="00B1490B" w:rsidP="005B54C8">
                  <w:pPr>
                    <w:spacing w:line="0" w:lineRule="atLeast"/>
                    <w:ind w:right="-84"/>
                    <w:rPr>
                      <w:rFonts w:cs="Times New Roman"/>
                      <w:sz w:val="22"/>
                      <w:szCs w:val="22"/>
                    </w:rPr>
                  </w:pPr>
                  <w:r w:rsidRPr="005B54C8">
                    <w:rPr>
                      <w:rFonts w:cs="Times New Roman" w:hint="eastAsia"/>
                      <w:sz w:val="22"/>
                      <w:szCs w:val="22"/>
                    </w:rPr>
                    <w:t>idle state.</w:t>
                  </w:r>
                </w:p>
              </w:tc>
            </w:tr>
          </w:tbl>
          <w:p w:rsidR="00B1490B" w:rsidRDefault="00B1490B" w:rsidP="00B1490B">
            <w:pPr>
              <w:spacing w:line="0" w:lineRule="atLeast"/>
              <w:ind w:right="1020"/>
              <w:rPr>
                <w:rFonts w:cs="Times New Roman"/>
                <w:sz w:val="22"/>
                <w:szCs w:val="22"/>
              </w:rPr>
            </w:pPr>
          </w:p>
          <w:p w:rsidR="00B1490B" w:rsidRPr="00AB0A74" w:rsidRDefault="00B1490B" w:rsidP="00E82429">
            <w:pPr>
              <w:widowControl w:val="0"/>
              <w:autoSpaceDE w:val="0"/>
              <w:autoSpaceDN w:val="0"/>
              <w:adjustRightInd w:val="0"/>
              <w:spacing w:line="0" w:lineRule="atLeast"/>
              <w:rPr>
                <w:sz w:val="22"/>
                <w:szCs w:val="22"/>
              </w:rPr>
            </w:pPr>
            <w:r>
              <w:rPr>
                <w:rFonts w:hint="eastAsia"/>
                <w:sz w:val="22"/>
                <w:szCs w:val="22"/>
              </w:rPr>
              <w:t>The possible transition destination state is defined at state transition diagram in</w:t>
            </w:r>
            <w:r w:rsidR="00AB0A74">
              <w:rPr>
                <w:rFonts w:hint="eastAsia"/>
                <w:sz w:val="22"/>
                <w:szCs w:val="22"/>
              </w:rPr>
              <w:t xml:space="preserve"> </w:t>
            </w:r>
            <w:r w:rsidR="00AB0A74" w:rsidRPr="00AB0A74">
              <w:rPr>
                <w:b/>
                <w:sz w:val="22"/>
                <w:szCs w:val="22"/>
              </w:rPr>
              <w:t>“</w:t>
            </w:r>
            <w:r w:rsidR="00AB0A74" w:rsidRPr="00AB0A74">
              <w:rPr>
                <w:b/>
                <w:sz w:val="22"/>
                <w:szCs w:val="22"/>
              </w:rPr>
              <w:fldChar w:fldCharType="begin"/>
            </w:r>
            <w:r w:rsidR="00AB0A74" w:rsidRPr="00AB0A74">
              <w:rPr>
                <w:b/>
                <w:sz w:val="22"/>
                <w:szCs w:val="22"/>
              </w:rPr>
              <w:instrText xml:space="preserve"> </w:instrText>
            </w:r>
            <w:r w:rsidR="00AB0A74" w:rsidRPr="00AB0A74">
              <w:rPr>
                <w:rFonts w:hint="eastAsia"/>
                <w:b/>
                <w:sz w:val="22"/>
                <w:szCs w:val="22"/>
              </w:rPr>
              <w:instrText>REF _Ref12958906 \r \h</w:instrText>
            </w:r>
            <w:r w:rsidR="00AB0A74" w:rsidRPr="00AB0A74">
              <w:rPr>
                <w:b/>
                <w:sz w:val="22"/>
                <w:szCs w:val="22"/>
              </w:rPr>
              <w:instrText xml:space="preserve"> </w:instrText>
            </w:r>
            <w:r w:rsidR="00AB0A74">
              <w:rPr>
                <w:b/>
                <w:sz w:val="22"/>
                <w:szCs w:val="22"/>
              </w:rPr>
              <w:instrText xml:space="preserve"> \* MERGEFORMAT </w:instrText>
            </w:r>
            <w:r w:rsidR="00AB0A74" w:rsidRPr="00AB0A74">
              <w:rPr>
                <w:b/>
                <w:sz w:val="22"/>
                <w:szCs w:val="22"/>
              </w:rPr>
            </w:r>
            <w:r w:rsidR="00AB0A74" w:rsidRPr="00AB0A74">
              <w:rPr>
                <w:b/>
                <w:sz w:val="22"/>
                <w:szCs w:val="22"/>
              </w:rPr>
              <w:fldChar w:fldCharType="separate"/>
            </w:r>
            <w:r w:rsidR="000B4FA1">
              <w:rPr>
                <w:b/>
                <w:sz w:val="22"/>
                <w:szCs w:val="22"/>
              </w:rPr>
              <w:t>7.3.1.1</w:t>
            </w:r>
            <w:r w:rsidR="00AB0A74" w:rsidRPr="00AB0A74">
              <w:rPr>
                <w:b/>
                <w:sz w:val="22"/>
                <w:szCs w:val="22"/>
              </w:rPr>
              <w:fldChar w:fldCharType="end"/>
            </w:r>
            <w:r w:rsidR="00AB0A74" w:rsidRPr="00AB0A74">
              <w:rPr>
                <w:rFonts w:hint="eastAsia"/>
                <w:b/>
                <w:sz w:val="22"/>
                <w:szCs w:val="22"/>
              </w:rPr>
              <w:t xml:space="preserve"> </w:t>
            </w:r>
            <w:r w:rsidR="00AB0A74" w:rsidRPr="00AB0A74">
              <w:rPr>
                <w:b/>
                <w:sz w:val="22"/>
                <w:szCs w:val="22"/>
              </w:rPr>
              <w:fldChar w:fldCharType="begin"/>
            </w:r>
            <w:r w:rsidR="00AB0A74" w:rsidRPr="00AB0A74">
              <w:rPr>
                <w:b/>
                <w:sz w:val="22"/>
                <w:szCs w:val="22"/>
              </w:rPr>
              <w:instrText xml:space="preserve"> </w:instrText>
            </w:r>
            <w:r w:rsidR="00AB0A74" w:rsidRPr="00AB0A74">
              <w:rPr>
                <w:rFonts w:hint="eastAsia"/>
                <w:b/>
                <w:sz w:val="22"/>
                <w:szCs w:val="22"/>
              </w:rPr>
              <w:instrText>REF _Ref12958906 \h</w:instrText>
            </w:r>
            <w:r w:rsidR="00AB0A74" w:rsidRPr="00AB0A74">
              <w:rPr>
                <w:b/>
                <w:sz w:val="22"/>
                <w:szCs w:val="22"/>
              </w:rPr>
              <w:instrText xml:space="preserve"> </w:instrText>
            </w:r>
            <w:r w:rsidR="00AB0A74">
              <w:rPr>
                <w:b/>
                <w:sz w:val="22"/>
                <w:szCs w:val="22"/>
              </w:rPr>
              <w:instrText xml:space="preserve"> \* MERGEFORMAT </w:instrText>
            </w:r>
            <w:r w:rsidR="00AB0A74" w:rsidRPr="00AB0A74">
              <w:rPr>
                <w:b/>
                <w:sz w:val="22"/>
                <w:szCs w:val="22"/>
              </w:rPr>
            </w:r>
            <w:r w:rsidR="00AB0A74" w:rsidRPr="00AB0A74">
              <w:rPr>
                <w:b/>
                <w:sz w:val="22"/>
                <w:szCs w:val="22"/>
              </w:rPr>
              <w:fldChar w:fldCharType="separate"/>
            </w:r>
            <w:ins w:id="11644" w:author="t_竹沢 公佑" w:date="2021-02-02T17:29:00Z">
              <w:r w:rsidR="000B4FA1" w:rsidRPr="000B4FA1">
                <w:rPr>
                  <w:b/>
                  <w:rPrChange w:id="11645" w:author="t_竹沢 公佑" w:date="2021-02-02T17:29:00Z">
                    <w:rPr/>
                  </w:rPrChange>
                </w:rPr>
                <w:t>State</w:t>
              </w:r>
            </w:ins>
            <w:del w:id="11646" w:author="t_竹沢 公佑" w:date="2019-08-22T13:55:00Z">
              <w:r w:rsidR="007D309C" w:rsidRPr="007D309C" w:rsidDel="007154FA">
                <w:rPr>
                  <w:rFonts w:hint="eastAsia"/>
                  <w:b/>
                </w:rPr>
                <w:delText>State</w:delText>
              </w:r>
            </w:del>
            <w:r w:rsidR="00AB0A74" w:rsidRPr="00AB0A74">
              <w:rPr>
                <w:b/>
                <w:sz w:val="22"/>
                <w:szCs w:val="22"/>
              </w:rPr>
              <w:fldChar w:fldCharType="end"/>
            </w:r>
            <w:r w:rsidR="00AB0A74" w:rsidRPr="00AB0A74">
              <w:rPr>
                <w:b/>
                <w:sz w:val="22"/>
                <w:szCs w:val="22"/>
              </w:rPr>
              <w:t>”</w:t>
            </w:r>
            <w:r w:rsidRPr="00E82429">
              <w:rPr>
                <w:rFonts w:hint="eastAsia"/>
              </w:rPr>
              <w:t>.</w:t>
            </w:r>
            <w:r w:rsidRPr="005F6B96">
              <w:rPr>
                <w:rFonts w:hint="eastAsia"/>
              </w:rPr>
              <w:t xml:space="preserve"> </w:t>
            </w:r>
          </w:p>
          <w:p w:rsidR="0089461C" w:rsidRDefault="0089461C" w:rsidP="00E82429"/>
          <w:p w:rsidR="0089461C" w:rsidRPr="00C400E8" w:rsidDel="0083419F" w:rsidRDefault="0089461C" w:rsidP="00E82429">
            <w:pPr>
              <w:rPr>
                <w:del w:id="11647" w:author="t_竹沢 公佑" w:date="2019-10-06T15:18:00Z"/>
                <w:sz w:val="22"/>
                <w:szCs w:val="22"/>
                <w:lang w:val="en"/>
                <w:rPrChange w:id="11648" w:author="t_竹沢 公佑" w:date="2019-10-05T18:21:00Z">
                  <w:rPr>
                    <w:del w:id="11649" w:author="t_竹沢 公佑" w:date="2019-10-06T15:18:00Z"/>
                    <w:lang w:val="en"/>
                  </w:rPr>
                </w:rPrChange>
              </w:rPr>
            </w:pPr>
            <w:del w:id="11650" w:author="t_竹沢 公佑" w:date="2019-10-06T15:18:00Z">
              <w:r w:rsidRPr="00C400E8" w:rsidDel="0083419F">
                <w:rPr>
                  <w:sz w:val="22"/>
                  <w:szCs w:val="22"/>
                  <w:rPrChange w:id="11651" w:author="t_竹沢 公佑" w:date="2019-10-05T18:21:00Z">
                    <w:rPr/>
                  </w:rPrChange>
                </w:rPr>
                <w:delText xml:space="preserve">Note: Diagnostic scan state is </w:delText>
              </w:r>
              <w:r w:rsidRPr="00C400E8" w:rsidDel="0083419F">
                <w:rPr>
                  <w:sz w:val="22"/>
                  <w:szCs w:val="22"/>
                  <w:lang w:val="en"/>
                  <w:rPrChange w:id="11652" w:author="t_竹沢 公佑" w:date="2019-10-05T18:21:00Z">
                    <w:rPr>
                      <w:lang w:val="en"/>
                    </w:rPr>
                  </w:rPrChange>
                </w:rPr>
                <w:delText xml:space="preserve">not implemented completely </w:delText>
              </w:r>
            </w:del>
            <w:del w:id="11653" w:author="t_竹沢 公佑" w:date="2019-10-05T18:22:00Z">
              <w:r w:rsidRPr="00C400E8" w:rsidDel="00C400E8">
                <w:rPr>
                  <w:sz w:val="22"/>
                  <w:szCs w:val="22"/>
                  <w:lang w:val="en"/>
                  <w:rPrChange w:id="11654" w:author="t_竹沢 公佑" w:date="2019-10-05T18:21:00Z">
                    <w:rPr>
                      <w:lang w:val="en"/>
                    </w:rPr>
                  </w:rPrChange>
                </w:rPr>
                <w:delText xml:space="preserve">at </w:delText>
              </w:r>
            </w:del>
            <w:del w:id="11655" w:author="t_竹沢 公佑" w:date="2019-10-06T15:18:00Z">
              <w:r w:rsidRPr="00C400E8" w:rsidDel="0083419F">
                <w:rPr>
                  <w:sz w:val="22"/>
                  <w:szCs w:val="22"/>
                  <w:rPrChange w:id="11656" w:author="t_竹沢 公佑" w:date="2019-10-05T18:21:00Z">
                    <w:rPr/>
                  </w:rPrChange>
                </w:rPr>
                <w:delText xml:space="preserve">driver version </w:delText>
              </w:r>
              <w:r w:rsidRPr="00C400E8" w:rsidDel="0083419F">
                <w:rPr>
                  <w:sz w:val="22"/>
                  <w:szCs w:val="22"/>
                  <w:lang w:val="en"/>
                  <w:rPrChange w:id="11657" w:author="t_竹沢 公佑" w:date="2019-10-05T18:21:00Z">
                    <w:rPr>
                      <w:lang w:val="en"/>
                    </w:rPr>
                  </w:rPrChange>
                </w:rPr>
                <w:delText xml:space="preserve">1.0.4. </w:delText>
              </w:r>
            </w:del>
            <w:del w:id="11658" w:author="t_竹沢 公佑" w:date="2019-10-05T18:22:00Z">
              <w:r w:rsidRPr="00C400E8" w:rsidDel="00C400E8">
                <w:rPr>
                  <w:sz w:val="22"/>
                  <w:szCs w:val="22"/>
                  <w:lang w:val="en"/>
                  <w:rPrChange w:id="11659" w:author="t_竹沢 公佑" w:date="2019-10-05T18:21:00Z">
                    <w:rPr>
                      <w:lang w:val="en"/>
                    </w:rPr>
                  </w:rPrChange>
                </w:rPr>
                <w:delText xml:space="preserve">In </w:delText>
              </w:r>
            </w:del>
            <w:del w:id="11660" w:author="t_竹沢 公佑" w:date="2019-10-06T15:18:00Z">
              <w:r w:rsidRPr="00C400E8" w:rsidDel="0083419F">
                <w:rPr>
                  <w:sz w:val="22"/>
                  <w:szCs w:val="22"/>
                  <w:lang w:val="en"/>
                  <w:rPrChange w:id="11661" w:author="t_竹沢 公佑" w:date="2019-10-05T18:21:00Z">
                    <w:rPr>
                      <w:lang w:val="en"/>
                    </w:rPr>
                  </w:rPrChange>
                </w:rPr>
                <w:delText xml:space="preserve">this version </w:delText>
              </w:r>
            </w:del>
            <w:del w:id="11662" w:author="t_竹沢 公佑" w:date="2019-10-05T18:22:00Z">
              <w:r w:rsidRPr="00C400E8" w:rsidDel="00C400E8">
                <w:rPr>
                  <w:sz w:val="22"/>
                  <w:szCs w:val="22"/>
                  <w:lang w:val="en"/>
                  <w:rPrChange w:id="11663" w:author="t_竹沢 公佑" w:date="2019-10-05T18:21:00Z">
                    <w:rPr>
                      <w:lang w:val="en"/>
                    </w:rPr>
                  </w:rPrChange>
                </w:rPr>
                <w:delText xml:space="preserve">user </w:delText>
              </w:r>
            </w:del>
            <w:del w:id="11664" w:author="t_竹沢 公佑" w:date="2019-10-06T15:18:00Z">
              <w:r w:rsidRPr="00C400E8" w:rsidDel="0083419F">
                <w:rPr>
                  <w:sz w:val="22"/>
                  <w:szCs w:val="22"/>
                  <w:lang w:val="en"/>
                  <w:rPrChange w:id="11665" w:author="t_竹沢 公佑" w:date="2019-10-05T18:21:00Z">
                    <w:rPr>
                      <w:lang w:val="en"/>
                    </w:rPr>
                  </w:rPrChange>
                </w:rPr>
                <w:delText xml:space="preserve">application can </w:delText>
              </w:r>
            </w:del>
            <w:del w:id="11666" w:author="t_竹沢 公佑" w:date="2019-10-05T18:23:00Z">
              <w:r w:rsidRPr="00C400E8" w:rsidDel="00C400E8">
                <w:rPr>
                  <w:sz w:val="22"/>
                  <w:szCs w:val="22"/>
                  <w:lang w:val="en"/>
                  <w:rPrChange w:id="11667" w:author="t_竹沢 公佑" w:date="2019-10-05T18:21:00Z">
                    <w:rPr>
                      <w:lang w:val="en"/>
                    </w:rPr>
                  </w:rPrChange>
                </w:rPr>
                <w:delText xml:space="preserve">transition </w:delText>
              </w:r>
            </w:del>
            <w:del w:id="11668" w:author="t_竹沢 公佑" w:date="2019-10-06T15:18:00Z">
              <w:r w:rsidRPr="00C400E8" w:rsidDel="0083419F">
                <w:rPr>
                  <w:sz w:val="22"/>
                  <w:szCs w:val="22"/>
                  <w:lang w:val="en"/>
                  <w:rPrChange w:id="11669" w:author="t_竹沢 公佑" w:date="2019-10-05T18:21:00Z">
                    <w:rPr>
                      <w:lang w:val="en"/>
                    </w:rPr>
                  </w:rPrChange>
                </w:rPr>
                <w:delText xml:space="preserve">SEU function module state to “Diagnostic Scan” state but can’t acquire detected error count. Please don’t use this state. </w:delText>
              </w:r>
            </w:del>
          </w:p>
          <w:p w:rsidR="00B1490B" w:rsidRPr="00C400E8" w:rsidDel="0083419F" w:rsidRDefault="00B1490B" w:rsidP="00B1490B">
            <w:pPr>
              <w:widowControl w:val="0"/>
              <w:autoSpaceDE w:val="0"/>
              <w:autoSpaceDN w:val="0"/>
              <w:adjustRightInd w:val="0"/>
              <w:spacing w:line="0" w:lineRule="atLeast"/>
              <w:rPr>
                <w:del w:id="11670" w:author="t_竹沢 公佑" w:date="2019-10-06T15:18:00Z"/>
                <w:sz w:val="22"/>
                <w:szCs w:val="22"/>
                <w:lang w:val="en"/>
              </w:rPr>
            </w:pPr>
          </w:p>
          <w:p w:rsidR="00B1490B" w:rsidRDefault="00B1490B" w:rsidP="00B1490B">
            <w:pPr>
              <w:widowControl w:val="0"/>
              <w:autoSpaceDE w:val="0"/>
              <w:autoSpaceDN w:val="0"/>
              <w:adjustRightInd w:val="0"/>
              <w:spacing w:line="0" w:lineRule="atLeast"/>
              <w:rPr>
                <w:sz w:val="22"/>
                <w:szCs w:val="22"/>
              </w:rPr>
            </w:pPr>
            <w:r>
              <w:rPr>
                <w:rFonts w:hint="eastAsia"/>
                <w:sz w:val="22"/>
                <w:szCs w:val="22"/>
              </w:rPr>
              <w:t>&lt;uiError&gt;</w:t>
            </w:r>
          </w:p>
          <w:p w:rsidR="00B1490B" w:rsidRDefault="00B1490B" w:rsidP="00B1490B">
            <w:pPr>
              <w:widowControl w:val="0"/>
              <w:autoSpaceDE w:val="0"/>
              <w:autoSpaceDN w:val="0"/>
              <w:adjustRightInd w:val="0"/>
              <w:spacing w:line="0" w:lineRule="atLeast"/>
              <w:rPr>
                <w:sz w:val="22"/>
                <w:szCs w:val="22"/>
              </w:rPr>
            </w:pPr>
            <w:r>
              <w:rPr>
                <w:rFonts w:hint="eastAsia"/>
                <w:sz w:val="22"/>
                <w:szCs w:val="22"/>
              </w:rPr>
              <w:t>This member is not used.</w:t>
            </w:r>
          </w:p>
          <w:p w:rsidR="00B1490B" w:rsidRDefault="00B1490B" w:rsidP="00B1490B">
            <w:pPr>
              <w:widowControl w:val="0"/>
              <w:autoSpaceDE w:val="0"/>
              <w:autoSpaceDN w:val="0"/>
              <w:adjustRightInd w:val="0"/>
              <w:spacing w:line="0" w:lineRule="atLeast"/>
              <w:rPr>
                <w:sz w:val="22"/>
                <w:szCs w:val="22"/>
              </w:rPr>
            </w:pPr>
          </w:p>
          <w:p w:rsidR="00B1490B" w:rsidRDefault="00B1490B" w:rsidP="00B1490B">
            <w:pPr>
              <w:widowControl w:val="0"/>
              <w:autoSpaceDE w:val="0"/>
              <w:autoSpaceDN w:val="0"/>
              <w:adjustRightInd w:val="0"/>
              <w:spacing w:line="0" w:lineRule="atLeast"/>
              <w:rPr>
                <w:sz w:val="22"/>
                <w:szCs w:val="22"/>
              </w:rPr>
            </w:pPr>
            <w:r>
              <w:rPr>
                <w:rFonts w:hint="eastAsia"/>
                <w:sz w:val="22"/>
                <w:szCs w:val="22"/>
              </w:rPr>
              <w:t>■sample code</w:t>
            </w:r>
          </w:p>
          <w:p w:rsidR="00B1490B" w:rsidRDefault="00B1490B" w:rsidP="00B1490B">
            <w:pPr>
              <w:widowControl w:val="0"/>
              <w:autoSpaceDE w:val="0"/>
              <w:autoSpaceDN w:val="0"/>
              <w:adjustRightInd w:val="0"/>
              <w:spacing w:line="0" w:lineRule="atLeast"/>
              <w:rPr>
                <w:sz w:val="22"/>
                <w:szCs w:val="22"/>
              </w:rPr>
            </w:pPr>
            <w:r w:rsidRPr="00B1490B">
              <w:rPr>
                <w:sz w:val="22"/>
                <w:szCs w:val="22"/>
              </w:rPr>
              <w:t>ST_DRXPD_CONTDAT st_con;</w:t>
            </w:r>
          </w:p>
          <w:p w:rsidR="00B1490B" w:rsidRDefault="00B1490B" w:rsidP="00B1490B">
            <w:pPr>
              <w:widowControl w:val="0"/>
              <w:autoSpaceDE w:val="0"/>
              <w:autoSpaceDN w:val="0"/>
              <w:adjustRightInd w:val="0"/>
              <w:spacing w:line="0" w:lineRule="atLeast"/>
              <w:rPr>
                <w:sz w:val="22"/>
                <w:szCs w:val="22"/>
              </w:rPr>
            </w:pPr>
            <w:r w:rsidRPr="00B1490B">
              <w:rPr>
                <w:sz w:val="22"/>
                <w:szCs w:val="22"/>
              </w:rPr>
              <w:t>ST_SEU_STATUS *pst_sts = (ST_SEU_STATUS*)st_con.WrValue;</w:t>
            </w:r>
          </w:p>
          <w:p w:rsidR="00B1490B" w:rsidRDefault="00B1490B" w:rsidP="00B1490B">
            <w:pPr>
              <w:widowControl w:val="0"/>
              <w:autoSpaceDE w:val="0"/>
              <w:autoSpaceDN w:val="0"/>
              <w:adjustRightInd w:val="0"/>
              <w:spacing w:line="0" w:lineRule="atLeast"/>
              <w:rPr>
                <w:sz w:val="22"/>
                <w:szCs w:val="22"/>
              </w:rPr>
            </w:pPr>
          </w:p>
          <w:p w:rsidR="00B1490B" w:rsidRPr="005F6B96" w:rsidRDefault="00B1490B" w:rsidP="00B1490B">
            <w:pPr>
              <w:widowControl w:val="0"/>
              <w:autoSpaceDE w:val="0"/>
              <w:autoSpaceDN w:val="0"/>
              <w:adjustRightInd w:val="0"/>
              <w:spacing w:line="0" w:lineRule="atLeast"/>
              <w:rPr>
                <w:sz w:val="22"/>
                <w:szCs w:val="22"/>
              </w:rPr>
            </w:pPr>
            <w:r>
              <w:rPr>
                <w:rFonts w:hint="eastAsia"/>
                <w:sz w:val="22"/>
                <w:szCs w:val="22"/>
              </w:rPr>
              <w:t>// change state : Observation -&gt; Idle</w:t>
            </w:r>
          </w:p>
          <w:p w:rsidR="00B1490B" w:rsidRPr="00B1490B" w:rsidRDefault="00B1490B" w:rsidP="00B1490B">
            <w:pPr>
              <w:widowControl w:val="0"/>
              <w:autoSpaceDE w:val="0"/>
              <w:autoSpaceDN w:val="0"/>
              <w:adjustRightInd w:val="0"/>
              <w:spacing w:line="0" w:lineRule="atLeast"/>
              <w:rPr>
                <w:sz w:val="22"/>
                <w:szCs w:val="22"/>
              </w:rPr>
            </w:pPr>
            <w:r w:rsidRPr="00B1490B">
              <w:rPr>
                <w:sz w:val="22"/>
                <w:szCs w:val="22"/>
              </w:rPr>
              <w:t>st_con.ItemID = SET_SEU_STATUS_ID;</w:t>
            </w:r>
          </w:p>
          <w:p w:rsidR="00B1490B" w:rsidRDefault="00B1490B" w:rsidP="00B1490B">
            <w:pPr>
              <w:widowControl w:val="0"/>
              <w:autoSpaceDE w:val="0"/>
              <w:autoSpaceDN w:val="0"/>
              <w:adjustRightInd w:val="0"/>
              <w:spacing w:line="0" w:lineRule="atLeast"/>
              <w:rPr>
                <w:sz w:val="22"/>
                <w:szCs w:val="22"/>
              </w:rPr>
            </w:pPr>
            <w:r>
              <w:rPr>
                <w:sz w:val="22"/>
                <w:szCs w:val="22"/>
              </w:rPr>
              <w:t>pst_sts</w:t>
            </w:r>
            <w:r w:rsidRPr="00B1490B">
              <w:rPr>
                <w:sz w:val="22"/>
                <w:szCs w:val="22"/>
              </w:rPr>
              <w:t>-&gt;uiStatus = SEU_STATUS_IDLE;</w:t>
            </w:r>
          </w:p>
          <w:p w:rsidR="00B1490B" w:rsidRDefault="00B1490B" w:rsidP="00B1490B">
            <w:pPr>
              <w:widowControl w:val="0"/>
              <w:autoSpaceDE w:val="0"/>
              <w:autoSpaceDN w:val="0"/>
              <w:adjustRightInd w:val="0"/>
              <w:spacing w:line="0" w:lineRule="atLeast"/>
              <w:rPr>
                <w:sz w:val="22"/>
                <w:szCs w:val="22"/>
              </w:rPr>
            </w:pPr>
          </w:p>
          <w:p w:rsidR="00B1490B" w:rsidRDefault="00B1490B" w:rsidP="00B1490B">
            <w:pPr>
              <w:widowControl w:val="0"/>
              <w:autoSpaceDE w:val="0"/>
              <w:autoSpaceDN w:val="0"/>
              <w:adjustRightInd w:val="0"/>
              <w:spacing w:line="0" w:lineRule="atLeast"/>
              <w:rPr>
                <w:sz w:val="22"/>
                <w:szCs w:val="22"/>
              </w:rPr>
            </w:pPr>
            <w:r>
              <w:rPr>
                <w:sz w:val="22"/>
                <w:szCs w:val="22"/>
              </w:rPr>
              <w:t xml:space="preserve">ioctl( </w:t>
            </w:r>
            <w:r w:rsidRPr="00B1490B">
              <w:rPr>
                <w:sz w:val="22"/>
                <w:szCs w:val="22"/>
              </w:rPr>
              <w:t>devfd, DRXPD_SET_CONTROL, &amp;st_con);</w:t>
            </w:r>
          </w:p>
          <w:p w:rsidR="00726FA4" w:rsidRDefault="00726FA4" w:rsidP="00B1490B">
            <w:pPr>
              <w:widowControl w:val="0"/>
              <w:autoSpaceDE w:val="0"/>
              <w:autoSpaceDN w:val="0"/>
              <w:adjustRightInd w:val="0"/>
              <w:spacing w:line="0" w:lineRule="atLeast"/>
              <w:rPr>
                <w:ins w:id="11671" w:author="t_竹沢 公佑" w:date="2019-10-06T15:19:00Z"/>
                <w:rFonts w:ascii="Times New Roman" w:eastAsia="ＭＳ 明朝" w:hAnsi="Times New Roman" w:cs="Times New Roman"/>
                <w:sz w:val="20"/>
                <w:szCs w:val="20"/>
              </w:rPr>
            </w:pPr>
          </w:p>
          <w:p w:rsidR="0083419F" w:rsidRDefault="0083419F" w:rsidP="00B1490B">
            <w:pPr>
              <w:widowControl w:val="0"/>
              <w:autoSpaceDE w:val="0"/>
              <w:autoSpaceDN w:val="0"/>
              <w:adjustRightInd w:val="0"/>
              <w:spacing w:line="0" w:lineRule="atLeast"/>
              <w:rPr>
                <w:ins w:id="11672" w:author="t_竹沢 公佑" w:date="2019-10-06T15:19:00Z"/>
                <w:rFonts w:ascii="Times New Roman" w:eastAsia="ＭＳ 明朝" w:hAnsi="Times New Roman" w:cs="Times New Roman"/>
                <w:sz w:val="20"/>
                <w:szCs w:val="20"/>
              </w:rPr>
            </w:pPr>
          </w:p>
          <w:p w:rsidR="0083419F" w:rsidRDefault="0083419F" w:rsidP="00B1490B">
            <w:pPr>
              <w:widowControl w:val="0"/>
              <w:autoSpaceDE w:val="0"/>
              <w:autoSpaceDN w:val="0"/>
              <w:adjustRightInd w:val="0"/>
              <w:spacing w:line="0" w:lineRule="atLeast"/>
              <w:rPr>
                <w:ins w:id="11673" w:author="t_竹沢 公佑" w:date="2019-10-06T15:19:00Z"/>
                <w:rFonts w:ascii="Times New Roman" w:eastAsia="ＭＳ 明朝" w:hAnsi="Times New Roman" w:cs="Times New Roman"/>
                <w:sz w:val="20"/>
                <w:szCs w:val="20"/>
              </w:rPr>
            </w:pPr>
          </w:p>
          <w:p w:rsidR="0083419F" w:rsidRDefault="0083419F" w:rsidP="00B1490B">
            <w:pPr>
              <w:widowControl w:val="0"/>
              <w:autoSpaceDE w:val="0"/>
              <w:autoSpaceDN w:val="0"/>
              <w:adjustRightInd w:val="0"/>
              <w:spacing w:line="0" w:lineRule="atLeast"/>
              <w:rPr>
                <w:ins w:id="11674" w:author="t_竹沢 公佑" w:date="2019-10-06T15:19:00Z"/>
                <w:rFonts w:ascii="Times New Roman" w:eastAsia="ＭＳ 明朝" w:hAnsi="Times New Roman" w:cs="Times New Roman"/>
                <w:sz w:val="20"/>
                <w:szCs w:val="20"/>
              </w:rPr>
            </w:pPr>
          </w:p>
          <w:p w:rsidR="0083419F" w:rsidRDefault="0083419F" w:rsidP="00B1490B">
            <w:pPr>
              <w:widowControl w:val="0"/>
              <w:autoSpaceDE w:val="0"/>
              <w:autoSpaceDN w:val="0"/>
              <w:adjustRightInd w:val="0"/>
              <w:spacing w:line="0" w:lineRule="atLeast"/>
              <w:rPr>
                <w:rFonts w:ascii="Times New Roman" w:eastAsia="ＭＳ 明朝" w:hAnsi="Times New Roman" w:cs="Times New Roman"/>
                <w:sz w:val="20"/>
                <w:szCs w:val="20"/>
              </w:rPr>
            </w:pPr>
          </w:p>
        </w:tc>
      </w:tr>
      <w:tr w:rsidR="00726FA4" w:rsidTr="00B1490B">
        <w:tc>
          <w:tcPr>
            <w:tcW w:w="2376" w:type="dxa"/>
          </w:tcPr>
          <w:p w:rsidR="00726FA4" w:rsidRDefault="00726FA4" w:rsidP="00B1490B">
            <w:pPr>
              <w:spacing w:line="0" w:lineRule="atLeast"/>
              <w:ind w:right="1020"/>
              <w:rPr>
                <w:rFonts w:cs="Times New Roman"/>
                <w:sz w:val="22"/>
                <w:szCs w:val="22"/>
              </w:rPr>
            </w:pPr>
            <w:r>
              <w:rPr>
                <w:rFonts w:cs="Times New Roman" w:hint="eastAsia"/>
                <w:sz w:val="22"/>
                <w:szCs w:val="22"/>
              </w:rPr>
              <w:lastRenderedPageBreak/>
              <w:t>Remarks</w:t>
            </w:r>
          </w:p>
        </w:tc>
        <w:tc>
          <w:tcPr>
            <w:tcW w:w="7513" w:type="dxa"/>
            <w:gridSpan w:val="3"/>
          </w:tcPr>
          <w:p w:rsidR="00726FA4" w:rsidRDefault="00726FA4" w:rsidP="00B1490B">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This </w:t>
            </w:r>
            <w:ins w:id="11675" w:author="t_竹沢 公佑" w:date="2019-10-07T03:38:00Z">
              <w:r w:rsidR="00A90ADA">
                <w:rPr>
                  <w:rFonts w:cs="Times New Roman" w:hint="eastAsia"/>
                  <w:sz w:val="22"/>
                  <w:szCs w:val="22"/>
                </w:rPr>
                <w:t xml:space="preserve">command </w:t>
              </w:r>
            </w:ins>
            <w:del w:id="11676" w:author="t_竹沢 公佑" w:date="2019-10-07T03:38:00Z">
              <w:r w:rsidDel="00A90ADA">
                <w:rPr>
                  <w:rFonts w:cs="Times New Roman" w:hint="eastAsia"/>
                  <w:sz w:val="22"/>
                  <w:szCs w:val="22"/>
                </w:rPr>
                <w:delText xml:space="preserve">function </w:delText>
              </w:r>
            </w:del>
            <w:r>
              <w:rPr>
                <w:rFonts w:cs="Times New Roman" w:hint="eastAsia"/>
                <w:sz w:val="22"/>
                <w:szCs w:val="22"/>
              </w:rPr>
              <w:t>is available with driver version 1.0.4 or later.</w:t>
            </w:r>
          </w:p>
          <w:p w:rsidR="0083419F" w:rsidRDefault="0083419F" w:rsidP="00403C3D">
            <w:pPr>
              <w:widowControl w:val="0"/>
              <w:autoSpaceDE w:val="0"/>
              <w:autoSpaceDN w:val="0"/>
              <w:adjustRightInd w:val="0"/>
              <w:spacing w:line="0" w:lineRule="atLeast"/>
              <w:rPr>
                <w:ins w:id="11677" w:author="t_竹沢 公佑" w:date="2019-10-06T15:19:00Z"/>
                <w:sz w:val="22"/>
                <w:szCs w:val="22"/>
              </w:rPr>
            </w:pPr>
          </w:p>
          <w:p w:rsidR="0083419F" w:rsidRPr="0083419F" w:rsidRDefault="0083419F" w:rsidP="00403C3D">
            <w:pPr>
              <w:widowControl w:val="0"/>
              <w:autoSpaceDE w:val="0"/>
              <w:autoSpaceDN w:val="0"/>
              <w:adjustRightInd w:val="0"/>
              <w:spacing w:line="0" w:lineRule="atLeast"/>
              <w:rPr>
                <w:ins w:id="11678" w:author="t_竹沢 公佑" w:date="2019-10-06T15:19:00Z"/>
                <w:sz w:val="22"/>
                <w:szCs w:val="22"/>
              </w:rPr>
            </w:pPr>
            <w:ins w:id="11679" w:author="t_竹沢 公佑" w:date="2019-10-06T15:19:00Z">
              <w:r>
                <w:rPr>
                  <w:rFonts w:hint="eastAsia"/>
                  <w:sz w:val="22"/>
                  <w:szCs w:val="22"/>
                </w:rPr>
                <w:t>■Remarks for prototype DRXP boards</w:t>
              </w:r>
            </w:ins>
          </w:p>
          <w:p w:rsidR="007C2625" w:rsidRDefault="0083419F" w:rsidP="0083419F">
            <w:pPr>
              <w:rPr>
                <w:ins w:id="11680" w:author="t_竹沢 公佑" w:date="2020-11-30T15:30:00Z"/>
                <w:sz w:val="22"/>
                <w:szCs w:val="22"/>
                <w:lang w:val="en"/>
              </w:rPr>
            </w:pPr>
            <w:ins w:id="11681" w:author="t_竹沢 公佑" w:date="2019-10-06T15:19:00Z">
              <w:r>
                <w:rPr>
                  <w:rFonts w:hint="eastAsia"/>
                  <w:sz w:val="22"/>
                  <w:szCs w:val="22"/>
                </w:rPr>
                <w:t>The d</w:t>
              </w:r>
              <w:r w:rsidRPr="00DC5EC8">
                <w:rPr>
                  <w:rFonts w:hint="eastAsia"/>
                  <w:sz w:val="22"/>
                  <w:szCs w:val="22"/>
                </w:rPr>
                <w:t xml:space="preserve">iagnostic scan state is </w:t>
              </w:r>
              <w:r w:rsidRPr="00DC5EC8">
                <w:rPr>
                  <w:rFonts w:hint="eastAsia"/>
                  <w:sz w:val="22"/>
                  <w:szCs w:val="22"/>
                  <w:lang w:val="en"/>
                </w:rPr>
                <w:t xml:space="preserve">not </w:t>
              </w:r>
            </w:ins>
            <w:ins w:id="11682" w:author="t_竹沢 公佑" w:date="2020-11-30T15:31:00Z">
              <w:r w:rsidR="007C2625">
                <w:rPr>
                  <w:rFonts w:hint="eastAsia"/>
                  <w:sz w:val="22"/>
                  <w:szCs w:val="22"/>
                  <w:lang w:val="en"/>
                </w:rPr>
                <w:t>available with device driver 2.0.7 or older.</w:t>
              </w:r>
            </w:ins>
          </w:p>
          <w:p w:rsidR="0083419F" w:rsidRPr="00DC5EC8" w:rsidRDefault="007C2625" w:rsidP="0083419F">
            <w:pPr>
              <w:rPr>
                <w:ins w:id="11683" w:author="t_竹沢 公佑" w:date="2019-10-06T15:19:00Z"/>
                <w:sz w:val="22"/>
                <w:szCs w:val="22"/>
                <w:lang w:val="en"/>
              </w:rPr>
            </w:pPr>
            <w:ins w:id="11684" w:author="t_竹沢 公佑" w:date="2020-11-30T15:31:00Z">
              <w:r>
                <w:rPr>
                  <w:rFonts w:hint="eastAsia"/>
                  <w:sz w:val="22"/>
                  <w:szCs w:val="22"/>
                  <w:lang w:val="en"/>
                </w:rPr>
                <w:t xml:space="preserve">In the verision 2.0.7 or older, </w:t>
              </w:r>
            </w:ins>
            <w:ins w:id="11685" w:author="t_竹沢 公佑" w:date="2020-11-30T15:32:00Z">
              <w:r>
                <w:rPr>
                  <w:rFonts w:hint="eastAsia"/>
                  <w:sz w:val="22"/>
                  <w:szCs w:val="22"/>
                  <w:lang w:val="en"/>
                </w:rPr>
                <w:t>y</w:t>
              </w:r>
            </w:ins>
            <w:ins w:id="11686" w:author="t_竹沢 公佑" w:date="2019-10-06T15:19:00Z">
              <w:r w:rsidR="0083419F">
                <w:rPr>
                  <w:rFonts w:hint="eastAsia"/>
                  <w:sz w:val="22"/>
                  <w:szCs w:val="22"/>
                  <w:lang w:val="en"/>
                </w:rPr>
                <w:t xml:space="preserve">our </w:t>
              </w:r>
              <w:r w:rsidR="0083419F" w:rsidRPr="00DC5EC8">
                <w:rPr>
                  <w:rFonts w:hint="eastAsia"/>
                  <w:sz w:val="22"/>
                  <w:szCs w:val="22"/>
                  <w:lang w:val="en"/>
                </w:rPr>
                <w:t xml:space="preserve">application can </w:t>
              </w:r>
              <w:r w:rsidR="0083419F">
                <w:rPr>
                  <w:rFonts w:hint="eastAsia"/>
                  <w:sz w:val="22"/>
                  <w:szCs w:val="22"/>
                  <w:lang w:val="en"/>
                </w:rPr>
                <w:t xml:space="preserve">shift </w:t>
              </w:r>
              <w:r w:rsidR="0083419F" w:rsidRPr="00DC5EC8">
                <w:rPr>
                  <w:rFonts w:hint="eastAsia"/>
                  <w:sz w:val="22"/>
                  <w:szCs w:val="22"/>
                  <w:lang w:val="en"/>
                </w:rPr>
                <w:t xml:space="preserve">SEU function module state to </w:t>
              </w:r>
              <w:r w:rsidR="0083419F" w:rsidRPr="00DC5EC8">
                <w:rPr>
                  <w:sz w:val="22"/>
                  <w:szCs w:val="22"/>
                  <w:lang w:val="en"/>
                </w:rPr>
                <w:t>“</w:t>
              </w:r>
              <w:r w:rsidR="0083419F" w:rsidRPr="00DC5EC8">
                <w:rPr>
                  <w:rFonts w:hint="eastAsia"/>
                  <w:sz w:val="22"/>
                  <w:szCs w:val="22"/>
                  <w:lang w:val="en"/>
                </w:rPr>
                <w:t>Diagnostic Scan</w:t>
              </w:r>
              <w:r w:rsidR="0083419F" w:rsidRPr="00DC5EC8">
                <w:rPr>
                  <w:sz w:val="22"/>
                  <w:szCs w:val="22"/>
                  <w:lang w:val="en"/>
                </w:rPr>
                <w:t>”</w:t>
              </w:r>
              <w:r w:rsidR="0083419F" w:rsidRPr="00DC5EC8">
                <w:rPr>
                  <w:rFonts w:hint="eastAsia"/>
                  <w:sz w:val="22"/>
                  <w:szCs w:val="22"/>
                  <w:lang w:val="en"/>
                </w:rPr>
                <w:t xml:space="preserve"> state but can</w:t>
              </w:r>
              <w:r w:rsidR="0083419F" w:rsidRPr="00DC5EC8">
                <w:rPr>
                  <w:sz w:val="22"/>
                  <w:szCs w:val="22"/>
                  <w:lang w:val="en"/>
                </w:rPr>
                <w:t>’</w:t>
              </w:r>
              <w:r w:rsidR="0083419F" w:rsidRPr="00DC5EC8">
                <w:rPr>
                  <w:rFonts w:hint="eastAsia"/>
                  <w:sz w:val="22"/>
                  <w:szCs w:val="22"/>
                  <w:lang w:val="en"/>
                </w:rPr>
                <w:t>t acquire detected error count. Please don</w:t>
              </w:r>
              <w:r w:rsidR="0083419F" w:rsidRPr="00DC5EC8">
                <w:rPr>
                  <w:sz w:val="22"/>
                  <w:szCs w:val="22"/>
                  <w:lang w:val="en"/>
                </w:rPr>
                <w:t>’</w:t>
              </w:r>
              <w:r w:rsidR="0083419F" w:rsidRPr="00DC5EC8">
                <w:rPr>
                  <w:rFonts w:hint="eastAsia"/>
                  <w:sz w:val="22"/>
                  <w:szCs w:val="22"/>
                  <w:lang w:val="en"/>
                </w:rPr>
                <w:t xml:space="preserve">t use this state. </w:t>
              </w:r>
            </w:ins>
          </w:p>
          <w:p w:rsidR="0083419F" w:rsidRDefault="0083419F" w:rsidP="00403C3D">
            <w:pPr>
              <w:widowControl w:val="0"/>
              <w:autoSpaceDE w:val="0"/>
              <w:autoSpaceDN w:val="0"/>
              <w:adjustRightInd w:val="0"/>
              <w:spacing w:line="0" w:lineRule="atLeast"/>
              <w:rPr>
                <w:ins w:id="11687" w:author="t_竹沢 公佑" w:date="2019-10-06T15:19:00Z"/>
                <w:sz w:val="22"/>
                <w:szCs w:val="22"/>
              </w:rPr>
            </w:pPr>
          </w:p>
          <w:p w:rsidR="00403C3D" w:rsidRDefault="00403C3D" w:rsidP="00403C3D">
            <w:pPr>
              <w:widowControl w:val="0"/>
              <w:autoSpaceDE w:val="0"/>
              <w:autoSpaceDN w:val="0"/>
              <w:adjustRightInd w:val="0"/>
              <w:spacing w:line="0" w:lineRule="atLeast"/>
              <w:rPr>
                <w:sz w:val="22"/>
                <w:szCs w:val="22"/>
              </w:rPr>
            </w:pPr>
            <w:r>
              <w:rPr>
                <w:rFonts w:hint="eastAsia"/>
                <w:sz w:val="22"/>
                <w:szCs w:val="22"/>
              </w:rPr>
              <w:t>■Remarks for the production DRXP boards</w:t>
            </w:r>
          </w:p>
          <w:p w:rsidR="0083419F" w:rsidRPr="0083419F" w:rsidRDefault="0083419F">
            <w:pPr>
              <w:rPr>
                <w:ins w:id="11688" w:author="t_竹沢 公佑" w:date="2019-10-06T15:20:00Z"/>
                <w:sz w:val="22"/>
                <w:szCs w:val="22"/>
                <w:lang w:val="en"/>
                <w:rPrChange w:id="11689" w:author="t_竹沢 公佑" w:date="2019-10-06T15:22:00Z">
                  <w:rPr>
                    <w:ins w:id="11690" w:author="t_竹沢 公佑" w:date="2019-10-06T15:20:00Z"/>
                    <w:sz w:val="22"/>
                    <w:szCs w:val="22"/>
                  </w:rPr>
                </w:rPrChange>
              </w:rPr>
              <w:pPrChange w:id="11691" w:author="t_竹沢 公佑" w:date="2019-10-06T15:22:00Z">
                <w:pPr>
                  <w:widowControl w:val="0"/>
                  <w:autoSpaceDE w:val="0"/>
                  <w:autoSpaceDN w:val="0"/>
                  <w:adjustRightInd w:val="0"/>
                  <w:spacing w:line="0" w:lineRule="atLeast"/>
                </w:pPr>
              </w:pPrChange>
            </w:pPr>
            <w:ins w:id="11692" w:author="t_竹沢 公佑" w:date="2019-10-06T15:22:00Z">
              <w:r>
                <w:rPr>
                  <w:rFonts w:hint="eastAsia"/>
                  <w:sz w:val="22"/>
                  <w:szCs w:val="22"/>
                </w:rPr>
                <w:t xml:space="preserve">* </w:t>
              </w:r>
            </w:ins>
            <w:ins w:id="11693" w:author="t_竹沢 公佑" w:date="2019-10-06T15:21:00Z">
              <w:r>
                <w:rPr>
                  <w:rFonts w:hint="eastAsia"/>
                  <w:sz w:val="22"/>
                  <w:szCs w:val="22"/>
                </w:rPr>
                <w:t>The d</w:t>
              </w:r>
              <w:r w:rsidRPr="00DC5EC8">
                <w:rPr>
                  <w:rFonts w:hint="eastAsia"/>
                  <w:sz w:val="22"/>
                  <w:szCs w:val="22"/>
                </w:rPr>
                <w:t xml:space="preserve">iagnostic scan state is </w:t>
              </w:r>
              <w:r w:rsidRPr="00DC5EC8">
                <w:rPr>
                  <w:rFonts w:hint="eastAsia"/>
                  <w:sz w:val="22"/>
                  <w:szCs w:val="22"/>
                  <w:lang w:val="en"/>
                </w:rPr>
                <w:t>not</w:t>
              </w:r>
              <w:r>
                <w:rPr>
                  <w:rFonts w:hint="eastAsia"/>
                  <w:sz w:val="22"/>
                  <w:szCs w:val="22"/>
                  <w:lang w:val="en"/>
                </w:rPr>
                <w:t xml:space="preserve"> available with device driver 2.0.2 or older. </w:t>
              </w:r>
            </w:ins>
          </w:p>
          <w:p w:rsidR="00726FA4" w:rsidRDefault="0083419F">
            <w:pPr>
              <w:widowControl w:val="0"/>
              <w:autoSpaceDE w:val="0"/>
              <w:autoSpaceDN w:val="0"/>
              <w:adjustRightInd w:val="0"/>
              <w:spacing w:line="0" w:lineRule="atLeast"/>
              <w:rPr>
                <w:ins w:id="11694" w:author="t_竹沢 公佑" w:date="2019-10-06T15:22:00Z"/>
                <w:sz w:val="22"/>
                <w:szCs w:val="22"/>
              </w:rPr>
            </w:pPr>
            <w:ins w:id="11695" w:author="t_竹沢 公佑" w:date="2019-10-06T15:22:00Z">
              <w:r>
                <w:rPr>
                  <w:rFonts w:hint="eastAsia"/>
                  <w:sz w:val="22"/>
                  <w:szCs w:val="22"/>
                </w:rPr>
                <w:t xml:space="preserve">* </w:t>
              </w:r>
            </w:ins>
            <w:r w:rsidR="00403C3D">
              <w:rPr>
                <w:rFonts w:hint="eastAsia"/>
                <w:sz w:val="22"/>
                <w:szCs w:val="22"/>
              </w:rPr>
              <w:t xml:space="preserve">The SEU function is common function between both </w:t>
            </w:r>
            <w:r w:rsidR="00403C3D">
              <w:rPr>
                <w:sz w:val="22"/>
                <w:szCs w:val="22"/>
              </w:rPr>
              <w:t>production</w:t>
            </w:r>
            <w:r w:rsidR="00403C3D">
              <w:rPr>
                <w:rFonts w:hint="eastAsia"/>
                <w:sz w:val="22"/>
                <w:szCs w:val="22"/>
              </w:rPr>
              <w:t xml:space="preserve"> DRXP board IFs. It means both IFs control/monitor </w:t>
            </w:r>
            <w:ins w:id="11696" w:author="t_竹沢 公佑" w:date="2019-10-05T18:25:00Z">
              <w:r w:rsidR="00C400E8">
                <w:rPr>
                  <w:rFonts w:hint="eastAsia"/>
                  <w:sz w:val="22"/>
                  <w:szCs w:val="22"/>
                </w:rPr>
                <w:t xml:space="preserve">share </w:t>
              </w:r>
            </w:ins>
            <w:r w:rsidR="00403C3D">
              <w:rPr>
                <w:rFonts w:hint="eastAsia"/>
                <w:sz w:val="22"/>
                <w:szCs w:val="22"/>
              </w:rPr>
              <w:t xml:space="preserve">the </w:t>
            </w:r>
            <w:del w:id="11697" w:author="t_竹沢 公佑" w:date="2019-10-05T18:25:00Z">
              <w:r w:rsidR="00403C3D" w:rsidDel="00C400E8">
                <w:rPr>
                  <w:rFonts w:hint="eastAsia"/>
                  <w:sz w:val="22"/>
                  <w:szCs w:val="22"/>
                </w:rPr>
                <w:delText xml:space="preserve">same </w:delText>
              </w:r>
            </w:del>
            <w:r w:rsidR="00403C3D">
              <w:rPr>
                <w:rFonts w:hint="eastAsia"/>
                <w:sz w:val="22"/>
                <w:szCs w:val="22"/>
              </w:rPr>
              <w:t xml:space="preserve">registers. </w:t>
            </w:r>
            <w:ins w:id="11698" w:author="t_竹沢 公佑" w:date="2019-10-05T18:25:00Z">
              <w:r w:rsidR="00C400E8">
                <w:rPr>
                  <w:rFonts w:hint="eastAsia"/>
                  <w:sz w:val="22"/>
                  <w:szCs w:val="22"/>
                </w:rPr>
                <w:t xml:space="preserve">Changing the register value by on IF </w:t>
              </w:r>
            </w:ins>
            <w:del w:id="11699" w:author="t_竹沢 公佑" w:date="2019-10-05T18:25:00Z">
              <w:r w:rsidR="00403C3D" w:rsidDel="00C400E8">
                <w:rPr>
                  <w:rFonts w:hint="eastAsia"/>
                  <w:sz w:val="22"/>
                  <w:szCs w:val="22"/>
                </w:rPr>
                <w:delText xml:space="preserve">If one IF changes the register value, </w:delText>
              </w:r>
            </w:del>
            <w:del w:id="11700" w:author="t_竹沢 公佑" w:date="2019-10-05T18:26:00Z">
              <w:r w:rsidR="00403C3D" w:rsidDel="00C400E8">
                <w:rPr>
                  <w:rFonts w:hint="eastAsia"/>
                  <w:sz w:val="22"/>
                  <w:szCs w:val="22"/>
                </w:rPr>
                <w:delText xml:space="preserve">it </w:delText>
              </w:r>
            </w:del>
            <w:r w:rsidR="00403C3D">
              <w:rPr>
                <w:rFonts w:hint="eastAsia"/>
                <w:sz w:val="22"/>
                <w:szCs w:val="22"/>
              </w:rPr>
              <w:t xml:space="preserve">affects </w:t>
            </w:r>
            <w:r w:rsidR="00403C3D">
              <w:rPr>
                <w:sz w:val="22"/>
                <w:szCs w:val="22"/>
              </w:rPr>
              <w:t>another IF</w:t>
            </w:r>
            <w:del w:id="11701" w:author="t_竹沢 公佑" w:date="2019-10-05T18:26:00Z">
              <w:r w:rsidR="00403C3D" w:rsidDel="00C400E8">
                <w:rPr>
                  <w:sz w:val="22"/>
                  <w:szCs w:val="22"/>
                </w:rPr>
                <w:delText xml:space="preserve"> refers</w:delText>
              </w:r>
            </w:del>
            <w:r w:rsidR="00403C3D">
              <w:rPr>
                <w:sz w:val="22"/>
                <w:szCs w:val="22"/>
              </w:rPr>
              <w:t>.</w:t>
            </w:r>
          </w:p>
          <w:p w:rsidR="0083419F" w:rsidRDefault="0083419F">
            <w:pPr>
              <w:widowControl w:val="0"/>
              <w:autoSpaceDE w:val="0"/>
              <w:autoSpaceDN w:val="0"/>
              <w:adjustRightInd w:val="0"/>
              <w:spacing w:line="0" w:lineRule="atLeast"/>
              <w:rPr>
                <w:sz w:val="22"/>
                <w:szCs w:val="22"/>
              </w:rPr>
            </w:pPr>
          </w:p>
        </w:tc>
      </w:tr>
      <w:tr w:rsidR="00991147" w:rsidRPr="00991147" w:rsidTr="00CE143E">
        <w:tc>
          <w:tcPr>
            <w:tcW w:w="2376" w:type="dxa"/>
            <w:tcBorders>
              <w:top w:val="single" w:sz="4" w:space="0" w:color="auto"/>
              <w:left w:val="single" w:sz="4" w:space="0" w:color="auto"/>
              <w:bottom w:val="single" w:sz="4" w:space="0" w:color="auto"/>
              <w:right w:val="single" w:sz="4" w:space="0" w:color="auto"/>
            </w:tcBorders>
          </w:tcPr>
          <w:p w:rsidR="00991147" w:rsidRDefault="00C421AF" w:rsidP="008D42B9">
            <w:pPr>
              <w:spacing w:line="0" w:lineRule="atLeast"/>
              <w:ind w:right="1020"/>
              <w:rPr>
                <w:rFonts w:cs="Times New Roman"/>
                <w:sz w:val="22"/>
                <w:szCs w:val="22"/>
              </w:rPr>
            </w:pPr>
            <w:r>
              <w:rPr>
                <w:rFonts w:cs="Times New Roman" w:hint="eastAsia"/>
                <w:sz w:val="22"/>
                <w:szCs w:val="22"/>
              </w:rPr>
              <w:t>E</w:t>
            </w:r>
            <w:r w:rsidR="00991147">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991147" w:rsidRDefault="00991147" w:rsidP="00991147">
            <w:pPr>
              <w:spacing w:line="0" w:lineRule="atLeast"/>
              <w:ind w:right="1020"/>
              <w:rPr>
                <w:bCs/>
                <w:sz w:val="22"/>
                <w:szCs w:val="22"/>
              </w:rPr>
            </w:pPr>
            <w:r>
              <w:rPr>
                <w:rFonts w:hint="eastAsia"/>
                <w:bCs/>
                <w:sz w:val="22"/>
                <w:szCs w:val="22"/>
              </w:rPr>
              <w:t>EINVAL</w:t>
            </w:r>
          </w:p>
          <w:p w:rsidR="00991147" w:rsidRDefault="00991147" w:rsidP="00991147">
            <w:pPr>
              <w:spacing w:line="0" w:lineRule="atLeast"/>
              <w:ind w:right="1020" w:firstLineChars="50" w:firstLine="110"/>
              <w:rPr>
                <w:ins w:id="11702" w:author="s_佐野 光" w:date="2019-08-20T20:42:00Z"/>
                <w:bCs/>
                <w:sz w:val="22"/>
                <w:szCs w:val="22"/>
              </w:rPr>
            </w:pPr>
            <w:r>
              <w:rPr>
                <w:rFonts w:hint="eastAsia"/>
                <w:bCs/>
                <w:sz w:val="22"/>
                <w:szCs w:val="22"/>
              </w:rPr>
              <w:t xml:space="preserve">When </w:t>
            </w:r>
            <w:ins w:id="11703" w:author="t_竹沢 公佑" w:date="2019-10-05T18:26:00Z">
              <w:r w:rsidR="00D4482C">
                <w:rPr>
                  <w:rFonts w:hint="eastAsia"/>
                  <w:bCs/>
                  <w:sz w:val="22"/>
                  <w:szCs w:val="22"/>
                </w:rPr>
                <w:t xml:space="preserve">this command </w:t>
              </w:r>
            </w:ins>
            <w:r>
              <w:rPr>
                <w:rFonts w:hint="eastAsia"/>
                <w:bCs/>
                <w:sz w:val="22"/>
                <w:szCs w:val="22"/>
              </w:rPr>
              <w:t>detect</w:t>
            </w:r>
            <w:ins w:id="11704" w:author="t_竹沢 公佑" w:date="2019-10-05T18:26:00Z">
              <w:r w:rsidR="00D4482C">
                <w:rPr>
                  <w:rFonts w:hint="eastAsia"/>
                  <w:bCs/>
                  <w:sz w:val="22"/>
                  <w:szCs w:val="22"/>
                </w:rPr>
                <w:t>s</w:t>
              </w:r>
            </w:ins>
            <w:r>
              <w:rPr>
                <w:rFonts w:hint="eastAsia"/>
                <w:bCs/>
                <w:sz w:val="22"/>
                <w:szCs w:val="22"/>
              </w:rPr>
              <w:t xml:space="preserve"> invalid argument. (Unmatch</w:t>
            </w:r>
            <w:r>
              <w:rPr>
                <w:rFonts w:hint="eastAsia"/>
                <w:sz w:val="22"/>
                <w:szCs w:val="22"/>
              </w:rPr>
              <w:t xml:space="preserve"> uiStatus</w:t>
            </w:r>
            <w:r>
              <w:rPr>
                <w:rFonts w:hint="eastAsia"/>
                <w:bCs/>
                <w:sz w:val="22"/>
                <w:szCs w:val="22"/>
              </w:rPr>
              <w:t>)</w:t>
            </w:r>
          </w:p>
          <w:p w:rsidR="005D0D2F" w:rsidRDefault="005D0D2F">
            <w:pPr>
              <w:spacing w:line="0" w:lineRule="atLeast"/>
              <w:ind w:right="1020"/>
              <w:rPr>
                <w:ins w:id="11705" w:author="s_佐野 光" w:date="2019-08-20T20:42:00Z"/>
                <w:bCs/>
                <w:sz w:val="22"/>
                <w:szCs w:val="22"/>
              </w:rPr>
              <w:pPrChange w:id="11706" w:author="s_佐野 光" w:date="2019-08-20T20:42:00Z">
                <w:pPr>
                  <w:spacing w:line="0" w:lineRule="atLeast"/>
                  <w:ind w:right="1020" w:firstLineChars="50" w:firstLine="110"/>
                </w:pPr>
              </w:pPrChange>
            </w:pPr>
            <w:ins w:id="11707" w:author="s_佐野 光" w:date="2019-08-20T20:42:00Z">
              <w:r>
                <w:rPr>
                  <w:rFonts w:hint="eastAsia"/>
                  <w:bCs/>
                  <w:sz w:val="22"/>
                  <w:szCs w:val="22"/>
                </w:rPr>
                <w:t>EIO</w:t>
              </w:r>
            </w:ins>
          </w:p>
          <w:p w:rsidR="005D0D2F" w:rsidRDefault="005D0D2F">
            <w:pPr>
              <w:spacing w:line="0" w:lineRule="atLeast"/>
              <w:ind w:right="1020" w:firstLineChars="50" w:firstLine="110"/>
              <w:rPr>
                <w:ins w:id="11708" w:author="s_佐野 光" w:date="2019-08-20T20:42:00Z"/>
                <w:bCs/>
                <w:sz w:val="22"/>
                <w:szCs w:val="22"/>
              </w:rPr>
              <w:pPrChange w:id="11709" w:author="s_佐野 光" w:date="2019-08-20T20:42:00Z">
                <w:pPr>
                  <w:spacing w:line="0" w:lineRule="atLeast"/>
                  <w:ind w:right="1020" w:firstLineChars="200" w:firstLine="440"/>
                </w:pPr>
              </w:pPrChange>
            </w:pPr>
            <w:ins w:id="11710" w:author="s_佐野 光" w:date="2019-08-20T20:42:00Z">
              <w:r>
                <w:rPr>
                  <w:rFonts w:hint="eastAsia"/>
                  <w:bCs/>
                  <w:sz w:val="22"/>
                  <w:szCs w:val="22"/>
                </w:rPr>
                <w:t xml:space="preserve">When </w:t>
              </w:r>
            </w:ins>
            <w:ins w:id="11711" w:author="t_竹沢 公佑" w:date="2019-10-05T18:27:00Z">
              <w:r w:rsidR="00D4482C">
                <w:rPr>
                  <w:rFonts w:hint="eastAsia"/>
                  <w:bCs/>
                  <w:sz w:val="22"/>
                  <w:szCs w:val="22"/>
                </w:rPr>
                <w:t xml:space="preserve">this command </w:t>
              </w:r>
            </w:ins>
            <w:ins w:id="11712" w:author="s_佐野 光" w:date="2019-08-20T20:42:00Z">
              <w:r>
                <w:rPr>
                  <w:rFonts w:hint="eastAsia"/>
                  <w:bCs/>
                  <w:sz w:val="22"/>
                  <w:szCs w:val="22"/>
                </w:rPr>
                <w:t>fail</w:t>
              </w:r>
            </w:ins>
            <w:ins w:id="11713" w:author="t_竹沢 公佑" w:date="2019-10-05T18:27:00Z">
              <w:r w:rsidR="00D4482C">
                <w:rPr>
                  <w:rFonts w:hint="eastAsia"/>
                  <w:bCs/>
                  <w:sz w:val="22"/>
                  <w:szCs w:val="22"/>
                </w:rPr>
                <w:t>s</w:t>
              </w:r>
            </w:ins>
            <w:ins w:id="11714" w:author="s_佐野 光" w:date="2019-08-20T20:42:00Z">
              <w:r>
                <w:rPr>
                  <w:rFonts w:hint="eastAsia"/>
                  <w:bCs/>
                  <w:sz w:val="22"/>
                  <w:szCs w:val="22"/>
                </w:rPr>
                <w:t xml:space="preserve"> to read or write internal register.</w:t>
              </w:r>
            </w:ins>
          </w:p>
          <w:p w:rsidR="005D0D2F" w:rsidRDefault="005D0D2F">
            <w:pPr>
              <w:spacing w:line="0" w:lineRule="atLeast"/>
              <w:ind w:right="1020"/>
              <w:rPr>
                <w:ins w:id="11715" w:author="s_佐野 光" w:date="2019-08-20T20:43:00Z"/>
                <w:bCs/>
                <w:sz w:val="22"/>
                <w:szCs w:val="22"/>
              </w:rPr>
              <w:pPrChange w:id="11716" w:author="s_佐野 光" w:date="2019-08-20T20:42:00Z">
                <w:pPr>
                  <w:spacing w:line="0" w:lineRule="atLeast"/>
                  <w:ind w:right="1020" w:firstLineChars="50" w:firstLine="110"/>
                </w:pPr>
              </w:pPrChange>
            </w:pPr>
            <w:ins w:id="11717" w:author="s_佐野 光" w:date="2019-08-20T20:43:00Z">
              <w:r w:rsidRPr="005D0D2F">
                <w:rPr>
                  <w:bCs/>
                  <w:sz w:val="22"/>
                  <w:szCs w:val="22"/>
                </w:rPr>
                <w:t>ECANCELED</w:t>
              </w:r>
            </w:ins>
          </w:p>
          <w:p w:rsidR="005D0D2F" w:rsidRDefault="0079397F">
            <w:pPr>
              <w:spacing w:line="0" w:lineRule="atLeast"/>
              <w:ind w:left="110" w:right="1020" w:hangingChars="50" w:hanging="110"/>
              <w:rPr>
                <w:ins w:id="11718" w:author="s_佐野 光" w:date="2019-08-20T20:43:00Z"/>
                <w:bCs/>
                <w:sz w:val="22"/>
                <w:szCs w:val="22"/>
              </w:rPr>
              <w:pPrChange w:id="11719" w:author="s_佐野 光" w:date="2019-08-20T20:47:00Z">
                <w:pPr>
                  <w:spacing w:line="0" w:lineRule="atLeast"/>
                  <w:ind w:right="1020" w:firstLineChars="50" w:firstLine="110"/>
                </w:pPr>
              </w:pPrChange>
            </w:pPr>
            <w:ins w:id="11720" w:author="s_佐野 光" w:date="2019-08-21T10:57:00Z">
              <w:r>
                <w:rPr>
                  <w:rFonts w:hint="eastAsia"/>
                  <w:bCs/>
                  <w:sz w:val="22"/>
                  <w:szCs w:val="22"/>
                </w:rPr>
                <w:t xml:space="preserve"> S</w:t>
              </w:r>
            </w:ins>
            <w:ins w:id="11721" w:author="s_佐野 光" w:date="2019-08-21T10:58:00Z">
              <w:r>
                <w:rPr>
                  <w:rFonts w:hint="eastAsia"/>
                  <w:bCs/>
                  <w:sz w:val="22"/>
                  <w:szCs w:val="22"/>
                </w:rPr>
                <w:t>EU</w:t>
              </w:r>
            </w:ins>
            <w:ins w:id="11722" w:author="s_佐野 光" w:date="2019-08-21T10:57:00Z">
              <w:r>
                <w:rPr>
                  <w:rFonts w:hint="eastAsia"/>
                  <w:bCs/>
                  <w:sz w:val="22"/>
                  <w:szCs w:val="22"/>
                </w:rPr>
                <w:t xml:space="preserve"> module state </w:t>
              </w:r>
            </w:ins>
            <w:ins w:id="11723" w:author="s_佐野 光" w:date="2019-08-21T10:58:00Z">
              <w:r>
                <w:rPr>
                  <w:rFonts w:hint="eastAsia"/>
                  <w:bCs/>
                  <w:sz w:val="22"/>
                  <w:szCs w:val="22"/>
                </w:rPr>
                <w:t>is not changed.</w:t>
              </w:r>
            </w:ins>
          </w:p>
          <w:p w:rsidR="005D0D2F" w:rsidRPr="0079397F" w:rsidRDefault="005D0D2F">
            <w:pPr>
              <w:spacing w:line="0" w:lineRule="atLeast"/>
              <w:ind w:right="1020"/>
              <w:rPr>
                <w:bCs/>
                <w:sz w:val="22"/>
                <w:szCs w:val="22"/>
              </w:rPr>
              <w:pPrChange w:id="11724" w:author="s_佐野 光" w:date="2019-08-20T20:42:00Z">
                <w:pPr>
                  <w:spacing w:line="0" w:lineRule="atLeast"/>
                  <w:ind w:right="1020" w:firstLineChars="50" w:firstLine="110"/>
                </w:pPr>
              </w:pPrChange>
            </w:pPr>
          </w:p>
        </w:tc>
      </w:tr>
    </w:tbl>
    <w:p w:rsidR="00991147" w:rsidRPr="00991147" w:rsidRDefault="00991147" w:rsidP="00991147">
      <w:pPr>
        <w:spacing w:line="0" w:lineRule="atLeast"/>
        <w:ind w:right="1020"/>
      </w:pPr>
    </w:p>
    <w:p w:rsidR="005F6B96" w:rsidRDefault="005F6B96">
      <w:pPr>
        <w:spacing w:line="0" w:lineRule="atLeast"/>
        <w:ind w:right="1020"/>
      </w:pPr>
    </w:p>
    <w:p w:rsidR="009A6303" w:rsidRDefault="005F6B96">
      <w:pPr>
        <w:spacing w:line="0" w:lineRule="atLeast"/>
        <w:ind w:right="1020"/>
      </w:pPr>
      <w:r>
        <w:br w:type="page"/>
      </w:r>
    </w:p>
    <w:p w:rsidR="007D1A54" w:rsidRDefault="007D1A54" w:rsidP="0016660C">
      <w:pPr>
        <w:pStyle w:val="3"/>
      </w:pPr>
      <w:bookmarkStart w:id="11725" w:name="_Toc63179468"/>
      <w:r>
        <w:rPr>
          <w:rFonts w:hint="eastAsia"/>
        </w:rPr>
        <w:t>SET_SEU_INJERR</w:t>
      </w:r>
      <w:bookmarkEnd w:id="117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544"/>
        <w:gridCol w:w="2126"/>
        <w:gridCol w:w="1845"/>
      </w:tblGrid>
      <w:tr w:rsidR="007D1A54" w:rsidTr="009D5376">
        <w:tc>
          <w:tcPr>
            <w:tcW w:w="2376" w:type="dxa"/>
          </w:tcPr>
          <w:p w:rsidR="007D1A54" w:rsidRDefault="007D1A54" w:rsidP="009D5376">
            <w:pPr>
              <w:spacing w:line="0" w:lineRule="atLeast"/>
              <w:ind w:right="1020"/>
              <w:rPr>
                <w:sz w:val="22"/>
                <w:szCs w:val="22"/>
              </w:rPr>
            </w:pPr>
            <w:r>
              <w:rPr>
                <w:rFonts w:hint="eastAsia"/>
                <w:sz w:val="22"/>
                <w:szCs w:val="22"/>
              </w:rPr>
              <w:t>ItemID</w:t>
            </w:r>
          </w:p>
        </w:tc>
        <w:tc>
          <w:tcPr>
            <w:tcW w:w="3544" w:type="dxa"/>
          </w:tcPr>
          <w:p w:rsidR="007D1A54" w:rsidRDefault="007D1A54" w:rsidP="005F6B96">
            <w:pPr>
              <w:spacing w:line="0" w:lineRule="atLeast"/>
              <w:ind w:right="1020"/>
              <w:rPr>
                <w:sz w:val="22"/>
                <w:szCs w:val="22"/>
              </w:rPr>
            </w:pPr>
            <w:r>
              <w:rPr>
                <w:sz w:val="22"/>
                <w:szCs w:val="22"/>
              </w:rPr>
              <w:t>SET_</w:t>
            </w:r>
            <w:r>
              <w:rPr>
                <w:rFonts w:hint="eastAsia"/>
                <w:sz w:val="22"/>
                <w:szCs w:val="22"/>
              </w:rPr>
              <w:t>SEU_INJERR_ID</w:t>
            </w:r>
          </w:p>
        </w:tc>
        <w:tc>
          <w:tcPr>
            <w:tcW w:w="2126" w:type="dxa"/>
          </w:tcPr>
          <w:p w:rsidR="007D1A54" w:rsidRDefault="007D1A54" w:rsidP="009D5376">
            <w:pPr>
              <w:spacing w:line="0" w:lineRule="atLeast"/>
              <w:ind w:right="-108"/>
              <w:rPr>
                <w:sz w:val="22"/>
                <w:szCs w:val="22"/>
              </w:rPr>
            </w:pPr>
            <w:r>
              <w:rPr>
                <w:rFonts w:hint="eastAsia"/>
                <w:sz w:val="22"/>
                <w:szCs w:val="22"/>
              </w:rPr>
              <w:t>0x0000 0E05</w:t>
            </w:r>
          </w:p>
        </w:tc>
        <w:tc>
          <w:tcPr>
            <w:tcW w:w="1843" w:type="dxa"/>
          </w:tcPr>
          <w:p w:rsidR="007D1A54" w:rsidRDefault="007D1A54" w:rsidP="009D5376">
            <w:pPr>
              <w:spacing w:line="0" w:lineRule="atLeast"/>
              <w:ind w:right="-108"/>
              <w:rPr>
                <w:sz w:val="22"/>
                <w:szCs w:val="22"/>
              </w:rPr>
            </w:pPr>
            <w:r>
              <w:rPr>
                <w:rFonts w:hint="eastAsia"/>
                <w:sz w:val="22"/>
                <w:szCs w:val="22"/>
                <w:lang w:val="en"/>
              </w:rPr>
              <w:t>-</w:t>
            </w:r>
          </w:p>
        </w:tc>
      </w:tr>
      <w:tr w:rsidR="007D1A54" w:rsidRPr="00727B82" w:rsidTr="009D5376">
        <w:tc>
          <w:tcPr>
            <w:tcW w:w="2376" w:type="dxa"/>
          </w:tcPr>
          <w:p w:rsidR="007D1A54" w:rsidRDefault="007D1A54" w:rsidP="009D5376">
            <w:pPr>
              <w:spacing w:line="0" w:lineRule="atLeast"/>
              <w:ind w:right="1020"/>
              <w:rPr>
                <w:sz w:val="22"/>
                <w:szCs w:val="22"/>
              </w:rPr>
            </w:pPr>
            <w:r>
              <w:rPr>
                <w:rFonts w:cs="Times New Roman"/>
                <w:sz w:val="22"/>
                <w:szCs w:val="22"/>
              </w:rPr>
              <w:t>Description</w:t>
            </w:r>
          </w:p>
        </w:tc>
        <w:tc>
          <w:tcPr>
            <w:tcW w:w="7513" w:type="dxa"/>
            <w:gridSpan w:val="3"/>
          </w:tcPr>
          <w:p w:rsidR="007D1A54" w:rsidRDefault="007D1A54" w:rsidP="009D5376">
            <w:pPr>
              <w:pStyle w:val="HTML0"/>
              <w:rPr>
                <w:rFonts w:ascii="ＭＳ Ｐゴシック" w:eastAsia="ＭＳ Ｐゴシック" w:hAnsi="ＭＳ Ｐゴシック"/>
                <w:sz w:val="22"/>
                <w:szCs w:val="22"/>
                <w:lang w:val="en"/>
              </w:rPr>
            </w:pPr>
            <w:r>
              <w:rPr>
                <w:rFonts w:ascii="ＭＳ Ｐゴシック" w:eastAsia="ＭＳ Ｐゴシック" w:hAnsi="ＭＳ Ｐゴシック" w:hint="eastAsia"/>
                <w:sz w:val="22"/>
                <w:szCs w:val="22"/>
                <w:lang w:val="en"/>
              </w:rPr>
              <w:t>Injecting error to FPGA configuration memory.</w:t>
            </w:r>
          </w:p>
          <w:p w:rsidR="008D71DD" w:rsidRDefault="007D1A54" w:rsidP="009D5376">
            <w:pPr>
              <w:pStyle w:val="HTML0"/>
              <w:rPr>
                <w:ins w:id="11726" w:author="t_竹沢 公佑" w:date="2019-08-22T21:54:00Z"/>
                <w:rFonts w:ascii="ＭＳ Ｐゴシック" w:eastAsia="ＭＳ Ｐゴシック" w:hAnsi="ＭＳ Ｐゴシック"/>
                <w:sz w:val="22"/>
                <w:szCs w:val="22"/>
                <w:lang w:val="en"/>
              </w:rPr>
            </w:pPr>
            <w:r>
              <w:rPr>
                <w:rFonts w:ascii="ＭＳ Ｐゴシック" w:eastAsia="ＭＳ Ｐゴシック" w:hAnsi="ＭＳ Ｐゴシック" w:hint="eastAsia"/>
                <w:sz w:val="22"/>
                <w:szCs w:val="22"/>
                <w:lang w:val="en"/>
              </w:rPr>
              <w:t>This function is available in SEU function module in IDLE state.</w:t>
            </w:r>
            <w:r w:rsidR="008D71DD">
              <w:rPr>
                <w:rFonts w:ascii="ＭＳ Ｐゴシック" w:eastAsia="ＭＳ Ｐゴシック" w:hAnsi="ＭＳ Ｐゴシック" w:hint="eastAsia"/>
                <w:sz w:val="22"/>
                <w:szCs w:val="22"/>
                <w:lang w:val="en"/>
              </w:rPr>
              <w:t xml:space="preserve"> </w:t>
            </w:r>
          </w:p>
          <w:p w:rsidR="008257D7" w:rsidRPr="00AE4678" w:rsidRDefault="008257D7" w:rsidP="009D5376">
            <w:pPr>
              <w:pStyle w:val="HTML0"/>
              <w:rPr>
                <w:rFonts w:ascii="ＭＳ Ｐゴシック" w:eastAsia="ＭＳ Ｐゴシック" w:hAnsi="ＭＳ Ｐゴシック"/>
                <w:sz w:val="22"/>
                <w:szCs w:val="22"/>
                <w:lang w:val="en"/>
              </w:rPr>
            </w:pPr>
            <w:ins w:id="11727" w:author="t_竹沢 公佑" w:date="2019-08-22T21:54:00Z">
              <w:r w:rsidRPr="008257D7">
                <w:rPr>
                  <w:rFonts w:ascii="ＭＳ Ｐゴシック" w:eastAsia="ＭＳ Ｐゴシック" w:hAnsi="ＭＳ Ｐゴシック"/>
                  <w:sz w:val="22"/>
                  <w:szCs w:val="22"/>
                  <w:lang w:val="en"/>
                  <w:rPrChange w:id="11728" w:author="t_竹沢 公佑" w:date="2019-08-22T21:54:00Z">
                    <w:rPr>
                      <w:sz w:val="22"/>
                      <w:szCs w:val="22"/>
                      <w:lang w:val="en"/>
                    </w:rPr>
                  </w:rPrChange>
                </w:rPr>
                <w:t xml:space="preserve">For the detail of SEU function module, please refer </w:t>
              </w:r>
              <w:r w:rsidRPr="008257D7">
                <w:rPr>
                  <w:rFonts w:ascii="ＭＳ Ｐゴシック" w:eastAsia="ＭＳ Ｐゴシック" w:hAnsi="ＭＳ Ｐゴシック"/>
                  <w:b/>
                  <w:sz w:val="22"/>
                  <w:szCs w:val="22"/>
                  <w:lang w:val="en"/>
                  <w:rPrChange w:id="11729" w:author="t_竹沢 公佑" w:date="2019-08-22T21:54:00Z">
                    <w:rPr>
                      <w:b/>
                      <w:sz w:val="22"/>
                      <w:szCs w:val="22"/>
                      <w:lang w:val="en"/>
                    </w:rPr>
                  </w:rPrChange>
                </w:rPr>
                <w:t>“</w:t>
              </w:r>
              <w:r w:rsidRPr="008257D7">
                <w:rPr>
                  <w:rFonts w:ascii="ＭＳ Ｐゴシック" w:eastAsia="ＭＳ Ｐゴシック" w:hAnsi="ＭＳ Ｐゴシック"/>
                  <w:b/>
                  <w:sz w:val="22"/>
                  <w:szCs w:val="22"/>
                  <w:lang w:val="en"/>
                  <w:rPrChange w:id="11730" w:author="t_竹沢 公佑" w:date="2019-08-22T21:54:00Z">
                    <w:rPr>
                      <w:b/>
                      <w:sz w:val="22"/>
                      <w:szCs w:val="22"/>
                      <w:lang w:val="en"/>
                    </w:rPr>
                  </w:rPrChange>
                </w:rPr>
                <w:fldChar w:fldCharType="begin"/>
              </w:r>
              <w:r w:rsidRPr="008257D7">
                <w:rPr>
                  <w:rFonts w:ascii="ＭＳ Ｐゴシック" w:eastAsia="ＭＳ Ｐゴシック" w:hAnsi="ＭＳ Ｐゴシック"/>
                  <w:b/>
                  <w:sz w:val="22"/>
                  <w:szCs w:val="22"/>
                  <w:lang w:val="en"/>
                  <w:rPrChange w:id="11731" w:author="t_竹沢 公佑" w:date="2019-08-22T21:54:00Z">
                    <w:rPr>
                      <w:b/>
                      <w:sz w:val="22"/>
                      <w:szCs w:val="22"/>
                      <w:lang w:val="en"/>
                    </w:rPr>
                  </w:rPrChange>
                </w:rPr>
                <w:instrText xml:space="preserve"> REF _Ref17401304 \r \h  \* MERGEFORMAT </w:instrText>
              </w:r>
            </w:ins>
            <w:r w:rsidRPr="008257D7">
              <w:rPr>
                <w:rFonts w:ascii="ＭＳ Ｐゴシック" w:eastAsia="ＭＳ Ｐゴシック" w:hAnsi="ＭＳ Ｐゴシック"/>
                <w:b/>
                <w:sz w:val="22"/>
                <w:szCs w:val="22"/>
                <w:lang w:val="en"/>
                <w:rPrChange w:id="11732" w:author="t_竹沢 公佑" w:date="2019-08-22T21:54:00Z">
                  <w:rPr>
                    <w:rFonts w:ascii="ＭＳ Ｐゴシック" w:eastAsia="ＭＳ Ｐゴシック" w:hAnsi="ＭＳ Ｐゴシック"/>
                    <w:b/>
                    <w:sz w:val="22"/>
                    <w:szCs w:val="22"/>
                    <w:lang w:val="en"/>
                  </w:rPr>
                </w:rPrChange>
              </w:rPr>
            </w:r>
            <w:ins w:id="11733" w:author="t_竹沢 公佑" w:date="2019-08-22T21:54:00Z">
              <w:r w:rsidRPr="008257D7">
                <w:rPr>
                  <w:rFonts w:ascii="ＭＳ Ｐゴシック" w:eastAsia="ＭＳ Ｐゴシック" w:hAnsi="ＭＳ Ｐゴシック"/>
                  <w:b/>
                  <w:sz w:val="22"/>
                  <w:szCs w:val="22"/>
                  <w:lang w:val="en"/>
                  <w:rPrChange w:id="11734" w:author="t_竹沢 公佑" w:date="2019-08-22T21:54:00Z">
                    <w:rPr>
                      <w:b/>
                      <w:sz w:val="22"/>
                      <w:szCs w:val="22"/>
                      <w:lang w:val="en"/>
                    </w:rPr>
                  </w:rPrChange>
                </w:rPr>
                <w:fldChar w:fldCharType="separate"/>
              </w:r>
            </w:ins>
            <w:ins w:id="11735" w:author="t_竹沢 公佑" w:date="2021-02-02T17:29:00Z">
              <w:r w:rsidR="000B4FA1">
                <w:rPr>
                  <w:rFonts w:ascii="ＭＳ Ｐゴシック" w:eastAsia="ＭＳ Ｐゴシック" w:hAnsi="ＭＳ Ｐゴシック"/>
                  <w:b/>
                  <w:sz w:val="22"/>
                  <w:szCs w:val="22"/>
                  <w:lang w:val="en"/>
                </w:rPr>
                <w:t>7.3</w:t>
              </w:r>
            </w:ins>
            <w:ins w:id="11736" w:author="t_竹沢 公佑" w:date="2019-08-22T21:54:00Z">
              <w:r w:rsidRPr="008257D7">
                <w:rPr>
                  <w:rFonts w:ascii="ＭＳ Ｐゴシック" w:eastAsia="ＭＳ Ｐゴシック" w:hAnsi="ＭＳ Ｐゴシック"/>
                  <w:b/>
                  <w:sz w:val="22"/>
                  <w:szCs w:val="22"/>
                  <w:lang w:val="en"/>
                  <w:rPrChange w:id="11737" w:author="t_竹沢 公佑" w:date="2019-08-22T21:54:00Z">
                    <w:rPr>
                      <w:b/>
                      <w:sz w:val="22"/>
                      <w:szCs w:val="22"/>
                      <w:lang w:val="en"/>
                    </w:rPr>
                  </w:rPrChange>
                </w:rPr>
                <w:fldChar w:fldCharType="end"/>
              </w:r>
              <w:r w:rsidRPr="008257D7">
                <w:rPr>
                  <w:rFonts w:ascii="ＭＳ Ｐゴシック" w:eastAsia="ＭＳ Ｐゴシック" w:hAnsi="ＭＳ Ｐゴシック"/>
                  <w:b/>
                  <w:sz w:val="22"/>
                  <w:szCs w:val="22"/>
                  <w:lang w:val="en"/>
                  <w:rPrChange w:id="11738" w:author="t_竹沢 公佑" w:date="2019-08-22T21:54:00Z">
                    <w:rPr>
                      <w:b/>
                      <w:sz w:val="22"/>
                      <w:szCs w:val="22"/>
                      <w:lang w:val="en"/>
                    </w:rPr>
                  </w:rPrChange>
                </w:rPr>
                <w:t xml:space="preserve"> </w:t>
              </w:r>
              <w:r w:rsidRPr="008257D7">
                <w:rPr>
                  <w:rFonts w:ascii="ＭＳ Ｐゴシック" w:eastAsia="ＭＳ Ｐゴシック" w:hAnsi="ＭＳ Ｐゴシック"/>
                  <w:b/>
                  <w:sz w:val="22"/>
                  <w:szCs w:val="22"/>
                  <w:lang w:val="en"/>
                  <w:rPrChange w:id="11739" w:author="t_竹沢 公佑" w:date="2019-08-22T21:54:00Z">
                    <w:rPr>
                      <w:b/>
                      <w:sz w:val="22"/>
                      <w:szCs w:val="22"/>
                      <w:lang w:val="en"/>
                    </w:rPr>
                  </w:rPrChange>
                </w:rPr>
                <w:fldChar w:fldCharType="begin"/>
              </w:r>
              <w:r w:rsidRPr="008257D7">
                <w:rPr>
                  <w:rFonts w:ascii="ＭＳ Ｐゴシック" w:eastAsia="ＭＳ Ｐゴシック" w:hAnsi="ＭＳ Ｐゴシック"/>
                  <w:b/>
                  <w:sz w:val="22"/>
                  <w:szCs w:val="22"/>
                  <w:lang w:val="en"/>
                  <w:rPrChange w:id="11740" w:author="t_竹沢 公佑" w:date="2019-08-22T21:54:00Z">
                    <w:rPr>
                      <w:b/>
                      <w:sz w:val="22"/>
                      <w:szCs w:val="22"/>
                      <w:lang w:val="en"/>
                    </w:rPr>
                  </w:rPrChange>
                </w:rPr>
                <w:instrText xml:space="preserve"> REF _Ref17401712 \h  \* MERGEFORMAT </w:instrText>
              </w:r>
            </w:ins>
            <w:r w:rsidRPr="008257D7">
              <w:rPr>
                <w:rFonts w:ascii="ＭＳ Ｐゴシック" w:eastAsia="ＭＳ Ｐゴシック" w:hAnsi="ＭＳ Ｐゴシック"/>
                <w:b/>
                <w:sz w:val="22"/>
                <w:szCs w:val="22"/>
                <w:lang w:val="en"/>
                <w:rPrChange w:id="11741" w:author="t_竹沢 公佑" w:date="2019-08-22T21:54:00Z">
                  <w:rPr>
                    <w:rFonts w:ascii="ＭＳ Ｐゴシック" w:eastAsia="ＭＳ Ｐゴシック" w:hAnsi="ＭＳ Ｐゴシック"/>
                    <w:b/>
                    <w:sz w:val="22"/>
                    <w:szCs w:val="22"/>
                    <w:lang w:val="en"/>
                  </w:rPr>
                </w:rPrChange>
              </w:rPr>
            </w:r>
            <w:ins w:id="11742" w:author="t_竹沢 公佑" w:date="2019-08-22T21:54:00Z">
              <w:r w:rsidRPr="008257D7">
                <w:rPr>
                  <w:rFonts w:ascii="ＭＳ Ｐゴシック" w:eastAsia="ＭＳ Ｐゴシック" w:hAnsi="ＭＳ Ｐゴシック"/>
                  <w:b/>
                  <w:sz w:val="22"/>
                  <w:szCs w:val="22"/>
                  <w:lang w:val="en"/>
                  <w:rPrChange w:id="11743" w:author="t_竹沢 公佑" w:date="2019-08-22T21:54:00Z">
                    <w:rPr>
                      <w:b/>
                      <w:sz w:val="22"/>
                      <w:szCs w:val="22"/>
                      <w:lang w:val="en"/>
                    </w:rPr>
                  </w:rPrChange>
                </w:rPr>
                <w:fldChar w:fldCharType="separate"/>
              </w:r>
            </w:ins>
            <w:ins w:id="11744" w:author="t_竹沢 公佑" w:date="2021-02-02T17:29:00Z">
              <w:r w:rsidR="000B4FA1" w:rsidRPr="000B4FA1">
                <w:rPr>
                  <w:rFonts w:ascii="ＭＳ Ｐゴシック" w:eastAsia="ＭＳ Ｐゴシック" w:hAnsi="ＭＳ Ｐゴシック"/>
                  <w:b/>
                  <w:sz w:val="22"/>
                  <w:szCs w:val="22"/>
                  <w:u w:val="single"/>
                  <w:rPrChange w:id="11745" w:author="t_竹沢 公佑" w:date="2021-02-02T17:29:00Z">
                    <w:rPr>
                      <w:u w:val="single"/>
                    </w:rPr>
                  </w:rPrChange>
                </w:rPr>
                <w:t>SEU Mitigation</w:t>
              </w:r>
            </w:ins>
            <w:ins w:id="11746" w:author="t_竹沢 公佑" w:date="2019-08-22T21:54:00Z">
              <w:r w:rsidRPr="008257D7">
                <w:rPr>
                  <w:rFonts w:ascii="ＭＳ Ｐゴシック" w:eastAsia="ＭＳ Ｐゴシック" w:hAnsi="ＭＳ Ｐゴシック"/>
                  <w:b/>
                  <w:sz w:val="22"/>
                  <w:szCs w:val="22"/>
                  <w:lang w:val="en"/>
                  <w:rPrChange w:id="11747" w:author="t_竹沢 公佑" w:date="2019-08-22T21:54:00Z">
                    <w:rPr>
                      <w:b/>
                      <w:sz w:val="22"/>
                      <w:szCs w:val="22"/>
                      <w:lang w:val="en"/>
                    </w:rPr>
                  </w:rPrChange>
                </w:rPr>
                <w:fldChar w:fldCharType="end"/>
              </w:r>
              <w:r w:rsidRPr="008257D7">
                <w:rPr>
                  <w:rFonts w:ascii="ＭＳ Ｐゴシック" w:eastAsia="ＭＳ Ｐゴシック" w:hAnsi="ＭＳ Ｐゴシック"/>
                  <w:b/>
                  <w:sz w:val="22"/>
                  <w:szCs w:val="22"/>
                  <w:lang w:val="en"/>
                  <w:rPrChange w:id="11748" w:author="t_竹沢 公佑" w:date="2019-08-22T21:54:00Z">
                    <w:rPr>
                      <w:b/>
                      <w:sz w:val="22"/>
                      <w:szCs w:val="22"/>
                      <w:lang w:val="en"/>
                    </w:rPr>
                  </w:rPrChange>
                </w:rPr>
                <w:t>”</w:t>
              </w:r>
              <w:r w:rsidRPr="008257D7">
                <w:rPr>
                  <w:rFonts w:ascii="ＭＳ Ｐゴシック" w:eastAsia="ＭＳ Ｐゴシック" w:hAnsi="ＭＳ Ｐゴシック"/>
                  <w:sz w:val="22"/>
                  <w:szCs w:val="22"/>
                  <w:lang w:val="en"/>
                  <w:rPrChange w:id="11749" w:author="t_竹沢 公佑" w:date="2019-08-22T21:54:00Z">
                    <w:rPr>
                      <w:sz w:val="22"/>
                      <w:szCs w:val="22"/>
                      <w:lang w:val="en"/>
                    </w:rPr>
                  </w:rPrChange>
                </w:rPr>
                <w:t>.</w:t>
              </w:r>
            </w:ins>
          </w:p>
        </w:tc>
      </w:tr>
      <w:tr w:rsidR="007D1A54" w:rsidTr="009D5376">
        <w:tc>
          <w:tcPr>
            <w:tcW w:w="2376" w:type="dxa"/>
          </w:tcPr>
          <w:p w:rsidR="007D1A54" w:rsidRDefault="007D1A54" w:rsidP="009D5376">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7D1A54" w:rsidRDefault="007D1A54" w:rsidP="009D5376">
            <w:pPr>
              <w:spacing w:line="0" w:lineRule="atLeast"/>
              <w:ind w:right="1020"/>
              <w:rPr>
                <w:sz w:val="22"/>
                <w:szCs w:val="22"/>
              </w:rPr>
            </w:pPr>
            <w:r>
              <w:rPr>
                <w:rFonts w:hint="eastAsia"/>
                <w:sz w:val="22"/>
                <w:szCs w:val="22"/>
              </w:rPr>
              <w:t>No</w:t>
            </w:r>
          </w:p>
        </w:tc>
      </w:tr>
      <w:tr w:rsidR="00595E56" w:rsidTr="00596636">
        <w:tc>
          <w:tcPr>
            <w:tcW w:w="2376" w:type="dxa"/>
          </w:tcPr>
          <w:p w:rsidR="00595E56" w:rsidRPr="000C3577" w:rsidRDefault="00595E56" w:rsidP="00596636">
            <w:pPr>
              <w:pStyle w:val="afa"/>
              <w:rPr>
                <w:sz w:val="22"/>
                <w:szCs w:val="22"/>
                <w:rPrChange w:id="11750" w:author="t_竹沢 公佑" w:date="2019-10-05T18:28:00Z">
                  <w:rPr/>
                </w:rPrChange>
              </w:rPr>
            </w:pPr>
            <w:r w:rsidRPr="000C3577">
              <w:rPr>
                <w:sz w:val="22"/>
                <w:szCs w:val="22"/>
                <w:rPrChange w:id="11751" w:author="t_竹沢 公佑" w:date="2019-10-05T18:28:00Z">
                  <w:rPr/>
                </w:rPrChange>
              </w:rPr>
              <w:t>Synchronization</w:t>
            </w:r>
          </w:p>
        </w:tc>
        <w:tc>
          <w:tcPr>
            <w:tcW w:w="7515" w:type="dxa"/>
            <w:gridSpan w:val="3"/>
          </w:tcPr>
          <w:p w:rsidR="00595E56" w:rsidRPr="000C3577" w:rsidRDefault="00ED29D4" w:rsidP="00596636">
            <w:pPr>
              <w:pStyle w:val="afa"/>
              <w:rPr>
                <w:ins w:id="11752" w:author="t_竹沢 公佑" w:date="2019-08-23T15:37:00Z"/>
                <w:sz w:val="22"/>
                <w:szCs w:val="22"/>
                <w:rPrChange w:id="11753" w:author="t_竹沢 公佑" w:date="2019-10-05T18:28:00Z">
                  <w:rPr>
                    <w:ins w:id="11754" w:author="t_竹沢 公佑" w:date="2019-08-23T15:37:00Z"/>
                  </w:rPr>
                </w:rPrChange>
              </w:rPr>
            </w:pPr>
            <w:r w:rsidRPr="000C3577">
              <w:rPr>
                <w:sz w:val="22"/>
                <w:szCs w:val="22"/>
                <w:rPrChange w:id="11755" w:author="t_竹沢 公佑" w:date="2019-10-05T18:28:00Z">
                  <w:rPr/>
                </w:rPrChange>
              </w:rPr>
              <w:t>S</w:t>
            </w:r>
            <w:r w:rsidR="00595E56" w:rsidRPr="000C3577">
              <w:rPr>
                <w:sz w:val="22"/>
                <w:szCs w:val="22"/>
                <w:rPrChange w:id="11756" w:author="t_竹沢 公佑" w:date="2019-10-05T18:28:00Z">
                  <w:rPr/>
                </w:rPrChange>
              </w:rPr>
              <w:t>ynchronous</w:t>
            </w:r>
          </w:p>
          <w:p w:rsidR="005C1AA2" w:rsidRDefault="005C1AA2">
            <w:pPr>
              <w:pStyle w:val="afa"/>
              <w:rPr>
                <w:ins w:id="11757" w:author="t_竹沢 公佑" w:date="2019-10-06T17:14:00Z"/>
                <w:bCs/>
                <w:sz w:val="22"/>
                <w:szCs w:val="22"/>
              </w:rPr>
            </w:pPr>
            <w:ins w:id="11758" w:author="t_竹沢 公佑" w:date="2019-10-06T17:14:00Z">
              <w:r>
                <w:rPr>
                  <w:rFonts w:hint="eastAsia"/>
                  <w:bCs/>
                  <w:sz w:val="22"/>
                  <w:szCs w:val="22"/>
                </w:rPr>
                <w:t>Timeout</w:t>
              </w:r>
            </w:ins>
          </w:p>
          <w:p w:rsidR="00373D56" w:rsidRPr="005C1AA2" w:rsidRDefault="00373D56">
            <w:pPr>
              <w:pStyle w:val="afa"/>
              <w:ind w:leftChars="100" w:left="240"/>
              <w:rPr>
                <w:bCs/>
                <w:sz w:val="22"/>
                <w:szCs w:val="22"/>
                <w:rPrChange w:id="11759" w:author="t_竹沢 公佑" w:date="2019-10-06T17:14:00Z">
                  <w:rPr/>
                </w:rPrChange>
              </w:rPr>
              <w:pPrChange w:id="11760" w:author="t_竹沢 公佑" w:date="2019-10-06T17:17:00Z">
                <w:pPr>
                  <w:pStyle w:val="afa"/>
                </w:pPr>
              </w:pPrChange>
            </w:pPr>
            <w:ins w:id="11761" w:author="t_竹沢 公佑" w:date="2019-08-23T15:37:00Z">
              <w:r w:rsidRPr="000C3577">
                <w:rPr>
                  <w:bCs/>
                  <w:sz w:val="22"/>
                  <w:szCs w:val="22"/>
                </w:rPr>
                <w:t xml:space="preserve">Maximum timeout value is 500ms. </w:t>
              </w:r>
            </w:ins>
            <w:ins w:id="11762" w:author="t_竹沢 公佑" w:date="2019-10-06T17:15:00Z">
              <w:r w:rsidR="005C1AA2">
                <w:rPr>
                  <w:rFonts w:hint="eastAsia"/>
                  <w:bCs/>
                  <w:sz w:val="22"/>
                  <w:szCs w:val="22"/>
                </w:rPr>
                <w:t>This command wait</w:t>
              </w:r>
            </w:ins>
            <w:ins w:id="11763" w:author="t_竹沢 公佑" w:date="2019-10-06T17:17:00Z">
              <w:r w:rsidR="0084422C">
                <w:rPr>
                  <w:rFonts w:hint="eastAsia"/>
                  <w:bCs/>
                  <w:sz w:val="22"/>
                  <w:szCs w:val="22"/>
                </w:rPr>
                <w:t>s</w:t>
              </w:r>
            </w:ins>
            <w:ins w:id="11764" w:author="t_竹沢 公佑" w:date="2019-10-06T17:15:00Z">
              <w:r w:rsidR="005C1AA2">
                <w:rPr>
                  <w:rFonts w:hint="eastAsia"/>
                  <w:bCs/>
                  <w:sz w:val="22"/>
                  <w:szCs w:val="22"/>
                </w:rPr>
                <w:t xml:space="preserve"> for the completeion of error injection (SEU module state returns to </w:t>
              </w:r>
            </w:ins>
            <w:ins w:id="11765" w:author="t_竹沢 公佑" w:date="2019-10-06T17:16:00Z">
              <w:r w:rsidR="005C1AA2">
                <w:rPr>
                  <w:bCs/>
                  <w:sz w:val="22"/>
                  <w:szCs w:val="22"/>
                </w:rPr>
                <w:t>“</w:t>
              </w:r>
              <w:r w:rsidR="005C1AA2">
                <w:rPr>
                  <w:rFonts w:hint="eastAsia"/>
                  <w:bCs/>
                  <w:sz w:val="22"/>
                  <w:szCs w:val="22"/>
                </w:rPr>
                <w:t>IDLE</w:t>
              </w:r>
              <w:r w:rsidR="005C1AA2">
                <w:rPr>
                  <w:bCs/>
                  <w:sz w:val="22"/>
                  <w:szCs w:val="22"/>
                </w:rPr>
                <w:t>”</w:t>
              </w:r>
              <w:r w:rsidR="005C1AA2">
                <w:rPr>
                  <w:rFonts w:hint="eastAsia"/>
                  <w:bCs/>
                  <w:sz w:val="22"/>
                  <w:szCs w:val="22"/>
                </w:rPr>
                <w:t xml:space="preserve"> state.</w:t>
              </w:r>
            </w:ins>
            <w:ins w:id="11766" w:author="t_竹沢 公佑" w:date="2019-10-06T17:15:00Z">
              <w:r w:rsidR="005C1AA2">
                <w:rPr>
                  <w:rFonts w:hint="eastAsia"/>
                  <w:bCs/>
                  <w:sz w:val="22"/>
                  <w:szCs w:val="22"/>
                </w:rPr>
                <w:t>)</w:t>
              </w:r>
            </w:ins>
            <w:ins w:id="11767" w:author="t_竹沢 公佑" w:date="2019-10-06T17:16:00Z">
              <w:r w:rsidR="005C1AA2">
                <w:rPr>
                  <w:rFonts w:hint="eastAsia"/>
                  <w:bCs/>
                  <w:sz w:val="22"/>
                  <w:szCs w:val="22"/>
                </w:rPr>
                <w:t xml:space="preserve">. </w:t>
              </w:r>
              <w:r w:rsidR="0084422C">
                <w:rPr>
                  <w:rFonts w:hint="eastAsia"/>
                  <w:bCs/>
                  <w:sz w:val="22"/>
                  <w:szCs w:val="22"/>
                </w:rPr>
                <w:t>If it doesn</w:t>
              </w:r>
              <w:r w:rsidR="0084422C">
                <w:rPr>
                  <w:bCs/>
                  <w:sz w:val="22"/>
                  <w:szCs w:val="22"/>
                </w:rPr>
                <w:t>’</w:t>
              </w:r>
              <w:r w:rsidR="0084422C">
                <w:rPr>
                  <w:rFonts w:hint="eastAsia"/>
                  <w:bCs/>
                  <w:sz w:val="22"/>
                  <w:szCs w:val="22"/>
                </w:rPr>
                <w:t xml:space="preserve">t return to </w:t>
              </w:r>
              <w:r w:rsidR="0084422C">
                <w:rPr>
                  <w:bCs/>
                  <w:sz w:val="22"/>
                  <w:szCs w:val="22"/>
                </w:rPr>
                <w:t>“</w:t>
              </w:r>
              <w:r w:rsidR="0084422C">
                <w:rPr>
                  <w:rFonts w:hint="eastAsia"/>
                  <w:bCs/>
                  <w:sz w:val="22"/>
                  <w:szCs w:val="22"/>
                </w:rPr>
                <w:t>IDLE</w:t>
              </w:r>
              <w:r w:rsidR="0084422C">
                <w:rPr>
                  <w:bCs/>
                  <w:sz w:val="22"/>
                  <w:szCs w:val="22"/>
                </w:rPr>
                <w:t>”</w:t>
              </w:r>
              <w:r w:rsidR="0084422C">
                <w:rPr>
                  <w:rFonts w:hint="eastAsia"/>
                  <w:bCs/>
                  <w:sz w:val="22"/>
                  <w:szCs w:val="22"/>
                </w:rPr>
                <w:t xml:space="preserve"> state in 500ms. </w:t>
              </w:r>
            </w:ins>
            <w:ins w:id="11768" w:author="t_竹沢 公佑" w:date="2019-10-06T17:17:00Z">
              <w:r w:rsidR="0084422C">
                <w:rPr>
                  <w:rFonts w:hint="eastAsia"/>
                  <w:bCs/>
                  <w:sz w:val="22"/>
                  <w:szCs w:val="22"/>
                </w:rPr>
                <w:t>It sets ECANCELED to errno.</w:t>
              </w:r>
            </w:ins>
          </w:p>
        </w:tc>
      </w:tr>
      <w:tr w:rsidR="007D1A54" w:rsidTr="009D5376">
        <w:tc>
          <w:tcPr>
            <w:tcW w:w="2376" w:type="dxa"/>
            <w:vMerge w:val="restart"/>
          </w:tcPr>
          <w:p w:rsidR="007D1A54" w:rsidRDefault="007D1A54" w:rsidP="009D5376">
            <w:pPr>
              <w:spacing w:line="0" w:lineRule="atLeast"/>
              <w:ind w:right="1020"/>
              <w:rPr>
                <w:rFonts w:cs="Times New Roman"/>
                <w:sz w:val="22"/>
                <w:szCs w:val="22"/>
              </w:rPr>
            </w:pPr>
            <w:r>
              <w:rPr>
                <w:rFonts w:cs="Times New Roman" w:hint="eastAsia"/>
                <w:sz w:val="22"/>
                <w:szCs w:val="22"/>
              </w:rPr>
              <w:t>Data</w:t>
            </w:r>
          </w:p>
        </w:tc>
        <w:tc>
          <w:tcPr>
            <w:tcW w:w="7513" w:type="dxa"/>
            <w:gridSpan w:val="3"/>
          </w:tcPr>
          <w:p w:rsidR="007D1A54" w:rsidRDefault="0089461C" w:rsidP="009D5376">
            <w:pPr>
              <w:spacing w:line="0" w:lineRule="atLeast"/>
              <w:ind w:right="1020"/>
              <w:rPr>
                <w:sz w:val="22"/>
                <w:szCs w:val="22"/>
              </w:rPr>
            </w:pPr>
            <w:r>
              <w:rPr>
                <w:rFonts w:hint="eastAsia"/>
                <w:sz w:val="22"/>
                <w:szCs w:val="22"/>
              </w:rPr>
              <w:t>8</w:t>
            </w:r>
            <w:r w:rsidR="002A4BE1">
              <w:rPr>
                <w:rFonts w:hint="eastAsia"/>
                <w:sz w:val="22"/>
                <w:szCs w:val="22"/>
              </w:rPr>
              <w:t>B</w:t>
            </w:r>
            <w:r w:rsidR="007D1A54">
              <w:rPr>
                <w:rFonts w:hint="eastAsia"/>
                <w:sz w:val="22"/>
                <w:szCs w:val="22"/>
              </w:rPr>
              <w:t>ytes</w:t>
            </w:r>
          </w:p>
        </w:tc>
      </w:tr>
      <w:tr w:rsidR="007D1A54" w:rsidTr="009D5376">
        <w:tc>
          <w:tcPr>
            <w:tcW w:w="2376" w:type="dxa"/>
            <w:vMerge/>
          </w:tcPr>
          <w:p w:rsidR="007D1A54" w:rsidRDefault="007D1A54" w:rsidP="009D5376">
            <w:pPr>
              <w:spacing w:line="0" w:lineRule="atLeast"/>
              <w:ind w:right="1020"/>
              <w:rPr>
                <w:rFonts w:cs="Times New Roman"/>
                <w:sz w:val="22"/>
                <w:szCs w:val="22"/>
              </w:rPr>
            </w:pPr>
          </w:p>
        </w:tc>
        <w:tc>
          <w:tcPr>
            <w:tcW w:w="7513" w:type="dxa"/>
            <w:gridSpan w:val="3"/>
          </w:tcPr>
          <w:p w:rsidR="005136F5" w:rsidRDefault="000C3577" w:rsidP="005136F5">
            <w:pPr>
              <w:widowControl w:val="0"/>
              <w:autoSpaceDE w:val="0"/>
              <w:autoSpaceDN w:val="0"/>
              <w:adjustRightInd w:val="0"/>
              <w:spacing w:line="0" w:lineRule="atLeast"/>
              <w:rPr>
                <w:ins w:id="11769" w:author="t_竹沢 公佑" w:date="2019-10-06T16:20:00Z"/>
                <w:sz w:val="22"/>
                <w:szCs w:val="22"/>
              </w:rPr>
            </w:pPr>
            <w:ins w:id="11770" w:author="t_竹沢 公佑" w:date="2019-10-05T18:29:00Z">
              <w:r>
                <w:rPr>
                  <w:sz w:val="22"/>
                  <w:szCs w:val="22"/>
                </w:rPr>
                <w:t>Y</w:t>
              </w:r>
              <w:r>
                <w:rPr>
                  <w:rFonts w:hint="eastAsia"/>
                  <w:sz w:val="22"/>
                  <w:szCs w:val="22"/>
                </w:rPr>
                <w:t xml:space="preserve">ou </w:t>
              </w:r>
            </w:ins>
            <w:del w:id="11771" w:author="t_竹沢 公佑" w:date="2019-10-05T18:29:00Z">
              <w:r w:rsidR="005136F5" w:rsidDel="000C3577">
                <w:rPr>
                  <w:rFonts w:hint="eastAsia"/>
                  <w:sz w:val="22"/>
                  <w:szCs w:val="22"/>
                </w:rPr>
                <w:delText xml:space="preserve">User </w:delText>
              </w:r>
            </w:del>
            <w:r w:rsidR="005136F5">
              <w:rPr>
                <w:rFonts w:hint="eastAsia"/>
                <w:sz w:val="22"/>
                <w:szCs w:val="22"/>
              </w:rPr>
              <w:t xml:space="preserve">can specify the bit in configuration memory space by using </w:t>
            </w:r>
            <w:del w:id="11772" w:author="t_竹沢 公佑" w:date="2019-10-05T18:30:00Z">
              <w:r w:rsidR="00393FAF" w:rsidDel="000C3577">
                <w:rPr>
                  <w:rFonts w:hint="eastAsia"/>
                  <w:sz w:val="22"/>
                  <w:szCs w:val="22"/>
                </w:rPr>
                <w:delText>bellow</w:delText>
              </w:r>
              <w:r w:rsidR="005136F5" w:rsidDel="000C3577">
                <w:rPr>
                  <w:rFonts w:hint="eastAsia"/>
                  <w:sz w:val="22"/>
                  <w:szCs w:val="22"/>
                </w:rPr>
                <w:delText xml:space="preserve"> </w:delText>
              </w:r>
            </w:del>
            <w:r w:rsidR="005136F5">
              <w:rPr>
                <w:rFonts w:hint="eastAsia"/>
                <w:sz w:val="22"/>
                <w:szCs w:val="22"/>
              </w:rPr>
              <w:t>three addresses</w:t>
            </w:r>
            <w:ins w:id="11773" w:author="t_竹沢 公佑" w:date="2019-10-05T18:30:00Z">
              <w:r>
                <w:rPr>
                  <w:rFonts w:hint="eastAsia"/>
                  <w:sz w:val="22"/>
                  <w:szCs w:val="22"/>
                </w:rPr>
                <w:t xml:space="preserve"> as below</w:t>
              </w:r>
            </w:ins>
            <w:r w:rsidR="005136F5">
              <w:rPr>
                <w:rFonts w:hint="eastAsia"/>
                <w:sz w:val="22"/>
                <w:szCs w:val="22"/>
              </w:rPr>
              <w:t xml:space="preserve">. </w:t>
            </w:r>
          </w:p>
          <w:p w:rsidR="003C3522" w:rsidRDefault="003C3522" w:rsidP="005136F5">
            <w:pPr>
              <w:widowControl w:val="0"/>
              <w:autoSpaceDE w:val="0"/>
              <w:autoSpaceDN w:val="0"/>
              <w:adjustRightInd w:val="0"/>
              <w:spacing w:line="0" w:lineRule="atLeast"/>
              <w:rPr>
                <w:sz w:val="22"/>
                <w:szCs w:val="22"/>
              </w:rPr>
            </w:pPr>
          </w:p>
          <w:p w:rsidR="005136F5" w:rsidRPr="003E6595" w:rsidRDefault="003C3522">
            <w:pPr>
              <w:widowControl w:val="0"/>
              <w:autoSpaceDE w:val="0"/>
              <w:autoSpaceDN w:val="0"/>
              <w:adjustRightInd w:val="0"/>
              <w:spacing w:line="0" w:lineRule="atLeast"/>
              <w:rPr>
                <w:ins w:id="11774" w:author="t_竹沢 公佑" w:date="2019-10-06T15:56:00Z"/>
                <w:sz w:val="22"/>
                <w:szCs w:val="22"/>
                <w:rPrChange w:id="11775" w:author="t_竹沢 公佑" w:date="2019-10-06T15:56:00Z">
                  <w:rPr>
                    <w:ins w:id="11776" w:author="t_竹沢 公佑" w:date="2019-10-06T15:56:00Z"/>
                  </w:rPr>
                </w:rPrChange>
              </w:rPr>
              <w:pPrChange w:id="11777" w:author="t_竹沢 公佑" w:date="2019-10-06T15:57:00Z">
                <w:pPr/>
              </w:pPrChange>
            </w:pPr>
            <w:ins w:id="11778" w:author="t_竹沢 公佑" w:date="2019-10-06T16:21:00Z">
              <w:r>
                <w:rPr>
                  <w:rFonts w:hint="eastAsia"/>
                  <w:sz w:val="22"/>
                  <w:szCs w:val="22"/>
                </w:rPr>
                <w:t>■</w:t>
              </w:r>
            </w:ins>
            <w:ins w:id="11779" w:author="t_竹沢 公佑" w:date="2019-10-06T15:57:00Z">
              <w:r w:rsidR="003E6595">
                <w:rPr>
                  <w:rFonts w:hint="eastAsia"/>
                  <w:sz w:val="22"/>
                  <w:szCs w:val="22"/>
                </w:rPr>
                <w:t>Byte 3-0</w:t>
              </w:r>
            </w:ins>
          </w:p>
          <w:p w:rsidR="003E6595" w:rsidRPr="003E6595" w:rsidRDefault="003C3522">
            <w:pPr>
              <w:rPr>
                <w:sz w:val="22"/>
                <w:szCs w:val="22"/>
                <w:rPrChange w:id="11780" w:author="t_竹沢 公佑" w:date="2019-10-06T15:56:00Z">
                  <w:rPr/>
                </w:rPrChange>
              </w:rPr>
            </w:pPr>
            <w:ins w:id="11781" w:author="t_竹沢 公佑" w:date="2019-10-06T16:21:00Z">
              <w:r>
                <w:rPr>
                  <w:rFonts w:hint="eastAsia"/>
                  <w:sz w:val="22"/>
                  <w:szCs w:val="22"/>
                </w:rPr>
                <w:t>&lt;</w:t>
              </w:r>
            </w:ins>
            <w:ins w:id="11782" w:author="t_竹沢 公佑" w:date="2019-10-06T15:56:00Z">
              <w:r w:rsidR="003E6595">
                <w:rPr>
                  <w:rFonts w:hint="eastAsia"/>
                  <w:sz w:val="22"/>
                  <w:szCs w:val="22"/>
                </w:rPr>
                <w:t>Prototype DRXP boards</w:t>
              </w:r>
            </w:ins>
            <w:ins w:id="11783" w:author="t_竹沢 公佑" w:date="2019-10-06T16:21:00Z">
              <w:r>
                <w:rPr>
                  <w:rFonts w:hint="eastAsia"/>
                  <w:sz w:val="22"/>
                  <w:szCs w:val="22"/>
                </w:rPr>
                <w:t>&gt;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0"/>
              <w:gridCol w:w="1820"/>
              <w:gridCol w:w="1821"/>
              <w:gridCol w:w="1821"/>
            </w:tblGrid>
            <w:tr w:rsidR="007D1A54" w:rsidRPr="005B54C8" w:rsidTr="005B54C8">
              <w:tc>
                <w:tcPr>
                  <w:tcW w:w="1820" w:type="dxa"/>
                  <w:shd w:val="clear" w:color="auto" w:fill="auto"/>
                </w:tcPr>
                <w:p w:rsidR="007D1A54" w:rsidRPr="005B54C8" w:rsidRDefault="007D1A54" w:rsidP="005B54C8">
                  <w:pPr>
                    <w:widowControl w:val="0"/>
                    <w:autoSpaceDE w:val="0"/>
                    <w:autoSpaceDN w:val="0"/>
                    <w:adjustRightInd w:val="0"/>
                    <w:spacing w:line="0" w:lineRule="atLeast"/>
                    <w:rPr>
                      <w:sz w:val="22"/>
                      <w:szCs w:val="22"/>
                    </w:rPr>
                  </w:pPr>
                  <w:r w:rsidRPr="005B54C8">
                    <w:rPr>
                      <w:rFonts w:hint="eastAsia"/>
                      <w:sz w:val="22"/>
                      <w:szCs w:val="22"/>
                    </w:rPr>
                    <w:t>Byte 3</w:t>
                  </w:r>
                </w:p>
                <w:p w:rsidR="007D1A54" w:rsidRPr="005B54C8" w:rsidRDefault="007D1A54" w:rsidP="005B54C8">
                  <w:pPr>
                    <w:widowControl w:val="0"/>
                    <w:autoSpaceDE w:val="0"/>
                    <w:autoSpaceDN w:val="0"/>
                    <w:adjustRightInd w:val="0"/>
                    <w:spacing w:line="0" w:lineRule="atLeast"/>
                    <w:rPr>
                      <w:sz w:val="22"/>
                      <w:szCs w:val="22"/>
                    </w:rPr>
                  </w:pPr>
                  <w:r w:rsidRPr="005B54C8">
                    <w:rPr>
                      <w:rFonts w:hint="eastAsia"/>
                      <w:sz w:val="22"/>
                      <w:szCs w:val="22"/>
                    </w:rPr>
                    <w:t>(MSB&lt;-&gt;LSB)</w:t>
                  </w:r>
                </w:p>
              </w:tc>
              <w:tc>
                <w:tcPr>
                  <w:tcW w:w="1820" w:type="dxa"/>
                  <w:shd w:val="clear" w:color="auto" w:fill="auto"/>
                </w:tcPr>
                <w:p w:rsidR="007D1A54" w:rsidRPr="005B54C8" w:rsidRDefault="007D1A54" w:rsidP="005B54C8">
                  <w:pPr>
                    <w:widowControl w:val="0"/>
                    <w:autoSpaceDE w:val="0"/>
                    <w:autoSpaceDN w:val="0"/>
                    <w:adjustRightInd w:val="0"/>
                    <w:spacing w:line="0" w:lineRule="atLeast"/>
                    <w:rPr>
                      <w:sz w:val="22"/>
                      <w:szCs w:val="22"/>
                    </w:rPr>
                  </w:pPr>
                  <w:r w:rsidRPr="005B54C8">
                    <w:rPr>
                      <w:rFonts w:hint="eastAsia"/>
                      <w:sz w:val="22"/>
                      <w:szCs w:val="22"/>
                    </w:rPr>
                    <w:t>Byte 2</w:t>
                  </w:r>
                </w:p>
                <w:p w:rsidR="007D1A54" w:rsidRPr="005B54C8" w:rsidRDefault="007D1A54" w:rsidP="005B54C8">
                  <w:pPr>
                    <w:widowControl w:val="0"/>
                    <w:autoSpaceDE w:val="0"/>
                    <w:autoSpaceDN w:val="0"/>
                    <w:adjustRightInd w:val="0"/>
                    <w:spacing w:line="0" w:lineRule="atLeast"/>
                    <w:rPr>
                      <w:sz w:val="22"/>
                      <w:szCs w:val="22"/>
                    </w:rPr>
                  </w:pPr>
                  <w:r w:rsidRPr="005B54C8">
                    <w:rPr>
                      <w:rFonts w:hint="eastAsia"/>
                      <w:sz w:val="22"/>
                      <w:szCs w:val="22"/>
                    </w:rPr>
                    <w:t>(MSB&lt;-&gt;LSB)</w:t>
                  </w:r>
                </w:p>
              </w:tc>
              <w:tc>
                <w:tcPr>
                  <w:tcW w:w="1821" w:type="dxa"/>
                  <w:shd w:val="clear" w:color="auto" w:fill="auto"/>
                </w:tcPr>
                <w:p w:rsidR="007D1A54" w:rsidRPr="005B54C8" w:rsidRDefault="007D1A54" w:rsidP="005B54C8">
                  <w:pPr>
                    <w:widowControl w:val="0"/>
                    <w:autoSpaceDE w:val="0"/>
                    <w:autoSpaceDN w:val="0"/>
                    <w:adjustRightInd w:val="0"/>
                    <w:spacing w:line="0" w:lineRule="atLeast"/>
                    <w:rPr>
                      <w:sz w:val="22"/>
                      <w:szCs w:val="22"/>
                    </w:rPr>
                  </w:pPr>
                  <w:r w:rsidRPr="005B54C8">
                    <w:rPr>
                      <w:rFonts w:hint="eastAsia"/>
                      <w:sz w:val="22"/>
                      <w:szCs w:val="22"/>
                    </w:rPr>
                    <w:t>Byte1</w:t>
                  </w:r>
                </w:p>
                <w:p w:rsidR="007D1A54" w:rsidRPr="005B54C8" w:rsidRDefault="007D1A54" w:rsidP="005B54C8">
                  <w:pPr>
                    <w:widowControl w:val="0"/>
                    <w:autoSpaceDE w:val="0"/>
                    <w:autoSpaceDN w:val="0"/>
                    <w:adjustRightInd w:val="0"/>
                    <w:spacing w:line="0" w:lineRule="atLeast"/>
                    <w:rPr>
                      <w:sz w:val="22"/>
                      <w:szCs w:val="22"/>
                    </w:rPr>
                  </w:pPr>
                  <w:r w:rsidRPr="005B54C8">
                    <w:rPr>
                      <w:rFonts w:hint="eastAsia"/>
                      <w:sz w:val="22"/>
                      <w:szCs w:val="22"/>
                    </w:rPr>
                    <w:t>(MSB&lt;-&gt;LSB)</w:t>
                  </w:r>
                </w:p>
              </w:tc>
              <w:tc>
                <w:tcPr>
                  <w:tcW w:w="1821" w:type="dxa"/>
                  <w:shd w:val="clear" w:color="auto" w:fill="auto"/>
                </w:tcPr>
                <w:p w:rsidR="007D1A54" w:rsidRPr="005B54C8" w:rsidRDefault="007D1A54" w:rsidP="005B54C8">
                  <w:pPr>
                    <w:widowControl w:val="0"/>
                    <w:autoSpaceDE w:val="0"/>
                    <w:autoSpaceDN w:val="0"/>
                    <w:adjustRightInd w:val="0"/>
                    <w:spacing w:line="0" w:lineRule="atLeast"/>
                    <w:rPr>
                      <w:sz w:val="22"/>
                      <w:szCs w:val="22"/>
                    </w:rPr>
                  </w:pPr>
                  <w:r w:rsidRPr="005B54C8">
                    <w:rPr>
                      <w:rFonts w:hint="eastAsia"/>
                      <w:sz w:val="22"/>
                      <w:szCs w:val="22"/>
                    </w:rPr>
                    <w:t>Byte0 (MSB&lt;-&gt;LSB)</w:t>
                  </w:r>
                </w:p>
              </w:tc>
            </w:tr>
            <w:tr w:rsidR="007D1A54" w:rsidRPr="005B54C8" w:rsidTr="005B54C8">
              <w:tc>
                <w:tcPr>
                  <w:tcW w:w="1820" w:type="dxa"/>
                  <w:shd w:val="clear" w:color="auto" w:fill="auto"/>
                </w:tcPr>
                <w:p w:rsidR="007D1A54" w:rsidRPr="005B54C8" w:rsidRDefault="007D1A54" w:rsidP="005B54C8">
                  <w:pPr>
                    <w:widowControl w:val="0"/>
                    <w:autoSpaceDE w:val="0"/>
                    <w:autoSpaceDN w:val="0"/>
                    <w:adjustRightInd w:val="0"/>
                    <w:spacing w:line="0" w:lineRule="atLeast"/>
                    <w:rPr>
                      <w:sz w:val="22"/>
                      <w:szCs w:val="22"/>
                    </w:rPr>
                  </w:pPr>
                  <w:r w:rsidRPr="005B54C8">
                    <w:rPr>
                      <w:rFonts w:hint="eastAsia"/>
                      <w:sz w:val="22"/>
                      <w:szCs w:val="22"/>
                    </w:rPr>
                    <w:t>00</w:t>
                  </w:r>
                  <w:ins w:id="11784" w:author="t_竹沢 公佑" w:date="2019-10-06T16:00:00Z">
                    <w:r w:rsidR="003E6595">
                      <w:rPr>
                        <w:rFonts w:hint="eastAsia"/>
                        <w:sz w:val="22"/>
                        <w:szCs w:val="22"/>
                      </w:rPr>
                      <w:t>0</w:t>
                    </w:r>
                  </w:ins>
                  <w:del w:id="11785" w:author="t_竹沢 公佑" w:date="2019-10-06T16:00:00Z">
                    <w:r w:rsidRPr="005B54C8" w:rsidDel="003E6595">
                      <w:rPr>
                        <w:rFonts w:hint="eastAsia"/>
                        <w:sz w:val="22"/>
                        <w:szCs w:val="22"/>
                      </w:rPr>
                      <w:delText>1</w:delText>
                    </w:r>
                  </w:del>
                  <w:r w:rsidRPr="005B54C8">
                    <w:rPr>
                      <w:rFonts w:hint="eastAsia"/>
                      <w:sz w:val="22"/>
                      <w:szCs w:val="22"/>
                    </w:rPr>
                    <w:t>lllll</w:t>
                  </w:r>
                  <w:r w:rsidR="00393FAF" w:rsidRPr="005B54C8">
                    <w:rPr>
                      <w:rFonts w:hint="eastAsia"/>
                      <w:sz w:val="22"/>
                      <w:szCs w:val="22"/>
                    </w:rPr>
                    <w:t xml:space="preserve"> </w:t>
                  </w:r>
                </w:p>
              </w:tc>
              <w:tc>
                <w:tcPr>
                  <w:tcW w:w="1820" w:type="dxa"/>
                  <w:shd w:val="clear" w:color="auto" w:fill="auto"/>
                </w:tcPr>
                <w:p w:rsidR="007D1A54" w:rsidRPr="005B54C8" w:rsidRDefault="007D1A54" w:rsidP="005B54C8">
                  <w:pPr>
                    <w:widowControl w:val="0"/>
                    <w:autoSpaceDE w:val="0"/>
                    <w:autoSpaceDN w:val="0"/>
                    <w:adjustRightInd w:val="0"/>
                    <w:spacing w:line="0" w:lineRule="atLeast"/>
                    <w:rPr>
                      <w:sz w:val="22"/>
                      <w:szCs w:val="22"/>
                    </w:rPr>
                  </w:pPr>
                  <w:r w:rsidRPr="005B54C8">
                    <w:rPr>
                      <w:rFonts w:hint="eastAsia"/>
                      <w:sz w:val="22"/>
                      <w:szCs w:val="22"/>
                    </w:rPr>
                    <w:t>llllllll</w:t>
                  </w:r>
                </w:p>
              </w:tc>
              <w:tc>
                <w:tcPr>
                  <w:tcW w:w="1821" w:type="dxa"/>
                  <w:shd w:val="clear" w:color="auto" w:fill="auto"/>
                </w:tcPr>
                <w:p w:rsidR="007D1A54" w:rsidRPr="005B54C8" w:rsidRDefault="007D1A54" w:rsidP="005B54C8">
                  <w:pPr>
                    <w:widowControl w:val="0"/>
                    <w:autoSpaceDE w:val="0"/>
                    <w:autoSpaceDN w:val="0"/>
                    <w:adjustRightInd w:val="0"/>
                    <w:spacing w:line="0" w:lineRule="atLeast"/>
                    <w:rPr>
                      <w:sz w:val="22"/>
                      <w:szCs w:val="22"/>
                    </w:rPr>
                  </w:pPr>
                  <w:r w:rsidRPr="005B54C8">
                    <w:rPr>
                      <w:rFonts w:hint="eastAsia"/>
                      <w:sz w:val="22"/>
                      <w:szCs w:val="22"/>
                    </w:rPr>
                    <w:t>llllwwww</w:t>
                  </w:r>
                </w:p>
              </w:tc>
              <w:tc>
                <w:tcPr>
                  <w:tcW w:w="1821" w:type="dxa"/>
                  <w:shd w:val="clear" w:color="auto" w:fill="auto"/>
                </w:tcPr>
                <w:p w:rsidR="007D1A54" w:rsidRPr="005B54C8" w:rsidRDefault="00FE27C6" w:rsidP="005B54C8">
                  <w:pPr>
                    <w:widowControl w:val="0"/>
                    <w:autoSpaceDE w:val="0"/>
                    <w:autoSpaceDN w:val="0"/>
                    <w:adjustRightInd w:val="0"/>
                    <w:spacing w:line="0" w:lineRule="atLeast"/>
                    <w:rPr>
                      <w:sz w:val="22"/>
                      <w:szCs w:val="22"/>
                    </w:rPr>
                  </w:pPr>
                  <w:r>
                    <w:rPr>
                      <w:rFonts w:hint="eastAsia"/>
                      <w:sz w:val="22"/>
                      <w:szCs w:val="22"/>
                    </w:rPr>
                    <w:t>ｗ</w:t>
                  </w:r>
                  <w:r w:rsidR="007D1A54" w:rsidRPr="005B54C8">
                    <w:rPr>
                      <w:rFonts w:hint="eastAsia"/>
                      <w:sz w:val="22"/>
                      <w:szCs w:val="22"/>
                    </w:rPr>
                    <w:t>wwbbbbb</w:t>
                  </w:r>
                </w:p>
              </w:tc>
            </w:tr>
          </w:tbl>
          <w:p w:rsidR="007D1A54" w:rsidDel="00590E32" w:rsidRDefault="007D1A54" w:rsidP="009D5376">
            <w:pPr>
              <w:widowControl w:val="0"/>
              <w:autoSpaceDE w:val="0"/>
              <w:autoSpaceDN w:val="0"/>
              <w:adjustRightInd w:val="0"/>
              <w:spacing w:line="0" w:lineRule="atLeast"/>
              <w:rPr>
                <w:del w:id="11786" w:author="t_竹沢 公佑" w:date="2019-10-06T16:28:00Z"/>
                <w:sz w:val="22"/>
                <w:szCs w:val="22"/>
              </w:rPr>
            </w:pPr>
          </w:p>
          <w:p w:rsidR="00590E32" w:rsidRDefault="00590E32" w:rsidP="009D5376">
            <w:pPr>
              <w:widowControl w:val="0"/>
              <w:autoSpaceDE w:val="0"/>
              <w:autoSpaceDN w:val="0"/>
              <w:adjustRightInd w:val="0"/>
              <w:spacing w:line="0" w:lineRule="atLeast"/>
              <w:rPr>
                <w:ins w:id="11787" w:author="t_竹沢 公佑" w:date="2019-10-06T16:28:00Z"/>
                <w:sz w:val="22"/>
                <w:szCs w:val="22"/>
              </w:rPr>
            </w:pPr>
          </w:p>
          <w:p w:rsidR="007D1A54" w:rsidDel="00590E32" w:rsidRDefault="007D1A54" w:rsidP="009D5376">
            <w:pPr>
              <w:widowControl w:val="0"/>
              <w:autoSpaceDE w:val="0"/>
              <w:autoSpaceDN w:val="0"/>
              <w:adjustRightInd w:val="0"/>
              <w:spacing w:line="0" w:lineRule="atLeast"/>
              <w:rPr>
                <w:del w:id="11788" w:author="t_竹沢 公佑" w:date="2019-10-06T16:28:00Z"/>
                <w:sz w:val="22"/>
                <w:szCs w:val="22"/>
              </w:rPr>
            </w:pPr>
            <w:r>
              <w:rPr>
                <w:sz w:val="22"/>
                <w:szCs w:val="22"/>
              </w:rPr>
              <w:t>l</w:t>
            </w:r>
            <w:r>
              <w:rPr>
                <w:rFonts w:hint="eastAsia"/>
                <w:sz w:val="22"/>
                <w:szCs w:val="22"/>
              </w:rPr>
              <w:t xml:space="preserve"> </w:t>
            </w:r>
            <w:r>
              <w:rPr>
                <w:sz w:val="22"/>
                <w:szCs w:val="22"/>
              </w:rPr>
              <w:t>[</w:t>
            </w:r>
            <w:r>
              <w:rPr>
                <w:rFonts w:hint="eastAsia"/>
                <w:sz w:val="22"/>
                <w:szCs w:val="22"/>
              </w:rPr>
              <w:t>17bit] This means linear frame address.</w:t>
            </w:r>
            <w:ins w:id="11789" w:author="t_竹沢 公佑" w:date="2019-10-06T16:28:00Z">
              <w:r w:rsidR="00590E32">
                <w:rPr>
                  <w:rFonts w:hint="eastAsia"/>
                  <w:sz w:val="22"/>
                  <w:szCs w:val="22"/>
                </w:rPr>
                <w:t xml:space="preserve"> </w:t>
              </w:r>
            </w:ins>
          </w:p>
          <w:p w:rsidR="005136F5" w:rsidRDefault="005136F5" w:rsidP="009D5376">
            <w:pPr>
              <w:widowControl w:val="0"/>
              <w:autoSpaceDE w:val="0"/>
              <w:autoSpaceDN w:val="0"/>
              <w:adjustRightInd w:val="0"/>
              <w:spacing w:line="0" w:lineRule="atLeast"/>
              <w:rPr>
                <w:sz w:val="22"/>
                <w:szCs w:val="22"/>
              </w:rPr>
            </w:pPr>
            <w:del w:id="11790" w:author="t_竹沢 公佑" w:date="2019-10-06T16:28:00Z">
              <w:r w:rsidDel="00590E32">
                <w:rPr>
                  <w:rFonts w:hint="eastAsia"/>
                  <w:sz w:val="22"/>
                  <w:szCs w:val="22"/>
                </w:rPr>
                <w:delText xml:space="preserve">       </w:delText>
              </w:r>
            </w:del>
            <w:r>
              <w:rPr>
                <w:rFonts w:hint="eastAsia"/>
                <w:sz w:val="22"/>
                <w:szCs w:val="22"/>
              </w:rPr>
              <w:t>Value range is 0-26179(decimal)</w:t>
            </w:r>
          </w:p>
          <w:p w:rsidR="003E6595" w:rsidRDefault="007D1A54" w:rsidP="009D5376">
            <w:pPr>
              <w:widowControl w:val="0"/>
              <w:autoSpaceDE w:val="0"/>
              <w:autoSpaceDN w:val="0"/>
              <w:adjustRightInd w:val="0"/>
              <w:spacing w:line="0" w:lineRule="atLeast"/>
              <w:rPr>
                <w:sz w:val="22"/>
                <w:szCs w:val="22"/>
              </w:rPr>
            </w:pPr>
            <w:r>
              <w:rPr>
                <w:rFonts w:hint="eastAsia"/>
                <w:sz w:val="22"/>
                <w:szCs w:val="22"/>
              </w:rPr>
              <w:t>w</w:t>
            </w:r>
            <w:r w:rsidR="005136F5">
              <w:rPr>
                <w:rFonts w:hint="eastAsia"/>
                <w:sz w:val="22"/>
                <w:szCs w:val="22"/>
              </w:rPr>
              <w:t xml:space="preserve"> </w:t>
            </w:r>
            <w:r>
              <w:rPr>
                <w:rFonts w:hint="eastAsia"/>
                <w:sz w:val="22"/>
                <w:szCs w:val="22"/>
              </w:rPr>
              <w:t>[</w:t>
            </w:r>
            <w:r w:rsidR="005136F5">
              <w:rPr>
                <w:rFonts w:hint="eastAsia"/>
                <w:sz w:val="22"/>
                <w:szCs w:val="22"/>
              </w:rPr>
              <w:t>7bit</w:t>
            </w:r>
            <w:r>
              <w:rPr>
                <w:rFonts w:hint="eastAsia"/>
                <w:sz w:val="22"/>
                <w:szCs w:val="22"/>
              </w:rPr>
              <w:t>]</w:t>
            </w:r>
            <w:r w:rsidR="005136F5">
              <w:rPr>
                <w:rFonts w:hint="eastAsia"/>
                <w:sz w:val="22"/>
                <w:szCs w:val="22"/>
              </w:rPr>
              <w:t xml:space="preserve"> This means word address.</w:t>
            </w:r>
            <w:ins w:id="11791" w:author="t_竹沢 公佑" w:date="2019-10-06T16:28:00Z">
              <w:r w:rsidR="00590E32">
                <w:rPr>
                  <w:rFonts w:hint="eastAsia"/>
                  <w:sz w:val="22"/>
                  <w:szCs w:val="22"/>
                </w:rPr>
                <w:t xml:space="preserve"> </w:t>
              </w:r>
            </w:ins>
            <w:ins w:id="11792" w:author="t_竹沢 公佑" w:date="2019-10-06T16:01:00Z">
              <w:r w:rsidR="003E6595">
                <w:rPr>
                  <w:rFonts w:hint="eastAsia"/>
                  <w:sz w:val="22"/>
                  <w:szCs w:val="22"/>
                </w:rPr>
                <w:t>Value range is 0-122(decimal)</w:t>
              </w:r>
            </w:ins>
          </w:p>
          <w:p w:rsidR="005136F5" w:rsidDel="00590E32" w:rsidRDefault="005136F5" w:rsidP="009D5376">
            <w:pPr>
              <w:widowControl w:val="0"/>
              <w:autoSpaceDE w:val="0"/>
              <w:autoSpaceDN w:val="0"/>
              <w:adjustRightInd w:val="0"/>
              <w:spacing w:line="0" w:lineRule="atLeast"/>
              <w:rPr>
                <w:del w:id="11793" w:author="t_竹沢 公佑" w:date="2019-10-06T16:28:00Z"/>
                <w:sz w:val="22"/>
                <w:szCs w:val="22"/>
              </w:rPr>
            </w:pPr>
            <w:r>
              <w:rPr>
                <w:sz w:val="22"/>
                <w:szCs w:val="22"/>
              </w:rPr>
              <w:t xml:space="preserve">b </w:t>
            </w:r>
            <w:r>
              <w:rPr>
                <w:rFonts w:hint="eastAsia"/>
                <w:sz w:val="22"/>
                <w:szCs w:val="22"/>
              </w:rPr>
              <w:t>[5bit] This means bit address.</w:t>
            </w:r>
            <w:ins w:id="11794" w:author="t_竹沢 公佑" w:date="2019-10-06T16:28:00Z">
              <w:r w:rsidR="00590E32">
                <w:rPr>
                  <w:rFonts w:hint="eastAsia"/>
                  <w:sz w:val="22"/>
                  <w:szCs w:val="22"/>
                </w:rPr>
                <w:t xml:space="preserve"> </w:t>
              </w:r>
            </w:ins>
          </w:p>
          <w:p w:rsidR="00FE27C6" w:rsidRDefault="003E6595">
            <w:pPr>
              <w:widowControl w:val="0"/>
              <w:autoSpaceDE w:val="0"/>
              <w:autoSpaceDN w:val="0"/>
              <w:adjustRightInd w:val="0"/>
              <w:spacing w:line="0" w:lineRule="atLeast"/>
              <w:rPr>
                <w:ins w:id="11795" w:author="t_竹沢 公佑" w:date="2019-10-06T16:01:00Z"/>
                <w:sz w:val="22"/>
                <w:szCs w:val="22"/>
              </w:rPr>
            </w:pPr>
            <w:ins w:id="11796" w:author="t_竹沢 公佑" w:date="2019-10-06T16:01:00Z">
              <w:r>
                <w:rPr>
                  <w:rFonts w:hint="eastAsia"/>
                  <w:sz w:val="22"/>
                  <w:szCs w:val="22"/>
                </w:rPr>
                <w:t>Value range is 0-31 (decimal)</w:t>
              </w:r>
            </w:ins>
          </w:p>
          <w:p w:rsidR="003C3522" w:rsidRDefault="003C3522">
            <w:pPr>
              <w:widowControl w:val="0"/>
              <w:autoSpaceDE w:val="0"/>
              <w:autoSpaceDN w:val="0"/>
              <w:adjustRightInd w:val="0"/>
              <w:spacing w:line="0" w:lineRule="atLeast"/>
              <w:rPr>
                <w:sz w:val="22"/>
                <w:szCs w:val="22"/>
              </w:rPr>
            </w:pPr>
          </w:p>
          <w:p w:rsidR="005136F5" w:rsidRDefault="00393FAF" w:rsidP="009D5376">
            <w:pPr>
              <w:widowControl w:val="0"/>
              <w:autoSpaceDE w:val="0"/>
              <w:autoSpaceDN w:val="0"/>
              <w:adjustRightInd w:val="0"/>
              <w:spacing w:line="0" w:lineRule="atLeast"/>
              <w:rPr>
                <w:sz w:val="22"/>
                <w:szCs w:val="22"/>
              </w:rPr>
            </w:pPr>
            <w:del w:id="11797" w:author="t_竹沢 公佑" w:date="2019-10-05T18:30:00Z">
              <w:r w:rsidDel="000C3577">
                <w:rPr>
                  <w:rFonts w:hint="eastAsia"/>
                  <w:sz w:val="22"/>
                  <w:szCs w:val="22"/>
                </w:rPr>
                <w:delText xml:space="preserve">If you want to inject error, </w:delText>
              </w:r>
            </w:del>
            <w:ins w:id="11798" w:author="t_竹沢 公佑" w:date="2019-10-05T18:30:00Z">
              <w:r w:rsidR="000C3577">
                <w:rPr>
                  <w:rFonts w:hint="eastAsia"/>
                  <w:sz w:val="22"/>
                  <w:szCs w:val="22"/>
                </w:rPr>
                <w:t>P</w:t>
              </w:r>
            </w:ins>
            <w:del w:id="11799" w:author="t_竹沢 公佑" w:date="2019-10-05T18:30:00Z">
              <w:r w:rsidDel="000C3577">
                <w:rPr>
                  <w:rFonts w:hint="eastAsia"/>
                  <w:sz w:val="22"/>
                  <w:szCs w:val="22"/>
                </w:rPr>
                <w:delText>p</w:delText>
              </w:r>
            </w:del>
            <w:r>
              <w:rPr>
                <w:rFonts w:hint="eastAsia"/>
                <w:sz w:val="22"/>
                <w:szCs w:val="22"/>
              </w:rPr>
              <w:t>lease use below addresses</w:t>
            </w:r>
            <w:ins w:id="11800" w:author="t_竹沢 公佑" w:date="2019-10-05T18:30:00Z">
              <w:r w:rsidR="000C3577">
                <w:rPr>
                  <w:rFonts w:hint="eastAsia"/>
                  <w:sz w:val="22"/>
                  <w:szCs w:val="22"/>
                </w:rPr>
                <w:t xml:space="preserve"> to inject an error</w:t>
              </w:r>
            </w:ins>
            <w:r>
              <w:rPr>
                <w:rFonts w:hint="eastAsia"/>
                <w:sz w:val="22"/>
                <w:szCs w:val="22"/>
              </w:rPr>
              <w:t>.</w:t>
            </w:r>
          </w:p>
          <w:p w:rsidR="00393FAF" w:rsidRDefault="000C3577" w:rsidP="00393FAF">
            <w:pPr>
              <w:widowControl w:val="0"/>
              <w:autoSpaceDE w:val="0"/>
              <w:autoSpaceDN w:val="0"/>
              <w:adjustRightInd w:val="0"/>
              <w:spacing w:line="0" w:lineRule="atLeast"/>
              <w:rPr>
                <w:sz w:val="22"/>
                <w:szCs w:val="22"/>
              </w:rPr>
            </w:pPr>
            <w:ins w:id="11801" w:author="t_竹沢 公佑" w:date="2019-10-05T18:31:00Z">
              <w:r>
                <w:rPr>
                  <w:rFonts w:hint="eastAsia"/>
                  <w:sz w:val="22"/>
                  <w:szCs w:val="22"/>
                </w:rPr>
                <w:t xml:space="preserve">They </w:t>
              </w:r>
            </w:ins>
            <w:del w:id="11802" w:author="t_竹沢 公佑" w:date="2019-10-05T18:31:00Z">
              <w:r w:rsidR="00393FAF" w:rsidDel="000C3577">
                <w:rPr>
                  <w:rFonts w:hint="eastAsia"/>
                  <w:sz w:val="22"/>
                  <w:szCs w:val="22"/>
                </w:rPr>
                <w:delText xml:space="preserve">Bellow addresses </w:delText>
              </w:r>
            </w:del>
            <w:r w:rsidR="00393FAF">
              <w:rPr>
                <w:rFonts w:hint="eastAsia"/>
                <w:sz w:val="22"/>
                <w:szCs w:val="22"/>
              </w:rPr>
              <w:t xml:space="preserve">are </w:t>
            </w:r>
            <w:del w:id="11803" w:author="t_竹沢 公佑" w:date="2019-10-05T18:31:00Z">
              <w:r w:rsidR="00393FAF" w:rsidDel="000C3577">
                <w:rPr>
                  <w:rFonts w:hint="eastAsia"/>
                  <w:sz w:val="22"/>
                  <w:szCs w:val="22"/>
                </w:rPr>
                <w:delText>configuration memory</w:delText>
              </w:r>
              <w:r w:rsidR="00393FAF" w:rsidDel="000C3577">
                <w:rPr>
                  <w:sz w:val="22"/>
                  <w:szCs w:val="22"/>
                </w:rPr>
                <w:delText>’</w:delText>
              </w:r>
              <w:r w:rsidR="00393FAF" w:rsidDel="000C3577">
                <w:rPr>
                  <w:rFonts w:hint="eastAsia"/>
                  <w:sz w:val="22"/>
                  <w:szCs w:val="22"/>
                </w:rPr>
                <w:delText xml:space="preserve">s </w:delText>
              </w:r>
            </w:del>
            <w:r w:rsidR="00393FAF">
              <w:rPr>
                <w:rFonts w:hint="eastAsia"/>
                <w:sz w:val="22"/>
                <w:szCs w:val="22"/>
              </w:rPr>
              <w:t>ECC area</w:t>
            </w:r>
            <w:ins w:id="11804" w:author="t_竹沢 公佑" w:date="2019-10-05T18:31:00Z">
              <w:r>
                <w:rPr>
                  <w:rFonts w:hint="eastAsia"/>
                  <w:sz w:val="22"/>
                  <w:szCs w:val="22"/>
                </w:rPr>
                <w:t xml:space="preserve"> of configuration data</w:t>
              </w:r>
            </w:ins>
            <w:r w:rsidR="00393FAF">
              <w:rPr>
                <w:rFonts w:hint="eastAsia"/>
                <w:sz w:val="22"/>
                <w:szCs w:val="22"/>
              </w:rPr>
              <w:t>. Therefore, it do</w:t>
            </w:r>
            <w:r w:rsidR="00393FAF">
              <w:rPr>
                <w:sz w:val="22"/>
                <w:szCs w:val="22"/>
              </w:rPr>
              <w:t>esn’</w:t>
            </w:r>
            <w:r w:rsidR="00393FAF">
              <w:rPr>
                <w:rFonts w:hint="eastAsia"/>
                <w:sz w:val="22"/>
                <w:szCs w:val="22"/>
              </w:rPr>
              <w:t xml:space="preserve">t inject </w:t>
            </w:r>
            <w:r w:rsidR="00FE27C6">
              <w:rPr>
                <w:rFonts w:hint="eastAsia"/>
                <w:sz w:val="22"/>
                <w:szCs w:val="22"/>
              </w:rPr>
              <w:t xml:space="preserve">error to </w:t>
            </w:r>
            <w:r w:rsidR="008D71DD">
              <w:rPr>
                <w:rFonts w:hint="eastAsia"/>
                <w:sz w:val="22"/>
                <w:szCs w:val="22"/>
              </w:rPr>
              <w:t xml:space="preserve">logic area. You can test error detection function </w:t>
            </w:r>
            <w:ins w:id="11805" w:author="t_竹沢 公佑" w:date="2019-10-05T18:32:00Z">
              <w:r>
                <w:rPr>
                  <w:rFonts w:hint="eastAsia"/>
                  <w:sz w:val="22"/>
                  <w:szCs w:val="22"/>
                </w:rPr>
                <w:t xml:space="preserve">safely </w:t>
              </w:r>
            </w:ins>
            <w:r w:rsidR="008D71DD">
              <w:rPr>
                <w:rFonts w:hint="eastAsia"/>
                <w:sz w:val="22"/>
                <w:szCs w:val="22"/>
              </w:rPr>
              <w:t>by using</w:t>
            </w:r>
            <w:del w:id="11806" w:author="t_竹沢 公佑" w:date="2019-10-05T18:32:00Z">
              <w:r w:rsidR="008D71DD" w:rsidDel="000C3577">
                <w:rPr>
                  <w:rFonts w:hint="eastAsia"/>
                  <w:sz w:val="22"/>
                  <w:szCs w:val="22"/>
                </w:rPr>
                <w:delText xml:space="preserve"> </w:delText>
              </w:r>
            </w:del>
            <w:ins w:id="11807" w:author="t_竹沢 公佑" w:date="2019-10-05T18:33:00Z">
              <w:r>
                <w:rPr>
                  <w:rFonts w:hint="eastAsia"/>
                  <w:sz w:val="22"/>
                  <w:szCs w:val="22"/>
                </w:rPr>
                <w:t xml:space="preserve"> them</w:t>
              </w:r>
            </w:ins>
            <w:del w:id="11808" w:author="t_竹沢 公佑" w:date="2019-10-05T18:32:00Z">
              <w:r w:rsidR="008D71DD" w:rsidDel="000C3577">
                <w:rPr>
                  <w:rFonts w:hint="eastAsia"/>
                  <w:sz w:val="22"/>
                  <w:szCs w:val="22"/>
                </w:rPr>
                <w:delText>bellow addresses safely</w:delText>
              </w:r>
            </w:del>
            <w:r w:rsidR="008D71DD">
              <w:rPr>
                <w:rFonts w:hint="eastAsia"/>
                <w:sz w:val="22"/>
                <w:szCs w:val="22"/>
              </w:rPr>
              <w:t>. (</w:t>
            </w:r>
            <w:del w:id="11809" w:author="t_竹沢 公佑" w:date="2019-10-05T18:33:00Z">
              <w:r w:rsidR="008D71DD" w:rsidDel="000C3577">
                <w:rPr>
                  <w:rFonts w:hint="eastAsia"/>
                  <w:sz w:val="22"/>
                  <w:szCs w:val="22"/>
                </w:rPr>
                <w:delText xml:space="preserve"> </w:delText>
              </w:r>
            </w:del>
            <w:r w:rsidR="00393FAF">
              <w:rPr>
                <w:rFonts w:hint="eastAsia"/>
                <w:sz w:val="22"/>
                <w:szCs w:val="22"/>
              </w:rPr>
              <w:t xml:space="preserve">Xilinx </w:t>
            </w:r>
            <w:r w:rsidR="008D71DD">
              <w:rPr>
                <w:rFonts w:hint="eastAsia"/>
                <w:sz w:val="22"/>
                <w:szCs w:val="22"/>
              </w:rPr>
              <w:t xml:space="preserve">does not </w:t>
            </w:r>
            <w:r w:rsidR="008D71DD">
              <w:rPr>
                <w:sz w:val="22"/>
                <w:szCs w:val="22"/>
              </w:rPr>
              <w:t>recommend</w:t>
            </w:r>
            <w:r w:rsidR="008D71DD">
              <w:rPr>
                <w:rFonts w:hint="eastAsia"/>
                <w:sz w:val="22"/>
                <w:szCs w:val="22"/>
              </w:rPr>
              <w:t xml:space="preserve"> error injection test</w:t>
            </w:r>
            <w:r w:rsidR="00FE27C6">
              <w:rPr>
                <w:rFonts w:hint="eastAsia"/>
                <w:sz w:val="22"/>
                <w:szCs w:val="22"/>
              </w:rPr>
              <w:t xml:space="preserve"> to logic area</w:t>
            </w:r>
            <w:r w:rsidR="008D71DD">
              <w:rPr>
                <w:rFonts w:hint="eastAsia"/>
                <w:sz w:val="22"/>
                <w:szCs w:val="22"/>
              </w:rPr>
              <w:t>.</w:t>
            </w:r>
            <w:del w:id="11810" w:author="t_竹沢 公佑" w:date="2019-10-05T18:33:00Z">
              <w:r w:rsidR="008D71DD" w:rsidDel="000C3577">
                <w:rPr>
                  <w:rFonts w:hint="eastAsia"/>
                  <w:sz w:val="22"/>
                  <w:szCs w:val="22"/>
                </w:rPr>
                <w:delText xml:space="preserve"> </w:delText>
              </w:r>
            </w:del>
            <w:r w:rsidR="008D71DD">
              <w:rPr>
                <w:rFonts w:hint="eastAsia"/>
                <w:sz w:val="22"/>
                <w:szCs w:val="22"/>
              </w:rPr>
              <w:t>)</w:t>
            </w:r>
          </w:p>
          <w:p w:rsidR="00393FAF" w:rsidRPr="00822330" w:rsidRDefault="00393FAF" w:rsidP="00393FA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0"/>
              <w:gridCol w:w="1820"/>
              <w:gridCol w:w="1821"/>
              <w:gridCol w:w="1821"/>
            </w:tblGrid>
            <w:tr w:rsidR="00393FAF" w:rsidRPr="005B54C8" w:rsidTr="005B54C8">
              <w:tc>
                <w:tcPr>
                  <w:tcW w:w="1820" w:type="dxa"/>
                  <w:shd w:val="clear" w:color="auto" w:fill="auto"/>
                </w:tcPr>
                <w:p w:rsidR="00393FAF" w:rsidRPr="005B54C8" w:rsidRDefault="00393FAF" w:rsidP="005B54C8">
                  <w:pPr>
                    <w:widowControl w:val="0"/>
                    <w:autoSpaceDE w:val="0"/>
                    <w:autoSpaceDN w:val="0"/>
                    <w:adjustRightInd w:val="0"/>
                    <w:spacing w:line="0" w:lineRule="atLeast"/>
                    <w:rPr>
                      <w:sz w:val="22"/>
                      <w:szCs w:val="22"/>
                    </w:rPr>
                  </w:pPr>
                  <w:r w:rsidRPr="005B54C8">
                    <w:rPr>
                      <w:rFonts w:hint="eastAsia"/>
                      <w:sz w:val="22"/>
                      <w:szCs w:val="22"/>
                    </w:rPr>
                    <w:t>Byte 3</w:t>
                  </w:r>
                </w:p>
                <w:p w:rsidR="00393FAF" w:rsidRPr="005B54C8" w:rsidRDefault="00393FAF" w:rsidP="005B54C8">
                  <w:pPr>
                    <w:widowControl w:val="0"/>
                    <w:autoSpaceDE w:val="0"/>
                    <w:autoSpaceDN w:val="0"/>
                    <w:adjustRightInd w:val="0"/>
                    <w:spacing w:line="0" w:lineRule="atLeast"/>
                    <w:rPr>
                      <w:sz w:val="22"/>
                      <w:szCs w:val="22"/>
                    </w:rPr>
                  </w:pPr>
                  <w:r w:rsidRPr="005B54C8">
                    <w:rPr>
                      <w:rFonts w:hint="eastAsia"/>
                      <w:sz w:val="22"/>
                      <w:szCs w:val="22"/>
                    </w:rPr>
                    <w:t>(MSB&lt;-&gt;LSB)</w:t>
                  </w:r>
                </w:p>
              </w:tc>
              <w:tc>
                <w:tcPr>
                  <w:tcW w:w="1820" w:type="dxa"/>
                  <w:shd w:val="clear" w:color="auto" w:fill="auto"/>
                </w:tcPr>
                <w:p w:rsidR="00393FAF" w:rsidRPr="005B54C8" w:rsidRDefault="00393FAF" w:rsidP="005B54C8">
                  <w:pPr>
                    <w:widowControl w:val="0"/>
                    <w:autoSpaceDE w:val="0"/>
                    <w:autoSpaceDN w:val="0"/>
                    <w:adjustRightInd w:val="0"/>
                    <w:spacing w:line="0" w:lineRule="atLeast"/>
                    <w:rPr>
                      <w:sz w:val="22"/>
                      <w:szCs w:val="22"/>
                    </w:rPr>
                  </w:pPr>
                  <w:r w:rsidRPr="005B54C8">
                    <w:rPr>
                      <w:rFonts w:hint="eastAsia"/>
                      <w:sz w:val="22"/>
                      <w:szCs w:val="22"/>
                    </w:rPr>
                    <w:t>Byte 2</w:t>
                  </w:r>
                </w:p>
                <w:p w:rsidR="00393FAF" w:rsidRPr="005B54C8" w:rsidRDefault="00393FAF" w:rsidP="005B54C8">
                  <w:pPr>
                    <w:widowControl w:val="0"/>
                    <w:autoSpaceDE w:val="0"/>
                    <w:autoSpaceDN w:val="0"/>
                    <w:adjustRightInd w:val="0"/>
                    <w:spacing w:line="0" w:lineRule="atLeast"/>
                    <w:rPr>
                      <w:sz w:val="22"/>
                      <w:szCs w:val="22"/>
                    </w:rPr>
                  </w:pPr>
                  <w:r w:rsidRPr="005B54C8">
                    <w:rPr>
                      <w:rFonts w:hint="eastAsia"/>
                      <w:sz w:val="22"/>
                      <w:szCs w:val="22"/>
                    </w:rPr>
                    <w:t>(MSB&lt;-&gt;LSB)</w:t>
                  </w:r>
                </w:p>
              </w:tc>
              <w:tc>
                <w:tcPr>
                  <w:tcW w:w="1821" w:type="dxa"/>
                  <w:shd w:val="clear" w:color="auto" w:fill="auto"/>
                </w:tcPr>
                <w:p w:rsidR="00393FAF" w:rsidRPr="005B54C8" w:rsidRDefault="00393FAF" w:rsidP="005B54C8">
                  <w:pPr>
                    <w:widowControl w:val="0"/>
                    <w:autoSpaceDE w:val="0"/>
                    <w:autoSpaceDN w:val="0"/>
                    <w:adjustRightInd w:val="0"/>
                    <w:spacing w:line="0" w:lineRule="atLeast"/>
                    <w:rPr>
                      <w:sz w:val="22"/>
                      <w:szCs w:val="22"/>
                    </w:rPr>
                  </w:pPr>
                  <w:r w:rsidRPr="005B54C8">
                    <w:rPr>
                      <w:rFonts w:hint="eastAsia"/>
                      <w:sz w:val="22"/>
                      <w:szCs w:val="22"/>
                    </w:rPr>
                    <w:t>Byte1</w:t>
                  </w:r>
                </w:p>
                <w:p w:rsidR="00393FAF" w:rsidRPr="005B54C8" w:rsidRDefault="00393FAF" w:rsidP="005B54C8">
                  <w:pPr>
                    <w:widowControl w:val="0"/>
                    <w:autoSpaceDE w:val="0"/>
                    <w:autoSpaceDN w:val="0"/>
                    <w:adjustRightInd w:val="0"/>
                    <w:spacing w:line="0" w:lineRule="atLeast"/>
                    <w:rPr>
                      <w:sz w:val="22"/>
                      <w:szCs w:val="22"/>
                    </w:rPr>
                  </w:pPr>
                  <w:r w:rsidRPr="005B54C8">
                    <w:rPr>
                      <w:rFonts w:hint="eastAsia"/>
                      <w:sz w:val="22"/>
                      <w:szCs w:val="22"/>
                    </w:rPr>
                    <w:t>(MSB&lt;-&gt;LSB)</w:t>
                  </w:r>
                </w:p>
              </w:tc>
              <w:tc>
                <w:tcPr>
                  <w:tcW w:w="1821" w:type="dxa"/>
                  <w:shd w:val="clear" w:color="auto" w:fill="auto"/>
                </w:tcPr>
                <w:p w:rsidR="00393FAF" w:rsidRPr="005B54C8" w:rsidRDefault="00393FAF" w:rsidP="005B54C8">
                  <w:pPr>
                    <w:widowControl w:val="0"/>
                    <w:autoSpaceDE w:val="0"/>
                    <w:autoSpaceDN w:val="0"/>
                    <w:adjustRightInd w:val="0"/>
                    <w:spacing w:line="0" w:lineRule="atLeast"/>
                    <w:rPr>
                      <w:sz w:val="22"/>
                      <w:szCs w:val="22"/>
                    </w:rPr>
                  </w:pPr>
                  <w:r w:rsidRPr="005B54C8">
                    <w:rPr>
                      <w:rFonts w:hint="eastAsia"/>
                      <w:sz w:val="22"/>
                      <w:szCs w:val="22"/>
                    </w:rPr>
                    <w:t>Byte0 (MSB&lt;-&gt;LSB)</w:t>
                  </w:r>
                </w:p>
              </w:tc>
            </w:tr>
            <w:tr w:rsidR="00393FAF" w:rsidRPr="005B54C8" w:rsidTr="005B54C8">
              <w:tc>
                <w:tcPr>
                  <w:tcW w:w="1820" w:type="dxa"/>
                  <w:shd w:val="clear" w:color="auto" w:fill="auto"/>
                </w:tcPr>
                <w:p w:rsidR="00393FAF" w:rsidRPr="005B54C8" w:rsidRDefault="00393FAF" w:rsidP="005B54C8">
                  <w:pPr>
                    <w:widowControl w:val="0"/>
                    <w:autoSpaceDE w:val="0"/>
                    <w:autoSpaceDN w:val="0"/>
                    <w:adjustRightInd w:val="0"/>
                    <w:spacing w:line="0" w:lineRule="atLeast"/>
                    <w:rPr>
                      <w:sz w:val="22"/>
                      <w:szCs w:val="22"/>
                    </w:rPr>
                  </w:pPr>
                  <w:r w:rsidRPr="005B54C8">
                    <w:rPr>
                      <w:rFonts w:hint="eastAsia"/>
                      <w:sz w:val="22"/>
                      <w:szCs w:val="22"/>
                    </w:rPr>
                    <w:t>0x02</w:t>
                  </w:r>
                </w:p>
              </w:tc>
              <w:tc>
                <w:tcPr>
                  <w:tcW w:w="1820" w:type="dxa"/>
                  <w:shd w:val="clear" w:color="auto" w:fill="auto"/>
                </w:tcPr>
                <w:p w:rsidR="00393FAF" w:rsidRPr="005B54C8" w:rsidRDefault="00393FAF" w:rsidP="005B54C8">
                  <w:pPr>
                    <w:widowControl w:val="0"/>
                    <w:autoSpaceDE w:val="0"/>
                    <w:autoSpaceDN w:val="0"/>
                    <w:adjustRightInd w:val="0"/>
                    <w:spacing w:line="0" w:lineRule="atLeast"/>
                    <w:rPr>
                      <w:sz w:val="22"/>
                      <w:szCs w:val="22"/>
                    </w:rPr>
                  </w:pPr>
                  <w:r w:rsidRPr="005B54C8">
                    <w:rPr>
                      <w:rFonts w:hint="eastAsia"/>
                      <w:sz w:val="22"/>
                      <w:szCs w:val="22"/>
                    </w:rPr>
                    <w:t>0x75</w:t>
                  </w:r>
                </w:p>
              </w:tc>
              <w:tc>
                <w:tcPr>
                  <w:tcW w:w="1821" w:type="dxa"/>
                  <w:shd w:val="clear" w:color="auto" w:fill="auto"/>
                </w:tcPr>
                <w:p w:rsidR="00393FAF" w:rsidRPr="005B54C8" w:rsidRDefault="00393FAF" w:rsidP="005B54C8">
                  <w:pPr>
                    <w:widowControl w:val="0"/>
                    <w:autoSpaceDE w:val="0"/>
                    <w:autoSpaceDN w:val="0"/>
                    <w:adjustRightInd w:val="0"/>
                    <w:spacing w:line="0" w:lineRule="atLeast"/>
                    <w:rPr>
                      <w:sz w:val="22"/>
                      <w:szCs w:val="22"/>
                    </w:rPr>
                  </w:pPr>
                  <w:r w:rsidRPr="005B54C8">
                    <w:rPr>
                      <w:rFonts w:hint="eastAsia"/>
                      <w:sz w:val="22"/>
                      <w:szCs w:val="22"/>
                    </w:rPr>
                    <w:t>0x6</w:t>
                  </w:r>
                  <w:ins w:id="11811" w:author="t_竹沢 公佑" w:date="2019-10-06T16:19:00Z">
                    <w:r w:rsidR="00B90479">
                      <w:rPr>
                        <w:rFonts w:hint="eastAsia"/>
                        <w:sz w:val="22"/>
                        <w:szCs w:val="22"/>
                      </w:rPr>
                      <w:t>7</w:t>
                    </w:r>
                  </w:ins>
                  <w:del w:id="11812" w:author="t_竹沢 公佑" w:date="2019-10-06T16:19:00Z">
                    <w:r w:rsidRPr="005B54C8" w:rsidDel="00B90479">
                      <w:rPr>
                        <w:rFonts w:hint="eastAsia"/>
                        <w:sz w:val="22"/>
                        <w:szCs w:val="22"/>
                      </w:rPr>
                      <w:delText>2</w:delText>
                    </w:r>
                  </w:del>
                </w:p>
              </w:tc>
              <w:tc>
                <w:tcPr>
                  <w:tcW w:w="1821" w:type="dxa"/>
                  <w:shd w:val="clear" w:color="auto" w:fill="auto"/>
                </w:tcPr>
                <w:p w:rsidR="00393FAF" w:rsidRPr="005B54C8" w:rsidRDefault="00393FAF" w:rsidP="005B54C8">
                  <w:pPr>
                    <w:widowControl w:val="0"/>
                    <w:autoSpaceDE w:val="0"/>
                    <w:autoSpaceDN w:val="0"/>
                    <w:adjustRightInd w:val="0"/>
                    <w:spacing w:line="0" w:lineRule="atLeast"/>
                    <w:rPr>
                      <w:sz w:val="22"/>
                      <w:szCs w:val="22"/>
                    </w:rPr>
                  </w:pPr>
                  <w:r w:rsidRPr="005B54C8">
                    <w:rPr>
                      <w:rFonts w:hint="eastAsia"/>
                      <w:sz w:val="22"/>
                      <w:szCs w:val="22"/>
                    </w:rPr>
                    <w:t>0x</w:t>
                  </w:r>
                  <w:ins w:id="11813" w:author="t_竹沢 公佑" w:date="2019-10-06T16:19:00Z">
                    <w:r w:rsidR="00B90479">
                      <w:rPr>
                        <w:rFonts w:hint="eastAsia"/>
                        <w:sz w:val="22"/>
                        <w:szCs w:val="22"/>
                      </w:rPr>
                      <w:t>A</w:t>
                    </w:r>
                  </w:ins>
                  <w:del w:id="11814" w:author="t_竹沢 公佑" w:date="2019-10-06T16:19:00Z">
                    <w:r w:rsidRPr="005B54C8" w:rsidDel="00B90479">
                      <w:rPr>
                        <w:rFonts w:hint="eastAsia"/>
                        <w:sz w:val="22"/>
                        <w:szCs w:val="22"/>
                      </w:rPr>
                      <w:delText>D</w:delText>
                    </w:r>
                  </w:del>
                  <w:r w:rsidRPr="005B54C8">
                    <w:rPr>
                      <w:rFonts w:hint="eastAsia"/>
                      <w:sz w:val="22"/>
                      <w:szCs w:val="22"/>
                    </w:rPr>
                    <w:t>5</w:t>
                  </w:r>
                </w:p>
              </w:tc>
            </w:tr>
          </w:tbl>
          <w:p w:rsidR="003C3522" w:rsidRDefault="003C3522" w:rsidP="009D5376">
            <w:pPr>
              <w:widowControl w:val="0"/>
              <w:autoSpaceDE w:val="0"/>
              <w:autoSpaceDN w:val="0"/>
              <w:adjustRightInd w:val="0"/>
              <w:spacing w:line="0" w:lineRule="atLeast"/>
              <w:rPr>
                <w:ins w:id="11815" w:author="t_竹沢 公佑" w:date="2019-10-07T06:38:00Z"/>
                <w:sz w:val="22"/>
                <w:szCs w:val="22"/>
              </w:rPr>
            </w:pPr>
          </w:p>
          <w:p w:rsidR="00BA0189" w:rsidRDefault="00BA0189" w:rsidP="009D5376">
            <w:pPr>
              <w:widowControl w:val="0"/>
              <w:autoSpaceDE w:val="0"/>
              <w:autoSpaceDN w:val="0"/>
              <w:adjustRightInd w:val="0"/>
              <w:spacing w:line="0" w:lineRule="atLeast"/>
              <w:rPr>
                <w:ins w:id="11816" w:author="t_竹沢 公佑" w:date="2019-10-06T16:01:00Z"/>
                <w:sz w:val="22"/>
                <w:szCs w:val="22"/>
              </w:rPr>
            </w:pPr>
          </w:p>
          <w:p w:rsidR="003E6595" w:rsidRDefault="003C3522" w:rsidP="009D5376">
            <w:pPr>
              <w:widowControl w:val="0"/>
              <w:autoSpaceDE w:val="0"/>
              <w:autoSpaceDN w:val="0"/>
              <w:adjustRightInd w:val="0"/>
              <w:spacing w:line="0" w:lineRule="atLeast"/>
              <w:rPr>
                <w:ins w:id="11817" w:author="t_竹沢 公佑" w:date="2019-10-06T15:57:00Z"/>
                <w:sz w:val="22"/>
                <w:szCs w:val="22"/>
              </w:rPr>
            </w:pPr>
            <w:ins w:id="11818" w:author="t_竹沢 公佑" w:date="2019-10-06T16:21:00Z">
              <w:r>
                <w:rPr>
                  <w:rFonts w:hint="eastAsia"/>
                  <w:sz w:val="22"/>
                  <w:szCs w:val="22"/>
                </w:rPr>
                <w:t>&lt;</w:t>
              </w:r>
            </w:ins>
            <w:ins w:id="11819" w:author="t_竹沢 公佑" w:date="2019-10-06T15:57:00Z">
              <w:r w:rsidR="003E6595">
                <w:rPr>
                  <w:rFonts w:hint="eastAsia"/>
                  <w:sz w:val="22"/>
                  <w:szCs w:val="22"/>
                </w:rPr>
                <w:t>Production DRXP boards</w:t>
              </w:r>
            </w:ins>
            <w:ins w:id="11820" w:author="t_竹沢 公佑" w:date="2019-10-06T16:21:00Z">
              <w:r>
                <w:rPr>
                  <w:rFonts w:hint="eastAsia"/>
                  <w:sz w:val="22"/>
                  <w:szCs w:val="22"/>
                </w:rPr>
                <w:t>&gt;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0"/>
              <w:gridCol w:w="1820"/>
              <w:gridCol w:w="1821"/>
              <w:gridCol w:w="1821"/>
            </w:tblGrid>
            <w:tr w:rsidR="003E6595" w:rsidRPr="005B54C8" w:rsidTr="007346F0">
              <w:trPr>
                <w:ins w:id="11821" w:author="t_竹沢 公佑" w:date="2019-10-06T15:57:00Z"/>
              </w:trPr>
              <w:tc>
                <w:tcPr>
                  <w:tcW w:w="1820" w:type="dxa"/>
                  <w:shd w:val="clear" w:color="auto" w:fill="auto"/>
                </w:tcPr>
                <w:p w:rsidR="003E6595" w:rsidRPr="005B54C8" w:rsidRDefault="003E6595" w:rsidP="007346F0">
                  <w:pPr>
                    <w:widowControl w:val="0"/>
                    <w:autoSpaceDE w:val="0"/>
                    <w:autoSpaceDN w:val="0"/>
                    <w:adjustRightInd w:val="0"/>
                    <w:spacing w:line="0" w:lineRule="atLeast"/>
                    <w:rPr>
                      <w:ins w:id="11822" w:author="t_竹沢 公佑" w:date="2019-10-06T15:57:00Z"/>
                      <w:sz w:val="22"/>
                      <w:szCs w:val="22"/>
                    </w:rPr>
                  </w:pPr>
                  <w:ins w:id="11823" w:author="t_竹沢 公佑" w:date="2019-10-06T15:57:00Z">
                    <w:r w:rsidRPr="005B54C8">
                      <w:rPr>
                        <w:rFonts w:hint="eastAsia"/>
                        <w:sz w:val="22"/>
                        <w:szCs w:val="22"/>
                      </w:rPr>
                      <w:t>Byte 3</w:t>
                    </w:r>
                  </w:ins>
                </w:p>
                <w:p w:rsidR="003E6595" w:rsidRPr="005B54C8" w:rsidRDefault="003E6595" w:rsidP="007346F0">
                  <w:pPr>
                    <w:widowControl w:val="0"/>
                    <w:autoSpaceDE w:val="0"/>
                    <w:autoSpaceDN w:val="0"/>
                    <w:adjustRightInd w:val="0"/>
                    <w:spacing w:line="0" w:lineRule="atLeast"/>
                    <w:rPr>
                      <w:ins w:id="11824" w:author="t_竹沢 公佑" w:date="2019-10-06T15:57:00Z"/>
                      <w:sz w:val="22"/>
                      <w:szCs w:val="22"/>
                    </w:rPr>
                  </w:pPr>
                  <w:ins w:id="11825" w:author="t_竹沢 公佑" w:date="2019-10-06T15:57:00Z">
                    <w:r w:rsidRPr="005B54C8">
                      <w:rPr>
                        <w:rFonts w:hint="eastAsia"/>
                        <w:sz w:val="22"/>
                        <w:szCs w:val="22"/>
                      </w:rPr>
                      <w:t>(MSB&lt;-&gt;LSB)</w:t>
                    </w:r>
                  </w:ins>
                </w:p>
              </w:tc>
              <w:tc>
                <w:tcPr>
                  <w:tcW w:w="1820" w:type="dxa"/>
                  <w:shd w:val="clear" w:color="auto" w:fill="auto"/>
                </w:tcPr>
                <w:p w:rsidR="003E6595" w:rsidRPr="005B54C8" w:rsidRDefault="003E6595" w:rsidP="007346F0">
                  <w:pPr>
                    <w:widowControl w:val="0"/>
                    <w:autoSpaceDE w:val="0"/>
                    <w:autoSpaceDN w:val="0"/>
                    <w:adjustRightInd w:val="0"/>
                    <w:spacing w:line="0" w:lineRule="atLeast"/>
                    <w:rPr>
                      <w:ins w:id="11826" w:author="t_竹沢 公佑" w:date="2019-10-06T15:57:00Z"/>
                      <w:sz w:val="22"/>
                      <w:szCs w:val="22"/>
                    </w:rPr>
                  </w:pPr>
                  <w:ins w:id="11827" w:author="t_竹沢 公佑" w:date="2019-10-06T15:57:00Z">
                    <w:r w:rsidRPr="005B54C8">
                      <w:rPr>
                        <w:rFonts w:hint="eastAsia"/>
                        <w:sz w:val="22"/>
                        <w:szCs w:val="22"/>
                      </w:rPr>
                      <w:t>Byte 2</w:t>
                    </w:r>
                  </w:ins>
                </w:p>
                <w:p w:rsidR="003E6595" w:rsidRPr="005B54C8" w:rsidRDefault="003E6595" w:rsidP="007346F0">
                  <w:pPr>
                    <w:widowControl w:val="0"/>
                    <w:autoSpaceDE w:val="0"/>
                    <w:autoSpaceDN w:val="0"/>
                    <w:adjustRightInd w:val="0"/>
                    <w:spacing w:line="0" w:lineRule="atLeast"/>
                    <w:rPr>
                      <w:ins w:id="11828" w:author="t_竹沢 公佑" w:date="2019-10-06T15:57:00Z"/>
                      <w:sz w:val="22"/>
                      <w:szCs w:val="22"/>
                    </w:rPr>
                  </w:pPr>
                  <w:ins w:id="11829" w:author="t_竹沢 公佑" w:date="2019-10-06T15:57:00Z">
                    <w:r w:rsidRPr="005B54C8">
                      <w:rPr>
                        <w:rFonts w:hint="eastAsia"/>
                        <w:sz w:val="22"/>
                        <w:szCs w:val="22"/>
                      </w:rPr>
                      <w:t>(MSB&lt;-&gt;LSB)</w:t>
                    </w:r>
                  </w:ins>
                </w:p>
              </w:tc>
              <w:tc>
                <w:tcPr>
                  <w:tcW w:w="1821" w:type="dxa"/>
                  <w:shd w:val="clear" w:color="auto" w:fill="auto"/>
                </w:tcPr>
                <w:p w:rsidR="003E6595" w:rsidRPr="005B54C8" w:rsidRDefault="003E6595" w:rsidP="007346F0">
                  <w:pPr>
                    <w:widowControl w:val="0"/>
                    <w:autoSpaceDE w:val="0"/>
                    <w:autoSpaceDN w:val="0"/>
                    <w:adjustRightInd w:val="0"/>
                    <w:spacing w:line="0" w:lineRule="atLeast"/>
                    <w:rPr>
                      <w:ins w:id="11830" w:author="t_竹沢 公佑" w:date="2019-10-06T15:57:00Z"/>
                      <w:sz w:val="22"/>
                      <w:szCs w:val="22"/>
                    </w:rPr>
                  </w:pPr>
                  <w:ins w:id="11831" w:author="t_竹沢 公佑" w:date="2019-10-06T15:57:00Z">
                    <w:r w:rsidRPr="005B54C8">
                      <w:rPr>
                        <w:rFonts w:hint="eastAsia"/>
                        <w:sz w:val="22"/>
                        <w:szCs w:val="22"/>
                      </w:rPr>
                      <w:t>Byte1</w:t>
                    </w:r>
                  </w:ins>
                </w:p>
                <w:p w:rsidR="003E6595" w:rsidRPr="005B54C8" w:rsidRDefault="003E6595" w:rsidP="007346F0">
                  <w:pPr>
                    <w:widowControl w:val="0"/>
                    <w:autoSpaceDE w:val="0"/>
                    <w:autoSpaceDN w:val="0"/>
                    <w:adjustRightInd w:val="0"/>
                    <w:spacing w:line="0" w:lineRule="atLeast"/>
                    <w:rPr>
                      <w:ins w:id="11832" w:author="t_竹沢 公佑" w:date="2019-10-06T15:57:00Z"/>
                      <w:sz w:val="22"/>
                      <w:szCs w:val="22"/>
                    </w:rPr>
                  </w:pPr>
                  <w:ins w:id="11833" w:author="t_竹沢 公佑" w:date="2019-10-06T15:57:00Z">
                    <w:r w:rsidRPr="005B54C8">
                      <w:rPr>
                        <w:rFonts w:hint="eastAsia"/>
                        <w:sz w:val="22"/>
                        <w:szCs w:val="22"/>
                      </w:rPr>
                      <w:t>(MSB&lt;-&gt;LSB)</w:t>
                    </w:r>
                  </w:ins>
                </w:p>
              </w:tc>
              <w:tc>
                <w:tcPr>
                  <w:tcW w:w="1821" w:type="dxa"/>
                  <w:shd w:val="clear" w:color="auto" w:fill="auto"/>
                </w:tcPr>
                <w:p w:rsidR="003E6595" w:rsidRPr="005B54C8" w:rsidRDefault="003E6595" w:rsidP="007346F0">
                  <w:pPr>
                    <w:widowControl w:val="0"/>
                    <w:autoSpaceDE w:val="0"/>
                    <w:autoSpaceDN w:val="0"/>
                    <w:adjustRightInd w:val="0"/>
                    <w:spacing w:line="0" w:lineRule="atLeast"/>
                    <w:rPr>
                      <w:ins w:id="11834" w:author="t_竹沢 公佑" w:date="2019-10-06T15:57:00Z"/>
                      <w:sz w:val="22"/>
                      <w:szCs w:val="22"/>
                    </w:rPr>
                  </w:pPr>
                  <w:ins w:id="11835" w:author="t_竹沢 公佑" w:date="2019-10-06T15:57:00Z">
                    <w:r w:rsidRPr="005B54C8">
                      <w:rPr>
                        <w:rFonts w:hint="eastAsia"/>
                        <w:sz w:val="22"/>
                        <w:szCs w:val="22"/>
                      </w:rPr>
                      <w:t>Byte0 (MSB&lt;-&gt;LSB)</w:t>
                    </w:r>
                  </w:ins>
                </w:p>
              </w:tc>
            </w:tr>
            <w:tr w:rsidR="003E6595" w:rsidRPr="005B54C8" w:rsidTr="007346F0">
              <w:trPr>
                <w:ins w:id="11836" w:author="t_竹沢 公佑" w:date="2019-10-06T15:57:00Z"/>
              </w:trPr>
              <w:tc>
                <w:tcPr>
                  <w:tcW w:w="1820" w:type="dxa"/>
                  <w:shd w:val="clear" w:color="auto" w:fill="auto"/>
                </w:tcPr>
                <w:p w:rsidR="003E6595" w:rsidRPr="005B54C8" w:rsidRDefault="003E6595">
                  <w:pPr>
                    <w:widowControl w:val="0"/>
                    <w:autoSpaceDE w:val="0"/>
                    <w:autoSpaceDN w:val="0"/>
                    <w:adjustRightInd w:val="0"/>
                    <w:spacing w:line="0" w:lineRule="atLeast"/>
                    <w:rPr>
                      <w:ins w:id="11837" w:author="t_竹沢 公佑" w:date="2019-10-06T15:57:00Z"/>
                      <w:sz w:val="22"/>
                      <w:szCs w:val="22"/>
                    </w:rPr>
                  </w:pPr>
                  <w:ins w:id="11838" w:author="t_竹沢 公佑" w:date="2019-10-06T15:57:00Z">
                    <w:r>
                      <w:rPr>
                        <w:rFonts w:hint="eastAsia"/>
                        <w:sz w:val="22"/>
                        <w:szCs w:val="22"/>
                      </w:rPr>
                      <w:t>00</w:t>
                    </w:r>
                  </w:ins>
                  <w:ins w:id="11839" w:author="t_竹沢 公佑" w:date="2019-10-06T16:00:00Z">
                    <w:r>
                      <w:rPr>
                        <w:rFonts w:hint="eastAsia"/>
                        <w:sz w:val="22"/>
                        <w:szCs w:val="22"/>
                      </w:rPr>
                      <w:t>l</w:t>
                    </w:r>
                  </w:ins>
                  <w:ins w:id="11840" w:author="t_竹沢 公佑" w:date="2019-10-06T15:57:00Z">
                    <w:r w:rsidRPr="005B54C8">
                      <w:rPr>
                        <w:rFonts w:hint="eastAsia"/>
                        <w:sz w:val="22"/>
                        <w:szCs w:val="22"/>
                      </w:rPr>
                      <w:t xml:space="preserve">lllll </w:t>
                    </w:r>
                  </w:ins>
                </w:p>
              </w:tc>
              <w:tc>
                <w:tcPr>
                  <w:tcW w:w="1820" w:type="dxa"/>
                  <w:shd w:val="clear" w:color="auto" w:fill="auto"/>
                </w:tcPr>
                <w:p w:rsidR="003E6595" w:rsidRPr="005B54C8" w:rsidRDefault="00590E32" w:rsidP="007346F0">
                  <w:pPr>
                    <w:widowControl w:val="0"/>
                    <w:autoSpaceDE w:val="0"/>
                    <w:autoSpaceDN w:val="0"/>
                    <w:adjustRightInd w:val="0"/>
                    <w:spacing w:line="0" w:lineRule="atLeast"/>
                    <w:rPr>
                      <w:ins w:id="11841" w:author="t_竹沢 公佑" w:date="2019-10-06T15:57:00Z"/>
                      <w:sz w:val="22"/>
                      <w:szCs w:val="22"/>
                    </w:rPr>
                  </w:pPr>
                  <w:ins w:id="11842" w:author="t_竹沢 公佑" w:date="2019-10-06T15:57:00Z">
                    <w:r w:rsidRPr="005B54C8">
                      <w:rPr>
                        <w:sz w:val="22"/>
                        <w:szCs w:val="22"/>
                      </w:rPr>
                      <w:t>L</w:t>
                    </w:r>
                    <w:r w:rsidR="003E6595" w:rsidRPr="005B54C8">
                      <w:rPr>
                        <w:rFonts w:hint="eastAsia"/>
                        <w:sz w:val="22"/>
                        <w:szCs w:val="22"/>
                      </w:rPr>
                      <w:t>lllllll</w:t>
                    </w:r>
                  </w:ins>
                </w:p>
              </w:tc>
              <w:tc>
                <w:tcPr>
                  <w:tcW w:w="1821" w:type="dxa"/>
                  <w:shd w:val="clear" w:color="auto" w:fill="auto"/>
                </w:tcPr>
                <w:p w:rsidR="003E6595" w:rsidRPr="005B54C8" w:rsidRDefault="003E6595" w:rsidP="007346F0">
                  <w:pPr>
                    <w:widowControl w:val="0"/>
                    <w:autoSpaceDE w:val="0"/>
                    <w:autoSpaceDN w:val="0"/>
                    <w:adjustRightInd w:val="0"/>
                    <w:spacing w:line="0" w:lineRule="atLeast"/>
                    <w:rPr>
                      <w:ins w:id="11843" w:author="t_竹沢 公佑" w:date="2019-10-06T15:57:00Z"/>
                      <w:sz w:val="22"/>
                      <w:szCs w:val="22"/>
                    </w:rPr>
                  </w:pPr>
                  <w:ins w:id="11844" w:author="t_竹沢 公佑" w:date="2019-10-06T15:57:00Z">
                    <w:r w:rsidRPr="005B54C8">
                      <w:rPr>
                        <w:rFonts w:hint="eastAsia"/>
                        <w:sz w:val="22"/>
                        <w:szCs w:val="22"/>
                      </w:rPr>
                      <w:t>llllwwww</w:t>
                    </w:r>
                  </w:ins>
                </w:p>
              </w:tc>
              <w:tc>
                <w:tcPr>
                  <w:tcW w:w="1821" w:type="dxa"/>
                  <w:shd w:val="clear" w:color="auto" w:fill="auto"/>
                </w:tcPr>
                <w:p w:rsidR="003E6595" w:rsidRPr="005B54C8" w:rsidRDefault="003E6595" w:rsidP="007346F0">
                  <w:pPr>
                    <w:widowControl w:val="0"/>
                    <w:autoSpaceDE w:val="0"/>
                    <w:autoSpaceDN w:val="0"/>
                    <w:adjustRightInd w:val="0"/>
                    <w:spacing w:line="0" w:lineRule="atLeast"/>
                    <w:rPr>
                      <w:ins w:id="11845" w:author="t_竹沢 公佑" w:date="2019-10-06T15:57:00Z"/>
                      <w:sz w:val="22"/>
                      <w:szCs w:val="22"/>
                    </w:rPr>
                  </w:pPr>
                  <w:ins w:id="11846" w:author="t_竹沢 公佑" w:date="2019-10-06T15:57:00Z">
                    <w:r>
                      <w:rPr>
                        <w:rFonts w:hint="eastAsia"/>
                        <w:sz w:val="22"/>
                        <w:szCs w:val="22"/>
                      </w:rPr>
                      <w:t>ｗ</w:t>
                    </w:r>
                    <w:r w:rsidRPr="005B54C8">
                      <w:rPr>
                        <w:rFonts w:hint="eastAsia"/>
                        <w:sz w:val="22"/>
                        <w:szCs w:val="22"/>
                      </w:rPr>
                      <w:t>wwbbbbb</w:t>
                    </w:r>
                  </w:ins>
                </w:p>
              </w:tc>
            </w:tr>
          </w:tbl>
          <w:p w:rsidR="003E6595" w:rsidRDefault="003E6595" w:rsidP="003E6595">
            <w:pPr>
              <w:widowControl w:val="0"/>
              <w:autoSpaceDE w:val="0"/>
              <w:autoSpaceDN w:val="0"/>
              <w:adjustRightInd w:val="0"/>
              <w:spacing w:line="0" w:lineRule="atLeast"/>
              <w:rPr>
                <w:ins w:id="11847" w:author="t_竹沢 公佑" w:date="2019-10-06T15:57:00Z"/>
                <w:sz w:val="22"/>
                <w:szCs w:val="22"/>
              </w:rPr>
            </w:pPr>
          </w:p>
          <w:p w:rsidR="003E6595" w:rsidRDefault="003E6595" w:rsidP="003E6595">
            <w:pPr>
              <w:widowControl w:val="0"/>
              <w:autoSpaceDE w:val="0"/>
              <w:autoSpaceDN w:val="0"/>
              <w:adjustRightInd w:val="0"/>
              <w:spacing w:line="0" w:lineRule="atLeast"/>
              <w:rPr>
                <w:ins w:id="11848" w:author="t_竹沢 公佑" w:date="2019-10-06T15:57:00Z"/>
                <w:sz w:val="22"/>
                <w:szCs w:val="22"/>
              </w:rPr>
            </w:pPr>
            <w:ins w:id="11849" w:author="t_竹沢 公佑" w:date="2019-10-06T15:57:00Z">
              <w:r>
                <w:rPr>
                  <w:sz w:val="22"/>
                  <w:szCs w:val="22"/>
                </w:rPr>
                <w:t>l</w:t>
              </w:r>
              <w:r>
                <w:rPr>
                  <w:rFonts w:hint="eastAsia"/>
                  <w:sz w:val="22"/>
                  <w:szCs w:val="22"/>
                </w:rPr>
                <w:t xml:space="preserve"> </w:t>
              </w:r>
              <w:r>
                <w:rPr>
                  <w:sz w:val="22"/>
                  <w:szCs w:val="22"/>
                </w:rPr>
                <w:t>[</w:t>
              </w:r>
              <w:r>
                <w:rPr>
                  <w:rFonts w:hint="eastAsia"/>
                  <w:sz w:val="22"/>
                  <w:szCs w:val="22"/>
                </w:rPr>
                <w:t>1</w:t>
              </w:r>
            </w:ins>
            <w:ins w:id="11850" w:author="t_竹沢 公佑" w:date="2019-10-06T16:00:00Z">
              <w:r>
                <w:rPr>
                  <w:rFonts w:hint="eastAsia"/>
                  <w:sz w:val="22"/>
                  <w:szCs w:val="22"/>
                </w:rPr>
                <w:t>8</w:t>
              </w:r>
            </w:ins>
            <w:ins w:id="11851" w:author="t_竹沢 公佑" w:date="2019-10-06T15:57:00Z">
              <w:r>
                <w:rPr>
                  <w:rFonts w:hint="eastAsia"/>
                  <w:sz w:val="22"/>
                  <w:szCs w:val="22"/>
                </w:rPr>
                <w:t>bit] This means linear frame address. Value range is 0-</w:t>
              </w:r>
            </w:ins>
            <w:ins w:id="11852" w:author="t_竹沢 公佑" w:date="2019-10-06T16:06:00Z">
              <w:r>
                <w:rPr>
                  <w:rFonts w:hint="eastAsia"/>
                  <w:sz w:val="22"/>
                  <w:szCs w:val="22"/>
                </w:rPr>
                <w:t xml:space="preserve">75281 </w:t>
              </w:r>
            </w:ins>
            <w:ins w:id="11853" w:author="t_竹沢 公佑" w:date="2019-10-06T15:57:00Z">
              <w:r>
                <w:rPr>
                  <w:rFonts w:hint="eastAsia"/>
                  <w:sz w:val="22"/>
                  <w:szCs w:val="22"/>
                </w:rPr>
                <w:t>(decimal)</w:t>
              </w:r>
            </w:ins>
          </w:p>
          <w:p w:rsidR="003E6595" w:rsidRDefault="003E6595">
            <w:pPr>
              <w:widowControl w:val="0"/>
              <w:autoSpaceDE w:val="0"/>
              <w:autoSpaceDN w:val="0"/>
              <w:adjustRightInd w:val="0"/>
              <w:spacing w:line="0" w:lineRule="atLeast"/>
              <w:rPr>
                <w:ins w:id="11854" w:author="t_竹沢 公佑" w:date="2019-10-06T15:57:00Z"/>
                <w:sz w:val="22"/>
                <w:szCs w:val="22"/>
              </w:rPr>
            </w:pPr>
            <w:ins w:id="11855" w:author="t_竹沢 公佑" w:date="2019-10-06T15:57:00Z">
              <w:r>
                <w:rPr>
                  <w:rFonts w:hint="eastAsia"/>
                  <w:sz w:val="22"/>
                  <w:szCs w:val="22"/>
                </w:rPr>
                <w:t>w [7bit] This means word address.</w:t>
              </w:r>
            </w:ins>
            <w:ins w:id="11856" w:author="t_竹沢 公佑" w:date="2019-10-06T16:29:00Z">
              <w:r w:rsidR="00590E32">
                <w:rPr>
                  <w:rFonts w:hint="eastAsia"/>
                  <w:sz w:val="22"/>
                  <w:szCs w:val="22"/>
                </w:rPr>
                <w:t xml:space="preserve"> </w:t>
              </w:r>
            </w:ins>
            <w:ins w:id="11857" w:author="t_竹沢 公佑" w:date="2019-10-06T16:02:00Z">
              <w:r>
                <w:rPr>
                  <w:rFonts w:hint="eastAsia"/>
                  <w:sz w:val="22"/>
                  <w:szCs w:val="22"/>
                </w:rPr>
                <w:t>Value range is 0-92(decimal)</w:t>
              </w:r>
            </w:ins>
          </w:p>
          <w:p w:rsidR="003E6595" w:rsidRDefault="003E6595">
            <w:pPr>
              <w:widowControl w:val="0"/>
              <w:autoSpaceDE w:val="0"/>
              <w:autoSpaceDN w:val="0"/>
              <w:adjustRightInd w:val="0"/>
              <w:spacing w:line="0" w:lineRule="atLeast"/>
              <w:rPr>
                <w:ins w:id="11858" w:author="t_竹沢 公佑" w:date="2019-10-06T16:02:00Z"/>
                <w:sz w:val="22"/>
                <w:szCs w:val="22"/>
              </w:rPr>
              <w:pPrChange w:id="11859" w:author="t_竹沢 公佑" w:date="2019-10-06T16:29:00Z">
                <w:pPr>
                  <w:widowControl w:val="0"/>
                  <w:autoSpaceDE w:val="0"/>
                  <w:autoSpaceDN w:val="0"/>
                  <w:adjustRightInd w:val="0"/>
                  <w:spacing w:line="0" w:lineRule="atLeast"/>
                  <w:ind w:firstLineChars="350" w:firstLine="770"/>
                </w:pPr>
              </w:pPrChange>
            </w:pPr>
            <w:ins w:id="11860" w:author="t_竹沢 公佑" w:date="2019-10-06T15:57:00Z">
              <w:r>
                <w:rPr>
                  <w:sz w:val="22"/>
                  <w:szCs w:val="22"/>
                </w:rPr>
                <w:t xml:space="preserve">b </w:t>
              </w:r>
              <w:r>
                <w:rPr>
                  <w:rFonts w:hint="eastAsia"/>
                  <w:sz w:val="22"/>
                  <w:szCs w:val="22"/>
                </w:rPr>
                <w:t>[5bit] This means bit address.</w:t>
              </w:r>
            </w:ins>
            <w:ins w:id="11861" w:author="t_竹沢 公佑" w:date="2019-10-06T16:29:00Z">
              <w:r w:rsidR="00590E32">
                <w:rPr>
                  <w:rFonts w:hint="eastAsia"/>
                  <w:sz w:val="22"/>
                  <w:szCs w:val="22"/>
                </w:rPr>
                <w:t xml:space="preserve"> </w:t>
              </w:r>
            </w:ins>
            <w:ins w:id="11862" w:author="t_竹沢 公佑" w:date="2019-10-06T16:02:00Z">
              <w:r>
                <w:rPr>
                  <w:rFonts w:hint="eastAsia"/>
                  <w:sz w:val="22"/>
                  <w:szCs w:val="22"/>
                </w:rPr>
                <w:t>Value range is 0-31(decimal)</w:t>
              </w:r>
            </w:ins>
          </w:p>
          <w:p w:rsidR="003E6595" w:rsidRDefault="003E6595" w:rsidP="003E6595">
            <w:pPr>
              <w:widowControl w:val="0"/>
              <w:autoSpaceDE w:val="0"/>
              <w:autoSpaceDN w:val="0"/>
              <w:adjustRightInd w:val="0"/>
              <w:spacing w:line="0" w:lineRule="atLeast"/>
              <w:rPr>
                <w:ins w:id="11863" w:author="t_竹沢 公佑" w:date="2019-10-06T16:29:00Z"/>
                <w:sz w:val="22"/>
                <w:szCs w:val="22"/>
              </w:rPr>
            </w:pPr>
          </w:p>
          <w:p w:rsidR="003E6595" w:rsidRDefault="003E6595" w:rsidP="003E6595">
            <w:pPr>
              <w:widowControl w:val="0"/>
              <w:autoSpaceDE w:val="0"/>
              <w:autoSpaceDN w:val="0"/>
              <w:adjustRightInd w:val="0"/>
              <w:spacing w:line="0" w:lineRule="atLeast"/>
              <w:rPr>
                <w:ins w:id="11864" w:author="t_竹沢 公佑" w:date="2019-10-06T15:57:00Z"/>
                <w:sz w:val="22"/>
                <w:szCs w:val="22"/>
              </w:rPr>
            </w:pPr>
            <w:ins w:id="11865" w:author="t_竹沢 公佑" w:date="2019-10-06T15:57:00Z">
              <w:r>
                <w:rPr>
                  <w:rFonts w:hint="eastAsia"/>
                  <w:sz w:val="22"/>
                  <w:szCs w:val="22"/>
                </w:rPr>
                <w:lastRenderedPageBreak/>
                <w:t>Please use below addresses to inject an error.</w:t>
              </w:r>
            </w:ins>
          </w:p>
          <w:p w:rsidR="003E6595" w:rsidRDefault="003E6595" w:rsidP="003E6595">
            <w:pPr>
              <w:widowControl w:val="0"/>
              <w:autoSpaceDE w:val="0"/>
              <w:autoSpaceDN w:val="0"/>
              <w:adjustRightInd w:val="0"/>
              <w:spacing w:line="0" w:lineRule="atLeast"/>
              <w:rPr>
                <w:ins w:id="11866" w:author="t_竹沢 公佑" w:date="2019-10-06T15:57:00Z"/>
                <w:sz w:val="22"/>
                <w:szCs w:val="22"/>
              </w:rPr>
            </w:pPr>
            <w:ins w:id="11867" w:author="t_竹沢 公佑" w:date="2019-10-06T15:57:00Z">
              <w:r>
                <w:rPr>
                  <w:rFonts w:hint="eastAsia"/>
                  <w:sz w:val="22"/>
                  <w:szCs w:val="22"/>
                </w:rPr>
                <w:t>They are ECC area of configuration data. Therefore, it do</w:t>
              </w:r>
              <w:r>
                <w:rPr>
                  <w:sz w:val="22"/>
                  <w:szCs w:val="22"/>
                </w:rPr>
                <w:t>esn’</w:t>
              </w:r>
              <w:r>
                <w:rPr>
                  <w:rFonts w:hint="eastAsia"/>
                  <w:sz w:val="22"/>
                  <w:szCs w:val="22"/>
                </w:rPr>
                <w:t xml:space="preserve">t inject error to logic area. You can test error detection function safely by using them. (Xilinx does not </w:t>
              </w:r>
              <w:r>
                <w:rPr>
                  <w:sz w:val="22"/>
                  <w:szCs w:val="22"/>
                </w:rPr>
                <w:t>recommend</w:t>
              </w:r>
              <w:r>
                <w:rPr>
                  <w:rFonts w:hint="eastAsia"/>
                  <w:sz w:val="22"/>
                  <w:szCs w:val="22"/>
                </w:rPr>
                <w:t xml:space="preserve"> error injection test to logic area.)</w:t>
              </w:r>
            </w:ins>
          </w:p>
          <w:p w:rsidR="003E6595" w:rsidRPr="00822330" w:rsidRDefault="003E6595" w:rsidP="003E6595">
            <w:pPr>
              <w:rPr>
                <w:ins w:id="11868" w:author="t_竹沢 公佑" w:date="2019-10-06T15:5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0"/>
              <w:gridCol w:w="1820"/>
              <w:gridCol w:w="1821"/>
              <w:gridCol w:w="1821"/>
            </w:tblGrid>
            <w:tr w:rsidR="003E6595" w:rsidRPr="005B54C8" w:rsidTr="007346F0">
              <w:trPr>
                <w:ins w:id="11869" w:author="t_竹沢 公佑" w:date="2019-10-06T15:57:00Z"/>
              </w:trPr>
              <w:tc>
                <w:tcPr>
                  <w:tcW w:w="1820" w:type="dxa"/>
                  <w:shd w:val="clear" w:color="auto" w:fill="auto"/>
                </w:tcPr>
                <w:p w:rsidR="003E6595" w:rsidRPr="005B54C8" w:rsidRDefault="003E6595" w:rsidP="007346F0">
                  <w:pPr>
                    <w:widowControl w:val="0"/>
                    <w:autoSpaceDE w:val="0"/>
                    <w:autoSpaceDN w:val="0"/>
                    <w:adjustRightInd w:val="0"/>
                    <w:spacing w:line="0" w:lineRule="atLeast"/>
                    <w:rPr>
                      <w:ins w:id="11870" w:author="t_竹沢 公佑" w:date="2019-10-06T15:57:00Z"/>
                      <w:sz w:val="22"/>
                      <w:szCs w:val="22"/>
                    </w:rPr>
                  </w:pPr>
                  <w:ins w:id="11871" w:author="t_竹沢 公佑" w:date="2019-10-06T15:57:00Z">
                    <w:r w:rsidRPr="005B54C8">
                      <w:rPr>
                        <w:rFonts w:hint="eastAsia"/>
                        <w:sz w:val="22"/>
                        <w:szCs w:val="22"/>
                      </w:rPr>
                      <w:t>Byte 3</w:t>
                    </w:r>
                  </w:ins>
                </w:p>
                <w:p w:rsidR="003E6595" w:rsidRPr="005B54C8" w:rsidRDefault="003E6595" w:rsidP="007346F0">
                  <w:pPr>
                    <w:widowControl w:val="0"/>
                    <w:autoSpaceDE w:val="0"/>
                    <w:autoSpaceDN w:val="0"/>
                    <w:adjustRightInd w:val="0"/>
                    <w:spacing w:line="0" w:lineRule="atLeast"/>
                    <w:rPr>
                      <w:ins w:id="11872" w:author="t_竹沢 公佑" w:date="2019-10-06T15:57:00Z"/>
                      <w:sz w:val="22"/>
                      <w:szCs w:val="22"/>
                    </w:rPr>
                  </w:pPr>
                  <w:ins w:id="11873" w:author="t_竹沢 公佑" w:date="2019-10-06T15:57:00Z">
                    <w:r w:rsidRPr="005B54C8">
                      <w:rPr>
                        <w:rFonts w:hint="eastAsia"/>
                        <w:sz w:val="22"/>
                        <w:szCs w:val="22"/>
                      </w:rPr>
                      <w:t>(MSB&lt;-&gt;LSB)</w:t>
                    </w:r>
                  </w:ins>
                </w:p>
              </w:tc>
              <w:tc>
                <w:tcPr>
                  <w:tcW w:w="1820" w:type="dxa"/>
                  <w:shd w:val="clear" w:color="auto" w:fill="auto"/>
                </w:tcPr>
                <w:p w:rsidR="003E6595" w:rsidRPr="005B54C8" w:rsidRDefault="003E6595" w:rsidP="007346F0">
                  <w:pPr>
                    <w:widowControl w:val="0"/>
                    <w:autoSpaceDE w:val="0"/>
                    <w:autoSpaceDN w:val="0"/>
                    <w:adjustRightInd w:val="0"/>
                    <w:spacing w:line="0" w:lineRule="atLeast"/>
                    <w:rPr>
                      <w:ins w:id="11874" w:author="t_竹沢 公佑" w:date="2019-10-06T15:57:00Z"/>
                      <w:sz w:val="22"/>
                      <w:szCs w:val="22"/>
                    </w:rPr>
                  </w:pPr>
                  <w:ins w:id="11875" w:author="t_竹沢 公佑" w:date="2019-10-06T15:57:00Z">
                    <w:r w:rsidRPr="005B54C8">
                      <w:rPr>
                        <w:rFonts w:hint="eastAsia"/>
                        <w:sz w:val="22"/>
                        <w:szCs w:val="22"/>
                      </w:rPr>
                      <w:t>Byte 2</w:t>
                    </w:r>
                  </w:ins>
                </w:p>
                <w:p w:rsidR="003E6595" w:rsidRPr="005B54C8" w:rsidRDefault="003E6595" w:rsidP="007346F0">
                  <w:pPr>
                    <w:widowControl w:val="0"/>
                    <w:autoSpaceDE w:val="0"/>
                    <w:autoSpaceDN w:val="0"/>
                    <w:adjustRightInd w:val="0"/>
                    <w:spacing w:line="0" w:lineRule="atLeast"/>
                    <w:rPr>
                      <w:ins w:id="11876" w:author="t_竹沢 公佑" w:date="2019-10-06T15:57:00Z"/>
                      <w:sz w:val="22"/>
                      <w:szCs w:val="22"/>
                    </w:rPr>
                  </w:pPr>
                  <w:ins w:id="11877" w:author="t_竹沢 公佑" w:date="2019-10-06T15:57:00Z">
                    <w:r w:rsidRPr="005B54C8">
                      <w:rPr>
                        <w:rFonts w:hint="eastAsia"/>
                        <w:sz w:val="22"/>
                        <w:szCs w:val="22"/>
                      </w:rPr>
                      <w:t>(MSB&lt;-&gt;LSB)</w:t>
                    </w:r>
                  </w:ins>
                </w:p>
              </w:tc>
              <w:tc>
                <w:tcPr>
                  <w:tcW w:w="1821" w:type="dxa"/>
                  <w:shd w:val="clear" w:color="auto" w:fill="auto"/>
                </w:tcPr>
                <w:p w:rsidR="003E6595" w:rsidRPr="005B54C8" w:rsidRDefault="003E6595" w:rsidP="007346F0">
                  <w:pPr>
                    <w:widowControl w:val="0"/>
                    <w:autoSpaceDE w:val="0"/>
                    <w:autoSpaceDN w:val="0"/>
                    <w:adjustRightInd w:val="0"/>
                    <w:spacing w:line="0" w:lineRule="atLeast"/>
                    <w:rPr>
                      <w:ins w:id="11878" w:author="t_竹沢 公佑" w:date="2019-10-06T15:57:00Z"/>
                      <w:sz w:val="22"/>
                      <w:szCs w:val="22"/>
                    </w:rPr>
                  </w:pPr>
                  <w:ins w:id="11879" w:author="t_竹沢 公佑" w:date="2019-10-06T15:57:00Z">
                    <w:r w:rsidRPr="005B54C8">
                      <w:rPr>
                        <w:rFonts w:hint="eastAsia"/>
                        <w:sz w:val="22"/>
                        <w:szCs w:val="22"/>
                      </w:rPr>
                      <w:t>Byte1</w:t>
                    </w:r>
                  </w:ins>
                </w:p>
                <w:p w:rsidR="003E6595" w:rsidRPr="005B54C8" w:rsidRDefault="003E6595" w:rsidP="007346F0">
                  <w:pPr>
                    <w:widowControl w:val="0"/>
                    <w:autoSpaceDE w:val="0"/>
                    <w:autoSpaceDN w:val="0"/>
                    <w:adjustRightInd w:val="0"/>
                    <w:spacing w:line="0" w:lineRule="atLeast"/>
                    <w:rPr>
                      <w:ins w:id="11880" w:author="t_竹沢 公佑" w:date="2019-10-06T15:57:00Z"/>
                      <w:sz w:val="22"/>
                      <w:szCs w:val="22"/>
                    </w:rPr>
                  </w:pPr>
                  <w:ins w:id="11881" w:author="t_竹沢 公佑" w:date="2019-10-06T15:57:00Z">
                    <w:r w:rsidRPr="005B54C8">
                      <w:rPr>
                        <w:rFonts w:hint="eastAsia"/>
                        <w:sz w:val="22"/>
                        <w:szCs w:val="22"/>
                      </w:rPr>
                      <w:t>(MSB&lt;-&gt;LSB)</w:t>
                    </w:r>
                  </w:ins>
                </w:p>
              </w:tc>
              <w:tc>
                <w:tcPr>
                  <w:tcW w:w="1821" w:type="dxa"/>
                  <w:shd w:val="clear" w:color="auto" w:fill="auto"/>
                </w:tcPr>
                <w:p w:rsidR="003E6595" w:rsidRPr="005B54C8" w:rsidRDefault="003E6595" w:rsidP="007346F0">
                  <w:pPr>
                    <w:widowControl w:val="0"/>
                    <w:autoSpaceDE w:val="0"/>
                    <w:autoSpaceDN w:val="0"/>
                    <w:adjustRightInd w:val="0"/>
                    <w:spacing w:line="0" w:lineRule="atLeast"/>
                    <w:rPr>
                      <w:ins w:id="11882" w:author="t_竹沢 公佑" w:date="2019-10-06T15:57:00Z"/>
                      <w:sz w:val="22"/>
                      <w:szCs w:val="22"/>
                    </w:rPr>
                  </w:pPr>
                  <w:ins w:id="11883" w:author="t_竹沢 公佑" w:date="2019-10-06T15:57:00Z">
                    <w:r w:rsidRPr="005B54C8">
                      <w:rPr>
                        <w:rFonts w:hint="eastAsia"/>
                        <w:sz w:val="22"/>
                        <w:szCs w:val="22"/>
                      </w:rPr>
                      <w:t>Byte0 (MSB&lt;-&gt;LSB)</w:t>
                    </w:r>
                  </w:ins>
                </w:p>
              </w:tc>
            </w:tr>
            <w:tr w:rsidR="003E6595" w:rsidRPr="005B54C8" w:rsidTr="007346F0">
              <w:trPr>
                <w:ins w:id="11884" w:author="t_竹沢 公佑" w:date="2019-10-06T15:57:00Z"/>
              </w:trPr>
              <w:tc>
                <w:tcPr>
                  <w:tcW w:w="1820" w:type="dxa"/>
                  <w:shd w:val="clear" w:color="auto" w:fill="auto"/>
                </w:tcPr>
                <w:p w:rsidR="003E6595" w:rsidRPr="005B54C8" w:rsidRDefault="003E6595" w:rsidP="007346F0">
                  <w:pPr>
                    <w:widowControl w:val="0"/>
                    <w:autoSpaceDE w:val="0"/>
                    <w:autoSpaceDN w:val="0"/>
                    <w:adjustRightInd w:val="0"/>
                    <w:spacing w:line="0" w:lineRule="atLeast"/>
                    <w:rPr>
                      <w:ins w:id="11885" w:author="t_竹沢 公佑" w:date="2019-10-06T15:57:00Z"/>
                      <w:sz w:val="22"/>
                      <w:szCs w:val="22"/>
                    </w:rPr>
                  </w:pPr>
                  <w:ins w:id="11886" w:author="t_竹沢 公佑" w:date="2019-10-06T15:57:00Z">
                    <w:r w:rsidRPr="005B54C8">
                      <w:rPr>
                        <w:rFonts w:hint="eastAsia"/>
                        <w:sz w:val="22"/>
                        <w:szCs w:val="22"/>
                      </w:rPr>
                      <w:t>0x02</w:t>
                    </w:r>
                  </w:ins>
                </w:p>
              </w:tc>
              <w:tc>
                <w:tcPr>
                  <w:tcW w:w="1820" w:type="dxa"/>
                  <w:shd w:val="clear" w:color="auto" w:fill="auto"/>
                </w:tcPr>
                <w:p w:rsidR="003E6595" w:rsidRPr="005B54C8" w:rsidRDefault="003E6595" w:rsidP="007346F0">
                  <w:pPr>
                    <w:widowControl w:val="0"/>
                    <w:autoSpaceDE w:val="0"/>
                    <w:autoSpaceDN w:val="0"/>
                    <w:adjustRightInd w:val="0"/>
                    <w:spacing w:line="0" w:lineRule="atLeast"/>
                    <w:rPr>
                      <w:ins w:id="11887" w:author="t_竹沢 公佑" w:date="2019-10-06T15:57:00Z"/>
                      <w:sz w:val="22"/>
                      <w:szCs w:val="22"/>
                    </w:rPr>
                  </w:pPr>
                  <w:ins w:id="11888" w:author="t_竹沢 公佑" w:date="2019-10-06T15:57:00Z">
                    <w:r w:rsidRPr="005B54C8">
                      <w:rPr>
                        <w:rFonts w:hint="eastAsia"/>
                        <w:sz w:val="22"/>
                        <w:szCs w:val="22"/>
                      </w:rPr>
                      <w:t>0x75</w:t>
                    </w:r>
                  </w:ins>
                </w:p>
              </w:tc>
              <w:tc>
                <w:tcPr>
                  <w:tcW w:w="1821" w:type="dxa"/>
                  <w:shd w:val="clear" w:color="auto" w:fill="auto"/>
                </w:tcPr>
                <w:p w:rsidR="003E6595" w:rsidRPr="005B54C8" w:rsidRDefault="00B90479" w:rsidP="007346F0">
                  <w:pPr>
                    <w:widowControl w:val="0"/>
                    <w:autoSpaceDE w:val="0"/>
                    <w:autoSpaceDN w:val="0"/>
                    <w:adjustRightInd w:val="0"/>
                    <w:spacing w:line="0" w:lineRule="atLeast"/>
                    <w:rPr>
                      <w:ins w:id="11889" w:author="t_竹沢 公佑" w:date="2019-10-06T15:57:00Z"/>
                      <w:sz w:val="22"/>
                      <w:szCs w:val="22"/>
                    </w:rPr>
                  </w:pPr>
                  <w:ins w:id="11890" w:author="t_竹沢 公佑" w:date="2019-10-06T15:57:00Z">
                    <w:r>
                      <w:rPr>
                        <w:rFonts w:hint="eastAsia"/>
                        <w:sz w:val="22"/>
                        <w:szCs w:val="22"/>
                      </w:rPr>
                      <w:t>0x6</w:t>
                    </w:r>
                  </w:ins>
                  <w:ins w:id="11891" w:author="t_竹沢 公佑" w:date="2019-10-06T16:19:00Z">
                    <w:r>
                      <w:rPr>
                        <w:rFonts w:hint="eastAsia"/>
                        <w:sz w:val="22"/>
                        <w:szCs w:val="22"/>
                      </w:rPr>
                      <w:t>7</w:t>
                    </w:r>
                  </w:ins>
                </w:p>
              </w:tc>
              <w:tc>
                <w:tcPr>
                  <w:tcW w:w="1821" w:type="dxa"/>
                  <w:shd w:val="clear" w:color="auto" w:fill="auto"/>
                </w:tcPr>
                <w:p w:rsidR="003E6595" w:rsidRPr="005B54C8" w:rsidRDefault="00B90479" w:rsidP="007346F0">
                  <w:pPr>
                    <w:widowControl w:val="0"/>
                    <w:autoSpaceDE w:val="0"/>
                    <w:autoSpaceDN w:val="0"/>
                    <w:adjustRightInd w:val="0"/>
                    <w:spacing w:line="0" w:lineRule="atLeast"/>
                    <w:rPr>
                      <w:ins w:id="11892" w:author="t_竹沢 公佑" w:date="2019-10-06T15:57:00Z"/>
                      <w:sz w:val="22"/>
                      <w:szCs w:val="22"/>
                    </w:rPr>
                  </w:pPr>
                  <w:ins w:id="11893" w:author="t_竹沢 公佑" w:date="2019-10-06T15:57:00Z">
                    <w:r>
                      <w:rPr>
                        <w:rFonts w:hint="eastAsia"/>
                        <w:sz w:val="22"/>
                        <w:szCs w:val="22"/>
                      </w:rPr>
                      <w:t>0x</w:t>
                    </w:r>
                  </w:ins>
                  <w:ins w:id="11894" w:author="t_竹沢 公佑" w:date="2019-10-06T16:19:00Z">
                    <w:r>
                      <w:rPr>
                        <w:rFonts w:hint="eastAsia"/>
                        <w:sz w:val="22"/>
                        <w:szCs w:val="22"/>
                      </w:rPr>
                      <w:t>A</w:t>
                    </w:r>
                  </w:ins>
                  <w:ins w:id="11895" w:author="t_竹沢 公佑" w:date="2019-10-06T15:57:00Z">
                    <w:r w:rsidR="003E6595" w:rsidRPr="005B54C8">
                      <w:rPr>
                        <w:rFonts w:hint="eastAsia"/>
                        <w:sz w:val="22"/>
                        <w:szCs w:val="22"/>
                      </w:rPr>
                      <w:t>5</w:t>
                    </w:r>
                  </w:ins>
                </w:p>
              </w:tc>
            </w:tr>
          </w:tbl>
          <w:p w:rsidR="003E6595" w:rsidRDefault="003E6595" w:rsidP="009D5376">
            <w:pPr>
              <w:widowControl w:val="0"/>
              <w:autoSpaceDE w:val="0"/>
              <w:autoSpaceDN w:val="0"/>
              <w:adjustRightInd w:val="0"/>
              <w:spacing w:line="0" w:lineRule="atLeast"/>
              <w:rPr>
                <w:sz w:val="22"/>
                <w:szCs w:val="22"/>
              </w:rPr>
            </w:pPr>
          </w:p>
          <w:p w:rsidR="0089461C" w:rsidRDefault="003C3522" w:rsidP="009D5376">
            <w:pPr>
              <w:widowControl w:val="0"/>
              <w:autoSpaceDE w:val="0"/>
              <w:autoSpaceDN w:val="0"/>
              <w:adjustRightInd w:val="0"/>
              <w:spacing w:line="0" w:lineRule="atLeast"/>
              <w:rPr>
                <w:sz w:val="22"/>
                <w:szCs w:val="22"/>
              </w:rPr>
            </w:pPr>
            <w:ins w:id="11896" w:author="t_竹沢 公佑" w:date="2019-10-06T16:22:00Z">
              <w:r>
                <w:rPr>
                  <w:rFonts w:hint="eastAsia"/>
                  <w:sz w:val="22"/>
                  <w:szCs w:val="22"/>
                </w:rPr>
                <w:t>■</w:t>
              </w:r>
            </w:ins>
            <w:r w:rsidR="0089461C">
              <w:rPr>
                <w:rFonts w:hint="eastAsia"/>
                <w:sz w:val="22"/>
                <w:szCs w:val="22"/>
              </w:rPr>
              <w:t>Byte 7-4</w:t>
            </w:r>
          </w:p>
          <w:p w:rsidR="0089461C" w:rsidRDefault="0089461C" w:rsidP="009D5376">
            <w:pPr>
              <w:widowControl w:val="0"/>
              <w:autoSpaceDE w:val="0"/>
              <w:autoSpaceDN w:val="0"/>
              <w:adjustRightInd w:val="0"/>
              <w:spacing w:line="0" w:lineRule="atLeast"/>
              <w:rPr>
                <w:sz w:val="22"/>
                <w:szCs w:val="22"/>
              </w:rPr>
            </w:pPr>
            <w:r>
              <w:rPr>
                <w:rFonts w:hint="eastAsia"/>
                <w:sz w:val="22"/>
                <w:szCs w:val="22"/>
              </w:rPr>
              <w:t xml:space="preserve"> Undefined</w:t>
            </w:r>
          </w:p>
          <w:p w:rsidR="0089461C" w:rsidRDefault="0089461C" w:rsidP="009D5376">
            <w:pPr>
              <w:widowControl w:val="0"/>
              <w:autoSpaceDE w:val="0"/>
              <w:autoSpaceDN w:val="0"/>
              <w:adjustRightInd w:val="0"/>
              <w:spacing w:line="0" w:lineRule="atLeast"/>
              <w:rPr>
                <w:sz w:val="22"/>
                <w:szCs w:val="22"/>
              </w:rPr>
            </w:pPr>
          </w:p>
          <w:p w:rsidR="007D1A54" w:rsidRDefault="007D1A54" w:rsidP="009D5376">
            <w:pPr>
              <w:widowControl w:val="0"/>
              <w:autoSpaceDE w:val="0"/>
              <w:autoSpaceDN w:val="0"/>
              <w:adjustRightInd w:val="0"/>
              <w:spacing w:line="0" w:lineRule="atLeast"/>
              <w:rPr>
                <w:sz w:val="22"/>
                <w:szCs w:val="22"/>
              </w:rPr>
            </w:pPr>
            <w:r>
              <w:rPr>
                <w:rFonts w:hint="eastAsia"/>
                <w:sz w:val="22"/>
                <w:szCs w:val="22"/>
              </w:rPr>
              <w:t>■sample code</w:t>
            </w:r>
          </w:p>
          <w:p w:rsidR="008D71DD" w:rsidRDefault="007D1A54" w:rsidP="009D5376">
            <w:pPr>
              <w:widowControl w:val="0"/>
              <w:autoSpaceDE w:val="0"/>
              <w:autoSpaceDN w:val="0"/>
              <w:adjustRightInd w:val="0"/>
              <w:spacing w:line="0" w:lineRule="atLeast"/>
              <w:rPr>
                <w:sz w:val="22"/>
                <w:szCs w:val="22"/>
              </w:rPr>
            </w:pPr>
            <w:r w:rsidRPr="00B1490B">
              <w:rPr>
                <w:sz w:val="22"/>
                <w:szCs w:val="22"/>
              </w:rPr>
              <w:t>ST_DRXPD_CONTDAT st_con;</w:t>
            </w:r>
          </w:p>
          <w:p w:rsidR="008D71DD" w:rsidRPr="005F6B96" w:rsidRDefault="008D71DD" w:rsidP="009D5376">
            <w:pPr>
              <w:widowControl w:val="0"/>
              <w:autoSpaceDE w:val="0"/>
              <w:autoSpaceDN w:val="0"/>
              <w:adjustRightInd w:val="0"/>
              <w:spacing w:line="0" w:lineRule="atLeast"/>
              <w:rPr>
                <w:sz w:val="22"/>
                <w:szCs w:val="22"/>
              </w:rPr>
            </w:pPr>
          </w:p>
          <w:p w:rsidR="007D1A54" w:rsidRPr="00B1490B" w:rsidRDefault="007D1A54" w:rsidP="009D5376">
            <w:pPr>
              <w:widowControl w:val="0"/>
              <w:autoSpaceDE w:val="0"/>
              <w:autoSpaceDN w:val="0"/>
              <w:adjustRightInd w:val="0"/>
              <w:spacing w:line="0" w:lineRule="atLeast"/>
              <w:rPr>
                <w:sz w:val="22"/>
                <w:szCs w:val="22"/>
              </w:rPr>
            </w:pPr>
            <w:r w:rsidRPr="00B1490B">
              <w:rPr>
                <w:sz w:val="22"/>
                <w:szCs w:val="22"/>
              </w:rPr>
              <w:t>st_con.ItemID = SET_SEU_</w:t>
            </w:r>
            <w:r w:rsidR="008D71DD">
              <w:rPr>
                <w:rFonts w:hint="eastAsia"/>
                <w:sz w:val="22"/>
                <w:szCs w:val="22"/>
              </w:rPr>
              <w:t>INJERR</w:t>
            </w:r>
            <w:r w:rsidRPr="00B1490B">
              <w:rPr>
                <w:sz w:val="22"/>
                <w:szCs w:val="22"/>
              </w:rPr>
              <w:t>_ID;</w:t>
            </w:r>
          </w:p>
          <w:p w:rsidR="007D1A54" w:rsidRDefault="008D71DD" w:rsidP="009D5376">
            <w:pPr>
              <w:widowControl w:val="0"/>
              <w:autoSpaceDE w:val="0"/>
              <w:autoSpaceDN w:val="0"/>
              <w:adjustRightInd w:val="0"/>
              <w:spacing w:line="0" w:lineRule="atLeast"/>
              <w:rPr>
                <w:sz w:val="22"/>
                <w:szCs w:val="22"/>
              </w:rPr>
            </w:pPr>
            <w:r>
              <w:rPr>
                <w:rFonts w:hint="eastAsia"/>
                <w:sz w:val="22"/>
                <w:szCs w:val="22"/>
              </w:rPr>
              <w:t>st_con.WrValue[0] = 0xD5;</w:t>
            </w:r>
          </w:p>
          <w:p w:rsidR="008D71DD" w:rsidRDefault="008D71DD" w:rsidP="008D71DD">
            <w:pPr>
              <w:widowControl w:val="0"/>
              <w:autoSpaceDE w:val="0"/>
              <w:autoSpaceDN w:val="0"/>
              <w:adjustRightInd w:val="0"/>
              <w:spacing w:line="0" w:lineRule="atLeast"/>
              <w:rPr>
                <w:sz w:val="22"/>
                <w:szCs w:val="22"/>
              </w:rPr>
            </w:pPr>
            <w:r>
              <w:rPr>
                <w:rFonts w:hint="eastAsia"/>
                <w:sz w:val="22"/>
                <w:szCs w:val="22"/>
              </w:rPr>
              <w:t>st_con.WrValue[1] = 0x6</w:t>
            </w:r>
            <w:ins w:id="11897" w:author="t_竹沢 公佑" w:date="2019-10-06T16:20:00Z">
              <w:r w:rsidR="003C3522">
                <w:rPr>
                  <w:rFonts w:hint="eastAsia"/>
                  <w:sz w:val="22"/>
                  <w:szCs w:val="22"/>
                </w:rPr>
                <w:t>7</w:t>
              </w:r>
            </w:ins>
            <w:del w:id="11898" w:author="t_竹沢 公佑" w:date="2019-10-06T16:20:00Z">
              <w:r w:rsidDel="003C3522">
                <w:rPr>
                  <w:rFonts w:hint="eastAsia"/>
                  <w:sz w:val="22"/>
                  <w:szCs w:val="22"/>
                </w:rPr>
                <w:delText>2</w:delText>
              </w:r>
            </w:del>
            <w:r>
              <w:rPr>
                <w:rFonts w:hint="eastAsia"/>
                <w:sz w:val="22"/>
                <w:szCs w:val="22"/>
              </w:rPr>
              <w:t>;</w:t>
            </w:r>
          </w:p>
          <w:p w:rsidR="008D71DD" w:rsidRPr="005F6B96" w:rsidRDefault="008D71DD" w:rsidP="009D5376">
            <w:pPr>
              <w:widowControl w:val="0"/>
              <w:autoSpaceDE w:val="0"/>
              <w:autoSpaceDN w:val="0"/>
              <w:adjustRightInd w:val="0"/>
              <w:spacing w:line="0" w:lineRule="atLeast"/>
              <w:rPr>
                <w:sz w:val="22"/>
                <w:szCs w:val="22"/>
              </w:rPr>
            </w:pPr>
            <w:r>
              <w:rPr>
                <w:rFonts w:hint="eastAsia"/>
                <w:sz w:val="22"/>
                <w:szCs w:val="22"/>
              </w:rPr>
              <w:t>st_con.WrValue[2] = 0x</w:t>
            </w:r>
            <w:ins w:id="11899" w:author="t_竹沢 公佑" w:date="2019-10-06T16:21:00Z">
              <w:r w:rsidR="003C3522">
                <w:rPr>
                  <w:rFonts w:hint="eastAsia"/>
                  <w:sz w:val="22"/>
                  <w:szCs w:val="22"/>
                </w:rPr>
                <w:t>A</w:t>
              </w:r>
            </w:ins>
            <w:del w:id="11900" w:author="t_竹沢 公佑" w:date="2019-10-06T16:21:00Z">
              <w:r w:rsidDel="003C3522">
                <w:rPr>
                  <w:rFonts w:hint="eastAsia"/>
                  <w:sz w:val="22"/>
                  <w:szCs w:val="22"/>
                </w:rPr>
                <w:delText>7</w:delText>
              </w:r>
            </w:del>
            <w:r>
              <w:rPr>
                <w:rFonts w:hint="eastAsia"/>
                <w:sz w:val="22"/>
                <w:szCs w:val="22"/>
              </w:rPr>
              <w:t>5;</w:t>
            </w:r>
          </w:p>
          <w:p w:rsidR="008D71DD" w:rsidRDefault="008D71DD" w:rsidP="008D71DD">
            <w:pPr>
              <w:widowControl w:val="0"/>
              <w:autoSpaceDE w:val="0"/>
              <w:autoSpaceDN w:val="0"/>
              <w:adjustRightInd w:val="0"/>
              <w:spacing w:line="0" w:lineRule="atLeast"/>
              <w:rPr>
                <w:sz w:val="22"/>
                <w:szCs w:val="22"/>
              </w:rPr>
            </w:pPr>
            <w:r>
              <w:rPr>
                <w:rFonts w:hint="eastAsia"/>
                <w:sz w:val="22"/>
                <w:szCs w:val="22"/>
              </w:rPr>
              <w:t>st_con.WrValue[3] = 0x02;</w:t>
            </w:r>
          </w:p>
          <w:p w:rsidR="008D71DD" w:rsidRPr="005F6B96" w:rsidRDefault="008D71DD" w:rsidP="009D5376">
            <w:pPr>
              <w:widowControl w:val="0"/>
              <w:autoSpaceDE w:val="0"/>
              <w:autoSpaceDN w:val="0"/>
              <w:adjustRightInd w:val="0"/>
              <w:spacing w:line="0" w:lineRule="atLeast"/>
              <w:rPr>
                <w:sz w:val="22"/>
                <w:szCs w:val="22"/>
              </w:rPr>
            </w:pPr>
          </w:p>
          <w:p w:rsidR="007D1A54" w:rsidRDefault="007D1A54" w:rsidP="009D5376">
            <w:pPr>
              <w:widowControl w:val="0"/>
              <w:autoSpaceDE w:val="0"/>
              <w:autoSpaceDN w:val="0"/>
              <w:adjustRightInd w:val="0"/>
              <w:spacing w:line="0" w:lineRule="atLeast"/>
              <w:rPr>
                <w:sz w:val="22"/>
                <w:szCs w:val="22"/>
              </w:rPr>
            </w:pPr>
            <w:r>
              <w:rPr>
                <w:sz w:val="22"/>
                <w:szCs w:val="22"/>
              </w:rPr>
              <w:t xml:space="preserve">ioctl( </w:t>
            </w:r>
            <w:r w:rsidRPr="00B1490B">
              <w:rPr>
                <w:sz w:val="22"/>
                <w:szCs w:val="22"/>
              </w:rPr>
              <w:t>devfd, DRXPD_SET_CONTROL, &amp;st_con);</w:t>
            </w:r>
          </w:p>
          <w:p w:rsidR="008D71DD" w:rsidRDefault="008D71DD" w:rsidP="009D5376">
            <w:pPr>
              <w:widowControl w:val="0"/>
              <w:autoSpaceDE w:val="0"/>
              <w:autoSpaceDN w:val="0"/>
              <w:adjustRightInd w:val="0"/>
              <w:spacing w:line="0" w:lineRule="atLeast"/>
              <w:rPr>
                <w:rFonts w:ascii="Times New Roman" w:eastAsia="ＭＳ 明朝" w:hAnsi="Times New Roman" w:cs="Times New Roman"/>
                <w:sz w:val="20"/>
                <w:szCs w:val="20"/>
              </w:rPr>
            </w:pPr>
          </w:p>
        </w:tc>
      </w:tr>
      <w:tr w:rsidR="007D1A54" w:rsidTr="009D5376">
        <w:tc>
          <w:tcPr>
            <w:tcW w:w="2376" w:type="dxa"/>
          </w:tcPr>
          <w:p w:rsidR="007D1A54" w:rsidRDefault="007D1A54" w:rsidP="009D5376">
            <w:pPr>
              <w:spacing w:line="0" w:lineRule="atLeast"/>
              <w:ind w:right="1020"/>
              <w:rPr>
                <w:rFonts w:cs="Times New Roman"/>
                <w:sz w:val="22"/>
                <w:szCs w:val="22"/>
              </w:rPr>
            </w:pPr>
            <w:r>
              <w:rPr>
                <w:rFonts w:cs="Times New Roman" w:hint="eastAsia"/>
                <w:sz w:val="22"/>
                <w:szCs w:val="22"/>
              </w:rPr>
              <w:lastRenderedPageBreak/>
              <w:t>Remarks</w:t>
            </w:r>
          </w:p>
        </w:tc>
        <w:tc>
          <w:tcPr>
            <w:tcW w:w="7513" w:type="dxa"/>
            <w:gridSpan w:val="3"/>
          </w:tcPr>
          <w:p w:rsidR="007D1A54" w:rsidRDefault="007D1A54" w:rsidP="009D5376">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This </w:t>
            </w:r>
            <w:ins w:id="11901" w:author="t_竹沢 公佑" w:date="2019-10-07T03:39:00Z">
              <w:r w:rsidR="00A90ADA">
                <w:rPr>
                  <w:rFonts w:cs="Times New Roman" w:hint="eastAsia"/>
                  <w:sz w:val="22"/>
                  <w:szCs w:val="22"/>
                </w:rPr>
                <w:t>command</w:t>
              </w:r>
            </w:ins>
            <w:del w:id="11902" w:author="t_竹沢 公佑" w:date="2019-10-07T03:39:00Z">
              <w:r w:rsidDel="00A90ADA">
                <w:rPr>
                  <w:rFonts w:cs="Times New Roman" w:hint="eastAsia"/>
                  <w:sz w:val="22"/>
                  <w:szCs w:val="22"/>
                </w:rPr>
                <w:delText>function</w:delText>
              </w:r>
            </w:del>
            <w:r>
              <w:rPr>
                <w:rFonts w:cs="Times New Roman" w:hint="eastAsia"/>
                <w:sz w:val="22"/>
                <w:szCs w:val="22"/>
              </w:rPr>
              <w:t xml:space="preserve"> is available with driver version 1.0.4 or later.</w:t>
            </w:r>
          </w:p>
          <w:p w:rsidR="00403C3D" w:rsidRDefault="00403C3D" w:rsidP="00403C3D">
            <w:pPr>
              <w:widowControl w:val="0"/>
              <w:autoSpaceDE w:val="0"/>
              <w:autoSpaceDN w:val="0"/>
              <w:adjustRightInd w:val="0"/>
              <w:spacing w:line="0" w:lineRule="atLeast"/>
              <w:rPr>
                <w:sz w:val="22"/>
                <w:szCs w:val="22"/>
              </w:rPr>
            </w:pPr>
            <w:r>
              <w:rPr>
                <w:rFonts w:hint="eastAsia"/>
                <w:sz w:val="22"/>
                <w:szCs w:val="22"/>
              </w:rPr>
              <w:t>■Remarks for the production DRXP boards</w:t>
            </w:r>
          </w:p>
          <w:p w:rsidR="007D1A54" w:rsidDel="000C3577" w:rsidRDefault="00403C3D" w:rsidP="00403C3D">
            <w:pPr>
              <w:widowControl w:val="0"/>
              <w:autoSpaceDE w:val="0"/>
              <w:autoSpaceDN w:val="0"/>
              <w:adjustRightInd w:val="0"/>
              <w:spacing w:line="0" w:lineRule="atLeast"/>
              <w:rPr>
                <w:del w:id="11903" w:author="t_竹沢 公佑" w:date="2019-10-05T18:35:00Z"/>
                <w:sz w:val="22"/>
                <w:szCs w:val="22"/>
              </w:rPr>
            </w:pPr>
            <w:r>
              <w:rPr>
                <w:rFonts w:hint="eastAsia"/>
                <w:sz w:val="22"/>
                <w:szCs w:val="22"/>
              </w:rPr>
              <w:t xml:space="preserve">The SEU function is common function between both </w:t>
            </w:r>
            <w:r>
              <w:rPr>
                <w:sz w:val="22"/>
                <w:szCs w:val="22"/>
              </w:rPr>
              <w:t>production</w:t>
            </w:r>
            <w:r>
              <w:rPr>
                <w:rFonts w:hint="eastAsia"/>
                <w:sz w:val="22"/>
                <w:szCs w:val="22"/>
              </w:rPr>
              <w:t xml:space="preserve"> DRXP board IFs. It means both IFs control/monitor the same registers. </w:t>
            </w:r>
            <w:ins w:id="11904" w:author="t_竹沢 公佑" w:date="2019-10-05T18:34:00Z">
              <w:r w:rsidR="000C3577">
                <w:rPr>
                  <w:rFonts w:hint="eastAsia"/>
                  <w:sz w:val="22"/>
                  <w:szCs w:val="22"/>
                </w:rPr>
                <w:t>Changing the register value by one IF affects another IF.</w:t>
              </w:r>
            </w:ins>
            <w:del w:id="11905" w:author="t_竹沢 公佑" w:date="2019-10-05T18:34:00Z">
              <w:r w:rsidDel="000C3577">
                <w:rPr>
                  <w:rFonts w:hint="eastAsia"/>
                  <w:sz w:val="22"/>
                  <w:szCs w:val="22"/>
                </w:rPr>
                <w:delText xml:space="preserve">If one IF changes the register value, </w:delText>
              </w:r>
            </w:del>
            <w:del w:id="11906" w:author="t_竹沢 公佑" w:date="2019-10-05T18:35:00Z">
              <w:r w:rsidDel="000C3577">
                <w:rPr>
                  <w:rFonts w:hint="eastAsia"/>
                  <w:sz w:val="22"/>
                  <w:szCs w:val="22"/>
                </w:rPr>
                <w:delText xml:space="preserve">it affects </w:delText>
              </w:r>
              <w:r w:rsidDel="000C3577">
                <w:rPr>
                  <w:sz w:val="22"/>
                  <w:szCs w:val="22"/>
                </w:rPr>
                <w:delText>another IF refers.</w:delText>
              </w:r>
            </w:del>
          </w:p>
          <w:p w:rsidR="00403C3D" w:rsidRDefault="00403C3D" w:rsidP="009D5376">
            <w:pPr>
              <w:widowControl w:val="0"/>
              <w:autoSpaceDE w:val="0"/>
              <w:autoSpaceDN w:val="0"/>
              <w:adjustRightInd w:val="0"/>
              <w:spacing w:line="0" w:lineRule="atLeast"/>
              <w:rPr>
                <w:sz w:val="22"/>
                <w:szCs w:val="22"/>
              </w:rPr>
            </w:pPr>
          </w:p>
          <w:p w:rsidR="00403C3D" w:rsidRDefault="00403C3D" w:rsidP="009D5376">
            <w:pPr>
              <w:widowControl w:val="0"/>
              <w:autoSpaceDE w:val="0"/>
              <w:autoSpaceDN w:val="0"/>
              <w:adjustRightInd w:val="0"/>
              <w:spacing w:line="0" w:lineRule="atLeast"/>
              <w:rPr>
                <w:sz w:val="22"/>
                <w:szCs w:val="22"/>
              </w:rPr>
            </w:pPr>
          </w:p>
        </w:tc>
      </w:tr>
      <w:tr w:rsidR="00991147" w:rsidRPr="00991147" w:rsidTr="00991147">
        <w:tc>
          <w:tcPr>
            <w:tcW w:w="2376" w:type="dxa"/>
            <w:tcBorders>
              <w:top w:val="single" w:sz="4" w:space="0" w:color="auto"/>
              <w:left w:val="single" w:sz="4" w:space="0" w:color="auto"/>
              <w:bottom w:val="single" w:sz="4" w:space="0" w:color="auto"/>
              <w:right w:val="single" w:sz="4" w:space="0" w:color="auto"/>
            </w:tcBorders>
          </w:tcPr>
          <w:p w:rsidR="00991147" w:rsidRDefault="00C421AF" w:rsidP="008D42B9">
            <w:pPr>
              <w:spacing w:line="0" w:lineRule="atLeast"/>
              <w:ind w:right="1020"/>
              <w:rPr>
                <w:rFonts w:cs="Times New Roman"/>
                <w:sz w:val="22"/>
                <w:szCs w:val="22"/>
              </w:rPr>
            </w:pPr>
            <w:r>
              <w:rPr>
                <w:rFonts w:cs="Times New Roman" w:hint="eastAsia"/>
                <w:sz w:val="22"/>
                <w:szCs w:val="22"/>
              </w:rPr>
              <w:t>E</w:t>
            </w:r>
            <w:r w:rsidR="00991147">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991147" w:rsidRPr="00226376" w:rsidRDefault="00991147" w:rsidP="00991147">
            <w:pPr>
              <w:spacing w:line="0" w:lineRule="atLeast"/>
              <w:ind w:right="1020"/>
              <w:rPr>
                <w:rFonts w:cs="Times New Roman"/>
                <w:sz w:val="22"/>
                <w:szCs w:val="22"/>
              </w:rPr>
            </w:pPr>
            <w:r w:rsidRPr="00226376">
              <w:rPr>
                <w:rFonts w:cs="Times New Roman" w:hint="eastAsia"/>
                <w:sz w:val="22"/>
                <w:szCs w:val="22"/>
              </w:rPr>
              <w:t>EIO</w:t>
            </w:r>
          </w:p>
          <w:p w:rsidR="00991147" w:rsidRDefault="00991147" w:rsidP="00991147">
            <w:pPr>
              <w:spacing w:line="0" w:lineRule="atLeast"/>
              <w:ind w:right="1020" w:firstLineChars="50" w:firstLine="110"/>
              <w:rPr>
                <w:rFonts w:cs="Times New Roman"/>
                <w:sz w:val="22"/>
                <w:szCs w:val="22"/>
              </w:rPr>
            </w:pPr>
            <w:r w:rsidRPr="00226376">
              <w:rPr>
                <w:rFonts w:cs="Times New Roman" w:hint="eastAsia"/>
                <w:sz w:val="22"/>
                <w:szCs w:val="22"/>
              </w:rPr>
              <w:t xml:space="preserve">When </w:t>
            </w:r>
            <w:ins w:id="11907" w:author="t_竹沢 公佑" w:date="2019-10-05T18:35:00Z">
              <w:r w:rsidR="000C3577">
                <w:rPr>
                  <w:rFonts w:cs="Times New Roman" w:hint="eastAsia"/>
                  <w:sz w:val="22"/>
                  <w:szCs w:val="22"/>
                </w:rPr>
                <w:t xml:space="preserve">this command </w:t>
              </w:r>
            </w:ins>
            <w:r w:rsidRPr="00226376">
              <w:rPr>
                <w:rFonts w:cs="Times New Roman" w:hint="eastAsia"/>
                <w:sz w:val="22"/>
                <w:szCs w:val="22"/>
              </w:rPr>
              <w:t>fail</w:t>
            </w:r>
            <w:ins w:id="11908" w:author="t_竹沢 公佑" w:date="2019-10-05T18:35:00Z">
              <w:r w:rsidR="000C3577">
                <w:rPr>
                  <w:rFonts w:cs="Times New Roman" w:hint="eastAsia"/>
                  <w:sz w:val="22"/>
                  <w:szCs w:val="22"/>
                </w:rPr>
                <w:t>s</w:t>
              </w:r>
            </w:ins>
            <w:r w:rsidRPr="00226376">
              <w:rPr>
                <w:rFonts w:cs="Times New Roman" w:hint="eastAsia"/>
                <w:sz w:val="22"/>
                <w:szCs w:val="22"/>
              </w:rPr>
              <w:t xml:space="preserve"> to read or write internal register.</w:t>
            </w:r>
          </w:p>
          <w:p w:rsidR="00991147" w:rsidRPr="00991147" w:rsidRDefault="00991147" w:rsidP="00991147">
            <w:pPr>
              <w:widowControl w:val="0"/>
              <w:autoSpaceDE w:val="0"/>
              <w:autoSpaceDN w:val="0"/>
              <w:adjustRightInd w:val="0"/>
              <w:spacing w:line="0" w:lineRule="atLeast"/>
              <w:rPr>
                <w:rFonts w:cs="Times New Roman"/>
                <w:sz w:val="22"/>
                <w:szCs w:val="22"/>
              </w:rPr>
            </w:pPr>
            <w:r w:rsidRPr="00991147">
              <w:rPr>
                <w:rFonts w:cs="Times New Roman" w:hint="eastAsia"/>
                <w:sz w:val="22"/>
                <w:szCs w:val="22"/>
              </w:rPr>
              <w:t>E</w:t>
            </w:r>
            <w:r>
              <w:rPr>
                <w:rFonts w:cs="Times New Roman" w:hint="eastAsia"/>
                <w:sz w:val="22"/>
                <w:szCs w:val="22"/>
              </w:rPr>
              <w:t>AGAIN</w:t>
            </w:r>
          </w:p>
          <w:p w:rsidR="0084422C" w:rsidRDefault="0084422C" w:rsidP="00B96469">
            <w:pPr>
              <w:widowControl w:val="0"/>
              <w:autoSpaceDE w:val="0"/>
              <w:autoSpaceDN w:val="0"/>
              <w:adjustRightInd w:val="0"/>
              <w:spacing w:line="0" w:lineRule="atLeast"/>
              <w:ind w:firstLineChars="50" w:firstLine="110"/>
              <w:rPr>
                <w:ins w:id="11909" w:author="t_竹沢 公佑" w:date="2019-10-06T17:18:00Z"/>
                <w:rFonts w:cs="Times New Roman"/>
                <w:sz w:val="22"/>
                <w:szCs w:val="22"/>
              </w:rPr>
            </w:pPr>
            <w:ins w:id="11910" w:author="t_竹沢 公佑" w:date="2019-10-06T17:18:00Z">
              <w:r>
                <w:rPr>
                  <w:rFonts w:cs="Times New Roman" w:hint="eastAsia"/>
                  <w:sz w:val="22"/>
                  <w:szCs w:val="22"/>
                </w:rPr>
                <w:t xml:space="preserve">This command </w:t>
              </w:r>
            </w:ins>
            <w:ins w:id="11911" w:author="t_竹沢 公佑" w:date="2019-10-06T17:19:00Z">
              <w:r>
                <w:rPr>
                  <w:rFonts w:cs="Times New Roman" w:hint="eastAsia"/>
                  <w:sz w:val="22"/>
                  <w:szCs w:val="22"/>
                </w:rPr>
                <w:t>can be</w:t>
              </w:r>
            </w:ins>
            <w:ins w:id="11912" w:author="t_竹沢 公佑" w:date="2019-10-06T17:18:00Z">
              <w:r>
                <w:rPr>
                  <w:rFonts w:cs="Times New Roman" w:hint="eastAsia"/>
                  <w:sz w:val="22"/>
                  <w:szCs w:val="22"/>
                </w:rPr>
                <w:t xml:space="preserve"> called when SEU module is in </w:t>
              </w:r>
            </w:ins>
            <w:ins w:id="11913" w:author="t_竹沢 公佑" w:date="2019-10-06T17:20:00Z">
              <w:r>
                <w:rPr>
                  <w:rFonts w:cs="Times New Roman"/>
                  <w:sz w:val="22"/>
                  <w:szCs w:val="22"/>
                </w:rPr>
                <w:t>“</w:t>
              </w:r>
              <w:r>
                <w:rPr>
                  <w:rFonts w:cs="Times New Roman" w:hint="eastAsia"/>
                  <w:sz w:val="22"/>
                  <w:szCs w:val="22"/>
                </w:rPr>
                <w:t>IDLE</w:t>
              </w:r>
              <w:r>
                <w:rPr>
                  <w:rFonts w:cs="Times New Roman"/>
                  <w:sz w:val="22"/>
                  <w:szCs w:val="22"/>
                </w:rPr>
                <w:t>”</w:t>
              </w:r>
            </w:ins>
            <w:ins w:id="11914" w:author="t_竹沢 公佑" w:date="2019-10-06T17:18:00Z">
              <w:r>
                <w:rPr>
                  <w:rFonts w:cs="Times New Roman" w:hint="eastAsia"/>
                  <w:sz w:val="22"/>
                  <w:szCs w:val="22"/>
                </w:rPr>
                <w:t>state.</w:t>
              </w:r>
            </w:ins>
          </w:p>
          <w:p w:rsidR="00991147" w:rsidRDefault="0084422C" w:rsidP="00B96469">
            <w:pPr>
              <w:widowControl w:val="0"/>
              <w:autoSpaceDE w:val="0"/>
              <w:autoSpaceDN w:val="0"/>
              <w:adjustRightInd w:val="0"/>
              <w:spacing w:line="0" w:lineRule="atLeast"/>
              <w:ind w:firstLineChars="50" w:firstLine="110"/>
              <w:rPr>
                <w:ins w:id="11915" w:author="s_佐野 光" w:date="2019-08-21T10:41:00Z"/>
                <w:rFonts w:cs="Times New Roman"/>
                <w:sz w:val="22"/>
                <w:szCs w:val="22"/>
              </w:rPr>
            </w:pPr>
            <w:ins w:id="11916" w:author="t_竹沢 公佑" w:date="2019-10-06T17:18:00Z">
              <w:r>
                <w:rPr>
                  <w:rFonts w:cs="Times New Roman" w:hint="eastAsia"/>
                  <w:sz w:val="22"/>
                  <w:szCs w:val="22"/>
                </w:rPr>
                <w:t xml:space="preserve">When SEU module is not </w:t>
              </w:r>
            </w:ins>
            <w:ins w:id="11917" w:author="t_竹沢 公佑" w:date="2019-10-06T17:20:00Z">
              <w:r>
                <w:rPr>
                  <w:rFonts w:cs="Times New Roman" w:hint="eastAsia"/>
                  <w:sz w:val="22"/>
                  <w:szCs w:val="22"/>
                </w:rPr>
                <w:t xml:space="preserve">in </w:t>
              </w:r>
            </w:ins>
            <w:ins w:id="11918" w:author="t_竹沢 公佑" w:date="2019-10-06T17:19:00Z">
              <w:r>
                <w:rPr>
                  <w:rFonts w:cs="Times New Roman"/>
                  <w:sz w:val="22"/>
                  <w:szCs w:val="22"/>
                </w:rPr>
                <w:t>“</w:t>
              </w:r>
            </w:ins>
            <w:ins w:id="11919" w:author="t_竹沢 公佑" w:date="2019-10-06T17:18:00Z">
              <w:r>
                <w:rPr>
                  <w:rFonts w:cs="Times New Roman" w:hint="eastAsia"/>
                  <w:sz w:val="22"/>
                  <w:szCs w:val="22"/>
                </w:rPr>
                <w:t>IDLE</w:t>
              </w:r>
            </w:ins>
            <w:ins w:id="11920" w:author="t_竹沢 公佑" w:date="2019-10-06T17:19:00Z">
              <w:r>
                <w:rPr>
                  <w:rFonts w:cs="Times New Roman"/>
                  <w:sz w:val="22"/>
                  <w:szCs w:val="22"/>
                </w:rPr>
                <w:t>”</w:t>
              </w:r>
              <w:r>
                <w:rPr>
                  <w:rFonts w:cs="Times New Roman" w:hint="eastAsia"/>
                  <w:sz w:val="22"/>
                  <w:szCs w:val="22"/>
                </w:rPr>
                <w:t xml:space="preserve"> state, </w:t>
              </w:r>
            </w:ins>
            <w:ins w:id="11921" w:author="t_竹沢 公佑" w:date="2019-10-06T17:20:00Z">
              <w:r>
                <w:rPr>
                  <w:rFonts w:cs="Times New Roman" w:hint="eastAsia"/>
                  <w:sz w:val="22"/>
                  <w:szCs w:val="22"/>
                </w:rPr>
                <w:t>it sets EAGAIN to errno.</w:t>
              </w:r>
            </w:ins>
            <w:del w:id="11922" w:author="t_竹沢 公佑" w:date="2019-10-06T17:18:00Z">
              <w:r w:rsidR="00991147" w:rsidRPr="00991147" w:rsidDel="0084422C">
                <w:rPr>
                  <w:rFonts w:cs="Times New Roman" w:hint="eastAsia"/>
                  <w:sz w:val="22"/>
                  <w:szCs w:val="22"/>
                </w:rPr>
                <w:delText xml:space="preserve">When detect invalid </w:delText>
              </w:r>
              <w:r w:rsidR="00991147" w:rsidDel="0084422C">
                <w:rPr>
                  <w:rFonts w:cs="Times New Roman" w:hint="eastAsia"/>
                  <w:sz w:val="22"/>
                  <w:szCs w:val="22"/>
                </w:rPr>
                <w:delText>value from FPGA</w:delText>
              </w:r>
              <w:r w:rsidR="00991147" w:rsidRPr="00991147" w:rsidDel="0084422C">
                <w:rPr>
                  <w:rFonts w:cs="Times New Roman" w:hint="eastAsia"/>
                  <w:sz w:val="22"/>
                  <w:szCs w:val="22"/>
                </w:rPr>
                <w:delText>.</w:delText>
              </w:r>
            </w:del>
          </w:p>
          <w:p w:rsidR="006B43AD" w:rsidRDefault="006B43AD" w:rsidP="006B43AD">
            <w:pPr>
              <w:spacing w:line="0" w:lineRule="atLeast"/>
              <w:ind w:right="1020"/>
              <w:rPr>
                <w:ins w:id="11923" w:author="s_佐野 光" w:date="2019-08-21T10:41:00Z"/>
                <w:bCs/>
                <w:sz w:val="22"/>
                <w:szCs w:val="22"/>
              </w:rPr>
            </w:pPr>
            <w:ins w:id="11924" w:author="s_佐野 光" w:date="2019-08-21T10:41:00Z">
              <w:r w:rsidRPr="005D0D2F">
                <w:rPr>
                  <w:bCs/>
                  <w:sz w:val="22"/>
                  <w:szCs w:val="22"/>
                </w:rPr>
                <w:t>ECANCELED</w:t>
              </w:r>
            </w:ins>
          </w:p>
          <w:p w:rsidR="0084422C" w:rsidRDefault="006B43AD">
            <w:pPr>
              <w:spacing w:line="0" w:lineRule="atLeast"/>
              <w:ind w:left="110" w:right="1020" w:hangingChars="50" w:hanging="110"/>
              <w:rPr>
                <w:ins w:id="11925" w:author="t_竹沢 公佑" w:date="2019-10-06T17:20:00Z"/>
                <w:bCs/>
                <w:sz w:val="22"/>
                <w:szCs w:val="22"/>
              </w:rPr>
              <w:pPrChange w:id="11926" w:author="t_竹沢 公佑" w:date="2019-10-06T17:20:00Z">
                <w:pPr>
                  <w:widowControl w:val="0"/>
                  <w:autoSpaceDE w:val="0"/>
                  <w:autoSpaceDN w:val="0"/>
                  <w:adjustRightInd w:val="0"/>
                  <w:spacing w:line="0" w:lineRule="atLeast"/>
                  <w:ind w:firstLineChars="50" w:firstLine="110"/>
                </w:pPr>
              </w:pPrChange>
            </w:pPr>
            <w:ins w:id="11927" w:author="s_佐野 光" w:date="2019-08-21T10:41:00Z">
              <w:r>
                <w:rPr>
                  <w:rFonts w:hint="eastAsia"/>
                  <w:bCs/>
                  <w:sz w:val="22"/>
                  <w:szCs w:val="22"/>
                </w:rPr>
                <w:t xml:space="preserve"> </w:t>
              </w:r>
            </w:ins>
            <w:ins w:id="11928" w:author="t_竹沢 公佑" w:date="2019-10-06T17:20:00Z">
              <w:r w:rsidR="0084422C">
                <w:rPr>
                  <w:rFonts w:hint="eastAsia"/>
                  <w:bCs/>
                  <w:sz w:val="22"/>
                  <w:szCs w:val="22"/>
                </w:rPr>
                <w:t>Error injection operation is not completed.</w:t>
              </w:r>
            </w:ins>
          </w:p>
          <w:p w:rsidR="006B43AD" w:rsidDel="0084422C" w:rsidRDefault="0079397F">
            <w:pPr>
              <w:spacing w:line="0" w:lineRule="atLeast"/>
              <w:ind w:left="110" w:right="1020" w:hangingChars="50" w:hanging="110"/>
              <w:rPr>
                <w:ins w:id="11929" w:author="s_佐野 光" w:date="2019-08-21T10:41:00Z"/>
                <w:del w:id="11930" w:author="t_竹沢 公佑" w:date="2019-10-06T17:20:00Z"/>
                <w:bCs/>
                <w:sz w:val="22"/>
                <w:szCs w:val="22"/>
              </w:rPr>
            </w:pPr>
            <w:ins w:id="11931" w:author="s_佐野 光" w:date="2019-08-21T10:54:00Z">
              <w:del w:id="11932" w:author="t_竹沢 公佑" w:date="2019-10-06T17:20:00Z">
                <w:r w:rsidDel="0084422C">
                  <w:rPr>
                    <w:rFonts w:hint="eastAsia"/>
                    <w:bCs/>
                    <w:sz w:val="22"/>
                    <w:szCs w:val="22"/>
                  </w:rPr>
                  <w:delText>SEU module state is not IDLE</w:delText>
                </w:r>
              </w:del>
            </w:ins>
            <w:ins w:id="11933" w:author="s_佐野 光" w:date="2019-08-21T13:24:00Z">
              <w:del w:id="11934" w:author="t_竹沢 公佑" w:date="2019-10-06T17:20:00Z">
                <w:r w:rsidR="00A305FF" w:rsidDel="0084422C">
                  <w:rPr>
                    <w:rFonts w:hint="eastAsia"/>
                    <w:bCs/>
                    <w:sz w:val="22"/>
                    <w:szCs w:val="22"/>
                  </w:rPr>
                  <w:delText xml:space="preserve"> at the final state</w:delText>
                </w:r>
              </w:del>
            </w:ins>
            <w:ins w:id="11935" w:author="s_佐野 光" w:date="2019-08-21T10:41:00Z">
              <w:del w:id="11936" w:author="t_竹沢 公佑" w:date="2019-10-06T17:20:00Z">
                <w:r w:rsidR="006B43AD" w:rsidDel="0084422C">
                  <w:rPr>
                    <w:rFonts w:hint="eastAsia"/>
                    <w:bCs/>
                    <w:sz w:val="22"/>
                    <w:szCs w:val="22"/>
                  </w:rPr>
                  <w:delText>.</w:delText>
                </w:r>
              </w:del>
            </w:ins>
          </w:p>
          <w:p w:rsidR="006B43AD" w:rsidRPr="00F5128A" w:rsidRDefault="006B43AD">
            <w:pPr>
              <w:spacing w:line="0" w:lineRule="atLeast"/>
              <w:ind w:left="110" w:right="1020" w:hangingChars="50" w:hanging="110"/>
              <w:rPr>
                <w:rFonts w:cs="Times New Roman"/>
                <w:sz w:val="22"/>
                <w:szCs w:val="22"/>
              </w:rPr>
              <w:pPrChange w:id="11937" w:author="t_竹沢 公佑" w:date="2019-10-06T17:20:00Z">
                <w:pPr>
                  <w:widowControl w:val="0"/>
                  <w:autoSpaceDE w:val="0"/>
                  <w:autoSpaceDN w:val="0"/>
                  <w:adjustRightInd w:val="0"/>
                  <w:spacing w:line="0" w:lineRule="atLeast"/>
                  <w:ind w:firstLineChars="50" w:firstLine="110"/>
                </w:pPr>
              </w:pPrChange>
            </w:pPr>
          </w:p>
        </w:tc>
      </w:tr>
    </w:tbl>
    <w:p w:rsidR="007D1A54" w:rsidRDefault="007D1A54" w:rsidP="007D1A54">
      <w:pPr>
        <w:spacing w:line="0" w:lineRule="atLeast"/>
        <w:ind w:right="1020"/>
      </w:pPr>
    </w:p>
    <w:p w:rsidR="009A6303" w:rsidRDefault="009A6303" w:rsidP="009A6303">
      <w:pPr>
        <w:spacing w:line="0" w:lineRule="atLeast"/>
        <w:ind w:right="1020"/>
      </w:pPr>
      <w:r>
        <w:br w:type="page"/>
      </w:r>
    </w:p>
    <w:p w:rsidR="009A6303" w:rsidRPr="00914FD9" w:rsidRDefault="009A6303" w:rsidP="00E82429">
      <w:pPr>
        <w:pStyle w:val="3"/>
      </w:pPr>
      <w:bookmarkStart w:id="11938" w:name="_Toc63179469"/>
      <w:r>
        <w:rPr>
          <w:rFonts w:hint="eastAsia"/>
        </w:rPr>
        <w:t>SET_SEU_RSTERR</w:t>
      </w:r>
      <w:bookmarkEnd w:id="119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544"/>
        <w:gridCol w:w="2126"/>
        <w:gridCol w:w="1845"/>
      </w:tblGrid>
      <w:tr w:rsidR="009A6303" w:rsidTr="009D5376">
        <w:tc>
          <w:tcPr>
            <w:tcW w:w="2376" w:type="dxa"/>
          </w:tcPr>
          <w:p w:rsidR="009A6303" w:rsidRDefault="009A6303" w:rsidP="009D5376">
            <w:pPr>
              <w:spacing w:line="0" w:lineRule="atLeast"/>
              <w:ind w:right="1020"/>
              <w:rPr>
                <w:sz w:val="22"/>
                <w:szCs w:val="22"/>
              </w:rPr>
            </w:pPr>
            <w:r>
              <w:rPr>
                <w:rFonts w:hint="eastAsia"/>
                <w:sz w:val="22"/>
                <w:szCs w:val="22"/>
              </w:rPr>
              <w:t>ItemID</w:t>
            </w:r>
          </w:p>
        </w:tc>
        <w:tc>
          <w:tcPr>
            <w:tcW w:w="3544" w:type="dxa"/>
          </w:tcPr>
          <w:p w:rsidR="009A6303" w:rsidRDefault="009A6303" w:rsidP="009D5376">
            <w:pPr>
              <w:spacing w:line="0" w:lineRule="atLeast"/>
              <w:ind w:right="1020"/>
              <w:rPr>
                <w:sz w:val="22"/>
                <w:szCs w:val="22"/>
              </w:rPr>
            </w:pPr>
            <w:r>
              <w:rPr>
                <w:sz w:val="22"/>
                <w:szCs w:val="22"/>
              </w:rPr>
              <w:t>SET_</w:t>
            </w:r>
            <w:r>
              <w:rPr>
                <w:rFonts w:hint="eastAsia"/>
                <w:sz w:val="22"/>
                <w:szCs w:val="22"/>
              </w:rPr>
              <w:t>SEU_RSTERR_ID</w:t>
            </w:r>
          </w:p>
        </w:tc>
        <w:tc>
          <w:tcPr>
            <w:tcW w:w="2126" w:type="dxa"/>
          </w:tcPr>
          <w:p w:rsidR="009A6303" w:rsidRDefault="009A6303" w:rsidP="009D5376">
            <w:pPr>
              <w:spacing w:line="0" w:lineRule="atLeast"/>
              <w:ind w:right="-108"/>
              <w:rPr>
                <w:sz w:val="22"/>
                <w:szCs w:val="22"/>
              </w:rPr>
            </w:pPr>
            <w:r>
              <w:rPr>
                <w:rFonts w:hint="eastAsia"/>
                <w:sz w:val="22"/>
                <w:szCs w:val="22"/>
              </w:rPr>
              <w:t>0x0000 0E08</w:t>
            </w:r>
          </w:p>
        </w:tc>
        <w:tc>
          <w:tcPr>
            <w:tcW w:w="1843" w:type="dxa"/>
          </w:tcPr>
          <w:p w:rsidR="009A6303" w:rsidRDefault="009A6303" w:rsidP="009D5376">
            <w:pPr>
              <w:spacing w:line="0" w:lineRule="atLeast"/>
              <w:ind w:right="-108"/>
              <w:rPr>
                <w:sz w:val="22"/>
                <w:szCs w:val="22"/>
              </w:rPr>
            </w:pPr>
            <w:r>
              <w:rPr>
                <w:rFonts w:hint="eastAsia"/>
                <w:sz w:val="22"/>
                <w:szCs w:val="22"/>
                <w:lang w:val="en"/>
              </w:rPr>
              <w:t>-</w:t>
            </w:r>
          </w:p>
        </w:tc>
      </w:tr>
      <w:tr w:rsidR="009A6303" w:rsidRPr="00727B82" w:rsidTr="009D5376">
        <w:tc>
          <w:tcPr>
            <w:tcW w:w="2376" w:type="dxa"/>
          </w:tcPr>
          <w:p w:rsidR="009A6303" w:rsidRDefault="009A6303" w:rsidP="009D5376">
            <w:pPr>
              <w:spacing w:line="0" w:lineRule="atLeast"/>
              <w:ind w:right="1020"/>
              <w:rPr>
                <w:sz w:val="22"/>
                <w:szCs w:val="22"/>
              </w:rPr>
            </w:pPr>
            <w:r>
              <w:rPr>
                <w:rFonts w:cs="Times New Roman"/>
                <w:sz w:val="22"/>
                <w:szCs w:val="22"/>
              </w:rPr>
              <w:t>Description</w:t>
            </w:r>
          </w:p>
        </w:tc>
        <w:tc>
          <w:tcPr>
            <w:tcW w:w="7513" w:type="dxa"/>
            <w:gridSpan w:val="3"/>
          </w:tcPr>
          <w:p w:rsidR="009A6303" w:rsidRDefault="009A6303" w:rsidP="009D5376">
            <w:pPr>
              <w:pStyle w:val="HTML0"/>
              <w:rPr>
                <w:rFonts w:ascii="ＭＳ Ｐゴシック" w:eastAsia="ＭＳ Ｐゴシック" w:hAnsi="ＭＳ Ｐゴシック"/>
                <w:sz w:val="22"/>
                <w:szCs w:val="22"/>
                <w:lang w:val="en"/>
              </w:rPr>
            </w:pPr>
            <w:r>
              <w:rPr>
                <w:rFonts w:ascii="ＭＳ Ｐゴシック" w:eastAsia="ＭＳ Ｐゴシック" w:hAnsi="ＭＳ Ｐゴシック" w:hint="eastAsia"/>
                <w:sz w:val="22"/>
                <w:szCs w:val="22"/>
                <w:lang w:val="en"/>
              </w:rPr>
              <w:t xml:space="preserve">This function clears </w:t>
            </w:r>
            <w:del w:id="11939" w:author="t_竹沢 公佑" w:date="2019-10-05T18:39:00Z">
              <w:r w:rsidDel="0022135C">
                <w:rPr>
                  <w:rFonts w:ascii="ＭＳ Ｐゴシック" w:eastAsia="ＭＳ Ｐゴシック" w:hAnsi="ＭＳ Ｐゴシック" w:hint="eastAsia"/>
                  <w:sz w:val="22"/>
                  <w:szCs w:val="22"/>
                  <w:lang w:val="en"/>
                </w:rPr>
                <w:delText>SEU function module</w:delText>
              </w:r>
              <w:r w:rsidDel="0022135C">
                <w:rPr>
                  <w:rFonts w:ascii="ＭＳ Ｐゴシック" w:eastAsia="ＭＳ Ｐゴシック" w:hAnsi="ＭＳ Ｐゴシック"/>
                  <w:sz w:val="22"/>
                  <w:szCs w:val="22"/>
                  <w:lang w:val="en"/>
                </w:rPr>
                <w:delText>’</w:delText>
              </w:r>
              <w:r w:rsidDel="0022135C">
                <w:rPr>
                  <w:rFonts w:ascii="ＭＳ Ｐゴシック" w:eastAsia="ＭＳ Ｐゴシック" w:hAnsi="ＭＳ Ｐゴシック" w:hint="eastAsia"/>
                  <w:sz w:val="22"/>
                  <w:szCs w:val="22"/>
                  <w:lang w:val="en"/>
                </w:rPr>
                <w:delText xml:space="preserve">s </w:delText>
              </w:r>
            </w:del>
            <w:r>
              <w:rPr>
                <w:rFonts w:ascii="ＭＳ Ｐゴシック" w:eastAsia="ＭＳ Ｐゴシック" w:hAnsi="ＭＳ Ｐゴシック" w:hint="eastAsia"/>
                <w:sz w:val="22"/>
                <w:szCs w:val="22"/>
                <w:lang w:val="en"/>
              </w:rPr>
              <w:t>sticky error bits</w:t>
            </w:r>
            <w:ins w:id="11940" w:author="t_竹沢 公佑" w:date="2019-10-05T18:39:00Z">
              <w:r w:rsidR="0022135C">
                <w:rPr>
                  <w:rFonts w:ascii="ＭＳ Ｐゴシック" w:eastAsia="ＭＳ Ｐゴシック" w:hAnsi="ＭＳ Ｐゴシック" w:hint="eastAsia"/>
                  <w:sz w:val="22"/>
                  <w:szCs w:val="22"/>
                  <w:lang w:val="en"/>
                </w:rPr>
                <w:t xml:space="preserve"> in SEU function module</w:t>
              </w:r>
            </w:ins>
            <w:r>
              <w:rPr>
                <w:rFonts w:ascii="ＭＳ Ｐゴシック" w:eastAsia="ＭＳ Ｐゴシック" w:hAnsi="ＭＳ Ｐゴシック" w:hint="eastAsia"/>
                <w:sz w:val="22"/>
                <w:szCs w:val="22"/>
                <w:lang w:val="en"/>
              </w:rPr>
              <w:t>.</w:t>
            </w:r>
          </w:p>
          <w:p w:rsidR="009A6303" w:rsidDel="0045352D" w:rsidRDefault="009A6303" w:rsidP="009D5376">
            <w:pPr>
              <w:pStyle w:val="HTML0"/>
              <w:rPr>
                <w:del w:id="11941" w:author="s_佐野 光" w:date="2019-08-21T10:34:00Z"/>
                <w:rFonts w:ascii="ＭＳ Ｐゴシック" w:eastAsia="ＭＳ Ｐゴシック" w:hAnsi="ＭＳ Ｐゴシック"/>
                <w:sz w:val="22"/>
                <w:szCs w:val="22"/>
                <w:lang w:val="en"/>
              </w:rPr>
            </w:pPr>
            <w:r>
              <w:rPr>
                <w:rFonts w:ascii="ＭＳ Ｐゴシック" w:eastAsia="ＭＳ Ｐゴシック" w:hAnsi="ＭＳ Ｐゴシック" w:hint="eastAsia"/>
                <w:sz w:val="22"/>
                <w:szCs w:val="22"/>
                <w:lang w:val="en"/>
              </w:rPr>
              <w:t>For the detail of error bit, please refer the description of ST_SEU_STATUS data structure in the</w:t>
            </w:r>
            <w:r w:rsidRPr="00B7602B">
              <w:rPr>
                <w:rFonts w:ascii="ＭＳ Ｐゴシック" w:eastAsia="ＭＳ Ｐゴシック" w:hAnsi="ＭＳ Ｐゴシック" w:hint="eastAsia"/>
                <w:sz w:val="22"/>
                <w:szCs w:val="22"/>
                <w:lang w:val="en"/>
              </w:rPr>
              <w:t xml:space="preserve"> </w:t>
            </w:r>
            <w:r w:rsidR="00AB0A74" w:rsidRPr="00B7602B">
              <w:rPr>
                <w:rFonts w:ascii="ＭＳ Ｐゴシック" w:eastAsia="ＭＳ Ｐゴシック" w:hAnsi="ＭＳ Ｐゴシック"/>
                <w:b/>
                <w:sz w:val="22"/>
                <w:szCs w:val="22"/>
                <w:lang w:val="en"/>
              </w:rPr>
              <w:t>“</w:t>
            </w:r>
            <w:r w:rsidR="00AB0A74" w:rsidRPr="00B7602B">
              <w:rPr>
                <w:b/>
                <w:sz w:val="22"/>
                <w:szCs w:val="22"/>
                <w:lang w:val="en"/>
              </w:rPr>
              <w:fldChar w:fldCharType="begin"/>
            </w:r>
            <w:r w:rsidR="00AB0A74" w:rsidRPr="00B7602B">
              <w:rPr>
                <w:rFonts w:ascii="ＭＳ Ｐゴシック" w:eastAsia="ＭＳ Ｐゴシック" w:hAnsi="ＭＳ Ｐゴシック"/>
                <w:b/>
                <w:sz w:val="22"/>
                <w:szCs w:val="22"/>
                <w:lang w:val="en"/>
              </w:rPr>
              <w:instrText xml:space="preserve"> </w:instrText>
            </w:r>
            <w:r w:rsidR="00AB0A74" w:rsidRPr="00B7602B">
              <w:rPr>
                <w:rFonts w:ascii="ＭＳ Ｐゴシック" w:eastAsia="ＭＳ Ｐゴシック" w:hAnsi="ＭＳ Ｐゴシック" w:hint="eastAsia"/>
                <w:b/>
                <w:sz w:val="22"/>
                <w:szCs w:val="22"/>
                <w:lang w:val="en"/>
              </w:rPr>
              <w:instrText>REF _Ref12959041 \r \h</w:instrText>
            </w:r>
            <w:r w:rsidR="00AB0A74" w:rsidRPr="00B7602B">
              <w:rPr>
                <w:rFonts w:ascii="ＭＳ Ｐゴシック" w:eastAsia="ＭＳ Ｐゴシック" w:hAnsi="ＭＳ Ｐゴシック"/>
                <w:b/>
                <w:sz w:val="22"/>
                <w:szCs w:val="22"/>
                <w:lang w:val="en"/>
              </w:rPr>
              <w:instrText xml:space="preserve">  \* MERGEFORMAT </w:instrText>
            </w:r>
            <w:r w:rsidR="00AB0A74" w:rsidRPr="00B7602B">
              <w:rPr>
                <w:b/>
                <w:sz w:val="22"/>
                <w:szCs w:val="22"/>
                <w:lang w:val="en"/>
              </w:rPr>
            </w:r>
            <w:r w:rsidR="00AB0A74" w:rsidRPr="00B7602B">
              <w:rPr>
                <w:b/>
                <w:sz w:val="22"/>
                <w:szCs w:val="22"/>
                <w:lang w:val="en"/>
              </w:rPr>
              <w:fldChar w:fldCharType="separate"/>
            </w:r>
            <w:r w:rsidR="000B4FA1">
              <w:rPr>
                <w:rFonts w:ascii="ＭＳ Ｐゴシック" w:eastAsia="ＭＳ Ｐゴシック" w:hAnsi="ＭＳ Ｐゴシック"/>
                <w:b/>
                <w:sz w:val="22"/>
                <w:szCs w:val="22"/>
                <w:lang w:val="en"/>
              </w:rPr>
              <w:t>6.1.14</w:t>
            </w:r>
            <w:r w:rsidR="00AB0A74" w:rsidRPr="00B7602B">
              <w:rPr>
                <w:b/>
                <w:sz w:val="22"/>
                <w:szCs w:val="22"/>
                <w:lang w:val="en"/>
              </w:rPr>
              <w:fldChar w:fldCharType="end"/>
            </w:r>
            <w:r w:rsidR="00AB0A74" w:rsidRPr="00B7602B">
              <w:rPr>
                <w:rFonts w:ascii="ＭＳ Ｐゴシック" w:eastAsia="ＭＳ Ｐゴシック" w:hAnsi="ＭＳ Ｐゴシック" w:hint="eastAsia"/>
                <w:b/>
                <w:sz w:val="22"/>
                <w:szCs w:val="22"/>
                <w:lang w:val="en"/>
              </w:rPr>
              <w:t xml:space="preserve"> </w:t>
            </w:r>
            <w:r w:rsidR="00AB0A74" w:rsidRPr="00B7602B">
              <w:rPr>
                <w:b/>
                <w:sz w:val="22"/>
                <w:szCs w:val="22"/>
                <w:lang w:val="en"/>
              </w:rPr>
              <w:fldChar w:fldCharType="begin"/>
            </w:r>
            <w:r w:rsidR="00AB0A74" w:rsidRPr="00B7602B">
              <w:rPr>
                <w:rFonts w:ascii="ＭＳ Ｐゴシック" w:eastAsia="ＭＳ Ｐゴシック" w:hAnsi="ＭＳ Ｐゴシック"/>
                <w:b/>
                <w:sz w:val="22"/>
                <w:szCs w:val="22"/>
                <w:lang w:val="en"/>
              </w:rPr>
              <w:instrText xml:space="preserve"> </w:instrText>
            </w:r>
            <w:r w:rsidR="00AB0A74" w:rsidRPr="00B7602B">
              <w:rPr>
                <w:rFonts w:ascii="ＭＳ Ｐゴシック" w:eastAsia="ＭＳ Ｐゴシック" w:hAnsi="ＭＳ Ｐゴシック" w:hint="eastAsia"/>
                <w:b/>
                <w:sz w:val="22"/>
                <w:szCs w:val="22"/>
                <w:lang w:val="en"/>
              </w:rPr>
              <w:instrText>REF _Ref12959048 \h</w:instrText>
            </w:r>
            <w:r w:rsidR="00AB0A74" w:rsidRPr="00B7602B">
              <w:rPr>
                <w:rFonts w:ascii="ＭＳ Ｐゴシック" w:eastAsia="ＭＳ Ｐゴシック" w:hAnsi="ＭＳ Ｐゴシック"/>
                <w:b/>
                <w:sz w:val="22"/>
                <w:szCs w:val="22"/>
                <w:lang w:val="en"/>
              </w:rPr>
              <w:instrText xml:space="preserve">  \* MERGEFORMAT </w:instrText>
            </w:r>
            <w:r w:rsidR="00AB0A74" w:rsidRPr="00B7602B">
              <w:rPr>
                <w:b/>
                <w:sz w:val="22"/>
                <w:szCs w:val="22"/>
                <w:lang w:val="en"/>
              </w:rPr>
            </w:r>
            <w:r w:rsidR="00AB0A74" w:rsidRPr="00B7602B">
              <w:rPr>
                <w:b/>
                <w:sz w:val="22"/>
                <w:szCs w:val="22"/>
                <w:lang w:val="en"/>
              </w:rPr>
              <w:fldChar w:fldCharType="separate"/>
            </w:r>
            <w:ins w:id="11942" w:author="t_竹沢 公佑" w:date="2021-02-02T17:29:00Z">
              <w:r w:rsidR="000B4FA1" w:rsidRPr="000B4FA1">
                <w:rPr>
                  <w:rFonts w:ascii="ＭＳ Ｐゴシック" w:eastAsia="ＭＳ Ｐゴシック" w:hAnsi="ＭＳ Ｐゴシック"/>
                  <w:b/>
                  <w:rPrChange w:id="11943" w:author="t_竹沢 公佑" w:date="2021-02-02T17:29:00Z">
                    <w:rPr/>
                  </w:rPrChange>
                </w:rPr>
                <w:t>GET_SEU_STATUS</w:t>
              </w:r>
            </w:ins>
            <w:del w:id="11944" w:author="t_竹沢 公佑" w:date="2019-08-22T13:55:00Z">
              <w:r w:rsidR="007D309C" w:rsidRPr="007D309C" w:rsidDel="007154FA">
                <w:rPr>
                  <w:rFonts w:ascii="ＭＳ Ｐゴシック" w:eastAsia="ＭＳ Ｐゴシック" w:hAnsi="ＭＳ Ｐゴシック"/>
                  <w:b/>
                </w:rPr>
                <w:delText>GET_</w:delText>
              </w:r>
              <w:r w:rsidR="007D309C" w:rsidRPr="007D309C" w:rsidDel="007154FA">
                <w:rPr>
                  <w:rFonts w:ascii="ＭＳ Ｐゴシック" w:eastAsia="ＭＳ Ｐゴシック" w:hAnsi="ＭＳ Ｐゴシック" w:hint="eastAsia"/>
                  <w:b/>
                </w:rPr>
                <w:delText>SEU_STATUS</w:delText>
              </w:r>
            </w:del>
            <w:r w:rsidR="00AB0A74" w:rsidRPr="00B7602B">
              <w:rPr>
                <w:b/>
                <w:sz w:val="22"/>
                <w:szCs w:val="22"/>
                <w:lang w:val="en"/>
              </w:rPr>
              <w:fldChar w:fldCharType="end"/>
            </w:r>
            <w:r w:rsidR="00AB0A74" w:rsidRPr="00B7602B">
              <w:rPr>
                <w:rFonts w:ascii="ＭＳ Ｐゴシック" w:eastAsia="ＭＳ Ｐゴシック" w:hAnsi="ＭＳ Ｐゴシック"/>
                <w:b/>
                <w:sz w:val="22"/>
                <w:szCs w:val="22"/>
                <w:lang w:val="en"/>
              </w:rPr>
              <w:t>”</w:t>
            </w:r>
            <w:r w:rsidRPr="00B7602B">
              <w:rPr>
                <w:rFonts w:ascii="ＭＳ Ｐゴシック" w:eastAsia="ＭＳ Ｐゴシック" w:hAnsi="ＭＳ Ｐゴシック" w:hint="eastAsia"/>
                <w:sz w:val="22"/>
                <w:szCs w:val="22"/>
                <w:lang w:val="en"/>
              </w:rPr>
              <w:t xml:space="preserve">. </w:t>
            </w:r>
          </w:p>
          <w:p w:rsidR="009A6303" w:rsidRPr="00822330" w:rsidRDefault="00D91070" w:rsidP="009D5376">
            <w:pPr>
              <w:pStyle w:val="HTML0"/>
              <w:rPr>
                <w:rFonts w:ascii="ＭＳ Ｐゴシック" w:eastAsia="ＭＳ Ｐゴシック" w:hAnsi="ＭＳ Ｐゴシック"/>
                <w:sz w:val="22"/>
                <w:szCs w:val="22"/>
                <w:lang w:val="en"/>
              </w:rPr>
            </w:pPr>
            <w:ins w:id="11945" w:author="s_佐野 光" w:date="2019-08-16T18:42:00Z">
              <w:r>
                <w:rPr>
                  <w:rFonts w:ascii="ＭＳ Ｐゴシック" w:eastAsia="ＭＳ Ｐゴシック" w:hAnsi="ＭＳ Ｐゴシック" w:hint="eastAsia"/>
                  <w:sz w:val="22"/>
                  <w:szCs w:val="22"/>
                </w:rPr>
                <w:t>To</w:t>
              </w:r>
            </w:ins>
            <w:ins w:id="11946" w:author="s_佐野 光" w:date="2019-08-16T17:22:00Z">
              <w:r w:rsidR="001F26FF" w:rsidRPr="001F26FF">
                <w:rPr>
                  <w:rFonts w:ascii="ＭＳ Ｐゴシック" w:eastAsia="ＭＳ Ｐゴシック" w:hAnsi="ＭＳ Ｐゴシック"/>
                  <w:sz w:val="22"/>
                  <w:szCs w:val="22"/>
                </w:rPr>
                <w:t xml:space="preserve"> </w:t>
              </w:r>
              <w:del w:id="11947" w:author="t_竹沢 公佑" w:date="2019-10-05T18:39:00Z">
                <w:r w:rsidR="001F26FF" w:rsidRPr="001F26FF" w:rsidDel="0022135C">
                  <w:rPr>
                    <w:rFonts w:ascii="ＭＳ Ｐゴシック" w:eastAsia="ＭＳ Ｐゴシック" w:hAnsi="ＭＳ Ｐゴシック"/>
                    <w:sz w:val="22"/>
                    <w:szCs w:val="22"/>
                  </w:rPr>
                  <w:delText xml:space="preserve">get </w:delText>
                </w:r>
              </w:del>
              <w:r w:rsidR="001F26FF" w:rsidRPr="001F26FF">
                <w:rPr>
                  <w:rFonts w:ascii="ＭＳ Ｐゴシック" w:eastAsia="ＭＳ Ｐゴシック" w:hAnsi="ＭＳ Ｐゴシック"/>
                  <w:sz w:val="22"/>
                  <w:szCs w:val="22"/>
                </w:rPr>
                <w:t xml:space="preserve">confirm </w:t>
              </w:r>
              <w:del w:id="11948" w:author="t_竹沢 公佑" w:date="2019-10-05T18:40:00Z">
                <w:r w:rsidR="001F26FF" w:rsidRPr="001F26FF" w:rsidDel="0022135C">
                  <w:rPr>
                    <w:rFonts w:ascii="ＭＳ Ｐゴシック" w:eastAsia="ＭＳ Ｐゴシック" w:hAnsi="ＭＳ Ｐゴシック"/>
                    <w:sz w:val="22"/>
                    <w:szCs w:val="22"/>
                  </w:rPr>
                  <w:delText xml:space="preserve">the </w:delText>
                </w:r>
              </w:del>
            </w:ins>
            <w:ins w:id="11949" w:author="s_佐野 光" w:date="2019-08-16T17:26:00Z">
              <w:r w:rsidR="001F26FF">
                <w:rPr>
                  <w:rFonts w:ascii="ＭＳ Ｐゴシック" w:eastAsia="ＭＳ Ｐゴシック" w:hAnsi="ＭＳ Ｐゴシック" w:hint="eastAsia"/>
                  <w:sz w:val="22"/>
                  <w:szCs w:val="22"/>
                </w:rPr>
                <w:t>c</w:t>
              </w:r>
            </w:ins>
            <w:ins w:id="11950" w:author="s_佐野 光" w:date="2019-08-16T17:22:00Z">
              <w:r w:rsidR="001F26FF" w:rsidRPr="001F26FF">
                <w:rPr>
                  <w:rFonts w:ascii="ＭＳ Ｐゴシック" w:eastAsia="ＭＳ Ｐゴシック" w:hAnsi="ＭＳ Ｐゴシック"/>
                  <w:sz w:val="22"/>
                  <w:szCs w:val="22"/>
                </w:rPr>
                <w:t>ompletion of this command</w:t>
              </w:r>
            </w:ins>
            <w:ins w:id="11951" w:author="t_竹沢 公佑" w:date="2019-10-05T18:40:00Z">
              <w:r w:rsidR="0022135C">
                <w:rPr>
                  <w:rFonts w:ascii="ＭＳ Ｐゴシック" w:eastAsia="ＭＳ Ｐゴシック" w:hAnsi="ＭＳ Ｐゴシック" w:hint="eastAsia"/>
                  <w:sz w:val="22"/>
                  <w:szCs w:val="22"/>
                </w:rPr>
                <w:t>, please call</w:t>
              </w:r>
            </w:ins>
            <w:ins w:id="11952" w:author="s_佐野 光" w:date="2019-08-16T17:22:00Z">
              <w:r w:rsidR="001F26FF" w:rsidRPr="001F26FF">
                <w:rPr>
                  <w:rFonts w:ascii="ＭＳ Ｐゴシック" w:eastAsia="ＭＳ Ｐゴシック" w:hAnsi="ＭＳ Ｐゴシック"/>
                  <w:sz w:val="22"/>
                  <w:szCs w:val="22"/>
                </w:rPr>
                <w:t xml:space="preserve"> </w:t>
              </w:r>
              <w:del w:id="11953" w:author="t_竹沢 公佑" w:date="2019-10-05T18:40:00Z">
                <w:r w:rsidR="001F26FF" w:rsidRPr="001F26FF" w:rsidDel="0022135C">
                  <w:rPr>
                    <w:rFonts w:ascii="ＭＳ Ｐゴシック" w:eastAsia="ＭＳ Ｐゴシック" w:hAnsi="ＭＳ Ｐゴシック"/>
                    <w:sz w:val="22"/>
                    <w:szCs w:val="22"/>
                  </w:rPr>
                  <w:delText>by</w:delText>
                </w:r>
                <w:r w:rsidR="001F26FF" w:rsidDel="0022135C">
                  <w:rPr>
                    <w:rFonts w:ascii="ＭＳ Ｐゴシック" w:eastAsia="ＭＳ Ｐゴシック" w:hAnsi="ＭＳ Ｐゴシック"/>
                    <w:sz w:val="22"/>
                    <w:szCs w:val="22"/>
                  </w:rPr>
                  <w:delText xml:space="preserve"> calling </w:delText>
                </w:r>
              </w:del>
              <w:r w:rsidR="001F26FF">
                <w:rPr>
                  <w:rFonts w:ascii="ＭＳ Ｐゴシック" w:eastAsia="ＭＳ Ｐゴシック" w:hAnsi="ＭＳ Ｐゴシック"/>
                  <w:sz w:val="22"/>
                  <w:szCs w:val="22"/>
                </w:rPr>
                <w:t>monitoring item(GET_</w:t>
              </w:r>
            </w:ins>
            <w:ins w:id="11954" w:author="s_佐野 光" w:date="2019-08-16T17:23:00Z">
              <w:r w:rsidR="001F26FF">
                <w:rPr>
                  <w:rFonts w:ascii="ＭＳ Ｐゴシック" w:eastAsia="ＭＳ Ｐゴシック" w:hAnsi="ＭＳ Ｐゴシック" w:hint="eastAsia"/>
                  <w:sz w:val="22"/>
                  <w:szCs w:val="22"/>
                </w:rPr>
                <w:t>SEU_STATUS</w:t>
              </w:r>
            </w:ins>
            <w:ins w:id="11955" w:author="s_佐野 光" w:date="2019-08-16T17:22:00Z">
              <w:r w:rsidR="001F26FF" w:rsidRPr="001F26FF">
                <w:rPr>
                  <w:rFonts w:ascii="ＭＳ Ｐゴシック" w:eastAsia="ＭＳ Ｐゴシック" w:hAnsi="ＭＳ Ｐゴシック"/>
                  <w:sz w:val="22"/>
                  <w:szCs w:val="22"/>
                </w:rPr>
                <w:t>).</w:t>
              </w:r>
            </w:ins>
          </w:p>
          <w:p w:rsidR="009A6303" w:rsidRDefault="009A6303" w:rsidP="009D5376">
            <w:pPr>
              <w:spacing w:line="0" w:lineRule="atLeast"/>
              <w:ind w:right="1020"/>
              <w:rPr>
                <w:rFonts w:cs="Times New Roman"/>
                <w:sz w:val="22"/>
                <w:szCs w:val="22"/>
              </w:rPr>
            </w:pPr>
            <w:r>
              <w:rPr>
                <w:rFonts w:cs="Times New Roman" w:hint="eastAsia"/>
                <w:sz w:val="22"/>
                <w:szCs w:val="22"/>
              </w:rPr>
              <w:t>ST_SEU_STATUS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8"/>
              <w:gridCol w:w="5694"/>
            </w:tblGrid>
            <w:tr w:rsidR="009A6303" w:rsidRPr="005B54C8" w:rsidTr="005B54C8">
              <w:tc>
                <w:tcPr>
                  <w:tcW w:w="1588" w:type="dxa"/>
                  <w:shd w:val="clear" w:color="auto" w:fill="auto"/>
                </w:tcPr>
                <w:p w:rsidR="009A6303" w:rsidRPr="005B54C8" w:rsidRDefault="009A6303" w:rsidP="005B54C8">
                  <w:pPr>
                    <w:spacing w:line="0" w:lineRule="atLeast"/>
                    <w:ind w:right="-108"/>
                    <w:rPr>
                      <w:rFonts w:cs="Times New Roman"/>
                      <w:sz w:val="22"/>
                      <w:szCs w:val="22"/>
                    </w:rPr>
                  </w:pPr>
                  <w:r w:rsidRPr="005B54C8">
                    <w:rPr>
                      <w:rFonts w:cs="Times New Roman" w:hint="eastAsia"/>
                      <w:sz w:val="22"/>
                      <w:szCs w:val="22"/>
                    </w:rPr>
                    <w:t>Type</w:t>
                  </w:r>
                </w:p>
              </w:tc>
              <w:tc>
                <w:tcPr>
                  <w:tcW w:w="5694" w:type="dxa"/>
                  <w:shd w:val="clear" w:color="auto" w:fill="auto"/>
                </w:tcPr>
                <w:p w:rsidR="009A6303" w:rsidRPr="005B54C8" w:rsidRDefault="009A6303" w:rsidP="005B54C8">
                  <w:pPr>
                    <w:spacing w:line="0" w:lineRule="atLeast"/>
                    <w:ind w:right="1020"/>
                    <w:rPr>
                      <w:rFonts w:cs="Times New Roman"/>
                      <w:sz w:val="22"/>
                      <w:szCs w:val="22"/>
                    </w:rPr>
                  </w:pPr>
                  <w:r w:rsidRPr="005B54C8">
                    <w:rPr>
                      <w:rFonts w:cs="Times New Roman"/>
                      <w:sz w:val="22"/>
                      <w:szCs w:val="22"/>
                    </w:rPr>
                    <w:t>M</w:t>
                  </w:r>
                  <w:r w:rsidRPr="005B54C8">
                    <w:rPr>
                      <w:rFonts w:cs="Times New Roman" w:hint="eastAsia"/>
                      <w:sz w:val="22"/>
                      <w:szCs w:val="22"/>
                    </w:rPr>
                    <w:t>ember</w:t>
                  </w:r>
                </w:p>
              </w:tc>
            </w:tr>
            <w:tr w:rsidR="009A6303" w:rsidRPr="005B54C8" w:rsidTr="005B54C8">
              <w:tc>
                <w:tcPr>
                  <w:tcW w:w="1588" w:type="dxa"/>
                  <w:shd w:val="clear" w:color="auto" w:fill="auto"/>
                </w:tcPr>
                <w:p w:rsidR="009A6303" w:rsidRPr="005B54C8" w:rsidRDefault="009A6303" w:rsidP="005B54C8">
                  <w:pPr>
                    <w:spacing w:line="0" w:lineRule="atLeast"/>
                    <w:ind w:right="-108"/>
                    <w:rPr>
                      <w:rFonts w:cs="Times New Roman"/>
                      <w:sz w:val="22"/>
                      <w:szCs w:val="22"/>
                    </w:rPr>
                  </w:pPr>
                  <w:r w:rsidRPr="005B54C8">
                    <w:rPr>
                      <w:rFonts w:cs="Times New Roman" w:hint="eastAsia"/>
                      <w:sz w:val="22"/>
                      <w:szCs w:val="22"/>
                    </w:rPr>
                    <w:t>unsigned int</w:t>
                  </w:r>
                </w:p>
              </w:tc>
              <w:tc>
                <w:tcPr>
                  <w:tcW w:w="5694" w:type="dxa"/>
                  <w:shd w:val="clear" w:color="auto" w:fill="auto"/>
                </w:tcPr>
                <w:p w:rsidR="009A6303" w:rsidRPr="005B54C8" w:rsidRDefault="009A6303" w:rsidP="005B54C8">
                  <w:pPr>
                    <w:spacing w:line="0" w:lineRule="atLeast"/>
                    <w:ind w:right="1020"/>
                    <w:rPr>
                      <w:rFonts w:cs="Times New Roman"/>
                      <w:sz w:val="22"/>
                      <w:szCs w:val="22"/>
                    </w:rPr>
                  </w:pPr>
                  <w:r w:rsidRPr="005B54C8">
                    <w:rPr>
                      <w:rFonts w:cs="Times New Roman" w:hint="eastAsia"/>
                      <w:sz w:val="22"/>
                      <w:szCs w:val="22"/>
                    </w:rPr>
                    <w:t>uiStatus</w:t>
                  </w:r>
                </w:p>
              </w:tc>
            </w:tr>
            <w:tr w:rsidR="009A6303" w:rsidRPr="005B54C8" w:rsidTr="005B54C8">
              <w:tc>
                <w:tcPr>
                  <w:tcW w:w="1588" w:type="dxa"/>
                  <w:shd w:val="clear" w:color="auto" w:fill="auto"/>
                </w:tcPr>
                <w:p w:rsidR="009A6303" w:rsidRPr="005B54C8" w:rsidRDefault="009A6303" w:rsidP="005B54C8">
                  <w:pPr>
                    <w:spacing w:line="0" w:lineRule="atLeast"/>
                    <w:rPr>
                      <w:rFonts w:cs="Times New Roman"/>
                      <w:sz w:val="22"/>
                      <w:szCs w:val="22"/>
                    </w:rPr>
                  </w:pPr>
                  <w:r w:rsidRPr="005B54C8">
                    <w:rPr>
                      <w:rFonts w:cs="Times New Roman" w:hint="eastAsia"/>
                      <w:sz w:val="22"/>
                      <w:szCs w:val="22"/>
                    </w:rPr>
                    <w:t>unsigned int</w:t>
                  </w:r>
                </w:p>
              </w:tc>
              <w:tc>
                <w:tcPr>
                  <w:tcW w:w="5694" w:type="dxa"/>
                  <w:shd w:val="clear" w:color="auto" w:fill="auto"/>
                </w:tcPr>
                <w:p w:rsidR="009A6303" w:rsidRPr="005B54C8" w:rsidRDefault="009A6303" w:rsidP="005B54C8">
                  <w:pPr>
                    <w:spacing w:line="0" w:lineRule="atLeast"/>
                    <w:ind w:right="1020"/>
                    <w:rPr>
                      <w:rFonts w:cs="Times New Roman"/>
                      <w:sz w:val="22"/>
                      <w:szCs w:val="22"/>
                    </w:rPr>
                  </w:pPr>
                  <w:r w:rsidRPr="005B54C8">
                    <w:rPr>
                      <w:rFonts w:cs="Times New Roman" w:hint="eastAsia"/>
                      <w:sz w:val="22"/>
                      <w:szCs w:val="22"/>
                    </w:rPr>
                    <w:t>uiError</w:t>
                  </w:r>
                </w:p>
              </w:tc>
            </w:tr>
          </w:tbl>
          <w:p w:rsidR="009A6303" w:rsidRDefault="009A6303" w:rsidP="009D5376">
            <w:pPr>
              <w:spacing w:line="0" w:lineRule="atLeast"/>
              <w:ind w:right="1020"/>
              <w:rPr>
                <w:rFonts w:cs="Times New Roman"/>
                <w:sz w:val="22"/>
                <w:szCs w:val="22"/>
              </w:rPr>
            </w:pPr>
          </w:p>
          <w:p w:rsidR="009A6303" w:rsidRDefault="009A6303" w:rsidP="009D5376">
            <w:pPr>
              <w:spacing w:line="0" w:lineRule="atLeast"/>
              <w:ind w:right="1020"/>
              <w:rPr>
                <w:rFonts w:cs="Times New Roman"/>
                <w:sz w:val="22"/>
                <w:szCs w:val="22"/>
              </w:rPr>
            </w:pPr>
            <w:r>
              <w:rPr>
                <w:rFonts w:cs="Times New Roman" w:hint="eastAsia"/>
                <w:sz w:val="22"/>
                <w:szCs w:val="22"/>
              </w:rPr>
              <w:t>&lt;uiError&gt;</w:t>
            </w:r>
          </w:p>
          <w:p w:rsidR="009A6303" w:rsidDel="008257D7" w:rsidRDefault="009A6303">
            <w:pPr>
              <w:spacing w:line="0" w:lineRule="atLeast"/>
              <w:ind w:right="175"/>
              <w:rPr>
                <w:del w:id="11956" w:author="t_竹沢 公佑" w:date="2019-08-22T21:55:00Z"/>
                <w:rFonts w:cs="Times New Roman"/>
                <w:sz w:val="22"/>
                <w:szCs w:val="22"/>
              </w:rPr>
              <w:pPrChange w:id="11957" w:author="t_竹沢 公佑" w:date="2019-08-22T21:55:00Z">
                <w:pPr>
                  <w:spacing w:line="0" w:lineRule="atLeast"/>
                  <w:ind w:right="1020"/>
                </w:pPr>
              </w:pPrChange>
            </w:pPr>
            <w:r>
              <w:rPr>
                <w:rFonts w:cs="Times New Roman" w:hint="eastAsia"/>
                <w:sz w:val="22"/>
                <w:szCs w:val="22"/>
              </w:rPr>
              <w:t xml:space="preserve">The bits in the </w:t>
            </w:r>
            <w:ins w:id="11958" w:author="t_竹沢 公佑" w:date="2019-10-05T18:41:00Z">
              <w:r w:rsidR="0022135C">
                <w:rPr>
                  <w:rFonts w:cs="Times New Roman" w:hint="eastAsia"/>
                  <w:sz w:val="22"/>
                  <w:szCs w:val="22"/>
                </w:rPr>
                <w:t xml:space="preserve">following </w:t>
              </w:r>
            </w:ins>
            <w:del w:id="11959" w:author="t_竹沢 公佑" w:date="2019-10-05T18:41:00Z">
              <w:r w:rsidDel="0022135C">
                <w:rPr>
                  <w:rFonts w:cs="Times New Roman" w:hint="eastAsia"/>
                  <w:sz w:val="22"/>
                  <w:szCs w:val="22"/>
                </w:rPr>
                <w:delText xml:space="preserve">below </w:delText>
              </w:r>
            </w:del>
            <w:r>
              <w:rPr>
                <w:rFonts w:cs="Times New Roman" w:hint="eastAsia"/>
                <w:sz w:val="22"/>
                <w:szCs w:val="22"/>
              </w:rPr>
              <w:t xml:space="preserve">table are cleared by this function. </w:t>
            </w:r>
          </w:p>
          <w:p w:rsidR="008257D7" w:rsidRDefault="008257D7" w:rsidP="009D5376">
            <w:pPr>
              <w:spacing w:line="0" w:lineRule="atLeast"/>
              <w:ind w:right="175"/>
              <w:rPr>
                <w:ins w:id="11960" w:author="t_竹沢 公佑" w:date="2019-08-22T21:56:00Z"/>
                <w:rFonts w:cs="Times New Roman"/>
                <w:sz w:val="22"/>
                <w:szCs w:val="22"/>
              </w:rPr>
            </w:pPr>
          </w:p>
          <w:tbl>
            <w:tblPr>
              <w:tblW w:w="7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9"/>
              <w:gridCol w:w="3969"/>
            </w:tblGrid>
            <w:tr w:rsidR="008257D7" w:rsidRPr="005B54C8" w:rsidTr="0044786F">
              <w:trPr>
                <w:ins w:id="11961" w:author="t_竹沢 公佑" w:date="2019-08-22T21:56:00Z"/>
              </w:trPr>
              <w:tc>
                <w:tcPr>
                  <w:tcW w:w="3289" w:type="dxa"/>
                  <w:shd w:val="clear" w:color="auto" w:fill="auto"/>
                </w:tcPr>
                <w:p w:rsidR="008257D7" w:rsidRPr="005B54C8" w:rsidRDefault="008257D7" w:rsidP="0044786F">
                  <w:pPr>
                    <w:spacing w:line="0" w:lineRule="atLeast"/>
                    <w:ind w:right="-108"/>
                    <w:rPr>
                      <w:ins w:id="11962" w:author="t_竹沢 公佑" w:date="2019-08-22T21:56:00Z"/>
                      <w:rFonts w:cs="Times New Roman"/>
                      <w:sz w:val="22"/>
                      <w:szCs w:val="22"/>
                    </w:rPr>
                  </w:pPr>
                  <w:ins w:id="11963" w:author="t_竹沢 公佑" w:date="2019-08-22T21:56:00Z">
                    <w:r w:rsidRPr="005B54C8">
                      <w:rPr>
                        <w:rFonts w:cs="Times New Roman" w:hint="eastAsia"/>
                        <w:sz w:val="22"/>
                        <w:szCs w:val="22"/>
                      </w:rPr>
                      <w:t>Bit position</w:t>
                    </w:r>
                  </w:ins>
                </w:p>
              </w:tc>
              <w:tc>
                <w:tcPr>
                  <w:tcW w:w="3969" w:type="dxa"/>
                  <w:shd w:val="clear" w:color="auto" w:fill="auto"/>
                </w:tcPr>
                <w:p w:rsidR="008257D7" w:rsidRPr="005B54C8" w:rsidRDefault="008257D7" w:rsidP="0044786F">
                  <w:pPr>
                    <w:spacing w:line="0" w:lineRule="atLeast"/>
                    <w:ind w:right="1020"/>
                    <w:rPr>
                      <w:ins w:id="11964" w:author="t_竹沢 公佑" w:date="2019-08-22T21:56:00Z"/>
                      <w:rFonts w:cs="Times New Roman"/>
                      <w:sz w:val="22"/>
                      <w:szCs w:val="22"/>
                    </w:rPr>
                  </w:pPr>
                  <w:ins w:id="11965" w:author="t_竹沢 公佑" w:date="2019-08-22T21:56:00Z">
                    <w:r w:rsidRPr="005B54C8">
                      <w:rPr>
                        <w:rFonts w:cs="Times New Roman"/>
                        <w:sz w:val="22"/>
                        <w:szCs w:val="22"/>
                      </w:rPr>
                      <w:t>D</w:t>
                    </w:r>
                    <w:r w:rsidRPr="005B54C8">
                      <w:rPr>
                        <w:rFonts w:cs="Times New Roman" w:hint="eastAsia"/>
                        <w:sz w:val="22"/>
                        <w:szCs w:val="22"/>
                      </w:rPr>
                      <w:t>escription</w:t>
                    </w:r>
                  </w:ins>
                </w:p>
              </w:tc>
            </w:tr>
            <w:tr w:rsidR="008257D7" w:rsidRPr="005B54C8" w:rsidTr="0044786F">
              <w:trPr>
                <w:ins w:id="11966" w:author="t_竹沢 公佑" w:date="2019-08-22T21:56:00Z"/>
              </w:trPr>
              <w:tc>
                <w:tcPr>
                  <w:tcW w:w="3289" w:type="dxa"/>
                  <w:shd w:val="clear" w:color="auto" w:fill="auto"/>
                </w:tcPr>
                <w:p w:rsidR="008257D7" w:rsidRPr="005B54C8" w:rsidRDefault="008257D7" w:rsidP="0044786F">
                  <w:pPr>
                    <w:spacing w:line="0" w:lineRule="atLeast"/>
                    <w:ind w:right="-108"/>
                    <w:rPr>
                      <w:ins w:id="11967" w:author="t_竹沢 公佑" w:date="2019-08-22T21:56:00Z"/>
                      <w:rFonts w:cs="Times New Roman"/>
                      <w:sz w:val="22"/>
                      <w:szCs w:val="22"/>
                    </w:rPr>
                  </w:pPr>
                  <w:ins w:id="11968" w:author="t_竹沢 公佑" w:date="2019-08-22T21:56:00Z">
                    <w:r w:rsidRPr="005B54C8">
                      <w:rPr>
                        <w:rFonts w:cs="Times New Roman" w:hint="eastAsia"/>
                        <w:sz w:val="22"/>
                        <w:szCs w:val="22"/>
                      </w:rPr>
                      <w:t>0x00004000</w:t>
                    </w:r>
                  </w:ins>
                </w:p>
              </w:tc>
              <w:tc>
                <w:tcPr>
                  <w:tcW w:w="3969" w:type="dxa"/>
                  <w:shd w:val="clear" w:color="auto" w:fill="auto"/>
                </w:tcPr>
                <w:p w:rsidR="008257D7" w:rsidRPr="005B54C8" w:rsidRDefault="008257D7" w:rsidP="0044786F">
                  <w:pPr>
                    <w:spacing w:line="0" w:lineRule="atLeast"/>
                    <w:ind w:right="-84"/>
                    <w:rPr>
                      <w:ins w:id="11969" w:author="t_竹沢 公佑" w:date="2019-08-22T21:56:00Z"/>
                      <w:rFonts w:cs="Times New Roman"/>
                      <w:sz w:val="22"/>
                      <w:szCs w:val="22"/>
                    </w:rPr>
                  </w:pPr>
                  <w:ins w:id="11970" w:author="t_竹沢 公佑" w:date="2019-08-22T21:56:00Z">
                    <w:r w:rsidRPr="005B54C8">
                      <w:rPr>
                        <w:rFonts w:cs="Times New Roman" w:hint="eastAsia"/>
                        <w:sz w:val="22"/>
                        <w:szCs w:val="22"/>
                      </w:rPr>
                      <w:t xml:space="preserve">Detect heartbeat error. </w:t>
                    </w:r>
                  </w:ins>
                </w:p>
              </w:tc>
            </w:tr>
            <w:tr w:rsidR="008257D7" w:rsidRPr="005B54C8" w:rsidTr="0044786F">
              <w:trPr>
                <w:ins w:id="11971" w:author="t_竹沢 公佑" w:date="2019-08-22T21:56:00Z"/>
              </w:trPr>
              <w:tc>
                <w:tcPr>
                  <w:tcW w:w="3289" w:type="dxa"/>
                  <w:shd w:val="clear" w:color="auto" w:fill="auto"/>
                </w:tcPr>
                <w:p w:rsidR="008257D7" w:rsidRPr="005B54C8" w:rsidRDefault="008257D7" w:rsidP="0044786F">
                  <w:pPr>
                    <w:spacing w:line="0" w:lineRule="atLeast"/>
                    <w:rPr>
                      <w:ins w:id="11972" w:author="t_竹沢 公佑" w:date="2019-08-22T21:56:00Z"/>
                      <w:rFonts w:cs="Times New Roman"/>
                      <w:sz w:val="22"/>
                      <w:szCs w:val="22"/>
                    </w:rPr>
                  </w:pPr>
                  <w:ins w:id="11973" w:author="t_竹沢 公佑" w:date="2019-08-22T21:56:00Z">
                    <w:r w:rsidRPr="005B54C8">
                      <w:rPr>
                        <w:rFonts w:cs="Times New Roman" w:hint="eastAsia"/>
                        <w:sz w:val="22"/>
                        <w:szCs w:val="22"/>
                      </w:rPr>
                      <w:t>0x00000040</w:t>
                    </w:r>
                  </w:ins>
                </w:p>
              </w:tc>
              <w:tc>
                <w:tcPr>
                  <w:tcW w:w="3969" w:type="dxa"/>
                  <w:shd w:val="clear" w:color="auto" w:fill="auto"/>
                </w:tcPr>
                <w:p w:rsidR="008257D7" w:rsidRPr="005B54C8" w:rsidRDefault="008257D7" w:rsidP="0044786F">
                  <w:pPr>
                    <w:spacing w:line="0" w:lineRule="atLeast"/>
                    <w:ind w:right="-84"/>
                    <w:rPr>
                      <w:ins w:id="11974" w:author="t_竹沢 公佑" w:date="2019-08-22T21:56:00Z"/>
                      <w:rFonts w:cs="Times New Roman"/>
                      <w:sz w:val="22"/>
                      <w:szCs w:val="22"/>
                    </w:rPr>
                  </w:pPr>
                  <w:ins w:id="11975" w:author="t_竹沢 公佑" w:date="2019-08-22T21:56:00Z">
                    <w:r w:rsidRPr="005B54C8">
                      <w:rPr>
                        <w:rFonts w:cs="Times New Roman" w:hint="eastAsia"/>
                        <w:sz w:val="22"/>
                        <w:szCs w:val="22"/>
                      </w:rPr>
                      <w:t xml:space="preserve">Watchdog timer error1. </w:t>
                    </w:r>
                  </w:ins>
                </w:p>
              </w:tc>
            </w:tr>
            <w:tr w:rsidR="008257D7" w:rsidRPr="005B54C8" w:rsidTr="0044786F">
              <w:trPr>
                <w:ins w:id="11976" w:author="t_竹沢 公佑" w:date="2019-08-22T21:56:00Z"/>
              </w:trPr>
              <w:tc>
                <w:tcPr>
                  <w:tcW w:w="3289" w:type="dxa"/>
                  <w:shd w:val="clear" w:color="auto" w:fill="auto"/>
                </w:tcPr>
                <w:p w:rsidR="008257D7" w:rsidRPr="005B54C8" w:rsidRDefault="008257D7" w:rsidP="0044786F">
                  <w:pPr>
                    <w:spacing w:line="0" w:lineRule="atLeast"/>
                    <w:ind w:right="-108"/>
                    <w:rPr>
                      <w:ins w:id="11977" w:author="t_竹沢 公佑" w:date="2019-08-22T21:56:00Z"/>
                      <w:rFonts w:cs="Times New Roman"/>
                      <w:sz w:val="22"/>
                      <w:szCs w:val="22"/>
                    </w:rPr>
                  </w:pPr>
                  <w:ins w:id="11978" w:author="t_竹沢 公佑" w:date="2019-08-22T21:56:00Z">
                    <w:r w:rsidRPr="005B54C8">
                      <w:rPr>
                        <w:rFonts w:cs="Times New Roman" w:hint="eastAsia"/>
                        <w:sz w:val="22"/>
                        <w:szCs w:val="22"/>
                      </w:rPr>
                      <w:t>0x00000010</w:t>
                    </w:r>
                  </w:ins>
                </w:p>
              </w:tc>
              <w:tc>
                <w:tcPr>
                  <w:tcW w:w="3969" w:type="dxa"/>
                  <w:shd w:val="clear" w:color="auto" w:fill="auto"/>
                </w:tcPr>
                <w:p w:rsidR="008257D7" w:rsidRPr="005B54C8" w:rsidRDefault="008257D7" w:rsidP="0044786F">
                  <w:pPr>
                    <w:spacing w:line="0" w:lineRule="atLeast"/>
                    <w:ind w:right="-84"/>
                    <w:rPr>
                      <w:ins w:id="11979" w:author="t_竹沢 公佑" w:date="2019-08-22T21:56:00Z"/>
                      <w:rFonts w:cs="Times New Roman"/>
                      <w:sz w:val="22"/>
                      <w:szCs w:val="22"/>
                    </w:rPr>
                  </w:pPr>
                  <w:ins w:id="11980" w:author="t_竹沢 公佑" w:date="2019-08-22T21:56:00Z">
                    <w:r w:rsidRPr="005B54C8">
                      <w:rPr>
                        <w:rFonts w:cs="Times New Roman" w:hint="eastAsia"/>
                        <w:sz w:val="22"/>
                        <w:szCs w:val="22"/>
                      </w:rPr>
                      <w:t xml:space="preserve">Watchdog timer error2. </w:t>
                    </w:r>
                  </w:ins>
                </w:p>
              </w:tc>
            </w:tr>
          </w:tbl>
          <w:p w:rsidR="008257D7" w:rsidRDefault="008257D7" w:rsidP="009D5376">
            <w:pPr>
              <w:spacing w:line="0" w:lineRule="atLeast"/>
              <w:ind w:right="175"/>
              <w:rPr>
                <w:ins w:id="11981" w:author="t_竹沢 公佑" w:date="2019-08-22T21:56:00Z"/>
                <w:rFonts w:cs="Times New Roman"/>
                <w:sz w:val="22"/>
                <w:szCs w:val="22"/>
              </w:rPr>
            </w:pPr>
          </w:p>
          <w:p w:rsidR="009A6303" w:rsidDel="0055502C" w:rsidRDefault="008257D7" w:rsidP="009D5376">
            <w:pPr>
              <w:pStyle w:val="HTML0"/>
              <w:rPr>
                <w:del w:id="11982" w:author="t_竹沢 公佑" w:date="2019-08-22T21:56:00Z"/>
                <w:rFonts w:ascii="ＭＳ Ｐゴシック" w:eastAsia="ＭＳ Ｐゴシック" w:hAnsi="ＭＳ Ｐゴシック"/>
                <w:sz w:val="22"/>
                <w:szCs w:val="22"/>
                <w:lang w:val="en"/>
              </w:rPr>
            </w:pPr>
            <w:ins w:id="11983" w:author="t_竹沢 公佑" w:date="2019-08-22T21:56:00Z">
              <w:r w:rsidRPr="0055502C">
                <w:rPr>
                  <w:rFonts w:ascii="ＭＳ Ｐゴシック" w:eastAsia="ＭＳ Ｐゴシック" w:hAnsi="ＭＳ Ｐゴシック"/>
                  <w:sz w:val="22"/>
                  <w:szCs w:val="22"/>
                  <w:lang w:val="en"/>
                  <w:rPrChange w:id="11984" w:author="t_竹沢 公佑" w:date="2019-09-18T16:16:00Z">
                    <w:rPr>
                      <w:sz w:val="22"/>
                      <w:szCs w:val="22"/>
                      <w:lang w:val="en"/>
                    </w:rPr>
                  </w:rPrChange>
                </w:rPr>
                <w:t xml:space="preserve">For the detail of SEU function module, please refer </w:t>
              </w:r>
              <w:r w:rsidRPr="0055502C">
                <w:rPr>
                  <w:rFonts w:ascii="ＭＳ Ｐゴシック" w:eastAsia="ＭＳ Ｐゴシック" w:hAnsi="ＭＳ Ｐゴシック"/>
                  <w:b/>
                  <w:sz w:val="22"/>
                  <w:szCs w:val="22"/>
                  <w:lang w:val="en"/>
                  <w:rPrChange w:id="11985" w:author="t_竹沢 公佑" w:date="2019-09-18T16:16:00Z">
                    <w:rPr>
                      <w:b/>
                      <w:sz w:val="22"/>
                      <w:szCs w:val="22"/>
                      <w:lang w:val="en"/>
                    </w:rPr>
                  </w:rPrChange>
                </w:rPr>
                <w:t>“</w:t>
              </w:r>
              <w:r w:rsidRPr="0055502C">
                <w:rPr>
                  <w:rFonts w:ascii="ＭＳ Ｐゴシック" w:eastAsia="ＭＳ Ｐゴシック" w:hAnsi="ＭＳ Ｐゴシック"/>
                  <w:b/>
                  <w:sz w:val="22"/>
                  <w:szCs w:val="22"/>
                  <w:lang w:val="en"/>
                  <w:rPrChange w:id="11986" w:author="t_竹沢 公佑" w:date="2019-09-18T16:16:00Z">
                    <w:rPr>
                      <w:b/>
                      <w:sz w:val="22"/>
                      <w:szCs w:val="22"/>
                      <w:lang w:val="en"/>
                    </w:rPr>
                  </w:rPrChange>
                </w:rPr>
                <w:fldChar w:fldCharType="begin"/>
              </w:r>
              <w:r w:rsidRPr="0055502C">
                <w:rPr>
                  <w:rFonts w:ascii="ＭＳ Ｐゴシック" w:eastAsia="ＭＳ Ｐゴシック" w:hAnsi="ＭＳ Ｐゴシック"/>
                  <w:b/>
                  <w:sz w:val="22"/>
                  <w:szCs w:val="22"/>
                  <w:lang w:val="en"/>
                  <w:rPrChange w:id="11987" w:author="t_竹沢 公佑" w:date="2019-09-18T16:16:00Z">
                    <w:rPr>
                      <w:b/>
                      <w:sz w:val="22"/>
                      <w:szCs w:val="22"/>
                      <w:lang w:val="en"/>
                    </w:rPr>
                  </w:rPrChange>
                </w:rPr>
                <w:instrText xml:space="preserve"> REF _Ref17401304 \r \h  \* MERGEFORMAT </w:instrText>
              </w:r>
            </w:ins>
            <w:r w:rsidRPr="0055502C">
              <w:rPr>
                <w:b/>
                <w:sz w:val="22"/>
                <w:szCs w:val="22"/>
                <w:lang w:val="en"/>
                <w:rPrChange w:id="11988" w:author="t_竹沢 公佑" w:date="2019-09-18T16:16:00Z">
                  <w:rPr>
                    <w:b/>
                    <w:sz w:val="22"/>
                    <w:szCs w:val="22"/>
                    <w:lang w:val="en"/>
                  </w:rPr>
                </w:rPrChange>
              </w:rPr>
            </w:r>
            <w:ins w:id="11989" w:author="t_竹沢 公佑" w:date="2019-08-22T21:56:00Z">
              <w:r w:rsidRPr="0055502C">
                <w:rPr>
                  <w:rFonts w:ascii="ＭＳ Ｐゴシック" w:eastAsia="ＭＳ Ｐゴシック" w:hAnsi="ＭＳ Ｐゴシック"/>
                  <w:b/>
                  <w:sz w:val="22"/>
                  <w:szCs w:val="22"/>
                  <w:lang w:val="en"/>
                  <w:rPrChange w:id="11990" w:author="t_竹沢 公佑" w:date="2019-09-18T16:16:00Z">
                    <w:rPr>
                      <w:b/>
                      <w:sz w:val="22"/>
                      <w:szCs w:val="22"/>
                      <w:lang w:val="en"/>
                    </w:rPr>
                  </w:rPrChange>
                </w:rPr>
                <w:fldChar w:fldCharType="separate"/>
              </w:r>
            </w:ins>
            <w:ins w:id="11991" w:author="t_竹沢 公佑" w:date="2021-02-02T17:29:00Z">
              <w:r w:rsidR="000B4FA1">
                <w:rPr>
                  <w:b/>
                  <w:sz w:val="22"/>
                  <w:szCs w:val="22"/>
                  <w:lang w:val="en"/>
                </w:rPr>
                <w:t>7.3</w:t>
              </w:r>
            </w:ins>
            <w:ins w:id="11992" w:author="t_竹沢 公佑" w:date="2019-08-22T21:56:00Z">
              <w:r w:rsidRPr="0055502C">
                <w:rPr>
                  <w:rFonts w:ascii="ＭＳ Ｐゴシック" w:eastAsia="ＭＳ Ｐゴシック" w:hAnsi="ＭＳ Ｐゴシック"/>
                  <w:b/>
                  <w:sz w:val="22"/>
                  <w:szCs w:val="22"/>
                  <w:lang w:val="en"/>
                  <w:rPrChange w:id="11993" w:author="t_竹沢 公佑" w:date="2019-09-18T16:16:00Z">
                    <w:rPr>
                      <w:b/>
                      <w:sz w:val="22"/>
                      <w:szCs w:val="22"/>
                      <w:lang w:val="en"/>
                    </w:rPr>
                  </w:rPrChange>
                </w:rPr>
                <w:fldChar w:fldCharType="end"/>
              </w:r>
              <w:r w:rsidRPr="0055502C">
                <w:rPr>
                  <w:rFonts w:ascii="ＭＳ Ｐゴシック" w:eastAsia="ＭＳ Ｐゴシック" w:hAnsi="ＭＳ Ｐゴシック"/>
                  <w:b/>
                  <w:sz w:val="22"/>
                  <w:szCs w:val="22"/>
                  <w:lang w:val="en"/>
                  <w:rPrChange w:id="11994" w:author="t_竹沢 公佑" w:date="2019-09-18T16:16:00Z">
                    <w:rPr>
                      <w:b/>
                      <w:sz w:val="22"/>
                      <w:szCs w:val="22"/>
                      <w:lang w:val="en"/>
                    </w:rPr>
                  </w:rPrChange>
                </w:rPr>
                <w:t xml:space="preserve"> </w:t>
              </w:r>
              <w:r w:rsidRPr="0055502C">
                <w:rPr>
                  <w:rFonts w:ascii="ＭＳ Ｐゴシック" w:eastAsia="ＭＳ Ｐゴシック" w:hAnsi="ＭＳ Ｐゴシック"/>
                  <w:b/>
                  <w:sz w:val="22"/>
                  <w:szCs w:val="22"/>
                  <w:lang w:val="en"/>
                  <w:rPrChange w:id="11995" w:author="t_竹沢 公佑" w:date="2019-09-18T16:16:00Z">
                    <w:rPr>
                      <w:b/>
                      <w:sz w:val="22"/>
                      <w:szCs w:val="22"/>
                      <w:lang w:val="en"/>
                    </w:rPr>
                  </w:rPrChange>
                </w:rPr>
                <w:fldChar w:fldCharType="begin"/>
              </w:r>
              <w:r w:rsidRPr="0055502C">
                <w:rPr>
                  <w:rFonts w:ascii="ＭＳ Ｐゴシック" w:eastAsia="ＭＳ Ｐゴシック" w:hAnsi="ＭＳ Ｐゴシック"/>
                  <w:b/>
                  <w:sz w:val="22"/>
                  <w:szCs w:val="22"/>
                  <w:lang w:val="en"/>
                  <w:rPrChange w:id="11996" w:author="t_竹沢 公佑" w:date="2019-09-18T16:16:00Z">
                    <w:rPr>
                      <w:b/>
                      <w:sz w:val="22"/>
                      <w:szCs w:val="22"/>
                      <w:lang w:val="en"/>
                    </w:rPr>
                  </w:rPrChange>
                </w:rPr>
                <w:instrText xml:space="preserve"> REF _Ref17401712 \h  \* MERGEFORMAT </w:instrText>
              </w:r>
            </w:ins>
            <w:r w:rsidRPr="0055502C">
              <w:rPr>
                <w:b/>
                <w:sz w:val="22"/>
                <w:szCs w:val="22"/>
                <w:lang w:val="en"/>
                <w:rPrChange w:id="11997" w:author="t_竹沢 公佑" w:date="2019-09-18T16:16:00Z">
                  <w:rPr>
                    <w:b/>
                    <w:sz w:val="22"/>
                    <w:szCs w:val="22"/>
                    <w:lang w:val="en"/>
                  </w:rPr>
                </w:rPrChange>
              </w:rPr>
            </w:r>
            <w:ins w:id="11998" w:author="t_竹沢 公佑" w:date="2019-08-22T21:56:00Z">
              <w:r w:rsidRPr="0055502C">
                <w:rPr>
                  <w:rFonts w:ascii="ＭＳ Ｐゴシック" w:eastAsia="ＭＳ Ｐゴシック" w:hAnsi="ＭＳ Ｐゴシック"/>
                  <w:b/>
                  <w:sz w:val="22"/>
                  <w:szCs w:val="22"/>
                  <w:lang w:val="en"/>
                  <w:rPrChange w:id="11999" w:author="t_竹沢 公佑" w:date="2019-09-18T16:16:00Z">
                    <w:rPr>
                      <w:b/>
                      <w:sz w:val="22"/>
                      <w:szCs w:val="22"/>
                      <w:lang w:val="en"/>
                    </w:rPr>
                  </w:rPrChange>
                </w:rPr>
                <w:fldChar w:fldCharType="separate"/>
              </w:r>
            </w:ins>
            <w:ins w:id="12000" w:author="t_竹沢 公佑" w:date="2021-02-02T17:29:00Z">
              <w:r w:rsidR="000B4FA1" w:rsidRPr="000B4FA1">
                <w:rPr>
                  <w:b/>
                  <w:sz w:val="22"/>
                  <w:szCs w:val="22"/>
                  <w:u w:val="single"/>
                  <w:rPrChange w:id="12001" w:author="t_竹沢 公佑" w:date="2021-02-02T17:29:00Z">
                    <w:rPr>
                      <w:u w:val="single"/>
                    </w:rPr>
                  </w:rPrChange>
                </w:rPr>
                <w:t>SEU Mitigation</w:t>
              </w:r>
            </w:ins>
            <w:ins w:id="12002" w:author="t_竹沢 公佑" w:date="2019-08-22T21:56:00Z">
              <w:r w:rsidRPr="0055502C">
                <w:rPr>
                  <w:rFonts w:ascii="ＭＳ Ｐゴシック" w:eastAsia="ＭＳ Ｐゴシック" w:hAnsi="ＭＳ Ｐゴシック"/>
                  <w:b/>
                  <w:sz w:val="22"/>
                  <w:szCs w:val="22"/>
                  <w:lang w:val="en"/>
                  <w:rPrChange w:id="12003" w:author="t_竹沢 公佑" w:date="2019-09-18T16:16:00Z">
                    <w:rPr>
                      <w:b/>
                      <w:sz w:val="22"/>
                      <w:szCs w:val="22"/>
                      <w:lang w:val="en"/>
                    </w:rPr>
                  </w:rPrChange>
                </w:rPr>
                <w:fldChar w:fldCharType="end"/>
              </w:r>
              <w:r w:rsidRPr="0055502C">
                <w:rPr>
                  <w:rFonts w:ascii="ＭＳ Ｐゴシック" w:eastAsia="ＭＳ Ｐゴシック" w:hAnsi="ＭＳ Ｐゴシック"/>
                  <w:b/>
                  <w:sz w:val="22"/>
                  <w:szCs w:val="22"/>
                  <w:lang w:val="en"/>
                  <w:rPrChange w:id="12004" w:author="t_竹沢 公佑" w:date="2019-09-18T16:16:00Z">
                    <w:rPr>
                      <w:b/>
                      <w:sz w:val="22"/>
                      <w:szCs w:val="22"/>
                      <w:lang w:val="en"/>
                    </w:rPr>
                  </w:rPrChange>
                </w:rPr>
                <w:t>”</w:t>
              </w:r>
              <w:r w:rsidRPr="0055502C">
                <w:rPr>
                  <w:rFonts w:ascii="ＭＳ Ｐゴシック" w:eastAsia="ＭＳ Ｐゴシック" w:hAnsi="ＭＳ Ｐゴシック"/>
                  <w:sz w:val="22"/>
                  <w:szCs w:val="22"/>
                  <w:lang w:val="en"/>
                  <w:rPrChange w:id="12005" w:author="t_竹沢 公佑" w:date="2019-09-18T16:16:00Z">
                    <w:rPr>
                      <w:sz w:val="22"/>
                      <w:szCs w:val="22"/>
                      <w:lang w:val="en"/>
                    </w:rPr>
                  </w:rPrChange>
                </w:rPr>
                <w:t>.</w:t>
              </w:r>
            </w:ins>
          </w:p>
          <w:p w:rsidR="0055502C" w:rsidRPr="00F411DC" w:rsidRDefault="0055502C">
            <w:pPr>
              <w:spacing w:line="0" w:lineRule="atLeast"/>
              <w:ind w:right="175"/>
              <w:rPr>
                <w:ins w:id="12006" w:author="t_竹沢 公佑" w:date="2019-09-18T16:16:00Z"/>
                <w:rFonts w:cs="Times New Roman"/>
                <w:sz w:val="22"/>
                <w:szCs w:val="22"/>
              </w:rPr>
              <w:pPrChange w:id="12007" w:author="t_竹沢 公佑" w:date="2019-08-22T21:55:00Z">
                <w:pPr>
                  <w:spacing w:line="0" w:lineRule="atLeast"/>
                  <w:ind w:right="1020"/>
                </w:pPr>
              </w:pPrChange>
            </w:pPr>
          </w:p>
          <w:p w:rsidR="009A6303" w:rsidRPr="00822330" w:rsidRDefault="009A6303" w:rsidP="009D5376">
            <w:pPr>
              <w:pStyle w:val="HTML0"/>
              <w:rPr>
                <w:rFonts w:ascii="ＭＳ Ｐゴシック" w:eastAsia="ＭＳ Ｐゴシック" w:hAnsi="ＭＳ Ｐゴシック"/>
                <w:sz w:val="22"/>
                <w:szCs w:val="22"/>
                <w:lang w:val="en"/>
              </w:rPr>
            </w:pPr>
          </w:p>
        </w:tc>
      </w:tr>
      <w:tr w:rsidR="009A6303" w:rsidTr="009D5376">
        <w:tc>
          <w:tcPr>
            <w:tcW w:w="2376" w:type="dxa"/>
          </w:tcPr>
          <w:p w:rsidR="009A6303" w:rsidRDefault="009A6303" w:rsidP="009D5376">
            <w:pPr>
              <w:spacing w:line="0" w:lineRule="atLeast"/>
              <w:ind w:right="1020"/>
              <w:rPr>
                <w:rFonts w:cs="Times New Roman"/>
                <w:sz w:val="22"/>
                <w:szCs w:val="22"/>
              </w:rPr>
            </w:pPr>
            <w:r>
              <w:rPr>
                <w:rFonts w:cs="Times New Roman" w:hint="eastAsia"/>
                <w:sz w:val="22"/>
                <w:szCs w:val="22"/>
              </w:rPr>
              <w:t>TE Related</w:t>
            </w:r>
          </w:p>
        </w:tc>
        <w:tc>
          <w:tcPr>
            <w:tcW w:w="7513" w:type="dxa"/>
            <w:gridSpan w:val="3"/>
          </w:tcPr>
          <w:p w:rsidR="009A6303" w:rsidRDefault="009A6303" w:rsidP="009D5376">
            <w:pPr>
              <w:spacing w:line="0" w:lineRule="atLeast"/>
              <w:ind w:right="1020"/>
              <w:rPr>
                <w:sz w:val="22"/>
                <w:szCs w:val="22"/>
              </w:rPr>
            </w:pPr>
            <w:r>
              <w:rPr>
                <w:rFonts w:hint="eastAsia"/>
                <w:sz w:val="22"/>
                <w:szCs w:val="22"/>
              </w:rPr>
              <w:t>No</w:t>
            </w:r>
          </w:p>
        </w:tc>
      </w:tr>
      <w:tr w:rsidR="00595E56" w:rsidTr="00596636">
        <w:tc>
          <w:tcPr>
            <w:tcW w:w="2376" w:type="dxa"/>
          </w:tcPr>
          <w:p w:rsidR="00595E56" w:rsidRPr="0022135C" w:rsidRDefault="00595E56" w:rsidP="00596636">
            <w:pPr>
              <w:pStyle w:val="afa"/>
              <w:rPr>
                <w:sz w:val="22"/>
                <w:szCs w:val="22"/>
                <w:rPrChange w:id="12008" w:author="t_竹沢 公佑" w:date="2019-10-05T18:38:00Z">
                  <w:rPr/>
                </w:rPrChange>
              </w:rPr>
            </w:pPr>
            <w:r w:rsidRPr="0022135C">
              <w:rPr>
                <w:sz w:val="22"/>
                <w:szCs w:val="22"/>
                <w:rPrChange w:id="12009" w:author="t_竹沢 公佑" w:date="2019-10-05T18:38:00Z">
                  <w:rPr/>
                </w:rPrChange>
              </w:rPr>
              <w:t>Synchronization</w:t>
            </w:r>
          </w:p>
        </w:tc>
        <w:tc>
          <w:tcPr>
            <w:tcW w:w="7515" w:type="dxa"/>
            <w:gridSpan w:val="3"/>
          </w:tcPr>
          <w:p w:rsidR="00595E56" w:rsidRPr="0022135C" w:rsidRDefault="00ED29D4" w:rsidP="00596636">
            <w:pPr>
              <w:pStyle w:val="afa"/>
              <w:rPr>
                <w:sz w:val="22"/>
                <w:szCs w:val="22"/>
                <w:rPrChange w:id="12010" w:author="t_竹沢 公佑" w:date="2019-10-05T18:38:00Z">
                  <w:rPr/>
                </w:rPrChange>
              </w:rPr>
            </w:pPr>
            <w:r w:rsidRPr="0022135C">
              <w:rPr>
                <w:sz w:val="22"/>
                <w:szCs w:val="22"/>
                <w:rPrChange w:id="12011" w:author="t_竹沢 公佑" w:date="2019-10-05T18:38:00Z">
                  <w:rPr/>
                </w:rPrChange>
              </w:rPr>
              <w:t>A</w:t>
            </w:r>
            <w:r w:rsidR="00595E56" w:rsidRPr="0022135C">
              <w:rPr>
                <w:sz w:val="22"/>
                <w:szCs w:val="22"/>
                <w:rPrChange w:id="12012" w:author="t_竹沢 公佑" w:date="2019-10-05T18:38:00Z">
                  <w:rPr/>
                </w:rPrChange>
              </w:rPr>
              <w:t>synchronous</w:t>
            </w:r>
          </w:p>
        </w:tc>
      </w:tr>
      <w:tr w:rsidR="009A6303" w:rsidTr="009D5376">
        <w:tc>
          <w:tcPr>
            <w:tcW w:w="2376" w:type="dxa"/>
          </w:tcPr>
          <w:p w:rsidR="009A6303" w:rsidRDefault="009A6303" w:rsidP="009D5376">
            <w:pPr>
              <w:spacing w:line="0" w:lineRule="atLeast"/>
              <w:ind w:right="1020"/>
              <w:rPr>
                <w:rFonts w:cs="Times New Roman"/>
                <w:sz w:val="22"/>
                <w:szCs w:val="22"/>
              </w:rPr>
            </w:pPr>
            <w:r>
              <w:rPr>
                <w:rFonts w:cs="Times New Roman" w:hint="eastAsia"/>
                <w:sz w:val="22"/>
                <w:szCs w:val="22"/>
              </w:rPr>
              <w:t>Data</w:t>
            </w:r>
          </w:p>
        </w:tc>
        <w:tc>
          <w:tcPr>
            <w:tcW w:w="7513" w:type="dxa"/>
            <w:gridSpan w:val="3"/>
          </w:tcPr>
          <w:p w:rsidR="009A6303" w:rsidRDefault="009A6303" w:rsidP="009D5376">
            <w:pPr>
              <w:spacing w:line="0" w:lineRule="atLeast"/>
              <w:ind w:right="1020"/>
              <w:rPr>
                <w:sz w:val="22"/>
                <w:szCs w:val="22"/>
              </w:rPr>
            </w:pPr>
            <w:r>
              <w:rPr>
                <w:rFonts w:hint="eastAsia"/>
                <w:sz w:val="22"/>
                <w:szCs w:val="22"/>
              </w:rPr>
              <w:t>Nothing</w:t>
            </w:r>
          </w:p>
        </w:tc>
      </w:tr>
      <w:tr w:rsidR="009A6303" w:rsidTr="009D5376">
        <w:tc>
          <w:tcPr>
            <w:tcW w:w="2376" w:type="dxa"/>
          </w:tcPr>
          <w:p w:rsidR="009A6303" w:rsidRDefault="009A6303" w:rsidP="009D5376">
            <w:pPr>
              <w:spacing w:line="0" w:lineRule="atLeast"/>
              <w:ind w:right="1020"/>
              <w:rPr>
                <w:rFonts w:cs="Times New Roman"/>
                <w:sz w:val="22"/>
                <w:szCs w:val="22"/>
              </w:rPr>
            </w:pPr>
            <w:r>
              <w:rPr>
                <w:rFonts w:cs="Times New Roman" w:hint="eastAsia"/>
                <w:sz w:val="22"/>
                <w:szCs w:val="22"/>
              </w:rPr>
              <w:t>Remarks</w:t>
            </w:r>
          </w:p>
        </w:tc>
        <w:tc>
          <w:tcPr>
            <w:tcW w:w="7513" w:type="dxa"/>
            <w:gridSpan w:val="3"/>
          </w:tcPr>
          <w:p w:rsidR="00B90B9B" w:rsidRPr="00403C3D" w:rsidRDefault="009A6303" w:rsidP="009D5376">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This </w:t>
            </w:r>
            <w:ins w:id="12013" w:author="t_竹沢 公佑" w:date="2019-10-07T03:40:00Z">
              <w:r w:rsidR="00A90ADA">
                <w:rPr>
                  <w:rFonts w:cs="Times New Roman" w:hint="eastAsia"/>
                  <w:sz w:val="22"/>
                  <w:szCs w:val="22"/>
                </w:rPr>
                <w:t>command</w:t>
              </w:r>
            </w:ins>
            <w:del w:id="12014" w:author="t_竹沢 公佑" w:date="2019-10-07T03:39:00Z">
              <w:r w:rsidDel="00A90ADA">
                <w:rPr>
                  <w:rFonts w:cs="Times New Roman" w:hint="eastAsia"/>
                  <w:sz w:val="22"/>
                  <w:szCs w:val="22"/>
                </w:rPr>
                <w:delText>function</w:delText>
              </w:r>
            </w:del>
            <w:r>
              <w:rPr>
                <w:rFonts w:cs="Times New Roman" w:hint="eastAsia"/>
                <w:sz w:val="22"/>
                <w:szCs w:val="22"/>
              </w:rPr>
              <w:t xml:space="preserve"> is available with driver version 1.0.4 or later.</w:t>
            </w:r>
          </w:p>
          <w:p w:rsidR="00403C3D" w:rsidRDefault="00403C3D" w:rsidP="009D5376">
            <w:pPr>
              <w:widowControl w:val="0"/>
              <w:autoSpaceDE w:val="0"/>
              <w:autoSpaceDN w:val="0"/>
              <w:adjustRightInd w:val="0"/>
              <w:spacing w:line="0" w:lineRule="atLeast"/>
              <w:rPr>
                <w:sz w:val="22"/>
                <w:szCs w:val="22"/>
              </w:rPr>
            </w:pPr>
            <w:r>
              <w:rPr>
                <w:rFonts w:hint="eastAsia"/>
                <w:sz w:val="22"/>
                <w:szCs w:val="22"/>
              </w:rPr>
              <w:t>■Remarks for the production DRXP boards</w:t>
            </w:r>
          </w:p>
          <w:p w:rsidR="00403C3D" w:rsidRPr="00403C3D" w:rsidRDefault="00B90B9B">
            <w:pPr>
              <w:widowControl w:val="0"/>
              <w:autoSpaceDE w:val="0"/>
              <w:autoSpaceDN w:val="0"/>
              <w:adjustRightInd w:val="0"/>
              <w:spacing w:line="0" w:lineRule="atLeast"/>
              <w:rPr>
                <w:sz w:val="22"/>
                <w:szCs w:val="22"/>
              </w:rPr>
            </w:pPr>
            <w:r>
              <w:rPr>
                <w:rFonts w:hint="eastAsia"/>
                <w:sz w:val="22"/>
                <w:szCs w:val="22"/>
              </w:rPr>
              <w:t>T</w:t>
            </w:r>
            <w:r w:rsidR="00403C3D">
              <w:rPr>
                <w:rFonts w:hint="eastAsia"/>
                <w:sz w:val="22"/>
                <w:szCs w:val="22"/>
              </w:rPr>
              <w:t>he SEU</w:t>
            </w:r>
            <w:r>
              <w:rPr>
                <w:rFonts w:hint="eastAsia"/>
                <w:sz w:val="22"/>
                <w:szCs w:val="22"/>
              </w:rPr>
              <w:t xml:space="preserve"> function is common </w:t>
            </w:r>
            <w:r w:rsidR="00403C3D">
              <w:rPr>
                <w:rFonts w:hint="eastAsia"/>
                <w:sz w:val="22"/>
                <w:szCs w:val="22"/>
              </w:rPr>
              <w:t xml:space="preserve">function between </w:t>
            </w:r>
            <w:r>
              <w:rPr>
                <w:rFonts w:hint="eastAsia"/>
                <w:sz w:val="22"/>
                <w:szCs w:val="22"/>
              </w:rPr>
              <w:t xml:space="preserve">both </w:t>
            </w:r>
            <w:r>
              <w:rPr>
                <w:sz w:val="22"/>
                <w:szCs w:val="22"/>
              </w:rPr>
              <w:t>production</w:t>
            </w:r>
            <w:r>
              <w:rPr>
                <w:rFonts w:hint="eastAsia"/>
                <w:sz w:val="22"/>
                <w:szCs w:val="22"/>
              </w:rPr>
              <w:t xml:space="preserve"> DRXP board</w:t>
            </w:r>
            <w:r w:rsidR="00265089">
              <w:rPr>
                <w:rFonts w:hint="eastAsia"/>
                <w:sz w:val="22"/>
                <w:szCs w:val="22"/>
              </w:rPr>
              <w:t xml:space="preserve"> IFs</w:t>
            </w:r>
            <w:r>
              <w:rPr>
                <w:rFonts w:hint="eastAsia"/>
                <w:sz w:val="22"/>
                <w:szCs w:val="22"/>
              </w:rPr>
              <w:t>.</w:t>
            </w:r>
            <w:r w:rsidR="00B10449">
              <w:rPr>
                <w:rFonts w:hint="eastAsia"/>
                <w:sz w:val="22"/>
                <w:szCs w:val="22"/>
              </w:rPr>
              <w:t xml:space="preserve"> </w:t>
            </w:r>
            <w:r w:rsidR="00403C3D">
              <w:rPr>
                <w:rFonts w:hint="eastAsia"/>
                <w:sz w:val="22"/>
                <w:szCs w:val="22"/>
              </w:rPr>
              <w:t xml:space="preserve">It means both IFs control/monitor the same registers. </w:t>
            </w:r>
            <w:ins w:id="12015" w:author="t_竹沢 公佑" w:date="2019-10-05T18:41:00Z">
              <w:r w:rsidR="0022135C">
                <w:rPr>
                  <w:rFonts w:hint="eastAsia"/>
                  <w:sz w:val="22"/>
                  <w:szCs w:val="22"/>
                </w:rPr>
                <w:t xml:space="preserve">Changing the register value by one IF </w:t>
              </w:r>
            </w:ins>
            <w:del w:id="12016" w:author="t_竹沢 公佑" w:date="2019-10-05T18:41:00Z">
              <w:r w:rsidR="00B10449" w:rsidDel="0022135C">
                <w:rPr>
                  <w:rFonts w:hint="eastAsia"/>
                  <w:sz w:val="22"/>
                  <w:szCs w:val="22"/>
                </w:rPr>
                <w:delText>If one IF</w:delText>
              </w:r>
              <w:r w:rsidR="00403C3D" w:rsidDel="0022135C">
                <w:rPr>
                  <w:rFonts w:hint="eastAsia"/>
                  <w:sz w:val="22"/>
                  <w:szCs w:val="22"/>
                </w:rPr>
                <w:delText xml:space="preserve"> changes the register value, it </w:delText>
              </w:r>
            </w:del>
            <w:r w:rsidR="00403C3D">
              <w:rPr>
                <w:rFonts w:hint="eastAsia"/>
                <w:sz w:val="22"/>
                <w:szCs w:val="22"/>
              </w:rPr>
              <w:t xml:space="preserve">affects </w:t>
            </w:r>
            <w:r w:rsidR="00403C3D">
              <w:rPr>
                <w:sz w:val="22"/>
                <w:szCs w:val="22"/>
              </w:rPr>
              <w:t>another IF</w:t>
            </w:r>
            <w:del w:id="12017" w:author="t_竹沢 公佑" w:date="2019-10-05T18:42:00Z">
              <w:r w:rsidR="00403C3D" w:rsidDel="0022135C">
                <w:rPr>
                  <w:sz w:val="22"/>
                  <w:szCs w:val="22"/>
                </w:rPr>
                <w:delText xml:space="preserve"> refers</w:delText>
              </w:r>
            </w:del>
            <w:r w:rsidR="00403C3D">
              <w:rPr>
                <w:sz w:val="22"/>
                <w:szCs w:val="22"/>
              </w:rPr>
              <w:t>.</w:t>
            </w:r>
          </w:p>
        </w:tc>
      </w:tr>
      <w:tr w:rsidR="00991147" w:rsidRPr="00991147" w:rsidTr="00991147">
        <w:tc>
          <w:tcPr>
            <w:tcW w:w="2376" w:type="dxa"/>
            <w:tcBorders>
              <w:top w:val="single" w:sz="4" w:space="0" w:color="auto"/>
              <w:left w:val="single" w:sz="4" w:space="0" w:color="auto"/>
              <w:bottom w:val="single" w:sz="4" w:space="0" w:color="auto"/>
              <w:right w:val="single" w:sz="4" w:space="0" w:color="auto"/>
            </w:tcBorders>
          </w:tcPr>
          <w:p w:rsidR="00991147" w:rsidRDefault="00E22943" w:rsidP="008D42B9">
            <w:pPr>
              <w:spacing w:line="0" w:lineRule="atLeast"/>
              <w:ind w:right="1020"/>
              <w:rPr>
                <w:rFonts w:cs="Times New Roman"/>
                <w:sz w:val="22"/>
                <w:szCs w:val="22"/>
              </w:rPr>
            </w:pPr>
            <w:ins w:id="12018" w:author="t_竹沢 公佑" w:date="2020-12-11T15:51:00Z">
              <w:r>
                <w:rPr>
                  <w:rFonts w:cs="Times New Roman" w:hint="eastAsia"/>
                  <w:sz w:val="22"/>
                  <w:szCs w:val="22"/>
                </w:rPr>
                <w:t>E</w:t>
              </w:r>
            </w:ins>
            <w:del w:id="12019" w:author="t_竹沢 公佑" w:date="2020-12-11T15:51:00Z">
              <w:r w:rsidR="00991147" w:rsidDel="00E22943">
                <w:rPr>
                  <w:rFonts w:cs="Times New Roman" w:hint="eastAsia"/>
                  <w:sz w:val="22"/>
                  <w:szCs w:val="22"/>
                </w:rPr>
                <w:delText>e</w:delText>
              </w:r>
            </w:del>
            <w:r w:rsidR="00991147">
              <w:rPr>
                <w:rFonts w:cs="Times New Roman" w:hint="eastAsia"/>
                <w:sz w:val="22"/>
                <w:szCs w:val="22"/>
              </w:rPr>
              <w:t>rrors</w:t>
            </w:r>
          </w:p>
        </w:tc>
        <w:tc>
          <w:tcPr>
            <w:tcW w:w="7513" w:type="dxa"/>
            <w:gridSpan w:val="3"/>
            <w:tcBorders>
              <w:top w:val="single" w:sz="4" w:space="0" w:color="auto"/>
              <w:left w:val="single" w:sz="4" w:space="0" w:color="auto"/>
              <w:bottom w:val="single" w:sz="4" w:space="0" w:color="auto"/>
              <w:right w:val="single" w:sz="4" w:space="0" w:color="auto"/>
            </w:tcBorders>
          </w:tcPr>
          <w:p w:rsidR="00991147" w:rsidRPr="00226376" w:rsidRDefault="00991147" w:rsidP="00991147">
            <w:pPr>
              <w:spacing w:line="0" w:lineRule="atLeast"/>
              <w:ind w:right="1020"/>
              <w:rPr>
                <w:rFonts w:cs="Times New Roman"/>
                <w:sz w:val="22"/>
                <w:szCs w:val="22"/>
              </w:rPr>
            </w:pPr>
            <w:r w:rsidRPr="00226376">
              <w:rPr>
                <w:rFonts w:cs="Times New Roman" w:hint="eastAsia"/>
                <w:sz w:val="22"/>
                <w:szCs w:val="22"/>
              </w:rPr>
              <w:t>EIO</w:t>
            </w:r>
          </w:p>
          <w:p w:rsidR="00991147" w:rsidRPr="00991147" w:rsidRDefault="00991147" w:rsidP="00991147">
            <w:pPr>
              <w:spacing w:line="0" w:lineRule="atLeast"/>
              <w:ind w:right="1020" w:firstLineChars="50" w:firstLine="110"/>
              <w:rPr>
                <w:rFonts w:cs="Times New Roman"/>
                <w:sz w:val="22"/>
                <w:szCs w:val="22"/>
              </w:rPr>
            </w:pPr>
            <w:r w:rsidRPr="00226376">
              <w:rPr>
                <w:rFonts w:cs="Times New Roman" w:hint="eastAsia"/>
                <w:sz w:val="22"/>
                <w:szCs w:val="22"/>
              </w:rPr>
              <w:t xml:space="preserve">When </w:t>
            </w:r>
            <w:ins w:id="12020" w:author="t_竹沢 公佑" w:date="2019-10-05T18:42:00Z">
              <w:r w:rsidR="00745A43">
                <w:rPr>
                  <w:rFonts w:cs="Times New Roman" w:hint="eastAsia"/>
                  <w:sz w:val="22"/>
                  <w:szCs w:val="22"/>
                </w:rPr>
                <w:t xml:space="preserve">this command </w:t>
              </w:r>
            </w:ins>
            <w:r w:rsidRPr="00226376">
              <w:rPr>
                <w:rFonts w:cs="Times New Roman" w:hint="eastAsia"/>
                <w:sz w:val="22"/>
                <w:szCs w:val="22"/>
              </w:rPr>
              <w:t>fail</w:t>
            </w:r>
            <w:ins w:id="12021" w:author="t_竹沢 公佑" w:date="2019-10-05T18:42:00Z">
              <w:r w:rsidR="00745A43">
                <w:rPr>
                  <w:rFonts w:cs="Times New Roman" w:hint="eastAsia"/>
                  <w:sz w:val="22"/>
                  <w:szCs w:val="22"/>
                </w:rPr>
                <w:t>s</w:t>
              </w:r>
            </w:ins>
            <w:r w:rsidRPr="00226376">
              <w:rPr>
                <w:rFonts w:cs="Times New Roman" w:hint="eastAsia"/>
                <w:sz w:val="22"/>
                <w:szCs w:val="22"/>
              </w:rPr>
              <w:t xml:space="preserve"> to read or write internal register.</w:t>
            </w:r>
          </w:p>
        </w:tc>
      </w:tr>
    </w:tbl>
    <w:p w:rsidR="009A6303" w:rsidRPr="00745A43" w:rsidRDefault="009A6303" w:rsidP="009A6303">
      <w:pPr>
        <w:spacing w:line="0" w:lineRule="atLeast"/>
        <w:ind w:right="1020"/>
      </w:pPr>
    </w:p>
    <w:p w:rsidR="005D5B03" w:rsidRPr="00822330" w:rsidRDefault="005D5B03" w:rsidP="005D5B03">
      <w:pPr>
        <w:spacing w:line="0" w:lineRule="atLeast"/>
        <w:ind w:right="1020"/>
      </w:pPr>
      <w:r>
        <w:br w:type="page"/>
      </w:r>
    </w:p>
    <w:p w:rsidR="005D5B03" w:rsidRDefault="005D5B03" w:rsidP="0016660C">
      <w:pPr>
        <w:pStyle w:val="3"/>
      </w:pPr>
      <w:bookmarkStart w:id="12022" w:name="_Toc63179470"/>
      <w:r>
        <w:rPr>
          <w:rFonts w:hint="eastAsia"/>
        </w:rPr>
        <w:t>SET</w:t>
      </w:r>
      <w:r>
        <w:t>_</w:t>
      </w:r>
      <w:r w:rsidR="003C7582">
        <w:rPr>
          <w:rFonts w:hint="eastAsia"/>
        </w:rPr>
        <w:t>OVH_THRESHOLD</w:t>
      </w:r>
      <w:bookmarkEnd w:id="120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12023" w:author="t_竹沢 公佑" w:date="2019-08-22T13:4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2376"/>
        <w:gridCol w:w="3546"/>
        <w:gridCol w:w="2126"/>
        <w:gridCol w:w="1843"/>
        <w:tblGridChange w:id="12024">
          <w:tblGrid>
            <w:gridCol w:w="2361"/>
            <w:gridCol w:w="15"/>
            <w:gridCol w:w="3546"/>
            <w:gridCol w:w="2126"/>
            <w:gridCol w:w="1843"/>
          </w:tblGrid>
        </w:tblGridChange>
      </w:tblGrid>
      <w:tr w:rsidR="005D5B03" w:rsidTr="00F1360B">
        <w:tc>
          <w:tcPr>
            <w:tcW w:w="2376" w:type="dxa"/>
            <w:tcPrChange w:id="12025" w:author="t_竹沢 公佑" w:date="2019-08-22T13:41:00Z">
              <w:tcPr>
                <w:tcW w:w="2374" w:type="dxa"/>
                <w:gridSpan w:val="2"/>
              </w:tcPr>
            </w:tcPrChange>
          </w:tcPr>
          <w:p w:rsidR="005D5B03" w:rsidRDefault="005D5B03" w:rsidP="00A43CA5">
            <w:pPr>
              <w:spacing w:line="0" w:lineRule="atLeast"/>
              <w:ind w:right="1020"/>
              <w:rPr>
                <w:sz w:val="22"/>
                <w:szCs w:val="22"/>
              </w:rPr>
            </w:pPr>
            <w:r>
              <w:rPr>
                <w:rFonts w:hint="eastAsia"/>
                <w:sz w:val="22"/>
                <w:szCs w:val="22"/>
              </w:rPr>
              <w:t>ItemID</w:t>
            </w:r>
          </w:p>
        </w:tc>
        <w:tc>
          <w:tcPr>
            <w:tcW w:w="3546" w:type="dxa"/>
            <w:tcPrChange w:id="12026" w:author="t_竹沢 公佑" w:date="2019-08-22T13:41:00Z">
              <w:tcPr>
                <w:tcW w:w="3546" w:type="dxa"/>
              </w:tcPr>
            </w:tcPrChange>
          </w:tcPr>
          <w:p w:rsidR="005D5B03" w:rsidRDefault="005D5B03" w:rsidP="00A43CA5">
            <w:pPr>
              <w:spacing w:line="0" w:lineRule="atLeast"/>
              <w:ind w:right="-108"/>
              <w:rPr>
                <w:sz w:val="22"/>
                <w:szCs w:val="22"/>
              </w:rPr>
            </w:pPr>
            <w:r>
              <w:rPr>
                <w:rFonts w:hint="eastAsia"/>
                <w:sz w:val="22"/>
                <w:szCs w:val="22"/>
              </w:rPr>
              <w:t>SET</w:t>
            </w:r>
            <w:r>
              <w:rPr>
                <w:sz w:val="22"/>
                <w:szCs w:val="22"/>
              </w:rPr>
              <w:t>_</w:t>
            </w:r>
            <w:r>
              <w:rPr>
                <w:rFonts w:hint="eastAsia"/>
                <w:sz w:val="22"/>
                <w:szCs w:val="22"/>
              </w:rPr>
              <w:t>OVH_THRESHOLD_ID</w:t>
            </w:r>
          </w:p>
        </w:tc>
        <w:tc>
          <w:tcPr>
            <w:tcW w:w="2126" w:type="dxa"/>
            <w:tcPrChange w:id="12027" w:author="t_竹沢 公佑" w:date="2019-08-22T13:41:00Z">
              <w:tcPr>
                <w:tcW w:w="2126" w:type="dxa"/>
              </w:tcPr>
            </w:tcPrChange>
          </w:tcPr>
          <w:p w:rsidR="005D5B03" w:rsidRDefault="005D5B03" w:rsidP="005D5B03">
            <w:pPr>
              <w:spacing w:line="0" w:lineRule="atLeast"/>
              <w:ind w:right="-108"/>
              <w:rPr>
                <w:sz w:val="22"/>
                <w:szCs w:val="22"/>
              </w:rPr>
            </w:pPr>
            <w:r>
              <w:rPr>
                <w:rFonts w:hint="eastAsia"/>
                <w:sz w:val="22"/>
                <w:szCs w:val="22"/>
              </w:rPr>
              <w:t>0x0000 3B00</w:t>
            </w:r>
          </w:p>
        </w:tc>
        <w:tc>
          <w:tcPr>
            <w:tcW w:w="1843" w:type="dxa"/>
            <w:tcPrChange w:id="12028" w:author="t_竹沢 公佑" w:date="2019-08-22T13:41:00Z">
              <w:tcPr>
                <w:tcW w:w="1843" w:type="dxa"/>
              </w:tcPr>
            </w:tcPrChange>
          </w:tcPr>
          <w:p w:rsidR="005D5B03" w:rsidRDefault="005D5B03" w:rsidP="00A43CA5">
            <w:pPr>
              <w:spacing w:line="0" w:lineRule="atLeast"/>
              <w:ind w:right="95"/>
              <w:rPr>
                <w:sz w:val="22"/>
                <w:szCs w:val="22"/>
              </w:rPr>
            </w:pPr>
          </w:p>
        </w:tc>
      </w:tr>
      <w:tr w:rsidR="005D5B03" w:rsidTr="00F1360B">
        <w:tc>
          <w:tcPr>
            <w:tcW w:w="2376" w:type="dxa"/>
            <w:tcPrChange w:id="12029" w:author="t_竹沢 公佑" w:date="2019-08-22T13:41:00Z">
              <w:tcPr>
                <w:tcW w:w="2374" w:type="dxa"/>
                <w:gridSpan w:val="2"/>
              </w:tcPr>
            </w:tcPrChange>
          </w:tcPr>
          <w:p w:rsidR="005D5B03" w:rsidRDefault="005D5B03" w:rsidP="00A43CA5">
            <w:pPr>
              <w:spacing w:line="0" w:lineRule="atLeast"/>
              <w:ind w:right="1020"/>
              <w:rPr>
                <w:sz w:val="22"/>
                <w:szCs w:val="22"/>
              </w:rPr>
            </w:pPr>
            <w:r>
              <w:rPr>
                <w:rFonts w:cs="Times New Roman"/>
                <w:sz w:val="22"/>
                <w:szCs w:val="22"/>
              </w:rPr>
              <w:t>Description</w:t>
            </w:r>
          </w:p>
        </w:tc>
        <w:tc>
          <w:tcPr>
            <w:tcW w:w="7515" w:type="dxa"/>
            <w:gridSpan w:val="3"/>
            <w:tcPrChange w:id="12030" w:author="t_竹沢 公佑" w:date="2019-08-22T13:41:00Z">
              <w:tcPr>
                <w:tcW w:w="7515" w:type="dxa"/>
                <w:gridSpan w:val="3"/>
              </w:tcPr>
            </w:tcPrChange>
          </w:tcPr>
          <w:p w:rsidR="001F26FF" w:rsidRDefault="005D5B03">
            <w:pPr>
              <w:widowControl w:val="0"/>
              <w:autoSpaceDE w:val="0"/>
              <w:autoSpaceDN w:val="0"/>
              <w:adjustRightInd w:val="0"/>
              <w:spacing w:line="0" w:lineRule="atLeast"/>
              <w:rPr>
                <w:rFonts w:cs="Times New Roman"/>
                <w:sz w:val="22"/>
                <w:szCs w:val="22"/>
              </w:rPr>
            </w:pPr>
            <w:r>
              <w:rPr>
                <w:rFonts w:cs="Times New Roman" w:hint="eastAsia"/>
                <w:sz w:val="22"/>
                <w:szCs w:val="22"/>
              </w:rPr>
              <w:t>Set the threshold value of overheat protection.</w:t>
            </w:r>
            <w:ins w:id="12031" w:author="t_竹沢 公佑" w:date="2019-10-05T18:44:00Z">
              <w:r w:rsidR="00745A43">
                <w:rPr>
                  <w:rFonts w:cs="Times New Roman" w:hint="eastAsia"/>
                  <w:sz w:val="22"/>
                  <w:szCs w:val="22"/>
                </w:rPr>
                <w:t xml:space="preserve"> </w:t>
              </w:r>
            </w:ins>
            <w:ins w:id="12032" w:author="s_佐野 光" w:date="2019-08-16T18:43:00Z">
              <w:r w:rsidR="00D91070">
                <w:rPr>
                  <w:rFonts w:cs="Times New Roman" w:hint="eastAsia"/>
                  <w:sz w:val="22"/>
                  <w:szCs w:val="22"/>
                </w:rPr>
                <w:t>To</w:t>
              </w:r>
            </w:ins>
            <w:ins w:id="12033" w:author="s_佐野 光" w:date="2019-08-16T17:23:00Z">
              <w:r w:rsidR="001F26FF" w:rsidRPr="001F26FF">
                <w:rPr>
                  <w:rFonts w:cs="Times New Roman"/>
                  <w:sz w:val="22"/>
                  <w:szCs w:val="22"/>
                </w:rPr>
                <w:t xml:space="preserve"> </w:t>
              </w:r>
              <w:del w:id="12034" w:author="t_竹沢 公佑" w:date="2019-10-05T18:43:00Z">
                <w:r w:rsidR="001F26FF" w:rsidRPr="001F26FF" w:rsidDel="00745A43">
                  <w:rPr>
                    <w:rFonts w:cs="Times New Roman"/>
                    <w:sz w:val="22"/>
                    <w:szCs w:val="22"/>
                  </w:rPr>
                  <w:delText xml:space="preserve">get </w:delText>
                </w:r>
              </w:del>
              <w:r w:rsidR="001F26FF" w:rsidRPr="001F26FF">
                <w:rPr>
                  <w:rFonts w:cs="Times New Roman"/>
                  <w:sz w:val="22"/>
                  <w:szCs w:val="22"/>
                </w:rPr>
                <w:t xml:space="preserve">confirm </w:t>
              </w:r>
              <w:del w:id="12035" w:author="t_竹沢 公佑" w:date="2019-10-05T18:43:00Z">
                <w:r w:rsidR="001F26FF" w:rsidRPr="001F26FF" w:rsidDel="00745A43">
                  <w:rPr>
                    <w:rFonts w:cs="Times New Roman"/>
                    <w:sz w:val="22"/>
                    <w:szCs w:val="22"/>
                  </w:rPr>
                  <w:delText xml:space="preserve">the </w:delText>
                </w:r>
              </w:del>
            </w:ins>
            <w:ins w:id="12036" w:author="s_佐野 光" w:date="2019-08-16T17:26:00Z">
              <w:r w:rsidR="001F26FF">
                <w:rPr>
                  <w:rFonts w:cs="Times New Roman" w:hint="eastAsia"/>
                  <w:sz w:val="22"/>
                  <w:szCs w:val="22"/>
                </w:rPr>
                <w:t>c</w:t>
              </w:r>
            </w:ins>
            <w:ins w:id="12037" w:author="s_佐野 光" w:date="2019-08-16T17:23:00Z">
              <w:r w:rsidR="001F26FF" w:rsidRPr="001F26FF">
                <w:rPr>
                  <w:rFonts w:cs="Times New Roman"/>
                  <w:sz w:val="22"/>
                  <w:szCs w:val="22"/>
                </w:rPr>
                <w:t>ompletion of this command</w:t>
              </w:r>
            </w:ins>
            <w:ins w:id="12038" w:author="t_竹沢 公佑" w:date="2019-10-05T18:43:00Z">
              <w:r w:rsidR="00745A43">
                <w:rPr>
                  <w:rFonts w:cs="Times New Roman" w:hint="eastAsia"/>
                  <w:sz w:val="22"/>
                  <w:szCs w:val="22"/>
                </w:rPr>
                <w:t xml:space="preserve">, please call </w:t>
              </w:r>
            </w:ins>
            <w:ins w:id="12039" w:author="s_佐野 光" w:date="2019-08-16T17:23:00Z">
              <w:del w:id="12040" w:author="t_竹沢 公佑" w:date="2019-10-05T18:43:00Z">
                <w:r w:rsidR="001F26FF" w:rsidRPr="001F26FF" w:rsidDel="00745A43">
                  <w:rPr>
                    <w:rFonts w:cs="Times New Roman"/>
                    <w:sz w:val="22"/>
                    <w:szCs w:val="22"/>
                  </w:rPr>
                  <w:delText xml:space="preserve"> by calling </w:delText>
                </w:r>
              </w:del>
              <w:r w:rsidR="001F26FF" w:rsidRPr="001F26FF">
                <w:rPr>
                  <w:rFonts w:cs="Times New Roman"/>
                  <w:sz w:val="22"/>
                  <w:szCs w:val="22"/>
                </w:rPr>
                <w:t>monitoring item(GET_</w:t>
              </w:r>
              <w:r w:rsidR="001F26FF">
                <w:rPr>
                  <w:rFonts w:cs="Times New Roman" w:hint="eastAsia"/>
                  <w:sz w:val="22"/>
                  <w:szCs w:val="22"/>
                </w:rPr>
                <w:t>OVH</w:t>
              </w:r>
              <w:r w:rsidR="001F26FF" w:rsidRPr="001F26FF">
                <w:rPr>
                  <w:rFonts w:cs="Times New Roman"/>
                  <w:sz w:val="22"/>
                  <w:szCs w:val="22"/>
                </w:rPr>
                <w:t>_</w:t>
              </w:r>
              <w:r w:rsidR="001F26FF">
                <w:rPr>
                  <w:rFonts w:cs="Times New Roman" w:hint="eastAsia"/>
                  <w:sz w:val="22"/>
                  <w:szCs w:val="22"/>
                </w:rPr>
                <w:t>THRESHOLD</w:t>
              </w:r>
              <w:r w:rsidR="001F26FF" w:rsidRPr="001F26FF">
                <w:rPr>
                  <w:rFonts w:cs="Times New Roman"/>
                  <w:sz w:val="22"/>
                  <w:szCs w:val="22"/>
                </w:rPr>
                <w:t>).</w:t>
              </w:r>
            </w:ins>
          </w:p>
        </w:tc>
      </w:tr>
      <w:tr w:rsidR="005D5B03" w:rsidTr="00F1360B">
        <w:tc>
          <w:tcPr>
            <w:tcW w:w="2376" w:type="dxa"/>
            <w:tcPrChange w:id="12041" w:author="t_竹沢 公佑" w:date="2019-08-22T13:41:00Z">
              <w:tcPr>
                <w:tcW w:w="2374" w:type="dxa"/>
                <w:gridSpan w:val="2"/>
              </w:tcPr>
            </w:tcPrChange>
          </w:tcPr>
          <w:p w:rsidR="005D5B03" w:rsidRDefault="005D5B03" w:rsidP="00A43CA5">
            <w:pPr>
              <w:spacing w:line="0" w:lineRule="atLeast"/>
              <w:ind w:right="1020"/>
              <w:rPr>
                <w:sz w:val="22"/>
                <w:szCs w:val="22"/>
              </w:rPr>
            </w:pPr>
            <w:r>
              <w:rPr>
                <w:rFonts w:cs="Times New Roman"/>
                <w:sz w:val="22"/>
                <w:szCs w:val="22"/>
              </w:rPr>
              <w:t>Update Rate</w:t>
            </w:r>
          </w:p>
        </w:tc>
        <w:tc>
          <w:tcPr>
            <w:tcW w:w="7515" w:type="dxa"/>
            <w:gridSpan w:val="3"/>
            <w:tcPrChange w:id="12042" w:author="t_竹沢 公佑" w:date="2019-08-22T13:41:00Z">
              <w:tcPr>
                <w:tcW w:w="7515" w:type="dxa"/>
                <w:gridSpan w:val="3"/>
              </w:tcPr>
            </w:tcPrChange>
          </w:tcPr>
          <w:p w:rsidR="005D5B03" w:rsidRDefault="005D5B03" w:rsidP="00A43CA5">
            <w:pPr>
              <w:spacing w:line="0" w:lineRule="atLeast"/>
              <w:ind w:right="-108"/>
              <w:rPr>
                <w:sz w:val="22"/>
                <w:szCs w:val="22"/>
              </w:rPr>
            </w:pPr>
            <w:r>
              <w:rPr>
                <w:rFonts w:hint="eastAsia"/>
                <w:sz w:val="22"/>
                <w:szCs w:val="22"/>
              </w:rPr>
              <w:t>Real time</w:t>
            </w:r>
          </w:p>
        </w:tc>
      </w:tr>
      <w:tr w:rsidR="005D5B03" w:rsidTr="00F1360B">
        <w:tc>
          <w:tcPr>
            <w:tcW w:w="2376" w:type="dxa"/>
            <w:tcPrChange w:id="12043" w:author="t_竹沢 公佑" w:date="2019-08-22T13:41:00Z">
              <w:tcPr>
                <w:tcW w:w="2374" w:type="dxa"/>
                <w:gridSpan w:val="2"/>
              </w:tcPr>
            </w:tcPrChange>
          </w:tcPr>
          <w:p w:rsidR="005D5B03" w:rsidRDefault="005D5B03" w:rsidP="00A43CA5">
            <w:pPr>
              <w:spacing w:line="0" w:lineRule="atLeast"/>
              <w:ind w:right="1020"/>
              <w:rPr>
                <w:rFonts w:cs="Times New Roman"/>
                <w:sz w:val="22"/>
                <w:szCs w:val="22"/>
              </w:rPr>
            </w:pPr>
            <w:r>
              <w:rPr>
                <w:rFonts w:cs="Times New Roman" w:hint="eastAsia"/>
                <w:sz w:val="22"/>
                <w:szCs w:val="22"/>
              </w:rPr>
              <w:t>TE Related</w:t>
            </w:r>
          </w:p>
        </w:tc>
        <w:tc>
          <w:tcPr>
            <w:tcW w:w="7515" w:type="dxa"/>
            <w:gridSpan w:val="3"/>
            <w:tcPrChange w:id="12044" w:author="t_竹沢 公佑" w:date="2019-08-22T13:41:00Z">
              <w:tcPr>
                <w:tcW w:w="7515" w:type="dxa"/>
                <w:gridSpan w:val="3"/>
              </w:tcPr>
            </w:tcPrChange>
          </w:tcPr>
          <w:p w:rsidR="005D5B03" w:rsidRDefault="005D5B03" w:rsidP="00A43CA5">
            <w:pPr>
              <w:spacing w:line="0" w:lineRule="atLeast"/>
              <w:ind w:right="1020"/>
              <w:rPr>
                <w:sz w:val="22"/>
                <w:szCs w:val="22"/>
              </w:rPr>
            </w:pPr>
            <w:r>
              <w:rPr>
                <w:rFonts w:hint="eastAsia"/>
                <w:sz w:val="22"/>
                <w:szCs w:val="22"/>
              </w:rPr>
              <w:t>No</w:t>
            </w:r>
          </w:p>
        </w:tc>
      </w:tr>
      <w:tr w:rsidR="00595E56" w:rsidTr="00596636">
        <w:tc>
          <w:tcPr>
            <w:tcW w:w="2376" w:type="dxa"/>
          </w:tcPr>
          <w:p w:rsidR="00595E56" w:rsidRPr="00745A43" w:rsidRDefault="00595E56" w:rsidP="00596636">
            <w:pPr>
              <w:pStyle w:val="afa"/>
              <w:rPr>
                <w:sz w:val="22"/>
                <w:szCs w:val="22"/>
                <w:rPrChange w:id="12045" w:author="t_竹沢 公佑" w:date="2019-10-05T18:42:00Z">
                  <w:rPr/>
                </w:rPrChange>
              </w:rPr>
            </w:pPr>
            <w:r w:rsidRPr="00745A43">
              <w:rPr>
                <w:sz w:val="22"/>
                <w:szCs w:val="22"/>
                <w:rPrChange w:id="12046" w:author="t_竹沢 公佑" w:date="2019-10-05T18:42:00Z">
                  <w:rPr/>
                </w:rPrChange>
              </w:rPr>
              <w:t>Synchronization</w:t>
            </w:r>
          </w:p>
        </w:tc>
        <w:tc>
          <w:tcPr>
            <w:tcW w:w="7515" w:type="dxa"/>
            <w:gridSpan w:val="3"/>
          </w:tcPr>
          <w:p w:rsidR="00595E56" w:rsidRPr="00745A43" w:rsidRDefault="00ED29D4" w:rsidP="00596636">
            <w:pPr>
              <w:pStyle w:val="afa"/>
              <w:rPr>
                <w:sz w:val="22"/>
                <w:szCs w:val="22"/>
                <w:rPrChange w:id="12047" w:author="t_竹沢 公佑" w:date="2019-10-05T18:42:00Z">
                  <w:rPr/>
                </w:rPrChange>
              </w:rPr>
            </w:pPr>
            <w:r w:rsidRPr="00745A43">
              <w:rPr>
                <w:sz w:val="22"/>
                <w:szCs w:val="22"/>
                <w:rPrChange w:id="12048" w:author="t_竹沢 公佑" w:date="2019-10-05T18:42:00Z">
                  <w:rPr/>
                </w:rPrChange>
              </w:rPr>
              <w:t>A</w:t>
            </w:r>
            <w:r w:rsidR="00595E56" w:rsidRPr="00745A43">
              <w:rPr>
                <w:sz w:val="22"/>
                <w:szCs w:val="22"/>
                <w:rPrChange w:id="12049" w:author="t_竹沢 公佑" w:date="2019-10-05T18:42:00Z">
                  <w:rPr/>
                </w:rPrChange>
              </w:rPr>
              <w:t>synchronous</w:t>
            </w:r>
          </w:p>
        </w:tc>
      </w:tr>
      <w:tr w:rsidR="005D5B03" w:rsidTr="00F1360B">
        <w:tc>
          <w:tcPr>
            <w:tcW w:w="2376" w:type="dxa"/>
            <w:vMerge w:val="restart"/>
            <w:tcPrChange w:id="12050" w:author="t_竹沢 公佑" w:date="2019-08-22T13:41:00Z">
              <w:tcPr>
                <w:tcW w:w="2374" w:type="dxa"/>
                <w:gridSpan w:val="2"/>
                <w:vMerge w:val="restart"/>
              </w:tcPr>
            </w:tcPrChange>
          </w:tcPr>
          <w:p w:rsidR="005D5B03" w:rsidRDefault="005D5B03" w:rsidP="00A43CA5">
            <w:pPr>
              <w:spacing w:line="0" w:lineRule="atLeast"/>
              <w:ind w:right="1020"/>
              <w:rPr>
                <w:rFonts w:cs="Times New Roman"/>
                <w:sz w:val="22"/>
                <w:szCs w:val="22"/>
              </w:rPr>
            </w:pPr>
            <w:r>
              <w:rPr>
                <w:rFonts w:cs="Times New Roman" w:hint="eastAsia"/>
                <w:sz w:val="22"/>
                <w:szCs w:val="22"/>
              </w:rPr>
              <w:t>Data</w:t>
            </w:r>
          </w:p>
        </w:tc>
        <w:tc>
          <w:tcPr>
            <w:tcW w:w="7515" w:type="dxa"/>
            <w:gridSpan w:val="3"/>
            <w:tcPrChange w:id="12051" w:author="t_竹沢 公佑" w:date="2019-08-22T13:41:00Z">
              <w:tcPr>
                <w:tcW w:w="7515" w:type="dxa"/>
                <w:gridSpan w:val="3"/>
              </w:tcPr>
            </w:tcPrChange>
          </w:tcPr>
          <w:p w:rsidR="005D5B03" w:rsidRDefault="00504E3D" w:rsidP="00A43CA5">
            <w:pPr>
              <w:spacing w:line="0" w:lineRule="atLeast"/>
              <w:ind w:right="1020"/>
              <w:rPr>
                <w:sz w:val="22"/>
                <w:szCs w:val="22"/>
              </w:rPr>
            </w:pPr>
            <w:r>
              <w:rPr>
                <w:rFonts w:hint="eastAsia"/>
                <w:sz w:val="22"/>
                <w:szCs w:val="22"/>
              </w:rPr>
              <w:t>8B</w:t>
            </w:r>
            <w:r w:rsidR="005D5B03">
              <w:rPr>
                <w:rFonts w:hint="eastAsia"/>
                <w:sz w:val="22"/>
                <w:szCs w:val="22"/>
              </w:rPr>
              <w:t>ytes</w:t>
            </w:r>
          </w:p>
        </w:tc>
      </w:tr>
      <w:tr w:rsidR="005D5B03" w:rsidTr="00F1360B">
        <w:tc>
          <w:tcPr>
            <w:tcW w:w="2376" w:type="dxa"/>
            <w:vMerge/>
            <w:tcPrChange w:id="12052" w:author="t_竹沢 公佑" w:date="2019-08-22T13:41:00Z">
              <w:tcPr>
                <w:tcW w:w="2374" w:type="dxa"/>
                <w:gridSpan w:val="2"/>
                <w:vMerge/>
              </w:tcPr>
            </w:tcPrChange>
          </w:tcPr>
          <w:p w:rsidR="005D5B03" w:rsidRDefault="005D5B03" w:rsidP="00A43CA5">
            <w:pPr>
              <w:spacing w:line="0" w:lineRule="atLeast"/>
              <w:ind w:right="1020"/>
              <w:rPr>
                <w:rFonts w:cs="Times New Roman"/>
                <w:sz w:val="22"/>
                <w:szCs w:val="22"/>
              </w:rPr>
            </w:pPr>
          </w:p>
        </w:tc>
        <w:tc>
          <w:tcPr>
            <w:tcW w:w="7515" w:type="dxa"/>
            <w:gridSpan w:val="3"/>
            <w:tcPrChange w:id="12053" w:author="t_竹沢 公佑" w:date="2019-08-22T13:41:00Z">
              <w:tcPr>
                <w:tcW w:w="7515" w:type="dxa"/>
                <w:gridSpan w:val="3"/>
              </w:tcPr>
            </w:tcPrChange>
          </w:tcPr>
          <w:p w:rsidR="005D5B03" w:rsidRDefault="005D5B03" w:rsidP="00A43CA5">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Pr>
                <w:rFonts w:cs="Times New Roman" w:hint="eastAsia"/>
                <w:sz w:val="22"/>
                <w:szCs w:val="22"/>
              </w:rPr>
              <w:t>0-3:</w:t>
            </w:r>
          </w:p>
          <w:p w:rsidR="005D5B03" w:rsidRDefault="005D5B03" w:rsidP="00A43CA5">
            <w:pPr>
              <w:widowControl w:val="0"/>
              <w:autoSpaceDE w:val="0"/>
              <w:autoSpaceDN w:val="0"/>
              <w:adjustRightInd w:val="0"/>
              <w:spacing w:line="0" w:lineRule="atLeast"/>
              <w:ind w:firstLineChars="50" w:firstLine="110"/>
              <w:rPr>
                <w:rFonts w:cs="Times New Roman"/>
                <w:sz w:val="22"/>
                <w:szCs w:val="22"/>
              </w:rPr>
            </w:pPr>
            <w:r>
              <w:rPr>
                <w:rFonts w:cs="Times New Roman" w:hint="eastAsia"/>
                <w:sz w:val="22"/>
                <w:szCs w:val="22"/>
              </w:rPr>
              <w:t>4 Byte integer ( DRXP board overheat protection.)</w:t>
            </w:r>
          </w:p>
          <w:p w:rsidR="005D5B03" w:rsidRDefault="005D5B03" w:rsidP="005D5B03">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 Valid value range is between 50 and</w:t>
            </w:r>
            <w:r w:rsidR="00CC0647">
              <w:rPr>
                <w:rFonts w:cs="Times New Roman" w:hint="eastAsia"/>
                <w:sz w:val="22"/>
                <w:szCs w:val="22"/>
              </w:rPr>
              <w:t xml:space="preserve"> 99</w:t>
            </w:r>
            <w:r w:rsidR="000B36E6">
              <w:rPr>
                <w:rFonts w:cs="Times New Roman" w:hint="eastAsia"/>
                <w:sz w:val="22"/>
                <w:szCs w:val="22"/>
              </w:rPr>
              <w:t xml:space="preserve"> inclusive</w:t>
            </w:r>
            <w:r>
              <w:rPr>
                <w:rFonts w:cs="Times New Roman" w:hint="eastAsia"/>
                <w:sz w:val="22"/>
                <w:szCs w:val="22"/>
              </w:rPr>
              <w:t>. Unit is Celsius.</w:t>
            </w:r>
          </w:p>
          <w:p w:rsidR="005F472A" w:rsidRDefault="005F472A" w:rsidP="005D5B03">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 LSByte first</w:t>
            </w:r>
          </w:p>
          <w:p w:rsidR="005D5B03" w:rsidRDefault="005D5B03" w:rsidP="00A43CA5">
            <w:pPr>
              <w:widowControl w:val="0"/>
              <w:autoSpaceDE w:val="0"/>
              <w:autoSpaceDN w:val="0"/>
              <w:adjustRightInd w:val="0"/>
              <w:spacing w:line="0" w:lineRule="atLeast"/>
              <w:ind w:left="110" w:hangingChars="50" w:hanging="110"/>
              <w:rPr>
                <w:sz w:val="22"/>
                <w:szCs w:val="22"/>
              </w:rPr>
            </w:pPr>
            <w:r>
              <w:rPr>
                <w:sz w:val="22"/>
                <w:szCs w:val="22"/>
              </w:rPr>
              <w:t>B</w:t>
            </w:r>
            <w:r>
              <w:rPr>
                <w:rFonts w:hint="eastAsia"/>
                <w:sz w:val="22"/>
                <w:szCs w:val="22"/>
              </w:rPr>
              <w:t>yte4-7:</w:t>
            </w:r>
            <w:r>
              <w:rPr>
                <w:rFonts w:cs="Times New Roman"/>
                <w:sz w:val="22"/>
                <w:szCs w:val="22"/>
              </w:rPr>
              <w:t xml:space="preserve"> Reserved (</w:t>
            </w:r>
            <w:r>
              <w:rPr>
                <w:rFonts w:cs="Times New Roman" w:hint="eastAsia"/>
                <w:sz w:val="22"/>
                <w:szCs w:val="22"/>
              </w:rPr>
              <w:t>undefined</w:t>
            </w:r>
            <w:r>
              <w:rPr>
                <w:rFonts w:cs="Times New Roman"/>
                <w:sz w:val="22"/>
                <w:szCs w:val="22"/>
              </w:rPr>
              <w:t>)</w:t>
            </w:r>
          </w:p>
        </w:tc>
      </w:tr>
      <w:tr w:rsidR="005D5B03" w:rsidTr="00F1360B">
        <w:tc>
          <w:tcPr>
            <w:tcW w:w="2376" w:type="dxa"/>
            <w:tcPrChange w:id="12054" w:author="t_竹沢 公佑" w:date="2019-08-22T13:41:00Z">
              <w:tcPr>
                <w:tcW w:w="2374" w:type="dxa"/>
                <w:gridSpan w:val="2"/>
              </w:tcPr>
            </w:tcPrChange>
          </w:tcPr>
          <w:p w:rsidR="005D5B03" w:rsidRDefault="005D5B03" w:rsidP="00A43CA5">
            <w:pPr>
              <w:spacing w:line="0" w:lineRule="atLeast"/>
              <w:ind w:right="1020"/>
              <w:rPr>
                <w:rFonts w:cs="Times New Roman"/>
                <w:sz w:val="22"/>
                <w:szCs w:val="22"/>
              </w:rPr>
            </w:pPr>
            <w:r>
              <w:rPr>
                <w:rFonts w:cs="Times New Roman" w:hint="eastAsia"/>
                <w:sz w:val="22"/>
                <w:szCs w:val="22"/>
              </w:rPr>
              <w:t>Remarks</w:t>
            </w:r>
          </w:p>
        </w:tc>
        <w:tc>
          <w:tcPr>
            <w:tcW w:w="7515" w:type="dxa"/>
            <w:gridSpan w:val="3"/>
            <w:tcPrChange w:id="12055" w:author="t_竹沢 公佑" w:date="2019-08-22T13:41:00Z">
              <w:tcPr>
                <w:tcW w:w="7515" w:type="dxa"/>
                <w:gridSpan w:val="3"/>
              </w:tcPr>
            </w:tcPrChange>
          </w:tcPr>
          <w:p w:rsidR="00B707DE" w:rsidRDefault="005D5B03">
            <w:pPr>
              <w:widowControl w:val="0"/>
              <w:autoSpaceDE w:val="0"/>
              <w:autoSpaceDN w:val="0"/>
              <w:adjustRightInd w:val="0"/>
              <w:spacing w:line="0" w:lineRule="atLeast"/>
              <w:rPr>
                <w:rFonts w:cs="Times New Roman"/>
                <w:sz w:val="22"/>
                <w:szCs w:val="22"/>
              </w:rPr>
              <w:pPrChange w:id="12056" w:author="t_竹沢 公佑" w:date="2019-10-07T03:40:00Z">
                <w:pPr>
                  <w:widowControl w:val="0"/>
                  <w:autoSpaceDE w:val="0"/>
                  <w:autoSpaceDN w:val="0"/>
                  <w:adjustRightInd w:val="0"/>
                  <w:spacing w:line="0" w:lineRule="atLeast"/>
                  <w:ind w:leftChars="50" w:left="120"/>
                </w:pPr>
              </w:pPrChange>
            </w:pPr>
            <w:r>
              <w:rPr>
                <w:rFonts w:cs="Times New Roman" w:hint="eastAsia"/>
                <w:sz w:val="22"/>
                <w:szCs w:val="22"/>
              </w:rPr>
              <w:t xml:space="preserve">This monitoring </w:t>
            </w:r>
            <w:ins w:id="12057" w:author="t_竹沢 公佑" w:date="2019-10-07T03:40:00Z">
              <w:r w:rsidR="00A90ADA">
                <w:rPr>
                  <w:rFonts w:cs="Times New Roman" w:hint="eastAsia"/>
                  <w:sz w:val="22"/>
                  <w:szCs w:val="22"/>
                </w:rPr>
                <w:t xml:space="preserve">command </w:t>
              </w:r>
            </w:ins>
            <w:del w:id="12058" w:author="t_竹沢 公佑" w:date="2019-10-07T03:40:00Z">
              <w:r w:rsidDel="00A90ADA">
                <w:rPr>
                  <w:rFonts w:cs="Times New Roman" w:hint="eastAsia"/>
                  <w:sz w:val="22"/>
                  <w:szCs w:val="22"/>
                </w:rPr>
                <w:delText xml:space="preserve">function </w:delText>
              </w:r>
            </w:del>
            <w:r>
              <w:rPr>
                <w:rFonts w:cs="Times New Roman" w:hint="eastAsia"/>
                <w:sz w:val="22"/>
                <w:szCs w:val="22"/>
              </w:rPr>
              <w:t>is available with driver version 2.0.0 or later.</w:t>
            </w:r>
            <w:r w:rsidR="00B707DE">
              <w:rPr>
                <w:rFonts w:cs="Times New Roman" w:hint="eastAsia"/>
                <w:sz w:val="22"/>
                <w:szCs w:val="22"/>
              </w:rPr>
              <w:t xml:space="preserve"> </w:t>
            </w:r>
          </w:p>
          <w:p w:rsidR="00B707DE" w:rsidRDefault="008B552A" w:rsidP="00B707DE">
            <w:pPr>
              <w:widowControl w:val="0"/>
              <w:autoSpaceDE w:val="0"/>
              <w:autoSpaceDN w:val="0"/>
              <w:adjustRightInd w:val="0"/>
              <w:spacing w:line="0" w:lineRule="atLeast"/>
              <w:ind w:left="110" w:hangingChars="50" w:hanging="110"/>
              <w:rPr>
                <w:sz w:val="22"/>
                <w:szCs w:val="22"/>
              </w:rPr>
            </w:pPr>
            <w:r>
              <w:rPr>
                <w:rFonts w:hint="eastAsia"/>
                <w:sz w:val="22"/>
                <w:szCs w:val="22"/>
              </w:rPr>
              <w:t>This monitor point is implemented only for production DRXP boards.</w:t>
            </w:r>
            <w:r w:rsidR="00B707DE">
              <w:rPr>
                <w:rFonts w:hint="eastAsia"/>
                <w:sz w:val="22"/>
                <w:szCs w:val="22"/>
              </w:rPr>
              <w:t xml:space="preserve"> </w:t>
            </w:r>
          </w:p>
          <w:p w:rsidR="00B707DE" w:rsidRDefault="00166028" w:rsidP="00B707DE">
            <w:pPr>
              <w:widowControl w:val="0"/>
              <w:autoSpaceDE w:val="0"/>
              <w:autoSpaceDN w:val="0"/>
              <w:adjustRightInd w:val="0"/>
              <w:spacing w:line="0" w:lineRule="atLeast"/>
              <w:ind w:left="110" w:hangingChars="50" w:hanging="110"/>
              <w:rPr>
                <w:rFonts w:cs="Times New Roman"/>
                <w:sz w:val="22"/>
                <w:szCs w:val="22"/>
              </w:rPr>
            </w:pPr>
            <w:r>
              <w:rPr>
                <w:rFonts w:hint="eastAsia"/>
                <w:sz w:val="22"/>
                <w:szCs w:val="22"/>
              </w:rPr>
              <w:t>When driver is loaded, driver set this threshold to 90 degrees Celsius.</w:t>
            </w:r>
            <w:r w:rsidR="00B707DE">
              <w:rPr>
                <w:rFonts w:cs="Times New Roman" w:hint="eastAsia"/>
                <w:sz w:val="22"/>
                <w:szCs w:val="22"/>
              </w:rPr>
              <w:t xml:space="preserve"> </w:t>
            </w:r>
          </w:p>
          <w:p w:rsidR="00B707DE" w:rsidDel="00745A43" w:rsidRDefault="005D5B03" w:rsidP="00B707DE">
            <w:pPr>
              <w:widowControl w:val="0"/>
              <w:autoSpaceDE w:val="0"/>
              <w:autoSpaceDN w:val="0"/>
              <w:adjustRightInd w:val="0"/>
              <w:spacing w:line="0" w:lineRule="atLeast"/>
              <w:ind w:left="110" w:hangingChars="50" w:hanging="110"/>
              <w:rPr>
                <w:del w:id="12059" w:author="t_竹沢 公佑" w:date="2019-10-05T18:44:00Z"/>
                <w:sz w:val="22"/>
                <w:szCs w:val="22"/>
              </w:rPr>
            </w:pPr>
            <w:r>
              <w:rPr>
                <w:rFonts w:hint="eastAsia"/>
                <w:sz w:val="22"/>
                <w:szCs w:val="22"/>
              </w:rPr>
              <w:t xml:space="preserve">When the FPGA junction temperature is over this threshold, </w:t>
            </w:r>
            <w:r w:rsidR="00166028">
              <w:rPr>
                <w:rFonts w:hint="eastAsia"/>
                <w:sz w:val="22"/>
                <w:szCs w:val="22"/>
              </w:rPr>
              <w:t xml:space="preserve">driver </w:t>
            </w:r>
            <w:r w:rsidR="00B707DE">
              <w:rPr>
                <w:rFonts w:hint="eastAsia"/>
                <w:sz w:val="22"/>
                <w:szCs w:val="22"/>
              </w:rPr>
              <w:t>initiates</w:t>
            </w:r>
            <w:ins w:id="12060" w:author="t_竹沢 公佑" w:date="2019-10-05T18:44:00Z">
              <w:r w:rsidR="00745A43">
                <w:rPr>
                  <w:rFonts w:hint="eastAsia"/>
                  <w:sz w:val="22"/>
                  <w:szCs w:val="22"/>
                </w:rPr>
                <w:t xml:space="preserve"> </w:t>
              </w:r>
            </w:ins>
            <w:del w:id="12061" w:author="t_竹沢 公佑" w:date="2019-10-05T18:44:00Z">
              <w:r w:rsidR="00B707DE" w:rsidDel="00745A43">
                <w:rPr>
                  <w:rFonts w:hint="eastAsia"/>
                  <w:sz w:val="22"/>
                  <w:szCs w:val="22"/>
                </w:rPr>
                <w:delText xml:space="preserve"> </w:delText>
              </w:r>
            </w:del>
          </w:p>
          <w:p w:rsidR="00B707DE" w:rsidRDefault="00745A43">
            <w:pPr>
              <w:widowControl w:val="0"/>
              <w:autoSpaceDE w:val="0"/>
              <w:autoSpaceDN w:val="0"/>
              <w:adjustRightInd w:val="0"/>
              <w:spacing w:line="0" w:lineRule="atLeast"/>
              <w:ind w:left="110" w:hangingChars="50" w:hanging="110"/>
              <w:rPr>
                <w:sz w:val="22"/>
                <w:szCs w:val="22"/>
              </w:rPr>
            </w:pPr>
            <w:ins w:id="12062" w:author="t_竹沢 公佑" w:date="2019-10-05T18:44:00Z">
              <w:r>
                <w:rPr>
                  <w:rFonts w:hint="eastAsia"/>
                  <w:sz w:val="22"/>
                  <w:szCs w:val="22"/>
                </w:rPr>
                <w:t>forcibly</w:t>
              </w:r>
            </w:ins>
            <w:del w:id="12063" w:author="t_竹沢 公佑" w:date="2019-10-05T18:44:00Z">
              <w:r w:rsidR="00B707DE" w:rsidDel="00745A43">
                <w:rPr>
                  <w:rFonts w:hint="eastAsia"/>
                  <w:sz w:val="22"/>
                  <w:szCs w:val="22"/>
                </w:rPr>
                <w:delText>force</w:delText>
              </w:r>
            </w:del>
            <w:r w:rsidR="00B707DE">
              <w:rPr>
                <w:rFonts w:hint="eastAsia"/>
                <w:sz w:val="22"/>
                <w:szCs w:val="22"/>
              </w:rPr>
              <w:t xml:space="preserve"> reset.</w:t>
            </w:r>
          </w:p>
          <w:p w:rsidR="008B552A" w:rsidRDefault="00B707DE" w:rsidP="00B707DE">
            <w:pPr>
              <w:widowControl w:val="0"/>
              <w:autoSpaceDE w:val="0"/>
              <w:autoSpaceDN w:val="0"/>
              <w:adjustRightInd w:val="0"/>
              <w:spacing w:line="0" w:lineRule="atLeast"/>
              <w:ind w:firstLineChars="50" w:firstLine="110"/>
              <w:rPr>
                <w:sz w:val="22"/>
                <w:szCs w:val="22"/>
              </w:rPr>
            </w:pPr>
            <w:r>
              <w:rPr>
                <w:rFonts w:hint="eastAsia"/>
                <w:sz w:val="22"/>
                <w:szCs w:val="22"/>
              </w:rPr>
              <w:t xml:space="preserve">This register is common between both </w:t>
            </w:r>
            <w:r>
              <w:rPr>
                <w:sz w:val="22"/>
                <w:szCs w:val="22"/>
              </w:rPr>
              <w:t>production</w:t>
            </w:r>
            <w:r>
              <w:rPr>
                <w:rFonts w:hint="eastAsia"/>
                <w:sz w:val="22"/>
                <w:szCs w:val="22"/>
              </w:rPr>
              <w:t xml:space="preserve"> DRXP </w:t>
            </w:r>
            <w:r>
              <w:rPr>
                <w:sz w:val="22"/>
                <w:szCs w:val="22"/>
              </w:rPr>
              <w:t>board</w:t>
            </w:r>
            <w:r>
              <w:rPr>
                <w:rFonts w:hint="eastAsia"/>
                <w:sz w:val="22"/>
                <w:szCs w:val="22"/>
              </w:rPr>
              <w:t xml:space="preserve"> IFs. </w:t>
            </w:r>
            <w:ins w:id="12064" w:author="t_竹沢 公佑" w:date="2019-10-05T18:48:00Z">
              <w:r w:rsidR="00745A43">
                <w:rPr>
                  <w:rFonts w:hint="eastAsia"/>
                  <w:sz w:val="22"/>
                  <w:szCs w:val="22"/>
                </w:rPr>
                <w:t xml:space="preserve">Changing the register by on IF </w:t>
              </w:r>
            </w:ins>
            <w:del w:id="12065" w:author="t_竹沢 公佑" w:date="2019-10-05T18:48:00Z">
              <w:r w:rsidDel="00745A43">
                <w:rPr>
                  <w:rFonts w:hint="eastAsia"/>
                  <w:sz w:val="22"/>
                  <w:szCs w:val="22"/>
                </w:rPr>
                <w:delText xml:space="preserve">It means that if one IF changes this register, it </w:delText>
              </w:r>
            </w:del>
            <w:r>
              <w:rPr>
                <w:rFonts w:hint="eastAsia"/>
                <w:sz w:val="22"/>
                <w:szCs w:val="22"/>
              </w:rPr>
              <w:t xml:space="preserve">affects </w:t>
            </w:r>
            <w:del w:id="12066" w:author="t_竹沢 公佑" w:date="2019-10-05T18:48:00Z">
              <w:r w:rsidDel="00B12E26">
                <w:rPr>
                  <w:rFonts w:hint="eastAsia"/>
                  <w:sz w:val="22"/>
                  <w:szCs w:val="22"/>
                </w:rPr>
                <w:delText xml:space="preserve">the register value </w:delText>
              </w:r>
            </w:del>
            <w:r>
              <w:rPr>
                <w:rFonts w:hint="eastAsia"/>
                <w:sz w:val="22"/>
                <w:szCs w:val="22"/>
              </w:rPr>
              <w:t>another IF</w:t>
            </w:r>
            <w:del w:id="12067" w:author="t_竹沢 公佑" w:date="2019-10-05T18:49:00Z">
              <w:r w:rsidDel="00B12E26">
                <w:rPr>
                  <w:rFonts w:hint="eastAsia"/>
                  <w:sz w:val="22"/>
                  <w:szCs w:val="22"/>
                </w:rPr>
                <w:delText xml:space="preserve"> read</w:delText>
              </w:r>
            </w:del>
            <w:r>
              <w:rPr>
                <w:rFonts w:hint="eastAsia"/>
                <w:sz w:val="22"/>
                <w:szCs w:val="22"/>
              </w:rPr>
              <w:t>.</w:t>
            </w:r>
          </w:p>
          <w:p w:rsidR="00B707DE" w:rsidRDefault="00B707DE" w:rsidP="00B707DE">
            <w:pPr>
              <w:widowControl w:val="0"/>
              <w:autoSpaceDE w:val="0"/>
              <w:autoSpaceDN w:val="0"/>
              <w:adjustRightInd w:val="0"/>
              <w:spacing w:line="0" w:lineRule="atLeast"/>
              <w:ind w:left="110" w:hangingChars="50" w:hanging="110"/>
              <w:rPr>
                <w:rFonts w:cs="Times New Roman"/>
                <w:sz w:val="22"/>
                <w:szCs w:val="22"/>
              </w:rPr>
            </w:pPr>
          </w:p>
          <w:p w:rsidR="0026151E" w:rsidRPr="00B707DE" w:rsidRDefault="0026151E" w:rsidP="00B707DE">
            <w:pPr>
              <w:widowControl w:val="0"/>
              <w:autoSpaceDE w:val="0"/>
              <w:autoSpaceDN w:val="0"/>
              <w:adjustRightInd w:val="0"/>
              <w:spacing w:line="0" w:lineRule="atLeast"/>
              <w:ind w:left="110" w:hangingChars="50" w:hanging="110"/>
              <w:rPr>
                <w:rFonts w:cs="Times New Roman"/>
                <w:sz w:val="22"/>
                <w:szCs w:val="22"/>
              </w:rPr>
            </w:pPr>
            <w:r>
              <w:rPr>
                <w:rFonts w:cs="Times New Roman" w:hint="eastAsia"/>
                <w:sz w:val="22"/>
                <w:szCs w:val="22"/>
              </w:rPr>
              <w:t>■Remarks for prototype DRXP board</w:t>
            </w:r>
          </w:p>
          <w:p w:rsidR="008B552A" w:rsidRDefault="0026151E" w:rsidP="008B552A">
            <w:pPr>
              <w:spacing w:line="0" w:lineRule="atLeast"/>
              <w:ind w:right="1020"/>
              <w:rPr>
                <w:rFonts w:cs="Times New Roman"/>
                <w:sz w:val="22"/>
                <w:szCs w:val="22"/>
              </w:rPr>
            </w:pPr>
            <w:r>
              <w:rPr>
                <w:rFonts w:cs="Times New Roman" w:hint="eastAsia"/>
                <w:sz w:val="22"/>
                <w:szCs w:val="22"/>
              </w:rPr>
              <w:t xml:space="preserve">&lt; </w:t>
            </w:r>
            <w:r w:rsidR="008B552A">
              <w:rPr>
                <w:rFonts w:cs="Times New Roman" w:hint="eastAsia"/>
                <w:sz w:val="22"/>
                <w:szCs w:val="22"/>
              </w:rPr>
              <w:t>version 2.0.0 and 2.0.1</w:t>
            </w:r>
            <w:r>
              <w:rPr>
                <w:rFonts w:cs="Times New Roman" w:hint="eastAsia"/>
                <w:sz w:val="22"/>
                <w:szCs w:val="22"/>
              </w:rPr>
              <w:t>&gt;</w:t>
            </w:r>
          </w:p>
          <w:p w:rsidR="008B552A" w:rsidRPr="00EB09D8" w:rsidRDefault="008B552A" w:rsidP="008B552A">
            <w:pPr>
              <w:spacing w:line="0" w:lineRule="atLeast"/>
              <w:ind w:right="1020"/>
              <w:rPr>
                <w:rFonts w:cs="Times New Roman"/>
                <w:sz w:val="22"/>
                <w:szCs w:val="22"/>
              </w:rPr>
            </w:pPr>
            <w:r>
              <w:rPr>
                <w:rFonts w:cs="Times New Roman" w:hint="eastAsia"/>
                <w:sz w:val="22"/>
                <w:szCs w:val="22"/>
              </w:rPr>
              <w:t xml:space="preserve">When this </w:t>
            </w:r>
            <w:ins w:id="12068" w:author="t_竹沢 公佑" w:date="2019-10-05T18:49:00Z">
              <w:r w:rsidR="00B12E26">
                <w:rPr>
                  <w:rFonts w:cs="Times New Roman" w:hint="eastAsia"/>
                  <w:sz w:val="22"/>
                  <w:szCs w:val="22"/>
                </w:rPr>
                <w:t>command</w:t>
              </w:r>
            </w:ins>
            <w:del w:id="12069" w:author="t_竹沢 公佑" w:date="2019-10-05T18:49:00Z">
              <w:r w:rsidDel="00B12E26">
                <w:rPr>
                  <w:rFonts w:cs="Times New Roman" w:hint="eastAsia"/>
                  <w:sz w:val="22"/>
                  <w:szCs w:val="22"/>
                </w:rPr>
                <w:delText>function</w:delText>
              </w:r>
            </w:del>
            <w:r>
              <w:rPr>
                <w:rFonts w:cs="Times New Roman" w:hint="eastAsia"/>
                <w:sz w:val="22"/>
                <w:szCs w:val="22"/>
              </w:rPr>
              <w:t xml:space="preserve"> is called from prototype DRXP boards, </w:t>
            </w:r>
            <w:r w:rsidR="001D1931">
              <w:rPr>
                <w:rFonts w:cs="Times New Roman" w:hint="eastAsia"/>
                <w:sz w:val="22"/>
                <w:szCs w:val="22"/>
              </w:rPr>
              <w:t>it</w:t>
            </w:r>
            <w:r>
              <w:rPr>
                <w:rFonts w:cs="Times New Roman" w:hint="eastAsia"/>
                <w:sz w:val="22"/>
                <w:szCs w:val="22"/>
              </w:rPr>
              <w:t xml:space="preserve"> </w:t>
            </w:r>
            <w:r w:rsidR="001D1931">
              <w:rPr>
                <w:rFonts w:cs="Times New Roman" w:hint="eastAsia"/>
                <w:sz w:val="22"/>
                <w:szCs w:val="22"/>
              </w:rPr>
              <w:t xml:space="preserve">sets the threshold value of overheat protection. </w:t>
            </w:r>
            <w:r w:rsidR="001D1931">
              <w:rPr>
                <w:rFonts w:cs="Times New Roman"/>
                <w:sz w:val="22"/>
                <w:szCs w:val="22"/>
              </w:rPr>
              <w:t>B</w:t>
            </w:r>
            <w:r w:rsidR="001D1931">
              <w:rPr>
                <w:rFonts w:cs="Times New Roman" w:hint="eastAsia"/>
                <w:sz w:val="22"/>
                <w:szCs w:val="22"/>
              </w:rPr>
              <w:t xml:space="preserve">ut it is ignored. </w:t>
            </w:r>
          </w:p>
          <w:p w:rsidR="008B552A" w:rsidRDefault="0026151E" w:rsidP="008B552A">
            <w:pPr>
              <w:spacing w:line="0" w:lineRule="atLeast"/>
              <w:ind w:right="1020"/>
              <w:rPr>
                <w:rFonts w:cs="Times New Roman"/>
                <w:sz w:val="22"/>
                <w:szCs w:val="22"/>
              </w:rPr>
            </w:pPr>
            <w:r>
              <w:rPr>
                <w:rFonts w:cs="Times New Roman" w:hint="eastAsia"/>
                <w:sz w:val="22"/>
                <w:szCs w:val="22"/>
              </w:rPr>
              <w:t xml:space="preserve">&lt; </w:t>
            </w:r>
            <w:r w:rsidR="008B552A">
              <w:rPr>
                <w:rFonts w:cs="Times New Roman" w:hint="eastAsia"/>
                <w:sz w:val="22"/>
                <w:szCs w:val="22"/>
              </w:rPr>
              <w:t xml:space="preserve">version 2.0.3 </w:t>
            </w:r>
            <w:ins w:id="12070" w:author="t_竹沢 公佑" w:date="2020-11-23T18:16:00Z">
              <w:r w:rsidR="00970A66">
                <w:rPr>
                  <w:rFonts w:cs="Times New Roman" w:hint="eastAsia"/>
                  <w:sz w:val="22"/>
                  <w:szCs w:val="22"/>
                </w:rPr>
                <w:t>to</w:t>
              </w:r>
            </w:ins>
            <w:del w:id="12071" w:author="t_竹沢 公佑" w:date="2020-11-23T18:16:00Z">
              <w:r w:rsidR="008B552A" w:rsidDel="00970A66">
                <w:rPr>
                  <w:rFonts w:cs="Times New Roman" w:hint="eastAsia"/>
                  <w:sz w:val="22"/>
                  <w:szCs w:val="22"/>
                </w:rPr>
                <w:delText>or</w:delText>
              </w:r>
            </w:del>
            <w:r w:rsidR="008B552A">
              <w:rPr>
                <w:rFonts w:cs="Times New Roman" w:hint="eastAsia"/>
                <w:sz w:val="22"/>
                <w:szCs w:val="22"/>
              </w:rPr>
              <w:t xml:space="preserve"> </w:t>
            </w:r>
            <w:ins w:id="12072" w:author="t_竹沢 公佑" w:date="2020-11-23T18:16:00Z">
              <w:r w:rsidR="00970A66">
                <w:rPr>
                  <w:rFonts w:cs="Times New Roman" w:hint="eastAsia"/>
                  <w:sz w:val="22"/>
                  <w:szCs w:val="22"/>
                </w:rPr>
                <w:t>2.0.7</w:t>
              </w:r>
            </w:ins>
            <w:del w:id="12073" w:author="t_竹沢 公佑" w:date="2020-11-23T18:16:00Z">
              <w:r w:rsidR="008B552A" w:rsidDel="00970A66">
                <w:rPr>
                  <w:rFonts w:cs="Times New Roman" w:hint="eastAsia"/>
                  <w:sz w:val="22"/>
                  <w:szCs w:val="22"/>
                </w:rPr>
                <w:delText>later</w:delText>
              </w:r>
              <w:r w:rsidDel="00970A66">
                <w:rPr>
                  <w:rFonts w:cs="Times New Roman" w:hint="eastAsia"/>
                  <w:sz w:val="22"/>
                  <w:szCs w:val="22"/>
                </w:rPr>
                <w:delText xml:space="preserve"> </w:delText>
              </w:r>
            </w:del>
            <w:r>
              <w:rPr>
                <w:rFonts w:cs="Times New Roman" w:hint="eastAsia"/>
                <w:sz w:val="22"/>
                <w:szCs w:val="22"/>
              </w:rPr>
              <w:t>&gt;</w:t>
            </w:r>
          </w:p>
          <w:p w:rsidR="00B707DE" w:rsidRPr="00B707DE" w:rsidRDefault="008B552A" w:rsidP="00B707DE">
            <w:pPr>
              <w:widowControl w:val="0"/>
              <w:autoSpaceDE w:val="0"/>
              <w:autoSpaceDN w:val="0"/>
              <w:adjustRightInd w:val="0"/>
              <w:spacing w:line="0" w:lineRule="atLeast"/>
              <w:ind w:left="110" w:hangingChars="50" w:hanging="110"/>
              <w:rPr>
                <w:rFonts w:cs="Times New Roman"/>
                <w:sz w:val="22"/>
                <w:szCs w:val="22"/>
              </w:rPr>
            </w:pPr>
            <w:r>
              <w:rPr>
                <w:rFonts w:cs="Times New Roman" w:hint="eastAsia"/>
                <w:sz w:val="22"/>
                <w:szCs w:val="22"/>
              </w:rPr>
              <w:t xml:space="preserve">When this </w:t>
            </w:r>
            <w:ins w:id="12074" w:author="t_竹沢 公佑" w:date="2019-10-05T18:49:00Z">
              <w:r w:rsidR="00B12E26">
                <w:rPr>
                  <w:rFonts w:cs="Times New Roman" w:hint="eastAsia"/>
                  <w:sz w:val="22"/>
                  <w:szCs w:val="22"/>
                </w:rPr>
                <w:t>comamnd</w:t>
              </w:r>
            </w:ins>
            <w:del w:id="12075" w:author="t_竹沢 公佑" w:date="2019-10-05T18:49:00Z">
              <w:r w:rsidDel="00B12E26">
                <w:rPr>
                  <w:rFonts w:cs="Times New Roman" w:hint="eastAsia"/>
                  <w:sz w:val="22"/>
                  <w:szCs w:val="22"/>
                </w:rPr>
                <w:delText>function</w:delText>
              </w:r>
            </w:del>
            <w:r>
              <w:rPr>
                <w:rFonts w:cs="Times New Roman" w:hint="eastAsia"/>
                <w:sz w:val="22"/>
                <w:szCs w:val="22"/>
              </w:rPr>
              <w:t xml:space="preserve"> is called from prototype DRXP boards, ioctl returns -1 and sets ENOSYS to errno.</w:t>
            </w:r>
          </w:p>
        </w:tc>
      </w:tr>
      <w:tr w:rsidR="005D5B03" w:rsidRPr="00226376" w:rsidTr="00F1360B">
        <w:tc>
          <w:tcPr>
            <w:tcW w:w="2376" w:type="dxa"/>
            <w:tcBorders>
              <w:top w:val="single" w:sz="4" w:space="0" w:color="auto"/>
              <w:left w:val="single" w:sz="4" w:space="0" w:color="auto"/>
              <w:bottom w:val="single" w:sz="4" w:space="0" w:color="auto"/>
              <w:right w:val="single" w:sz="4" w:space="0" w:color="auto"/>
            </w:tcBorders>
            <w:tcPrChange w:id="12076" w:author="t_竹沢 公佑" w:date="2019-08-22T13:41:00Z">
              <w:tcPr>
                <w:tcW w:w="2361" w:type="dxa"/>
                <w:tcBorders>
                  <w:top w:val="single" w:sz="4" w:space="0" w:color="auto"/>
                  <w:left w:val="single" w:sz="4" w:space="0" w:color="auto"/>
                  <w:bottom w:val="single" w:sz="4" w:space="0" w:color="auto"/>
                  <w:right w:val="single" w:sz="4" w:space="0" w:color="auto"/>
                </w:tcBorders>
              </w:tcPr>
            </w:tcPrChange>
          </w:tcPr>
          <w:p w:rsidR="005D5B03" w:rsidRDefault="00B90B9B" w:rsidP="00A43CA5">
            <w:pPr>
              <w:spacing w:line="0" w:lineRule="atLeast"/>
              <w:ind w:right="1020"/>
              <w:rPr>
                <w:rFonts w:cs="Times New Roman"/>
                <w:sz w:val="22"/>
                <w:szCs w:val="22"/>
              </w:rPr>
            </w:pPr>
            <w:r>
              <w:rPr>
                <w:rFonts w:cs="Times New Roman"/>
                <w:sz w:val="22"/>
                <w:szCs w:val="22"/>
              </w:rPr>
              <w:t>E</w:t>
            </w:r>
            <w:r w:rsidR="005D5B03">
              <w:rPr>
                <w:rFonts w:cs="Times New Roman" w:hint="eastAsia"/>
                <w:sz w:val="22"/>
                <w:szCs w:val="22"/>
              </w:rPr>
              <w:t>rrors</w:t>
            </w:r>
          </w:p>
        </w:tc>
        <w:tc>
          <w:tcPr>
            <w:tcW w:w="7515" w:type="dxa"/>
            <w:gridSpan w:val="3"/>
            <w:tcBorders>
              <w:top w:val="single" w:sz="4" w:space="0" w:color="auto"/>
              <w:left w:val="single" w:sz="4" w:space="0" w:color="auto"/>
              <w:bottom w:val="single" w:sz="4" w:space="0" w:color="auto"/>
              <w:right w:val="single" w:sz="4" w:space="0" w:color="auto"/>
            </w:tcBorders>
            <w:tcPrChange w:id="12077" w:author="t_竹沢 公佑" w:date="2019-08-22T13:41:00Z">
              <w:tcPr>
                <w:tcW w:w="7528" w:type="dxa"/>
                <w:gridSpan w:val="4"/>
                <w:tcBorders>
                  <w:top w:val="single" w:sz="4" w:space="0" w:color="auto"/>
                  <w:left w:val="single" w:sz="4" w:space="0" w:color="auto"/>
                  <w:bottom w:val="single" w:sz="4" w:space="0" w:color="auto"/>
                  <w:right w:val="single" w:sz="4" w:space="0" w:color="auto"/>
                </w:tcBorders>
              </w:tcPr>
            </w:tcPrChange>
          </w:tcPr>
          <w:p w:rsidR="005D5B03" w:rsidRPr="00226376" w:rsidRDefault="005D5B03" w:rsidP="00A43CA5">
            <w:pPr>
              <w:spacing w:line="0" w:lineRule="atLeast"/>
              <w:ind w:right="1020"/>
              <w:rPr>
                <w:rFonts w:cs="Times New Roman"/>
                <w:sz w:val="22"/>
                <w:szCs w:val="22"/>
              </w:rPr>
            </w:pPr>
            <w:r>
              <w:rPr>
                <w:rFonts w:cs="Times New Roman" w:hint="eastAsia"/>
                <w:sz w:val="22"/>
                <w:szCs w:val="22"/>
              </w:rPr>
              <w:t>EINVAL</w:t>
            </w:r>
          </w:p>
          <w:p w:rsidR="005D5B03" w:rsidRDefault="0081683B" w:rsidP="00A43CA5">
            <w:pPr>
              <w:spacing w:line="0" w:lineRule="atLeast"/>
              <w:ind w:right="1020" w:firstLineChars="50" w:firstLine="110"/>
              <w:rPr>
                <w:rFonts w:cs="Times New Roman"/>
                <w:sz w:val="22"/>
                <w:szCs w:val="22"/>
              </w:rPr>
            </w:pPr>
            <w:r>
              <w:rPr>
                <w:rFonts w:cs="Times New Roman" w:hint="eastAsia"/>
                <w:sz w:val="22"/>
                <w:szCs w:val="22"/>
              </w:rPr>
              <w:t xml:space="preserve">Specifiy the </w:t>
            </w:r>
            <w:r>
              <w:rPr>
                <w:rFonts w:cs="Times New Roman"/>
                <w:sz w:val="22"/>
                <w:szCs w:val="22"/>
              </w:rPr>
              <w:t>invalid</w:t>
            </w:r>
            <w:r>
              <w:rPr>
                <w:rFonts w:cs="Times New Roman" w:hint="eastAsia"/>
                <w:sz w:val="22"/>
                <w:szCs w:val="22"/>
              </w:rPr>
              <w:t xml:space="preserve"> value for threshold of overheat protection. </w:t>
            </w:r>
          </w:p>
          <w:p w:rsidR="001D1931" w:rsidRDefault="001D1931" w:rsidP="001D1931">
            <w:pPr>
              <w:spacing w:line="0" w:lineRule="atLeast"/>
              <w:ind w:right="1020"/>
              <w:rPr>
                <w:rFonts w:cs="Times New Roman"/>
                <w:sz w:val="22"/>
                <w:szCs w:val="22"/>
              </w:rPr>
            </w:pPr>
            <w:r>
              <w:rPr>
                <w:rFonts w:cs="Times New Roman" w:hint="eastAsia"/>
                <w:sz w:val="22"/>
                <w:szCs w:val="22"/>
              </w:rPr>
              <w:t xml:space="preserve">ENOSYS(version 2.0.3 </w:t>
            </w:r>
            <w:ins w:id="12078" w:author="t_竹沢 公佑" w:date="2020-11-23T18:16:00Z">
              <w:r w:rsidR="00970A66">
                <w:rPr>
                  <w:rFonts w:cs="Times New Roman" w:hint="eastAsia"/>
                  <w:sz w:val="22"/>
                  <w:szCs w:val="22"/>
                </w:rPr>
                <w:t xml:space="preserve">to </w:t>
              </w:r>
            </w:ins>
            <w:del w:id="12079" w:author="t_竹沢 公佑" w:date="2020-11-23T18:16:00Z">
              <w:r w:rsidDel="00970A66">
                <w:rPr>
                  <w:rFonts w:cs="Times New Roman" w:hint="eastAsia"/>
                  <w:sz w:val="22"/>
                  <w:szCs w:val="22"/>
                </w:rPr>
                <w:delText xml:space="preserve">or </w:delText>
              </w:r>
            </w:del>
            <w:ins w:id="12080" w:author="t_竹沢 公佑" w:date="2020-11-23T18:16:00Z">
              <w:r w:rsidR="00970A66">
                <w:rPr>
                  <w:rFonts w:cs="Times New Roman" w:hint="eastAsia"/>
                  <w:sz w:val="22"/>
                  <w:szCs w:val="22"/>
                </w:rPr>
                <w:t>2.0.7</w:t>
              </w:r>
            </w:ins>
            <w:del w:id="12081" w:author="t_竹沢 公佑" w:date="2020-11-23T18:16:00Z">
              <w:r w:rsidDel="00970A66">
                <w:rPr>
                  <w:rFonts w:cs="Times New Roman" w:hint="eastAsia"/>
                  <w:sz w:val="22"/>
                  <w:szCs w:val="22"/>
                </w:rPr>
                <w:delText>later</w:delText>
              </w:r>
            </w:del>
            <w:r>
              <w:rPr>
                <w:rFonts w:cs="Times New Roman" w:hint="eastAsia"/>
                <w:sz w:val="22"/>
                <w:szCs w:val="22"/>
              </w:rPr>
              <w:t xml:space="preserve">) </w:t>
            </w:r>
          </w:p>
          <w:p w:rsidR="001D1931" w:rsidRPr="00226376" w:rsidRDefault="001D1931" w:rsidP="001D1931">
            <w:pPr>
              <w:spacing w:line="0" w:lineRule="atLeast"/>
              <w:ind w:right="1020"/>
              <w:rPr>
                <w:rFonts w:cs="Times New Roman"/>
                <w:sz w:val="22"/>
                <w:szCs w:val="22"/>
              </w:rPr>
            </w:pPr>
            <w:r>
              <w:rPr>
                <w:rFonts w:cs="Times New Roman" w:hint="eastAsia"/>
                <w:sz w:val="22"/>
                <w:szCs w:val="22"/>
              </w:rPr>
              <w:t xml:space="preserve"> When this </w:t>
            </w:r>
            <w:ins w:id="12082" w:author="t_竹沢 公佑" w:date="2019-10-05T18:49:00Z">
              <w:r w:rsidR="00B12E26">
                <w:rPr>
                  <w:rFonts w:cs="Times New Roman" w:hint="eastAsia"/>
                  <w:sz w:val="22"/>
                  <w:szCs w:val="22"/>
                </w:rPr>
                <w:t>command</w:t>
              </w:r>
            </w:ins>
            <w:del w:id="12083" w:author="t_竹沢 公佑" w:date="2019-10-05T18:49:00Z">
              <w:r w:rsidDel="00B12E26">
                <w:rPr>
                  <w:rFonts w:cs="Times New Roman" w:hint="eastAsia"/>
                  <w:sz w:val="22"/>
                  <w:szCs w:val="22"/>
                </w:rPr>
                <w:delText>function</w:delText>
              </w:r>
            </w:del>
            <w:r>
              <w:rPr>
                <w:rFonts w:cs="Times New Roman" w:hint="eastAsia"/>
                <w:sz w:val="22"/>
                <w:szCs w:val="22"/>
              </w:rPr>
              <w:t xml:space="preserve"> is used with prototype DRXP boards.</w:t>
            </w:r>
          </w:p>
        </w:tc>
      </w:tr>
    </w:tbl>
    <w:p w:rsidR="005D5B03" w:rsidRDefault="005D5B03" w:rsidP="005D5B03">
      <w:pPr>
        <w:spacing w:line="0" w:lineRule="atLeast"/>
        <w:ind w:right="1020"/>
      </w:pPr>
    </w:p>
    <w:p w:rsidR="00B90B9B" w:rsidRDefault="00B90B9B" w:rsidP="005D5B03">
      <w:pPr>
        <w:spacing w:line="0" w:lineRule="atLeast"/>
        <w:ind w:right="1020"/>
      </w:pPr>
      <w:r>
        <w:br w:type="page"/>
      </w:r>
    </w:p>
    <w:p w:rsidR="002A7008" w:rsidRDefault="002A7008" w:rsidP="00B90B9B">
      <w:pPr>
        <w:pStyle w:val="3"/>
      </w:pPr>
      <w:bookmarkStart w:id="12084" w:name="_Ref43714334"/>
      <w:bookmarkStart w:id="12085" w:name="_Ref43714341"/>
      <w:bookmarkStart w:id="12086" w:name="_Toc63179471"/>
      <w:r>
        <w:rPr>
          <w:rFonts w:hint="eastAsia"/>
        </w:rPr>
        <w:t>SET</w:t>
      </w:r>
      <w:r>
        <w:t>_</w:t>
      </w:r>
      <w:r>
        <w:rPr>
          <w:rFonts w:hint="eastAsia"/>
        </w:rPr>
        <w:t>DFR_FORCETX</w:t>
      </w:r>
      <w:bookmarkEnd w:id="12084"/>
      <w:bookmarkEnd w:id="12085"/>
      <w:bookmarkEnd w:id="120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546"/>
        <w:gridCol w:w="2126"/>
        <w:gridCol w:w="1843"/>
      </w:tblGrid>
      <w:tr w:rsidR="002A7008" w:rsidTr="00595E56">
        <w:tc>
          <w:tcPr>
            <w:tcW w:w="2376" w:type="dxa"/>
          </w:tcPr>
          <w:p w:rsidR="002A7008" w:rsidRDefault="002A7008" w:rsidP="00EA4236">
            <w:pPr>
              <w:spacing w:line="0" w:lineRule="atLeast"/>
              <w:ind w:right="1020"/>
              <w:rPr>
                <w:sz w:val="22"/>
                <w:szCs w:val="22"/>
              </w:rPr>
            </w:pPr>
            <w:r>
              <w:rPr>
                <w:rFonts w:hint="eastAsia"/>
                <w:sz w:val="22"/>
                <w:szCs w:val="22"/>
              </w:rPr>
              <w:t>ItemID</w:t>
            </w:r>
          </w:p>
        </w:tc>
        <w:tc>
          <w:tcPr>
            <w:tcW w:w="3546" w:type="dxa"/>
          </w:tcPr>
          <w:p w:rsidR="002A7008" w:rsidRDefault="002A7008" w:rsidP="00261A2C">
            <w:pPr>
              <w:spacing w:line="0" w:lineRule="atLeast"/>
              <w:ind w:right="-108"/>
              <w:rPr>
                <w:sz w:val="22"/>
                <w:szCs w:val="22"/>
              </w:rPr>
            </w:pPr>
            <w:r>
              <w:rPr>
                <w:rFonts w:hint="eastAsia"/>
                <w:sz w:val="22"/>
                <w:szCs w:val="22"/>
              </w:rPr>
              <w:t>SET</w:t>
            </w:r>
            <w:r>
              <w:rPr>
                <w:sz w:val="22"/>
                <w:szCs w:val="22"/>
              </w:rPr>
              <w:t>_</w:t>
            </w:r>
            <w:r>
              <w:rPr>
                <w:rFonts w:hint="eastAsia"/>
                <w:sz w:val="22"/>
                <w:szCs w:val="22"/>
              </w:rPr>
              <w:t>DFR_FORCETX_ID</w:t>
            </w:r>
          </w:p>
        </w:tc>
        <w:tc>
          <w:tcPr>
            <w:tcW w:w="2126" w:type="dxa"/>
          </w:tcPr>
          <w:p w:rsidR="002A7008" w:rsidRDefault="002A7008" w:rsidP="002A7008">
            <w:pPr>
              <w:spacing w:line="0" w:lineRule="atLeast"/>
              <w:ind w:right="-108"/>
              <w:rPr>
                <w:sz w:val="22"/>
                <w:szCs w:val="22"/>
              </w:rPr>
            </w:pPr>
            <w:r>
              <w:rPr>
                <w:rFonts w:hint="eastAsia"/>
                <w:sz w:val="22"/>
                <w:szCs w:val="22"/>
              </w:rPr>
              <w:t>0x0</w:t>
            </w:r>
            <w:r w:rsidR="004F780B">
              <w:rPr>
                <w:rFonts w:hint="eastAsia"/>
                <w:sz w:val="22"/>
                <w:szCs w:val="22"/>
              </w:rPr>
              <w:t>000 2</w:t>
            </w:r>
            <w:r w:rsidR="00F239A9">
              <w:rPr>
                <w:rFonts w:hint="eastAsia"/>
                <w:sz w:val="22"/>
                <w:szCs w:val="22"/>
              </w:rPr>
              <w:t>F00</w:t>
            </w:r>
          </w:p>
        </w:tc>
        <w:tc>
          <w:tcPr>
            <w:tcW w:w="1843" w:type="dxa"/>
          </w:tcPr>
          <w:p w:rsidR="002A7008" w:rsidRDefault="002A7008" w:rsidP="00EA4236">
            <w:pPr>
              <w:spacing w:line="0" w:lineRule="atLeast"/>
              <w:ind w:right="95"/>
              <w:rPr>
                <w:sz w:val="22"/>
                <w:szCs w:val="22"/>
              </w:rPr>
            </w:pPr>
          </w:p>
        </w:tc>
      </w:tr>
      <w:tr w:rsidR="002A7008" w:rsidTr="00595E56">
        <w:tc>
          <w:tcPr>
            <w:tcW w:w="2376" w:type="dxa"/>
          </w:tcPr>
          <w:p w:rsidR="002A7008" w:rsidRDefault="002A7008" w:rsidP="00EA4236">
            <w:pPr>
              <w:spacing w:line="0" w:lineRule="atLeast"/>
              <w:ind w:right="1020"/>
              <w:rPr>
                <w:sz w:val="22"/>
                <w:szCs w:val="22"/>
              </w:rPr>
            </w:pPr>
            <w:r>
              <w:rPr>
                <w:rFonts w:cs="Times New Roman"/>
                <w:sz w:val="22"/>
                <w:szCs w:val="22"/>
              </w:rPr>
              <w:t>Description</w:t>
            </w:r>
          </w:p>
        </w:tc>
        <w:tc>
          <w:tcPr>
            <w:tcW w:w="7515" w:type="dxa"/>
            <w:gridSpan w:val="3"/>
          </w:tcPr>
          <w:p w:rsidR="002A7008" w:rsidRDefault="004701A5" w:rsidP="00EA4236">
            <w:pPr>
              <w:widowControl w:val="0"/>
              <w:autoSpaceDE w:val="0"/>
              <w:autoSpaceDN w:val="0"/>
              <w:adjustRightInd w:val="0"/>
              <w:spacing w:line="0" w:lineRule="atLeast"/>
              <w:rPr>
                <w:rFonts w:cs="Times New Roman"/>
                <w:sz w:val="22"/>
                <w:szCs w:val="22"/>
              </w:rPr>
            </w:pPr>
            <w:r>
              <w:rPr>
                <w:rFonts w:cs="Times New Roman" w:hint="eastAsia"/>
                <w:sz w:val="22"/>
                <w:szCs w:val="22"/>
              </w:rPr>
              <w:t>This command controls</w:t>
            </w:r>
            <w:r w:rsidR="002A7008">
              <w:rPr>
                <w:rFonts w:cs="Times New Roman" w:hint="eastAsia"/>
                <w:sz w:val="22"/>
                <w:szCs w:val="22"/>
              </w:rPr>
              <w:t xml:space="preserve"> </w:t>
            </w:r>
            <w:del w:id="12087" w:author="t_竹沢 公佑" w:date="2019-10-05T18:51:00Z">
              <w:r w:rsidR="002A7008" w:rsidDel="00A320DD">
                <w:rPr>
                  <w:rFonts w:cs="Times New Roman" w:hint="eastAsia"/>
                  <w:sz w:val="22"/>
                  <w:szCs w:val="22"/>
                </w:rPr>
                <w:delText xml:space="preserve">the </w:delText>
              </w:r>
              <w:r w:rsidDel="00A320DD">
                <w:rPr>
                  <w:rFonts w:cs="Times New Roman" w:hint="eastAsia"/>
                  <w:sz w:val="22"/>
                  <w:szCs w:val="22"/>
                </w:rPr>
                <w:delText xml:space="preserve">capability of </w:delText>
              </w:r>
            </w:del>
            <w:r w:rsidR="002A7008">
              <w:rPr>
                <w:rFonts w:cs="Times New Roman" w:hint="eastAsia"/>
                <w:sz w:val="22"/>
                <w:szCs w:val="22"/>
              </w:rPr>
              <w:t>transmitting PRBS</w:t>
            </w:r>
            <w:r w:rsidR="00A36066">
              <w:rPr>
                <w:rFonts w:cs="Times New Roman" w:hint="eastAsia"/>
                <w:sz w:val="22"/>
                <w:szCs w:val="22"/>
              </w:rPr>
              <w:t>31</w:t>
            </w:r>
            <w:ins w:id="12088" w:author="t_竹沢 公佑" w:date="2021-01-29T16:49:00Z">
              <w:r w:rsidR="00E253B4">
                <w:rPr>
                  <w:rFonts w:cs="Times New Roman" w:hint="eastAsia"/>
                  <w:sz w:val="22"/>
                  <w:szCs w:val="22"/>
                </w:rPr>
                <w:t>/PRBS63</w:t>
              </w:r>
            </w:ins>
            <w:r w:rsidR="002A7008">
              <w:rPr>
                <w:rFonts w:cs="Times New Roman" w:hint="eastAsia"/>
                <w:sz w:val="22"/>
                <w:szCs w:val="22"/>
              </w:rPr>
              <w:t xml:space="preserve"> </w:t>
            </w:r>
            <w:r w:rsidR="00A36066">
              <w:rPr>
                <w:rFonts w:cs="Times New Roman" w:hint="eastAsia"/>
                <w:sz w:val="22"/>
                <w:szCs w:val="22"/>
              </w:rPr>
              <w:t xml:space="preserve">pattern </w:t>
            </w:r>
            <w:r w:rsidR="002A7008">
              <w:rPr>
                <w:rFonts w:cs="Times New Roman" w:hint="eastAsia"/>
                <w:sz w:val="22"/>
                <w:szCs w:val="22"/>
              </w:rPr>
              <w:t>forcibly.</w:t>
            </w:r>
          </w:p>
          <w:p w:rsidR="00E253B4" w:rsidRDefault="002A7008" w:rsidP="0018043C">
            <w:pPr>
              <w:widowControl w:val="0"/>
              <w:autoSpaceDE w:val="0"/>
              <w:autoSpaceDN w:val="0"/>
              <w:adjustRightInd w:val="0"/>
              <w:spacing w:line="0" w:lineRule="atLeast"/>
              <w:rPr>
                <w:ins w:id="12089" w:author="t_竹沢 公佑" w:date="2021-01-29T16:50:00Z"/>
                <w:rFonts w:cs="Times New Roman"/>
                <w:sz w:val="22"/>
                <w:szCs w:val="22"/>
              </w:rPr>
            </w:pPr>
            <w:r>
              <w:rPr>
                <w:rFonts w:cs="Times New Roman" w:hint="eastAsia"/>
                <w:sz w:val="22"/>
                <w:szCs w:val="22"/>
              </w:rPr>
              <w:t>When DRXP is in reception mode, it can</w:t>
            </w:r>
            <w:r>
              <w:rPr>
                <w:rFonts w:cs="Times New Roman"/>
                <w:sz w:val="22"/>
                <w:szCs w:val="22"/>
              </w:rPr>
              <w:t>’</w:t>
            </w:r>
            <w:r>
              <w:rPr>
                <w:rFonts w:cs="Times New Roman" w:hint="eastAsia"/>
                <w:sz w:val="22"/>
                <w:szCs w:val="22"/>
              </w:rPr>
              <w:t xml:space="preserve">t send data from Tx port normally. This function enables the </w:t>
            </w:r>
            <w:r>
              <w:rPr>
                <w:rFonts w:cs="Times New Roman"/>
                <w:sz w:val="22"/>
                <w:szCs w:val="22"/>
              </w:rPr>
              <w:t>debugging</w:t>
            </w:r>
            <w:r>
              <w:rPr>
                <w:rFonts w:cs="Times New Roman" w:hint="eastAsia"/>
                <w:sz w:val="22"/>
                <w:szCs w:val="22"/>
              </w:rPr>
              <w:t xml:space="preserve"> function for </w:t>
            </w:r>
            <w:ins w:id="12090" w:author="t_竹沢 公佑" w:date="2019-10-05T18:53:00Z">
              <w:r w:rsidR="00A320DD">
                <w:rPr>
                  <w:rFonts w:cs="Times New Roman" w:hint="eastAsia"/>
                  <w:sz w:val="22"/>
                  <w:szCs w:val="22"/>
                </w:rPr>
                <w:t xml:space="preserve">transmitting </w:t>
              </w:r>
            </w:ins>
            <w:del w:id="12091" w:author="t_竹沢 公佑" w:date="2019-10-05T18:53:00Z">
              <w:r w:rsidDel="00A320DD">
                <w:rPr>
                  <w:rFonts w:cs="Times New Roman" w:hint="eastAsia"/>
                  <w:sz w:val="22"/>
                  <w:szCs w:val="22"/>
                </w:rPr>
                <w:delText xml:space="preserve">sending </w:delText>
              </w:r>
            </w:del>
            <w:r>
              <w:rPr>
                <w:rFonts w:cs="Times New Roman" w:hint="eastAsia"/>
                <w:sz w:val="22"/>
                <w:szCs w:val="22"/>
              </w:rPr>
              <w:t xml:space="preserve">the </w:t>
            </w:r>
            <w:r w:rsidR="000D2798">
              <w:rPr>
                <w:rFonts w:cs="Times New Roman" w:hint="eastAsia"/>
                <w:sz w:val="22"/>
                <w:szCs w:val="22"/>
              </w:rPr>
              <w:t>PRBS</w:t>
            </w:r>
            <w:r w:rsidR="00A36066">
              <w:rPr>
                <w:rFonts w:cs="Times New Roman" w:hint="eastAsia"/>
                <w:sz w:val="22"/>
                <w:szCs w:val="22"/>
              </w:rPr>
              <w:t>31</w:t>
            </w:r>
            <w:ins w:id="12092" w:author="t_竹沢 公佑" w:date="2021-01-29T16:51:00Z">
              <w:r w:rsidR="00E253B4">
                <w:rPr>
                  <w:rFonts w:cs="Times New Roman" w:hint="eastAsia"/>
                  <w:sz w:val="22"/>
                  <w:szCs w:val="22"/>
                </w:rPr>
                <w:t>/PRBS63</w:t>
              </w:r>
            </w:ins>
            <w:r w:rsidR="000D2798">
              <w:rPr>
                <w:rFonts w:cs="Times New Roman" w:hint="eastAsia"/>
                <w:sz w:val="22"/>
                <w:szCs w:val="22"/>
              </w:rPr>
              <w:t xml:space="preserve"> </w:t>
            </w:r>
            <w:r w:rsidR="00A36066">
              <w:rPr>
                <w:rFonts w:cs="Times New Roman" w:hint="eastAsia"/>
                <w:sz w:val="22"/>
                <w:szCs w:val="22"/>
              </w:rPr>
              <w:t xml:space="preserve">pattern </w:t>
            </w:r>
            <w:r w:rsidR="000D2798">
              <w:rPr>
                <w:rFonts w:cs="Times New Roman" w:hint="eastAsia"/>
                <w:sz w:val="22"/>
                <w:szCs w:val="22"/>
              </w:rPr>
              <w:t>when it is in reception mode.</w:t>
            </w:r>
            <w:r>
              <w:rPr>
                <w:rFonts w:cs="Times New Roman" w:hint="eastAsia"/>
                <w:sz w:val="22"/>
                <w:szCs w:val="22"/>
              </w:rPr>
              <w:t xml:space="preserve"> </w:t>
            </w:r>
          </w:p>
          <w:p w:rsidR="00E253B4" w:rsidRPr="00E253B4" w:rsidRDefault="00E253B4" w:rsidP="0018043C">
            <w:pPr>
              <w:widowControl w:val="0"/>
              <w:autoSpaceDE w:val="0"/>
              <w:autoSpaceDN w:val="0"/>
              <w:adjustRightInd w:val="0"/>
              <w:spacing w:line="0" w:lineRule="atLeast"/>
              <w:rPr>
                <w:ins w:id="12093" w:author="t_竹沢 公佑" w:date="2021-01-29T16:50:00Z"/>
                <w:rFonts w:cs="Times New Roman"/>
                <w:sz w:val="22"/>
                <w:szCs w:val="22"/>
              </w:rPr>
            </w:pPr>
          </w:p>
          <w:p w:rsidR="00E253B4" w:rsidRDefault="00A36066" w:rsidP="0018043C">
            <w:pPr>
              <w:widowControl w:val="0"/>
              <w:autoSpaceDE w:val="0"/>
              <w:autoSpaceDN w:val="0"/>
              <w:adjustRightInd w:val="0"/>
              <w:spacing w:line="0" w:lineRule="atLeast"/>
              <w:rPr>
                <w:ins w:id="12094" w:author="t_竹沢 公佑" w:date="2021-01-29T16:51:00Z"/>
                <w:rFonts w:cs="Times New Roman"/>
                <w:sz w:val="22"/>
                <w:szCs w:val="22"/>
              </w:rPr>
            </w:pPr>
            <w:r>
              <w:rPr>
                <w:rFonts w:cs="Times New Roman" w:hint="eastAsia"/>
                <w:sz w:val="22"/>
                <w:szCs w:val="22"/>
              </w:rPr>
              <w:t>The PRBS31</w:t>
            </w:r>
            <w:ins w:id="12095" w:author="t_竹沢 公佑" w:date="2021-01-29T16:50:00Z">
              <w:r w:rsidR="00E253B4">
                <w:rPr>
                  <w:rFonts w:cs="Times New Roman" w:hint="eastAsia"/>
                  <w:sz w:val="22"/>
                  <w:szCs w:val="22"/>
                </w:rPr>
                <w:t>/PRBS63</w:t>
              </w:r>
            </w:ins>
            <w:r>
              <w:rPr>
                <w:rFonts w:cs="Times New Roman" w:hint="eastAsia"/>
                <w:sz w:val="22"/>
                <w:szCs w:val="22"/>
              </w:rPr>
              <w:t xml:space="preserve"> generator is reset every 48 milliseconds. Thus, </w:t>
            </w:r>
            <w:r w:rsidR="0018043C">
              <w:rPr>
                <w:rFonts w:cs="Times New Roman" w:hint="eastAsia"/>
                <w:sz w:val="22"/>
                <w:szCs w:val="22"/>
              </w:rPr>
              <w:t>The same data pattern is repeated in 48milliseonds cycle.</w:t>
            </w:r>
            <w:r w:rsidR="00680753">
              <w:rPr>
                <w:rFonts w:cs="Times New Roman" w:hint="eastAsia"/>
                <w:sz w:val="22"/>
                <w:szCs w:val="22"/>
              </w:rPr>
              <w:t xml:space="preserve"> </w:t>
            </w:r>
          </w:p>
          <w:p w:rsidR="00E253B4" w:rsidRDefault="00E253B4" w:rsidP="0018043C">
            <w:pPr>
              <w:widowControl w:val="0"/>
              <w:autoSpaceDE w:val="0"/>
              <w:autoSpaceDN w:val="0"/>
              <w:adjustRightInd w:val="0"/>
              <w:spacing w:line="0" w:lineRule="atLeast"/>
              <w:rPr>
                <w:ins w:id="12096" w:author="t_竹沢 公佑" w:date="2021-01-29T16:51:00Z"/>
                <w:rFonts w:cs="Times New Roman"/>
                <w:sz w:val="22"/>
                <w:szCs w:val="22"/>
              </w:rPr>
            </w:pPr>
          </w:p>
          <w:p w:rsidR="002A7008" w:rsidRDefault="00680753" w:rsidP="0018043C">
            <w:pPr>
              <w:widowControl w:val="0"/>
              <w:autoSpaceDE w:val="0"/>
              <w:autoSpaceDN w:val="0"/>
              <w:adjustRightInd w:val="0"/>
              <w:spacing w:line="0" w:lineRule="atLeast"/>
              <w:rPr>
                <w:ins w:id="12097" w:author="s_佐野 光" w:date="2019-08-16T17:24:00Z"/>
                <w:rFonts w:cs="Times New Roman"/>
                <w:sz w:val="22"/>
                <w:szCs w:val="22"/>
              </w:rPr>
            </w:pPr>
            <w:r>
              <w:rPr>
                <w:rFonts w:cs="Times New Roman" w:hint="eastAsia"/>
                <w:sz w:val="22"/>
                <w:szCs w:val="22"/>
              </w:rPr>
              <w:t>If you use this function, please call this before calling ioctl(DRXPD_RCVSTTART).</w:t>
            </w:r>
          </w:p>
          <w:p w:rsidR="001F26FF" w:rsidRDefault="00D91070">
            <w:pPr>
              <w:widowControl w:val="0"/>
              <w:autoSpaceDE w:val="0"/>
              <w:autoSpaceDN w:val="0"/>
              <w:adjustRightInd w:val="0"/>
              <w:spacing w:line="0" w:lineRule="atLeast"/>
              <w:rPr>
                <w:rFonts w:cs="Times New Roman"/>
                <w:sz w:val="22"/>
                <w:szCs w:val="22"/>
              </w:rPr>
            </w:pPr>
            <w:ins w:id="12098" w:author="s_佐野 光" w:date="2019-08-16T18:43:00Z">
              <w:r>
                <w:rPr>
                  <w:rFonts w:cs="Times New Roman" w:hint="eastAsia"/>
                  <w:sz w:val="22"/>
                  <w:szCs w:val="22"/>
                </w:rPr>
                <w:t>To</w:t>
              </w:r>
            </w:ins>
            <w:ins w:id="12099" w:author="s_佐野 光" w:date="2019-08-16T17:24:00Z">
              <w:r w:rsidR="001F26FF" w:rsidRPr="001F26FF">
                <w:rPr>
                  <w:rFonts w:cs="Times New Roman"/>
                  <w:sz w:val="22"/>
                  <w:szCs w:val="22"/>
                </w:rPr>
                <w:t xml:space="preserve"> </w:t>
              </w:r>
              <w:del w:id="12100" w:author="t_竹沢 公佑" w:date="2019-10-05T18:52:00Z">
                <w:r w:rsidR="001F26FF" w:rsidRPr="001F26FF" w:rsidDel="00A320DD">
                  <w:rPr>
                    <w:rFonts w:cs="Times New Roman"/>
                    <w:sz w:val="22"/>
                    <w:szCs w:val="22"/>
                  </w:rPr>
                  <w:delText xml:space="preserve">get </w:delText>
                </w:r>
              </w:del>
              <w:r w:rsidR="001F26FF" w:rsidRPr="001F26FF">
                <w:rPr>
                  <w:rFonts w:cs="Times New Roman"/>
                  <w:sz w:val="22"/>
                  <w:szCs w:val="22"/>
                </w:rPr>
                <w:t xml:space="preserve">confirm </w:t>
              </w:r>
              <w:del w:id="12101" w:author="t_竹沢 公佑" w:date="2019-10-05T18:52:00Z">
                <w:r w:rsidR="001F26FF" w:rsidRPr="001F26FF" w:rsidDel="00A320DD">
                  <w:rPr>
                    <w:rFonts w:cs="Times New Roman"/>
                    <w:sz w:val="22"/>
                    <w:szCs w:val="22"/>
                  </w:rPr>
                  <w:delText xml:space="preserve">the </w:delText>
                </w:r>
              </w:del>
            </w:ins>
            <w:ins w:id="12102" w:author="s_佐野 光" w:date="2019-08-16T17:26:00Z">
              <w:r w:rsidR="001F26FF">
                <w:rPr>
                  <w:rFonts w:cs="Times New Roman" w:hint="eastAsia"/>
                  <w:sz w:val="22"/>
                  <w:szCs w:val="22"/>
                </w:rPr>
                <w:t>c</w:t>
              </w:r>
            </w:ins>
            <w:ins w:id="12103" w:author="s_佐野 光" w:date="2019-08-16T17:24:00Z">
              <w:r w:rsidR="001F26FF" w:rsidRPr="001F26FF">
                <w:rPr>
                  <w:rFonts w:cs="Times New Roman"/>
                  <w:sz w:val="22"/>
                  <w:szCs w:val="22"/>
                </w:rPr>
                <w:t>ompletion of this command</w:t>
              </w:r>
            </w:ins>
            <w:ins w:id="12104" w:author="t_竹沢 公佑" w:date="2019-10-05T18:52:00Z">
              <w:r w:rsidR="00A320DD">
                <w:rPr>
                  <w:rFonts w:cs="Times New Roman" w:hint="eastAsia"/>
                  <w:sz w:val="22"/>
                  <w:szCs w:val="22"/>
                </w:rPr>
                <w:t>, please call</w:t>
              </w:r>
            </w:ins>
            <w:ins w:id="12105" w:author="s_佐野 光" w:date="2019-08-16T17:24:00Z">
              <w:r w:rsidR="001F26FF" w:rsidRPr="001F26FF">
                <w:rPr>
                  <w:rFonts w:cs="Times New Roman"/>
                  <w:sz w:val="22"/>
                  <w:szCs w:val="22"/>
                </w:rPr>
                <w:t xml:space="preserve"> </w:t>
              </w:r>
              <w:del w:id="12106" w:author="t_竹沢 公佑" w:date="2019-10-05T18:52:00Z">
                <w:r w:rsidR="001F26FF" w:rsidRPr="001F26FF" w:rsidDel="00A320DD">
                  <w:rPr>
                    <w:rFonts w:cs="Times New Roman"/>
                    <w:sz w:val="22"/>
                    <w:szCs w:val="22"/>
                  </w:rPr>
                  <w:delText>by</w:delText>
                </w:r>
                <w:r w:rsidR="001F26FF" w:rsidDel="00A320DD">
                  <w:rPr>
                    <w:rFonts w:cs="Times New Roman"/>
                    <w:sz w:val="22"/>
                    <w:szCs w:val="22"/>
                  </w:rPr>
                  <w:delText xml:space="preserve"> calling </w:delText>
                </w:r>
              </w:del>
              <w:r w:rsidR="001F26FF">
                <w:rPr>
                  <w:rFonts w:cs="Times New Roman"/>
                  <w:sz w:val="22"/>
                  <w:szCs w:val="22"/>
                </w:rPr>
                <w:t>monitoring item(GET</w:t>
              </w:r>
              <w:r w:rsidR="001F26FF">
                <w:rPr>
                  <w:rFonts w:cs="Times New Roman" w:hint="eastAsia"/>
                  <w:sz w:val="22"/>
                  <w:szCs w:val="22"/>
                </w:rPr>
                <w:t>_DFR</w:t>
              </w:r>
              <w:r w:rsidR="001F26FF" w:rsidRPr="001F26FF">
                <w:rPr>
                  <w:rFonts w:cs="Times New Roman"/>
                  <w:sz w:val="22"/>
                  <w:szCs w:val="22"/>
                </w:rPr>
                <w:t>_</w:t>
              </w:r>
            </w:ins>
            <w:ins w:id="12107" w:author="s_佐野 光" w:date="2019-08-16T17:26:00Z">
              <w:r w:rsidR="001F26FF">
                <w:rPr>
                  <w:rFonts w:cs="Times New Roman" w:hint="eastAsia"/>
                  <w:sz w:val="22"/>
                  <w:szCs w:val="22"/>
                </w:rPr>
                <w:t>FORCETX</w:t>
              </w:r>
            </w:ins>
            <w:ins w:id="12108" w:author="s_佐野 光" w:date="2019-08-16T17:24:00Z">
              <w:r w:rsidR="001F26FF" w:rsidRPr="001F26FF">
                <w:rPr>
                  <w:rFonts w:cs="Times New Roman"/>
                  <w:sz w:val="22"/>
                  <w:szCs w:val="22"/>
                </w:rPr>
                <w:t>).</w:t>
              </w:r>
            </w:ins>
          </w:p>
        </w:tc>
      </w:tr>
      <w:tr w:rsidR="002A7008" w:rsidTr="00595E56">
        <w:tc>
          <w:tcPr>
            <w:tcW w:w="2376" w:type="dxa"/>
          </w:tcPr>
          <w:p w:rsidR="002A7008" w:rsidRDefault="002A7008" w:rsidP="00EA4236">
            <w:pPr>
              <w:spacing w:line="0" w:lineRule="atLeast"/>
              <w:ind w:right="1020"/>
              <w:rPr>
                <w:sz w:val="22"/>
                <w:szCs w:val="22"/>
              </w:rPr>
            </w:pPr>
            <w:r>
              <w:rPr>
                <w:rFonts w:cs="Times New Roman"/>
                <w:sz w:val="22"/>
                <w:szCs w:val="22"/>
              </w:rPr>
              <w:t>Update Rate</w:t>
            </w:r>
          </w:p>
        </w:tc>
        <w:tc>
          <w:tcPr>
            <w:tcW w:w="7515" w:type="dxa"/>
            <w:gridSpan w:val="3"/>
          </w:tcPr>
          <w:p w:rsidR="002A7008" w:rsidRDefault="002A7008" w:rsidP="00EA4236">
            <w:pPr>
              <w:spacing w:line="0" w:lineRule="atLeast"/>
              <w:ind w:right="-108"/>
              <w:rPr>
                <w:sz w:val="22"/>
                <w:szCs w:val="22"/>
              </w:rPr>
            </w:pPr>
            <w:r>
              <w:rPr>
                <w:rFonts w:hint="eastAsia"/>
                <w:sz w:val="22"/>
                <w:szCs w:val="22"/>
              </w:rPr>
              <w:t>Real time</w:t>
            </w:r>
          </w:p>
        </w:tc>
      </w:tr>
      <w:tr w:rsidR="002A7008" w:rsidTr="00595E56">
        <w:tc>
          <w:tcPr>
            <w:tcW w:w="2376" w:type="dxa"/>
          </w:tcPr>
          <w:p w:rsidR="002A7008" w:rsidRDefault="002A7008" w:rsidP="00EA4236">
            <w:pPr>
              <w:spacing w:line="0" w:lineRule="atLeast"/>
              <w:ind w:right="1020"/>
              <w:rPr>
                <w:rFonts w:cs="Times New Roman"/>
                <w:sz w:val="22"/>
                <w:szCs w:val="22"/>
              </w:rPr>
            </w:pPr>
            <w:r>
              <w:rPr>
                <w:rFonts w:cs="Times New Roman" w:hint="eastAsia"/>
                <w:sz w:val="22"/>
                <w:szCs w:val="22"/>
              </w:rPr>
              <w:t>TE Related</w:t>
            </w:r>
          </w:p>
        </w:tc>
        <w:tc>
          <w:tcPr>
            <w:tcW w:w="7515" w:type="dxa"/>
            <w:gridSpan w:val="3"/>
          </w:tcPr>
          <w:p w:rsidR="002A7008" w:rsidRDefault="002A7008" w:rsidP="00EA4236">
            <w:pPr>
              <w:spacing w:line="0" w:lineRule="atLeast"/>
              <w:ind w:right="1020"/>
              <w:rPr>
                <w:sz w:val="22"/>
                <w:szCs w:val="22"/>
              </w:rPr>
            </w:pPr>
            <w:r>
              <w:rPr>
                <w:rFonts w:hint="eastAsia"/>
                <w:sz w:val="22"/>
                <w:szCs w:val="22"/>
              </w:rPr>
              <w:t>No</w:t>
            </w:r>
          </w:p>
        </w:tc>
      </w:tr>
      <w:tr w:rsidR="00595E56" w:rsidTr="00596636">
        <w:tc>
          <w:tcPr>
            <w:tcW w:w="2376" w:type="dxa"/>
          </w:tcPr>
          <w:p w:rsidR="00595E56" w:rsidRPr="00B12E26" w:rsidRDefault="00595E56" w:rsidP="00596636">
            <w:pPr>
              <w:pStyle w:val="afa"/>
              <w:rPr>
                <w:sz w:val="22"/>
                <w:szCs w:val="22"/>
                <w:rPrChange w:id="12109" w:author="t_竹沢 公佑" w:date="2019-10-05T18:50:00Z">
                  <w:rPr/>
                </w:rPrChange>
              </w:rPr>
            </w:pPr>
            <w:r w:rsidRPr="00B12E26">
              <w:rPr>
                <w:sz w:val="22"/>
                <w:szCs w:val="22"/>
                <w:rPrChange w:id="12110" w:author="t_竹沢 公佑" w:date="2019-10-05T18:50:00Z">
                  <w:rPr/>
                </w:rPrChange>
              </w:rPr>
              <w:t>Synchronization</w:t>
            </w:r>
          </w:p>
        </w:tc>
        <w:tc>
          <w:tcPr>
            <w:tcW w:w="7515" w:type="dxa"/>
            <w:gridSpan w:val="3"/>
          </w:tcPr>
          <w:p w:rsidR="00595E56" w:rsidRPr="00B12E26" w:rsidRDefault="00ED29D4" w:rsidP="00596636">
            <w:pPr>
              <w:pStyle w:val="afa"/>
              <w:rPr>
                <w:sz w:val="22"/>
                <w:szCs w:val="22"/>
                <w:rPrChange w:id="12111" w:author="t_竹沢 公佑" w:date="2019-10-05T18:50:00Z">
                  <w:rPr/>
                </w:rPrChange>
              </w:rPr>
            </w:pPr>
            <w:r w:rsidRPr="00B12E26">
              <w:rPr>
                <w:sz w:val="22"/>
                <w:szCs w:val="22"/>
                <w:rPrChange w:id="12112" w:author="t_竹沢 公佑" w:date="2019-10-05T18:50:00Z">
                  <w:rPr/>
                </w:rPrChange>
              </w:rPr>
              <w:t>A</w:t>
            </w:r>
            <w:r w:rsidR="00595E56" w:rsidRPr="00B12E26">
              <w:rPr>
                <w:sz w:val="22"/>
                <w:szCs w:val="22"/>
                <w:rPrChange w:id="12113" w:author="t_竹沢 公佑" w:date="2019-10-05T18:50:00Z">
                  <w:rPr/>
                </w:rPrChange>
              </w:rPr>
              <w:t>synchronous</w:t>
            </w:r>
          </w:p>
        </w:tc>
      </w:tr>
      <w:tr w:rsidR="002A7008" w:rsidTr="00595E56">
        <w:tc>
          <w:tcPr>
            <w:tcW w:w="2376" w:type="dxa"/>
            <w:vMerge w:val="restart"/>
          </w:tcPr>
          <w:p w:rsidR="002A7008" w:rsidRDefault="002A7008" w:rsidP="00EA4236">
            <w:pPr>
              <w:spacing w:line="0" w:lineRule="atLeast"/>
              <w:ind w:right="1020"/>
              <w:rPr>
                <w:rFonts w:cs="Times New Roman"/>
                <w:sz w:val="22"/>
                <w:szCs w:val="22"/>
              </w:rPr>
            </w:pPr>
            <w:r>
              <w:rPr>
                <w:rFonts w:cs="Times New Roman" w:hint="eastAsia"/>
                <w:sz w:val="22"/>
                <w:szCs w:val="22"/>
              </w:rPr>
              <w:t>Data</w:t>
            </w:r>
          </w:p>
        </w:tc>
        <w:tc>
          <w:tcPr>
            <w:tcW w:w="7515" w:type="dxa"/>
            <w:gridSpan w:val="3"/>
          </w:tcPr>
          <w:p w:rsidR="002A7008" w:rsidRDefault="00504E3D" w:rsidP="00EA4236">
            <w:pPr>
              <w:spacing w:line="0" w:lineRule="atLeast"/>
              <w:ind w:right="1020"/>
              <w:rPr>
                <w:sz w:val="22"/>
                <w:szCs w:val="22"/>
              </w:rPr>
            </w:pPr>
            <w:r>
              <w:rPr>
                <w:rFonts w:hint="eastAsia"/>
                <w:sz w:val="22"/>
                <w:szCs w:val="22"/>
              </w:rPr>
              <w:t>8B</w:t>
            </w:r>
            <w:r w:rsidR="002A7008">
              <w:rPr>
                <w:rFonts w:hint="eastAsia"/>
                <w:sz w:val="22"/>
                <w:szCs w:val="22"/>
              </w:rPr>
              <w:t>ytes</w:t>
            </w:r>
          </w:p>
        </w:tc>
      </w:tr>
      <w:tr w:rsidR="002A7008" w:rsidTr="00595E56">
        <w:tc>
          <w:tcPr>
            <w:tcW w:w="2376" w:type="dxa"/>
            <w:vMerge/>
          </w:tcPr>
          <w:p w:rsidR="002A7008" w:rsidRDefault="002A7008" w:rsidP="00EA4236">
            <w:pPr>
              <w:spacing w:line="0" w:lineRule="atLeast"/>
              <w:ind w:right="1020"/>
              <w:rPr>
                <w:rFonts w:cs="Times New Roman"/>
                <w:sz w:val="22"/>
                <w:szCs w:val="22"/>
              </w:rPr>
            </w:pPr>
          </w:p>
        </w:tc>
        <w:tc>
          <w:tcPr>
            <w:tcW w:w="7515" w:type="dxa"/>
            <w:gridSpan w:val="3"/>
          </w:tcPr>
          <w:p w:rsidR="002A7008" w:rsidRDefault="002A7008" w:rsidP="00EA4236">
            <w:pPr>
              <w:spacing w:line="0" w:lineRule="atLeast"/>
              <w:ind w:right="1020"/>
              <w:rPr>
                <w:rFonts w:cs="Times New Roman"/>
                <w:sz w:val="22"/>
                <w:szCs w:val="22"/>
              </w:rPr>
            </w:pPr>
            <w:r>
              <w:rPr>
                <w:rFonts w:cs="Times New Roman" w:hint="eastAsia"/>
                <w:sz w:val="22"/>
                <w:szCs w:val="22"/>
              </w:rPr>
              <w:t>B</w:t>
            </w:r>
            <w:r>
              <w:rPr>
                <w:rFonts w:cs="Times New Roman"/>
                <w:sz w:val="22"/>
                <w:szCs w:val="22"/>
              </w:rPr>
              <w:t>yte</w:t>
            </w:r>
            <w:r w:rsidR="000D2798">
              <w:rPr>
                <w:rFonts w:cs="Times New Roman" w:hint="eastAsia"/>
                <w:sz w:val="22"/>
                <w:szCs w:val="22"/>
              </w:rPr>
              <w:t>0</w:t>
            </w:r>
            <w:r>
              <w:rPr>
                <w:rFonts w:cs="Times New Roman" w:hint="eastAsia"/>
                <w:sz w:val="22"/>
                <w:szCs w:val="22"/>
              </w:rPr>
              <w:t>:</w:t>
            </w:r>
          </w:p>
          <w:p w:rsidR="00BD050E" w:rsidRDefault="00BD050E" w:rsidP="00EA4236">
            <w:pPr>
              <w:spacing w:line="0" w:lineRule="atLeast"/>
              <w:ind w:right="1020"/>
              <w:rPr>
                <w:rFonts w:cs="Times New Roman"/>
                <w:sz w:val="22"/>
                <w:szCs w:val="22"/>
              </w:rPr>
            </w:pPr>
            <w:r>
              <w:rPr>
                <w:rFonts w:cs="Times New Roman" w:hint="eastAsia"/>
                <w:sz w:val="22"/>
                <w:szCs w:val="22"/>
              </w:rPr>
              <w:t xml:space="preserve"> Enable/Disable this capability.</w:t>
            </w:r>
          </w:p>
          <w:p w:rsidR="00BD050E" w:rsidRDefault="00BD050E" w:rsidP="00BD050E">
            <w:pPr>
              <w:widowControl w:val="0"/>
              <w:autoSpaceDE w:val="0"/>
              <w:autoSpaceDN w:val="0"/>
              <w:adjustRightInd w:val="0"/>
              <w:spacing w:line="0" w:lineRule="atLeast"/>
              <w:ind w:leftChars="50" w:left="120" w:firstLineChars="50" w:firstLine="110"/>
              <w:rPr>
                <w:rFonts w:cs="Times New Roman"/>
                <w:sz w:val="22"/>
                <w:szCs w:val="22"/>
              </w:rPr>
            </w:pPr>
            <w:r>
              <w:rPr>
                <w:rFonts w:cs="Times New Roman" w:hint="eastAsia"/>
                <w:sz w:val="22"/>
                <w:szCs w:val="22"/>
              </w:rPr>
              <w:t>- DFRFORCETX_ENABLE(0x01)</w:t>
            </w:r>
          </w:p>
          <w:p w:rsidR="00A92697" w:rsidRDefault="00BD050E" w:rsidP="00BD050E">
            <w:pPr>
              <w:spacing w:line="0" w:lineRule="atLeast"/>
              <w:ind w:right="1020"/>
              <w:rPr>
                <w:rFonts w:cs="Times New Roman"/>
                <w:sz w:val="22"/>
                <w:szCs w:val="22"/>
              </w:rPr>
            </w:pPr>
            <w:r>
              <w:rPr>
                <w:rFonts w:cs="Times New Roman" w:hint="eastAsia"/>
                <w:sz w:val="22"/>
                <w:szCs w:val="22"/>
              </w:rPr>
              <w:t xml:space="preserve">  - DFRFORCETX_DISABLE(0x02)</w:t>
            </w:r>
          </w:p>
          <w:p w:rsidR="00A92697" w:rsidRDefault="00BD050E" w:rsidP="00BD050E">
            <w:pPr>
              <w:spacing w:line="0" w:lineRule="atLeast"/>
              <w:ind w:right="1020"/>
              <w:rPr>
                <w:rFonts w:cs="Times New Roman"/>
                <w:sz w:val="22"/>
                <w:szCs w:val="22"/>
              </w:rPr>
            </w:pPr>
            <w:r>
              <w:rPr>
                <w:rFonts w:cs="Times New Roman" w:hint="eastAsia"/>
                <w:sz w:val="22"/>
                <w:szCs w:val="22"/>
              </w:rPr>
              <w:t xml:space="preserve">  Above values are defined in the drxpd.h</w:t>
            </w:r>
          </w:p>
          <w:p w:rsidR="00BD050E" w:rsidRDefault="00A92697" w:rsidP="00A92697">
            <w:pPr>
              <w:spacing w:line="0" w:lineRule="atLeast"/>
              <w:ind w:leftChars="100" w:left="240" w:right="1020"/>
              <w:rPr>
                <w:rFonts w:cs="Times New Roman"/>
                <w:sz w:val="22"/>
                <w:szCs w:val="22"/>
              </w:rPr>
            </w:pPr>
            <w:r>
              <w:rPr>
                <w:rFonts w:cs="Times New Roman" w:hint="eastAsia"/>
                <w:sz w:val="22"/>
                <w:szCs w:val="22"/>
              </w:rPr>
              <w:t xml:space="preserve">If </w:t>
            </w:r>
            <w:ins w:id="12114" w:author="t_竹沢 公佑" w:date="2019-10-05T18:53:00Z">
              <w:r w:rsidR="00A320DD">
                <w:rPr>
                  <w:rFonts w:cs="Times New Roman" w:hint="eastAsia"/>
                  <w:sz w:val="22"/>
                  <w:szCs w:val="22"/>
                </w:rPr>
                <w:t xml:space="preserve">you </w:t>
              </w:r>
            </w:ins>
            <w:del w:id="12115" w:author="t_竹沢 公佑" w:date="2019-10-05T18:53:00Z">
              <w:r w:rsidDel="00A320DD">
                <w:rPr>
                  <w:rFonts w:cs="Times New Roman" w:hint="eastAsia"/>
                  <w:sz w:val="22"/>
                  <w:szCs w:val="22"/>
                </w:rPr>
                <w:delText xml:space="preserve">user </w:delText>
              </w:r>
            </w:del>
            <w:r>
              <w:rPr>
                <w:rFonts w:cs="Times New Roman" w:hint="eastAsia"/>
                <w:sz w:val="22"/>
                <w:szCs w:val="22"/>
              </w:rPr>
              <w:t>set</w:t>
            </w:r>
            <w:del w:id="12116" w:author="t_竹沢 公佑" w:date="2019-10-05T18:53:00Z">
              <w:r w:rsidDel="00A320DD">
                <w:rPr>
                  <w:rFonts w:cs="Times New Roman" w:hint="eastAsia"/>
                  <w:sz w:val="22"/>
                  <w:szCs w:val="22"/>
                </w:rPr>
                <w:delText>s</w:delText>
              </w:r>
            </w:del>
            <w:r>
              <w:rPr>
                <w:rFonts w:cs="Times New Roman" w:hint="eastAsia"/>
                <w:sz w:val="22"/>
                <w:szCs w:val="22"/>
              </w:rPr>
              <w:t xml:space="preserve"> the value other than</w:t>
            </w:r>
            <w:ins w:id="12117" w:author="t_竹沢 公佑" w:date="2019-10-05T18:53:00Z">
              <w:r w:rsidR="00A320DD">
                <w:rPr>
                  <w:rFonts w:cs="Times New Roman" w:hint="eastAsia"/>
                  <w:sz w:val="22"/>
                  <w:szCs w:val="22"/>
                </w:rPr>
                <w:t xml:space="preserve"> </w:t>
              </w:r>
            </w:ins>
            <w:del w:id="12118" w:author="t_竹沢 公佑" w:date="2019-10-05T18:53:00Z">
              <w:r w:rsidDel="00A320DD">
                <w:rPr>
                  <w:rFonts w:cs="Times New Roman" w:hint="eastAsia"/>
                  <w:sz w:val="22"/>
                  <w:szCs w:val="22"/>
                </w:rPr>
                <w:delText xml:space="preserve"> </w:delText>
              </w:r>
            </w:del>
            <w:ins w:id="12119" w:author="t_竹沢 公佑" w:date="2019-10-05T18:53:00Z">
              <w:r w:rsidR="00A320DD">
                <w:rPr>
                  <w:rFonts w:cs="Times New Roman" w:hint="eastAsia"/>
                  <w:sz w:val="22"/>
                  <w:szCs w:val="22"/>
                </w:rPr>
                <w:t>them</w:t>
              </w:r>
            </w:ins>
            <w:del w:id="12120" w:author="t_竹沢 公佑" w:date="2019-10-05T18:53:00Z">
              <w:r w:rsidDel="00A320DD">
                <w:rPr>
                  <w:rFonts w:cs="Times New Roman" w:hint="eastAsia"/>
                  <w:sz w:val="22"/>
                  <w:szCs w:val="22"/>
                </w:rPr>
                <w:delText>the above</w:delText>
              </w:r>
            </w:del>
            <w:r>
              <w:rPr>
                <w:rFonts w:cs="Times New Roman" w:hint="eastAsia"/>
                <w:sz w:val="22"/>
                <w:szCs w:val="22"/>
              </w:rPr>
              <w:t>, this function disables this capability</w:t>
            </w:r>
            <w:r w:rsidR="00BD050E">
              <w:rPr>
                <w:rFonts w:cs="Times New Roman" w:hint="eastAsia"/>
                <w:sz w:val="22"/>
                <w:szCs w:val="22"/>
              </w:rPr>
              <w:t>.</w:t>
            </w:r>
          </w:p>
          <w:p w:rsidR="000D2798" w:rsidRDefault="000D2798" w:rsidP="00BD050E">
            <w:pPr>
              <w:widowControl w:val="0"/>
              <w:autoSpaceDE w:val="0"/>
              <w:autoSpaceDN w:val="0"/>
              <w:adjustRightInd w:val="0"/>
              <w:spacing w:line="0" w:lineRule="atLeast"/>
              <w:rPr>
                <w:sz w:val="22"/>
                <w:szCs w:val="22"/>
              </w:rPr>
            </w:pPr>
            <w:r>
              <w:rPr>
                <w:rFonts w:hint="eastAsia"/>
                <w:sz w:val="22"/>
                <w:szCs w:val="22"/>
              </w:rPr>
              <w:t>Byte1-3:Reserved(undefined)</w:t>
            </w:r>
          </w:p>
          <w:p w:rsidR="000D2798" w:rsidRDefault="000D2798" w:rsidP="00EA4236">
            <w:pPr>
              <w:widowControl w:val="0"/>
              <w:autoSpaceDE w:val="0"/>
              <w:autoSpaceDN w:val="0"/>
              <w:adjustRightInd w:val="0"/>
              <w:spacing w:line="0" w:lineRule="atLeast"/>
              <w:ind w:left="110" w:hangingChars="50" w:hanging="110"/>
              <w:rPr>
                <w:sz w:val="22"/>
                <w:szCs w:val="22"/>
              </w:rPr>
            </w:pPr>
            <w:r>
              <w:rPr>
                <w:rFonts w:hint="eastAsia"/>
                <w:sz w:val="22"/>
                <w:szCs w:val="22"/>
              </w:rPr>
              <w:t>Byte4:</w:t>
            </w:r>
          </w:p>
          <w:p w:rsidR="000D2798" w:rsidRDefault="00BD050E" w:rsidP="00EA4236">
            <w:pPr>
              <w:widowControl w:val="0"/>
              <w:autoSpaceDE w:val="0"/>
              <w:autoSpaceDN w:val="0"/>
              <w:adjustRightInd w:val="0"/>
              <w:spacing w:line="0" w:lineRule="atLeast"/>
              <w:ind w:left="110" w:hangingChars="50" w:hanging="110"/>
              <w:rPr>
                <w:sz w:val="22"/>
                <w:szCs w:val="22"/>
              </w:rPr>
            </w:pPr>
            <w:r>
              <w:rPr>
                <w:rFonts w:hint="eastAsia"/>
                <w:sz w:val="22"/>
                <w:szCs w:val="22"/>
              </w:rPr>
              <w:t xml:space="preserve">  Select data source.</w:t>
            </w:r>
          </w:p>
          <w:p w:rsidR="00BD050E" w:rsidRDefault="00BD050E" w:rsidP="00BD050E">
            <w:pPr>
              <w:widowControl w:val="0"/>
              <w:autoSpaceDE w:val="0"/>
              <w:autoSpaceDN w:val="0"/>
              <w:adjustRightInd w:val="0"/>
              <w:spacing w:line="0" w:lineRule="atLeast"/>
              <w:ind w:left="110" w:hangingChars="50" w:hanging="110"/>
              <w:rPr>
                <w:ins w:id="12121" w:author="t_竹沢 公佑" w:date="2021-01-29T16:38:00Z"/>
                <w:sz w:val="22"/>
                <w:szCs w:val="22"/>
              </w:rPr>
            </w:pPr>
            <w:r>
              <w:rPr>
                <w:rFonts w:hint="eastAsia"/>
                <w:sz w:val="22"/>
                <w:szCs w:val="22"/>
              </w:rPr>
              <w:t xml:space="preserve">   - DFRFORCETX_PRBS</w:t>
            </w:r>
            <w:ins w:id="12122" w:author="t_竹沢 公佑" w:date="2021-01-29T16:41:00Z">
              <w:r w:rsidR="00F54D83">
                <w:rPr>
                  <w:rFonts w:hint="eastAsia"/>
                  <w:sz w:val="22"/>
                  <w:szCs w:val="22"/>
                </w:rPr>
                <w:t>31R</w:t>
              </w:r>
            </w:ins>
            <w:r>
              <w:rPr>
                <w:rFonts w:hint="eastAsia"/>
                <w:sz w:val="22"/>
                <w:szCs w:val="22"/>
              </w:rPr>
              <w:t>(0x02)</w:t>
            </w:r>
            <w:ins w:id="12123" w:author="t_竹沢 公佑" w:date="2021-01-29T16:41:00Z">
              <w:r w:rsidR="00F54D83">
                <w:rPr>
                  <w:rFonts w:hint="eastAsia"/>
                  <w:sz w:val="22"/>
                  <w:szCs w:val="22"/>
                </w:rPr>
                <w:t xml:space="preserve"> (*1) </w:t>
              </w:r>
            </w:ins>
          </w:p>
          <w:p w:rsidR="00F54D83" w:rsidRDefault="00F54D83" w:rsidP="00F54D83">
            <w:pPr>
              <w:widowControl w:val="0"/>
              <w:autoSpaceDE w:val="0"/>
              <w:autoSpaceDN w:val="0"/>
              <w:adjustRightInd w:val="0"/>
              <w:spacing w:line="0" w:lineRule="atLeast"/>
              <w:ind w:left="110" w:hangingChars="50" w:hanging="110"/>
              <w:rPr>
                <w:ins w:id="12124" w:author="t_竹沢 公佑" w:date="2021-01-29T16:40:00Z"/>
                <w:sz w:val="22"/>
                <w:szCs w:val="22"/>
              </w:rPr>
            </w:pPr>
            <w:ins w:id="12125" w:author="t_竹沢 公佑" w:date="2021-01-29T16:38:00Z">
              <w:r>
                <w:rPr>
                  <w:rFonts w:hint="eastAsia"/>
                  <w:sz w:val="22"/>
                  <w:szCs w:val="22"/>
                </w:rPr>
                <w:t xml:space="preserve">   - DFRFORCETX_PRBS</w:t>
              </w:r>
            </w:ins>
            <w:ins w:id="12126" w:author="t_竹沢 公佑" w:date="2021-01-29T16:39:00Z">
              <w:r>
                <w:rPr>
                  <w:rFonts w:hint="eastAsia"/>
                  <w:sz w:val="22"/>
                  <w:szCs w:val="22"/>
                </w:rPr>
                <w:t>31</w:t>
              </w:r>
            </w:ins>
            <w:ins w:id="12127" w:author="t_竹沢 公佑" w:date="2021-01-29T16:38:00Z">
              <w:r>
                <w:rPr>
                  <w:rFonts w:hint="eastAsia"/>
                  <w:sz w:val="22"/>
                  <w:szCs w:val="22"/>
                </w:rPr>
                <w:t>(0x0</w:t>
              </w:r>
            </w:ins>
            <w:ins w:id="12128" w:author="t_竹沢 公佑" w:date="2021-01-29T16:40:00Z">
              <w:r>
                <w:rPr>
                  <w:rFonts w:hint="eastAsia"/>
                  <w:sz w:val="22"/>
                  <w:szCs w:val="22"/>
                </w:rPr>
                <w:t>3</w:t>
              </w:r>
            </w:ins>
            <w:ins w:id="12129" w:author="t_竹沢 公佑" w:date="2021-01-29T16:38:00Z">
              <w:r>
                <w:rPr>
                  <w:rFonts w:hint="eastAsia"/>
                  <w:sz w:val="22"/>
                  <w:szCs w:val="22"/>
                </w:rPr>
                <w:t>)</w:t>
              </w:r>
            </w:ins>
            <w:ins w:id="12130" w:author="t_竹沢 公佑" w:date="2021-01-29T16:42:00Z">
              <w:r>
                <w:rPr>
                  <w:rFonts w:hint="eastAsia"/>
                  <w:sz w:val="22"/>
                  <w:szCs w:val="22"/>
                </w:rPr>
                <w:t xml:space="preserve"> (*2)</w:t>
              </w:r>
            </w:ins>
          </w:p>
          <w:p w:rsidR="00F54D83" w:rsidRDefault="00F54D83" w:rsidP="00F54D83">
            <w:pPr>
              <w:widowControl w:val="0"/>
              <w:autoSpaceDE w:val="0"/>
              <w:autoSpaceDN w:val="0"/>
              <w:adjustRightInd w:val="0"/>
              <w:spacing w:line="0" w:lineRule="atLeast"/>
              <w:ind w:left="110" w:hangingChars="50" w:hanging="110"/>
              <w:rPr>
                <w:ins w:id="12131" w:author="t_竹沢 公佑" w:date="2021-01-29T16:38:00Z"/>
                <w:sz w:val="22"/>
                <w:szCs w:val="22"/>
              </w:rPr>
            </w:pPr>
            <w:ins w:id="12132" w:author="t_竹沢 公佑" w:date="2021-01-29T16:40:00Z">
              <w:r>
                <w:rPr>
                  <w:rFonts w:hint="eastAsia"/>
                  <w:sz w:val="22"/>
                  <w:szCs w:val="22"/>
                </w:rPr>
                <w:t xml:space="preserve">   - DFRFORCETX_PRBS63(0x04)</w:t>
              </w:r>
            </w:ins>
            <w:ins w:id="12133" w:author="t_竹沢 公佑" w:date="2021-01-29T16:42:00Z">
              <w:r>
                <w:rPr>
                  <w:rFonts w:hint="eastAsia"/>
                  <w:sz w:val="22"/>
                  <w:szCs w:val="22"/>
                </w:rPr>
                <w:t xml:space="preserve"> (*2)</w:t>
              </w:r>
            </w:ins>
          </w:p>
          <w:p w:rsidR="00F54D83" w:rsidRDefault="00F54D83" w:rsidP="00F54D83">
            <w:pPr>
              <w:widowControl w:val="0"/>
              <w:autoSpaceDE w:val="0"/>
              <w:autoSpaceDN w:val="0"/>
              <w:adjustRightInd w:val="0"/>
              <w:spacing w:line="0" w:lineRule="atLeast"/>
              <w:ind w:left="110" w:hangingChars="50" w:hanging="110"/>
              <w:rPr>
                <w:ins w:id="12134" w:author="t_竹沢 公佑" w:date="2021-01-29T16:38:00Z"/>
                <w:sz w:val="22"/>
                <w:szCs w:val="22"/>
              </w:rPr>
            </w:pPr>
            <w:ins w:id="12135" w:author="t_竹沢 公佑" w:date="2021-01-29T16:38:00Z">
              <w:r>
                <w:rPr>
                  <w:rFonts w:hint="eastAsia"/>
                  <w:sz w:val="22"/>
                  <w:szCs w:val="22"/>
                </w:rPr>
                <w:t xml:space="preserve">   - DFRFORCETX_PRBS</w:t>
              </w:r>
            </w:ins>
            <w:ins w:id="12136" w:author="t_竹沢 公佑" w:date="2021-01-29T16:39:00Z">
              <w:r>
                <w:rPr>
                  <w:rFonts w:hint="eastAsia"/>
                  <w:sz w:val="22"/>
                  <w:szCs w:val="22"/>
                </w:rPr>
                <w:t>31SR</w:t>
              </w:r>
            </w:ins>
            <w:ins w:id="12137" w:author="t_竹沢 公佑" w:date="2021-01-29T16:38:00Z">
              <w:r>
                <w:rPr>
                  <w:rFonts w:hint="eastAsia"/>
                  <w:sz w:val="22"/>
                  <w:szCs w:val="22"/>
                </w:rPr>
                <w:t>(0x0</w:t>
              </w:r>
            </w:ins>
            <w:ins w:id="12138" w:author="t_竹沢 公佑" w:date="2021-01-29T16:40:00Z">
              <w:r>
                <w:rPr>
                  <w:rFonts w:hint="eastAsia"/>
                  <w:sz w:val="22"/>
                  <w:szCs w:val="22"/>
                </w:rPr>
                <w:t>5</w:t>
              </w:r>
            </w:ins>
            <w:ins w:id="12139" w:author="t_竹沢 公佑" w:date="2021-01-29T16:38:00Z">
              <w:r>
                <w:rPr>
                  <w:rFonts w:hint="eastAsia"/>
                  <w:sz w:val="22"/>
                  <w:szCs w:val="22"/>
                </w:rPr>
                <w:t>)</w:t>
              </w:r>
            </w:ins>
            <w:ins w:id="12140" w:author="t_竹沢 公佑" w:date="2021-01-29T16:42:00Z">
              <w:r>
                <w:rPr>
                  <w:rFonts w:hint="eastAsia"/>
                  <w:sz w:val="22"/>
                  <w:szCs w:val="22"/>
                </w:rPr>
                <w:t xml:space="preserve"> (*2)</w:t>
              </w:r>
            </w:ins>
          </w:p>
          <w:p w:rsidR="00F54D83" w:rsidRDefault="00F54D83" w:rsidP="00F54D83">
            <w:pPr>
              <w:widowControl w:val="0"/>
              <w:autoSpaceDE w:val="0"/>
              <w:autoSpaceDN w:val="0"/>
              <w:adjustRightInd w:val="0"/>
              <w:spacing w:line="0" w:lineRule="atLeast"/>
              <w:ind w:left="110" w:hangingChars="50" w:hanging="110"/>
              <w:rPr>
                <w:ins w:id="12141" w:author="t_竹沢 公佑" w:date="2021-01-29T16:38:00Z"/>
                <w:sz w:val="22"/>
                <w:szCs w:val="22"/>
              </w:rPr>
            </w:pPr>
            <w:ins w:id="12142" w:author="t_竹沢 公佑" w:date="2021-01-29T16:38:00Z">
              <w:r>
                <w:rPr>
                  <w:rFonts w:hint="eastAsia"/>
                  <w:sz w:val="22"/>
                  <w:szCs w:val="22"/>
                </w:rPr>
                <w:t xml:space="preserve">   - DFRFORCETX_PRBS</w:t>
              </w:r>
            </w:ins>
            <w:ins w:id="12143" w:author="t_竹沢 公佑" w:date="2021-01-29T16:39:00Z">
              <w:r>
                <w:rPr>
                  <w:rFonts w:hint="eastAsia"/>
                  <w:sz w:val="22"/>
                  <w:szCs w:val="22"/>
                </w:rPr>
                <w:t>31S</w:t>
              </w:r>
            </w:ins>
            <w:ins w:id="12144" w:author="t_竹沢 公佑" w:date="2021-01-29T16:38:00Z">
              <w:r>
                <w:rPr>
                  <w:rFonts w:hint="eastAsia"/>
                  <w:sz w:val="22"/>
                  <w:szCs w:val="22"/>
                </w:rPr>
                <w:t>(0x0</w:t>
              </w:r>
            </w:ins>
            <w:ins w:id="12145" w:author="t_竹沢 公佑" w:date="2021-01-29T16:40:00Z">
              <w:r>
                <w:rPr>
                  <w:rFonts w:hint="eastAsia"/>
                  <w:sz w:val="22"/>
                  <w:szCs w:val="22"/>
                </w:rPr>
                <w:t>6</w:t>
              </w:r>
            </w:ins>
            <w:ins w:id="12146" w:author="t_竹沢 公佑" w:date="2021-01-29T16:38:00Z">
              <w:r>
                <w:rPr>
                  <w:rFonts w:hint="eastAsia"/>
                  <w:sz w:val="22"/>
                  <w:szCs w:val="22"/>
                </w:rPr>
                <w:t>)</w:t>
              </w:r>
            </w:ins>
            <w:ins w:id="12147" w:author="t_竹沢 公佑" w:date="2021-01-29T16:42:00Z">
              <w:r>
                <w:rPr>
                  <w:rFonts w:hint="eastAsia"/>
                  <w:sz w:val="22"/>
                  <w:szCs w:val="22"/>
                </w:rPr>
                <w:t xml:space="preserve"> (*2)</w:t>
              </w:r>
            </w:ins>
          </w:p>
          <w:p w:rsidR="00F54D83" w:rsidRDefault="00F54D83">
            <w:pPr>
              <w:widowControl w:val="0"/>
              <w:autoSpaceDE w:val="0"/>
              <w:autoSpaceDN w:val="0"/>
              <w:adjustRightInd w:val="0"/>
              <w:spacing w:line="0" w:lineRule="atLeast"/>
              <w:ind w:leftChars="50" w:left="120" w:firstLineChars="100" w:firstLine="220"/>
              <w:rPr>
                <w:sz w:val="22"/>
                <w:szCs w:val="22"/>
              </w:rPr>
              <w:pPrChange w:id="12148" w:author="t_竹沢 公佑" w:date="2021-01-29T16:40:00Z">
                <w:pPr>
                  <w:widowControl w:val="0"/>
                  <w:autoSpaceDE w:val="0"/>
                  <w:autoSpaceDN w:val="0"/>
                  <w:adjustRightInd w:val="0"/>
                  <w:spacing w:line="0" w:lineRule="atLeast"/>
                  <w:ind w:left="110" w:hangingChars="50" w:hanging="110"/>
                </w:pPr>
              </w:pPrChange>
            </w:pPr>
            <w:ins w:id="12149" w:author="t_竹沢 公佑" w:date="2021-01-29T16:39:00Z">
              <w:r>
                <w:rPr>
                  <w:rFonts w:hint="eastAsia"/>
                  <w:sz w:val="22"/>
                  <w:szCs w:val="22"/>
                </w:rPr>
                <w:t>- DFRFORCETX_PRBS</w:t>
              </w:r>
            </w:ins>
            <w:ins w:id="12150" w:author="t_竹沢 公佑" w:date="2021-01-29T16:40:00Z">
              <w:r>
                <w:rPr>
                  <w:rFonts w:hint="eastAsia"/>
                  <w:sz w:val="22"/>
                  <w:szCs w:val="22"/>
                </w:rPr>
                <w:t>63</w:t>
              </w:r>
            </w:ins>
            <w:ins w:id="12151" w:author="t_竹沢 公佑" w:date="2021-01-29T16:39:00Z">
              <w:r>
                <w:rPr>
                  <w:rFonts w:hint="eastAsia"/>
                  <w:sz w:val="22"/>
                  <w:szCs w:val="22"/>
                </w:rPr>
                <w:t>S(0x0</w:t>
              </w:r>
            </w:ins>
            <w:ins w:id="12152" w:author="t_竹沢 公佑" w:date="2021-01-29T16:40:00Z">
              <w:r>
                <w:rPr>
                  <w:rFonts w:hint="eastAsia"/>
                  <w:sz w:val="22"/>
                  <w:szCs w:val="22"/>
                </w:rPr>
                <w:t>7</w:t>
              </w:r>
            </w:ins>
            <w:ins w:id="12153" w:author="t_竹沢 公佑" w:date="2021-01-29T16:39:00Z">
              <w:r>
                <w:rPr>
                  <w:rFonts w:hint="eastAsia"/>
                  <w:sz w:val="22"/>
                  <w:szCs w:val="22"/>
                </w:rPr>
                <w:t>)</w:t>
              </w:r>
            </w:ins>
            <w:ins w:id="12154" w:author="t_竹沢 公佑" w:date="2021-01-29T16:42:00Z">
              <w:r>
                <w:rPr>
                  <w:rFonts w:hint="eastAsia"/>
                  <w:sz w:val="22"/>
                  <w:szCs w:val="22"/>
                </w:rPr>
                <w:t xml:space="preserve"> (</w:t>
              </w:r>
            </w:ins>
            <w:ins w:id="12155" w:author="t_竹沢 公佑" w:date="2021-01-29T16:43:00Z">
              <w:r>
                <w:rPr>
                  <w:rFonts w:hint="eastAsia"/>
                  <w:sz w:val="22"/>
                  <w:szCs w:val="22"/>
                </w:rPr>
                <w:t>*2</w:t>
              </w:r>
            </w:ins>
            <w:ins w:id="12156" w:author="t_竹沢 公佑" w:date="2021-01-29T16:42:00Z">
              <w:r>
                <w:rPr>
                  <w:rFonts w:hint="eastAsia"/>
                  <w:sz w:val="22"/>
                  <w:szCs w:val="22"/>
                </w:rPr>
                <w:t>)</w:t>
              </w:r>
            </w:ins>
          </w:p>
          <w:p w:rsidR="00BD050E" w:rsidRDefault="00BD050E" w:rsidP="00BD050E">
            <w:pPr>
              <w:widowControl w:val="0"/>
              <w:autoSpaceDE w:val="0"/>
              <w:autoSpaceDN w:val="0"/>
              <w:adjustRightInd w:val="0"/>
              <w:spacing w:line="0" w:lineRule="atLeast"/>
              <w:ind w:left="110" w:hangingChars="50" w:hanging="110"/>
              <w:rPr>
                <w:ins w:id="12157" w:author="t_竹沢 公佑" w:date="2021-01-29T16:43:00Z"/>
                <w:rFonts w:cs="Times New Roman"/>
                <w:sz w:val="22"/>
                <w:szCs w:val="22"/>
              </w:rPr>
            </w:pPr>
            <w:r>
              <w:rPr>
                <w:rFonts w:hint="eastAsia"/>
                <w:sz w:val="22"/>
                <w:szCs w:val="22"/>
              </w:rPr>
              <w:t xml:space="preserve">   </w:t>
            </w:r>
            <w:r>
              <w:rPr>
                <w:rFonts w:cs="Times New Roman" w:hint="eastAsia"/>
                <w:sz w:val="22"/>
                <w:szCs w:val="22"/>
              </w:rPr>
              <w:t>Above value is defined in the drxpd.h.</w:t>
            </w:r>
          </w:p>
          <w:p w:rsidR="00F54D83" w:rsidRDefault="004A620D" w:rsidP="00BD050E">
            <w:pPr>
              <w:widowControl w:val="0"/>
              <w:autoSpaceDE w:val="0"/>
              <w:autoSpaceDN w:val="0"/>
              <w:adjustRightInd w:val="0"/>
              <w:spacing w:line="0" w:lineRule="atLeast"/>
              <w:ind w:left="110" w:hangingChars="50" w:hanging="110"/>
              <w:rPr>
                <w:ins w:id="12158" w:author="t_竹沢 公佑" w:date="2021-01-29T16:43:00Z"/>
                <w:rFonts w:cs="Times New Roman"/>
                <w:sz w:val="22"/>
                <w:szCs w:val="22"/>
              </w:rPr>
            </w:pPr>
            <w:ins w:id="12159" w:author="t_竹沢 公佑" w:date="2021-01-29T16:43:00Z">
              <w:r>
                <w:rPr>
                  <w:rFonts w:cs="Times New Roman" w:hint="eastAsia"/>
                  <w:sz w:val="22"/>
                  <w:szCs w:val="22"/>
                </w:rPr>
                <w:t xml:space="preserve">   </w:t>
              </w:r>
            </w:ins>
            <w:ins w:id="12160" w:author="t_竹沢 公佑" w:date="2021-02-01T13:12:00Z">
              <w:r>
                <w:rPr>
                  <w:rFonts w:cs="Times New Roman" w:hint="eastAsia"/>
                  <w:sz w:val="22"/>
                  <w:szCs w:val="22"/>
                </w:rPr>
                <w:t>F</w:t>
              </w:r>
              <w:r>
                <w:rPr>
                  <w:rFonts w:cs="Times New Roman"/>
                  <w:sz w:val="22"/>
                  <w:szCs w:val="22"/>
                </w:rPr>
                <w:t>o</w:t>
              </w:r>
              <w:r>
                <w:rPr>
                  <w:rFonts w:cs="Times New Roman" w:hint="eastAsia"/>
                  <w:sz w:val="22"/>
                  <w:szCs w:val="22"/>
                </w:rPr>
                <w:t xml:space="preserve">r the detail fo data format aboves, please refer to the </w:t>
              </w:r>
              <w:r w:rsidRPr="009F268C">
                <w:rPr>
                  <w:rFonts w:cs="Times New Roman"/>
                  <w:b/>
                  <w:sz w:val="22"/>
                  <w:szCs w:val="22"/>
                  <w:rPrChange w:id="12161" w:author="t_竹沢 公佑" w:date="2021-02-02T12:16:00Z">
                    <w:rPr>
                      <w:rFonts w:cs="Times New Roman"/>
                      <w:sz w:val="22"/>
                      <w:szCs w:val="22"/>
                    </w:rPr>
                  </w:rPrChange>
                </w:rPr>
                <w:t>“</w:t>
              </w:r>
            </w:ins>
            <w:ins w:id="12162" w:author="t_竹沢 公佑" w:date="2021-02-02T12:16:00Z">
              <w:r w:rsidR="009F268C" w:rsidRPr="009F268C">
                <w:rPr>
                  <w:rFonts w:cs="Times New Roman"/>
                  <w:b/>
                  <w:sz w:val="22"/>
                  <w:szCs w:val="22"/>
                  <w:rPrChange w:id="12163" w:author="t_竹沢 公佑" w:date="2021-02-02T12:16:00Z">
                    <w:rPr>
                      <w:rFonts w:cs="Times New Roman"/>
                      <w:sz w:val="22"/>
                      <w:szCs w:val="22"/>
                    </w:rPr>
                  </w:rPrChange>
                </w:rPr>
                <w:fldChar w:fldCharType="begin"/>
              </w:r>
              <w:r w:rsidR="009F268C" w:rsidRPr="009F268C">
                <w:rPr>
                  <w:rFonts w:cs="Times New Roman"/>
                  <w:b/>
                  <w:sz w:val="22"/>
                  <w:szCs w:val="22"/>
                  <w:rPrChange w:id="12164" w:author="t_竹沢 公佑" w:date="2021-02-02T12:16:00Z">
                    <w:rPr>
                      <w:rFonts w:cs="Times New Roman"/>
                      <w:sz w:val="22"/>
                      <w:szCs w:val="22"/>
                    </w:rPr>
                  </w:rPrChange>
                </w:rPr>
                <w:instrText xml:space="preserve"> REF _Ref63160611 \r \h </w:instrText>
              </w:r>
            </w:ins>
            <w:r w:rsidR="009F268C">
              <w:rPr>
                <w:rFonts w:cs="Times New Roman"/>
                <w:b/>
                <w:sz w:val="22"/>
                <w:szCs w:val="22"/>
              </w:rPr>
              <w:instrText xml:space="preserve"> \* MERGEFORMAT </w:instrText>
            </w:r>
            <w:r w:rsidR="009F268C" w:rsidRPr="009F268C">
              <w:rPr>
                <w:rFonts w:cs="Times New Roman"/>
                <w:b/>
                <w:sz w:val="22"/>
                <w:szCs w:val="22"/>
                <w:rPrChange w:id="12165" w:author="t_竹沢 公佑" w:date="2021-02-02T12:16:00Z">
                  <w:rPr>
                    <w:rFonts w:cs="Times New Roman"/>
                    <w:b/>
                    <w:sz w:val="22"/>
                    <w:szCs w:val="22"/>
                  </w:rPr>
                </w:rPrChange>
              </w:rPr>
            </w:r>
            <w:r w:rsidR="009F268C" w:rsidRPr="009F268C">
              <w:rPr>
                <w:rFonts w:cs="Times New Roman"/>
                <w:b/>
                <w:sz w:val="22"/>
                <w:szCs w:val="22"/>
                <w:rPrChange w:id="12166" w:author="t_竹沢 公佑" w:date="2021-02-02T12:16:00Z">
                  <w:rPr>
                    <w:rFonts w:cs="Times New Roman"/>
                    <w:sz w:val="22"/>
                    <w:szCs w:val="22"/>
                  </w:rPr>
                </w:rPrChange>
              </w:rPr>
              <w:fldChar w:fldCharType="separate"/>
            </w:r>
            <w:ins w:id="12167" w:author="t_竹沢 公佑" w:date="2021-02-02T17:29:00Z">
              <w:r w:rsidR="000B4FA1">
                <w:rPr>
                  <w:rFonts w:cs="Times New Roman"/>
                  <w:b/>
                  <w:sz w:val="22"/>
                  <w:szCs w:val="22"/>
                </w:rPr>
                <w:t>6.2.12.1</w:t>
              </w:r>
            </w:ins>
            <w:ins w:id="12168" w:author="t_竹沢 公佑" w:date="2021-02-02T12:16:00Z">
              <w:r w:rsidR="009F268C" w:rsidRPr="009F268C">
                <w:rPr>
                  <w:rFonts w:cs="Times New Roman"/>
                  <w:b/>
                  <w:sz w:val="22"/>
                  <w:szCs w:val="22"/>
                  <w:rPrChange w:id="12169" w:author="t_竹沢 公佑" w:date="2021-02-02T12:16:00Z">
                    <w:rPr>
                      <w:rFonts w:cs="Times New Roman"/>
                      <w:sz w:val="22"/>
                      <w:szCs w:val="22"/>
                    </w:rPr>
                  </w:rPrChange>
                </w:rPr>
                <w:fldChar w:fldCharType="end"/>
              </w:r>
              <w:r w:rsidR="009F268C">
                <w:rPr>
                  <w:rFonts w:cs="Times New Roman"/>
                  <w:b/>
                  <w:sz w:val="22"/>
                  <w:szCs w:val="22"/>
                </w:rPr>
                <w:t xml:space="preserve">　</w:t>
              </w:r>
              <w:r w:rsidR="009F268C" w:rsidRPr="009F268C">
                <w:rPr>
                  <w:rFonts w:cs="Times New Roman"/>
                  <w:b/>
                  <w:sz w:val="22"/>
                  <w:szCs w:val="22"/>
                  <w:rPrChange w:id="12170" w:author="t_竹沢 公佑" w:date="2021-02-02T12:16:00Z">
                    <w:rPr>
                      <w:rFonts w:cs="Times New Roman"/>
                      <w:sz w:val="22"/>
                      <w:szCs w:val="22"/>
                    </w:rPr>
                  </w:rPrChange>
                </w:rPr>
                <w:fldChar w:fldCharType="begin"/>
              </w:r>
              <w:r w:rsidR="009F268C" w:rsidRPr="009F268C">
                <w:rPr>
                  <w:rFonts w:cs="Times New Roman"/>
                  <w:b/>
                  <w:sz w:val="22"/>
                  <w:szCs w:val="22"/>
                  <w:rPrChange w:id="12171" w:author="t_竹沢 公佑" w:date="2021-02-02T12:16:00Z">
                    <w:rPr>
                      <w:rFonts w:cs="Times New Roman"/>
                      <w:sz w:val="22"/>
                      <w:szCs w:val="22"/>
                    </w:rPr>
                  </w:rPrChange>
                </w:rPr>
                <w:instrText xml:space="preserve"> REF _Ref63160611 \h </w:instrText>
              </w:r>
            </w:ins>
            <w:r w:rsidR="009F268C">
              <w:rPr>
                <w:rFonts w:cs="Times New Roman"/>
                <w:b/>
                <w:sz w:val="22"/>
                <w:szCs w:val="22"/>
              </w:rPr>
              <w:instrText xml:space="preserve"> \* MERGEFORMAT </w:instrText>
            </w:r>
            <w:r w:rsidR="009F268C" w:rsidRPr="009F268C">
              <w:rPr>
                <w:rFonts w:cs="Times New Roman"/>
                <w:b/>
                <w:sz w:val="22"/>
                <w:szCs w:val="22"/>
                <w:rPrChange w:id="12172" w:author="t_竹沢 公佑" w:date="2021-02-02T12:16:00Z">
                  <w:rPr>
                    <w:rFonts w:cs="Times New Roman"/>
                    <w:b/>
                    <w:sz w:val="22"/>
                    <w:szCs w:val="22"/>
                  </w:rPr>
                </w:rPrChange>
              </w:rPr>
            </w:r>
            <w:r w:rsidR="009F268C" w:rsidRPr="009F268C">
              <w:rPr>
                <w:rFonts w:cs="Times New Roman"/>
                <w:b/>
                <w:sz w:val="22"/>
                <w:szCs w:val="22"/>
                <w:rPrChange w:id="12173" w:author="t_竹沢 公佑" w:date="2021-02-02T12:16:00Z">
                  <w:rPr>
                    <w:rFonts w:cs="Times New Roman"/>
                    <w:sz w:val="22"/>
                    <w:szCs w:val="22"/>
                  </w:rPr>
                </w:rPrChange>
              </w:rPr>
              <w:fldChar w:fldCharType="separate"/>
            </w:r>
            <w:ins w:id="12174" w:author="t_竹沢 公佑" w:date="2021-02-02T17:29:00Z">
              <w:r w:rsidR="000B4FA1" w:rsidRPr="000B4FA1">
                <w:rPr>
                  <w:b/>
                  <w:rPrChange w:id="12175" w:author="t_竹沢 公佑" w:date="2021-02-02T17:29:00Z">
                    <w:rPr/>
                  </w:rPrChange>
                </w:rPr>
                <w:t>DFR_FORCETX data format</w:t>
              </w:r>
            </w:ins>
            <w:ins w:id="12176" w:author="t_竹沢 公佑" w:date="2021-02-02T12:16:00Z">
              <w:r w:rsidR="009F268C" w:rsidRPr="009F268C">
                <w:rPr>
                  <w:rFonts w:cs="Times New Roman"/>
                  <w:b/>
                  <w:sz w:val="22"/>
                  <w:szCs w:val="22"/>
                  <w:rPrChange w:id="12177" w:author="t_竹沢 公佑" w:date="2021-02-02T12:16:00Z">
                    <w:rPr>
                      <w:rFonts w:cs="Times New Roman"/>
                      <w:sz w:val="22"/>
                      <w:szCs w:val="22"/>
                    </w:rPr>
                  </w:rPrChange>
                </w:rPr>
                <w:fldChar w:fldCharType="end"/>
              </w:r>
            </w:ins>
            <w:ins w:id="12178" w:author="t_竹沢 公佑" w:date="2021-02-01T13:12:00Z">
              <w:r w:rsidRPr="009F268C">
                <w:rPr>
                  <w:rFonts w:cs="Times New Roman"/>
                  <w:b/>
                  <w:sz w:val="22"/>
                  <w:szCs w:val="22"/>
                  <w:rPrChange w:id="12179" w:author="t_竹沢 公佑" w:date="2021-02-02T12:16:00Z">
                    <w:rPr>
                      <w:rFonts w:cs="Times New Roman"/>
                      <w:sz w:val="22"/>
                      <w:szCs w:val="22"/>
                    </w:rPr>
                  </w:rPrChange>
                </w:rPr>
                <w:t>”</w:t>
              </w:r>
              <w:r>
                <w:rPr>
                  <w:rFonts w:cs="Times New Roman" w:hint="eastAsia"/>
                  <w:sz w:val="22"/>
                  <w:szCs w:val="22"/>
                </w:rPr>
                <w:t>.</w:t>
              </w:r>
            </w:ins>
          </w:p>
          <w:p w:rsidR="00F54D83" w:rsidRDefault="00F54D83" w:rsidP="00BD050E">
            <w:pPr>
              <w:widowControl w:val="0"/>
              <w:autoSpaceDE w:val="0"/>
              <w:autoSpaceDN w:val="0"/>
              <w:adjustRightInd w:val="0"/>
              <w:spacing w:line="0" w:lineRule="atLeast"/>
              <w:ind w:left="110" w:hangingChars="50" w:hanging="110"/>
              <w:rPr>
                <w:ins w:id="12180" w:author="t_竹沢 公佑" w:date="2021-01-29T16:45:00Z"/>
                <w:rFonts w:cs="Times New Roman"/>
                <w:sz w:val="22"/>
                <w:szCs w:val="22"/>
              </w:rPr>
            </w:pPr>
            <w:ins w:id="12181" w:author="t_竹沢 公佑" w:date="2021-01-29T16:43:00Z">
              <w:r>
                <w:rPr>
                  <w:rFonts w:cs="Times New Roman" w:hint="eastAsia"/>
                  <w:sz w:val="22"/>
                  <w:szCs w:val="22"/>
                </w:rPr>
                <w:t xml:space="preserve">   (*1) In the dev</w:t>
              </w:r>
            </w:ins>
            <w:ins w:id="12182" w:author="t_竹沢 公佑" w:date="2021-01-29T16:44:00Z">
              <w:r>
                <w:rPr>
                  <w:rFonts w:cs="Times New Roman" w:hint="eastAsia"/>
                  <w:sz w:val="22"/>
                  <w:szCs w:val="22"/>
                </w:rPr>
                <w:t>ice driver version 2.0.8 or older, it defined as DFRFORCETX_PRBS. User application can also use this definition with</w:t>
              </w:r>
            </w:ins>
            <w:ins w:id="12183" w:author="t_竹沢 公佑" w:date="2021-01-29T16:45:00Z">
              <w:r>
                <w:rPr>
                  <w:rFonts w:cs="Times New Roman" w:hint="eastAsia"/>
                  <w:sz w:val="22"/>
                  <w:szCs w:val="22"/>
                </w:rPr>
                <w:t xml:space="preserve"> </w:t>
              </w:r>
            </w:ins>
            <w:ins w:id="12184" w:author="t_竹沢 公佑" w:date="2021-01-29T16:44:00Z">
              <w:r>
                <w:rPr>
                  <w:rFonts w:cs="Times New Roman" w:hint="eastAsia"/>
                  <w:sz w:val="22"/>
                  <w:szCs w:val="22"/>
                </w:rPr>
                <w:t xml:space="preserve">version </w:t>
              </w:r>
            </w:ins>
            <w:ins w:id="12185" w:author="t_竹沢 公佑" w:date="2021-01-29T16:45:00Z">
              <w:r>
                <w:rPr>
                  <w:rFonts w:cs="Times New Roman" w:hint="eastAsia"/>
                  <w:sz w:val="22"/>
                  <w:szCs w:val="22"/>
                </w:rPr>
                <w:t>2.0.9 or later.</w:t>
              </w:r>
            </w:ins>
          </w:p>
          <w:p w:rsidR="00F54D83" w:rsidRDefault="00F54D83" w:rsidP="00BD050E">
            <w:pPr>
              <w:widowControl w:val="0"/>
              <w:autoSpaceDE w:val="0"/>
              <w:autoSpaceDN w:val="0"/>
              <w:adjustRightInd w:val="0"/>
              <w:spacing w:line="0" w:lineRule="atLeast"/>
              <w:ind w:left="110" w:hangingChars="50" w:hanging="110"/>
              <w:rPr>
                <w:sz w:val="22"/>
                <w:szCs w:val="22"/>
              </w:rPr>
            </w:pPr>
            <w:ins w:id="12186" w:author="t_竹沢 公佑" w:date="2021-01-29T16:45:00Z">
              <w:r>
                <w:rPr>
                  <w:rFonts w:cs="Times New Roman" w:hint="eastAsia"/>
                  <w:sz w:val="22"/>
                  <w:szCs w:val="22"/>
                </w:rPr>
                <w:t xml:space="preserve">   (*2) These definitions can be </w:t>
              </w:r>
              <w:r>
                <w:rPr>
                  <w:rFonts w:cs="Times New Roman"/>
                  <w:sz w:val="22"/>
                  <w:szCs w:val="22"/>
                </w:rPr>
                <w:t>available</w:t>
              </w:r>
              <w:r>
                <w:rPr>
                  <w:rFonts w:cs="Times New Roman" w:hint="eastAsia"/>
                  <w:sz w:val="22"/>
                  <w:szCs w:val="22"/>
                </w:rPr>
                <w:t xml:space="preserve"> with device driver version 2.0.9 or later.</w:t>
              </w:r>
            </w:ins>
          </w:p>
          <w:p w:rsidR="00BD050E" w:rsidRDefault="002A7008" w:rsidP="00BD050E">
            <w:pPr>
              <w:widowControl w:val="0"/>
              <w:autoSpaceDE w:val="0"/>
              <w:autoSpaceDN w:val="0"/>
              <w:adjustRightInd w:val="0"/>
              <w:spacing w:line="0" w:lineRule="atLeast"/>
              <w:ind w:left="110" w:hangingChars="50" w:hanging="110"/>
              <w:rPr>
                <w:rFonts w:cs="Times New Roman"/>
                <w:sz w:val="22"/>
                <w:szCs w:val="22"/>
              </w:rPr>
            </w:pPr>
            <w:r>
              <w:rPr>
                <w:sz w:val="22"/>
                <w:szCs w:val="22"/>
              </w:rPr>
              <w:t>B</w:t>
            </w:r>
            <w:r w:rsidR="000D2798">
              <w:rPr>
                <w:rFonts w:hint="eastAsia"/>
                <w:sz w:val="22"/>
                <w:szCs w:val="22"/>
              </w:rPr>
              <w:t>yte</w:t>
            </w:r>
            <w:ins w:id="12187" w:author="t_竹沢 公佑" w:date="2020-12-14T20:06:00Z">
              <w:r w:rsidR="001046A6">
                <w:rPr>
                  <w:rFonts w:hint="eastAsia"/>
                  <w:sz w:val="22"/>
                  <w:szCs w:val="22"/>
                </w:rPr>
                <w:t>5</w:t>
              </w:r>
            </w:ins>
            <w:del w:id="12188" w:author="t_竹沢 公佑" w:date="2020-12-14T20:06:00Z">
              <w:r w:rsidR="000D2798" w:rsidDel="001046A6">
                <w:rPr>
                  <w:rFonts w:hint="eastAsia"/>
                  <w:sz w:val="22"/>
                  <w:szCs w:val="22"/>
                </w:rPr>
                <w:delText>3</w:delText>
              </w:r>
            </w:del>
            <w:r>
              <w:rPr>
                <w:rFonts w:hint="eastAsia"/>
                <w:sz w:val="22"/>
                <w:szCs w:val="22"/>
              </w:rPr>
              <w:t>-7:</w:t>
            </w:r>
            <w:r>
              <w:rPr>
                <w:rFonts w:cs="Times New Roman"/>
                <w:sz w:val="22"/>
                <w:szCs w:val="22"/>
              </w:rPr>
              <w:t xml:space="preserve"> Reserved (</w:t>
            </w:r>
            <w:r>
              <w:rPr>
                <w:rFonts w:cs="Times New Roman" w:hint="eastAsia"/>
                <w:sz w:val="22"/>
                <w:szCs w:val="22"/>
              </w:rPr>
              <w:t>undefined</w:t>
            </w:r>
            <w:r>
              <w:rPr>
                <w:rFonts w:cs="Times New Roman"/>
                <w:sz w:val="22"/>
                <w:szCs w:val="22"/>
              </w:rPr>
              <w:t>)</w:t>
            </w:r>
          </w:p>
          <w:p w:rsidR="00BD050E" w:rsidRPr="00BD050E" w:rsidRDefault="00BD050E" w:rsidP="00BD050E">
            <w:pPr>
              <w:widowControl w:val="0"/>
              <w:autoSpaceDE w:val="0"/>
              <w:autoSpaceDN w:val="0"/>
              <w:adjustRightInd w:val="0"/>
              <w:spacing w:line="0" w:lineRule="atLeast"/>
              <w:ind w:left="110" w:hangingChars="50" w:hanging="110"/>
              <w:rPr>
                <w:rFonts w:cs="Times New Roman"/>
                <w:sz w:val="22"/>
                <w:szCs w:val="22"/>
              </w:rPr>
            </w:pPr>
          </w:p>
        </w:tc>
      </w:tr>
      <w:tr w:rsidR="002A7008" w:rsidTr="00595E56">
        <w:tc>
          <w:tcPr>
            <w:tcW w:w="2376" w:type="dxa"/>
          </w:tcPr>
          <w:p w:rsidR="002A7008" w:rsidRDefault="002A7008" w:rsidP="00EA4236">
            <w:pPr>
              <w:spacing w:line="0" w:lineRule="atLeast"/>
              <w:ind w:right="1020"/>
              <w:rPr>
                <w:rFonts w:cs="Times New Roman"/>
                <w:sz w:val="22"/>
                <w:szCs w:val="22"/>
              </w:rPr>
            </w:pPr>
            <w:r>
              <w:rPr>
                <w:rFonts w:cs="Times New Roman" w:hint="eastAsia"/>
                <w:sz w:val="22"/>
                <w:szCs w:val="22"/>
              </w:rPr>
              <w:t>Remarks</w:t>
            </w:r>
          </w:p>
        </w:tc>
        <w:tc>
          <w:tcPr>
            <w:tcW w:w="7515" w:type="dxa"/>
            <w:gridSpan w:val="3"/>
          </w:tcPr>
          <w:p w:rsidR="00BD050E" w:rsidRDefault="00BD050E" w:rsidP="00BD050E">
            <w:pPr>
              <w:widowControl w:val="0"/>
              <w:autoSpaceDE w:val="0"/>
              <w:autoSpaceDN w:val="0"/>
              <w:adjustRightInd w:val="0"/>
              <w:spacing w:line="0" w:lineRule="atLeast"/>
              <w:rPr>
                <w:rFonts w:cs="Times New Roman"/>
                <w:sz w:val="22"/>
                <w:szCs w:val="22"/>
              </w:rPr>
            </w:pPr>
            <w:r>
              <w:rPr>
                <w:rFonts w:cs="Times New Roman" w:hint="eastAsia"/>
                <w:sz w:val="22"/>
                <w:szCs w:val="22"/>
              </w:rPr>
              <w:t xml:space="preserve">This monitoring </w:t>
            </w:r>
            <w:ins w:id="12189" w:author="t_竹沢 公佑" w:date="2019-10-05T18:56:00Z">
              <w:r w:rsidR="00A320DD">
                <w:rPr>
                  <w:rFonts w:cs="Times New Roman" w:hint="eastAsia"/>
                  <w:sz w:val="22"/>
                  <w:szCs w:val="22"/>
                </w:rPr>
                <w:t xml:space="preserve">command </w:t>
              </w:r>
            </w:ins>
            <w:del w:id="12190" w:author="t_竹沢 公佑" w:date="2019-10-05T18:56:00Z">
              <w:r w:rsidDel="00A320DD">
                <w:rPr>
                  <w:rFonts w:cs="Times New Roman" w:hint="eastAsia"/>
                  <w:sz w:val="22"/>
                  <w:szCs w:val="22"/>
                </w:rPr>
                <w:delText xml:space="preserve">function </w:delText>
              </w:r>
            </w:del>
            <w:r>
              <w:rPr>
                <w:rFonts w:cs="Times New Roman" w:hint="eastAsia"/>
                <w:sz w:val="22"/>
                <w:szCs w:val="22"/>
              </w:rPr>
              <w:t>is available with driver version 2.0.2 or later.</w:t>
            </w:r>
          </w:p>
          <w:p w:rsidR="008E0FA5" w:rsidRPr="008E0FA5" w:rsidRDefault="00BE20DE">
            <w:pPr>
              <w:spacing w:line="0" w:lineRule="atLeast"/>
              <w:ind w:right="1020"/>
              <w:rPr>
                <w:rFonts w:cs="Times New Roman"/>
                <w:sz w:val="22"/>
                <w:szCs w:val="22"/>
              </w:rPr>
            </w:pPr>
            <w:ins w:id="12191" w:author="t_竹沢 公佑" w:date="2020-11-30T15:17:00Z">
              <w:r>
                <w:rPr>
                  <w:rFonts w:cs="Times New Roman" w:hint="eastAsia"/>
                  <w:sz w:val="22"/>
                  <w:szCs w:val="22"/>
                </w:rPr>
                <w:t>In the version 2</w:t>
              </w:r>
            </w:ins>
            <w:ins w:id="12192" w:author="t_竹沢 公佑" w:date="2020-11-30T15:18:00Z">
              <w:r>
                <w:rPr>
                  <w:rFonts w:cs="Times New Roman" w:hint="eastAsia"/>
                  <w:sz w:val="22"/>
                  <w:szCs w:val="22"/>
                </w:rPr>
                <w:t>.0.2 to 2.0.7, t</w:t>
              </w:r>
            </w:ins>
            <w:del w:id="12193" w:author="t_竹沢 公佑" w:date="2020-11-30T15:18:00Z">
              <w:r w:rsidR="008E0FA5" w:rsidDel="00BE20DE">
                <w:rPr>
                  <w:rFonts w:cs="Times New Roman" w:hint="eastAsia"/>
                  <w:sz w:val="22"/>
                  <w:szCs w:val="22"/>
                </w:rPr>
                <w:delText>T</w:delText>
              </w:r>
            </w:del>
            <w:r w:rsidR="008E0FA5">
              <w:rPr>
                <w:rFonts w:cs="Times New Roman" w:hint="eastAsia"/>
                <w:sz w:val="22"/>
                <w:szCs w:val="22"/>
              </w:rPr>
              <w:t xml:space="preserve">his monitoring </w:t>
            </w:r>
            <w:ins w:id="12194" w:author="t_竹沢 公佑" w:date="2019-10-05T18:56:00Z">
              <w:r w:rsidR="00A320DD">
                <w:rPr>
                  <w:rFonts w:cs="Times New Roman" w:hint="eastAsia"/>
                  <w:sz w:val="22"/>
                  <w:szCs w:val="22"/>
                </w:rPr>
                <w:t xml:space="preserve">item </w:t>
              </w:r>
            </w:ins>
            <w:del w:id="12195" w:author="t_竹沢 公佑" w:date="2019-10-05T18:56:00Z">
              <w:r w:rsidR="008E0FA5" w:rsidDel="00A320DD">
                <w:rPr>
                  <w:rFonts w:cs="Times New Roman" w:hint="eastAsia"/>
                  <w:sz w:val="22"/>
                  <w:szCs w:val="22"/>
                </w:rPr>
                <w:delText xml:space="preserve">point </w:delText>
              </w:r>
            </w:del>
            <w:r w:rsidR="008E0FA5">
              <w:rPr>
                <w:rFonts w:cs="Times New Roman" w:hint="eastAsia"/>
                <w:sz w:val="22"/>
                <w:szCs w:val="22"/>
              </w:rPr>
              <w:t xml:space="preserve">is </w:t>
            </w:r>
            <w:ins w:id="12196" w:author="t_竹沢 公佑" w:date="2020-11-30T15:18:00Z">
              <w:r>
                <w:rPr>
                  <w:rFonts w:cs="Times New Roman" w:hint="eastAsia"/>
                  <w:sz w:val="22"/>
                  <w:szCs w:val="22"/>
                </w:rPr>
                <w:t xml:space="preserve">only </w:t>
              </w:r>
            </w:ins>
            <w:ins w:id="12197" w:author="t_竹沢 公佑" w:date="2020-11-30T15:17:00Z">
              <w:r>
                <w:rPr>
                  <w:rFonts w:cs="Times New Roman" w:hint="eastAsia"/>
                  <w:sz w:val="22"/>
                  <w:szCs w:val="22"/>
                </w:rPr>
                <w:t xml:space="preserve">available with </w:t>
              </w:r>
            </w:ins>
            <w:del w:id="12198" w:author="t_竹沢 公佑" w:date="2020-11-30T15:17:00Z">
              <w:r w:rsidR="008E0FA5" w:rsidDel="00BE20DE">
                <w:rPr>
                  <w:rFonts w:cs="Times New Roman" w:hint="eastAsia"/>
                  <w:sz w:val="22"/>
                  <w:szCs w:val="22"/>
                </w:rPr>
                <w:lastRenderedPageBreak/>
                <w:delText xml:space="preserve">implemented only for </w:delText>
              </w:r>
            </w:del>
            <w:r w:rsidR="008E0FA5">
              <w:rPr>
                <w:rFonts w:cs="Times New Roman" w:hint="eastAsia"/>
                <w:sz w:val="22"/>
                <w:szCs w:val="22"/>
              </w:rPr>
              <w:t>production DRXP board</w:t>
            </w:r>
            <w:ins w:id="12199" w:author="t_竹沢 公佑" w:date="2020-11-30T15:17:00Z">
              <w:r>
                <w:rPr>
                  <w:rFonts w:cs="Times New Roman" w:hint="eastAsia"/>
                  <w:sz w:val="22"/>
                  <w:szCs w:val="22"/>
                </w:rPr>
                <w:t>s.</w:t>
              </w:r>
            </w:ins>
            <w:ins w:id="12200" w:author="t_竹沢 公佑" w:date="2020-11-30T15:18:00Z">
              <w:r>
                <w:rPr>
                  <w:rFonts w:cs="Times New Roman" w:hint="eastAsia"/>
                  <w:sz w:val="22"/>
                  <w:szCs w:val="22"/>
                </w:rPr>
                <w:t xml:space="preserve"> In the version 2.0.8 or later, </w:t>
              </w:r>
            </w:ins>
            <w:ins w:id="12201" w:author="t_竹沢 公佑" w:date="2020-11-30T15:19:00Z">
              <w:r>
                <w:rPr>
                  <w:rFonts w:cs="Times New Roman" w:hint="eastAsia"/>
                  <w:sz w:val="22"/>
                  <w:szCs w:val="22"/>
                </w:rPr>
                <w:t>it</w:t>
              </w:r>
            </w:ins>
            <w:ins w:id="12202" w:author="t_竹沢 公佑" w:date="2020-11-30T15:18:00Z">
              <w:r>
                <w:rPr>
                  <w:rFonts w:cs="Times New Roman" w:hint="eastAsia"/>
                  <w:sz w:val="22"/>
                  <w:szCs w:val="22"/>
                </w:rPr>
                <w:t xml:space="preserve"> is ava</w:t>
              </w:r>
            </w:ins>
            <w:ins w:id="12203" w:author="t_竹沢 公佑" w:date="2020-11-30T15:19:00Z">
              <w:r>
                <w:rPr>
                  <w:rFonts w:cs="Times New Roman" w:hint="eastAsia"/>
                  <w:sz w:val="22"/>
                  <w:szCs w:val="22"/>
                </w:rPr>
                <w:t>ilable with production DRXP and prototype DRXP.</w:t>
              </w:r>
            </w:ins>
            <w:del w:id="12204" w:author="t_竹沢 公佑" w:date="2020-11-30T15:17:00Z">
              <w:r w:rsidR="008E0FA5" w:rsidDel="00BE20DE">
                <w:rPr>
                  <w:rFonts w:cs="Times New Roman" w:hint="eastAsia"/>
                  <w:sz w:val="22"/>
                  <w:szCs w:val="22"/>
                </w:rPr>
                <w:delText xml:space="preserve">s. </w:delText>
              </w:r>
            </w:del>
          </w:p>
        </w:tc>
      </w:tr>
      <w:tr w:rsidR="002A7008" w:rsidRPr="00226376" w:rsidTr="00595E56">
        <w:tc>
          <w:tcPr>
            <w:tcW w:w="2376" w:type="dxa"/>
            <w:tcBorders>
              <w:top w:val="single" w:sz="4" w:space="0" w:color="auto"/>
              <w:left w:val="single" w:sz="4" w:space="0" w:color="auto"/>
              <w:bottom w:val="single" w:sz="4" w:space="0" w:color="auto"/>
              <w:right w:val="single" w:sz="4" w:space="0" w:color="auto"/>
            </w:tcBorders>
          </w:tcPr>
          <w:p w:rsidR="002A7008" w:rsidRDefault="00BD050E" w:rsidP="00EA4236">
            <w:pPr>
              <w:spacing w:line="0" w:lineRule="atLeast"/>
              <w:ind w:right="1020"/>
              <w:rPr>
                <w:rFonts w:cs="Times New Roman"/>
                <w:sz w:val="22"/>
                <w:szCs w:val="22"/>
              </w:rPr>
            </w:pPr>
            <w:r>
              <w:rPr>
                <w:rFonts w:cs="Times New Roman"/>
                <w:sz w:val="22"/>
                <w:szCs w:val="22"/>
              </w:rPr>
              <w:lastRenderedPageBreak/>
              <w:t>E</w:t>
            </w:r>
            <w:r w:rsidR="002A7008">
              <w:rPr>
                <w:rFonts w:cs="Times New Roman" w:hint="eastAsia"/>
                <w:sz w:val="22"/>
                <w:szCs w:val="22"/>
              </w:rPr>
              <w:t>rrors</w:t>
            </w:r>
          </w:p>
        </w:tc>
        <w:tc>
          <w:tcPr>
            <w:tcW w:w="7515" w:type="dxa"/>
            <w:gridSpan w:val="3"/>
            <w:tcBorders>
              <w:top w:val="single" w:sz="4" w:space="0" w:color="auto"/>
              <w:left w:val="single" w:sz="4" w:space="0" w:color="auto"/>
              <w:bottom w:val="single" w:sz="4" w:space="0" w:color="auto"/>
              <w:right w:val="single" w:sz="4" w:space="0" w:color="auto"/>
            </w:tcBorders>
          </w:tcPr>
          <w:p w:rsidR="002A7008" w:rsidRDefault="00BD050E" w:rsidP="00EA4236">
            <w:pPr>
              <w:spacing w:line="0" w:lineRule="atLeast"/>
              <w:ind w:right="1020"/>
              <w:rPr>
                <w:rFonts w:cs="Times New Roman"/>
                <w:sz w:val="22"/>
                <w:szCs w:val="22"/>
              </w:rPr>
            </w:pPr>
            <w:r>
              <w:rPr>
                <w:rFonts w:cs="Times New Roman" w:hint="eastAsia"/>
                <w:sz w:val="22"/>
                <w:szCs w:val="22"/>
              </w:rPr>
              <w:t>ENOSYS</w:t>
            </w:r>
            <w:ins w:id="12205" w:author="t_竹沢 公佑" w:date="2020-11-23T18:18:00Z">
              <w:r w:rsidR="00970A66">
                <w:rPr>
                  <w:rFonts w:cs="Times New Roman" w:hint="eastAsia"/>
                  <w:sz w:val="22"/>
                  <w:szCs w:val="22"/>
                </w:rPr>
                <w:t xml:space="preserve"> (version 2.0.2 to 2.0.7)</w:t>
              </w:r>
            </w:ins>
          </w:p>
          <w:p w:rsidR="00BD050E" w:rsidRDefault="00BD050E">
            <w:pPr>
              <w:spacing w:line="0" w:lineRule="atLeast"/>
              <w:ind w:left="110" w:right="1020" w:hangingChars="50" w:hanging="110"/>
              <w:rPr>
                <w:rFonts w:cs="Times New Roman"/>
                <w:sz w:val="22"/>
                <w:szCs w:val="22"/>
              </w:rPr>
              <w:pPrChange w:id="12206" w:author="t_竹沢 公佑" w:date="2019-10-05T18:56:00Z">
                <w:pPr>
                  <w:spacing w:line="0" w:lineRule="atLeast"/>
                  <w:ind w:right="1020"/>
                </w:pPr>
              </w:pPrChange>
            </w:pPr>
            <w:r>
              <w:rPr>
                <w:rFonts w:cs="Times New Roman" w:hint="eastAsia"/>
                <w:sz w:val="22"/>
                <w:szCs w:val="22"/>
              </w:rPr>
              <w:t xml:space="preserve"> If this </w:t>
            </w:r>
            <w:ins w:id="12207" w:author="t_竹沢 公佑" w:date="2019-10-05T18:56:00Z">
              <w:r w:rsidR="00A320DD">
                <w:rPr>
                  <w:rFonts w:cs="Times New Roman" w:hint="eastAsia"/>
                  <w:sz w:val="22"/>
                  <w:szCs w:val="22"/>
                </w:rPr>
                <w:t xml:space="preserve">command </w:t>
              </w:r>
            </w:ins>
            <w:del w:id="12208" w:author="t_竹沢 公佑" w:date="2019-10-05T18:56:00Z">
              <w:r w:rsidDel="00A320DD">
                <w:rPr>
                  <w:rFonts w:cs="Times New Roman" w:hint="eastAsia"/>
                  <w:sz w:val="22"/>
                  <w:szCs w:val="22"/>
                </w:rPr>
                <w:delText xml:space="preserve">function </w:delText>
              </w:r>
            </w:del>
            <w:r>
              <w:rPr>
                <w:rFonts w:cs="Times New Roman" w:hint="eastAsia"/>
                <w:sz w:val="22"/>
                <w:szCs w:val="22"/>
              </w:rPr>
              <w:t xml:space="preserve">is called with prototype DRXP board, </w:t>
            </w:r>
            <w:ins w:id="12209" w:author="t_竹沢 公佑" w:date="2019-10-05T18:56:00Z">
              <w:r w:rsidR="00A320DD">
                <w:rPr>
                  <w:rFonts w:cs="Times New Roman" w:hint="eastAsia"/>
                  <w:sz w:val="22"/>
                  <w:szCs w:val="22"/>
                </w:rPr>
                <w:t xml:space="preserve">it </w:t>
              </w:r>
            </w:ins>
            <w:del w:id="12210" w:author="t_竹沢 公佑" w:date="2019-10-05T18:56:00Z">
              <w:r w:rsidDel="00A320DD">
                <w:rPr>
                  <w:rFonts w:cs="Times New Roman" w:hint="eastAsia"/>
                  <w:sz w:val="22"/>
                  <w:szCs w:val="22"/>
                </w:rPr>
                <w:delText xml:space="preserve">this function </w:delText>
              </w:r>
            </w:del>
            <w:r>
              <w:rPr>
                <w:rFonts w:cs="Times New Roman" w:hint="eastAsia"/>
                <w:sz w:val="22"/>
                <w:szCs w:val="22"/>
              </w:rPr>
              <w:t>set</w:t>
            </w:r>
            <w:ins w:id="12211" w:author="t_竹沢 公佑" w:date="2019-10-05T18:56:00Z">
              <w:r w:rsidR="00A320DD">
                <w:rPr>
                  <w:rFonts w:cs="Times New Roman" w:hint="eastAsia"/>
                  <w:sz w:val="22"/>
                  <w:szCs w:val="22"/>
                </w:rPr>
                <w:t>s</w:t>
              </w:r>
            </w:ins>
            <w:r>
              <w:rPr>
                <w:rFonts w:cs="Times New Roman" w:hint="eastAsia"/>
                <w:sz w:val="22"/>
                <w:szCs w:val="22"/>
              </w:rPr>
              <w:t xml:space="preserve"> ENOSYS to an errno.</w:t>
            </w:r>
          </w:p>
          <w:p w:rsidR="00BD050E" w:rsidRDefault="00BD050E" w:rsidP="00EA4236">
            <w:pPr>
              <w:spacing w:line="0" w:lineRule="atLeast"/>
              <w:ind w:right="1020"/>
              <w:rPr>
                <w:rFonts w:cs="Times New Roman"/>
                <w:sz w:val="22"/>
                <w:szCs w:val="22"/>
              </w:rPr>
            </w:pPr>
            <w:r>
              <w:rPr>
                <w:rFonts w:cs="Times New Roman" w:hint="eastAsia"/>
                <w:sz w:val="22"/>
                <w:szCs w:val="22"/>
              </w:rPr>
              <w:t>EBUSY</w:t>
            </w:r>
          </w:p>
          <w:p w:rsidR="00BD050E" w:rsidRDefault="00BD050E" w:rsidP="00EA4236">
            <w:pPr>
              <w:spacing w:line="0" w:lineRule="atLeast"/>
              <w:ind w:right="1020"/>
              <w:rPr>
                <w:rFonts w:cs="Times New Roman"/>
                <w:sz w:val="22"/>
                <w:szCs w:val="22"/>
              </w:rPr>
            </w:pPr>
            <w:r>
              <w:rPr>
                <w:rFonts w:cs="Times New Roman" w:hint="eastAsia"/>
                <w:sz w:val="22"/>
                <w:szCs w:val="22"/>
              </w:rPr>
              <w:t xml:space="preserve"> </w:t>
            </w:r>
            <w:ins w:id="12212" w:author="t_竹沢 公佑" w:date="2019-10-05T18:57:00Z">
              <w:r w:rsidR="00A320DD">
                <w:rPr>
                  <w:rFonts w:cs="Times New Roman" w:hint="eastAsia"/>
                  <w:sz w:val="22"/>
                  <w:szCs w:val="22"/>
                </w:rPr>
                <w:t xml:space="preserve">When </w:t>
              </w:r>
            </w:ins>
            <w:del w:id="12213" w:author="t_竹沢 公佑" w:date="2019-10-05T18:57:00Z">
              <w:r w:rsidDel="00A320DD">
                <w:rPr>
                  <w:rFonts w:cs="Times New Roman" w:hint="eastAsia"/>
                  <w:sz w:val="22"/>
                  <w:szCs w:val="22"/>
                </w:rPr>
                <w:delText xml:space="preserve">If </w:delText>
              </w:r>
            </w:del>
            <w:r>
              <w:rPr>
                <w:rFonts w:cs="Times New Roman" w:hint="eastAsia"/>
                <w:sz w:val="22"/>
                <w:szCs w:val="22"/>
              </w:rPr>
              <w:t xml:space="preserve">the production DRXP is in transmission mode, this </w:t>
            </w:r>
            <w:ins w:id="12214" w:author="t_竹沢 公佑" w:date="2019-10-05T18:57:00Z">
              <w:r w:rsidR="00A320DD">
                <w:rPr>
                  <w:rFonts w:cs="Times New Roman" w:hint="eastAsia"/>
                  <w:sz w:val="22"/>
                  <w:szCs w:val="22"/>
                </w:rPr>
                <w:t xml:space="preserve">command </w:t>
              </w:r>
            </w:ins>
            <w:del w:id="12215" w:author="t_竹沢 公佑" w:date="2019-10-05T18:57:00Z">
              <w:r w:rsidDel="00A320DD">
                <w:rPr>
                  <w:rFonts w:cs="Times New Roman" w:hint="eastAsia"/>
                  <w:sz w:val="22"/>
                  <w:szCs w:val="22"/>
                </w:rPr>
                <w:delText xml:space="preserve">function </w:delText>
              </w:r>
            </w:del>
            <w:r>
              <w:rPr>
                <w:rFonts w:cs="Times New Roman" w:hint="eastAsia"/>
                <w:sz w:val="22"/>
                <w:szCs w:val="22"/>
              </w:rPr>
              <w:t>set</w:t>
            </w:r>
            <w:r w:rsidR="00B53CA2">
              <w:rPr>
                <w:rFonts w:cs="Times New Roman" w:hint="eastAsia"/>
                <w:sz w:val="22"/>
                <w:szCs w:val="22"/>
              </w:rPr>
              <w:t>s</w:t>
            </w:r>
            <w:r>
              <w:rPr>
                <w:rFonts w:cs="Times New Roman" w:hint="eastAsia"/>
                <w:sz w:val="22"/>
                <w:szCs w:val="22"/>
              </w:rPr>
              <w:t xml:space="preserve"> EBUSY to an errno. And </w:t>
            </w:r>
            <w:ins w:id="12216" w:author="t_竹沢 公佑" w:date="2019-10-05T18:58:00Z">
              <w:r w:rsidR="00A320DD">
                <w:rPr>
                  <w:rFonts w:cs="Times New Roman" w:hint="eastAsia"/>
                  <w:sz w:val="22"/>
                  <w:szCs w:val="22"/>
                </w:rPr>
                <w:t xml:space="preserve">when </w:t>
              </w:r>
            </w:ins>
            <w:del w:id="12217" w:author="t_竹沢 公佑" w:date="2019-10-05T18:58:00Z">
              <w:r w:rsidDel="00A320DD">
                <w:rPr>
                  <w:rFonts w:cs="Times New Roman" w:hint="eastAsia"/>
                  <w:sz w:val="22"/>
                  <w:szCs w:val="22"/>
                </w:rPr>
                <w:delText xml:space="preserve">in the case that </w:delText>
              </w:r>
            </w:del>
            <w:r>
              <w:rPr>
                <w:rFonts w:cs="Times New Roman" w:hint="eastAsia"/>
                <w:sz w:val="22"/>
                <w:szCs w:val="22"/>
              </w:rPr>
              <w:t xml:space="preserve">it has already </w:t>
            </w:r>
            <w:r w:rsidR="00B53CA2">
              <w:rPr>
                <w:rFonts w:cs="Times New Roman" w:hint="eastAsia"/>
                <w:sz w:val="22"/>
                <w:szCs w:val="22"/>
              </w:rPr>
              <w:t xml:space="preserve">started </w:t>
            </w:r>
            <w:r>
              <w:rPr>
                <w:rFonts w:cs="Times New Roman" w:hint="eastAsia"/>
                <w:sz w:val="22"/>
                <w:szCs w:val="22"/>
              </w:rPr>
              <w:t xml:space="preserve">receiving the data, </w:t>
            </w:r>
            <w:ins w:id="12218" w:author="t_竹沢 公佑" w:date="2019-10-05T18:58:00Z">
              <w:r w:rsidR="00A320DD">
                <w:rPr>
                  <w:rFonts w:cs="Times New Roman" w:hint="eastAsia"/>
                  <w:sz w:val="22"/>
                  <w:szCs w:val="22"/>
                </w:rPr>
                <w:t>it</w:t>
              </w:r>
            </w:ins>
            <w:del w:id="12219" w:author="t_竹沢 公佑" w:date="2019-10-05T18:58:00Z">
              <w:r w:rsidDel="00A320DD">
                <w:rPr>
                  <w:rFonts w:cs="Times New Roman" w:hint="eastAsia"/>
                  <w:sz w:val="22"/>
                  <w:szCs w:val="22"/>
                </w:rPr>
                <w:delText>this function</w:delText>
              </w:r>
            </w:del>
            <w:r>
              <w:rPr>
                <w:rFonts w:cs="Times New Roman" w:hint="eastAsia"/>
                <w:sz w:val="22"/>
                <w:szCs w:val="22"/>
              </w:rPr>
              <w:t xml:space="preserve"> also set</w:t>
            </w:r>
            <w:r w:rsidR="00B53CA2">
              <w:rPr>
                <w:rFonts w:cs="Times New Roman" w:hint="eastAsia"/>
                <w:sz w:val="22"/>
                <w:szCs w:val="22"/>
              </w:rPr>
              <w:t>s</w:t>
            </w:r>
            <w:r>
              <w:rPr>
                <w:rFonts w:cs="Times New Roman" w:hint="eastAsia"/>
                <w:sz w:val="22"/>
                <w:szCs w:val="22"/>
              </w:rPr>
              <w:t xml:space="preserve"> EBUSY to an errno.</w:t>
            </w:r>
          </w:p>
          <w:p w:rsidR="00BD050E" w:rsidRDefault="00A92697" w:rsidP="00EA4236">
            <w:pPr>
              <w:spacing w:line="0" w:lineRule="atLeast"/>
              <w:ind w:right="1020"/>
              <w:rPr>
                <w:rFonts w:cs="Times New Roman"/>
                <w:sz w:val="22"/>
                <w:szCs w:val="22"/>
              </w:rPr>
            </w:pPr>
            <w:r>
              <w:rPr>
                <w:rFonts w:cs="Times New Roman" w:hint="eastAsia"/>
                <w:sz w:val="22"/>
                <w:szCs w:val="22"/>
              </w:rPr>
              <w:t>EIO</w:t>
            </w:r>
          </w:p>
          <w:p w:rsidR="00A92697" w:rsidRPr="00BD050E" w:rsidRDefault="00A92697" w:rsidP="00EA4236">
            <w:pPr>
              <w:spacing w:line="0" w:lineRule="atLeast"/>
              <w:ind w:right="1020"/>
              <w:rPr>
                <w:rFonts w:cs="Times New Roman"/>
                <w:sz w:val="22"/>
                <w:szCs w:val="22"/>
              </w:rPr>
            </w:pPr>
            <w:r>
              <w:rPr>
                <w:rFonts w:cs="Times New Roman" w:hint="eastAsia"/>
                <w:sz w:val="22"/>
                <w:szCs w:val="22"/>
              </w:rPr>
              <w:t xml:space="preserve"> </w:t>
            </w:r>
            <w:r w:rsidRPr="00226376">
              <w:rPr>
                <w:rFonts w:cs="Times New Roman" w:hint="eastAsia"/>
                <w:sz w:val="22"/>
                <w:szCs w:val="22"/>
              </w:rPr>
              <w:t xml:space="preserve">When </w:t>
            </w:r>
            <w:ins w:id="12220" w:author="t_竹沢 公佑" w:date="2019-10-05T18:58:00Z">
              <w:r w:rsidR="00A320DD">
                <w:rPr>
                  <w:rFonts w:cs="Times New Roman" w:hint="eastAsia"/>
                  <w:sz w:val="22"/>
                  <w:szCs w:val="22"/>
                </w:rPr>
                <w:t xml:space="preserve">this command </w:t>
              </w:r>
            </w:ins>
            <w:r w:rsidRPr="00226376">
              <w:rPr>
                <w:rFonts w:cs="Times New Roman" w:hint="eastAsia"/>
                <w:sz w:val="22"/>
                <w:szCs w:val="22"/>
              </w:rPr>
              <w:t>fail</w:t>
            </w:r>
            <w:ins w:id="12221" w:author="t_竹沢 公佑" w:date="2019-10-05T18:58:00Z">
              <w:r w:rsidR="00A320DD">
                <w:rPr>
                  <w:rFonts w:cs="Times New Roman" w:hint="eastAsia"/>
                  <w:sz w:val="22"/>
                  <w:szCs w:val="22"/>
                </w:rPr>
                <w:t>s</w:t>
              </w:r>
            </w:ins>
            <w:r w:rsidRPr="00226376">
              <w:rPr>
                <w:rFonts w:cs="Times New Roman" w:hint="eastAsia"/>
                <w:sz w:val="22"/>
                <w:szCs w:val="22"/>
              </w:rPr>
              <w:t xml:space="preserve"> to read or write internal register.</w:t>
            </w:r>
          </w:p>
          <w:p w:rsidR="00BD050E" w:rsidRDefault="00A92697" w:rsidP="00EA4236">
            <w:pPr>
              <w:spacing w:line="0" w:lineRule="atLeast"/>
              <w:ind w:right="1020"/>
              <w:rPr>
                <w:rFonts w:cs="Times New Roman"/>
                <w:sz w:val="22"/>
                <w:szCs w:val="22"/>
              </w:rPr>
            </w:pPr>
            <w:r>
              <w:rPr>
                <w:rFonts w:cs="Times New Roman" w:hint="eastAsia"/>
                <w:sz w:val="22"/>
                <w:szCs w:val="22"/>
              </w:rPr>
              <w:t>EINVAL</w:t>
            </w:r>
          </w:p>
          <w:p w:rsidR="002A7008" w:rsidRPr="00226376" w:rsidRDefault="00A92697">
            <w:pPr>
              <w:spacing w:line="0" w:lineRule="atLeast"/>
              <w:ind w:right="1020"/>
              <w:rPr>
                <w:rFonts w:cs="Times New Roman"/>
                <w:sz w:val="22"/>
                <w:szCs w:val="22"/>
              </w:rPr>
            </w:pPr>
            <w:r>
              <w:rPr>
                <w:rFonts w:cs="Times New Roman" w:hint="eastAsia"/>
                <w:sz w:val="22"/>
                <w:szCs w:val="22"/>
              </w:rPr>
              <w:t xml:space="preserve"> </w:t>
            </w:r>
            <w:ins w:id="12222" w:author="t_竹沢 公佑" w:date="2019-10-05T18:59:00Z">
              <w:r w:rsidR="00E96A95">
                <w:rPr>
                  <w:rFonts w:cs="Times New Roman" w:hint="eastAsia"/>
                  <w:sz w:val="22"/>
                  <w:szCs w:val="22"/>
                </w:rPr>
                <w:t xml:space="preserve">When you </w:t>
              </w:r>
            </w:ins>
            <w:del w:id="12223" w:author="t_竹沢 公佑" w:date="2019-10-05T18:59:00Z">
              <w:r w:rsidDel="00E96A95">
                <w:rPr>
                  <w:rFonts w:cs="Times New Roman" w:hint="eastAsia"/>
                  <w:sz w:val="22"/>
                  <w:szCs w:val="22"/>
                </w:rPr>
                <w:delText xml:space="preserve">User </w:delText>
              </w:r>
            </w:del>
            <w:r>
              <w:rPr>
                <w:rFonts w:cs="Times New Roman" w:hint="eastAsia"/>
                <w:sz w:val="22"/>
                <w:szCs w:val="22"/>
              </w:rPr>
              <w:t xml:space="preserve">set </w:t>
            </w:r>
            <w:ins w:id="12224" w:author="t_竹沢 公佑" w:date="2019-10-05T18:59:00Z">
              <w:r w:rsidR="00E96A95">
                <w:rPr>
                  <w:rFonts w:cs="Times New Roman" w:hint="eastAsia"/>
                  <w:sz w:val="22"/>
                  <w:szCs w:val="22"/>
                </w:rPr>
                <w:t xml:space="preserve">an </w:t>
              </w:r>
            </w:ins>
            <w:del w:id="12225" w:author="t_竹沢 公佑" w:date="2019-10-05T18:59:00Z">
              <w:r w:rsidDel="00E96A95">
                <w:rPr>
                  <w:rFonts w:cs="Times New Roman" w:hint="eastAsia"/>
                  <w:sz w:val="22"/>
                  <w:szCs w:val="22"/>
                </w:rPr>
                <w:delText xml:space="preserve">the </w:delText>
              </w:r>
            </w:del>
            <w:r>
              <w:rPr>
                <w:rFonts w:cs="Times New Roman" w:hint="eastAsia"/>
                <w:sz w:val="22"/>
                <w:szCs w:val="22"/>
              </w:rPr>
              <w:t>invalid value to the data byte4.</w:t>
            </w:r>
          </w:p>
        </w:tc>
      </w:tr>
    </w:tbl>
    <w:p w:rsidR="002A7008" w:rsidDel="00593B50" w:rsidRDefault="002A7008" w:rsidP="00911E35">
      <w:pPr>
        <w:spacing w:line="0" w:lineRule="atLeast"/>
        <w:ind w:right="1020"/>
        <w:rPr>
          <w:del w:id="12226" w:author="t_竹沢 公佑" w:date="2019-08-24T09:56:00Z"/>
        </w:rPr>
      </w:pPr>
    </w:p>
    <w:p w:rsidR="00F54D83" w:rsidRDefault="00593B50" w:rsidP="00911E35">
      <w:pPr>
        <w:spacing w:line="0" w:lineRule="atLeast"/>
        <w:ind w:right="1020"/>
        <w:rPr>
          <w:ins w:id="12227" w:author="t_竹沢 公佑" w:date="2021-01-29T16:46:00Z"/>
        </w:rPr>
      </w:pPr>
      <w:ins w:id="12228" w:author="t_竹沢 公佑" w:date="2021-02-01T11:32:00Z">
        <w:r>
          <w:br w:type="page"/>
        </w:r>
      </w:ins>
    </w:p>
    <w:p w:rsidR="00F54D83" w:rsidRDefault="004A620D">
      <w:pPr>
        <w:pStyle w:val="4"/>
        <w:rPr>
          <w:ins w:id="12229" w:author="t_竹沢 公佑" w:date="2021-01-29T16:51:00Z"/>
        </w:rPr>
        <w:pPrChange w:id="12230" w:author="t_竹沢 公佑" w:date="2021-01-29T16:54:00Z">
          <w:pPr>
            <w:spacing w:line="0" w:lineRule="atLeast"/>
            <w:ind w:right="1020"/>
          </w:pPr>
        </w:pPrChange>
      </w:pPr>
      <w:bookmarkStart w:id="12231" w:name="_Ref63160611"/>
      <w:ins w:id="12232" w:author="t_竹沢 公佑" w:date="2021-02-01T13:12:00Z">
        <w:r>
          <w:rPr>
            <w:rFonts w:hint="eastAsia"/>
          </w:rPr>
          <w:t>DFR_FORCETX data format</w:t>
        </w:r>
      </w:ins>
      <w:bookmarkEnd w:id="12231"/>
    </w:p>
    <w:p w:rsidR="00E253B4" w:rsidRDefault="003F76FE" w:rsidP="00911E35">
      <w:pPr>
        <w:spacing w:line="0" w:lineRule="atLeast"/>
        <w:ind w:right="1020"/>
        <w:rPr>
          <w:ins w:id="12233" w:author="t_竹沢 公佑" w:date="2021-02-02T17:26:00Z"/>
        </w:rPr>
      </w:pPr>
      <w:ins w:id="12234" w:author="t_竹沢 公佑" w:date="2021-02-02T17:26:00Z">
        <w:r>
          <w:rPr>
            <w:rFonts w:hint="eastAsia"/>
          </w:rPr>
          <w:t xml:space="preserve">In the following, it explains the data format when DFR_FORCETX capability is enabled. </w:t>
        </w:r>
      </w:ins>
      <w:ins w:id="12235" w:author="t_竹沢 公佑" w:date="2021-02-02T17:27:00Z">
        <w:r>
          <w:rPr>
            <w:rFonts w:hint="eastAsia"/>
          </w:rPr>
          <w:t xml:space="preserve">This capability uses PRBS binary sequence as a data source. </w:t>
        </w:r>
      </w:ins>
      <w:ins w:id="12236" w:author="t_竹沢 公佑" w:date="2021-01-29T16:53:00Z">
        <w:r w:rsidR="00E253B4">
          <w:rPr>
            <w:rFonts w:hint="eastAsia"/>
          </w:rPr>
          <w:t>A</w:t>
        </w:r>
      </w:ins>
      <w:ins w:id="12237" w:author="t_竹沢 公佑" w:date="2021-01-29T16:51:00Z">
        <w:r w:rsidR="00E253B4">
          <w:rPr>
            <w:rFonts w:hint="eastAsia"/>
          </w:rPr>
          <w:t xml:space="preserve"> PRBS</w:t>
        </w:r>
      </w:ins>
      <w:ins w:id="12238" w:author="t_竹沢 公佑" w:date="2021-01-29T16:54:00Z">
        <w:r w:rsidR="00E253B4">
          <w:rPr>
            <w:rFonts w:hint="eastAsia"/>
          </w:rPr>
          <w:t xml:space="preserve"> </w:t>
        </w:r>
      </w:ins>
      <w:ins w:id="12239" w:author="t_竹沢 公佑" w:date="2021-01-29T16:53:00Z">
        <w:r w:rsidR="00E253B4">
          <w:rPr>
            <w:rFonts w:hint="eastAsia"/>
          </w:rPr>
          <w:t>(pseudorandom binary sequence)</w:t>
        </w:r>
      </w:ins>
      <w:ins w:id="12240" w:author="t_竹沢 公佑" w:date="2021-01-29T16:52:00Z">
        <w:r w:rsidR="00E253B4">
          <w:rPr>
            <w:rFonts w:hint="eastAsia"/>
          </w:rPr>
          <w:t xml:space="preserve"> is a</w:t>
        </w:r>
      </w:ins>
      <w:ins w:id="12241" w:author="t_竹沢 公佑" w:date="2021-01-29T16:54:00Z">
        <w:r w:rsidR="00E253B4">
          <w:rPr>
            <w:rFonts w:hint="eastAsia"/>
          </w:rPr>
          <w:t xml:space="preserve"> periodic binary sequence.</w:t>
        </w:r>
      </w:ins>
      <w:ins w:id="12242" w:author="t_竹沢 公佑" w:date="2021-01-29T16:55:00Z">
        <w:r w:rsidR="00E253B4">
          <w:rPr>
            <w:rFonts w:hint="eastAsia"/>
          </w:rPr>
          <w:t xml:space="preserve"> T</w:t>
        </w:r>
        <w:r w:rsidR="00E253B4">
          <w:t>h</w:t>
        </w:r>
        <w:r w:rsidR="00E253B4">
          <w:rPr>
            <w:rFonts w:hint="eastAsia"/>
          </w:rPr>
          <w:t>e period of PRBS31 is</w:t>
        </w:r>
      </w:ins>
      <w:ins w:id="12243" w:author="t_竹沢 公佑" w:date="2021-02-01T11:32:00Z">
        <w:r w:rsidR="00593B50">
          <w:rPr>
            <w:rFonts w:hint="eastAsia"/>
          </w:rPr>
          <w:t xml:space="preserve"> 2^31 -1</w:t>
        </w:r>
      </w:ins>
      <w:ins w:id="12244" w:author="t_竹沢 公佑" w:date="2021-01-29T16:55:00Z">
        <w:r w:rsidR="00E253B4">
          <w:rPr>
            <w:rFonts w:hint="eastAsia"/>
          </w:rPr>
          <w:t>. And the period of PRBS63 is</w:t>
        </w:r>
      </w:ins>
      <w:ins w:id="12245" w:author="t_竹沢 公佑" w:date="2021-02-01T11:32:00Z">
        <w:r w:rsidR="00593B50">
          <w:rPr>
            <w:rFonts w:hint="eastAsia"/>
          </w:rPr>
          <w:t xml:space="preserve"> 2^63 -1</w:t>
        </w:r>
      </w:ins>
      <w:ins w:id="12246" w:author="t_竹沢 公佑" w:date="2021-01-29T16:55:00Z">
        <w:r w:rsidR="00E253B4">
          <w:rPr>
            <w:rFonts w:hint="eastAsia"/>
          </w:rPr>
          <w:t xml:space="preserve">. </w:t>
        </w:r>
      </w:ins>
    </w:p>
    <w:p w:rsidR="003F76FE" w:rsidRPr="001916D3" w:rsidRDefault="003F76FE" w:rsidP="00911E35">
      <w:pPr>
        <w:spacing w:line="0" w:lineRule="atLeast"/>
        <w:ind w:right="1020"/>
        <w:rPr>
          <w:ins w:id="12247" w:author="t_竹沢 公佑" w:date="2021-01-29T16:56:00Z"/>
        </w:rPr>
      </w:pPr>
    </w:p>
    <w:p w:rsidR="00E253B4" w:rsidRDefault="00E253B4" w:rsidP="00911E35">
      <w:pPr>
        <w:spacing w:line="0" w:lineRule="atLeast"/>
        <w:ind w:right="1020"/>
        <w:rPr>
          <w:ins w:id="12248" w:author="t_竹沢 公佑" w:date="2021-01-29T16:56:00Z"/>
          <w:sz w:val="22"/>
          <w:szCs w:val="22"/>
        </w:rPr>
      </w:pPr>
      <w:ins w:id="12249" w:author="t_竹沢 公佑" w:date="2021-01-29T16:56:00Z">
        <w:r>
          <w:rPr>
            <w:rFonts w:hint="eastAsia"/>
            <w:sz w:val="22"/>
            <w:szCs w:val="22"/>
          </w:rPr>
          <w:t xml:space="preserve">■DFRFORCETX_PRBS31R(0x02) </w:t>
        </w:r>
      </w:ins>
    </w:p>
    <w:p w:rsidR="009F268C" w:rsidRDefault="00E253B4">
      <w:pPr>
        <w:spacing w:line="0" w:lineRule="atLeast"/>
        <w:ind w:right="1020"/>
        <w:rPr>
          <w:ins w:id="12250" w:author="t_竹沢 公佑" w:date="2021-02-02T15:07:00Z"/>
          <w:sz w:val="22"/>
          <w:szCs w:val="22"/>
        </w:rPr>
      </w:pPr>
      <w:ins w:id="12251" w:author="t_竹沢 公佑" w:date="2021-01-29T16:56:00Z">
        <w:r>
          <w:rPr>
            <w:rFonts w:hint="eastAsia"/>
            <w:sz w:val="22"/>
            <w:szCs w:val="22"/>
          </w:rPr>
          <w:t>W</w:t>
        </w:r>
        <w:r>
          <w:rPr>
            <w:sz w:val="22"/>
            <w:szCs w:val="22"/>
          </w:rPr>
          <w:t>h</w:t>
        </w:r>
        <w:r>
          <w:rPr>
            <w:rFonts w:hint="eastAsia"/>
            <w:sz w:val="22"/>
            <w:szCs w:val="22"/>
          </w:rPr>
          <w:t xml:space="preserve">en </w:t>
        </w:r>
      </w:ins>
      <w:ins w:id="12252" w:author="t_竹沢 公佑" w:date="2021-02-02T17:16:00Z">
        <w:r w:rsidR="0019546E">
          <w:rPr>
            <w:rFonts w:hint="eastAsia"/>
            <w:sz w:val="22"/>
            <w:szCs w:val="22"/>
          </w:rPr>
          <w:t xml:space="preserve">a </w:t>
        </w:r>
      </w:ins>
      <w:ins w:id="12253" w:author="t_竹沢 公佑" w:date="2021-01-29T16:56:00Z">
        <w:r>
          <w:rPr>
            <w:rFonts w:hint="eastAsia"/>
            <w:sz w:val="22"/>
            <w:szCs w:val="22"/>
          </w:rPr>
          <w:t xml:space="preserve">user sets DFRFORCETX_PRBS31R as </w:t>
        </w:r>
      </w:ins>
      <w:ins w:id="12254" w:author="t_竹沢 公佑" w:date="2021-02-02T17:16:00Z">
        <w:r w:rsidR="0019546E">
          <w:rPr>
            <w:rFonts w:hint="eastAsia"/>
            <w:sz w:val="22"/>
            <w:szCs w:val="22"/>
          </w:rPr>
          <w:t xml:space="preserve">a </w:t>
        </w:r>
      </w:ins>
      <w:ins w:id="12255" w:author="t_竹沢 公佑" w:date="2021-01-29T16:56:00Z">
        <w:r>
          <w:rPr>
            <w:rFonts w:hint="eastAsia"/>
            <w:sz w:val="22"/>
            <w:szCs w:val="22"/>
          </w:rPr>
          <w:t xml:space="preserve">data source, the DRXP sends </w:t>
        </w:r>
      </w:ins>
      <w:ins w:id="12256" w:author="t_竹沢 公佑" w:date="2021-02-02T17:17:00Z">
        <w:r w:rsidR="0019546E">
          <w:rPr>
            <w:rFonts w:hint="eastAsia"/>
            <w:sz w:val="22"/>
            <w:szCs w:val="22"/>
          </w:rPr>
          <w:t xml:space="preserve">a </w:t>
        </w:r>
      </w:ins>
      <w:ins w:id="12257" w:author="t_竹沢 公佑" w:date="2021-01-29T16:57:00Z">
        <w:r>
          <w:rPr>
            <w:rFonts w:hint="eastAsia"/>
            <w:sz w:val="22"/>
            <w:szCs w:val="22"/>
          </w:rPr>
          <w:t>PRBS31 pattern from each bit. A</w:t>
        </w:r>
        <w:r>
          <w:rPr>
            <w:sz w:val="22"/>
            <w:szCs w:val="22"/>
          </w:rPr>
          <w:t>n</w:t>
        </w:r>
        <w:r>
          <w:rPr>
            <w:rFonts w:hint="eastAsia"/>
            <w:sz w:val="22"/>
            <w:szCs w:val="22"/>
          </w:rPr>
          <w:t xml:space="preserve">d it resets </w:t>
        </w:r>
      </w:ins>
      <w:ins w:id="12258" w:author="t_竹沢 公佑" w:date="2021-02-02T17:17:00Z">
        <w:r w:rsidR="0019546E">
          <w:rPr>
            <w:rFonts w:hint="eastAsia"/>
            <w:sz w:val="22"/>
            <w:szCs w:val="22"/>
          </w:rPr>
          <w:t xml:space="preserve">the </w:t>
        </w:r>
      </w:ins>
      <w:ins w:id="12259" w:author="t_竹沢 公佑" w:date="2021-01-29T16:57:00Z">
        <w:r>
          <w:rPr>
            <w:rFonts w:hint="eastAsia"/>
            <w:sz w:val="22"/>
            <w:szCs w:val="22"/>
          </w:rPr>
          <w:t xml:space="preserve">PRBS31 generator </w:t>
        </w:r>
        <w:r w:rsidR="00F024EC">
          <w:rPr>
            <w:rFonts w:hint="eastAsia"/>
            <w:sz w:val="22"/>
            <w:szCs w:val="22"/>
          </w:rPr>
          <w:t xml:space="preserve">every 48ms. It means the DRXP sends </w:t>
        </w:r>
      </w:ins>
      <w:ins w:id="12260" w:author="t_竹沢 公佑" w:date="2021-02-02T17:17:00Z">
        <w:r w:rsidR="0019546E">
          <w:rPr>
            <w:rFonts w:hint="eastAsia"/>
            <w:sz w:val="22"/>
            <w:szCs w:val="22"/>
          </w:rPr>
          <w:t xml:space="preserve">the </w:t>
        </w:r>
      </w:ins>
      <w:ins w:id="12261" w:author="t_竹沢 公佑" w:date="2021-01-29T16:57:00Z">
        <w:r w:rsidR="0019546E">
          <w:rPr>
            <w:rFonts w:hint="eastAsia"/>
            <w:sz w:val="22"/>
            <w:szCs w:val="22"/>
          </w:rPr>
          <w:t xml:space="preserve">same </w:t>
        </w:r>
      </w:ins>
      <w:ins w:id="12262" w:author="t_竹沢 公佑" w:date="2021-02-02T17:17:00Z">
        <w:r w:rsidR="0019546E">
          <w:rPr>
            <w:rFonts w:hint="eastAsia"/>
            <w:sz w:val="22"/>
            <w:szCs w:val="22"/>
          </w:rPr>
          <w:t>data</w:t>
        </w:r>
      </w:ins>
      <w:ins w:id="12263" w:author="t_竹沢 公佑" w:date="2021-01-29T16:58:00Z">
        <w:r w:rsidR="00F024EC">
          <w:rPr>
            <w:rFonts w:hint="eastAsia"/>
            <w:sz w:val="22"/>
            <w:szCs w:val="22"/>
          </w:rPr>
          <w:t xml:space="preserve"> every 48ms.</w:t>
        </w:r>
      </w:ins>
      <w:ins w:id="12264" w:author="t_竹沢 公佑" w:date="2021-02-02T12:18:00Z">
        <w:r w:rsidR="009F268C">
          <w:rPr>
            <w:rFonts w:hint="eastAsia"/>
            <w:sz w:val="22"/>
            <w:szCs w:val="22"/>
          </w:rPr>
          <w:t xml:space="preserve">　</w:t>
        </w:r>
      </w:ins>
    </w:p>
    <w:p w:rsidR="002A5C30" w:rsidRDefault="002A5C30">
      <w:pPr>
        <w:spacing w:line="0" w:lineRule="atLeast"/>
        <w:ind w:right="1020"/>
        <w:rPr>
          <w:ins w:id="12265" w:author="t_竹沢 公佑" w:date="2021-02-01T11:35:00Z"/>
          <w:sz w:val="22"/>
          <w:szCs w:val="22"/>
        </w:rPr>
      </w:pPr>
    </w:p>
    <w:p w:rsidR="00214149" w:rsidRDefault="00C866A1">
      <w:pPr>
        <w:spacing w:line="0" w:lineRule="atLeast"/>
        <w:ind w:right="1020"/>
        <w:jc w:val="center"/>
        <w:rPr>
          <w:ins w:id="12266" w:author="t_竹沢 公佑" w:date="2021-02-01T12:00:00Z"/>
          <w:sz w:val="22"/>
          <w:szCs w:val="22"/>
        </w:rPr>
        <w:pPrChange w:id="12267" w:author="t_竹沢 公佑" w:date="2021-02-01T11:35:00Z">
          <w:pPr>
            <w:spacing w:line="0" w:lineRule="atLeast"/>
            <w:ind w:right="1020"/>
          </w:pPr>
        </w:pPrChange>
      </w:pPr>
      <w:r>
        <w:rPr>
          <w:sz w:val="22"/>
          <w:szCs w:val="22"/>
        </w:rPr>
        <w:pict w14:anchorId="06C7D4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7pt;height:274.9pt;mso-left-percent:-10001;mso-top-percent:-10001;mso-position-horizontal:absolute;mso-position-horizontal-relative:char;mso-position-vertical:absolute;mso-position-vertical-relative:line;mso-left-percent:-10001;mso-top-percent:-10001">
            <v:imagedata r:id="rId11" o:title=""/>
          </v:shape>
        </w:pict>
      </w:r>
    </w:p>
    <w:p w:rsidR="000C2A5C" w:rsidRDefault="000C2A5C">
      <w:pPr>
        <w:pStyle w:val="af9"/>
        <w:jc w:val="center"/>
        <w:rPr>
          <w:ins w:id="12268" w:author="t_竹沢 公佑" w:date="2021-02-02T12:22:00Z"/>
          <w:sz w:val="22"/>
          <w:szCs w:val="22"/>
        </w:rPr>
        <w:pPrChange w:id="12269" w:author="t_竹沢 公佑" w:date="2021-02-01T12:01:00Z">
          <w:pPr>
            <w:spacing w:line="0" w:lineRule="atLeast"/>
            <w:ind w:right="1020"/>
          </w:pPr>
        </w:pPrChange>
      </w:pPr>
      <w:ins w:id="12270" w:author="t_竹沢 公佑" w:date="2021-02-01T12:00:00Z">
        <w:r>
          <w:t xml:space="preserve">Figure </w:t>
        </w:r>
        <w:r>
          <w:fldChar w:fldCharType="begin"/>
        </w:r>
        <w:r>
          <w:instrText xml:space="preserve"> STYLEREF 1 \s </w:instrText>
        </w:r>
      </w:ins>
      <w:r>
        <w:fldChar w:fldCharType="separate"/>
      </w:r>
      <w:r w:rsidR="000B4FA1">
        <w:rPr>
          <w:noProof/>
        </w:rPr>
        <w:t>6</w:t>
      </w:r>
      <w:ins w:id="12271" w:author="t_竹沢 公佑" w:date="2021-02-01T12:00:00Z">
        <w:r>
          <w:fldChar w:fldCharType="end"/>
        </w:r>
        <w:r>
          <w:noBreakHyphen/>
        </w:r>
        <w:r>
          <w:fldChar w:fldCharType="begin"/>
        </w:r>
        <w:r>
          <w:instrText xml:space="preserve"> SEQ Figure \* ARABIC \s 1 </w:instrText>
        </w:r>
      </w:ins>
      <w:r>
        <w:fldChar w:fldCharType="separate"/>
      </w:r>
      <w:ins w:id="12272" w:author="t_竹沢 公佑" w:date="2021-02-02T17:29:00Z">
        <w:r w:rsidR="000B4FA1">
          <w:rPr>
            <w:noProof/>
          </w:rPr>
          <w:t>1</w:t>
        </w:r>
      </w:ins>
      <w:ins w:id="12273" w:author="t_竹沢 公佑" w:date="2021-02-01T12:00:00Z">
        <w:r>
          <w:fldChar w:fldCharType="end"/>
        </w:r>
        <w:r>
          <w:rPr>
            <w:rFonts w:hint="eastAsia"/>
          </w:rPr>
          <w:t xml:space="preserve">: </w:t>
        </w:r>
      </w:ins>
      <w:ins w:id="12274" w:author="t_竹沢 公佑" w:date="2021-02-01T12:01:00Z">
        <w:r>
          <w:rPr>
            <w:rFonts w:hint="eastAsia"/>
            <w:b w:val="0"/>
          </w:rPr>
          <w:t>Data format (</w:t>
        </w:r>
        <w:r w:rsidRPr="000C2A5C">
          <w:rPr>
            <w:b w:val="0"/>
            <w:sz w:val="22"/>
            <w:szCs w:val="22"/>
            <w:rPrChange w:id="12275" w:author="t_竹沢 公佑" w:date="2021-02-01T12:01:00Z">
              <w:rPr>
                <w:sz w:val="22"/>
                <w:szCs w:val="22"/>
              </w:rPr>
            </w:rPrChange>
          </w:rPr>
          <w:t>DFRFORCETX_PRBS31R</w:t>
        </w:r>
        <w:r>
          <w:rPr>
            <w:rFonts w:hint="eastAsia"/>
            <w:b w:val="0"/>
            <w:sz w:val="22"/>
            <w:szCs w:val="22"/>
          </w:rPr>
          <w:t>)</w:t>
        </w:r>
      </w:ins>
      <w:ins w:id="12276" w:author="t_竹沢 公佑" w:date="2021-02-02T15:29:00Z">
        <w:r w:rsidR="000F6E92">
          <w:rPr>
            <w:rFonts w:hint="eastAsia"/>
            <w:b w:val="0"/>
            <w:sz w:val="22"/>
            <w:szCs w:val="22"/>
          </w:rPr>
          <w:t xml:space="preserve"> 1</w:t>
        </w:r>
      </w:ins>
    </w:p>
    <w:p w:rsidR="009F268C" w:rsidRPr="00C108B3" w:rsidRDefault="009F268C">
      <w:pPr>
        <w:jc w:val="center"/>
        <w:rPr>
          <w:ins w:id="12277" w:author="t_竹沢 公佑" w:date="2021-02-02T12:23:00Z"/>
          <w:sz w:val="22"/>
          <w:szCs w:val="22"/>
          <w:rPrChange w:id="12278" w:author="t_竹沢 公佑" w:date="2021-02-02T12:26:00Z">
            <w:rPr>
              <w:ins w:id="12279" w:author="t_竹沢 公佑" w:date="2021-02-02T12:23:00Z"/>
            </w:rPr>
          </w:rPrChange>
        </w:rPr>
        <w:pPrChange w:id="12280" w:author="t_竹沢 公佑" w:date="2021-02-02T12:22:00Z">
          <w:pPr>
            <w:spacing w:line="0" w:lineRule="atLeast"/>
            <w:ind w:right="1020"/>
          </w:pPr>
        </w:pPrChange>
      </w:pPr>
      <w:ins w:id="12281" w:author="t_竹沢 公佑" w:date="2021-02-02T12:22:00Z">
        <w:r w:rsidRPr="00C108B3">
          <w:rPr>
            <w:sz w:val="22"/>
            <w:szCs w:val="22"/>
            <w:rPrChange w:id="12282" w:author="t_竹沢 公佑" w:date="2021-02-02T12:26:00Z">
              <w:rPr/>
            </w:rPrChange>
          </w:rPr>
          <w:t xml:space="preserve">p&lt;n&gt; </w:t>
        </w:r>
      </w:ins>
      <w:ins w:id="12283" w:author="t_竹沢 公佑" w:date="2021-02-02T12:23:00Z">
        <w:r w:rsidRPr="00C108B3">
          <w:rPr>
            <w:sz w:val="22"/>
            <w:szCs w:val="22"/>
            <w:rPrChange w:id="12284" w:author="t_竹沢 公佑" w:date="2021-02-02T12:26:00Z">
              <w:rPr/>
            </w:rPrChange>
          </w:rPr>
          <w:t>represent</w:t>
        </w:r>
      </w:ins>
      <w:ins w:id="12285" w:author="t_竹沢 公佑" w:date="2021-02-02T12:22:00Z">
        <w:r w:rsidRPr="00C108B3">
          <w:rPr>
            <w:sz w:val="22"/>
            <w:szCs w:val="22"/>
            <w:rPrChange w:id="12286" w:author="t_竹沢 公佑" w:date="2021-02-02T12:26:00Z">
              <w:rPr/>
            </w:rPrChange>
          </w:rPr>
          <w:t xml:space="preserve">s one </w:t>
        </w:r>
      </w:ins>
      <w:ins w:id="12287" w:author="t_竹沢 公佑" w:date="2021-02-02T12:23:00Z">
        <w:r w:rsidRPr="00C108B3">
          <w:rPr>
            <w:sz w:val="22"/>
            <w:szCs w:val="22"/>
            <w:rPrChange w:id="12288" w:author="t_竹沢 公佑" w:date="2021-02-02T12:26:00Z">
              <w:rPr/>
            </w:rPrChange>
          </w:rPr>
          <w:t>bit of PRBS31 binary sequence.</w:t>
        </w:r>
      </w:ins>
    </w:p>
    <w:p w:rsidR="00C108B3" w:rsidRPr="00C108B3" w:rsidRDefault="00C108B3">
      <w:pPr>
        <w:jc w:val="center"/>
        <w:rPr>
          <w:ins w:id="12289" w:author="t_竹沢 公佑" w:date="2021-02-02T12:24:00Z"/>
          <w:sz w:val="22"/>
          <w:szCs w:val="22"/>
          <w:rPrChange w:id="12290" w:author="t_竹沢 公佑" w:date="2021-02-02T12:26:00Z">
            <w:rPr>
              <w:ins w:id="12291" w:author="t_竹沢 公佑" w:date="2021-02-02T12:24:00Z"/>
            </w:rPr>
          </w:rPrChange>
        </w:rPr>
        <w:pPrChange w:id="12292" w:author="t_竹沢 公佑" w:date="2021-02-02T12:22:00Z">
          <w:pPr>
            <w:spacing w:line="0" w:lineRule="atLeast"/>
            <w:ind w:right="1020"/>
          </w:pPr>
        </w:pPrChange>
      </w:pPr>
      <w:ins w:id="12293" w:author="t_竹沢 公佑" w:date="2021-02-02T12:23:00Z">
        <w:r w:rsidRPr="00C108B3">
          <w:rPr>
            <w:sz w:val="22"/>
            <w:szCs w:val="22"/>
            <w:rPrChange w:id="12294" w:author="t_竹沢 公佑" w:date="2021-02-02T12:26:00Z">
              <w:rPr/>
            </w:rPrChange>
          </w:rPr>
          <w:t xml:space="preserve">L/M/H&lt;m&gt; represents </w:t>
        </w:r>
      </w:ins>
      <w:ins w:id="12295" w:author="t_竹沢 公佑" w:date="2021-02-02T12:24:00Z">
        <w:r w:rsidRPr="00C108B3">
          <w:rPr>
            <w:sz w:val="22"/>
            <w:szCs w:val="22"/>
            <w:rPrChange w:id="12296" w:author="t_竹沢 公佑" w:date="2021-02-02T12:26:00Z">
              <w:rPr/>
            </w:rPrChange>
          </w:rPr>
          <w:t xml:space="preserve">one bit of ALMA frame data. </w:t>
        </w:r>
      </w:ins>
    </w:p>
    <w:p w:rsidR="009F268C" w:rsidRPr="00C108B3" w:rsidRDefault="00C108B3">
      <w:pPr>
        <w:jc w:val="center"/>
        <w:rPr>
          <w:ins w:id="12297" w:author="t_竹沢 公佑" w:date="2021-02-01T11:30:00Z"/>
          <w:sz w:val="22"/>
          <w:szCs w:val="22"/>
        </w:rPr>
        <w:pPrChange w:id="12298" w:author="t_竹沢 公佑" w:date="2021-02-02T12:22:00Z">
          <w:pPr>
            <w:spacing w:line="0" w:lineRule="atLeast"/>
            <w:ind w:right="1020"/>
          </w:pPr>
        </w:pPrChange>
      </w:pPr>
      <w:ins w:id="12299" w:author="t_竹沢 公佑" w:date="2021-02-02T12:24:00Z">
        <w:r w:rsidRPr="00C108B3">
          <w:rPr>
            <w:sz w:val="22"/>
            <w:szCs w:val="22"/>
            <w:rPrChange w:id="12300" w:author="t_竹沢 公佑" w:date="2021-02-02T12:26:00Z">
              <w:rPr/>
            </w:rPrChange>
          </w:rPr>
          <w:t>&lt;m&gt; represents time order.</w:t>
        </w:r>
      </w:ins>
    </w:p>
    <w:p w:rsidR="00214149" w:rsidRDefault="00214149" w:rsidP="00911E35">
      <w:pPr>
        <w:spacing w:line="0" w:lineRule="atLeast"/>
        <w:ind w:right="1020"/>
        <w:rPr>
          <w:ins w:id="12301" w:author="t_竹沢 公佑" w:date="2021-02-01T12:00:00Z"/>
          <w:sz w:val="22"/>
          <w:szCs w:val="22"/>
        </w:rPr>
      </w:pPr>
    </w:p>
    <w:p w:rsidR="00472FBD" w:rsidRDefault="00472FBD" w:rsidP="00911E35">
      <w:pPr>
        <w:spacing w:line="0" w:lineRule="atLeast"/>
        <w:ind w:right="1020"/>
        <w:rPr>
          <w:ins w:id="12302" w:author="t_竹沢 公佑" w:date="2021-02-02T15:29:00Z"/>
          <w:sz w:val="22"/>
          <w:szCs w:val="22"/>
        </w:rPr>
      </w:pPr>
    </w:p>
    <w:p w:rsidR="000F6E92" w:rsidRDefault="000F6E92" w:rsidP="00911E35">
      <w:pPr>
        <w:spacing w:line="0" w:lineRule="atLeast"/>
        <w:ind w:right="1020"/>
        <w:rPr>
          <w:ins w:id="12303" w:author="t_竹沢 公佑" w:date="2021-02-02T15:32:00Z"/>
          <w:sz w:val="22"/>
          <w:szCs w:val="22"/>
        </w:rPr>
      </w:pPr>
      <w:ins w:id="12304" w:author="t_竹沢 公佑" w:date="2021-02-02T15:29:00Z">
        <w:r>
          <w:rPr>
            <w:sz w:val="22"/>
            <w:szCs w:val="22"/>
          </w:rPr>
          <w:br w:type="page"/>
        </w:r>
      </w:ins>
    </w:p>
    <w:p w:rsidR="002A5C30" w:rsidRDefault="000F6E92" w:rsidP="00911E35">
      <w:pPr>
        <w:spacing w:line="0" w:lineRule="atLeast"/>
        <w:ind w:right="1020"/>
        <w:rPr>
          <w:ins w:id="12305" w:author="t_竹沢 公佑" w:date="2021-02-02T15:29:00Z"/>
          <w:sz w:val="22"/>
          <w:szCs w:val="22"/>
        </w:rPr>
      </w:pPr>
      <w:ins w:id="12306" w:author="t_竹沢 公佑" w:date="2021-02-02T15:32:00Z">
        <w:r>
          <w:rPr>
            <w:rFonts w:hint="eastAsia"/>
            <w:sz w:val="22"/>
            <w:szCs w:val="22"/>
          </w:rPr>
          <w:t>T</w:t>
        </w:r>
        <w:r>
          <w:rPr>
            <w:sz w:val="22"/>
            <w:szCs w:val="22"/>
          </w:rPr>
          <w:t>h</w:t>
        </w:r>
        <w:r>
          <w:rPr>
            <w:rFonts w:hint="eastAsia"/>
            <w:sz w:val="22"/>
            <w:szCs w:val="22"/>
          </w:rPr>
          <w:t xml:space="preserve">e </w:t>
        </w:r>
      </w:ins>
      <w:ins w:id="12307" w:author="t_竹沢 公佑" w:date="2021-02-02T15:08:00Z">
        <w:r w:rsidR="002A5C30">
          <w:rPr>
            <w:rFonts w:hint="eastAsia"/>
            <w:sz w:val="22"/>
            <w:szCs w:val="22"/>
          </w:rPr>
          <w:t xml:space="preserve">following diagram represents </w:t>
        </w:r>
      </w:ins>
      <w:ins w:id="12308" w:author="t_竹沢 公佑" w:date="2021-02-02T15:32:00Z">
        <w:r>
          <w:rPr>
            <w:rFonts w:hint="eastAsia"/>
            <w:sz w:val="22"/>
            <w:szCs w:val="22"/>
          </w:rPr>
          <w:t>how to generate this PRBS</w:t>
        </w:r>
      </w:ins>
      <w:ins w:id="12309" w:author="t_竹沢 公佑" w:date="2021-02-02T15:33:00Z">
        <w:r>
          <w:rPr>
            <w:rFonts w:hint="eastAsia"/>
            <w:sz w:val="22"/>
            <w:szCs w:val="22"/>
          </w:rPr>
          <w:t>31</w:t>
        </w:r>
      </w:ins>
      <w:ins w:id="12310" w:author="t_竹沢 公佑" w:date="2021-02-02T15:32:00Z">
        <w:r>
          <w:rPr>
            <w:rFonts w:hint="eastAsia"/>
            <w:sz w:val="22"/>
            <w:szCs w:val="22"/>
          </w:rPr>
          <w:t xml:space="preserve"> pattern</w:t>
        </w:r>
      </w:ins>
      <w:ins w:id="12311" w:author="t_竹沢 公佑" w:date="2021-02-02T15:08:00Z">
        <w:r w:rsidR="002A5C30">
          <w:rPr>
            <w:rFonts w:hint="eastAsia"/>
            <w:sz w:val="22"/>
            <w:szCs w:val="22"/>
          </w:rPr>
          <w:t>.</w:t>
        </w:r>
      </w:ins>
      <w:ins w:id="12312" w:author="t_竹沢 公佑" w:date="2021-02-02T15:09:00Z">
        <w:r w:rsidR="002A5C30">
          <w:rPr>
            <w:rFonts w:hint="eastAsia"/>
            <w:sz w:val="22"/>
            <w:szCs w:val="22"/>
          </w:rPr>
          <w:t xml:space="preserve"> </w:t>
        </w:r>
      </w:ins>
      <w:ins w:id="12313" w:author="t_竹沢 公佑" w:date="2021-02-02T15:51:00Z">
        <w:r w:rsidR="00B26A46">
          <w:rPr>
            <w:rFonts w:hint="eastAsia"/>
            <w:sz w:val="22"/>
            <w:szCs w:val="22"/>
          </w:rPr>
          <w:t xml:space="preserve">The data p0, p1, </w:t>
        </w:r>
        <w:r w:rsidR="00B26A46">
          <w:rPr>
            <w:sz w:val="22"/>
            <w:szCs w:val="22"/>
          </w:rPr>
          <w:t>…</w:t>
        </w:r>
        <w:r w:rsidR="00B26A46">
          <w:rPr>
            <w:rFonts w:hint="eastAsia"/>
            <w:sz w:val="22"/>
            <w:szCs w:val="22"/>
          </w:rPr>
          <w:t xml:space="preserve"> is </w:t>
        </w:r>
      </w:ins>
      <w:ins w:id="12314" w:author="t_竹沢 公佑" w:date="2021-02-02T15:52:00Z">
        <w:r w:rsidR="00B26A46">
          <w:rPr>
            <w:sz w:val="22"/>
            <w:szCs w:val="22"/>
          </w:rPr>
          <w:t>outputted</w:t>
        </w:r>
        <w:r w:rsidR="00B26A46">
          <w:rPr>
            <w:rFonts w:hint="eastAsia"/>
            <w:sz w:val="22"/>
            <w:szCs w:val="22"/>
          </w:rPr>
          <w:t xml:space="preserve"> </w:t>
        </w:r>
      </w:ins>
      <w:ins w:id="12315" w:author="t_竹沢 公佑" w:date="2021-02-02T15:51:00Z">
        <w:r w:rsidR="00B26A46">
          <w:rPr>
            <w:rFonts w:hint="eastAsia"/>
            <w:sz w:val="22"/>
            <w:szCs w:val="22"/>
          </w:rPr>
          <w:t xml:space="preserve">from </w:t>
        </w:r>
        <w:r w:rsidR="00B26A46">
          <w:rPr>
            <w:sz w:val="22"/>
            <w:szCs w:val="22"/>
          </w:rPr>
          <w:t>“</w:t>
        </w:r>
        <w:r w:rsidR="00B26A46">
          <w:rPr>
            <w:rFonts w:hint="eastAsia"/>
            <w:sz w:val="22"/>
            <w:szCs w:val="22"/>
          </w:rPr>
          <w:t>OUT</w:t>
        </w:r>
        <w:r w:rsidR="00B26A46">
          <w:rPr>
            <w:sz w:val="22"/>
            <w:szCs w:val="22"/>
          </w:rPr>
          <w:t>”</w:t>
        </w:r>
        <w:r w:rsidR="00B26A46">
          <w:rPr>
            <w:rFonts w:hint="eastAsia"/>
            <w:sz w:val="22"/>
            <w:szCs w:val="22"/>
          </w:rPr>
          <w:t xml:space="preserve"> in the below</w:t>
        </w:r>
      </w:ins>
      <w:ins w:id="12316" w:author="t_竹沢 公佑" w:date="2021-02-02T17:13:00Z">
        <w:r w:rsidR="008F6CDE">
          <w:rPr>
            <w:rFonts w:hint="eastAsia"/>
            <w:sz w:val="22"/>
            <w:szCs w:val="22"/>
          </w:rPr>
          <w:t xml:space="preserve"> figure</w:t>
        </w:r>
      </w:ins>
      <w:ins w:id="12317" w:author="t_竹沢 公佑" w:date="2021-02-02T15:51:00Z">
        <w:r w:rsidR="00B26A46">
          <w:rPr>
            <w:rFonts w:hint="eastAsia"/>
            <w:sz w:val="22"/>
            <w:szCs w:val="22"/>
          </w:rPr>
          <w:t xml:space="preserve">. </w:t>
        </w:r>
      </w:ins>
      <w:ins w:id="12318" w:author="t_竹沢 公佑" w:date="2021-02-02T15:09:00Z">
        <w:r w:rsidR="002A5C30">
          <w:rPr>
            <w:rFonts w:hint="eastAsia"/>
            <w:sz w:val="22"/>
            <w:szCs w:val="22"/>
          </w:rPr>
          <w:t xml:space="preserve">When </w:t>
        </w:r>
        <w:r w:rsidR="00E45F28">
          <w:rPr>
            <w:rFonts w:hint="eastAsia"/>
            <w:sz w:val="22"/>
            <w:szCs w:val="22"/>
          </w:rPr>
          <w:t xml:space="preserve">it resets </w:t>
        </w:r>
      </w:ins>
      <w:ins w:id="12319" w:author="t_竹沢 公佑" w:date="2021-02-02T17:18:00Z">
        <w:r w:rsidR="0019546E">
          <w:rPr>
            <w:rFonts w:hint="eastAsia"/>
            <w:sz w:val="22"/>
            <w:szCs w:val="22"/>
          </w:rPr>
          <w:t xml:space="preserve">the </w:t>
        </w:r>
      </w:ins>
      <w:ins w:id="12320" w:author="t_竹沢 公佑" w:date="2021-02-02T15:09:00Z">
        <w:r w:rsidR="00E45F28">
          <w:rPr>
            <w:rFonts w:hint="eastAsia"/>
            <w:sz w:val="22"/>
            <w:szCs w:val="22"/>
          </w:rPr>
          <w:t>generator, it sets</w:t>
        </w:r>
        <w:r w:rsidR="002A5C30">
          <w:rPr>
            <w:rFonts w:hint="eastAsia"/>
            <w:sz w:val="22"/>
            <w:szCs w:val="22"/>
          </w:rPr>
          <w:t xml:space="preserve"> 1 to the </w:t>
        </w:r>
      </w:ins>
      <w:ins w:id="12321" w:author="t_竹沢 公佑" w:date="2021-02-02T16:02:00Z">
        <w:r w:rsidR="00E45F28">
          <w:rPr>
            <w:rFonts w:hint="eastAsia"/>
            <w:sz w:val="22"/>
            <w:szCs w:val="22"/>
          </w:rPr>
          <w:t xml:space="preserve">all </w:t>
        </w:r>
      </w:ins>
      <w:ins w:id="12322" w:author="t_竹沢 公佑" w:date="2021-02-02T15:09:00Z">
        <w:r w:rsidR="002A5C30">
          <w:rPr>
            <w:rFonts w:hint="eastAsia"/>
            <w:sz w:val="22"/>
            <w:szCs w:val="22"/>
          </w:rPr>
          <w:t>PRBS generator</w:t>
        </w:r>
        <w:r w:rsidR="002A5C30">
          <w:rPr>
            <w:sz w:val="22"/>
            <w:szCs w:val="22"/>
          </w:rPr>
          <w:t>’</w:t>
        </w:r>
        <w:r w:rsidR="008904D8">
          <w:rPr>
            <w:rFonts w:hint="eastAsia"/>
            <w:sz w:val="22"/>
            <w:szCs w:val="22"/>
          </w:rPr>
          <w:t>s</w:t>
        </w:r>
      </w:ins>
      <w:ins w:id="12323" w:author="t_竹沢 公佑" w:date="2021-02-02T16:02:00Z">
        <w:r w:rsidR="00E45F28">
          <w:rPr>
            <w:rFonts w:hint="eastAsia"/>
            <w:sz w:val="22"/>
            <w:szCs w:val="22"/>
          </w:rPr>
          <w:t xml:space="preserve"> register</w:t>
        </w:r>
      </w:ins>
      <w:ins w:id="12324" w:author="t_竹沢 公佑" w:date="2021-02-02T15:09:00Z">
        <w:r w:rsidR="002A5C30">
          <w:rPr>
            <w:rFonts w:hint="eastAsia"/>
            <w:sz w:val="22"/>
            <w:szCs w:val="22"/>
          </w:rPr>
          <w:t>.</w:t>
        </w:r>
      </w:ins>
      <w:ins w:id="12325" w:author="t_竹沢 公佑" w:date="2021-02-02T15:51:00Z">
        <w:r w:rsidR="00B26A46">
          <w:rPr>
            <w:rFonts w:hint="eastAsia"/>
            <w:sz w:val="22"/>
            <w:szCs w:val="22"/>
          </w:rPr>
          <w:t xml:space="preserve"> </w:t>
        </w:r>
      </w:ins>
    </w:p>
    <w:p w:rsidR="000F6E92" w:rsidRPr="008904D8" w:rsidRDefault="000F6E92" w:rsidP="00911E35">
      <w:pPr>
        <w:spacing w:line="0" w:lineRule="atLeast"/>
        <w:ind w:right="1020"/>
        <w:rPr>
          <w:ins w:id="12326" w:author="t_竹沢 公佑" w:date="2021-02-02T15:08:00Z"/>
          <w:sz w:val="22"/>
          <w:szCs w:val="22"/>
        </w:rPr>
      </w:pPr>
    </w:p>
    <w:p w:rsidR="002A5C30" w:rsidRDefault="002A5C30" w:rsidP="00911E35">
      <w:pPr>
        <w:spacing w:line="0" w:lineRule="atLeast"/>
        <w:ind w:right="1020"/>
        <w:rPr>
          <w:ins w:id="12327" w:author="t_竹沢 公佑" w:date="2021-02-02T15:09:00Z"/>
          <w:sz w:val="22"/>
          <w:szCs w:val="22"/>
        </w:rPr>
      </w:pPr>
    </w:p>
    <w:p w:rsidR="002A5C30" w:rsidRDefault="00C866A1">
      <w:pPr>
        <w:spacing w:line="0" w:lineRule="atLeast"/>
        <w:ind w:right="1020"/>
        <w:jc w:val="center"/>
        <w:rPr>
          <w:ins w:id="12328" w:author="t_竹沢 公佑" w:date="2021-02-02T15:09:00Z"/>
          <w:sz w:val="22"/>
          <w:szCs w:val="22"/>
        </w:rPr>
        <w:pPrChange w:id="12329" w:author="t_竹沢 公佑" w:date="2021-02-02T15:29:00Z">
          <w:pPr>
            <w:spacing w:line="0" w:lineRule="atLeast"/>
            <w:ind w:right="1020"/>
          </w:pPr>
        </w:pPrChange>
      </w:pPr>
      <w:r>
        <w:rPr>
          <w:sz w:val="22"/>
          <w:szCs w:val="22"/>
        </w:rPr>
        <w:pict w14:anchorId="20471F72">
          <v:shape id="_x0000_i1026" type="#_x0000_t75" style="width:371.2pt;height:91.65pt;mso-left-percent:-10001;mso-top-percent:-10001;mso-position-horizontal:absolute;mso-position-horizontal-relative:char;mso-position-vertical:absolute;mso-position-vertical-relative:line;mso-left-percent:-10001;mso-top-percent:-10001">
            <v:imagedata r:id="rId12" o:title=""/>
          </v:shape>
        </w:pict>
      </w:r>
      <w:del w:id="12330" w:author="t_竹沢 公佑" w:date="2021-02-02T15:58:00Z">
        <w:r w:rsidR="00784A1F">
          <w:rPr>
            <w:sz w:val="22"/>
            <w:szCs w:val="22"/>
          </w:rPr>
          <w:pict w14:anchorId="5B596C75">
            <v:shape id="_x0000_i1027" type="#_x0000_t75" style="width:388.05pt;height:65.45pt">
              <v:imagedata croptop="-65520f" cropbottom="65520f"/>
            </v:shape>
          </w:pict>
        </w:r>
      </w:del>
    </w:p>
    <w:p w:rsidR="002A5C30" w:rsidRDefault="002A5C30" w:rsidP="00911E35">
      <w:pPr>
        <w:spacing w:line="0" w:lineRule="atLeast"/>
        <w:ind w:right="1020"/>
        <w:rPr>
          <w:ins w:id="12331" w:author="t_竹沢 公佑" w:date="2021-02-02T15:09:00Z"/>
          <w:sz w:val="22"/>
          <w:szCs w:val="22"/>
        </w:rPr>
      </w:pPr>
    </w:p>
    <w:p w:rsidR="000F6E92" w:rsidRPr="001916D3" w:rsidRDefault="000F6E92">
      <w:pPr>
        <w:pStyle w:val="af9"/>
        <w:jc w:val="center"/>
        <w:rPr>
          <w:ins w:id="12332" w:author="t_竹沢 公佑" w:date="2021-02-02T15:29:00Z"/>
          <w:b w:val="0"/>
          <w:rPrChange w:id="12333" w:author="t_竹沢 公佑" w:date="2021-02-02T15:38:00Z">
            <w:rPr>
              <w:ins w:id="12334" w:author="t_竹沢 公佑" w:date="2021-02-02T15:29:00Z"/>
              <w:b w:val="0"/>
              <w:sz w:val="22"/>
              <w:szCs w:val="22"/>
            </w:rPr>
          </w:rPrChange>
        </w:rPr>
      </w:pPr>
      <w:bookmarkStart w:id="12335" w:name="_Ref63174253"/>
      <w:ins w:id="12336" w:author="t_竹沢 公佑" w:date="2021-02-02T15:29:00Z">
        <w:r>
          <w:t xml:space="preserve">Figure </w:t>
        </w:r>
        <w:r>
          <w:fldChar w:fldCharType="begin"/>
        </w:r>
        <w:r>
          <w:instrText xml:space="preserve"> STYLEREF 1 \s </w:instrText>
        </w:r>
        <w:r>
          <w:fldChar w:fldCharType="separate"/>
        </w:r>
      </w:ins>
      <w:r w:rsidR="000B4FA1">
        <w:rPr>
          <w:noProof/>
        </w:rPr>
        <w:t>6</w:t>
      </w:r>
      <w:ins w:id="12337" w:author="t_竹沢 公佑" w:date="2021-02-02T15:29:00Z">
        <w:r>
          <w:fldChar w:fldCharType="end"/>
        </w:r>
        <w:r>
          <w:noBreakHyphen/>
        </w:r>
        <w:r>
          <w:fldChar w:fldCharType="begin"/>
        </w:r>
        <w:r>
          <w:instrText xml:space="preserve"> SEQ Figure \* ARABIC \s 1 </w:instrText>
        </w:r>
        <w:r>
          <w:fldChar w:fldCharType="separate"/>
        </w:r>
      </w:ins>
      <w:ins w:id="12338" w:author="t_竹沢 公佑" w:date="2021-02-02T17:29:00Z">
        <w:r w:rsidR="000B4FA1">
          <w:rPr>
            <w:noProof/>
          </w:rPr>
          <w:t>2</w:t>
        </w:r>
      </w:ins>
      <w:ins w:id="12339" w:author="t_竹沢 公佑" w:date="2021-02-02T15:29:00Z">
        <w:r>
          <w:fldChar w:fldCharType="end"/>
        </w:r>
        <w:r>
          <w:rPr>
            <w:rFonts w:hint="eastAsia"/>
          </w:rPr>
          <w:t xml:space="preserve">: </w:t>
        </w:r>
      </w:ins>
      <w:ins w:id="12340" w:author="t_竹沢 公佑" w:date="2021-02-02T15:38:00Z">
        <w:r w:rsidR="001916D3">
          <w:rPr>
            <w:rFonts w:hint="eastAsia"/>
            <w:b w:val="0"/>
          </w:rPr>
          <w:t>PRBS31g</w:t>
        </w:r>
      </w:ins>
      <w:ins w:id="12341" w:author="t_竹沢 公佑" w:date="2021-02-02T15:39:00Z">
        <w:r w:rsidR="001916D3">
          <w:rPr>
            <w:rFonts w:hint="eastAsia"/>
            <w:b w:val="0"/>
          </w:rPr>
          <w:t>enerator</w:t>
        </w:r>
      </w:ins>
      <w:ins w:id="12342" w:author="t_竹沢 公佑" w:date="2021-02-02T15:40:00Z">
        <w:r w:rsidR="001916D3">
          <w:rPr>
            <w:rFonts w:hint="eastAsia"/>
            <w:b w:val="0"/>
          </w:rPr>
          <w:t xml:space="preserve"> (128bits)</w:t>
        </w:r>
      </w:ins>
      <w:bookmarkEnd w:id="12335"/>
    </w:p>
    <w:p w:rsidR="002A5C30" w:rsidRPr="000F6E92" w:rsidRDefault="002A5C30" w:rsidP="00911E35">
      <w:pPr>
        <w:spacing w:line="0" w:lineRule="atLeast"/>
        <w:ind w:right="1020"/>
        <w:rPr>
          <w:ins w:id="12343" w:author="t_竹沢 公佑" w:date="2021-02-02T15:08:00Z"/>
          <w:sz w:val="22"/>
          <w:szCs w:val="22"/>
        </w:rPr>
      </w:pPr>
    </w:p>
    <w:p w:rsidR="002A5C30" w:rsidRDefault="002A5C30" w:rsidP="00911E35">
      <w:pPr>
        <w:spacing w:line="0" w:lineRule="atLeast"/>
        <w:ind w:right="1020"/>
        <w:rPr>
          <w:ins w:id="12344" w:author="t_竹沢 公佑" w:date="2021-02-02T15:08:00Z"/>
          <w:sz w:val="22"/>
          <w:szCs w:val="22"/>
        </w:rPr>
      </w:pPr>
    </w:p>
    <w:p w:rsidR="002A5C30" w:rsidRDefault="002A5C30" w:rsidP="00911E35">
      <w:pPr>
        <w:spacing w:line="0" w:lineRule="atLeast"/>
        <w:ind w:right="1020"/>
        <w:rPr>
          <w:ins w:id="12345" w:author="t_竹沢 公佑" w:date="2021-02-02T15:07:00Z"/>
          <w:sz w:val="22"/>
          <w:szCs w:val="22"/>
        </w:rPr>
      </w:pPr>
      <w:ins w:id="12346" w:author="t_竹沢 公佑" w:date="2021-02-02T15:08:00Z">
        <w:r>
          <w:rPr>
            <w:rFonts w:hint="eastAsia"/>
            <w:sz w:val="22"/>
            <w:szCs w:val="22"/>
          </w:rPr>
          <w:t xml:space="preserve"> </w:t>
        </w:r>
      </w:ins>
    </w:p>
    <w:p w:rsidR="002A5C30" w:rsidRDefault="002A5C30" w:rsidP="00911E35">
      <w:pPr>
        <w:spacing w:line="0" w:lineRule="atLeast"/>
        <w:ind w:right="1020"/>
        <w:rPr>
          <w:ins w:id="12347" w:author="t_竹沢 公佑" w:date="2021-02-01T12:00:00Z"/>
          <w:sz w:val="22"/>
          <w:szCs w:val="22"/>
        </w:rPr>
      </w:pPr>
    </w:p>
    <w:p w:rsidR="00472FBD" w:rsidRDefault="00472FBD" w:rsidP="00911E35">
      <w:pPr>
        <w:spacing w:line="0" w:lineRule="atLeast"/>
        <w:ind w:right="1020"/>
        <w:rPr>
          <w:ins w:id="12348" w:author="t_竹沢 公佑" w:date="2021-02-01T11:36:00Z"/>
          <w:sz w:val="22"/>
          <w:szCs w:val="22"/>
        </w:rPr>
      </w:pPr>
    </w:p>
    <w:p w:rsidR="006300B0" w:rsidRDefault="00214149" w:rsidP="00911E35">
      <w:pPr>
        <w:spacing w:line="0" w:lineRule="atLeast"/>
        <w:ind w:right="1020"/>
        <w:rPr>
          <w:ins w:id="12349" w:author="t_竹沢 公佑" w:date="2021-01-29T16:58:00Z"/>
          <w:sz w:val="22"/>
          <w:szCs w:val="22"/>
        </w:rPr>
      </w:pPr>
      <w:ins w:id="12350" w:author="t_竹沢 公佑" w:date="2021-02-01T11:36:00Z">
        <w:r>
          <w:rPr>
            <w:sz w:val="22"/>
            <w:szCs w:val="22"/>
          </w:rPr>
          <w:br w:type="page"/>
        </w:r>
      </w:ins>
      <w:del w:id="12351" w:author="t_竹沢 公佑" w:date="2021-02-01T11:35:00Z">
        <w:r w:rsidR="00784A1F">
          <w:rPr>
            <w:sz w:val="22"/>
            <w:szCs w:val="22"/>
          </w:rPr>
          <w:lastRenderedPageBreak/>
          <w:pict w14:anchorId="06C7D47E">
            <v:shape id="_x0000_i1028" type="#_x0000_t75" style="width:436.7pt;height:273.95pt">
              <v:imagedata croptop="-65520f" cropbottom="65520f"/>
            </v:shape>
          </w:pict>
        </w:r>
      </w:del>
      <w:del w:id="12352" w:author="t_竹沢 公佑" w:date="2021-02-01T11:33:00Z">
        <w:r w:rsidR="00784A1F">
          <w:rPr>
            <w:sz w:val="22"/>
            <w:szCs w:val="22"/>
          </w:rPr>
          <w:pict w14:anchorId="6B0F8D35">
            <v:shape id="_x0000_i1029" type="#_x0000_t75" style="width:411.45pt;height:258.1pt">
              <v:imagedata croptop="-65520f" cropbottom="65520f"/>
            </v:shape>
          </w:pict>
        </w:r>
      </w:del>
      <w:del w:id="12353" w:author="t_竹沢 公佑" w:date="2021-02-01T11:32:00Z">
        <w:r w:rsidR="00784A1F">
          <w:rPr>
            <w:sz w:val="22"/>
            <w:szCs w:val="22"/>
          </w:rPr>
          <w:pict w14:anchorId="6B0F8D35">
            <v:shape id="_x0000_i1030" type="#_x0000_t75" style="width:411.45pt;height:258.1pt">
              <v:imagedata croptop="-65520f" cropbottom="65520f"/>
            </v:shape>
          </w:pict>
        </w:r>
      </w:del>
    </w:p>
    <w:p w:rsidR="00F024EC" w:rsidRPr="000B387C" w:rsidRDefault="00F024EC" w:rsidP="00F024EC">
      <w:pPr>
        <w:spacing w:line="0" w:lineRule="atLeast"/>
        <w:ind w:right="1020"/>
        <w:rPr>
          <w:ins w:id="12354" w:author="t_竹沢 公佑" w:date="2021-01-29T16:58:00Z"/>
          <w:sz w:val="22"/>
          <w:szCs w:val="22"/>
        </w:rPr>
      </w:pPr>
      <w:ins w:id="12355" w:author="t_竹沢 公佑" w:date="2021-01-29T16:58:00Z">
        <w:r w:rsidRPr="000B387C">
          <w:rPr>
            <w:rFonts w:hint="eastAsia"/>
            <w:sz w:val="22"/>
            <w:szCs w:val="22"/>
          </w:rPr>
          <w:t>■</w:t>
        </w:r>
        <w:r w:rsidRPr="000B387C">
          <w:rPr>
            <w:sz w:val="22"/>
            <w:szCs w:val="22"/>
          </w:rPr>
          <w:t xml:space="preserve">DFRFORCETX_PRBS31(0x03) </w:t>
        </w:r>
      </w:ins>
    </w:p>
    <w:p w:rsidR="00F024EC" w:rsidRPr="000B387C" w:rsidRDefault="00F024EC" w:rsidP="00911E35">
      <w:pPr>
        <w:spacing w:line="0" w:lineRule="atLeast"/>
        <w:ind w:right="1020"/>
        <w:rPr>
          <w:ins w:id="12356" w:author="t_竹沢 公佑" w:date="2021-02-01T11:33:00Z"/>
          <w:sz w:val="22"/>
          <w:szCs w:val="22"/>
        </w:rPr>
      </w:pPr>
      <w:ins w:id="12357" w:author="t_竹沢 公佑" w:date="2021-01-29T16:58:00Z">
        <w:r w:rsidRPr="000B387C">
          <w:rPr>
            <w:sz w:val="22"/>
            <w:szCs w:val="22"/>
          </w:rPr>
          <w:t xml:space="preserve">When </w:t>
        </w:r>
      </w:ins>
      <w:ins w:id="12358" w:author="t_竹沢 公佑" w:date="2021-02-02T17:19:00Z">
        <w:r w:rsidR="0019546E">
          <w:rPr>
            <w:rFonts w:hint="eastAsia"/>
            <w:sz w:val="22"/>
            <w:szCs w:val="22"/>
          </w:rPr>
          <w:t xml:space="preserve">a </w:t>
        </w:r>
      </w:ins>
      <w:ins w:id="12359" w:author="t_竹沢 公佑" w:date="2021-01-29T16:58:00Z">
        <w:r w:rsidRPr="000B387C">
          <w:rPr>
            <w:sz w:val="22"/>
            <w:szCs w:val="22"/>
          </w:rPr>
          <w:t xml:space="preserve">user sets DFRFORCETX_PRBS31 as </w:t>
        </w:r>
      </w:ins>
      <w:ins w:id="12360" w:author="t_竹沢 公佑" w:date="2021-02-02T17:19:00Z">
        <w:r w:rsidR="0019546E">
          <w:rPr>
            <w:rFonts w:hint="eastAsia"/>
            <w:sz w:val="22"/>
            <w:szCs w:val="22"/>
          </w:rPr>
          <w:t xml:space="preserve">a </w:t>
        </w:r>
      </w:ins>
      <w:ins w:id="12361" w:author="t_竹沢 公佑" w:date="2021-01-29T16:58:00Z">
        <w:r w:rsidRPr="000B387C">
          <w:rPr>
            <w:sz w:val="22"/>
            <w:szCs w:val="22"/>
          </w:rPr>
          <w:t xml:space="preserve">data source, the DRXP sends </w:t>
        </w:r>
      </w:ins>
      <w:ins w:id="12362" w:author="t_竹沢 公佑" w:date="2021-02-02T17:19:00Z">
        <w:r w:rsidR="0019546E">
          <w:rPr>
            <w:rFonts w:hint="eastAsia"/>
            <w:sz w:val="22"/>
            <w:szCs w:val="22"/>
          </w:rPr>
          <w:t xml:space="preserve">a </w:t>
        </w:r>
      </w:ins>
      <w:ins w:id="12363" w:author="t_竹沢 公佑" w:date="2021-01-29T16:58:00Z">
        <w:r w:rsidRPr="000B387C">
          <w:rPr>
            <w:sz w:val="22"/>
            <w:szCs w:val="22"/>
          </w:rPr>
          <w:t>PRBS31 pattern from</w:t>
        </w:r>
      </w:ins>
      <w:ins w:id="12364" w:author="t_竹沢 公佑" w:date="2021-01-29T16:59:00Z">
        <w:r w:rsidRPr="000B387C">
          <w:rPr>
            <w:sz w:val="22"/>
            <w:szCs w:val="22"/>
          </w:rPr>
          <w:t xml:space="preserve"> </w:t>
        </w:r>
      </w:ins>
      <w:ins w:id="12365" w:author="t_竹沢 公佑" w:date="2021-01-29T16:58:00Z">
        <w:r w:rsidRPr="000B387C">
          <w:rPr>
            <w:sz w:val="22"/>
            <w:szCs w:val="22"/>
          </w:rPr>
          <w:t xml:space="preserve">each bit. And </w:t>
        </w:r>
      </w:ins>
      <w:ins w:id="12366" w:author="t_竹沢 公佑" w:date="2021-01-29T16:59:00Z">
        <w:r w:rsidRPr="000B387C">
          <w:rPr>
            <w:sz w:val="22"/>
            <w:szCs w:val="22"/>
          </w:rPr>
          <w:t>i</w:t>
        </w:r>
      </w:ins>
      <w:ins w:id="12367" w:author="t_竹沢 公佑" w:date="2021-01-29T16:58:00Z">
        <w:r w:rsidRPr="000B387C">
          <w:rPr>
            <w:sz w:val="22"/>
            <w:szCs w:val="22"/>
          </w:rPr>
          <w:t>t</w:t>
        </w:r>
      </w:ins>
      <w:ins w:id="12368" w:author="t_竹沢 公佑" w:date="2021-01-29T16:59:00Z">
        <w:r w:rsidR="0019546E">
          <w:rPr>
            <w:sz w:val="22"/>
            <w:szCs w:val="22"/>
          </w:rPr>
          <w:t xml:space="preserve"> do</w:t>
        </w:r>
      </w:ins>
      <w:ins w:id="12369" w:author="t_竹沢 公佑" w:date="2021-02-02T17:19:00Z">
        <w:r w:rsidR="0019546E">
          <w:rPr>
            <w:rFonts w:hint="eastAsia"/>
            <w:sz w:val="22"/>
            <w:szCs w:val="22"/>
          </w:rPr>
          <w:t>es</w:t>
        </w:r>
      </w:ins>
      <w:ins w:id="12370" w:author="t_竹沢 公佑" w:date="2021-01-29T16:59:00Z">
        <w:r w:rsidRPr="000B387C">
          <w:rPr>
            <w:sz w:val="22"/>
            <w:szCs w:val="22"/>
          </w:rPr>
          <w:t xml:space="preserve"> not reset </w:t>
        </w:r>
      </w:ins>
      <w:ins w:id="12371" w:author="t_竹沢 公佑" w:date="2021-02-02T17:19:00Z">
        <w:r w:rsidR="0019546E">
          <w:rPr>
            <w:rFonts w:hint="eastAsia"/>
            <w:sz w:val="22"/>
            <w:szCs w:val="22"/>
          </w:rPr>
          <w:t xml:space="preserve">the </w:t>
        </w:r>
      </w:ins>
      <w:ins w:id="12372" w:author="t_竹沢 公佑" w:date="2021-01-29T16:59:00Z">
        <w:r w:rsidRPr="000B387C">
          <w:rPr>
            <w:sz w:val="22"/>
            <w:szCs w:val="22"/>
          </w:rPr>
          <w:t xml:space="preserve">PRBS31 generator. It sends </w:t>
        </w:r>
      </w:ins>
      <w:ins w:id="12373" w:author="t_竹沢 公佑" w:date="2021-02-02T17:20:00Z">
        <w:r w:rsidR="0019546E">
          <w:rPr>
            <w:rFonts w:hint="eastAsia"/>
            <w:sz w:val="22"/>
            <w:szCs w:val="22"/>
          </w:rPr>
          <w:t xml:space="preserve">the </w:t>
        </w:r>
      </w:ins>
      <w:ins w:id="12374" w:author="t_竹沢 公佑" w:date="2021-01-29T17:00:00Z">
        <w:r w:rsidRPr="000B387C">
          <w:rPr>
            <w:sz w:val="22"/>
            <w:szCs w:val="22"/>
          </w:rPr>
          <w:t xml:space="preserve">same </w:t>
        </w:r>
      </w:ins>
      <w:ins w:id="12375" w:author="t_竹沢 公佑" w:date="2021-01-29T16:59:00Z">
        <w:r w:rsidRPr="000B387C">
          <w:rPr>
            <w:sz w:val="22"/>
            <w:szCs w:val="22"/>
          </w:rPr>
          <w:t xml:space="preserve">PRBS31 binary sequence </w:t>
        </w:r>
      </w:ins>
      <w:ins w:id="12376" w:author="t_竹沢 公佑" w:date="2021-01-29T17:00:00Z">
        <w:r w:rsidRPr="000B387C">
          <w:rPr>
            <w:sz w:val="22"/>
            <w:szCs w:val="22"/>
          </w:rPr>
          <w:t xml:space="preserve">in a </w:t>
        </w:r>
      </w:ins>
      <w:ins w:id="12377" w:author="t_竹沢 公佑" w:date="2021-02-01T11:33:00Z">
        <w:r w:rsidR="00214149" w:rsidRPr="000B387C">
          <w:rPr>
            <w:sz w:val="22"/>
            <w:szCs w:val="22"/>
          </w:rPr>
          <w:t>2^31 -1</w:t>
        </w:r>
      </w:ins>
      <w:ins w:id="12378" w:author="t_竹沢 公佑" w:date="2021-01-29T17:00:00Z">
        <w:r w:rsidRPr="000B387C">
          <w:rPr>
            <w:sz w:val="22"/>
            <w:szCs w:val="22"/>
          </w:rPr>
          <w:t>bit cycle.</w:t>
        </w:r>
      </w:ins>
      <w:ins w:id="12379" w:author="t_竹沢 公佑" w:date="2021-02-02T12:36:00Z">
        <w:r w:rsidR="00E63C2B" w:rsidRPr="000B387C">
          <w:rPr>
            <w:sz w:val="22"/>
            <w:szCs w:val="22"/>
          </w:rPr>
          <w:t xml:space="preserve"> </w:t>
        </w:r>
      </w:ins>
      <w:ins w:id="12380" w:author="t_竹沢 公佑" w:date="2021-02-02T15:35:00Z">
        <w:r w:rsidR="000F6E92" w:rsidRPr="000B387C">
          <w:rPr>
            <w:sz w:val="22"/>
            <w:szCs w:val="22"/>
          </w:rPr>
          <w:t>T</w:t>
        </w:r>
      </w:ins>
      <w:ins w:id="12381" w:author="t_竹沢 公佑" w:date="2021-02-02T16:03:00Z">
        <w:r w:rsidR="00E45F28" w:rsidRPr="000B387C">
          <w:rPr>
            <w:sz w:val="22"/>
            <w:szCs w:val="22"/>
          </w:rPr>
          <w:t>he</w:t>
        </w:r>
      </w:ins>
      <w:ins w:id="12382" w:author="t_竹沢 公佑" w:date="2021-02-02T15:35:00Z">
        <w:r w:rsidR="0019546E">
          <w:rPr>
            <w:sz w:val="22"/>
            <w:szCs w:val="22"/>
          </w:rPr>
          <w:t xml:space="preserve"> generat</w:t>
        </w:r>
      </w:ins>
      <w:ins w:id="12383" w:author="t_竹沢 公佑" w:date="2021-02-02T17:20:00Z">
        <w:r w:rsidR="0019546E">
          <w:rPr>
            <w:rFonts w:hint="eastAsia"/>
            <w:sz w:val="22"/>
            <w:szCs w:val="22"/>
          </w:rPr>
          <w:t>o</w:t>
        </w:r>
      </w:ins>
      <w:ins w:id="12384" w:author="t_竹沢 公佑" w:date="2021-02-02T15:35:00Z">
        <w:r w:rsidR="000F6E92" w:rsidRPr="000B387C">
          <w:rPr>
            <w:sz w:val="22"/>
            <w:szCs w:val="22"/>
          </w:rPr>
          <w:t xml:space="preserve">r </w:t>
        </w:r>
      </w:ins>
      <w:ins w:id="12385" w:author="t_竹沢 公佑" w:date="2021-02-02T16:03:00Z">
        <w:r w:rsidR="00E45F28" w:rsidRPr="000B387C">
          <w:rPr>
            <w:sz w:val="22"/>
            <w:szCs w:val="22"/>
          </w:rPr>
          <w:t xml:space="preserve">used is </w:t>
        </w:r>
      </w:ins>
      <w:ins w:id="12386" w:author="t_竹沢 公佑" w:date="2021-02-02T15:35:00Z">
        <w:r w:rsidR="000F6E92" w:rsidRPr="000B387C">
          <w:rPr>
            <w:sz w:val="22"/>
            <w:szCs w:val="22"/>
          </w:rPr>
          <w:t xml:space="preserve">represented in </w:t>
        </w:r>
        <w:r w:rsidR="000F6E92" w:rsidRPr="000B387C">
          <w:rPr>
            <w:b/>
            <w:sz w:val="22"/>
            <w:szCs w:val="22"/>
            <w:rPrChange w:id="12387" w:author="t_竹沢 公佑" w:date="2021-02-02T16:07:00Z">
              <w:rPr>
                <w:sz w:val="22"/>
                <w:szCs w:val="22"/>
              </w:rPr>
            </w:rPrChange>
          </w:rPr>
          <w:t>“</w:t>
        </w:r>
      </w:ins>
      <w:ins w:id="12388" w:author="t_竹沢 公佑" w:date="2021-02-02T16:03:00Z">
        <w:r w:rsidR="00E45F28" w:rsidRPr="00C866A1">
          <w:rPr>
            <w:b/>
            <w:sz w:val="22"/>
            <w:szCs w:val="22"/>
          </w:rPr>
          <w:fldChar w:fldCharType="begin"/>
        </w:r>
        <w:r w:rsidR="00E45F28" w:rsidRPr="000B387C">
          <w:rPr>
            <w:b/>
            <w:sz w:val="22"/>
            <w:szCs w:val="22"/>
          </w:rPr>
          <w:instrText xml:space="preserve"> REF _Ref63174253 \h </w:instrText>
        </w:r>
      </w:ins>
      <w:r w:rsidR="00E45F28" w:rsidRPr="000B387C">
        <w:rPr>
          <w:b/>
          <w:sz w:val="22"/>
          <w:szCs w:val="22"/>
          <w:rPrChange w:id="12389" w:author="t_竹沢 公佑" w:date="2021-02-02T16:07:00Z">
            <w:rPr>
              <w:sz w:val="22"/>
              <w:szCs w:val="22"/>
            </w:rPr>
          </w:rPrChange>
        </w:rPr>
        <w:instrText xml:space="preserve"> \* MERGEFORMAT </w:instrText>
      </w:r>
      <w:r w:rsidR="00E45F28" w:rsidRPr="000B387C">
        <w:rPr>
          <w:b/>
          <w:sz w:val="22"/>
          <w:szCs w:val="22"/>
          <w:rPrChange w:id="12390" w:author="t_竹沢 公佑" w:date="2021-02-02T16:07:00Z">
            <w:rPr>
              <w:b/>
              <w:sz w:val="22"/>
              <w:szCs w:val="22"/>
            </w:rPr>
          </w:rPrChange>
        </w:rPr>
      </w:r>
      <w:r w:rsidR="00E45F28" w:rsidRPr="000B387C">
        <w:rPr>
          <w:b/>
          <w:sz w:val="22"/>
          <w:szCs w:val="22"/>
          <w:rPrChange w:id="12391" w:author="t_竹沢 公佑" w:date="2021-02-02T16:07:00Z">
            <w:rPr>
              <w:b/>
              <w:sz w:val="22"/>
              <w:szCs w:val="22"/>
            </w:rPr>
          </w:rPrChange>
        </w:rPr>
        <w:fldChar w:fldCharType="separate"/>
      </w:r>
      <w:ins w:id="12392" w:author="t_竹沢 公佑" w:date="2021-02-02T17:29:00Z">
        <w:r w:rsidR="000B4FA1" w:rsidRPr="000B4FA1">
          <w:rPr>
            <w:b/>
            <w:sz w:val="22"/>
            <w:szCs w:val="22"/>
            <w:rPrChange w:id="12393" w:author="t_竹沢 公佑" w:date="2021-02-02T17:29:00Z">
              <w:rPr/>
            </w:rPrChange>
          </w:rPr>
          <w:t xml:space="preserve">Figure </w:t>
        </w:r>
        <w:r w:rsidR="000B4FA1" w:rsidRPr="000B4FA1">
          <w:rPr>
            <w:b/>
            <w:noProof/>
            <w:sz w:val="22"/>
            <w:szCs w:val="22"/>
            <w:rPrChange w:id="12394" w:author="t_竹沢 公佑" w:date="2021-02-02T17:29:00Z">
              <w:rPr>
                <w:noProof/>
              </w:rPr>
            </w:rPrChange>
          </w:rPr>
          <w:t>6</w:t>
        </w:r>
        <w:r w:rsidR="000B4FA1" w:rsidRPr="000B4FA1">
          <w:rPr>
            <w:b/>
            <w:noProof/>
            <w:sz w:val="22"/>
            <w:szCs w:val="22"/>
            <w:rPrChange w:id="12395" w:author="t_竹沢 公佑" w:date="2021-02-02T17:29:00Z">
              <w:rPr/>
            </w:rPrChange>
          </w:rPr>
          <w:noBreakHyphen/>
          <w:t>2</w:t>
        </w:r>
        <w:r w:rsidR="000B4FA1" w:rsidRPr="000B4FA1">
          <w:rPr>
            <w:b/>
            <w:sz w:val="22"/>
            <w:szCs w:val="22"/>
            <w:rPrChange w:id="12396" w:author="t_竹沢 公佑" w:date="2021-02-02T17:29:00Z">
              <w:rPr/>
            </w:rPrChange>
          </w:rPr>
          <w:t>: PRBS31generator (128bits)</w:t>
        </w:r>
      </w:ins>
      <w:ins w:id="12397" w:author="t_竹沢 公佑" w:date="2021-02-02T16:03:00Z">
        <w:r w:rsidR="00E45F28" w:rsidRPr="000B387C">
          <w:rPr>
            <w:b/>
            <w:sz w:val="22"/>
            <w:szCs w:val="22"/>
            <w:rPrChange w:id="12398" w:author="t_竹沢 公佑" w:date="2021-02-02T16:07:00Z">
              <w:rPr>
                <w:b/>
                <w:sz w:val="22"/>
                <w:szCs w:val="22"/>
              </w:rPr>
            </w:rPrChange>
          </w:rPr>
          <w:fldChar w:fldCharType="end"/>
        </w:r>
      </w:ins>
      <w:ins w:id="12399" w:author="t_竹沢 公佑" w:date="2021-02-02T15:35:00Z">
        <w:r w:rsidR="000F6E92" w:rsidRPr="000B387C">
          <w:rPr>
            <w:b/>
            <w:sz w:val="22"/>
            <w:szCs w:val="22"/>
            <w:rPrChange w:id="12400" w:author="t_竹沢 公佑" w:date="2021-02-02T16:07:00Z">
              <w:rPr>
                <w:sz w:val="22"/>
                <w:szCs w:val="22"/>
              </w:rPr>
            </w:rPrChange>
          </w:rPr>
          <w:t>”</w:t>
        </w:r>
      </w:ins>
      <w:ins w:id="12401" w:author="t_竹沢 公佑" w:date="2021-02-02T15:36:00Z">
        <w:r w:rsidR="000F6E92" w:rsidRPr="000B387C">
          <w:rPr>
            <w:sz w:val="22"/>
            <w:szCs w:val="22"/>
          </w:rPr>
          <w:t>.</w:t>
        </w:r>
      </w:ins>
    </w:p>
    <w:p w:rsidR="00214149" w:rsidRDefault="00214149" w:rsidP="00911E35">
      <w:pPr>
        <w:spacing w:line="0" w:lineRule="atLeast"/>
        <w:ind w:right="1020"/>
        <w:rPr>
          <w:ins w:id="12402" w:author="t_竹沢 公佑" w:date="2021-02-01T11:33:00Z"/>
          <w:sz w:val="22"/>
          <w:szCs w:val="22"/>
        </w:rPr>
      </w:pPr>
    </w:p>
    <w:p w:rsidR="00214149" w:rsidRDefault="00C866A1" w:rsidP="00911E35">
      <w:pPr>
        <w:spacing w:line="0" w:lineRule="atLeast"/>
        <w:ind w:right="1020"/>
        <w:rPr>
          <w:ins w:id="12403" w:author="t_竹沢 公佑" w:date="2021-02-01T12:02:00Z"/>
          <w:sz w:val="22"/>
          <w:szCs w:val="22"/>
        </w:rPr>
      </w:pPr>
      <w:r>
        <w:rPr>
          <w:sz w:val="22"/>
          <w:szCs w:val="22"/>
        </w:rPr>
        <w:pict w14:anchorId="5DA57073">
          <v:shape id="_x0000_i1031" type="#_x0000_t75" style="width:467.55pt;height:278.65pt;mso-left-percent:-10001;mso-top-percent:-10001;mso-position-horizontal:absolute;mso-position-horizontal-relative:char;mso-position-vertical:absolute;mso-position-vertical-relative:line;mso-left-percent:-10001;mso-top-percent:-10001">
            <v:imagedata r:id="rId13" o:title=""/>
          </v:shape>
        </w:pict>
      </w:r>
    </w:p>
    <w:p w:rsidR="000C2A5C" w:rsidRDefault="000C2A5C" w:rsidP="000C2A5C">
      <w:pPr>
        <w:pStyle w:val="af9"/>
        <w:jc w:val="center"/>
        <w:rPr>
          <w:ins w:id="12404" w:author="t_竹沢 公佑" w:date="2021-02-01T12:02:00Z"/>
          <w:sz w:val="22"/>
          <w:szCs w:val="22"/>
        </w:rPr>
      </w:pPr>
      <w:ins w:id="12405" w:author="t_竹沢 公佑" w:date="2021-02-01T12:02:00Z">
        <w:r>
          <w:t xml:space="preserve">Figure </w:t>
        </w:r>
        <w:r>
          <w:fldChar w:fldCharType="begin"/>
        </w:r>
        <w:r>
          <w:instrText xml:space="preserve"> STYLEREF 1 \s </w:instrText>
        </w:r>
        <w:r>
          <w:fldChar w:fldCharType="separate"/>
        </w:r>
      </w:ins>
      <w:r w:rsidR="000B4FA1">
        <w:rPr>
          <w:noProof/>
        </w:rPr>
        <w:t>6</w:t>
      </w:r>
      <w:ins w:id="12406" w:author="t_竹沢 公佑" w:date="2021-02-01T12:02:00Z">
        <w:r>
          <w:fldChar w:fldCharType="end"/>
        </w:r>
        <w:r>
          <w:noBreakHyphen/>
        </w:r>
        <w:r>
          <w:fldChar w:fldCharType="begin"/>
        </w:r>
        <w:r>
          <w:instrText xml:space="preserve"> SEQ Figure \* ARABIC \s 1 </w:instrText>
        </w:r>
        <w:r>
          <w:fldChar w:fldCharType="separate"/>
        </w:r>
      </w:ins>
      <w:ins w:id="12407" w:author="t_竹沢 公佑" w:date="2021-02-02T17:29:00Z">
        <w:r w:rsidR="000B4FA1">
          <w:rPr>
            <w:noProof/>
          </w:rPr>
          <w:t>3</w:t>
        </w:r>
      </w:ins>
      <w:ins w:id="12408" w:author="t_竹沢 公佑" w:date="2021-02-01T12:02:00Z">
        <w:r>
          <w:fldChar w:fldCharType="end"/>
        </w:r>
        <w:r>
          <w:rPr>
            <w:rFonts w:hint="eastAsia"/>
          </w:rPr>
          <w:t xml:space="preserve">: </w:t>
        </w:r>
        <w:r>
          <w:rPr>
            <w:rFonts w:hint="eastAsia"/>
            <w:b w:val="0"/>
          </w:rPr>
          <w:t>Data format (</w:t>
        </w:r>
        <w:r w:rsidRPr="009205D2">
          <w:rPr>
            <w:rFonts w:hint="eastAsia"/>
            <w:b w:val="0"/>
            <w:sz w:val="22"/>
            <w:szCs w:val="22"/>
          </w:rPr>
          <w:t>DFRFORCETX_PRBS31</w:t>
        </w:r>
        <w:r>
          <w:rPr>
            <w:rFonts w:hint="eastAsia"/>
            <w:b w:val="0"/>
            <w:sz w:val="22"/>
            <w:szCs w:val="22"/>
          </w:rPr>
          <w:t>)</w:t>
        </w:r>
      </w:ins>
    </w:p>
    <w:p w:rsidR="00C108B3" w:rsidRPr="00C108B3" w:rsidRDefault="00C108B3" w:rsidP="00C108B3">
      <w:pPr>
        <w:jc w:val="center"/>
        <w:rPr>
          <w:ins w:id="12409" w:author="t_竹沢 公佑" w:date="2021-02-02T12:26:00Z"/>
          <w:sz w:val="22"/>
          <w:szCs w:val="22"/>
          <w:rPrChange w:id="12410" w:author="t_竹沢 公佑" w:date="2021-02-02T12:26:00Z">
            <w:rPr>
              <w:ins w:id="12411" w:author="t_竹沢 公佑" w:date="2021-02-02T12:26:00Z"/>
            </w:rPr>
          </w:rPrChange>
        </w:rPr>
      </w:pPr>
      <w:ins w:id="12412" w:author="t_竹沢 公佑" w:date="2021-02-02T12:26:00Z">
        <w:r w:rsidRPr="00C108B3">
          <w:rPr>
            <w:sz w:val="22"/>
            <w:szCs w:val="22"/>
            <w:rPrChange w:id="12413" w:author="t_竹沢 公佑" w:date="2021-02-02T12:26:00Z">
              <w:rPr/>
            </w:rPrChange>
          </w:rPr>
          <w:t>p&lt;n&gt; represents one bit of PRBS31 binary sequence.</w:t>
        </w:r>
      </w:ins>
    </w:p>
    <w:p w:rsidR="00C108B3" w:rsidRPr="00C108B3" w:rsidRDefault="00C108B3" w:rsidP="00C108B3">
      <w:pPr>
        <w:jc w:val="center"/>
        <w:rPr>
          <w:ins w:id="12414" w:author="t_竹沢 公佑" w:date="2021-02-02T12:26:00Z"/>
          <w:sz w:val="22"/>
          <w:szCs w:val="22"/>
          <w:rPrChange w:id="12415" w:author="t_竹沢 公佑" w:date="2021-02-02T12:26:00Z">
            <w:rPr>
              <w:ins w:id="12416" w:author="t_竹沢 公佑" w:date="2021-02-02T12:26:00Z"/>
            </w:rPr>
          </w:rPrChange>
        </w:rPr>
      </w:pPr>
      <w:ins w:id="12417" w:author="t_竹沢 公佑" w:date="2021-02-02T12:26:00Z">
        <w:r w:rsidRPr="00C108B3">
          <w:rPr>
            <w:sz w:val="22"/>
            <w:szCs w:val="22"/>
            <w:rPrChange w:id="12418" w:author="t_竹沢 公佑" w:date="2021-02-02T12:26:00Z">
              <w:rPr/>
            </w:rPrChange>
          </w:rPr>
          <w:t xml:space="preserve">L/M/H&lt;m&gt; represents one bit of ALMA frame data. </w:t>
        </w:r>
      </w:ins>
    </w:p>
    <w:p w:rsidR="00C108B3" w:rsidRPr="00C108B3" w:rsidRDefault="00C108B3" w:rsidP="00C108B3">
      <w:pPr>
        <w:jc w:val="center"/>
        <w:rPr>
          <w:ins w:id="12419" w:author="t_竹沢 公佑" w:date="2021-02-02T12:26:00Z"/>
          <w:sz w:val="22"/>
          <w:szCs w:val="22"/>
          <w:rPrChange w:id="12420" w:author="t_竹沢 公佑" w:date="2021-02-02T12:26:00Z">
            <w:rPr>
              <w:ins w:id="12421" w:author="t_竹沢 公佑" w:date="2021-02-02T12:26:00Z"/>
            </w:rPr>
          </w:rPrChange>
        </w:rPr>
      </w:pPr>
      <w:ins w:id="12422" w:author="t_竹沢 公佑" w:date="2021-02-02T12:26:00Z">
        <w:r w:rsidRPr="00C108B3">
          <w:rPr>
            <w:sz w:val="22"/>
            <w:szCs w:val="22"/>
            <w:rPrChange w:id="12423" w:author="t_竹沢 公佑" w:date="2021-02-02T12:26:00Z">
              <w:rPr/>
            </w:rPrChange>
          </w:rPr>
          <w:t>&lt;m&gt; represents time order.</w:t>
        </w:r>
      </w:ins>
    </w:p>
    <w:p w:rsidR="000F6E92" w:rsidRPr="00F024EC" w:rsidRDefault="0021147B" w:rsidP="00911E35">
      <w:pPr>
        <w:spacing w:line="0" w:lineRule="atLeast"/>
        <w:ind w:right="1020"/>
        <w:rPr>
          <w:ins w:id="12424" w:author="t_竹沢 公佑" w:date="2021-01-29T16:58:00Z"/>
          <w:sz w:val="22"/>
          <w:szCs w:val="22"/>
        </w:rPr>
      </w:pPr>
      <w:ins w:id="12425" w:author="t_竹沢 公佑" w:date="2021-02-02T15:59:00Z">
        <w:r>
          <w:rPr>
            <w:sz w:val="22"/>
            <w:szCs w:val="22"/>
          </w:rPr>
          <w:br w:type="page"/>
        </w:r>
      </w:ins>
    </w:p>
    <w:p w:rsidR="00F024EC" w:rsidRDefault="00F024EC" w:rsidP="00911E35">
      <w:pPr>
        <w:spacing w:line="0" w:lineRule="atLeast"/>
        <w:ind w:right="1020"/>
        <w:rPr>
          <w:ins w:id="12426" w:author="t_竹沢 公佑" w:date="2021-01-29T16:56:00Z"/>
          <w:sz w:val="22"/>
          <w:szCs w:val="22"/>
        </w:rPr>
      </w:pPr>
      <w:ins w:id="12427" w:author="t_竹沢 公佑" w:date="2021-01-29T17:01:00Z">
        <w:r>
          <w:rPr>
            <w:rFonts w:hint="eastAsia"/>
            <w:sz w:val="22"/>
            <w:szCs w:val="22"/>
          </w:rPr>
          <w:t xml:space="preserve">■DFRFORCETX_PRBS63(0x04) </w:t>
        </w:r>
      </w:ins>
    </w:p>
    <w:p w:rsidR="000F6E92" w:rsidRDefault="008F6CDE" w:rsidP="000F6E92">
      <w:pPr>
        <w:spacing w:line="0" w:lineRule="atLeast"/>
        <w:ind w:right="1020"/>
        <w:rPr>
          <w:ins w:id="12428" w:author="t_竹沢 公佑" w:date="2021-02-02T16:04:00Z"/>
          <w:sz w:val="22"/>
          <w:szCs w:val="22"/>
        </w:rPr>
      </w:pPr>
      <w:ins w:id="12429" w:author="t_竹沢 公佑" w:date="2021-02-02T17:14:00Z">
        <w:r>
          <w:rPr>
            <w:rFonts w:hint="eastAsia"/>
            <w:sz w:val="22"/>
            <w:szCs w:val="22"/>
          </w:rPr>
          <w:t xml:space="preserve">In this case, </w:t>
        </w:r>
      </w:ins>
      <w:ins w:id="12430" w:author="t_竹沢 公佑" w:date="2021-02-02T17:21:00Z">
        <w:r w:rsidR="0019546E">
          <w:rPr>
            <w:rFonts w:hint="eastAsia"/>
            <w:sz w:val="22"/>
            <w:szCs w:val="22"/>
          </w:rPr>
          <w:t>the</w:t>
        </w:r>
      </w:ins>
      <w:ins w:id="12431" w:author="t_竹沢 公佑" w:date="2021-02-02T17:20:00Z">
        <w:r w:rsidR="0019546E">
          <w:rPr>
            <w:rFonts w:hint="eastAsia"/>
            <w:sz w:val="22"/>
            <w:szCs w:val="22"/>
          </w:rPr>
          <w:t xml:space="preserve"> </w:t>
        </w:r>
      </w:ins>
      <w:ins w:id="12432" w:author="t_竹沢 公佑" w:date="2021-02-02T17:14:00Z">
        <w:r>
          <w:rPr>
            <w:rFonts w:hint="eastAsia"/>
            <w:sz w:val="22"/>
            <w:szCs w:val="22"/>
          </w:rPr>
          <w:t>data format is</w:t>
        </w:r>
      </w:ins>
      <w:ins w:id="12433" w:author="t_竹沢 公佑" w:date="2021-01-29T17:01:00Z">
        <w:r w:rsidR="00F024EC">
          <w:rPr>
            <w:rFonts w:hint="eastAsia"/>
            <w:sz w:val="22"/>
            <w:szCs w:val="22"/>
          </w:rPr>
          <w:t xml:space="preserve"> similar to the DFRFORCETX_PRBS31. </w:t>
        </w:r>
      </w:ins>
      <w:ins w:id="12434" w:author="t_竹沢 公佑" w:date="2021-01-29T17:02:00Z">
        <w:r w:rsidR="00F024EC">
          <w:rPr>
            <w:rFonts w:hint="eastAsia"/>
            <w:sz w:val="22"/>
            <w:szCs w:val="22"/>
          </w:rPr>
          <w:t>The difference</w:t>
        </w:r>
      </w:ins>
      <w:ins w:id="12435" w:author="t_竹沢 公佑" w:date="2021-02-02T17:21:00Z">
        <w:r w:rsidR="0019546E">
          <w:rPr>
            <w:rFonts w:hint="eastAsia"/>
            <w:sz w:val="22"/>
            <w:szCs w:val="22"/>
          </w:rPr>
          <w:t xml:space="preserve"> </w:t>
        </w:r>
      </w:ins>
      <w:ins w:id="12436" w:author="t_竹沢 公佑" w:date="2021-01-29T17:02:00Z">
        <w:r w:rsidR="00F024EC">
          <w:rPr>
            <w:rFonts w:hint="eastAsia"/>
            <w:sz w:val="22"/>
            <w:szCs w:val="22"/>
          </w:rPr>
          <w:t>is it</w:t>
        </w:r>
      </w:ins>
      <w:ins w:id="12437" w:author="t_竹沢 公佑" w:date="2021-01-29T17:01:00Z">
        <w:r w:rsidR="00F024EC">
          <w:rPr>
            <w:rFonts w:hint="eastAsia"/>
            <w:sz w:val="22"/>
            <w:szCs w:val="22"/>
          </w:rPr>
          <w:t xml:space="preserve"> uses </w:t>
        </w:r>
      </w:ins>
      <w:ins w:id="12438" w:author="t_竹沢 公佑" w:date="2021-01-29T17:02:00Z">
        <w:r w:rsidR="00F024EC">
          <w:rPr>
            <w:rFonts w:hint="eastAsia"/>
            <w:sz w:val="22"/>
            <w:szCs w:val="22"/>
          </w:rPr>
          <w:t xml:space="preserve">PRBS63 as </w:t>
        </w:r>
      </w:ins>
      <w:ins w:id="12439" w:author="t_竹沢 公佑" w:date="2021-02-02T17:21:00Z">
        <w:r w:rsidR="0019546E">
          <w:rPr>
            <w:rFonts w:hint="eastAsia"/>
            <w:sz w:val="22"/>
            <w:szCs w:val="22"/>
          </w:rPr>
          <w:t xml:space="preserve">a </w:t>
        </w:r>
      </w:ins>
      <w:ins w:id="12440" w:author="t_竹沢 公佑" w:date="2021-01-29T17:02:00Z">
        <w:r w:rsidR="00F024EC">
          <w:rPr>
            <w:rFonts w:hint="eastAsia"/>
            <w:sz w:val="22"/>
            <w:szCs w:val="22"/>
          </w:rPr>
          <w:t>data generator.</w:t>
        </w:r>
      </w:ins>
      <w:ins w:id="12441" w:author="t_竹沢 公佑" w:date="2021-02-01T11:36:00Z">
        <w:r w:rsidR="00214149">
          <w:rPr>
            <w:rFonts w:hint="eastAsia"/>
            <w:sz w:val="22"/>
            <w:szCs w:val="22"/>
          </w:rPr>
          <w:t xml:space="preserve"> </w:t>
        </w:r>
      </w:ins>
      <w:ins w:id="12442" w:author="t_竹沢 公佑" w:date="2021-02-02T15:36:00Z">
        <w:r w:rsidR="000F6E92">
          <w:rPr>
            <w:rFonts w:hint="eastAsia"/>
            <w:sz w:val="22"/>
            <w:szCs w:val="22"/>
          </w:rPr>
          <w:t>T</w:t>
        </w:r>
        <w:r w:rsidR="000F6E92">
          <w:rPr>
            <w:sz w:val="22"/>
            <w:szCs w:val="22"/>
          </w:rPr>
          <w:t>h</w:t>
        </w:r>
        <w:r w:rsidR="000F6E92">
          <w:rPr>
            <w:rFonts w:hint="eastAsia"/>
            <w:sz w:val="22"/>
            <w:szCs w:val="22"/>
          </w:rPr>
          <w:t>e following diagram represents how to generate this PRBS63 pattern.</w:t>
        </w:r>
      </w:ins>
      <w:ins w:id="12443" w:author="t_竹沢 公佑" w:date="2021-02-02T15:53:00Z">
        <w:r w:rsidR="0021147B">
          <w:rPr>
            <w:rFonts w:hint="eastAsia"/>
            <w:sz w:val="22"/>
            <w:szCs w:val="22"/>
          </w:rPr>
          <w:t xml:space="preserve"> The data p0, p1, </w:t>
        </w:r>
        <w:r w:rsidR="0021147B">
          <w:rPr>
            <w:sz w:val="22"/>
            <w:szCs w:val="22"/>
          </w:rPr>
          <w:t>…</w:t>
        </w:r>
        <w:r w:rsidR="0021147B">
          <w:rPr>
            <w:rFonts w:hint="eastAsia"/>
            <w:sz w:val="22"/>
            <w:szCs w:val="22"/>
          </w:rPr>
          <w:t xml:space="preserve"> is </w:t>
        </w:r>
        <w:r w:rsidR="0021147B">
          <w:rPr>
            <w:sz w:val="22"/>
            <w:szCs w:val="22"/>
          </w:rPr>
          <w:t>outputted</w:t>
        </w:r>
        <w:r w:rsidR="0021147B">
          <w:rPr>
            <w:rFonts w:hint="eastAsia"/>
            <w:sz w:val="22"/>
            <w:szCs w:val="22"/>
          </w:rPr>
          <w:t xml:space="preserve"> from </w:t>
        </w:r>
        <w:r w:rsidR="0021147B">
          <w:rPr>
            <w:sz w:val="22"/>
            <w:szCs w:val="22"/>
          </w:rPr>
          <w:t>“</w:t>
        </w:r>
        <w:r w:rsidR="0021147B">
          <w:rPr>
            <w:rFonts w:hint="eastAsia"/>
            <w:sz w:val="22"/>
            <w:szCs w:val="22"/>
          </w:rPr>
          <w:t>OUT</w:t>
        </w:r>
        <w:r w:rsidR="0021147B">
          <w:rPr>
            <w:sz w:val="22"/>
            <w:szCs w:val="22"/>
          </w:rPr>
          <w:t>”</w:t>
        </w:r>
        <w:r w:rsidR="0021147B">
          <w:rPr>
            <w:rFonts w:hint="eastAsia"/>
            <w:sz w:val="22"/>
            <w:szCs w:val="22"/>
          </w:rPr>
          <w:t xml:space="preserve"> in the below</w:t>
        </w:r>
      </w:ins>
      <w:ins w:id="12444" w:author="t_竹沢 公佑" w:date="2021-02-02T17:14:00Z">
        <w:r>
          <w:rPr>
            <w:rFonts w:hint="eastAsia"/>
            <w:sz w:val="22"/>
            <w:szCs w:val="22"/>
          </w:rPr>
          <w:t xml:space="preserve"> figure</w:t>
        </w:r>
      </w:ins>
      <w:ins w:id="12445" w:author="t_竹沢 公佑" w:date="2021-02-02T15:53:00Z">
        <w:r w:rsidR="0021147B">
          <w:rPr>
            <w:rFonts w:hint="eastAsia"/>
            <w:sz w:val="22"/>
            <w:szCs w:val="22"/>
          </w:rPr>
          <w:t>.</w:t>
        </w:r>
      </w:ins>
    </w:p>
    <w:p w:rsidR="00E45F28" w:rsidRDefault="00E45F28" w:rsidP="000F6E92">
      <w:pPr>
        <w:spacing w:line="0" w:lineRule="atLeast"/>
        <w:ind w:right="1020"/>
        <w:rPr>
          <w:ins w:id="12446" w:author="t_竹沢 公佑" w:date="2021-02-02T15:37:00Z"/>
          <w:sz w:val="22"/>
          <w:szCs w:val="22"/>
        </w:rPr>
      </w:pPr>
    </w:p>
    <w:p w:rsidR="000F6E92" w:rsidRDefault="000F6E92" w:rsidP="000F6E92">
      <w:pPr>
        <w:spacing w:line="0" w:lineRule="atLeast"/>
        <w:ind w:right="1020"/>
        <w:rPr>
          <w:ins w:id="12447" w:author="t_竹沢 公佑" w:date="2021-02-02T15:37:00Z"/>
          <w:sz w:val="22"/>
          <w:szCs w:val="22"/>
        </w:rPr>
      </w:pPr>
    </w:p>
    <w:p w:rsidR="000F6E92" w:rsidRDefault="00C866A1">
      <w:pPr>
        <w:spacing w:line="0" w:lineRule="atLeast"/>
        <w:ind w:right="1020"/>
        <w:jc w:val="center"/>
        <w:rPr>
          <w:ins w:id="12448" w:author="t_竹沢 公佑" w:date="2021-02-02T15:37:00Z"/>
          <w:sz w:val="22"/>
          <w:szCs w:val="22"/>
        </w:rPr>
        <w:pPrChange w:id="12449" w:author="t_竹沢 公佑" w:date="2021-02-02T15:37:00Z">
          <w:pPr>
            <w:spacing w:line="0" w:lineRule="atLeast"/>
            <w:ind w:right="1020"/>
          </w:pPr>
        </w:pPrChange>
      </w:pPr>
      <w:r>
        <w:rPr>
          <w:sz w:val="22"/>
          <w:szCs w:val="22"/>
        </w:rPr>
        <w:pict w14:anchorId="0B570FA2">
          <v:shape id="_x0000_i1032" type="#_x0000_t75" style="width:331pt;height:85.1pt;mso-left-percent:-10001;mso-top-percent:-10001;mso-position-horizontal:absolute;mso-position-horizontal-relative:char;mso-position-vertical:absolute;mso-position-vertical-relative:line;mso-left-percent:-10001;mso-top-percent:-10001">
            <v:imagedata r:id="rId14" o:title=""/>
          </v:shape>
        </w:pict>
      </w:r>
      <w:del w:id="12450" w:author="t_竹沢 公佑" w:date="2021-02-02T15:58:00Z">
        <w:r w:rsidR="00784A1F">
          <w:rPr>
            <w:sz w:val="22"/>
            <w:szCs w:val="22"/>
          </w:rPr>
          <w:pict w14:anchorId="2AE2C2EC">
            <v:shape id="_x0000_i1033" type="#_x0000_t75" style="width:360.95pt;height:66.4pt">
              <v:imagedata croptop="-65520f" cropbottom="65520f"/>
            </v:shape>
          </w:pict>
        </w:r>
      </w:del>
    </w:p>
    <w:p w:rsidR="000F6E92" w:rsidRDefault="000F6E92" w:rsidP="000F6E92">
      <w:pPr>
        <w:spacing w:line="0" w:lineRule="atLeast"/>
        <w:ind w:right="1020"/>
        <w:rPr>
          <w:ins w:id="12451" w:author="t_竹沢 公佑" w:date="2021-02-02T15:37:00Z"/>
          <w:sz w:val="22"/>
          <w:szCs w:val="22"/>
        </w:rPr>
      </w:pPr>
    </w:p>
    <w:p w:rsidR="000F6E92" w:rsidRDefault="000F6E92" w:rsidP="000F6E92">
      <w:pPr>
        <w:pStyle w:val="af9"/>
        <w:jc w:val="center"/>
        <w:rPr>
          <w:ins w:id="12452" w:author="t_竹沢 公佑" w:date="2021-02-02T15:37:00Z"/>
          <w:b w:val="0"/>
          <w:sz w:val="22"/>
          <w:szCs w:val="22"/>
        </w:rPr>
      </w:pPr>
      <w:ins w:id="12453" w:author="t_竹沢 公佑" w:date="2021-02-02T15:37:00Z">
        <w:r>
          <w:t xml:space="preserve">Figure </w:t>
        </w:r>
        <w:r>
          <w:fldChar w:fldCharType="begin"/>
        </w:r>
        <w:r>
          <w:instrText xml:space="preserve"> STYLEREF 1 \s </w:instrText>
        </w:r>
        <w:r>
          <w:fldChar w:fldCharType="separate"/>
        </w:r>
      </w:ins>
      <w:r w:rsidR="000B4FA1">
        <w:rPr>
          <w:noProof/>
        </w:rPr>
        <w:t>6</w:t>
      </w:r>
      <w:ins w:id="12454" w:author="t_竹沢 公佑" w:date="2021-02-02T15:37:00Z">
        <w:r>
          <w:fldChar w:fldCharType="end"/>
        </w:r>
        <w:r>
          <w:noBreakHyphen/>
        </w:r>
        <w:r>
          <w:fldChar w:fldCharType="begin"/>
        </w:r>
        <w:r>
          <w:instrText xml:space="preserve"> SEQ Figure \* ARABIC \s 1 </w:instrText>
        </w:r>
        <w:r>
          <w:fldChar w:fldCharType="separate"/>
        </w:r>
      </w:ins>
      <w:ins w:id="12455" w:author="t_竹沢 公佑" w:date="2021-02-02T17:29:00Z">
        <w:r w:rsidR="000B4FA1">
          <w:rPr>
            <w:noProof/>
          </w:rPr>
          <w:t>4</w:t>
        </w:r>
      </w:ins>
      <w:ins w:id="12456" w:author="t_竹沢 公佑" w:date="2021-02-02T15:37:00Z">
        <w:r>
          <w:fldChar w:fldCharType="end"/>
        </w:r>
        <w:r>
          <w:rPr>
            <w:rFonts w:hint="eastAsia"/>
          </w:rPr>
          <w:t xml:space="preserve">: </w:t>
        </w:r>
      </w:ins>
      <w:ins w:id="12457" w:author="t_竹沢 公佑" w:date="2021-02-02T15:39:00Z">
        <w:r w:rsidR="001916D3">
          <w:rPr>
            <w:rFonts w:hint="eastAsia"/>
            <w:b w:val="0"/>
          </w:rPr>
          <w:t>PRBS63 generator</w:t>
        </w:r>
      </w:ins>
      <w:ins w:id="12458" w:author="t_竹沢 公佑" w:date="2021-02-02T15:40:00Z">
        <w:r w:rsidR="001916D3">
          <w:rPr>
            <w:rFonts w:hint="eastAsia"/>
            <w:b w:val="0"/>
          </w:rPr>
          <w:t xml:space="preserve"> (128bits)</w:t>
        </w:r>
      </w:ins>
    </w:p>
    <w:p w:rsidR="000F6E92" w:rsidRPr="000F6E92" w:rsidRDefault="000F6E92" w:rsidP="000F6E92">
      <w:pPr>
        <w:spacing w:line="0" w:lineRule="atLeast"/>
        <w:ind w:right="1020"/>
        <w:rPr>
          <w:ins w:id="12459" w:author="t_竹沢 公佑" w:date="2021-02-02T15:36:00Z"/>
          <w:sz w:val="22"/>
          <w:szCs w:val="22"/>
        </w:rPr>
      </w:pPr>
    </w:p>
    <w:p w:rsidR="008952B4" w:rsidRPr="000F6E92" w:rsidRDefault="008952B4" w:rsidP="00911E35">
      <w:pPr>
        <w:spacing w:line="0" w:lineRule="atLeast"/>
        <w:ind w:right="1020"/>
        <w:rPr>
          <w:ins w:id="12460" w:author="t_竹沢 公佑" w:date="2021-02-01T11:42:00Z"/>
          <w:sz w:val="22"/>
          <w:szCs w:val="22"/>
        </w:rPr>
      </w:pPr>
    </w:p>
    <w:p w:rsidR="008952B4" w:rsidRDefault="008952B4" w:rsidP="00911E35">
      <w:pPr>
        <w:spacing w:line="0" w:lineRule="atLeast"/>
        <w:ind w:right="1020"/>
        <w:rPr>
          <w:ins w:id="12461" w:author="t_竹沢 公佑" w:date="2021-02-01T11:42:00Z"/>
          <w:sz w:val="22"/>
          <w:szCs w:val="22"/>
        </w:rPr>
      </w:pPr>
    </w:p>
    <w:p w:rsidR="008952B4" w:rsidRDefault="008952B4" w:rsidP="00911E35">
      <w:pPr>
        <w:spacing w:line="0" w:lineRule="atLeast"/>
        <w:ind w:right="1020"/>
        <w:rPr>
          <w:ins w:id="12462" w:author="t_竹沢 公佑" w:date="2021-01-29T17:03:00Z"/>
          <w:sz w:val="22"/>
          <w:szCs w:val="22"/>
        </w:rPr>
      </w:pPr>
      <w:ins w:id="12463" w:author="t_竹沢 公佑" w:date="2021-02-01T11:42:00Z">
        <w:r>
          <w:rPr>
            <w:sz w:val="22"/>
            <w:szCs w:val="22"/>
          </w:rPr>
          <w:br w:type="page"/>
        </w:r>
      </w:ins>
    </w:p>
    <w:p w:rsidR="00F024EC" w:rsidRDefault="00F024EC" w:rsidP="00911E35">
      <w:pPr>
        <w:spacing w:line="0" w:lineRule="atLeast"/>
        <w:ind w:right="1020"/>
        <w:rPr>
          <w:ins w:id="12464" w:author="t_竹沢 公佑" w:date="2021-01-29T17:03:00Z"/>
          <w:sz w:val="22"/>
          <w:szCs w:val="22"/>
        </w:rPr>
      </w:pPr>
      <w:ins w:id="12465" w:author="t_竹沢 公佑" w:date="2021-01-29T17:03:00Z">
        <w:r>
          <w:rPr>
            <w:rFonts w:hint="eastAsia"/>
            <w:sz w:val="22"/>
            <w:szCs w:val="22"/>
          </w:rPr>
          <w:t>■DFRFORCETX_PRBS31SR(0x05)</w:t>
        </w:r>
      </w:ins>
    </w:p>
    <w:p w:rsidR="00214149" w:rsidRDefault="00F024EC" w:rsidP="00F024EC">
      <w:pPr>
        <w:spacing w:line="0" w:lineRule="atLeast"/>
        <w:ind w:right="1020"/>
        <w:rPr>
          <w:ins w:id="12466" w:author="t_竹沢 公佑" w:date="2021-02-01T11:38:00Z"/>
          <w:sz w:val="22"/>
          <w:szCs w:val="22"/>
        </w:rPr>
      </w:pPr>
      <w:ins w:id="12467" w:author="t_竹沢 公佑" w:date="2021-01-29T17:03:00Z">
        <w:r>
          <w:rPr>
            <w:rFonts w:hint="eastAsia"/>
            <w:sz w:val="22"/>
            <w:szCs w:val="22"/>
          </w:rPr>
          <w:t>W</w:t>
        </w:r>
        <w:r>
          <w:rPr>
            <w:sz w:val="22"/>
            <w:szCs w:val="22"/>
          </w:rPr>
          <w:t>h</w:t>
        </w:r>
        <w:r>
          <w:rPr>
            <w:rFonts w:hint="eastAsia"/>
            <w:sz w:val="22"/>
            <w:szCs w:val="22"/>
          </w:rPr>
          <w:t xml:space="preserve">en </w:t>
        </w:r>
      </w:ins>
      <w:ins w:id="12468" w:author="t_竹沢 公佑" w:date="2021-02-02T17:22:00Z">
        <w:r w:rsidR="0019546E">
          <w:rPr>
            <w:rFonts w:hint="eastAsia"/>
            <w:sz w:val="22"/>
            <w:szCs w:val="22"/>
          </w:rPr>
          <w:t xml:space="preserve">a </w:t>
        </w:r>
      </w:ins>
      <w:ins w:id="12469" w:author="t_竹沢 公佑" w:date="2021-01-29T17:03:00Z">
        <w:r>
          <w:rPr>
            <w:rFonts w:hint="eastAsia"/>
            <w:sz w:val="22"/>
            <w:szCs w:val="22"/>
          </w:rPr>
          <w:t xml:space="preserve">user sets DFRFORCETX_PRBS31SR as </w:t>
        </w:r>
      </w:ins>
      <w:ins w:id="12470" w:author="t_竹沢 公佑" w:date="2021-02-02T17:22:00Z">
        <w:r w:rsidR="0019546E">
          <w:rPr>
            <w:rFonts w:hint="eastAsia"/>
            <w:sz w:val="22"/>
            <w:szCs w:val="22"/>
          </w:rPr>
          <w:t xml:space="preserve">a </w:t>
        </w:r>
      </w:ins>
      <w:ins w:id="12471" w:author="t_竹沢 公佑" w:date="2021-01-29T17:03:00Z">
        <w:r>
          <w:rPr>
            <w:rFonts w:hint="eastAsia"/>
            <w:sz w:val="22"/>
            <w:szCs w:val="22"/>
          </w:rPr>
          <w:t xml:space="preserve">data source, the DRXP sends </w:t>
        </w:r>
      </w:ins>
      <w:ins w:id="12472" w:author="t_竹沢 公佑" w:date="2021-02-02T17:22:00Z">
        <w:r w:rsidR="0019546E">
          <w:rPr>
            <w:rFonts w:hint="eastAsia"/>
            <w:sz w:val="22"/>
            <w:szCs w:val="22"/>
          </w:rPr>
          <w:t xml:space="preserve">a </w:t>
        </w:r>
      </w:ins>
      <w:ins w:id="12473" w:author="t_竹沢 公佑" w:date="2021-01-29T17:03:00Z">
        <w:r>
          <w:rPr>
            <w:rFonts w:hint="eastAsia"/>
            <w:sz w:val="22"/>
            <w:szCs w:val="22"/>
          </w:rPr>
          <w:t>PRBS31 pattern. A</w:t>
        </w:r>
        <w:r>
          <w:rPr>
            <w:sz w:val="22"/>
            <w:szCs w:val="22"/>
          </w:rPr>
          <w:t>n</w:t>
        </w:r>
        <w:r>
          <w:rPr>
            <w:rFonts w:hint="eastAsia"/>
            <w:sz w:val="22"/>
            <w:szCs w:val="22"/>
          </w:rPr>
          <w:t xml:space="preserve">d it resets </w:t>
        </w:r>
      </w:ins>
      <w:ins w:id="12474" w:author="t_竹沢 公佑" w:date="2021-02-02T17:22:00Z">
        <w:r w:rsidR="0019546E">
          <w:rPr>
            <w:rFonts w:hint="eastAsia"/>
            <w:sz w:val="22"/>
            <w:szCs w:val="22"/>
          </w:rPr>
          <w:t xml:space="preserve">the </w:t>
        </w:r>
      </w:ins>
      <w:ins w:id="12475" w:author="t_竹沢 公佑" w:date="2021-01-29T17:03:00Z">
        <w:r>
          <w:rPr>
            <w:rFonts w:hint="eastAsia"/>
            <w:sz w:val="22"/>
            <w:szCs w:val="22"/>
          </w:rPr>
          <w:t xml:space="preserve">PRBS31 generator every 48ms. It means the DRXP sends </w:t>
        </w:r>
      </w:ins>
      <w:ins w:id="12476" w:author="t_竹沢 公佑" w:date="2021-02-02T17:22:00Z">
        <w:r w:rsidR="0019546E">
          <w:rPr>
            <w:rFonts w:hint="eastAsia"/>
            <w:sz w:val="22"/>
            <w:szCs w:val="22"/>
          </w:rPr>
          <w:t xml:space="preserve">the </w:t>
        </w:r>
      </w:ins>
      <w:ins w:id="12477" w:author="t_竹沢 公佑" w:date="2021-01-29T17:03:00Z">
        <w:r>
          <w:rPr>
            <w:rFonts w:hint="eastAsia"/>
            <w:sz w:val="22"/>
            <w:szCs w:val="22"/>
          </w:rPr>
          <w:t>same pattern every 48ms.</w:t>
        </w:r>
      </w:ins>
      <w:ins w:id="12478" w:author="t_竹沢 公佑" w:date="2021-01-29T17:04:00Z">
        <w:r>
          <w:rPr>
            <w:rFonts w:hint="eastAsia"/>
            <w:sz w:val="22"/>
            <w:szCs w:val="22"/>
          </w:rPr>
          <w:t xml:space="preserve"> The PRBS31 binary sequence is packed</w:t>
        </w:r>
      </w:ins>
      <w:ins w:id="12479" w:author="t_竹沢 公佑" w:date="2021-01-29T17:05:00Z">
        <w:r>
          <w:rPr>
            <w:rFonts w:hint="eastAsia"/>
            <w:sz w:val="22"/>
            <w:szCs w:val="22"/>
          </w:rPr>
          <w:t xml:space="preserve"> as following diagram.</w:t>
        </w:r>
      </w:ins>
    </w:p>
    <w:p w:rsidR="00214149" w:rsidRDefault="00C866A1">
      <w:pPr>
        <w:spacing w:line="0" w:lineRule="atLeast"/>
        <w:ind w:right="1020"/>
        <w:jc w:val="center"/>
        <w:rPr>
          <w:ins w:id="12480" w:author="t_竹沢 公佑" w:date="2021-02-01T12:02:00Z"/>
          <w:sz w:val="22"/>
          <w:szCs w:val="22"/>
        </w:rPr>
        <w:pPrChange w:id="12481" w:author="t_竹沢 公佑" w:date="2021-02-01T12:02:00Z">
          <w:pPr>
            <w:spacing w:line="0" w:lineRule="atLeast"/>
            <w:ind w:right="1020"/>
          </w:pPr>
        </w:pPrChange>
      </w:pPr>
      <w:r>
        <w:rPr>
          <w:sz w:val="22"/>
          <w:szCs w:val="22"/>
        </w:rPr>
        <w:pict w14:anchorId="4BD497EB">
          <v:shape id="_x0000_i1034" type="#_x0000_t75" style="width:411.45pt;height:241.25pt;mso-left-percent:-10001;mso-top-percent:-10001;mso-position-horizontal:absolute;mso-position-horizontal-relative:char;mso-position-vertical:absolute;mso-position-vertical-relative:line;mso-left-percent:-10001;mso-top-percent:-10001">
            <v:imagedata r:id="rId15" o:title=""/>
          </v:shape>
        </w:pict>
      </w:r>
    </w:p>
    <w:p w:rsidR="000C2A5C" w:rsidRDefault="000C2A5C">
      <w:pPr>
        <w:pStyle w:val="af9"/>
        <w:jc w:val="center"/>
        <w:rPr>
          <w:ins w:id="12482" w:author="t_竹沢 公佑" w:date="2021-02-02T12:26:00Z"/>
          <w:sz w:val="22"/>
          <w:szCs w:val="22"/>
        </w:rPr>
        <w:pPrChange w:id="12483" w:author="t_竹沢 公佑" w:date="2021-02-01T12:04:00Z">
          <w:pPr>
            <w:spacing w:line="0" w:lineRule="atLeast"/>
            <w:ind w:right="1020"/>
          </w:pPr>
        </w:pPrChange>
      </w:pPr>
      <w:ins w:id="12484" w:author="t_竹沢 公佑" w:date="2021-02-01T12:03:00Z">
        <w:r>
          <w:t xml:space="preserve">Figure </w:t>
        </w:r>
        <w:r>
          <w:fldChar w:fldCharType="begin"/>
        </w:r>
        <w:r>
          <w:instrText xml:space="preserve"> STYLEREF 1 \s </w:instrText>
        </w:r>
        <w:r>
          <w:fldChar w:fldCharType="separate"/>
        </w:r>
      </w:ins>
      <w:r w:rsidR="000B4FA1">
        <w:rPr>
          <w:noProof/>
        </w:rPr>
        <w:t>6</w:t>
      </w:r>
      <w:ins w:id="12485" w:author="t_竹沢 公佑" w:date="2021-02-01T12:03:00Z">
        <w:r>
          <w:fldChar w:fldCharType="end"/>
        </w:r>
        <w:r>
          <w:noBreakHyphen/>
        </w:r>
        <w:r>
          <w:fldChar w:fldCharType="begin"/>
        </w:r>
        <w:r>
          <w:instrText xml:space="preserve"> SEQ Figure \* ARABIC \s 1 </w:instrText>
        </w:r>
        <w:r>
          <w:fldChar w:fldCharType="separate"/>
        </w:r>
      </w:ins>
      <w:ins w:id="12486" w:author="t_竹沢 公佑" w:date="2021-02-02T17:29:00Z">
        <w:r w:rsidR="000B4FA1">
          <w:rPr>
            <w:noProof/>
          </w:rPr>
          <w:t>5</w:t>
        </w:r>
      </w:ins>
      <w:ins w:id="12487" w:author="t_竹沢 公佑" w:date="2021-02-01T12:03:00Z">
        <w:r>
          <w:fldChar w:fldCharType="end"/>
        </w:r>
        <w:r>
          <w:rPr>
            <w:rFonts w:hint="eastAsia"/>
          </w:rPr>
          <w:t xml:space="preserve">: </w:t>
        </w:r>
        <w:r>
          <w:rPr>
            <w:rFonts w:hint="eastAsia"/>
            <w:b w:val="0"/>
          </w:rPr>
          <w:t>Data format (</w:t>
        </w:r>
        <w:r w:rsidRPr="009205D2">
          <w:rPr>
            <w:rFonts w:hint="eastAsia"/>
            <w:b w:val="0"/>
            <w:sz w:val="22"/>
            <w:szCs w:val="22"/>
          </w:rPr>
          <w:t>DFRFORCETX_PRBS31</w:t>
        </w:r>
        <w:r>
          <w:rPr>
            <w:rFonts w:hint="eastAsia"/>
            <w:b w:val="0"/>
            <w:sz w:val="22"/>
            <w:szCs w:val="22"/>
          </w:rPr>
          <w:t>SR)</w:t>
        </w:r>
      </w:ins>
    </w:p>
    <w:p w:rsidR="00C108B3" w:rsidRPr="00C108B3" w:rsidRDefault="00C108B3" w:rsidP="00C108B3">
      <w:pPr>
        <w:jc w:val="center"/>
        <w:rPr>
          <w:ins w:id="12488" w:author="t_竹沢 公佑" w:date="2021-02-02T12:26:00Z"/>
          <w:sz w:val="22"/>
          <w:szCs w:val="22"/>
          <w:rPrChange w:id="12489" w:author="t_竹沢 公佑" w:date="2021-02-02T12:26:00Z">
            <w:rPr>
              <w:ins w:id="12490" w:author="t_竹沢 公佑" w:date="2021-02-02T12:26:00Z"/>
            </w:rPr>
          </w:rPrChange>
        </w:rPr>
      </w:pPr>
      <w:ins w:id="12491" w:author="t_竹沢 公佑" w:date="2021-02-02T12:26:00Z">
        <w:r w:rsidRPr="00C108B3">
          <w:rPr>
            <w:sz w:val="22"/>
            <w:szCs w:val="22"/>
            <w:rPrChange w:id="12492" w:author="t_竹沢 公佑" w:date="2021-02-02T12:26:00Z">
              <w:rPr/>
            </w:rPrChange>
          </w:rPr>
          <w:t>p&lt;n&gt; represents one bit of PRBS31 binary sequence.</w:t>
        </w:r>
      </w:ins>
    </w:p>
    <w:p w:rsidR="00C108B3" w:rsidRPr="00C108B3" w:rsidRDefault="00C108B3" w:rsidP="00C108B3">
      <w:pPr>
        <w:jc w:val="center"/>
        <w:rPr>
          <w:ins w:id="12493" w:author="t_竹沢 公佑" w:date="2021-02-02T12:26:00Z"/>
          <w:sz w:val="22"/>
          <w:szCs w:val="22"/>
          <w:rPrChange w:id="12494" w:author="t_竹沢 公佑" w:date="2021-02-02T12:26:00Z">
            <w:rPr>
              <w:ins w:id="12495" w:author="t_竹沢 公佑" w:date="2021-02-02T12:26:00Z"/>
            </w:rPr>
          </w:rPrChange>
        </w:rPr>
      </w:pPr>
      <w:ins w:id="12496" w:author="t_竹沢 公佑" w:date="2021-02-02T12:26:00Z">
        <w:r w:rsidRPr="00C108B3">
          <w:rPr>
            <w:sz w:val="22"/>
            <w:szCs w:val="22"/>
            <w:rPrChange w:id="12497" w:author="t_竹沢 公佑" w:date="2021-02-02T12:26:00Z">
              <w:rPr/>
            </w:rPrChange>
          </w:rPr>
          <w:t xml:space="preserve">L/M/H&lt;m&gt; represents one bit of ALMA frame data. </w:t>
        </w:r>
      </w:ins>
    </w:p>
    <w:p w:rsidR="00C108B3" w:rsidRPr="00C108B3" w:rsidRDefault="00C108B3">
      <w:pPr>
        <w:jc w:val="center"/>
        <w:rPr>
          <w:ins w:id="12498" w:author="t_竹沢 公佑" w:date="2021-02-01T12:05:00Z"/>
          <w:sz w:val="22"/>
          <w:szCs w:val="22"/>
        </w:rPr>
        <w:pPrChange w:id="12499" w:author="t_竹沢 公佑" w:date="2021-02-02T12:26:00Z">
          <w:pPr>
            <w:spacing w:line="0" w:lineRule="atLeast"/>
            <w:ind w:right="1020"/>
          </w:pPr>
        </w:pPrChange>
      </w:pPr>
      <w:ins w:id="12500" w:author="t_竹沢 公佑" w:date="2021-02-02T12:26:00Z">
        <w:r w:rsidRPr="00C108B3">
          <w:rPr>
            <w:sz w:val="22"/>
            <w:szCs w:val="22"/>
            <w:rPrChange w:id="12501" w:author="t_竹沢 公佑" w:date="2021-02-02T12:26:00Z">
              <w:rPr/>
            </w:rPrChange>
          </w:rPr>
          <w:t>&lt;m&gt; represents time order.</w:t>
        </w:r>
      </w:ins>
    </w:p>
    <w:p w:rsidR="000C2A5C" w:rsidRDefault="000C2A5C">
      <w:pPr>
        <w:rPr>
          <w:ins w:id="12502" w:author="t_竹沢 公佑" w:date="2021-02-02T15:39:00Z"/>
        </w:rPr>
        <w:pPrChange w:id="12503" w:author="t_竹沢 公佑" w:date="2021-02-01T12:05:00Z">
          <w:pPr>
            <w:spacing w:line="0" w:lineRule="atLeast"/>
            <w:ind w:right="1020"/>
          </w:pPr>
        </w:pPrChange>
      </w:pPr>
    </w:p>
    <w:p w:rsidR="001916D3" w:rsidRDefault="001916D3">
      <w:pPr>
        <w:rPr>
          <w:ins w:id="12504" w:author="t_竹沢 公佑" w:date="2021-02-02T15:39:00Z"/>
        </w:rPr>
        <w:pPrChange w:id="12505" w:author="t_竹沢 公佑" w:date="2021-02-01T12:05:00Z">
          <w:pPr>
            <w:spacing w:line="0" w:lineRule="atLeast"/>
            <w:ind w:right="1020"/>
          </w:pPr>
        </w:pPrChange>
      </w:pPr>
    </w:p>
    <w:p w:rsidR="001916D3" w:rsidRDefault="001916D3" w:rsidP="001916D3">
      <w:pPr>
        <w:spacing w:line="0" w:lineRule="atLeast"/>
        <w:ind w:right="1020"/>
        <w:rPr>
          <w:ins w:id="12506" w:author="t_竹沢 公佑" w:date="2021-02-02T15:39:00Z"/>
          <w:sz w:val="22"/>
          <w:szCs w:val="22"/>
        </w:rPr>
      </w:pPr>
      <w:ins w:id="12507" w:author="t_竹沢 公佑" w:date="2021-02-02T15:39:00Z">
        <w:r>
          <w:rPr>
            <w:rFonts w:hint="eastAsia"/>
            <w:sz w:val="22"/>
            <w:szCs w:val="22"/>
          </w:rPr>
          <w:t>T</w:t>
        </w:r>
        <w:r>
          <w:rPr>
            <w:sz w:val="22"/>
            <w:szCs w:val="22"/>
          </w:rPr>
          <w:t>h</w:t>
        </w:r>
        <w:r>
          <w:rPr>
            <w:rFonts w:hint="eastAsia"/>
            <w:sz w:val="22"/>
            <w:szCs w:val="22"/>
          </w:rPr>
          <w:t xml:space="preserve">e following diagram represents how to generate this PRBS31 pattern. When it resets </w:t>
        </w:r>
      </w:ins>
      <w:ins w:id="12508" w:author="t_竹沢 公佑" w:date="2021-02-02T17:23:00Z">
        <w:r w:rsidR="0019546E">
          <w:rPr>
            <w:rFonts w:hint="eastAsia"/>
            <w:sz w:val="22"/>
            <w:szCs w:val="22"/>
          </w:rPr>
          <w:t xml:space="preserve">the </w:t>
        </w:r>
      </w:ins>
      <w:ins w:id="12509" w:author="t_竹沢 公佑" w:date="2021-02-02T15:39:00Z">
        <w:r>
          <w:rPr>
            <w:rFonts w:hint="eastAsia"/>
            <w:sz w:val="22"/>
            <w:szCs w:val="22"/>
          </w:rPr>
          <w:t xml:space="preserve">generator, it sets 1 to the </w:t>
        </w:r>
      </w:ins>
      <w:ins w:id="12510" w:author="t_竹沢 公佑" w:date="2021-02-02T16:04:00Z">
        <w:r w:rsidR="00E45F28">
          <w:rPr>
            <w:rFonts w:hint="eastAsia"/>
            <w:sz w:val="22"/>
            <w:szCs w:val="22"/>
          </w:rPr>
          <w:t xml:space="preserve">all </w:t>
        </w:r>
      </w:ins>
      <w:ins w:id="12511" w:author="t_竹沢 公佑" w:date="2021-02-02T15:39:00Z">
        <w:r>
          <w:rPr>
            <w:rFonts w:hint="eastAsia"/>
            <w:sz w:val="22"/>
            <w:szCs w:val="22"/>
          </w:rPr>
          <w:t>PRBS generator</w:t>
        </w:r>
        <w:r>
          <w:rPr>
            <w:sz w:val="22"/>
            <w:szCs w:val="22"/>
          </w:rPr>
          <w:t>’</w:t>
        </w:r>
        <w:r w:rsidR="00E45F28">
          <w:rPr>
            <w:rFonts w:hint="eastAsia"/>
            <w:sz w:val="22"/>
            <w:szCs w:val="22"/>
          </w:rPr>
          <w:t xml:space="preserve">s </w:t>
        </w:r>
      </w:ins>
      <w:ins w:id="12512" w:author="t_竹沢 公佑" w:date="2021-02-02T16:04:00Z">
        <w:r w:rsidR="00E45F28">
          <w:rPr>
            <w:rFonts w:hint="eastAsia"/>
            <w:sz w:val="22"/>
            <w:szCs w:val="22"/>
          </w:rPr>
          <w:t>register.</w:t>
        </w:r>
      </w:ins>
      <w:ins w:id="12513" w:author="t_竹沢 公佑" w:date="2021-02-02T16:29:00Z">
        <w:r w:rsidR="004B2145" w:rsidRPr="004B2145">
          <w:rPr>
            <w:rFonts w:hint="eastAsia"/>
            <w:sz w:val="22"/>
            <w:szCs w:val="22"/>
          </w:rPr>
          <w:t xml:space="preserve"> </w:t>
        </w:r>
        <w:r w:rsidR="004B2145">
          <w:rPr>
            <w:rFonts w:hint="eastAsia"/>
            <w:sz w:val="22"/>
            <w:szCs w:val="22"/>
          </w:rPr>
          <w:t xml:space="preserve">The data p0, p1, </w:t>
        </w:r>
        <w:r w:rsidR="004B2145">
          <w:rPr>
            <w:sz w:val="22"/>
            <w:szCs w:val="22"/>
          </w:rPr>
          <w:t>…</w:t>
        </w:r>
        <w:r w:rsidR="004B2145">
          <w:rPr>
            <w:rFonts w:hint="eastAsia"/>
            <w:sz w:val="22"/>
            <w:szCs w:val="22"/>
          </w:rPr>
          <w:t xml:space="preserve"> is </w:t>
        </w:r>
        <w:r w:rsidR="004B2145">
          <w:rPr>
            <w:sz w:val="22"/>
            <w:szCs w:val="22"/>
          </w:rPr>
          <w:t>outputted</w:t>
        </w:r>
        <w:r w:rsidR="004B2145">
          <w:rPr>
            <w:rFonts w:hint="eastAsia"/>
            <w:sz w:val="22"/>
            <w:szCs w:val="22"/>
          </w:rPr>
          <w:t xml:space="preserve"> from </w:t>
        </w:r>
        <w:r w:rsidR="004B2145">
          <w:rPr>
            <w:sz w:val="22"/>
            <w:szCs w:val="22"/>
          </w:rPr>
          <w:t>“</w:t>
        </w:r>
        <w:r w:rsidR="004B2145">
          <w:rPr>
            <w:rFonts w:hint="eastAsia"/>
            <w:sz w:val="22"/>
            <w:szCs w:val="22"/>
          </w:rPr>
          <w:t>OUT</w:t>
        </w:r>
        <w:r w:rsidR="004B2145">
          <w:rPr>
            <w:sz w:val="22"/>
            <w:szCs w:val="22"/>
          </w:rPr>
          <w:t>”</w:t>
        </w:r>
        <w:r w:rsidR="004B2145">
          <w:rPr>
            <w:rFonts w:hint="eastAsia"/>
            <w:sz w:val="22"/>
            <w:szCs w:val="22"/>
          </w:rPr>
          <w:t xml:space="preserve"> in the below</w:t>
        </w:r>
      </w:ins>
      <w:ins w:id="12514" w:author="t_竹沢 公佑" w:date="2021-02-02T17:14:00Z">
        <w:r w:rsidR="009A2746">
          <w:rPr>
            <w:rFonts w:hint="eastAsia"/>
            <w:sz w:val="22"/>
            <w:szCs w:val="22"/>
          </w:rPr>
          <w:t xml:space="preserve"> figure</w:t>
        </w:r>
      </w:ins>
      <w:ins w:id="12515" w:author="t_竹沢 公佑" w:date="2021-02-02T16:29:00Z">
        <w:r w:rsidR="004B2145">
          <w:rPr>
            <w:rFonts w:hint="eastAsia"/>
            <w:sz w:val="22"/>
            <w:szCs w:val="22"/>
          </w:rPr>
          <w:t>.</w:t>
        </w:r>
      </w:ins>
    </w:p>
    <w:p w:rsidR="001916D3" w:rsidRPr="008904D8" w:rsidRDefault="001916D3">
      <w:pPr>
        <w:rPr>
          <w:ins w:id="12516" w:author="t_竹沢 公佑" w:date="2021-02-02T15:39:00Z"/>
        </w:rPr>
        <w:pPrChange w:id="12517" w:author="t_竹沢 公佑" w:date="2021-02-01T12:05:00Z">
          <w:pPr>
            <w:spacing w:line="0" w:lineRule="atLeast"/>
            <w:ind w:right="1020"/>
          </w:pPr>
        </w:pPrChange>
      </w:pPr>
    </w:p>
    <w:p w:rsidR="001916D3" w:rsidRDefault="00C866A1">
      <w:pPr>
        <w:jc w:val="center"/>
        <w:rPr>
          <w:ins w:id="12518" w:author="t_竹沢 公佑" w:date="2021-02-02T15:39:00Z"/>
        </w:rPr>
        <w:pPrChange w:id="12519" w:author="t_竹沢 公佑" w:date="2021-02-02T16:00:00Z">
          <w:pPr>
            <w:spacing w:line="0" w:lineRule="atLeast"/>
            <w:ind w:right="1020"/>
          </w:pPr>
        </w:pPrChange>
      </w:pPr>
      <w:r>
        <w:pict w14:anchorId="54385AED">
          <v:shape id="_x0000_i1035" type="#_x0000_t75" style="width:363.75pt;height:90.7pt;mso-left-percent:-10001;mso-top-percent:-10001;mso-position-horizontal:absolute;mso-position-horizontal-relative:char;mso-position-vertical:absolute;mso-position-vertical-relative:line;mso-left-percent:-10001;mso-top-percent:-10001">
            <v:imagedata r:id="rId16" o:title=""/>
          </v:shape>
        </w:pict>
      </w:r>
      <w:del w:id="12520" w:author="t_竹沢 公佑" w:date="2021-02-02T15:59:00Z">
        <w:r w:rsidR="00784A1F">
          <w:pict w14:anchorId="62376C32">
            <v:shape id="_x0000_i1036" type="#_x0000_t75" style="width:377.75pt;height:63.6pt">
              <v:imagedata croptop="-65520f" cropbottom="65520f"/>
            </v:shape>
          </w:pict>
        </w:r>
      </w:del>
    </w:p>
    <w:p w:rsidR="001916D3" w:rsidRDefault="001916D3" w:rsidP="001916D3">
      <w:pPr>
        <w:pStyle w:val="af9"/>
        <w:jc w:val="center"/>
        <w:rPr>
          <w:ins w:id="12521" w:author="t_竹沢 公佑" w:date="2021-02-02T15:41:00Z"/>
          <w:b w:val="0"/>
          <w:sz w:val="22"/>
          <w:szCs w:val="22"/>
        </w:rPr>
      </w:pPr>
      <w:bookmarkStart w:id="12522" w:name="_Ref63174416"/>
      <w:ins w:id="12523" w:author="t_竹沢 公佑" w:date="2021-02-02T15:41:00Z">
        <w:r>
          <w:t xml:space="preserve">Figure </w:t>
        </w:r>
        <w:r>
          <w:fldChar w:fldCharType="begin"/>
        </w:r>
        <w:r>
          <w:instrText xml:space="preserve"> STYLEREF 1 \s </w:instrText>
        </w:r>
        <w:r>
          <w:fldChar w:fldCharType="separate"/>
        </w:r>
      </w:ins>
      <w:r w:rsidR="000B4FA1">
        <w:rPr>
          <w:noProof/>
        </w:rPr>
        <w:t>6</w:t>
      </w:r>
      <w:ins w:id="12524" w:author="t_竹沢 公佑" w:date="2021-02-02T15:41:00Z">
        <w:r>
          <w:fldChar w:fldCharType="end"/>
        </w:r>
        <w:r>
          <w:noBreakHyphen/>
        </w:r>
        <w:r>
          <w:fldChar w:fldCharType="begin"/>
        </w:r>
        <w:r>
          <w:instrText xml:space="preserve"> SEQ Figure \* ARABIC \s 1 </w:instrText>
        </w:r>
        <w:r>
          <w:fldChar w:fldCharType="separate"/>
        </w:r>
      </w:ins>
      <w:ins w:id="12525" w:author="t_竹沢 公佑" w:date="2021-02-02T17:29:00Z">
        <w:r w:rsidR="000B4FA1">
          <w:rPr>
            <w:noProof/>
          </w:rPr>
          <w:t>6</w:t>
        </w:r>
      </w:ins>
      <w:ins w:id="12526" w:author="t_竹沢 公佑" w:date="2021-02-02T15:41:00Z">
        <w:r>
          <w:fldChar w:fldCharType="end"/>
        </w:r>
        <w:r>
          <w:rPr>
            <w:rFonts w:hint="eastAsia"/>
          </w:rPr>
          <w:t xml:space="preserve">: </w:t>
        </w:r>
        <w:r>
          <w:rPr>
            <w:rFonts w:hint="eastAsia"/>
            <w:b w:val="0"/>
          </w:rPr>
          <w:t>PRBS31 generator (384 bits)</w:t>
        </w:r>
        <w:bookmarkEnd w:id="12522"/>
      </w:ins>
    </w:p>
    <w:p w:rsidR="001916D3" w:rsidRDefault="001916D3">
      <w:pPr>
        <w:jc w:val="center"/>
        <w:rPr>
          <w:ins w:id="12527" w:author="t_竹沢 公佑" w:date="2021-02-02T15:39:00Z"/>
        </w:rPr>
        <w:pPrChange w:id="12528" w:author="t_竹沢 公佑" w:date="2021-02-02T15:41:00Z">
          <w:pPr>
            <w:spacing w:line="0" w:lineRule="atLeast"/>
            <w:ind w:right="1020"/>
          </w:pPr>
        </w:pPrChange>
      </w:pPr>
    </w:p>
    <w:p w:rsidR="001916D3" w:rsidRDefault="001916D3">
      <w:pPr>
        <w:rPr>
          <w:ins w:id="12529" w:author="t_竹沢 公佑" w:date="2021-02-02T15:39:00Z"/>
        </w:rPr>
        <w:pPrChange w:id="12530" w:author="t_竹沢 公佑" w:date="2021-02-01T12:05:00Z">
          <w:pPr>
            <w:spacing w:line="0" w:lineRule="atLeast"/>
            <w:ind w:right="1020"/>
          </w:pPr>
        </w:pPrChange>
      </w:pPr>
    </w:p>
    <w:p w:rsidR="001916D3" w:rsidRDefault="001916D3">
      <w:pPr>
        <w:rPr>
          <w:ins w:id="12531" w:author="t_竹沢 公佑" w:date="2021-02-02T15:39:00Z"/>
        </w:rPr>
        <w:pPrChange w:id="12532" w:author="t_竹沢 公佑" w:date="2021-02-01T12:05:00Z">
          <w:pPr>
            <w:spacing w:line="0" w:lineRule="atLeast"/>
            <w:ind w:right="1020"/>
          </w:pPr>
        </w:pPrChange>
      </w:pPr>
    </w:p>
    <w:p w:rsidR="001916D3" w:rsidRDefault="001916D3">
      <w:pPr>
        <w:rPr>
          <w:ins w:id="12533" w:author="t_竹沢 公佑" w:date="2021-02-02T15:39:00Z"/>
        </w:rPr>
        <w:pPrChange w:id="12534" w:author="t_竹沢 公佑" w:date="2021-02-01T12:05:00Z">
          <w:pPr>
            <w:spacing w:line="0" w:lineRule="atLeast"/>
            <w:ind w:right="1020"/>
          </w:pPr>
        </w:pPrChange>
      </w:pPr>
    </w:p>
    <w:p w:rsidR="001916D3" w:rsidRPr="000C2A5C" w:rsidRDefault="001916D3">
      <w:pPr>
        <w:rPr>
          <w:ins w:id="12535" w:author="t_竹沢 公佑" w:date="2021-01-29T17:05:00Z"/>
          <w:rPrChange w:id="12536" w:author="t_竹沢 公佑" w:date="2021-02-01T12:05:00Z">
            <w:rPr>
              <w:ins w:id="12537" w:author="t_竹沢 公佑" w:date="2021-01-29T17:05:00Z"/>
              <w:sz w:val="22"/>
              <w:szCs w:val="22"/>
            </w:rPr>
          </w:rPrChange>
        </w:rPr>
        <w:pPrChange w:id="12538" w:author="t_竹沢 公佑" w:date="2021-02-01T12:05:00Z">
          <w:pPr>
            <w:spacing w:line="0" w:lineRule="atLeast"/>
            <w:ind w:right="1020"/>
          </w:pPr>
        </w:pPrChange>
      </w:pPr>
      <w:ins w:id="12539" w:author="t_竹沢 公佑" w:date="2021-02-02T15:41:00Z">
        <w:r>
          <w:br w:type="page"/>
        </w:r>
      </w:ins>
    </w:p>
    <w:p w:rsidR="00F024EC" w:rsidRPr="000B387C" w:rsidRDefault="00F024EC" w:rsidP="00F024EC">
      <w:pPr>
        <w:spacing w:line="0" w:lineRule="atLeast"/>
        <w:ind w:right="1020"/>
        <w:rPr>
          <w:ins w:id="12540" w:author="t_竹沢 公佑" w:date="2021-01-29T17:05:00Z"/>
          <w:sz w:val="22"/>
          <w:szCs w:val="22"/>
        </w:rPr>
      </w:pPr>
      <w:ins w:id="12541" w:author="t_竹沢 公佑" w:date="2021-01-29T17:05:00Z">
        <w:r w:rsidRPr="000B387C">
          <w:rPr>
            <w:rFonts w:hint="eastAsia"/>
            <w:sz w:val="22"/>
            <w:szCs w:val="22"/>
          </w:rPr>
          <w:t>■</w:t>
        </w:r>
        <w:r w:rsidRPr="000B387C">
          <w:rPr>
            <w:sz w:val="22"/>
            <w:szCs w:val="22"/>
          </w:rPr>
          <w:t>DFRFORCETX_PRBS31S(0x05)</w:t>
        </w:r>
      </w:ins>
    </w:p>
    <w:p w:rsidR="00E45F28" w:rsidRPr="000B387C" w:rsidRDefault="00F024EC" w:rsidP="00E45F28">
      <w:pPr>
        <w:spacing w:line="0" w:lineRule="atLeast"/>
        <w:ind w:right="1020"/>
        <w:rPr>
          <w:ins w:id="12542" w:author="t_竹沢 公佑" w:date="2021-02-02T16:06:00Z"/>
          <w:sz w:val="22"/>
          <w:szCs w:val="22"/>
        </w:rPr>
      </w:pPr>
      <w:ins w:id="12543" w:author="t_竹沢 公佑" w:date="2021-01-29T17:05:00Z">
        <w:r w:rsidRPr="000B387C">
          <w:rPr>
            <w:sz w:val="22"/>
            <w:szCs w:val="22"/>
          </w:rPr>
          <w:t xml:space="preserve">When </w:t>
        </w:r>
      </w:ins>
      <w:ins w:id="12544" w:author="t_竹沢 公佑" w:date="2021-02-02T17:24:00Z">
        <w:r w:rsidR="0019546E">
          <w:rPr>
            <w:rFonts w:hint="eastAsia"/>
            <w:sz w:val="22"/>
            <w:szCs w:val="22"/>
          </w:rPr>
          <w:t xml:space="preserve">a </w:t>
        </w:r>
      </w:ins>
      <w:ins w:id="12545" w:author="t_竹沢 公佑" w:date="2021-01-29T17:05:00Z">
        <w:r w:rsidRPr="000B387C">
          <w:rPr>
            <w:sz w:val="22"/>
            <w:szCs w:val="22"/>
          </w:rPr>
          <w:t>user sets DFRFORCETX_PRBS31S as</w:t>
        </w:r>
      </w:ins>
      <w:ins w:id="12546" w:author="t_竹沢 公佑" w:date="2021-02-02T17:24:00Z">
        <w:r w:rsidR="0019546E">
          <w:rPr>
            <w:rFonts w:hint="eastAsia"/>
            <w:sz w:val="22"/>
            <w:szCs w:val="22"/>
          </w:rPr>
          <w:t xml:space="preserve"> a</w:t>
        </w:r>
      </w:ins>
      <w:ins w:id="12547" w:author="t_竹沢 公佑" w:date="2021-01-29T17:05:00Z">
        <w:r w:rsidRPr="000B387C">
          <w:rPr>
            <w:sz w:val="22"/>
            <w:szCs w:val="22"/>
          </w:rPr>
          <w:t xml:space="preserve"> data source, the DRXP sends </w:t>
        </w:r>
      </w:ins>
      <w:ins w:id="12548" w:author="t_竹沢 公佑" w:date="2021-02-02T17:24:00Z">
        <w:r w:rsidR="0019546E">
          <w:rPr>
            <w:rFonts w:hint="eastAsia"/>
            <w:sz w:val="22"/>
            <w:szCs w:val="22"/>
          </w:rPr>
          <w:t xml:space="preserve">a </w:t>
        </w:r>
      </w:ins>
      <w:ins w:id="12549" w:author="t_竹沢 公佑" w:date="2021-01-29T17:05:00Z">
        <w:r w:rsidRPr="000B387C">
          <w:rPr>
            <w:sz w:val="22"/>
            <w:szCs w:val="22"/>
          </w:rPr>
          <w:t xml:space="preserve">PRBS31 pattern. And it does not reset </w:t>
        </w:r>
      </w:ins>
      <w:ins w:id="12550" w:author="t_竹沢 公佑" w:date="2021-02-02T17:24:00Z">
        <w:r w:rsidR="0019546E">
          <w:rPr>
            <w:rFonts w:hint="eastAsia"/>
            <w:sz w:val="22"/>
            <w:szCs w:val="22"/>
          </w:rPr>
          <w:t xml:space="preserve">the </w:t>
        </w:r>
      </w:ins>
      <w:ins w:id="12551" w:author="t_竹沢 公佑" w:date="2021-01-29T17:05:00Z">
        <w:r w:rsidRPr="000B387C">
          <w:rPr>
            <w:sz w:val="22"/>
            <w:szCs w:val="22"/>
          </w:rPr>
          <w:t xml:space="preserve">PRBS31 generator. It means the DRXP sends </w:t>
        </w:r>
      </w:ins>
      <w:ins w:id="12552" w:author="t_竹沢 公佑" w:date="2021-02-02T17:24:00Z">
        <w:r w:rsidR="0019546E">
          <w:rPr>
            <w:rFonts w:hint="eastAsia"/>
            <w:sz w:val="22"/>
            <w:szCs w:val="22"/>
          </w:rPr>
          <w:t xml:space="preserve">the </w:t>
        </w:r>
      </w:ins>
      <w:ins w:id="12553" w:author="t_竹沢 公佑" w:date="2021-01-29T17:05:00Z">
        <w:r w:rsidRPr="000B387C">
          <w:rPr>
            <w:sz w:val="22"/>
            <w:szCs w:val="22"/>
          </w:rPr>
          <w:t xml:space="preserve">same </w:t>
        </w:r>
      </w:ins>
      <w:ins w:id="12554" w:author="t_竹沢 公佑" w:date="2021-01-29T17:06:00Z">
        <w:r w:rsidRPr="000B387C">
          <w:rPr>
            <w:sz w:val="22"/>
            <w:szCs w:val="22"/>
          </w:rPr>
          <w:t>PRBS</w:t>
        </w:r>
      </w:ins>
      <w:ins w:id="12555" w:author="t_竹沢 公佑" w:date="2021-01-29T17:07:00Z">
        <w:r w:rsidRPr="000B387C">
          <w:rPr>
            <w:sz w:val="22"/>
            <w:szCs w:val="22"/>
          </w:rPr>
          <w:t>31</w:t>
        </w:r>
      </w:ins>
      <w:ins w:id="12556" w:author="t_竹沢 公佑" w:date="2021-01-29T17:06:00Z">
        <w:r w:rsidR="00214149" w:rsidRPr="000B387C">
          <w:rPr>
            <w:sz w:val="22"/>
            <w:szCs w:val="22"/>
          </w:rPr>
          <w:t xml:space="preserve"> binary sequence in a </w:t>
        </w:r>
      </w:ins>
      <w:ins w:id="12557" w:author="t_竹沢 公佑" w:date="2021-02-01T11:40:00Z">
        <w:r w:rsidR="00214149" w:rsidRPr="000B387C">
          <w:rPr>
            <w:sz w:val="22"/>
            <w:szCs w:val="22"/>
          </w:rPr>
          <w:t>2^31-1</w:t>
        </w:r>
      </w:ins>
      <w:ins w:id="12558" w:author="t_竹沢 公佑" w:date="2021-01-29T17:06:00Z">
        <w:r w:rsidRPr="000B387C">
          <w:rPr>
            <w:sz w:val="22"/>
            <w:szCs w:val="22"/>
          </w:rPr>
          <w:t xml:space="preserve"> bit cycle. </w:t>
        </w:r>
      </w:ins>
      <w:ins w:id="12559" w:author="t_竹沢 公佑" w:date="2021-01-29T17:05:00Z">
        <w:r w:rsidRPr="000B387C">
          <w:rPr>
            <w:sz w:val="22"/>
            <w:szCs w:val="22"/>
          </w:rPr>
          <w:t xml:space="preserve">The PRBS31 binary sequence is packed as </w:t>
        </w:r>
      </w:ins>
      <w:ins w:id="12560" w:author="t_竹沢 公佑" w:date="2021-02-02T17:24:00Z">
        <w:r w:rsidR="0019546E">
          <w:rPr>
            <w:rFonts w:hint="eastAsia"/>
            <w:sz w:val="22"/>
            <w:szCs w:val="22"/>
          </w:rPr>
          <w:t xml:space="preserve">the </w:t>
        </w:r>
      </w:ins>
      <w:ins w:id="12561" w:author="t_竹沢 公佑" w:date="2021-01-29T17:05:00Z">
        <w:r w:rsidRPr="000B387C">
          <w:rPr>
            <w:sz w:val="22"/>
            <w:szCs w:val="22"/>
          </w:rPr>
          <w:t>following diagram.</w:t>
        </w:r>
      </w:ins>
      <w:ins w:id="12562" w:author="t_竹沢 公佑" w:date="2021-02-02T16:06:00Z">
        <w:r w:rsidR="00E45F28" w:rsidRPr="000B387C">
          <w:rPr>
            <w:sz w:val="22"/>
            <w:szCs w:val="22"/>
          </w:rPr>
          <w:t xml:space="preserve"> The generater used is represented in</w:t>
        </w:r>
        <w:r w:rsidR="00E45F28" w:rsidRPr="000B387C">
          <w:rPr>
            <w:b/>
            <w:sz w:val="22"/>
            <w:szCs w:val="22"/>
            <w:rPrChange w:id="12563" w:author="t_竹沢 公佑" w:date="2021-02-02T16:07:00Z">
              <w:rPr>
                <w:sz w:val="22"/>
                <w:szCs w:val="22"/>
              </w:rPr>
            </w:rPrChange>
          </w:rPr>
          <w:t xml:space="preserve"> </w:t>
        </w:r>
        <w:r w:rsidR="00E45F28" w:rsidRPr="000B387C">
          <w:rPr>
            <w:b/>
            <w:sz w:val="22"/>
            <w:szCs w:val="22"/>
          </w:rPr>
          <w:t>“</w:t>
        </w:r>
        <w:r w:rsidR="00E45F28" w:rsidRPr="00C866A1">
          <w:rPr>
            <w:b/>
            <w:sz w:val="22"/>
            <w:szCs w:val="22"/>
          </w:rPr>
          <w:fldChar w:fldCharType="begin"/>
        </w:r>
        <w:r w:rsidR="00E45F28" w:rsidRPr="000B387C">
          <w:rPr>
            <w:b/>
            <w:sz w:val="22"/>
            <w:szCs w:val="22"/>
          </w:rPr>
          <w:instrText xml:space="preserve"> REF _Ref63174416 \h </w:instrText>
        </w:r>
      </w:ins>
      <w:r w:rsidR="00E45F28" w:rsidRPr="000B387C">
        <w:rPr>
          <w:b/>
          <w:sz w:val="22"/>
          <w:szCs w:val="22"/>
        </w:rPr>
        <w:instrText xml:space="preserve"> \* MERGEFORMAT </w:instrText>
      </w:r>
      <w:r w:rsidR="00E45F28" w:rsidRPr="000B387C">
        <w:rPr>
          <w:b/>
          <w:sz w:val="22"/>
          <w:szCs w:val="22"/>
          <w:rPrChange w:id="12564" w:author="t_竹沢 公佑" w:date="2021-02-02T16:07:00Z">
            <w:rPr>
              <w:b/>
              <w:sz w:val="22"/>
              <w:szCs w:val="22"/>
            </w:rPr>
          </w:rPrChange>
        </w:rPr>
      </w:r>
      <w:r w:rsidR="00E45F28" w:rsidRPr="000B387C">
        <w:rPr>
          <w:b/>
          <w:sz w:val="22"/>
          <w:szCs w:val="22"/>
          <w:rPrChange w:id="12565" w:author="t_竹沢 公佑" w:date="2021-02-02T16:07:00Z">
            <w:rPr>
              <w:b/>
              <w:sz w:val="22"/>
              <w:szCs w:val="22"/>
            </w:rPr>
          </w:rPrChange>
        </w:rPr>
        <w:fldChar w:fldCharType="separate"/>
      </w:r>
      <w:ins w:id="12566" w:author="t_竹沢 公佑" w:date="2021-02-02T17:29:00Z">
        <w:r w:rsidR="000B4FA1" w:rsidRPr="000B4FA1">
          <w:rPr>
            <w:b/>
            <w:sz w:val="22"/>
            <w:szCs w:val="22"/>
            <w:rPrChange w:id="12567" w:author="t_竹沢 公佑" w:date="2021-02-02T17:29:00Z">
              <w:rPr/>
            </w:rPrChange>
          </w:rPr>
          <w:t xml:space="preserve">Figure </w:t>
        </w:r>
        <w:r w:rsidR="000B4FA1" w:rsidRPr="000B4FA1">
          <w:rPr>
            <w:b/>
            <w:noProof/>
            <w:sz w:val="22"/>
            <w:szCs w:val="22"/>
            <w:rPrChange w:id="12568" w:author="t_竹沢 公佑" w:date="2021-02-02T17:29:00Z">
              <w:rPr>
                <w:noProof/>
              </w:rPr>
            </w:rPrChange>
          </w:rPr>
          <w:t>6</w:t>
        </w:r>
        <w:r w:rsidR="000B4FA1" w:rsidRPr="000B4FA1">
          <w:rPr>
            <w:b/>
            <w:noProof/>
            <w:sz w:val="22"/>
            <w:szCs w:val="22"/>
            <w:rPrChange w:id="12569" w:author="t_竹沢 公佑" w:date="2021-02-02T17:29:00Z">
              <w:rPr/>
            </w:rPrChange>
          </w:rPr>
          <w:noBreakHyphen/>
          <w:t>6</w:t>
        </w:r>
        <w:r w:rsidR="000B4FA1" w:rsidRPr="000B4FA1">
          <w:rPr>
            <w:b/>
            <w:sz w:val="22"/>
            <w:szCs w:val="22"/>
            <w:rPrChange w:id="12570" w:author="t_竹沢 公佑" w:date="2021-02-02T17:29:00Z">
              <w:rPr/>
            </w:rPrChange>
          </w:rPr>
          <w:t>: PRBS31 generator (384 bits)</w:t>
        </w:r>
      </w:ins>
      <w:ins w:id="12571" w:author="t_竹沢 公佑" w:date="2021-02-02T16:06:00Z">
        <w:r w:rsidR="00E45F28" w:rsidRPr="000B387C">
          <w:rPr>
            <w:b/>
            <w:sz w:val="22"/>
            <w:szCs w:val="22"/>
            <w:rPrChange w:id="12572" w:author="t_竹沢 公佑" w:date="2021-02-02T16:07:00Z">
              <w:rPr>
                <w:b/>
                <w:sz w:val="22"/>
                <w:szCs w:val="22"/>
              </w:rPr>
            </w:rPrChange>
          </w:rPr>
          <w:fldChar w:fldCharType="end"/>
        </w:r>
        <w:r w:rsidR="00E45F28" w:rsidRPr="000B387C">
          <w:rPr>
            <w:b/>
            <w:sz w:val="22"/>
            <w:szCs w:val="22"/>
          </w:rPr>
          <w:t>”</w:t>
        </w:r>
        <w:r w:rsidR="00E45F28" w:rsidRPr="000B387C">
          <w:rPr>
            <w:b/>
            <w:sz w:val="22"/>
            <w:szCs w:val="22"/>
            <w:rPrChange w:id="12573" w:author="t_竹沢 公佑" w:date="2021-02-02T16:07:00Z">
              <w:rPr>
                <w:sz w:val="22"/>
                <w:szCs w:val="22"/>
              </w:rPr>
            </w:rPrChange>
          </w:rPr>
          <w:t>.</w:t>
        </w:r>
      </w:ins>
    </w:p>
    <w:p w:rsidR="00F024EC" w:rsidRPr="00E45F28" w:rsidRDefault="00F024EC" w:rsidP="00F024EC">
      <w:pPr>
        <w:spacing w:line="0" w:lineRule="atLeast"/>
        <w:ind w:right="1020"/>
        <w:rPr>
          <w:ins w:id="12574" w:author="t_竹沢 公佑" w:date="2021-02-01T12:05:00Z"/>
          <w:sz w:val="22"/>
          <w:szCs w:val="22"/>
        </w:rPr>
      </w:pPr>
    </w:p>
    <w:p w:rsidR="000C2A5C" w:rsidRDefault="000C2A5C" w:rsidP="00F024EC">
      <w:pPr>
        <w:spacing w:line="0" w:lineRule="atLeast"/>
        <w:ind w:right="1020"/>
        <w:rPr>
          <w:ins w:id="12575" w:author="t_竹沢 公佑" w:date="2021-02-01T11:40:00Z"/>
          <w:sz w:val="22"/>
          <w:szCs w:val="22"/>
        </w:rPr>
      </w:pPr>
    </w:p>
    <w:p w:rsidR="00214149" w:rsidRDefault="00C866A1">
      <w:pPr>
        <w:spacing w:line="0" w:lineRule="atLeast"/>
        <w:ind w:right="1020"/>
        <w:jc w:val="center"/>
        <w:rPr>
          <w:ins w:id="12576" w:author="t_竹沢 公佑" w:date="2021-02-01T12:03:00Z"/>
          <w:sz w:val="22"/>
          <w:szCs w:val="22"/>
        </w:rPr>
        <w:pPrChange w:id="12577" w:author="t_竹沢 公佑" w:date="2021-02-01T12:03:00Z">
          <w:pPr>
            <w:spacing w:line="0" w:lineRule="atLeast"/>
            <w:ind w:right="1020"/>
          </w:pPr>
        </w:pPrChange>
      </w:pPr>
      <w:r>
        <w:rPr>
          <w:sz w:val="22"/>
          <w:szCs w:val="22"/>
        </w:rPr>
        <w:pict w14:anchorId="04B32751">
          <v:shape id="_x0000_i1037" type="#_x0000_t75" style="width:426.4pt;height:249.65pt;mso-left-percent:-10001;mso-top-percent:-10001;mso-position-horizontal:absolute;mso-position-horizontal-relative:char;mso-position-vertical:absolute;mso-position-vertical-relative:line;mso-left-percent:-10001;mso-top-percent:-10001">
            <v:imagedata r:id="rId17" o:title=""/>
          </v:shape>
        </w:pict>
      </w:r>
    </w:p>
    <w:p w:rsidR="000C2A5C" w:rsidRDefault="000C2A5C">
      <w:pPr>
        <w:pStyle w:val="af9"/>
        <w:jc w:val="center"/>
        <w:rPr>
          <w:ins w:id="12578" w:author="t_竹沢 公佑" w:date="2021-02-02T12:26:00Z"/>
          <w:sz w:val="22"/>
          <w:szCs w:val="22"/>
        </w:rPr>
        <w:pPrChange w:id="12579" w:author="t_竹沢 公佑" w:date="2021-02-01T12:05:00Z">
          <w:pPr>
            <w:spacing w:line="0" w:lineRule="atLeast"/>
            <w:ind w:right="1020"/>
          </w:pPr>
        </w:pPrChange>
      </w:pPr>
      <w:ins w:id="12580" w:author="t_竹沢 公佑" w:date="2021-02-01T12:03:00Z">
        <w:r>
          <w:t xml:space="preserve">Figure </w:t>
        </w:r>
        <w:r>
          <w:fldChar w:fldCharType="begin"/>
        </w:r>
        <w:r>
          <w:instrText xml:space="preserve"> STYLEREF 1 \s </w:instrText>
        </w:r>
        <w:r>
          <w:fldChar w:fldCharType="separate"/>
        </w:r>
      </w:ins>
      <w:r w:rsidR="000B4FA1">
        <w:rPr>
          <w:noProof/>
        </w:rPr>
        <w:t>6</w:t>
      </w:r>
      <w:ins w:id="12581" w:author="t_竹沢 公佑" w:date="2021-02-01T12:03:00Z">
        <w:r>
          <w:fldChar w:fldCharType="end"/>
        </w:r>
        <w:r>
          <w:noBreakHyphen/>
        </w:r>
        <w:r>
          <w:fldChar w:fldCharType="begin"/>
        </w:r>
        <w:r>
          <w:instrText xml:space="preserve"> SEQ Figure \* ARABIC \s 1 </w:instrText>
        </w:r>
        <w:r>
          <w:fldChar w:fldCharType="separate"/>
        </w:r>
      </w:ins>
      <w:ins w:id="12582" w:author="t_竹沢 公佑" w:date="2021-02-02T17:29:00Z">
        <w:r w:rsidR="000B4FA1">
          <w:rPr>
            <w:noProof/>
          </w:rPr>
          <w:t>7</w:t>
        </w:r>
      </w:ins>
      <w:ins w:id="12583" w:author="t_竹沢 公佑" w:date="2021-02-01T12:03:00Z">
        <w:r>
          <w:fldChar w:fldCharType="end"/>
        </w:r>
        <w:r>
          <w:rPr>
            <w:rFonts w:hint="eastAsia"/>
          </w:rPr>
          <w:t xml:space="preserve">: </w:t>
        </w:r>
        <w:r>
          <w:rPr>
            <w:rFonts w:hint="eastAsia"/>
            <w:b w:val="0"/>
          </w:rPr>
          <w:t>Data format (</w:t>
        </w:r>
        <w:r w:rsidRPr="009205D2">
          <w:rPr>
            <w:rFonts w:hint="eastAsia"/>
            <w:b w:val="0"/>
            <w:sz w:val="22"/>
            <w:szCs w:val="22"/>
          </w:rPr>
          <w:t>DFRFORCETX_PRBS31</w:t>
        </w:r>
        <w:r>
          <w:rPr>
            <w:rFonts w:hint="eastAsia"/>
            <w:b w:val="0"/>
            <w:sz w:val="22"/>
            <w:szCs w:val="22"/>
          </w:rPr>
          <w:t>S)</w:t>
        </w:r>
      </w:ins>
    </w:p>
    <w:p w:rsidR="00C108B3" w:rsidRPr="008E352B" w:rsidRDefault="00C108B3" w:rsidP="00C108B3">
      <w:pPr>
        <w:jc w:val="center"/>
        <w:rPr>
          <w:ins w:id="12584" w:author="t_竹沢 公佑" w:date="2021-02-02T12:26:00Z"/>
          <w:sz w:val="22"/>
          <w:szCs w:val="22"/>
        </w:rPr>
      </w:pPr>
      <w:ins w:id="12585" w:author="t_竹沢 公佑" w:date="2021-02-02T12:26:00Z">
        <w:r w:rsidRPr="008E352B">
          <w:rPr>
            <w:rFonts w:hint="eastAsia"/>
            <w:sz w:val="22"/>
            <w:szCs w:val="22"/>
          </w:rPr>
          <w:t>p&lt;n&gt; represents one bit of PRBS31 binary sequence.</w:t>
        </w:r>
      </w:ins>
    </w:p>
    <w:p w:rsidR="00C108B3" w:rsidRPr="008E352B" w:rsidRDefault="00C108B3" w:rsidP="00C108B3">
      <w:pPr>
        <w:jc w:val="center"/>
        <w:rPr>
          <w:ins w:id="12586" w:author="t_竹沢 公佑" w:date="2021-02-02T12:26:00Z"/>
          <w:sz w:val="22"/>
          <w:szCs w:val="22"/>
        </w:rPr>
      </w:pPr>
      <w:ins w:id="12587" w:author="t_竹沢 公佑" w:date="2021-02-02T12:26:00Z">
        <w:r w:rsidRPr="008E352B">
          <w:rPr>
            <w:rFonts w:hint="eastAsia"/>
            <w:sz w:val="22"/>
            <w:szCs w:val="22"/>
          </w:rPr>
          <w:t xml:space="preserve">L/M/H&lt;m&gt; represents one bit of ALMA frame data. </w:t>
        </w:r>
      </w:ins>
    </w:p>
    <w:p w:rsidR="00C108B3" w:rsidRPr="008E352B" w:rsidRDefault="00C108B3" w:rsidP="00C108B3">
      <w:pPr>
        <w:jc w:val="center"/>
        <w:rPr>
          <w:ins w:id="12588" w:author="t_竹沢 公佑" w:date="2021-02-02T12:26:00Z"/>
          <w:sz w:val="22"/>
          <w:szCs w:val="22"/>
        </w:rPr>
      </w:pPr>
      <w:ins w:id="12589" w:author="t_竹沢 公佑" w:date="2021-02-02T12:26:00Z">
        <w:r w:rsidRPr="008E352B">
          <w:rPr>
            <w:rFonts w:hint="eastAsia"/>
            <w:sz w:val="22"/>
            <w:szCs w:val="22"/>
          </w:rPr>
          <w:t>&lt;m&gt; represents time order.</w:t>
        </w:r>
      </w:ins>
    </w:p>
    <w:p w:rsidR="00C108B3" w:rsidRPr="00C108B3" w:rsidRDefault="00C108B3">
      <w:pPr>
        <w:jc w:val="center"/>
        <w:rPr>
          <w:ins w:id="12590" w:author="t_竹沢 公佑" w:date="2021-02-01T11:40:00Z"/>
          <w:rPrChange w:id="12591" w:author="t_竹沢 公佑" w:date="2021-02-02T12:26:00Z">
            <w:rPr>
              <w:ins w:id="12592" w:author="t_竹沢 公佑" w:date="2021-02-01T11:40:00Z"/>
              <w:sz w:val="22"/>
              <w:szCs w:val="22"/>
            </w:rPr>
          </w:rPrChange>
        </w:rPr>
        <w:pPrChange w:id="12593" w:author="t_竹沢 公佑" w:date="2021-02-02T12:26:00Z">
          <w:pPr>
            <w:spacing w:line="0" w:lineRule="atLeast"/>
            <w:ind w:right="1020"/>
          </w:pPr>
        </w:pPrChange>
      </w:pPr>
    </w:p>
    <w:p w:rsidR="00F024EC" w:rsidRDefault="000C2A5C" w:rsidP="00F024EC">
      <w:pPr>
        <w:spacing w:line="0" w:lineRule="atLeast"/>
        <w:ind w:right="1020"/>
        <w:rPr>
          <w:ins w:id="12594" w:author="t_竹沢 公佑" w:date="2021-01-29T17:06:00Z"/>
          <w:sz w:val="22"/>
          <w:szCs w:val="22"/>
        </w:rPr>
      </w:pPr>
      <w:ins w:id="12595" w:author="t_竹沢 公佑" w:date="2021-02-01T12:05:00Z">
        <w:r>
          <w:rPr>
            <w:sz w:val="22"/>
            <w:szCs w:val="22"/>
          </w:rPr>
          <w:br w:type="page"/>
        </w:r>
      </w:ins>
    </w:p>
    <w:p w:rsidR="00F024EC" w:rsidRDefault="00F024EC" w:rsidP="00F024EC">
      <w:pPr>
        <w:spacing w:line="0" w:lineRule="atLeast"/>
        <w:ind w:right="1020"/>
        <w:rPr>
          <w:ins w:id="12596" w:author="t_竹沢 公佑" w:date="2021-01-29T17:06:00Z"/>
          <w:sz w:val="22"/>
          <w:szCs w:val="22"/>
        </w:rPr>
      </w:pPr>
      <w:ins w:id="12597" w:author="t_竹沢 公佑" w:date="2021-01-29T17:06:00Z">
        <w:r>
          <w:rPr>
            <w:rFonts w:hint="eastAsia"/>
            <w:sz w:val="22"/>
            <w:szCs w:val="22"/>
          </w:rPr>
          <w:t>■DFRFORCETX_PRBS</w:t>
        </w:r>
      </w:ins>
      <w:ins w:id="12598" w:author="t_竹沢 公佑" w:date="2021-01-29T17:07:00Z">
        <w:r>
          <w:rPr>
            <w:rFonts w:hint="eastAsia"/>
            <w:sz w:val="22"/>
            <w:szCs w:val="22"/>
          </w:rPr>
          <w:t>63</w:t>
        </w:r>
      </w:ins>
      <w:ins w:id="12599" w:author="t_竹沢 公佑" w:date="2021-01-29T17:06:00Z">
        <w:r>
          <w:rPr>
            <w:rFonts w:hint="eastAsia"/>
            <w:sz w:val="22"/>
            <w:szCs w:val="22"/>
          </w:rPr>
          <w:t>S(0x0</w:t>
        </w:r>
      </w:ins>
      <w:ins w:id="12600" w:author="t_竹沢 公佑" w:date="2021-01-29T17:07:00Z">
        <w:r>
          <w:rPr>
            <w:rFonts w:hint="eastAsia"/>
            <w:sz w:val="22"/>
            <w:szCs w:val="22"/>
          </w:rPr>
          <w:t>6</w:t>
        </w:r>
      </w:ins>
      <w:ins w:id="12601" w:author="t_竹沢 公佑" w:date="2021-01-29T17:06:00Z">
        <w:r>
          <w:rPr>
            <w:rFonts w:hint="eastAsia"/>
            <w:sz w:val="22"/>
            <w:szCs w:val="22"/>
          </w:rPr>
          <w:t>)</w:t>
        </w:r>
      </w:ins>
    </w:p>
    <w:p w:rsidR="001916D3" w:rsidRDefault="008952B4" w:rsidP="001916D3">
      <w:pPr>
        <w:spacing w:line="0" w:lineRule="atLeast"/>
        <w:ind w:right="1020"/>
        <w:rPr>
          <w:ins w:id="12602" w:author="t_竹沢 公佑" w:date="2021-02-02T15:42:00Z"/>
          <w:sz w:val="22"/>
          <w:szCs w:val="22"/>
        </w:rPr>
      </w:pPr>
      <w:ins w:id="12603" w:author="t_竹沢 公佑" w:date="2021-02-01T11:41:00Z">
        <w:r>
          <w:rPr>
            <w:rFonts w:hint="eastAsia"/>
            <w:sz w:val="22"/>
            <w:szCs w:val="22"/>
          </w:rPr>
          <w:t>This is similar to the DFRFORCETX_PRBS31S. The difference</w:t>
        </w:r>
      </w:ins>
      <w:ins w:id="12604" w:author="t_竹沢 公佑" w:date="2021-02-02T17:25:00Z">
        <w:r w:rsidR="0019546E">
          <w:rPr>
            <w:rFonts w:hint="eastAsia"/>
            <w:sz w:val="22"/>
            <w:szCs w:val="22"/>
          </w:rPr>
          <w:t xml:space="preserve"> </w:t>
        </w:r>
      </w:ins>
      <w:ins w:id="12605" w:author="t_竹沢 公佑" w:date="2021-02-01T11:41:00Z">
        <w:r>
          <w:rPr>
            <w:rFonts w:hint="eastAsia"/>
            <w:sz w:val="22"/>
            <w:szCs w:val="22"/>
          </w:rPr>
          <w:t xml:space="preserve">is it uses PRBS63 as </w:t>
        </w:r>
      </w:ins>
      <w:ins w:id="12606" w:author="t_竹沢 公佑" w:date="2021-02-02T17:25:00Z">
        <w:r w:rsidR="0019546E">
          <w:rPr>
            <w:rFonts w:hint="eastAsia"/>
            <w:sz w:val="22"/>
            <w:szCs w:val="22"/>
          </w:rPr>
          <w:t xml:space="preserve">a </w:t>
        </w:r>
      </w:ins>
      <w:ins w:id="12607" w:author="t_竹沢 公佑" w:date="2021-02-01T11:41:00Z">
        <w:r>
          <w:rPr>
            <w:rFonts w:hint="eastAsia"/>
            <w:sz w:val="22"/>
            <w:szCs w:val="22"/>
          </w:rPr>
          <w:t>data generator. The PRBS63 binary sequence period is 2^63 -1.</w:t>
        </w:r>
      </w:ins>
      <w:ins w:id="12608" w:author="t_竹沢 公佑" w:date="2021-02-02T15:42:00Z">
        <w:r w:rsidR="001916D3" w:rsidRPr="001916D3">
          <w:rPr>
            <w:rFonts w:hint="eastAsia"/>
            <w:sz w:val="22"/>
            <w:szCs w:val="22"/>
          </w:rPr>
          <w:t xml:space="preserve"> </w:t>
        </w:r>
        <w:r w:rsidR="001916D3">
          <w:rPr>
            <w:rFonts w:hint="eastAsia"/>
            <w:sz w:val="22"/>
            <w:szCs w:val="22"/>
          </w:rPr>
          <w:t>T</w:t>
        </w:r>
        <w:r w:rsidR="001916D3">
          <w:rPr>
            <w:sz w:val="22"/>
            <w:szCs w:val="22"/>
          </w:rPr>
          <w:t>h</w:t>
        </w:r>
        <w:r w:rsidR="001916D3">
          <w:rPr>
            <w:rFonts w:hint="eastAsia"/>
            <w:sz w:val="22"/>
            <w:szCs w:val="22"/>
          </w:rPr>
          <w:t>e following diagram represents how to generate this PRBS63 pattern.</w:t>
        </w:r>
      </w:ins>
    </w:p>
    <w:p w:rsidR="008952B4" w:rsidRPr="001916D3" w:rsidRDefault="008952B4" w:rsidP="008952B4">
      <w:pPr>
        <w:spacing w:line="0" w:lineRule="atLeast"/>
        <w:ind w:right="1020"/>
        <w:rPr>
          <w:ins w:id="12609" w:author="t_竹沢 公佑" w:date="2021-02-01T11:41:00Z"/>
          <w:sz w:val="22"/>
          <w:szCs w:val="22"/>
        </w:rPr>
      </w:pPr>
    </w:p>
    <w:p w:rsidR="00911E35" w:rsidRDefault="00911E35" w:rsidP="002A7008">
      <w:pPr>
        <w:spacing w:line="0" w:lineRule="atLeast"/>
        <w:ind w:right="1020"/>
        <w:rPr>
          <w:ins w:id="12610" w:author="t_竹沢 公佑" w:date="2021-02-02T15:41:00Z"/>
        </w:rPr>
      </w:pPr>
    </w:p>
    <w:p w:rsidR="001916D3" w:rsidRDefault="00C866A1">
      <w:pPr>
        <w:spacing w:line="0" w:lineRule="atLeast"/>
        <w:ind w:right="1020"/>
        <w:jc w:val="center"/>
        <w:rPr>
          <w:ins w:id="12611" w:author="t_竹沢 公佑" w:date="2021-02-02T15:41:00Z"/>
        </w:rPr>
        <w:pPrChange w:id="12612" w:author="t_竹沢 公佑" w:date="2021-02-02T15:41:00Z">
          <w:pPr>
            <w:spacing w:line="0" w:lineRule="atLeast"/>
            <w:ind w:right="1020"/>
          </w:pPr>
        </w:pPrChange>
      </w:pPr>
      <w:r>
        <w:pict w14:anchorId="4E5DC2FE">
          <v:shape id="_x0000_i1038" type="#_x0000_t75" style="width:375.9pt;height:100.05pt;mso-left-percent:-10001;mso-top-percent:-10001;mso-position-horizontal:absolute;mso-position-horizontal-relative:char;mso-position-vertical:absolute;mso-position-vertical-relative:line;mso-left-percent:-10001;mso-top-percent:-10001">
            <v:imagedata r:id="rId18" o:title=""/>
          </v:shape>
        </w:pict>
      </w:r>
      <w:del w:id="12613" w:author="t_竹沢 公佑" w:date="2021-02-02T16:00:00Z">
        <w:r w:rsidR="00784A1F">
          <w:pict w14:anchorId="278EB162">
            <v:shape id="_x0000_i1039" type="#_x0000_t75" style="width:389pt;height:71.05pt">
              <v:imagedata croptop="-65520f" cropbottom="65520f"/>
            </v:shape>
          </w:pict>
        </w:r>
      </w:del>
    </w:p>
    <w:p w:rsidR="001916D3" w:rsidRDefault="001916D3" w:rsidP="002A7008">
      <w:pPr>
        <w:spacing w:line="0" w:lineRule="atLeast"/>
        <w:ind w:right="1020"/>
        <w:rPr>
          <w:ins w:id="12614" w:author="t_竹沢 公佑" w:date="2021-02-02T15:42:00Z"/>
        </w:rPr>
      </w:pPr>
    </w:p>
    <w:p w:rsidR="001916D3" w:rsidRDefault="001916D3" w:rsidP="001916D3">
      <w:pPr>
        <w:pStyle w:val="af9"/>
        <w:jc w:val="center"/>
        <w:rPr>
          <w:ins w:id="12615" w:author="t_竹沢 公佑" w:date="2021-02-02T15:43:00Z"/>
          <w:b w:val="0"/>
          <w:sz w:val="22"/>
          <w:szCs w:val="22"/>
        </w:rPr>
      </w:pPr>
      <w:ins w:id="12616" w:author="t_竹沢 公佑" w:date="2021-02-02T15:43:00Z">
        <w:r>
          <w:t xml:space="preserve">Figure </w:t>
        </w:r>
        <w:r>
          <w:fldChar w:fldCharType="begin"/>
        </w:r>
        <w:r>
          <w:instrText xml:space="preserve"> STYLEREF 1 \s </w:instrText>
        </w:r>
        <w:r>
          <w:fldChar w:fldCharType="separate"/>
        </w:r>
      </w:ins>
      <w:r w:rsidR="000B4FA1">
        <w:rPr>
          <w:noProof/>
        </w:rPr>
        <w:t>6</w:t>
      </w:r>
      <w:ins w:id="12617" w:author="t_竹沢 公佑" w:date="2021-02-02T15:43:00Z">
        <w:r>
          <w:fldChar w:fldCharType="end"/>
        </w:r>
        <w:r>
          <w:noBreakHyphen/>
        </w:r>
        <w:r>
          <w:fldChar w:fldCharType="begin"/>
        </w:r>
        <w:r>
          <w:instrText xml:space="preserve"> SEQ Figure \* ARABIC \s 1 </w:instrText>
        </w:r>
        <w:r>
          <w:fldChar w:fldCharType="separate"/>
        </w:r>
      </w:ins>
      <w:ins w:id="12618" w:author="t_竹沢 公佑" w:date="2021-02-02T17:29:00Z">
        <w:r w:rsidR="000B4FA1">
          <w:rPr>
            <w:noProof/>
          </w:rPr>
          <w:t>8</w:t>
        </w:r>
      </w:ins>
      <w:ins w:id="12619" w:author="t_竹沢 公佑" w:date="2021-02-02T15:43:00Z">
        <w:r>
          <w:fldChar w:fldCharType="end"/>
        </w:r>
        <w:r>
          <w:rPr>
            <w:rFonts w:hint="eastAsia"/>
          </w:rPr>
          <w:t xml:space="preserve">: </w:t>
        </w:r>
        <w:r>
          <w:rPr>
            <w:rFonts w:hint="eastAsia"/>
            <w:b w:val="0"/>
          </w:rPr>
          <w:t>PRBS63 generator (384 bits)</w:t>
        </w:r>
      </w:ins>
    </w:p>
    <w:p w:rsidR="001916D3" w:rsidRDefault="001916D3">
      <w:pPr>
        <w:spacing w:line="0" w:lineRule="atLeast"/>
        <w:ind w:right="1020"/>
        <w:jc w:val="center"/>
        <w:rPr>
          <w:ins w:id="12620" w:author="t_竹沢 公佑" w:date="2021-02-02T15:42:00Z"/>
        </w:rPr>
        <w:pPrChange w:id="12621" w:author="t_竹沢 公佑" w:date="2021-02-02T15:42:00Z">
          <w:pPr>
            <w:spacing w:line="0" w:lineRule="atLeast"/>
            <w:ind w:right="1020"/>
          </w:pPr>
        </w:pPrChange>
      </w:pPr>
    </w:p>
    <w:p w:rsidR="001916D3" w:rsidRDefault="001916D3" w:rsidP="002A7008">
      <w:pPr>
        <w:spacing w:line="0" w:lineRule="atLeast"/>
        <w:ind w:right="1020"/>
        <w:rPr>
          <w:ins w:id="12622" w:author="t_竹沢 公佑" w:date="2021-02-02T15:42:00Z"/>
        </w:rPr>
      </w:pPr>
    </w:p>
    <w:p w:rsidR="001916D3" w:rsidRDefault="001916D3" w:rsidP="002A7008">
      <w:pPr>
        <w:spacing w:line="0" w:lineRule="atLeast"/>
        <w:ind w:right="1020"/>
        <w:rPr>
          <w:ins w:id="12623" w:author="t_竹沢 公佑" w:date="2019-08-24T09:56:00Z"/>
        </w:rPr>
      </w:pPr>
    </w:p>
    <w:p w:rsidR="008D71DD" w:rsidDel="00911E35" w:rsidRDefault="00911E35" w:rsidP="005D5B03">
      <w:pPr>
        <w:spacing w:line="0" w:lineRule="atLeast"/>
        <w:ind w:right="1020"/>
        <w:rPr>
          <w:del w:id="12624" w:author="t_竹沢 公佑" w:date="2019-08-24T09:56:00Z"/>
        </w:rPr>
      </w:pPr>
      <w:ins w:id="12625" w:author="t_竹沢 公佑" w:date="2019-08-24T09:56:00Z">
        <w:r>
          <w:br w:type="page"/>
        </w:r>
      </w:ins>
    </w:p>
    <w:p w:rsidR="00911E35" w:rsidRDefault="00911E35" w:rsidP="00911E35">
      <w:pPr>
        <w:spacing w:line="0" w:lineRule="atLeast"/>
        <w:ind w:right="1020"/>
        <w:rPr>
          <w:ins w:id="12626" w:author="t_竹沢 公佑" w:date="2019-08-24T09:56:00Z"/>
        </w:rPr>
      </w:pPr>
    </w:p>
    <w:p w:rsidR="00911E35" w:rsidRDefault="00911E35" w:rsidP="00911E35">
      <w:pPr>
        <w:pStyle w:val="3"/>
        <w:rPr>
          <w:ins w:id="12627" w:author="t_竹沢 公佑" w:date="2019-08-24T09:56:00Z"/>
        </w:rPr>
      </w:pPr>
      <w:bookmarkStart w:id="12628" w:name="_Ref19886299"/>
      <w:bookmarkStart w:id="12629" w:name="_Ref19886303"/>
      <w:bookmarkStart w:id="12630" w:name="_Toc63179472"/>
      <w:ins w:id="12631" w:author="t_竹沢 公佑" w:date="2019-08-24T09:56:00Z">
        <w:r>
          <w:rPr>
            <w:rFonts w:hint="eastAsia"/>
          </w:rPr>
          <w:t>SET</w:t>
        </w:r>
        <w:r>
          <w:t>_</w:t>
        </w:r>
        <w:r>
          <w:rPr>
            <w:rFonts w:hint="eastAsia"/>
          </w:rPr>
          <w:t>PARITY_RANGE</w:t>
        </w:r>
        <w:bookmarkEnd w:id="12628"/>
        <w:bookmarkEnd w:id="12629"/>
        <w:bookmarkEnd w:id="12630"/>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546"/>
        <w:gridCol w:w="2126"/>
        <w:gridCol w:w="1843"/>
      </w:tblGrid>
      <w:tr w:rsidR="00911E35" w:rsidTr="000C6057">
        <w:trPr>
          <w:ins w:id="12632" w:author="t_竹沢 公佑" w:date="2019-08-24T09:56:00Z"/>
        </w:trPr>
        <w:tc>
          <w:tcPr>
            <w:tcW w:w="2376" w:type="dxa"/>
          </w:tcPr>
          <w:p w:rsidR="00911E35" w:rsidRDefault="00911E35" w:rsidP="000C6057">
            <w:pPr>
              <w:spacing w:line="0" w:lineRule="atLeast"/>
              <w:ind w:right="1020"/>
              <w:rPr>
                <w:ins w:id="12633" w:author="t_竹沢 公佑" w:date="2019-08-24T09:56:00Z"/>
                <w:sz w:val="22"/>
                <w:szCs w:val="22"/>
              </w:rPr>
            </w:pPr>
            <w:ins w:id="12634" w:author="t_竹沢 公佑" w:date="2019-08-24T09:56:00Z">
              <w:r>
                <w:rPr>
                  <w:rFonts w:hint="eastAsia"/>
                  <w:sz w:val="22"/>
                  <w:szCs w:val="22"/>
                </w:rPr>
                <w:t>ItemID</w:t>
              </w:r>
            </w:ins>
          </w:p>
        </w:tc>
        <w:tc>
          <w:tcPr>
            <w:tcW w:w="3546" w:type="dxa"/>
          </w:tcPr>
          <w:p w:rsidR="00911E35" w:rsidRDefault="00911E35" w:rsidP="000C6057">
            <w:pPr>
              <w:spacing w:line="0" w:lineRule="atLeast"/>
              <w:ind w:right="-108"/>
              <w:rPr>
                <w:ins w:id="12635" w:author="t_竹沢 公佑" w:date="2019-08-24T09:56:00Z"/>
                <w:sz w:val="22"/>
                <w:szCs w:val="22"/>
              </w:rPr>
            </w:pPr>
            <w:ins w:id="12636" w:author="t_竹沢 公佑" w:date="2019-08-24T09:56:00Z">
              <w:r>
                <w:rPr>
                  <w:rFonts w:hint="eastAsia"/>
                  <w:sz w:val="22"/>
                  <w:szCs w:val="22"/>
                </w:rPr>
                <w:t>SET_PARITY_RANGE_ID</w:t>
              </w:r>
            </w:ins>
          </w:p>
        </w:tc>
        <w:tc>
          <w:tcPr>
            <w:tcW w:w="2126" w:type="dxa"/>
          </w:tcPr>
          <w:p w:rsidR="00911E35" w:rsidRDefault="00911E35" w:rsidP="000C6057">
            <w:pPr>
              <w:spacing w:line="0" w:lineRule="atLeast"/>
              <w:ind w:right="-108"/>
              <w:rPr>
                <w:ins w:id="12637" w:author="t_竹沢 公佑" w:date="2019-08-24T09:56:00Z"/>
                <w:sz w:val="22"/>
                <w:szCs w:val="22"/>
              </w:rPr>
            </w:pPr>
            <w:ins w:id="12638" w:author="t_竹沢 公佑" w:date="2019-08-24T09:56:00Z">
              <w:r>
                <w:rPr>
                  <w:rFonts w:hint="eastAsia"/>
                  <w:sz w:val="22"/>
                  <w:szCs w:val="22"/>
                </w:rPr>
                <w:t>0x0000 2F01</w:t>
              </w:r>
            </w:ins>
          </w:p>
        </w:tc>
        <w:tc>
          <w:tcPr>
            <w:tcW w:w="1843" w:type="dxa"/>
          </w:tcPr>
          <w:p w:rsidR="00911E35" w:rsidRDefault="00911E35" w:rsidP="000C6057">
            <w:pPr>
              <w:spacing w:line="0" w:lineRule="atLeast"/>
              <w:ind w:right="95"/>
              <w:rPr>
                <w:ins w:id="12639" w:author="t_竹沢 公佑" w:date="2019-08-24T09:56:00Z"/>
                <w:sz w:val="22"/>
                <w:szCs w:val="22"/>
              </w:rPr>
            </w:pPr>
          </w:p>
        </w:tc>
      </w:tr>
      <w:tr w:rsidR="00911E35" w:rsidTr="000C6057">
        <w:trPr>
          <w:ins w:id="12640" w:author="t_竹沢 公佑" w:date="2019-08-24T09:56:00Z"/>
        </w:trPr>
        <w:tc>
          <w:tcPr>
            <w:tcW w:w="2376" w:type="dxa"/>
          </w:tcPr>
          <w:p w:rsidR="00911E35" w:rsidRDefault="00911E35" w:rsidP="000C6057">
            <w:pPr>
              <w:spacing w:line="0" w:lineRule="atLeast"/>
              <w:ind w:right="1020"/>
              <w:rPr>
                <w:ins w:id="12641" w:author="t_竹沢 公佑" w:date="2019-08-24T09:56:00Z"/>
                <w:sz w:val="22"/>
                <w:szCs w:val="22"/>
              </w:rPr>
            </w:pPr>
            <w:ins w:id="12642" w:author="t_竹沢 公佑" w:date="2019-08-24T09:56:00Z">
              <w:r>
                <w:rPr>
                  <w:rFonts w:cs="Times New Roman"/>
                  <w:sz w:val="22"/>
                  <w:szCs w:val="22"/>
                </w:rPr>
                <w:t>Description</w:t>
              </w:r>
            </w:ins>
          </w:p>
        </w:tc>
        <w:tc>
          <w:tcPr>
            <w:tcW w:w="7515" w:type="dxa"/>
            <w:gridSpan w:val="3"/>
          </w:tcPr>
          <w:p w:rsidR="00911E35" w:rsidRDefault="00911E35" w:rsidP="000C6057">
            <w:pPr>
              <w:widowControl w:val="0"/>
              <w:autoSpaceDE w:val="0"/>
              <w:autoSpaceDN w:val="0"/>
              <w:adjustRightInd w:val="0"/>
              <w:spacing w:line="0" w:lineRule="atLeast"/>
              <w:rPr>
                <w:ins w:id="12643" w:author="t_竹沢 公佑" w:date="2019-08-24T09:56:00Z"/>
                <w:rFonts w:cs="Times New Roman"/>
                <w:sz w:val="22"/>
                <w:szCs w:val="22"/>
              </w:rPr>
            </w:pPr>
            <w:ins w:id="12644" w:author="t_竹沢 公佑" w:date="2019-08-24T09:56:00Z">
              <w:r>
                <w:rPr>
                  <w:rFonts w:cs="Times New Roman" w:hint="eastAsia"/>
                  <w:sz w:val="22"/>
                  <w:szCs w:val="22"/>
                </w:rPr>
                <w:t>This command sets how many frames the FGPA uses to generate the data parity.</w:t>
              </w:r>
            </w:ins>
          </w:p>
          <w:p w:rsidR="00911E35" w:rsidRPr="00142235" w:rsidRDefault="00911E35">
            <w:pPr>
              <w:widowControl w:val="0"/>
              <w:autoSpaceDE w:val="0"/>
              <w:autoSpaceDN w:val="0"/>
              <w:adjustRightInd w:val="0"/>
              <w:spacing w:line="0" w:lineRule="atLeast"/>
              <w:rPr>
                <w:ins w:id="12645" w:author="t_竹沢 公佑" w:date="2019-08-24T09:56:00Z"/>
                <w:rFonts w:cs="Times New Roman"/>
                <w:sz w:val="22"/>
                <w:szCs w:val="22"/>
              </w:rPr>
            </w:pPr>
            <w:ins w:id="12646" w:author="t_竹沢 公佑" w:date="2019-08-24T09:56:00Z">
              <w:r>
                <w:rPr>
                  <w:rFonts w:cs="Times New Roman" w:hint="eastAsia"/>
                  <w:sz w:val="22"/>
                  <w:szCs w:val="22"/>
                </w:rPr>
                <w:t xml:space="preserve">The FPGA generates 16bit parity by using N ALMA frames. </w:t>
              </w:r>
            </w:ins>
            <w:ins w:id="12647" w:author="t_竹沢 公佑" w:date="2019-10-05T19:00:00Z">
              <w:r w:rsidR="0004692B">
                <w:rPr>
                  <w:rFonts w:cs="Times New Roman" w:hint="eastAsia"/>
                  <w:sz w:val="22"/>
                  <w:szCs w:val="22"/>
                </w:rPr>
                <w:t xml:space="preserve">Your </w:t>
              </w:r>
            </w:ins>
            <w:ins w:id="12648" w:author="t_竹沢 公佑" w:date="2019-08-24T09:56:00Z">
              <w:r>
                <w:rPr>
                  <w:rFonts w:cs="Times New Roman" w:hint="eastAsia"/>
                  <w:sz w:val="22"/>
                  <w:szCs w:val="22"/>
                </w:rPr>
                <w:t>application can confirm the data integrity of internal FPGA logic. The valid range of N is from 1 to 3,000,000. This logic starts to genera</w:t>
              </w:r>
              <w:r w:rsidR="0004692B">
                <w:rPr>
                  <w:rFonts w:cs="Times New Roman" w:hint="eastAsia"/>
                  <w:sz w:val="22"/>
                  <w:szCs w:val="22"/>
                </w:rPr>
                <w:t xml:space="preserve">te parity when it detects </w:t>
              </w:r>
            </w:ins>
            <w:ins w:id="12649" w:author="t_竹沢 公佑" w:date="2019-10-05T19:01:00Z">
              <w:r w:rsidR="0004692B">
                <w:rPr>
                  <w:rFonts w:cs="Times New Roman" w:hint="eastAsia"/>
                  <w:sz w:val="22"/>
                  <w:szCs w:val="22"/>
                </w:rPr>
                <w:t>a</w:t>
              </w:r>
            </w:ins>
            <w:ins w:id="12650" w:author="t_竹沢 公佑" w:date="2019-08-24T09:56:00Z">
              <w:r>
                <w:rPr>
                  <w:rFonts w:cs="Times New Roman" w:hint="eastAsia"/>
                  <w:sz w:val="22"/>
                  <w:szCs w:val="22"/>
                </w:rPr>
                <w:t xml:space="preserve"> metaframe bit.</w:t>
              </w:r>
            </w:ins>
          </w:p>
        </w:tc>
      </w:tr>
      <w:tr w:rsidR="00911E35" w:rsidTr="000C6057">
        <w:trPr>
          <w:ins w:id="12651" w:author="t_竹沢 公佑" w:date="2019-08-24T09:56:00Z"/>
        </w:trPr>
        <w:tc>
          <w:tcPr>
            <w:tcW w:w="2376" w:type="dxa"/>
          </w:tcPr>
          <w:p w:rsidR="00911E35" w:rsidRDefault="00911E35" w:rsidP="000C6057">
            <w:pPr>
              <w:spacing w:line="0" w:lineRule="atLeast"/>
              <w:ind w:right="1020"/>
              <w:rPr>
                <w:ins w:id="12652" w:author="t_竹沢 公佑" w:date="2019-08-24T09:56:00Z"/>
                <w:sz w:val="22"/>
                <w:szCs w:val="22"/>
              </w:rPr>
            </w:pPr>
            <w:ins w:id="12653" w:author="t_竹沢 公佑" w:date="2019-08-24T09:56:00Z">
              <w:r>
                <w:rPr>
                  <w:rFonts w:cs="Times New Roman"/>
                  <w:sz w:val="22"/>
                  <w:szCs w:val="22"/>
                </w:rPr>
                <w:t>Update Rate</w:t>
              </w:r>
            </w:ins>
          </w:p>
        </w:tc>
        <w:tc>
          <w:tcPr>
            <w:tcW w:w="7515" w:type="dxa"/>
            <w:gridSpan w:val="3"/>
          </w:tcPr>
          <w:p w:rsidR="00911E35" w:rsidRDefault="00911E35" w:rsidP="000C6057">
            <w:pPr>
              <w:spacing w:line="0" w:lineRule="atLeast"/>
              <w:ind w:right="-108"/>
              <w:rPr>
                <w:ins w:id="12654" w:author="t_竹沢 公佑" w:date="2019-08-24T09:56:00Z"/>
                <w:sz w:val="22"/>
                <w:szCs w:val="22"/>
              </w:rPr>
            </w:pPr>
            <w:ins w:id="12655" w:author="t_竹沢 公佑" w:date="2019-08-24T09:56:00Z">
              <w:r>
                <w:rPr>
                  <w:rFonts w:hint="eastAsia"/>
                  <w:sz w:val="22"/>
                  <w:szCs w:val="22"/>
                </w:rPr>
                <w:t>Real time</w:t>
              </w:r>
            </w:ins>
          </w:p>
        </w:tc>
      </w:tr>
      <w:tr w:rsidR="00911E35" w:rsidTr="000C6057">
        <w:trPr>
          <w:ins w:id="12656" w:author="t_竹沢 公佑" w:date="2019-08-24T09:56:00Z"/>
        </w:trPr>
        <w:tc>
          <w:tcPr>
            <w:tcW w:w="2376" w:type="dxa"/>
          </w:tcPr>
          <w:p w:rsidR="00911E35" w:rsidRDefault="00911E35" w:rsidP="000C6057">
            <w:pPr>
              <w:spacing w:line="0" w:lineRule="atLeast"/>
              <w:ind w:right="1020"/>
              <w:rPr>
                <w:ins w:id="12657" w:author="t_竹沢 公佑" w:date="2019-08-24T09:56:00Z"/>
                <w:rFonts w:cs="Times New Roman"/>
                <w:sz w:val="22"/>
                <w:szCs w:val="22"/>
              </w:rPr>
            </w:pPr>
            <w:ins w:id="12658" w:author="t_竹沢 公佑" w:date="2019-08-24T09:56:00Z">
              <w:r>
                <w:rPr>
                  <w:rFonts w:cs="Times New Roman" w:hint="eastAsia"/>
                  <w:sz w:val="22"/>
                  <w:szCs w:val="22"/>
                </w:rPr>
                <w:t>TE Related</w:t>
              </w:r>
            </w:ins>
          </w:p>
        </w:tc>
        <w:tc>
          <w:tcPr>
            <w:tcW w:w="7515" w:type="dxa"/>
            <w:gridSpan w:val="3"/>
          </w:tcPr>
          <w:p w:rsidR="00911E35" w:rsidRDefault="00911E35" w:rsidP="000C6057">
            <w:pPr>
              <w:spacing w:line="0" w:lineRule="atLeast"/>
              <w:ind w:right="1020"/>
              <w:rPr>
                <w:ins w:id="12659" w:author="t_竹沢 公佑" w:date="2019-08-24T09:56:00Z"/>
                <w:sz w:val="22"/>
                <w:szCs w:val="22"/>
              </w:rPr>
            </w:pPr>
            <w:ins w:id="12660" w:author="t_竹沢 公佑" w:date="2019-08-24T09:56:00Z">
              <w:r>
                <w:rPr>
                  <w:rFonts w:hint="eastAsia"/>
                  <w:sz w:val="22"/>
                  <w:szCs w:val="22"/>
                </w:rPr>
                <w:t>No</w:t>
              </w:r>
            </w:ins>
          </w:p>
        </w:tc>
      </w:tr>
      <w:tr w:rsidR="00911E35" w:rsidTr="000C6057">
        <w:trPr>
          <w:ins w:id="12661" w:author="t_竹沢 公佑" w:date="2019-08-24T09:56:00Z"/>
        </w:trPr>
        <w:tc>
          <w:tcPr>
            <w:tcW w:w="2376" w:type="dxa"/>
          </w:tcPr>
          <w:p w:rsidR="00911E35" w:rsidRPr="0004692B" w:rsidRDefault="00911E35" w:rsidP="000C6057">
            <w:pPr>
              <w:pStyle w:val="afa"/>
              <w:rPr>
                <w:ins w:id="12662" w:author="t_竹沢 公佑" w:date="2019-08-24T09:56:00Z"/>
                <w:sz w:val="22"/>
                <w:szCs w:val="22"/>
                <w:rPrChange w:id="12663" w:author="t_竹沢 公佑" w:date="2019-10-05T18:59:00Z">
                  <w:rPr>
                    <w:ins w:id="12664" w:author="t_竹沢 公佑" w:date="2019-08-24T09:56:00Z"/>
                  </w:rPr>
                </w:rPrChange>
              </w:rPr>
            </w:pPr>
            <w:ins w:id="12665" w:author="t_竹沢 公佑" w:date="2019-08-24T09:56:00Z">
              <w:r w:rsidRPr="0004692B">
                <w:rPr>
                  <w:sz w:val="22"/>
                  <w:szCs w:val="22"/>
                  <w:rPrChange w:id="12666" w:author="t_竹沢 公佑" w:date="2019-10-05T18:59:00Z">
                    <w:rPr/>
                  </w:rPrChange>
                </w:rPr>
                <w:t>Synchronization</w:t>
              </w:r>
            </w:ins>
          </w:p>
        </w:tc>
        <w:tc>
          <w:tcPr>
            <w:tcW w:w="7515" w:type="dxa"/>
            <w:gridSpan w:val="3"/>
          </w:tcPr>
          <w:p w:rsidR="00911E35" w:rsidRPr="00132D22" w:rsidRDefault="00911E35" w:rsidP="000C6057">
            <w:pPr>
              <w:pStyle w:val="afa"/>
              <w:rPr>
                <w:ins w:id="12667" w:author="t_竹沢 公佑" w:date="2019-10-06T17:23:00Z"/>
                <w:sz w:val="22"/>
                <w:szCs w:val="22"/>
              </w:rPr>
            </w:pPr>
            <w:ins w:id="12668" w:author="t_竹沢 公佑" w:date="2019-08-24T09:56:00Z">
              <w:r w:rsidRPr="00132D22">
                <w:rPr>
                  <w:sz w:val="22"/>
                  <w:szCs w:val="22"/>
                  <w:rPrChange w:id="12669" w:author="t_竹沢 公佑" w:date="2019-10-06T17:27:00Z">
                    <w:rPr/>
                  </w:rPrChange>
                </w:rPr>
                <w:t>Synchronous</w:t>
              </w:r>
            </w:ins>
          </w:p>
          <w:p w:rsidR="0084422C" w:rsidRPr="00132D22" w:rsidRDefault="0084422C" w:rsidP="000C6057">
            <w:pPr>
              <w:pStyle w:val="afa"/>
              <w:rPr>
                <w:ins w:id="12670" w:author="t_竹沢 公佑" w:date="2019-10-06T17:23:00Z"/>
                <w:sz w:val="22"/>
                <w:szCs w:val="22"/>
              </w:rPr>
            </w:pPr>
            <w:ins w:id="12671" w:author="t_竹沢 公佑" w:date="2019-10-06T17:23:00Z">
              <w:r w:rsidRPr="00132D22">
                <w:rPr>
                  <w:sz w:val="22"/>
                  <w:szCs w:val="22"/>
                </w:rPr>
                <w:t>Timeout</w:t>
              </w:r>
            </w:ins>
          </w:p>
          <w:p w:rsidR="0084422C" w:rsidRPr="0004692B" w:rsidRDefault="0084422C">
            <w:pPr>
              <w:pStyle w:val="afa"/>
              <w:ind w:left="220" w:hangingChars="100" w:hanging="220"/>
              <w:rPr>
                <w:ins w:id="12672" w:author="t_竹沢 公佑" w:date="2019-08-24T09:56:00Z"/>
                <w:sz w:val="22"/>
                <w:szCs w:val="22"/>
                <w:rPrChange w:id="12673" w:author="t_竹沢 公佑" w:date="2019-10-05T18:59:00Z">
                  <w:rPr>
                    <w:ins w:id="12674" w:author="t_竹沢 公佑" w:date="2019-08-24T09:56:00Z"/>
                  </w:rPr>
                </w:rPrChange>
              </w:rPr>
              <w:pPrChange w:id="12675" w:author="t_竹沢 公佑" w:date="2019-10-06T17:26:00Z">
                <w:pPr>
                  <w:pStyle w:val="afa"/>
                </w:pPr>
              </w:pPrChange>
            </w:pPr>
            <w:ins w:id="12676" w:author="t_竹沢 公佑" w:date="2019-10-06T17:23:00Z">
              <w:r w:rsidRPr="00132D22">
                <w:rPr>
                  <w:sz w:val="22"/>
                  <w:szCs w:val="22"/>
                </w:rPr>
                <w:t xml:space="preserve">  This command confirms the register after writing value. </w:t>
              </w:r>
            </w:ins>
            <w:ins w:id="12677" w:author="t_竹沢 公佑" w:date="2019-10-06T17:24:00Z">
              <w:r w:rsidRPr="00132D22">
                <w:rPr>
                  <w:sz w:val="22"/>
                  <w:szCs w:val="22"/>
                </w:rPr>
                <w:t xml:space="preserve">If it failed to change the </w:t>
              </w:r>
            </w:ins>
            <w:ins w:id="12678" w:author="t_竹沢 公佑" w:date="2019-10-06T17:25:00Z">
              <w:r w:rsidRPr="00132D22">
                <w:rPr>
                  <w:sz w:val="22"/>
                  <w:szCs w:val="22"/>
                </w:rPr>
                <w:t xml:space="preserve">register value, it sets EIO to errno. Normaly, this command returns less than 1ms. </w:t>
              </w:r>
            </w:ins>
            <w:ins w:id="12679" w:author="t_竹沢 公佑" w:date="2019-10-06T17:26:00Z">
              <w:r w:rsidR="00132D22" w:rsidRPr="00132D22">
                <w:rPr>
                  <w:bCs/>
                  <w:sz w:val="22"/>
                  <w:szCs w:val="22"/>
                </w:rPr>
                <w:t xml:space="preserve">About the physical layer timeout value, please refer a section </w:t>
              </w:r>
              <w:r w:rsidR="00132D22" w:rsidRPr="00132D22">
                <w:rPr>
                  <w:b/>
                  <w:bCs/>
                  <w:sz w:val="22"/>
                  <w:szCs w:val="22"/>
                </w:rPr>
                <w:t>“</w:t>
              </w:r>
              <w:r w:rsidR="00132D22" w:rsidRPr="00122B52">
                <w:rPr>
                  <w:b/>
                  <w:bCs/>
                  <w:sz w:val="22"/>
                  <w:szCs w:val="22"/>
                </w:rPr>
                <w:fldChar w:fldCharType="begin"/>
              </w:r>
              <w:r w:rsidR="00132D22" w:rsidRPr="00132D22">
                <w:rPr>
                  <w:b/>
                  <w:bCs/>
                  <w:sz w:val="22"/>
                  <w:szCs w:val="22"/>
                </w:rPr>
                <w:instrText xml:space="preserve"> REF _Ref19803088 \h  \* MERGEFORMAT </w:instrText>
              </w:r>
            </w:ins>
            <w:r w:rsidR="00132D22" w:rsidRPr="00122B52">
              <w:rPr>
                <w:b/>
                <w:bCs/>
                <w:sz w:val="22"/>
                <w:szCs w:val="22"/>
              </w:rPr>
            </w:r>
            <w:ins w:id="12680" w:author="t_竹沢 公佑" w:date="2019-10-06T17:26:00Z">
              <w:r w:rsidR="00132D22" w:rsidRPr="00122B52">
                <w:rPr>
                  <w:b/>
                  <w:bCs/>
                  <w:sz w:val="22"/>
                  <w:szCs w:val="22"/>
                  <w:rPrChange w:id="12681" w:author="t_竹沢 公佑" w:date="2019-10-06T17:27:00Z">
                    <w:rPr>
                      <w:b/>
                      <w:bCs/>
                      <w:sz w:val="22"/>
                      <w:szCs w:val="22"/>
                    </w:rPr>
                  </w:rPrChange>
                </w:rPr>
                <w:fldChar w:fldCharType="separate"/>
              </w:r>
            </w:ins>
            <w:ins w:id="12682" w:author="t_竹沢 公佑" w:date="2021-02-02T17:29:00Z">
              <w:r w:rsidR="000B4FA1" w:rsidRPr="000B4FA1">
                <w:rPr>
                  <w:sz w:val="22"/>
                  <w:szCs w:val="22"/>
                  <w:rPrChange w:id="12683" w:author="t_竹沢 公佑" w:date="2021-02-02T17:29:00Z">
                    <w:rPr/>
                  </w:rPrChange>
                </w:rPr>
                <w:t>Command :DRXPD INIT</w:t>
              </w:r>
            </w:ins>
            <w:ins w:id="12684" w:author="t_竹沢 公佑" w:date="2019-10-06T17:26:00Z">
              <w:r w:rsidR="00132D22" w:rsidRPr="00122B52">
                <w:rPr>
                  <w:b/>
                  <w:bCs/>
                  <w:sz w:val="22"/>
                  <w:szCs w:val="22"/>
                </w:rPr>
                <w:fldChar w:fldCharType="end"/>
              </w:r>
              <w:r w:rsidR="00132D22" w:rsidRPr="00A657FE">
                <w:rPr>
                  <w:b/>
                  <w:bCs/>
                  <w:sz w:val="22"/>
                  <w:szCs w:val="22"/>
                </w:rPr>
                <w:fldChar w:fldCharType="begin"/>
              </w:r>
              <w:r w:rsidR="00132D22" w:rsidRPr="00132D22">
                <w:rPr>
                  <w:b/>
                  <w:bCs/>
                  <w:sz w:val="22"/>
                  <w:szCs w:val="22"/>
                </w:rPr>
                <w:instrText xml:space="preserve"> REF _Ref19803098 \r \h  \* MERGEFORMAT </w:instrText>
              </w:r>
            </w:ins>
            <w:r w:rsidR="00132D22" w:rsidRPr="00A657FE">
              <w:rPr>
                <w:b/>
                <w:bCs/>
                <w:sz w:val="22"/>
                <w:szCs w:val="22"/>
              </w:rPr>
            </w:r>
            <w:ins w:id="12685" w:author="t_竹沢 公佑" w:date="2019-10-06T17:26:00Z">
              <w:r w:rsidR="00132D22" w:rsidRPr="00A657FE">
                <w:rPr>
                  <w:b/>
                  <w:bCs/>
                  <w:sz w:val="22"/>
                  <w:szCs w:val="22"/>
                  <w:rPrChange w:id="12686" w:author="t_竹沢 公佑" w:date="2019-10-06T17:27:00Z">
                    <w:rPr>
                      <w:b/>
                      <w:bCs/>
                      <w:sz w:val="22"/>
                      <w:szCs w:val="22"/>
                    </w:rPr>
                  </w:rPrChange>
                </w:rPr>
                <w:fldChar w:fldCharType="separate"/>
              </w:r>
            </w:ins>
            <w:ins w:id="12687" w:author="t_竹沢 公佑" w:date="2021-02-02T17:29:00Z">
              <w:r w:rsidR="000B4FA1">
                <w:rPr>
                  <w:b/>
                  <w:bCs/>
                  <w:sz w:val="22"/>
                  <w:szCs w:val="22"/>
                </w:rPr>
                <w:t>5.5</w:t>
              </w:r>
            </w:ins>
            <w:ins w:id="12688" w:author="t_竹沢 公佑" w:date="2019-10-06T17:26:00Z">
              <w:r w:rsidR="00132D22" w:rsidRPr="00A657FE">
                <w:rPr>
                  <w:b/>
                  <w:bCs/>
                  <w:sz w:val="22"/>
                  <w:szCs w:val="22"/>
                </w:rPr>
                <w:fldChar w:fldCharType="end"/>
              </w:r>
              <w:r w:rsidR="00132D22" w:rsidRPr="00132D22">
                <w:rPr>
                  <w:b/>
                  <w:bCs/>
                  <w:sz w:val="22"/>
                  <w:szCs w:val="22"/>
                </w:rPr>
                <w:t xml:space="preserve"> </w:t>
              </w:r>
              <w:r w:rsidR="00132D22" w:rsidRPr="00122B52">
                <w:rPr>
                  <w:b/>
                  <w:bCs/>
                  <w:sz w:val="22"/>
                  <w:szCs w:val="22"/>
                </w:rPr>
                <w:fldChar w:fldCharType="begin"/>
              </w:r>
              <w:r w:rsidR="00132D22" w:rsidRPr="00132D22">
                <w:rPr>
                  <w:b/>
                  <w:bCs/>
                  <w:sz w:val="22"/>
                  <w:szCs w:val="22"/>
                </w:rPr>
                <w:instrText xml:space="preserve"> REF _Ref19803101 \h  \* MERGEFORMAT </w:instrText>
              </w:r>
            </w:ins>
            <w:r w:rsidR="00132D22" w:rsidRPr="00122B52">
              <w:rPr>
                <w:b/>
                <w:bCs/>
                <w:sz w:val="22"/>
                <w:szCs w:val="22"/>
              </w:rPr>
            </w:r>
            <w:ins w:id="12689" w:author="t_竹沢 公佑" w:date="2019-10-06T17:26:00Z">
              <w:r w:rsidR="00132D22" w:rsidRPr="00122B52">
                <w:rPr>
                  <w:b/>
                  <w:bCs/>
                  <w:sz w:val="22"/>
                  <w:szCs w:val="22"/>
                  <w:rPrChange w:id="12690" w:author="t_竹沢 公佑" w:date="2019-10-06T17:27:00Z">
                    <w:rPr>
                      <w:b/>
                      <w:bCs/>
                      <w:sz w:val="22"/>
                      <w:szCs w:val="22"/>
                    </w:rPr>
                  </w:rPrChange>
                </w:rPr>
                <w:fldChar w:fldCharType="separate"/>
              </w:r>
            </w:ins>
            <w:ins w:id="12691" w:author="t_竹沢 公佑" w:date="2021-02-02T17:29:00Z">
              <w:r w:rsidR="000B4FA1" w:rsidRPr="000B4FA1">
                <w:rPr>
                  <w:b/>
                  <w:sz w:val="22"/>
                  <w:szCs w:val="22"/>
                  <w:u w:val="single"/>
                  <w:rPrChange w:id="12692" w:author="t_竹沢 公佑" w:date="2021-02-02T17:29:00Z">
                    <w:rPr>
                      <w:u w:val="single"/>
                    </w:rPr>
                  </w:rPrChange>
                </w:rPr>
                <w:t>ioctl</w:t>
              </w:r>
            </w:ins>
            <w:ins w:id="12693" w:author="t_竹沢 公佑" w:date="2019-10-06T17:26:00Z">
              <w:r w:rsidR="00132D22" w:rsidRPr="00122B52">
                <w:rPr>
                  <w:b/>
                  <w:bCs/>
                  <w:sz w:val="22"/>
                  <w:szCs w:val="22"/>
                </w:rPr>
                <w:fldChar w:fldCharType="end"/>
              </w:r>
              <w:r w:rsidR="00132D22" w:rsidRPr="00132D22">
                <w:rPr>
                  <w:b/>
                  <w:bCs/>
                  <w:sz w:val="22"/>
                  <w:szCs w:val="22"/>
                </w:rPr>
                <w:t>”</w:t>
              </w:r>
              <w:r w:rsidR="00132D22" w:rsidRPr="00132D22">
                <w:rPr>
                  <w:bCs/>
                  <w:sz w:val="22"/>
                  <w:szCs w:val="22"/>
                </w:rPr>
                <w:t>.</w:t>
              </w:r>
            </w:ins>
          </w:p>
        </w:tc>
      </w:tr>
      <w:tr w:rsidR="00911E35" w:rsidTr="000C6057">
        <w:trPr>
          <w:ins w:id="12694" w:author="t_竹沢 公佑" w:date="2019-08-24T09:56:00Z"/>
        </w:trPr>
        <w:tc>
          <w:tcPr>
            <w:tcW w:w="2376" w:type="dxa"/>
            <w:vMerge w:val="restart"/>
          </w:tcPr>
          <w:p w:rsidR="00911E35" w:rsidRDefault="00911E35" w:rsidP="000C6057">
            <w:pPr>
              <w:spacing w:line="0" w:lineRule="atLeast"/>
              <w:ind w:right="1020"/>
              <w:rPr>
                <w:ins w:id="12695" w:author="t_竹沢 公佑" w:date="2019-08-24T09:56:00Z"/>
                <w:rFonts w:cs="Times New Roman"/>
                <w:sz w:val="22"/>
                <w:szCs w:val="22"/>
              </w:rPr>
            </w:pPr>
            <w:ins w:id="12696" w:author="t_竹沢 公佑" w:date="2019-08-24T09:56:00Z">
              <w:r>
                <w:rPr>
                  <w:rFonts w:cs="Times New Roman" w:hint="eastAsia"/>
                  <w:sz w:val="22"/>
                  <w:szCs w:val="22"/>
                </w:rPr>
                <w:t>Data</w:t>
              </w:r>
            </w:ins>
          </w:p>
        </w:tc>
        <w:tc>
          <w:tcPr>
            <w:tcW w:w="7515" w:type="dxa"/>
            <w:gridSpan w:val="3"/>
          </w:tcPr>
          <w:p w:rsidR="00911E35" w:rsidRDefault="00911E35" w:rsidP="000C6057">
            <w:pPr>
              <w:spacing w:line="0" w:lineRule="atLeast"/>
              <w:ind w:right="1020"/>
              <w:rPr>
                <w:ins w:id="12697" w:author="t_竹沢 公佑" w:date="2019-08-24T09:56:00Z"/>
                <w:sz w:val="22"/>
                <w:szCs w:val="22"/>
              </w:rPr>
            </w:pPr>
            <w:ins w:id="12698" w:author="t_竹沢 公佑" w:date="2019-08-24T09:56:00Z">
              <w:r>
                <w:rPr>
                  <w:rFonts w:hint="eastAsia"/>
                  <w:sz w:val="22"/>
                  <w:szCs w:val="22"/>
                </w:rPr>
                <w:t>8Bytes</w:t>
              </w:r>
            </w:ins>
          </w:p>
        </w:tc>
      </w:tr>
      <w:tr w:rsidR="00911E35" w:rsidTr="000C6057">
        <w:trPr>
          <w:ins w:id="12699" w:author="t_竹沢 公佑" w:date="2019-08-24T09:56:00Z"/>
        </w:trPr>
        <w:tc>
          <w:tcPr>
            <w:tcW w:w="2376" w:type="dxa"/>
            <w:vMerge/>
          </w:tcPr>
          <w:p w:rsidR="00911E35" w:rsidRDefault="00911E35" w:rsidP="000C6057">
            <w:pPr>
              <w:spacing w:line="0" w:lineRule="atLeast"/>
              <w:ind w:right="1020"/>
              <w:rPr>
                <w:ins w:id="12700" w:author="t_竹沢 公佑" w:date="2019-08-24T09:56:00Z"/>
                <w:rFonts w:cs="Times New Roman"/>
                <w:sz w:val="22"/>
                <w:szCs w:val="22"/>
              </w:rPr>
            </w:pPr>
          </w:p>
        </w:tc>
        <w:tc>
          <w:tcPr>
            <w:tcW w:w="7515" w:type="dxa"/>
            <w:gridSpan w:val="3"/>
          </w:tcPr>
          <w:p w:rsidR="00911E35" w:rsidRDefault="00911E35" w:rsidP="000C6057">
            <w:pPr>
              <w:spacing w:line="0" w:lineRule="atLeast"/>
              <w:ind w:right="1020"/>
              <w:rPr>
                <w:ins w:id="12701" w:author="t_竹沢 公佑" w:date="2019-08-24T09:56:00Z"/>
                <w:rFonts w:cs="Times New Roman"/>
                <w:sz w:val="22"/>
                <w:szCs w:val="22"/>
              </w:rPr>
            </w:pPr>
            <w:ins w:id="12702" w:author="t_竹沢 公佑" w:date="2019-08-24T09:56:00Z">
              <w:r>
                <w:rPr>
                  <w:rFonts w:cs="Times New Roman" w:hint="eastAsia"/>
                  <w:sz w:val="22"/>
                  <w:szCs w:val="22"/>
                </w:rPr>
                <w:t>B</w:t>
              </w:r>
              <w:r>
                <w:rPr>
                  <w:rFonts w:cs="Times New Roman"/>
                  <w:sz w:val="22"/>
                  <w:szCs w:val="22"/>
                </w:rPr>
                <w:t>yte</w:t>
              </w:r>
              <w:r>
                <w:rPr>
                  <w:rFonts w:cs="Times New Roman" w:hint="eastAsia"/>
                  <w:sz w:val="22"/>
                  <w:szCs w:val="22"/>
                </w:rPr>
                <w:t>0-3:</w:t>
              </w:r>
            </w:ins>
          </w:p>
          <w:p w:rsidR="00911E35" w:rsidRDefault="00911E35" w:rsidP="000C6057">
            <w:pPr>
              <w:spacing w:line="0" w:lineRule="atLeast"/>
              <w:ind w:right="1020"/>
              <w:rPr>
                <w:ins w:id="12703" w:author="t_竹沢 公佑" w:date="2019-08-24T09:56:00Z"/>
                <w:rFonts w:cs="Times New Roman"/>
                <w:sz w:val="22"/>
                <w:szCs w:val="22"/>
              </w:rPr>
            </w:pPr>
            <w:ins w:id="12704" w:author="t_竹沢 公佑" w:date="2019-08-24T09:56:00Z">
              <w:r>
                <w:rPr>
                  <w:rFonts w:cs="Times New Roman" w:hint="eastAsia"/>
                  <w:sz w:val="22"/>
                  <w:szCs w:val="22"/>
                </w:rPr>
                <w:t xml:space="preserve"> ４Byte Integer</w:t>
              </w:r>
            </w:ins>
          </w:p>
          <w:p w:rsidR="00911E35" w:rsidRDefault="00911E35" w:rsidP="000C6057">
            <w:pPr>
              <w:spacing w:line="0" w:lineRule="atLeast"/>
              <w:ind w:right="1020"/>
              <w:rPr>
                <w:ins w:id="12705" w:author="t_竹沢 公佑" w:date="2019-08-24T09:56:00Z"/>
                <w:rFonts w:cs="Times New Roman"/>
                <w:sz w:val="22"/>
                <w:szCs w:val="22"/>
              </w:rPr>
            </w:pPr>
            <w:ins w:id="12706" w:author="t_竹沢 公佑" w:date="2019-08-24T09:56:00Z">
              <w:r>
                <w:rPr>
                  <w:rFonts w:cs="Times New Roman" w:hint="eastAsia"/>
                  <w:sz w:val="22"/>
                  <w:szCs w:val="22"/>
                </w:rPr>
                <w:t xml:space="preserve"> The valid value range is from 1 to 3,000,000.</w:t>
              </w:r>
            </w:ins>
          </w:p>
          <w:p w:rsidR="00911E35" w:rsidRDefault="00911E35" w:rsidP="000C6057">
            <w:pPr>
              <w:spacing w:line="0" w:lineRule="atLeast"/>
              <w:ind w:right="1020"/>
              <w:rPr>
                <w:ins w:id="12707" w:author="t_竹沢 公佑" w:date="2019-08-24T09:56:00Z"/>
                <w:rFonts w:cs="Times New Roman"/>
                <w:sz w:val="22"/>
                <w:szCs w:val="22"/>
              </w:rPr>
            </w:pPr>
            <w:ins w:id="12708" w:author="t_竹沢 公佑" w:date="2019-08-24T09:56:00Z">
              <w:r>
                <w:rPr>
                  <w:rFonts w:cs="Times New Roman" w:hint="eastAsia"/>
                  <w:sz w:val="22"/>
                  <w:szCs w:val="22"/>
                </w:rPr>
                <w:t xml:space="preserve"> The default value is 1.</w:t>
              </w:r>
            </w:ins>
          </w:p>
          <w:p w:rsidR="00911E35" w:rsidRPr="00142235" w:rsidRDefault="00911E35" w:rsidP="000C6057">
            <w:pPr>
              <w:spacing w:line="0" w:lineRule="atLeast"/>
              <w:ind w:right="1020"/>
              <w:rPr>
                <w:ins w:id="12709" w:author="t_竹沢 公佑" w:date="2019-08-24T09:56:00Z"/>
                <w:rFonts w:cs="Times New Roman"/>
                <w:sz w:val="22"/>
                <w:szCs w:val="22"/>
              </w:rPr>
            </w:pPr>
            <w:ins w:id="12710" w:author="t_竹沢 公佑" w:date="2019-08-24T09:56:00Z">
              <w:r>
                <w:rPr>
                  <w:rFonts w:cs="Times New Roman" w:hint="eastAsia"/>
                  <w:sz w:val="22"/>
                  <w:szCs w:val="22"/>
                </w:rPr>
                <w:t xml:space="preserve">　LSByte first</w:t>
              </w:r>
            </w:ins>
          </w:p>
          <w:p w:rsidR="00911E35" w:rsidRPr="00BD050E" w:rsidRDefault="00911E35" w:rsidP="000C6057">
            <w:pPr>
              <w:spacing w:line="0" w:lineRule="atLeast"/>
              <w:ind w:right="1020"/>
              <w:rPr>
                <w:ins w:id="12711" w:author="t_竹沢 公佑" w:date="2019-08-24T09:56:00Z"/>
                <w:rFonts w:cs="Times New Roman"/>
                <w:sz w:val="22"/>
                <w:szCs w:val="22"/>
              </w:rPr>
            </w:pPr>
            <w:ins w:id="12712" w:author="t_竹沢 公佑" w:date="2019-08-24T09:56:00Z">
              <w:r>
                <w:rPr>
                  <w:sz w:val="22"/>
                  <w:szCs w:val="22"/>
                </w:rPr>
                <w:t>B</w:t>
              </w:r>
              <w:r>
                <w:rPr>
                  <w:rFonts w:hint="eastAsia"/>
                  <w:sz w:val="22"/>
                  <w:szCs w:val="22"/>
                </w:rPr>
                <w:t>yte4-7:</w:t>
              </w:r>
              <w:r>
                <w:rPr>
                  <w:rFonts w:cs="Times New Roman"/>
                  <w:sz w:val="22"/>
                  <w:szCs w:val="22"/>
                </w:rPr>
                <w:t xml:space="preserve"> Reserved (</w:t>
              </w:r>
              <w:r>
                <w:rPr>
                  <w:rFonts w:cs="Times New Roman" w:hint="eastAsia"/>
                  <w:sz w:val="22"/>
                  <w:szCs w:val="22"/>
                </w:rPr>
                <w:t>undefined</w:t>
              </w:r>
              <w:r>
                <w:rPr>
                  <w:rFonts w:cs="Times New Roman"/>
                  <w:sz w:val="22"/>
                  <w:szCs w:val="22"/>
                </w:rPr>
                <w:t>)</w:t>
              </w:r>
            </w:ins>
          </w:p>
        </w:tc>
      </w:tr>
      <w:tr w:rsidR="00911E35" w:rsidTr="000C6057">
        <w:trPr>
          <w:ins w:id="12713" w:author="t_竹沢 公佑" w:date="2019-08-24T09:56:00Z"/>
        </w:trPr>
        <w:tc>
          <w:tcPr>
            <w:tcW w:w="2376" w:type="dxa"/>
          </w:tcPr>
          <w:p w:rsidR="00911E35" w:rsidRDefault="00911E35" w:rsidP="000C6057">
            <w:pPr>
              <w:spacing w:line="0" w:lineRule="atLeast"/>
              <w:ind w:right="1020"/>
              <w:rPr>
                <w:ins w:id="12714" w:author="t_竹沢 公佑" w:date="2019-08-24T09:56:00Z"/>
                <w:rFonts w:cs="Times New Roman"/>
                <w:sz w:val="22"/>
                <w:szCs w:val="22"/>
              </w:rPr>
            </w:pPr>
            <w:ins w:id="12715" w:author="t_竹沢 公佑" w:date="2019-08-24T09:56:00Z">
              <w:r>
                <w:rPr>
                  <w:rFonts w:cs="Times New Roman" w:hint="eastAsia"/>
                  <w:sz w:val="22"/>
                  <w:szCs w:val="22"/>
                </w:rPr>
                <w:t>Remarks</w:t>
              </w:r>
            </w:ins>
          </w:p>
        </w:tc>
        <w:tc>
          <w:tcPr>
            <w:tcW w:w="7515" w:type="dxa"/>
            <w:gridSpan w:val="3"/>
          </w:tcPr>
          <w:p w:rsidR="00911E35" w:rsidRDefault="00911E35" w:rsidP="000C6057">
            <w:pPr>
              <w:widowControl w:val="0"/>
              <w:autoSpaceDE w:val="0"/>
              <w:autoSpaceDN w:val="0"/>
              <w:adjustRightInd w:val="0"/>
              <w:spacing w:line="0" w:lineRule="atLeast"/>
              <w:rPr>
                <w:ins w:id="12716" w:author="t_竹沢 公佑" w:date="2019-08-24T09:56:00Z"/>
                <w:rFonts w:cs="Times New Roman"/>
                <w:sz w:val="22"/>
                <w:szCs w:val="22"/>
              </w:rPr>
            </w:pPr>
            <w:ins w:id="12717" w:author="t_竹沢 公佑" w:date="2019-08-24T09:56:00Z">
              <w:r>
                <w:rPr>
                  <w:rFonts w:cs="Times New Roman" w:hint="eastAsia"/>
                  <w:sz w:val="22"/>
                  <w:szCs w:val="22"/>
                </w:rPr>
                <w:t xml:space="preserve">This monitoring </w:t>
              </w:r>
            </w:ins>
            <w:ins w:id="12718" w:author="t_竹沢 公佑" w:date="2019-10-05T19:02:00Z">
              <w:r w:rsidR="0004692B">
                <w:rPr>
                  <w:rFonts w:cs="Times New Roman" w:hint="eastAsia"/>
                  <w:sz w:val="22"/>
                  <w:szCs w:val="22"/>
                </w:rPr>
                <w:t xml:space="preserve">command </w:t>
              </w:r>
            </w:ins>
            <w:ins w:id="12719" w:author="t_竹沢 公佑" w:date="2019-08-24T09:56:00Z">
              <w:r>
                <w:rPr>
                  <w:rFonts w:cs="Times New Roman" w:hint="eastAsia"/>
                  <w:sz w:val="22"/>
                  <w:szCs w:val="22"/>
                </w:rPr>
                <w:t>is available with driver version 2.0.3 or later.</w:t>
              </w:r>
            </w:ins>
          </w:p>
          <w:p w:rsidR="00911E35" w:rsidRPr="008E0FA5" w:rsidRDefault="007C4D9C">
            <w:pPr>
              <w:spacing w:line="0" w:lineRule="atLeast"/>
              <w:ind w:right="1020"/>
              <w:rPr>
                <w:ins w:id="12720" w:author="t_竹沢 公佑" w:date="2019-08-24T09:56:00Z"/>
                <w:rFonts w:cs="Times New Roman"/>
                <w:sz w:val="22"/>
                <w:szCs w:val="22"/>
              </w:rPr>
            </w:pPr>
            <w:ins w:id="12721" w:author="t_竹沢 公佑" w:date="2020-11-30T15:20:00Z">
              <w:r>
                <w:rPr>
                  <w:rFonts w:cs="Times New Roman" w:hint="eastAsia"/>
                  <w:sz w:val="22"/>
                  <w:szCs w:val="22"/>
                </w:rPr>
                <w:t>In the version 2.0.3 to 2.0.7, this monitoring item is only available with production DRXP boards. In the version 2.0.8 or later, it is available with production DRXP and prototype DRXP.</w:t>
              </w:r>
            </w:ins>
          </w:p>
        </w:tc>
      </w:tr>
      <w:tr w:rsidR="00911E35" w:rsidRPr="00226376" w:rsidTr="000C6057">
        <w:trPr>
          <w:ins w:id="12722" w:author="t_竹沢 公佑" w:date="2019-08-24T09:56:00Z"/>
        </w:trPr>
        <w:tc>
          <w:tcPr>
            <w:tcW w:w="2376" w:type="dxa"/>
            <w:tcBorders>
              <w:top w:val="single" w:sz="4" w:space="0" w:color="auto"/>
              <w:left w:val="single" w:sz="4" w:space="0" w:color="auto"/>
              <w:bottom w:val="single" w:sz="4" w:space="0" w:color="auto"/>
              <w:right w:val="single" w:sz="4" w:space="0" w:color="auto"/>
            </w:tcBorders>
          </w:tcPr>
          <w:p w:rsidR="00911E35" w:rsidRDefault="00911E35" w:rsidP="000C6057">
            <w:pPr>
              <w:spacing w:line="0" w:lineRule="atLeast"/>
              <w:ind w:right="1020"/>
              <w:rPr>
                <w:ins w:id="12723" w:author="t_竹沢 公佑" w:date="2019-08-24T09:56:00Z"/>
                <w:rFonts w:cs="Times New Roman"/>
                <w:sz w:val="22"/>
                <w:szCs w:val="22"/>
              </w:rPr>
            </w:pPr>
            <w:ins w:id="12724" w:author="t_竹沢 公佑" w:date="2019-08-24T09:56:00Z">
              <w:r>
                <w:rPr>
                  <w:rFonts w:cs="Times New Roman"/>
                  <w:sz w:val="22"/>
                  <w:szCs w:val="22"/>
                </w:rPr>
                <w:t>E</w:t>
              </w:r>
              <w:r>
                <w:rPr>
                  <w:rFonts w:cs="Times New Roman" w:hint="eastAsia"/>
                  <w:sz w:val="22"/>
                  <w:szCs w:val="22"/>
                </w:rPr>
                <w:t>rrors</w:t>
              </w:r>
            </w:ins>
          </w:p>
        </w:tc>
        <w:tc>
          <w:tcPr>
            <w:tcW w:w="7515" w:type="dxa"/>
            <w:gridSpan w:val="3"/>
            <w:tcBorders>
              <w:top w:val="single" w:sz="4" w:space="0" w:color="auto"/>
              <w:left w:val="single" w:sz="4" w:space="0" w:color="auto"/>
              <w:bottom w:val="single" w:sz="4" w:space="0" w:color="auto"/>
              <w:right w:val="single" w:sz="4" w:space="0" w:color="auto"/>
            </w:tcBorders>
          </w:tcPr>
          <w:p w:rsidR="00911E35" w:rsidRDefault="00911E35" w:rsidP="000C6057">
            <w:pPr>
              <w:spacing w:line="0" w:lineRule="atLeast"/>
              <w:ind w:right="1020"/>
              <w:rPr>
                <w:ins w:id="12725" w:author="t_竹沢 公佑" w:date="2019-08-24T09:56:00Z"/>
                <w:rFonts w:cs="Times New Roman"/>
                <w:sz w:val="22"/>
                <w:szCs w:val="22"/>
              </w:rPr>
            </w:pPr>
            <w:ins w:id="12726" w:author="t_竹沢 公佑" w:date="2019-08-24T09:56:00Z">
              <w:r>
                <w:rPr>
                  <w:rFonts w:cs="Times New Roman" w:hint="eastAsia"/>
                  <w:sz w:val="22"/>
                  <w:szCs w:val="22"/>
                </w:rPr>
                <w:t>ENOSYS</w:t>
              </w:r>
            </w:ins>
            <w:ins w:id="12727" w:author="t_竹沢 公佑" w:date="2020-11-30T15:20:00Z">
              <w:r w:rsidR="007C4D9C">
                <w:rPr>
                  <w:rFonts w:cs="Times New Roman" w:hint="eastAsia"/>
                  <w:sz w:val="22"/>
                  <w:szCs w:val="22"/>
                </w:rPr>
                <w:t xml:space="preserve"> (version 2.0.3 to 2.0.7)</w:t>
              </w:r>
            </w:ins>
          </w:p>
          <w:p w:rsidR="00911E35" w:rsidRDefault="00911E35">
            <w:pPr>
              <w:spacing w:line="0" w:lineRule="atLeast"/>
              <w:ind w:left="220" w:right="1020" w:hangingChars="100" w:hanging="220"/>
              <w:rPr>
                <w:ins w:id="12728" w:author="t_竹沢 公佑" w:date="2019-08-24T09:56:00Z"/>
                <w:rFonts w:cs="Times New Roman"/>
                <w:sz w:val="22"/>
                <w:szCs w:val="22"/>
              </w:rPr>
              <w:pPrChange w:id="12729" w:author="t_竹沢 公佑" w:date="2019-10-05T19:02:00Z">
                <w:pPr>
                  <w:spacing w:line="0" w:lineRule="atLeast"/>
                  <w:ind w:right="1020"/>
                </w:pPr>
              </w:pPrChange>
            </w:pPr>
            <w:ins w:id="12730" w:author="t_竹沢 公佑" w:date="2019-08-24T09:56:00Z">
              <w:r>
                <w:rPr>
                  <w:rFonts w:cs="Times New Roman" w:hint="eastAsia"/>
                  <w:sz w:val="22"/>
                  <w:szCs w:val="22"/>
                </w:rPr>
                <w:t xml:space="preserve"> If this </w:t>
              </w:r>
            </w:ins>
            <w:ins w:id="12731" w:author="t_竹沢 公佑" w:date="2019-10-05T19:02:00Z">
              <w:r w:rsidR="0004692B">
                <w:rPr>
                  <w:rFonts w:cs="Times New Roman" w:hint="eastAsia"/>
                  <w:sz w:val="22"/>
                  <w:szCs w:val="22"/>
                </w:rPr>
                <w:t xml:space="preserve">command </w:t>
              </w:r>
            </w:ins>
            <w:ins w:id="12732" w:author="t_竹沢 公佑" w:date="2019-08-24T09:56:00Z">
              <w:r>
                <w:rPr>
                  <w:rFonts w:cs="Times New Roman" w:hint="eastAsia"/>
                  <w:sz w:val="22"/>
                  <w:szCs w:val="22"/>
                </w:rPr>
                <w:t>is called with pro</w:t>
              </w:r>
              <w:r w:rsidR="0004692B">
                <w:rPr>
                  <w:rFonts w:cs="Times New Roman" w:hint="eastAsia"/>
                  <w:sz w:val="22"/>
                  <w:szCs w:val="22"/>
                </w:rPr>
                <w:t xml:space="preserve">totype DRXP board, </w:t>
              </w:r>
            </w:ins>
            <w:ins w:id="12733" w:author="t_竹沢 公佑" w:date="2019-10-05T19:02:00Z">
              <w:r w:rsidR="0004692B">
                <w:rPr>
                  <w:rFonts w:cs="Times New Roman" w:hint="eastAsia"/>
                  <w:sz w:val="22"/>
                  <w:szCs w:val="22"/>
                </w:rPr>
                <w:t>it</w:t>
              </w:r>
            </w:ins>
            <w:ins w:id="12734" w:author="t_竹沢 公佑" w:date="2019-08-24T09:56:00Z">
              <w:r>
                <w:rPr>
                  <w:rFonts w:cs="Times New Roman" w:hint="eastAsia"/>
                  <w:sz w:val="22"/>
                  <w:szCs w:val="22"/>
                </w:rPr>
                <w:t xml:space="preserve"> set</w:t>
              </w:r>
            </w:ins>
            <w:ins w:id="12735" w:author="t_竹沢 公佑" w:date="2019-10-05T19:02:00Z">
              <w:r w:rsidR="0004692B">
                <w:rPr>
                  <w:rFonts w:cs="Times New Roman" w:hint="eastAsia"/>
                  <w:sz w:val="22"/>
                  <w:szCs w:val="22"/>
                </w:rPr>
                <w:t xml:space="preserve">s </w:t>
              </w:r>
            </w:ins>
            <w:ins w:id="12736" w:author="t_竹沢 公佑" w:date="2019-08-24T09:56:00Z">
              <w:r>
                <w:rPr>
                  <w:rFonts w:cs="Times New Roman" w:hint="eastAsia"/>
                  <w:sz w:val="22"/>
                  <w:szCs w:val="22"/>
                </w:rPr>
                <w:t>ENOSYS to an errno.</w:t>
              </w:r>
            </w:ins>
          </w:p>
          <w:p w:rsidR="00911E35" w:rsidRDefault="00911E35" w:rsidP="000C6057">
            <w:pPr>
              <w:spacing w:line="0" w:lineRule="atLeast"/>
              <w:ind w:right="1020"/>
              <w:rPr>
                <w:ins w:id="12737" w:author="t_竹沢 公佑" w:date="2019-08-24T09:56:00Z"/>
                <w:rFonts w:cs="Times New Roman"/>
                <w:sz w:val="22"/>
                <w:szCs w:val="22"/>
              </w:rPr>
            </w:pPr>
            <w:ins w:id="12738" w:author="t_竹沢 公佑" w:date="2019-08-24T09:56:00Z">
              <w:r>
                <w:rPr>
                  <w:rFonts w:cs="Times New Roman" w:hint="eastAsia"/>
                  <w:sz w:val="22"/>
                  <w:szCs w:val="22"/>
                </w:rPr>
                <w:t>EIO</w:t>
              </w:r>
            </w:ins>
          </w:p>
          <w:p w:rsidR="00911E35" w:rsidRPr="00BD050E" w:rsidRDefault="00911E35" w:rsidP="000C6057">
            <w:pPr>
              <w:spacing w:line="0" w:lineRule="atLeast"/>
              <w:ind w:right="1020"/>
              <w:rPr>
                <w:ins w:id="12739" w:author="t_竹沢 公佑" w:date="2019-08-24T09:56:00Z"/>
                <w:rFonts w:cs="Times New Roman"/>
                <w:sz w:val="22"/>
                <w:szCs w:val="22"/>
              </w:rPr>
            </w:pPr>
            <w:ins w:id="12740" w:author="t_竹沢 公佑" w:date="2019-08-24T09:56:00Z">
              <w:r>
                <w:rPr>
                  <w:rFonts w:cs="Times New Roman" w:hint="eastAsia"/>
                  <w:sz w:val="22"/>
                  <w:szCs w:val="22"/>
                </w:rPr>
                <w:t xml:space="preserve"> </w:t>
              </w:r>
              <w:r w:rsidRPr="00226376">
                <w:rPr>
                  <w:rFonts w:cs="Times New Roman" w:hint="eastAsia"/>
                  <w:sz w:val="22"/>
                  <w:szCs w:val="22"/>
                </w:rPr>
                <w:t xml:space="preserve">When </w:t>
              </w:r>
            </w:ins>
            <w:ins w:id="12741" w:author="t_竹沢 公佑" w:date="2019-10-07T03:41:00Z">
              <w:r w:rsidR="00A90ADA">
                <w:rPr>
                  <w:rFonts w:cs="Times New Roman" w:hint="eastAsia"/>
                  <w:sz w:val="22"/>
                  <w:szCs w:val="22"/>
                </w:rPr>
                <w:t xml:space="preserve">this command </w:t>
              </w:r>
            </w:ins>
            <w:ins w:id="12742" w:author="t_竹沢 公佑" w:date="2019-08-24T09:56:00Z">
              <w:r w:rsidRPr="00226376">
                <w:rPr>
                  <w:rFonts w:cs="Times New Roman" w:hint="eastAsia"/>
                  <w:sz w:val="22"/>
                  <w:szCs w:val="22"/>
                </w:rPr>
                <w:t>fail</w:t>
              </w:r>
            </w:ins>
            <w:ins w:id="12743" w:author="t_竹沢 公佑" w:date="2019-10-07T03:41:00Z">
              <w:r w:rsidR="00A90ADA">
                <w:rPr>
                  <w:rFonts w:cs="Times New Roman" w:hint="eastAsia"/>
                  <w:sz w:val="22"/>
                  <w:szCs w:val="22"/>
                </w:rPr>
                <w:t>s</w:t>
              </w:r>
            </w:ins>
            <w:ins w:id="12744" w:author="t_竹沢 公佑" w:date="2019-08-24T09:56:00Z">
              <w:r w:rsidRPr="00226376">
                <w:rPr>
                  <w:rFonts w:cs="Times New Roman" w:hint="eastAsia"/>
                  <w:sz w:val="22"/>
                  <w:szCs w:val="22"/>
                </w:rPr>
                <w:t xml:space="preserve"> to read or write internal register.</w:t>
              </w:r>
            </w:ins>
          </w:p>
          <w:p w:rsidR="00911E35" w:rsidRDefault="00911E35" w:rsidP="000C6057">
            <w:pPr>
              <w:spacing w:line="0" w:lineRule="atLeast"/>
              <w:ind w:right="1020"/>
              <w:rPr>
                <w:ins w:id="12745" w:author="t_竹沢 公佑" w:date="2019-08-24T09:56:00Z"/>
                <w:rFonts w:cs="Times New Roman"/>
                <w:sz w:val="22"/>
                <w:szCs w:val="22"/>
              </w:rPr>
            </w:pPr>
            <w:ins w:id="12746" w:author="t_竹沢 公佑" w:date="2019-08-24T09:56:00Z">
              <w:r>
                <w:rPr>
                  <w:rFonts w:cs="Times New Roman" w:hint="eastAsia"/>
                  <w:sz w:val="22"/>
                  <w:szCs w:val="22"/>
                </w:rPr>
                <w:t>EINVAL</w:t>
              </w:r>
            </w:ins>
          </w:p>
          <w:p w:rsidR="00911E35" w:rsidRDefault="0004692B" w:rsidP="000C6057">
            <w:pPr>
              <w:spacing w:line="0" w:lineRule="atLeast"/>
              <w:ind w:right="1020"/>
              <w:rPr>
                <w:ins w:id="12747" w:author="t_竹沢 公佑" w:date="2019-09-20T15:26:00Z"/>
                <w:rFonts w:cs="Times New Roman"/>
                <w:sz w:val="22"/>
                <w:szCs w:val="22"/>
              </w:rPr>
            </w:pPr>
            <w:ins w:id="12748" w:author="t_竹沢 公佑" w:date="2019-08-24T09:56:00Z">
              <w:r>
                <w:rPr>
                  <w:rFonts w:cs="Times New Roman" w:hint="eastAsia"/>
                  <w:sz w:val="22"/>
                  <w:szCs w:val="22"/>
                </w:rPr>
                <w:t xml:space="preserve"> </w:t>
              </w:r>
            </w:ins>
            <w:ins w:id="12749" w:author="t_竹沢 公佑" w:date="2019-10-05T19:02:00Z">
              <w:r>
                <w:rPr>
                  <w:rFonts w:cs="Times New Roman" w:hint="eastAsia"/>
                  <w:sz w:val="22"/>
                  <w:szCs w:val="22"/>
                </w:rPr>
                <w:t>When you</w:t>
              </w:r>
            </w:ins>
            <w:ins w:id="12750" w:author="t_竹沢 公佑" w:date="2019-08-24T09:56:00Z">
              <w:r w:rsidR="00911E35">
                <w:rPr>
                  <w:rFonts w:cs="Times New Roman" w:hint="eastAsia"/>
                  <w:sz w:val="22"/>
                  <w:szCs w:val="22"/>
                </w:rPr>
                <w:t xml:space="preserve"> set</w:t>
              </w:r>
              <w:r>
                <w:rPr>
                  <w:rFonts w:cs="Times New Roman" w:hint="eastAsia"/>
                  <w:sz w:val="22"/>
                  <w:szCs w:val="22"/>
                </w:rPr>
                <w:t xml:space="preserve"> </w:t>
              </w:r>
            </w:ins>
            <w:ins w:id="12751" w:author="t_竹沢 公佑" w:date="2019-10-05T19:03:00Z">
              <w:r>
                <w:rPr>
                  <w:rFonts w:cs="Times New Roman" w:hint="eastAsia"/>
                  <w:sz w:val="22"/>
                  <w:szCs w:val="22"/>
                </w:rPr>
                <w:t xml:space="preserve">an </w:t>
              </w:r>
            </w:ins>
            <w:ins w:id="12752" w:author="t_竹沢 公佑" w:date="2019-08-24T09:56:00Z">
              <w:r w:rsidR="00911E35">
                <w:rPr>
                  <w:rFonts w:cs="Times New Roman" w:hint="eastAsia"/>
                  <w:sz w:val="22"/>
                  <w:szCs w:val="22"/>
                </w:rPr>
                <w:t>invalid value to the data byte0-3.</w:t>
              </w:r>
            </w:ins>
          </w:p>
          <w:p w:rsidR="00BA4938" w:rsidRDefault="00BA4938" w:rsidP="000C6057">
            <w:pPr>
              <w:spacing w:line="0" w:lineRule="atLeast"/>
              <w:ind w:right="1020"/>
              <w:rPr>
                <w:ins w:id="12753" w:author="t_竹沢 公佑" w:date="2019-09-20T15:26:00Z"/>
                <w:rFonts w:cs="Times New Roman"/>
                <w:sz w:val="22"/>
                <w:szCs w:val="22"/>
              </w:rPr>
            </w:pPr>
            <w:ins w:id="12754" w:author="t_竹沢 公佑" w:date="2019-09-20T15:26:00Z">
              <w:r>
                <w:rPr>
                  <w:rFonts w:cs="Times New Roman" w:hint="eastAsia"/>
                  <w:sz w:val="22"/>
                  <w:szCs w:val="22"/>
                </w:rPr>
                <w:t>EBUSY</w:t>
              </w:r>
            </w:ins>
          </w:p>
          <w:p w:rsidR="00BA4938" w:rsidRPr="00BA4938" w:rsidRDefault="00BA4938" w:rsidP="00BA4938">
            <w:pPr>
              <w:spacing w:line="0" w:lineRule="atLeast"/>
              <w:ind w:right="1020"/>
              <w:rPr>
                <w:ins w:id="12755" w:author="t_竹沢 公佑" w:date="2019-09-20T15:29:00Z"/>
                <w:rFonts w:cs="Times New Roman"/>
                <w:sz w:val="22"/>
                <w:szCs w:val="22"/>
              </w:rPr>
            </w:pPr>
            <w:ins w:id="12756" w:author="t_竹沢 公佑" w:date="2019-09-20T15:26:00Z">
              <w:r>
                <w:rPr>
                  <w:rFonts w:cs="Times New Roman" w:hint="eastAsia"/>
                  <w:sz w:val="22"/>
                  <w:szCs w:val="22"/>
                </w:rPr>
                <w:t xml:space="preserve"> </w:t>
              </w:r>
            </w:ins>
            <w:ins w:id="12757" w:author="t_竹沢 公佑" w:date="2019-09-20T15:29:00Z">
              <w:r w:rsidRPr="00BA4938">
                <w:rPr>
                  <w:rFonts w:cs="Times New Roman"/>
                  <w:sz w:val="22"/>
                  <w:szCs w:val="22"/>
                </w:rPr>
                <w:t xml:space="preserve">When the resource busy. </w:t>
              </w:r>
            </w:ins>
          </w:p>
          <w:p w:rsidR="00BA4938" w:rsidRPr="00226376" w:rsidRDefault="00BA4938">
            <w:pPr>
              <w:spacing w:line="0" w:lineRule="atLeast"/>
              <w:ind w:left="110" w:right="1020" w:hangingChars="50" w:hanging="110"/>
              <w:rPr>
                <w:ins w:id="12758" w:author="t_竹沢 公佑" w:date="2019-08-24T09:56:00Z"/>
                <w:rFonts w:cs="Times New Roman"/>
                <w:sz w:val="22"/>
                <w:szCs w:val="22"/>
              </w:rPr>
              <w:pPrChange w:id="12759" w:author="t_竹沢 公佑" w:date="2019-09-20T15:30:00Z">
                <w:pPr>
                  <w:spacing w:line="0" w:lineRule="atLeast"/>
                  <w:ind w:right="1020"/>
                </w:pPr>
              </w:pPrChange>
            </w:pPr>
            <w:ins w:id="12760" w:author="t_竹沢 公佑" w:date="2019-09-20T15:29:00Z">
              <w:r>
                <w:rPr>
                  <w:rFonts w:cs="Times New Roman"/>
                  <w:sz w:val="22"/>
                  <w:szCs w:val="22"/>
                </w:rPr>
                <w:t xml:space="preserve"> </w:t>
              </w:r>
              <w:r w:rsidRPr="00BA4938">
                <w:rPr>
                  <w:rFonts w:cs="Times New Roman"/>
                  <w:sz w:val="22"/>
                  <w:szCs w:val="22"/>
                </w:rPr>
                <w:t>The device has already started receiving data process.</w:t>
              </w:r>
            </w:ins>
            <w:ins w:id="12761" w:author="t_竹沢 公佑" w:date="2019-09-20T15:30:00Z">
              <w:r>
                <w:rPr>
                  <w:rFonts w:cs="Times New Roman" w:hint="eastAsia"/>
                  <w:sz w:val="22"/>
                  <w:szCs w:val="22"/>
                </w:rPr>
                <w:t xml:space="preserve"> If you want to change this value, please stop receiving by ioctl(DRXPD_RCVSTOP). </w:t>
              </w:r>
            </w:ins>
            <w:ins w:id="12762" w:author="t_竹沢 公佑" w:date="2019-09-20T15:31:00Z">
              <w:r>
                <w:rPr>
                  <w:rFonts w:cs="Times New Roman" w:hint="eastAsia"/>
                  <w:sz w:val="22"/>
                  <w:szCs w:val="22"/>
                </w:rPr>
                <w:t>After that, please try again.</w:t>
              </w:r>
            </w:ins>
          </w:p>
        </w:tc>
      </w:tr>
    </w:tbl>
    <w:p w:rsidR="00911E35" w:rsidRDefault="00911E35" w:rsidP="00911E35">
      <w:pPr>
        <w:spacing w:line="0" w:lineRule="atLeast"/>
        <w:ind w:right="1020"/>
        <w:rPr>
          <w:ins w:id="12763" w:author="t_竹沢 公佑" w:date="2019-08-24T09:56:00Z"/>
        </w:rPr>
      </w:pPr>
    </w:p>
    <w:p w:rsidR="00911E35" w:rsidRPr="00142235" w:rsidRDefault="00911E35" w:rsidP="00911E35">
      <w:pPr>
        <w:spacing w:line="0" w:lineRule="atLeast"/>
        <w:ind w:right="1020"/>
        <w:rPr>
          <w:ins w:id="12764" w:author="t_竹沢 公佑" w:date="2019-08-24T09:56:00Z"/>
        </w:rPr>
      </w:pPr>
    </w:p>
    <w:p w:rsidR="00911E35" w:rsidRPr="00911E35" w:rsidRDefault="00911E35" w:rsidP="005D5B03">
      <w:pPr>
        <w:spacing w:line="0" w:lineRule="atLeast"/>
        <w:ind w:right="1020"/>
        <w:rPr>
          <w:ins w:id="12765" w:author="t_竹沢 公佑" w:date="2019-08-24T09:56:00Z"/>
        </w:rPr>
      </w:pPr>
    </w:p>
    <w:p w:rsidR="00911E35" w:rsidRPr="002A7008" w:rsidRDefault="00911E35" w:rsidP="005D5B03">
      <w:pPr>
        <w:spacing w:line="0" w:lineRule="atLeast"/>
        <w:ind w:right="1020"/>
        <w:rPr>
          <w:ins w:id="12766" w:author="t_竹沢 公佑" w:date="2019-08-24T09:56:00Z"/>
          <w:rFonts w:eastAsia="ＭＳ ゴシック"/>
        </w:rPr>
      </w:pPr>
    </w:p>
    <w:p w:rsidR="002A7008" w:rsidRPr="00F8730C" w:rsidRDefault="002A7008" w:rsidP="005D5B03">
      <w:pPr>
        <w:spacing w:line="0" w:lineRule="atLeast"/>
        <w:ind w:right="1020"/>
      </w:pPr>
    </w:p>
    <w:p w:rsidR="00726FA4" w:rsidRDefault="00726FA4">
      <w:pPr>
        <w:spacing w:line="0" w:lineRule="atLeast"/>
        <w:ind w:right="1020"/>
      </w:pPr>
      <w:r>
        <w:br w:type="page"/>
      </w:r>
    </w:p>
    <w:p w:rsidR="00DF1C7C" w:rsidRPr="00CF4D39" w:rsidRDefault="00DF1C7C" w:rsidP="0016660C">
      <w:pPr>
        <w:pStyle w:val="1"/>
        <w:rPr>
          <w:u w:val="single"/>
        </w:rPr>
      </w:pPr>
      <w:bookmarkStart w:id="12767" w:name="_Toc63179473"/>
      <w:r w:rsidRPr="00CF4D39">
        <w:rPr>
          <w:rFonts w:hint="eastAsia"/>
          <w:u w:val="single"/>
          <w:lang w:val="en"/>
        </w:rPr>
        <w:t>Appendix</w:t>
      </w:r>
      <w:bookmarkEnd w:id="12767"/>
    </w:p>
    <w:p w:rsidR="00DF1C7C" w:rsidRPr="00CF4D39" w:rsidRDefault="00DF1C7C" w:rsidP="00CF4D39">
      <w:pPr>
        <w:pStyle w:val="2"/>
        <w:rPr>
          <w:u w:val="single"/>
        </w:rPr>
      </w:pPr>
      <w:bookmarkStart w:id="12768" w:name="_Ref459796733"/>
      <w:bookmarkStart w:id="12769" w:name="_Toc63179474"/>
      <w:r w:rsidRPr="00CF4D39">
        <w:rPr>
          <w:rFonts w:hint="eastAsia"/>
          <w:u w:val="single"/>
          <w:lang w:val="en"/>
        </w:rPr>
        <w:t>SFP module warning and alarm threshold</w:t>
      </w:r>
      <w:bookmarkEnd w:id="12768"/>
      <w:bookmarkEnd w:id="12769"/>
    </w:p>
    <w:p w:rsidR="00DF1C7C" w:rsidRDefault="00DF1C7C">
      <w:pPr>
        <w:spacing w:line="0" w:lineRule="atLeast"/>
        <w:rPr>
          <w:sz w:val="22"/>
          <w:szCs w:val="22"/>
          <w:lang w:val="en"/>
        </w:rPr>
      </w:pPr>
      <w:r>
        <w:rPr>
          <w:sz w:val="22"/>
          <w:szCs w:val="22"/>
          <w:lang w:val="en"/>
        </w:rPr>
        <w:t xml:space="preserve">Threshold values ​​shown in the following </w:t>
      </w:r>
      <w:ins w:id="12770" w:author="t_竹沢 公佑" w:date="2019-10-05T19:25:00Z">
        <w:r w:rsidR="005E176C">
          <w:rPr>
            <w:rFonts w:hint="eastAsia"/>
            <w:sz w:val="22"/>
            <w:szCs w:val="22"/>
            <w:lang w:val="en"/>
          </w:rPr>
          <w:t xml:space="preserve">table </w:t>
        </w:r>
      </w:ins>
      <w:del w:id="12771" w:author="t_竹沢 公佑" w:date="2019-10-05T19:25:00Z">
        <w:r w:rsidDel="005E176C">
          <w:rPr>
            <w:sz w:val="22"/>
            <w:szCs w:val="22"/>
            <w:lang w:val="en"/>
          </w:rPr>
          <w:delText>i</w:delText>
        </w:r>
      </w:del>
      <w:ins w:id="12772" w:author="t_竹沢 公佑" w:date="2019-10-05T19:25:00Z">
        <w:r w:rsidR="005E176C">
          <w:rPr>
            <w:rFonts w:hint="eastAsia"/>
            <w:sz w:val="22"/>
            <w:szCs w:val="22"/>
            <w:lang w:val="en"/>
          </w:rPr>
          <w:t>are</w:t>
        </w:r>
      </w:ins>
      <w:del w:id="12773" w:author="t_竹沢 公佑" w:date="2019-10-05T19:25:00Z">
        <w:r w:rsidDel="005E176C">
          <w:rPr>
            <w:sz w:val="22"/>
            <w:szCs w:val="22"/>
            <w:lang w:val="en"/>
          </w:rPr>
          <w:delText>s</w:delText>
        </w:r>
      </w:del>
      <w:r>
        <w:rPr>
          <w:sz w:val="22"/>
          <w:szCs w:val="22"/>
          <w:lang w:val="en"/>
        </w:rPr>
        <w:t xml:space="preserve"> the excerpt from </w:t>
      </w:r>
      <w:ins w:id="12774" w:author="t_竹沢 公佑" w:date="2019-10-05T19:25:00Z">
        <w:r w:rsidR="005E176C">
          <w:rPr>
            <w:rFonts w:hint="eastAsia"/>
            <w:sz w:val="22"/>
            <w:szCs w:val="22"/>
            <w:lang w:val="en"/>
          </w:rPr>
          <w:t xml:space="preserve">the </w:t>
        </w:r>
      </w:ins>
      <w:del w:id="12775" w:author="t_竹沢 公佑" w:date="2019-10-05T19:25:00Z">
        <w:r w:rsidR="00F97185" w:rsidDel="005E176C">
          <w:rPr>
            <w:rFonts w:hint="eastAsia"/>
            <w:sz w:val="22"/>
            <w:szCs w:val="22"/>
            <w:lang w:val="en"/>
          </w:rPr>
          <w:delText xml:space="preserve">a </w:delText>
        </w:r>
      </w:del>
      <w:r>
        <w:rPr>
          <w:rFonts w:hint="eastAsia"/>
          <w:sz w:val="22"/>
          <w:szCs w:val="22"/>
          <w:lang w:val="en"/>
        </w:rPr>
        <w:t xml:space="preserve">data-sheet of </w:t>
      </w:r>
      <w:r>
        <w:rPr>
          <w:sz w:val="22"/>
          <w:szCs w:val="22"/>
          <w:lang w:val="en"/>
        </w:rPr>
        <w:t>the SFP</w:t>
      </w:r>
      <w:r>
        <w:rPr>
          <w:rFonts w:hint="eastAsia"/>
          <w:sz w:val="22"/>
          <w:szCs w:val="22"/>
          <w:lang w:val="en"/>
        </w:rPr>
        <w:t>+</w:t>
      </w:r>
      <w:r>
        <w:rPr>
          <w:sz w:val="22"/>
          <w:szCs w:val="22"/>
          <w:lang w:val="en"/>
        </w:rPr>
        <w:t xml:space="preserve"> module</w:t>
      </w:r>
      <w:r>
        <w:rPr>
          <w:rFonts w:hint="eastAsia"/>
          <w:sz w:val="22"/>
          <w:szCs w:val="22"/>
          <w:lang w:val="en"/>
        </w:rPr>
        <w:t xml:space="preserve">(Sumitomo electric </w:t>
      </w:r>
      <w:r>
        <w:rPr>
          <w:sz w:val="22"/>
          <w:szCs w:val="22"/>
          <w:lang w:val="en"/>
        </w:rPr>
        <w:t>SPP5200ER-GL</w:t>
      </w:r>
      <w:r>
        <w:rPr>
          <w:rFonts w:hint="eastAsia"/>
          <w:sz w:val="22"/>
          <w:szCs w:val="22"/>
          <w:lang w:val="en"/>
        </w:rPr>
        <w:t>)</w:t>
      </w:r>
      <w:r>
        <w:rPr>
          <w:sz w:val="22"/>
          <w:szCs w:val="22"/>
          <w:lang w:val="en"/>
        </w:rPr>
        <w:t>.</w:t>
      </w:r>
      <w:r>
        <w:rPr>
          <w:rFonts w:hint="eastAsia"/>
          <w:sz w:val="22"/>
          <w:szCs w:val="22"/>
          <w:lang w:val="en"/>
        </w:rPr>
        <w:t xml:space="preserve">　 </w:t>
      </w:r>
      <w:r>
        <w:rPr>
          <w:sz w:val="22"/>
          <w:szCs w:val="22"/>
          <w:lang w:val="en"/>
        </w:rPr>
        <w:t>T</w:t>
      </w:r>
      <w:r>
        <w:rPr>
          <w:rFonts w:hint="eastAsia"/>
          <w:sz w:val="22"/>
          <w:szCs w:val="22"/>
          <w:lang w:val="en"/>
        </w:rPr>
        <w:t xml:space="preserve">he DRXP board hardware and driver software cannot change the thresholds because these values are permanently defined in the ROM on SFP+ module. </w:t>
      </w:r>
      <w:r>
        <w:rPr>
          <w:sz w:val="22"/>
          <w:szCs w:val="22"/>
          <w:lang w:val="en"/>
        </w:rPr>
        <w:t>I</w:t>
      </w:r>
      <w:r>
        <w:rPr>
          <w:rFonts w:hint="eastAsia"/>
          <w:sz w:val="22"/>
          <w:szCs w:val="22"/>
          <w:lang w:val="en"/>
        </w:rPr>
        <w:t>f another module is used, refer to its data</w:t>
      </w:r>
      <w:r>
        <w:rPr>
          <w:rFonts w:hint="eastAsia"/>
          <w:sz w:val="22"/>
          <w:szCs w:val="22"/>
        </w:rPr>
        <w:t xml:space="preserve"> </w:t>
      </w:r>
      <w:r>
        <w:rPr>
          <w:rFonts w:hint="eastAsia"/>
          <w:sz w:val="22"/>
          <w:szCs w:val="22"/>
          <w:lang w:val="en"/>
        </w:rPr>
        <w:t>sheet for the definition of thresholds.</w:t>
      </w:r>
      <w:r>
        <w:rPr>
          <w:sz w:val="22"/>
          <w:szCs w:val="22"/>
          <w:lang w:val="e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2977"/>
        <w:gridCol w:w="851"/>
        <w:gridCol w:w="3969"/>
      </w:tblGrid>
      <w:tr w:rsidR="00DF1C7C">
        <w:tc>
          <w:tcPr>
            <w:tcW w:w="2376" w:type="dxa"/>
          </w:tcPr>
          <w:p w:rsidR="00DF1C7C" w:rsidRDefault="00DF1C7C">
            <w:pPr>
              <w:spacing w:line="0" w:lineRule="atLeast"/>
              <w:ind w:right="1020"/>
              <w:rPr>
                <w:sz w:val="22"/>
                <w:szCs w:val="22"/>
              </w:rPr>
            </w:pPr>
            <w:r>
              <w:rPr>
                <w:rFonts w:hint="eastAsia"/>
                <w:sz w:val="22"/>
                <w:szCs w:val="22"/>
              </w:rPr>
              <w:t>Meaning</w:t>
            </w:r>
          </w:p>
        </w:tc>
        <w:tc>
          <w:tcPr>
            <w:tcW w:w="2977" w:type="dxa"/>
          </w:tcPr>
          <w:p w:rsidR="00DF1C7C" w:rsidRDefault="00DF1C7C">
            <w:pPr>
              <w:spacing w:line="0" w:lineRule="atLeast"/>
              <w:ind w:right="-73"/>
              <w:rPr>
                <w:rFonts w:cs="Times New Roman"/>
                <w:sz w:val="22"/>
                <w:szCs w:val="22"/>
              </w:rPr>
            </w:pPr>
            <w:r>
              <w:rPr>
                <w:sz w:val="22"/>
                <w:szCs w:val="22"/>
                <w:lang w:val="en"/>
              </w:rPr>
              <w:t>The corresponding bit name</w:t>
            </w:r>
            <w:r>
              <w:rPr>
                <w:rFonts w:hint="eastAsia"/>
                <w:sz w:val="22"/>
                <w:szCs w:val="22"/>
                <w:lang w:val="en"/>
              </w:rPr>
              <w:t xml:space="preserve">　</w:t>
            </w:r>
            <w:r>
              <w:rPr>
                <w:rFonts w:cs="Times New Roman" w:hint="eastAsia"/>
                <w:sz w:val="22"/>
                <w:szCs w:val="22"/>
              </w:rPr>
              <w:t xml:space="preserve">in </w:t>
            </w:r>
            <w:r>
              <w:rPr>
                <w:rFonts w:cs="Times New Roman"/>
                <w:sz w:val="22"/>
                <w:szCs w:val="22"/>
              </w:rPr>
              <w:t>GET_ALARM_STATUS_REG</w:t>
            </w:r>
            <w:r>
              <w:rPr>
                <w:rFonts w:cs="Times New Roman" w:hint="eastAsia"/>
                <w:sz w:val="22"/>
                <w:szCs w:val="22"/>
              </w:rPr>
              <w:t xml:space="preserve">　or </w:t>
            </w:r>
            <w:r>
              <w:rPr>
                <w:rFonts w:cs="Times New Roman"/>
                <w:sz w:val="22"/>
                <w:szCs w:val="22"/>
              </w:rPr>
              <w:t>GET_</w:t>
            </w:r>
            <w:r>
              <w:rPr>
                <w:rFonts w:cs="Times New Roman" w:hint="eastAsia"/>
                <w:sz w:val="22"/>
                <w:szCs w:val="22"/>
              </w:rPr>
              <w:t>POWER</w:t>
            </w:r>
            <w:r>
              <w:rPr>
                <w:rFonts w:cs="Times New Roman"/>
                <w:sz w:val="22"/>
                <w:szCs w:val="22"/>
              </w:rPr>
              <w:t>_</w:t>
            </w:r>
            <w:r>
              <w:rPr>
                <w:rFonts w:cs="Times New Roman" w:hint="eastAsia"/>
                <w:sz w:val="22"/>
                <w:szCs w:val="22"/>
              </w:rPr>
              <w:t>ALARM</w:t>
            </w:r>
            <w:r>
              <w:rPr>
                <w:rFonts w:cs="Times New Roman"/>
                <w:sz w:val="22"/>
                <w:szCs w:val="22"/>
              </w:rPr>
              <w:t>_REG</w:t>
            </w:r>
            <w:r>
              <w:rPr>
                <w:rFonts w:cs="Times New Roman" w:hint="eastAsia"/>
                <w:sz w:val="22"/>
                <w:szCs w:val="22"/>
              </w:rPr>
              <w:t>.</w:t>
            </w:r>
          </w:p>
        </w:tc>
        <w:tc>
          <w:tcPr>
            <w:tcW w:w="851" w:type="dxa"/>
          </w:tcPr>
          <w:p w:rsidR="00DF1C7C" w:rsidRDefault="00DF1C7C">
            <w:pPr>
              <w:spacing w:line="0" w:lineRule="atLeast"/>
              <w:rPr>
                <w:sz w:val="22"/>
                <w:szCs w:val="22"/>
              </w:rPr>
            </w:pPr>
            <w:r>
              <w:rPr>
                <w:rFonts w:hint="eastAsia"/>
                <w:sz w:val="22"/>
                <w:szCs w:val="22"/>
              </w:rPr>
              <w:t>Unit</w:t>
            </w:r>
          </w:p>
        </w:tc>
        <w:tc>
          <w:tcPr>
            <w:tcW w:w="3969" w:type="dxa"/>
          </w:tcPr>
          <w:p w:rsidR="00DF1C7C" w:rsidRDefault="00DF1C7C">
            <w:pPr>
              <w:spacing w:line="0" w:lineRule="atLeast"/>
              <w:rPr>
                <w:sz w:val="22"/>
                <w:szCs w:val="22"/>
              </w:rPr>
            </w:pPr>
            <w:r>
              <w:rPr>
                <w:sz w:val="22"/>
                <w:szCs w:val="22"/>
                <w:lang w:val="en"/>
              </w:rPr>
              <w:t>Threshold value</w:t>
            </w:r>
          </w:p>
        </w:tc>
      </w:tr>
      <w:tr w:rsidR="00DF1C7C">
        <w:tc>
          <w:tcPr>
            <w:tcW w:w="2376" w:type="dxa"/>
          </w:tcPr>
          <w:p w:rsidR="00DF1C7C" w:rsidRDefault="00DF1C7C">
            <w:pPr>
              <w:spacing w:line="0" w:lineRule="atLeast"/>
              <w:ind w:right="-107"/>
              <w:rPr>
                <w:sz w:val="22"/>
                <w:szCs w:val="22"/>
              </w:rPr>
            </w:pPr>
            <w:r>
              <w:rPr>
                <w:rFonts w:hint="eastAsia"/>
                <w:sz w:val="22"/>
                <w:szCs w:val="22"/>
              </w:rPr>
              <w:t>Temperature Warning</w:t>
            </w:r>
          </w:p>
        </w:tc>
        <w:tc>
          <w:tcPr>
            <w:tcW w:w="2977" w:type="dxa"/>
          </w:tcPr>
          <w:p w:rsidR="00DF1C7C" w:rsidRDefault="00DF1C7C">
            <w:pPr>
              <w:spacing w:line="0" w:lineRule="atLeast"/>
              <w:ind w:right="1020"/>
              <w:rPr>
                <w:sz w:val="22"/>
                <w:szCs w:val="22"/>
              </w:rPr>
            </w:pPr>
            <w:r>
              <w:rPr>
                <w:rFonts w:cs="Times New Roman" w:hint="eastAsia"/>
                <w:sz w:val="22"/>
                <w:szCs w:val="22"/>
              </w:rPr>
              <w:t>TempWARN</w:t>
            </w:r>
          </w:p>
        </w:tc>
        <w:tc>
          <w:tcPr>
            <w:tcW w:w="851" w:type="dxa"/>
          </w:tcPr>
          <w:p w:rsidR="00DF1C7C" w:rsidRDefault="00DF1C7C">
            <w:pPr>
              <w:spacing w:line="0" w:lineRule="atLeast"/>
              <w:ind w:rightChars="-14" w:right="-34"/>
              <w:rPr>
                <w:sz w:val="22"/>
                <w:szCs w:val="22"/>
              </w:rPr>
            </w:pPr>
            <w:r>
              <w:rPr>
                <w:rFonts w:hint="eastAsia"/>
                <w:sz w:val="22"/>
                <w:szCs w:val="22"/>
              </w:rPr>
              <w:t>deg.C</w:t>
            </w:r>
          </w:p>
        </w:tc>
        <w:tc>
          <w:tcPr>
            <w:tcW w:w="3969" w:type="dxa"/>
          </w:tcPr>
          <w:p w:rsidR="00DF1C7C" w:rsidRDefault="00DF1C7C">
            <w:pPr>
              <w:spacing w:line="0" w:lineRule="atLeast"/>
              <w:ind w:right="1020"/>
              <w:rPr>
                <w:sz w:val="22"/>
                <w:szCs w:val="22"/>
                <w:lang w:val="en"/>
              </w:rPr>
            </w:pPr>
            <w:r>
              <w:rPr>
                <w:rFonts w:hint="eastAsia"/>
                <w:sz w:val="22"/>
                <w:szCs w:val="22"/>
                <w:lang w:val="en"/>
              </w:rPr>
              <w:t>Greater</w:t>
            </w:r>
            <w:r>
              <w:rPr>
                <w:sz w:val="22"/>
                <w:szCs w:val="22"/>
                <w:lang w:val="en"/>
              </w:rPr>
              <w:t xml:space="preserve"> than </w:t>
            </w:r>
            <w:r>
              <w:rPr>
                <w:rFonts w:hint="eastAsia"/>
                <w:sz w:val="22"/>
                <w:szCs w:val="22"/>
                <w:lang w:val="en"/>
              </w:rPr>
              <w:t xml:space="preserve">or </w:t>
            </w:r>
            <w:r>
              <w:rPr>
                <w:sz w:val="22"/>
                <w:szCs w:val="22"/>
                <w:lang w:val="en"/>
              </w:rPr>
              <w:t>equal to</w:t>
            </w:r>
            <w:r>
              <w:rPr>
                <w:rFonts w:hint="eastAsia"/>
                <w:sz w:val="22"/>
                <w:szCs w:val="22"/>
                <w:lang w:val="en"/>
              </w:rPr>
              <w:t xml:space="preserve"> </w:t>
            </w:r>
            <w:r>
              <w:rPr>
                <w:sz w:val="22"/>
                <w:szCs w:val="22"/>
                <w:lang w:val="en"/>
              </w:rPr>
              <w:t xml:space="preserve">70 , </w:t>
            </w:r>
          </w:p>
          <w:p w:rsidR="00DF1C7C" w:rsidRDefault="00DF1C7C">
            <w:pPr>
              <w:spacing w:line="0" w:lineRule="atLeast"/>
              <w:rPr>
                <w:sz w:val="22"/>
                <w:szCs w:val="22"/>
              </w:rPr>
            </w:pPr>
            <w:r>
              <w:rPr>
                <w:rFonts w:hint="eastAsia"/>
                <w:sz w:val="22"/>
                <w:szCs w:val="22"/>
                <w:lang w:val="en"/>
              </w:rPr>
              <w:t>smaller</w:t>
            </w:r>
            <w:r>
              <w:rPr>
                <w:sz w:val="22"/>
                <w:szCs w:val="22"/>
                <w:lang w:val="en"/>
              </w:rPr>
              <w:t xml:space="preserve"> than or equal to</w:t>
            </w:r>
            <w:r>
              <w:rPr>
                <w:rFonts w:hint="eastAsia"/>
                <w:sz w:val="22"/>
                <w:szCs w:val="22"/>
                <w:lang w:val="en"/>
              </w:rPr>
              <w:t xml:space="preserve"> 0.</w:t>
            </w:r>
          </w:p>
        </w:tc>
      </w:tr>
      <w:tr w:rsidR="00DF1C7C">
        <w:tc>
          <w:tcPr>
            <w:tcW w:w="2376" w:type="dxa"/>
          </w:tcPr>
          <w:p w:rsidR="00DF1C7C" w:rsidRDefault="00DF1C7C">
            <w:pPr>
              <w:tabs>
                <w:tab w:val="left" w:pos="2299"/>
              </w:tabs>
              <w:spacing w:line="0" w:lineRule="atLeast"/>
              <w:rPr>
                <w:sz w:val="22"/>
                <w:szCs w:val="22"/>
              </w:rPr>
            </w:pPr>
            <w:r>
              <w:rPr>
                <w:rFonts w:hint="eastAsia"/>
                <w:sz w:val="22"/>
                <w:szCs w:val="22"/>
              </w:rPr>
              <w:t>Tx Bias Warning</w:t>
            </w:r>
          </w:p>
        </w:tc>
        <w:tc>
          <w:tcPr>
            <w:tcW w:w="2977" w:type="dxa"/>
          </w:tcPr>
          <w:p w:rsidR="00DF1C7C" w:rsidRDefault="00DF1C7C">
            <w:pPr>
              <w:spacing w:line="0" w:lineRule="atLeast"/>
              <w:ind w:right="1020"/>
              <w:rPr>
                <w:rFonts w:cs="Times New Roman"/>
                <w:sz w:val="22"/>
                <w:szCs w:val="22"/>
              </w:rPr>
            </w:pPr>
            <w:r>
              <w:rPr>
                <w:rFonts w:cs="Times New Roman" w:hint="eastAsia"/>
                <w:sz w:val="22"/>
                <w:szCs w:val="22"/>
              </w:rPr>
              <w:t>TxBIASWARN</w:t>
            </w:r>
          </w:p>
        </w:tc>
        <w:tc>
          <w:tcPr>
            <w:tcW w:w="851" w:type="dxa"/>
          </w:tcPr>
          <w:p w:rsidR="00DF1C7C" w:rsidRDefault="00DF1C7C">
            <w:pPr>
              <w:spacing w:line="0" w:lineRule="atLeast"/>
              <w:ind w:right="-108"/>
              <w:rPr>
                <w:sz w:val="22"/>
                <w:szCs w:val="22"/>
              </w:rPr>
            </w:pPr>
            <w:r>
              <w:rPr>
                <w:rFonts w:hint="eastAsia"/>
                <w:sz w:val="22"/>
                <w:szCs w:val="22"/>
              </w:rPr>
              <w:t>mA</w:t>
            </w:r>
          </w:p>
        </w:tc>
        <w:tc>
          <w:tcPr>
            <w:tcW w:w="3969" w:type="dxa"/>
          </w:tcPr>
          <w:p w:rsidR="00DF1C7C" w:rsidRDefault="00DF1C7C">
            <w:pPr>
              <w:spacing w:line="0" w:lineRule="atLeast"/>
              <w:ind w:right="1020"/>
              <w:rPr>
                <w:sz w:val="22"/>
                <w:szCs w:val="22"/>
                <w:lang w:val="en"/>
              </w:rPr>
            </w:pPr>
            <w:r>
              <w:rPr>
                <w:rFonts w:hint="eastAsia"/>
                <w:sz w:val="22"/>
                <w:szCs w:val="22"/>
                <w:lang w:val="en"/>
              </w:rPr>
              <w:t>Greater</w:t>
            </w:r>
            <w:r>
              <w:rPr>
                <w:sz w:val="22"/>
                <w:szCs w:val="22"/>
                <w:lang w:val="en"/>
              </w:rPr>
              <w:t xml:space="preserve"> than </w:t>
            </w:r>
            <w:r>
              <w:rPr>
                <w:rFonts w:hint="eastAsia"/>
                <w:sz w:val="22"/>
                <w:szCs w:val="22"/>
                <w:lang w:val="en"/>
              </w:rPr>
              <w:t xml:space="preserve">or </w:t>
            </w:r>
            <w:r>
              <w:rPr>
                <w:sz w:val="22"/>
                <w:szCs w:val="22"/>
                <w:lang w:val="en"/>
              </w:rPr>
              <w:t xml:space="preserve">equal to </w:t>
            </w:r>
            <w:r>
              <w:rPr>
                <w:rFonts w:hint="eastAsia"/>
                <w:sz w:val="22"/>
                <w:szCs w:val="22"/>
                <w:lang w:val="en"/>
              </w:rPr>
              <w:t>84</w:t>
            </w:r>
            <w:r>
              <w:rPr>
                <w:sz w:val="22"/>
                <w:szCs w:val="22"/>
                <w:lang w:val="en"/>
              </w:rPr>
              <w:t xml:space="preserve">, </w:t>
            </w:r>
          </w:p>
          <w:p w:rsidR="00DF1C7C" w:rsidRDefault="00DF1C7C">
            <w:pPr>
              <w:spacing w:line="0" w:lineRule="atLeast"/>
              <w:rPr>
                <w:sz w:val="22"/>
                <w:szCs w:val="22"/>
                <w:lang w:val="en"/>
              </w:rPr>
            </w:pPr>
            <w:r>
              <w:rPr>
                <w:rFonts w:hint="eastAsia"/>
                <w:sz w:val="22"/>
                <w:szCs w:val="22"/>
                <w:lang w:val="en"/>
              </w:rPr>
              <w:t>smaller</w:t>
            </w:r>
            <w:r>
              <w:rPr>
                <w:sz w:val="22"/>
                <w:szCs w:val="22"/>
                <w:lang w:val="en"/>
              </w:rPr>
              <w:t xml:space="preserve"> than or equal to</w:t>
            </w:r>
            <w:r>
              <w:rPr>
                <w:rFonts w:hint="eastAsia"/>
                <w:sz w:val="22"/>
                <w:szCs w:val="22"/>
                <w:lang w:val="en"/>
              </w:rPr>
              <w:t xml:space="preserve"> 36.</w:t>
            </w:r>
          </w:p>
        </w:tc>
      </w:tr>
      <w:tr w:rsidR="00DF1C7C">
        <w:tc>
          <w:tcPr>
            <w:tcW w:w="2376" w:type="dxa"/>
          </w:tcPr>
          <w:p w:rsidR="00DF1C7C" w:rsidRDefault="00DF1C7C">
            <w:pPr>
              <w:tabs>
                <w:tab w:val="left" w:pos="2299"/>
              </w:tabs>
              <w:spacing w:line="0" w:lineRule="atLeast"/>
              <w:ind w:right="-111"/>
              <w:rPr>
                <w:sz w:val="22"/>
                <w:szCs w:val="22"/>
              </w:rPr>
            </w:pPr>
            <w:r>
              <w:rPr>
                <w:rFonts w:hint="eastAsia"/>
                <w:sz w:val="22"/>
                <w:szCs w:val="22"/>
              </w:rPr>
              <w:t>Tx Power Warning</w:t>
            </w:r>
          </w:p>
        </w:tc>
        <w:tc>
          <w:tcPr>
            <w:tcW w:w="2977" w:type="dxa"/>
          </w:tcPr>
          <w:p w:rsidR="00DF1C7C" w:rsidRDefault="00DF1C7C">
            <w:pPr>
              <w:spacing w:line="0" w:lineRule="atLeast"/>
              <w:ind w:right="1020"/>
              <w:rPr>
                <w:rFonts w:cs="Times New Roman"/>
                <w:sz w:val="22"/>
                <w:szCs w:val="22"/>
              </w:rPr>
            </w:pPr>
            <w:r>
              <w:rPr>
                <w:rFonts w:cs="Times New Roman" w:hint="eastAsia"/>
                <w:sz w:val="22"/>
                <w:szCs w:val="22"/>
              </w:rPr>
              <w:t>TxPOWWARN</w:t>
            </w:r>
          </w:p>
        </w:tc>
        <w:tc>
          <w:tcPr>
            <w:tcW w:w="851" w:type="dxa"/>
          </w:tcPr>
          <w:p w:rsidR="00DF1C7C" w:rsidRDefault="00DF1C7C">
            <w:pPr>
              <w:spacing w:line="0" w:lineRule="atLeast"/>
              <w:ind w:right="-108"/>
              <w:rPr>
                <w:sz w:val="22"/>
                <w:szCs w:val="22"/>
              </w:rPr>
            </w:pPr>
            <w:r>
              <w:rPr>
                <w:rFonts w:hint="eastAsia"/>
                <w:sz w:val="22"/>
                <w:szCs w:val="22"/>
              </w:rPr>
              <w:t>dBm</w:t>
            </w:r>
          </w:p>
        </w:tc>
        <w:tc>
          <w:tcPr>
            <w:tcW w:w="3969" w:type="dxa"/>
          </w:tcPr>
          <w:p w:rsidR="00DF1C7C" w:rsidRDefault="00DF1C7C">
            <w:pPr>
              <w:spacing w:line="0" w:lineRule="atLeast"/>
              <w:ind w:right="1020"/>
              <w:rPr>
                <w:sz w:val="22"/>
                <w:szCs w:val="22"/>
                <w:lang w:val="en"/>
              </w:rPr>
            </w:pPr>
            <w:r>
              <w:rPr>
                <w:rFonts w:hint="eastAsia"/>
                <w:sz w:val="22"/>
                <w:szCs w:val="22"/>
                <w:lang w:val="en"/>
              </w:rPr>
              <w:t>Greater</w:t>
            </w:r>
            <w:r>
              <w:rPr>
                <w:sz w:val="22"/>
                <w:szCs w:val="22"/>
                <w:lang w:val="en"/>
              </w:rPr>
              <w:t xml:space="preserve"> than </w:t>
            </w:r>
            <w:r>
              <w:rPr>
                <w:rFonts w:hint="eastAsia"/>
                <w:sz w:val="22"/>
                <w:szCs w:val="22"/>
                <w:lang w:val="en"/>
              </w:rPr>
              <w:t xml:space="preserve">or </w:t>
            </w:r>
            <w:r>
              <w:rPr>
                <w:sz w:val="22"/>
                <w:szCs w:val="22"/>
                <w:lang w:val="en"/>
              </w:rPr>
              <w:t xml:space="preserve">equal to </w:t>
            </w:r>
            <w:r>
              <w:rPr>
                <w:rFonts w:hint="eastAsia"/>
                <w:sz w:val="22"/>
                <w:szCs w:val="22"/>
                <w:lang w:val="en"/>
              </w:rPr>
              <w:t>4</w:t>
            </w:r>
            <w:r>
              <w:rPr>
                <w:sz w:val="22"/>
                <w:szCs w:val="22"/>
                <w:lang w:val="en"/>
              </w:rPr>
              <w:t xml:space="preserve">, </w:t>
            </w:r>
          </w:p>
          <w:p w:rsidR="00DF1C7C" w:rsidRDefault="00DF1C7C">
            <w:pPr>
              <w:spacing w:line="0" w:lineRule="atLeast"/>
              <w:rPr>
                <w:sz w:val="22"/>
                <w:szCs w:val="22"/>
              </w:rPr>
            </w:pPr>
            <w:r>
              <w:rPr>
                <w:rFonts w:hint="eastAsia"/>
                <w:sz w:val="22"/>
                <w:szCs w:val="22"/>
                <w:lang w:val="en"/>
              </w:rPr>
              <w:t>smaller</w:t>
            </w:r>
            <w:r>
              <w:rPr>
                <w:sz w:val="22"/>
                <w:szCs w:val="22"/>
                <w:lang w:val="en"/>
              </w:rPr>
              <w:t xml:space="preserve"> than or equal to</w:t>
            </w:r>
            <w:r>
              <w:rPr>
                <w:rFonts w:hint="eastAsia"/>
                <w:sz w:val="22"/>
                <w:szCs w:val="22"/>
                <w:lang w:val="en"/>
              </w:rPr>
              <w:t xml:space="preserve"> -4.7.</w:t>
            </w:r>
          </w:p>
        </w:tc>
      </w:tr>
      <w:tr w:rsidR="00DF1C7C">
        <w:tc>
          <w:tcPr>
            <w:tcW w:w="2376" w:type="dxa"/>
          </w:tcPr>
          <w:p w:rsidR="00DF1C7C" w:rsidRDefault="00DF1C7C">
            <w:pPr>
              <w:spacing w:line="0" w:lineRule="atLeast"/>
              <w:ind w:right="-108"/>
              <w:rPr>
                <w:sz w:val="22"/>
                <w:szCs w:val="22"/>
              </w:rPr>
            </w:pPr>
            <w:r>
              <w:rPr>
                <w:rFonts w:hint="eastAsia"/>
                <w:sz w:val="22"/>
                <w:szCs w:val="22"/>
              </w:rPr>
              <w:t>Rx Power Warning</w:t>
            </w:r>
          </w:p>
        </w:tc>
        <w:tc>
          <w:tcPr>
            <w:tcW w:w="2977" w:type="dxa"/>
          </w:tcPr>
          <w:p w:rsidR="00DF1C7C" w:rsidRDefault="00DF1C7C">
            <w:pPr>
              <w:spacing w:line="0" w:lineRule="atLeast"/>
              <w:ind w:right="1020"/>
              <w:rPr>
                <w:rFonts w:cs="Times New Roman"/>
                <w:sz w:val="22"/>
                <w:szCs w:val="22"/>
              </w:rPr>
            </w:pPr>
            <w:r>
              <w:rPr>
                <w:rFonts w:cs="Times New Roman"/>
                <w:sz w:val="22"/>
                <w:szCs w:val="22"/>
              </w:rPr>
              <w:t>RxPOW</w:t>
            </w:r>
            <w:r>
              <w:rPr>
                <w:rFonts w:cs="Times New Roman" w:hint="eastAsia"/>
                <w:sz w:val="22"/>
                <w:szCs w:val="22"/>
              </w:rPr>
              <w:t>WARN</w:t>
            </w:r>
          </w:p>
        </w:tc>
        <w:tc>
          <w:tcPr>
            <w:tcW w:w="851" w:type="dxa"/>
          </w:tcPr>
          <w:p w:rsidR="00DF1C7C" w:rsidRDefault="00DF1C7C">
            <w:pPr>
              <w:spacing w:line="0" w:lineRule="atLeast"/>
              <w:ind w:right="-108"/>
              <w:rPr>
                <w:sz w:val="22"/>
                <w:szCs w:val="22"/>
              </w:rPr>
            </w:pPr>
            <w:r>
              <w:rPr>
                <w:rFonts w:hint="eastAsia"/>
                <w:sz w:val="22"/>
                <w:szCs w:val="22"/>
              </w:rPr>
              <w:t>dBm</w:t>
            </w:r>
          </w:p>
        </w:tc>
        <w:tc>
          <w:tcPr>
            <w:tcW w:w="3969" w:type="dxa"/>
          </w:tcPr>
          <w:p w:rsidR="00DF1C7C" w:rsidRDefault="00DF1C7C">
            <w:pPr>
              <w:spacing w:line="0" w:lineRule="atLeast"/>
              <w:ind w:right="1020"/>
              <w:rPr>
                <w:sz w:val="22"/>
                <w:szCs w:val="22"/>
                <w:lang w:val="en"/>
              </w:rPr>
            </w:pPr>
            <w:r>
              <w:rPr>
                <w:rFonts w:hint="eastAsia"/>
                <w:sz w:val="22"/>
                <w:szCs w:val="22"/>
                <w:lang w:val="en"/>
              </w:rPr>
              <w:t>Greater</w:t>
            </w:r>
            <w:r>
              <w:rPr>
                <w:sz w:val="22"/>
                <w:szCs w:val="22"/>
                <w:lang w:val="en"/>
              </w:rPr>
              <w:t xml:space="preserve"> than </w:t>
            </w:r>
            <w:r>
              <w:rPr>
                <w:rFonts w:hint="eastAsia"/>
                <w:sz w:val="22"/>
                <w:szCs w:val="22"/>
                <w:lang w:val="en"/>
              </w:rPr>
              <w:t xml:space="preserve">or </w:t>
            </w:r>
            <w:r>
              <w:rPr>
                <w:sz w:val="22"/>
                <w:szCs w:val="22"/>
                <w:lang w:val="en"/>
              </w:rPr>
              <w:t xml:space="preserve">equal to </w:t>
            </w:r>
            <w:r>
              <w:rPr>
                <w:rFonts w:hint="eastAsia"/>
                <w:sz w:val="22"/>
                <w:szCs w:val="22"/>
                <w:lang w:val="en"/>
              </w:rPr>
              <w:t>-1</w:t>
            </w:r>
            <w:r>
              <w:rPr>
                <w:sz w:val="22"/>
                <w:szCs w:val="22"/>
                <w:lang w:val="en"/>
              </w:rPr>
              <w:t xml:space="preserve">, </w:t>
            </w:r>
          </w:p>
          <w:p w:rsidR="00DF1C7C" w:rsidRDefault="00DF1C7C">
            <w:pPr>
              <w:spacing w:line="0" w:lineRule="atLeast"/>
              <w:ind w:right="34"/>
              <w:rPr>
                <w:sz w:val="22"/>
                <w:szCs w:val="22"/>
              </w:rPr>
            </w:pPr>
            <w:r>
              <w:rPr>
                <w:rFonts w:hint="eastAsia"/>
                <w:sz w:val="22"/>
                <w:szCs w:val="22"/>
                <w:lang w:val="en"/>
              </w:rPr>
              <w:t>smaller</w:t>
            </w:r>
            <w:r>
              <w:rPr>
                <w:sz w:val="22"/>
                <w:szCs w:val="22"/>
                <w:lang w:val="en"/>
              </w:rPr>
              <w:t xml:space="preserve"> than or equal to</w:t>
            </w:r>
            <w:r>
              <w:rPr>
                <w:rFonts w:hint="eastAsia"/>
                <w:sz w:val="22"/>
                <w:szCs w:val="22"/>
                <w:lang w:val="en"/>
              </w:rPr>
              <w:t xml:space="preserve"> -15.8.</w:t>
            </w:r>
          </w:p>
        </w:tc>
      </w:tr>
      <w:tr w:rsidR="00DF1C7C">
        <w:tc>
          <w:tcPr>
            <w:tcW w:w="2376" w:type="dxa"/>
          </w:tcPr>
          <w:p w:rsidR="00DF1C7C" w:rsidRDefault="00DF1C7C">
            <w:pPr>
              <w:tabs>
                <w:tab w:val="left" w:pos="2410"/>
              </w:tabs>
              <w:spacing w:line="0" w:lineRule="atLeast"/>
              <w:ind w:right="-111"/>
              <w:rPr>
                <w:sz w:val="22"/>
                <w:szCs w:val="22"/>
              </w:rPr>
            </w:pPr>
            <w:r>
              <w:rPr>
                <w:rFonts w:hint="eastAsia"/>
                <w:sz w:val="22"/>
                <w:szCs w:val="22"/>
              </w:rPr>
              <w:t>Voltage Warning</w:t>
            </w:r>
          </w:p>
        </w:tc>
        <w:tc>
          <w:tcPr>
            <w:tcW w:w="2977" w:type="dxa"/>
          </w:tcPr>
          <w:p w:rsidR="00DF1C7C" w:rsidRDefault="00DF1C7C">
            <w:pPr>
              <w:spacing w:line="0" w:lineRule="atLeast"/>
              <w:ind w:right="1020"/>
              <w:rPr>
                <w:rFonts w:cs="Times New Roman"/>
                <w:sz w:val="22"/>
                <w:szCs w:val="22"/>
              </w:rPr>
            </w:pPr>
            <w:r>
              <w:rPr>
                <w:rFonts w:cs="Times New Roman" w:hint="eastAsia"/>
                <w:sz w:val="22"/>
                <w:szCs w:val="22"/>
              </w:rPr>
              <w:t>3.3V_WARN</w:t>
            </w:r>
          </w:p>
        </w:tc>
        <w:tc>
          <w:tcPr>
            <w:tcW w:w="851" w:type="dxa"/>
          </w:tcPr>
          <w:p w:rsidR="00DF1C7C" w:rsidRDefault="00DF1C7C">
            <w:pPr>
              <w:spacing w:line="0" w:lineRule="atLeast"/>
              <w:ind w:right="1020"/>
              <w:rPr>
                <w:sz w:val="22"/>
                <w:szCs w:val="22"/>
              </w:rPr>
            </w:pPr>
            <w:r>
              <w:rPr>
                <w:rFonts w:hint="eastAsia"/>
                <w:sz w:val="22"/>
                <w:szCs w:val="22"/>
              </w:rPr>
              <w:t>V</w:t>
            </w:r>
          </w:p>
        </w:tc>
        <w:tc>
          <w:tcPr>
            <w:tcW w:w="3969" w:type="dxa"/>
          </w:tcPr>
          <w:p w:rsidR="00DF1C7C" w:rsidRDefault="00DF1C7C">
            <w:pPr>
              <w:spacing w:line="0" w:lineRule="atLeast"/>
              <w:ind w:right="318"/>
              <w:rPr>
                <w:sz w:val="22"/>
                <w:szCs w:val="22"/>
                <w:lang w:val="en"/>
              </w:rPr>
            </w:pPr>
            <w:r>
              <w:rPr>
                <w:rFonts w:hint="eastAsia"/>
                <w:sz w:val="22"/>
                <w:szCs w:val="22"/>
                <w:lang w:val="en"/>
              </w:rPr>
              <w:t>Greater</w:t>
            </w:r>
            <w:r>
              <w:rPr>
                <w:sz w:val="22"/>
                <w:szCs w:val="22"/>
                <w:lang w:val="en"/>
              </w:rPr>
              <w:t xml:space="preserve"> than </w:t>
            </w:r>
            <w:r>
              <w:rPr>
                <w:rFonts w:hint="eastAsia"/>
                <w:sz w:val="22"/>
                <w:szCs w:val="22"/>
                <w:lang w:val="en"/>
              </w:rPr>
              <w:t xml:space="preserve">or </w:t>
            </w:r>
            <w:r>
              <w:rPr>
                <w:sz w:val="22"/>
                <w:szCs w:val="22"/>
                <w:lang w:val="en"/>
              </w:rPr>
              <w:t xml:space="preserve">equal to </w:t>
            </w:r>
            <w:r>
              <w:rPr>
                <w:rFonts w:hint="eastAsia"/>
                <w:sz w:val="22"/>
                <w:szCs w:val="22"/>
                <w:lang w:val="en"/>
              </w:rPr>
              <w:t>3.465</w:t>
            </w:r>
            <w:r>
              <w:rPr>
                <w:sz w:val="22"/>
                <w:szCs w:val="22"/>
                <w:lang w:val="en"/>
              </w:rPr>
              <w:t xml:space="preserve"> , </w:t>
            </w:r>
          </w:p>
          <w:p w:rsidR="00DF1C7C" w:rsidRDefault="00DF1C7C">
            <w:pPr>
              <w:spacing w:line="0" w:lineRule="atLeast"/>
              <w:rPr>
                <w:sz w:val="22"/>
                <w:szCs w:val="22"/>
              </w:rPr>
            </w:pPr>
            <w:r>
              <w:rPr>
                <w:rFonts w:hint="eastAsia"/>
                <w:sz w:val="22"/>
                <w:szCs w:val="22"/>
                <w:lang w:val="en"/>
              </w:rPr>
              <w:t>smaller</w:t>
            </w:r>
            <w:r>
              <w:rPr>
                <w:sz w:val="22"/>
                <w:szCs w:val="22"/>
                <w:lang w:val="en"/>
              </w:rPr>
              <w:t xml:space="preserve"> than or equal to</w:t>
            </w:r>
            <w:r>
              <w:rPr>
                <w:rFonts w:hint="eastAsia"/>
                <w:sz w:val="22"/>
                <w:szCs w:val="22"/>
                <w:lang w:val="en"/>
              </w:rPr>
              <w:t xml:space="preserve"> 3.135.</w:t>
            </w:r>
          </w:p>
        </w:tc>
      </w:tr>
      <w:tr w:rsidR="00DF1C7C">
        <w:tc>
          <w:tcPr>
            <w:tcW w:w="2376" w:type="dxa"/>
            <w:tcBorders>
              <w:top w:val="single" w:sz="4" w:space="0" w:color="auto"/>
              <w:left w:val="single" w:sz="4" w:space="0" w:color="auto"/>
              <w:bottom w:val="single" w:sz="4" w:space="0" w:color="auto"/>
              <w:right w:val="single" w:sz="4" w:space="0" w:color="auto"/>
            </w:tcBorders>
          </w:tcPr>
          <w:p w:rsidR="00DF1C7C" w:rsidRDefault="00DF1C7C">
            <w:pPr>
              <w:tabs>
                <w:tab w:val="left" w:pos="2410"/>
              </w:tabs>
              <w:spacing w:line="0" w:lineRule="atLeast"/>
              <w:ind w:right="-111"/>
              <w:rPr>
                <w:sz w:val="22"/>
                <w:szCs w:val="22"/>
              </w:rPr>
            </w:pPr>
            <w:r>
              <w:rPr>
                <w:rFonts w:hint="eastAsia"/>
                <w:sz w:val="22"/>
                <w:szCs w:val="22"/>
              </w:rPr>
              <w:t>Temperature Alarm</w:t>
            </w:r>
          </w:p>
        </w:tc>
        <w:tc>
          <w:tcPr>
            <w:tcW w:w="2977"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ind w:right="1020"/>
              <w:rPr>
                <w:rFonts w:cs="Times New Roman"/>
                <w:sz w:val="22"/>
                <w:szCs w:val="22"/>
              </w:rPr>
            </w:pPr>
            <w:r>
              <w:rPr>
                <w:rFonts w:cs="Times New Roman" w:hint="eastAsia"/>
                <w:sz w:val="22"/>
                <w:szCs w:val="22"/>
              </w:rPr>
              <w:t>TempALM</w:t>
            </w:r>
          </w:p>
        </w:tc>
        <w:tc>
          <w:tcPr>
            <w:tcW w:w="851"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ind w:leftChars="13" w:left="33" w:right="33" w:hangingChars="1" w:hanging="2"/>
              <w:rPr>
                <w:sz w:val="22"/>
                <w:szCs w:val="22"/>
              </w:rPr>
            </w:pPr>
            <w:r>
              <w:rPr>
                <w:rFonts w:hint="eastAsia"/>
                <w:sz w:val="22"/>
                <w:szCs w:val="22"/>
              </w:rPr>
              <w:t>deg.C</w:t>
            </w:r>
          </w:p>
        </w:tc>
        <w:tc>
          <w:tcPr>
            <w:tcW w:w="3969"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ind w:right="34"/>
              <w:rPr>
                <w:sz w:val="22"/>
                <w:szCs w:val="22"/>
                <w:lang w:val="en"/>
              </w:rPr>
            </w:pPr>
            <w:r>
              <w:rPr>
                <w:rFonts w:hint="eastAsia"/>
                <w:sz w:val="22"/>
                <w:szCs w:val="22"/>
                <w:lang w:val="en"/>
              </w:rPr>
              <w:t>Greater</w:t>
            </w:r>
            <w:r>
              <w:rPr>
                <w:sz w:val="22"/>
                <w:szCs w:val="22"/>
                <w:lang w:val="en"/>
              </w:rPr>
              <w:t xml:space="preserve"> than </w:t>
            </w:r>
            <w:r>
              <w:rPr>
                <w:rFonts w:hint="eastAsia"/>
                <w:sz w:val="22"/>
                <w:szCs w:val="22"/>
                <w:lang w:val="en"/>
              </w:rPr>
              <w:t xml:space="preserve">or </w:t>
            </w:r>
            <w:r>
              <w:rPr>
                <w:sz w:val="22"/>
                <w:szCs w:val="22"/>
                <w:lang w:val="en"/>
              </w:rPr>
              <w:t>equal to 7</w:t>
            </w:r>
            <w:r>
              <w:rPr>
                <w:rFonts w:hint="eastAsia"/>
                <w:sz w:val="22"/>
                <w:szCs w:val="22"/>
                <w:lang w:val="en"/>
              </w:rPr>
              <w:t>5</w:t>
            </w:r>
            <w:r>
              <w:rPr>
                <w:sz w:val="22"/>
                <w:szCs w:val="22"/>
                <w:lang w:val="en"/>
              </w:rPr>
              <w:t xml:space="preserve"> , </w:t>
            </w:r>
          </w:p>
          <w:p w:rsidR="00DF1C7C" w:rsidRDefault="00DF1C7C">
            <w:pPr>
              <w:spacing w:line="0" w:lineRule="atLeast"/>
              <w:ind w:right="34"/>
              <w:rPr>
                <w:sz w:val="22"/>
                <w:szCs w:val="22"/>
                <w:lang w:val="en"/>
              </w:rPr>
            </w:pPr>
            <w:r>
              <w:rPr>
                <w:rFonts w:hint="eastAsia"/>
                <w:sz w:val="22"/>
                <w:szCs w:val="22"/>
                <w:lang w:val="en"/>
              </w:rPr>
              <w:t>smaller</w:t>
            </w:r>
            <w:r>
              <w:rPr>
                <w:sz w:val="22"/>
                <w:szCs w:val="22"/>
                <w:lang w:val="en"/>
              </w:rPr>
              <w:t xml:space="preserve"> than or equal to</w:t>
            </w:r>
            <w:r>
              <w:rPr>
                <w:rFonts w:hint="eastAsia"/>
                <w:sz w:val="22"/>
                <w:szCs w:val="22"/>
                <w:lang w:val="en"/>
              </w:rPr>
              <w:t xml:space="preserve"> -5.</w:t>
            </w:r>
          </w:p>
        </w:tc>
      </w:tr>
      <w:tr w:rsidR="00DF1C7C">
        <w:tc>
          <w:tcPr>
            <w:tcW w:w="2376" w:type="dxa"/>
            <w:tcBorders>
              <w:top w:val="single" w:sz="4" w:space="0" w:color="auto"/>
              <w:left w:val="single" w:sz="4" w:space="0" w:color="auto"/>
              <w:bottom w:val="single" w:sz="4" w:space="0" w:color="auto"/>
              <w:right w:val="single" w:sz="4" w:space="0" w:color="auto"/>
            </w:tcBorders>
          </w:tcPr>
          <w:p w:rsidR="00DF1C7C" w:rsidRDefault="00DF1C7C">
            <w:pPr>
              <w:tabs>
                <w:tab w:val="left" w:pos="2410"/>
              </w:tabs>
              <w:spacing w:line="0" w:lineRule="atLeast"/>
              <w:ind w:right="-111"/>
              <w:rPr>
                <w:sz w:val="22"/>
                <w:szCs w:val="22"/>
              </w:rPr>
            </w:pPr>
            <w:r>
              <w:rPr>
                <w:rFonts w:hint="eastAsia"/>
                <w:sz w:val="22"/>
                <w:szCs w:val="22"/>
              </w:rPr>
              <w:t>Tx Bias Alarm</w:t>
            </w:r>
          </w:p>
        </w:tc>
        <w:tc>
          <w:tcPr>
            <w:tcW w:w="2977"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ind w:right="1020"/>
              <w:rPr>
                <w:rFonts w:cs="Times New Roman"/>
                <w:sz w:val="22"/>
                <w:szCs w:val="22"/>
              </w:rPr>
            </w:pPr>
            <w:r>
              <w:rPr>
                <w:rFonts w:cs="Times New Roman" w:hint="eastAsia"/>
                <w:sz w:val="22"/>
                <w:szCs w:val="22"/>
              </w:rPr>
              <w:t>TxBIASALM</w:t>
            </w:r>
          </w:p>
        </w:tc>
        <w:tc>
          <w:tcPr>
            <w:tcW w:w="851"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ind w:right="33"/>
              <w:rPr>
                <w:sz w:val="22"/>
                <w:szCs w:val="22"/>
              </w:rPr>
            </w:pPr>
            <w:r>
              <w:rPr>
                <w:rFonts w:hint="eastAsia"/>
                <w:sz w:val="22"/>
                <w:szCs w:val="22"/>
              </w:rPr>
              <w:t>mA</w:t>
            </w:r>
          </w:p>
        </w:tc>
        <w:tc>
          <w:tcPr>
            <w:tcW w:w="3969"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ind w:right="1020"/>
              <w:rPr>
                <w:sz w:val="22"/>
                <w:szCs w:val="22"/>
                <w:lang w:val="en"/>
              </w:rPr>
            </w:pPr>
            <w:r>
              <w:rPr>
                <w:rFonts w:hint="eastAsia"/>
                <w:sz w:val="22"/>
                <w:szCs w:val="22"/>
                <w:lang w:val="en"/>
              </w:rPr>
              <w:t>Greater</w:t>
            </w:r>
            <w:r>
              <w:rPr>
                <w:sz w:val="22"/>
                <w:szCs w:val="22"/>
                <w:lang w:val="en"/>
              </w:rPr>
              <w:t xml:space="preserve"> than </w:t>
            </w:r>
            <w:r>
              <w:rPr>
                <w:rFonts w:hint="eastAsia"/>
                <w:sz w:val="22"/>
                <w:szCs w:val="22"/>
                <w:lang w:val="en"/>
              </w:rPr>
              <w:t xml:space="preserve">or </w:t>
            </w:r>
            <w:r>
              <w:rPr>
                <w:sz w:val="22"/>
                <w:szCs w:val="22"/>
                <w:lang w:val="en"/>
              </w:rPr>
              <w:t xml:space="preserve">equal to </w:t>
            </w:r>
            <w:r>
              <w:rPr>
                <w:rFonts w:hint="eastAsia"/>
                <w:sz w:val="22"/>
                <w:szCs w:val="22"/>
                <w:lang w:val="en"/>
              </w:rPr>
              <w:t>90</w:t>
            </w:r>
            <w:r>
              <w:rPr>
                <w:sz w:val="22"/>
                <w:szCs w:val="22"/>
                <w:lang w:val="en"/>
              </w:rPr>
              <w:t xml:space="preserve">, </w:t>
            </w:r>
          </w:p>
          <w:p w:rsidR="00DF1C7C" w:rsidRDefault="00DF1C7C">
            <w:pPr>
              <w:tabs>
                <w:tab w:val="left" w:pos="3328"/>
              </w:tabs>
              <w:spacing w:line="0" w:lineRule="atLeast"/>
              <w:ind w:right="34"/>
              <w:rPr>
                <w:sz w:val="22"/>
                <w:szCs w:val="22"/>
                <w:lang w:val="en"/>
              </w:rPr>
            </w:pPr>
            <w:r>
              <w:rPr>
                <w:rFonts w:hint="eastAsia"/>
                <w:sz w:val="22"/>
                <w:szCs w:val="22"/>
                <w:lang w:val="en"/>
              </w:rPr>
              <w:t>smaller</w:t>
            </w:r>
            <w:r>
              <w:rPr>
                <w:sz w:val="22"/>
                <w:szCs w:val="22"/>
                <w:lang w:val="en"/>
              </w:rPr>
              <w:t xml:space="preserve"> than or equal to</w:t>
            </w:r>
            <w:r>
              <w:rPr>
                <w:rFonts w:hint="eastAsia"/>
                <w:sz w:val="22"/>
                <w:szCs w:val="22"/>
                <w:lang w:val="en"/>
              </w:rPr>
              <w:t xml:space="preserve"> 30.</w:t>
            </w:r>
          </w:p>
        </w:tc>
      </w:tr>
      <w:tr w:rsidR="00DF1C7C">
        <w:tc>
          <w:tcPr>
            <w:tcW w:w="2376" w:type="dxa"/>
            <w:tcBorders>
              <w:top w:val="single" w:sz="4" w:space="0" w:color="auto"/>
              <w:left w:val="single" w:sz="4" w:space="0" w:color="auto"/>
              <w:bottom w:val="single" w:sz="4" w:space="0" w:color="auto"/>
              <w:right w:val="single" w:sz="4" w:space="0" w:color="auto"/>
            </w:tcBorders>
          </w:tcPr>
          <w:p w:rsidR="00DF1C7C" w:rsidRDefault="00DF1C7C">
            <w:pPr>
              <w:tabs>
                <w:tab w:val="left" w:pos="2410"/>
              </w:tabs>
              <w:spacing w:line="0" w:lineRule="atLeast"/>
              <w:ind w:right="-111"/>
              <w:rPr>
                <w:sz w:val="22"/>
                <w:szCs w:val="22"/>
              </w:rPr>
            </w:pPr>
            <w:r>
              <w:rPr>
                <w:rFonts w:hint="eastAsia"/>
                <w:sz w:val="22"/>
                <w:szCs w:val="22"/>
              </w:rPr>
              <w:t>Tx Power Alarm</w:t>
            </w:r>
          </w:p>
        </w:tc>
        <w:tc>
          <w:tcPr>
            <w:tcW w:w="2977"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ind w:right="1020"/>
              <w:rPr>
                <w:rFonts w:cs="Times New Roman"/>
                <w:sz w:val="22"/>
                <w:szCs w:val="22"/>
              </w:rPr>
            </w:pPr>
            <w:r>
              <w:rPr>
                <w:rFonts w:cs="Times New Roman" w:hint="eastAsia"/>
                <w:sz w:val="22"/>
                <w:szCs w:val="22"/>
              </w:rPr>
              <w:t>TxPOWALM</w:t>
            </w:r>
          </w:p>
        </w:tc>
        <w:tc>
          <w:tcPr>
            <w:tcW w:w="851"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rPr>
                <w:sz w:val="22"/>
                <w:szCs w:val="22"/>
              </w:rPr>
            </w:pPr>
            <w:r>
              <w:rPr>
                <w:rFonts w:hint="eastAsia"/>
                <w:sz w:val="22"/>
                <w:szCs w:val="22"/>
              </w:rPr>
              <w:t>dBm</w:t>
            </w:r>
          </w:p>
        </w:tc>
        <w:tc>
          <w:tcPr>
            <w:tcW w:w="3969"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rPr>
                <w:sz w:val="22"/>
                <w:szCs w:val="22"/>
                <w:lang w:val="en"/>
              </w:rPr>
            </w:pPr>
            <w:r>
              <w:rPr>
                <w:rFonts w:hint="eastAsia"/>
                <w:sz w:val="22"/>
                <w:szCs w:val="22"/>
                <w:lang w:val="en"/>
              </w:rPr>
              <w:t>Greater</w:t>
            </w:r>
            <w:r>
              <w:rPr>
                <w:sz w:val="22"/>
                <w:szCs w:val="22"/>
                <w:lang w:val="en"/>
              </w:rPr>
              <w:t xml:space="preserve"> than </w:t>
            </w:r>
            <w:r>
              <w:rPr>
                <w:rFonts w:hint="eastAsia"/>
                <w:sz w:val="22"/>
                <w:szCs w:val="22"/>
                <w:lang w:val="en"/>
              </w:rPr>
              <w:t xml:space="preserve">or </w:t>
            </w:r>
            <w:r>
              <w:rPr>
                <w:sz w:val="22"/>
                <w:szCs w:val="22"/>
                <w:lang w:val="en"/>
              </w:rPr>
              <w:t xml:space="preserve">equal to </w:t>
            </w:r>
            <w:r>
              <w:rPr>
                <w:rFonts w:hint="eastAsia"/>
                <w:sz w:val="22"/>
                <w:szCs w:val="22"/>
                <w:lang w:val="en"/>
              </w:rPr>
              <w:t>7</w:t>
            </w:r>
            <w:r>
              <w:rPr>
                <w:sz w:val="22"/>
                <w:szCs w:val="22"/>
                <w:lang w:val="en"/>
              </w:rPr>
              <w:t xml:space="preserve">, </w:t>
            </w:r>
          </w:p>
          <w:p w:rsidR="00DF1C7C" w:rsidRDefault="00DF1C7C">
            <w:pPr>
              <w:spacing w:line="0" w:lineRule="atLeast"/>
              <w:rPr>
                <w:sz w:val="22"/>
                <w:szCs w:val="22"/>
                <w:lang w:val="en"/>
              </w:rPr>
            </w:pPr>
            <w:r>
              <w:rPr>
                <w:rFonts w:hint="eastAsia"/>
                <w:sz w:val="22"/>
                <w:szCs w:val="22"/>
                <w:lang w:val="en"/>
              </w:rPr>
              <w:t>smaller</w:t>
            </w:r>
            <w:r>
              <w:rPr>
                <w:sz w:val="22"/>
                <w:szCs w:val="22"/>
                <w:lang w:val="en"/>
              </w:rPr>
              <w:t xml:space="preserve"> than or equal to</w:t>
            </w:r>
            <w:r>
              <w:rPr>
                <w:rFonts w:hint="eastAsia"/>
                <w:sz w:val="22"/>
                <w:szCs w:val="22"/>
                <w:lang w:val="en"/>
              </w:rPr>
              <w:t xml:space="preserve"> </w:t>
            </w:r>
            <w:r>
              <w:rPr>
                <w:sz w:val="22"/>
                <w:szCs w:val="22"/>
                <w:lang w:val="en"/>
              </w:rPr>
              <w:t>–</w:t>
            </w:r>
            <w:r>
              <w:rPr>
                <w:rFonts w:hint="eastAsia"/>
                <w:sz w:val="22"/>
                <w:szCs w:val="22"/>
                <w:lang w:val="en"/>
              </w:rPr>
              <w:t>8.7.</w:t>
            </w:r>
          </w:p>
        </w:tc>
      </w:tr>
      <w:tr w:rsidR="00DF1C7C">
        <w:tc>
          <w:tcPr>
            <w:tcW w:w="2376" w:type="dxa"/>
            <w:tcBorders>
              <w:top w:val="single" w:sz="4" w:space="0" w:color="auto"/>
              <w:left w:val="single" w:sz="4" w:space="0" w:color="auto"/>
              <w:bottom w:val="single" w:sz="4" w:space="0" w:color="auto"/>
              <w:right w:val="single" w:sz="4" w:space="0" w:color="auto"/>
            </w:tcBorders>
          </w:tcPr>
          <w:p w:rsidR="00DF1C7C" w:rsidRDefault="00DF1C7C">
            <w:pPr>
              <w:tabs>
                <w:tab w:val="left" w:pos="2410"/>
              </w:tabs>
              <w:spacing w:line="0" w:lineRule="atLeast"/>
              <w:ind w:right="-111"/>
              <w:rPr>
                <w:sz w:val="22"/>
                <w:szCs w:val="22"/>
              </w:rPr>
            </w:pPr>
            <w:r>
              <w:rPr>
                <w:rFonts w:hint="eastAsia"/>
                <w:sz w:val="22"/>
                <w:szCs w:val="22"/>
              </w:rPr>
              <w:t>Rx Power Alarm</w:t>
            </w:r>
          </w:p>
        </w:tc>
        <w:tc>
          <w:tcPr>
            <w:tcW w:w="2977"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ind w:right="1020"/>
              <w:rPr>
                <w:rFonts w:cs="Times New Roman"/>
                <w:sz w:val="22"/>
                <w:szCs w:val="22"/>
              </w:rPr>
            </w:pPr>
            <w:r>
              <w:rPr>
                <w:rFonts w:cs="Times New Roman"/>
                <w:sz w:val="22"/>
                <w:szCs w:val="22"/>
              </w:rPr>
              <w:t>RxPOW</w:t>
            </w:r>
            <w:r>
              <w:rPr>
                <w:rFonts w:cs="Times New Roman" w:hint="eastAsia"/>
                <w:sz w:val="22"/>
                <w:szCs w:val="22"/>
              </w:rPr>
              <w:t>ALM</w:t>
            </w:r>
          </w:p>
        </w:tc>
        <w:tc>
          <w:tcPr>
            <w:tcW w:w="851"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ind w:right="33"/>
              <w:rPr>
                <w:sz w:val="22"/>
                <w:szCs w:val="22"/>
              </w:rPr>
            </w:pPr>
            <w:r>
              <w:rPr>
                <w:rFonts w:hint="eastAsia"/>
                <w:sz w:val="22"/>
                <w:szCs w:val="22"/>
              </w:rPr>
              <w:t>dBm</w:t>
            </w:r>
          </w:p>
        </w:tc>
        <w:tc>
          <w:tcPr>
            <w:tcW w:w="3969"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rPr>
                <w:sz w:val="22"/>
                <w:szCs w:val="22"/>
                <w:lang w:val="en"/>
              </w:rPr>
            </w:pPr>
            <w:r>
              <w:rPr>
                <w:rFonts w:hint="eastAsia"/>
                <w:sz w:val="22"/>
                <w:szCs w:val="22"/>
                <w:lang w:val="en"/>
              </w:rPr>
              <w:t>Greater</w:t>
            </w:r>
            <w:r>
              <w:rPr>
                <w:sz w:val="22"/>
                <w:szCs w:val="22"/>
                <w:lang w:val="en"/>
              </w:rPr>
              <w:t xml:space="preserve"> than </w:t>
            </w:r>
            <w:r>
              <w:rPr>
                <w:rFonts w:hint="eastAsia"/>
                <w:sz w:val="22"/>
                <w:szCs w:val="22"/>
                <w:lang w:val="en"/>
              </w:rPr>
              <w:t xml:space="preserve">or </w:t>
            </w:r>
            <w:r>
              <w:rPr>
                <w:sz w:val="22"/>
                <w:szCs w:val="22"/>
                <w:lang w:val="en"/>
              </w:rPr>
              <w:t xml:space="preserve">equal to </w:t>
            </w:r>
            <w:r>
              <w:rPr>
                <w:rFonts w:hint="eastAsia"/>
                <w:sz w:val="22"/>
                <w:szCs w:val="22"/>
                <w:lang w:val="en"/>
              </w:rPr>
              <w:t>2</w:t>
            </w:r>
            <w:r>
              <w:rPr>
                <w:sz w:val="22"/>
                <w:szCs w:val="22"/>
                <w:lang w:val="en"/>
              </w:rPr>
              <w:t xml:space="preserve">, </w:t>
            </w:r>
          </w:p>
          <w:p w:rsidR="00DF1C7C" w:rsidRDefault="00DF1C7C">
            <w:pPr>
              <w:spacing w:line="0" w:lineRule="atLeast"/>
              <w:rPr>
                <w:sz w:val="22"/>
                <w:szCs w:val="22"/>
                <w:lang w:val="en"/>
              </w:rPr>
            </w:pPr>
            <w:r>
              <w:rPr>
                <w:rFonts w:hint="eastAsia"/>
                <w:sz w:val="22"/>
                <w:szCs w:val="22"/>
                <w:lang w:val="en"/>
              </w:rPr>
              <w:t>smaller</w:t>
            </w:r>
            <w:r>
              <w:rPr>
                <w:sz w:val="22"/>
                <w:szCs w:val="22"/>
                <w:lang w:val="en"/>
              </w:rPr>
              <w:t xml:space="preserve"> than or equal to</w:t>
            </w:r>
            <w:r>
              <w:rPr>
                <w:rFonts w:hint="eastAsia"/>
                <w:sz w:val="22"/>
                <w:szCs w:val="22"/>
                <w:lang w:val="en"/>
              </w:rPr>
              <w:t xml:space="preserve"> -19.8.</w:t>
            </w:r>
          </w:p>
        </w:tc>
      </w:tr>
      <w:tr w:rsidR="00DF1C7C">
        <w:tc>
          <w:tcPr>
            <w:tcW w:w="2376" w:type="dxa"/>
            <w:tcBorders>
              <w:top w:val="single" w:sz="4" w:space="0" w:color="auto"/>
              <w:left w:val="single" w:sz="4" w:space="0" w:color="auto"/>
              <w:bottom w:val="single" w:sz="4" w:space="0" w:color="auto"/>
              <w:right w:val="single" w:sz="4" w:space="0" w:color="auto"/>
            </w:tcBorders>
          </w:tcPr>
          <w:p w:rsidR="00DF1C7C" w:rsidRDefault="00DF1C7C">
            <w:pPr>
              <w:tabs>
                <w:tab w:val="left" w:pos="2410"/>
              </w:tabs>
              <w:spacing w:line="0" w:lineRule="atLeast"/>
              <w:ind w:right="-111"/>
              <w:rPr>
                <w:sz w:val="22"/>
                <w:szCs w:val="22"/>
              </w:rPr>
            </w:pPr>
            <w:r>
              <w:rPr>
                <w:rFonts w:hint="eastAsia"/>
                <w:sz w:val="22"/>
                <w:szCs w:val="22"/>
              </w:rPr>
              <w:t>Voltage Alarm</w:t>
            </w:r>
          </w:p>
        </w:tc>
        <w:tc>
          <w:tcPr>
            <w:tcW w:w="2977"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ind w:right="1020"/>
              <w:rPr>
                <w:rFonts w:cs="Times New Roman"/>
                <w:sz w:val="22"/>
                <w:szCs w:val="22"/>
              </w:rPr>
            </w:pPr>
            <w:r>
              <w:rPr>
                <w:rFonts w:cs="Times New Roman" w:hint="eastAsia"/>
                <w:sz w:val="22"/>
                <w:szCs w:val="22"/>
              </w:rPr>
              <w:t>3.3V_ALM</w:t>
            </w:r>
          </w:p>
        </w:tc>
        <w:tc>
          <w:tcPr>
            <w:tcW w:w="851"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ind w:right="175"/>
              <w:rPr>
                <w:sz w:val="22"/>
                <w:szCs w:val="22"/>
              </w:rPr>
            </w:pPr>
            <w:r>
              <w:rPr>
                <w:rFonts w:hint="eastAsia"/>
                <w:sz w:val="22"/>
                <w:szCs w:val="22"/>
              </w:rPr>
              <w:t>V</w:t>
            </w:r>
          </w:p>
        </w:tc>
        <w:tc>
          <w:tcPr>
            <w:tcW w:w="3969" w:type="dxa"/>
            <w:tcBorders>
              <w:top w:val="single" w:sz="4" w:space="0" w:color="auto"/>
              <w:left w:val="single" w:sz="4" w:space="0" w:color="auto"/>
              <w:bottom w:val="single" w:sz="4" w:space="0" w:color="auto"/>
              <w:right w:val="single" w:sz="4" w:space="0" w:color="auto"/>
            </w:tcBorders>
          </w:tcPr>
          <w:p w:rsidR="00DF1C7C" w:rsidRDefault="00DF1C7C">
            <w:pPr>
              <w:spacing w:line="0" w:lineRule="atLeast"/>
              <w:rPr>
                <w:sz w:val="22"/>
                <w:szCs w:val="22"/>
                <w:lang w:val="en"/>
              </w:rPr>
            </w:pPr>
            <w:r>
              <w:rPr>
                <w:rFonts w:hint="eastAsia"/>
                <w:sz w:val="22"/>
                <w:szCs w:val="22"/>
                <w:lang w:val="en"/>
              </w:rPr>
              <w:t>Greater</w:t>
            </w:r>
            <w:r>
              <w:rPr>
                <w:sz w:val="22"/>
                <w:szCs w:val="22"/>
                <w:lang w:val="en"/>
              </w:rPr>
              <w:t xml:space="preserve"> than </w:t>
            </w:r>
            <w:r>
              <w:rPr>
                <w:rFonts w:hint="eastAsia"/>
                <w:sz w:val="22"/>
                <w:szCs w:val="22"/>
                <w:lang w:val="en"/>
              </w:rPr>
              <w:t xml:space="preserve">or </w:t>
            </w:r>
            <w:r>
              <w:rPr>
                <w:sz w:val="22"/>
                <w:szCs w:val="22"/>
                <w:lang w:val="en"/>
              </w:rPr>
              <w:t xml:space="preserve">equal to </w:t>
            </w:r>
            <w:r>
              <w:rPr>
                <w:rFonts w:hint="eastAsia"/>
                <w:sz w:val="22"/>
                <w:szCs w:val="22"/>
                <w:lang w:val="en"/>
              </w:rPr>
              <w:t>3.63</w:t>
            </w:r>
            <w:r>
              <w:rPr>
                <w:sz w:val="22"/>
                <w:szCs w:val="22"/>
                <w:lang w:val="en"/>
              </w:rPr>
              <w:t xml:space="preserve"> , </w:t>
            </w:r>
          </w:p>
          <w:p w:rsidR="00DF1C7C" w:rsidRDefault="00DF1C7C">
            <w:pPr>
              <w:spacing w:line="0" w:lineRule="atLeast"/>
              <w:rPr>
                <w:sz w:val="22"/>
                <w:szCs w:val="22"/>
                <w:lang w:val="en"/>
              </w:rPr>
            </w:pPr>
            <w:r>
              <w:rPr>
                <w:rFonts w:hint="eastAsia"/>
                <w:sz w:val="22"/>
                <w:szCs w:val="22"/>
                <w:lang w:val="en"/>
              </w:rPr>
              <w:t>smaller</w:t>
            </w:r>
            <w:r>
              <w:rPr>
                <w:sz w:val="22"/>
                <w:szCs w:val="22"/>
                <w:lang w:val="en"/>
              </w:rPr>
              <w:t xml:space="preserve"> than or equal to</w:t>
            </w:r>
            <w:r>
              <w:rPr>
                <w:rFonts w:hint="eastAsia"/>
                <w:sz w:val="22"/>
                <w:szCs w:val="22"/>
                <w:lang w:val="en"/>
              </w:rPr>
              <w:t xml:space="preserve"> 2.97.</w:t>
            </w:r>
          </w:p>
        </w:tc>
      </w:tr>
    </w:tbl>
    <w:p w:rsidR="00F2045F" w:rsidRDefault="00F2045F">
      <w:pPr>
        <w:spacing w:line="0" w:lineRule="atLeast"/>
        <w:ind w:right="1020"/>
      </w:pPr>
    </w:p>
    <w:p w:rsidR="00F2045F" w:rsidRDefault="00F2045F" w:rsidP="00F2045F">
      <w:r>
        <w:br w:type="page"/>
      </w:r>
    </w:p>
    <w:p w:rsidR="00F2045F" w:rsidRPr="00CF4D39" w:rsidRDefault="00F2045F" w:rsidP="00CF4D39">
      <w:pPr>
        <w:pStyle w:val="2"/>
        <w:rPr>
          <w:u w:val="single"/>
        </w:rPr>
      </w:pPr>
      <w:bookmarkStart w:id="12776" w:name="_Toc63179475"/>
      <w:r w:rsidRPr="00CF4D39">
        <w:rPr>
          <w:rFonts w:hint="eastAsia"/>
          <w:u w:val="single"/>
        </w:rPr>
        <w:t>Acronym and meanings of abbreviation</w:t>
      </w:r>
      <w:bookmarkEnd w:id="12776"/>
    </w:p>
    <w:p w:rsidR="00F2045F" w:rsidRPr="005038B9" w:rsidRDefault="00F2045F" w:rsidP="00F2045F">
      <w:pPr>
        <w:rPr>
          <w:sz w:val="22"/>
          <w:szCs w:val="22"/>
        </w:rPr>
      </w:pPr>
      <w:r w:rsidRPr="005038B9">
        <w:rPr>
          <w:rFonts w:hint="eastAsia"/>
          <w:sz w:val="22"/>
          <w:szCs w:val="22"/>
        </w:rPr>
        <w:t>ALMA: Atacama Large Millimeter Array</w:t>
      </w:r>
    </w:p>
    <w:p w:rsidR="00F2045F" w:rsidRPr="005038B9" w:rsidRDefault="00F2045F" w:rsidP="00F2045F">
      <w:pPr>
        <w:rPr>
          <w:sz w:val="22"/>
          <w:szCs w:val="22"/>
        </w:rPr>
      </w:pPr>
      <w:r w:rsidRPr="005038B9">
        <w:rPr>
          <w:rFonts w:hint="eastAsia"/>
          <w:sz w:val="22"/>
          <w:szCs w:val="22"/>
        </w:rPr>
        <w:t>API: Application Programming Interface</w:t>
      </w:r>
    </w:p>
    <w:p w:rsidR="00F2045F" w:rsidRPr="005038B9" w:rsidRDefault="00F2045F" w:rsidP="00F2045F">
      <w:pPr>
        <w:rPr>
          <w:sz w:val="22"/>
          <w:szCs w:val="22"/>
        </w:rPr>
      </w:pPr>
      <w:r w:rsidRPr="005038B9">
        <w:rPr>
          <w:rFonts w:hint="eastAsia"/>
          <w:sz w:val="22"/>
          <w:szCs w:val="22"/>
        </w:rPr>
        <w:t>DMA: Direct Memory Access</w:t>
      </w:r>
    </w:p>
    <w:p w:rsidR="004220D3" w:rsidRPr="005038B9" w:rsidRDefault="004220D3" w:rsidP="00F2045F">
      <w:pPr>
        <w:rPr>
          <w:rFonts w:cs="Arial"/>
          <w:color w:val="545454"/>
          <w:sz w:val="22"/>
          <w:szCs w:val="22"/>
          <w:shd w:val="clear" w:color="auto" w:fill="FFFFFF"/>
        </w:rPr>
      </w:pPr>
      <w:r w:rsidRPr="00351C95">
        <w:rPr>
          <w:rFonts w:cs="Times New Roman"/>
          <w:sz w:val="22"/>
          <w:szCs w:val="22"/>
        </w:rPr>
        <w:t>DTS-R</w:t>
      </w:r>
      <w:r w:rsidRPr="00944CA8">
        <w:rPr>
          <w:rFonts w:cs="Times New Roman" w:hint="eastAsia"/>
          <w:sz w:val="22"/>
          <w:szCs w:val="22"/>
        </w:rPr>
        <w:t xml:space="preserve">: </w:t>
      </w:r>
      <w:r w:rsidR="000A2329" w:rsidRPr="005038B9">
        <w:rPr>
          <w:rFonts w:cs="Arial" w:hint="eastAsia"/>
          <w:sz w:val="22"/>
          <w:szCs w:val="22"/>
          <w:shd w:val="clear" w:color="auto" w:fill="FFFFFF"/>
        </w:rPr>
        <w:t>D</w:t>
      </w:r>
      <w:r w:rsidR="000A2329" w:rsidRPr="005038B9">
        <w:rPr>
          <w:rFonts w:cs="Arial"/>
          <w:sz w:val="22"/>
          <w:szCs w:val="22"/>
          <w:shd w:val="clear" w:color="auto" w:fill="FFFFFF"/>
        </w:rPr>
        <w:t xml:space="preserve">ata </w:t>
      </w:r>
      <w:r w:rsidR="000A2329" w:rsidRPr="005038B9">
        <w:rPr>
          <w:rFonts w:cs="Arial" w:hint="eastAsia"/>
          <w:sz w:val="22"/>
          <w:szCs w:val="22"/>
          <w:shd w:val="clear" w:color="auto" w:fill="FFFFFF"/>
        </w:rPr>
        <w:t>T</w:t>
      </w:r>
      <w:r w:rsidR="000A2329" w:rsidRPr="005038B9">
        <w:rPr>
          <w:rFonts w:cs="Arial"/>
          <w:sz w:val="22"/>
          <w:szCs w:val="22"/>
          <w:shd w:val="clear" w:color="auto" w:fill="FFFFFF"/>
        </w:rPr>
        <w:t xml:space="preserve">ransmission </w:t>
      </w:r>
      <w:r w:rsidR="000A2329" w:rsidRPr="005038B9">
        <w:rPr>
          <w:rFonts w:cs="Arial" w:hint="eastAsia"/>
          <w:sz w:val="22"/>
          <w:szCs w:val="22"/>
          <w:shd w:val="clear" w:color="auto" w:fill="FFFFFF"/>
        </w:rPr>
        <w:t>S</w:t>
      </w:r>
      <w:r w:rsidR="000A2329" w:rsidRPr="005038B9">
        <w:rPr>
          <w:rFonts w:cs="Arial"/>
          <w:sz w:val="22"/>
          <w:szCs w:val="22"/>
          <w:shd w:val="clear" w:color="auto" w:fill="FFFFFF"/>
        </w:rPr>
        <w:t>ystem</w:t>
      </w:r>
      <w:r w:rsidR="000A2329" w:rsidRPr="005038B9">
        <w:rPr>
          <w:rFonts w:cs="Arial" w:hint="eastAsia"/>
          <w:sz w:val="22"/>
          <w:szCs w:val="22"/>
          <w:shd w:val="clear" w:color="auto" w:fill="FFFFFF"/>
        </w:rPr>
        <w:t xml:space="preserve"> Rec</w:t>
      </w:r>
      <w:r w:rsidR="006A18A7" w:rsidRPr="005038B9">
        <w:rPr>
          <w:rFonts w:cs="Arial" w:hint="eastAsia"/>
          <w:sz w:val="22"/>
          <w:szCs w:val="22"/>
          <w:shd w:val="clear" w:color="auto" w:fill="FFFFFF"/>
        </w:rPr>
        <w:t>eiver</w:t>
      </w:r>
    </w:p>
    <w:p w:rsidR="004220D3" w:rsidRPr="005038B9" w:rsidRDefault="004220D3" w:rsidP="00F2045F">
      <w:pPr>
        <w:rPr>
          <w:sz w:val="22"/>
          <w:szCs w:val="22"/>
        </w:rPr>
      </w:pPr>
      <w:r w:rsidRPr="00351C95">
        <w:rPr>
          <w:rFonts w:cs="Times New Roman" w:hint="eastAsia"/>
          <w:sz w:val="22"/>
          <w:szCs w:val="22"/>
        </w:rPr>
        <w:t xml:space="preserve">DTS-T: </w:t>
      </w:r>
      <w:r w:rsidR="006A18A7" w:rsidRPr="00944CA8">
        <w:rPr>
          <w:rFonts w:cs="Arial" w:hint="eastAsia"/>
          <w:sz w:val="22"/>
          <w:szCs w:val="22"/>
          <w:shd w:val="clear" w:color="auto" w:fill="FFFFFF"/>
        </w:rPr>
        <w:t>D</w:t>
      </w:r>
      <w:r w:rsidR="006A18A7" w:rsidRPr="00B968F3">
        <w:rPr>
          <w:rFonts w:cs="Arial"/>
          <w:sz w:val="22"/>
          <w:szCs w:val="22"/>
          <w:shd w:val="clear" w:color="auto" w:fill="FFFFFF"/>
        </w:rPr>
        <w:t xml:space="preserve">ata </w:t>
      </w:r>
      <w:r w:rsidR="006A18A7" w:rsidRPr="00B968F3">
        <w:rPr>
          <w:rFonts w:cs="Arial" w:hint="eastAsia"/>
          <w:sz w:val="22"/>
          <w:szCs w:val="22"/>
          <w:shd w:val="clear" w:color="auto" w:fill="FFFFFF"/>
        </w:rPr>
        <w:t>T</w:t>
      </w:r>
      <w:r w:rsidR="006A18A7" w:rsidRPr="00B968F3">
        <w:rPr>
          <w:rFonts w:cs="Arial"/>
          <w:sz w:val="22"/>
          <w:szCs w:val="22"/>
          <w:shd w:val="clear" w:color="auto" w:fill="FFFFFF"/>
        </w:rPr>
        <w:t xml:space="preserve">ransmission </w:t>
      </w:r>
      <w:r w:rsidR="006A18A7" w:rsidRPr="00B968F3">
        <w:rPr>
          <w:rFonts w:cs="Arial" w:hint="eastAsia"/>
          <w:sz w:val="22"/>
          <w:szCs w:val="22"/>
          <w:shd w:val="clear" w:color="auto" w:fill="FFFFFF"/>
        </w:rPr>
        <w:t>S</w:t>
      </w:r>
      <w:r w:rsidR="006A18A7" w:rsidRPr="00B968F3">
        <w:rPr>
          <w:rFonts w:cs="Arial"/>
          <w:sz w:val="22"/>
          <w:szCs w:val="22"/>
          <w:shd w:val="clear" w:color="auto" w:fill="FFFFFF"/>
        </w:rPr>
        <w:t>ystem</w:t>
      </w:r>
      <w:r w:rsidR="006A18A7" w:rsidRPr="00B968F3">
        <w:rPr>
          <w:rFonts w:cs="Arial" w:hint="eastAsia"/>
          <w:sz w:val="22"/>
          <w:szCs w:val="22"/>
          <w:shd w:val="clear" w:color="auto" w:fill="FFFFFF"/>
        </w:rPr>
        <w:t xml:space="preserve"> </w:t>
      </w:r>
      <w:r w:rsidR="006A18A7" w:rsidRPr="005038B9">
        <w:rPr>
          <w:rStyle w:val="af5"/>
          <w:rFonts w:cs="Arial" w:hint="eastAsia"/>
          <w:bCs/>
          <w:i w:val="0"/>
          <w:iCs w:val="0"/>
          <w:sz w:val="22"/>
          <w:szCs w:val="22"/>
          <w:shd w:val="clear" w:color="auto" w:fill="FFFFFF"/>
        </w:rPr>
        <w:t>T</w:t>
      </w:r>
      <w:r w:rsidR="006A18A7" w:rsidRPr="005038B9">
        <w:rPr>
          <w:rStyle w:val="af5"/>
          <w:rFonts w:cs="Arial"/>
          <w:bCs/>
          <w:i w:val="0"/>
          <w:iCs w:val="0"/>
          <w:sz w:val="22"/>
          <w:szCs w:val="22"/>
          <w:shd w:val="clear" w:color="auto" w:fill="FFFFFF"/>
        </w:rPr>
        <w:t>ransceiver</w:t>
      </w:r>
    </w:p>
    <w:p w:rsidR="00F2045F" w:rsidRPr="005038B9" w:rsidRDefault="00F2045F" w:rsidP="00F2045F">
      <w:pPr>
        <w:rPr>
          <w:sz w:val="22"/>
          <w:szCs w:val="22"/>
        </w:rPr>
      </w:pPr>
      <w:r w:rsidRPr="005038B9">
        <w:rPr>
          <w:rFonts w:hint="eastAsia"/>
          <w:sz w:val="22"/>
          <w:szCs w:val="22"/>
        </w:rPr>
        <w:t>FPGA: Field Programmable Gate Array</w:t>
      </w:r>
    </w:p>
    <w:p w:rsidR="00BC1A9E" w:rsidRPr="005038B9" w:rsidRDefault="00BC1A9E" w:rsidP="00F2045F">
      <w:pPr>
        <w:rPr>
          <w:sz w:val="22"/>
          <w:szCs w:val="22"/>
        </w:rPr>
      </w:pPr>
      <w:r w:rsidRPr="005038B9">
        <w:rPr>
          <w:rFonts w:hint="eastAsia"/>
          <w:sz w:val="22"/>
          <w:szCs w:val="22"/>
        </w:rPr>
        <w:t>GiB: gibibyte, 2^30 bytes</w:t>
      </w:r>
    </w:p>
    <w:p w:rsidR="00F2045F" w:rsidRPr="005038B9" w:rsidRDefault="00F2045F" w:rsidP="00F2045F">
      <w:pPr>
        <w:rPr>
          <w:sz w:val="22"/>
          <w:szCs w:val="22"/>
        </w:rPr>
      </w:pPr>
      <w:r w:rsidRPr="005038B9">
        <w:rPr>
          <w:rFonts w:hint="eastAsia"/>
          <w:sz w:val="22"/>
          <w:szCs w:val="22"/>
        </w:rPr>
        <w:t>mmap: The LINUX command inquiring the virtual address of DMA.</w:t>
      </w:r>
    </w:p>
    <w:p w:rsidR="00F2045F" w:rsidRPr="005038B9" w:rsidRDefault="00F2045F" w:rsidP="00F2045F">
      <w:pPr>
        <w:rPr>
          <w:sz w:val="22"/>
          <w:szCs w:val="22"/>
        </w:rPr>
      </w:pPr>
      <w:r w:rsidRPr="005038B9">
        <w:rPr>
          <w:rFonts w:hint="eastAsia"/>
          <w:sz w:val="22"/>
          <w:szCs w:val="22"/>
        </w:rPr>
        <w:t>MiB: mebibyte, 2^20 bytes</w:t>
      </w:r>
    </w:p>
    <w:p w:rsidR="00B264E5" w:rsidRPr="005038B9" w:rsidRDefault="00B264E5" w:rsidP="00F2045F">
      <w:pPr>
        <w:rPr>
          <w:sz w:val="22"/>
          <w:szCs w:val="22"/>
        </w:rPr>
      </w:pPr>
      <w:r w:rsidRPr="005038B9">
        <w:rPr>
          <w:rFonts w:hint="eastAsia"/>
          <w:sz w:val="22"/>
          <w:szCs w:val="22"/>
        </w:rPr>
        <w:t>MSByte: the most significant byte</w:t>
      </w:r>
    </w:p>
    <w:p w:rsidR="00F2045F" w:rsidRPr="005038B9" w:rsidRDefault="00F2045F" w:rsidP="00F2045F">
      <w:pPr>
        <w:rPr>
          <w:sz w:val="22"/>
          <w:szCs w:val="22"/>
        </w:rPr>
      </w:pPr>
      <w:r w:rsidRPr="005038B9">
        <w:rPr>
          <w:rFonts w:hint="eastAsia"/>
          <w:sz w:val="22"/>
          <w:szCs w:val="22"/>
        </w:rPr>
        <w:t>PCIe:  A name of a computer bus, the PCI Express</w:t>
      </w:r>
    </w:p>
    <w:p w:rsidR="00BC1A9E" w:rsidRPr="005038B9" w:rsidRDefault="00BC1A9E" w:rsidP="00F2045F">
      <w:pPr>
        <w:rPr>
          <w:sz w:val="22"/>
          <w:szCs w:val="22"/>
        </w:rPr>
      </w:pPr>
      <w:r w:rsidRPr="005038B9">
        <w:rPr>
          <w:rFonts w:hint="eastAsia"/>
          <w:sz w:val="22"/>
          <w:szCs w:val="22"/>
        </w:rPr>
        <w:t>SFP: Small Form-factor Pluggable, optical/electrical data transmission module</w:t>
      </w:r>
    </w:p>
    <w:p w:rsidR="008A7863" w:rsidRPr="005038B9" w:rsidRDefault="008A7863" w:rsidP="00F2045F">
      <w:pPr>
        <w:rPr>
          <w:sz w:val="22"/>
          <w:szCs w:val="22"/>
        </w:rPr>
      </w:pPr>
      <w:r w:rsidRPr="005038B9">
        <w:rPr>
          <w:rFonts w:hint="eastAsia"/>
          <w:sz w:val="22"/>
          <w:szCs w:val="22"/>
        </w:rPr>
        <w:t>TAI: Temps Atomique International in French, International Atomic Time in English</w:t>
      </w:r>
    </w:p>
    <w:p w:rsidR="004220D3" w:rsidRDefault="004220D3" w:rsidP="00F2045F">
      <w:pPr>
        <w:rPr>
          <w:sz w:val="22"/>
          <w:szCs w:val="22"/>
        </w:rPr>
      </w:pPr>
      <w:r w:rsidRPr="005038B9">
        <w:rPr>
          <w:rFonts w:hint="eastAsia"/>
          <w:sz w:val="22"/>
          <w:szCs w:val="22"/>
        </w:rPr>
        <w:t xml:space="preserve">TE: </w:t>
      </w:r>
      <w:r w:rsidR="0017301F" w:rsidRPr="005038B9">
        <w:rPr>
          <w:rFonts w:hint="eastAsia"/>
          <w:sz w:val="22"/>
          <w:szCs w:val="22"/>
        </w:rPr>
        <w:t>Timing Event</w:t>
      </w:r>
    </w:p>
    <w:p w:rsidR="00CF4D39" w:rsidRDefault="00CF4D39" w:rsidP="00F2045F">
      <w:pPr>
        <w:rPr>
          <w:sz w:val="22"/>
          <w:szCs w:val="22"/>
        </w:rPr>
      </w:pPr>
      <w:r>
        <w:rPr>
          <w:rFonts w:hint="eastAsia"/>
          <w:sz w:val="22"/>
          <w:szCs w:val="22"/>
        </w:rPr>
        <w:t>DFR: Deformatter</w:t>
      </w:r>
    </w:p>
    <w:p w:rsidR="00CF4D39" w:rsidRPr="005038B9" w:rsidRDefault="00CF4D39" w:rsidP="00F2045F">
      <w:pPr>
        <w:rPr>
          <w:sz w:val="22"/>
          <w:szCs w:val="22"/>
        </w:rPr>
      </w:pPr>
      <w:r>
        <w:rPr>
          <w:rFonts w:hint="eastAsia"/>
          <w:sz w:val="22"/>
          <w:szCs w:val="22"/>
        </w:rPr>
        <w:t>SEU: Single Event Upset</w:t>
      </w:r>
    </w:p>
    <w:p w:rsidR="006364E1" w:rsidRDefault="006364E1">
      <w:pPr>
        <w:spacing w:line="0" w:lineRule="atLeast"/>
        <w:ind w:right="1020"/>
        <w:rPr>
          <w:ins w:id="12777" w:author="t_竹沢 公佑" w:date="2020-07-01T13:11:00Z"/>
        </w:rPr>
      </w:pPr>
    </w:p>
    <w:p w:rsidR="006364E1" w:rsidDel="006364E1" w:rsidRDefault="006364E1">
      <w:pPr>
        <w:spacing w:line="0" w:lineRule="atLeast"/>
        <w:ind w:right="1020"/>
        <w:rPr>
          <w:del w:id="12778" w:author="t_竹沢 公佑" w:date="2020-07-01T13:11:00Z"/>
        </w:rPr>
      </w:pPr>
    </w:p>
    <w:p w:rsidR="00B77528" w:rsidRPr="00E82429" w:rsidRDefault="00B77528" w:rsidP="00E82429">
      <w:r>
        <w:br w:type="page"/>
      </w:r>
    </w:p>
    <w:p w:rsidR="00B77528" w:rsidRPr="000860BF" w:rsidRDefault="00B77528" w:rsidP="000860BF">
      <w:pPr>
        <w:pStyle w:val="2"/>
        <w:rPr>
          <w:u w:val="single"/>
        </w:rPr>
      </w:pPr>
      <w:bookmarkStart w:id="12779" w:name="_Ref17401304"/>
      <w:bookmarkStart w:id="12780" w:name="_Ref17401712"/>
      <w:bookmarkStart w:id="12781" w:name="_Toc63179476"/>
      <w:r w:rsidRPr="000860BF">
        <w:rPr>
          <w:rFonts w:hint="eastAsia"/>
          <w:u w:val="single"/>
        </w:rPr>
        <w:t>SEU Mitigation</w:t>
      </w:r>
      <w:bookmarkEnd w:id="12779"/>
      <w:bookmarkEnd w:id="12780"/>
      <w:bookmarkEnd w:id="12781"/>
      <w:r w:rsidRPr="000860BF">
        <w:rPr>
          <w:rFonts w:hint="eastAsia"/>
          <w:u w:val="single"/>
        </w:rPr>
        <w:t xml:space="preserve"> </w:t>
      </w:r>
    </w:p>
    <w:p w:rsidR="00B77528" w:rsidRPr="00E82429" w:rsidRDefault="00B77528" w:rsidP="00B77528">
      <w:pPr>
        <w:rPr>
          <w:sz w:val="22"/>
          <w:szCs w:val="22"/>
        </w:rPr>
      </w:pPr>
      <w:r>
        <w:rPr>
          <w:rFonts w:hint="eastAsia"/>
          <w:sz w:val="20"/>
          <w:szCs w:val="20"/>
        </w:rPr>
        <w:t xml:space="preserve"> </w:t>
      </w:r>
      <w:r w:rsidRPr="00E82429">
        <w:rPr>
          <w:rFonts w:hint="eastAsia"/>
          <w:sz w:val="22"/>
          <w:szCs w:val="22"/>
        </w:rPr>
        <w:t xml:space="preserve">From </w:t>
      </w:r>
      <w:r w:rsidR="000E05BB">
        <w:rPr>
          <w:rFonts w:hint="eastAsia"/>
          <w:sz w:val="22"/>
          <w:szCs w:val="22"/>
        </w:rPr>
        <w:t xml:space="preserve">prototype DRXP </w:t>
      </w:r>
      <w:r w:rsidRPr="00E82429">
        <w:rPr>
          <w:rFonts w:hint="eastAsia"/>
          <w:sz w:val="22"/>
          <w:szCs w:val="22"/>
        </w:rPr>
        <w:t xml:space="preserve">FPGA after </w:t>
      </w:r>
      <w:r w:rsidR="00C87C26" w:rsidRPr="00E82429">
        <w:rPr>
          <w:sz w:val="22"/>
          <w:szCs w:val="22"/>
        </w:rPr>
        <w:t>2018/01/05 11:29:33</w:t>
      </w:r>
      <w:r w:rsidRPr="00E82429">
        <w:rPr>
          <w:rFonts w:hint="eastAsia"/>
          <w:sz w:val="22"/>
          <w:szCs w:val="22"/>
        </w:rPr>
        <w:t xml:space="preserve"> SEU Mitigation function is implemented to it. </w:t>
      </w:r>
      <w:r w:rsidR="004244EC">
        <w:rPr>
          <w:rFonts w:hint="eastAsia"/>
          <w:sz w:val="22"/>
          <w:szCs w:val="22"/>
        </w:rPr>
        <w:t xml:space="preserve">It </w:t>
      </w:r>
      <w:r w:rsidR="000E05BB">
        <w:rPr>
          <w:rFonts w:hint="eastAsia"/>
          <w:sz w:val="22"/>
          <w:szCs w:val="22"/>
        </w:rPr>
        <w:t>is also implemented to production DRXP</w:t>
      </w:r>
      <w:r w:rsidR="004244EC">
        <w:rPr>
          <w:rFonts w:hint="eastAsia"/>
          <w:sz w:val="22"/>
          <w:szCs w:val="22"/>
        </w:rPr>
        <w:t>.</w:t>
      </w:r>
      <w:r w:rsidR="000E05BB">
        <w:rPr>
          <w:rFonts w:hint="eastAsia"/>
          <w:sz w:val="22"/>
          <w:szCs w:val="22"/>
        </w:rPr>
        <w:t xml:space="preserve"> </w:t>
      </w:r>
      <w:r w:rsidRPr="00E82429">
        <w:rPr>
          <w:rFonts w:hint="eastAsia"/>
          <w:sz w:val="22"/>
          <w:szCs w:val="22"/>
        </w:rPr>
        <w:t>This function module monitors FPGA</w:t>
      </w:r>
      <w:r w:rsidRPr="00E82429">
        <w:rPr>
          <w:sz w:val="22"/>
          <w:szCs w:val="22"/>
        </w:rPr>
        <w:t>’</w:t>
      </w:r>
      <w:r w:rsidRPr="00E82429">
        <w:rPr>
          <w:rFonts w:hint="eastAsia"/>
          <w:sz w:val="22"/>
          <w:szCs w:val="22"/>
        </w:rPr>
        <w:t xml:space="preserve">s configuration memory. And it mitigates </w:t>
      </w:r>
      <w:del w:id="12782" w:author="t_竹沢 公佑" w:date="2019-10-05T19:27:00Z">
        <w:r w:rsidRPr="00E82429" w:rsidDel="005E176C">
          <w:rPr>
            <w:rFonts w:hint="eastAsia"/>
            <w:sz w:val="22"/>
            <w:szCs w:val="22"/>
          </w:rPr>
          <w:delText xml:space="preserve">the </w:delText>
        </w:r>
      </w:del>
      <w:r w:rsidRPr="00E82429">
        <w:rPr>
          <w:rFonts w:hint="eastAsia"/>
          <w:sz w:val="22"/>
          <w:szCs w:val="22"/>
        </w:rPr>
        <w:t>soft-error. Main features are bellow.</w:t>
      </w:r>
    </w:p>
    <w:p w:rsidR="00B77528" w:rsidRPr="00003166" w:rsidRDefault="00B77528" w:rsidP="00B77528">
      <w:pPr>
        <w:rPr>
          <w:sz w:val="20"/>
          <w:szCs w:val="20"/>
        </w:rPr>
      </w:pPr>
    </w:p>
    <w:p w:rsidR="00B77528" w:rsidRPr="00FB64B7" w:rsidRDefault="00B77528" w:rsidP="00B77528">
      <w:pPr>
        <w:pStyle w:val="af7"/>
        <w:numPr>
          <w:ilvl w:val="0"/>
          <w:numId w:val="3"/>
        </w:numPr>
        <w:ind w:leftChars="0"/>
        <w:rPr>
          <w:rFonts w:ascii="ＭＳ Ｐゴシック" w:eastAsia="ＭＳ Ｐゴシック" w:hAnsi="ＭＳ Ｐゴシック"/>
          <w:b/>
          <w:sz w:val="22"/>
        </w:rPr>
      </w:pPr>
      <w:r w:rsidRPr="00FB64B7">
        <w:rPr>
          <w:rFonts w:ascii="ＭＳ Ｐゴシック" w:eastAsia="ＭＳ Ｐゴシック" w:hAnsi="ＭＳ Ｐゴシック" w:hint="eastAsia"/>
          <w:b/>
          <w:sz w:val="22"/>
        </w:rPr>
        <w:t>Main Features</w:t>
      </w:r>
    </w:p>
    <w:p w:rsidR="00B77528" w:rsidRPr="00E82429" w:rsidRDefault="00B77528" w:rsidP="00B77528">
      <w:pPr>
        <w:ind w:leftChars="200" w:left="480"/>
        <w:rPr>
          <w:sz w:val="22"/>
          <w:szCs w:val="22"/>
        </w:rPr>
      </w:pPr>
      <w:r w:rsidRPr="00E82429">
        <w:rPr>
          <w:rFonts w:hint="eastAsia"/>
          <w:sz w:val="22"/>
          <w:szCs w:val="22"/>
        </w:rPr>
        <w:t xml:space="preserve">・Monitoring configuration memory. </w:t>
      </w:r>
    </w:p>
    <w:p w:rsidR="00B77528" w:rsidRPr="00E82429" w:rsidRDefault="00B77528" w:rsidP="00B77528">
      <w:pPr>
        <w:ind w:leftChars="200" w:left="480"/>
        <w:rPr>
          <w:sz w:val="22"/>
          <w:szCs w:val="22"/>
        </w:rPr>
      </w:pPr>
      <w:r w:rsidRPr="00E82429">
        <w:rPr>
          <w:rFonts w:hint="eastAsia"/>
          <w:sz w:val="22"/>
          <w:szCs w:val="22"/>
        </w:rPr>
        <w:t xml:space="preserve">  (Block memory, distributed memory and flip-flop are not supported.)</w:t>
      </w:r>
    </w:p>
    <w:p w:rsidR="00B77528" w:rsidRPr="00E82429" w:rsidRDefault="00B77528" w:rsidP="00B77528">
      <w:pPr>
        <w:ind w:leftChars="200" w:left="480"/>
        <w:rPr>
          <w:sz w:val="22"/>
          <w:szCs w:val="22"/>
        </w:rPr>
      </w:pPr>
      <w:r w:rsidRPr="00E82429">
        <w:rPr>
          <w:rFonts w:hint="eastAsia"/>
          <w:sz w:val="22"/>
          <w:szCs w:val="22"/>
        </w:rPr>
        <w:t xml:space="preserve">・When this module detects soft-error, if possible, it corrects detected soft-error. </w:t>
      </w:r>
    </w:p>
    <w:p w:rsidR="00B77528" w:rsidRPr="00E82429" w:rsidRDefault="00B77528" w:rsidP="00B77528">
      <w:pPr>
        <w:ind w:leftChars="200" w:left="480"/>
        <w:rPr>
          <w:sz w:val="22"/>
          <w:szCs w:val="22"/>
        </w:rPr>
      </w:pPr>
      <w:r w:rsidRPr="00E82429">
        <w:rPr>
          <w:rFonts w:hint="eastAsia"/>
          <w:sz w:val="22"/>
          <w:szCs w:val="22"/>
        </w:rPr>
        <w:t>・</w:t>
      </w:r>
      <w:ins w:id="12783" w:author="t_竹沢 公佑" w:date="2019-10-05T19:27:00Z">
        <w:r w:rsidR="005E176C">
          <w:rPr>
            <w:rFonts w:hint="eastAsia"/>
            <w:sz w:val="22"/>
            <w:szCs w:val="22"/>
          </w:rPr>
          <w:t>Your</w:t>
        </w:r>
      </w:ins>
      <w:del w:id="12784" w:author="t_竹沢 公佑" w:date="2019-10-05T19:27:00Z">
        <w:r w:rsidRPr="00E82429" w:rsidDel="005E176C">
          <w:rPr>
            <w:rFonts w:hint="eastAsia"/>
            <w:sz w:val="22"/>
            <w:szCs w:val="22"/>
          </w:rPr>
          <w:delText>User</w:delText>
        </w:r>
      </w:del>
      <w:r w:rsidRPr="00E82429">
        <w:rPr>
          <w:rFonts w:hint="eastAsia"/>
          <w:sz w:val="22"/>
          <w:szCs w:val="22"/>
        </w:rPr>
        <w:t xml:space="preserve"> application can receive soft-error event </w:t>
      </w:r>
      <w:ins w:id="12785" w:author="t_竹沢 公佑" w:date="2019-10-05T19:28:00Z">
        <w:r w:rsidR="005E176C">
          <w:rPr>
            <w:rFonts w:hint="eastAsia"/>
            <w:sz w:val="22"/>
            <w:szCs w:val="22"/>
          </w:rPr>
          <w:t xml:space="preserve">via </w:t>
        </w:r>
      </w:ins>
      <w:del w:id="12786" w:author="t_竹沢 公佑" w:date="2019-10-05T19:28:00Z">
        <w:r w:rsidRPr="00E82429" w:rsidDel="005E176C">
          <w:rPr>
            <w:rFonts w:hint="eastAsia"/>
            <w:sz w:val="22"/>
            <w:szCs w:val="22"/>
          </w:rPr>
          <w:delText xml:space="preserve">through </w:delText>
        </w:r>
      </w:del>
      <w:r w:rsidRPr="00E82429">
        <w:rPr>
          <w:rFonts w:hint="eastAsia"/>
          <w:sz w:val="22"/>
          <w:szCs w:val="22"/>
        </w:rPr>
        <w:t>eventfd.</w:t>
      </w:r>
    </w:p>
    <w:p w:rsidR="00B77528" w:rsidRPr="00E82429" w:rsidRDefault="00B77528" w:rsidP="00B77528">
      <w:pPr>
        <w:ind w:leftChars="200" w:left="480"/>
        <w:rPr>
          <w:sz w:val="22"/>
          <w:szCs w:val="22"/>
        </w:rPr>
      </w:pPr>
      <w:r w:rsidRPr="00E82429">
        <w:rPr>
          <w:rFonts w:hint="eastAsia"/>
          <w:sz w:val="22"/>
          <w:szCs w:val="22"/>
        </w:rPr>
        <w:t>・</w:t>
      </w:r>
      <w:ins w:id="12787" w:author="t_竹沢 公佑" w:date="2019-10-05T19:28:00Z">
        <w:r w:rsidR="005E176C">
          <w:rPr>
            <w:rFonts w:hint="eastAsia"/>
            <w:sz w:val="22"/>
            <w:szCs w:val="22"/>
          </w:rPr>
          <w:t>Your</w:t>
        </w:r>
      </w:ins>
      <w:del w:id="12788" w:author="t_竹沢 公佑" w:date="2019-10-05T19:28:00Z">
        <w:r w:rsidRPr="00E82429" w:rsidDel="005E176C">
          <w:rPr>
            <w:rFonts w:hint="eastAsia"/>
            <w:sz w:val="22"/>
            <w:szCs w:val="22"/>
          </w:rPr>
          <w:delText>Use</w:delText>
        </w:r>
      </w:del>
      <w:del w:id="12789" w:author="t_竹沢 公佑" w:date="2019-10-05T19:27:00Z">
        <w:r w:rsidRPr="00E82429" w:rsidDel="005E176C">
          <w:rPr>
            <w:rFonts w:hint="eastAsia"/>
            <w:sz w:val="22"/>
            <w:szCs w:val="22"/>
          </w:rPr>
          <w:delText>r</w:delText>
        </w:r>
      </w:del>
      <w:r w:rsidRPr="00E82429">
        <w:rPr>
          <w:rFonts w:hint="eastAsia"/>
          <w:sz w:val="22"/>
          <w:szCs w:val="22"/>
        </w:rPr>
        <w:t xml:space="preserve"> application can inject soft-error to configuration memory for testing.</w:t>
      </w:r>
    </w:p>
    <w:p w:rsidR="00B77528" w:rsidRPr="00E82429" w:rsidRDefault="00B77528" w:rsidP="00B77528">
      <w:pPr>
        <w:rPr>
          <w:sz w:val="22"/>
          <w:szCs w:val="22"/>
        </w:rPr>
      </w:pPr>
      <w:r w:rsidRPr="00E82429">
        <w:rPr>
          <w:rFonts w:hint="eastAsia"/>
          <w:sz w:val="22"/>
          <w:szCs w:val="22"/>
        </w:rPr>
        <w:tab/>
      </w:r>
    </w:p>
    <w:p w:rsidR="00B77528" w:rsidRPr="00E82429" w:rsidRDefault="00B77528" w:rsidP="00B77528">
      <w:pPr>
        <w:rPr>
          <w:sz w:val="22"/>
          <w:szCs w:val="22"/>
        </w:rPr>
      </w:pPr>
      <w:r w:rsidRPr="00E82429">
        <w:rPr>
          <w:rFonts w:hint="eastAsia"/>
          <w:sz w:val="22"/>
          <w:szCs w:val="22"/>
        </w:rPr>
        <w:t xml:space="preserve">Configuring the stage2 bit file, this </w:t>
      </w:r>
      <w:r w:rsidRPr="00E82429">
        <w:rPr>
          <w:sz w:val="22"/>
          <w:szCs w:val="22"/>
        </w:rPr>
        <w:t>function</w:t>
      </w:r>
      <w:r w:rsidRPr="00E82429">
        <w:rPr>
          <w:rFonts w:hint="eastAsia"/>
          <w:sz w:val="22"/>
          <w:szCs w:val="22"/>
        </w:rPr>
        <w:t xml:space="preserve"> module starts automatically. Even </w:t>
      </w:r>
      <w:ins w:id="12790" w:author="t_竹沢 公佑" w:date="2019-10-05T19:28:00Z">
        <w:r w:rsidR="005E176C">
          <w:rPr>
            <w:rFonts w:hint="eastAsia"/>
            <w:sz w:val="22"/>
            <w:szCs w:val="22"/>
          </w:rPr>
          <w:t xml:space="preserve">if </w:t>
        </w:r>
      </w:ins>
      <w:del w:id="12791" w:author="t_竹沢 公佑" w:date="2019-10-05T19:28:00Z">
        <w:r w:rsidRPr="00E82429" w:rsidDel="005E176C">
          <w:rPr>
            <w:rFonts w:hint="eastAsia"/>
            <w:sz w:val="22"/>
            <w:szCs w:val="22"/>
          </w:rPr>
          <w:delText xml:space="preserve">though </w:delText>
        </w:r>
      </w:del>
      <w:r w:rsidRPr="00E82429">
        <w:rPr>
          <w:rFonts w:hint="eastAsia"/>
          <w:sz w:val="22"/>
          <w:szCs w:val="22"/>
        </w:rPr>
        <w:t>driver isn</w:t>
      </w:r>
      <w:r w:rsidRPr="00E82429">
        <w:rPr>
          <w:sz w:val="22"/>
          <w:szCs w:val="22"/>
        </w:rPr>
        <w:t>’</w:t>
      </w:r>
      <w:r w:rsidRPr="00E82429">
        <w:rPr>
          <w:rFonts w:hint="eastAsia"/>
          <w:sz w:val="22"/>
          <w:szCs w:val="22"/>
        </w:rPr>
        <w:t xml:space="preserve">t load, SEU Mitigation works. If this function detects soft-error, it tries to correct it. If it is correctable, this function corrects and informs </w:t>
      </w:r>
      <w:ins w:id="12792" w:author="t_竹沢 公佑" w:date="2019-10-05T19:29:00Z">
        <w:r w:rsidR="00AA0585">
          <w:rPr>
            <w:rFonts w:hint="eastAsia"/>
            <w:sz w:val="22"/>
            <w:szCs w:val="22"/>
          </w:rPr>
          <w:t xml:space="preserve">the </w:t>
        </w:r>
      </w:ins>
      <w:r w:rsidRPr="00E82429">
        <w:rPr>
          <w:rFonts w:hint="eastAsia"/>
          <w:sz w:val="22"/>
          <w:szCs w:val="22"/>
        </w:rPr>
        <w:t>error event to</w:t>
      </w:r>
      <w:ins w:id="12793" w:author="t_竹沢 公佑" w:date="2019-10-05T19:29:00Z">
        <w:r w:rsidR="00AA0585">
          <w:rPr>
            <w:rFonts w:hint="eastAsia"/>
            <w:sz w:val="22"/>
            <w:szCs w:val="22"/>
          </w:rPr>
          <w:t xml:space="preserve"> </w:t>
        </w:r>
      </w:ins>
      <w:del w:id="12794" w:author="t_竹沢 公佑" w:date="2019-10-05T19:29:00Z">
        <w:r w:rsidRPr="00E82429" w:rsidDel="00AA0585">
          <w:rPr>
            <w:rFonts w:hint="eastAsia"/>
            <w:sz w:val="22"/>
            <w:szCs w:val="22"/>
          </w:rPr>
          <w:delText xml:space="preserve"> </w:delText>
        </w:r>
      </w:del>
      <w:ins w:id="12795" w:author="t_竹沢 公佑" w:date="2019-10-05T19:29:00Z">
        <w:r w:rsidR="00AA0585">
          <w:rPr>
            <w:rFonts w:hint="eastAsia"/>
            <w:sz w:val="22"/>
            <w:szCs w:val="22"/>
          </w:rPr>
          <w:t>you</w:t>
        </w:r>
      </w:ins>
      <w:del w:id="12796" w:author="t_竹沢 公佑" w:date="2019-10-05T19:29:00Z">
        <w:r w:rsidRPr="00E82429" w:rsidDel="00AA0585">
          <w:rPr>
            <w:rFonts w:hint="eastAsia"/>
            <w:sz w:val="22"/>
            <w:szCs w:val="22"/>
          </w:rPr>
          <w:delText>user</w:delText>
        </w:r>
      </w:del>
      <w:r w:rsidRPr="00E82429">
        <w:rPr>
          <w:rFonts w:hint="eastAsia"/>
          <w:sz w:val="22"/>
          <w:szCs w:val="22"/>
        </w:rPr>
        <w:t xml:space="preserve">. If it is uncorrectable, this function informs error and stops monitoring. In this state (FPGA has uncorrectable error), any FPGA functions </w:t>
      </w:r>
      <w:ins w:id="12797" w:author="t_竹沢 公佑" w:date="2019-10-05T19:30:00Z">
        <w:r w:rsidR="00AA0585">
          <w:rPr>
            <w:rFonts w:hint="eastAsia"/>
            <w:sz w:val="22"/>
            <w:szCs w:val="22"/>
          </w:rPr>
          <w:t>isn</w:t>
        </w:r>
        <w:r w:rsidR="00AA0585">
          <w:rPr>
            <w:sz w:val="22"/>
            <w:szCs w:val="22"/>
          </w:rPr>
          <w:t>’</w:t>
        </w:r>
        <w:r w:rsidR="00AA0585">
          <w:rPr>
            <w:rFonts w:hint="eastAsia"/>
            <w:sz w:val="22"/>
            <w:szCs w:val="22"/>
          </w:rPr>
          <w:t xml:space="preserve">t </w:t>
        </w:r>
      </w:ins>
      <w:del w:id="12798" w:author="t_竹沢 公佑" w:date="2019-10-05T19:30:00Z">
        <w:r w:rsidRPr="00E82429" w:rsidDel="00AA0585">
          <w:rPr>
            <w:rFonts w:hint="eastAsia"/>
            <w:sz w:val="22"/>
            <w:szCs w:val="22"/>
          </w:rPr>
          <w:delText>can</w:delText>
        </w:r>
        <w:r w:rsidRPr="00E82429" w:rsidDel="00AA0585">
          <w:rPr>
            <w:sz w:val="22"/>
            <w:szCs w:val="22"/>
          </w:rPr>
          <w:delText>’</w:delText>
        </w:r>
        <w:r w:rsidRPr="00E82429" w:rsidDel="00AA0585">
          <w:rPr>
            <w:rFonts w:hint="eastAsia"/>
            <w:sz w:val="22"/>
            <w:szCs w:val="22"/>
          </w:rPr>
          <w:delText xml:space="preserve">t </w:delText>
        </w:r>
      </w:del>
      <w:r w:rsidRPr="00E82429">
        <w:rPr>
          <w:rFonts w:hint="eastAsia"/>
          <w:sz w:val="22"/>
          <w:szCs w:val="22"/>
        </w:rPr>
        <w:t xml:space="preserve">be guaranteed. In this situation, </w:t>
      </w:r>
      <w:ins w:id="12799" w:author="t_竹沢 公佑" w:date="2019-10-05T19:30:00Z">
        <w:r w:rsidR="00AA0585">
          <w:rPr>
            <w:rFonts w:hint="eastAsia"/>
            <w:sz w:val="22"/>
            <w:szCs w:val="22"/>
          </w:rPr>
          <w:t xml:space="preserve">your </w:t>
        </w:r>
      </w:ins>
      <w:del w:id="12800" w:author="t_竹沢 公佑" w:date="2019-10-05T19:30:00Z">
        <w:r w:rsidRPr="00E82429" w:rsidDel="00AA0585">
          <w:rPr>
            <w:rFonts w:hint="eastAsia"/>
            <w:sz w:val="22"/>
            <w:szCs w:val="22"/>
          </w:rPr>
          <w:delText xml:space="preserve">user </w:delText>
        </w:r>
      </w:del>
      <w:r w:rsidRPr="00E82429">
        <w:rPr>
          <w:rFonts w:hint="eastAsia"/>
          <w:sz w:val="22"/>
          <w:szCs w:val="22"/>
        </w:rPr>
        <w:t xml:space="preserve">application has </w:t>
      </w:r>
      <w:ins w:id="12801" w:author="t_竹沢 公佑" w:date="2019-10-05T19:30:00Z">
        <w:r w:rsidR="00AA0585">
          <w:rPr>
            <w:rFonts w:hint="eastAsia"/>
            <w:sz w:val="22"/>
            <w:szCs w:val="22"/>
          </w:rPr>
          <w:t>two</w:t>
        </w:r>
      </w:ins>
      <w:del w:id="12802" w:author="t_竹沢 公佑" w:date="2019-10-05T19:30:00Z">
        <w:r w:rsidRPr="00E82429" w:rsidDel="00AA0585">
          <w:rPr>
            <w:rFonts w:hint="eastAsia"/>
            <w:sz w:val="22"/>
            <w:szCs w:val="22"/>
          </w:rPr>
          <w:delText>2</w:delText>
        </w:r>
      </w:del>
      <w:r w:rsidRPr="00E82429">
        <w:rPr>
          <w:rFonts w:hint="eastAsia"/>
          <w:sz w:val="22"/>
          <w:szCs w:val="22"/>
        </w:rPr>
        <w:t xml:space="preserve"> options. One is rebooting system (reconfiguring FPGA). Two is ignoring uncorrectable error and sending commands to FPGA to restart monitoring. </w:t>
      </w:r>
    </w:p>
    <w:p w:rsidR="00B77528" w:rsidRPr="00E82429" w:rsidRDefault="00B77528" w:rsidP="00B77528">
      <w:pPr>
        <w:rPr>
          <w:sz w:val="22"/>
          <w:szCs w:val="22"/>
        </w:rPr>
      </w:pPr>
      <w:r w:rsidRPr="00E82429">
        <w:rPr>
          <w:rFonts w:hint="eastAsia"/>
          <w:sz w:val="22"/>
          <w:szCs w:val="22"/>
        </w:rPr>
        <w:t xml:space="preserve"> </w:t>
      </w:r>
    </w:p>
    <w:p w:rsidR="00B77528" w:rsidRDefault="00B77528" w:rsidP="00B77528">
      <w:pPr>
        <w:rPr>
          <w:sz w:val="20"/>
          <w:szCs w:val="20"/>
        </w:rPr>
      </w:pPr>
      <w:r>
        <w:rPr>
          <w:sz w:val="20"/>
          <w:szCs w:val="20"/>
        </w:rPr>
        <w:br w:type="page"/>
      </w:r>
    </w:p>
    <w:p w:rsidR="00B77528" w:rsidRPr="00585BB3" w:rsidRDefault="00B77528" w:rsidP="00E82429">
      <w:pPr>
        <w:pStyle w:val="3"/>
      </w:pPr>
      <w:bookmarkStart w:id="12803" w:name="_Toc63179477"/>
      <w:r w:rsidRPr="00914FD9">
        <w:rPr>
          <w:rFonts w:hint="eastAsia"/>
        </w:rPr>
        <w:t>Function detail</w:t>
      </w:r>
      <w:bookmarkEnd w:id="12803"/>
    </w:p>
    <w:p w:rsidR="00B77528" w:rsidRDefault="00B77528" w:rsidP="000860BF">
      <w:pPr>
        <w:pStyle w:val="4"/>
      </w:pPr>
      <w:bookmarkStart w:id="12804" w:name="_Ref12958906"/>
      <w:r>
        <w:rPr>
          <w:rFonts w:hint="eastAsia"/>
        </w:rPr>
        <w:t>State</w:t>
      </w:r>
      <w:bookmarkEnd w:id="12804"/>
    </w:p>
    <w:p w:rsidR="00B77528" w:rsidRPr="00E82429" w:rsidRDefault="00B77528" w:rsidP="00E82429">
      <w:pPr>
        <w:ind w:firstLineChars="50" w:firstLine="110"/>
        <w:rPr>
          <w:sz w:val="22"/>
          <w:szCs w:val="22"/>
        </w:rPr>
      </w:pPr>
      <w:r w:rsidRPr="00E82429">
        <w:rPr>
          <w:rFonts w:hint="eastAsia"/>
          <w:sz w:val="22"/>
          <w:szCs w:val="22"/>
        </w:rPr>
        <w:t xml:space="preserve">This function module has </w:t>
      </w:r>
      <w:ins w:id="12805" w:author="t_竹沢 公佑" w:date="2019-10-05T19:31:00Z">
        <w:r w:rsidR="00AA0585">
          <w:rPr>
            <w:rFonts w:hint="eastAsia"/>
            <w:sz w:val="22"/>
            <w:szCs w:val="22"/>
          </w:rPr>
          <w:t>seven</w:t>
        </w:r>
      </w:ins>
      <w:del w:id="12806" w:author="t_竹沢 公佑" w:date="2019-10-05T19:31:00Z">
        <w:r w:rsidRPr="00E82429" w:rsidDel="00AA0585">
          <w:rPr>
            <w:rFonts w:hint="eastAsia"/>
            <w:sz w:val="22"/>
            <w:szCs w:val="22"/>
          </w:rPr>
          <w:delText>7</w:delText>
        </w:r>
      </w:del>
      <w:r w:rsidRPr="00E82429">
        <w:rPr>
          <w:rFonts w:hint="eastAsia"/>
          <w:sz w:val="22"/>
          <w:szCs w:val="22"/>
        </w:rPr>
        <w:t xml:space="preserve"> states. </w:t>
      </w:r>
      <w:ins w:id="12807" w:author="t_竹沢 公佑" w:date="2019-10-05T19:31:00Z">
        <w:r w:rsidR="00AA0585">
          <w:rPr>
            <w:sz w:val="22"/>
            <w:szCs w:val="22"/>
          </w:rPr>
          <w:t>Y</w:t>
        </w:r>
        <w:r w:rsidR="00AA0585">
          <w:rPr>
            <w:rFonts w:hint="eastAsia"/>
            <w:sz w:val="22"/>
            <w:szCs w:val="22"/>
          </w:rPr>
          <w:t xml:space="preserve">our </w:t>
        </w:r>
      </w:ins>
      <w:del w:id="12808" w:author="t_竹沢 公佑" w:date="2019-10-05T19:31:00Z">
        <w:r w:rsidRPr="00E82429" w:rsidDel="00AA0585">
          <w:rPr>
            <w:rFonts w:hint="eastAsia"/>
            <w:sz w:val="22"/>
            <w:szCs w:val="22"/>
          </w:rPr>
          <w:delText xml:space="preserve">User </w:delText>
        </w:r>
      </w:del>
      <w:r w:rsidRPr="00E82429">
        <w:rPr>
          <w:rFonts w:hint="eastAsia"/>
          <w:sz w:val="22"/>
          <w:szCs w:val="22"/>
        </w:rPr>
        <w:t xml:space="preserve">application can acquire SEU Mitigation module status by DRXPD_GET_MONSTS </w:t>
      </w:r>
      <w:ins w:id="12809" w:author="t_竹沢 公佑" w:date="2019-10-05T19:31:00Z">
        <w:r w:rsidR="00AA0585">
          <w:rPr>
            <w:rFonts w:hint="eastAsia"/>
            <w:sz w:val="22"/>
            <w:szCs w:val="22"/>
          </w:rPr>
          <w:t xml:space="preserve">command </w:t>
        </w:r>
      </w:ins>
      <w:del w:id="12810" w:author="t_竹沢 公佑" w:date="2019-10-05T19:31:00Z">
        <w:r w:rsidRPr="00E82429" w:rsidDel="00AA0585">
          <w:rPr>
            <w:rFonts w:hint="eastAsia"/>
            <w:sz w:val="22"/>
            <w:szCs w:val="22"/>
          </w:rPr>
          <w:delText xml:space="preserve">function </w:delText>
        </w:r>
      </w:del>
      <w:r w:rsidRPr="00E82429">
        <w:rPr>
          <w:rFonts w:hint="eastAsia"/>
          <w:sz w:val="22"/>
          <w:szCs w:val="22"/>
        </w:rPr>
        <w:t xml:space="preserve">(GET_SEU_STATUS_ID). </w:t>
      </w:r>
      <w:ins w:id="12811" w:author="t_竹沢 公佑" w:date="2019-10-05T19:32:00Z">
        <w:r w:rsidR="00AA0585">
          <w:rPr>
            <w:rFonts w:hint="eastAsia"/>
            <w:sz w:val="22"/>
            <w:szCs w:val="22"/>
          </w:rPr>
          <w:t xml:space="preserve">When </w:t>
        </w:r>
      </w:ins>
      <w:del w:id="12812" w:author="t_竹沢 公佑" w:date="2019-10-05T19:32:00Z">
        <w:r w:rsidRPr="00E82429" w:rsidDel="00AA0585">
          <w:rPr>
            <w:rFonts w:hint="eastAsia"/>
            <w:sz w:val="22"/>
            <w:szCs w:val="22"/>
          </w:rPr>
          <w:delText xml:space="preserve">If </w:delText>
        </w:r>
      </w:del>
      <w:r w:rsidRPr="00E82429">
        <w:rPr>
          <w:rFonts w:hint="eastAsia"/>
          <w:sz w:val="22"/>
          <w:szCs w:val="22"/>
        </w:rPr>
        <w:t xml:space="preserve">stage2 bit file is configured, this module starts working at </w:t>
      </w:r>
      <w:r w:rsidRPr="00E82429">
        <w:rPr>
          <w:sz w:val="22"/>
          <w:szCs w:val="22"/>
        </w:rPr>
        <w:t>“</w:t>
      </w:r>
      <w:r w:rsidRPr="00E82429">
        <w:rPr>
          <w:rFonts w:hint="eastAsia"/>
          <w:sz w:val="22"/>
          <w:szCs w:val="22"/>
        </w:rPr>
        <w:t>Initialization</w:t>
      </w:r>
      <w:r w:rsidRPr="00E82429">
        <w:rPr>
          <w:sz w:val="22"/>
          <w:szCs w:val="22"/>
        </w:rPr>
        <w:t>”</w:t>
      </w:r>
      <w:r w:rsidRPr="00E82429">
        <w:rPr>
          <w:rFonts w:hint="eastAsia"/>
          <w:sz w:val="22"/>
          <w:szCs w:val="22"/>
        </w:rPr>
        <w:t xml:space="preserve"> state. If it operates normally, </w:t>
      </w:r>
      <w:del w:id="12813" w:author="t_竹沢 公佑" w:date="2019-10-05T19:32:00Z">
        <w:r w:rsidRPr="00E82429" w:rsidDel="00AA0585">
          <w:rPr>
            <w:rFonts w:hint="eastAsia"/>
            <w:sz w:val="22"/>
            <w:szCs w:val="22"/>
          </w:rPr>
          <w:delText xml:space="preserve">its </w:delText>
        </w:r>
      </w:del>
      <w:r w:rsidRPr="00E82429">
        <w:rPr>
          <w:rFonts w:hint="eastAsia"/>
          <w:sz w:val="22"/>
          <w:szCs w:val="22"/>
        </w:rPr>
        <w:t xml:space="preserve">state </w:t>
      </w:r>
      <w:ins w:id="12814" w:author="t_竹沢 公佑" w:date="2019-10-05T19:33:00Z">
        <w:r w:rsidR="00AA0585">
          <w:rPr>
            <w:rFonts w:hint="eastAsia"/>
            <w:sz w:val="22"/>
            <w:szCs w:val="22"/>
          </w:rPr>
          <w:t xml:space="preserve">transits </w:t>
        </w:r>
      </w:ins>
      <w:del w:id="12815" w:author="t_竹沢 公佑" w:date="2019-10-05T19:33:00Z">
        <w:r w:rsidRPr="00E82429" w:rsidDel="00AA0585">
          <w:rPr>
            <w:rFonts w:hint="eastAsia"/>
            <w:sz w:val="22"/>
            <w:szCs w:val="22"/>
          </w:rPr>
          <w:delText xml:space="preserve">moves </w:delText>
        </w:r>
      </w:del>
      <w:r w:rsidRPr="00E82429">
        <w:rPr>
          <w:rFonts w:hint="eastAsia"/>
          <w:sz w:val="22"/>
          <w:szCs w:val="22"/>
        </w:rPr>
        <w:t xml:space="preserve">to </w:t>
      </w:r>
      <w:r w:rsidRPr="00E82429">
        <w:rPr>
          <w:sz w:val="22"/>
          <w:szCs w:val="22"/>
        </w:rPr>
        <w:t>“</w:t>
      </w:r>
      <w:r w:rsidRPr="00E82429">
        <w:rPr>
          <w:rFonts w:hint="eastAsia"/>
          <w:sz w:val="22"/>
          <w:szCs w:val="22"/>
        </w:rPr>
        <w:t>Observation</w:t>
      </w:r>
      <w:r w:rsidRPr="00E82429">
        <w:rPr>
          <w:sz w:val="22"/>
          <w:szCs w:val="22"/>
        </w:rPr>
        <w:t>”</w:t>
      </w:r>
      <w:r w:rsidRPr="00E82429">
        <w:rPr>
          <w:rFonts w:hint="eastAsia"/>
          <w:sz w:val="22"/>
          <w:szCs w:val="22"/>
        </w:rPr>
        <w:t xml:space="preserve"> state. In this state, module keeps scanning configuration memory. If it detects soft-error, its state </w:t>
      </w:r>
      <w:ins w:id="12816" w:author="t_竹沢 公佑" w:date="2019-10-05T19:34:00Z">
        <w:r w:rsidR="00AA0585">
          <w:rPr>
            <w:rFonts w:hint="eastAsia"/>
            <w:sz w:val="22"/>
            <w:szCs w:val="22"/>
          </w:rPr>
          <w:t xml:space="preserve">transits </w:t>
        </w:r>
      </w:ins>
      <w:del w:id="12817" w:author="t_竹沢 公佑" w:date="2019-10-05T19:34:00Z">
        <w:r w:rsidRPr="00E82429" w:rsidDel="00AA0585">
          <w:rPr>
            <w:rFonts w:hint="eastAsia"/>
            <w:sz w:val="22"/>
            <w:szCs w:val="22"/>
          </w:rPr>
          <w:delText xml:space="preserve">moves </w:delText>
        </w:r>
      </w:del>
      <w:r w:rsidRPr="00E82429">
        <w:rPr>
          <w:rFonts w:hint="eastAsia"/>
          <w:sz w:val="22"/>
          <w:szCs w:val="22"/>
        </w:rPr>
        <w:t xml:space="preserve">to </w:t>
      </w:r>
      <w:r w:rsidRPr="00E82429">
        <w:rPr>
          <w:sz w:val="22"/>
          <w:szCs w:val="22"/>
        </w:rPr>
        <w:t>“</w:t>
      </w:r>
      <w:r w:rsidRPr="00E82429">
        <w:rPr>
          <w:rFonts w:hint="eastAsia"/>
          <w:sz w:val="22"/>
          <w:szCs w:val="22"/>
        </w:rPr>
        <w:t>Correction</w:t>
      </w:r>
      <w:r w:rsidRPr="00E82429">
        <w:rPr>
          <w:sz w:val="22"/>
          <w:szCs w:val="22"/>
        </w:rPr>
        <w:t>”</w:t>
      </w:r>
      <w:r w:rsidRPr="00E82429">
        <w:rPr>
          <w:rFonts w:hint="eastAsia"/>
          <w:sz w:val="22"/>
          <w:szCs w:val="22"/>
        </w:rPr>
        <w:t xml:space="preserve"> state. If </w:t>
      </w:r>
      <w:ins w:id="12818" w:author="t_竹沢 公佑" w:date="2019-10-05T19:34:00Z">
        <w:r w:rsidR="00AA0585">
          <w:rPr>
            <w:rFonts w:hint="eastAsia"/>
            <w:sz w:val="22"/>
            <w:szCs w:val="22"/>
          </w:rPr>
          <w:t xml:space="preserve">the </w:t>
        </w:r>
      </w:ins>
      <w:r w:rsidRPr="00E82429">
        <w:rPr>
          <w:rFonts w:hint="eastAsia"/>
          <w:sz w:val="22"/>
          <w:szCs w:val="22"/>
        </w:rPr>
        <w:t xml:space="preserve">detected error is correctable, this module corrects </w:t>
      </w:r>
      <w:ins w:id="12819" w:author="t_竹沢 公佑" w:date="2019-10-05T19:34:00Z">
        <w:r w:rsidR="00AA0585">
          <w:rPr>
            <w:rFonts w:hint="eastAsia"/>
            <w:sz w:val="22"/>
            <w:szCs w:val="22"/>
          </w:rPr>
          <w:t xml:space="preserve">the </w:t>
        </w:r>
      </w:ins>
      <w:r w:rsidRPr="00E82429">
        <w:rPr>
          <w:rFonts w:hint="eastAsia"/>
          <w:sz w:val="22"/>
          <w:szCs w:val="22"/>
        </w:rPr>
        <w:t xml:space="preserve">error and </w:t>
      </w:r>
      <w:ins w:id="12820" w:author="t_竹沢 公佑" w:date="2019-10-05T19:35:00Z">
        <w:r w:rsidR="00AA0585">
          <w:rPr>
            <w:rFonts w:hint="eastAsia"/>
            <w:sz w:val="22"/>
            <w:szCs w:val="22"/>
          </w:rPr>
          <w:t xml:space="preserve">returns </w:t>
        </w:r>
      </w:ins>
      <w:del w:id="12821" w:author="t_竹沢 公佑" w:date="2019-10-05T19:35:00Z">
        <w:r w:rsidRPr="00E82429" w:rsidDel="00AA0585">
          <w:rPr>
            <w:rFonts w:hint="eastAsia"/>
            <w:sz w:val="22"/>
            <w:szCs w:val="22"/>
          </w:rPr>
          <w:delText xml:space="preserve">backs </w:delText>
        </w:r>
      </w:del>
      <w:r w:rsidRPr="00E82429">
        <w:rPr>
          <w:rFonts w:hint="eastAsia"/>
          <w:sz w:val="22"/>
          <w:szCs w:val="22"/>
        </w:rPr>
        <w:t xml:space="preserve">to </w:t>
      </w:r>
      <w:r w:rsidRPr="00E82429">
        <w:rPr>
          <w:sz w:val="22"/>
          <w:szCs w:val="22"/>
        </w:rPr>
        <w:t>“</w:t>
      </w:r>
      <w:r w:rsidRPr="00E82429">
        <w:rPr>
          <w:rFonts w:hint="eastAsia"/>
          <w:sz w:val="22"/>
          <w:szCs w:val="22"/>
        </w:rPr>
        <w:t>Observation</w:t>
      </w:r>
      <w:r w:rsidRPr="00E82429">
        <w:rPr>
          <w:sz w:val="22"/>
          <w:szCs w:val="22"/>
        </w:rPr>
        <w:t>”</w:t>
      </w:r>
      <w:r w:rsidRPr="00E82429">
        <w:rPr>
          <w:rFonts w:hint="eastAsia"/>
          <w:sz w:val="22"/>
          <w:szCs w:val="22"/>
        </w:rPr>
        <w:t xml:space="preserve"> state. If </w:t>
      </w:r>
      <w:ins w:id="12822" w:author="t_竹沢 公佑" w:date="2019-10-05T19:35:00Z">
        <w:r w:rsidR="00AA0585">
          <w:rPr>
            <w:rFonts w:hint="eastAsia"/>
            <w:sz w:val="22"/>
            <w:szCs w:val="22"/>
          </w:rPr>
          <w:t xml:space="preserve">the </w:t>
        </w:r>
      </w:ins>
      <w:r w:rsidRPr="00E82429">
        <w:rPr>
          <w:rFonts w:hint="eastAsia"/>
          <w:sz w:val="22"/>
          <w:szCs w:val="22"/>
        </w:rPr>
        <w:t xml:space="preserve">detected error is uncorrectable, </w:t>
      </w:r>
      <w:ins w:id="12823" w:author="t_竹沢 公佑" w:date="2019-10-05T19:36:00Z">
        <w:r w:rsidR="00AA0585">
          <w:rPr>
            <w:rFonts w:hint="eastAsia"/>
            <w:sz w:val="22"/>
            <w:szCs w:val="22"/>
          </w:rPr>
          <w:t xml:space="preserve">the state transit to </w:t>
        </w:r>
      </w:ins>
      <w:del w:id="12824" w:author="t_竹沢 公佑" w:date="2019-10-05T19:36:00Z">
        <w:r w:rsidRPr="00E82429" w:rsidDel="00AA0585">
          <w:rPr>
            <w:rFonts w:hint="eastAsia"/>
            <w:sz w:val="22"/>
            <w:szCs w:val="22"/>
          </w:rPr>
          <w:delText xml:space="preserve">it moves its state to </w:delText>
        </w:r>
      </w:del>
      <w:r w:rsidRPr="00E82429">
        <w:rPr>
          <w:sz w:val="22"/>
          <w:szCs w:val="22"/>
        </w:rPr>
        <w:t>“</w:t>
      </w:r>
      <w:r w:rsidRPr="00E82429">
        <w:rPr>
          <w:rFonts w:hint="eastAsia"/>
          <w:sz w:val="22"/>
          <w:szCs w:val="22"/>
        </w:rPr>
        <w:t>Idle</w:t>
      </w:r>
      <w:r w:rsidRPr="00E82429">
        <w:rPr>
          <w:sz w:val="22"/>
          <w:szCs w:val="22"/>
        </w:rPr>
        <w:t>”</w:t>
      </w:r>
      <w:r w:rsidRPr="00E82429">
        <w:rPr>
          <w:rFonts w:hint="eastAsia"/>
          <w:sz w:val="22"/>
          <w:szCs w:val="22"/>
        </w:rPr>
        <w:t xml:space="preserve"> state. In </w:t>
      </w:r>
      <w:r w:rsidRPr="00E82429">
        <w:rPr>
          <w:sz w:val="22"/>
          <w:szCs w:val="22"/>
        </w:rPr>
        <w:t>“</w:t>
      </w:r>
      <w:r w:rsidRPr="00E82429">
        <w:rPr>
          <w:rFonts w:hint="eastAsia"/>
          <w:sz w:val="22"/>
          <w:szCs w:val="22"/>
        </w:rPr>
        <w:t>Idle</w:t>
      </w:r>
      <w:r w:rsidRPr="00E82429">
        <w:rPr>
          <w:sz w:val="22"/>
          <w:szCs w:val="22"/>
        </w:rPr>
        <w:t>”</w:t>
      </w:r>
      <w:r w:rsidRPr="00E82429">
        <w:rPr>
          <w:rFonts w:hint="eastAsia"/>
          <w:sz w:val="22"/>
          <w:szCs w:val="22"/>
        </w:rPr>
        <w:t xml:space="preserve"> state, this module doesn</w:t>
      </w:r>
      <w:r w:rsidRPr="00E82429">
        <w:rPr>
          <w:sz w:val="22"/>
          <w:szCs w:val="22"/>
        </w:rPr>
        <w:t>’</w:t>
      </w:r>
      <w:r w:rsidRPr="00E82429">
        <w:rPr>
          <w:rFonts w:hint="eastAsia"/>
          <w:sz w:val="22"/>
          <w:szCs w:val="22"/>
        </w:rPr>
        <w:t>t scan configuration memory</w:t>
      </w:r>
      <w:ins w:id="12825" w:author="t_竹沢 公佑" w:date="2019-10-05T19:36:00Z">
        <w:r w:rsidR="00AA0585">
          <w:rPr>
            <w:rFonts w:hint="eastAsia"/>
            <w:sz w:val="22"/>
            <w:szCs w:val="22"/>
          </w:rPr>
          <w:t xml:space="preserve"> data</w:t>
        </w:r>
      </w:ins>
      <w:r w:rsidRPr="00E82429">
        <w:rPr>
          <w:rFonts w:hint="eastAsia"/>
          <w:sz w:val="22"/>
          <w:szCs w:val="22"/>
        </w:rPr>
        <w:t>. If FPGA has uncorrectable error, any FPGA functions aren</w:t>
      </w:r>
      <w:r w:rsidRPr="00E82429">
        <w:rPr>
          <w:sz w:val="22"/>
          <w:szCs w:val="22"/>
        </w:rPr>
        <w:t>’</w:t>
      </w:r>
      <w:r w:rsidRPr="00E82429">
        <w:rPr>
          <w:rFonts w:hint="eastAsia"/>
          <w:sz w:val="22"/>
          <w:szCs w:val="22"/>
        </w:rPr>
        <w:t xml:space="preserve">t </w:t>
      </w:r>
      <w:r w:rsidRPr="00E82429">
        <w:rPr>
          <w:sz w:val="22"/>
          <w:szCs w:val="22"/>
        </w:rPr>
        <w:t>guaranteed</w:t>
      </w:r>
      <w:r w:rsidRPr="00E82429">
        <w:rPr>
          <w:rFonts w:hint="eastAsia"/>
          <w:sz w:val="22"/>
          <w:szCs w:val="22"/>
        </w:rPr>
        <w:t xml:space="preserve">. This module has another </w:t>
      </w:r>
      <w:r w:rsidRPr="00E82429">
        <w:rPr>
          <w:sz w:val="22"/>
          <w:szCs w:val="22"/>
        </w:rPr>
        <w:t>state</w:t>
      </w:r>
      <w:r w:rsidRPr="00E82429">
        <w:rPr>
          <w:rFonts w:hint="eastAsia"/>
          <w:sz w:val="22"/>
          <w:szCs w:val="22"/>
        </w:rPr>
        <w:t xml:space="preserve">, </w:t>
      </w:r>
      <w:r w:rsidRPr="00E82429">
        <w:rPr>
          <w:sz w:val="22"/>
          <w:szCs w:val="22"/>
        </w:rPr>
        <w:t>“</w:t>
      </w:r>
      <w:r w:rsidRPr="00E82429">
        <w:rPr>
          <w:rFonts w:hint="eastAsia"/>
          <w:sz w:val="22"/>
          <w:szCs w:val="22"/>
        </w:rPr>
        <w:t>Diagnostic Scan</w:t>
      </w:r>
      <w:r w:rsidRPr="00E82429">
        <w:rPr>
          <w:sz w:val="22"/>
          <w:szCs w:val="22"/>
        </w:rPr>
        <w:t>”</w:t>
      </w:r>
      <w:r w:rsidRPr="00E82429">
        <w:rPr>
          <w:rFonts w:hint="eastAsia"/>
          <w:sz w:val="22"/>
          <w:szCs w:val="22"/>
        </w:rPr>
        <w:t xml:space="preserve"> state,</w:t>
      </w:r>
      <w:r w:rsidRPr="00E82429">
        <w:rPr>
          <w:sz w:val="22"/>
          <w:szCs w:val="22"/>
        </w:rPr>
        <w:t xml:space="preserve"> for scanning </w:t>
      </w:r>
      <w:r w:rsidRPr="00E82429">
        <w:rPr>
          <w:rFonts w:hint="eastAsia"/>
          <w:sz w:val="22"/>
          <w:szCs w:val="22"/>
        </w:rPr>
        <w:t xml:space="preserve">configuration memory. Diagnostic Scan state scans whole configuration memory one times and counts soft-error. </w:t>
      </w:r>
      <w:ins w:id="12826" w:author="t_竹沢 公佑" w:date="2019-10-05T19:38:00Z">
        <w:r w:rsidR="00AA0585">
          <w:rPr>
            <w:sz w:val="22"/>
            <w:szCs w:val="22"/>
          </w:rPr>
          <w:t>Y</w:t>
        </w:r>
        <w:r w:rsidR="00AA0585">
          <w:rPr>
            <w:rFonts w:hint="eastAsia"/>
            <w:sz w:val="22"/>
            <w:szCs w:val="22"/>
          </w:rPr>
          <w:t xml:space="preserve">our </w:t>
        </w:r>
      </w:ins>
      <w:del w:id="12827" w:author="t_竹沢 公佑" w:date="2019-10-05T19:38:00Z">
        <w:r w:rsidRPr="00E82429" w:rsidDel="00AA0585">
          <w:rPr>
            <w:rFonts w:hint="eastAsia"/>
            <w:sz w:val="22"/>
            <w:szCs w:val="22"/>
          </w:rPr>
          <w:delText xml:space="preserve">User </w:delText>
        </w:r>
      </w:del>
      <w:r w:rsidRPr="00E82429">
        <w:rPr>
          <w:rFonts w:hint="eastAsia"/>
          <w:sz w:val="22"/>
          <w:szCs w:val="22"/>
        </w:rPr>
        <w:t xml:space="preserve">application can change its state by DRXPD_SET_CONTROL </w:t>
      </w:r>
      <w:ins w:id="12828" w:author="t_竹沢 公佑" w:date="2019-10-05T19:38:00Z">
        <w:r w:rsidR="00AA0585">
          <w:rPr>
            <w:rFonts w:hint="eastAsia"/>
            <w:sz w:val="22"/>
            <w:szCs w:val="22"/>
          </w:rPr>
          <w:t xml:space="preserve">command </w:t>
        </w:r>
      </w:ins>
      <w:del w:id="12829" w:author="t_竹沢 公佑" w:date="2019-10-05T19:38:00Z">
        <w:r w:rsidRPr="00E82429" w:rsidDel="00AA0585">
          <w:rPr>
            <w:rFonts w:hint="eastAsia"/>
            <w:sz w:val="22"/>
            <w:szCs w:val="22"/>
          </w:rPr>
          <w:delText xml:space="preserve">function </w:delText>
        </w:r>
      </w:del>
      <w:r w:rsidRPr="00E82429">
        <w:rPr>
          <w:rFonts w:hint="eastAsia"/>
          <w:sz w:val="22"/>
          <w:szCs w:val="22"/>
        </w:rPr>
        <w:t xml:space="preserve">(SET_SEU_STATUS_ID). About more description of each state, please refer </w:t>
      </w:r>
      <w:ins w:id="12830" w:author="t_竹沢 公佑" w:date="2019-10-05T19:38:00Z">
        <w:r w:rsidR="00AA0585">
          <w:rPr>
            <w:rFonts w:hint="eastAsia"/>
            <w:sz w:val="22"/>
            <w:szCs w:val="22"/>
          </w:rPr>
          <w:t>to the following</w:t>
        </w:r>
      </w:ins>
      <w:ins w:id="12831" w:author="t_竹沢 公佑" w:date="2019-10-05T19:39:00Z">
        <w:r w:rsidR="00AA0585">
          <w:rPr>
            <w:rFonts w:hint="eastAsia"/>
            <w:sz w:val="22"/>
            <w:szCs w:val="22"/>
          </w:rPr>
          <w:t xml:space="preserve"> </w:t>
        </w:r>
      </w:ins>
      <w:del w:id="12832" w:author="t_竹沢 公佑" w:date="2019-10-05T19:38:00Z">
        <w:r w:rsidRPr="00E82429" w:rsidDel="00AA0585">
          <w:rPr>
            <w:rFonts w:hint="eastAsia"/>
            <w:sz w:val="22"/>
            <w:szCs w:val="22"/>
          </w:rPr>
          <w:delText xml:space="preserve">bellow </w:delText>
        </w:r>
      </w:del>
      <w:r w:rsidRPr="00E82429">
        <w:rPr>
          <w:rFonts w:hint="eastAsia"/>
          <w:sz w:val="22"/>
          <w:szCs w:val="22"/>
        </w:rPr>
        <w:t>sections (Initialization, Observation, Correction, Idle, Error Injection, Diagnostic Scan, Error).</w:t>
      </w:r>
    </w:p>
    <w:p w:rsidR="00B77528" w:rsidRPr="00E82429" w:rsidRDefault="00B77528" w:rsidP="00E82429">
      <w:pPr>
        <w:ind w:firstLineChars="50" w:firstLine="110"/>
        <w:rPr>
          <w:sz w:val="22"/>
          <w:szCs w:val="22"/>
        </w:rPr>
      </w:pPr>
      <w:r w:rsidRPr="00E82429">
        <w:rPr>
          <w:rFonts w:hint="eastAsia"/>
          <w:sz w:val="22"/>
          <w:szCs w:val="22"/>
        </w:rPr>
        <w:t xml:space="preserve">Bellow figure is state transition diagram. </w:t>
      </w:r>
    </w:p>
    <w:p w:rsidR="00B77528" w:rsidRDefault="00B77528" w:rsidP="00B77528">
      <w:pPr>
        <w:ind w:firstLineChars="50" w:firstLine="120"/>
      </w:pPr>
    </w:p>
    <w:p w:rsidR="00B77528" w:rsidRPr="00980EFA" w:rsidRDefault="00784A1F" w:rsidP="00B77528">
      <w:pPr>
        <w:ind w:firstLineChars="50" w:firstLine="120"/>
      </w:pPr>
      <w:r>
        <w:rPr>
          <w:noProof/>
        </w:rPr>
        <w:pict>
          <v:oval id="円/楕円 3" o:spid="_x0000_s1343" style="position:absolute;left:0;text-align:left;margin-left:12.7pt;margin-top:12.5pt;width:109.5pt;height:34.5pt;z-index: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" strokeweight="1pt">
            <v:textbox style="mso-next-textbox:#円/楕円 3">
              <w:txbxContent>
                <w:p w:rsidR="000F6E92" w:rsidRPr="008019E2" w:rsidRDefault="000F6E92" w:rsidP="00B77528">
                  <w:pPr>
                    <w:jc w:val="center"/>
                    <w:rPr>
                      <w:sz w:val="18"/>
                      <w:szCs w:val="18"/>
                    </w:rPr>
                  </w:pPr>
                  <w:r w:rsidRPr="008019E2">
                    <w:rPr>
                      <w:rFonts w:hint="eastAsia"/>
                      <w:sz w:val="18"/>
                      <w:szCs w:val="18"/>
                    </w:rPr>
                    <w:t>Initialization</w:t>
                  </w:r>
                </w:p>
              </w:txbxContent>
            </v:textbox>
          </v:oval>
        </w:pict>
      </w:r>
      <w:r>
        <w:rPr>
          <w:noProof/>
        </w:rPr>
        <w:pict>
          <v:shape id="テキスト ボックス 95" o:spid="_x0000_s1342" type="#_x0000_t202" style="position:absolute;left:0;text-align:left;margin-left:125.6pt;margin-top:5.75pt;width:64.5pt;height:24.75pt;z-index:16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" stroked="f" strokeweight=".5pt">
            <v:textbox style="mso-next-textbox:#テキスト ボックス 95">
              <w:txbxContent>
                <w:p w:rsidR="000F6E92" w:rsidRPr="005372D3" w:rsidRDefault="000F6E92" w:rsidP="00B77528">
                  <w:pPr>
                    <w:rPr>
                      <w:sz w:val="16"/>
                      <w:szCs w:val="16"/>
                    </w:rPr>
                  </w:pPr>
                  <w:r>
                    <w:rPr>
                      <w:rFonts w:hint="eastAsia"/>
                      <w:sz w:val="16"/>
                      <w:szCs w:val="16"/>
                    </w:rPr>
                    <w:t>Initialized</w:t>
                  </w:r>
                </w:p>
              </w:txbxContent>
            </v:textbox>
          </v:shape>
        </w:pict>
      </w:r>
      <w:r>
        <w:rPr>
          <w:noProof/>
        </w:rPr>
        <w:pict>
          <v:shape id="テキスト ボックス 96" o:spid="_x0000_s1341" type="#_x0000_t202" style="position:absolute;left:0;text-align:left;margin-left:284.15pt;margin-top:1.1pt;width:64.5pt;height:24.75pt;z-index:16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" stroked="f" strokeweight=".5pt">
            <v:textbox style="mso-next-textbox:#テキスト ボックス 96">
              <w:txbxContent>
                <w:p w:rsidR="000F6E92" w:rsidRPr="005372D3" w:rsidRDefault="000F6E92" w:rsidP="00B77528">
                  <w:pPr>
                    <w:rPr>
                      <w:sz w:val="16"/>
                      <w:szCs w:val="16"/>
                    </w:rPr>
                  </w:pPr>
                  <w:r>
                    <w:rPr>
                      <w:rFonts w:hint="eastAsia"/>
                      <w:sz w:val="16"/>
                      <w:szCs w:val="16"/>
                    </w:rPr>
                    <w:t>Correct error</w:t>
                  </w:r>
                </w:p>
              </w:txbxContent>
            </v:textbox>
          </v:shape>
        </w:pict>
      </w:r>
      <w:r>
        <w:rPr>
          <w:noProof/>
        </w:rPr>
        <w:pict>
          <v:oval id="円/楕円 4" o:spid="_x0000_s1344" style="position:absolute;left:0;text-align:left;margin-left:184.2pt;margin-top:12.5pt;width:99.75pt;height:40.5pt;z-index:169;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" strokeweight="1pt">
            <v:textbox style="mso-next-textbox:#円/楕円 4">
              <w:txbxContent>
                <w:p w:rsidR="000F6E92" w:rsidRPr="008019E2" w:rsidRDefault="000F6E92" w:rsidP="00B77528">
                  <w:pPr>
                    <w:jc w:val="center"/>
                    <w:rPr>
                      <w:sz w:val="18"/>
                      <w:szCs w:val="18"/>
                    </w:rPr>
                  </w:pPr>
                  <w:r w:rsidRPr="008019E2">
                    <w:rPr>
                      <w:rFonts w:hint="eastAsia"/>
                      <w:sz w:val="18"/>
                      <w:szCs w:val="18"/>
                    </w:rPr>
                    <w:t>Observation</w:t>
                  </w:r>
                </w:p>
              </w:txbxContent>
            </v:textbox>
          </v:oval>
        </w:pict>
      </w:r>
      <w:r>
        <w:rPr>
          <w:noProof/>
        </w:rPr>
        <w:pict>
          <v:oval id="円/楕円 5" o:spid="_x0000_s1345" style="position:absolute;left:0;text-align:left;margin-left:352.55pt;margin-top:16.7pt;width:100.5pt;height:35.25pt;z-index:17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" strokeweight="1pt">
            <v:textbox style="mso-next-textbox:#円/楕円 5">
              <w:txbxContent>
                <w:p w:rsidR="000F6E92" w:rsidRPr="008019E2" w:rsidRDefault="000F6E92" w:rsidP="00B77528">
                  <w:pPr>
                    <w:rPr>
                      <w:sz w:val="18"/>
                      <w:szCs w:val="18"/>
                    </w:rPr>
                  </w:pPr>
                  <w:r w:rsidRPr="008019E2">
                    <w:rPr>
                      <w:rFonts w:hint="eastAsia"/>
                      <w:sz w:val="18"/>
                      <w:szCs w:val="18"/>
                    </w:rPr>
                    <w:t>Correction</w:t>
                  </w:r>
                </w:p>
              </w:txbxContent>
            </v:textbox>
          </v:oval>
        </w:pict>
      </w:r>
    </w:p>
    <w:p w:rsidR="00B77528" w:rsidRDefault="00784A1F" w:rsidP="00B77528">
      <w:r>
        <w:rPr>
          <w:noProof/>
        </w:rPr>
        <w:pict>
          <v:shape id="直線矢印コネクタ 1" o:spid="_x0000_s1350" type="#_x0000_t32" style="position:absolute;margin-left:122.7pt;margin-top:12.5pt;width:59.25pt;height:0;z-index:17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">
            <v:stroke endarrow="open"/>
          </v:shape>
        </w:pict>
      </w:r>
      <w:r>
        <w:rPr>
          <w:noProof/>
        </w:rPr>
        <w:pict>
          <v:shape id="テキスト ボックス 97" o:spid="_x0000_s1340" type="#_x0000_t202" style="position:absolute;margin-left:284.15pt;margin-top:12.5pt;width:64.5pt;height:24.75pt;z-index:16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" stroked="f" strokeweight=".5pt">
            <v:textbox style="mso-next-textbox:#テキスト ボックス 97">
              <w:txbxContent>
                <w:p w:rsidR="000F6E92" w:rsidRPr="005372D3" w:rsidRDefault="000F6E92" w:rsidP="00B77528">
                  <w:pPr>
                    <w:rPr>
                      <w:sz w:val="16"/>
                      <w:szCs w:val="16"/>
                    </w:rPr>
                  </w:pPr>
                  <w:r>
                    <w:rPr>
                      <w:rFonts w:hint="eastAsia"/>
                      <w:sz w:val="16"/>
                      <w:szCs w:val="16"/>
                    </w:rPr>
                    <w:t>Detect error</w:t>
                  </w:r>
                </w:p>
              </w:txbxContent>
            </v:textbox>
          </v:shape>
        </w:pict>
      </w:r>
      <w:r>
        <w:rPr>
          <w:noProof/>
        </w:rPr>
        <w:pict>
          <v:shape id="直線矢印コネクタ 2" o:spid="_x0000_s1351" type="#_x0000_t32" style="position:absolute;margin-left:286.45pt;margin-top:17.75pt;width:63.75pt;height:0;z-index: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">
            <v:stroke endarrow="open"/>
          </v:shape>
        </w:pict>
      </w:r>
      <w:r>
        <w:rPr>
          <w:noProof/>
        </w:rPr>
        <w:pict>
          <v:shape id="_x0000_s1363" type="#_x0000_t32" style="position:absolute;margin-left:287.2pt;margin-top:7.8pt;width:63.75pt;height:0;z-index:18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">
            <v:stroke startarrow="open"/>
          </v:shape>
        </w:pict>
      </w:r>
    </w:p>
    <w:p w:rsidR="00B77528" w:rsidRDefault="00784A1F" w:rsidP="00B77528">
      <w:r>
        <w:rPr>
          <w:noProof/>
        </w:rPr>
        <w:pict>
          <v:shape id="_x0000_s1477" type="#_x0000_t202" style="position:absolute;margin-left:244pt;margin-top:9.15pt;width:91pt;height:38.8pt;z-index: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" stroked="f" strokeweight=".5pt">
            <v:textbox style="mso-next-textbox:#_x0000_s1477">
              <w:txbxContent>
                <w:p w:rsidR="000F6E92" w:rsidRDefault="000F6E92" w:rsidP="00653D50">
                  <w:pPr>
                    <w:rPr>
                      <w:sz w:val="16"/>
                      <w:szCs w:val="16"/>
                    </w:rPr>
                  </w:pPr>
                  <w:r>
                    <w:rPr>
                      <w:rFonts w:hint="eastAsia"/>
                      <w:sz w:val="16"/>
                      <w:szCs w:val="16"/>
                    </w:rPr>
                    <w:t>Command</w:t>
                  </w:r>
                </w:p>
                <w:p w:rsidR="000F6E92" w:rsidRPr="005372D3" w:rsidRDefault="000F6E92" w:rsidP="00653D50">
                  <w:pPr>
                    <w:rPr>
                      <w:sz w:val="16"/>
                      <w:szCs w:val="16"/>
                    </w:rPr>
                  </w:pPr>
                  <w:r>
                    <w:rPr>
                      <w:rFonts w:hint="eastAsia"/>
                      <w:sz w:val="16"/>
                      <w:szCs w:val="16"/>
                    </w:rPr>
                    <w:t>(SET_SEU_STATUS)</w:t>
                  </w:r>
                </w:p>
              </w:txbxContent>
            </v:textbox>
          </v:shape>
        </w:pict>
      </w:r>
      <w:r>
        <w:rPr>
          <w:noProof/>
        </w:rPr>
        <w:pict>
          <v:shape id="_x0000_s1476" type="#_x0000_t202" style="position:absolute;margin-left:137.7pt;margin-top:8.1pt;width:81.05pt;height:38.8pt;z-index: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" stroked="f" strokeweight=".5pt">
            <v:textbox style="mso-next-textbox:#_x0000_s1476">
              <w:txbxContent>
                <w:p w:rsidR="000F6E92" w:rsidRDefault="000F6E92" w:rsidP="00653D50">
                  <w:pPr>
                    <w:rPr>
                      <w:sz w:val="16"/>
                      <w:szCs w:val="16"/>
                    </w:rPr>
                  </w:pPr>
                  <w:r>
                    <w:rPr>
                      <w:rFonts w:hint="eastAsia"/>
                      <w:sz w:val="16"/>
                      <w:szCs w:val="16"/>
                    </w:rPr>
                    <w:t>Command</w:t>
                  </w:r>
                </w:p>
                <w:p w:rsidR="000F6E92" w:rsidRPr="005372D3" w:rsidRDefault="000F6E92" w:rsidP="00653D50">
                  <w:pPr>
                    <w:rPr>
                      <w:sz w:val="16"/>
                      <w:szCs w:val="16"/>
                    </w:rPr>
                  </w:pPr>
                  <w:r>
                    <w:rPr>
                      <w:rFonts w:hint="eastAsia"/>
                      <w:sz w:val="16"/>
                      <w:szCs w:val="16"/>
                    </w:rPr>
                    <w:t>(SET_SEU_STATUS)</w:t>
                  </w:r>
                </w:p>
              </w:txbxContent>
            </v:textbox>
          </v:shape>
        </w:pict>
      </w:r>
      <w:r>
        <w:rPr>
          <w:noProof/>
        </w:rPr>
        <w:pict>
          <v:shape id="テキスト ボックス 98" o:spid="_x0000_s1339" type="#_x0000_t202" style="position:absolute;margin-left:359.3pt;margin-top:17pt;width:108.75pt;height:24.75pt;z-index:1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" stroked="f" strokeweight=".5pt">
            <v:textbox style="mso-next-textbox:#テキスト ボックス 98">
              <w:txbxContent>
                <w:p w:rsidR="000F6E92" w:rsidRPr="005372D3" w:rsidRDefault="000F6E92" w:rsidP="00B77528">
                  <w:pPr>
                    <w:rPr>
                      <w:sz w:val="16"/>
                      <w:szCs w:val="16"/>
                    </w:rPr>
                  </w:pPr>
                  <w:r>
                    <w:rPr>
                      <w:sz w:val="16"/>
                      <w:szCs w:val="16"/>
                    </w:rPr>
                    <w:t>U</w:t>
                  </w:r>
                  <w:r>
                    <w:rPr>
                      <w:rFonts w:hint="eastAsia"/>
                      <w:sz w:val="16"/>
                      <w:szCs w:val="16"/>
                    </w:rPr>
                    <w:t>ncorrectable error</w:t>
                  </w:r>
                </w:p>
              </w:txbxContent>
            </v:textbox>
          </v:shape>
        </w:pict>
      </w:r>
    </w:p>
    <w:p w:rsidR="00B77528" w:rsidRDefault="00784A1F" w:rsidP="00B77528">
      <w:r>
        <w:rPr>
          <w:noProof/>
        </w:rPr>
        <w:pict>
          <v:shape id="直線矢印コネクタ 11" o:spid="_x0000_s1352" type="#_x0000_t32" style="position:absolute;margin-left:289pt;margin-top:1.25pt;width:87.75pt;height:42.7pt;flip:x;z-index:17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">
            <v:stroke endarrow="open"/>
          </v:shape>
        </w:pict>
      </w:r>
      <w:r>
        <w:rPr>
          <w:noProof/>
        </w:rPr>
        <w:pict>
          <v:shape id="直線矢印コネクタ 17" o:spid="_x0000_s1356" type="#_x0000_t32" style="position:absolute;margin-left:227.7pt;margin-top:2.1pt;width:0;height:22.5pt;z-index:18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" strokecolor="red">
            <v:stroke endarrow="open"/>
          </v:shape>
        </w:pict>
      </w:r>
      <w:r>
        <w:rPr>
          <w:noProof/>
        </w:rPr>
        <w:pict>
          <v:shape id="直線矢印コネクタ 18" o:spid="_x0000_s1357" type="#_x0000_t32" style="position:absolute;margin-left:241.65pt;margin-top:1.25pt;width:0;height:22.5pt;flip:y;z-index:1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" strokecolor="red">
            <v:stroke endarrow="open"/>
          </v:shape>
        </w:pict>
      </w:r>
    </w:p>
    <w:p w:rsidR="00B77528" w:rsidRDefault="00784A1F" w:rsidP="00B77528">
      <w:r>
        <w:rPr>
          <w:noProof/>
        </w:rPr>
        <w:pict>
          <v:shape id="_x0000_s1334" type="#_x0000_t202" style="position:absolute;margin-left:26.7pt;margin-top:17.05pt;width:81.05pt;height:39.45pt;z-index:16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" stroked="f" strokeweight=".5pt">
            <v:textbox style="mso-next-textbox:#_x0000_s1334">
              <w:txbxContent>
                <w:p w:rsidR="000F6E92" w:rsidRDefault="000F6E92" w:rsidP="00B77528">
                  <w:pPr>
                    <w:rPr>
                      <w:sz w:val="16"/>
                      <w:szCs w:val="16"/>
                    </w:rPr>
                  </w:pPr>
                  <w:r>
                    <w:rPr>
                      <w:rFonts w:hint="eastAsia"/>
                      <w:sz w:val="16"/>
                      <w:szCs w:val="16"/>
                    </w:rPr>
                    <w:t>Command</w:t>
                  </w:r>
                </w:p>
                <w:p w:rsidR="000F6E92" w:rsidRPr="005372D3" w:rsidRDefault="000F6E92" w:rsidP="00B77528">
                  <w:pPr>
                    <w:rPr>
                      <w:sz w:val="16"/>
                      <w:szCs w:val="16"/>
                    </w:rPr>
                  </w:pPr>
                  <w:r>
                    <w:rPr>
                      <w:rFonts w:hint="eastAsia"/>
                      <w:sz w:val="16"/>
                      <w:szCs w:val="16"/>
                    </w:rPr>
                    <w:t>(SET_SEU_INJERR)</w:t>
                  </w:r>
                </w:p>
              </w:txbxContent>
            </v:textbox>
          </v:shape>
        </w:pict>
      </w:r>
      <w:r>
        <w:rPr>
          <w:noProof/>
        </w:rPr>
        <w:pict>
          <v:oval id="円/楕円 6" o:spid="_x0000_s1346" style="position:absolute;margin-left:187.55pt;margin-top:10.9pt;width:99.75pt;height:36pt;z-index:17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" strokeweight="1pt">
            <v:textbox style="mso-next-textbox:#円/楕円 6">
              <w:txbxContent>
                <w:p w:rsidR="000F6E92" w:rsidRPr="008019E2" w:rsidRDefault="000F6E92" w:rsidP="00B77528">
                  <w:pPr>
                    <w:jc w:val="center"/>
                    <w:rPr>
                      <w:sz w:val="18"/>
                      <w:szCs w:val="18"/>
                    </w:rPr>
                  </w:pPr>
                  <w:r w:rsidRPr="008019E2">
                    <w:rPr>
                      <w:rFonts w:hint="eastAsia"/>
                      <w:sz w:val="18"/>
                      <w:szCs w:val="18"/>
                    </w:rPr>
                    <w:t>Idle</w:t>
                  </w:r>
                </w:p>
              </w:txbxContent>
            </v:textbox>
          </v:oval>
        </w:pict>
      </w:r>
    </w:p>
    <w:p w:rsidR="00B77528" w:rsidRDefault="00784A1F" w:rsidP="00B77528">
      <w:r>
        <w:rPr>
          <w:noProof/>
        </w:rPr>
        <w:pict>
          <v:shape id="直線矢印コネクタ 12" o:spid="_x0000_s1353" type="#_x0000_t32" style="position:absolute;margin-left:74pt;margin-top:11.75pt;width:110.2pt;height:40.45pt;flip:x;z-index:17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" strokecolor="red">
            <v:stroke endarrow="open"/>
          </v:shape>
        </w:pict>
      </w:r>
      <w:r>
        <w:rPr>
          <w:noProof/>
        </w:rPr>
        <w:pict>
          <v:shape id="直線矢印コネクタ 21" o:spid="_x0000_s1359" type="#_x0000_t32" style="position:absolute;margin-left:289pt;margin-top:14.9pt;width:79.5pt;height:40.5pt;z-index: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">
            <v:stroke startarrow="open"/>
          </v:shape>
        </w:pict>
      </w:r>
    </w:p>
    <w:p w:rsidR="00B77528" w:rsidRDefault="00784A1F" w:rsidP="00B77528">
      <w:r>
        <w:rPr>
          <w:noProof/>
        </w:rPr>
        <w:pict>
          <v:shape id="テキスト ボックス 103" o:spid="_x0000_s1478" type="#_x0000_t202" style="position:absolute;margin-left:235.15pt;margin-top:6.9pt;width:87.2pt;height:38.8pt;z-index: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" stroked="f" strokeweight=".5pt">
            <v:textbox style="mso-next-textbox:#テキスト ボックス 103">
              <w:txbxContent>
                <w:p w:rsidR="000F6E92" w:rsidRDefault="000F6E92" w:rsidP="00653D50">
                  <w:pPr>
                    <w:rPr>
                      <w:sz w:val="16"/>
                      <w:szCs w:val="16"/>
                    </w:rPr>
                  </w:pPr>
                  <w:r>
                    <w:rPr>
                      <w:rFonts w:hint="eastAsia"/>
                      <w:sz w:val="16"/>
                      <w:szCs w:val="16"/>
                    </w:rPr>
                    <w:t>Command</w:t>
                  </w:r>
                </w:p>
                <w:p w:rsidR="000F6E92" w:rsidRPr="005372D3" w:rsidRDefault="000F6E92" w:rsidP="00653D50">
                  <w:pPr>
                    <w:rPr>
                      <w:sz w:val="16"/>
                      <w:szCs w:val="16"/>
                    </w:rPr>
                  </w:pPr>
                  <w:r>
                    <w:rPr>
                      <w:rFonts w:hint="eastAsia"/>
                      <w:sz w:val="16"/>
                      <w:szCs w:val="16"/>
                    </w:rPr>
                    <w:t>(SET_SEU_STATUS)</w:t>
                  </w:r>
                </w:p>
              </w:txbxContent>
            </v:textbox>
          </v:shape>
        </w:pict>
      </w:r>
      <w:r>
        <w:rPr>
          <w:noProof/>
        </w:rPr>
        <w:pict>
          <v:shape id="直線矢印コネクタ 14" o:spid="_x0000_s1354" type="#_x0000_t32" style="position:absolute;margin-left:283.95pt;margin-top:6.9pt;width:66pt;height:33pt;z-index:17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" strokecolor="red">
            <v:stroke endarrow="open"/>
          </v:shape>
        </w:pict>
      </w:r>
      <w:r>
        <w:rPr>
          <w:noProof/>
        </w:rPr>
        <w:pict>
          <v:shape id="テキスト ボックス 104" o:spid="_x0000_s1333" type="#_x0000_t202" style="position:absolute;margin-left:137.7pt;margin-top:11.75pt;width:70.35pt;height:45pt;z-index:16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" stroked="f" strokeweight=".5pt">
            <v:textbox style="mso-next-textbox:#テキスト ボックス 104">
              <w:txbxContent>
                <w:p w:rsidR="000F6E92" w:rsidRPr="005372D3" w:rsidRDefault="000F6E92" w:rsidP="00B77528">
                  <w:pPr>
                    <w:rPr>
                      <w:sz w:val="16"/>
                      <w:szCs w:val="16"/>
                    </w:rPr>
                  </w:pPr>
                  <w:r>
                    <w:rPr>
                      <w:rFonts w:hint="eastAsia"/>
                      <w:sz w:val="16"/>
                      <w:szCs w:val="16"/>
                    </w:rPr>
                    <w:t>Finish Injection</w:t>
                  </w:r>
                </w:p>
              </w:txbxContent>
            </v:textbox>
          </v:shape>
        </w:pict>
      </w:r>
      <w:r>
        <w:rPr>
          <w:noProof/>
        </w:rPr>
        <w:pict>
          <v:shape id="テキスト ボックス 99" o:spid="_x0000_s1338" type="#_x0000_t202" style="position:absolute;margin-left:348.45pt;margin-top:9.45pt;width:70.5pt;height:24.75pt;z-index:16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" stroked="f" strokeweight=".5pt">
            <v:textbox style="mso-next-textbox:#テキスト ボックス 99">
              <w:txbxContent>
                <w:p w:rsidR="000F6E92" w:rsidRPr="005372D3" w:rsidRDefault="000F6E92" w:rsidP="00B77528">
                  <w:pPr>
                    <w:rPr>
                      <w:sz w:val="16"/>
                      <w:szCs w:val="16"/>
                    </w:rPr>
                  </w:pPr>
                  <w:r>
                    <w:rPr>
                      <w:sz w:val="16"/>
                      <w:szCs w:val="16"/>
                    </w:rPr>
                    <w:t>F</w:t>
                  </w:r>
                  <w:r>
                    <w:rPr>
                      <w:rFonts w:hint="eastAsia"/>
                      <w:sz w:val="16"/>
                      <w:szCs w:val="16"/>
                    </w:rPr>
                    <w:t>inish scan</w:t>
                  </w:r>
                </w:p>
              </w:txbxContent>
            </v:textbox>
          </v:shape>
        </w:pict>
      </w:r>
      <w:r>
        <w:rPr>
          <w:noProof/>
        </w:rPr>
        <w:pict>
          <v:shape id="直線矢印コネクタ 20" o:spid="_x0000_s1358" type="#_x0000_t32" style="position:absolute;margin-left:102.25pt;margin-top:2pt;width:87pt;height:32.2pt;flip:x;z-index:1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">
            <v:stroke startarrow="open"/>
          </v:shape>
        </w:pict>
      </w:r>
    </w:p>
    <w:p w:rsidR="00B77528" w:rsidRDefault="00784A1F" w:rsidP="00B77528">
      <w:r>
        <w:rPr>
          <w:noProof/>
        </w:rPr>
        <w:pict>
          <v:oval id="円/楕円 7" o:spid="_x0000_s1347" style="position:absolute;margin-left:37.95pt;margin-top:16.2pt;width:127.5pt;height:38.25pt;z-index:1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" strokeweight="1pt">
            <v:textbox style="mso-next-textbox:#円/楕円 7">
              <w:txbxContent>
                <w:p w:rsidR="000F6E92" w:rsidRPr="008019E2" w:rsidRDefault="000F6E92" w:rsidP="00B77528">
                  <w:pPr>
                    <w:rPr>
                      <w:sz w:val="18"/>
                      <w:szCs w:val="18"/>
                    </w:rPr>
                  </w:pPr>
                  <w:r w:rsidRPr="008019E2">
                    <w:rPr>
                      <w:rFonts w:hint="eastAsia"/>
                      <w:sz w:val="18"/>
                      <w:szCs w:val="18"/>
                    </w:rPr>
                    <w:t>Error Injection</w:t>
                  </w:r>
                </w:p>
              </w:txbxContent>
            </v:textbox>
          </v:oval>
        </w:pict>
      </w:r>
    </w:p>
    <w:p w:rsidR="00B77528" w:rsidRDefault="00784A1F" w:rsidP="00B77528">
      <w:r>
        <w:rPr>
          <w:noProof/>
        </w:rPr>
        <w:pict>
          <v:oval id="円/楕円 9" o:spid="_x0000_s1348" style="position:absolute;margin-left:307.6pt;margin-top:1.4pt;width:139.5pt;height:36pt;z-index:17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" strokeweight="1pt">
            <v:textbox style="mso-next-textbox:#円/楕円 9">
              <w:txbxContent>
                <w:p w:rsidR="000F6E92" w:rsidRPr="008019E2" w:rsidRDefault="000F6E92" w:rsidP="00B77528">
                  <w:pPr>
                    <w:rPr>
                      <w:sz w:val="18"/>
                      <w:szCs w:val="18"/>
                    </w:rPr>
                  </w:pPr>
                  <w:r w:rsidRPr="008019E2">
                    <w:rPr>
                      <w:rFonts w:hint="eastAsia"/>
                      <w:sz w:val="18"/>
                      <w:szCs w:val="18"/>
                    </w:rPr>
                    <w:t>Diagnostic Scan</w:t>
                  </w:r>
                </w:p>
              </w:txbxContent>
            </v:textbox>
          </v:oval>
        </w:pict>
      </w:r>
    </w:p>
    <w:p w:rsidR="00B77528" w:rsidRDefault="00784A1F" w:rsidP="00B77528">
      <w:r>
        <w:rPr>
          <w:noProof/>
        </w:rPr>
        <w:pict>
          <v:shape id="右中かっこ 16" o:spid="_x0000_s1355" type="#_x0000_t88" style="position:absolute;margin-left:225.65pt;margin-top:-184.2pt;width:28.45pt;height:426.35pt;rotation:90;z-index:1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" adj="120"/>
        </w:pict>
      </w:r>
    </w:p>
    <w:p w:rsidR="00B77528" w:rsidRDefault="00B77528" w:rsidP="00B77528"/>
    <w:p w:rsidR="00B77528" w:rsidRDefault="00784A1F" w:rsidP="00B77528">
      <w:r>
        <w:rPr>
          <w:noProof/>
        </w:rPr>
        <w:pict>
          <v:shape id="テキスト ボックス 24" o:spid="_x0000_s1361" type="#_x0000_t202" style="position:absolute;margin-left:244.2pt;margin-top:1.95pt;width:88.5pt;height:24.75pt;z-index:18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" stroked="f" strokeweight=".5pt">
            <v:textbox style="mso-next-textbox:#テキスト ボックス 24">
              <w:txbxContent>
                <w:p w:rsidR="000F6E92" w:rsidRPr="00BA070D" w:rsidRDefault="000F6E92" w:rsidP="00B77528">
                  <w:pPr>
                    <w:rPr>
                      <w:sz w:val="18"/>
                      <w:szCs w:val="18"/>
                    </w:rPr>
                  </w:pPr>
                  <w:r>
                    <w:rPr>
                      <w:rFonts w:hint="eastAsia"/>
                      <w:sz w:val="18"/>
                      <w:szCs w:val="18"/>
                    </w:rPr>
                    <w:t>From a</w:t>
                  </w:r>
                  <w:r w:rsidRPr="00BA070D">
                    <w:rPr>
                      <w:rFonts w:hint="eastAsia"/>
                      <w:sz w:val="18"/>
                      <w:szCs w:val="18"/>
                    </w:rPr>
                    <w:t xml:space="preserve">ny </w:t>
                  </w:r>
                  <w:r>
                    <w:rPr>
                      <w:rFonts w:hint="eastAsia"/>
                      <w:sz w:val="18"/>
                      <w:szCs w:val="18"/>
                    </w:rPr>
                    <w:t>s</w:t>
                  </w:r>
                  <w:r w:rsidRPr="00BA070D">
                    <w:rPr>
                      <w:rFonts w:hint="eastAsia"/>
                      <w:sz w:val="18"/>
                      <w:szCs w:val="18"/>
                    </w:rPr>
                    <w:t>tate</w:t>
                  </w:r>
                </w:p>
              </w:txbxContent>
            </v:textbox>
          </v:shape>
        </w:pict>
      </w:r>
      <w:r>
        <w:rPr>
          <w:noProof/>
        </w:rPr>
        <w:pict>
          <v:shape id="直線矢印コネクタ 22" o:spid="_x0000_s1360" type="#_x0000_t32" style="position:absolute;margin-left:239.95pt;margin-top:11.9pt;width:0;height:20.05pt;z-index:18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">
            <v:stroke endarrow="open"/>
          </v:shape>
        </w:pict>
      </w:r>
    </w:p>
    <w:p w:rsidR="00B77528" w:rsidRDefault="00784A1F" w:rsidP="00B77528">
      <w:r>
        <w:rPr>
          <w:noProof/>
        </w:rPr>
        <w:pict>
          <v:oval id="円/楕円 10" o:spid="_x0000_s1349" style="position:absolute;margin-left:183.3pt;margin-top:14.7pt;width:117pt;height:36pt;z-index:17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" strokeweight="1pt">
            <v:textbox style="mso-next-textbox:#円/楕円 10">
              <w:txbxContent>
                <w:p w:rsidR="000F6E92" w:rsidRPr="008019E2" w:rsidRDefault="000F6E92" w:rsidP="00B77528">
                  <w:pPr>
                    <w:jc w:val="center"/>
                    <w:rPr>
                      <w:sz w:val="18"/>
                      <w:szCs w:val="18"/>
                    </w:rPr>
                  </w:pPr>
                  <w:r>
                    <w:rPr>
                      <w:rFonts w:hint="eastAsia"/>
                      <w:sz w:val="18"/>
                      <w:szCs w:val="18"/>
                    </w:rPr>
                    <w:t>Error</w:t>
                  </w:r>
                </w:p>
              </w:txbxContent>
            </v:textbox>
          </v:oval>
        </w:pict>
      </w:r>
    </w:p>
    <w:p w:rsidR="00B77528" w:rsidRDefault="00B77528" w:rsidP="00B77528"/>
    <w:p w:rsidR="00B77528" w:rsidRDefault="00B77528" w:rsidP="00B77528"/>
    <w:p w:rsidR="00906B5E" w:rsidRPr="00454A91" w:rsidRDefault="00906B5E">
      <w:pPr>
        <w:pStyle w:val="af9"/>
        <w:jc w:val="center"/>
        <w:rPr>
          <w:ins w:id="12833" w:author="t_竹沢 公佑" w:date="2019-10-06T14:39:00Z"/>
          <w:sz w:val="22"/>
          <w:szCs w:val="22"/>
        </w:rPr>
        <w:pPrChange w:id="12834" w:author="t_竹沢 公佑" w:date="2019-10-06T14:39:00Z">
          <w:pPr>
            <w:jc w:val="center"/>
          </w:pPr>
        </w:pPrChange>
      </w:pPr>
      <w:ins w:id="12835" w:author="t_竹沢 公佑" w:date="2019-10-06T14:39:00Z">
        <w:r>
          <w:t xml:space="preserve">Figure </w:t>
        </w:r>
      </w:ins>
      <w:ins w:id="12836" w:author="t_竹沢 公佑" w:date="2021-02-01T12:00:00Z">
        <w:r w:rsidR="000C2A5C">
          <w:fldChar w:fldCharType="begin"/>
        </w:r>
        <w:r w:rsidR="000C2A5C">
          <w:instrText xml:space="preserve"> STYLEREF 1 \s </w:instrText>
        </w:r>
      </w:ins>
      <w:r w:rsidR="000C2A5C">
        <w:fldChar w:fldCharType="separate"/>
      </w:r>
      <w:r w:rsidR="000B4FA1">
        <w:rPr>
          <w:noProof/>
        </w:rPr>
        <w:t>7</w:t>
      </w:r>
      <w:ins w:id="12837" w:author="t_竹沢 公佑" w:date="2021-02-01T12:00:00Z">
        <w:r w:rsidR="000C2A5C">
          <w:fldChar w:fldCharType="end"/>
        </w:r>
        <w:r w:rsidR="000C2A5C">
          <w:noBreakHyphen/>
        </w:r>
        <w:r w:rsidR="000C2A5C">
          <w:fldChar w:fldCharType="begin"/>
        </w:r>
        <w:r w:rsidR="000C2A5C">
          <w:instrText xml:space="preserve"> SEQ Figure \* ARABIC \s 1 </w:instrText>
        </w:r>
      </w:ins>
      <w:r w:rsidR="000C2A5C">
        <w:fldChar w:fldCharType="separate"/>
      </w:r>
      <w:ins w:id="12838" w:author="t_竹沢 公佑" w:date="2021-02-02T17:29:00Z">
        <w:r w:rsidR="000B4FA1">
          <w:rPr>
            <w:noProof/>
          </w:rPr>
          <w:t>1</w:t>
        </w:r>
      </w:ins>
      <w:ins w:id="12839" w:author="t_竹沢 公佑" w:date="2021-02-01T12:00:00Z">
        <w:r w:rsidR="000C2A5C">
          <w:fldChar w:fldCharType="end"/>
        </w:r>
      </w:ins>
      <w:ins w:id="12840" w:author="t_竹沢 公佑" w:date="2019-10-06T14:43:00Z">
        <w:r w:rsidR="001A6EC7" w:rsidRPr="00454A91">
          <w:t>:</w:t>
        </w:r>
      </w:ins>
      <w:ins w:id="12841" w:author="t_竹沢 公佑" w:date="2019-10-06T14:39:00Z">
        <w:r w:rsidRPr="00DC5EC8">
          <w:rPr>
            <w:rFonts w:hint="eastAsia"/>
            <w:sz w:val="22"/>
            <w:szCs w:val="22"/>
          </w:rPr>
          <w:t xml:space="preserve"> </w:t>
        </w:r>
        <w:r w:rsidRPr="001A6EC7">
          <w:rPr>
            <w:b w:val="0"/>
            <w:sz w:val="22"/>
            <w:szCs w:val="22"/>
            <w:rPrChange w:id="12842" w:author="t_竹沢 公佑" w:date="2019-10-06T14:43:00Z">
              <w:rPr>
                <w:b/>
                <w:bCs/>
                <w:sz w:val="22"/>
                <w:szCs w:val="22"/>
              </w:rPr>
            </w:rPrChange>
          </w:rPr>
          <w:t>SEU Mitigation module state transition diagram</w:t>
        </w:r>
      </w:ins>
    </w:p>
    <w:p w:rsidR="00B77528" w:rsidRPr="00C13B44" w:rsidDel="00906B5E" w:rsidRDefault="00B77528" w:rsidP="00B77528">
      <w:pPr>
        <w:jc w:val="center"/>
        <w:rPr>
          <w:del w:id="12843" w:author="t_竹沢 公佑" w:date="2019-10-06T14:39:00Z"/>
          <w:sz w:val="22"/>
          <w:szCs w:val="22"/>
          <w:rPrChange w:id="12844" w:author="t_竹沢 公佑" w:date="2019-10-06T14:31:00Z">
            <w:rPr>
              <w:del w:id="12845" w:author="t_竹沢 公佑" w:date="2019-10-06T14:39:00Z"/>
            </w:rPr>
          </w:rPrChange>
        </w:rPr>
      </w:pPr>
      <w:del w:id="12846" w:author="t_竹沢 公佑" w:date="2019-10-06T14:39:00Z">
        <w:r w:rsidRPr="00C13B44" w:rsidDel="00906B5E">
          <w:rPr>
            <w:sz w:val="22"/>
            <w:szCs w:val="22"/>
            <w:rPrChange w:id="12847" w:author="t_竹沢 公佑" w:date="2019-10-06T14:31:00Z">
              <w:rPr/>
            </w:rPrChange>
          </w:rPr>
          <w:delText xml:space="preserve">Figure </w:delText>
        </w:r>
        <w:r w:rsidR="00A624B3" w:rsidRPr="00C13B44" w:rsidDel="00906B5E">
          <w:rPr>
            <w:sz w:val="22"/>
            <w:szCs w:val="22"/>
            <w:rPrChange w:id="12848" w:author="t_竹沢 公佑" w:date="2019-10-06T14:31:00Z">
              <w:rPr/>
            </w:rPrChange>
          </w:rPr>
          <w:delText>7.</w:delText>
        </w:r>
        <w:r w:rsidRPr="00C13B44" w:rsidDel="00906B5E">
          <w:rPr>
            <w:sz w:val="22"/>
            <w:szCs w:val="22"/>
            <w:rPrChange w:id="12849" w:author="t_竹沢 公佑" w:date="2019-10-06T14:31:00Z">
              <w:rPr/>
            </w:rPrChange>
          </w:rPr>
          <w:delText>3.1 SEU Mitigation module state transition diagram</w:delText>
        </w:r>
      </w:del>
    </w:p>
    <w:p w:rsidR="00B77528" w:rsidRPr="00C13B44" w:rsidRDefault="00B77528" w:rsidP="00B77528">
      <w:pPr>
        <w:jc w:val="center"/>
        <w:rPr>
          <w:sz w:val="22"/>
          <w:szCs w:val="22"/>
          <w:rPrChange w:id="12850" w:author="t_竹沢 公佑" w:date="2019-10-06T14:31:00Z">
            <w:rPr>
              <w:sz w:val="18"/>
              <w:szCs w:val="18"/>
            </w:rPr>
          </w:rPrChange>
        </w:rPr>
      </w:pPr>
      <w:r w:rsidRPr="00C13B44">
        <w:rPr>
          <w:sz w:val="22"/>
          <w:szCs w:val="22"/>
          <w:rPrChange w:id="12851" w:author="t_竹沢 公佑" w:date="2019-10-06T14:31:00Z">
            <w:rPr>
              <w:sz w:val="18"/>
              <w:szCs w:val="18"/>
            </w:rPr>
          </w:rPrChange>
        </w:rPr>
        <w:t>Red arrow is transition by user application command.</w:t>
      </w:r>
    </w:p>
    <w:p w:rsidR="00B77528" w:rsidRPr="00C13B44" w:rsidRDefault="00B77528" w:rsidP="00B77528">
      <w:pPr>
        <w:jc w:val="center"/>
        <w:rPr>
          <w:sz w:val="22"/>
          <w:szCs w:val="22"/>
          <w:rPrChange w:id="12852" w:author="t_竹沢 公佑" w:date="2019-10-06T14:31:00Z">
            <w:rPr/>
          </w:rPrChange>
        </w:rPr>
      </w:pPr>
      <w:r w:rsidRPr="00C13B44">
        <w:rPr>
          <w:sz w:val="22"/>
          <w:szCs w:val="22"/>
          <w:rPrChange w:id="12853" w:author="t_竹沢 公佑" w:date="2019-10-06T14:31:00Z">
            <w:rPr>
              <w:sz w:val="18"/>
              <w:szCs w:val="18"/>
            </w:rPr>
          </w:rPrChange>
        </w:rPr>
        <w:t xml:space="preserve">Black arrow is transition by this module. </w:t>
      </w:r>
    </w:p>
    <w:p w:rsidR="00B77528" w:rsidRPr="00BA070D" w:rsidRDefault="00B77528" w:rsidP="00B77528"/>
    <w:p w:rsidR="00B77528" w:rsidRPr="00F411DC" w:rsidRDefault="00B77528" w:rsidP="00B77528"/>
    <w:p w:rsidR="00B77528" w:rsidRDefault="00B77528" w:rsidP="000860BF">
      <w:pPr>
        <w:pStyle w:val="4"/>
      </w:pPr>
      <w:r>
        <w:rPr>
          <w:rFonts w:hint="eastAsia"/>
        </w:rPr>
        <w:lastRenderedPageBreak/>
        <w:t>Initialization</w:t>
      </w:r>
    </w:p>
    <w:p w:rsidR="00B77528" w:rsidRPr="00E82429" w:rsidRDefault="00230E94" w:rsidP="00E82429">
      <w:pPr>
        <w:ind w:leftChars="300" w:left="720" w:firstLineChars="50" w:firstLine="110"/>
        <w:rPr>
          <w:sz w:val="22"/>
          <w:szCs w:val="22"/>
        </w:rPr>
      </w:pPr>
      <w:ins w:id="12854" w:author="t_竹沢 公佑" w:date="2019-10-05T19:40:00Z">
        <w:r>
          <w:rPr>
            <w:rFonts w:hint="eastAsia"/>
            <w:sz w:val="22"/>
            <w:szCs w:val="22"/>
          </w:rPr>
          <w:t>After c</w:t>
        </w:r>
      </w:ins>
      <w:del w:id="12855" w:author="t_竹沢 公佑" w:date="2019-10-05T19:40:00Z">
        <w:r w:rsidR="00B77528" w:rsidRPr="00E82429" w:rsidDel="00230E94">
          <w:rPr>
            <w:rFonts w:hint="eastAsia"/>
            <w:sz w:val="22"/>
            <w:szCs w:val="22"/>
          </w:rPr>
          <w:delText>C</w:delText>
        </w:r>
      </w:del>
      <w:r w:rsidR="00B77528" w:rsidRPr="00E82429">
        <w:rPr>
          <w:rFonts w:hint="eastAsia"/>
          <w:sz w:val="22"/>
          <w:szCs w:val="22"/>
        </w:rPr>
        <w:t xml:space="preserve">onfiguring the stage2 bit file </w:t>
      </w:r>
      <w:ins w:id="12856" w:author="t_竹沢 公佑" w:date="2019-10-05T19:41:00Z">
        <w:r>
          <w:rPr>
            <w:rFonts w:hint="eastAsia"/>
            <w:sz w:val="22"/>
            <w:szCs w:val="22"/>
          </w:rPr>
          <w:t>for</w:t>
        </w:r>
      </w:ins>
      <w:del w:id="12857" w:author="t_竹沢 公佑" w:date="2019-10-05T19:41:00Z">
        <w:r w:rsidR="00B77528" w:rsidRPr="00E82429" w:rsidDel="00230E94">
          <w:rPr>
            <w:rFonts w:hint="eastAsia"/>
            <w:sz w:val="22"/>
            <w:szCs w:val="22"/>
          </w:rPr>
          <w:delText>to</w:delText>
        </w:r>
      </w:del>
      <w:r w:rsidR="00B77528" w:rsidRPr="00E82429">
        <w:rPr>
          <w:rFonts w:hint="eastAsia"/>
          <w:sz w:val="22"/>
          <w:szCs w:val="22"/>
        </w:rPr>
        <w:t xml:space="preserve"> FPGA, this </w:t>
      </w:r>
      <w:ins w:id="12858" w:author="t_竹沢 公佑" w:date="2019-10-05T19:41:00Z">
        <w:r>
          <w:rPr>
            <w:rFonts w:hint="eastAsia"/>
            <w:sz w:val="22"/>
            <w:szCs w:val="22"/>
          </w:rPr>
          <w:t xml:space="preserve">module </w:t>
        </w:r>
      </w:ins>
      <w:del w:id="12859" w:author="t_竹沢 公佑" w:date="2019-10-05T19:41:00Z">
        <w:r w:rsidR="00B77528" w:rsidRPr="00E82429" w:rsidDel="00230E94">
          <w:rPr>
            <w:rFonts w:hint="eastAsia"/>
            <w:sz w:val="22"/>
            <w:szCs w:val="22"/>
          </w:rPr>
          <w:delText xml:space="preserve">function </w:delText>
        </w:r>
      </w:del>
      <w:r w:rsidR="00B77528" w:rsidRPr="00E82429">
        <w:rPr>
          <w:rFonts w:hint="eastAsia"/>
          <w:sz w:val="22"/>
          <w:szCs w:val="22"/>
        </w:rPr>
        <w:t>automatically initialized.</w:t>
      </w:r>
      <w:ins w:id="12860" w:author="t_竹沢 公佑" w:date="2019-10-05T19:41:00Z">
        <w:r>
          <w:rPr>
            <w:rFonts w:hint="eastAsia"/>
            <w:sz w:val="22"/>
            <w:szCs w:val="22"/>
          </w:rPr>
          <w:t xml:space="preserve"> </w:t>
        </w:r>
      </w:ins>
      <w:del w:id="12861" w:author="t_竹沢 公佑" w:date="2019-10-05T19:41:00Z">
        <w:r w:rsidR="00B77528" w:rsidRPr="00E82429" w:rsidDel="00230E94">
          <w:rPr>
            <w:rFonts w:hint="eastAsia"/>
            <w:sz w:val="22"/>
            <w:szCs w:val="22"/>
          </w:rPr>
          <w:delText xml:space="preserve"> </w:delText>
        </w:r>
      </w:del>
      <w:ins w:id="12862" w:author="t_竹沢 公佑" w:date="2019-10-05T19:41:00Z">
        <w:r>
          <w:rPr>
            <w:rFonts w:hint="eastAsia"/>
            <w:sz w:val="22"/>
            <w:szCs w:val="22"/>
          </w:rPr>
          <w:t>When the initialization is done</w:t>
        </w:r>
      </w:ins>
      <w:del w:id="12863" w:author="t_竹沢 公佑" w:date="2019-10-05T19:41:00Z">
        <w:r w:rsidR="00B77528" w:rsidRPr="00E82429" w:rsidDel="00230E94">
          <w:rPr>
            <w:rFonts w:hint="eastAsia"/>
            <w:sz w:val="22"/>
            <w:szCs w:val="22"/>
          </w:rPr>
          <w:delText>If it successes to initialize</w:delText>
        </w:r>
      </w:del>
      <w:r w:rsidR="00B77528" w:rsidRPr="00E82429">
        <w:rPr>
          <w:rFonts w:hint="eastAsia"/>
          <w:sz w:val="22"/>
          <w:szCs w:val="22"/>
        </w:rPr>
        <w:t>, its state</w:t>
      </w:r>
      <w:del w:id="12864" w:author="t_竹沢 公佑" w:date="2019-10-05T19:42:00Z">
        <w:r w:rsidR="00B77528" w:rsidRPr="00E82429" w:rsidDel="00230E94">
          <w:rPr>
            <w:rFonts w:hint="eastAsia"/>
            <w:sz w:val="22"/>
            <w:szCs w:val="22"/>
          </w:rPr>
          <w:delText>s</w:delText>
        </w:r>
      </w:del>
      <w:r w:rsidR="00B77528" w:rsidRPr="00E82429">
        <w:rPr>
          <w:rFonts w:hint="eastAsia"/>
          <w:sz w:val="22"/>
          <w:szCs w:val="22"/>
        </w:rPr>
        <w:t xml:space="preserve"> </w:t>
      </w:r>
      <w:ins w:id="12865" w:author="t_竹沢 公佑" w:date="2019-10-05T19:42:00Z">
        <w:r>
          <w:rPr>
            <w:rFonts w:hint="eastAsia"/>
            <w:sz w:val="22"/>
            <w:szCs w:val="22"/>
          </w:rPr>
          <w:t xml:space="preserve">transits </w:t>
        </w:r>
      </w:ins>
      <w:del w:id="12866" w:author="t_竹沢 公佑" w:date="2019-10-05T19:42:00Z">
        <w:r w:rsidR="00B77528" w:rsidRPr="00E82429" w:rsidDel="00230E94">
          <w:rPr>
            <w:rFonts w:hint="eastAsia"/>
            <w:sz w:val="22"/>
            <w:szCs w:val="22"/>
          </w:rPr>
          <w:delText xml:space="preserve">moves </w:delText>
        </w:r>
      </w:del>
      <w:r w:rsidR="00B77528" w:rsidRPr="00E82429">
        <w:rPr>
          <w:rFonts w:hint="eastAsia"/>
          <w:sz w:val="22"/>
          <w:szCs w:val="22"/>
        </w:rPr>
        <w:t xml:space="preserve">to </w:t>
      </w:r>
      <w:r w:rsidR="00B77528" w:rsidRPr="00E82429">
        <w:rPr>
          <w:sz w:val="22"/>
          <w:szCs w:val="22"/>
        </w:rPr>
        <w:t>“</w:t>
      </w:r>
      <w:r w:rsidR="00B77528" w:rsidRPr="00E82429">
        <w:rPr>
          <w:rFonts w:hint="eastAsia"/>
          <w:sz w:val="22"/>
          <w:szCs w:val="22"/>
        </w:rPr>
        <w:t>Observation</w:t>
      </w:r>
      <w:r w:rsidR="00B77528" w:rsidRPr="00E82429">
        <w:rPr>
          <w:sz w:val="22"/>
          <w:szCs w:val="22"/>
        </w:rPr>
        <w:t>”</w:t>
      </w:r>
      <w:r w:rsidR="00B77528" w:rsidRPr="00E82429">
        <w:rPr>
          <w:rFonts w:hint="eastAsia"/>
          <w:sz w:val="22"/>
          <w:szCs w:val="22"/>
        </w:rPr>
        <w:t xml:space="preserve"> state. </w:t>
      </w:r>
      <w:r w:rsidR="00B77528" w:rsidRPr="00E82429">
        <w:rPr>
          <w:sz w:val="22"/>
          <w:szCs w:val="22"/>
        </w:rPr>
        <w:t>I</w:t>
      </w:r>
      <w:r w:rsidR="00B77528" w:rsidRPr="00E82429">
        <w:rPr>
          <w:rFonts w:hint="eastAsia"/>
          <w:sz w:val="22"/>
          <w:szCs w:val="22"/>
        </w:rPr>
        <w:t xml:space="preserve">f not, this module has </w:t>
      </w:r>
      <w:ins w:id="12867" w:author="t_竹沢 公佑" w:date="2019-10-05T19:44:00Z">
        <w:r>
          <w:rPr>
            <w:rFonts w:hint="eastAsia"/>
            <w:sz w:val="22"/>
            <w:szCs w:val="22"/>
          </w:rPr>
          <w:t xml:space="preserve">a </w:t>
        </w:r>
      </w:ins>
      <w:r w:rsidR="00B77528" w:rsidRPr="00E82429">
        <w:rPr>
          <w:rFonts w:hint="eastAsia"/>
          <w:sz w:val="22"/>
          <w:szCs w:val="22"/>
        </w:rPr>
        <w:t>fatal error. Even if this module doesn</w:t>
      </w:r>
      <w:r w:rsidR="00B77528" w:rsidRPr="00E82429">
        <w:rPr>
          <w:sz w:val="22"/>
          <w:szCs w:val="22"/>
        </w:rPr>
        <w:t>’</w:t>
      </w:r>
      <w:r w:rsidR="00B77528" w:rsidRPr="00E82429">
        <w:rPr>
          <w:rFonts w:hint="eastAsia"/>
          <w:sz w:val="22"/>
          <w:szCs w:val="22"/>
        </w:rPr>
        <w:t>t work normally, other functions</w:t>
      </w:r>
      <w:ins w:id="12868" w:author="t_竹沢 公佑" w:date="2019-10-05T19:45:00Z">
        <w:r>
          <w:rPr>
            <w:rFonts w:hint="eastAsia"/>
            <w:sz w:val="22"/>
            <w:szCs w:val="22"/>
          </w:rPr>
          <w:t xml:space="preserve"> like</w:t>
        </w:r>
      </w:ins>
      <w:del w:id="12869" w:author="t_竹沢 公佑" w:date="2019-10-05T19:45:00Z">
        <w:r w:rsidR="00B77528" w:rsidRPr="00E82429" w:rsidDel="00230E94">
          <w:rPr>
            <w:rFonts w:hint="eastAsia"/>
            <w:sz w:val="22"/>
            <w:szCs w:val="22"/>
          </w:rPr>
          <w:delText>,</w:delText>
        </w:r>
      </w:del>
      <w:r w:rsidR="00B77528" w:rsidRPr="00E82429">
        <w:rPr>
          <w:rFonts w:hint="eastAsia"/>
          <w:sz w:val="22"/>
          <w:szCs w:val="22"/>
        </w:rPr>
        <w:t xml:space="preserve"> receiving frames, </w:t>
      </w:r>
      <w:r w:rsidR="00B77528" w:rsidRPr="00E82429">
        <w:rPr>
          <w:sz w:val="22"/>
          <w:szCs w:val="22"/>
        </w:rPr>
        <w:t>trans</w:t>
      </w:r>
      <w:ins w:id="12870" w:author="t_竹沢 公佑" w:date="2019-10-05T19:43:00Z">
        <w:r>
          <w:rPr>
            <w:rFonts w:hint="eastAsia"/>
            <w:sz w:val="22"/>
            <w:szCs w:val="22"/>
          </w:rPr>
          <w:t>mitting</w:t>
        </w:r>
      </w:ins>
      <w:del w:id="12871" w:author="t_竹沢 公佑" w:date="2019-10-05T19:43:00Z">
        <w:r w:rsidR="00B77528" w:rsidRPr="00E82429" w:rsidDel="00230E94">
          <w:rPr>
            <w:sz w:val="22"/>
            <w:szCs w:val="22"/>
          </w:rPr>
          <w:delText>ferring</w:delText>
        </w:r>
      </w:del>
      <w:r w:rsidR="00B77528" w:rsidRPr="00E82429">
        <w:rPr>
          <w:rFonts w:hint="eastAsia"/>
          <w:sz w:val="22"/>
          <w:szCs w:val="22"/>
        </w:rPr>
        <w:t xml:space="preserve"> frames, are available. </w:t>
      </w:r>
    </w:p>
    <w:p w:rsidR="00B77528" w:rsidRDefault="00B77528" w:rsidP="00B77528">
      <w:pPr>
        <w:ind w:leftChars="300" w:left="720"/>
      </w:pPr>
    </w:p>
    <w:p w:rsidR="00B77528" w:rsidRPr="00C711F8" w:rsidRDefault="00B77528" w:rsidP="000860BF">
      <w:pPr>
        <w:pStyle w:val="4"/>
      </w:pPr>
      <w:r w:rsidRPr="00C711F8">
        <w:rPr>
          <w:rFonts w:hint="eastAsia"/>
        </w:rPr>
        <w:t>Observation</w:t>
      </w:r>
    </w:p>
    <w:p w:rsidR="00B77528" w:rsidRPr="00E82429" w:rsidRDefault="00B77528" w:rsidP="00E82429">
      <w:pPr>
        <w:ind w:leftChars="300" w:left="720" w:firstLineChars="50" w:firstLine="110"/>
        <w:rPr>
          <w:sz w:val="22"/>
          <w:szCs w:val="22"/>
        </w:rPr>
      </w:pPr>
      <w:r w:rsidRPr="00E82429">
        <w:rPr>
          <w:rFonts w:hint="eastAsia"/>
          <w:sz w:val="22"/>
          <w:szCs w:val="22"/>
        </w:rPr>
        <w:t xml:space="preserve">In this state, this module keeps monitoring </w:t>
      </w:r>
      <w:r w:rsidRPr="00E82429">
        <w:rPr>
          <w:sz w:val="22"/>
          <w:szCs w:val="22"/>
        </w:rPr>
        <w:t>configure memory.</w:t>
      </w:r>
      <w:r w:rsidRPr="00E82429">
        <w:rPr>
          <w:rFonts w:hint="eastAsia"/>
          <w:sz w:val="22"/>
          <w:szCs w:val="22"/>
        </w:rPr>
        <w:t xml:space="preserve"> If </w:t>
      </w:r>
      <w:ins w:id="12872" w:author="t_竹沢 公佑" w:date="2019-10-05T19:47:00Z">
        <w:r w:rsidR="00230E94">
          <w:rPr>
            <w:rFonts w:hint="eastAsia"/>
            <w:sz w:val="22"/>
            <w:szCs w:val="22"/>
          </w:rPr>
          <w:t xml:space="preserve">it </w:t>
        </w:r>
      </w:ins>
      <w:del w:id="12873" w:author="t_竹沢 公佑" w:date="2019-10-05T19:47:00Z">
        <w:r w:rsidRPr="00E82429" w:rsidDel="00230E94">
          <w:rPr>
            <w:rFonts w:hint="eastAsia"/>
            <w:sz w:val="22"/>
            <w:szCs w:val="22"/>
          </w:rPr>
          <w:delText xml:space="preserve">module </w:delText>
        </w:r>
      </w:del>
      <w:r w:rsidRPr="00E82429">
        <w:rPr>
          <w:rFonts w:hint="eastAsia"/>
          <w:sz w:val="22"/>
          <w:szCs w:val="22"/>
        </w:rPr>
        <w:t xml:space="preserve">detects soft-error, it </w:t>
      </w:r>
      <w:ins w:id="12874" w:author="t_竹沢 公佑" w:date="2019-10-05T19:47:00Z">
        <w:r w:rsidR="00230E94">
          <w:rPr>
            <w:rFonts w:hint="eastAsia"/>
            <w:sz w:val="22"/>
            <w:szCs w:val="22"/>
          </w:rPr>
          <w:t>transits to</w:t>
        </w:r>
      </w:ins>
      <w:del w:id="12875" w:author="t_竹沢 公佑" w:date="2019-10-05T19:47:00Z">
        <w:r w:rsidRPr="00E82429" w:rsidDel="00230E94">
          <w:rPr>
            <w:rFonts w:hint="eastAsia"/>
            <w:sz w:val="22"/>
            <w:szCs w:val="22"/>
          </w:rPr>
          <w:delText>moves</w:delText>
        </w:r>
      </w:del>
      <w:r w:rsidRPr="00E82429">
        <w:rPr>
          <w:rFonts w:hint="eastAsia"/>
          <w:sz w:val="22"/>
          <w:szCs w:val="22"/>
        </w:rPr>
        <w:t xml:space="preserve"> </w:t>
      </w:r>
      <w:del w:id="12876" w:author="t_竹沢 公佑" w:date="2019-10-05T19:48:00Z">
        <w:r w:rsidRPr="00E82429" w:rsidDel="00230E94">
          <w:rPr>
            <w:rFonts w:hint="eastAsia"/>
            <w:sz w:val="22"/>
            <w:szCs w:val="22"/>
          </w:rPr>
          <w:delText xml:space="preserve">state to </w:delText>
        </w:r>
      </w:del>
      <w:r w:rsidRPr="00E82429">
        <w:rPr>
          <w:sz w:val="22"/>
          <w:szCs w:val="22"/>
        </w:rPr>
        <w:t>“</w:t>
      </w:r>
      <w:r w:rsidRPr="00E82429">
        <w:rPr>
          <w:rFonts w:hint="eastAsia"/>
          <w:sz w:val="22"/>
          <w:szCs w:val="22"/>
        </w:rPr>
        <w:t>Correction</w:t>
      </w:r>
      <w:r w:rsidRPr="00E82429">
        <w:rPr>
          <w:sz w:val="22"/>
          <w:szCs w:val="22"/>
        </w:rPr>
        <w:t>”</w:t>
      </w:r>
      <w:r w:rsidRPr="00E82429">
        <w:rPr>
          <w:rFonts w:hint="eastAsia"/>
          <w:sz w:val="22"/>
          <w:szCs w:val="22"/>
        </w:rPr>
        <w:t xml:space="preserve"> state. And in this state, it counts elapsed time (</w:t>
      </w:r>
      <w:ins w:id="12877" w:author="t_竹沢 公佑" w:date="2019-10-05T19:48:00Z">
        <w:r w:rsidR="00230E94">
          <w:rPr>
            <w:rFonts w:hint="eastAsia"/>
            <w:sz w:val="22"/>
            <w:szCs w:val="22"/>
          </w:rPr>
          <w:t xml:space="preserve">the </w:t>
        </w:r>
      </w:ins>
      <w:r w:rsidRPr="00E82429">
        <w:rPr>
          <w:rFonts w:hint="eastAsia"/>
          <w:sz w:val="22"/>
          <w:szCs w:val="22"/>
        </w:rPr>
        <w:t xml:space="preserve">counter uses onboard crystal). If </w:t>
      </w:r>
      <w:ins w:id="12878" w:author="t_竹沢 公佑" w:date="2019-10-05T19:48:00Z">
        <w:r w:rsidR="00230E94">
          <w:rPr>
            <w:rFonts w:hint="eastAsia"/>
            <w:sz w:val="22"/>
            <w:szCs w:val="22"/>
          </w:rPr>
          <w:t>your</w:t>
        </w:r>
      </w:ins>
      <w:del w:id="12879" w:author="t_竹沢 公佑" w:date="2019-10-05T19:48:00Z">
        <w:r w:rsidRPr="00E82429" w:rsidDel="00230E94">
          <w:rPr>
            <w:rFonts w:hint="eastAsia"/>
            <w:sz w:val="22"/>
            <w:szCs w:val="22"/>
          </w:rPr>
          <w:delText>user</w:delText>
        </w:r>
      </w:del>
      <w:r w:rsidRPr="00E82429">
        <w:rPr>
          <w:rFonts w:hint="eastAsia"/>
          <w:sz w:val="22"/>
          <w:szCs w:val="22"/>
        </w:rPr>
        <w:t xml:space="preserve"> application wants to know how many times this module encountered soft-error, </w:t>
      </w:r>
      <w:ins w:id="12880" w:author="t_竹沢 公佑" w:date="2019-10-05T19:49:00Z">
        <w:r w:rsidR="0059272A">
          <w:rPr>
            <w:rFonts w:hint="eastAsia"/>
            <w:sz w:val="22"/>
            <w:szCs w:val="22"/>
          </w:rPr>
          <w:t xml:space="preserve">you </w:t>
        </w:r>
      </w:ins>
      <w:del w:id="12881" w:author="t_竹沢 公佑" w:date="2019-10-05T19:49:00Z">
        <w:r w:rsidRPr="00E82429" w:rsidDel="0059272A">
          <w:rPr>
            <w:rFonts w:hint="eastAsia"/>
            <w:sz w:val="22"/>
            <w:szCs w:val="22"/>
          </w:rPr>
          <w:delText xml:space="preserve">user </w:delText>
        </w:r>
      </w:del>
      <w:r w:rsidRPr="00E82429">
        <w:rPr>
          <w:rFonts w:hint="eastAsia"/>
          <w:sz w:val="22"/>
          <w:szCs w:val="22"/>
        </w:rPr>
        <w:t xml:space="preserve">can acquire </w:t>
      </w:r>
      <w:ins w:id="12882" w:author="t_竹沢 公佑" w:date="2019-10-05T19:49:00Z">
        <w:r w:rsidR="0059272A">
          <w:rPr>
            <w:rFonts w:hint="eastAsia"/>
            <w:sz w:val="22"/>
            <w:szCs w:val="22"/>
          </w:rPr>
          <w:t xml:space="preserve">it </w:t>
        </w:r>
      </w:ins>
      <w:del w:id="12883" w:author="t_竹沢 公佑" w:date="2019-10-05T19:49:00Z">
        <w:r w:rsidRPr="00E82429" w:rsidDel="0059272A">
          <w:rPr>
            <w:rFonts w:hint="eastAsia"/>
            <w:sz w:val="22"/>
            <w:szCs w:val="22"/>
          </w:rPr>
          <w:delText xml:space="preserve">this counter </w:delText>
        </w:r>
      </w:del>
      <w:r w:rsidRPr="00E82429">
        <w:rPr>
          <w:rFonts w:hint="eastAsia"/>
          <w:sz w:val="22"/>
          <w:szCs w:val="22"/>
        </w:rPr>
        <w:t xml:space="preserve">by DRXPD_GET_MONSTS </w:t>
      </w:r>
      <w:ins w:id="12884" w:author="t_竹沢 公佑" w:date="2019-10-05T19:49:00Z">
        <w:r w:rsidR="0059272A">
          <w:rPr>
            <w:rFonts w:hint="eastAsia"/>
            <w:sz w:val="22"/>
            <w:szCs w:val="22"/>
          </w:rPr>
          <w:t xml:space="preserve">command </w:t>
        </w:r>
      </w:ins>
      <w:del w:id="12885" w:author="t_竹沢 公佑" w:date="2019-10-05T19:49:00Z">
        <w:r w:rsidRPr="00E82429" w:rsidDel="0059272A">
          <w:rPr>
            <w:rFonts w:hint="eastAsia"/>
            <w:sz w:val="22"/>
            <w:szCs w:val="22"/>
          </w:rPr>
          <w:delText xml:space="preserve">function </w:delText>
        </w:r>
      </w:del>
      <w:r w:rsidRPr="00E82429">
        <w:rPr>
          <w:rFonts w:hint="eastAsia"/>
          <w:sz w:val="22"/>
          <w:szCs w:val="22"/>
        </w:rPr>
        <w:t>(GET_SEU_</w:t>
      </w:r>
      <w:r w:rsidR="00603AF7">
        <w:rPr>
          <w:rFonts w:hint="eastAsia"/>
          <w:sz w:val="22"/>
          <w:szCs w:val="22"/>
        </w:rPr>
        <w:t>ERRCNT</w:t>
      </w:r>
      <w:r w:rsidRPr="00E82429">
        <w:rPr>
          <w:rFonts w:hint="eastAsia"/>
          <w:sz w:val="22"/>
          <w:szCs w:val="22"/>
        </w:rPr>
        <w:t>_ID).</w:t>
      </w:r>
      <w:ins w:id="12886" w:author="t_竹沢 公佑" w:date="2019-10-05T19:49:00Z">
        <w:r w:rsidR="0059272A">
          <w:rPr>
            <w:rFonts w:hint="eastAsia"/>
            <w:sz w:val="22"/>
            <w:szCs w:val="22"/>
          </w:rPr>
          <w:t xml:space="preserve"> </w:t>
        </w:r>
      </w:ins>
      <w:r w:rsidRPr="00E82429">
        <w:rPr>
          <w:rFonts w:hint="eastAsia"/>
          <w:sz w:val="22"/>
          <w:szCs w:val="22"/>
        </w:rPr>
        <w:t xml:space="preserve">If </w:t>
      </w:r>
      <w:ins w:id="12887" w:author="t_竹沢 公佑" w:date="2019-10-05T19:50:00Z">
        <w:r w:rsidR="0059272A">
          <w:rPr>
            <w:rFonts w:hint="eastAsia"/>
            <w:sz w:val="22"/>
            <w:szCs w:val="22"/>
          </w:rPr>
          <w:t xml:space="preserve">you </w:t>
        </w:r>
      </w:ins>
      <w:del w:id="12888" w:author="t_竹沢 公佑" w:date="2019-10-05T19:50:00Z">
        <w:r w:rsidRPr="00E82429" w:rsidDel="0059272A">
          <w:rPr>
            <w:rFonts w:hint="eastAsia"/>
            <w:sz w:val="22"/>
            <w:szCs w:val="22"/>
          </w:rPr>
          <w:delText xml:space="preserve">user </w:delText>
        </w:r>
      </w:del>
      <w:r w:rsidRPr="00E82429">
        <w:rPr>
          <w:rFonts w:hint="eastAsia"/>
          <w:sz w:val="22"/>
          <w:szCs w:val="22"/>
        </w:rPr>
        <w:t>want</w:t>
      </w:r>
      <w:del w:id="12889" w:author="t_竹沢 公佑" w:date="2019-10-05T19:50:00Z">
        <w:r w:rsidRPr="00E82429" w:rsidDel="0059272A">
          <w:rPr>
            <w:rFonts w:hint="eastAsia"/>
            <w:sz w:val="22"/>
            <w:szCs w:val="22"/>
          </w:rPr>
          <w:delText>s</w:delText>
        </w:r>
      </w:del>
      <w:r w:rsidRPr="00E82429">
        <w:rPr>
          <w:rFonts w:hint="eastAsia"/>
          <w:sz w:val="22"/>
          <w:szCs w:val="22"/>
        </w:rPr>
        <w:t xml:space="preserve"> to stop </w:t>
      </w:r>
      <w:r w:rsidRPr="00E82429">
        <w:rPr>
          <w:sz w:val="22"/>
          <w:szCs w:val="22"/>
        </w:rPr>
        <w:t>“</w:t>
      </w:r>
      <w:r w:rsidRPr="00E82429">
        <w:rPr>
          <w:rFonts w:hint="eastAsia"/>
          <w:sz w:val="22"/>
          <w:szCs w:val="22"/>
        </w:rPr>
        <w:t>Observation</w:t>
      </w:r>
      <w:r w:rsidRPr="00E82429">
        <w:rPr>
          <w:sz w:val="22"/>
          <w:szCs w:val="22"/>
        </w:rPr>
        <w:t>”</w:t>
      </w:r>
      <w:r w:rsidRPr="00E82429">
        <w:rPr>
          <w:rFonts w:hint="eastAsia"/>
          <w:sz w:val="22"/>
          <w:szCs w:val="22"/>
        </w:rPr>
        <w:t xml:space="preserve"> state, </w:t>
      </w:r>
      <w:ins w:id="12890" w:author="t_竹沢 公佑" w:date="2019-10-05T19:50:00Z">
        <w:r w:rsidR="0059272A">
          <w:rPr>
            <w:rFonts w:hint="eastAsia"/>
            <w:sz w:val="22"/>
            <w:szCs w:val="22"/>
          </w:rPr>
          <w:t xml:space="preserve">you </w:t>
        </w:r>
      </w:ins>
      <w:del w:id="12891" w:author="t_竹沢 公佑" w:date="2019-10-05T19:50:00Z">
        <w:r w:rsidRPr="00E82429" w:rsidDel="0059272A">
          <w:rPr>
            <w:rFonts w:hint="eastAsia"/>
            <w:sz w:val="22"/>
            <w:szCs w:val="22"/>
          </w:rPr>
          <w:delText xml:space="preserve">user </w:delText>
        </w:r>
      </w:del>
      <w:r w:rsidRPr="00E82429">
        <w:rPr>
          <w:rFonts w:hint="eastAsia"/>
          <w:sz w:val="22"/>
          <w:szCs w:val="22"/>
        </w:rPr>
        <w:t xml:space="preserve">can change its state by DRXPD_SET_CONTROL </w:t>
      </w:r>
      <w:ins w:id="12892" w:author="t_竹沢 公佑" w:date="2019-10-05T19:50:00Z">
        <w:r w:rsidR="0059272A">
          <w:rPr>
            <w:rFonts w:hint="eastAsia"/>
            <w:sz w:val="22"/>
            <w:szCs w:val="22"/>
          </w:rPr>
          <w:t xml:space="preserve">command </w:t>
        </w:r>
      </w:ins>
      <w:del w:id="12893" w:author="t_竹沢 公佑" w:date="2019-10-05T19:50:00Z">
        <w:r w:rsidRPr="00E82429" w:rsidDel="0059272A">
          <w:rPr>
            <w:rFonts w:hint="eastAsia"/>
            <w:sz w:val="22"/>
            <w:szCs w:val="22"/>
          </w:rPr>
          <w:delText xml:space="preserve">function </w:delText>
        </w:r>
      </w:del>
      <w:r w:rsidRPr="00E82429">
        <w:rPr>
          <w:rFonts w:hint="eastAsia"/>
          <w:sz w:val="22"/>
          <w:szCs w:val="22"/>
        </w:rPr>
        <w:t>(SET_SEU_</w:t>
      </w:r>
      <w:r w:rsidR="00A624B3" w:rsidRPr="00E82429">
        <w:rPr>
          <w:rFonts w:hint="eastAsia"/>
          <w:sz w:val="22"/>
          <w:szCs w:val="22"/>
        </w:rPr>
        <w:t>STATUS</w:t>
      </w:r>
      <w:r w:rsidRPr="00E82429">
        <w:rPr>
          <w:rFonts w:hint="eastAsia"/>
          <w:sz w:val="22"/>
          <w:szCs w:val="22"/>
        </w:rPr>
        <w:t xml:space="preserve">_ID). In this state, this module can </w:t>
      </w:r>
      <w:ins w:id="12894" w:author="t_竹沢 公佑" w:date="2019-10-05T19:51:00Z">
        <w:r w:rsidR="0059272A">
          <w:rPr>
            <w:rFonts w:hint="eastAsia"/>
            <w:sz w:val="22"/>
            <w:szCs w:val="22"/>
          </w:rPr>
          <w:t>transit to</w:t>
        </w:r>
      </w:ins>
      <w:del w:id="12895" w:author="t_竹沢 公佑" w:date="2019-10-05T19:51:00Z">
        <w:r w:rsidRPr="00E82429" w:rsidDel="0059272A">
          <w:rPr>
            <w:rFonts w:hint="eastAsia"/>
            <w:sz w:val="22"/>
            <w:szCs w:val="22"/>
          </w:rPr>
          <w:delText>transition to</w:delText>
        </w:r>
      </w:del>
      <w:r w:rsidRPr="00E82429">
        <w:rPr>
          <w:rFonts w:hint="eastAsia"/>
          <w:sz w:val="22"/>
          <w:szCs w:val="22"/>
        </w:rPr>
        <w:t xml:space="preserve"> </w:t>
      </w:r>
      <w:r w:rsidRPr="00E82429">
        <w:rPr>
          <w:sz w:val="22"/>
          <w:szCs w:val="22"/>
        </w:rPr>
        <w:t>“</w:t>
      </w:r>
      <w:r w:rsidRPr="00E82429">
        <w:rPr>
          <w:rFonts w:hint="eastAsia"/>
          <w:sz w:val="22"/>
          <w:szCs w:val="22"/>
        </w:rPr>
        <w:t>Idle</w:t>
      </w:r>
      <w:r w:rsidRPr="00E82429">
        <w:rPr>
          <w:sz w:val="22"/>
          <w:szCs w:val="22"/>
        </w:rPr>
        <w:t>”</w:t>
      </w:r>
      <w:r w:rsidRPr="00E82429">
        <w:rPr>
          <w:rFonts w:hint="eastAsia"/>
          <w:sz w:val="22"/>
          <w:szCs w:val="22"/>
        </w:rPr>
        <w:t xml:space="preserve"> state by user command.</w:t>
      </w:r>
    </w:p>
    <w:p w:rsidR="00B77528" w:rsidRPr="00F64FAB" w:rsidRDefault="00B77528" w:rsidP="00B77528">
      <w:pPr>
        <w:ind w:leftChars="300" w:left="720" w:firstLineChars="50" w:firstLine="120"/>
      </w:pPr>
    </w:p>
    <w:p w:rsidR="00B77528" w:rsidRPr="00C711F8" w:rsidRDefault="00B77528" w:rsidP="000860BF">
      <w:pPr>
        <w:pStyle w:val="4"/>
      </w:pPr>
      <w:r>
        <w:rPr>
          <w:rFonts w:hint="eastAsia"/>
        </w:rPr>
        <w:t>Correction</w:t>
      </w:r>
    </w:p>
    <w:p w:rsidR="00B77528" w:rsidRPr="00E82429" w:rsidRDefault="00B77528" w:rsidP="00E82429">
      <w:pPr>
        <w:ind w:leftChars="300" w:left="720" w:firstLineChars="50" w:firstLine="110"/>
        <w:rPr>
          <w:sz w:val="22"/>
          <w:szCs w:val="22"/>
        </w:rPr>
      </w:pPr>
      <w:r w:rsidRPr="00E82429">
        <w:rPr>
          <w:rFonts w:hint="eastAsia"/>
          <w:sz w:val="22"/>
          <w:szCs w:val="22"/>
        </w:rPr>
        <w:t xml:space="preserve">In this state, this module tries to correct soft-error. If it is correctable, </w:t>
      </w:r>
      <w:ins w:id="12896" w:author="t_竹沢 公佑" w:date="2019-10-05T19:51:00Z">
        <w:r w:rsidR="0059272A">
          <w:rPr>
            <w:rFonts w:hint="eastAsia"/>
            <w:sz w:val="22"/>
            <w:szCs w:val="22"/>
          </w:rPr>
          <w:t xml:space="preserve">this </w:t>
        </w:r>
      </w:ins>
      <w:r w:rsidRPr="00E82429">
        <w:rPr>
          <w:rFonts w:hint="eastAsia"/>
          <w:sz w:val="22"/>
          <w:szCs w:val="22"/>
        </w:rPr>
        <w:t>module corrects it and moves it</w:t>
      </w:r>
      <w:r w:rsidRPr="00E82429">
        <w:rPr>
          <w:sz w:val="22"/>
          <w:szCs w:val="22"/>
        </w:rPr>
        <w:t>s states to “</w:t>
      </w:r>
      <w:r w:rsidRPr="00E82429">
        <w:rPr>
          <w:rFonts w:hint="eastAsia"/>
          <w:sz w:val="22"/>
          <w:szCs w:val="22"/>
        </w:rPr>
        <w:t>Observation</w:t>
      </w:r>
      <w:r w:rsidRPr="00E82429">
        <w:rPr>
          <w:sz w:val="22"/>
          <w:szCs w:val="22"/>
        </w:rPr>
        <w:t>”</w:t>
      </w:r>
      <w:r w:rsidRPr="00E82429">
        <w:rPr>
          <w:rFonts w:hint="eastAsia"/>
          <w:sz w:val="22"/>
          <w:szCs w:val="22"/>
        </w:rPr>
        <w:t xml:space="preserve"> state. If it is uncorrectable, it </w:t>
      </w:r>
      <w:ins w:id="12897" w:author="t_竹沢 公佑" w:date="2019-10-05T19:52:00Z">
        <w:r w:rsidR="0059272A">
          <w:rPr>
            <w:rFonts w:hint="eastAsia"/>
            <w:sz w:val="22"/>
            <w:szCs w:val="22"/>
          </w:rPr>
          <w:t xml:space="preserve">transits </w:t>
        </w:r>
      </w:ins>
      <w:del w:id="12898" w:author="t_竹沢 公佑" w:date="2019-10-05T19:52:00Z">
        <w:r w:rsidRPr="00E82429" w:rsidDel="0059272A">
          <w:rPr>
            <w:rFonts w:hint="eastAsia"/>
            <w:sz w:val="22"/>
            <w:szCs w:val="22"/>
          </w:rPr>
          <w:delText>moves its</w:delText>
        </w:r>
        <w:r w:rsidRPr="00E82429" w:rsidDel="0059272A">
          <w:rPr>
            <w:sz w:val="22"/>
            <w:szCs w:val="22"/>
          </w:rPr>
          <w:delText xml:space="preserve"> states </w:delText>
        </w:r>
      </w:del>
      <w:r w:rsidRPr="00E82429">
        <w:rPr>
          <w:sz w:val="22"/>
          <w:szCs w:val="22"/>
        </w:rPr>
        <w:t>to “</w:t>
      </w:r>
      <w:r w:rsidRPr="00E82429">
        <w:rPr>
          <w:rFonts w:hint="eastAsia"/>
          <w:sz w:val="22"/>
          <w:szCs w:val="22"/>
        </w:rPr>
        <w:t>Idle</w:t>
      </w:r>
      <w:r w:rsidRPr="00E82429">
        <w:rPr>
          <w:sz w:val="22"/>
          <w:szCs w:val="22"/>
        </w:rPr>
        <w:t>”</w:t>
      </w:r>
      <w:r w:rsidRPr="00E82429">
        <w:rPr>
          <w:rFonts w:hint="eastAsia"/>
          <w:sz w:val="22"/>
          <w:szCs w:val="22"/>
        </w:rPr>
        <w:t xml:space="preserve"> state. </w:t>
      </w:r>
    </w:p>
    <w:p w:rsidR="00B77528" w:rsidRDefault="00B77528" w:rsidP="00B77528"/>
    <w:p w:rsidR="00B77528" w:rsidRPr="00C711F8" w:rsidRDefault="00B77528" w:rsidP="000860BF">
      <w:pPr>
        <w:pStyle w:val="4"/>
      </w:pPr>
      <w:r>
        <w:rPr>
          <w:rFonts w:hint="eastAsia"/>
        </w:rPr>
        <w:t>Idle</w:t>
      </w:r>
    </w:p>
    <w:p w:rsidR="00B77528" w:rsidRPr="00E82429" w:rsidRDefault="00B77528" w:rsidP="00E82429">
      <w:pPr>
        <w:ind w:leftChars="300" w:left="720" w:firstLineChars="50" w:firstLine="110"/>
        <w:rPr>
          <w:sz w:val="22"/>
          <w:szCs w:val="22"/>
        </w:rPr>
      </w:pPr>
      <w:r w:rsidRPr="00E82429">
        <w:rPr>
          <w:rFonts w:hint="eastAsia"/>
          <w:sz w:val="22"/>
          <w:szCs w:val="22"/>
        </w:rPr>
        <w:t>In this state, this function doesn</w:t>
      </w:r>
      <w:r w:rsidRPr="00E82429">
        <w:rPr>
          <w:sz w:val="22"/>
          <w:szCs w:val="22"/>
        </w:rPr>
        <w:t>’</w:t>
      </w:r>
      <w:r w:rsidRPr="00E82429">
        <w:rPr>
          <w:rFonts w:hint="eastAsia"/>
          <w:sz w:val="22"/>
          <w:szCs w:val="22"/>
        </w:rPr>
        <w:t xml:space="preserve">t scan configuration memory and correct </w:t>
      </w:r>
      <w:r w:rsidRPr="00E82429">
        <w:rPr>
          <w:sz w:val="22"/>
          <w:szCs w:val="22"/>
        </w:rPr>
        <w:t>memory</w:t>
      </w:r>
      <w:r w:rsidRPr="00E82429">
        <w:rPr>
          <w:rFonts w:hint="eastAsia"/>
          <w:sz w:val="22"/>
          <w:szCs w:val="22"/>
        </w:rPr>
        <w:t xml:space="preserve">. </w:t>
      </w:r>
      <w:ins w:id="12899" w:author="t_竹沢 公佑" w:date="2019-10-05T19:53:00Z">
        <w:r w:rsidR="0059272A">
          <w:rPr>
            <w:rFonts w:hint="eastAsia"/>
            <w:sz w:val="22"/>
            <w:szCs w:val="22"/>
          </w:rPr>
          <w:t xml:space="preserve">Your </w:t>
        </w:r>
      </w:ins>
      <w:del w:id="12900" w:author="t_竹沢 公佑" w:date="2019-10-05T19:53:00Z">
        <w:r w:rsidRPr="00E82429" w:rsidDel="0059272A">
          <w:rPr>
            <w:rFonts w:hint="eastAsia"/>
            <w:sz w:val="22"/>
            <w:szCs w:val="22"/>
          </w:rPr>
          <w:delText xml:space="preserve">User </w:delText>
        </w:r>
      </w:del>
      <w:r w:rsidRPr="00E82429">
        <w:rPr>
          <w:rFonts w:hint="eastAsia"/>
          <w:sz w:val="22"/>
          <w:szCs w:val="22"/>
        </w:rPr>
        <w:t xml:space="preserve">application can </w:t>
      </w:r>
      <w:ins w:id="12901" w:author="t_竹沢 公佑" w:date="2019-10-05T19:53:00Z">
        <w:r w:rsidR="0059272A">
          <w:rPr>
            <w:rFonts w:hint="eastAsia"/>
            <w:sz w:val="22"/>
            <w:szCs w:val="22"/>
          </w:rPr>
          <w:t xml:space="preserve">change </w:t>
        </w:r>
      </w:ins>
      <w:ins w:id="12902" w:author="t_竹沢 公佑" w:date="2019-10-05T19:54:00Z">
        <w:r w:rsidR="0059272A">
          <w:rPr>
            <w:rFonts w:hint="eastAsia"/>
            <w:sz w:val="22"/>
            <w:szCs w:val="22"/>
          </w:rPr>
          <w:t xml:space="preserve">the </w:t>
        </w:r>
      </w:ins>
      <w:del w:id="12903" w:author="t_竹沢 公佑" w:date="2019-10-05T19:53:00Z">
        <w:r w:rsidRPr="00E82429" w:rsidDel="0059272A">
          <w:rPr>
            <w:rFonts w:hint="eastAsia"/>
            <w:sz w:val="22"/>
            <w:szCs w:val="22"/>
          </w:rPr>
          <w:delText xml:space="preserve">transition </w:delText>
        </w:r>
      </w:del>
      <w:r w:rsidRPr="00E82429">
        <w:rPr>
          <w:rFonts w:hint="eastAsia"/>
          <w:sz w:val="22"/>
          <w:szCs w:val="22"/>
        </w:rPr>
        <w:t>state by DRXPD_SET_</w:t>
      </w:r>
      <w:r w:rsidR="00A624B3" w:rsidRPr="00E82429">
        <w:rPr>
          <w:rFonts w:hint="eastAsia"/>
          <w:sz w:val="22"/>
          <w:szCs w:val="22"/>
        </w:rPr>
        <w:t>STATUS</w:t>
      </w:r>
      <w:r w:rsidRPr="00E82429">
        <w:rPr>
          <w:rFonts w:hint="eastAsia"/>
          <w:sz w:val="22"/>
          <w:szCs w:val="22"/>
        </w:rPr>
        <w:t xml:space="preserve"> </w:t>
      </w:r>
      <w:ins w:id="12904" w:author="t_竹沢 公佑" w:date="2019-10-05T19:54:00Z">
        <w:r w:rsidR="0059272A">
          <w:rPr>
            <w:rFonts w:hint="eastAsia"/>
            <w:sz w:val="22"/>
            <w:szCs w:val="22"/>
          </w:rPr>
          <w:t xml:space="preserve">command </w:t>
        </w:r>
      </w:ins>
      <w:del w:id="12905" w:author="t_竹沢 公佑" w:date="2019-10-05T19:54:00Z">
        <w:r w:rsidRPr="00E82429" w:rsidDel="0059272A">
          <w:rPr>
            <w:rFonts w:hint="eastAsia"/>
            <w:sz w:val="22"/>
            <w:szCs w:val="22"/>
          </w:rPr>
          <w:delText xml:space="preserve">function </w:delText>
        </w:r>
      </w:del>
      <w:r w:rsidRPr="00E82429">
        <w:rPr>
          <w:rFonts w:hint="eastAsia"/>
          <w:sz w:val="22"/>
          <w:szCs w:val="22"/>
        </w:rPr>
        <w:t>(SET_SEU_</w:t>
      </w:r>
      <w:r w:rsidR="00A624B3" w:rsidRPr="00E82429">
        <w:rPr>
          <w:rFonts w:hint="eastAsia"/>
          <w:sz w:val="22"/>
          <w:szCs w:val="22"/>
        </w:rPr>
        <w:t>STATUS</w:t>
      </w:r>
      <w:r w:rsidRPr="00E82429">
        <w:rPr>
          <w:rFonts w:hint="eastAsia"/>
          <w:sz w:val="22"/>
          <w:szCs w:val="22"/>
        </w:rPr>
        <w:t xml:space="preserve">_ID). In this state, this module can </w:t>
      </w:r>
      <w:ins w:id="12906" w:author="t_竹沢 公佑" w:date="2019-10-05T19:54:00Z">
        <w:r w:rsidR="0059272A">
          <w:rPr>
            <w:rFonts w:hint="eastAsia"/>
            <w:sz w:val="22"/>
            <w:szCs w:val="22"/>
          </w:rPr>
          <w:t xml:space="preserve">transit </w:t>
        </w:r>
      </w:ins>
      <w:del w:id="12907" w:author="t_竹沢 公佑" w:date="2019-10-05T19:54:00Z">
        <w:r w:rsidRPr="00E82429" w:rsidDel="0059272A">
          <w:rPr>
            <w:rFonts w:hint="eastAsia"/>
            <w:sz w:val="22"/>
            <w:szCs w:val="22"/>
          </w:rPr>
          <w:delText xml:space="preserve">transition </w:delText>
        </w:r>
      </w:del>
      <w:r w:rsidRPr="00E82429">
        <w:rPr>
          <w:rFonts w:hint="eastAsia"/>
          <w:sz w:val="22"/>
          <w:szCs w:val="22"/>
        </w:rPr>
        <w:t xml:space="preserve">to </w:t>
      </w:r>
      <w:r w:rsidRPr="00E82429">
        <w:rPr>
          <w:sz w:val="22"/>
          <w:szCs w:val="22"/>
        </w:rPr>
        <w:t>“</w:t>
      </w:r>
      <w:r w:rsidRPr="00E82429">
        <w:rPr>
          <w:rFonts w:hint="eastAsia"/>
          <w:sz w:val="22"/>
          <w:szCs w:val="22"/>
        </w:rPr>
        <w:t>Observation</w:t>
      </w:r>
      <w:r w:rsidRPr="00E82429">
        <w:rPr>
          <w:sz w:val="22"/>
          <w:szCs w:val="22"/>
        </w:rPr>
        <w:t>”</w:t>
      </w:r>
      <w:r w:rsidRPr="00E82429">
        <w:rPr>
          <w:rFonts w:hint="eastAsia"/>
          <w:sz w:val="22"/>
          <w:szCs w:val="22"/>
        </w:rPr>
        <w:t xml:space="preserve">, </w:t>
      </w:r>
      <w:r w:rsidRPr="00E82429">
        <w:rPr>
          <w:sz w:val="22"/>
          <w:szCs w:val="22"/>
        </w:rPr>
        <w:t>“</w:t>
      </w:r>
      <w:r w:rsidRPr="00E82429">
        <w:rPr>
          <w:rFonts w:hint="eastAsia"/>
          <w:sz w:val="22"/>
          <w:szCs w:val="22"/>
        </w:rPr>
        <w:t>Error Injection</w:t>
      </w:r>
      <w:r w:rsidRPr="00E82429">
        <w:rPr>
          <w:sz w:val="22"/>
          <w:szCs w:val="22"/>
        </w:rPr>
        <w:t>”</w:t>
      </w:r>
      <w:r w:rsidRPr="00E82429">
        <w:rPr>
          <w:rFonts w:hint="eastAsia"/>
          <w:sz w:val="22"/>
          <w:szCs w:val="22"/>
        </w:rPr>
        <w:t xml:space="preserve">, </w:t>
      </w:r>
      <w:r w:rsidRPr="00E82429">
        <w:rPr>
          <w:sz w:val="22"/>
          <w:szCs w:val="22"/>
        </w:rPr>
        <w:t>“</w:t>
      </w:r>
      <w:r w:rsidRPr="00E82429">
        <w:rPr>
          <w:rFonts w:hint="eastAsia"/>
          <w:sz w:val="22"/>
          <w:szCs w:val="22"/>
        </w:rPr>
        <w:t>Diagnostic Scan</w:t>
      </w:r>
      <w:r w:rsidRPr="00E82429">
        <w:rPr>
          <w:sz w:val="22"/>
          <w:szCs w:val="22"/>
        </w:rPr>
        <w:t>”</w:t>
      </w:r>
      <w:r w:rsidRPr="00E82429">
        <w:rPr>
          <w:rFonts w:hint="eastAsia"/>
          <w:sz w:val="22"/>
          <w:szCs w:val="22"/>
        </w:rPr>
        <w:t xml:space="preserve"> and </w:t>
      </w:r>
      <w:r w:rsidRPr="00E82429">
        <w:rPr>
          <w:sz w:val="22"/>
          <w:szCs w:val="22"/>
        </w:rPr>
        <w:t>“</w:t>
      </w:r>
      <w:r w:rsidRPr="00E82429">
        <w:rPr>
          <w:rFonts w:hint="eastAsia"/>
          <w:sz w:val="22"/>
          <w:szCs w:val="22"/>
        </w:rPr>
        <w:t>Detect Only</w:t>
      </w:r>
      <w:r w:rsidRPr="00E82429">
        <w:rPr>
          <w:sz w:val="22"/>
          <w:szCs w:val="22"/>
        </w:rPr>
        <w:t>”</w:t>
      </w:r>
      <w:r w:rsidRPr="00E82429">
        <w:rPr>
          <w:rFonts w:hint="eastAsia"/>
          <w:sz w:val="22"/>
          <w:szCs w:val="22"/>
        </w:rPr>
        <w:t xml:space="preserve"> state by user command.</w:t>
      </w:r>
    </w:p>
    <w:p w:rsidR="00B77528" w:rsidRDefault="00B77528" w:rsidP="00B77528">
      <w:pPr>
        <w:ind w:leftChars="200" w:left="480"/>
        <w:rPr>
          <w:sz w:val="22"/>
          <w:szCs w:val="22"/>
        </w:rPr>
      </w:pPr>
    </w:p>
    <w:p w:rsidR="00603AF7" w:rsidRDefault="00603AF7" w:rsidP="00B77528">
      <w:pPr>
        <w:ind w:leftChars="200" w:left="480"/>
        <w:rPr>
          <w:sz w:val="22"/>
          <w:szCs w:val="22"/>
        </w:rPr>
      </w:pPr>
    </w:p>
    <w:p w:rsidR="00603AF7" w:rsidRPr="00E82429" w:rsidRDefault="00603AF7" w:rsidP="00E82429">
      <w:pPr>
        <w:rPr>
          <w:sz w:val="22"/>
          <w:szCs w:val="22"/>
        </w:rPr>
      </w:pPr>
    </w:p>
    <w:p w:rsidR="00B77528" w:rsidRDefault="00B77528" w:rsidP="00B77528">
      <w:r>
        <w:br w:type="page"/>
      </w:r>
    </w:p>
    <w:p w:rsidR="00B77528" w:rsidRPr="00C711F8" w:rsidRDefault="00B77528" w:rsidP="000860BF">
      <w:pPr>
        <w:pStyle w:val="4"/>
      </w:pPr>
      <w:r w:rsidRPr="00C711F8">
        <w:rPr>
          <w:rFonts w:hint="eastAsia"/>
        </w:rPr>
        <w:t>Error Injection</w:t>
      </w:r>
    </w:p>
    <w:p w:rsidR="003560D4" w:rsidRDefault="00B77528">
      <w:pPr>
        <w:ind w:leftChars="300" w:left="720" w:firstLineChars="50" w:firstLine="110"/>
        <w:rPr>
          <w:ins w:id="12908" w:author="t_竹沢 公佑" w:date="2019-10-05T20:03:00Z"/>
          <w:sz w:val="22"/>
          <w:szCs w:val="22"/>
        </w:rPr>
      </w:pPr>
      <w:r w:rsidRPr="00E82429">
        <w:rPr>
          <w:rFonts w:hint="eastAsia"/>
          <w:sz w:val="22"/>
          <w:szCs w:val="22"/>
        </w:rPr>
        <w:t xml:space="preserve">When module is in </w:t>
      </w:r>
      <w:r w:rsidRPr="00E82429">
        <w:rPr>
          <w:sz w:val="22"/>
          <w:szCs w:val="22"/>
        </w:rPr>
        <w:t>“</w:t>
      </w:r>
      <w:r w:rsidRPr="00E82429">
        <w:rPr>
          <w:rFonts w:hint="eastAsia"/>
          <w:sz w:val="22"/>
          <w:szCs w:val="22"/>
        </w:rPr>
        <w:t>Idle</w:t>
      </w:r>
      <w:r w:rsidRPr="00E82429">
        <w:rPr>
          <w:sz w:val="22"/>
          <w:szCs w:val="22"/>
        </w:rPr>
        <w:t>”</w:t>
      </w:r>
      <w:r w:rsidRPr="00E82429">
        <w:rPr>
          <w:rFonts w:hint="eastAsia"/>
          <w:sz w:val="22"/>
          <w:szCs w:val="22"/>
        </w:rPr>
        <w:t xml:space="preserve"> state, </w:t>
      </w:r>
      <w:del w:id="12909" w:author="t_竹沢 公佑" w:date="2019-10-05T19:59:00Z">
        <w:r w:rsidRPr="00E82429" w:rsidDel="003560D4">
          <w:rPr>
            <w:rFonts w:hint="eastAsia"/>
            <w:sz w:val="22"/>
            <w:szCs w:val="22"/>
          </w:rPr>
          <w:delText>u</w:delText>
        </w:r>
      </w:del>
      <w:ins w:id="12910" w:author="t_竹沢 公佑" w:date="2019-10-05T19:59:00Z">
        <w:r w:rsidR="003560D4">
          <w:rPr>
            <w:rFonts w:hint="eastAsia"/>
            <w:sz w:val="22"/>
            <w:szCs w:val="22"/>
          </w:rPr>
          <w:t>your</w:t>
        </w:r>
      </w:ins>
      <w:del w:id="12911" w:author="t_竹沢 公佑" w:date="2019-10-05T19:59:00Z">
        <w:r w:rsidRPr="00E82429" w:rsidDel="003560D4">
          <w:rPr>
            <w:rFonts w:hint="eastAsia"/>
            <w:sz w:val="22"/>
            <w:szCs w:val="22"/>
          </w:rPr>
          <w:delText>ser</w:delText>
        </w:r>
      </w:del>
      <w:r w:rsidRPr="00E82429">
        <w:rPr>
          <w:rFonts w:hint="eastAsia"/>
          <w:sz w:val="22"/>
          <w:szCs w:val="22"/>
        </w:rPr>
        <w:t xml:space="preserve"> application </w:t>
      </w:r>
      <w:ins w:id="12912" w:author="t_竹沢 公佑" w:date="2019-10-05T20:00:00Z">
        <w:r w:rsidR="003560D4">
          <w:rPr>
            <w:rFonts w:hint="eastAsia"/>
            <w:sz w:val="22"/>
            <w:szCs w:val="22"/>
          </w:rPr>
          <w:t xml:space="preserve">can </w:t>
        </w:r>
      </w:ins>
      <w:ins w:id="12913" w:author="t_竹沢 公佑" w:date="2019-10-05T19:59:00Z">
        <w:r w:rsidR="003560D4">
          <w:rPr>
            <w:rFonts w:hint="eastAsia"/>
            <w:sz w:val="22"/>
            <w:szCs w:val="22"/>
          </w:rPr>
          <w:t xml:space="preserve">send </w:t>
        </w:r>
      </w:ins>
      <w:del w:id="12914" w:author="t_竹沢 公佑" w:date="2019-10-05T19:59:00Z">
        <w:r w:rsidRPr="00E82429" w:rsidDel="003560D4">
          <w:rPr>
            <w:rFonts w:hint="eastAsia"/>
            <w:sz w:val="22"/>
            <w:szCs w:val="22"/>
          </w:rPr>
          <w:delText xml:space="preserve">sending </w:delText>
        </w:r>
      </w:del>
      <w:r w:rsidRPr="00E82429">
        <w:rPr>
          <w:rFonts w:hint="eastAsia"/>
          <w:sz w:val="22"/>
          <w:szCs w:val="22"/>
        </w:rPr>
        <w:t>error injection command</w:t>
      </w:r>
      <w:ins w:id="12915" w:author="t_竹沢 公佑" w:date="2019-10-05T20:00:00Z">
        <w:r w:rsidR="003560D4">
          <w:rPr>
            <w:rFonts w:hint="eastAsia"/>
            <w:sz w:val="22"/>
            <w:szCs w:val="22"/>
          </w:rPr>
          <w:t>.</w:t>
        </w:r>
      </w:ins>
      <w:del w:id="12916" w:author="t_竹沢 公佑" w:date="2019-10-05T20:00:00Z">
        <w:r w:rsidRPr="00E82429" w:rsidDel="003560D4">
          <w:rPr>
            <w:rFonts w:hint="eastAsia"/>
            <w:sz w:val="22"/>
            <w:szCs w:val="22"/>
          </w:rPr>
          <w:delText>,</w:delText>
        </w:r>
      </w:del>
      <w:r w:rsidRPr="00E82429">
        <w:rPr>
          <w:rFonts w:hint="eastAsia"/>
          <w:sz w:val="22"/>
          <w:szCs w:val="22"/>
        </w:rPr>
        <w:t xml:space="preserve"> </w:t>
      </w:r>
      <w:ins w:id="12917" w:author="t_竹沢 公佑" w:date="2019-10-05T20:00:00Z">
        <w:r w:rsidR="003560D4">
          <w:rPr>
            <w:rFonts w:hint="eastAsia"/>
            <w:sz w:val="22"/>
            <w:szCs w:val="22"/>
          </w:rPr>
          <w:t xml:space="preserve">It moves </w:t>
        </w:r>
      </w:ins>
      <w:r w:rsidRPr="00E82429">
        <w:rPr>
          <w:rFonts w:hint="eastAsia"/>
          <w:sz w:val="22"/>
          <w:szCs w:val="22"/>
        </w:rPr>
        <w:t xml:space="preserve">module </w:t>
      </w:r>
      <w:ins w:id="12918" w:author="t_竹沢 公佑" w:date="2019-10-05T20:00:00Z">
        <w:r w:rsidR="003560D4">
          <w:rPr>
            <w:rFonts w:hint="eastAsia"/>
            <w:sz w:val="22"/>
            <w:szCs w:val="22"/>
          </w:rPr>
          <w:t xml:space="preserve">state to </w:t>
        </w:r>
      </w:ins>
      <w:del w:id="12919" w:author="t_竹沢 公佑" w:date="2019-10-05T20:00:00Z">
        <w:r w:rsidRPr="00E82429" w:rsidDel="003560D4">
          <w:rPr>
            <w:rFonts w:hint="eastAsia"/>
            <w:sz w:val="22"/>
            <w:szCs w:val="22"/>
          </w:rPr>
          <w:delText xml:space="preserve">moves its state to </w:delText>
        </w:r>
      </w:del>
      <w:r w:rsidRPr="00E82429">
        <w:rPr>
          <w:sz w:val="22"/>
          <w:szCs w:val="22"/>
        </w:rPr>
        <w:t>“</w:t>
      </w:r>
      <w:r w:rsidRPr="00E82429">
        <w:rPr>
          <w:rFonts w:hint="eastAsia"/>
          <w:sz w:val="22"/>
          <w:szCs w:val="22"/>
        </w:rPr>
        <w:t>Error Injection</w:t>
      </w:r>
      <w:r w:rsidRPr="00E82429">
        <w:rPr>
          <w:sz w:val="22"/>
          <w:szCs w:val="22"/>
        </w:rPr>
        <w:t>”</w:t>
      </w:r>
      <w:r w:rsidRPr="00E82429">
        <w:rPr>
          <w:rFonts w:hint="eastAsia"/>
          <w:sz w:val="22"/>
          <w:szCs w:val="22"/>
        </w:rPr>
        <w:t xml:space="preserve"> state. After completing error injection</w:t>
      </w:r>
      <w:del w:id="12920" w:author="t_竹沢 公佑" w:date="2019-10-05T20:02:00Z">
        <w:r w:rsidRPr="00E82429" w:rsidDel="003560D4">
          <w:rPr>
            <w:rFonts w:hint="eastAsia"/>
            <w:sz w:val="22"/>
            <w:szCs w:val="22"/>
          </w:rPr>
          <w:delText>,</w:delText>
        </w:r>
      </w:del>
      <w:r w:rsidRPr="00E82429">
        <w:rPr>
          <w:rFonts w:hint="eastAsia"/>
          <w:sz w:val="22"/>
          <w:szCs w:val="22"/>
        </w:rPr>
        <w:t xml:space="preserve"> it </w:t>
      </w:r>
      <w:ins w:id="12921" w:author="t_竹沢 公佑" w:date="2019-10-05T20:01:00Z">
        <w:r w:rsidR="003560D4">
          <w:rPr>
            <w:rFonts w:hint="eastAsia"/>
            <w:sz w:val="22"/>
            <w:szCs w:val="22"/>
          </w:rPr>
          <w:t xml:space="preserve">transits </w:t>
        </w:r>
      </w:ins>
      <w:del w:id="12922" w:author="t_竹沢 公佑" w:date="2019-10-05T20:01:00Z">
        <w:r w:rsidRPr="00E82429" w:rsidDel="003560D4">
          <w:rPr>
            <w:rFonts w:hint="eastAsia"/>
            <w:sz w:val="22"/>
            <w:szCs w:val="22"/>
          </w:rPr>
          <w:delText xml:space="preserve">moves its state </w:delText>
        </w:r>
      </w:del>
      <w:r w:rsidRPr="00E82429">
        <w:rPr>
          <w:rFonts w:hint="eastAsia"/>
          <w:sz w:val="22"/>
          <w:szCs w:val="22"/>
        </w:rPr>
        <w:t xml:space="preserve">to </w:t>
      </w:r>
      <w:r w:rsidRPr="00E82429">
        <w:rPr>
          <w:sz w:val="22"/>
          <w:szCs w:val="22"/>
        </w:rPr>
        <w:t>“</w:t>
      </w:r>
      <w:r w:rsidRPr="00E82429">
        <w:rPr>
          <w:rFonts w:hint="eastAsia"/>
          <w:sz w:val="22"/>
          <w:szCs w:val="22"/>
        </w:rPr>
        <w:t>Idle</w:t>
      </w:r>
      <w:r w:rsidRPr="00E82429">
        <w:rPr>
          <w:sz w:val="22"/>
          <w:szCs w:val="22"/>
        </w:rPr>
        <w:t>”</w:t>
      </w:r>
      <w:r w:rsidRPr="00E82429">
        <w:rPr>
          <w:rFonts w:hint="eastAsia"/>
          <w:sz w:val="22"/>
          <w:szCs w:val="22"/>
        </w:rPr>
        <w:t xml:space="preserve"> </w:t>
      </w:r>
      <w:ins w:id="12923" w:author="t_竹沢 公佑" w:date="2019-10-05T20:02:00Z">
        <w:r w:rsidR="003560D4">
          <w:rPr>
            <w:rFonts w:hint="eastAsia"/>
            <w:sz w:val="22"/>
            <w:szCs w:val="22"/>
          </w:rPr>
          <w:t>s</w:t>
        </w:r>
      </w:ins>
      <w:del w:id="12924" w:author="t_竹沢 公佑" w:date="2019-10-05T20:01:00Z">
        <w:r w:rsidRPr="00E82429" w:rsidDel="003560D4">
          <w:rPr>
            <w:rFonts w:hint="eastAsia"/>
            <w:sz w:val="22"/>
            <w:szCs w:val="22"/>
          </w:rPr>
          <w:delText>S</w:delText>
        </w:r>
      </w:del>
      <w:r w:rsidRPr="00E82429">
        <w:rPr>
          <w:rFonts w:hint="eastAsia"/>
          <w:sz w:val="22"/>
          <w:szCs w:val="22"/>
        </w:rPr>
        <w:t>tate</w:t>
      </w:r>
      <w:ins w:id="12925" w:author="t_竹沢 公佑" w:date="2019-10-05T20:02:00Z">
        <w:r w:rsidR="003560D4">
          <w:rPr>
            <w:rFonts w:hint="eastAsia"/>
            <w:sz w:val="22"/>
            <w:szCs w:val="22"/>
          </w:rPr>
          <w:t xml:space="preserve">. </w:t>
        </w:r>
      </w:ins>
      <w:ins w:id="12926" w:author="t_竹沢 公佑" w:date="2019-10-05T20:03:00Z">
        <w:r w:rsidR="003560D4">
          <w:rPr>
            <w:rFonts w:hint="eastAsia"/>
            <w:sz w:val="22"/>
            <w:szCs w:val="22"/>
          </w:rPr>
          <w:t xml:space="preserve">Please start injecting error after confirming its state backing to </w:t>
        </w:r>
        <w:r w:rsidR="003560D4">
          <w:rPr>
            <w:sz w:val="22"/>
            <w:szCs w:val="22"/>
          </w:rPr>
          <w:t>“</w:t>
        </w:r>
        <w:r w:rsidR="003560D4">
          <w:rPr>
            <w:rFonts w:hint="eastAsia"/>
            <w:sz w:val="22"/>
            <w:szCs w:val="22"/>
          </w:rPr>
          <w:t>Idle</w:t>
        </w:r>
        <w:r w:rsidR="003560D4">
          <w:rPr>
            <w:sz w:val="22"/>
            <w:szCs w:val="22"/>
          </w:rPr>
          <w:t>”</w:t>
        </w:r>
        <w:r w:rsidR="003560D4">
          <w:rPr>
            <w:rFonts w:hint="eastAsia"/>
            <w:sz w:val="22"/>
            <w:szCs w:val="22"/>
          </w:rPr>
          <w:t xml:space="preserve"> state to inject an error again.</w:t>
        </w:r>
      </w:ins>
    </w:p>
    <w:p w:rsidR="00B77528" w:rsidRPr="00E82429" w:rsidDel="003560D4" w:rsidRDefault="00B77528" w:rsidP="00E82429">
      <w:pPr>
        <w:ind w:leftChars="300" w:left="720" w:firstLineChars="50" w:firstLine="110"/>
        <w:rPr>
          <w:del w:id="12927" w:author="t_竹沢 公佑" w:date="2019-10-05T20:04:00Z"/>
          <w:sz w:val="22"/>
          <w:szCs w:val="22"/>
        </w:rPr>
      </w:pPr>
      <w:del w:id="12928" w:author="t_竹沢 公佑" w:date="2019-10-05T20:02:00Z">
        <w:r w:rsidRPr="00E82429" w:rsidDel="003560D4">
          <w:rPr>
            <w:rFonts w:hint="eastAsia"/>
            <w:sz w:val="22"/>
            <w:szCs w:val="22"/>
          </w:rPr>
          <w:delText xml:space="preserve">. </w:delText>
        </w:r>
      </w:del>
      <w:del w:id="12929" w:author="t_竹沢 公佑" w:date="2019-10-05T20:04:00Z">
        <w:r w:rsidRPr="00E82429" w:rsidDel="003560D4">
          <w:rPr>
            <w:rFonts w:hint="eastAsia"/>
            <w:sz w:val="22"/>
            <w:szCs w:val="22"/>
          </w:rPr>
          <w:delText xml:space="preserve">If </w:delText>
        </w:r>
      </w:del>
      <w:del w:id="12930" w:author="t_竹沢 公佑" w:date="2019-10-05T20:02:00Z">
        <w:r w:rsidRPr="00E82429" w:rsidDel="003560D4">
          <w:rPr>
            <w:rFonts w:hint="eastAsia"/>
            <w:sz w:val="22"/>
            <w:szCs w:val="22"/>
          </w:rPr>
          <w:delText>user</w:delText>
        </w:r>
      </w:del>
      <w:del w:id="12931" w:author="t_竹沢 公佑" w:date="2019-10-05T20:04:00Z">
        <w:r w:rsidRPr="00E82429" w:rsidDel="003560D4">
          <w:rPr>
            <w:rFonts w:hint="eastAsia"/>
            <w:sz w:val="22"/>
            <w:szCs w:val="22"/>
          </w:rPr>
          <w:delText xml:space="preserve"> application wants to inject error more than once, from the second time please start injecting error after confirming its state </w:delText>
        </w:r>
        <w:r w:rsidRPr="00E82429" w:rsidDel="003560D4">
          <w:rPr>
            <w:sz w:val="22"/>
            <w:szCs w:val="22"/>
          </w:rPr>
          <w:delText xml:space="preserve">backing </w:delText>
        </w:r>
        <w:r w:rsidRPr="00E82429" w:rsidDel="003560D4">
          <w:rPr>
            <w:rFonts w:hint="eastAsia"/>
            <w:sz w:val="22"/>
            <w:szCs w:val="22"/>
          </w:rPr>
          <w:delText xml:space="preserve">to </w:delText>
        </w:r>
        <w:r w:rsidRPr="00E82429" w:rsidDel="003560D4">
          <w:rPr>
            <w:sz w:val="22"/>
            <w:szCs w:val="22"/>
          </w:rPr>
          <w:delText>“</w:delText>
        </w:r>
        <w:r w:rsidRPr="00E82429" w:rsidDel="003560D4">
          <w:rPr>
            <w:rFonts w:hint="eastAsia"/>
            <w:sz w:val="22"/>
            <w:szCs w:val="22"/>
          </w:rPr>
          <w:delText>Idle</w:delText>
        </w:r>
        <w:r w:rsidRPr="00E82429" w:rsidDel="003560D4">
          <w:rPr>
            <w:sz w:val="22"/>
            <w:szCs w:val="22"/>
          </w:rPr>
          <w:delText>”</w:delText>
        </w:r>
        <w:r w:rsidRPr="00E82429" w:rsidDel="003560D4">
          <w:rPr>
            <w:rFonts w:hint="eastAsia"/>
            <w:sz w:val="22"/>
            <w:szCs w:val="22"/>
          </w:rPr>
          <w:delText xml:space="preserve"> state.  </w:delText>
        </w:r>
      </w:del>
    </w:p>
    <w:p w:rsidR="00B77528" w:rsidRPr="00E82429" w:rsidRDefault="00B77528" w:rsidP="00B77528">
      <w:pPr>
        <w:rPr>
          <w:sz w:val="22"/>
          <w:szCs w:val="22"/>
        </w:rPr>
      </w:pPr>
    </w:p>
    <w:p w:rsidR="00B77528" w:rsidRPr="00C711F8" w:rsidRDefault="00B77528" w:rsidP="000860BF">
      <w:pPr>
        <w:pStyle w:val="4"/>
      </w:pPr>
      <w:r>
        <w:rPr>
          <w:rFonts w:hint="eastAsia"/>
        </w:rPr>
        <w:t>Diagnostic Scan</w:t>
      </w:r>
    </w:p>
    <w:p w:rsidR="00B77528" w:rsidRPr="00E82429" w:rsidRDefault="003560D4" w:rsidP="00E82429">
      <w:pPr>
        <w:ind w:leftChars="300" w:left="720" w:firstLineChars="50" w:firstLine="110"/>
        <w:rPr>
          <w:sz w:val="22"/>
          <w:szCs w:val="22"/>
        </w:rPr>
      </w:pPr>
      <w:ins w:id="12932" w:author="t_竹沢 公佑" w:date="2019-10-05T20:05:00Z">
        <w:r>
          <w:rPr>
            <w:rFonts w:hint="eastAsia"/>
            <w:sz w:val="22"/>
            <w:szCs w:val="22"/>
          </w:rPr>
          <w:t xml:space="preserve">In </w:t>
        </w:r>
      </w:ins>
      <w:del w:id="12933" w:author="t_竹沢 公佑" w:date="2019-10-05T20:05:00Z">
        <w:r w:rsidR="00B77528" w:rsidRPr="00E82429" w:rsidDel="003560D4">
          <w:rPr>
            <w:rFonts w:hint="eastAsia"/>
            <w:sz w:val="22"/>
            <w:szCs w:val="22"/>
          </w:rPr>
          <w:delText xml:space="preserve">When </w:delText>
        </w:r>
      </w:del>
      <w:r w:rsidR="00B77528" w:rsidRPr="00E82429">
        <w:rPr>
          <w:sz w:val="22"/>
          <w:szCs w:val="22"/>
        </w:rPr>
        <w:t>“</w:t>
      </w:r>
      <w:r w:rsidR="00B77528" w:rsidRPr="00E82429">
        <w:rPr>
          <w:rFonts w:hint="eastAsia"/>
          <w:sz w:val="22"/>
          <w:szCs w:val="22"/>
        </w:rPr>
        <w:t>Idle</w:t>
      </w:r>
      <w:r w:rsidR="00B77528" w:rsidRPr="00E82429">
        <w:rPr>
          <w:sz w:val="22"/>
          <w:szCs w:val="22"/>
        </w:rPr>
        <w:t>”</w:t>
      </w:r>
      <w:r w:rsidR="00B77528" w:rsidRPr="00E82429">
        <w:rPr>
          <w:rFonts w:hint="eastAsia"/>
          <w:sz w:val="22"/>
          <w:szCs w:val="22"/>
        </w:rPr>
        <w:t xml:space="preserve"> state, </w:t>
      </w:r>
      <w:ins w:id="12934" w:author="t_竹沢 公佑" w:date="2019-10-05T20:05:00Z">
        <w:r>
          <w:rPr>
            <w:rFonts w:hint="eastAsia"/>
            <w:sz w:val="22"/>
            <w:szCs w:val="22"/>
          </w:rPr>
          <w:t xml:space="preserve">your </w:t>
        </w:r>
      </w:ins>
      <w:del w:id="12935" w:author="t_竹沢 公佑" w:date="2019-10-05T20:05:00Z">
        <w:r w:rsidR="00B77528" w:rsidRPr="00E82429" w:rsidDel="003560D4">
          <w:rPr>
            <w:rFonts w:hint="eastAsia"/>
            <w:sz w:val="22"/>
            <w:szCs w:val="22"/>
          </w:rPr>
          <w:delText xml:space="preserve">user </w:delText>
        </w:r>
      </w:del>
      <w:r w:rsidR="00B77528" w:rsidRPr="00E82429">
        <w:rPr>
          <w:rFonts w:hint="eastAsia"/>
          <w:sz w:val="22"/>
          <w:szCs w:val="22"/>
        </w:rPr>
        <w:t xml:space="preserve">application </w:t>
      </w:r>
      <w:r w:rsidR="004D2E73">
        <w:rPr>
          <w:rFonts w:hint="eastAsia"/>
          <w:sz w:val="22"/>
          <w:szCs w:val="22"/>
        </w:rPr>
        <w:t xml:space="preserve">can </w:t>
      </w:r>
      <w:ins w:id="12936" w:author="t_竹沢 公佑" w:date="2019-10-05T20:05:00Z">
        <w:r>
          <w:rPr>
            <w:rFonts w:hint="eastAsia"/>
            <w:sz w:val="22"/>
            <w:szCs w:val="22"/>
          </w:rPr>
          <w:t xml:space="preserve">transit </w:t>
        </w:r>
      </w:ins>
      <w:del w:id="12937" w:author="t_竹沢 公佑" w:date="2019-10-05T20:05:00Z">
        <w:r w:rsidR="004D2E73" w:rsidDel="003560D4">
          <w:rPr>
            <w:rFonts w:hint="eastAsia"/>
            <w:sz w:val="22"/>
            <w:szCs w:val="22"/>
          </w:rPr>
          <w:delText xml:space="preserve">move </w:delText>
        </w:r>
        <w:r w:rsidR="00B77528" w:rsidRPr="00E82429" w:rsidDel="003560D4">
          <w:rPr>
            <w:rFonts w:hint="eastAsia"/>
            <w:sz w:val="22"/>
            <w:szCs w:val="22"/>
          </w:rPr>
          <w:delText xml:space="preserve">its </w:delText>
        </w:r>
        <w:r w:rsidR="004D2E73" w:rsidDel="003560D4">
          <w:rPr>
            <w:rFonts w:hint="eastAsia"/>
            <w:sz w:val="22"/>
            <w:szCs w:val="22"/>
          </w:rPr>
          <w:delText xml:space="preserve">own </w:delText>
        </w:r>
        <w:r w:rsidR="00B77528" w:rsidRPr="00E82429" w:rsidDel="003560D4">
          <w:rPr>
            <w:rFonts w:hint="eastAsia"/>
            <w:sz w:val="22"/>
            <w:szCs w:val="22"/>
          </w:rPr>
          <w:delText xml:space="preserve">state </w:delText>
        </w:r>
      </w:del>
      <w:r w:rsidR="00B77528" w:rsidRPr="00E82429">
        <w:rPr>
          <w:rFonts w:hint="eastAsia"/>
          <w:sz w:val="22"/>
          <w:szCs w:val="22"/>
        </w:rPr>
        <w:t xml:space="preserve">to </w:t>
      </w:r>
      <w:r w:rsidR="00B77528" w:rsidRPr="00E82429">
        <w:rPr>
          <w:sz w:val="22"/>
          <w:szCs w:val="22"/>
        </w:rPr>
        <w:t>“</w:t>
      </w:r>
      <w:r w:rsidR="00B77528" w:rsidRPr="00E82429">
        <w:rPr>
          <w:rFonts w:hint="eastAsia"/>
          <w:sz w:val="22"/>
          <w:szCs w:val="22"/>
        </w:rPr>
        <w:t>Diagnostic Scan</w:t>
      </w:r>
      <w:r w:rsidR="00B77528" w:rsidRPr="00E82429">
        <w:rPr>
          <w:sz w:val="22"/>
          <w:szCs w:val="22"/>
        </w:rPr>
        <w:t>”</w:t>
      </w:r>
      <w:r w:rsidR="00B77528" w:rsidRPr="00E82429">
        <w:rPr>
          <w:rFonts w:hint="eastAsia"/>
          <w:sz w:val="22"/>
          <w:szCs w:val="22"/>
        </w:rPr>
        <w:t xml:space="preserve"> </w:t>
      </w:r>
      <w:ins w:id="12938" w:author="t_竹沢 公佑" w:date="2019-10-05T20:05:00Z">
        <w:r>
          <w:rPr>
            <w:rFonts w:hint="eastAsia"/>
            <w:sz w:val="22"/>
            <w:szCs w:val="22"/>
          </w:rPr>
          <w:t>state</w:t>
        </w:r>
      </w:ins>
      <w:del w:id="12939" w:author="t_竹沢 公佑" w:date="2019-10-05T20:05:00Z">
        <w:r w:rsidR="00B77528" w:rsidRPr="00E82429" w:rsidDel="003560D4">
          <w:rPr>
            <w:rFonts w:hint="eastAsia"/>
            <w:sz w:val="22"/>
            <w:szCs w:val="22"/>
          </w:rPr>
          <w:delText>mode</w:delText>
        </w:r>
      </w:del>
      <w:r w:rsidR="00B77528" w:rsidRPr="00E82429">
        <w:rPr>
          <w:rFonts w:hint="eastAsia"/>
          <w:sz w:val="22"/>
          <w:szCs w:val="22"/>
        </w:rPr>
        <w:t xml:space="preserve">. In this state, </w:t>
      </w:r>
      <w:ins w:id="12940" w:author="t_竹沢 公佑" w:date="2019-10-05T20:06:00Z">
        <w:r>
          <w:rPr>
            <w:rFonts w:hint="eastAsia"/>
            <w:sz w:val="22"/>
            <w:szCs w:val="22"/>
          </w:rPr>
          <w:t xml:space="preserve">this </w:t>
        </w:r>
      </w:ins>
      <w:r w:rsidR="00B77528" w:rsidRPr="00E82429">
        <w:rPr>
          <w:rFonts w:hint="eastAsia"/>
          <w:sz w:val="22"/>
          <w:szCs w:val="22"/>
        </w:rPr>
        <w:t>module scans all configuration memory and counts all detected error. And this state doesn</w:t>
      </w:r>
      <w:r w:rsidR="00B77528" w:rsidRPr="00E82429">
        <w:rPr>
          <w:sz w:val="22"/>
          <w:szCs w:val="22"/>
        </w:rPr>
        <w:t>’</w:t>
      </w:r>
      <w:r w:rsidR="00B77528" w:rsidRPr="00E82429">
        <w:rPr>
          <w:rFonts w:hint="eastAsia"/>
          <w:sz w:val="22"/>
          <w:szCs w:val="22"/>
        </w:rPr>
        <w:t xml:space="preserve">t correct detected error. After it finishes scanning, its state </w:t>
      </w:r>
      <w:ins w:id="12941" w:author="t_竹沢 公佑" w:date="2019-10-05T20:06:00Z">
        <w:r>
          <w:rPr>
            <w:rFonts w:hint="eastAsia"/>
            <w:sz w:val="22"/>
            <w:szCs w:val="22"/>
          </w:rPr>
          <w:t xml:space="preserve">returns </w:t>
        </w:r>
      </w:ins>
      <w:del w:id="12942" w:author="t_竹沢 公佑" w:date="2019-10-05T20:06:00Z">
        <w:r w:rsidR="00B77528" w:rsidRPr="00E82429" w:rsidDel="003560D4">
          <w:rPr>
            <w:rFonts w:hint="eastAsia"/>
            <w:sz w:val="22"/>
            <w:szCs w:val="22"/>
          </w:rPr>
          <w:delText xml:space="preserve">backs </w:delText>
        </w:r>
      </w:del>
      <w:r w:rsidR="00B77528" w:rsidRPr="00E82429">
        <w:rPr>
          <w:rFonts w:hint="eastAsia"/>
          <w:sz w:val="22"/>
          <w:szCs w:val="22"/>
        </w:rPr>
        <w:t xml:space="preserve">to </w:t>
      </w:r>
      <w:r w:rsidR="00B77528" w:rsidRPr="00E82429">
        <w:rPr>
          <w:sz w:val="22"/>
          <w:szCs w:val="22"/>
        </w:rPr>
        <w:t>“</w:t>
      </w:r>
      <w:r w:rsidR="00B77528" w:rsidRPr="00E82429">
        <w:rPr>
          <w:rFonts w:hint="eastAsia"/>
          <w:sz w:val="22"/>
          <w:szCs w:val="22"/>
        </w:rPr>
        <w:t>Idle</w:t>
      </w:r>
      <w:r w:rsidR="00B77528" w:rsidRPr="00E82429">
        <w:rPr>
          <w:sz w:val="22"/>
          <w:szCs w:val="22"/>
        </w:rPr>
        <w:t>”</w:t>
      </w:r>
      <w:r w:rsidR="00B77528" w:rsidRPr="00E82429">
        <w:rPr>
          <w:rFonts w:hint="eastAsia"/>
          <w:sz w:val="22"/>
          <w:szCs w:val="22"/>
        </w:rPr>
        <w:t xml:space="preserve"> state. </w:t>
      </w:r>
      <w:ins w:id="12943" w:author="t_竹沢 公佑" w:date="2019-10-05T20:07:00Z">
        <w:r>
          <w:rPr>
            <w:rFonts w:hint="eastAsia"/>
            <w:sz w:val="22"/>
            <w:szCs w:val="22"/>
          </w:rPr>
          <w:t xml:space="preserve">Your </w:t>
        </w:r>
      </w:ins>
      <w:del w:id="12944" w:author="t_竹沢 公佑" w:date="2019-10-05T20:07:00Z">
        <w:r w:rsidR="00B77528" w:rsidRPr="00E82429" w:rsidDel="003560D4">
          <w:rPr>
            <w:rFonts w:hint="eastAsia"/>
            <w:sz w:val="22"/>
            <w:szCs w:val="22"/>
          </w:rPr>
          <w:delText xml:space="preserve">User </w:delText>
        </w:r>
      </w:del>
      <w:r w:rsidR="00B77528" w:rsidRPr="00E82429">
        <w:rPr>
          <w:rFonts w:hint="eastAsia"/>
          <w:sz w:val="22"/>
          <w:szCs w:val="22"/>
        </w:rPr>
        <w:t xml:space="preserve">application can acquire detected error count by using DRXPD_GET_MONSTS </w:t>
      </w:r>
      <w:ins w:id="12945" w:author="t_竹沢 公佑" w:date="2019-10-05T20:07:00Z">
        <w:r>
          <w:rPr>
            <w:rFonts w:hint="eastAsia"/>
            <w:sz w:val="22"/>
            <w:szCs w:val="22"/>
          </w:rPr>
          <w:t xml:space="preserve">command </w:t>
        </w:r>
      </w:ins>
      <w:del w:id="12946" w:author="t_竹沢 公佑" w:date="2019-10-05T20:07:00Z">
        <w:r w:rsidR="00B77528" w:rsidRPr="00E82429" w:rsidDel="003560D4">
          <w:rPr>
            <w:rFonts w:hint="eastAsia"/>
            <w:sz w:val="22"/>
            <w:szCs w:val="22"/>
          </w:rPr>
          <w:delText xml:space="preserve">function </w:delText>
        </w:r>
      </w:del>
      <w:r w:rsidR="00B77528" w:rsidRPr="00E82429">
        <w:rPr>
          <w:rFonts w:hint="eastAsia"/>
          <w:sz w:val="22"/>
          <w:szCs w:val="22"/>
        </w:rPr>
        <w:t>(GET_SEU_DIAERRCNT_ID). T</w:t>
      </w:r>
      <w:r w:rsidR="00B77528" w:rsidRPr="00E82429">
        <w:rPr>
          <w:sz w:val="22"/>
          <w:szCs w:val="22"/>
        </w:rPr>
        <w:t>h</w:t>
      </w:r>
      <w:r w:rsidR="00B77528" w:rsidRPr="00E82429">
        <w:rPr>
          <w:rFonts w:hint="eastAsia"/>
          <w:sz w:val="22"/>
          <w:szCs w:val="22"/>
        </w:rPr>
        <w:t xml:space="preserve">is state differs </w:t>
      </w:r>
      <w:ins w:id="12947" w:author="t_竹沢 公佑" w:date="2019-10-05T20:07:00Z">
        <w:r>
          <w:rPr>
            <w:rFonts w:hint="eastAsia"/>
            <w:sz w:val="22"/>
            <w:szCs w:val="22"/>
          </w:rPr>
          <w:t xml:space="preserve">from </w:t>
        </w:r>
        <w:r>
          <w:rPr>
            <w:sz w:val="22"/>
            <w:szCs w:val="22"/>
          </w:rPr>
          <w:t>“</w:t>
        </w:r>
      </w:ins>
      <w:ins w:id="12948" w:author="t_竹沢 公佑" w:date="2019-10-05T20:08:00Z">
        <w:r>
          <w:rPr>
            <w:rFonts w:hint="eastAsia"/>
            <w:sz w:val="22"/>
            <w:szCs w:val="22"/>
          </w:rPr>
          <w:t>O</w:t>
        </w:r>
      </w:ins>
      <w:ins w:id="12949" w:author="t_竹沢 公佑" w:date="2019-10-05T20:07:00Z">
        <w:r>
          <w:rPr>
            <w:rFonts w:hint="eastAsia"/>
            <w:sz w:val="22"/>
            <w:szCs w:val="22"/>
          </w:rPr>
          <w:t>bservation</w:t>
        </w:r>
        <w:r>
          <w:rPr>
            <w:sz w:val="22"/>
            <w:szCs w:val="22"/>
          </w:rPr>
          <w:t>”</w:t>
        </w:r>
      </w:ins>
      <w:ins w:id="12950" w:author="t_竹沢 公佑" w:date="2019-10-05T20:08:00Z">
        <w:r>
          <w:rPr>
            <w:rFonts w:hint="eastAsia"/>
            <w:sz w:val="22"/>
            <w:szCs w:val="22"/>
          </w:rPr>
          <w:t xml:space="preserve"> state on the </w:t>
        </w:r>
      </w:ins>
      <w:r w:rsidR="004D2E73">
        <w:rPr>
          <w:rFonts w:hint="eastAsia"/>
          <w:sz w:val="22"/>
          <w:szCs w:val="22"/>
        </w:rPr>
        <w:t xml:space="preserve">following </w:t>
      </w:r>
      <w:r w:rsidR="00B77528" w:rsidRPr="00E82429">
        <w:rPr>
          <w:rFonts w:hint="eastAsia"/>
          <w:sz w:val="22"/>
          <w:szCs w:val="22"/>
        </w:rPr>
        <w:t>two points</w:t>
      </w:r>
      <w:ins w:id="12951" w:author="t_竹沢 公佑" w:date="2019-10-05T20:08:00Z">
        <w:r>
          <w:rPr>
            <w:rFonts w:hint="eastAsia"/>
            <w:sz w:val="22"/>
            <w:szCs w:val="22"/>
          </w:rPr>
          <w:t>.</w:t>
        </w:r>
      </w:ins>
      <w:del w:id="12952" w:author="t_竹沢 公佑" w:date="2019-10-05T20:08:00Z">
        <w:r w:rsidR="00B77528" w:rsidRPr="00E82429" w:rsidDel="003560D4">
          <w:rPr>
            <w:rFonts w:hint="eastAsia"/>
            <w:sz w:val="22"/>
            <w:szCs w:val="22"/>
          </w:rPr>
          <w:delText>,</w:delText>
        </w:r>
      </w:del>
      <w:r w:rsidR="00B77528" w:rsidRPr="00E82429">
        <w:rPr>
          <w:rFonts w:hint="eastAsia"/>
          <w:sz w:val="22"/>
          <w:szCs w:val="22"/>
        </w:rPr>
        <w:t xml:space="preserve"> </w:t>
      </w:r>
      <w:ins w:id="12953" w:author="t_竹沢 公佑" w:date="2019-10-05T20:08:00Z">
        <w:r>
          <w:rPr>
            <w:rFonts w:hint="eastAsia"/>
            <w:sz w:val="22"/>
            <w:szCs w:val="22"/>
          </w:rPr>
          <w:t xml:space="preserve">It </w:t>
        </w:r>
      </w:ins>
      <w:r w:rsidR="00B77528" w:rsidRPr="00E82429">
        <w:rPr>
          <w:rFonts w:hint="eastAsia"/>
          <w:sz w:val="22"/>
          <w:szCs w:val="22"/>
        </w:rPr>
        <w:t>does</w:t>
      </w:r>
      <w:r w:rsidR="00B77528" w:rsidRPr="00E82429">
        <w:rPr>
          <w:sz w:val="22"/>
          <w:szCs w:val="22"/>
        </w:rPr>
        <w:t>n’</w:t>
      </w:r>
      <w:r w:rsidR="00B77528" w:rsidRPr="00E82429">
        <w:rPr>
          <w:rFonts w:hint="eastAsia"/>
          <w:sz w:val="22"/>
          <w:szCs w:val="22"/>
        </w:rPr>
        <w:t xml:space="preserve">t correct </w:t>
      </w:r>
      <w:ins w:id="12954" w:author="t_竹沢 公佑" w:date="2019-10-05T20:09:00Z">
        <w:r>
          <w:rPr>
            <w:rFonts w:hint="eastAsia"/>
            <w:sz w:val="22"/>
            <w:szCs w:val="22"/>
          </w:rPr>
          <w:t xml:space="preserve">an </w:t>
        </w:r>
      </w:ins>
      <w:r w:rsidR="00B77528" w:rsidRPr="00E82429">
        <w:rPr>
          <w:rFonts w:hint="eastAsia"/>
          <w:sz w:val="22"/>
          <w:szCs w:val="22"/>
        </w:rPr>
        <w:t>error and doesn</w:t>
      </w:r>
      <w:r w:rsidR="00B77528" w:rsidRPr="00E82429">
        <w:rPr>
          <w:sz w:val="22"/>
          <w:szCs w:val="22"/>
        </w:rPr>
        <w:t>’</w:t>
      </w:r>
      <w:r w:rsidR="00B77528" w:rsidRPr="00E82429">
        <w:rPr>
          <w:rFonts w:hint="eastAsia"/>
          <w:sz w:val="22"/>
          <w:szCs w:val="22"/>
        </w:rPr>
        <w:t xml:space="preserve">t </w:t>
      </w:r>
      <w:r w:rsidR="004D2E73">
        <w:rPr>
          <w:rFonts w:hint="eastAsia"/>
          <w:sz w:val="22"/>
          <w:szCs w:val="22"/>
        </w:rPr>
        <w:t xml:space="preserve">stop </w:t>
      </w:r>
      <w:r w:rsidR="00B77528" w:rsidRPr="00E82429">
        <w:rPr>
          <w:rFonts w:hint="eastAsia"/>
          <w:sz w:val="22"/>
          <w:szCs w:val="22"/>
        </w:rPr>
        <w:t xml:space="preserve">scanning </w:t>
      </w:r>
      <w:r w:rsidR="004D2E73">
        <w:rPr>
          <w:rFonts w:hint="eastAsia"/>
          <w:sz w:val="22"/>
          <w:szCs w:val="22"/>
        </w:rPr>
        <w:t xml:space="preserve">if it finds </w:t>
      </w:r>
      <w:ins w:id="12955" w:author="t_竹沢 公佑" w:date="2019-10-05T20:10:00Z">
        <w:r w:rsidR="001066F5">
          <w:rPr>
            <w:rFonts w:hint="eastAsia"/>
            <w:sz w:val="22"/>
            <w:szCs w:val="22"/>
          </w:rPr>
          <w:t>uncorrectable error</w:t>
        </w:r>
      </w:ins>
      <w:del w:id="12956" w:author="t_竹沢 公佑" w:date="2019-10-05T20:09:00Z">
        <w:r w:rsidR="004D2E73" w:rsidDel="003560D4">
          <w:rPr>
            <w:rFonts w:hint="eastAsia"/>
            <w:sz w:val="22"/>
            <w:szCs w:val="22"/>
          </w:rPr>
          <w:delText>the</w:delText>
        </w:r>
        <w:r w:rsidR="004D2E73" w:rsidDel="001066F5">
          <w:rPr>
            <w:rFonts w:hint="eastAsia"/>
            <w:sz w:val="22"/>
            <w:szCs w:val="22"/>
          </w:rPr>
          <w:delText xml:space="preserve"> error </w:delText>
        </w:r>
        <w:r w:rsidR="00B77528" w:rsidRPr="00E82429" w:rsidDel="001066F5">
          <w:rPr>
            <w:rFonts w:hint="eastAsia"/>
            <w:sz w:val="22"/>
            <w:szCs w:val="22"/>
          </w:rPr>
          <w:delText xml:space="preserve">from </w:delText>
        </w:r>
        <w:r w:rsidR="00B77528" w:rsidRPr="00E82429" w:rsidDel="001066F5">
          <w:rPr>
            <w:sz w:val="22"/>
            <w:szCs w:val="22"/>
          </w:rPr>
          <w:delText>“</w:delText>
        </w:r>
        <w:r w:rsidR="00B77528" w:rsidRPr="00E82429" w:rsidDel="001066F5">
          <w:rPr>
            <w:rFonts w:hint="eastAsia"/>
            <w:sz w:val="22"/>
            <w:szCs w:val="22"/>
          </w:rPr>
          <w:delText>Observation</w:delText>
        </w:r>
        <w:r w:rsidR="00B77528" w:rsidRPr="00E82429" w:rsidDel="001066F5">
          <w:rPr>
            <w:sz w:val="22"/>
            <w:szCs w:val="22"/>
          </w:rPr>
          <w:delText>”</w:delText>
        </w:r>
        <w:r w:rsidR="00B77528" w:rsidRPr="00E82429" w:rsidDel="001066F5">
          <w:rPr>
            <w:rFonts w:hint="eastAsia"/>
            <w:sz w:val="22"/>
            <w:szCs w:val="22"/>
          </w:rPr>
          <w:delText xml:space="preserve"> state</w:delText>
        </w:r>
      </w:del>
      <w:r w:rsidR="00B77528" w:rsidRPr="00E82429">
        <w:rPr>
          <w:rFonts w:hint="eastAsia"/>
          <w:sz w:val="22"/>
          <w:szCs w:val="22"/>
        </w:rPr>
        <w:t xml:space="preserve">. </w:t>
      </w:r>
    </w:p>
    <w:p w:rsidR="0089461C" w:rsidRPr="00E82429" w:rsidRDefault="0089461C" w:rsidP="00E82429">
      <w:pPr>
        <w:ind w:leftChars="300" w:left="720" w:firstLineChars="50" w:firstLine="110"/>
        <w:rPr>
          <w:sz w:val="22"/>
          <w:szCs w:val="22"/>
        </w:rPr>
      </w:pPr>
    </w:p>
    <w:p w:rsidR="0083419F" w:rsidRDefault="0089461C">
      <w:pPr>
        <w:ind w:leftChars="300" w:left="720" w:firstLineChars="50" w:firstLine="110"/>
        <w:rPr>
          <w:ins w:id="12957" w:author="t_竹沢 公佑" w:date="2019-10-06T15:27:00Z"/>
          <w:sz w:val="22"/>
          <w:szCs w:val="22"/>
          <w:lang w:val="en"/>
        </w:rPr>
      </w:pPr>
      <w:r w:rsidRPr="00E82429">
        <w:rPr>
          <w:rFonts w:hint="eastAsia"/>
          <w:sz w:val="22"/>
          <w:szCs w:val="22"/>
        </w:rPr>
        <w:t xml:space="preserve">Note: GET_SEU_DIAERRCNT_ID is </w:t>
      </w:r>
      <w:r w:rsidRPr="00E82429">
        <w:rPr>
          <w:rFonts w:hint="eastAsia"/>
          <w:sz w:val="22"/>
          <w:szCs w:val="22"/>
          <w:lang w:val="en"/>
        </w:rPr>
        <w:t xml:space="preserve">not </w:t>
      </w:r>
      <w:ins w:id="12958" w:author="t_竹沢 公佑" w:date="2019-10-06T15:25:00Z">
        <w:r w:rsidR="0083419F">
          <w:rPr>
            <w:rFonts w:hint="eastAsia"/>
            <w:sz w:val="22"/>
            <w:szCs w:val="22"/>
            <w:lang w:val="en"/>
          </w:rPr>
          <w:t>available</w:t>
        </w:r>
      </w:ins>
      <w:del w:id="12959" w:author="t_竹沢 公佑" w:date="2019-10-06T15:25:00Z">
        <w:r w:rsidRPr="00E82429" w:rsidDel="0083419F">
          <w:rPr>
            <w:rFonts w:hint="eastAsia"/>
            <w:sz w:val="22"/>
            <w:szCs w:val="22"/>
            <w:lang w:val="en"/>
          </w:rPr>
          <w:delText>implemented</w:delText>
        </w:r>
      </w:del>
      <w:r w:rsidRPr="00E82429">
        <w:rPr>
          <w:rFonts w:hint="eastAsia"/>
          <w:sz w:val="22"/>
          <w:szCs w:val="22"/>
          <w:lang w:val="en"/>
        </w:rPr>
        <w:t xml:space="preserve"> </w:t>
      </w:r>
      <w:ins w:id="12960" w:author="t_竹沢 公佑" w:date="2019-10-06T15:25:00Z">
        <w:r w:rsidR="0083419F">
          <w:rPr>
            <w:rFonts w:hint="eastAsia"/>
            <w:sz w:val="22"/>
            <w:szCs w:val="22"/>
            <w:lang w:val="en"/>
          </w:rPr>
          <w:t xml:space="preserve">with the driver version 2.0.2 or older. </w:t>
        </w:r>
      </w:ins>
    </w:p>
    <w:p w:rsidR="0083419F" w:rsidRDefault="0083419F">
      <w:pPr>
        <w:ind w:leftChars="350" w:left="1390" w:hangingChars="250" w:hanging="550"/>
        <w:rPr>
          <w:ins w:id="12961" w:author="t_竹沢 公佑" w:date="2019-10-06T15:28:00Z"/>
          <w:sz w:val="22"/>
          <w:szCs w:val="22"/>
          <w:lang w:val="en"/>
        </w:rPr>
        <w:pPrChange w:id="12962" w:author="t_竹沢 公佑" w:date="2020-11-30T15:34:00Z">
          <w:pPr>
            <w:ind w:leftChars="300" w:left="720" w:firstLineChars="50" w:firstLine="110"/>
          </w:pPr>
        </w:pPrChange>
      </w:pPr>
      <w:ins w:id="12963" w:author="t_竹沢 公佑" w:date="2019-10-06T15:27:00Z">
        <w:r>
          <w:rPr>
            <w:rFonts w:hint="eastAsia"/>
            <w:sz w:val="22"/>
            <w:szCs w:val="22"/>
            <w:lang w:val="en"/>
          </w:rPr>
          <w:t xml:space="preserve">Note: </w:t>
        </w:r>
      </w:ins>
      <w:ins w:id="12964" w:author="t_竹沢 公佑" w:date="2020-11-30T15:34:00Z">
        <w:r w:rsidR="00E378B2">
          <w:rPr>
            <w:rFonts w:hint="eastAsia"/>
            <w:sz w:val="22"/>
            <w:szCs w:val="22"/>
            <w:lang w:val="en"/>
          </w:rPr>
          <w:t xml:space="preserve">In the device driver version 2.0.7 or older, </w:t>
        </w:r>
      </w:ins>
      <w:ins w:id="12965" w:author="t_竹沢 公佑" w:date="2019-10-06T15:27:00Z">
        <w:r>
          <w:rPr>
            <w:sz w:val="22"/>
            <w:szCs w:val="22"/>
            <w:lang w:val="en"/>
          </w:rPr>
          <w:t>“</w:t>
        </w:r>
        <w:r>
          <w:rPr>
            <w:rFonts w:hint="eastAsia"/>
            <w:sz w:val="22"/>
            <w:szCs w:val="22"/>
            <w:lang w:val="en"/>
          </w:rPr>
          <w:t>Diagnostic Scan state</w:t>
        </w:r>
        <w:r>
          <w:rPr>
            <w:sz w:val="22"/>
            <w:szCs w:val="22"/>
            <w:lang w:val="en"/>
          </w:rPr>
          <w:t>”</w:t>
        </w:r>
        <w:r>
          <w:rPr>
            <w:rFonts w:hint="eastAsia"/>
            <w:sz w:val="22"/>
            <w:szCs w:val="22"/>
            <w:lang w:val="en"/>
          </w:rPr>
          <w:t xml:space="preserve"> is not available </w:t>
        </w:r>
      </w:ins>
      <w:ins w:id="12966" w:author="t_竹沢 公佑" w:date="2019-10-06T15:28:00Z">
        <w:r>
          <w:rPr>
            <w:rFonts w:hint="eastAsia"/>
            <w:sz w:val="22"/>
            <w:szCs w:val="22"/>
            <w:lang w:val="en"/>
          </w:rPr>
          <w:t>with the prototype DRXP boards.</w:t>
        </w:r>
      </w:ins>
    </w:p>
    <w:p w:rsidR="0083419F" w:rsidRDefault="0089461C">
      <w:pPr>
        <w:ind w:leftChars="650" w:left="1560"/>
        <w:rPr>
          <w:ins w:id="12967" w:author="t_竹沢 公佑" w:date="2019-10-06T15:27:00Z"/>
          <w:sz w:val="22"/>
          <w:szCs w:val="22"/>
          <w:lang w:val="en"/>
        </w:rPr>
        <w:pPrChange w:id="12968" w:author="t_竹沢 公佑" w:date="2019-10-06T15:27:00Z">
          <w:pPr>
            <w:ind w:leftChars="300" w:left="720" w:firstLineChars="50" w:firstLine="110"/>
          </w:pPr>
        </w:pPrChange>
      </w:pPr>
      <w:del w:id="12969" w:author="t_竹沢 公佑" w:date="2019-10-05T20:12:00Z">
        <w:r w:rsidRPr="00E82429" w:rsidDel="00DE0F03">
          <w:rPr>
            <w:rFonts w:hint="eastAsia"/>
            <w:sz w:val="22"/>
            <w:szCs w:val="22"/>
            <w:lang w:val="en"/>
          </w:rPr>
          <w:delText>at</w:delText>
        </w:r>
      </w:del>
      <w:del w:id="12970" w:author="t_竹沢 公佑" w:date="2019-10-06T15:25:00Z">
        <w:r w:rsidRPr="00E82429" w:rsidDel="0083419F">
          <w:rPr>
            <w:rFonts w:hint="eastAsia"/>
            <w:sz w:val="22"/>
            <w:szCs w:val="22"/>
            <w:lang w:val="en"/>
          </w:rPr>
          <w:delText xml:space="preserve"> </w:delText>
        </w:r>
        <w:r w:rsidRPr="00E82429" w:rsidDel="0083419F">
          <w:rPr>
            <w:rFonts w:hint="eastAsia"/>
            <w:sz w:val="22"/>
            <w:szCs w:val="22"/>
          </w:rPr>
          <w:delText xml:space="preserve">driver version </w:delText>
        </w:r>
        <w:r w:rsidRPr="00E82429" w:rsidDel="0083419F">
          <w:rPr>
            <w:rFonts w:hint="eastAsia"/>
            <w:sz w:val="22"/>
            <w:szCs w:val="22"/>
            <w:lang w:val="en"/>
          </w:rPr>
          <w:delText xml:space="preserve">1.0.4. </w:delText>
        </w:r>
      </w:del>
      <w:del w:id="12971" w:author="t_竹沢 公佑" w:date="2019-10-06T15:28:00Z">
        <w:r w:rsidR="00603AF7" w:rsidDel="0083419F">
          <w:rPr>
            <w:rFonts w:hint="eastAsia"/>
            <w:sz w:val="22"/>
            <w:szCs w:val="22"/>
            <w:lang w:val="en"/>
          </w:rPr>
          <w:delText>I</w:delText>
        </w:r>
        <w:r w:rsidRPr="00E82429" w:rsidDel="0083419F">
          <w:rPr>
            <w:rFonts w:hint="eastAsia"/>
            <w:sz w:val="22"/>
            <w:szCs w:val="22"/>
            <w:lang w:val="en"/>
          </w:rPr>
          <w:delText>n th</w:delText>
        </w:r>
      </w:del>
      <w:del w:id="12972" w:author="t_竹沢 公佑" w:date="2019-10-06T15:25:00Z">
        <w:r w:rsidRPr="00E82429" w:rsidDel="0083419F">
          <w:rPr>
            <w:rFonts w:hint="eastAsia"/>
            <w:sz w:val="22"/>
            <w:szCs w:val="22"/>
            <w:lang w:val="en"/>
          </w:rPr>
          <w:delText>is</w:delText>
        </w:r>
      </w:del>
      <w:del w:id="12973" w:author="t_竹沢 公佑" w:date="2019-10-06T15:28:00Z">
        <w:r w:rsidRPr="00E82429" w:rsidDel="0083419F">
          <w:rPr>
            <w:rFonts w:hint="eastAsia"/>
            <w:sz w:val="22"/>
            <w:szCs w:val="22"/>
            <w:lang w:val="en"/>
          </w:rPr>
          <w:delText xml:space="preserve"> version </w:delText>
        </w:r>
      </w:del>
      <w:del w:id="12974" w:author="t_竹沢 公佑" w:date="2019-10-05T20:13:00Z">
        <w:r w:rsidRPr="00E82429" w:rsidDel="00DE0F03">
          <w:rPr>
            <w:rFonts w:hint="eastAsia"/>
            <w:sz w:val="22"/>
            <w:szCs w:val="22"/>
            <w:lang w:val="en"/>
          </w:rPr>
          <w:delText xml:space="preserve">user </w:delText>
        </w:r>
      </w:del>
      <w:del w:id="12975" w:author="t_竹沢 公佑" w:date="2019-10-06T15:28:00Z">
        <w:r w:rsidRPr="00E82429" w:rsidDel="0083419F">
          <w:rPr>
            <w:rFonts w:hint="eastAsia"/>
            <w:sz w:val="22"/>
            <w:szCs w:val="22"/>
            <w:lang w:val="en"/>
          </w:rPr>
          <w:delText xml:space="preserve">application can </w:delText>
        </w:r>
      </w:del>
      <w:del w:id="12976" w:author="t_竹沢 公佑" w:date="2019-10-05T20:10:00Z">
        <w:r w:rsidRPr="00E82429" w:rsidDel="001066F5">
          <w:rPr>
            <w:rFonts w:hint="eastAsia"/>
            <w:sz w:val="22"/>
            <w:szCs w:val="22"/>
            <w:lang w:val="en"/>
          </w:rPr>
          <w:delText xml:space="preserve">transition SEU function module state </w:delText>
        </w:r>
      </w:del>
      <w:del w:id="12977" w:author="t_竹沢 公佑" w:date="2019-10-06T15:28:00Z">
        <w:r w:rsidRPr="00E82429" w:rsidDel="0083419F">
          <w:rPr>
            <w:rFonts w:hint="eastAsia"/>
            <w:sz w:val="22"/>
            <w:szCs w:val="22"/>
            <w:lang w:val="en"/>
          </w:rPr>
          <w:delText xml:space="preserve">to </w:delText>
        </w:r>
        <w:r w:rsidRPr="00E82429" w:rsidDel="0083419F">
          <w:rPr>
            <w:sz w:val="22"/>
            <w:szCs w:val="22"/>
            <w:lang w:val="en"/>
          </w:rPr>
          <w:delText>“</w:delText>
        </w:r>
        <w:r w:rsidRPr="00E82429" w:rsidDel="0083419F">
          <w:rPr>
            <w:rFonts w:hint="eastAsia"/>
            <w:sz w:val="22"/>
            <w:szCs w:val="22"/>
            <w:lang w:val="en"/>
          </w:rPr>
          <w:delText>Diagnostic Scan state but can</w:delText>
        </w:r>
        <w:r w:rsidRPr="00E82429" w:rsidDel="0083419F">
          <w:rPr>
            <w:sz w:val="22"/>
            <w:szCs w:val="22"/>
            <w:lang w:val="en"/>
          </w:rPr>
          <w:delText>’</w:delText>
        </w:r>
        <w:r w:rsidRPr="00E82429" w:rsidDel="0083419F">
          <w:rPr>
            <w:rFonts w:hint="eastAsia"/>
            <w:sz w:val="22"/>
            <w:szCs w:val="22"/>
            <w:lang w:val="en"/>
          </w:rPr>
          <w:delText>t acquire detected error count.</w:delText>
        </w:r>
      </w:del>
    </w:p>
    <w:p w:rsidR="0083419F" w:rsidRPr="00E82429" w:rsidDel="0083419F" w:rsidRDefault="0083419F">
      <w:pPr>
        <w:ind w:leftChars="600" w:left="1440"/>
        <w:rPr>
          <w:del w:id="12978" w:author="t_竹沢 公佑" w:date="2019-10-06T15:28:00Z"/>
          <w:sz w:val="22"/>
          <w:szCs w:val="22"/>
          <w:lang w:val="en"/>
        </w:rPr>
        <w:pPrChange w:id="12979" w:author="t_竹沢 公佑" w:date="2019-10-06T15:25:00Z">
          <w:pPr>
            <w:ind w:leftChars="300" w:left="720" w:firstLineChars="50" w:firstLine="110"/>
          </w:pPr>
        </w:pPrChange>
      </w:pPr>
    </w:p>
    <w:p w:rsidR="00B77528" w:rsidRPr="00DE0F03" w:rsidDel="0083419F" w:rsidRDefault="00B77528" w:rsidP="00E82429">
      <w:pPr>
        <w:rPr>
          <w:del w:id="12980" w:author="t_竹沢 公佑" w:date="2019-10-06T15:28:00Z"/>
          <w:lang w:val="en"/>
          <w:rPrChange w:id="12981" w:author="t_竹沢 公佑" w:date="2019-10-05T20:13:00Z">
            <w:rPr>
              <w:del w:id="12982" w:author="t_竹沢 公佑" w:date="2019-10-06T15:28:00Z"/>
            </w:rPr>
          </w:rPrChange>
        </w:rPr>
      </w:pPr>
    </w:p>
    <w:p w:rsidR="00B77528" w:rsidRPr="00C711F8" w:rsidRDefault="00B77528" w:rsidP="000860BF">
      <w:pPr>
        <w:pStyle w:val="4"/>
      </w:pPr>
      <w:r>
        <w:rPr>
          <w:rFonts w:hint="eastAsia"/>
        </w:rPr>
        <w:t>Error</w:t>
      </w:r>
    </w:p>
    <w:p w:rsidR="00B77528" w:rsidRPr="00E82429" w:rsidRDefault="00B77528" w:rsidP="00E82429">
      <w:pPr>
        <w:ind w:leftChars="300" w:left="720" w:firstLineChars="50" w:firstLine="110"/>
        <w:rPr>
          <w:sz w:val="22"/>
          <w:szCs w:val="22"/>
        </w:rPr>
      </w:pPr>
      <w:r w:rsidRPr="00E82429">
        <w:rPr>
          <w:rFonts w:hint="eastAsia"/>
          <w:sz w:val="22"/>
          <w:szCs w:val="22"/>
        </w:rPr>
        <w:t xml:space="preserve">If </w:t>
      </w:r>
      <w:ins w:id="12983" w:author="t_竹沢 公佑" w:date="2019-10-05T20:13:00Z">
        <w:r w:rsidR="00DE0F03">
          <w:rPr>
            <w:rFonts w:hint="eastAsia"/>
            <w:sz w:val="22"/>
            <w:szCs w:val="22"/>
          </w:rPr>
          <w:t xml:space="preserve">this </w:t>
        </w:r>
      </w:ins>
      <w:r w:rsidRPr="00E82429">
        <w:rPr>
          <w:rFonts w:hint="eastAsia"/>
          <w:sz w:val="22"/>
          <w:szCs w:val="22"/>
        </w:rPr>
        <w:t xml:space="preserve">module detects internal inconsistency, this module </w:t>
      </w:r>
      <w:ins w:id="12984" w:author="t_竹沢 公佑" w:date="2019-10-05T20:13:00Z">
        <w:r w:rsidR="00DE0F03">
          <w:rPr>
            <w:rFonts w:hint="eastAsia"/>
            <w:sz w:val="22"/>
            <w:szCs w:val="22"/>
          </w:rPr>
          <w:t xml:space="preserve">transits </w:t>
        </w:r>
      </w:ins>
      <w:del w:id="12985" w:author="t_竹沢 公佑" w:date="2019-10-05T20:13:00Z">
        <w:r w:rsidRPr="00E82429" w:rsidDel="00DE0F03">
          <w:rPr>
            <w:rFonts w:hint="eastAsia"/>
            <w:sz w:val="22"/>
            <w:szCs w:val="22"/>
          </w:rPr>
          <w:delText xml:space="preserve">moves its state </w:delText>
        </w:r>
      </w:del>
      <w:r w:rsidRPr="00E82429">
        <w:rPr>
          <w:rFonts w:hint="eastAsia"/>
          <w:sz w:val="22"/>
          <w:szCs w:val="22"/>
        </w:rPr>
        <w:t xml:space="preserve">to </w:t>
      </w:r>
      <w:r w:rsidRPr="00E82429">
        <w:rPr>
          <w:sz w:val="22"/>
          <w:szCs w:val="22"/>
        </w:rPr>
        <w:t>“</w:t>
      </w:r>
      <w:r w:rsidRPr="00E82429">
        <w:rPr>
          <w:rFonts w:hint="eastAsia"/>
          <w:sz w:val="22"/>
          <w:szCs w:val="22"/>
        </w:rPr>
        <w:t>Error</w:t>
      </w:r>
      <w:r w:rsidRPr="00E82429">
        <w:rPr>
          <w:sz w:val="22"/>
          <w:szCs w:val="22"/>
        </w:rPr>
        <w:t>”</w:t>
      </w:r>
      <w:r w:rsidRPr="00E82429">
        <w:rPr>
          <w:rFonts w:hint="eastAsia"/>
          <w:sz w:val="22"/>
          <w:szCs w:val="22"/>
        </w:rPr>
        <w:t xml:space="preserve"> state. This state is </w:t>
      </w:r>
      <w:r w:rsidRPr="00E82429">
        <w:rPr>
          <w:sz w:val="22"/>
          <w:szCs w:val="22"/>
        </w:rPr>
        <w:t>unrecoverable</w:t>
      </w:r>
      <w:r w:rsidRPr="00E82429">
        <w:rPr>
          <w:rFonts w:hint="eastAsia"/>
          <w:sz w:val="22"/>
          <w:szCs w:val="22"/>
        </w:rPr>
        <w:t xml:space="preserve">. </w:t>
      </w:r>
      <w:del w:id="12986" w:author="t_竹沢 公佑" w:date="2019-10-05T20:14:00Z">
        <w:r w:rsidRPr="00E82429" w:rsidDel="00DE0F03">
          <w:rPr>
            <w:rFonts w:hint="eastAsia"/>
            <w:sz w:val="22"/>
            <w:szCs w:val="22"/>
          </w:rPr>
          <w:delText xml:space="preserve">If you want to recover the SEU Mitigation function, </w:delText>
        </w:r>
      </w:del>
      <w:ins w:id="12987" w:author="t_竹沢 公佑" w:date="2019-10-05T20:14:00Z">
        <w:r w:rsidR="00DE0F03">
          <w:rPr>
            <w:rFonts w:hint="eastAsia"/>
            <w:sz w:val="22"/>
            <w:szCs w:val="22"/>
          </w:rPr>
          <w:t>P</w:t>
        </w:r>
      </w:ins>
      <w:del w:id="12988" w:author="t_竹沢 公佑" w:date="2019-10-05T20:14:00Z">
        <w:r w:rsidRPr="00E82429" w:rsidDel="00DE0F03">
          <w:rPr>
            <w:rFonts w:hint="eastAsia"/>
            <w:sz w:val="22"/>
            <w:szCs w:val="22"/>
          </w:rPr>
          <w:delText>p</w:delText>
        </w:r>
      </w:del>
      <w:r w:rsidRPr="00E82429">
        <w:rPr>
          <w:rFonts w:hint="eastAsia"/>
          <w:sz w:val="22"/>
          <w:szCs w:val="22"/>
        </w:rPr>
        <w:t>lease reconfigure FPGA</w:t>
      </w:r>
      <w:ins w:id="12989" w:author="t_竹沢 公佑" w:date="2019-10-05T20:14:00Z">
        <w:r w:rsidR="00DE0F03">
          <w:rPr>
            <w:rFonts w:hint="eastAsia"/>
            <w:sz w:val="22"/>
            <w:szCs w:val="22"/>
          </w:rPr>
          <w:t xml:space="preserve"> to recover the SEU Mitigation function</w:t>
        </w:r>
      </w:ins>
      <w:r w:rsidRPr="00E82429">
        <w:rPr>
          <w:rFonts w:hint="eastAsia"/>
          <w:sz w:val="22"/>
          <w:szCs w:val="22"/>
        </w:rPr>
        <w:t xml:space="preserve">. </w:t>
      </w:r>
    </w:p>
    <w:p w:rsidR="00B77528" w:rsidRDefault="00B77528" w:rsidP="00B77528"/>
    <w:p w:rsidR="00B77528" w:rsidRDefault="00B77528" w:rsidP="00B77528">
      <w:pPr>
        <w:rPr>
          <w:lang w:val="en"/>
        </w:rPr>
      </w:pPr>
    </w:p>
    <w:p w:rsidR="00954B2F" w:rsidRDefault="00954B2F" w:rsidP="00954B2F">
      <w:pPr>
        <w:ind w:leftChars="200" w:left="480"/>
        <w:rPr>
          <w:sz w:val="22"/>
          <w:szCs w:val="22"/>
        </w:rPr>
      </w:pPr>
      <w:r>
        <w:rPr>
          <w:sz w:val="22"/>
          <w:szCs w:val="22"/>
        </w:rPr>
        <w:br w:type="page"/>
      </w:r>
    </w:p>
    <w:p w:rsidR="005C5CB0" w:rsidRPr="00795439" w:rsidRDefault="00954B2F" w:rsidP="000860BF">
      <w:pPr>
        <w:pStyle w:val="3"/>
      </w:pPr>
      <w:bookmarkStart w:id="12990" w:name="_Toc63179478"/>
      <w:r>
        <w:rPr>
          <w:rFonts w:hint="eastAsia"/>
        </w:rPr>
        <w:t>Usage</w:t>
      </w:r>
      <w:bookmarkEnd w:id="12990"/>
    </w:p>
    <w:p w:rsidR="005C5CB0" w:rsidRPr="00C711F8" w:rsidRDefault="005C5CB0" w:rsidP="000860BF">
      <w:pPr>
        <w:pStyle w:val="4"/>
      </w:pPr>
      <w:r>
        <w:rPr>
          <w:rFonts w:hint="eastAsia"/>
        </w:rPr>
        <w:t>Monitoring the SEU event</w:t>
      </w:r>
    </w:p>
    <w:p w:rsidR="005C5CB0" w:rsidRPr="00367274" w:rsidRDefault="002D4CA2" w:rsidP="00954B2F">
      <w:pPr>
        <w:pStyle w:val="a0"/>
        <w:ind w:leftChars="0" w:left="0"/>
        <w:rPr>
          <w:sz w:val="22"/>
          <w:szCs w:val="22"/>
          <w:lang w:val="en"/>
          <w:rPrChange w:id="12991" w:author="t_竹沢 公佑" w:date="2019-10-05T20:18:00Z">
            <w:rPr>
              <w:lang w:val="en"/>
            </w:rPr>
          </w:rPrChange>
        </w:rPr>
      </w:pPr>
      <w:r w:rsidRPr="00367274">
        <w:rPr>
          <w:sz w:val="22"/>
          <w:szCs w:val="22"/>
          <w:lang w:val="en"/>
          <w:rPrChange w:id="12992" w:author="t_竹沢 公佑" w:date="2019-10-05T20:18:00Z">
            <w:rPr>
              <w:lang w:val="en"/>
            </w:rPr>
          </w:rPrChange>
        </w:rPr>
        <w:t xml:space="preserve"> </w:t>
      </w:r>
      <w:ins w:id="12993" w:author="t_竹沢 公佑" w:date="2019-10-05T20:18:00Z">
        <w:r w:rsidR="00367274" w:rsidRPr="00367274">
          <w:rPr>
            <w:sz w:val="22"/>
            <w:szCs w:val="22"/>
            <w:lang w:val="en"/>
            <w:rPrChange w:id="12994" w:author="t_竹沢 公佑" w:date="2019-10-05T20:18:00Z">
              <w:rPr>
                <w:lang w:val="en"/>
              </w:rPr>
            </w:rPrChange>
          </w:rPr>
          <w:t xml:space="preserve">This section </w:t>
        </w:r>
      </w:ins>
      <w:del w:id="12995" w:author="t_竹沢 公佑" w:date="2019-10-05T20:18:00Z">
        <w:r w:rsidRPr="00367274" w:rsidDel="00367274">
          <w:rPr>
            <w:sz w:val="22"/>
            <w:szCs w:val="22"/>
            <w:lang w:val="en"/>
            <w:rPrChange w:id="12996" w:author="t_竹沢 公佑" w:date="2019-10-05T20:18:00Z">
              <w:rPr>
                <w:lang w:val="en"/>
              </w:rPr>
            </w:rPrChange>
          </w:rPr>
          <w:delText xml:space="preserve">We will </w:delText>
        </w:r>
      </w:del>
      <w:r w:rsidRPr="00367274">
        <w:rPr>
          <w:sz w:val="22"/>
          <w:szCs w:val="22"/>
          <w:lang w:val="en"/>
          <w:rPrChange w:id="12997" w:author="t_竹沢 公佑" w:date="2019-10-05T20:18:00Z">
            <w:rPr>
              <w:lang w:val="en"/>
            </w:rPr>
          </w:rPrChange>
        </w:rPr>
        <w:t>describe</w:t>
      </w:r>
      <w:ins w:id="12998" w:author="t_竹沢 公佑" w:date="2019-10-05T20:18:00Z">
        <w:r w:rsidR="00367274" w:rsidRPr="00367274">
          <w:rPr>
            <w:sz w:val="22"/>
            <w:szCs w:val="22"/>
            <w:lang w:val="en"/>
            <w:rPrChange w:id="12999" w:author="t_竹沢 公佑" w:date="2019-10-05T20:18:00Z">
              <w:rPr>
                <w:lang w:val="en"/>
              </w:rPr>
            </w:rPrChange>
          </w:rPr>
          <w:t>s</w:t>
        </w:r>
      </w:ins>
      <w:r w:rsidRPr="00367274">
        <w:rPr>
          <w:sz w:val="22"/>
          <w:szCs w:val="22"/>
          <w:lang w:val="en"/>
          <w:rPrChange w:id="13000" w:author="t_竹沢 公佑" w:date="2019-10-05T20:18:00Z">
            <w:rPr>
              <w:lang w:val="en"/>
            </w:rPr>
          </w:rPrChange>
        </w:rPr>
        <w:t xml:space="preserve"> the standard usage for monitoring the SEU event</w:t>
      </w:r>
      <w:ins w:id="13001" w:author="t_竹沢 公佑" w:date="2019-10-05T20:19:00Z">
        <w:r w:rsidR="00367274">
          <w:rPr>
            <w:rFonts w:hint="eastAsia"/>
            <w:sz w:val="22"/>
            <w:szCs w:val="22"/>
            <w:lang w:val="en"/>
          </w:rPr>
          <w:t>.</w:t>
        </w:r>
      </w:ins>
      <w:del w:id="13002" w:author="t_竹沢 公佑" w:date="2019-10-05T20:19:00Z">
        <w:r w:rsidRPr="00367274" w:rsidDel="00367274">
          <w:rPr>
            <w:sz w:val="22"/>
            <w:szCs w:val="22"/>
            <w:lang w:val="en"/>
            <w:rPrChange w:id="13003" w:author="t_竹沢 公佑" w:date="2019-10-05T20:18:00Z">
              <w:rPr>
                <w:lang w:val="en"/>
              </w:rPr>
            </w:rPrChange>
          </w:rPr>
          <w:delText xml:space="preserve"> in the following.</w:delText>
        </w:r>
      </w:del>
    </w:p>
    <w:p w:rsidR="002D4CA2" w:rsidRPr="00367274" w:rsidRDefault="002D4CA2" w:rsidP="00954B2F">
      <w:pPr>
        <w:pStyle w:val="a0"/>
        <w:ind w:leftChars="0" w:left="0"/>
        <w:rPr>
          <w:lang w:val="en"/>
        </w:rPr>
      </w:pPr>
    </w:p>
    <w:p w:rsidR="00954B2F" w:rsidRDefault="00954B2F" w:rsidP="00954B2F">
      <w:pPr>
        <w:pStyle w:val="a0"/>
        <w:ind w:leftChars="0" w:left="0"/>
        <w:rPr>
          <w:lang w:val="en"/>
        </w:rPr>
      </w:pPr>
      <w:r>
        <w:rPr>
          <w:rFonts w:hint="eastAsia"/>
          <w:lang w:val="en"/>
        </w:rPr>
        <w:t>Step1.</w:t>
      </w:r>
    </w:p>
    <w:p w:rsidR="00954B2F" w:rsidRPr="000E09D0" w:rsidRDefault="00954B2F" w:rsidP="00954B2F">
      <w:pPr>
        <w:pStyle w:val="a0"/>
        <w:ind w:leftChars="0" w:left="0" w:firstLineChars="50" w:firstLine="110"/>
        <w:rPr>
          <w:lang w:val="en"/>
        </w:rPr>
      </w:pPr>
      <w:r>
        <w:rPr>
          <w:rFonts w:hint="eastAsia"/>
          <w:sz w:val="22"/>
          <w:szCs w:val="22"/>
        </w:rPr>
        <w:t xml:space="preserve">First of all, please confirm that the SEU module is in </w:t>
      </w:r>
      <w:r>
        <w:rPr>
          <w:sz w:val="22"/>
          <w:szCs w:val="22"/>
        </w:rPr>
        <w:t>“</w:t>
      </w:r>
      <w:r>
        <w:rPr>
          <w:rFonts w:hint="eastAsia"/>
          <w:sz w:val="22"/>
          <w:szCs w:val="22"/>
        </w:rPr>
        <w:t>Observation</w:t>
      </w:r>
      <w:r>
        <w:rPr>
          <w:sz w:val="22"/>
          <w:szCs w:val="22"/>
        </w:rPr>
        <w:t>”</w:t>
      </w:r>
      <w:r>
        <w:rPr>
          <w:rFonts w:hint="eastAsia"/>
          <w:sz w:val="22"/>
          <w:szCs w:val="22"/>
        </w:rPr>
        <w:t xml:space="preserve"> state. </w:t>
      </w:r>
      <w:ins w:id="13004" w:author="t_竹沢 公佑" w:date="2019-10-05T20:19:00Z">
        <w:r w:rsidR="00367274">
          <w:rPr>
            <w:rFonts w:hint="eastAsia"/>
            <w:sz w:val="22"/>
            <w:szCs w:val="22"/>
          </w:rPr>
          <w:t xml:space="preserve">Your </w:t>
        </w:r>
      </w:ins>
      <w:del w:id="13005" w:author="t_竹沢 公佑" w:date="2019-10-05T20:19:00Z">
        <w:r w:rsidDel="00367274">
          <w:rPr>
            <w:rFonts w:hint="eastAsia"/>
            <w:sz w:val="22"/>
            <w:szCs w:val="22"/>
          </w:rPr>
          <w:delText xml:space="preserve">User </w:delText>
        </w:r>
      </w:del>
      <w:r>
        <w:rPr>
          <w:rFonts w:hint="eastAsia"/>
          <w:sz w:val="22"/>
          <w:szCs w:val="22"/>
        </w:rPr>
        <w:t xml:space="preserve">application can </w:t>
      </w:r>
      <w:ins w:id="13006" w:author="t_竹沢 公佑" w:date="2019-10-05T20:19:00Z">
        <w:r w:rsidR="002D7CB8">
          <w:rPr>
            <w:rFonts w:hint="eastAsia"/>
            <w:sz w:val="22"/>
            <w:szCs w:val="22"/>
          </w:rPr>
          <w:t xml:space="preserve">read </w:t>
        </w:r>
      </w:ins>
      <w:del w:id="13007" w:author="t_竹沢 公佑" w:date="2019-10-05T20:19:00Z">
        <w:r w:rsidDel="002D7CB8">
          <w:rPr>
            <w:sz w:val="22"/>
            <w:szCs w:val="22"/>
          </w:rPr>
          <w:delText>retrieve</w:delText>
        </w:r>
        <w:r w:rsidDel="002D7CB8">
          <w:rPr>
            <w:rFonts w:hint="eastAsia"/>
            <w:sz w:val="22"/>
            <w:szCs w:val="22"/>
          </w:rPr>
          <w:delText xml:space="preserve"> </w:delText>
        </w:r>
      </w:del>
      <w:r>
        <w:rPr>
          <w:rFonts w:hint="eastAsia"/>
          <w:sz w:val="22"/>
          <w:szCs w:val="22"/>
        </w:rPr>
        <w:t>the state of SEU module by using DRXPD_GET_MONSTS</w:t>
      </w:r>
      <w:r w:rsidR="00F35549">
        <w:rPr>
          <w:rFonts w:hint="eastAsia"/>
          <w:sz w:val="22"/>
          <w:szCs w:val="22"/>
        </w:rPr>
        <w:t>(GET_SEU_STATUS_ID)</w:t>
      </w:r>
      <w:r>
        <w:rPr>
          <w:rFonts w:hint="eastAsia"/>
          <w:sz w:val="22"/>
          <w:szCs w:val="22"/>
        </w:rPr>
        <w:t xml:space="preserve"> command. This module is automatically initialized (</w:t>
      </w:r>
      <w:r>
        <w:rPr>
          <w:sz w:val="22"/>
          <w:szCs w:val="22"/>
        </w:rPr>
        <w:t>“</w:t>
      </w:r>
      <w:r>
        <w:rPr>
          <w:rFonts w:hint="eastAsia"/>
          <w:sz w:val="22"/>
          <w:szCs w:val="22"/>
        </w:rPr>
        <w:t>Initialization</w:t>
      </w:r>
      <w:r>
        <w:rPr>
          <w:sz w:val="22"/>
          <w:szCs w:val="22"/>
        </w:rPr>
        <w:t>”</w:t>
      </w:r>
      <w:r>
        <w:rPr>
          <w:rFonts w:hint="eastAsia"/>
          <w:sz w:val="22"/>
          <w:szCs w:val="22"/>
        </w:rPr>
        <w:t xml:space="preserve"> state) and starts monitoring configure memory (</w:t>
      </w:r>
      <w:r>
        <w:rPr>
          <w:sz w:val="22"/>
          <w:szCs w:val="22"/>
        </w:rPr>
        <w:t>“</w:t>
      </w:r>
      <w:r>
        <w:rPr>
          <w:rFonts w:hint="eastAsia"/>
          <w:sz w:val="22"/>
          <w:szCs w:val="22"/>
        </w:rPr>
        <w:t>Observation</w:t>
      </w:r>
      <w:r>
        <w:rPr>
          <w:sz w:val="22"/>
          <w:szCs w:val="22"/>
        </w:rPr>
        <w:t>”</w:t>
      </w:r>
      <w:r>
        <w:rPr>
          <w:rFonts w:hint="eastAsia"/>
          <w:sz w:val="22"/>
          <w:szCs w:val="22"/>
        </w:rPr>
        <w:t xml:space="preserve"> state). If </w:t>
      </w:r>
      <w:ins w:id="13008" w:author="t_竹沢 公佑" w:date="2019-10-05T20:21:00Z">
        <w:r w:rsidR="002D7CB8">
          <w:rPr>
            <w:rFonts w:hint="eastAsia"/>
            <w:sz w:val="22"/>
            <w:szCs w:val="22"/>
          </w:rPr>
          <w:t xml:space="preserve">it stays in </w:t>
        </w:r>
      </w:ins>
      <w:del w:id="13009" w:author="t_竹沢 公佑" w:date="2019-10-05T20:21:00Z">
        <w:r w:rsidDel="002D7CB8">
          <w:rPr>
            <w:rFonts w:hint="eastAsia"/>
            <w:sz w:val="22"/>
            <w:szCs w:val="22"/>
          </w:rPr>
          <w:delText xml:space="preserve">it has been in </w:delText>
        </w:r>
      </w:del>
      <w:r>
        <w:rPr>
          <w:sz w:val="22"/>
          <w:szCs w:val="22"/>
        </w:rPr>
        <w:t>“</w:t>
      </w:r>
      <w:r>
        <w:rPr>
          <w:rFonts w:hint="eastAsia"/>
          <w:sz w:val="22"/>
          <w:szCs w:val="22"/>
        </w:rPr>
        <w:t>Initialization</w:t>
      </w:r>
      <w:r>
        <w:rPr>
          <w:sz w:val="22"/>
          <w:szCs w:val="22"/>
        </w:rPr>
        <w:t>”</w:t>
      </w:r>
      <w:r>
        <w:rPr>
          <w:rFonts w:hint="eastAsia"/>
          <w:sz w:val="22"/>
          <w:szCs w:val="22"/>
        </w:rPr>
        <w:t xml:space="preserve"> state, it has fatal error. </w:t>
      </w:r>
    </w:p>
    <w:p w:rsidR="00954B2F" w:rsidRPr="00954B2F" w:rsidRDefault="00954B2F" w:rsidP="00954B2F">
      <w:pPr>
        <w:rPr>
          <w:sz w:val="22"/>
          <w:szCs w:val="22"/>
        </w:rPr>
      </w:pPr>
    </w:p>
    <w:p w:rsidR="00954B2F" w:rsidRDefault="00954B2F" w:rsidP="00954B2F">
      <w:pPr>
        <w:rPr>
          <w:sz w:val="22"/>
          <w:szCs w:val="22"/>
        </w:rPr>
      </w:pPr>
      <w:r>
        <w:rPr>
          <w:rFonts w:hint="eastAsia"/>
          <w:sz w:val="22"/>
          <w:szCs w:val="22"/>
        </w:rPr>
        <w:t>Step2.</w:t>
      </w:r>
      <w:r w:rsidR="00113FDA">
        <w:rPr>
          <w:rFonts w:hint="eastAsia"/>
          <w:sz w:val="22"/>
          <w:szCs w:val="22"/>
        </w:rPr>
        <w:t xml:space="preserve"> </w:t>
      </w:r>
    </w:p>
    <w:p w:rsidR="006D7133" w:rsidRDefault="00F35549" w:rsidP="00795439">
      <w:pPr>
        <w:rPr>
          <w:sz w:val="22"/>
          <w:szCs w:val="22"/>
        </w:rPr>
      </w:pPr>
      <w:r>
        <w:rPr>
          <w:rFonts w:hint="eastAsia"/>
          <w:sz w:val="22"/>
          <w:szCs w:val="22"/>
        </w:rPr>
        <w:t xml:space="preserve"> Please check the SEU module status and soft-error counter periodically. </w:t>
      </w:r>
      <w:ins w:id="13010" w:author="t_竹沢 公佑" w:date="2019-10-05T20:21:00Z">
        <w:r w:rsidR="002D7CB8">
          <w:rPr>
            <w:rFonts w:hint="eastAsia"/>
            <w:sz w:val="22"/>
            <w:szCs w:val="22"/>
          </w:rPr>
          <w:t xml:space="preserve">Your </w:t>
        </w:r>
      </w:ins>
      <w:del w:id="13011" w:author="t_竹沢 公佑" w:date="2019-10-05T20:21:00Z">
        <w:r w:rsidDel="002D7CB8">
          <w:rPr>
            <w:rFonts w:hint="eastAsia"/>
            <w:sz w:val="22"/>
            <w:szCs w:val="22"/>
          </w:rPr>
          <w:delText xml:space="preserve">User </w:delText>
        </w:r>
      </w:del>
      <w:r>
        <w:rPr>
          <w:rFonts w:hint="eastAsia"/>
          <w:sz w:val="22"/>
          <w:szCs w:val="22"/>
        </w:rPr>
        <w:t xml:space="preserve">application can </w:t>
      </w:r>
      <w:ins w:id="13012" w:author="t_竹沢 公佑" w:date="2019-10-05T20:21:00Z">
        <w:r w:rsidR="002D7CB8">
          <w:rPr>
            <w:rFonts w:hint="eastAsia"/>
            <w:sz w:val="22"/>
            <w:szCs w:val="22"/>
          </w:rPr>
          <w:t xml:space="preserve">read </w:t>
        </w:r>
      </w:ins>
      <w:del w:id="13013" w:author="t_竹沢 公佑" w:date="2019-10-05T20:21:00Z">
        <w:r w:rsidDel="002D7CB8">
          <w:rPr>
            <w:sz w:val="22"/>
            <w:szCs w:val="22"/>
          </w:rPr>
          <w:delText>retrieve</w:delText>
        </w:r>
        <w:r w:rsidDel="002D7CB8">
          <w:rPr>
            <w:rFonts w:hint="eastAsia"/>
            <w:sz w:val="22"/>
            <w:szCs w:val="22"/>
          </w:rPr>
          <w:delText xml:space="preserve"> </w:delText>
        </w:r>
      </w:del>
      <w:r w:rsidR="000449AD">
        <w:rPr>
          <w:rFonts w:hint="eastAsia"/>
          <w:sz w:val="22"/>
          <w:szCs w:val="22"/>
        </w:rPr>
        <w:t xml:space="preserve">the states and error </w:t>
      </w:r>
      <w:r>
        <w:rPr>
          <w:rFonts w:hint="eastAsia"/>
          <w:sz w:val="22"/>
          <w:szCs w:val="22"/>
        </w:rPr>
        <w:t>by using DRXPD_GET_MONSTS(GET_SEU_STATUS_ID)</w:t>
      </w:r>
      <w:ins w:id="13014" w:author="t_竹沢 公佑" w:date="2019-10-05T20:22:00Z">
        <w:r w:rsidR="002D7CB8">
          <w:rPr>
            <w:rFonts w:hint="eastAsia"/>
            <w:sz w:val="22"/>
            <w:szCs w:val="22"/>
          </w:rPr>
          <w:t xml:space="preserve"> </w:t>
        </w:r>
      </w:ins>
      <w:del w:id="13015" w:author="t_竹沢 公佑" w:date="2019-10-05T20:22:00Z">
        <w:r w:rsidDel="002D7CB8">
          <w:rPr>
            <w:rFonts w:hint="eastAsia"/>
            <w:sz w:val="22"/>
            <w:szCs w:val="22"/>
          </w:rPr>
          <w:delText xml:space="preserve"> </w:delText>
        </w:r>
      </w:del>
      <w:r>
        <w:rPr>
          <w:rFonts w:hint="eastAsia"/>
          <w:sz w:val="22"/>
          <w:szCs w:val="22"/>
        </w:rPr>
        <w:t xml:space="preserve">command. </w:t>
      </w:r>
      <w:r w:rsidR="000449AD">
        <w:rPr>
          <w:rFonts w:hint="eastAsia"/>
          <w:sz w:val="22"/>
          <w:szCs w:val="22"/>
        </w:rPr>
        <w:t xml:space="preserve">And it can </w:t>
      </w:r>
      <w:ins w:id="13016" w:author="t_竹沢 公佑" w:date="2019-10-05T20:22:00Z">
        <w:r w:rsidR="002D7CB8">
          <w:rPr>
            <w:rFonts w:hint="eastAsia"/>
            <w:sz w:val="22"/>
            <w:szCs w:val="22"/>
          </w:rPr>
          <w:t xml:space="preserve">read </w:t>
        </w:r>
      </w:ins>
      <w:del w:id="13017" w:author="t_竹沢 公佑" w:date="2019-10-05T20:22:00Z">
        <w:r w:rsidR="000449AD" w:rsidDel="002D7CB8">
          <w:rPr>
            <w:rFonts w:hint="eastAsia"/>
            <w:sz w:val="22"/>
            <w:szCs w:val="22"/>
          </w:rPr>
          <w:delText xml:space="preserve">retrieve </w:delText>
        </w:r>
      </w:del>
      <w:r w:rsidR="000449AD">
        <w:rPr>
          <w:rFonts w:hint="eastAsia"/>
          <w:sz w:val="22"/>
          <w:szCs w:val="22"/>
        </w:rPr>
        <w:t xml:space="preserve">the error-counter by using DRXPD_GET_MONSTS(GET_SEU_ERRCNT_ID) command. </w:t>
      </w:r>
    </w:p>
    <w:p w:rsidR="006D7133" w:rsidRDefault="006D7133" w:rsidP="008F1F4D">
      <w:pPr>
        <w:rPr>
          <w:sz w:val="22"/>
          <w:szCs w:val="22"/>
        </w:rPr>
      </w:pPr>
    </w:p>
    <w:p w:rsidR="006D7133" w:rsidRDefault="006D7133" w:rsidP="00E82429">
      <w:pPr>
        <w:numPr>
          <w:ilvl w:val="0"/>
          <w:numId w:val="16"/>
        </w:numPr>
        <w:rPr>
          <w:sz w:val="22"/>
          <w:szCs w:val="22"/>
        </w:rPr>
      </w:pPr>
      <w:r>
        <w:rPr>
          <w:rFonts w:hint="eastAsia"/>
          <w:sz w:val="22"/>
          <w:szCs w:val="22"/>
        </w:rPr>
        <w:t>Ｔ</w:t>
      </w:r>
      <w:r w:rsidR="00F35549">
        <w:rPr>
          <w:rFonts w:hint="eastAsia"/>
          <w:sz w:val="22"/>
          <w:szCs w:val="22"/>
        </w:rPr>
        <w:t xml:space="preserve">he state </w:t>
      </w:r>
      <w:ins w:id="13018" w:author="t_竹沢 公佑" w:date="2019-10-05T20:22:00Z">
        <w:r w:rsidR="002D7CB8">
          <w:rPr>
            <w:rFonts w:hint="eastAsia"/>
            <w:sz w:val="22"/>
            <w:szCs w:val="22"/>
          </w:rPr>
          <w:t xml:space="preserve">transits </w:t>
        </w:r>
      </w:ins>
      <w:del w:id="13019" w:author="t_竹沢 公佑" w:date="2019-10-05T20:22:00Z">
        <w:r w:rsidR="000449AD" w:rsidDel="002D7CB8">
          <w:rPr>
            <w:rFonts w:hint="eastAsia"/>
            <w:sz w:val="22"/>
            <w:szCs w:val="22"/>
          </w:rPr>
          <w:delText xml:space="preserve">transitions </w:delText>
        </w:r>
      </w:del>
      <w:r w:rsidR="000449AD">
        <w:rPr>
          <w:rFonts w:hint="eastAsia"/>
          <w:sz w:val="22"/>
          <w:szCs w:val="22"/>
        </w:rPr>
        <w:t xml:space="preserve">to </w:t>
      </w:r>
      <w:r w:rsidR="00F35549">
        <w:rPr>
          <w:sz w:val="22"/>
          <w:szCs w:val="22"/>
        </w:rPr>
        <w:t>”</w:t>
      </w:r>
      <w:r w:rsidR="00F35549">
        <w:rPr>
          <w:rFonts w:hint="eastAsia"/>
          <w:sz w:val="22"/>
          <w:szCs w:val="22"/>
        </w:rPr>
        <w:t>Idle</w:t>
      </w:r>
      <w:r w:rsidR="00F35549">
        <w:rPr>
          <w:sz w:val="22"/>
          <w:szCs w:val="22"/>
        </w:rPr>
        <w:t>”</w:t>
      </w:r>
      <w:r w:rsidR="00F35549">
        <w:rPr>
          <w:rFonts w:hint="eastAsia"/>
          <w:sz w:val="22"/>
          <w:szCs w:val="22"/>
        </w:rPr>
        <w:t xml:space="preserve"> state</w:t>
      </w:r>
      <w:r w:rsidR="000449AD">
        <w:rPr>
          <w:rFonts w:hint="eastAsia"/>
          <w:sz w:val="22"/>
          <w:szCs w:val="22"/>
        </w:rPr>
        <w:t xml:space="preserve"> from </w:t>
      </w:r>
      <w:r w:rsidR="000449AD">
        <w:rPr>
          <w:sz w:val="22"/>
          <w:szCs w:val="22"/>
        </w:rPr>
        <w:t>“</w:t>
      </w:r>
      <w:r w:rsidR="000449AD">
        <w:rPr>
          <w:rFonts w:hint="eastAsia"/>
          <w:sz w:val="22"/>
          <w:szCs w:val="22"/>
        </w:rPr>
        <w:t>Observation</w:t>
      </w:r>
      <w:r w:rsidR="000449AD">
        <w:rPr>
          <w:sz w:val="22"/>
          <w:szCs w:val="22"/>
        </w:rPr>
        <w:t>”</w:t>
      </w:r>
      <w:r w:rsidR="000449AD">
        <w:rPr>
          <w:rFonts w:hint="eastAsia"/>
          <w:sz w:val="22"/>
          <w:szCs w:val="22"/>
        </w:rPr>
        <w:t xml:space="preserve"> state</w:t>
      </w:r>
    </w:p>
    <w:p w:rsidR="000449AD" w:rsidRDefault="006D7133" w:rsidP="00E82429">
      <w:pPr>
        <w:ind w:left="510"/>
        <w:rPr>
          <w:sz w:val="22"/>
          <w:szCs w:val="22"/>
        </w:rPr>
      </w:pPr>
      <w:r>
        <w:rPr>
          <w:rFonts w:hint="eastAsia"/>
          <w:sz w:val="22"/>
          <w:szCs w:val="22"/>
        </w:rPr>
        <w:t xml:space="preserve">This </w:t>
      </w:r>
      <w:r w:rsidR="00F35549">
        <w:rPr>
          <w:rFonts w:hint="eastAsia"/>
          <w:sz w:val="22"/>
          <w:szCs w:val="22"/>
        </w:rPr>
        <w:t xml:space="preserve">means the SEU module detected uncorrectable error and it </w:t>
      </w:r>
      <w:ins w:id="13020" w:author="t_竹沢 公佑" w:date="2019-10-05T20:23:00Z">
        <w:r w:rsidR="002D7CB8">
          <w:rPr>
            <w:rFonts w:hint="eastAsia"/>
            <w:sz w:val="22"/>
            <w:szCs w:val="22"/>
          </w:rPr>
          <w:t xml:space="preserve">shifted </w:t>
        </w:r>
      </w:ins>
      <w:del w:id="13021" w:author="t_竹沢 公佑" w:date="2019-10-05T20:23:00Z">
        <w:r w:rsidR="00F35549" w:rsidDel="002D7CB8">
          <w:rPr>
            <w:rFonts w:hint="eastAsia"/>
            <w:sz w:val="22"/>
            <w:szCs w:val="22"/>
          </w:rPr>
          <w:delText xml:space="preserve">moved to </w:delText>
        </w:r>
      </w:del>
      <w:r w:rsidR="00F35549">
        <w:rPr>
          <w:rFonts w:hint="eastAsia"/>
          <w:sz w:val="22"/>
          <w:szCs w:val="22"/>
        </w:rPr>
        <w:t xml:space="preserve">own state to </w:t>
      </w:r>
      <w:r w:rsidR="00F35549">
        <w:rPr>
          <w:sz w:val="22"/>
          <w:szCs w:val="22"/>
        </w:rPr>
        <w:t>“</w:t>
      </w:r>
      <w:r w:rsidR="00F35549">
        <w:rPr>
          <w:rFonts w:hint="eastAsia"/>
          <w:sz w:val="22"/>
          <w:szCs w:val="22"/>
        </w:rPr>
        <w:t>Idle</w:t>
      </w:r>
      <w:r w:rsidR="00F35549">
        <w:rPr>
          <w:sz w:val="22"/>
          <w:szCs w:val="22"/>
        </w:rPr>
        <w:t>”</w:t>
      </w:r>
      <w:r w:rsidR="00F35549">
        <w:rPr>
          <w:rFonts w:hint="eastAsia"/>
          <w:sz w:val="22"/>
          <w:szCs w:val="22"/>
        </w:rPr>
        <w:t xml:space="preserve"> state. </w:t>
      </w:r>
      <w:r w:rsidR="000449AD">
        <w:rPr>
          <w:rFonts w:hint="eastAsia"/>
          <w:sz w:val="22"/>
          <w:szCs w:val="22"/>
        </w:rPr>
        <w:t>In this situation</w:t>
      </w:r>
      <w:r>
        <w:rPr>
          <w:rFonts w:hint="eastAsia"/>
          <w:sz w:val="22"/>
          <w:szCs w:val="22"/>
        </w:rPr>
        <w:t xml:space="preserve">, FPGA has uncorrectable error bit in configuration memory. </w:t>
      </w:r>
      <w:del w:id="13022" w:author="t_竹沢 公佑" w:date="2019-10-05T20:24:00Z">
        <w:r w:rsidDel="002D7CB8">
          <w:rPr>
            <w:rFonts w:hint="eastAsia"/>
            <w:sz w:val="22"/>
            <w:szCs w:val="22"/>
          </w:rPr>
          <w:delText xml:space="preserve">If you recover this error, </w:delText>
        </w:r>
      </w:del>
      <w:ins w:id="13023" w:author="t_竹沢 公佑" w:date="2019-10-05T20:24:00Z">
        <w:r w:rsidR="002D7CB8">
          <w:rPr>
            <w:rFonts w:hint="eastAsia"/>
            <w:sz w:val="22"/>
            <w:szCs w:val="22"/>
          </w:rPr>
          <w:t>P</w:t>
        </w:r>
      </w:ins>
      <w:del w:id="13024" w:author="t_竹沢 公佑" w:date="2019-10-05T20:24:00Z">
        <w:r w:rsidDel="002D7CB8">
          <w:rPr>
            <w:rFonts w:hint="eastAsia"/>
            <w:sz w:val="22"/>
            <w:szCs w:val="22"/>
          </w:rPr>
          <w:delText>p</w:delText>
        </w:r>
      </w:del>
      <w:r>
        <w:rPr>
          <w:rFonts w:hint="eastAsia"/>
          <w:sz w:val="22"/>
          <w:szCs w:val="22"/>
        </w:rPr>
        <w:t>lease reset your system and reconfigure FPGA</w:t>
      </w:r>
      <w:ins w:id="13025" w:author="t_竹沢 公佑" w:date="2019-10-05T20:25:00Z">
        <w:r w:rsidR="002D7CB8">
          <w:rPr>
            <w:rFonts w:hint="eastAsia"/>
            <w:sz w:val="22"/>
            <w:szCs w:val="22"/>
          </w:rPr>
          <w:t xml:space="preserve"> to recover from this situation</w:t>
        </w:r>
      </w:ins>
      <w:r>
        <w:rPr>
          <w:rFonts w:hint="eastAsia"/>
          <w:sz w:val="22"/>
          <w:szCs w:val="22"/>
        </w:rPr>
        <w:t xml:space="preserve">. </w:t>
      </w:r>
    </w:p>
    <w:p w:rsidR="006D7133" w:rsidRDefault="006D7133" w:rsidP="00E82429">
      <w:pPr>
        <w:ind w:firstLineChars="50" w:firstLine="110"/>
        <w:rPr>
          <w:sz w:val="22"/>
          <w:szCs w:val="22"/>
        </w:rPr>
      </w:pPr>
    </w:p>
    <w:p w:rsidR="006D7133" w:rsidRDefault="006D7133" w:rsidP="00E82429">
      <w:pPr>
        <w:numPr>
          <w:ilvl w:val="0"/>
          <w:numId w:val="16"/>
        </w:numPr>
        <w:rPr>
          <w:sz w:val="22"/>
          <w:szCs w:val="22"/>
        </w:rPr>
      </w:pPr>
      <w:r>
        <w:rPr>
          <w:rFonts w:hint="eastAsia"/>
          <w:sz w:val="22"/>
          <w:szCs w:val="22"/>
        </w:rPr>
        <w:t>Ｔ</w:t>
      </w:r>
      <w:r w:rsidR="00F35549">
        <w:rPr>
          <w:rFonts w:hint="eastAsia"/>
          <w:sz w:val="22"/>
          <w:szCs w:val="22"/>
        </w:rPr>
        <w:t xml:space="preserve">he state is in </w:t>
      </w:r>
      <w:r w:rsidR="00F35549">
        <w:rPr>
          <w:sz w:val="22"/>
          <w:szCs w:val="22"/>
        </w:rPr>
        <w:t>“</w:t>
      </w:r>
      <w:r w:rsidR="00F35549">
        <w:rPr>
          <w:rFonts w:hint="eastAsia"/>
          <w:sz w:val="22"/>
          <w:szCs w:val="22"/>
        </w:rPr>
        <w:t>Observation</w:t>
      </w:r>
      <w:r w:rsidR="00F35549">
        <w:rPr>
          <w:sz w:val="22"/>
          <w:szCs w:val="22"/>
        </w:rPr>
        <w:t>”</w:t>
      </w:r>
      <w:r w:rsidR="00F35549">
        <w:rPr>
          <w:rFonts w:hint="eastAsia"/>
          <w:sz w:val="22"/>
          <w:szCs w:val="22"/>
        </w:rPr>
        <w:t xml:space="preserve"> state and the correctable error counter is</w:t>
      </w:r>
      <w:r>
        <w:rPr>
          <w:rFonts w:hint="eastAsia"/>
          <w:sz w:val="22"/>
          <w:szCs w:val="22"/>
        </w:rPr>
        <w:t xml:space="preserve"> incremented.</w:t>
      </w:r>
    </w:p>
    <w:p w:rsidR="006D7133" w:rsidRDefault="006D7133" w:rsidP="00E82429">
      <w:pPr>
        <w:ind w:left="510"/>
        <w:rPr>
          <w:sz w:val="22"/>
          <w:szCs w:val="22"/>
        </w:rPr>
      </w:pPr>
      <w:r>
        <w:rPr>
          <w:rFonts w:hint="eastAsia"/>
          <w:sz w:val="22"/>
          <w:szCs w:val="22"/>
        </w:rPr>
        <w:t>This means</w:t>
      </w:r>
      <w:r w:rsidR="00F35549">
        <w:rPr>
          <w:rFonts w:hint="eastAsia"/>
          <w:sz w:val="22"/>
          <w:szCs w:val="22"/>
        </w:rPr>
        <w:t xml:space="preserve"> the SEU module detected correctable error and repaired it. </w:t>
      </w:r>
    </w:p>
    <w:p w:rsidR="006D7133" w:rsidRDefault="006D7133" w:rsidP="00E82429">
      <w:pPr>
        <w:ind w:firstLineChars="50" w:firstLine="110"/>
        <w:rPr>
          <w:sz w:val="22"/>
          <w:szCs w:val="22"/>
        </w:rPr>
      </w:pPr>
    </w:p>
    <w:p w:rsidR="006D7133" w:rsidRDefault="006D7133" w:rsidP="006D7133">
      <w:pPr>
        <w:numPr>
          <w:ilvl w:val="0"/>
          <w:numId w:val="16"/>
        </w:numPr>
        <w:rPr>
          <w:sz w:val="22"/>
          <w:szCs w:val="22"/>
        </w:rPr>
      </w:pPr>
      <w:r>
        <w:rPr>
          <w:rFonts w:hint="eastAsia"/>
          <w:sz w:val="22"/>
          <w:szCs w:val="22"/>
        </w:rPr>
        <w:t xml:space="preserve">Ｔhe state is in </w:t>
      </w:r>
      <w:r>
        <w:rPr>
          <w:sz w:val="22"/>
          <w:szCs w:val="22"/>
        </w:rPr>
        <w:t>“</w:t>
      </w:r>
      <w:r>
        <w:rPr>
          <w:rFonts w:hint="eastAsia"/>
          <w:sz w:val="22"/>
          <w:szCs w:val="22"/>
        </w:rPr>
        <w:t>Observation</w:t>
      </w:r>
      <w:r>
        <w:rPr>
          <w:sz w:val="22"/>
          <w:szCs w:val="22"/>
        </w:rPr>
        <w:t>”</w:t>
      </w:r>
      <w:r>
        <w:rPr>
          <w:rFonts w:hint="eastAsia"/>
          <w:sz w:val="22"/>
          <w:szCs w:val="22"/>
        </w:rPr>
        <w:t xml:space="preserve"> state and the error counter isn</w:t>
      </w:r>
      <w:r>
        <w:rPr>
          <w:sz w:val="22"/>
          <w:szCs w:val="22"/>
        </w:rPr>
        <w:t>’</w:t>
      </w:r>
      <w:r>
        <w:rPr>
          <w:rFonts w:hint="eastAsia"/>
          <w:sz w:val="22"/>
          <w:szCs w:val="22"/>
        </w:rPr>
        <w:t>t incremented.</w:t>
      </w:r>
    </w:p>
    <w:p w:rsidR="00F35549" w:rsidRDefault="006D7133" w:rsidP="00E82429">
      <w:pPr>
        <w:ind w:left="510"/>
        <w:rPr>
          <w:sz w:val="22"/>
          <w:szCs w:val="22"/>
        </w:rPr>
      </w:pPr>
      <w:r>
        <w:rPr>
          <w:rFonts w:hint="eastAsia"/>
          <w:sz w:val="22"/>
          <w:szCs w:val="22"/>
        </w:rPr>
        <w:t xml:space="preserve">This means </w:t>
      </w:r>
      <w:r w:rsidR="000449AD">
        <w:rPr>
          <w:rFonts w:hint="eastAsia"/>
          <w:sz w:val="22"/>
          <w:szCs w:val="22"/>
        </w:rPr>
        <w:t xml:space="preserve">there is no error during </w:t>
      </w:r>
      <w:ins w:id="13026" w:author="t_竹沢 公佑" w:date="2019-10-05T20:25:00Z">
        <w:r w:rsidR="002D7CB8">
          <w:rPr>
            <w:rFonts w:hint="eastAsia"/>
            <w:sz w:val="22"/>
            <w:szCs w:val="22"/>
          </w:rPr>
          <w:t xml:space="preserve">a </w:t>
        </w:r>
      </w:ins>
      <w:del w:id="13027" w:author="t_竹沢 公佑" w:date="2019-10-05T20:25:00Z">
        <w:r w:rsidR="000449AD" w:rsidDel="002D7CB8">
          <w:rPr>
            <w:rFonts w:hint="eastAsia"/>
            <w:sz w:val="22"/>
            <w:szCs w:val="22"/>
          </w:rPr>
          <w:delText xml:space="preserve">before </w:delText>
        </w:r>
      </w:del>
      <w:r w:rsidR="000449AD">
        <w:rPr>
          <w:rFonts w:hint="eastAsia"/>
          <w:sz w:val="22"/>
          <w:szCs w:val="22"/>
        </w:rPr>
        <w:t>polling</w:t>
      </w:r>
      <w:r>
        <w:rPr>
          <w:rFonts w:hint="eastAsia"/>
          <w:sz w:val="22"/>
          <w:szCs w:val="22"/>
        </w:rPr>
        <w:t xml:space="preserve"> period</w:t>
      </w:r>
      <w:r w:rsidR="000449AD">
        <w:rPr>
          <w:rFonts w:hint="eastAsia"/>
          <w:sz w:val="22"/>
          <w:szCs w:val="22"/>
        </w:rPr>
        <w:t xml:space="preserve">. </w:t>
      </w:r>
    </w:p>
    <w:p w:rsidR="00F35549" w:rsidRPr="002D7CB8" w:rsidRDefault="00F35549" w:rsidP="00954B2F">
      <w:pPr>
        <w:rPr>
          <w:sz w:val="22"/>
          <w:szCs w:val="22"/>
        </w:rPr>
      </w:pPr>
    </w:p>
    <w:p w:rsidR="006D7133" w:rsidRDefault="006D7133" w:rsidP="00E82429">
      <w:pPr>
        <w:numPr>
          <w:ilvl w:val="0"/>
          <w:numId w:val="16"/>
        </w:numPr>
        <w:rPr>
          <w:sz w:val="22"/>
          <w:szCs w:val="22"/>
        </w:rPr>
      </w:pPr>
      <w:r>
        <w:rPr>
          <w:rFonts w:hint="eastAsia"/>
          <w:sz w:val="22"/>
          <w:szCs w:val="22"/>
        </w:rPr>
        <w:t>Error status is detected ( DRXPD_GET_MONSTS(GET_SEU_STATUS_ID) )</w:t>
      </w:r>
    </w:p>
    <w:p w:rsidR="006D7133" w:rsidRDefault="006D7133" w:rsidP="00E82429">
      <w:pPr>
        <w:ind w:left="510"/>
        <w:rPr>
          <w:sz w:val="22"/>
          <w:szCs w:val="22"/>
        </w:rPr>
      </w:pPr>
      <w:r>
        <w:rPr>
          <w:rFonts w:hint="eastAsia"/>
          <w:sz w:val="22"/>
          <w:szCs w:val="22"/>
        </w:rPr>
        <w:t>You can</w:t>
      </w:r>
      <w:ins w:id="13028" w:author="t_竹沢 公佑" w:date="2019-10-05T20:26:00Z">
        <w:r w:rsidR="002D7CB8">
          <w:rPr>
            <w:rFonts w:hint="eastAsia"/>
            <w:sz w:val="22"/>
            <w:szCs w:val="22"/>
          </w:rPr>
          <w:t xml:space="preserve"> read</w:t>
        </w:r>
      </w:ins>
      <w:del w:id="13029" w:author="t_竹沢 公佑" w:date="2019-10-05T20:26:00Z">
        <w:r w:rsidDel="002D7CB8">
          <w:rPr>
            <w:rFonts w:hint="eastAsia"/>
            <w:sz w:val="22"/>
            <w:szCs w:val="22"/>
          </w:rPr>
          <w:delText xml:space="preserve"> retrieve</w:delText>
        </w:r>
      </w:del>
      <w:r>
        <w:rPr>
          <w:rFonts w:hint="eastAsia"/>
          <w:sz w:val="22"/>
          <w:szCs w:val="22"/>
        </w:rPr>
        <w:t xml:space="preserve"> the SEU module status by DRXPD_GET_MONSTS(GET_SEU_STATUS_ID) command. This command returns the status </w:t>
      </w:r>
      <w:ins w:id="13030" w:author="t_竹沢 公佑" w:date="2019-10-05T20:26:00Z">
        <w:r w:rsidR="002D7CB8">
          <w:rPr>
            <w:rFonts w:hint="eastAsia"/>
            <w:sz w:val="22"/>
            <w:szCs w:val="22"/>
          </w:rPr>
          <w:t xml:space="preserve">in </w:t>
        </w:r>
      </w:ins>
      <w:del w:id="13031" w:author="t_竹沢 公佑" w:date="2019-10-05T20:26:00Z">
        <w:r w:rsidDel="002D7CB8">
          <w:rPr>
            <w:rFonts w:hint="eastAsia"/>
            <w:sz w:val="22"/>
            <w:szCs w:val="22"/>
          </w:rPr>
          <w:delText xml:space="preserve">by </w:delText>
        </w:r>
      </w:del>
      <w:r>
        <w:rPr>
          <w:rFonts w:hint="eastAsia"/>
          <w:sz w:val="22"/>
          <w:szCs w:val="22"/>
        </w:rPr>
        <w:t xml:space="preserve">data structure (ST_SEU_STATUS ). </w:t>
      </w:r>
      <w:ins w:id="13032" w:author="t_竹沢 公佑" w:date="2019-10-05T20:27:00Z">
        <w:r w:rsidR="002D7CB8">
          <w:rPr>
            <w:rFonts w:hint="eastAsia"/>
            <w:sz w:val="22"/>
            <w:szCs w:val="22"/>
          </w:rPr>
          <w:t>A</w:t>
        </w:r>
      </w:ins>
      <w:del w:id="13033" w:author="t_竹沢 公佑" w:date="2019-10-05T20:27:00Z">
        <w:r w:rsidDel="002D7CB8">
          <w:rPr>
            <w:rFonts w:hint="eastAsia"/>
            <w:sz w:val="22"/>
            <w:szCs w:val="22"/>
          </w:rPr>
          <w:delText>The</w:delText>
        </w:r>
      </w:del>
      <w:r>
        <w:rPr>
          <w:rFonts w:hint="eastAsia"/>
          <w:sz w:val="22"/>
          <w:szCs w:val="22"/>
        </w:rPr>
        <w:t xml:space="preserve"> member of this data, </w:t>
      </w:r>
      <w:r>
        <w:rPr>
          <w:sz w:val="22"/>
          <w:szCs w:val="22"/>
        </w:rPr>
        <w:t>“</w:t>
      </w:r>
      <w:r>
        <w:rPr>
          <w:rFonts w:hint="eastAsia"/>
          <w:sz w:val="22"/>
          <w:szCs w:val="22"/>
        </w:rPr>
        <w:t>uiError</w:t>
      </w:r>
      <w:r>
        <w:rPr>
          <w:sz w:val="22"/>
          <w:szCs w:val="22"/>
        </w:rPr>
        <w:t>”</w:t>
      </w:r>
      <w:r>
        <w:rPr>
          <w:rFonts w:hint="eastAsia"/>
          <w:sz w:val="22"/>
          <w:szCs w:val="22"/>
        </w:rPr>
        <w:t>, shows SEU fuction module</w:t>
      </w:r>
      <w:r>
        <w:rPr>
          <w:sz w:val="22"/>
          <w:szCs w:val="22"/>
        </w:rPr>
        <w:t>’</w:t>
      </w:r>
      <w:r>
        <w:rPr>
          <w:rFonts w:hint="eastAsia"/>
          <w:sz w:val="22"/>
          <w:szCs w:val="22"/>
        </w:rPr>
        <w:t xml:space="preserve">s error. </w:t>
      </w:r>
      <w:r w:rsidR="005C5CB0">
        <w:rPr>
          <w:rFonts w:hint="eastAsia"/>
          <w:sz w:val="22"/>
          <w:szCs w:val="22"/>
        </w:rPr>
        <w:t xml:space="preserve">If the error bit is set </w:t>
      </w:r>
      <w:ins w:id="13034" w:author="t_竹沢 公佑" w:date="2019-10-05T20:27:00Z">
        <w:r w:rsidR="002D7CB8">
          <w:rPr>
            <w:rFonts w:hint="eastAsia"/>
            <w:sz w:val="22"/>
            <w:szCs w:val="22"/>
          </w:rPr>
          <w:t xml:space="preserve">to </w:t>
        </w:r>
      </w:ins>
      <w:del w:id="13035" w:author="t_竹沢 公佑" w:date="2019-10-05T20:27:00Z">
        <w:r w:rsidR="005C5CB0" w:rsidDel="002D7CB8">
          <w:rPr>
            <w:rFonts w:hint="eastAsia"/>
            <w:sz w:val="22"/>
            <w:szCs w:val="22"/>
          </w:rPr>
          <w:delText xml:space="preserve">in </w:delText>
        </w:r>
      </w:del>
      <w:r w:rsidR="005C5CB0">
        <w:rPr>
          <w:sz w:val="22"/>
          <w:szCs w:val="22"/>
        </w:rPr>
        <w:t>“</w:t>
      </w:r>
      <w:r w:rsidR="005C5CB0">
        <w:rPr>
          <w:rFonts w:hint="eastAsia"/>
          <w:sz w:val="22"/>
          <w:szCs w:val="22"/>
        </w:rPr>
        <w:t>uiError</w:t>
      </w:r>
      <w:r w:rsidR="005C5CB0">
        <w:rPr>
          <w:sz w:val="22"/>
          <w:szCs w:val="22"/>
        </w:rPr>
        <w:t>”</w:t>
      </w:r>
      <w:r w:rsidR="005C5CB0">
        <w:rPr>
          <w:rFonts w:hint="eastAsia"/>
          <w:sz w:val="22"/>
          <w:szCs w:val="22"/>
        </w:rPr>
        <w:t xml:space="preserve">, The SEU module has fatal error. </w:t>
      </w:r>
      <w:del w:id="13036" w:author="t_竹沢 公佑" w:date="2019-10-05T20:28:00Z">
        <w:r w:rsidR="005C5CB0" w:rsidDel="002D7CB8">
          <w:rPr>
            <w:rFonts w:hint="eastAsia"/>
            <w:sz w:val="22"/>
            <w:szCs w:val="22"/>
          </w:rPr>
          <w:delText xml:space="preserve">If you want to use SEU function, </w:delText>
        </w:r>
      </w:del>
      <w:ins w:id="13037" w:author="t_竹沢 公佑" w:date="2019-10-05T20:28:00Z">
        <w:r w:rsidR="002D7CB8">
          <w:rPr>
            <w:rFonts w:hint="eastAsia"/>
            <w:sz w:val="22"/>
            <w:szCs w:val="22"/>
          </w:rPr>
          <w:t>P</w:t>
        </w:r>
      </w:ins>
      <w:del w:id="13038" w:author="t_竹沢 公佑" w:date="2019-10-05T20:28:00Z">
        <w:r w:rsidR="005C5CB0" w:rsidDel="002D7CB8">
          <w:rPr>
            <w:rFonts w:hint="eastAsia"/>
            <w:sz w:val="22"/>
            <w:szCs w:val="22"/>
          </w:rPr>
          <w:delText>p</w:delText>
        </w:r>
      </w:del>
      <w:r w:rsidR="005C5CB0">
        <w:rPr>
          <w:rFonts w:hint="eastAsia"/>
          <w:sz w:val="22"/>
          <w:szCs w:val="22"/>
        </w:rPr>
        <w:t>lease reset your system and reconfigure FPGA</w:t>
      </w:r>
      <w:ins w:id="13039" w:author="t_竹沢 公佑" w:date="2019-10-05T20:28:00Z">
        <w:r w:rsidR="002D7CB8">
          <w:rPr>
            <w:rFonts w:hint="eastAsia"/>
            <w:sz w:val="22"/>
            <w:szCs w:val="22"/>
          </w:rPr>
          <w:t xml:space="preserve"> to recover this situation</w:t>
        </w:r>
      </w:ins>
      <w:r w:rsidR="005C5CB0">
        <w:rPr>
          <w:rFonts w:hint="eastAsia"/>
          <w:sz w:val="22"/>
          <w:szCs w:val="22"/>
        </w:rPr>
        <w:t>.</w:t>
      </w:r>
    </w:p>
    <w:p w:rsidR="006D7133" w:rsidRDefault="006D7133" w:rsidP="00954B2F">
      <w:pPr>
        <w:rPr>
          <w:sz w:val="22"/>
          <w:szCs w:val="22"/>
        </w:rPr>
      </w:pPr>
    </w:p>
    <w:p w:rsidR="00954B2F" w:rsidRDefault="00954B2F" w:rsidP="00954B2F">
      <w:pPr>
        <w:rPr>
          <w:sz w:val="22"/>
          <w:szCs w:val="22"/>
        </w:rPr>
      </w:pPr>
    </w:p>
    <w:p w:rsidR="00954B2F" w:rsidRDefault="00954B2F" w:rsidP="00B77528">
      <w:pPr>
        <w:rPr>
          <w:lang w:val="en"/>
        </w:rPr>
      </w:pPr>
    </w:p>
    <w:p w:rsidR="00B77528" w:rsidRDefault="005C5CB0" w:rsidP="00B77528">
      <w:pPr>
        <w:rPr>
          <w:lang w:val="en"/>
        </w:rPr>
      </w:pPr>
      <w:r>
        <w:rPr>
          <w:lang w:val="en"/>
        </w:rPr>
        <w:br w:type="page"/>
      </w:r>
    </w:p>
    <w:p w:rsidR="005C5CB0" w:rsidRPr="00C711F8" w:rsidRDefault="005C5CB0" w:rsidP="000860BF">
      <w:pPr>
        <w:pStyle w:val="4"/>
      </w:pPr>
      <w:r>
        <w:rPr>
          <w:rFonts w:hint="eastAsia"/>
        </w:rPr>
        <w:t>Testing the SEU function module</w:t>
      </w:r>
    </w:p>
    <w:p w:rsidR="005C5CB0" w:rsidRPr="002D7CB8" w:rsidRDefault="002D7CB8">
      <w:pPr>
        <w:pStyle w:val="a0"/>
        <w:ind w:leftChars="0" w:left="0" w:firstLineChars="50" w:firstLine="110"/>
        <w:rPr>
          <w:sz w:val="22"/>
          <w:szCs w:val="22"/>
          <w:lang w:val="en"/>
          <w:rPrChange w:id="13040" w:author="t_竹沢 公佑" w:date="2019-10-05T20:29:00Z">
            <w:rPr>
              <w:lang w:val="en"/>
            </w:rPr>
          </w:rPrChange>
        </w:rPr>
      </w:pPr>
      <w:ins w:id="13041" w:author="t_竹沢 公佑" w:date="2019-10-05T20:29:00Z">
        <w:r>
          <w:rPr>
            <w:rFonts w:hint="eastAsia"/>
            <w:sz w:val="22"/>
            <w:szCs w:val="22"/>
            <w:lang w:val="en"/>
          </w:rPr>
          <w:t xml:space="preserve">This section </w:t>
        </w:r>
      </w:ins>
      <w:del w:id="13042" w:author="t_竹沢 公佑" w:date="2019-10-05T20:29:00Z">
        <w:r w:rsidR="002D4CA2" w:rsidRPr="002D7CB8" w:rsidDel="002D7CB8">
          <w:rPr>
            <w:sz w:val="22"/>
            <w:szCs w:val="22"/>
            <w:lang w:val="en"/>
            <w:rPrChange w:id="13043" w:author="t_竹沢 公佑" w:date="2019-10-05T20:29:00Z">
              <w:rPr>
                <w:lang w:val="en"/>
              </w:rPr>
            </w:rPrChange>
          </w:rPr>
          <w:delText xml:space="preserve">We will </w:delText>
        </w:r>
      </w:del>
      <w:r w:rsidR="002D4CA2" w:rsidRPr="002D7CB8">
        <w:rPr>
          <w:sz w:val="22"/>
          <w:szCs w:val="22"/>
          <w:lang w:val="en"/>
          <w:rPrChange w:id="13044" w:author="t_竹沢 公佑" w:date="2019-10-05T20:29:00Z">
            <w:rPr>
              <w:lang w:val="en"/>
            </w:rPr>
          </w:rPrChange>
        </w:rPr>
        <w:t>describe</w:t>
      </w:r>
      <w:ins w:id="13045" w:author="t_竹沢 公佑" w:date="2019-10-05T20:29:00Z">
        <w:r>
          <w:rPr>
            <w:rFonts w:hint="eastAsia"/>
            <w:sz w:val="22"/>
            <w:szCs w:val="22"/>
            <w:lang w:val="en"/>
          </w:rPr>
          <w:t>s</w:t>
        </w:r>
      </w:ins>
      <w:r w:rsidR="002D4CA2" w:rsidRPr="002D7CB8">
        <w:rPr>
          <w:sz w:val="22"/>
          <w:szCs w:val="22"/>
          <w:lang w:val="en"/>
          <w:rPrChange w:id="13046" w:author="t_竹沢 公佑" w:date="2019-10-05T20:29:00Z">
            <w:rPr>
              <w:lang w:val="en"/>
            </w:rPr>
          </w:rPrChange>
        </w:rPr>
        <w:t xml:space="preserve"> the method for testing the SEU function</w:t>
      </w:r>
      <w:del w:id="13047" w:author="t_竹沢 公佑" w:date="2019-10-05T20:30:00Z">
        <w:r w:rsidR="002D4CA2" w:rsidRPr="002D7CB8" w:rsidDel="00AB7325">
          <w:rPr>
            <w:sz w:val="22"/>
            <w:szCs w:val="22"/>
            <w:lang w:val="en"/>
            <w:rPrChange w:id="13048" w:author="t_竹沢 公佑" w:date="2019-10-05T20:29:00Z">
              <w:rPr>
                <w:lang w:val="en"/>
              </w:rPr>
            </w:rPrChange>
          </w:rPr>
          <w:delText xml:space="preserve"> in the following</w:delText>
        </w:r>
      </w:del>
      <w:r w:rsidR="002D4CA2" w:rsidRPr="002D7CB8">
        <w:rPr>
          <w:sz w:val="22"/>
          <w:szCs w:val="22"/>
          <w:lang w:val="en"/>
          <w:rPrChange w:id="13049" w:author="t_竹沢 公佑" w:date="2019-10-05T20:29:00Z">
            <w:rPr>
              <w:lang w:val="en"/>
            </w:rPr>
          </w:rPrChange>
        </w:rPr>
        <w:t>.</w:t>
      </w:r>
    </w:p>
    <w:p w:rsidR="002D4CA2" w:rsidRPr="002D7CB8" w:rsidRDefault="002D4CA2" w:rsidP="005C5CB0">
      <w:pPr>
        <w:pStyle w:val="a0"/>
        <w:ind w:leftChars="0" w:left="0"/>
        <w:rPr>
          <w:sz w:val="22"/>
          <w:szCs w:val="22"/>
          <w:lang w:val="en"/>
          <w:rPrChange w:id="13050" w:author="t_竹沢 公佑" w:date="2019-10-05T20:29:00Z">
            <w:rPr>
              <w:lang w:val="en"/>
            </w:rPr>
          </w:rPrChange>
        </w:rPr>
      </w:pPr>
    </w:p>
    <w:p w:rsidR="005C5CB0" w:rsidRDefault="005C5CB0" w:rsidP="005C5CB0">
      <w:pPr>
        <w:pStyle w:val="a0"/>
        <w:ind w:leftChars="0" w:left="0"/>
        <w:rPr>
          <w:lang w:val="en"/>
        </w:rPr>
      </w:pPr>
      <w:r>
        <w:rPr>
          <w:rFonts w:hint="eastAsia"/>
          <w:lang w:val="en"/>
        </w:rPr>
        <w:t>Step1.</w:t>
      </w:r>
    </w:p>
    <w:p w:rsidR="005C5CB0" w:rsidRPr="000E09D0" w:rsidRDefault="005C5CB0" w:rsidP="005C5CB0">
      <w:pPr>
        <w:pStyle w:val="a0"/>
        <w:ind w:leftChars="0" w:left="0" w:firstLineChars="50" w:firstLine="110"/>
        <w:rPr>
          <w:lang w:val="en"/>
        </w:rPr>
      </w:pPr>
      <w:r>
        <w:rPr>
          <w:rFonts w:hint="eastAsia"/>
          <w:sz w:val="22"/>
          <w:szCs w:val="22"/>
        </w:rPr>
        <w:t xml:space="preserve">First of all, please confirm that the SEU module is in </w:t>
      </w:r>
      <w:r>
        <w:rPr>
          <w:sz w:val="22"/>
          <w:szCs w:val="22"/>
        </w:rPr>
        <w:t>“</w:t>
      </w:r>
      <w:r>
        <w:rPr>
          <w:rFonts w:hint="eastAsia"/>
          <w:sz w:val="22"/>
          <w:szCs w:val="22"/>
        </w:rPr>
        <w:t>Observation</w:t>
      </w:r>
      <w:r>
        <w:rPr>
          <w:sz w:val="22"/>
          <w:szCs w:val="22"/>
        </w:rPr>
        <w:t>”</w:t>
      </w:r>
      <w:r>
        <w:rPr>
          <w:rFonts w:hint="eastAsia"/>
          <w:sz w:val="22"/>
          <w:szCs w:val="22"/>
        </w:rPr>
        <w:t xml:space="preserve"> state. </w:t>
      </w:r>
      <w:ins w:id="13051" w:author="t_竹沢 公佑" w:date="2019-10-05T20:38:00Z">
        <w:r w:rsidR="00AB7325">
          <w:rPr>
            <w:rFonts w:hint="eastAsia"/>
            <w:sz w:val="22"/>
            <w:szCs w:val="22"/>
          </w:rPr>
          <w:t xml:space="preserve">Your </w:t>
        </w:r>
      </w:ins>
      <w:del w:id="13052" w:author="t_竹沢 公佑" w:date="2019-10-05T20:38:00Z">
        <w:r w:rsidDel="00AB7325">
          <w:rPr>
            <w:rFonts w:hint="eastAsia"/>
            <w:sz w:val="22"/>
            <w:szCs w:val="22"/>
          </w:rPr>
          <w:delText xml:space="preserve">User </w:delText>
        </w:r>
      </w:del>
      <w:r>
        <w:rPr>
          <w:rFonts w:hint="eastAsia"/>
          <w:sz w:val="22"/>
          <w:szCs w:val="22"/>
        </w:rPr>
        <w:t xml:space="preserve">application can </w:t>
      </w:r>
      <w:ins w:id="13053" w:author="t_竹沢 公佑" w:date="2019-10-05T20:39:00Z">
        <w:r w:rsidR="00AB7325">
          <w:rPr>
            <w:rFonts w:hint="eastAsia"/>
            <w:sz w:val="22"/>
            <w:szCs w:val="22"/>
          </w:rPr>
          <w:t xml:space="preserve">read </w:t>
        </w:r>
      </w:ins>
      <w:del w:id="13054" w:author="t_竹沢 公佑" w:date="2019-10-05T20:39:00Z">
        <w:r w:rsidDel="00AB7325">
          <w:rPr>
            <w:sz w:val="22"/>
            <w:szCs w:val="22"/>
          </w:rPr>
          <w:delText>retrieve</w:delText>
        </w:r>
        <w:r w:rsidDel="00AB7325">
          <w:rPr>
            <w:rFonts w:hint="eastAsia"/>
            <w:sz w:val="22"/>
            <w:szCs w:val="22"/>
          </w:rPr>
          <w:delText xml:space="preserve"> </w:delText>
        </w:r>
      </w:del>
      <w:r>
        <w:rPr>
          <w:rFonts w:hint="eastAsia"/>
          <w:sz w:val="22"/>
          <w:szCs w:val="22"/>
        </w:rPr>
        <w:t>the state of SEU module by using DRXPD_GET_MONSTS(GET_SEU_STATUS_ID) command. This module is automatically initialized (</w:t>
      </w:r>
      <w:r>
        <w:rPr>
          <w:sz w:val="22"/>
          <w:szCs w:val="22"/>
        </w:rPr>
        <w:t>“</w:t>
      </w:r>
      <w:r>
        <w:rPr>
          <w:rFonts w:hint="eastAsia"/>
          <w:sz w:val="22"/>
          <w:szCs w:val="22"/>
        </w:rPr>
        <w:t>Initialization</w:t>
      </w:r>
      <w:r>
        <w:rPr>
          <w:sz w:val="22"/>
          <w:szCs w:val="22"/>
        </w:rPr>
        <w:t>”</w:t>
      </w:r>
      <w:r>
        <w:rPr>
          <w:rFonts w:hint="eastAsia"/>
          <w:sz w:val="22"/>
          <w:szCs w:val="22"/>
        </w:rPr>
        <w:t xml:space="preserve"> state) and starts monitoring configure memory (</w:t>
      </w:r>
      <w:r>
        <w:rPr>
          <w:sz w:val="22"/>
          <w:szCs w:val="22"/>
        </w:rPr>
        <w:t>“</w:t>
      </w:r>
      <w:r>
        <w:rPr>
          <w:rFonts w:hint="eastAsia"/>
          <w:sz w:val="22"/>
          <w:szCs w:val="22"/>
        </w:rPr>
        <w:t>Observation</w:t>
      </w:r>
      <w:r>
        <w:rPr>
          <w:sz w:val="22"/>
          <w:szCs w:val="22"/>
        </w:rPr>
        <w:t>”</w:t>
      </w:r>
      <w:r>
        <w:rPr>
          <w:rFonts w:hint="eastAsia"/>
          <w:sz w:val="22"/>
          <w:szCs w:val="22"/>
        </w:rPr>
        <w:t xml:space="preserve"> state). If it </w:t>
      </w:r>
      <w:ins w:id="13055" w:author="t_竹沢 公佑" w:date="2019-10-05T20:40:00Z">
        <w:r w:rsidR="001B63E3">
          <w:rPr>
            <w:rFonts w:hint="eastAsia"/>
            <w:sz w:val="22"/>
            <w:szCs w:val="22"/>
          </w:rPr>
          <w:t xml:space="preserve">stays </w:t>
        </w:r>
      </w:ins>
      <w:del w:id="13056" w:author="t_竹沢 公佑" w:date="2019-10-05T20:40:00Z">
        <w:r w:rsidDel="001B63E3">
          <w:rPr>
            <w:rFonts w:hint="eastAsia"/>
            <w:sz w:val="22"/>
            <w:szCs w:val="22"/>
          </w:rPr>
          <w:delText xml:space="preserve">has been </w:delText>
        </w:r>
      </w:del>
      <w:r>
        <w:rPr>
          <w:rFonts w:hint="eastAsia"/>
          <w:sz w:val="22"/>
          <w:szCs w:val="22"/>
        </w:rPr>
        <w:t xml:space="preserve">in </w:t>
      </w:r>
      <w:r>
        <w:rPr>
          <w:sz w:val="22"/>
          <w:szCs w:val="22"/>
        </w:rPr>
        <w:t>“</w:t>
      </w:r>
      <w:r>
        <w:rPr>
          <w:rFonts w:hint="eastAsia"/>
          <w:sz w:val="22"/>
          <w:szCs w:val="22"/>
        </w:rPr>
        <w:t>Initialization</w:t>
      </w:r>
      <w:r>
        <w:rPr>
          <w:sz w:val="22"/>
          <w:szCs w:val="22"/>
        </w:rPr>
        <w:t>”</w:t>
      </w:r>
      <w:r>
        <w:rPr>
          <w:rFonts w:hint="eastAsia"/>
          <w:sz w:val="22"/>
          <w:szCs w:val="22"/>
        </w:rPr>
        <w:t xml:space="preserve"> state, it has </w:t>
      </w:r>
      <w:ins w:id="13057" w:author="t_竹沢 公佑" w:date="2019-10-05T20:40:00Z">
        <w:r w:rsidR="001B63E3">
          <w:rPr>
            <w:rFonts w:hint="eastAsia"/>
            <w:sz w:val="22"/>
            <w:szCs w:val="22"/>
          </w:rPr>
          <w:t xml:space="preserve">a </w:t>
        </w:r>
      </w:ins>
      <w:r>
        <w:rPr>
          <w:rFonts w:hint="eastAsia"/>
          <w:sz w:val="22"/>
          <w:szCs w:val="22"/>
        </w:rPr>
        <w:t xml:space="preserve">fatal error. </w:t>
      </w:r>
    </w:p>
    <w:p w:rsidR="005C5CB0" w:rsidRDefault="005C5CB0" w:rsidP="00B77528">
      <w:pPr>
        <w:rPr>
          <w:lang w:val="en"/>
        </w:rPr>
      </w:pPr>
    </w:p>
    <w:p w:rsidR="005C5CB0" w:rsidRDefault="005C5CB0" w:rsidP="00B77528">
      <w:pPr>
        <w:rPr>
          <w:lang w:val="en"/>
        </w:rPr>
      </w:pPr>
      <w:r>
        <w:rPr>
          <w:rFonts w:hint="eastAsia"/>
          <w:lang w:val="en"/>
        </w:rPr>
        <w:t>Step2.</w:t>
      </w:r>
    </w:p>
    <w:p w:rsidR="005C5CB0" w:rsidRPr="001B63E3" w:rsidRDefault="005C5CB0" w:rsidP="00B77528">
      <w:pPr>
        <w:rPr>
          <w:sz w:val="22"/>
          <w:szCs w:val="22"/>
          <w:lang w:val="en"/>
          <w:rPrChange w:id="13058" w:author="t_竹沢 公佑" w:date="2019-10-05T20:41:00Z">
            <w:rPr>
              <w:lang w:val="en"/>
            </w:rPr>
          </w:rPrChange>
        </w:rPr>
      </w:pPr>
      <w:r>
        <w:rPr>
          <w:rFonts w:hint="eastAsia"/>
          <w:lang w:val="en"/>
        </w:rPr>
        <w:t xml:space="preserve"> </w:t>
      </w:r>
      <w:ins w:id="13059" w:author="t_竹沢 公佑" w:date="2019-10-05T20:41:00Z">
        <w:r w:rsidR="001B63E3" w:rsidRPr="001B63E3">
          <w:rPr>
            <w:sz w:val="22"/>
            <w:szCs w:val="22"/>
            <w:lang w:val="en"/>
            <w:rPrChange w:id="13060" w:author="t_竹沢 公佑" w:date="2019-10-05T20:41:00Z">
              <w:rPr>
                <w:lang w:val="en"/>
              </w:rPr>
            </w:rPrChange>
          </w:rPr>
          <w:t xml:space="preserve">Please </w:t>
        </w:r>
        <w:r w:rsidR="001B63E3">
          <w:rPr>
            <w:rFonts w:hint="eastAsia"/>
            <w:sz w:val="22"/>
            <w:szCs w:val="22"/>
            <w:lang w:val="en"/>
          </w:rPr>
          <w:t xml:space="preserve">shift </w:t>
        </w:r>
      </w:ins>
      <w:del w:id="13061" w:author="t_竹沢 公佑" w:date="2019-10-05T20:41:00Z">
        <w:r w:rsidRPr="001B63E3" w:rsidDel="001B63E3">
          <w:rPr>
            <w:sz w:val="22"/>
            <w:szCs w:val="22"/>
            <w:lang w:val="en"/>
            <w:rPrChange w:id="13062" w:author="t_竹沢 公佑" w:date="2019-10-05T20:41:00Z">
              <w:rPr>
                <w:lang w:val="en"/>
              </w:rPr>
            </w:rPrChange>
          </w:rPr>
          <w:delText xml:space="preserve">Transition </w:delText>
        </w:r>
      </w:del>
      <w:r w:rsidRPr="001B63E3">
        <w:rPr>
          <w:sz w:val="22"/>
          <w:szCs w:val="22"/>
          <w:lang w:val="en"/>
          <w:rPrChange w:id="13063" w:author="t_竹沢 公佑" w:date="2019-10-05T20:41:00Z">
            <w:rPr>
              <w:lang w:val="en"/>
            </w:rPr>
          </w:rPrChange>
        </w:rPr>
        <w:t>the SEU module stat</w:t>
      </w:r>
      <w:ins w:id="13064" w:author="t_竹沢 公佑" w:date="2020-12-11T15:53:00Z">
        <w:r w:rsidR="00E22943">
          <w:rPr>
            <w:rFonts w:hint="eastAsia"/>
            <w:sz w:val="22"/>
            <w:szCs w:val="22"/>
            <w:lang w:val="en"/>
          </w:rPr>
          <w:t>e</w:t>
        </w:r>
      </w:ins>
      <w:del w:id="13065" w:author="t_竹沢 公佑" w:date="2020-12-11T15:53:00Z">
        <w:r w:rsidRPr="001B63E3" w:rsidDel="00E22943">
          <w:rPr>
            <w:sz w:val="22"/>
            <w:szCs w:val="22"/>
            <w:lang w:val="en"/>
            <w:rPrChange w:id="13066" w:author="t_竹沢 公佑" w:date="2019-10-05T20:41:00Z">
              <w:rPr>
                <w:lang w:val="en"/>
              </w:rPr>
            </w:rPrChange>
          </w:rPr>
          <w:delText>us</w:delText>
        </w:r>
      </w:del>
      <w:r w:rsidRPr="001B63E3">
        <w:rPr>
          <w:sz w:val="22"/>
          <w:szCs w:val="22"/>
          <w:lang w:val="en"/>
          <w:rPrChange w:id="13067" w:author="t_竹沢 公佑" w:date="2019-10-05T20:41:00Z">
            <w:rPr>
              <w:lang w:val="en"/>
            </w:rPr>
          </w:rPrChange>
        </w:rPr>
        <w:t xml:space="preserve"> to “Idle” state from “Observation” state. </w:t>
      </w:r>
      <w:ins w:id="13068" w:author="t_竹沢 公佑" w:date="2019-10-05T20:41:00Z">
        <w:r w:rsidR="001B63E3">
          <w:rPr>
            <w:sz w:val="22"/>
            <w:szCs w:val="22"/>
            <w:lang w:val="en"/>
          </w:rPr>
          <w:t>Y</w:t>
        </w:r>
        <w:r w:rsidR="001B63E3">
          <w:rPr>
            <w:rFonts w:hint="eastAsia"/>
            <w:sz w:val="22"/>
            <w:szCs w:val="22"/>
            <w:lang w:val="en"/>
          </w:rPr>
          <w:t xml:space="preserve">our </w:t>
        </w:r>
      </w:ins>
      <w:del w:id="13069" w:author="t_竹沢 公佑" w:date="2019-10-05T20:41:00Z">
        <w:r w:rsidRPr="001B63E3" w:rsidDel="001B63E3">
          <w:rPr>
            <w:sz w:val="22"/>
            <w:szCs w:val="22"/>
            <w:lang w:val="en"/>
            <w:rPrChange w:id="13070" w:author="t_竹沢 公佑" w:date="2019-10-05T20:41:00Z">
              <w:rPr>
                <w:lang w:val="en"/>
              </w:rPr>
            </w:rPrChange>
          </w:rPr>
          <w:delText xml:space="preserve">User </w:delText>
        </w:r>
      </w:del>
      <w:r w:rsidRPr="001B63E3">
        <w:rPr>
          <w:sz w:val="22"/>
          <w:szCs w:val="22"/>
          <w:lang w:val="en"/>
          <w:rPrChange w:id="13071" w:author="t_竹沢 公佑" w:date="2019-10-05T20:41:00Z">
            <w:rPr>
              <w:lang w:val="en"/>
            </w:rPr>
          </w:rPrChange>
        </w:rPr>
        <w:t>application can change the SEU module state by using DRXPD_SET_CONTROL(SET_SEU_STATUS_ID) command.</w:t>
      </w:r>
    </w:p>
    <w:p w:rsidR="005C5CB0" w:rsidRPr="001B63E3" w:rsidRDefault="005C5CB0" w:rsidP="00B77528">
      <w:pPr>
        <w:rPr>
          <w:sz w:val="22"/>
          <w:szCs w:val="22"/>
          <w:lang w:val="en"/>
          <w:rPrChange w:id="13072" w:author="t_竹沢 公佑" w:date="2019-10-05T20:41:00Z">
            <w:rPr>
              <w:lang w:val="en"/>
            </w:rPr>
          </w:rPrChange>
        </w:rPr>
      </w:pPr>
    </w:p>
    <w:p w:rsidR="000A3083" w:rsidRDefault="000A3083" w:rsidP="00B77528">
      <w:pPr>
        <w:rPr>
          <w:lang w:val="en"/>
        </w:rPr>
      </w:pPr>
      <w:r>
        <w:rPr>
          <w:rFonts w:hint="eastAsia"/>
          <w:lang w:val="en"/>
        </w:rPr>
        <w:t>Step3.</w:t>
      </w:r>
    </w:p>
    <w:p w:rsidR="000A3083" w:rsidRPr="001B63E3" w:rsidRDefault="000A3083" w:rsidP="000A3083">
      <w:pPr>
        <w:rPr>
          <w:sz w:val="22"/>
          <w:szCs w:val="22"/>
        </w:rPr>
      </w:pPr>
      <w:r w:rsidRPr="001B63E3">
        <w:rPr>
          <w:sz w:val="22"/>
          <w:szCs w:val="22"/>
          <w:lang w:val="en"/>
          <w:rPrChange w:id="13073" w:author="t_竹沢 公佑" w:date="2019-10-05T20:41:00Z">
            <w:rPr>
              <w:lang w:val="en"/>
            </w:rPr>
          </w:rPrChange>
        </w:rPr>
        <w:t xml:space="preserve"> </w:t>
      </w:r>
      <w:ins w:id="13074" w:author="t_竹沢 公佑" w:date="2019-10-05T20:42:00Z">
        <w:r w:rsidR="001B63E3">
          <w:rPr>
            <w:rFonts w:hint="eastAsia"/>
            <w:sz w:val="22"/>
            <w:szCs w:val="22"/>
            <w:lang w:val="en"/>
          </w:rPr>
          <w:t>Please c</w:t>
        </w:r>
      </w:ins>
      <w:del w:id="13075" w:author="t_竹沢 公佑" w:date="2019-10-05T20:42:00Z">
        <w:r w:rsidRPr="001B63E3" w:rsidDel="001B63E3">
          <w:rPr>
            <w:sz w:val="22"/>
            <w:szCs w:val="22"/>
            <w:lang w:val="en"/>
            <w:rPrChange w:id="13076" w:author="t_竹沢 公佑" w:date="2019-10-05T20:41:00Z">
              <w:rPr>
                <w:lang w:val="en"/>
              </w:rPr>
            </w:rPrChange>
          </w:rPr>
          <w:delText>C</w:delText>
        </w:r>
      </w:del>
      <w:r w:rsidRPr="001B63E3">
        <w:rPr>
          <w:sz w:val="22"/>
          <w:szCs w:val="22"/>
          <w:lang w:val="en"/>
          <w:rPrChange w:id="13077" w:author="t_竹沢 公佑" w:date="2019-10-05T20:41:00Z">
            <w:rPr>
              <w:lang w:val="en"/>
            </w:rPr>
          </w:rPrChange>
        </w:rPr>
        <w:t xml:space="preserve">onfirm the SEU module error counter. </w:t>
      </w:r>
      <w:ins w:id="13078" w:author="t_竹沢 公佑" w:date="2019-10-05T20:42:00Z">
        <w:r w:rsidR="001B63E3">
          <w:rPr>
            <w:sz w:val="22"/>
            <w:szCs w:val="22"/>
            <w:lang w:val="en"/>
          </w:rPr>
          <w:t>Y</w:t>
        </w:r>
        <w:r w:rsidR="001B63E3">
          <w:rPr>
            <w:rFonts w:hint="eastAsia"/>
            <w:sz w:val="22"/>
            <w:szCs w:val="22"/>
            <w:lang w:val="en"/>
          </w:rPr>
          <w:t xml:space="preserve">our </w:t>
        </w:r>
      </w:ins>
      <w:del w:id="13079" w:author="t_竹沢 公佑" w:date="2019-10-05T20:42:00Z">
        <w:r w:rsidRPr="001B63E3" w:rsidDel="001B63E3">
          <w:rPr>
            <w:sz w:val="22"/>
            <w:szCs w:val="22"/>
          </w:rPr>
          <w:delText xml:space="preserve">User </w:delText>
        </w:r>
      </w:del>
      <w:r w:rsidRPr="001B63E3">
        <w:rPr>
          <w:sz w:val="22"/>
          <w:szCs w:val="22"/>
        </w:rPr>
        <w:t xml:space="preserve">application can </w:t>
      </w:r>
      <w:ins w:id="13080" w:author="t_竹沢 公佑" w:date="2019-10-05T20:42:00Z">
        <w:r w:rsidR="001B63E3">
          <w:rPr>
            <w:rFonts w:hint="eastAsia"/>
            <w:sz w:val="22"/>
            <w:szCs w:val="22"/>
          </w:rPr>
          <w:t xml:space="preserve">read </w:t>
        </w:r>
      </w:ins>
      <w:del w:id="13081" w:author="t_竹沢 公佑" w:date="2019-10-05T20:42:00Z">
        <w:r w:rsidRPr="001B63E3" w:rsidDel="001B63E3">
          <w:rPr>
            <w:sz w:val="22"/>
            <w:szCs w:val="22"/>
          </w:rPr>
          <w:delText xml:space="preserve">retrieve </w:delText>
        </w:r>
      </w:del>
      <w:r w:rsidRPr="001B63E3">
        <w:rPr>
          <w:sz w:val="22"/>
          <w:szCs w:val="22"/>
        </w:rPr>
        <w:t xml:space="preserve">the error-counter by using DRXPD_GET_MONSTS(GET_SEU_ERRCNT_ID) command. </w:t>
      </w:r>
    </w:p>
    <w:p w:rsidR="000A3083" w:rsidRDefault="000A3083" w:rsidP="00B77528">
      <w:pPr>
        <w:rPr>
          <w:lang w:val="en"/>
        </w:rPr>
      </w:pPr>
    </w:p>
    <w:p w:rsidR="005C5CB0" w:rsidRDefault="000A3083" w:rsidP="00B77528">
      <w:pPr>
        <w:rPr>
          <w:lang w:val="en"/>
        </w:rPr>
      </w:pPr>
      <w:r>
        <w:rPr>
          <w:rFonts w:hint="eastAsia"/>
          <w:lang w:val="en"/>
        </w:rPr>
        <w:t>Step4</w:t>
      </w:r>
      <w:r w:rsidR="005C5CB0">
        <w:rPr>
          <w:rFonts w:hint="eastAsia"/>
          <w:lang w:val="en"/>
        </w:rPr>
        <w:t>.</w:t>
      </w:r>
    </w:p>
    <w:p w:rsidR="005C5CB0" w:rsidRPr="001B63E3" w:rsidRDefault="001B63E3">
      <w:pPr>
        <w:ind w:firstLineChars="50" w:firstLine="110"/>
        <w:rPr>
          <w:sz w:val="22"/>
          <w:szCs w:val="22"/>
          <w:lang w:val="en"/>
          <w:rPrChange w:id="13082" w:author="t_竹沢 公佑" w:date="2019-10-05T20:43:00Z">
            <w:rPr>
              <w:lang w:val="en"/>
            </w:rPr>
          </w:rPrChange>
        </w:rPr>
      </w:pPr>
      <w:ins w:id="13083" w:author="t_竹沢 公佑" w:date="2019-10-05T20:43:00Z">
        <w:r>
          <w:rPr>
            <w:rFonts w:hint="eastAsia"/>
            <w:sz w:val="22"/>
            <w:szCs w:val="22"/>
            <w:lang w:val="en"/>
          </w:rPr>
          <w:t>Please i</w:t>
        </w:r>
      </w:ins>
      <w:del w:id="13084" w:author="t_竹沢 公佑" w:date="2019-10-05T20:43:00Z">
        <w:r w:rsidR="005C5CB0" w:rsidRPr="001B63E3" w:rsidDel="001B63E3">
          <w:rPr>
            <w:sz w:val="22"/>
            <w:szCs w:val="22"/>
            <w:lang w:val="en"/>
            <w:rPrChange w:id="13085" w:author="t_竹沢 公佑" w:date="2019-10-05T20:43:00Z">
              <w:rPr>
                <w:lang w:val="en"/>
              </w:rPr>
            </w:rPrChange>
          </w:rPr>
          <w:delText>I</w:delText>
        </w:r>
      </w:del>
      <w:r w:rsidR="005C5CB0" w:rsidRPr="001B63E3">
        <w:rPr>
          <w:sz w:val="22"/>
          <w:szCs w:val="22"/>
          <w:lang w:val="en"/>
          <w:rPrChange w:id="13086" w:author="t_竹沢 公佑" w:date="2019-10-05T20:43:00Z">
            <w:rPr>
              <w:lang w:val="en"/>
            </w:rPr>
          </w:rPrChange>
        </w:rPr>
        <w:t>nject bit error</w:t>
      </w:r>
      <w:ins w:id="13087" w:author="t_竹沢 公佑" w:date="2019-10-05T20:43:00Z">
        <w:r>
          <w:rPr>
            <w:rFonts w:hint="eastAsia"/>
            <w:sz w:val="22"/>
            <w:szCs w:val="22"/>
            <w:lang w:val="en"/>
          </w:rPr>
          <w:t>s</w:t>
        </w:r>
      </w:ins>
      <w:r w:rsidR="005C5CB0" w:rsidRPr="001B63E3">
        <w:rPr>
          <w:sz w:val="22"/>
          <w:szCs w:val="22"/>
          <w:lang w:val="en"/>
          <w:rPrChange w:id="13088" w:author="t_竹沢 公佑" w:date="2019-10-05T20:43:00Z">
            <w:rPr>
              <w:lang w:val="en"/>
            </w:rPr>
          </w:rPrChange>
        </w:rPr>
        <w:t xml:space="preserve"> to the FPGA. </w:t>
      </w:r>
      <w:ins w:id="13089" w:author="t_竹沢 公佑" w:date="2019-10-05T20:43:00Z">
        <w:r>
          <w:rPr>
            <w:sz w:val="22"/>
            <w:szCs w:val="22"/>
            <w:lang w:val="en"/>
          </w:rPr>
          <w:t>Y</w:t>
        </w:r>
        <w:r>
          <w:rPr>
            <w:rFonts w:hint="eastAsia"/>
            <w:sz w:val="22"/>
            <w:szCs w:val="22"/>
            <w:lang w:val="en"/>
          </w:rPr>
          <w:t xml:space="preserve">our </w:t>
        </w:r>
      </w:ins>
      <w:del w:id="13090" w:author="t_竹沢 公佑" w:date="2019-10-05T20:43:00Z">
        <w:r w:rsidR="005C5CB0" w:rsidRPr="001B63E3" w:rsidDel="001B63E3">
          <w:rPr>
            <w:sz w:val="22"/>
            <w:szCs w:val="22"/>
            <w:lang w:val="en"/>
            <w:rPrChange w:id="13091" w:author="t_竹沢 公佑" w:date="2019-10-05T20:43:00Z">
              <w:rPr>
                <w:lang w:val="en"/>
              </w:rPr>
            </w:rPrChange>
          </w:rPr>
          <w:delText xml:space="preserve">User </w:delText>
        </w:r>
      </w:del>
      <w:r w:rsidR="005C5CB0" w:rsidRPr="001B63E3">
        <w:rPr>
          <w:sz w:val="22"/>
          <w:szCs w:val="22"/>
          <w:lang w:val="en"/>
          <w:rPrChange w:id="13092" w:author="t_竹沢 公佑" w:date="2019-10-05T20:43:00Z">
            <w:rPr>
              <w:lang w:val="en"/>
            </w:rPr>
          </w:rPrChange>
        </w:rPr>
        <w:t>application can inject error</w:t>
      </w:r>
      <w:ins w:id="13093" w:author="t_竹沢 公佑" w:date="2019-10-05T20:43:00Z">
        <w:r>
          <w:rPr>
            <w:rFonts w:hint="eastAsia"/>
            <w:sz w:val="22"/>
            <w:szCs w:val="22"/>
            <w:lang w:val="en"/>
          </w:rPr>
          <w:t>s</w:t>
        </w:r>
      </w:ins>
      <w:r w:rsidR="005C5CB0" w:rsidRPr="001B63E3">
        <w:rPr>
          <w:sz w:val="22"/>
          <w:szCs w:val="22"/>
          <w:lang w:val="en"/>
          <w:rPrChange w:id="13094" w:author="t_竹沢 公佑" w:date="2019-10-05T20:43:00Z">
            <w:rPr>
              <w:lang w:val="en"/>
            </w:rPr>
          </w:rPrChange>
        </w:rPr>
        <w:t xml:space="preserve"> to the FPGA by using DRXPD_SET_CONTROL(SET_SEU_STATUS_ID) command.</w:t>
      </w:r>
    </w:p>
    <w:p w:rsidR="005C5CB0" w:rsidRPr="001B63E3" w:rsidRDefault="005C5CB0">
      <w:pPr>
        <w:ind w:left="110" w:hangingChars="50" w:hanging="110"/>
        <w:rPr>
          <w:sz w:val="22"/>
          <w:szCs w:val="22"/>
          <w:lang w:val="en"/>
          <w:rPrChange w:id="13095" w:author="t_竹沢 公佑" w:date="2019-10-05T20:43:00Z">
            <w:rPr>
              <w:lang w:val="en"/>
            </w:rPr>
          </w:rPrChange>
        </w:rPr>
        <w:pPrChange w:id="13096" w:author="t_竹沢 公佑" w:date="2019-10-05T20:43:00Z">
          <w:pPr>
            <w:ind w:left="120" w:hangingChars="50" w:hanging="120"/>
          </w:pPr>
        </w:pPrChange>
      </w:pPr>
    </w:p>
    <w:p w:rsidR="005C5CB0" w:rsidRDefault="000A3083" w:rsidP="00E82429">
      <w:pPr>
        <w:ind w:left="120" w:hangingChars="50" w:hanging="120"/>
        <w:rPr>
          <w:lang w:val="en"/>
        </w:rPr>
      </w:pPr>
      <w:r>
        <w:rPr>
          <w:rFonts w:hint="eastAsia"/>
          <w:lang w:val="en"/>
        </w:rPr>
        <w:t>Step5</w:t>
      </w:r>
      <w:r w:rsidR="005C5CB0">
        <w:rPr>
          <w:rFonts w:hint="eastAsia"/>
          <w:lang w:val="en"/>
        </w:rPr>
        <w:t>.</w:t>
      </w:r>
    </w:p>
    <w:p w:rsidR="005C5CB0" w:rsidRPr="001B63E3" w:rsidRDefault="005C5CB0">
      <w:pPr>
        <w:ind w:left="110" w:hangingChars="50" w:hanging="110"/>
        <w:rPr>
          <w:sz w:val="22"/>
          <w:szCs w:val="22"/>
          <w:lang w:val="en"/>
          <w:rPrChange w:id="13097" w:author="t_竹沢 公佑" w:date="2019-10-05T20:43:00Z">
            <w:rPr>
              <w:lang w:val="en"/>
            </w:rPr>
          </w:rPrChange>
        </w:rPr>
        <w:pPrChange w:id="13098" w:author="t_竹沢 公佑" w:date="2019-10-05T20:43:00Z">
          <w:pPr>
            <w:ind w:left="120" w:hangingChars="50" w:hanging="120"/>
          </w:pPr>
        </w:pPrChange>
      </w:pPr>
      <w:r w:rsidRPr="001B63E3">
        <w:rPr>
          <w:sz w:val="22"/>
          <w:szCs w:val="22"/>
          <w:lang w:val="en"/>
          <w:rPrChange w:id="13099" w:author="t_竹沢 公佑" w:date="2019-10-05T20:43:00Z">
            <w:rPr>
              <w:lang w:val="en"/>
            </w:rPr>
          </w:rPrChange>
        </w:rPr>
        <w:t xml:space="preserve"> Please wait for the SEU function module status</w:t>
      </w:r>
      <w:ins w:id="13100" w:author="t_竹沢 公佑" w:date="2019-10-05T20:44:00Z">
        <w:r w:rsidR="001B63E3">
          <w:rPr>
            <w:rFonts w:hint="eastAsia"/>
            <w:sz w:val="22"/>
            <w:szCs w:val="22"/>
            <w:lang w:val="en"/>
          </w:rPr>
          <w:t xml:space="preserve"> </w:t>
        </w:r>
      </w:ins>
      <w:del w:id="13101" w:author="t_竹沢 公佑" w:date="2019-10-05T20:44:00Z">
        <w:r w:rsidRPr="001B63E3" w:rsidDel="001B63E3">
          <w:rPr>
            <w:sz w:val="22"/>
            <w:szCs w:val="22"/>
            <w:lang w:val="en"/>
            <w:rPrChange w:id="13102" w:author="t_竹沢 公佑" w:date="2019-10-05T20:43:00Z">
              <w:rPr>
                <w:lang w:val="en"/>
              </w:rPr>
            </w:rPrChange>
          </w:rPr>
          <w:delText xml:space="preserve"> </w:delText>
        </w:r>
      </w:del>
      <w:ins w:id="13103" w:author="t_竹沢 公佑" w:date="2019-10-05T20:44:00Z">
        <w:r w:rsidR="001B63E3">
          <w:rPr>
            <w:rFonts w:hint="eastAsia"/>
            <w:sz w:val="22"/>
            <w:szCs w:val="22"/>
            <w:lang w:val="en"/>
          </w:rPr>
          <w:t xml:space="preserve">returns </w:t>
        </w:r>
      </w:ins>
      <w:del w:id="13104" w:author="t_竹沢 公佑" w:date="2019-10-05T20:44:00Z">
        <w:r w:rsidRPr="001B63E3" w:rsidDel="001B63E3">
          <w:rPr>
            <w:sz w:val="22"/>
            <w:szCs w:val="22"/>
            <w:lang w:val="en"/>
            <w:rPrChange w:id="13105" w:author="t_竹沢 公佑" w:date="2019-10-05T20:43:00Z">
              <w:rPr>
                <w:lang w:val="en"/>
              </w:rPr>
            </w:rPrChange>
          </w:rPr>
          <w:delText xml:space="preserve">back </w:delText>
        </w:r>
      </w:del>
      <w:r w:rsidRPr="001B63E3">
        <w:rPr>
          <w:sz w:val="22"/>
          <w:szCs w:val="22"/>
          <w:lang w:val="en"/>
          <w:rPrChange w:id="13106" w:author="t_竹沢 公佑" w:date="2019-10-05T20:43:00Z">
            <w:rPr>
              <w:lang w:val="en"/>
            </w:rPr>
          </w:rPrChange>
        </w:rPr>
        <w:t xml:space="preserve">to “Idle” state. </w:t>
      </w:r>
    </w:p>
    <w:p w:rsidR="005C5CB0" w:rsidRDefault="005C5CB0" w:rsidP="00E82429">
      <w:pPr>
        <w:ind w:left="120" w:hangingChars="50" w:hanging="120"/>
        <w:rPr>
          <w:lang w:val="en"/>
        </w:rPr>
      </w:pPr>
    </w:p>
    <w:p w:rsidR="005C5CB0" w:rsidRDefault="000A3083" w:rsidP="00E82429">
      <w:pPr>
        <w:ind w:left="120" w:hangingChars="50" w:hanging="120"/>
        <w:rPr>
          <w:lang w:val="en"/>
        </w:rPr>
      </w:pPr>
      <w:r>
        <w:rPr>
          <w:rFonts w:hint="eastAsia"/>
          <w:lang w:val="en"/>
        </w:rPr>
        <w:t>Step6</w:t>
      </w:r>
      <w:r w:rsidR="005C5CB0">
        <w:rPr>
          <w:rFonts w:hint="eastAsia"/>
          <w:lang w:val="en"/>
        </w:rPr>
        <w:t>.</w:t>
      </w:r>
    </w:p>
    <w:p w:rsidR="005C5CB0" w:rsidRPr="001B63E3" w:rsidRDefault="005C5CB0" w:rsidP="005C5CB0">
      <w:pPr>
        <w:rPr>
          <w:sz w:val="22"/>
          <w:szCs w:val="22"/>
          <w:lang w:val="en"/>
          <w:rPrChange w:id="13107" w:author="t_竹沢 公佑" w:date="2019-10-05T20:44:00Z">
            <w:rPr>
              <w:lang w:val="en"/>
            </w:rPr>
          </w:rPrChange>
        </w:rPr>
      </w:pPr>
      <w:r w:rsidRPr="001B63E3">
        <w:rPr>
          <w:sz w:val="22"/>
          <w:szCs w:val="22"/>
          <w:lang w:val="en"/>
          <w:rPrChange w:id="13108" w:author="t_竹沢 公佑" w:date="2019-10-05T20:44:00Z">
            <w:rPr>
              <w:lang w:val="en"/>
            </w:rPr>
          </w:rPrChange>
        </w:rPr>
        <w:t xml:space="preserve"> </w:t>
      </w:r>
      <w:ins w:id="13109" w:author="t_竹沢 公佑" w:date="2019-10-05T20:45:00Z">
        <w:r w:rsidR="001B63E3">
          <w:rPr>
            <w:rFonts w:hint="eastAsia"/>
            <w:sz w:val="22"/>
            <w:szCs w:val="22"/>
            <w:lang w:val="en"/>
          </w:rPr>
          <w:t xml:space="preserve">Please shift </w:t>
        </w:r>
      </w:ins>
      <w:del w:id="13110" w:author="t_竹沢 公佑" w:date="2019-10-05T20:45:00Z">
        <w:r w:rsidRPr="001B63E3" w:rsidDel="001B63E3">
          <w:rPr>
            <w:sz w:val="22"/>
            <w:szCs w:val="22"/>
            <w:lang w:val="en"/>
            <w:rPrChange w:id="13111" w:author="t_竹沢 公佑" w:date="2019-10-05T20:44:00Z">
              <w:rPr>
                <w:lang w:val="en"/>
              </w:rPr>
            </w:rPrChange>
          </w:rPr>
          <w:delText xml:space="preserve">Transition </w:delText>
        </w:r>
      </w:del>
      <w:r w:rsidRPr="001B63E3">
        <w:rPr>
          <w:sz w:val="22"/>
          <w:szCs w:val="22"/>
          <w:lang w:val="en"/>
          <w:rPrChange w:id="13112" w:author="t_竹沢 公佑" w:date="2019-10-05T20:44:00Z">
            <w:rPr>
              <w:lang w:val="en"/>
            </w:rPr>
          </w:rPrChange>
        </w:rPr>
        <w:t>the SEU module stat</w:t>
      </w:r>
      <w:ins w:id="13113" w:author="t_竹沢 公佑" w:date="2020-12-11T15:55:00Z">
        <w:r w:rsidR="00E22943">
          <w:rPr>
            <w:rFonts w:hint="eastAsia"/>
            <w:sz w:val="22"/>
            <w:szCs w:val="22"/>
            <w:lang w:val="en"/>
          </w:rPr>
          <w:t>e</w:t>
        </w:r>
      </w:ins>
      <w:del w:id="13114" w:author="t_竹沢 公佑" w:date="2020-12-11T15:55:00Z">
        <w:r w:rsidRPr="001B63E3" w:rsidDel="00E22943">
          <w:rPr>
            <w:sz w:val="22"/>
            <w:szCs w:val="22"/>
            <w:lang w:val="en"/>
            <w:rPrChange w:id="13115" w:author="t_竹沢 公佑" w:date="2019-10-05T20:44:00Z">
              <w:rPr>
                <w:lang w:val="en"/>
              </w:rPr>
            </w:rPrChange>
          </w:rPr>
          <w:delText>us</w:delText>
        </w:r>
      </w:del>
      <w:r w:rsidRPr="001B63E3">
        <w:rPr>
          <w:sz w:val="22"/>
          <w:szCs w:val="22"/>
          <w:lang w:val="en"/>
          <w:rPrChange w:id="13116" w:author="t_竹沢 公佑" w:date="2019-10-05T20:44:00Z">
            <w:rPr>
              <w:lang w:val="en"/>
            </w:rPr>
          </w:rPrChange>
        </w:rPr>
        <w:t xml:space="preserve"> to “Observation” state from “Idle” state. </w:t>
      </w:r>
      <w:ins w:id="13117" w:author="t_竹沢 公佑" w:date="2019-10-05T20:45:00Z">
        <w:r w:rsidR="001B63E3">
          <w:rPr>
            <w:sz w:val="22"/>
            <w:szCs w:val="22"/>
            <w:lang w:val="en"/>
          </w:rPr>
          <w:t>Y</w:t>
        </w:r>
        <w:r w:rsidR="001B63E3">
          <w:rPr>
            <w:rFonts w:hint="eastAsia"/>
            <w:sz w:val="22"/>
            <w:szCs w:val="22"/>
            <w:lang w:val="en"/>
          </w:rPr>
          <w:t xml:space="preserve">our </w:t>
        </w:r>
      </w:ins>
      <w:del w:id="13118" w:author="t_竹沢 公佑" w:date="2019-10-05T20:45:00Z">
        <w:r w:rsidRPr="001B63E3" w:rsidDel="001B63E3">
          <w:rPr>
            <w:sz w:val="22"/>
            <w:szCs w:val="22"/>
            <w:lang w:val="en"/>
            <w:rPrChange w:id="13119" w:author="t_竹沢 公佑" w:date="2019-10-05T20:44:00Z">
              <w:rPr>
                <w:lang w:val="en"/>
              </w:rPr>
            </w:rPrChange>
          </w:rPr>
          <w:delText xml:space="preserve">User </w:delText>
        </w:r>
      </w:del>
      <w:r w:rsidRPr="001B63E3">
        <w:rPr>
          <w:sz w:val="22"/>
          <w:szCs w:val="22"/>
          <w:lang w:val="en"/>
          <w:rPrChange w:id="13120" w:author="t_竹沢 公佑" w:date="2019-10-05T20:44:00Z">
            <w:rPr>
              <w:lang w:val="en"/>
            </w:rPr>
          </w:rPrChange>
        </w:rPr>
        <w:t>application can change the SEU module state by using DRXPD_SET_CONTROL(SET_SEU_STATUS_ID) command.</w:t>
      </w:r>
    </w:p>
    <w:p w:rsidR="005C5CB0" w:rsidRDefault="005C5CB0" w:rsidP="005C5CB0">
      <w:pPr>
        <w:rPr>
          <w:lang w:val="en"/>
        </w:rPr>
      </w:pPr>
    </w:p>
    <w:p w:rsidR="000A3083" w:rsidRDefault="000A3083" w:rsidP="005C5CB0">
      <w:pPr>
        <w:rPr>
          <w:lang w:val="en"/>
        </w:rPr>
      </w:pPr>
      <w:r>
        <w:rPr>
          <w:rFonts w:hint="eastAsia"/>
          <w:lang w:val="en"/>
        </w:rPr>
        <w:t>Step7.</w:t>
      </w:r>
    </w:p>
    <w:p w:rsidR="005C5CB0" w:rsidRPr="001B63E3" w:rsidRDefault="000A3083" w:rsidP="00B77528">
      <w:pPr>
        <w:rPr>
          <w:sz w:val="22"/>
          <w:szCs w:val="22"/>
        </w:rPr>
      </w:pPr>
      <w:r w:rsidRPr="001B63E3">
        <w:rPr>
          <w:sz w:val="22"/>
          <w:szCs w:val="22"/>
          <w:lang w:val="en"/>
          <w:rPrChange w:id="13121" w:author="t_竹沢 公佑" w:date="2019-10-05T20:45:00Z">
            <w:rPr>
              <w:lang w:val="en"/>
            </w:rPr>
          </w:rPrChange>
        </w:rPr>
        <w:t xml:space="preserve"> </w:t>
      </w:r>
      <w:ins w:id="13122" w:author="t_竹沢 公佑" w:date="2019-10-05T20:45:00Z">
        <w:r w:rsidR="001B63E3">
          <w:rPr>
            <w:rFonts w:hint="eastAsia"/>
            <w:sz w:val="22"/>
            <w:szCs w:val="22"/>
            <w:lang w:val="en"/>
          </w:rPr>
          <w:t>Please c</w:t>
        </w:r>
      </w:ins>
      <w:del w:id="13123" w:author="t_竹沢 公佑" w:date="2019-10-05T20:45:00Z">
        <w:r w:rsidRPr="001B63E3" w:rsidDel="001B63E3">
          <w:rPr>
            <w:sz w:val="22"/>
            <w:szCs w:val="22"/>
            <w:lang w:val="en"/>
            <w:rPrChange w:id="13124" w:author="t_竹沢 公佑" w:date="2019-10-05T20:45:00Z">
              <w:rPr>
                <w:lang w:val="en"/>
              </w:rPr>
            </w:rPrChange>
          </w:rPr>
          <w:delText>C</w:delText>
        </w:r>
      </w:del>
      <w:r w:rsidRPr="001B63E3">
        <w:rPr>
          <w:sz w:val="22"/>
          <w:szCs w:val="22"/>
          <w:lang w:val="en"/>
          <w:rPrChange w:id="13125" w:author="t_竹沢 公佑" w:date="2019-10-05T20:45:00Z">
            <w:rPr>
              <w:lang w:val="en"/>
            </w:rPr>
          </w:rPrChange>
        </w:rPr>
        <w:t xml:space="preserve">onfirm the SEU module error counter. The SEU module </w:t>
      </w:r>
      <w:r w:rsidRPr="001B63E3">
        <w:rPr>
          <w:sz w:val="22"/>
          <w:szCs w:val="22"/>
        </w:rPr>
        <w:t xml:space="preserve">should detect </w:t>
      </w:r>
      <w:ins w:id="13126" w:author="t_竹沢 公佑" w:date="2019-10-05T20:46:00Z">
        <w:r w:rsidR="001B63E3">
          <w:rPr>
            <w:rFonts w:hint="eastAsia"/>
            <w:sz w:val="22"/>
            <w:szCs w:val="22"/>
          </w:rPr>
          <w:t xml:space="preserve">a </w:t>
        </w:r>
      </w:ins>
      <w:r w:rsidRPr="001B63E3">
        <w:rPr>
          <w:sz w:val="22"/>
          <w:szCs w:val="22"/>
        </w:rPr>
        <w:t xml:space="preserve">correctable error and increment </w:t>
      </w:r>
      <w:ins w:id="13127" w:author="t_竹沢 公佑" w:date="2019-10-05T20:46:00Z">
        <w:r w:rsidR="001B63E3">
          <w:rPr>
            <w:rFonts w:hint="eastAsia"/>
            <w:sz w:val="22"/>
            <w:szCs w:val="22"/>
          </w:rPr>
          <w:t xml:space="preserve">a </w:t>
        </w:r>
      </w:ins>
      <w:r w:rsidRPr="001B63E3">
        <w:rPr>
          <w:sz w:val="22"/>
          <w:szCs w:val="22"/>
        </w:rPr>
        <w:t xml:space="preserve">counter. </w:t>
      </w:r>
    </w:p>
    <w:p w:rsidR="005C5CB0" w:rsidRDefault="005C5CB0" w:rsidP="00B77528">
      <w:pPr>
        <w:rPr>
          <w:lang w:val="en"/>
        </w:rPr>
      </w:pPr>
    </w:p>
    <w:p w:rsidR="005C5CB0" w:rsidRDefault="005C5CB0" w:rsidP="00B77528">
      <w:pPr>
        <w:rPr>
          <w:lang w:val="en"/>
        </w:rPr>
      </w:pPr>
    </w:p>
    <w:p w:rsidR="000A3083" w:rsidRDefault="000A3083" w:rsidP="00B77528">
      <w:pPr>
        <w:rPr>
          <w:lang w:val="en"/>
        </w:rPr>
      </w:pPr>
      <w:r>
        <w:rPr>
          <w:lang w:val="en"/>
        </w:rPr>
        <w:br w:type="page"/>
      </w:r>
    </w:p>
    <w:p w:rsidR="000A3083" w:rsidRPr="00C711F8" w:rsidRDefault="000A3083" w:rsidP="000860BF">
      <w:pPr>
        <w:pStyle w:val="4"/>
      </w:pPr>
      <w:r>
        <w:rPr>
          <w:rFonts w:hint="eastAsia"/>
        </w:rPr>
        <w:t xml:space="preserve">Dignostic scan </w:t>
      </w:r>
    </w:p>
    <w:p w:rsidR="002D4CA2" w:rsidRPr="001B63E3" w:rsidRDefault="001B63E3">
      <w:pPr>
        <w:pStyle w:val="a0"/>
        <w:ind w:leftChars="0" w:left="0" w:firstLineChars="50" w:firstLine="110"/>
        <w:rPr>
          <w:sz w:val="22"/>
          <w:szCs w:val="22"/>
          <w:lang w:val="en"/>
          <w:rPrChange w:id="13128" w:author="t_竹沢 公佑" w:date="2019-10-05T20:46:00Z">
            <w:rPr>
              <w:lang w:val="en"/>
            </w:rPr>
          </w:rPrChange>
        </w:rPr>
      </w:pPr>
      <w:ins w:id="13129" w:author="t_竹沢 公佑" w:date="2019-10-05T20:47:00Z">
        <w:r>
          <w:rPr>
            <w:rFonts w:hint="eastAsia"/>
            <w:sz w:val="22"/>
            <w:szCs w:val="22"/>
            <w:lang w:val="en"/>
          </w:rPr>
          <w:t xml:space="preserve">This section </w:t>
        </w:r>
      </w:ins>
      <w:del w:id="13130" w:author="t_竹沢 公佑" w:date="2019-10-05T20:47:00Z">
        <w:r w:rsidR="002D4CA2" w:rsidRPr="001B63E3" w:rsidDel="001B63E3">
          <w:rPr>
            <w:sz w:val="22"/>
            <w:szCs w:val="22"/>
            <w:lang w:val="en"/>
            <w:rPrChange w:id="13131" w:author="t_竹沢 公佑" w:date="2019-10-05T20:46:00Z">
              <w:rPr>
                <w:lang w:val="en"/>
              </w:rPr>
            </w:rPrChange>
          </w:rPr>
          <w:delText xml:space="preserve">We will </w:delText>
        </w:r>
      </w:del>
      <w:r w:rsidR="002D4CA2" w:rsidRPr="001B63E3">
        <w:rPr>
          <w:sz w:val="22"/>
          <w:szCs w:val="22"/>
          <w:lang w:val="en"/>
          <w:rPrChange w:id="13132" w:author="t_竹沢 公佑" w:date="2019-10-05T20:46:00Z">
            <w:rPr>
              <w:lang w:val="en"/>
            </w:rPr>
          </w:rPrChange>
        </w:rPr>
        <w:t>describe</w:t>
      </w:r>
      <w:ins w:id="13133" w:author="t_竹沢 公佑" w:date="2019-10-05T20:47:00Z">
        <w:r>
          <w:rPr>
            <w:rFonts w:hint="eastAsia"/>
            <w:sz w:val="22"/>
            <w:szCs w:val="22"/>
            <w:lang w:val="en"/>
          </w:rPr>
          <w:t>s</w:t>
        </w:r>
      </w:ins>
      <w:r w:rsidR="002D4CA2" w:rsidRPr="001B63E3">
        <w:rPr>
          <w:sz w:val="22"/>
          <w:szCs w:val="22"/>
          <w:lang w:val="en"/>
          <w:rPrChange w:id="13134" w:author="t_竹沢 公佑" w:date="2019-10-05T20:46:00Z">
            <w:rPr>
              <w:lang w:val="en"/>
            </w:rPr>
          </w:rPrChange>
        </w:rPr>
        <w:t xml:space="preserve"> the usage of “Diagnostic Scan”</w:t>
      </w:r>
      <w:del w:id="13135" w:author="t_竹沢 公佑" w:date="2019-10-05T20:47:00Z">
        <w:r w:rsidR="002D4CA2" w:rsidRPr="001B63E3" w:rsidDel="001B63E3">
          <w:rPr>
            <w:sz w:val="22"/>
            <w:szCs w:val="22"/>
            <w:lang w:val="en"/>
            <w:rPrChange w:id="13136" w:author="t_竹沢 公佑" w:date="2019-10-05T20:46:00Z">
              <w:rPr>
                <w:lang w:val="en"/>
              </w:rPr>
            </w:rPrChange>
          </w:rPr>
          <w:delText xml:space="preserve"> in the following</w:delText>
        </w:r>
      </w:del>
      <w:r w:rsidR="002D4CA2" w:rsidRPr="001B63E3">
        <w:rPr>
          <w:sz w:val="22"/>
          <w:szCs w:val="22"/>
          <w:lang w:val="en"/>
          <w:rPrChange w:id="13137" w:author="t_竹沢 公佑" w:date="2019-10-05T20:46:00Z">
            <w:rPr>
              <w:lang w:val="en"/>
            </w:rPr>
          </w:rPrChange>
        </w:rPr>
        <w:t>.</w:t>
      </w:r>
    </w:p>
    <w:p w:rsidR="002D4CA2" w:rsidRPr="001B63E3" w:rsidRDefault="002D4CA2" w:rsidP="00B77528">
      <w:pPr>
        <w:rPr>
          <w:sz w:val="22"/>
          <w:szCs w:val="22"/>
          <w:lang w:val="en"/>
          <w:rPrChange w:id="13138" w:author="t_竹沢 公佑" w:date="2019-10-05T20:46:00Z">
            <w:rPr>
              <w:lang w:val="en"/>
            </w:rPr>
          </w:rPrChange>
        </w:rPr>
      </w:pPr>
    </w:p>
    <w:p w:rsidR="000A3083" w:rsidRDefault="000A3083" w:rsidP="000A3083">
      <w:pPr>
        <w:pStyle w:val="a0"/>
        <w:ind w:leftChars="0" w:left="0"/>
        <w:rPr>
          <w:lang w:val="en"/>
        </w:rPr>
      </w:pPr>
      <w:r>
        <w:rPr>
          <w:rFonts w:hint="eastAsia"/>
          <w:lang w:val="en"/>
        </w:rPr>
        <w:t>Step1.</w:t>
      </w:r>
    </w:p>
    <w:p w:rsidR="000A3083" w:rsidRPr="000E09D0" w:rsidRDefault="000A3083" w:rsidP="000A3083">
      <w:pPr>
        <w:pStyle w:val="a0"/>
        <w:ind w:leftChars="0" w:left="0" w:firstLineChars="50" w:firstLine="110"/>
        <w:rPr>
          <w:lang w:val="en"/>
        </w:rPr>
      </w:pPr>
      <w:r>
        <w:rPr>
          <w:rFonts w:hint="eastAsia"/>
          <w:sz w:val="22"/>
          <w:szCs w:val="22"/>
        </w:rPr>
        <w:t xml:space="preserve">First of all, please confirm that the SEU module is in </w:t>
      </w:r>
      <w:r>
        <w:rPr>
          <w:sz w:val="22"/>
          <w:szCs w:val="22"/>
        </w:rPr>
        <w:t>“</w:t>
      </w:r>
      <w:r>
        <w:rPr>
          <w:rFonts w:hint="eastAsia"/>
          <w:sz w:val="22"/>
          <w:szCs w:val="22"/>
        </w:rPr>
        <w:t>Observation</w:t>
      </w:r>
      <w:r>
        <w:rPr>
          <w:sz w:val="22"/>
          <w:szCs w:val="22"/>
        </w:rPr>
        <w:t>”</w:t>
      </w:r>
      <w:r>
        <w:rPr>
          <w:rFonts w:hint="eastAsia"/>
          <w:sz w:val="22"/>
          <w:szCs w:val="22"/>
        </w:rPr>
        <w:t xml:space="preserve"> state. </w:t>
      </w:r>
      <w:ins w:id="13139" w:author="t_竹沢 公佑" w:date="2019-10-05T20:47:00Z">
        <w:r w:rsidR="001B63E3">
          <w:rPr>
            <w:sz w:val="22"/>
            <w:szCs w:val="22"/>
          </w:rPr>
          <w:t>Y</w:t>
        </w:r>
        <w:r w:rsidR="001B63E3">
          <w:rPr>
            <w:rFonts w:hint="eastAsia"/>
            <w:sz w:val="22"/>
            <w:szCs w:val="22"/>
          </w:rPr>
          <w:t xml:space="preserve">our </w:t>
        </w:r>
      </w:ins>
      <w:del w:id="13140" w:author="t_竹沢 公佑" w:date="2019-10-05T20:47:00Z">
        <w:r w:rsidDel="001B63E3">
          <w:rPr>
            <w:rFonts w:hint="eastAsia"/>
            <w:sz w:val="22"/>
            <w:szCs w:val="22"/>
          </w:rPr>
          <w:delText xml:space="preserve">User </w:delText>
        </w:r>
      </w:del>
      <w:r>
        <w:rPr>
          <w:rFonts w:hint="eastAsia"/>
          <w:sz w:val="22"/>
          <w:szCs w:val="22"/>
        </w:rPr>
        <w:t xml:space="preserve">application can </w:t>
      </w:r>
      <w:ins w:id="13141" w:author="t_竹沢 公佑" w:date="2019-10-05T20:47:00Z">
        <w:r w:rsidR="001B63E3">
          <w:rPr>
            <w:rFonts w:hint="eastAsia"/>
            <w:sz w:val="22"/>
            <w:szCs w:val="22"/>
          </w:rPr>
          <w:t xml:space="preserve">read </w:t>
        </w:r>
      </w:ins>
      <w:del w:id="13142" w:author="t_竹沢 公佑" w:date="2019-10-05T20:47:00Z">
        <w:r w:rsidDel="001B63E3">
          <w:rPr>
            <w:sz w:val="22"/>
            <w:szCs w:val="22"/>
          </w:rPr>
          <w:delText>retrieve</w:delText>
        </w:r>
        <w:r w:rsidDel="001B63E3">
          <w:rPr>
            <w:rFonts w:hint="eastAsia"/>
            <w:sz w:val="22"/>
            <w:szCs w:val="22"/>
          </w:rPr>
          <w:delText xml:space="preserve"> </w:delText>
        </w:r>
      </w:del>
      <w:r>
        <w:rPr>
          <w:rFonts w:hint="eastAsia"/>
          <w:sz w:val="22"/>
          <w:szCs w:val="22"/>
        </w:rPr>
        <w:t>the state of SEU module by using DRXPD_GET_MONSTS(GET_SEU_STATUS_ID) command. This module is automatically initialized (</w:t>
      </w:r>
      <w:r>
        <w:rPr>
          <w:sz w:val="22"/>
          <w:szCs w:val="22"/>
        </w:rPr>
        <w:t>“</w:t>
      </w:r>
      <w:r>
        <w:rPr>
          <w:rFonts w:hint="eastAsia"/>
          <w:sz w:val="22"/>
          <w:szCs w:val="22"/>
        </w:rPr>
        <w:t>Initialization</w:t>
      </w:r>
      <w:r>
        <w:rPr>
          <w:sz w:val="22"/>
          <w:szCs w:val="22"/>
        </w:rPr>
        <w:t>”</w:t>
      </w:r>
      <w:r>
        <w:rPr>
          <w:rFonts w:hint="eastAsia"/>
          <w:sz w:val="22"/>
          <w:szCs w:val="22"/>
        </w:rPr>
        <w:t xml:space="preserve"> state) and starts monitoring configure memory (</w:t>
      </w:r>
      <w:r>
        <w:rPr>
          <w:sz w:val="22"/>
          <w:szCs w:val="22"/>
        </w:rPr>
        <w:t>“</w:t>
      </w:r>
      <w:r>
        <w:rPr>
          <w:rFonts w:hint="eastAsia"/>
          <w:sz w:val="22"/>
          <w:szCs w:val="22"/>
        </w:rPr>
        <w:t>Observation</w:t>
      </w:r>
      <w:r>
        <w:rPr>
          <w:sz w:val="22"/>
          <w:szCs w:val="22"/>
        </w:rPr>
        <w:t>”</w:t>
      </w:r>
      <w:r>
        <w:rPr>
          <w:rFonts w:hint="eastAsia"/>
          <w:sz w:val="22"/>
          <w:szCs w:val="22"/>
        </w:rPr>
        <w:t xml:space="preserve"> state). If it </w:t>
      </w:r>
      <w:ins w:id="13143" w:author="t_竹沢 公佑" w:date="2019-10-05T20:48:00Z">
        <w:r w:rsidR="001B63E3">
          <w:rPr>
            <w:rFonts w:hint="eastAsia"/>
            <w:sz w:val="22"/>
            <w:szCs w:val="22"/>
          </w:rPr>
          <w:t xml:space="preserve">stays </w:t>
        </w:r>
      </w:ins>
      <w:del w:id="13144" w:author="t_竹沢 公佑" w:date="2019-10-05T20:48:00Z">
        <w:r w:rsidDel="001B63E3">
          <w:rPr>
            <w:rFonts w:hint="eastAsia"/>
            <w:sz w:val="22"/>
            <w:szCs w:val="22"/>
          </w:rPr>
          <w:delText xml:space="preserve">has been </w:delText>
        </w:r>
      </w:del>
      <w:r>
        <w:rPr>
          <w:rFonts w:hint="eastAsia"/>
          <w:sz w:val="22"/>
          <w:szCs w:val="22"/>
        </w:rPr>
        <w:t xml:space="preserve">in </w:t>
      </w:r>
      <w:r>
        <w:rPr>
          <w:sz w:val="22"/>
          <w:szCs w:val="22"/>
        </w:rPr>
        <w:t>“</w:t>
      </w:r>
      <w:r>
        <w:rPr>
          <w:rFonts w:hint="eastAsia"/>
          <w:sz w:val="22"/>
          <w:szCs w:val="22"/>
        </w:rPr>
        <w:t>Initialization</w:t>
      </w:r>
      <w:r>
        <w:rPr>
          <w:sz w:val="22"/>
          <w:szCs w:val="22"/>
        </w:rPr>
        <w:t>”</w:t>
      </w:r>
      <w:r>
        <w:rPr>
          <w:rFonts w:hint="eastAsia"/>
          <w:sz w:val="22"/>
          <w:szCs w:val="22"/>
        </w:rPr>
        <w:t xml:space="preserve"> state, it has </w:t>
      </w:r>
      <w:ins w:id="13145" w:author="t_竹沢 公佑" w:date="2019-10-05T20:48:00Z">
        <w:r w:rsidR="001B63E3">
          <w:rPr>
            <w:rFonts w:hint="eastAsia"/>
            <w:sz w:val="22"/>
            <w:szCs w:val="22"/>
          </w:rPr>
          <w:t xml:space="preserve">a </w:t>
        </w:r>
      </w:ins>
      <w:r>
        <w:rPr>
          <w:rFonts w:hint="eastAsia"/>
          <w:sz w:val="22"/>
          <w:szCs w:val="22"/>
        </w:rPr>
        <w:t xml:space="preserve">fatal error. </w:t>
      </w:r>
    </w:p>
    <w:p w:rsidR="000A3083" w:rsidRDefault="000A3083" w:rsidP="000A3083">
      <w:pPr>
        <w:rPr>
          <w:lang w:val="en"/>
        </w:rPr>
      </w:pPr>
    </w:p>
    <w:p w:rsidR="000A3083" w:rsidRDefault="000A3083" w:rsidP="000A3083">
      <w:pPr>
        <w:rPr>
          <w:lang w:val="en"/>
        </w:rPr>
      </w:pPr>
      <w:r>
        <w:rPr>
          <w:rFonts w:hint="eastAsia"/>
          <w:lang w:val="en"/>
        </w:rPr>
        <w:t>Step2.</w:t>
      </w:r>
    </w:p>
    <w:p w:rsidR="000A3083" w:rsidRPr="001B63E3" w:rsidRDefault="000A3083" w:rsidP="000A3083">
      <w:pPr>
        <w:rPr>
          <w:sz w:val="22"/>
          <w:szCs w:val="22"/>
          <w:lang w:val="en"/>
          <w:rPrChange w:id="13146" w:author="t_竹沢 公佑" w:date="2019-10-05T20:49:00Z">
            <w:rPr>
              <w:lang w:val="en"/>
            </w:rPr>
          </w:rPrChange>
        </w:rPr>
      </w:pPr>
      <w:r w:rsidRPr="001B63E3">
        <w:rPr>
          <w:sz w:val="22"/>
          <w:szCs w:val="22"/>
          <w:lang w:val="en"/>
          <w:rPrChange w:id="13147" w:author="t_竹沢 公佑" w:date="2019-10-05T20:49:00Z">
            <w:rPr>
              <w:lang w:val="en"/>
            </w:rPr>
          </w:rPrChange>
        </w:rPr>
        <w:t xml:space="preserve"> </w:t>
      </w:r>
      <w:ins w:id="13148" w:author="t_竹沢 公佑" w:date="2019-10-05T20:49:00Z">
        <w:r w:rsidR="001B63E3" w:rsidRPr="001B63E3">
          <w:rPr>
            <w:sz w:val="22"/>
            <w:szCs w:val="22"/>
            <w:lang w:val="en"/>
            <w:rPrChange w:id="13149" w:author="t_竹沢 公佑" w:date="2019-10-05T20:49:00Z">
              <w:rPr>
                <w:lang w:val="en"/>
              </w:rPr>
            </w:rPrChange>
          </w:rPr>
          <w:t xml:space="preserve">Please </w:t>
        </w:r>
        <w:r w:rsidR="001B63E3">
          <w:rPr>
            <w:rFonts w:hint="eastAsia"/>
            <w:sz w:val="22"/>
            <w:szCs w:val="22"/>
            <w:lang w:val="en"/>
          </w:rPr>
          <w:t xml:space="preserve">shift </w:t>
        </w:r>
      </w:ins>
      <w:del w:id="13150" w:author="t_竹沢 公佑" w:date="2019-10-05T20:49:00Z">
        <w:r w:rsidRPr="001B63E3" w:rsidDel="001B63E3">
          <w:rPr>
            <w:sz w:val="22"/>
            <w:szCs w:val="22"/>
            <w:lang w:val="en"/>
            <w:rPrChange w:id="13151" w:author="t_竹沢 公佑" w:date="2019-10-05T20:49:00Z">
              <w:rPr>
                <w:lang w:val="en"/>
              </w:rPr>
            </w:rPrChange>
          </w:rPr>
          <w:delText xml:space="preserve">Transition </w:delText>
        </w:r>
      </w:del>
      <w:r w:rsidRPr="001B63E3">
        <w:rPr>
          <w:sz w:val="22"/>
          <w:szCs w:val="22"/>
          <w:lang w:val="en"/>
          <w:rPrChange w:id="13152" w:author="t_竹沢 公佑" w:date="2019-10-05T20:49:00Z">
            <w:rPr>
              <w:lang w:val="en"/>
            </w:rPr>
          </w:rPrChange>
        </w:rPr>
        <w:t xml:space="preserve">the SEU module status to “Idle” state from “Observation” state. </w:t>
      </w:r>
      <w:ins w:id="13153" w:author="t_竹沢 公佑" w:date="2019-10-05T20:49:00Z">
        <w:r w:rsidR="001B63E3">
          <w:rPr>
            <w:sz w:val="22"/>
            <w:szCs w:val="22"/>
            <w:lang w:val="en"/>
          </w:rPr>
          <w:t>Y</w:t>
        </w:r>
        <w:r w:rsidR="001B63E3">
          <w:rPr>
            <w:rFonts w:hint="eastAsia"/>
            <w:sz w:val="22"/>
            <w:szCs w:val="22"/>
            <w:lang w:val="en"/>
          </w:rPr>
          <w:t xml:space="preserve">our </w:t>
        </w:r>
      </w:ins>
      <w:del w:id="13154" w:author="t_竹沢 公佑" w:date="2019-10-05T20:49:00Z">
        <w:r w:rsidRPr="001B63E3" w:rsidDel="001B63E3">
          <w:rPr>
            <w:sz w:val="22"/>
            <w:szCs w:val="22"/>
            <w:lang w:val="en"/>
            <w:rPrChange w:id="13155" w:author="t_竹沢 公佑" w:date="2019-10-05T20:49:00Z">
              <w:rPr>
                <w:lang w:val="en"/>
              </w:rPr>
            </w:rPrChange>
          </w:rPr>
          <w:delText xml:space="preserve">User </w:delText>
        </w:r>
      </w:del>
      <w:r w:rsidRPr="001B63E3">
        <w:rPr>
          <w:sz w:val="22"/>
          <w:szCs w:val="22"/>
          <w:lang w:val="en"/>
          <w:rPrChange w:id="13156" w:author="t_竹沢 公佑" w:date="2019-10-05T20:49:00Z">
            <w:rPr>
              <w:lang w:val="en"/>
            </w:rPr>
          </w:rPrChange>
        </w:rPr>
        <w:t>application can change the SEU module state by using DRXPD_SET_CONTROL(SET_SEU_STATUS_ID) command.</w:t>
      </w:r>
    </w:p>
    <w:p w:rsidR="000A3083" w:rsidRDefault="000A3083" w:rsidP="000A3083">
      <w:pPr>
        <w:rPr>
          <w:lang w:val="en"/>
        </w:rPr>
      </w:pPr>
    </w:p>
    <w:p w:rsidR="000A3083" w:rsidRDefault="000A3083" w:rsidP="000A3083">
      <w:pPr>
        <w:rPr>
          <w:lang w:val="en"/>
        </w:rPr>
      </w:pPr>
      <w:r>
        <w:rPr>
          <w:rFonts w:hint="eastAsia"/>
          <w:lang w:val="en"/>
        </w:rPr>
        <w:t>Step3.</w:t>
      </w:r>
    </w:p>
    <w:p w:rsidR="000A3083" w:rsidRPr="00DB2F4E" w:rsidRDefault="000A3083" w:rsidP="000A3083">
      <w:pPr>
        <w:rPr>
          <w:sz w:val="22"/>
          <w:szCs w:val="22"/>
          <w:lang w:val="en"/>
          <w:rPrChange w:id="13157" w:author="t_竹沢 公佑" w:date="2019-10-05T20:50:00Z">
            <w:rPr>
              <w:lang w:val="en"/>
            </w:rPr>
          </w:rPrChange>
        </w:rPr>
      </w:pPr>
      <w:r w:rsidRPr="00DB2F4E">
        <w:rPr>
          <w:sz w:val="22"/>
          <w:szCs w:val="22"/>
          <w:lang w:val="en"/>
          <w:rPrChange w:id="13158" w:author="t_竹沢 公佑" w:date="2019-10-05T20:50:00Z">
            <w:rPr>
              <w:lang w:val="en"/>
            </w:rPr>
          </w:rPrChange>
        </w:rPr>
        <w:t xml:space="preserve"> </w:t>
      </w:r>
      <w:ins w:id="13159" w:author="t_竹沢 公佑" w:date="2019-10-05T20:50:00Z">
        <w:r w:rsidR="00DB2F4E">
          <w:rPr>
            <w:rFonts w:hint="eastAsia"/>
            <w:sz w:val="22"/>
            <w:szCs w:val="22"/>
            <w:lang w:val="en"/>
          </w:rPr>
          <w:t xml:space="preserve">Please shift </w:t>
        </w:r>
      </w:ins>
      <w:del w:id="13160" w:author="t_竹沢 公佑" w:date="2019-10-05T20:50:00Z">
        <w:r w:rsidRPr="00DB2F4E" w:rsidDel="00DB2F4E">
          <w:rPr>
            <w:sz w:val="22"/>
            <w:szCs w:val="22"/>
            <w:lang w:val="en"/>
            <w:rPrChange w:id="13161" w:author="t_竹沢 公佑" w:date="2019-10-05T20:50:00Z">
              <w:rPr>
                <w:lang w:val="en"/>
              </w:rPr>
            </w:rPrChange>
          </w:rPr>
          <w:delText xml:space="preserve">Transition </w:delText>
        </w:r>
      </w:del>
      <w:r w:rsidRPr="00DB2F4E">
        <w:rPr>
          <w:sz w:val="22"/>
          <w:szCs w:val="22"/>
          <w:lang w:val="en"/>
          <w:rPrChange w:id="13162" w:author="t_竹沢 公佑" w:date="2019-10-05T20:50:00Z">
            <w:rPr>
              <w:lang w:val="en"/>
            </w:rPr>
          </w:rPrChange>
        </w:rPr>
        <w:t xml:space="preserve">the SEU module status to “Diagnostic Scan” state from “Idle” state. </w:t>
      </w:r>
      <w:ins w:id="13163" w:author="t_竹沢 公佑" w:date="2019-10-05T20:50:00Z">
        <w:r w:rsidR="00DB2F4E">
          <w:rPr>
            <w:sz w:val="22"/>
            <w:szCs w:val="22"/>
            <w:lang w:val="en"/>
          </w:rPr>
          <w:t>Y</w:t>
        </w:r>
        <w:r w:rsidR="00DB2F4E">
          <w:rPr>
            <w:rFonts w:hint="eastAsia"/>
            <w:sz w:val="22"/>
            <w:szCs w:val="22"/>
            <w:lang w:val="en"/>
          </w:rPr>
          <w:t xml:space="preserve">our </w:t>
        </w:r>
      </w:ins>
      <w:del w:id="13164" w:author="t_竹沢 公佑" w:date="2019-10-05T20:50:00Z">
        <w:r w:rsidRPr="00DB2F4E" w:rsidDel="00DB2F4E">
          <w:rPr>
            <w:sz w:val="22"/>
            <w:szCs w:val="22"/>
            <w:lang w:val="en"/>
            <w:rPrChange w:id="13165" w:author="t_竹沢 公佑" w:date="2019-10-05T20:50:00Z">
              <w:rPr>
                <w:lang w:val="en"/>
              </w:rPr>
            </w:rPrChange>
          </w:rPr>
          <w:delText xml:space="preserve">User </w:delText>
        </w:r>
      </w:del>
      <w:r w:rsidRPr="00DB2F4E">
        <w:rPr>
          <w:sz w:val="22"/>
          <w:szCs w:val="22"/>
          <w:lang w:val="en"/>
          <w:rPrChange w:id="13166" w:author="t_竹沢 公佑" w:date="2019-10-05T20:50:00Z">
            <w:rPr>
              <w:lang w:val="en"/>
            </w:rPr>
          </w:rPrChange>
        </w:rPr>
        <w:t>application can change the SEU module state by using DRXPD_SET_CONTROL(SET_SEU_STATUS_ID) command.</w:t>
      </w:r>
    </w:p>
    <w:p w:rsidR="000A3083" w:rsidRPr="00795439" w:rsidRDefault="000A3083" w:rsidP="000A3083">
      <w:pPr>
        <w:rPr>
          <w:lang w:val="en"/>
        </w:rPr>
      </w:pPr>
    </w:p>
    <w:p w:rsidR="000A3083" w:rsidRDefault="000A3083" w:rsidP="000A3083">
      <w:pPr>
        <w:ind w:left="120" w:hangingChars="50" w:hanging="120"/>
        <w:rPr>
          <w:lang w:val="en"/>
        </w:rPr>
      </w:pPr>
      <w:r>
        <w:rPr>
          <w:rFonts w:hint="eastAsia"/>
          <w:lang w:val="en"/>
        </w:rPr>
        <w:t>Step4.</w:t>
      </w:r>
    </w:p>
    <w:p w:rsidR="000A3083" w:rsidRPr="00DB2F4E" w:rsidRDefault="000A3083">
      <w:pPr>
        <w:ind w:left="110" w:hangingChars="50" w:hanging="110"/>
        <w:rPr>
          <w:sz w:val="22"/>
          <w:szCs w:val="22"/>
          <w:lang w:val="en"/>
          <w:rPrChange w:id="13167" w:author="t_竹沢 公佑" w:date="2019-10-05T20:50:00Z">
            <w:rPr>
              <w:lang w:val="en"/>
            </w:rPr>
          </w:rPrChange>
        </w:rPr>
        <w:pPrChange w:id="13168" w:author="t_竹沢 公佑" w:date="2019-10-05T20:50:00Z">
          <w:pPr>
            <w:ind w:left="120" w:hangingChars="50" w:hanging="120"/>
          </w:pPr>
        </w:pPrChange>
      </w:pPr>
      <w:r w:rsidRPr="00DB2F4E">
        <w:rPr>
          <w:sz w:val="22"/>
          <w:szCs w:val="22"/>
          <w:lang w:val="en"/>
          <w:rPrChange w:id="13169" w:author="t_竹沢 公佑" w:date="2019-10-05T20:50:00Z">
            <w:rPr>
              <w:lang w:val="en"/>
            </w:rPr>
          </w:rPrChange>
        </w:rPr>
        <w:t xml:space="preserve"> Please wait for the SEU function module state </w:t>
      </w:r>
      <w:ins w:id="13170" w:author="t_竹沢 公佑" w:date="2019-10-05T20:50:00Z">
        <w:r w:rsidR="00DB2F4E">
          <w:rPr>
            <w:rFonts w:hint="eastAsia"/>
            <w:sz w:val="22"/>
            <w:szCs w:val="22"/>
            <w:lang w:val="en"/>
          </w:rPr>
          <w:t xml:space="preserve">returns </w:t>
        </w:r>
      </w:ins>
      <w:del w:id="13171" w:author="t_竹沢 公佑" w:date="2019-10-05T20:50:00Z">
        <w:r w:rsidRPr="00DB2F4E" w:rsidDel="00DB2F4E">
          <w:rPr>
            <w:sz w:val="22"/>
            <w:szCs w:val="22"/>
            <w:lang w:val="en"/>
            <w:rPrChange w:id="13172" w:author="t_竹沢 公佑" w:date="2019-10-05T20:50:00Z">
              <w:rPr>
                <w:lang w:val="en"/>
              </w:rPr>
            </w:rPrChange>
          </w:rPr>
          <w:delText xml:space="preserve">back </w:delText>
        </w:r>
      </w:del>
      <w:r w:rsidRPr="00DB2F4E">
        <w:rPr>
          <w:sz w:val="22"/>
          <w:szCs w:val="22"/>
          <w:lang w:val="en"/>
          <w:rPrChange w:id="13173" w:author="t_竹沢 公佑" w:date="2019-10-05T20:50:00Z">
            <w:rPr>
              <w:lang w:val="en"/>
            </w:rPr>
          </w:rPrChange>
        </w:rPr>
        <w:t xml:space="preserve">to “Idle” state. </w:t>
      </w:r>
    </w:p>
    <w:p w:rsidR="000A3083" w:rsidRDefault="000A3083" w:rsidP="000A3083">
      <w:pPr>
        <w:rPr>
          <w:lang w:val="en"/>
        </w:rPr>
      </w:pPr>
    </w:p>
    <w:p w:rsidR="000A3083" w:rsidRDefault="000A3083" w:rsidP="000A3083">
      <w:pPr>
        <w:ind w:left="120" w:hangingChars="50" w:hanging="120"/>
        <w:rPr>
          <w:lang w:val="en"/>
        </w:rPr>
      </w:pPr>
      <w:r>
        <w:rPr>
          <w:rFonts w:hint="eastAsia"/>
          <w:lang w:val="en"/>
        </w:rPr>
        <w:t>Step5.</w:t>
      </w:r>
    </w:p>
    <w:p w:rsidR="000A3083" w:rsidRPr="00DB2F4E" w:rsidRDefault="00DB2F4E">
      <w:pPr>
        <w:ind w:firstLineChars="50" w:firstLine="110"/>
        <w:rPr>
          <w:sz w:val="22"/>
          <w:szCs w:val="22"/>
        </w:rPr>
      </w:pPr>
      <w:ins w:id="13174" w:author="t_竹沢 公佑" w:date="2019-10-05T20:51:00Z">
        <w:r>
          <w:rPr>
            <w:rFonts w:hint="eastAsia"/>
            <w:sz w:val="22"/>
            <w:szCs w:val="22"/>
            <w:lang w:val="en"/>
          </w:rPr>
          <w:t>Please c</w:t>
        </w:r>
      </w:ins>
      <w:del w:id="13175" w:author="t_竹沢 公佑" w:date="2019-10-05T20:51:00Z">
        <w:r w:rsidR="000A3083" w:rsidRPr="00DB2F4E" w:rsidDel="00DB2F4E">
          <w:rPr>
            <w:sz w:val="22"/>
            <w:szCs w:val="22"/>
            <w:lang w:val="en"/>
            <w:rPrChange w:id="13176" w:author="t_竹沢 公佑" w:date="2019-10-05T20:51:00Z">
              <w:rPr>
                <w:lang w:val="en"/>
              </w:rPr>
            </w:rPrChange>
          </w:rPr>
          <w:delText>C</w:delText>
        </w:r>
      </w:del>
      <w:r w:rsidR="000A3083" w:rsidRPr="00DB2F4E">
        <w:rPr>
          <w:sz w:val="22"/>
          <w:szCs w:val="22"/>
          <w:lang w:val="en"/>
          <w:rPrChange w:id="13177" w:author="t_竹沢 公佑" w:date="2019-10-05T20:51:00Z">
            <w:rPr>
              <w:lang w:val="en"/>
            </w:rPr>
          </w:rPrChange>
        </w:rPr>
        <w:t xml:space="preserve">onfirm the SEU module diagnostic scan error counter. </w:t>
      </w:r>
      <w:ins w:id="13178" w:author="t_竹沢 公佑" w:date="2019-10-05T20:51:00Z">
        <w:r>
          <w:rPr>
            <w:rFonts w:hint="eastAsia"/>
            <w:sz w:val="22"/>
            <w:szCs w:val="22"/>
            <w:lang w:val="en"/>
          </w:rPr>
          <w:t xml:space="preserve">Your </w:t>
        </w:r>
      </w:ins>
      <w:del w:id="13179" w:author="t_竹沢 公佑" w:date="2019-10-05T20:51:00Z">
        <w:r w:rsidR="002D4CA2" w:rsidRPr="00DB2F4E" w:rsidDel="00DB2F4E">
          <w:rPr>
            <w:sz w:val="22"/>
            <w:szCs w:val="22"/>
            <w:lang w:val="en"/>
            <w:rPrChange w:id="13180" w:author="t_竹沢 公佑" w:date="2019-10-05T20:51:00Z">
              <w:rPr>
                <w:lang w:val="en"/>
              </w:rPr>
            </w:rPrChange>
          </w:rPr>
          <w:delText xml:space="preserve">User </w:delText>
        </w:r>
      </w:del>
      <w:r w:rsidR="002D4CA2" w:rsidRPr="00DB2F4E">
        <w:rPr>
          <w:sz w:val="22"/>
          <w:szCs w:val="22"/>
          <w:lang w:val="en"/>
          <w:rPrChange w:id="13181" w:author="t_竹沢 公佑" w:date="2019-10-05T20:51:00Z">
            <w:rPr>
              <w:lang w:val="en"/>
            </w:rPr>
          </w:rPrChange>
        </w:rPr>
        <w:t xml:space="preserve">application can </w:t>
      </w:r>
      <w:ins w:id="13182" w:author="t_竹沢 公佑" w:date="2019-10-05T20:51:00Z">
        <w:r>
          <w:rPr>
            <w:rFonts w:hint="eastAsia"/>
            <w:sz w:val="22"/>
            <w:szCs w:val="22"/>
            <w:lang w:val="en"/>
          </w:rPr>
          <w:t xml:space="preserve">read </w:t>
        </w:r>
      </w:ins>
      <w:del w:id="13183" w:author="t_竹沢 公佑" w:date="2019-10-05T20:51:00Z">
        <w:r w:rsidR="002D4CA2" w:rsidRPr="00DB2F4E" w:rsidDel="00DB2F4E">
          <w:rPr>
            <w:sz w:val="22"/>
            <w:szCs w:val="22"/>
            <w:lang w:val="en"/>
            <w:rPrChange w:id="13184" w:author="t_竹沢 公佑" w:date="2019-10-05T20:51:00Z">
              <w:rPr>
                <w:lang w:val="en"/>
              </w:rPr>
            </w:rPrChange>
          </w:rPr>
          <w:delText xml:space="preserve">retrieve </w:delText>
        </w:r>
      </w:del>
      <w:r w:rsidR="002D4CA2" w:rsidRPr="00DB2F4E">
        <w:rPr>
          <w:sz w:val="22"/>
          <w:szCs w:val="22"/>
          <w:lang w:val="en"/>
          <w:rPrChange w:id="13185" w:author="t_竹沢 公佑" w:date="2019-10-05T20:51:00Z">
            <w:rPr>
              <w:lang w:val="en"/>
            </w:rPr>
          </w:rPrChange>
        </w:rPr>
        <w:t>diagnostic scan error counter by using DRXPD_GET_MONSTS(</w:t>
      </w:r>
      <w:r w:rsidR="002D4CA2" w:rsidRPr="00DB2F4E">
        <w:rPr>
          <w:sz w:val="22"/>
          <w:szCs w:val="22"/>
        </w:rPr>
        <w:t>GET_SEU_DIAERRCNT_ID) command.</w:t>
      </w:r>
      <w:r w:rsidR="002D4CA2" w:rsidRPr="00DB2F4E">
        <w:rPr>
          <w:sz w:val="22"/>
          <w:szCs w:val="22"/>
          <w:lang w:val="en"/>
          <w:rPrChange w:id="13186" w:author="t_竹沢 公佑" w:date="2019-10-05T20:51:00Z">
            <w:rPr>
              <w:lang w:val="en"/>
            </w:rPr>
          </w:rPrChange>
        </w:rPr>
        <w:t xml:space="preserve">  </w:t>
      </w:r>
    </w:p>
    <w:p w:rsidR="000A3083" w:rsidRPr="00DB2F4E" w:rsidRDefault="000A3083" w:rsidP="000A3083">
      <w:pPr>
        <w:rPr>
          <w:sz w:val="22"/>
          <w:szCs w:val="22"/>
          <w:lang w:val="en"/>
          <w:rPrChange w:id="13187" w:author="t_竹沢 公佑" w:date="2019-10-05T20:51:00Z">
            <w:rPr>
              <w:lang w:val="en"/>
            </w:rPr>
          </w:rPrChange>
        </w:rPr>
      </w:pPr>
    </w:p>
    <w:p w:rsidR="008E3965" w:rsidRDefault="002D4CA2" w:rsidP="00E82429">
      <w:pPr>
        <w:ind w:leftChars="118" w:left="283" w:firstLine="2"/>
        <w:rPr>
          <w:ins w:id="13188" w:author="t_竹沢 公佑" w:date="2020-11-30T16:38:00Z"/>
          <w:sz w:val="22"/>
          <w:szCs w:val="22"/>
        </w:rPr>
      </w:pPr>
      <w:r w:rsidRPr="000E09D0">
        <w:rPr>
          <w:rFonts w:hint="eastAsia"/>
          <w:sz w:val="22"/>
          <w:szCs w:val="22"/>
        </w:rPr>
        <w:t xml:space="preserve">Note: </w:t>
      </w:r>
      <w:ins w:id="13189" w:author="t_竹沢 公佑" w:date="2020-11-30T16:38:00Z">
        <w:r w:rsidR="008E3965">
          <w:rPr>
            <w:rFonts w:hint="eastAsia"/>
            <w:sz w:val="22"/>
            <w:szCs w:val="22"/>
          </w:rPr>
          <w:t>In the case of production DRXP, d</w:t>
        </w:r>
      </w:ins>
      <w:ins w:id="13190" w:author="t_竹沢 公佑" w:date="2020-11-30T16:37:00Z">
        <w:r w:rsidR="008E3965">
          <w:rPr>
            <w:rFonts w:hint="eastAsia"/>
            <w:sz w:val="22"/>
            <w:szCs w:val="22"/>
          </w:rPr>
          <w:t>ignos</w:t>
        </w:r>
      </w:ins>
      <w:ins w:id="13191" w:author="t_竹沢 公佑" w:date="2020-11-30T16:38:00Z">
        <w:r w:rsidR="008E3965">
          <w:rPr>
            <w:rFonts w:hint="eastAsia"/>
            <w:sz w:val="22"/>
            <w:szCs w:val="22"/>
          </w:rPr>
          <w:t xml:space="preserve">tic scan is available </w:t>
        </w:r>
      </w:ins>
      <w:del w:id="13192" w:author="t_竹沢 公佑" w:date="2020-11-30T16:37:00Z">
        <w:r w:rsidRPr="000E09D0" w:rsidDel="008E3965">
          <w:rPr>
            <w:rFonts w:hint="eastAsia"/>
            <w:sz w:val="22"/>
            <w:szCs w:val="22"/>
          </w:rPr>
          <w:delText>GET</w:delText>
        </w:r>
      </w:del>
      <w:ins w:id="13193" w:author="t_竹沢 公佑" w:date="2020-11-30T16:38:00Z">
        <w:r w:rsidR="008E3965">
          <w:rPr>
            <w:rFonts w:hint="eastAsia"/>
            <w:sz w:val="22"/>
            <w:szCs w:val="22"/>
          </w:rPr>
          <w:t>in device driver version 2.0.3 or later.</w:t>
        </w:r>
      </w:ins>
    </w:p>
    <w:p w:rsidR="008E3965" w:rsidRDefault="008E3965" w:rsidP="008E3965">
      <w:pPr>
        <w:ind w:leftChars="118" w:left="283" w:firstLine="2"/>
        <w:rPr>
          <w:ins w:id="13194" w:author="t_竹沢 公佑" w:date="2020-11-30T16:38:00Z"/>
          <w:sz w:val="22"/>
          <w:szCs w:val="22"/>
        </w:rPr>
      </w:pPr>
      <w:ins w:id="13195" w:author="t_竹沢 公佑" w:date="2020-11-30T16:38:00Z">
        <w:r w:rsidRPr="000E09D0">
          <w:rPr>
            <w:rFonts w:hint="eastAsia"/>
            <w:sz w:val="22"/>
            <w:szCs w:val="22"/>
          </w:rPr>
          <w:t xml:space="preserve">Note: </w:t>
        </w:r>
        <w:r>
          <w:rPr>
            <w:rFonts w:hint="eastAsia"/>
            <w:sz w:val="22"/>
            <w:szCs w:val="22"/>
          </w:rPr>
          <w:t>In the case of pro</w:t>
        </w:r>
      </w:ins>
      <w:ins w:id="13196" w:author="t_竹沢 公佑" w:date="2020-11-30T16:39:00Z">
        <w:r>
          <w:rPr>
            <w:rFonts w:hint="eastAsia"/>
            <w:sz w:val="22"/>
            <w:szCs w:val="22"/>
          </w:rPr>
          <w:t>totype</w:t>
        </w:r>
      </w:ins>
      <w:ins w:id="13197" w:author="t_竹沢 公佑" w:date="2020-11-30T16:38:00Z">
        <w:r>
          <w:rPr>
            <w:rFonts w:hint="eastAsia"/>
            <w:sz w:val="22"/>
            <w:szCs w:val="22"/>
          </w:rPr>
          <w:t xml:space="preserve"> DRXP, dignostic scan is available in device driver version 2.0.</w:t>
        </w:r>
      </w:ins>
      <w:ins w:id="13198" w:author="t_竹沢 公佑" w:date="2020-11-30T16:39:00Z">
        <w:r>
          <w:rPr>
            <w:rFonts w:hint="eastAsia"/>
            <w:sz w:val="22"/>
            <w:szCs w:val="22"/>
          </w:rPr>
          <w:t>8</w:t>
        </w:r>
      </w:ins>
      <w:ins w:id="13199" w:author="t_竹沢 公佑" w:date="2020-11-30T16:38:00Z">
        <w:r>
          <w:rPr>
            <w:rFonts w:hint="eastAsia"/>
            <w:sz w:val="22"/>
            <w:szCs w:val="22"/>
          </w:rPr>
          <w:t xml:space="preserve"> or later.</w:t>
        </w:r>
      </w:ins>
    </w:p>
    <w:p w:rsidR="002D4CA2" w:rsidRPr="000E09D0" w:rsidRDefault="002D4CA2" w:rsidP="00E82429">
      <w:pPr>
        <w:ind w:leftChars="118" w:left="283" w:firstLine="2"/>
        <w:rPr>
          <w:sz w:val="22"/>
          <w:szCs w:val="22"/>
          <w:lang w:val="en"/>
        </w:rPr>
      </w:pPr>
      <w:del w:id="13200" w:author="t_竹沢 公佑" w:date="2020-11-30T16:37:00Z">
        <w:r w:rsidRPr="000E09D0" w:rsidDel="008E3965">
          <w:rPr>
            <w:rFonts w:hint="eastAsia"/>
            <w:sz w:val="22"/>
            <w:szCs w:val="22"/>
          </w:rPr>
          <w:delText xml:space="preserve">_SEU_DIAERRCNT_ID is </w:delText>
        </w:r>
        <w:r w:rsidRPr="000E09D0" w:rsidDel="008E3965">
          <w:rPr>
            <w:rFonts w:hint="eastAsia"/>
            <w:sz w:val="22"/>
            <w:szCs w:val="22"/>
            <w:lang w:val="en"/>
          </w:rPr>
          <w:delText xml:space="preserve">not implemented </w:delText>
        </w:r>
      </w:del>
      <w:del w:id="13201" w:author="t_竹沢 公佑" w:date="2019-10-05T20:51:00Z">
        <w:r w:rsidRPr="000E09D0" w:rsidDel="00DB2F4E">
          <w:rPr>
            <w:rFonts w:hint="eastAsia"/>
            <w:sz w:val="22"/>
            <w:szCs w:val="22"/>
            <w:lang w:val="en"/>
          </w:rPr>
          <w:delText xml:space="preserve">at </w:delText>
        </w:r>
      </w:del>
      <w:del w:id="13202" w:author="t_竹沢 公佑" w:date="2020-11-30T16:37:00Z">
        <w:r w:rsidRPr="000E09D0" w:rsidDel="008E3965">
          <w:rPr>
            <w:rFonts w:hint="eastAsia"/>
            <w:sz w:val="22"/>
            <w:szCs w:val="22"/>
          </w:rPr>
          <w:delText xml:space="preserve">driver version </w:delText>
        </w:r>
        <w:r w:rsidRPr="000E09D0" w:rsidDel="008E3965">
          <w:rPr>
            <w:rFonts w:hint="eastAsia"/>
            <w:sz w:val="22"/>
            <w:szCs w:val="22"/>
            <w:lang w:val="en"/>
          </w:rPr>
          <w:delText xml:space="preserve">1.0.4. </w:delText>
        </w:r>
        <w:r w:rsidDel="008E3965">
          <w:rPr>
            <w:rFonts w:hint="eastAsia"/>
            <w:sz w:val="22"/>
            <w:szCs w:val="22"/>
            <w:lang w:val="en"/>
          </w:rPr>
          <w:delText>I</w:delText>
        </w:r>
        <w:r w:rsidRPr="000E09D0" w:rsidDel="008E3965">
          <w:rPr>
            <w:rFonts w:hint="eastAsia"/>
            <w:sz w:val="22"/>
            <w:szCs w:val="22"/>
            <w:lang w:val="en"/>
          </w:rPr>
          <w:delText xml:space="preserve">n this version </w:delText>
        </w:r>
      </w:del>
      <w:del w:id="13203" w:author="t_竹沢 公佑" w:date="2019-10-05T20:52:00Z">
        <w:r w:rsidRPr="000E09D0" w:rsidDel="00DB2F4E">
          <w:rPr>
            <w:rFonts w:hint="eastAsia"/>
            <w:sz w:val="22"/>
            <w:szCs w:val="22"/>
            <w:lang w:val="en"/>
          </w:rPr>
          <w:delText xml:space="preserve">user </w:delText>
        </w:r>
      </w:del>
      <w:del w:id="13204" w:author="t_竹沢 公佑" w:date="2020-11-30T16:37:00Z">
        <w:r w:rsidRPr="000E09D0" w:rsidDel="008E3965">
          <w:rPr>
            <w:rFonts w:hint="eastAsia"/>
            <w:sz w:val="22"/>
            <w:szCs w:val="22"/>
            <w:lang w:val="en"/>
          </w:rPr>
          <w:delText xml:space="preserve">application can </w:delText>
        </w:r>
      </w:del>
      <w:del w:id="13205" w:author="t_竹沢 公佑" w:date="2019-10-05T20:52:00Z">
        <w:r w:rsidRPr="000E09D0" w:rsidDel="00DB2F4E">
          <w:rPr>
            <w:rFonts w:hint="eastAsia"/>
            <w:sz w:val="22"/>
            <w:szCs w:val="22"/>
            <w:lang w:val="en"/>
          </w:rPr>
          <w:delText xml:space="preserve">transition </w:delText>
        </w:r>
      </w:del>
      <w:del w:id="13206" w:author="t_竹沢 公佑" w:date="2020-11-30T16:37:00Z">
        <w:r w:rsidRPr="000E09D0" w:rsidDel="008E3965">
          <w:rPr>
            <w:rFonts w:hint="eastAsia"/>
            <w:sz w:val="22"/>
            <w:szCs w:val="22"/>
            <w:lang w:val="en"/>
          </w:rPr>
          <w:delText xml:space="preserve">SEU function module state to </w:delText>
        </w:r>
        <w:r w:rsidRPr="000E09D0" w:rsidDel="008E3965">
          <w:rPr>
            <w:sz w:val="22"/>
            <w:szCs w:val="22"/>
            <w:lang w:val="en"/>
          </w:rPr>
          <w:delText>“</w:delText>
        </w:r>
        <w:r w:rsidRPr="000E09D0" w:rsidDel="008E3965">
          <w:rPr>
            <w:rFonts w:hint="eastAsia"/>
            <w:sz w:val="22"/>
            <w:szCs w:val="22"/>
            <w:lang w:val="en"/>
          </w:rPr>
          <w:delText>Diagnostic Scan state but can</w:delText>
        </w:r>
        <w:r w:rsidRPr="000E09D0" w:rsidDel="008E3965">
          <w:rPr>
            <w:sz w:val="22"/>
            <w:szCs w:val="22"/>
            <w:lang w:val="en"/>
          </w:rPr>
          <w:delText>’</w:delText>
        </w:r>
        <w:r w:rsidRPr="000E09D0" w:rsidDel="008E3965">
          <w:rPr>
            <w:rFonts w:hint="eastAsia"/>
            <w:sz w:val="22"/>
            <w:szCs w:val="22"/>
            <w:lang w:val="en"/>
          </w:rPr>
          <w:delText>t acquire detected error count.</w:delText>
        </w:r>
      </w:del>
    </w:p>
    <w:p w:rsidR="000A3083" w:rsidRDefault="000A3083" w:rsidP="00B77528">
      <w:pPr>
        <w:rPr>
          <w:lang w:val="en"/>
        </w:rPr>
      </w:pPr>
    </w:p>
    <w:p w:rsidR="000860BF" w:rsidRPr="00795439" w:rsidRDefault="000860BF" w:rsidP="00B77528">
      <w:pPr>
        <w:rPr>
          <w:lang w:val="en"/>
        </w:rPr>
      </w:pPr>
      <w:r>
        <w:rPr>
          <w:lang w:val="en"/>
        </w:rPr>
        <w:br w:type="page"/>
      </w:r>
    </w:p>
    <w:p w:rsidR="000B3931" w:rsidRPr="000860BF" w:rsidRDefault="000F1F68" w:rsidP="000860BF">
      <w:pPr>
        <w:pStyle w:val="2"/>
        <w:rPr>
          <w:u w:val="single"/>
        </w:rPr>
      </w:pPr>
      <w:bookmarkStart w:id="13207" w:name="_Ref12958467"/>
      <w:bookmarkStart w:id="13208" w:name="_Ref12958475"/>
      <w:bookmarkStart w:id="13209" w:name="_Ref12958627"/>
      <w:bookmarkStart w:id="13210" w:name="_Ref12958637"/>
      <w:bookmarkStart w:id="13211" w:name="_Toc63179479"/>
      <w:r w:rsidRPr="000860BF">
        <w:rPr>
          <w:rFonts w:hint="eastAsia"/>
          <w:u w:val="single"/>
          <w:lang w:val="en"/>
        </w:rPr>
        <w:t>The o</w:t>
      </w:r>
      <w:r w:rsidR="000B3931" w:rsidRPr="000860BF">
        <w:rPr>
          <w:rFonts w:hint="eastAsia"/>
          <w:u w:val="single"/>
          <w:lang w:val="en"/>
        </w:rPr>
        <w:t>verheat</w:t>
      </w:r>
      <w:r w:rsidR="00C01C74" w:rsidRPr="000860BF">
        <w:rPr>
          <w:rFonts w:hint="eastAsia"/>
          <w:u w:val="single"/>
          <w:lang w:val="en"/>
        </w:rPr>
        <w:t>ing</w:t>
      </w:r>
      <w:r w:rsidR="000B3931" w:rsidRPr="000860BF">
        <w:rPr>
          <w:rFonts w:hint="eastAsia"/>
          <w:u w:val="single"/>
          <w:lang w:val="en"/>
        </w:rPr>
        <w:t xml:space="preserve"> protection</w:t>
      </w:r>
      <w:bookmarkEnd w:id="13207"/>
      <w:bookmarkEnd w:id="13208"/>
      <w:bookmarkEnd w:id="13209"/>
      <w:bookmarkEnd w:id="13210"/>
      <w:bookmarkEnd w:id="13211"/>
    </w:p>
    <w:p w:rsidR="00C01C74" w:rsidRPr="00873882" w:rsidRDefault="00C01C74" w:rsidP="00873882">
      <w:pPr>
        <w:ind w:firstLineChars="100" w:firstLine="220"/>
        <w:rPr>
          <w:sz w:val="22"/>
          <w:szCs w:val="22"/>
        </w:rPr>
      </w:pPr>
      <w:r w:rsidRPr="00873882">
        <w:rPr>
          <w:rFonts w:hint="eastAsia"/>
          <w:sz w:val="22"/>
          <w:szCs w:val="22"/>
        </w:rPr>
        <w:t xml:space="preserve">The overheating protection is implemented to </w:t>
      </w:r>
      <w:ins w:id="13212" w:author="t_竹沢 公佑" w:date="2019-10-05T20:53:00Z">
        <w:r w:rsidR="00276C17">
          <w:rPr>
            <w:rFonts w:hint="eastAsia"/>
            <w:sz w:val="22"/>
            <w:szCs w:val="22"/>
          </w:rPr>
          <w:t>a</w:t>
        </w:r>
      </w:ins>
      <w:del w:id="13213" w:author="t_竹沢 公佑" w:date="2019-10-05T20:53:00Z">
        <w:r w:rsidRPr="00873882" w:rsidDel="00276C17">
          <w:rPr>
            <w:rFonts w:hint="eastAsia"/>
            <w:sz w:val="22"/>
            <w:szCs w:val="22"/>
          </w:rPr>
          <w:delText>the</w:delText>
        </w:r>
      </w:del>
      <w:r w:rsidRPr="00873882">
        <w:rPr>
          <w:rFonts w:hint="eastAsia"/>
          <w:sz w:val="22"/>
          <w:szCs w:val="22"/>
        </w:rPr>
        <w:t xml:space="preserve"> production DRXP board. This function has </w:t>
      </w:r>
      <w:r w:rsidR="00EB6BCB">
        <w:rPr>
          <w:rFonts w:hint="eastAsia"/>
          <w:sz w:val="22"/>
          <w:szCs w:val="22"/>
        </w:rPr>
        <w:t>three</w:t>
      </w:r>
      <w:r w:rsidRPr="00873882">
        <w:rPr>
          <w:rFonts w:hint="eastAsia"/>
          <w:sz w:val="22"/>
          <w:szCs w:val="22"/>
        </w:rPr>
        <w:t xml:space="preserve"> thresholds for protecting </w:t>
      </w:r>
      <w:r w:rsidRPr="00873882">
        <w:rPr>
          <w:sz w:val="22"/>
          <w:szCs w:val="22"/>
        </w:rPr>
        <w:t>board</w:t>
      </w:r>
      <w:r w:rsidRPr="00873882">
        <w:rPr>
          <w:rFonts w:hint="eastAsia"/>
          <w:sz w:val="22"/>
          <w:szCs w:val="22"/>
        </w:rPr>
        <w:t xml:space="preserve">. </w:t>
      </w:r>
    </w:p>
    <w:p w:rsidR="00C01C74" w:rsidRPr="00873882" w:rsidRDefault="00C01C74" w:rsidP="00873882">
      <w:pPr>
        <w:ind w:firstLineChars="100" w:firstLine="220"/>
        <w:rPr>
          <w:sz w:val="22"/>
          <w:szCs w:val="22"/>
        </w:rPr>
      </w:pPr>
    </w:p>
    <w:p w:rsidR="00C01C74" w:rsidRPr="00873882" w:rsidRDefault="00EB6BCB" w:rsidP="00C01C74">
      <w:pPr>
        <w:numPr>
          <w:ilvl w:val="0"/>
          <w:numId w:val="18"/>
        </w:numPr>
        <w:rPr>
          <w:sz w:val="22"/>
          <w:szCs w:val="22"/>
        </w:rPr>
      </w:pPr>
      <w:r>
        <w:rPr>
          <w:rFonts w:hint="eastAsia"/>
          <w:sz w:val="22"/>
          <w:szCs w:val="22"/>
        </w:rPr>
        <w:t>User defined t</w:t>
      </w:r>
      <w:r w:rsidR="00C01C74" w:rsidRPr="00873882">
        <w:rPr>
          <w:rFonts w:hint="eastAsia"/>
          <w:sz w:val="22"/>
          <w:szCs w:val="22"/>
        </w:rPr>
        <w:t xml:space="preserve">hreshold </w:t>
      </w:r>
    </w:p>
    <w:p w:rsidR="00C01C74" w:rsidRPr="00873882" w:rsidRDefault="00C01C74" w:rsidP="00C01C74">
      <w:pPr>
        <w:numPr>
          <w:ilvl w:val="0"/>
          <w:numId w:val="18"/>
        </w:numPr>
        <w:rPr>
          <w:sz w:val="22"/>
          <w:szCs w:val="22"/>
        </w:rPr>
      </w:pPr>
      <w:r w:rsidRPr="00873882">
        <w:rPr>
          <w:rFonts w:hint="eastAsia"/>
          <w:sz w:val="22"/>
          <w:szCs w:val="22"/>
        </w:rPr>
        <w:t xml:space="preserve">Hardware threshold </w:t>
      </w:r>
    </w:p>
    <w:p w:rsidR="00C01C74" w:rsidRPr="00873882" w:rsidRDefault="00C01C74" w:rsidP="00C01C74">
      <w:pPr>
        <w:numPr>
          <w:ilvl w:val="0"/>
          <w:numId w:val="18"/>
        </w:numPr>
        <w:rPr>
          <w:sz w:val="22"/>
          <w:szCs w:val="22"/>
        </w:rPr>
      </w:pPr>
      <w:r w:rsidRPr="00873882">
        <w:rPr>
          <w:rFonts w:hint="eastAsia"/>
          <w:sz w:val="22"/>
          <w:szCs w:val="22"/>
        </w:rPr>
        <w:t xml:space="preserve">Shutdown threshold </w:t>
      </w:r>
    </w:p>
    <w:p w:rsidR="00C01C74" w:rsidRDefault="00C01C74" w:rsidP="00873882">
      <w:pPr>
        <w:ind w:firstLineChars="50" w:firstLine="110"/>
        <w:rPr>
          <w:sz w:val="22"/>
          <w:szCs w:val="22"/>
        </w:rPr>
      </w:pPr>
    </w:p>
    <w:p w:rsidR="00962ACB" w:rsidRPr="00276C17" w:rsidRDefault="00873882" w:rsidP="008B5C3A">
      <w:pPr>
        <w:ind w:left="120" w:hangingChars="50" w:hanging="120"/>
        <w:rPr>
          <w:sz w:val="22"/>
          <w:szCs w:val="22"/>
          <w:rPrChange w:id="13214" w:author="t_竹沢 公佑" w:date="2019-10-05T20:53:00Z">
            <w:rPr/>
          </w:rPrChange>
        </w:rPr>
      </w:pPr>
      <w:r>
        <w:rPr>
          <w:rFonts w:hint="eastAsia"/>
        </w:rPr>
        <w:t xml:space="preserve">  </w:t>
      </w:r>
      <w:r w:rsidRPr="00276C17">
        <w:rPr>
          <w:sz w:val="22"/>
          <w:szCs w:val="22"/>
          <w:rPrChange w:id="13215" w:author="t_竹沢 公佑" w:date="2019-10-05T20:53:00Z">
            <w:rPr/>
          </w:rPrChange>
        </w:rPr>
        <w:t>The production DRXP board has the flag represents it is in overheat</w:t>
      </w:r>
      <w:del w:id="13216" w:author="t_竹沢 公佑" w:date="2019-10-05T20:54:00Z">
        <w:r w:rsidRPr="00276C17" w:rsidDel="00276C17">
          <w:rPr>
            <w:sz w:val="22"/>
            <w:szCs w:val="22"/>
            <w:rPrChange w:id="13217" w:author="t_竹沢 公佑" w:date="2019-10-05T20:53:00Z">
              <w:rPr/>
            </w:rPrChange>
          </w:rPr>
          <w:delText>ing</w:delText>
        </w:r>
      </w:del>
      <w:r w:rsidRPr="00276C17">
        <w:rPr>
          <w:sz w:val="22"/>
          <w:szCs w:val="22"/>
          <w:rPrChange w:id="13218" w:author="t_竹沢 公佑" w:date="2019-10-05T20:53:00Z">
            <w:rPr/>
          </w:rPrChange>
        </w:rPr>
        <w:t xml:space="preserve"> state. When the </w:t>
      </w:r>
      <w:r w:rsidR="00764332" w:rsidRPr="00276C17">
        <w:rPr>
          <w:sz w:val="22"/>
          <w:szCs w:val="22"/>
          <w:rPrChange w:id="13219" w:author="t_竹沢 公佑" w:date="2019-10-05T20:53:00Z">
            <w:rPr/>
          </w:rPrChange>
        </w:rPr>
        <w:t xml:space="preserve">FPGA </w:t>
      </w:r>
      <w:r w:rsidRPr="00276C17">
        <w:rPr>
          <w:sz w:val="22"/>
          <w:szCs w:val="22"/>
          <w:rPrChange w:id="13220" w:author="t_竹沢 公佑" w:date="2019-10-05T20:53:00Z">
            <w:rPr/>
          </w:rPrChange>
        </w:rPr>
        <w:t xml:space="preserve">junction temperature </w:t>
      </w:r>
      <w:ins w:id="13221" w:author="t_竹沢 公佑" w:date="2019-10-05T20:55:00Z">
        <w:r w:rsidR="00276C17">
          <w:rPr>
            <w:rFonts w:hint="eastAsia"/>
            <w:sz w:val="22"/>
            <w:szCs w:val="22"/>
          </w:rPr>
          <w:t xml:space="preserve">exceeds </w:t>
        </w:r>
      </w:ins>
      <w:del w:id="13222" w:author="t_竹沢 公佑" w:date="2019-10-05T20:55:00Z">
        <w:r w:rsidRPr="00276C17" w:rsidDel="00276C17">
          <w:rPr>
            <w:sz w:val="22"/>
            <w:szCs w:val="22"/>
            <w:rPrChange w:id="13223" w:author="t_竹沢 公佑" w:date="2019-10-05T20:53:00Z">
              <w:rPr/>
            </w:rPrChange>
          </w:rPr>
          <w:delText xml:space="preserve">is exceeding </w:delText>
        </w:r>
      </w:del>
      <w:r w:rsidRPr="00276C17">
        <w:rPr>
          <w:sz w:val="22"/>
          <w:szCs w:val="22"/>
          <w:rPrChange w:id="13224" w:author="t_竹沢 公佑" w:date="2019-10-05T20:53:00Z">
            <w:rPr/>
          </w:rPrChange>
        </w:rPr>
        <w:t xml:space="preserve">the threshold, </w:t>
      </w:r>
      <w:r w:rsidR="00962ACB" w:rsidRPr="00276C17">
        <w:rPr>
          <w:sz w:val="22"/>
          <w:szCs w:val="22"/>
          <w:rPrChange w:id="13225" w:author="t_竹沢 公佑" w:date="2019-10-05T20:53:00Z">
            <w:rPr/>
          </w:rPrChange>
        </w:rPr>
        <w:t xml:space="preserve">this flag is asserted. And it triggers the overheating protection. </w:t>
      </w:r>
      <w:r w:rsidR="00D41605" w:rsidRPr="00276C17">
        <w:rPr>
          <w:sz w:val="22"/>
          <w:szCs w:val="22"/>
          <w:rPrChange w:id="13226" w:author="t_竹沢 公佑" w:date="2019-10-05T20:53:00Z">
            <w:rPr/>
          </w:rPrChange>
        </w:rPr>
        <w:t>T</w:t>
      </w:r>
      <w:r w:rsidR="00624F08" w:rsidRPr="00276C17">
        <w:rPr>
          <w:sz w:val="22"/>
          <w:szCs w:val="22"/>
          <w:rPrChange w:id="13227" w:author="t_竹沢 公佑" w:date="2019-10-05T20:53:00Z">
            <w:rPr/>
          </w:rPrChange>
        </w:rPr>
        <w:t xml:space="preserve">his flag prevents the </w:t>
      </w:r>
      <w:r w:rsidR="00D41605" w:rsidRPr="00276C17">
        <w:rPr>
          <w:sz w:val="22"/>
          <w:szCs w:val="22"/>
          <w:rPrChange w:id="13228" w:author="t_竹沢 公佑" w:date="2019-10-05T20:53:00Z">
            <w:rPr/>
          </w:rPrChange>
        </w:rPr>
        <w:t xml:space="preserve">state transition </w:t>
      </w:r>
      <w:r w:rsidR="00624F08" w:rsidRPr="00276C17">
        <w:rPr>
          <w:sz w:val="22"/>
          <w:szCs w:val="22"/>
          <w:rPrChange w:id="13229" w:author="t_竹沢 公佑" w:date="2019-10-05T20:53:00Z">
            <w:rPr/>
          </w:rPrChange>
        </w:rPr>
        <w:t xml:space="preserve">to receiving </w:t>
      </w:r>
      <w:r w:rsidR="00EB6BCB" w:rsidRPr="00276C17">
        <w:rPr>
          <w:sz w:val="22"/>
          <w:szCs w:val="22"/>
          <w:rPrChange w:id="13230" w:author="t_竹沢 公佑" w:date="2019-10-05T20:53:00Z">
            <w:rPr/>
          </w:rPrChange>
        </w:rPr>
        <w:t>(</w:t>
      </w:r>
      <w:r w:rsidR="00624F08" w:rsidRPr="00276C17">
        <w:rPr>
          <w:sz w:val="22"/>
          <w:szCs w:val="22"/>
          <w:rPrChange w:id="13231" w:author="t_竹沢 公佑" w:date="2019-10-05T20:53:00Z">
            <w:rPr/>
          </w:rPrChange>
        </w:rPr>
        <w:t>transmitting</w:t>
      </w:r>
      <w:r w:rsidR="00EB6BCB" w:rsidRPr="00276C17">
        <w:rPr>
          <w:sz w:val="22"/>
          <w:szCs w:val="22"/>
          <w:rPrChange w:id="13232" w:author="t_竹沢 公佑" w:date="2019-10-05T20:53:00Z">
            <w:rPr/>
          </w:rPrChange>
        </w:rPr>
        <w:t>)</w:t>
      </w:r>
      <w:r w:rsidR="00624F08" w:rsidRPr="00276C17">
        <w:rPr>
          <w:sz w:val="22"/>
          <w:szCs w:val="22"/>
          <w:rPrChange w:id="13233" w:author="t_竹沢 公佑" w:date="2019-10-05T20:53:00Z">
            <w:rPr/>
          </w:rPrChange>
        </w:rPr>
        <w:t xml:space="preserve"> data until it is de-asserted. </w:t>
      </w:r>
      <w:r w:rsidR="00DD11C7" w:rsidRPr="00276C17">
        <w:rPr>
          <w:sz w:val="22"/>
          <w:szCs w:val="22"/>
          <w:rPrChange w:id="13234" w:author="t_竹沢 公佑" w:date="2019-10-05T20:53:00Z">
            <w:rPr/>
          </w:rPrChange>
        </w:rPr>
        <w:t xml:space="preserve">(This flag prevents the execution of ioctl(DRXPD_INIT)). </w:t>
      </w:r>
      <w:r w:rsidR="00624F08" w:rsidRPr="00276C17">
        <w:rPr>
          <w:sz w:val="22"/>
          <w:szCs w:val="22"/>
          <w:rPrChange w:id="13235" w:author="t_竹沢 公佑" w:date="2019-10-05T20:53:00Z">
            <w:rPr/>
          </w:rPrChange>
        </w:rPr>
        <w:t>This flag is de-asserted</w:t>
      </w:r>
      <w:del w:id="13236" w:author="t_竹沢 公佑" w:date="2019-10-05T20:56:00Z">
        <w:r w:rsidR="00624F08" w:rsidRPr="00276C17" w:rsidDel="00276C17">
          <w:rPr>
            <w:sz w:val="22"/>
            <w:szCs w:val="22"/>
            <w:rPrChange w:id="13237" w:author="t_竹沢 公佑" w:date="2019-10-05T20:53:00Z">
              <w:rPr/>
            </w:rPrChange>
          </w:rPr>
          <w:delText>,</w:delText>
        </w:r>
      </w:del>
      <w:r w:rsidR="00624F08" w:rsidRPr="00276C17">
        <w:rPr>
          <w:sz w:val="22"/>
          <w:szCs w:val="22"/>
          <w:rPrChange w:id="13238" w:author="t_竹沢 公佑" w:date="2019-10-05T20:53:00Z">
            <w:rPr/>
          </w:rPrChange>
        </w:rPr>
        <w:t xml:space="preserve"> when the </w:t>
      </w:r>
      <w:r w:rsidR="00764332" w:rsidRPr="00276C17">
        <w:rPr>
          <w:sz w:val="22"/>
          <w:szCs w:val="22"/>
          <w:rPrChange w:id="13239" w:author="t_竹沢 公佑" w:date="2019-10-05T20:53:00Z">
            <w:rPr/>
          </w:rPrChange>
        </w:rPr>
        <w:t xml:space="preserve">FPGA </w:t>
      </w:r>
      <w:r w:rsidR="00624F08" w:rsidRPr="00276C17">
        <w:rPr>
          <w:sz w:val="22"/>
          <w:szCs w:val="22"/>
          <w:rPrChange w:id="13240" w:author="t_竹沢 公佑" w:date="2019-10-05T20:53:00Z">
            <w:rPr/>
          </w:rPrChange>
        </w:rPr>
        <w:t xml:space="preserve">junction temperature </w:t>
      </w:r>
      <w:ins w:id="13241" w:author="t_竹沢 公佑" w:date="2019-10-05T20:57:00Z">
        <w:r w:rsidR="00276C17">
          <w:rPr>
            <w:rFonts w:hint="eastAsia"/>
            <w:sz w:val="22"/>
            <w:szCs w:val="22"/>
          </w:rPr>
          <w:t xml:space="preserve">falls below </w:t>
        </w:r>
      </w:ins>
      <w:del w:id="13242" w:author="t_竹沢 公佑" w:date="2019-10-05T20:57:00Z">
        <w:r w:rsidR="00624F08" w:rsidRPr="00276C17" w:rsidDel="00276C17">
          <w:rPr>
            <w:sz w:val="22"/>
            <w:szCs w:val="22"/>
            <w:rPrChange w:id="13243" w:author="t_竹沢 公佑" w:date="2019-10-05T20:53:00Z">
              <w:rPr/>
            </w:rPrChange>
          </w:rPr>
          <w:delText xml:space="preserve">will be less than </w:delText>
        </w:r>
      </w:del>
      <w:r w:rsidR="00624F08" w:rsidRPr="00276C17">
        <w:rPr>
          <w:sz w:val="22"/>
          <w:szCs w:val="22"/>
          <w:rPrChange w:id="13244" w:author="t_竹沢 公佑" w:date="2019-10-05T20:53:00Z">
            <w:rPr/>
          </w:rPrChange>
        </w:rPr>
        <w:t>(user defined threshold – 5) degrees</w:t>
      </w:r>
      <w:r w:rsidR="003C7582" w:rsidRPr="00276C17">
        <w:rPr>
          <w:sz w:val="22"/>
          <w:szCs w:val="22"/>
          <w:rPrChange w:id="13245" w:author="t_竹沢 公佑" w:date="2019-10-05T20:53:00Z">
            <w:rPr/>
          </w:rPrChange>
        </w:rPr>
        <w:t xml:space="preserve"> Celsius</w:t>
      </w:r>
      <w:r w:rsidR="00624F08" w:rsidRPr="00276C17">
        <w:rPr>
          <w:sz w:val="22"/>
          <w:szCs w:val="22"/>
          <w:rPrChange w:id="13246" w:author="t_竹沢 公佑" w:date="2019-10-05T20:53:00Z">
            <w:rPr/>
          </w:rPrChange>
        </w:rPr>
        <w:t xml:space="preserve">. </w:t>
      </w:r>
      <w:ins w:id="13247" w:author="t_竹沢 公佑" w:date="2019-10-05T20:58:00Z">
        <w:r w:rsidR="00276C17">
          <w:rPr>
            <w:rFonts w:hint="eastAsia"/>
            <w:sz w:val="22"/>
            <w:szCs w:val="22"/>
          </w:rPr>
          <w:t xml:space="preserve">You </w:t>
        </w:r>
      </w:ins>
      <w:del w:id="13248" w:author="t_竹沢 公佑" w:date="2019-10-05T20:58:00Z">
        <w:r w:rsidR="00962ACB" w:rsidRPr="00276C17" w:rsidDel="00276C17">
          <w:rPr>
            <w:sz w:val="22"/>
            <w:szCs w:val="22"/>
            <w:rPrChange w:id="13249" w:author="t_竹沢 公佑" w:date="2019-10-05T20:53:00Z">
              <w:rPr/>
            </w:rPrChange>
          </w:rPr>
          <w:delText xml:space="preserve">User </w:delText>
        </w:r>
      </w:del>
      <w:r w:rsidR="00962ACB" w:rsidRPr="00276C17">
        <w:rPr>
          <w:sz w:val="22"/>
          <w:szCs w:val="22"/>
          <w:rPrChange w:id="13250" w:author="t_竹沢 公佑" w:date="2019-10-05T20:53:00Z">
            <w:rPr/>
          </w:rPrChange>
        </w:rPr>
        <w:t xml:space="preserve">can get the status of this flag by calling monitoring </w:t>
      </w:r>
      <w:ins w:id="13251" w:author="t_竹沢 公佑" w:date="2019-10-05T20:58:00Z">
        <w:r w:rsidR="00276C17">
          <w:rPr>
            <w:rFonts w:hint="eastAsia"/>
            <w:sz w:val="22"/>
            <w:szCs w:val="22"/>
          </w:rPr>
          <w:t>command</w:t>
        </w:r>
      </w:ins>
      <w:del w:id="13252" w:author="t_竹沢 公佑" w:date="2019-10-05T20:58:00Z">
        <w:r w:rsidR="00962ACB" w:rsidRPr="00276C17" w:rsidDel="00276C17">
          <w:rPr>
            <w:sz w:val="22"/>
            <w:szCs w:val="22"/>
            <w:rPrChange w:id="13253" w:author="t_竹沢 公佑" w:date="2019-10-05T20:53:00Z">
              <w:rPr/>
            </w:rPrChange>
          </w:rPr>
          <w:delText>function</w:delText>
        </w:r>
      </w:del>
      <w:r w:rsidR="00962ACB" w:rsidRPr="00276C17">
        <w:rPr>
          <w:sz w:val="22"/>
          <w:szCs w:val="22"/>
          <w:rPrChange w:id="13254" w:author="t_竹沢 公佑" w:date="2019-10-05T20:53:00Z">
            <w:rPr/>
          </w:rPrChange>
        </w:rPr>
        <w:t xml:space="preserve"> (</w:t>
      </w:r>
      <w:r w:rsidR="003C7582" w:rsidRPr="00276C17">
        <w:rPr>
          <w:sz w:val="22"/>
          <w:szCs w:val="22"/>
          <w:rPrChange w:id="13255" w:author="t_竹沢 公佑" w:date="2019-10-05T20:53:00Z">
            <w:rPr/>
          </w:rPrChange>
        </w:rPr>
        <w:t>GET_OVH_FLG</w:t>
      </w:r>
      <w:r w:rsidR="00962ACB" w:rsidRPr="00276C17">
        <w:rPr>
          <w:sz w:val="22"/>
          <w:szCs w:val="22"/>
          <w:rPrChange w:id="13256" w:author="t_竹沢 公佑" w:date="2019-10-05T20:53:00Z">
            <w:rPr/>
          </w:rPrChange>
        </w:rPr>
        <w:t xml:space="preserve">). </w:t>
      </w:r>
      <w:r w:rsidR="00624F08" w:rsidRPr="00276C17">
        <w:rPr>
          <w:sz w:val="22"/>
          <w:szCs w:val="22"/>
          <w:rPrChange w:id="13257" w:author="t_竹沢 公佑" w:date="2019-10-05T20:53:00Z">
            <w:rPr/>
          </w:rPrChange>
        </w:rPr>
        <w:t xml:space="preserve">And </w:t>
      </w:r>
      <w:ins w:id="13258" w:author="t_竹沢 公佑" w:date="2019-10-05T20:58:00Z">
        <w:r w:rsidR="00276C17">
          <w:rPr>
            <w:rFonts w:hint="eastAsia"/>
            <w:sz w:val="22"/>
            <w:szCs w:val="22"/>
          </w:rPr>
          <w:t xml:space="preserve">you </w:t>
        </w:r>
      </w:ins>
      <w:del w:id="13259" w:author="t_竹沢 公佑" w:date="2019-10-05T20:58:00Z">
        <w:r w:rsidR="00624F08" w:rsidRPr="00276C17" w:rsidDel="00276C17">
          <w:rPr>
            <w:sz w:val="22"/>
            <w:szCs w:val="22"/>
            <w:rPrChange w:id="13260" w:author="t_竹沢 公佑" w:date="2019-10-05T20:53:00Z">
              <w:rPr/>
            </w:rPrChange>
          </w:rPr>
          <w:delText xml:space="preserve">user </w:delText>
        </w:r>
      </w:del>
      <w:r w:rsidR="00624F08" w:rsidRPr="00276C17">
        <w:rPr>
          <w:sz w:val="22"/>
          <w:szCs w:val="22"/>
          <w:rPrChange w:id="13261" w:author="t_竹沢 公佑" w:date="2019-10-05T20:53:00Z">
            <w:rPr/>
          </w:rPrChange>
        </w:rPr>
        <w:t xml:space="preserve">also can get/set the user defined threshold </w:t>
      </w:r>
      <w:ins w:id="13262" w:author="t_竹沢 公佑" w:date="2019-10-05T20:59:00Z">
        <w:r w:rsidR="00276C17">
          <w:rPr>
            <w:rFonts w:hint="eastAsia"/>
            <w:sz w:val="22"/>
            <w:szCs w:val="22"/>
          </w:rPr>
          <w:t xml:space="preserve">by calling </w:t>
        </w:r>
      </w:ins>
      <w:del w:id="13263" w:author="t_竹沢 公佑" w:date="2019-10-05T20:59:00Z">
        <w:r w:rsidR="00624F08" w:rsidRPr="00276C17" w:rsidDel="00276C17">
          <w:rPr>
            <w:sz w:val="22"/>
            <w:szCs w:val="22"/>
            <w:rPrChange w:id="13264" w:author="t_竹沢 公佑" w:date="2019-10-05T20:53:00Z">
              <w:rPr/>
            </w:rPrChange>
          </w:rPr>
          <w:delText xml:space="preserve">via </w:delText>
        </w:r>
      </w:del>
      <w:r w:rsidR="003C7582" w:rsidRPr="00276C17">
        <w:rPr>
          <w:sz w:val="22"/>
          <w:szCs w:val="22"/>
          <w:rPrChange w:id="13265" w:author="t_竹沢 公佑" w:date="2019-10-05T20:53:00Z">
            <w:rPr/>
          </w:rPrChange>
        </w:rPr>
        <w:t>GET/SET_OVH_THRESHOLD</w:t>
      </w:r>
      <w:r w:rsidR="00624F08" w:rsidRPr="00276C17">
        <w:rPr>
          <w:sz w:val="22"/>
          <w:szCs w:val="22"/>
          <w:rPrChange w:id="13266" w:author="t_竹沢 公佑" w:date="2019-10-05T20:53:00Z">
            <w:rPr/>
          </w:rPrChange>
        </w:rPr>
        <w:t xml:space="preserve">. </w:t>
      </w:r>
      <w:ins w:id="13267" w:author="t_竹沢 公佑" w:date="2020-06-03T10:30:00Z">
        <w:r w:rsidR="006A095C">
          <w:rPr>
            <w:rFonts w:hint="eastAsia"/>
            <w:sz w:val="22"/>
            <w:szCs w:val="22"/>
          </w:rPr>
          <w:t xml:space="preserve">The hardware threshold and the shutdown threshold is fixed value. User </w:t>
        </w:r>
      </w:ins>
      <w:ins w:id="13268" w:author="t_竹沢 公佑" w:date="2020-06-03T10:31:00Z">
        <w:r w:rsidR="006A095C">
          <w:rPr>
            <w:rFonts w:hint="eastAsia"/>
            <w:sz w:val="22"/>
            <w:szCs w:val="22"/>
          </w:rPr>
          <w:t>c</w:t>
        </w:r>
      </w:ins>
      <w:ins w:id="13269" w:author="t_竹沢 公佑" w:date="2020-06-03T10:30:00Z">
        <w:r w:rsidR="006A095C">
          <w:rPr>
            <w:rFonts w:hint="eastAsia"/>
            <w:sz w:val="22"/>
            <w:szCs w:val="22"/>
          </w:rPr>
          <w:t>an</w:t>
        </w:r>
        <w:r w:rsidR="006A095C">
          <w:rPr>
            <w:sz w:val="22"/>
            <w:szCs w:val="22"/>
          </w:rPr>
          <w:t>’</w:t>
        </w:r>
        <w:r w:rsidR="006A095C">
          <w:rPr>
            <w:rFonts w:hint="eastAsia"/>
            <w:sz w:val="22"/>
            <w:szCs w:val="22"/>
          </w:rPr>
          <w:t>t change these value</w:t>
        </w:r>
      </w:ins>
      <w:ins w:id="13270" w:author="t_竹沢 公佑" w:date="2020-06-03T10:31:00Z">
        <w:r w:rsidR="006A095C">
          <w:rPr>
            <w:rFonts w:hint="eastAsia"/>
            <w:sz w:val="22"/>
            <w:szCs w:val="22"/>
          </w:rPr>
          <w:t>s</w:t>
        </w:r>
      </w:ins>
      <w:ins w:id="13271" w:author="t_竹沢 公佑" w:date="2020-06-03T10:30:00Z">
        <w:r w:rsidR="006A095C">
          <w:rPr>
            <w:rFonts w:hint="eastAsia"/>
            <w:sz w:val="22"/>
            <w:szCs w:val="22"/>
          </w:rPr>
          <w:t xml:space="preserve">. </w:t>
        </w:r>
      </w:ins>
      <w:r w:rsidR="00962ACB" w:rsidRPr="00276C17">
        <w:rPr>
          <w:sz w:val="22"/>
          <w:szCs w:val="22"/>
          <w:rPrChange w:id="13272" w:author="t_竹沢 公佑" w:date="2019-10-05T20:53:00Z">
            <w:rPr/>
          </w:rPrChange>
        </w:rPr>
        <w:t xml:space="preserve">The protection method is different </w:t>
      </w:r>
      <w:r w:rsidR="00797A15" w:rsidRPr="00276C17">
        <w:rPr>
          <w:sz w:val="22"/>
          <w:szCs w:val="22"/>
          <w:rPrChange w:id="13273" w:author="t_竹沢 公佑" w:date="2019-10-05T20:53:00Z">
            <w:rPr/>
          </w:rPrChange>
        </w:rPr>
        <w:t xml:space="preserve">in </w:t>
      </w:r>
      <w:r w:rsidR="00962ACB" w:rsidRPr="00276C17">
        <w:rPr>
          <w:sz w:val="22"/>
          <w:szCs w:val="22"/>
          <w:rPrChange w:id="13274" w:author="t_竹沢 公佑" w:date="2019-10-05T20:53:00Z">
            <w:rPr/>
          </w:rPrChange>
        </w:rPr>
        <w:t>each threshold.</w:t>
      </w:r>
      <w:r w:rsidR="00797A15" w:rsidRPr="00276C17">
        <w:rPr>
          <w:sz w:val="22"/>
          <w:szCs w:val="22"/>
          <w:rPrChange w:id="13275" w:author="t_竹沢 公佑" w:date="2019-10-05T20:53:00Z">
            <w:rPr/>
          </w:rPrChange>
        </w:rPr>
        <w:t xml:space="preserve"> </w:t>
      </w:r>
    </w:p>
    <w:p w:rsidR="00962ACB" w:rsidRDefault="00962ACB">
      <w:pPr>
        <w:ind w:leftChars="50" w:left="230" w:hangingChars="50" w:hanging="110"/>
        <w:pPrChange w:id="13276" w:author="t_竹沢 公佑" w:date="2019-10-05T20:53:00Z">
          <w:pPr>
            <w:ind w:leftChars="50" w:left="240" w:hangingChars="50" w:hanging="120"/>
          </w:pPr>
        </w:pPrChange>
      </w:pPr>
      <w:r w:rsidRPr="00276C17">
        <w:rPr>
          <w:sz w:val="22"/>
          <w:szCs w:val="22"/>
          <w:rPrChange w:id="13277" w:author="t_竹沢 公佑" w:date="2019-10-05T20:53:00Z">
            <w:rPr/>
          </w:rPrChange>
        </w:rPr>
        <w:t xml:space="preserve"> </w:t>
      </w:r>
    </w:p>
    <w:p w:rsidR="00797A15" w:rsidRDefault="00797A15" w:rsidP="00797A15">
      <w:pPr>
        <w:numPr>
          <w:ilvl w:val="0"/>
          <w:numId w:val="18"/>
        </w:numPr>
        <w:rPr>
          <w:sz w:val="22"/>
          <w:szCs w:val="22"/>
        </w:rPr>
      </w:pPr>
      <w:r>
        <w:rPr>
          <w:rFonts w:hint="eastAsia"/>
          <w:sz w:val="22"/>
          <w:szCs w:val="22"/>
        </w:rPr>
        <w:t>User defined threshold</w:t>
      </w:r>
    </w:p>
    <w:p w:rsidR="0086495D" w:rsidRDefault="00DD11C7" w:rsidP="003C7582">
      <w:pPr>
        <w:ind w:left="660"/>
        <w:rPr>
          <w:sz w:val="22"/>
          <w:szCs w:val="22"/>
        </w:rPr>
      </w:pPr>
      <w:r>
        <w:rPr>
          <w:rFonts w:hint="eastAsia"/>
          <w:sz w:val="22"/>
          <w:szCs w:val="22"/>
        </w:rPr>
        <w:t xml:space="preserve">The default </w:t>
      </w:r>
      <w:r>
        <w:rPr>
          <w:sz w:val="22"/>
          <w:szCs w:val="22"/>
        </w:rPr>
        <w:t>threshold</w:t>
      </w:r>
      <w:r>
        <w:rPr>
          <w:rFonts w:hint="eastAsia"/>
          <w:sz w:val="22"/>
          <w:szCs w:val="22"/>
        </w:rPr>
        <w:t xml:space="preserve"> value is 90 degrees</w:t>
      </w:r>
      <w:r w:rsidR="008B5C3A">
        <w:rPr>
          <w:rFonts w:hint="eastAsia"/>
          <w:sz w:val="22"/>
          <w:szCs w:val="22"/>
        </w:rPr>
        <w:t xml:space="preserve"> </w:t>
      </w:r>
      <w:r w:rsidR="008B5C3A" w:rsidRPr="008B5C3A">
        <w:rPr>
          <w:sz w:val="22"/>
          <w:szCs w:val="22"/>
        </w:rPr>
        <w:t>Celsius</w:t>
      </w:r>
      <w:r>
        <w:rPr>
          <w:rFonts w:hint="eastAsia"/>
          <w:sz w:val="22"/>
          <w:szCs w:val="22"/>
        </w:rPr>
        <w:t xml:space="preserve">. </w:t>
      </w:r>
      <w:ins w:id="13278" w:author="t_竹沢 公佑" w:date="2019-10-05T21:01:00Z">
        <w:r w:rsidR="00AD4A23">
          <w:rPr>
            <w:rFonts w:hint="eastAsia"/>
            <w:sz w:val="22"/>
            <w:szCs w:val="22"/>
          </w:rPr>
          <w:t xml:space="preserve">When </w:t>
        </w:r>
      </w:ins>
      <w:del w:id="13279" w:author="t_竹沢 公佑" w:date="2019-10-05T21:01:00Z">
        <w:r w:rsidR="00797A15" w:rsidDel="00AD4A23">
          <w:rPr>
            <w:rFonts w:hint="eastAsia"/>
            <w:sz w:val="22"/>
            <w:szCs w:val="22"/>
          </w:rPr>
          <w:delText xml:space="preserve">If </w:delText>
        </w:r>
      </w:del>
      <w:r w:rsidR="00797A15">
        <w:rPr>
          <w:rFonts w:hint="eastAsia"/>
          <w:sz w:val="22"/>
          <w:szCs w:val="22"/>
        </w:rPr>
        <w:t xml:space="preserve">the </w:t>
      </w:r>
      <w:r w:rsidR="00764332">
        <w:rPr>
          <w:rFonts w:hint="eastAsia"/>
          <w:sz w:val="22"/>
          <w:szCs w:val="22"/>
        </w:rPr>
        <w:t xml:space="preserve">FPGA </w:t>
      </w:r>
      <w:r w:rsidR="00797A15">
        <w:rPr>
          <w:rFonts w:hint="eastAsia"/>
          <w:sz w:val="22"/>
          <w:szCs w:val="22"/>
        </w:rPr>
        <w:t xml:space="preserve">junction temperature exceeds this threshold, </w:t>
      </w:r>
      <w:ins w:id="13280" w:author="t_竹沢 公佑" w:date="2019-10-05T21:01:00Z">
        <w:r w:rsidR="00AD4A23">
          <w:rPr>
            <w:rFonts w:hint="eastAsia"/>
            <w:sz w:val="22"/>
            <w:szCs w:val="22"/>
          </w:rPr>
          <w:t xml:space="preserve">the </w:t>
        </w:r>
      </w:ins>
      <w:r w:rsidR="00797A15">
        <w:rPr>
          <w:rFonts w:hint="eastAsia"/>
          <w:sz w:val="22"/>
          <w:szCs w:val="22"/>
        </w:rPr>
        <w:t>DRXP driver initiates reset</w:t>
      </w:r>
      <w:r w:rsidR="0086495D">
        <w:rPr>
          <w:rFonts w:hint="eastAsia"/>
          <w:sz w:val="22"/>
          <w:szCs w:val="22"/>
        </w:rPr>
        <w:t xml:space="preserve"> </w:t>
      </w:r>
      <w:ins w:id="13281" w:author="t_竹沢 公佑" w:date="2019-10-05T21:01:00Z">
        <w:r w:rsidR="00AD4A23">
          <w:rPr>
            <w:rFonts w:hint="eastAsia"/>
            <w:sz w:val="22"/>
            <w:szCs w:val="22"/>
          </w:rPr>
          <w:t xml:space="preserve">of </w:t>
        </w:r>
      </w:ins>
      <w:del w:id="13282" w:author="t_竹沢 公佑" w:date="2019-10-05T21:01:00Z">
        <w:r w:rsidR="0086495D" w:rsidDel="00AD4A23">
          <w:rPr>
            <w:rFonts w:hint="eastAsia"/>
            <w:sz w:val="22"/>
            <w:szCs w:val="22"/>
          </w:rPr>
          <w:delText xml:space="preserve">the </w:delText>
        </w:r>
      </w:del>
      <w:r w:rsidR="0086495D">
        <w:rPr>
          <w:rFonts w:hint="eastAsia"/>
          <w:sz w:val="22"/>
          <w:szCs w:val="22"/>
        </w:rPr>
        <w:t>logic</w:t>
      </w:r>
      <w:r w:rsidR="00797A15">
        <w:rPr>
          <w:rFonts w:hint="eastAsia"/>
          <w:sz w:val="22"/>
          <w:szCs w:val="22"/>
        </w:rPr>
        <w:t>.</w:t>
      </w:r>
      <w:r w:rsidR="00155AD3">
        <w:rPr>
          <w:rFonts w:hint="eastAsia"/>
          <w:sz w:val="22"/>
          <w:szCs w:val="22"/>
        </w:rPr>
        <w:t xml:space="preserve"> It means that the function of receiving/transmitting ALMA frame is forcibly stopped.</w:t>
      </w:r>
      <w:r w:rsidR="00797A15">
        <w:rPr>
          <w:rFonts w:hint="eastAsia"/>
          <w:sz w:val="22"/>
          <w:szCs w:val="22"/>
        </w:rPr>
        <w:t xml:space="preserve"> And </w:t>
      </w:r>
      <w:r w:rsidR="0086495D">
        <w:rPr>
          <w:rFonts w:hint="eastAsia"/>
          <w:sz w:val="22"/>
          <w:szCs w:val="22"/>
        </w:rPr>
        <w:t xml:space="preserve">driver </w:t>
      </w:r>
      <w:r w:rsidR="00797A15">
        <w:rPr>
          <w:rFonts w:hint="eastAsia"/>
          <w:sz w:val="22"/>
          <w:szCs w:val="22"/>
        </w:rPr>
        <w:t>power</w:t>
      </w:r>
      <w:ins w:id="13283" w:author="t_竹沢 公佑" w:date="2019-10-05T21:02:00Z">
        <w:r w:rsidR="00AD4A23">
          <w:rPr>
            <w:rFonts w:hint="eastAsia"/>
            <w:sz w:val="22"/>
            <w:szCs w:val="22"/>
          </w:rPr>
          <w:t>s</w:t>
        </w:r>
      </w:ins>
      <w:r w:rsidR="00797A15">
        <w:rPr>
          <w:rFonts w:hint="eastAsia"/>
          <w:sz w:val="22"/>
          <w:szCs w:val="22"/>
        </w:rPr>
        <w:t xml:space="preserve"> </w:t>
      </w:r>
      <w:ins w:id="13284" w:author="t_竹沢 公佑" w:date="2019-10-05T21:02:00Z">
        <w:r w:rsidR="00AD4A23">
          <w:rPr>
            <w:rFonts w:hint="eastAsia"/>
            <w:sz w:val="22"/>
            <w:szCs w:val="22"/>
          </w:rPr>
          <w:t xml:space="preserve">off </w:t>
        </w:r>
      </w:ins>
      <w:del w:id="13285" w:author="t_竹沢 公佑" w:date="2019-10-05T21:02:00Z">
        <w:r w:rsidR="00797A15" w:rsidDel="00AD4A23">
          <w:rPr>
            <w:rFonts w:hint="eastAsia"/>
            <w:sz w:val="22"/>
            <w:szCs w:val="22"/>
          </w:rPr>
          <w:delText xml:space="preserve">down </w:delText>
        </w:r>
      </w:del>
      <w:r w:rsidR="00797A15">
        <w:rPr>
          <w:rFonts w:hint="eastAsia"/>
          <w:sz w:val="22"/>
          <w:szCs w:val="22"/>
        </w:rPr>
        <w:t xml:space="preserve">the transceiver and </w:t>
      </w:r>
      <w:r w:rsidR="0086495D">
        <w:rPr>
          <w:rFonts w:hint="eastAsia"/>
          <w:sz w:val="22"/>
          <w:szCs w:val="22"/>
        </w:rPr>
        <w:t xml:space="preserve">disable Tx ports </w:t>
      </w:r>
      <w:r w:rsidR="00797A15">
        <w:rPr>
          <w:rFonts w:hint="eastAsia"/>
          <w:sz w:val="22"/>
          <w:szCs w:val="22"/>
        </w:rPr>
        <w:t>of SFP+</w:t>
      </w:r>
      <w:r w:rsidR="0086495D">
        <w:rPr>
          <w:rFonts w:hint="eastAsia"/>
          <w:sz w:val="22"/>
          <w:szCs w:val="22"/>
        </w:rPr>
        <w:t xml:space="preserve"> modules</w:t>
      </w:r>
      <w:r w:rsidR="00155AD3">
        <w:rPr>
          <w:rFonts w:hint="eastAsia"/>
          <w:sz w:val="22"/>
          <w:szCs w:val="22"/>
        </w:rPr>
        <w:t xml:space="preserve"> for decreasing power consumption</w:t>
      </w:r>
      <w:r w:rsidR="00797A15">
        <w:rPr>
          <w:rFonts w:hint="eastAsia"/>
          <w:sz w:val="22"/>
          <w:szCs w:val="22"/>
        </w:rPr>
        <w:t>.</w:t>
      </w:r>
      <w:r w:rsidR="0086495D">
        <w:rPr>
          <w:rFonts w:hint="eastAsia"/>
          <w:sz w:val="22"/>
          <w:szCs w:val="22"/>
        </w:rPr>
        <w:t xml:space="preserve"> The event of ove</w:t>
      </w:r>
      <w:r w:rsidR="000D0404">
        <w:rPr>
          <w:rFonts w:hint="eastAsia"/>
          <w:sz w:val="22"/>
          <w:szCs w:val="22"/>
        </w:rPr>
        <w:t>rheating protection is logged in</w:t>
      </w:r>
      <w:r w:rsidR="0086495D">
        <w:rPr>
          <w:rFonts w:hint="eastAsia"/>
          <w:sz w:val="22"/>
          <w:szCs w:val="22"/>
        </w:rPr>
        <w:t xml:space="preserve"> the EEPROM on the production DRXP board. </w:t>
      </w:r>
      <w:ins w:id="13286" w:author="t_竹沢 公佑" w:date="2019-10-05T21:03:00Z">
        <w:r w:rsidR="00AD4A23">
          <w:rPr>
            <w:rFonts w:hint="eastAsia"/>
            <w:sz w:val="22"/>
            <w:szCs w:val="22"/>
          </w:rPr>
          <w:t xml:space="preserve">In </w:t>
        </w:r>
      </w:ins>
      <w:del w:id="13287" w:author="t_竹沢 公佑" w:date="2019-10-05T21:03:00Z">
        <w:r w:rsidR="00EB6BCB" w:rsidDel="00AD4A23">
          <w:rPr>
            <w:sz w:val="22"/>
            <w:szCs w:val="22"/>
          </w:rPr>
          <w:delText>I</w:delText>
        </w:r>
        <w:r w:rsidR="00EB6BCB" w:rsidDel="00AD4A23">
          <w:rPr>
            <w:rFonts w:hint="eastAsia"/>
            <w:sz w:val="22"/>
            <w:szCs w:val="22"/>
          </w:rPr>
          <w:delText xml:space="preserve">n the case of </w:delText>
        </w:r>
      </w:del>
      <w:r w:rsidR="00EB6BCB">
        <w:rPr>
          <w:rFonts w:hint="eastAsia"/>
          <w:sz w:val="22"/>
          <w:szCs w:val="22"/>
        </w:rPr>
        <w:t xml:space="preserve">reception mode, when overheating flag is asserted, user application can reads </w:t>
      </w:r>
      <w:r w:rsidR="00EB6BCB">
        <w:rPr>
          <w:sz w:val="22"/>
          <w:szCs w:val="22"/>
        </w:rPr>
        <w:t>“</w:t>
      </w:r>
      <w:r w:rsidR="00EB6BCB">
        <w:rPr>
          <w:rFonts w:hint="eastAsia"/>
          <w:sz w:val="22"/>
          <w:szCs w:val="22"/>
        </w:rPr>
        <w:t>100</w:t>
      </w:r>
      <w:r w:rsidR="00EB6BCB">
        <w:rPr>
          <w:sz w:val="22"/>
          <w:szCs w:val="22"/>
        </w:rPr>
        <w:t>”</w:t>
      </w:r>
      <w:r w:rsidR="00EB6BCB">
        <w:rPr>
          <w:rFonts w:hint="eastAsia"/>
          <w:sz w:val="22"/>
          <w:szCs w:val="22"/>
        </w:rPr>
        <w:t xml:space="preserve"> from the eventfd.</w:t>
      </w:r>
      <w:r>
        <w:rPr>
          <w:rFonts w:hint="eastAsia"/>
          <w:sz w:val="22"/>
          <w:szCs w:val="22"/>
        </w:rPr>
        <w:t xml:space="preserve"> </w:t>
      </w:r>
      <w:r w:rsidR="00EB6BCB">
        <w:rPr>
          <w:rFonts w:hint="eastAsia"/>
          <w:sz w:val="22"/>
          <w:szCs w:val="22"/>
        </w:rPr>
        <w:t>While the flag is asserted, DRXP driver writes the syslog every 10 seconds.</w:t>
      </w:r>
      <w:r w:rsidR="003C7582">
        <w:rPr>
          <w:rFonts w:hint="eastAsia"/>
          <w:sz w:val="22"/>
          <w:szCs w:val="22"/>
        </w:rPr>
        <w:t xml:space="preserve"> </w:t>
      </w:r>
      <w:ins w:id="13288" w:author="t_竹沢 公佑" w:date="2019-10-05T21:04:00Z">
        <w:r w:rsidR="00AD4A23">
          <w:rPr>
            <w:rFonts w:hint="eastAsia"/>
            <w:sz w:val="22"/>
            <w:szCs w:val="22"/>
          </w:rPr>
          <w:t xml:space="preserve">When you </w:t>
        </w:r>
      </w:ins>
      <w:del w:id="13289" w:author="t_竹沢 公佑" w:date="2019-10-05T21:04:00Z">
        <w:r w:rsidR="00313319" w:rsidDel="00AD4A23">
          <w:rPr>
            <w:rFonts w:hint="eastAsia"/>
            <w:sz w:val="22"/>
            <w:szCs w:val="22"/>
          </w:rPr>
          <w:delText xml:space="preserve">If user </w:delText>
        </w:r>
      </w:del>
      <w:r w:rsidR="00313319">
        <w:rPr>
          <w:rFonts w:hint="eastAsia"/>
          <w:sz w:val="22"/>
          <w:szCs w:val="22"/>
        </w:rPr>
        <w:t>notice</w:t>
      </w:r>
      <w:del w:id="13290" w:author="t_竹沢 公佑" w:date="2019-10-05T21:04:00Z">
        <w:r w:rsidR="00313319" w:rsidDel="00AD4A23">
          <w:rPr>
            <w:rFonts w:hint="eastAsia"/>
            <w:sz w:val="22"/>
            <w:szCs w:val="22"/>
          </w:rPr>
          <w:delText>s</w:delText>
        </w:r>
      </w:del>
      <w:r w:rsidR="00313319">
        <w:rPr>
          <w:rFonts w:hint="eastAsia"/>
          <w:sz w:val="22"/>
          <w:szCs w:val="22"/>
        </w:rPr>
        <w:t xml:space="preserve"> the overheating, please close device file and shuts down your machine.</w:t>
      </w:r>
    </w:p>
    <w:p w:rsidR="00313319" w:rsidRPr="00AD4A23" w:rsidRDefault="00313319" w:rsidP="00797A15">
      <w:pPr>
        <w:ind w:left="660"/>
        <w:rPr>
          <w:sz w:val="22"/>
          <w:szCs w:val="22"/>
        </w:rPr>
      </w:pPr>
    </w:p>
    <w:p w:rsidR="0086495D" w:rsidRDefault="0086495D" w:rsidP="0086495D">
      <w:pPr>
        <w:numPr>
          <w:ilvl w:val="0"/>
          <w:numId w:val="18"/>
        </w:numPr>
        <w:rPr>
          <w:sz w:val="22"/>
          <w:szCs w:val="22"/>
        </w:rPr>
      </w:pPr>
      <w:r>
        <w:rPr>
          <w:rFonts w:hint="eastAsia"/>
          <w:sz w:val="22"/>
          <w:szCs w:val="22"/>
        </w:rPr>
        <w:t>Hardware threshold</w:t>
      </w:r>
    </w:p>
    <w:p w:rsidR="0086495D" w:rsidRDefault="00DD11C7" w:rsidP="00DD11C7">
      <w:pPr>
        <w:ind w:left="660"/>
        <w:rPr>
          <w:sz w:val="22"/>
          <w:szCs w:val="22"/>
        </w:rPr>
      </w:pPr>
      <w:r>
        <w:rPr>
          <w:rFonts w:hint="eastAsia"/>
          <w:sz w:val="22"/>
          <w:szCs w:val="22"/>
        </w:rPr>
        <w:t>The threshold value is 95 degrees</w:t>
      </w:r>
      <w:r w:rsidR="008B5C3A">
        <w:rPr>
          <w:rFonts w:hint="eastAsia"/>
          <w:sz w:val="22"/>
          <w:szCs w:val="22"/>
        </w:rPr>
        <w:t xml:space="preserve"> </w:t>
      </w:r>
      <w:r w:rsidR="008B5C3A" w:rsidRPr="008B5C3A">
        <w:rPr>
          <w:sz w:val="22"/>
          <w:szCs w:val="22"/>
        </w:rPr>
        <w:t>Celsius</w:t>
      </w:r>
      <w:r>
        <w:rPr>
          <w:rFonts w:hint="eastAsia"/>
          <w:sz w:val="22"/>
          <w:szCs w:val="22"/>
        </w:rPr>
        <w:t xml:space="preserve">. </w:t>
      </w:r>
      <w:ins w:id="13291" w:author="t_竹沢 公佑" w:date="2019-10-05T21:05:00Z">
        <w:r w:rsidR="00AD4A23">
          <w:rPr>
            <w:rFonts w:hint="eastAsia"/>
            <w:sz w:val="22"/>
            <w:szCs w:val="22"/>
          </w:rPr>
          <w:t>When</w:t>
        </w:r>
      </w:ins>
      <w:del w:id="13292" w:author="t_竹沢 公佑" w:date="2019-10-05T21:05:00Z">
        <w:r w:rsidR="0086495D" w:rsidDel="00AD4A23">
          <w:rPr>
            <w:rFonts w:hint="eastAsia"/>
            <w:sz w:val="22"/>
            <w:szCs w:val="22"/>
          </w:rPr>
          <w:delText>If</w:delText>
        </w:r>
      </w:del>
      <w:r w:rsidR="0086495D">
        <w:rPr>
          <w:rFonts w:hint="eastAsia"/>
          <w:sz w:val="22"/>
          <w:szCs w:val="22"/>
        </w:rPr>
        <w:t xml:space="preserve"> the</w:t>
      </w:r>
      <w:r w:rsidR="00764332">
        <w:rPr>
          <w:rFonts w:hint="eastAsia"/>
          <w:sz w:val="22"/>
          <w:szCs w:val="22"/>
        </w:rPr>
        <w:t xml:space="preserve"> FPGA </w:t>
      </w:r>
      <w:r w:rsidR="0086495D">
        <w:rPr>
          <w:rFonts w:hint="eastAsia"/>
          <w:sz w:val="22"/>
          <w:szCs w:val="22"/>
        </w:rPr>
        <w:t xml:space="preserve">junction temperature exceeds this threshold, FPGA initiates </w:t>
      </w:r>
      <w:ins w:id="13293" w:author="t_竹沢 公佑" w:date="2019-08-22T16:28:00Z">
        <w:r w:rsidR="0081551C">
          <w:rPr>
            <w:rFonts w:hint="eastAsia"/>
            <w:sz w:val="22"/>
            <w:szCs w:val="22"/>
          </w:rPr>
          <w:t xml:space="preserve">IF </w:t>
        </w:r>
      </w:ins>
      <w:del w:id="13294" w:author="t_竹沢 公佑" w:date="2019-08-22T16:28:00Z">
        <w:r w:rsidR="0086495D" w:rsidDel="0081551C">
          <w:rPr>
            <w:rFonts w:hint="eastAsia"/>
            <w:sz w:val="22"/>
            <w:szCs w:val="22"/>
          </w:rPr>
          <w:delText xml:space="preserve">interface </w:delText>
        </w:r>
      </w:del>
      <w:r w:rsidR="0086495D">
        <w:rPr>
          <w:rFonts w:hint="eastAsia"/>
          <w:sz w:val="22"/>
          <w:szCs w:val="22"/>
        </w:rPr>
        <w:t xml:space="preserve">reset. </w:t>
      </w:r>
      <w:r w:rsidR="00155AD3">
        <w:rPr>
          <w:rFonts w:hint="eastAsia"/>
          <w:sz w:val="22"/>
          <w:szCs w:val="22"/>
        </w:rPr>
        <w:t xml:space="preserve">It means that the function of receiving/transmitting ALMA frame is forcibly stopped. </w:t>
      </w:r>
      <w:r w:rsidR="0086495D">
        <w:rPr>
          <w:rFonts w:hint="eastAsia"/>
          <w:sz w:val="22"/>
          <w:szCs w:val="22"/>
        </w:rPr>
        <w:t xml:space="preserve">Even </w:t>
      </w:r>
      <w:ins w:id="13295" w:author="t_竹沢 公佑" w:date="2019-10-05T21:06:00Z">
        <w:r w:rsidR="00AD4A23">
          <w:rPr>
            <w:rFonts w:hint="eastAsia"/>
            <w:sz w:val="22"/>
            <w:szCs w:val="22"/>
          </w:rPr>
          <w:t xml:space="preserve">if </w:t>
        </w:r>
      </w:ins>
      <w:ins w:id="13296" w:author="t_竹沢 公佑" w:date="2019-10-05T21:07:00Z">
        <w:r w:rsidR="00AD4A23">
          <w:rPr>
            <w:rFonts w:hint="eastAsia"/>
            <w:sz w:val="22"/>
            <w:szCs w:val="22"/>
          </w:rPr>
          <w:t xml:space="preserve">a </w:t>
        </w:r>
      </w:ins>
      <w:del w:id="13297" w:author="t_竹沢 公佑" w:date="2019-10-05T21:07:00Z">
        <w:r w:rsidR="0086495D" w:rsidDel="00AD4A23">
          <w:rPr>
            <w:rFonts w:hint="eastAsia"/>
            <w:sz w:val="22"/>
            <w:szCs w:val="22"/>
          </w:rPr>
          <w:delText xml:space="preserve">in the case that </w:delText>
        </w:r>
      </w:del>
      <w:r w:rsidR="0086495D">
        <w:rPr>
          <w:rFonts w:hint="eastAsia"/>
          <w:sz w:val="22"/>
          <w:szCs w:val="22"/>
        </w:rPr>
        <w:t>DRXP driver isn</w:t>
      </w:r>
      <w:r w:rsidR="0086495D">
        <w:rPr>
          <w:sz w:val="22"/>
          <w:szCs w:val="22"/>
        </w:rPr>
        <w:t>’</w:t>
      </w:r>
      <w:r w:rsidR="0086495D">
        <w:rPr>
          <w:rFonts w:hint="eastAsia"/>
          <w:sz w:val="22"/>
          <w:szCs w:val="22"/>
        </w:rPr>
        <w:t xml:space="preserve">t loaded, this function works. If </w:t>
      </w:r>
      <w:ins w:id="13298" w:author="t_竹沢 公佑" w:date="2019-10-05T21:07:00Z">
        <w:r w:rsidR="00AD4A23">
          <w:rPr>
            <w:rFonts w:hint="eastAsia"/>
            <w:sz w:val="22"/>
            <w:szCs w:val="22"/>
          </w:rPr>
          <w:t xml:space="preserve">a </w:t>
        </w:r>
      </w:ins>
      <w:del w:id="13299" w:author="t_竹沢 公佑" w:date="2019-10-05T21:07:00Z">
        <w:r w:rsidR="0086495D" w:rsidDel="00AD4A23">
          <w:rPr>
            <w:rFonts w:hint="eastAsia"/>
            <w:sz w:val="22"/>
            <w:szCs w:val="22"/>
          </w:rPr>
          <w:delText xml:space="preserve">the </w:delText>
        </w:r>
      </w:del>
      <w:r w:rsidR="0086495D">
        <w:rPr>
          <w:rFonts w:hint="eastAsia"/>
          <w:sz w:val="22"/>
          <w:szCs w:val="22"/>
        </w:rPr>
        <w:t xml:space="preserve">DRXP driver is loaded, </w:t>
      </w:r>
      <w:r w:rsidR="00217CF9">
        <w:rPr>
          <w:rFonts w:hint="eastAsia"/>
          <w:sz w:val="22"/>
          <w:szCs w:val="22"/>
        </w:rPr>
        <w:t xml:space="preserve">the deriver monitors the overheating </w:t>
      </w:r>
      <w:r w:rsidR="00217CF9">
        <w:rPr>
          <w:sz w:val="22"/>
          <w:szCs w:val="22"/>
        </w:rPr>
        <w:t>register</w:t>
      </w:r>
      <w:r w:rsidR="00217CF9">
        <w:rPr>
          <w:rFonts w:hint="eastAsia"/>
          <w:sz w:val="22"/>
          <w:szCs w:val="22"/>
        </w:rPr>
        <w:t xml:space="preserve"> in the FPGA. And when it detects the hardware protection, </w:t>
      </w:r>
      <w:r w:rsidR="0086495D">
        <w:rPr>
          <w:rFonts w:hint="eastAsia"/>
          <w:sz w:val="22"/>
          <w:szCs w:val="22"/>
        </w:rPr>
        <w:t>the event of ove</w:t>
      </w:r>
      <w:r w:rsidR="000D0404">
        <w:rPr>
          <w:rFonts w:hint="eastAsia"/>
          <w:sz w:val="22"/>
          <w:szCs w:val="22"/>
        </w:rPr>
        <w:t>rheating protection is logged in</w:t>
      </w:r>
      <w:r w:rsidR="0086495D">
        <w:rPr>
          <w:rFonts w:hint="eastAsia"/>
          <w:sz w:val="22"/>
          <w:szCs w:val="22"/>
        </w:rPr>
        <w:t xml:space="preserve"> the EEPROM on the production DRXP board.</w:t>
      </w:r>
      <w:r w:rsidR="00EB6BCB">
        <w:rPr>
          <w:rFonts w:hint="eastAsia"/>
          <w:sz w:val="22"/>
          <w:szCs w:val="22"/>
        </w:rPr>
        <w:t xml:space="preserve"> </w:t>
      </w:r>
      <w:r w:rsidR="00EB6BCB" w:rsidRPr="00EB6BCB">
        <w:rPr>
          <w:sz w:val="22"/>
          <w:szCs w:val="22"/>
        </w:rPr>
        <w:t xml:space="preserve">In </w:t>
      </w:r>
      <w:del w:id="13300" w:author="t_竹沢 公佑" w:date="2019-10-05T21:08:00Z">
        <w:r w:rsidR="00EB6BCB" w:rsidRPr="00EB6BCB" w:rsidDel="00AD4A23">
          <w:rPr>
            <w:sz w:val="22"/>
            <w:szCs w:val="22"/>
          </w:rPr>
          <w:delText xml:space="preserve">the case of </w:delText>
        </w:r>
      </w:del>
      <w:r w:rsidR="00EB6BCB" w:rsidRPr="00EB6BCB">
        <w:rPr>
          <w:sz w:val="22"/>
          <w:szCs w:val="22"/>
        </w:rPr>
        <w:t>reception mode, when overheating flag is asserted,</w:t>
      </w:r>
      <w:r w:rsidR="00A80D22">
        <w:rPr>
          <w:sz w:val="22"/>
          <w:szCs w:val="22"/>
        </w:rPr>
        <w:t xml:space="preserve"> user application can reads “10</w:t>
      </w:r>
      <w:r w:rsidR="00A80D22">
        <w:rPr>
          <w:rFonts w:hint="eastAsia"/>
          <w:sz w:val="22"/>
          <w:szCs w:val="22"/>
        </w:rPr>
        <w:t>1</w:t>
      </w:r>
      <w:r w:rsidR="00EB6BCB" w:rsidRPr="00EB6BCB">
        <w:rPr>
          <w:sz w:val="22"/>
          <w:szCs w:val="22"/>
        </w:rPr>
        <w:t>” from the eventfd</w:t>
      </w:r>
      <w:r w:rsidR="00D576DF">
        <w:rPr>
          <w:rFonts w:hint="eastAsia"/>
          <w:sz w:val="22"/>
          <w:szCs w:val="22"/>
        </w:rPr>
        <w:t xml:space="preserve"> (*1)</w:t>
      </w:r>
      <w:r w:rsidR="00EB6BCB" w:rsidRPr="00EB6BCB">
        <w:rPr>
          <w:sz w:val="22"/>
          <w:szCs w:val="22"/>
        </w:rPr>
        <w:t>.</w:t>
      </w:r>
      <w:r>
        <w:rPr>
          <w:rFonts w:hint="eastAsia"/>
          <w:sz w:val="22"/>
          <w:szCs w:val="22"/>
        </w:rPr>
        <w:t xml:space="preserve"> </w:t>
      </w:r>
      <w:r w:rsidR="00EB6BCB" w:rsidRPr="00EB6BCB">
        <w:rPr>
          <w:sz w:val="22"/>
          <w:szCs w:val="22"/>
        </w:rPr>
        <w:t>While the flag is asserted, DRXP driver writes the syslog every 10 seconds.</w:t>
      </w:r>
      <w:r w:rsidR="00313319">
        <w:rPr>
          <w:rFonts w:hint="eastAsia"/>
          <w:sz w:val="22"/>
          <w:szCs w:val="22"/>
        </w:rPr>
        <w:t xml:space="preserve"> </w:t>
      </w:r>
      <w:ins w:id="13301" w:author="t_竹沢 公佑" w:date="2019-10-05T21:09:00Z">
        <w:r w:rsidR="00AD4A23">
          <w:rPr>
            <w:rFonts w:hint="eastAsia"/>
            <w:sz w:val="22"/>
            <w:szCs w:val="22"/>
          </w:rPr>
          <w:t xml:space="preserve">When you </w:t>
        </w:r>
      </w:ins>
      <w:del w:id="13302" w:author="t_竹沢 公佑" w:date="2019-10-05T21:09:00Z">
        <w:r w:rsidR="00313319" w:rsidDel="00AD4A23">
          <w:rPr>
            <w:rFonts w:hint="eastAsia"/>
            <w:sz w:val="22"/>
            <w:szCs w:val="22"/>
          </w:rPr>
          <w:lastRenderedPageBreak/>
          <w:delText xml:space="preserve">If user </w:delText>
        </w:r>
      </w:del>
      <w:r w:rsidR="00313319">
        <w:rPr>
          <w:rFonts w:hint="eastAsia"/>
          <w:sz w:val="22"/>
          <w:szCs w:val="22"/>
        </w:rPr>
        <w:t>notice</w:t>
      </w:r>
      <w:del w:id="13303" w:author="t_竹沢 公佑" w:date="2019-10-05T21:09:00Z">
        <w:r w:rsidR="00313319" w:rsidDel="00AD4A23">
          <w:rPr>
            <w:rFonts w:hint="eastAsia"/>
            <w:sz w:val="22"/>
            <w:szCs w:val="22"/>
          </w:rPr>
          <w:delText>s</w:delText>
        </w:r>
      </w:del>
      <w:r w:rsidR="00313319">
        <w:rPr>
          <w:rFonts w:hint="eastAsia"/>
          <w:sz w:val="22"/>
          <w:szCs w:val="22"/>
        </w:rPr>
        <w:t xml:space="preserve"> the overheating, please close device file and shuts down your machine.</w:t>
      </w:r>
      <w:r w:rsidR="00D41605">
        <w:rPr>
          <w:rFonts w:hint="eastAsia"/>
          <w:sz w:val="22"/>
          <w:szCs w:val="22"/>
        </w:rPr>
        <w:t xml:space="preserve"> This function is enabled after configuring FPGA stage2.</w:t>
      </w:r>
    </w:p>
    <w:p w:rsidR="00D576DF" w:rsidRDefault="00D576DF" w:rsidP="00DD11C7">
      <w:pPr>
        <w:ind w:left="660"/>
        <w:rPr>
          <w:sz w:val="22"/>
          <w:szCs w:val="22"/>
        </w:rPr>
      </w:pPr>
    </w:p>
    <w:p w:rsidR="00D576DF" w:rsidRDefault="00D576DF" w:rsidP="00DD11C7">
      <w:pPr>
        <w:ind w:left="660"/>
        <w:rPr>
          <w:sz w:val="22"/>
          <w:szCs w:val="22"/>
        </w:rPr>
      </w:pPr>
      <w:r>
        <w:rPr>
          <w:rFonts w:hint="eastAsia"/>
          <w:sz w:val="22"/>
          <w:szCs w:val="22"/>
        </w:rPr>
        <w:t xml:space="preserve">(*1) In the case of driver version from 2.0.0 to 2.0.2, eventfd returns </w:t>
      </w:r>
      <w:r>
        <w:rPr>
          <w:sz w:val="22"/>
          <w:szCs w:val="22"/>
        </w:rPr>
        <w:t>“</w:t>
      </w:r>
      <w:r>
        <w:rPr>
          <w:rFonts w:hint="eastAsia"/>
          <w:sz w:val="22"/>
          <w:szCs w:val="22"/>
        </w:rPr>
        <w:t>100</w:t>
      </w:r>
      <w:r>
        <w:rPr>
          <w:sz w:val="22"/>
          <w:szCs w:val="22"/>
        </w:rPr>
        <w:t>”</w:t>
      </w:r>
      <w:r>
        <w:rPr>
          <w:rFonts w:hint="eastAsia"/>
          <w:sz w:val="22"/>
          <w:szCs w:val="22"/>
        </w:rPr>
        <w:t>.</w:t>
      </w:r>
    </w:p>
    <w:p w:rsidR="00962ACB" w:rsidRPr="00313319" w:rsidRDefault="00962ACB" w:rsidP="00EB6BCB"/>
    <w:p w:rsidR="0086495D" w:rsidRDefault="0086495D" w:rsidP="0086495D">
      <w:pPr>
        <w:numPr>
          <w:ilvl w:val="0"/>
          <w:numId w:val="18"/>
        </w:numPr>
        <w:rPr>
          <w:sz w:val="22"/>
          <w:szCs w:val="22"/>
        </w:rPr>
      </w:pPr>
      <w:r>
        <w:rPr>
          <w:rFonts w:hint="eastAsia"/>
          <w:sz w:val="22"/>
          <w:szCs w:val="22"/>
        </w:rPr>
        <w:t>Shutdown threshold</w:t>
      </w:r>
    </w:p>
    <w:p w:rsidR="00EB6BCB" w:rsidDel="00F33ED2" w:rsidRDefault="00DD11C7" w:rsidP="00EB6BCB">
      <w:pPr>
        <w:ind w:left="660"/>
        <w:rPr>
          <w:del w:id="13304" w:author="t_竹沢 公佑" w:date="2020-07-31T14:20:00Z"/>
          <w:sz w:val="22"/>
          <w:szCs w:val="22"/>
        </w:rPr>
      </w:pPr>
      <w:r>
        <w:rPr>
          <w:rFonts w:hint="eastAsia"/>
          <w:sz w:val="22"/>
          <w:szCs w:val="22"/>
        </w:rPr>
        <w:t xml:space="preserve">The </w:t>
      </w:r>
      <w:r>
        <w:rPr>
          <w:sz w:val="22"/>
          <w:szCs w:val="22"/>
        </w:rPr>
        <w:t>threshold</w:t>
      </w:r>
      <w:r>
        <w:rPr>
          <w:rFonts w:hint="eastAsia"/>
          <w:sz w:val="22"/>
          <w:szCs w:val="22"/>
        </w:rPr>
        <w:t xml:space="preserve"> value is 100 degrees</w:t>
      </w:r>
      <w:r w:rsidR="008B5C3A">
        <w:rPr>
          <w:rFonts w:hint="eastAsia"/>
          <w:sz w:val="22"/>
          <w:szCs w:val="22"/>
        </w:rPr>
        <w:t xml:space="preserve"> </w:t>
      </w:r>
      <w:r w:rsidR="008B5C3A" w:rsidRPr="008B5C3A">
        <w:rPr>
          <w:sz w:val="22"/>
          <w:szCs w:val="22"/>
        </w:rPr>
        <w:t>Celsius</w:t>
      </w:r>
      <w:r>
        <w:rPr>
          <w:rFonts w:hint="eastAsia"/>
          <w:sz w:val="22"/>
          <w:szCs w:val="22"/>
        </w:rPr>
        <w:t xml:space="preserve">. </w:t>
      </w:r>
      <w:ins w:id="13305" w:author="t_竹沢 公佑" w:date="2019-10-05T21:10:00Z">
        <w:r w:rsidR="00AD4A23">
          <w:rPr>
            <w:rFonts w:hint="eastAsia"/>
            <w:sz w:val="22"/>
            <w:szCs w:val="22"/>
          </w:rPr>
          <w:t xml:space="preserve">When </w:t>
        </w:r>
      </w:ins>
      <w:del w:id="13306" w:author="t_竹沢 公佑" w:date="2019-10-05T21:10:00Z">
        <w:r w:rsidR="0086495D" w:rsidDel="00AD4A23">
          <w:rPr>
            <w:rFonts w:hint="eastAsia"/>
            <w:sz w:val="22"/>
            <w:szCs w:val="22"/>
          </w:rPr>
          <w:delText xml:space="preserve">If </w:delText>
        </w:r>
      </w:del>
      <w:r w:rsidR="0086495D">
        <w:rPr>
          <w:rFonts w:hint="eastAsia"/>
          <w:sz w:val="22"/>
          <w:szCs w:val="22"/>
        </w:rPr>
        <w:t xml:space="preserve">the </w:t>
      </w:r>
      <w:r w:rsidR="00764332">
        <w:rPr>
          <w:rFonts w:hint="eastAsia"/>
          <w:sz w:val="22"/>
          <w:szCs w:val="22"/>
        </w:rPr>
        <w:t xml:space="preserve">FPGA </w:t>
      </w:r>
      <w:r w:rsidR="0086495D">
        <w:rPr>
          <w:rFonts w:hint="eastAsia"/>
          <w:sz w:val="22"/>
          <w:szCs w:val="22"/>
        </w:rPr>
        <w:t xml:space="preserve">junction temperature exceeds this threshold, DRXP driver initiates system shutdown. </w:t>
      </w:r>
      <w:r w:rsidR="00EB6BCB">
        <w:rPr>
          <w:rFonts w:hint="eastAsia"/>
          <w:sz w:val="22"/>
          <w:szCs w:val="22"/>
        </w:rPr>
        <w:t>The event of ove</w:t>
      </w:r>
      <w:r w:rsidR="000D0404">
        <w:rPr>
          <w:rFonts w:hint="eastAsia"/>
          <w:sz w:val="22"/>
          <w:szCs w:val="22"/>
        </w:rPr>
        <w:t>rheating protection is logged in</w:t>
      </w:r>
      <w:r w:rsidR="00EB6BCB">
        <w:rPr>
          <w:rFonts w:hint="eastAsia"/>
          <w:sz w:val="22"/>
          <w:szCs w:val="22"/>
        </w:rPr>
        <w:t xml:space="preserve"> the EEPROM on the production DRXP board. </w:t>
      </w:r>
    </w:p>
    <w:p w:rsidR="00530AE0" w:rsidRDefault="00530AE0">
      <w:pPr>
        <w:ind w:left="660"/>
        <w:rPr>
          <w:ins w:id="13307" w:author="t_竹沢 公佑" w:date="2020-06-15T11:05:00Z"/>
          <w:sz w:val="22"/>
          <w:szCs w:val="22"/>
        </w:rPr>
      </w:pPr>
      <w:ins w:id="13308" w:author="t_竹沢 公佑" w:date="2020-06-15T11:06:00Z">
        <w:r>
          <w:rPr>
            <w:rFonts w:hint="eastAsia"/>
            <w:sz w:val="22"/>
            <w:szCs w:val="22"/>
          </w:rPr>
          <w:t>When the FPGA junction temperature exceeds shutdown threshold, device dri</w:t>
        </w:r>
      </w:ins>
      <w:ins w:id="13309" w:author="t_竹沢 公佑" w:date="2020-06-15T11:07:00Z">
        <w:r>
          <w:rPr>
            <w:rFonts w:hint="eastAsia"/>
            <w:sz w:val="22"/>
            <w:szCs w:val="22"/>
          </w:rPr>
          <w:t>v</w:t>
        </w:r>
      </w:ins>
      <w:ins w:id="13310" w:author="t_竹沢 公佑" w:date="2020-06-15T11:06:00Z">
        <w:r>
          <w:rPr>
            <w:rFonts w:hint="eastAsia"/>
            <w:sz w:val="22"/>
            <w:szCs w:val="22"/>
          </w:rPr>
          <w:t>er calls</w:t>
        </w:r>
      </w:ins>
      <w:ins w:id="13311" w:author="t_竹沢 公佑" w:date="2020-06-15T11:07:00Z">
        <w:r>
          <w:rPr>
            <w:rFonts w:hint="eastAsia"/>
            <w:sz w:val="22"/>
            <w:szCs w:val="22"/>
          </w:rPr>
          <w:t xml:space="preserve"> kernel_power_off in the kernel space. This function </w:t>
        </w:r>
      </w:ins>
      <w:ins w:id="13312" w:author="t_竹沢 公佑" w:date="2020-06-15T11:08:00Z">
        <w:r w:rsidR="00F33ED2">
          <w:rPr>
            <w:rFonts w:hint="eastAsia"/>
            <w:sz w:val="22"/>
            <w:szCs w:val="22"/>
          </w:rPr>
          <w:t>shutd</w:t>
        </w:r>
        <w:r>
          <w:rPr>
            <w:rFonts w:hint="eastAsia"/>
            <w:sz w:val="22"/>
            <w:szCs w:val="22"/>
          </w:rPr>
          <w:t>o</w:t>
        </w:r>
      </w:ins>
      <w:ins w:id="13313" w:author="t_竹沢 公佑" w:date="2020-07-31T14:20:00Z">
        <w:r w:rsidR="00F33ED2">
          <w:rPr>
            <w:rFonts w:hint="eastAsia"/>
            <w:sz w:val="22"/>
            <w:szCs w:val="22"/>
          </w:rPr>
          <w:t>w</w:t>
        </w:r>
      </w:ins>
      <w:ins w:id="13314" w:author="t_竹沢 公佑" w:date="2020-06-15T11:08:00Z">
        <w:r>
          <w:rPr>
            <w:rFonts w:hint="eastAsia"/>
            <w:sz w:val="22"/>
            <w:szCs w:val="22"/>
          </w:rPr>
          <w:t>ns ever</w:t>
        </w:r>
      </w:ins>
      <w:ins w:id="13315" w:author="t_竹沢 公佑" w:date="2020-07-31T14:20:00Z">
        <w:r w:rsidR="00F33ED2">
          <w:rPr>
            <w:rFonts w:hint="eastAsia"/>
            <w:sz w:val="22"/>
            <w:szCs w:val="22"/>
          </w:rPr>
          <w:t>y</w:t>
        </w:r>
      </w:ins>
      <w:ins w:id="13316" w:author="t_竹沢 公佑" w:date="2020-06-15T11:08:00Z">
        <w:r>
          <w:rPr>
            <w:rFonts w:hint="eastAsia"/>
            <w:sz w:val="22"/>
            <w:szCs w:val="22"/>
          </w:rPr>
          <w:t>thing and performs a clean system power_off. But this fuction doesn</w:t>
        </w:r>
      </w:ins>
      <w:ins w:id="13317" w:author="t_竹沢 公佑" w:date="2020-06-15T11:09:00Z">
        <w:r>
          <w:rPr>
            <w:sz w:val="22"/>
            <w:szCs w:val="22"/>
          </w:rPr>
          <w:t>’</w:t>
        </w:r>
        <w:r>
          <w:rPr>
            <w:rFonts w:hint="eastAsia"/>
            <w:sz w:val="22"/>
            <w:szCs w:val="22"/>
          </w:rPr>
          <w:t>t synchronize file cache data.</w:t>
        </w:r>
      </w:ins>
      <w:ins w:id="13318" w:author="t_竹沢 公佑" w:date="2020-07-31T08:49:00Z">
        <w:r w:rsidR="00B016AB">
          <w:rPr>
            <w:rFonts w:hint="eastAsia"/>
            <w:sz w:val="22"/>
            <w:szCs w:val="22"/>
          </w:rPr>
          <w:t xml:space="preserve"> When device d</w:t>
        </w:r>
      </w:ins>
      <w:ins w:id="13319" w:author="t_竹沢 公佑" w:date="2020-07-31T08:50:00Z">
        <w:r w:rsidR="00B016AB">
          <w:rPr>
            <w:rFonts w:hint="eastAsia"/>
            <w:sz w:val="22"/>
            <w:szCs w:val="22"/>
          </w:rPr>
          <w:t xml:space="preserve">river </w:t>
        </w:r>
        <w:r w:rsidR="00F33ED2">
          <w:rPr>
            <w:rFonts w:hint="eastAsia"/>
            <w:sz w:val="22"/>
            <w:szCs w:val="22"/>
          </w:rPr>
          <w:t>detect</w:t>
        </w:r>
      </w:ins>
      <w:ins w:id="13320" w:author="t_竹沢 公佑" w:date="2020-07-31T14:20:00Z">
        <w:r w:rsidR="00F33ED2">
          <w:rPr>
            <w:rFonts w:hint="eastAsia"/>
            <w:sz w:val="22"/>
            <w:szCs w:val="22"/>
          </w:rPr>
          <w:t>s</w:t>
        </w:r>
      </w:ins>
      <w:ins w:id="13321" w:author="t_竹沢 公佑" w:date="2020-07-31T08:50:00Z">
        <w:r w:rsidR="00B016AB">
          <w:rPr>
            <w:rFonts w:hint="eastAsia"/>
            <w:sz w:val="22"/>
            <w:szCs w:val="22"/>
          </w:rPr>
          <w:t xml:space="preserve"> this overheating event, it turns off machine without call sync system</w:t>
        </w:r>
      </w:ins>
      <w:ins w:id="13322" w:author="t_竹沢 公佑" w:date="2020-07-31T08:51:00Z">
        <w:r w:rsidR="00B016AB">
          <w:rPr>
            <w:rFonts w:hint="eastAsia"/>
            <w:sz w:val="22"/>
            <w:szCs w:val="22"/>
          </w:rPr>
          <w:t xml:space="preserve">-call (*1). </w:t>
        </w:r>
      </w:ins>
    </w:p>
    <w:p w:rsidR="00530AE0" w:rsidRDefault="00530AE0" w:rsidP="0086495D">
      <w:pPr>
        <w:ind w:left="660"/>
        <w:rPr>
          <w:ins w:id="13323" w:author="t_竹沢 公佑" w:date="2020-07-31T08:51:00Z"/>
          <w:sz w:val="22"/>
          <w:szCs w:val="22"/>
        </w:rPr>
      </w:pPr>
    </w:p>
    <w:p w:rsidR="00530AE0" w:rsidRDefault="00B016AB">
      <w:pPr>
        <w:ind w:left="660"/>
        <w:rPr>
          <w:ins w:id="13324" w:author="t_竹沢 公佑" w:date="2020-06-15T11:09:00Z"/>
          <w:sz w:val="22"/>
          <w:szCs w:val="22"/>
        </w:rPr>
      </w:pPr>
      <w:ins w:id="13325" w:author="t_竹沢 公佑" w:date="2020-07-31T08:51:00Z">
        <w:r>
          <w:rPr>
            <w:rFonts w:hint="eastAsia"/>
            <w:sz w:val="22"/>
            <w:szCs w:val="22"/>
          </w:rPr>
          <w:t>(*1) In the case of driver version 2.0.6</w:t>
        </w:r>
      </w:ins>
    </w:p>
    <w:p w:rsidR="007A1282" w:rsidRDefault="00530AE0">
      <w:pPr>
        <w:ind w:left="660" w:firstLineChars="50" w:firstLine="110"/>
        <w:rPr>
          <w:ins w:id="13326" w:author="t_竹沢 公佑" w:date="2020-06-15T11:15:00Z"/>
          <w:sz w:val="22"/>
          <w:szCs w:val="22"/>
        </w:rPr>
        <w:pPrChange w:id="13327" w:author="t_竹沢 公佑" w:date="2020-06-15T11:10:00Z">
          <w:pPr>
            <w:ind w:left="660"/>
          </w:pPr>
        </w:pPrChange>
      </w:pPr>
      <w:ins w:id="13328" w:author="t_竹沢 公佑" w:date="2020-06-15T11:09:00Z">
        <w:r>
          <w:rPr>
            <w:rFonts w:hint="eastAsia"/>
            <w:sz w:val="22"/>
            <w:szCs w:val="22"/>
          </w:rPr>
          <w:t xml:space="preserve">When the FPGA junction temperature exceeds shutdown threshold, device driver </w:t>
        </w:r>
      </w:ins>
      <w:ins w:id="13329" w:author="t_竹沢 公佑" w:date="2020-06-15T11:10:00Z">
        <w:r>
          <w:rPr>
            <w:rFonts w:hint="eastAsia"/>
            <w:sz w:val="22"/>
            <w:szCs w:val="22"/>
          </w:rPr>
          <w:t xml:space="preserve">just </w:t>
        </w:r>
      </w:ins>
      <w:ins w:id="13330" w:author="t_竹沢 公佑" w:date="2020-06-15T11:09:00Z">
        <w:r>
          <w:rPr>
            <w:rFonts w:hint="eastAsia"/>
            <w:sz w:val="22"/>
            <w:szCs w:val="22"/>
          </w:rPr>
          <w:t>calls</w:t>
        </w:r>
      </w:ins>
      <w:ins w:id="13331" w:author="t_竹沢 公佑" w:date="2020-06-15T11:10:00Z">
        <w:r>
          <w:rPr>
            <w:rFonts w:hint="eastAsia"/>
            <w:sz w:val="22"/>
            <w:szCs w:val="22"/>
          </w:rPr>
          <w:t xml:space="preserve"> shutdown command. T</w:t>
        </w:r>
      </w:ins>
      <w:ins w:id="13332" w:author="t_竹沢 公佑" w:date="2020-06-15T11:11:00Z">
        <w:r>
          <w:rPr>
            <w:rFonts w:hint="eastAsia"/>
            <w:sz w:val="22"/>
            <w:szCs w:val="22"/>
          </w:rPr>
          <w:t xml:space="preserve">his </w:t>
        </w:r>
        <w:r>
          <w:rPr>
            <w:sz w:val="22"/>
            <w:szCs w:val="22"/>
          </w:rPr>
          <w:t>command</w:t>
        </w:r>
        <w:r>
          <w:rPr>
            <w:rFonts w:hint="eastAsia"/>
            <w:sz w:val="22"/>
            <w:szCs w:val="22"/>
          </w:rPr>
          <w:t xml:space="preserve"> calls sync system-call before calling kernel_power_off internaly. </w:t>
        </w:r>
      </w:ins>
      <w:ins w:id="13333" w:author="t_竹沢 公佑" w:date="2020-06-15T11:15:00Z">
        <w:r w:rsidR="007A1282">
          <w:rPr>
            <w:rFonts w:hint="eastAsia"/>
            <w:sz w:val="22"/>
            <w:szCs w:val="22"/>
          </w:rPr>
          <w:t xml:space="preserve">The device driver calls shutdown command with </w:t>
        </w:r>
        <w:r w:rsidR="007A1282">
          <w:rPr>
            <w:sz w:val="22"/>
            <w:szCs w:val="22"/>
          </w:rPr>
          <w:t>following</w:t>
        </w:r>
        <w:r w:rsidR="007A1282">
          <w:rPr>
            <w:rFonts w:hint="eastAsia"/>
            <w:sz w:val="22"/>
            <w:szCs w:val="22"/>
          </w:rPr>
          <w:t xml:space="preserve"> options.</w:t>
        </w:r>
      </w:ins>
      <w:ins w:id="13334" w:author="t_竹沢 公佑" w:date="2020-06-15T11:18:00Z">
        <w:r w:rsidR="007A1282">
          <w:rPr>
            <w:rFonts w:hint="eastAsia"/>
            <w:sz w:val="22"/>
            <w:szCs w:val="22"/>
          </w:rPr>
          <w:t xml:space="preserve"> </w:t>
        </w:r>
      </w:ins>
      <w:ins w:id="13335" w:author="t_竹沢 公佑" w:date="2020-06-15T11:19:00Z">
        <w:r w:rsidR="007A1282">
          <w:rPr>
            <w:rFonts w:hint="eastAsia"/>
            <w:sz w:val="22"/>
            <w:szCs w:val="22"/>
          </w:rPr>
          <w:t>The following shutdown command sends message to all logged-in users and schedule</w:t>
        </w:r>
      </w:ins>
      <w:ins w:id="13336" w:author="t_竹沢 公佑" w:date="2020-06-15T11:20:00Z">
        <w:r w:rsidR="007A1282">
          <w:rPr>
            <w:rFonts w:hint="eastAsia"/>
            <w:sz w:val="22"/>
            <w:szCs w:val="22"/>
          </w:rPr>
          <w:t xml:space="preserve">s shutdown </w:t>
        </w:r>
      </w:ins>
      <w:ins w:id="13337" w:author="t_竹沢 公佑" w:date="2020-06-15T11:21:00Z">
        <w:r w:rsidR="007A1282">
          <w:rPr>
            <w:rFonts w:hint="eastAsia"/>
            <w:sz w:val="22"/>
            <w:szCs w:val="22"/>
          </w:rPr>
          <w:t xml:space="preserve">after 1 minute. </w:t>
        </w:r>
      </w:ins>
      <w:ins w:id="13338" w:author="t_竹沢 公佑" w:date="2020-06-15T11:19:00Z">
        <w:r w:rsidR="007A1282">
          <w:rPr>
            <w:rFonts w:hint="eastAsia"/>
            <w:sz w:val="22"/>
            <w:szCs w:val="22"/>
          </w:rPr>
          <w:t xml:space="preserve"> </w:t>
        </w:r>
      </w:ins>
    </w:p>
    <w:p w:rsidR="007A1282" w:rsidRDefault="007A1282">
      <w:pPr>
        <w:ind w:left="660" w:firstLineChars="50" w:firstLine="110"/>
        <w:rPr>
          <w:ins w:id="13339" w:author="t_竹沢 公佑" w:date="2020-06-15T11:16:00Z"/>
          <w:sz w:val="22"/>
          <w:szCs w:val="22"/>
        </w:rPr>
        <w:pPrChange w:id="13340" w:author="t_竹沢 公佑" w:date="2020-06-15T11:10:00Z">
          <w:pPr>
            <w:ind w:left="660"/>
          </w:pPr>
        </w:pPrChange>
      </w:pPr>
      <w:ins w:id="13341" w:author="t_竹沢 公佑" w:date="2020-06-15T11:15:00Z">
        <w:r>
          <w:rPr>
            <w:rFonts w:hint="eastAsia"/>
            <w:sz w:val="22"/>
            <w:szCs w:val="22"/>
          </w:rPr>
          <w:t xml:space="preserve"> </w:t>
        </w:r>
      </w:ins>
    </w:p>
    <w:p w:rsidR="007A1282" w:rsidRDefault="007A1282">
      <w:pPr>
        <w:ind w:left="660" w:firstLineChars="50" w:firstLine="110"/>
        <w:rPr>
          <w:ins w:id="13342" w:author="t_竹沢 公佑" w:date="2020-06-15T11:16:00Z"/>
          <w:sz w:val="22"/>
          <w:szCs w:val="22"/>
        </w:rPr>
        <w:pPrChange w:id="13343" w:author="t_竹沢 公佑" w:date="2020-06-15T11:10:00Z">
          <w:pPr>
            <w:ind w:left="660"/>
          </w:pPr>
        </w:pPrChange>
      </w:pPr>
      <w:ins w:id="13344" w:author="t_竹沢 公佑" w:date="2020-06-15T11:16:00Z">
        <w:r>
          <w:rPr>
            <w:rFonts w:hint="eastAsia"/>
            <w:sz w:val="22"/>
            <w:szCs w:val="22"/>
          </w:rPr>
          <w:t xml:space="preserve"> </w:t>
        </w:r>
        <w:r>
          <w:rPr>
            <w:sz w:val="22"/>
            <w:szCs w:val="22"/>
          </w:rPr>
          <w:t>‘</w:t>
        </w:r>
        <w:r>
          <w:rPr>
            <w:rFonts w:hint="eastAsia"/>
            <w:sz w:val="22"/>
            <w:szCs w:val="22"/>
          </w:rPr>
          <w:t xml:space="preserve">shutdown </w:t>
        </w:r>
        <w:r>
          <w:rPr>
            <w:sz w:val="22"/>
            <w:szCs w:val="22"/>
          </w:rPr>
          <w:t>–</w:t>
        </w:r>
        <w:r>
          <w:rPr>
            <w:rFonts w:hint="eastAsia"/>
            <w:sz w:val="22"/>
            <w:szCs w:val="22"/>
          </w:rPr>
          <w:t xml:space="preserve">h +1 </w:t>
        </w:r>
        <w:r>
          <w:rPr>
            <w:sz w:val="22"/>
            <w:szCs w:val="22"/>
          </w:rPr>
          <w:t>“</w:t>
        </w:r>
        <w:r>
          <w:rPr>
            <w:rFonts w:hint="eastAsia"/>
            <w:sz w:val="22"/>
            <w:szCs w:val="22"/>
          </w:rPr>
          <w:t xml:space="preserve">drxpd driver detects overheating of device. </w:t>
        </w:r>
        <w:r>
          <w:rPr>
            <w:sz w:val="22"/>
            <w:szCs w:val="22"/>
          </w:rPr>
          <w:t>”’</w:t>
        </w:r>
      </w:ins>
    </w:p>
    <w:p w:rsidR="007A1282" w:rsidRDefault="007A1282">
      <w:pPr>
        <w:ind w:left="660" w:firstLineChars="50" w:firstLine="110"/>
        <w:rPr>
          <w:ins w:id="13345" w:author="t_竹沢 公佑" w:date="2020-06-15T11:15:00Z"/>
          <w:sz w:val="22"/>
          <w:szCs w:val="22"/>
        </w:rPr>
        <w:pPrChange w:id="13346" w:author="t_竹沢 公佑" w:date="2020-06-15T11:10:00Z">
          <w:pPr>
            <w:ind w:left="660"/>
          </w:pPr>
        </w:pPrChange>
      </w:pPr>
      <w:ins w:id="13347" w:author="t_竹沢 公佑" w:date="2020-06-15T11:16:00Z">
        <w:r>
          <w:rPr>
            <w:rFonts w:hint="eastAsia"/>
            <w:sz w:val="22"/>
            <w:szCs w:val="22"/>
          </w:rPr>
          <w:t xml:space="preserve"> </w:t>
        </w:r>
      </w:ins>
    </w:p>
    <w:p w:rsidR="00530AE0" w:rsidRDefault="00530AE0">
      <w:pPr>
        <w:ind w:left="660"/>
        <w:rPr>
          <w:ins w:id="13348" w:author="t_竹沢 公佑" w:date="2020-06-15T11:09:00Z"/>
          <w:sz w:val="22"/>
          <w:szCs w:val="22"/>
        </w:rPr>
      </w:pPr>
      <w:ins w:id="13349" w:author="t_竹沢 公佑" w:date="2020-06-15T11:11:00Z">
        <w:r>
          <w:rPr>
            <w:rFonts w:hint="eastAsia"/>
            <w:sz w:val="22"/>
            <w:szCs w:val="22"/>
          </w:rPr>
          <w:t>For the detail of this command</w:t>
        </w:r>
      </w:ins>
      <w:ins w:id="13350" w:author="t_竹沢 公佑" w:date="2020-06-15T11:17:00Z">
        <w:r w:rsidR="007A1282">
          <w:rPr>
            <w:rFonts w:hint="eastAsia"/>
            <w:sz w:val="22"/>
            <w:szCs w:val="22"/>
          </w:rPr>
          <w:t xml:space="preserve"> and option</w:t>
        </w:r>
      </w:ins>
      <w:ins w:id="13351" w:author="t_竹沢 公佑" w:date="2020-06-15T11:11:00Z">
        <w:r>
          <w:rPr>
            <w:rFonts w:hint="eastAsia"/>
            <w:sz w:val="22"/>
            <w:szCs w:val="22"/>
          </w:rPr>
          <w:t>, please refer command manual</w:t>
        </w:r>
      </w:ins>
      <w:ins w:id="13352" w:author="t_竹沢 公佑" w:date="2020-06-15T11:13:00Z">
        <w:r>
          <w:rPr>
            <w:rFonts w:hint="eastAsia"/>
            <w:sz w:val="22"/>
            <w:szCs w:val="22"/>
          </w:rPr>
          <w:t xml:space="preserve">.  </w:t>
        </w:r>
      </w:ins>
      <w:ins w:id="13353" w:author="t_竹沢 公佑" w:date="2020-06-15T11:12:00Z">
        <w:r>
          <w:rPr>
            <w:rFonts w:hint="eastAsia"/>
            <w:sz w:val="22"/>
            <w:szCs w:val="22"/>
          </w:rPr>
          <w:t>(</w:t>
        </w:r>
      </w:ins>
      <w:ins w:id="13354" w:author="t_竹沢 公佑" w:date="2020-06-15T11:13:00Z">
        <w:r>
          <w:rPr>
            <w:rFonts w:hint="eastAsia"/>
            <w:sz w:val="22"/>
            <w:szCs w:val="22"/>
          </w:rPr>
          <w:t xml:space="preserve">Please execute </w:t>
        </w:r>
        <w:r>
          <w:rPr>
            <w:sz w:val="22"/>
            <w:szCs w:val="22"/>
          </w:rPr>
          <w:t>following</w:t>
        </w:r>
        <w:r>
          <w:rPr>
            <w:rFonts w:hint="eastAsia"/>
            <w:sz w:val="22"/>
            <w:szCs w:val="22"/>
          </w:rPr>
          <w:t xml:space="preserve"> command. $ man 8 shutdown.</w:t>
        </w:r>
      </w:ins>
      <w:ins w:id="13355" w:author="t_竹沢 公佑" w:date="2020-06-15T11:12:00Z">
        <w:r>
          <w:rPr>
            <w:rFonts w:hint="eastAsia"/>
            <w:sz w:val="22"/>
            <w:szCs w:val="22"/>
          </w:rPr>
          <w:t>).</w:t>
        </w:r>
      </w:ins>
      <w:ins w:id="13356" w:author="t_竹沢 公佑" w:date="2020-06-15T11:14:00Z">
        <w:r>
          <w:rPr>
            <w:rFonts w:hint="eastAsia"/>
            <w:sz w:val="22"/>
            <w:szCs w:val="22"/>
          </w:rPr>
          <w:t xml:space="preserve"> </w:t>
        </w:r>
      </w:ins>
    </w:p>
    <w:p w:rsidR="00530AE0" w:rsidRDefault="00530AE0" w:rsidP="0086495D">
      <w:pPr>
        <w:ind w:left="660"/>
        <w:rPr>
          <w:ins w:id="13357" w:author="t_竹沢 公佑" w:date="2020-06-15T11:09:00Z"/>
          <w:sz w:val="22"/>
          <w:szCs w:val="22"/>
        </w:rPr>
      </w:pPr>
    </w:p>
    <w:p w:rsidR="00530AE0" w:rsidRPr="00577FB7" w:rsidRDefault="00530AE0">
      <w:pPr>
        <w:rPr>
          <w:ins w:id="13358" w:author="t_竹沢 公佑" w:date="2020-06-15T11:04:00Z"/>
          <w:sz w:val="22"/>
          <w:szCs w:val="22"/>
        </w:rPr>
        <w:pPrChange w:id="13359" w:author="t_竹沢 公佑" w:date="2020-06-15T11:22:00Z">
          <w:pPr>
            <w:ind w:left="660"/>
          </w:pPr>
        </w:pPrChange>
      </w:pPr>
    </w:p>
    <w:p w:rsidR="00530AE0" w:rsidRDefault="00530AE0" w:rsidP="0086495D">
      <w:pPr>
        <w:ind w:left="660"/>
        <w:rPr>
          <w:sz w:val="22"/>
          <w:szCs w:val="22"/>
        </w:rPr>
      </w:pPr>
    </w:p>
    <w:p w:rsidR="00530AE0" w:rsidRDefault="00530AE0" w:rsidP="00906B5E">
      <w:pPr>
        <w:rPr>
          <w:ins w:id="13360" w:author="t_竹沢 公佑" w:date="2020-06-15T11:03:00Z"/>
          <w:sz w:val="22"/>
          <w:szCs w:val="22"/>
        </w:rPr>
      </w:pPr>
    </w:p>
    <w:p w:rsidR="00530AE0" w:rsidRDefault="00530AE0" w:rsidP="00906B5E">
      <w:pPr>
        <w:rPr>
          <w:ins w:id="13361" w:author="t_竹沢 公佑" w:date="2020-06-15T11:03:00Z"/>
          <w:sz w:val="22"/>
          <w:szCs w:val="22"/>
        </w:rPr>
      </w:pPr>
    </w:p>
    <w:p w:rsidR="00906B5E" w:rsidRDefault="00530AE0" w:rsidP="00906B5E">
      <w:pPr>
        <w:rPr>
          <w:ins w:id="13362" w:author="t_竹沢 公佑" w:date="2019-10-06T14:41:00Z"/>
          <w:sz w:val="22"/>
          <w:szCs w:val="22"/>
        </w:rPr>
      </w:pPr>
      <w:ins w:id="13363" w:author="t_竹沢 公佑" w:date="2020-06-15T11:03:00Z">
        <w:r>
          <w:rPr>
            <w:sz w:val="22"/>
            <w:szCs w:val="22"/>
          </w:rPr>
          <w:br w:type="page"/>
        </w:r>
      </w:ins>
      <w:ins w:id="13364" w:author="t_竹沢 公佑" w:date="2019-10-06T14:41:00Z">
        <w:r w:rsidR="00784A1F">
          <w:rPr>
            <w:noProof/>
            <w:sz w:val="22"/>
            <w:szCs w:val="22"/>
          </w:rPr>
          <w:lastRenderedPageBreak/>
          <w:pict>
            <v:shape id="_x0000_s1822" type="#_x0000_t202" style="position:absolute;margin-left:107.1pt;margin-top:16.65pt;width:261.15pt;height:102pt;z-index:48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" stroked="f" strokeweight=".5pt">
              <v:textbox style="mso-next-textbox:#_x0000_s1822">
                <w:txbxContent>
                  <w:p w:rsidR="000F6E92" w:rsidRDefault="000F6E92" w:rsidP="00906B5E">
                    <w:pPr>
                      <w:rPr>
                        <w:sz w:val="16"/>
                        <w:szCs w:val="16"/>
                      </w:rPr>
                    </w:pPr>
                    <w:r>
                      <w:rPr>
                        <w:rFonts w:hint="eastAsia"/>
                        <w:sz w:val="16"/>
                        <w:szCs w:val="16"/>
                      </w:rPr>
                      <w:t>* T</w:t>
                    </w:r>
                    <w:r>
                      <w:rPr>
                        <w:sz w:val="16"/>
                        <w:szCs w:val="16"/>
                      </w:rPr>
                      <w:t>h</w:t>
                    </w:r>
                    <w:r>
                      <w:rPr>
                        <w:rFonts w:hint="eastAsia"/>
                        <w:sz w:val="16"/>
                        <w:szCs w:val="16"/>
                      </w:rPr>
                      <w:t xml:space="preserve">e FPGA junction temperature exceeds user-defined threshold. </w:t>
                    </w:r>
                  </w:p>
                  <w:p w:rsidR="000F6E92" w:rsidRDefault="000F6E92" w:rsidP="00906B5E">
                    <w:pPr>
                      <w:ind w:firstLineChars="50" w:firstLine="80"/>
                      <w:rPr>
                        <w:sz w:val="16"/>
                        <w:szCs w:val="16"/>
                      </w:rPr>
                    </w:pPr>
                    <w:r>
                      <w:rPr>
                        <w:rFonts w:hint="eastAsia"/>
                        <w:sz w:val="16"/>
                        <w:szCs w:val="16"/>
                      </w:rPr>
                      <w:t>(The user-defined threshold range is from 50degC to 99degC).</w:t>
                    </w:r>
                  </w:p>
                  <w:p w:rsidR="000F6E92" w:rsidRDefault="000F6E92" w:rsidP="00906B5E">
                    <w:pPr>
                      <w:rPr>
                        <w:sz w:val="16"/>
                        <w:szCs w:val="16"/>
                      </w:rPr>
                    </w:pPr>
                    <w:r>
                      <w:rPr>
                        <w:rFonts w:hint="eastAsia"/>
                        <w:sz w:val="16"/>
                        <w:szCs w:val="16"/>
                      </w:rPr>
                      <w:t>Or</w:t>
                    </w:r>
                  </w:p>
                  <w:p w:rsidR="000F6E92" w:rsidRDefault="000F6E92" w:rsidP="00906B5E">
                    <w:pPr>
                      <w:rPr>
                        <w:sz w:val="16"/>
                        <w:szCs w:val="16"/>
                      </w:rPr>
                    </w:pPr>
                    <w:r>
                      <w:rPr>
                        <w:rFonts w:hint="eastAsia"/>
                        <w:sz w:val="16"/>
                        <w:szCs w:val="16"/>
                      </w:rPr>
                      <w:t>* T</w:t>
                    </w:r>
                    <w:r>
                      <w:rPr>
                        <w:sz w:val="16"/>
                        <w:szCs w:val="16"/>
                      </w:rPr>
                      <w:t>h</w:t>
                    </w:r>
                    <w:r>
                      <w:rPr>
                        <w:rFonts w:hint="eastAsia"/>
                        <w:sz w:val="16"/>
                        <w:szCs w:val="16"/>
                      </w:rPr>
                      <w:t xml:space="preserve">e FPGA junction temperature exceeds hardware threshold. </w:t>
                    </w:r>
                  </w:p>
                  <w:p w:rsidR="000F6E92" w:rsidRPr="005372D3" w:rsidRDefault="000F6E92" w:rsidP="00906B5E">
                    <w:pPr>
                      <w:ind w:firstLineChars="50" w:firstLine="80"/>
                      <w:rPr>
                        <w:sz w:val="16"/>
                        <w:szCs w:val="16"/>
                      </w:rPr>
                    </w:pPr>
                    <w:r>
                      <w:rPr>
                        <w:rFonts w:hint="eastAsia"/>
                        <w:sz w:val="16"/>
                        <w:szCs w:val="16"/>
                      </w:rPr>
                      <w:t>(The hardware threshold is 95degC.)</w:t>
                    </w:r>
                  </w:p>
                </w:txbxContent>
              </v:textbox>
            </v:shape>
          </w:pict>
        </w:r>
      </w:ins>
    </w:p>
    <w:p w:rsidR="00906B5E" w:rsidRDefault="00906B5E" w:rsidP="00906B5E">
      <w:pPr>
        <w:rPr>
          <w:ins w:id="13365" w:author="t_竹沢 公佑" w:date="2019-10-06T14:41:00Z"/>
          <w:sz w:val="22"/>
          <w:szCs w:val="22"/>
        </w:rPr>
      </w:pPr>
    </w:p>
    <w:p w:rsidR="00906B5E" w:rsidRDefault="00906B5E" w:rsidP="00906B5E">
      <w:pPr>
        <w:rPr>
          <w:ins w:id="13366" w:author="t_竹沢 公佑" w:date="2019-10-06T14:41:00Z"/>
          <w:sz w:val="22"/>
          <w:szCs w:val="22"/>
        </w:rPr>
      </w:pPr>
    </w:p>
    <w:p w:rsidR="00906B5E" w:rsidRDefault="00906B5E" w:rsidP="00906B5E">
      <w:pPr>
        <w:rPr>
          <w:ins w:id="13367" w:author="t_竹沢 公佑" w:date="2019-10-06T14:41:00Z"/>
          <w:sz w:val="22"/>
          <w:szCs w:val="22"/>
        </w:rPr>
      </w:pPr>
    </w:p>
    <w:p w:rsidR="00906B5E" w:rsidRDefault="00906B5E" w:rsidP="00906B5E">
      <w:pPr>
        <w:rPr>
          <w:ins w:id="13368" w:author="t_竹沢 公佑" w:date="2019-10-06T14:41:00Z"/>
          <w:sz w:val="22"/>
          <w:szCs w:val="22"/>
        </w:rPr>
      </w:pPr>
    </w:p>
    <w:p w:rsidR="00906B5E" w:rsidRPr="00DC5EC8" w:rsidRDefault="00906B5E" w:rsidP="00906B5E">
      <w:pPr>
        <w:rPr>
          <w:ins w:id="13369" w:author="t_竹沢 公佑" w:date="2019-10-06T14:41:00Z"/>
          <w:sz w:val="22"/>
          <w:szCs w:val="22"/>
        </w:rPr>
      </w:pPr>
    </w:p>
    <w:p w:rsidR="00906B5E" w:rsidRDefault="00784A1F" w:rsidP="00906B5E">
      <w:pPr>
        <w:rPr>
          <w:ins w:id="13370" w:author="t_竹沢 公佑" w:date="2019-10-06T14:41:00Z"/>
          <w:sz w:val="22"/>
          <w:szCs w:val="22"/>
        </w:rPr>
      </w:pPr>
      <w:ins w:id="13371" w:author="t_竹沢 公佑" w:date="2019-10-06T14:41:00Z">
        <w:r>
          <w:rPr>
            <w:noProof/>
            <w:sz w:val="22"/>
            <w:szCs w:val="22"/>
          </w:rPr>
          <w:pict>
            <v:shape id="_x0000_s1820" type="#_x0000_t32" style="position:absolute;margin-left:123.75pt;margin-top:17.1pt;width:244.5pt;height:0;rotation:180;z-index:4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" adj="-37542,-1,-37542">
              <v:stroke startarrow="open"/>
            </v:shape>
          </w:pict>
        </w:r>
        <w:r>
          <w:rPr>
            <w:noProof/>
            <w:sz w:val="22"/>
            <w:szCs w:val="22"/>
          </w:rPr>
          <w:pict>
            <v:oval id="_x0000_s1819" style="position:absolute;margin-left:368.25pt;margin-top:17.1pt;width:99.75pt;height:40.5pt;z-index:48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" strokeweight="1pt">
              <v:textbox style="mso-next-textbox:#_x0000_s1819">
                <w:txbxContent>
                  <w:p w:rsidR="000F6E92" w:rsidRPr="008019E2" w:rsidRDefault="000F6E92" w:rsidP="00906B5E">
                    <w:pPr>
                      <w:jc w:val="center"/>
                      <w:rPr>
                        <w:sz w:val="18"/>
                        <w:szCs w:val="18"/>
                      </w:rPr>
                    </w:pPr>
                    <w:r>
                      <w:rPr>
                        <w:rFonts w:hint="eastAsia"/>
                        <w:sz w:val="18"/>
                        <w:szCs w:val="18"/>
                      </w:rPr>
                      <w:t>Overheat</w:t>
                    </w:r>
                  </w:p>
                </w:txbxContent>
              </v:textbox>
            </v:oval>
          </w:pict>
        </w:r>
        <w:r>
          <w:rPr>
            <w:noProof/>
            <w:sz w:val="22"/>
            <w:szCs w:val="22"/>
          </w:rPr>
          <w:pict>
            <v:oval id="_x0000_s1818" style="position:absolute;margin-left:24pt;margin-top:17.1pt;width:99.75pt;height:40.5pt;z-index:48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" strokeweight="1pt">
              <v:textbox style="mso-next-textbox:#_x0000_s1818">
                <w:txbxContent>
                  <w:p w:rsidR="000F6E92" w:rsidRPr="008019E2" w:rsidRDefault="000F6E92" w:rsidP="00906B5E">
                    <w:pPr>
                      <w:jc w:val="center"/>
                      <w:rPr>
                        <w:sz w:val="18"/>
                        <w:szCs w:val="18"/>
                      </w:rPr>
                    </w:pPr>
                    <w:r>
                      <w:rPr>
                        <w:rFonts w:hint="eastAsia"/>
                        <w:sz w:val="18"/>
                        <w:szCs w:val="18"/>
                      </w:rPr>
                      <w:t>Normal</w:t>
                    </w:r>
                  </w:p>
                </w:txbxContent>
              </v:textbox>
            </v:oval>
          </w:pict>
        </w:r>
      </w:ins>
    </w:p>
    <w:p w:rsidR="00906B5E" w:rsidRDefault="00906B5E" w:rsidP="00906B5E">
      <w:pPr>
        <w:rPr>
          <w:ins w:id="13372" w:author="t_竹沢 公佑" w:date="2019-10-06T14:41:00Z"/>
          <w:sz w:val="22"/>
          <w:szCs w:val="22"/>
        </w:rPr>
      </w:pPr>
    </w:p>
    <w:p w:rsidR="00906B5E" w:rsidRDefault="00784A1F" w:rsidP="00906B5E">
      <w:pPr>
        <w:rPr>
          <w:ins w:id="13373" w:author="t_竹沢 公佑" w:date="2019-10-06T14:41:00Z"/>
          <w:sz w:val="22"/>
          <w:szCs w:val="22"/>
        </w:rPr>
      </w:pPr>
      <w:ins w:id="13374" w:author="t_竹沢 公佑" w:date="2019-10-06T14:41:00Z">
        <w:r>
          <w:rPr>
            <w:noProof/>
            <w:sz w:val="22"/>
            <w:szCs w:val="22"/>
          </w:rPr>
          <w:pict>
            <v:shape id="_x0000_s1821" type="#_x0000_t32" style="position:absolute;margin-left:123.75pt;margin-top:17.1pt;width:244.5pt;height:0;rotation:180;z-index:4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" adj="-37542,-1,-37542">
              <v:stroke endarrow="open"/>
            </v:shape>
          </w:pict>
        </w:r>
      </w:ins>
    </w:p>
    <w:p w:rsidR="00906B5E" w:rsidRDefault="00784A1F" w:rsidP="00906B5E">
      <w:pPr>
        <w:rPr>
          <w:ins w:id="13375" w:author="t_竹沢 公佑" w:date="2019-10-06T14:41:00Z"/>
          <w:sz w:val="22"/>
          <w:szCs w:val="22"/>
        </w:rPr>
      </w:pPr>
      <w:ins w:id="13376" w:author="t_竹沢 公佑" w:date="2019-10-06T14:41:00Z">
        <w:r>
          <w:rPr>
            <w:noProof/>
            <w:sz w:val="22"/>
            <w:szCs w:val="22"/>
          </w:rPr>
          <w:pict>
            <v:shape id="_x0000_s1823" type="#_x0000_t202" style="position:absolute;margin-left:114pt;margin-top:12.6pt;width:276pt;height:40.5pt;z-index:48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" stroked="f" strokeweight=".5pt">
              <v:textbox style="mso-next-textbox:#_x0000_s1823">
                <w:txbxContent>
                  <w:p w:rsidR="000F6E92" w:rsidRDefault="000F6E92" w:rsidP="00906B5E">
                    <w:pPr>
                      <w:rPr>
                        <w:sz w:val="16"/>
                        <w:szCs w:val="16"/>
                      </w:rPr>
                    </w:pPr>
                    <w:r>
                      <w:rPr>
                        <w:rFonts w:hint="eastAsia"/>
                        <w:sz w:val="16"/>
                        <w:szCs w:val="16"/>
                      </w:rPr>
                      <w:t>The FPGA junction temperature falls below user-defined (threshold-5) degC.</w:t>
                    </w:r>
                  </w:p>
                  <w:p w:rsidR="000F6E92" w:rsidRPr="005372D3" w:rsidRDefault="000F6E92" w:rsidP="00906B5E">
                    <w:pPr>
                      <w:rPr>
                        <w:sz w:val="16"/>
                        <w:szCs w:val="16"/>
                      </w:rPr>
                    </w:pPr>
                    <w:r>
                      <w:rPr>
                        <w:rFonts w:hint="eastAsia"/>
                        <w:sz w:val="16"/>
                        <w:szCs w:val="16"/>
                      </w:rPr>
                      <w:t>(At least it is less than 94degC.)</w:t>
                    </w:r>
                  </w:p>
                </w:txbxContent>
              </v:textbox>
            </v:shape>
          </w:pict>
        </w:r>
      </w:ins>
    </w:p>
    <w:p w:rsidR="00906B5E" w:rsidRDefault="00906B5E" w:rsidP="00906B5E">
      <w:pPr>
        <w:rPr>
          <w:ins w:id="13377" w:author="t_竹沢 公佑" w:date="2019-10-06T14:41:00Z"/>
          <w:sz w:val="22"/>
          <w:szCs w:val="22"/>
        </w:rPr>
      </w:pPr>
    </w:p>
    <w:p w:rsidR="00906B5E" w:rsidRDefault="00784A1F" w:rsidP="00906B5E">
      <w:pPr>
        <w:rPr>
          <w:ins w:id="13378" w:author="t_竹沢 公佑" w:date="2019-10-06T14:41:00Z"/>
          <w:sz w:val="22"/>
          <w:szCs w:val="22"/>
        </w:rPr>
      </w:pPr>
      <w:ins w:id="13379" w:author="t_竹沢 公佑" w:date="2019-10-06T14:41:00Z">
        <w:r>
          <w:rPr>
            <w:noProof/>
            <w:sz w:val="22"/>
            <w:szCs w:val="22"/>
          </w:rPr>
          <w:pict>
            <v:shape id="_x0000_s1824" type="#_x0000_t88" style="position:absolute;margin-left:223.95pt;margin-top:-198.25pt;width:44.05pt;height:444pt;rotation:90;z-index:487;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" adj="120,10826"/>
          </w:pict>
        </w:r>
      </w:ins>
    </w:p>
    <w:p w:rsidR="00906B5E" w:rsidRDefault="00784A1F" w:rsidP="00906B5E">
      <w:pPr>
        <w:rPr>
          <w:ins w:id="13380" w:author="t_竹沢 公佑" w:date="2019-10-06T14:41:00Z"/>
          <w:sz w:val="22"/>
          <w:szCs w:val="22"/>
        </w:rPr>
      </w:pPr>
      <w:ins w:id="13381" w:author="t_竹沢 公佑" w:date="2019-10-06T14:41:00Z">
        <w:r>
          <w:rPr>
            <w:noProof/>
            <w:sz w:val="22"/>
            <w:szCs w:val="22"/>
          </w:rPr>
          <w:pict>
            <v:shape id="_x0000_s1825" type="#_x0000_t202" style="position:absolute;margin-left:246pt;margin-top:9pt;width:186pt;height:46.8pt;z-index: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" stroked="f" strokeweight=".5pt">
              <v:textbox style="mso-next-textbox:#_x0000_s1825">
                <w:txbxContent>
                  <w:p w:rsidR="000F6E92" w:rsidRDefault="000F6E92" w:rsidP="00906B5E">
                    <w:pPr>
                      <w:rPr>
                        <w:sz w:val="16"/>
                        <w:szCs w:val="16"/>
                      </w:rPr>
                    </w:pPr>
                    <w:r>
                      <w:rPr>
                        <w:rFonts w:hint="eastAsia"/>
                        <w:sz w:val="16"/>
                        <w:szCs w:val="16"/>
                      </w:rPr>
                      <w:t>From any state..</w:t>
                    </w:r>
                  </w:p>
                  <w:p w:rsidR="000F6E92" w:rsidRPr="005372D3" w:rsidRDefault="000F6E92" w:rsidP="00906B5E">
                    <w:pPr>
                      <w:rPr>
                        <w:sz w:val="16"/>
                        <w:szCs w:val="16"/>
                      </w:rPr>
                    </w:pPr>
                    <w:r>
                      <w:rPr>
                        <w:rFonts w:hint="eastAsia"/>
                        <w:sz w:val="16"/>
                        <w:szCs w:val="16"/>
                      </w:rPr>
                      <w:t>The FPGA junction temperature exceeds 99degC.</w:t>
                    </w:r>
                  </w:p>
                </w:txbxContent>
              </v:textbox>
            </v:shape>
          </w:pict>
        </w:r>
      </w:ins>
    </w:p>
    <w:p w:rsidR="00906B5E" w:rsidRDefault="00906B5E" w:rsidP="00906B5E">
      <w:pPr>
        <w:rPr>
          <w:ins w:id="13382" w:author="t_竹沢 公佑" w:date="2019-10-06T14:41:00Z"/>
          <w:sz w:val="22"/>
          <w:szCs w:val="22"/>
        </w:rPr>
      </w:pPr>
    </w:p>
    <w:p w:rsidR="00906B5E" w:rsidRDefault="00906B5E" w:rsidP="00906B5E">
      <w:pPr>
        <w:rPr>
          <w:ins w:id="13383" w:author="t_竹沢 公佑" w:date="2019-10-06T14:41:00Z"/>
          <w:sz w:val="22"/>
          <w:szCs w:val="22"/>
        </w:rPr>
      </w:pPr>
    </w:p>
    <w:p w:rsidR="00906B5E" w:rsidRDefault="00784A1F" w:rsidP="00906B5E">
      <w:pPr>
        <w:rPr>
          <w:ins w:id="13384" w:author="t_竹沢 公佑" w:date="2019-10-06T14:41:00Z"/>
          <w:sz w:val="22"/>
          <w:szCs w:val="22"/>
        </w:rPr>
      </w:pPr>
      <w:ins w:id="13385" w:author="t_竹沢 公佑" w:date="2019-10-06T14:41:00Z">
        <w:r>
          <w:rPr>
            <w:noProof/>
            <w:sz w:val="22"/>
            <w:szCs w:val="22"/>
          </w:rPr>
          <w:pict>
            <v:shape id="_x0000_s1826" type="#_x0000_t202" style="position:absolute;margin-left:96pt;margin-top:1.8pt;width:294pt;height:22.5pt;z-index:489;mso-wrap-style:square;mso-width-percent:0;mso-wrap-distance-left:9pt;mso-wrap-distance-top:0;mso-wrap-distance-right:9pt;mso-wrap-distance-bottom:0;mso-position-horizontal-relative:text;mso-position-vertical-relative:text;mso-width-percent:0;mso-width-relative:page;mso-height-relative:page;mso-position-horizontal-col-start:0;mso-width-col-span:0;v-text-anchor:top">
              <v:textbox style="mso-next-textbox:#_x0000_s1826" inset="5.85pt,.7pt,5.85pt,.7pt">
                <w:txbxContent>
                  <w:p w:rsidR="000F6E92" w:rsidRPr="00DC5EC8" w:rsidRDefault="000F6E92" w:rsidP="00906B5E">
                    <w:pPr>
                      <w:jc w:val="center"/>
                      <w:rPr>
                        <w:sz w:val="16"/>
                        <w:szCs w:val="16"/>
                      </w:rPr>
                    </w:pPr>
                    <w:r>
                      <w:rPr>
                        <w:rFonts w:hint="eastAsia"/>
                        <w:sz w:val="16"/>
                        <w:szCs w:val="16"/>
                      </w:rPr>
                      <w:t xml:space="preserve">The device driver powers off the system for protecting the devices. </w:t>
                    </w:r>
                  </w:p>
                </w:txbxContent>
              </v:textbox>
            </v:shape>
          </w:pict>
        </w:r>
      </w:ins>
    </w:p>
    <w:p w:rsidR="00906B5E" w:rsidRDefault="00906B5E" w:rsidP="00906B5E">
      <w:pPr>
        <w:rPr>
          <w:ins w:id="13386" w:author="t_竹沢 公佑" w:date="2019-10-06T14:41:00Z"/>
          <w:sz w:val="22"/>
          <w:szCs w:val="22"/>
        </w:rPr>
      </w:pPr>
    </w:p>
    <w:p w:rsidR="00906B5E" w:rsidRPr="001A6EC7" w:rsidRDefault="00906B5E" w:rsidP="00906B5E">
      <w:pPr>
        <w:pStyle w:val="af9"/>
        <w:jc w:val="center"/>
        <w:rPr>
          <w:ins w:id="13387" w:author="t_竹沢 公佑" w:date="2019-10-06T14:41:00Z"/>
          <w:b w:val="0"/>
          <w:sz w:val="22"/>
          <w:szCs w:val="22"/>
          <w:rPrChange w:id="13388" w:author="t_竹沢 公佑" w:date="2019-10-06T14:43:00Z">
            <w:rPr>
              <w:ins w:id="13389" w:author="t_竹沢 公佑" w:date="2019-10-06T14:41:00Z"/>
              <w:sz w:val="22"/>
              <w:szCs w:val="22"/>
            </w:rPr>
          </w:rPrChange>
        </w:rPr>
      </w:pPr>
      <w:ins w:id="13390" w:author="t_竹沢 公佑" w:date="2019-10-06T14:41:00Z">
        <w:r>
          <w:t xml:space="preserve">Figure </w:t>
        </w:r>
      </w:ins>
      <w:ins w:id="13391" w:author="t_竹沢 公佑" w:date="2021-02-01T12:00:00Z">
        <w:r w:rsidR="000C2A5C">
          <w:fldChar w:fldCharType="begin"/>
        </w:r>
        <w:r w:rsidR="000C2A5C">
          <w:instrText xml:space="preserve"> STYLEREF 1 \s </w:instrText>
        </w:r>
      </w:ins>
      <w:r w:rsidR="000C2A5C">
        <w:fldChar w:fldCharType="separate"/>
      </w:r>
      <w:r w:rsidR="000B4FA1">
        <w:rPr>
          <w:noProof/>
        </w:rPr>
        <w:t>7</w:t>
      </w:r>
      <w:ins w:id="13392" w:author="t_竹沢 公佑" w:date="2021-02-01T12:00:00Z">
        <w:r w:rsidR="000C2A5C">
          <w:fldChar w:fldCharType="end"/>
        </w:r>
        <w:r w:rsidR="000C2A5C">
          <w:noBreakHyphen/>
        </w:r>
        <w:r w:rsidR="000C2A5C">
          <w:fldChar w:fldCharType="begin"/>
        </w:r>
        <w:r w:rsidR="000C2A5C">
          <w:instrText xml:space="preserve"> SEQ Figure \* ARABIC \s 1 </w:instrText>
        </w:r>
      </w:ins>
      <w:r w:rsidR="000C2A5C">
        <w:fldChar w:fldCharType="separate"/>
      </w:r>
      <w:ins w:id="13393" w:author="t_竹沢 公佑" w:date="2021-02-02T17:29:00Z">
        <w:r w:rsidR="000B4FA1">
          <w:rPr>
            <w:noProof/>
          </w:rPr>
          <w:t>2</w:t>
        </w:r>
      </w:ins>
      <w:ins w:id="13394" w:author="t_竹沢 公佑" w:date="2021-02-01T12:00:00Z">
        <w:r w:rsidR="000C2A5C">
          <w:fldChar w:fldCharType="end"/>
        </w:r>
      </w:ins>
      <w:ins w:id="13395" w:author="t_竹沢 公佑" w:date="2019-10-06T14:43:00Z">
        <w:r w:rsidR="001A6EC7">
          <w:rPr>
            <w:rFonts w:hint="eastAsia"/>
          </w:rPr>
          <w:t>:</w:t>
        </w:r>
      </w:ins>
      <w:ins w:id="13396" w:author="t_竹沢 公佑" w:date="2019-10-06T14:41:00Z">
        <w:r w:rsidRPr="00DC5EC8">
          <w:rPr>
            <w:rFonts w:hint="eastAsia"/>
            <w:sz w:val="22"/>
            <w:szCs w:val="22"/>
          </w:rPr>
          <w:t xml:space="preserve"> </w:t>
        </w:r>
        <w:r w:rsidRPr="001A6EC7">
          <w:rPr>
            <w:b w:val="0"/>
            <w:sz w:val="22"/>
            <w:szCs w:val="22"/>
            <w:rPrChange w:id="13397" w:author="t_竹沢 公佑" w:date="2019-10-06T14:43:00Z">
              <w:rPr>
                <w:sz w:val="22"/>
                <w:szCs w:val="22"/>
              </w:rPr>
            </w:rPrChange>
          </w:rPr>
          <w:t>Overheat state transition diagram</w:t>
        </w:r>
      </w:ins>
    </w:p>
    <w:p w:rsidR="00906B5E" w:rsidRPr="001A6EC7" w:rsidRDefault="00906B5E" w:rsidP="00906B5E">
      <w:pPr>
        <w:rPr>
          <w:ins w:id="13398" w:author="t_竹沢 公佑" w:date="2019-10-06T14:41:00Z"/>
          <w:sz w:val="22"/>
          <w:szCs w:val="22"/>
        </w:rPr>
      </w:pPr>
    </w:p>
    <w:p w:rsidR="00906B5E" w:rsidRDefault="00906B5E">
      <w:pPr>
        <w:rPr>
          <w:ins w:id="13399" w:author="t_竹沢 公佑" w:date="2019-10-06T14:40:00Z"/>
          <w:sz w:val="22"/>
          <w:szCs w:val="22"/>
        </w:rPr>
        <w:pPrChange w:id="13400" w:author="t_竹沢 公佑" w:date="2019-10-06T14:40:00Z">
          <w:pPr>
            <w:ind w:left="660"/>
          </w:pPr>
        </w:pPrChange>
      </w:pPr>
    </w:p>
    <w:p w:rsidR="00906B5E" w:rsidRDefault="00906B5E">
      <w:pPr>
        <w:rPr>
          <w:sz w:val="22"/>
          <w:szCs w:val="22"/>
        </w:rPr>
        <w:pPrChange w:id="13401" w:author="t_竹沢 公佑" w:date="2019-10-06T14:40:00Z">
          <w:pPr>
            <w:ind w:left="660"/>
          </w:pPr>
        </w:pPrChange>
      </w:pPr>
    </w:p>
    <w:p w:rsidR="00E051C9" w:rsidRPr="00EB6BCB" w:rsidRDefault="00E051C9" w:rsidP="0086495D">
      <w:pPr>
        <w:ind w:left="660"/>
        <w:rPr>
          <w:sz w:val="22"/>
          <w:szCs w:val="22"/>
        </w:rPr>
      </w:pPr>
      <w:r>
        <w:rPr>
          <w:sz w:val="22"/>
          <w:szCs w:val="22"/>
        </w:rPr>
        <w:br w:type="page"/>
      </w:r>
    </w:p>
    <w:p w:rsidR="00313319" w:rsidRPr="00266349" w:rsidRDefault="00313319" w:rsidP="00E82429">
      <w:pPr>
        <w:pStyle w:val="3"/>
      </w:pPr>
      <w:bookmarkStart w:id="13402" w:name="_Toc63179480"/>
      <w:r>
        <w:rPr>
          <w:rFonts w:hint="eastAsia"/>
        </w:rPr>
        <w:t>Log</w:t>
      </w:r>
      <w:ins w:id="13403" w:author="t_竹沢 公佑" w:date="2020-07-31T08:52:00Z">
        <w:r w:rsidR="00B016AB">
          <w:rPr>
            <w:rFonts w:hint="eastAsia"/>
          </w:rPr>
          <w:t xml:space="preserve"> (version 2.0.6 or older)</w:t>
        </w:r>
      </w:ins>
      <w:bookmarkEnd w:id="13402"/>
    </w:p>
    <w:p w:rsidR="0086495D" w:rsidRDefault="00C40EF9" w:rsidP="0086495D">
      <w:pPr>
        <w:rPr>
          <w:sz w:val="22"/>
          <w:szCs w:val="22"/>
        </w:rPr>
      </w:pPr>
      <w:r>
        <w:rPr>
          <w:rFonts w:hint="eastAsia"/>
          <w:sz w:val="22"/>
          <w:szCs w:val="22"/>
        </w:rPr>
        <w:t xml:space="preserve">  When </w:t>
      </w:r>
      <w:ins w:id="13404" w:author="t_竹沢 公佑" w:date="2019-10-05T21:11:00Z">
        <w:r w:rsidR="00C56172">
          <w:rPr>
            <w:rFonts w:hint="eastAsia"/>
            <w:sz w:val="22"/>
            <w:szCs w:val="22"/>
          </w:rPr>
          <w:t xml:space="preserve">a </w:t>
        </w:r>
      </w:ins>
      <w:del w:id="13405" w:author="t_竹沢 公佑" w:date="2019-10-05T21:11:00Z">
        <w:r w:rsidDel="00C56172">
          <w:rPr>
            <w:rFonts w:hint="eastAsia"/>
            <w:sz w:val="22"/>
            <w:szCs w:val="22"/>
          </w:rPr>
          <w:delText xml:space="preserve">the </w:delText>
        </w:r>
      </w:del>
      <w:r>
        <w:rPr>
          <w:rFonts w:hint="eastAsia"/>
          <w:sz w:val="22"/>
          <w:szCs w:val="22"/>
        </w:rPr>
        <w:t>DRXP driver detects the overheating event, it writes the log to the EEPROM on the DRXP board.</w:t>
      </w:r>
    </w:p>
    <w:p w:rsidR="00C40EF9" w:rsidRDefault="00C40EF9" w:rsidP="0086495D">
      <w:pPr>
        <w:rPr>
          <w:sz w:val="22"/>
          <w:szCs w:val="22"/>
        </w:rPr>
      </w:pPr>
      <w:r>
        <w:rPr>
          <w:rFonts w:hint="eastAsia"/>
          <w:sz w:val="22"/>
          <w:szCs w:val="22"/>
        </w:rPr>
        <w:t xml:space="preserve"> It writes the log following timings.</w:t>
      </w:r>
    </w:p>
    <w:p w:rsidR="00C40EF9" w:rsidRPr="00C40EF9" w:rsidRDefault="00C40EF9" w:rsidP="0086495D">
      <w:pPr>
        <w:rPr>
          <w:sz w:val="22"/>
          <w:szCs w:val="22"/>
        </w:rPr>
      </w:pPr>
    </w:p>
    <w:p w:rsidR="00C40EF9" w:rsidRPr="00C40EF9" w:rsidRDefault="00C40EF9" w:rsidP="00C40EF9">
      <w:pPr>
        <w:numPr>
          <w:ilvl w:val="0"/>
          <w:numId w:val="18"/>
        </w:numPr>
        <w:rPr>
          <w:sz w:val="22"/>
          <w:szCs w:val="22"/>
        </w:rPr>
      </w:pPr>
      <w:r>
        <w:rPr>
          <w:rFonts w:hint="eastAsia"/>
          <w:sz w:val="22"/>
          <w:szCs w:val="22"/>
        </w:rPr>
        <w:t>The FPGA junction temperature exceeds the user defined threshold.</w:t>
      </w:r>
    </w:p>
    <w:p w:rsidR="00C40EF9" w:rsidRDefault="00C40EF9" w:rsidP="00C40EF9">
      <w:pPr>
        <w:numPr>
          <w:ilvl w:val="0"/>
          <w:numId w:val="18"/>
        </w:numPr>
        <w:rPr>
          <w:sz w:val="22"/>
          <w:szCs w:val="22"/>
        </w:rPr>
      </w:pPr>
      <w:r>
        <w:rPr>
          <w:rFonts w:hint="eastAsia"/>
          <w:sz w:val="22"/>
          <w:szCs w:val="22"/>
        </w:rPr>
        <w:t xml:space="preserve">The FPGA junction </w:t>
      </w:r>
      <w:r>
        <w:rPr>
          <w:sz w:val="22"/>
          <w:szCs w:val="22"/>
        </w:rPr>
        <w:t>temperature</w:t>
      </w:r>
      <w:r>
        <w:rPr>
          <w:rFonts w:hint="eastAsia"/>
          <w:sz w:val="22"/>
          <w:szCs w:val="22"/>
        </w:rPr>
        <w:t xml:space="preserve"> </w:t>
      </w:r>
      <w:ins w:id="13406" w:author="t_竹沢 公佑" w:date="2019-10-05T21:11:00Z">
        <w:r w:rsidR="00C56172">
          <w:rPr>
            <w:rFonts w:hint="eastAsia"/>
            <w:sz w:val="22"/>
            <w:szCs w:val="22"/>
          </w:rPr>
          <w:t xml:space="preserve">falls below </w:t>
        </w:r>
      </w:ins>
      <w:del w:id="13407" w:author="t_竹沢 公佑" w:date="2019-10-05T21:11:00Z">
        <w:r w:rsidDel="00C56172">
          <w:rPr>
            <w:rFonts w:hint="eastAsia"/>
            <w:sz w:val="22"/>
            <w:szCs w:val="22"/>
          </w:rPr>
          <w:delText xml:space="preserve">goes down less than </w:delText>
        </w:r>
      </w:del>
      <w:r>
        <w:rPr>
          <w:rFonts w:hint="eastAsia"/>
          <w:sz w:val="22"/>
          <w:szCs w:val="22"/>
        </w:rPr>
        <w:t>user defined threshold.</w:t>
      </w:r>
    </w:p>
    <w:p w:rsidR="00C40EF9" w:rsidRDefault="00C40EF9" w:rsidP="00C40EF9">
      <w:pPr>
        <w:numPr>
          <w:ilvl w:val="0"/>
          <w:numId w:val="18"/>
        </w:numPr>
        <w:rPr>
          <w:sz w:val="22"/>
          <w:szCs w:val="22"/>
        </w:rPr>
      </w:pPr>
      <w:r>
        <w:rPr>
          <w:rFonts w:hint="eastAsia"/>
          <w:sz w:val="22"/>
          <w:szCs w:val="22"/>
        </w:rPr>
        <w:t>The FPGA junction temperature exceeds the shutdown threshold.</w:t>
      </w:r>
    </w:p>
    <w:p w:rsidR="00C40EF9" w:rsidRDefault="00C40EF9" w:rsidP="00C40EF9">
      <w:pPr>
        <w:numPr>
          <w:ilvl w:val="0"/>
          <w:numId w:val="18"/>
        </w:numPr>
        <w:rPr>
          <w:sz w:val="22"/>
          <w:szCs w:val="22"/>
        </w:rPr>
      </w:pPr>
      <w:r>
        <w:rPr>
          <w:rFonts w:hint="eastAsia"/>
          <w:sz w:val="22"/>
          <w:szCs w:val="22"/>
        </w:rPr>
        <w:t>The FPGA junction temperature exceeds the hardware threshold.</w:t>
      </w:r>
    </w:p>
    <w:p w:rsidR="00C40EF9" w:rsidRDefault="00C40EF9" w:rsidP="00C40EF9">
      <w:pPr>
        <w:ind w:left="240"/>
        <w:rPr>
          <w:sz w:val="22"/>
          <w:szCs w:val="22"/>
        </w:rPr>
      </w:pPr>
    </w:p>
    <w:p w:rsidR="00C40EF9" w:rsidRDefault="00C56172" w:rsidP="005E01EC">
      <w:pPr>
        <w:ind w:leftChars="50" w:left="120" w:firstLineChars="50" w:firstLine="110"/>
        <w:rPr>
          <w:sz w:val="22"/>
          <w:szCs w:val="22"/>
        </w:rPr>
      </w:pPr>
      <w:ins w:id="13408" w:author="t_竹沢 公佑" w:date="2019-10-05T21:12:00Z">
        <w:r>
          <w:rPr>
            <w:sz w:val="22"/>
            <w:szCs w:val="22"/>
          </w:rPr>
          <w:t>Y</w:t>
        </w:r>
        <w:r>
          <w:rPr>
            <w:rFonts w:hint="eastAsia"/>
            <w:sz w:val="22"/>
            <w:szCs w:val="22"/>
          </w:rPr>
          <w:t xml:space="preserve">ou </w:t>
        </w:r>
      </w:ins>
      <w:del w:id="13409" w:author="t_竹沢 公佑" w:date="2019-10-05T21:12:00Z">
        <w:r w:rsidR="00452DE1" w:rsidDel="00C56172">
          <w:rPr>
            <w:rFonts w:hint="eastAsia"/>
            <w:sz w:val="22"/>
            <w:szCs w:val="22"/>
          </w:rPr>
          <w:delText xml:space="preserve">User </w:delText>
        </w:r>
      </w:del>
      <w:r w:rsidR="00452DE1">
        <w:rPr>
          <w:rFonts w:hint="eastAsia"/>
          <w:sz w:val="22"/>
          <w:szCs w:val="22"/>
        </w:rPr>
        <w:t xml:space="preserve">can </w:t>
      </w:r>
      <w:r w:rsidR="00155AD3">
        <w:rPr>
          <w:rFonts w:hint="eastAsia"/>
          <w:sz w:val="22"/>
          <w:szCs w:val="22"/>
        </w:rPr>
        <w:t xml:space="preserve">read </w:t>
      </w:r>
      <w:r w:rsidR="00452DE1">
        <w:rPr>
          <w:rFonts w:hint="eastAsia"/>
          <w:sz w:val="22"/>
          <w:szCs w:val="22"/>
        </w:rPr>
        <w:t xml:space="preserve">the </w:t>
      </w:r>
      <w:r w:rsidR="005E01EC">
        <w:rPr>
          <w:rFonts w:hint="eastAsia"/>
          <w:sz w:val="22"/>
          <w:szCs w:val="22"/>
        </w:rPr>
        <w:t xml:space="preserve">overheat </w:t>
      </w:r>
      <w:r w:rsidR="00452DE1">
        <w:rPr>
          <w:rFonts w:hint="eastAsia"/>
          <w:sz w:val="22"/>
          <w:szCs w:val="22"/>
        </w:rPr>
        <w:t xml:space="preserve">log </w:t>
      </w:r>
      <w:ins w:id="13410" w:author="t_竹沢 公佑" w:date="2019-10-05T21:12:00Z">
        <w:r>
          <w:rPr>
            <w:rFonts w:hint="eastAsia"/>
            <w:sz w:val="22"/>
            <w:szCs w:val="22"/>
          </w:rPr>
          <w:t xml:space="preserve">from </w:t>
        </w:r>
      </w:ins>
      <w:del w:id="13411" w:author="t_竹沢 公佑" w:date="2019-10-05T21:12:00Z">
        <w:r w:rsidR="005E01EC" w:rsidDel="00C56172">
          <w:rPr>
            <w:rFonts w:hint="eastAsia"/>
            <w:sz w:val="22"/>
            <w:szCs w:val="22"/>
          </w:rPr>
          <w:delText xml:space="preserve">via </w:delText>
        </w:r>
      </w:del>
      <w:r w:rsidR="005E01EC">
        <w:rPr>
          <w:rFonts w:hint="eastAsia"/>
          <w:sz w:val="22"/>
          <w:szCs w:val="22"/>
        </w:rPr>
        <w:t xml:space="preserve">syslog. </w:t>
      </w:r>
      <w:ins w:id="13412" w:author="t_竹沢 公佑" w:date="2019-10-05T21:12:00Z">
        <w:r>
          <w:rPr>
            <w:rFonts w:hint="eastAsia"/>
            <w:sz w:val="22"/>
            <w:szCs w:val="22"/>
          </w:rPr>
          <w:t xml:space="preserve">A </w:t>
        </w:r>
      </w:ins>
      <w:r w:rsidR="00DB4511">
        <w:rPr>
          <w:rFonts w:hint="eastAsia"/>
          <w:sz w:val="22"/>
          <w:szCs w:val="22"/>
        </w:rPr>
        <w:t xml:space="preserve">DRXP driver dumps </w:t>
      </w:r>
      <w:del w:id="13413" w:author="t_竹沢 公佑" w:date="2019-10-05T21:13:00Z">
        <w:r w:rsidR="00DB4511" w:rsidDel="00C56172">
          <w:rPr>
            <w:rFonts w:hint="eastAsia"/>
            <w:sz w:val="22"/>
            <w:szCs w:val="22"/>
          </w:rPr>
          <w:delText xml:space="preserve">the </w:delText>
        </w:r>
      </w:del>
      <w:r w:rsidR="00DB4511">
        <w:rPr>
          <w:rFonts w:hint="eastAsia"/>
          <w:sz w:val="22"/>
          <w:szCs w:val="22"/>
        </w:rPr>
        <w:t>log</w:t>
      </w:r>
      <w:ins w:id="13414" w:author="t_竹沢 公佑" w:date="2019-10-05T21:13:00Z">
        <w:r>
          <w:rPr>
            <w:rFonts w:hint="eastAsia"/>
            <w:sz w:val="22"/>
            <w:szCs w:val="22"/>
          </w:rPr>
          <w:t>s</w:t>
        </w:r>
      </w:ins>
      <w:r w:rsidR="00DB4511">
        <w:rPr>
          <w:rFonts w:hint="eastAsia"/>
          <w:sz w:val="22"/>
          <w:szCs w:val="22"/>
        </w:rPr>
        <w:t xml:space="preserve"> to syslog when it is loaded or above four conditions are</w:t>
      </w:r>
      <w:r w:rsidR="00B5333B">
        <w:rPr>
          <w:rFonts w:hint="eastAsia"/>
          <w:sz w:val="22"/>
          <w:szCs w:val="22"/>
        </w:rPr>
        <w:t xml:space="preserve"> met</w:t>
      </w:r>
      <w:r w:rsidR="00DB4511">
        <w:rPr>
          <w:rFonts w:hint="eastAsia"/>
          <w:sz w:val="22"/>
          <w:szCs w:val="22"/>
        </w:rPr>
        <w:t xml:space="preserve">. </w:t>
      </w:r>
      <w:ins w:id="13415" w:author="t_竹沢 公佑" w:date="2019-10-05T21:13:00Z">
        <w:r>
          <w:rPr>
            <w:sz w:val="22"/>
            <w:szCs w:val="22"/>
          </w:rPr>
          <w:t>Y</w:t>
        </w:r>
        <w:r>
          <w:rPr>
            <w:rFonts w:hint="eastAsia"/>
            <w:sz w:val="22"/>
            <w:szCs w:val="22"/>
          </w:rPr>
          <w:t xml:space="preserve">ou </w:t>
        </w:r>
      </w:ins>
      <w:del w:id="13416" w:author="t_竹沢 公佑" w:date="2019-10-05T21:13:00Z">
        <w:r w:rsidR="005E01EC" w:rsidDel="00C56172">
          <w:rPr>
            <w:rFonts w:hint="eastAsia"/>
            <w:sz w:val="22"/>
            <w:szCs w:val="22"/>
          </w:rPr>
          <w:delText xml:space="preserve">User </w:delText>
        </w:r>
      </w:del>
      <w:r w:rsidR="005E01EC">
        <w:rPr>
          <w:rFonts w:hint="eastAsia"/>
          <w:sz w:val="22"/>
          <w:szCs w:val="22"/>
        </w:rPr>
        <w:t xml:space="preserve">can </w:t>
      </w:r>
      <w:r w:rsidR="00DB4511">
        <w:rPr>
          <w:rFonts w:hint="eastAsia"/>
          <w:sz w:val="22"/>
          <w:szCs w:val="22"/>
        </w:rPr>
        <w:t xml:space="preserve">also </w:t>
      </w:r>
      <w:r w:rsidR="005E01EC">
        <w:rPr>
          <w:rFonts w:hint="eastAsia"/>
          <w:sz w:val="22"/>
          <w:szCs w:val="22"/>
        </w:rPr>
        <w:t xml:space="preserve">force device driver to read </w:t>
      </w:r>
      <w:ins w:id="13417" w:author="t_竹沢 公佑" w:date="2019-10-05T21:14:00Z">
        <w:r>
          <w:rPr>
            <w:rFonts w:hint="eastAsia"/>
            <w:sz w:val="22"/>
            <w:szCs w:val="22"/>
          </w:rPr>
          <w:t>overheat log from the DRXP board and dump it to syslog</w:t>
        </w:r>
      </w:ins>
      <w:del w:id="13418" w:author="t_竹沢 公佑" w:date="2019-10-05T21:14:00Z">
        <w:r w:rsidR="005E01EC" w:rsidDel="00C56172">
          <w:rPr>
            <w:rFonts w:hint="eastAsia"/>
            <w:sz w:val="22"/>
            <w:szCs w:val="22"/>
          </w:rPr>
          <w:delText>and</w:delText>
        </w:r>
      </w:del>
      <w:r w:rsidR="005E01EC">
        <w:rPr>
          <w:rFonts w:hint="eastAsia"/>
          <w:sz w:val="22"/>
          <w:szCs w:val="22"/>
        </w:rPr>
        <w:t xml:space="preserve"> </w:t>
      </w:r>
      <w:del w:id="13419" w:author="t_竹沢 公佑" w:date="2019-10-05T21:15:00Z">
        <w:r w:rsidR="005E01EC" w:rsidDel="00C56172">
          <w:rPr>
            <w:rFonts w:hint="eastAsia"/>
            <w:sz w:val="22"/>
            <w:szCs w:val="22"/>
          </w:rPr>
          <w:delText xml:space="preserve">write out overheat log </w:delText>
        </w:r>
      </w:del>
      <w:r w:rsidR="005E01EC">
        <w:rPr>
          <w:rFonts w:hint="eastAsia"/>
          <w:sz w:val="22"/>
          <w:szCs w:val="22"/>
        </w:rPr>
        <w:t xml:space="preserve">manually by </w:t>
      </w:r>
      <w:r w:rsidR="00DB4511">
        <w:rPr>
          <w:rFonts w:hint="eastAsia"/>
          <w:sz w:val="22"/>
          <w:szCs w:val="22"/>
        </w:rPr>
        <w:t xml:space="preserve">calling </w:t>
      </w:r>
      <w:r w:rsidR="00452DE1">
        <w:rPr>
          <w:rFonts w:hint="eastAsia"/>
          <w:sz w:val="22"/>
          <w:szCs w:val="22"/>
        </w:rPr>
        <w:t xml:space="preserve">ioctl(DRXPD_FLASH_OVHLOG). </w:t>
      </w:r>
      <w:ins w:id="13420" w:author="t_竹沢 公佑" w:date="2019-10-05T21:15:00Z">
        <w:r>
          <w:rPr>
            <w:rFonts w:hint="eastAsia"/>
            <w:sz w:val="22"/>
            <w:szCs w:val="22"/>
          </w:rPr>
          <w:t xml:space="preserve">The </w:t>
        </w:r>
      </w:ins>
      <w:del w:id="13421" w:author="t_竹沢 公佑" w:date="2019-10-05T21:15:00Z">
        <w:r w:rsidR="00452DE1" w:rsidDel="00C56172">
          <w:rPr>
            <w:rFonts w:hint="eastAsia"/>
            <w:sz w:val="22"/>
            <w:szCs w:val="22"/>
          </w:rPr>
          <w:delText>Following</w:delText>
        </w:r>
        <w:r w:rsidR="00B5333B" w:rsidDel="00C56172">
          <w:rPr>
            <w:rFonts w:hint="eastAsia"/>
            <w:sz w:val="22"/>
            <w:szCs w:val="22"/>
          </w:rPr>
          <w:delText>s</w:delText>
        </w:r>
        <w:r w:rsidR="00452DE1" w:rsidDel="00C56172">
          <w:rPr>
            <w:rFonts w:hint="eastAsia"/>
            <w:sz w:val="22"/>
            <w:szCs w:val="22"/>
          </w:rPr>
          <w:delText xml:space="preserve"> </w:delText>
        </w:r>
        <w:r w:rsidR="00B5333B" w:rsidDel="00C56172">
          <w:rPr>
            <w:rFonts w:hint="eastAsia"/>
            <w:sz w:val="22"/>
            <w:szCs w:val="22"/>
          </w:rPr>
          <w:delText xml:space="preserve">are </w:delText>
        </w:r>
      </w:del>
      <w:r w:rsidR="005E01EC">
        <w:rPr>
          <w:rFonts w:hint="eastAsia"/>
          <w:sz w:val="22"/>
          <w:szCs w:val="22"/>
        </w:rPr>
        <w:t xml:space="preserve">log </w:t>
      </w:r>
      <w:r w:rsidR="00452DE1">
        <w:rPr>
          <w:rFonts w:hint="eastAsia"/>
          <w:sz w:val="22"/>
          <w:szCs w:val="22"/>
        </w:rPr>
        <w:t>example</w:t>
      </w:r>
      <w:r w:rsidR="00B5333B">
        <w:rPr>
          <w:rFonts w:hint="eastAsia"/>
          <w:sz w:val="22"/>
          <w:szCs w:val="22"/>
        </w:rPr>
        <w:t>s</w:t>
      </w:r>
      <w:ins w:id="13422" w:author="t_竹沢 公佑" w:date="2019-10-05T21:15:00Z">
        <w:r>
          <w:rPr>
            <w:rFonts w:hint="eastAsia"/>
            <w:sz w:val="22"/>
            <w:szCs w:val="22"/>
          </w:rPr>
          <w:t xml:space="preserve"> are as below</w:t>
        </w:r>
      </w:ins>
      <w:r w:rsidR="00452DE1">
        <w:rPr>
          <w:rFonts w:hint="eastAsia"/>
          <w:sz w:val="22"/>
          <w:szCs w:val="22"/>
        </w:rPr>
        <w:t>.</w:t>
      </w:r>
    </w:p>
    <w:p w:rsidR="00B81B5A" w:rsidRPr="00E051C9" w:rsidRDefault="00452DE1" w:rsidP="00E051C9">
      <w:pPr>
        <w:ind w:left="110" w:hangingChars="50" w:hanging="110"/>
        <w:rPr>
          <w:sz w:val="22"/>
          <w:szCs w:val="22"/>
        </w:rPr>
      </w:pPr>
      <w:r>
        <w:rPr>
          <w:rFonts w:hint="eastAsia"/>
          <w:sz w:val="22"/>
          <w:szCs w:val="22"/>
        </w:rPr>
        <w:t xml:space="preserve"> </w:t>
      </w:r>
      <w:r w:rsidR="00DB4511">
        <w:rPr>
          <w:rFonts w:hint="eastAsia"/>
          <w:sz w:val="22"/>
          <w:szCs w:val="22"/>
        </w:rPr>
        <w:t xml:space="preserve"> </w:t>
      </w:r>
      <w:r>
        <w:rPr>
          <w:rFonts w:hint="eastAsia"/>
          <w:sz w:val="22"/>
          <w:szCs w:val="22"/>
        </w:rPr>
        <w:t xml:space="preserve">When the overheating protection is triggered, </w:t>
      </w:r>
      <w:ins w:id="13423" w:author="t_竹沢 公佑" w:date="2019-10-05T21:16:00Z">
        <w:r w:rsidR="00C56172">
          <w:rPr>
            <w:rFonts w:hint="eastAsia"/>
            <w:sz w:val="22"/>
            <w:szCs w:val="22"/>
          </w:rPr>
          <w:t xml:space="preserve">the </w:t>
        </w:r>
      </w:ins>
      <w:r>
        <w:rPr>
          <w:rFonts w:hint="eastAsia"/>
          <w:sz w:val="22"/>
          <w:szCs w:val="22"/>
        </w:rPr>
        <w:t xml:space="preserve">DRXP driver writes the time </w:t>
      </w:r>
      <w:ins w:id="13424" w:author="t_竹沢 公佑" w:date="2019-10-05T21:16:00Z">
        <w:r w:rsidR="00C56172">
          <w:rPr>
            <w:rFonts w:hint="eastAsia"/>
            <w:sz w:val="22"/>
            <w:szCs w:val="22"/>
          </w:rPr>
          <w:t xml:space="preserve">when it </w:t>
        </w:r>
      </w:ins>
      <w:r>
        <w:rPr>
          <w:rFonts w:hint="eastAsia"/>
          <w:sz w:val="22"/>
          <w:szCs w:val="22"/>
        </w:rPr>
        <w:t>detect</w:t>
      </w:r>
      <w:ins w:id="13425" w:author="t_竹沢 公佑" w:date="2019-10-05T21:17:00Z">
        <w:r w:rsidR="00C56172">
          <w:rPr>
            <w:rFonts w:hint="eastAsia"/>
            <w:sz w:val="22"/>
            <w:szCs w:val="22"/>
          </w:rPr>
          <w:t>s</w:t>
        </w:r>
      </w:ins>
      <w:del w:id="13426" w:author="t_竹沢 公佑" w:date="2019-10-05T21:17:00Z">
        <w:r w:rsidDel="00C56172">
          <w:rPr>
            <w:rFonts w:hint="eastAsia"/>
            <w:sz w:val="22"/>
            <w:szCs w:val="22"/>
          </w:rPr>
          <w:delText>ed</w:delText>
        </w:r>
      </w:del>
      <w:r>
        <w:rPr>
          <w:rFonts w:hint="eastAsia"/>
          <w:sz w:val="22"/>
          <w:szCs w:val="22"/>
        </w:rPr>
        <w:t xml:space="preserve"> </w:t>
      </w:r>
      <w:ins w:id="13427" w:author="t_竹沢 公佑" w:date="2019-10-05T21:17:00Z">
        <w:r w:rsidR="00C56172">
          <w:rPr>
            <w:rFonts w:hint="eastAsia"/>
            <w:sz w:val="22"/>
            <w:szCs w:val="22"/>
          </w:rPr>
          <w:t xml:space="preserve">overheat </w:t>
        </w:r>
      </w:ins>
      <w:del w:id="13428" w:author="t_竹沢 公佑" w:date="2019-10-05T21:17:00Z">
        <w:r w:rsidDel="00C56172">
          <w:rPr>
            <w:rFonts w:hint="eastAsia"/>
            <w:sz w:val="22"/>
            <w:szCs w:val="22"/>
          </w:rPr>
          <w:delText xml:space="preserve">it </w:delText>
        </w:r>
      </w:del>
      <w:r>
        <w:rPr>
          <w:rFonts w:hint="eastAsia"/>
          <w:sz w:val="22"/>
          <w:szCs w:val="22"/>
        </w:rPr>
        <w:t xml:space="preserve">and the </w:t>
      </w:r>
      <w:r w:rsidR="00764332">
        <w:rPr>
          <w:rFonts w:hint="eastAsia"/>
          <w:sz w:val="22"/>
          <w:szCs w:val="22"/>
        </w:rPr>
        <w:t xml:space="preserve">FPGA </w:t>
      </w:r>
      <w:r>
        <w:rPr>
          <w:sz w:val="22"/>
          <w:szCs w:val="22"/>
        </w:rPr>
        <w:t>junction temperature</w:t>
      </w:r>
      <w:r>
        <w:rPr>
          <w:rFonts w:hint="eastAsia"/>
          <w:sz w:val="22"/>
          <w:szCs w:val="22"/>
        </w:rPr>
        <w:t>.</w:t>
      </w:r>
      <w:r w:rsidR="00E70370">
        <w:rPr>
          <w:rFonts w:hint="eastAsia"/>
          <w:sz w:val="22"/>
          <w:szCs w:val="22"/>
        </w:rPr>
        <w:t xml:space="preserve"> </w:t>
      </w:r>
      <w:del w:id="13429" w:author="t_竹沢 公佑" w:date="2019-10-05T21:17:00Z">
        <w:r w:rsidR="00E70370" w:rsidDel="00C56172">
          <w:rPr>
            <w:rFonts w:hint="eastAsia"/>
            <w:sz w:val="22"/>
            <w:szCs w:val="22"/>
          </w:rPr>
          <w:delText xml:space="preserve">Log entries of below </w:delText>
        </w:r>
      </w:del>
      <w:ins w:id="13430" w:author="t_竹沢 公佑" w:date="2019-10-05T21:17:00Z">
        <w:r w:rsidR="00C56172">
          <w:rPr>
            <w:rFonts w:hint="eastAsia"/>
            <w:sz w:val="22"/>
            <w:szCs w:val="22"/>
          </w:rPr>
          <w:t>E</w:t>
        </w:r>
      </w:ins>
      <w:del w:id="13431" w:author="t_竹沢 公佑" w:date="2019-10-05T21:17:00Z">
        <w:r w:rsidR="00E70370" w:rsidDel="00C56172">
          <w:rPr>
            <w:rFonts w:hint="eastAsia"/>
            <w:sz w:val="22"/>
            <w:szCs w:val="22"/>
          </w:rPr>
          <w:delText>e</w:delText>
        </w:r>
      </w:del>
      <w:r w:rsidR="00E70370">
        <w:rPr>
          <w:rFonts w:hint="eastAsia"/>
          <w:sz w:val="22"/>
          <w:szCs w:val="22"/>
        </w:rPr>
        <w:t>ach red rectangle are</w:t>
      </w:r>
      <w:ins w:id="13432" w:author="t_竹沢 公佑" w:date="2019-10-05T21:18:00Z">
        <w:r w:rsidR="00C56172">
          <w:rPr>
            <w:rFonts w:hint="eastAsia"/>
            <w:sz w:val="22"/>
            <w:szCs w:val="22"/>
          </w:rPr>
          <w:t>a</w:t>
        </w:r>
      </w:ins>
      <w:r w:rsidR="00E70370">
        <w:rPr>
          <w:rFonts w:hint="eastAsia"/>
          <w:sz w:val="22"/>
          <w:szCs w:val="22"/>
        </w:rPr>
        <w:t xml:space="preserve"> </w:t>
      </w:r>
      <w:ins w:id="13433" w:author="t_竹沢 公佑" w:date="2019-10-05T21:19:00Z">
        <w:r w:rsidR="00C56172">
          <w:rPr>
            <w:rFonts w:hint="eastAsia"/>
            <w:sz w:val="22"/>
            <w:szCs w:val="22"/>
          </w:rPr>
          <w:t xml:space="preserve">is </w:t>
        </w:r>
      </w:ins>
      <w:r w:rsidR="00E70370">
        <w:rPr>
          <w:rFonts w:hint="eastAsia"/>
          <w:sz w:val="22"/>
          <w:szCs w:val="22"/>
        </w:rPr>
        <w:t>wr</w:t>
      </w:r>
      <w:ins w:id="13434" w:author="t_竹沢 公佑" w:date="2019-10-05T21:18:00Z">
        <w:r w:rsidR="00C56172">
          <w:rPr>
            <w:rFonts w:hint="eastAsia"/>
            <w:sz w:val="22"/>
            <w:szCs w:val="22"/>
          </w:rPr>
          <w:t>itten</w:t>
        </w:r>
      </w:ins>
      <w:del w:id="13435" w:author="t_竹沢 公佑" w:date="2019-10-05T21:18:00Z">
        <w:r w:rsidR="00E70370" w:rsidDel="00C56172">
          <w:rPr>
            <w:rFonts w:hint="eastAsia"/>
            <w:sz w:val="22"/>
            <w:szCs w:val="22"/>
          </w:rPr>
          <w:delText>ote</w:delText>
        </w:r>
      </w:del>
      <w:r w:rsidR="00E70370">
        <w:rPr>
          <w:rFonts w:hint="eastAsia"/>
          <w:sz w:val="22"/>
          <w:szCs w:val="22"/>
        </w:rPr>
        <w:t xml:space="preserve"> at the same timing.</w:t>
      </w:r>
      <w:r w:rsidR="00B81B5A">
        <w:rPr>
          <w:rFonts w:hint="eastAsia"/>
          <w:sz w:val="22"/>
          <w:szCs w:val="22"/>
        </w:rPr>
        <w:t xml:space="preserve"> Timestamp uses UTC +0000.</w:t>
      </w:r>
      <w:r w:rsidR="00DB10C6">
        <w:rPr>
          <w:rFonts w:hint="eastAsia"/>
          <w:sz w:val="22"/>
          <w:szCs w:val="22"/>
        </w:rPr>
        <w:t xml:space="preserve"> DRXP can log 30 events. If the all </w:t>
      </w:r>
      <w:r w:rsidR="00D41605">
        <w:rPr>
          <w:rFonts w:hint="eastAsia"/>
          <w:sz w:val="22"/>
          <w:szCs w:val="22"/>
        </w:rPr>
        <w:t xml:space="preserve">event </w:t>
      </w:r>
      <w:r w:rsidR="00DB10C6">
        <w:rPr>
          <w:rFonts w:hint="eastAsia"/>
          <w:sz w:val="22"/>
          <w:szCs w:val="22"/>
        </w:rPr>
        <w:t>entries are filled, device driver overwrites the oldest entry.</w:t>
      </w:r>
      <w:r w:rsidR="006F0227">
        <w:rPr>
          <w:rFonts w:hint="eastAsia"/>
          <w:sz w:val="22"/>
          <w:szCs w:val="22"/>
        </w:rPr>
        <w:t xml:space="preserve"> If the event entries are not filled, </w:t>
      </w:r>
      <w:r w:rsidR="00106060">
        <w:rPr>
          <w:rFonts w:hint="eastAsia"/>
          <w:sz w:val="22"/>
          <w:szCs w:val="22"/>
        </w:rPr>
        <w:t xml:space="preserve">DRXP driver </w:t>
      </w:r>
      <w:r w:rsidR="006F0227">
        <w:rPr>
          <w:rFonts w:hint="eastAsia"/>
          <w:sz w:val="22"/>
          <w:szCs w:val="22"/>
        </w:rPr>
        <w:t>dumps</w:t>
      </w:r>
      <w:r w:rsidR="00106060">
        <w:rPr>
          <w:rFonts w:hint="eastAsia"/>
          <w:sz w:val="22"/>
          <w:szCs w:val="22"/>
        </w:rPr>
        <w:t xml:space="preserve"> </w:t>
      </w:r>
      <w:r w:rsidR="00106060">
        <w:rPr>
          <w:sz w:val="22"/>
          <w:szCs w:val="22"/>
        </w:rPr>
        <w:t>“</w:t>
      </w:r>
      <w:r w:rsidR="00106060">
        <w:rPr>
          <w:rFonts w:hint="eastAsia"/>
          <w:sz w:val="22"/>
          <w:szCs w:val="22"/>
        </w:rPr>
        <w:t>no log entry</w:t>
      </w:r>
      <w:r w:rsidR="00106060">
        <w:rPr>
          <w:sz w:val="22"/>
          <w:szCs w:val="22"/>
        </w:rPr>
        <w:t>”</w:t>
      </w:r>
      <w:r w:rsidR="00106060">
        <w:rPr>
          <w:rFonts w:hint="eastAsia"/>
          <w:sz w:val="22"/>
          <w:szCs w:val="22"/>
        </w:rPr>
        <w:t>.</w:t>
      </w:r>
    </w:p>
    <w:p w:rsidR="00E051C9" w:rsidRPr="006F0227" w:rsidRDefault="00E051C9" w:rsidP="00E051C9">
      <w:pPr>
        <w:rPr>
          <w:sz w:val="22"/>
          <w:szCs w:val="22"/>
        </w:rPr>
      </w:pPr>
    </w:p>
    <w:p w:rsidR="00452DE1" w:rsidRPr="00452DE1" w:rsidRDefault="00784A1F" w:rsidP="00452DE1">
      <w:pPr>
        <w:ind w:left="240"/>
        <w:rPr>
          <w:sz w:val="20"/>
          <w:szCs w:val="20"/>
        </w:rPr>
      </w:pPr>
      <w:r>
        <w:rPr>
          <w:noProof/>
          <w:sz w:val="22"/>
          <w:szCs w:val="22"/>
        </w:rPr>
        <w:pict>
          <v:shape id="_x0000_s1534" type="#_x0000_t202" style="position:absolute;left:0;text-align:left;margin-left:2.55pt;margin-top:1.3pt;width:474pt;height:34.5pt;z-index:243" filled="f" strokecolor="#c0504d">
            <v:textbox style="mso-next-textbox:#_x0000_s1534" inset="5.85pt,.7pt,5.85pt,.7pt">
              <w:txbxContent>
                <w:p w:rsidR="000F6E92" w:rsidRDefault="000F6E92"/>
              </w:txbxContent>
            </v:textbox>
          </v:shape>
        </w:pict>
      </w:r>
      <w:r w:rsidR="00452DE1">
        <w:rPr>
          <w:sz w:val="20"/>
          <w:szCs w:val="20"/>
        </w:rPr>
        <w:t xml:space="preserve">Apr  </w:t>
      </w:r>
      <w:r w:rsidR="00452DE1">
        <w:rPr>
          <w:rFonts w:hint="eastAsia"/>
          <w:sz w:val="20"/>
          <w:szCs w:val="20"/>
        </w:rPr>
        <w:t>2</w:t>
      </w:r>
      <w:r w:rsidR="00452DE1" w:rsidRPr="00452DE1">
        <w:rPr>
          <w:sz w:val="20"/>
          <w:szCs w:val="20"/>
        </w:rPr>
        <w:t xml:space="preserve"> 02:21:39 localhost kernel: </w:t>
      </w:r>
      <w:r w:rsidR="00DB10C6">
        <w:rPr>
          <w:sz w:val="20"/>
          <w:szCs w:val="20"/>
        </w:rPr>
        <w:t>drxpd{#0}</w:t>
      </w:r>
      <w:r w:rsidR="00452DE1">
        <w:rPr>
          <w:sz w:val="20"/>
          <w:szCs w:val="20"/>
        </w:rPr>
        <w:t xml:space="preserve"> : log entry[1] : 2019-04/0</w:t>
      </w:r>
      <w:r w:rsidR="00452DE1">
        <w:rPr>
          <w:rFonts w:hint="eastAsia"/>
          <w:sz w:val="20"/>
          <w:szCs w:val="20"/>
        </w:rPr>
        <w:t>1</w:t>
      </w:r>
      <w:r w:rsidR="00F45BF8">
        <w:rPr>
          <w:sz w:val="20"/>
          <w:szCs w:val="20"/>
        </w:rPr>
        <w:t xml:space="preserve"> 11:16:30 overheat </w:t>
      </w:r>
      <w:r w:rsidR="00F45BF8">
        <w:rPr>
          <w:rFonts w:hint="eastAsia"/>
          <w:sz w:val="20"/>
          <w:szCs w:val="20"/>
        </w:rPr>
        <w:t>was</w:t>
      </w:r>
      <w:r w:rsidR="00452DE1" w:rsidRPr="00452DE1">
        <w:rPr>
          <w:sz w:val="20"/>
          <w:szCs w:val="20"/>
        </w:rPr>
        <w:t xml:space="preserve"> detected.</w:t>
      </w:r>
    </w:p>
    <w:p w:rsidR="00452DE1" w:rsidRPr="00452DE1" w:rsidRDefault="00452DE1" w:rsidP="00452DE1">
      <w:pPr>
        <w:ind w:left="240"/>
        <w:rPr>
          <w:sz w:val="20"/>
          <w:szCs w:val="20"/>
        </w:rPr>
      </w:pPr>
      <w:r>
        <w:rPr>
          <w:sz w:val="20"/>
          <w:szCs w:val="20"/>
        </w:rPr>
        <w:t xml:space="preserve">Apr  </w:t>
      </w:r>
      <w:r>
        <w:rPr>
          <w:rFonts w:hint="eastAsia"/>
          <w:sz w:val="20"/>
          <w:szCs w:val="20"/>
        </w:rPr>
        <w:t>2</w:t>
      </w:r>
      <w:r w:rsidRPr="00452DE1">
        <w:rPr>
          <w:sz w:val="20"/>
          <w:szCs w:val="20"/>
        </w:rPr>
        <w:t xml:space="preserve"> 02:21:39 localhost kernel: </w:t>
      </w:r>
      <w:r w:rsidR="00DB10C6">
        <w:rPr>
          <w:sz w:val="20"/>
          <w:szCs w:val="20"/>
        </w:rPr>
        <w:t>drxpd{#0}</w:t>
      </w:r>
      <w:r w:rsidRPr="00452DE1">
        <w:rPr>
          <w:sz w:val="20"/>
          <w:szCs w:val="20"/>
        </w:rPr>
        <w:t xml:space="preserve"> : log entry[2] : x</w:t>
      </w:r>
      <w:r w:rsidR="00F45BF8">
        <w:rPr>
          <w:sz w:val="20"/>
          <w:szCs w:val="20"/>
        </w:rPr>
        <w:t xml:space="preserve">xxx-xx/xx xx:xx:xx protection </w:t>
      </w:r>
      <w:r w:rsidR="00F45BF8">
        <w:rPr>
          <w:rFonts w:hint="eastAsia"/>
          <w:sz w:val="20"/>
          <w:szCs w:val="20"/>
        </w:rPr>
        <w:t>was</w:t>
      </w:r>
      <w:r w:rsidRPr="00452DE1">
        <w:rPr>
          <w:sz w:val="20"/>
          <w:szCs w:val="20"/>
        </w:rPr>
        <w:t xml:space="preserve"> trigger</w:t>
      </w:r>
      <w:r w:rsidR="00F45BF8">
        <w:rPr>
          <w:rFonts w:hint="eastAsia"/>
          <w:sz w:val="20"/>
          <w:szCs w:val="20"/>
        </w:rPr>
        <w:t>e</w:t>
      </w:r>
      <w:r w:rsidRPr="00452DE1">
        <w:rPr>
          <w:sz w:val="20"/>
          <w:szCs w:val="20"/>
        </w:rPr>
        <w:t>d at 66 degC.</w:t>
      </w:r>
    </w:p>
    <w:p w:rsidR="00452DE1" w:rsidRPr="00452DE1" w:rsidRDefault="00452DE1" w:rsidP="00452DE1">
      <w:pPr>
        <w:ind w:left="240"/>
        <w:rPr>
          <w:sz w:val="20"/>
          <w:szCs w:val="20"/>
        </w:rPr>
      </w:pPr>
      <w:r>
        <w:rPr>
          <w:sz w:val="20"/>
          <w:szCs w:val="20"/>
        </w:rPr>
        <w:t xml:space="preserve">Apr  </w:t>
      </w:r>
      <w:r>
        <w:rPr>
          <w:rFonts w:hint="eastAsia"/>
          <w:sz w:val="20"/>
          <w:szCs w:val="20"/>
        </w:rPr>
        <w:t>2</w:t>
      </w:r>
      <w:r w:rsidRPr="00452DE1">
        <w:rPr>
          <w:sz w:val="20"/>
          <w:szCs w:val="20"/>
        </w:rPr>
        <w:t xml:space="preserve"> 02:21:39 localhost kernel: </w:t>
      </w:r>
      <w:r w:rsidR="00DB10C6">
        <w:rPr>
          <w:sz w:val="20"/>
          <w:szCs w:val="20"/>
        </w:rPr>
        <w:t>drxpd{#0}</w:t>
      </w:r>
      <w:r>
        <w:rPr>
          <w:sz w:val="20"/>
          <w:szCs w:val="20"/>
        </w:rPr>
        <w:t xml:space="preserve"> : log entry[3] : 2019-04/0</w:t>
      </w:r>
      <w:r>
        <w:rPr>
          <w:rFonts w:hint="eastAsia"/>
          <w:sz w:val="20"/>
          <w:szCs w:val="20"/>
        </w:rPr>
        <w:t>1</w:t>
      </w:r>
      <w:r w:rsidRPr="00452DE1">
        <w:rPr>
          <w:sz w:val="20"/>
          <w:szCs w:val="20"/>
        </w:rPr>
        <w:t xml:space="preserve"> 11:18:31 return</w:t>
      </w:r>
      <w:r w:rsidR="00F45BF8">
        <w:rPr>
          <w:rFonts w:hint="eastAsia"/>
          <w:sz w:val="20"/>
          <w:szCs w:val="20"/>
        </w:rPr>
        <w:t>ed</w:t>
      </w:r>
      <w:r w:rsidRPr="00452DE1">
        <w:rPr>
          <w:sz w:val="20"/>
          <w:szCs w:val="20"/>
        </w:rPr>
        <w:t xml:space="preserve"> from overheat state.</w:t>
      </w:r>
    </w:p>
    <w:p w:rsidR="00452DE1" w:rsidRPr="00452DE1" w:rsidRDefault="00784A1F" w:rsidP="00452DE1">
      <w:pPr>
        <w:ind w:left="240"/>
        <w:rPr>
          <w:sz w:val="20"/>
          <w:szCs w:val="20"/>
        </w:rPr>
      </w:pPr>
      <w:r>
        <w:rPr>
          <w:noProof/>
          <w:sz w:val="22"/>
          <w:szCs w:val="22"/>
        </w:rPr>
        <w:pict>
          <v:shape id="_x0000_s1535" type="#_x0000_t202" style="position:absolute;left:0;text-align:left;margin-left:2.55pt;margin-top:2.05pt;width:474pt;height:34.5pt;z-index:244" filled="f" strokecolor="#c0504d">
            <v:textbox style="mso-next-textbox:#_x0000_s1535" inset="5.85pt,.7pt,5.85pt,.7pt">
              <w:txbxContent>
                <w:p w:rsidR="000F6E92" w:rsidRDefault="000F6E92" w:rsidP="00E70370"/>
              </w:txbxContent>
            </v:textbox>
          </v:shape>
        </w:pict>
      </w:r>
      <w:r w:rsidR="00452DE1">
        <w:rPr>
          <w:sz w:val="20"/>
          <w:szCs w:val="20"/>
        </w:rPr>
        <w:t xml:space="preserve">Apr  </w:t>
      </w:r>
      <w:r w:rsidR="00452DE1">
        <w:rPr>
          <w:rFonts w:hint="eastAsia"/>
          <w:sz w:val="20"/>
          <w:szCs w:val="20"/>
        </w:rPr>
        <w:t>2</w:t>
      </w:r>
      <w:r w:rsidR="00452DE1" w:rsidRPr="00452DE1">
        <w:rPr>
          <w:sz w:val="20"/>
          <w:szCs w:val="20"/>
        </w:rPr>
        <w:t xml:space="preserve"> 02:21:39 localhost kernel: </w:t>
      </w:r>
      <w:r w:rsidR="00DB10C6">
        <w:rPr>
          <w:sz w:val="20"/>
          <w:szCs w:val="20"/>
        </w:rPr>
        <w:t>drxpd{#0}</w:t>
      </w:r>
      <w:r w:rsidR="00452DE1">
        <w:rPr>
          <w:sz w:val="20"/>
          <w:szCs w:val="20"/>
        </w:rPr>
        <w:t xml:space="preserve"> : log entry[4] : 2019-04/0</w:t>
      </w:r>
      <w:r w:rsidR="00452DE1">
        <w:rPr>
          <w:rFonts w:hint="eastAsia"/>
          <w:sz w:val="20"/>
          <w:szCs w:val="20"/>
        </w:rPr>
        <w:t>1</w:t>
      </w:r>
      <w:r w:rsidR="00F45BF8">
        <w:rPr>
          <w:sz w:val="20"/>
          <w:szCs w:val="20"/>
        </w:rPr>
        <w:t xml:space="preserve"> 11:23:02 overheat </w:t>
      </w:r>
      <w:r w:rsidR="00F45BF8">
        <w:rPr>
          <w:rFonts w:hint="eastAsia"/>
          <w:sz w:val="20"/>
          <w:szCs w:val="20"/>
        </w:rPr>
        <w:t>was</w:t>
      </w:r>
      <w:r w:rsidR="00452DE1" w:rsidRPr="00452DE1">
        <w:rPr>
          <w:sz w:val="20"/>
          <w:szCs w:val="20"/>
        </w:rPr>
        <w:t xml:space="preserve"> detected.</w:t>
      </w:r>
    </w:p>
    <w:p w:rsidR="00452DE1" w:rsidRPr="00452DE1" w:rsidRDefault="00452DE1" w:rsidP="00452DE1">
      <w:pPr>
        <w:ind w:left="240"/>
        <w:rPr>
          <w:sz w:val="20"/>
          <w:szCs w:val="20"/>
        </w:rPr>
      </w:pPr>
      <w:r>
        <w:rPr>
          <w:sz w:val="20"/>
          <w:szCs w:val="20"/>
        </w:rPr>
        <w:t xml:space="preserve">Apr  </w:t>
      </w:r>
      <w:r>
        <w:rPr>
          <w:rFonts w:hint="eastAsia"/>
          <w:sz w:val="20"/>
          <w:szCs w:val="20"/>
        </w:rPr>
        <w:t>2</w:t>
      </w:r>
      <w:r w:rsidRPr="00452DE1">
        <w:rPr>
          <w:sz w:val="20"/>
          <w:szCs w:val="20"/>
        </w:rPr>
        <w:t xml:space="preserve"> 02:21:39 localhost kernel: </w:t>
      </w:r>
      <w:r w:rsidR="00DB10C6">
        <w:rPr>
          <w:sz w:val="20"/>
          <w:szCs w:val="20"/>
        </w:rPr>
        <w:t>drxpd{#0}</w:t>
      </w:r>
      <w:r w:rsidRPr="00452DE1">
        <w:rPr>
          <w:sz w:val="20"/>
          <w:szCs w:val="20"/>
        </w:rPr>
        <w:t xml:space="preserve"> : log entry[5] : xxxx-xx/xx xx:xx:xx protection </w:t>
      </w:r>
      <w:r w:rsidR="00F45BF8">
        <w:rPr>
          <w:rFonts w:hint="eastAsia"/>
          <w:sz w:val="20"/>
          <w:szCs w:val="20"/>
        </w:rPr>
        <w:t>was</w:t>
      </w:r>
      <w:r w:rsidR="00F45BF8" w:rsidRPr="00452DE1">
        <w:rPr>
          <w:sz w:val="20"/>
          <w:szCs w:val="20"/>
        </w:rPr>
        <w:t xml:space="preserve"> trigger</w:t>
      </w:r>
      <w:r w:rsidR="00F45BF8">
        <w:rPr>
          <w:rFonts w:hint="eastAsia"/>
          <w:sz w:val="20"/>
          <w:szCs w:val="20"/>
        </w:rPr>
        <w:t>e</w:t>
      </w:r>
      <w:r w:rsidR="00F45BF8" w:rsidRPr="00452DE1">
        <w:rPr>
          <w:sz w:val="20"/>
          <w:szCs w:val="20"/>
        </w:rPr>
        <w:t>d</w:t>
      </w:r>
      <w:r w:rsidRPr="00452DE1">
        <w:rPr>
          <w:sz w:val="20"/>
          <w:szCs w:val="20"/>
        </w:rPr>
        <w:t xml:space="preserve"> at 66 degC.</w:t>
      </w:r>
    </w:p>
    <w:p w:rsidR="00452DE1" w:rsidRPr="00452DE1" w:rsidRDefault="00452DE1" w:rsidP="00452DE1">
      <w:pPr>
        <w:ind w:left="240"/>
        <w:rPr>
          <w:sz w:val="20"/>
          <w:szCs w:val="20"/>
        </w:rPr>
      </w:pPr>
      <w:r>
        <w:rPr>
          <w:sz w:val="20"/>
          <w:szCs w:val="20"/>
        </w:rPr>
        <w:t xml:space="preserve">Apr  </w:t>
      </w:r>
      <w:r>
        <w:rPr>
          <w:rFonts w:hint="eastAsia"/>
          <w:sz w:val="20"/>
          <w:szCs w:val="20"/>
        </w:rPr>
        <w:t>2</w:t>
      </w:r>
      <w:r w:rsidRPr="00452DE1">
        <w:rPr>
          <w:sz w:val="20"/>
          <w:szCs w:val="20"/>
        </w:rPr>
        <w:t xml:space="preserve"> 02:21:39 localhost kernel: </w:t>
      </w:r>
      <w:r w:rsidR="00DB10C6">
        <w:rPr>
          <w:sz w:val="20"/>
          <w:szCs w:val="20"/>
        </w:rPr>
        <w:t>drxpd{#0}</w:t>
      </w:r>
      <w:r>
        <w:rPr>
          <w:sz w:val="20"/>
          <w:szCs w:val="20"/>
        </w:rPr>
        <w:t xml:space="preserve"> : log entry[6] : 2019-04/0</w:t>
      </w:r>
      <w:r>
        <w:rPr>
          <w:rFonts w:hint="eastAsia"/>
          <w:sz w:val="20"/>
          <w:szCs w:val="20"/>
        </w:rPr>
        <w:t>1</w:t>
      </w:r>
      <w:r w:rsidRPr="00452DE1">
        <w:rPr>
          <w:sz w:val="20"/>
          <w:szCs w:val="20"/>
        </w:rPr>
        <w:t xml:space="preserve"> 11:24:12 return</w:t>
      </w:r>
      <w:r w:rsidR="00F45BF8">
        <w:rPr>
          <w:rFonts w:hint="eastAsia"/>
          <w:sz w:val="20"/>
          <w:szCs w:val="20"/>
        </w:rPr>
        <w:t>ed</w:t>
      </w:r>
      <w:r w:rsidRPr="00452DE1">
        <w:rPr>
          <w:sz w:val="20"/>
          <w:szCs w:val="20"/>
        </w:rPr>
        <w:t xml:space="preserve"> from overheat state.</w:t>
      </w:r>
    </w:p>
    <w:p w:rsidR="00452DE1" w:rsidRPr="00452DE1" w:rsidRDefault="00784A1F" w:rsidP="00452DE1">
      <w:pPr>
        <w:ind w:left="240"/>
        <w:rPr>
          <w:sz w:val="20"/>
          <w:szCs w:val="20"/>
        </w:rPr>
      </w:pPr>
      <w:r>
        <w:rPr>
          <w:noProof/>
          <w:sz w:val="22"/>
          <w:szCs w:val="22"/>
        </w:rPr>
        <w:pict>
          <v:shape id="_x0000_s1536" type="#_x0000_t202" style="position:absolute;left:0;text-align:left;margin-left:2.55pt;margin-top:.55pt;width:474pt;height:34.5pt;z-index:245" filled="f" strokecolor="#c0504d">
            <v:textbox style="mso-next-textbox:#_x0000_s1536" inset="5.85pt,.7pt,5.85pt,.7pt">
              <w:txbxContent>
                <w:p w:rsidR="000F6E92" w:rsidRDefault="000F6E92" w:rsidP="00E70370"/>
              </w:txbxContent>
            </v:textbox>
          </v:shape>
        </w:pict>
      </w:r>
      <w:r w:rsidR="00452DE1">
        <w:rPr>
          <w:sz w:val="20"/>
          <w:szCs w:val="20"/>
        </w:rPr>
        <w:t xml:space="preserve">Apr  </w:t>
      </w:r>
      <w:r w:rsidR="00452DE1">
        <w:rPr>
          <w:rFonts w:hint="eastAsia"/>
          <w:sz w:val="20"/>
          <w:szCs w:val="20"/>
        </w:rPr>
        <w:t>2</w:t>
      </w:r>
      <w:r w:rsidR="00452DE1" w:rsidRPr="00452DE1">
        <w:rPr>
          <w:sz w:val="20"/>
          <w:szCs w:val="20"/>
        </w:rPr>
        <w:t xml:space="preserve"> 02:21:39 localhost kernel: </w:t>
      </w:r>
      <w:r w:rsidR="00DB10C6">
        <w:rPr>
          <w:sz w:val="20"/>
          <w:szCs w:val="20"/>
        </w:rPr>
        <w:t>drxpd{#0}</w:t>
      </w:r>
      <w:r w:rsidR="00452DE1">
        <w:rPr>
          <w:sz w:val="20"/>
          <w:szCs w:val="20"/>
        </w:rPr>
        <w:t xml:space="preserve"> : log entry[7] : 2019-04/0</w:t>
      </w:r>
      <w:r w:rsidR="00452DE1">
        <w:rPr>
          <w:rFonts w:hint="eastAsia"/>
          <w:sz w:val="20"/>
          <w:szCs w:val="20"/>
        </w:rPr>
        <w:t>1</w:t>
      </w:r>
      <w:r w:rsidR="00F45BF8">
        <w:rPr>
          <w:sz w:val="20"/>
          <w:szCs w:val="20"/>
        </w:rPr>
        <w:t xml:space="preserve"> 12:14:03 overheat </w:t>
      </w:r>
      <w:r w:rsidR="00F45BF8">
        <w:rPr>
          <w:rFonts w:hint="eastAsia"/>
          <w:sz w:val="20"/>
          <w:szCs w:val="20"/>
        </w:rPr>
        <w:t>was</w:t>
      </w:r>
      <w:r w:rsidR="00452DE1" w:rsidRPr="00452DE1">
        <w:rPr>
          <w:sz w:val="20"/>
          <w:szCs w:val="20"/>
        </w:rPr>
        <w:t xml:space="preserve"> detected.</w:t>
      </w:r>
    </w:p>
    <w:p w:rsidR="00452DE1" w:rsidRPr="00452DE1" w:rsidRDefault="00452DE1" w:rsidP="00452DE1">
      <w:pPr>
        <w:ind w:left="240"/>
        <w:rPr>
          <w:sz w:val="20"/>
          <w:szCs w:val="20"/>
        </w:rPr>
      </w:pPr>
      <w:r>
        <w:rPr>
          <w:sz w:val="20"/>
          <w:szCs w:val="20"/>
        </w:rPr>
        <w:t xml:space="preserve">Apr  </w:t>
      </w:r>
      <w:r>
        <w:rPr>
          <w:rFonts w:hint="eastAsia"/>
          <w:sz w:val="20"/>
          <w:szCs w:val="20"/>
        </w:rPr>
        <w:t>2</w:t>
      </w:r>
      <w:r w:rsidRPr="00452DE1">
        <w:rPr>
          <w:sz w:val="20"/>
          <w:szCs w:val="20"/>
        </w:rPr>
        <w:t xml:space="preserve"> 02:21:39 localhost kernel: </w:t>
      </w:r>
      <w:r w:rsidR="00DB10C6">
        <w:rPr>
          <w:sz w:val="20"/>
          <w:szCs w:val="20"/>
        </w:rPr>
        <w:t>drxpd{#0}</w:t>
      </w:r>
      <w:r w:rsidRPr="00452DE1">
        <w:rPr>
          <w:sz w:val="20"/>
          <w:szCs w:val="20"/>
        </w:rPr>
        <w:t xml:space="preserve"> : log entry[8] : xxxx-xx/xx xx:xx:xx protection </w:t>
      </w:r>
      <w:r w:rsidR="00F45BF8">
        <w:rPr>
          <w:rFonts w:hint="eastAsia"/>
          <w:sz w:val="20"/>
          <w:szCs w:val="20"/>
        </w:rPr>
        <w:t>was</w:t>
      </w:r>
      <w:r w:rsidR="00F45BF8" w:rsidRPr="00452DE1">
        <w:rPr>
          <w:sz w:val="20"/>
          <w:szCs w:val="20"/>
        </w:rPr>
        <w:t xml:space="preserve"> trigger</w:t>
      </w:r>
      <w:r w:rsidR="00F45BF8">
        <w:rPr>
          <w:rFonts w:hint="eastAsia"/>
          <w:sz w:val="20"/>
          <w:szCs w:val="20"/>
        </w:rPr>
        <w:t>e</w:t>
      </w:r>
      <w:r w:rsidR="00F45BF8" w:rsidRPr="00452DE1">
        <w:rPr>
          <w:sz w:val="20"/>
          <w:szCs w:val="20"/>
        </w:rPr>
        <w:t>d</w:t>
      </w:r>
      <w:r w:rsidRPr="00452DE1">
        <w:rPr>
          <w:sz w:val="20"/>
          <w:szCs w:val="20"/>
        </w:rPr>
        <w:t xml:space="preserve"> at 66 degC.</w:t>
      </w:r>
    </w:p>
    <w:p w:rsidR="00452DE1" w:rsidRPr="00452DE1" w:rsidRDefault="00452DE1" w:rsidP="00452DE1">
      <w:pPr>
        <w:ind w:left="240"/>
        <w:rPr>
          <w:sz w:val="20"/>
          <w:szCs w:val="20"/>
        </w:rPr>
      </w:pPr>
      <w:r>
        <w:rPr>
          <w:sz w:val="20"/>
          <w:szCs w:val="20"/>
        </w:rPr>
        <w:t xml:space="preserve">Apr  </w:t>
      </w:r>
      <w:r>
        <w:rPr>
          <w:rFonts w:hint="eastAsia"/>
          <w:sz w:val="20"/>
          <w:szCs w:val="20"/>
        </w:rPr>
        <w:t>2</w:t>
      </w:r>
      <w:r w:rsidRPr="00452DE1">
        <w:rPr>
          <w:sz w:val="20"/>
          <w:szCs w:val="20"/>
        </w:rPr>
        <w:t xml:space="preserve"> 02:21:39 localhost kernel: </w:t>
      </w:r>
      <w:r w:rsidR="00DB10C6">
        <w:rPr>
          <w:sz w:val="20"/>
          <w:szCs w:val="20"/>
        </w:rPr>
        <w:t>drxpd{#0}</w:t>
      </w:r>
      <w:r>
        <w:rPr>
          <w:sz w:val="20"/>
          <w:szCs w:val="20"/>
        </w:rPr>
        <w:t xml:space="preserve"> : log entry[9] : 2019-04/0</w:t>
      </w:r>
      <w:r>
        <w:rPr>
          <w:rFonts w:hint="eastAsia"/>
          <w:sz w:val="20"/>
          <w:szCs w:val="20"/>
        </w:rPr>
        <w:t>1</w:t>
      </w:r>
      <w:r w:rsidRPr="00452DE1">
        <w:rPr>
          <w:sz w:val="20"/>
          <w:szCs w:val="20"/>
        </w:rPr>
        <w:t xml:space="preserve"> 12:15:03 return</w:t>
      </w:r>
      <w:r w:rsidR="00F45BF8">
        <w:rPr>
          <w:rFonts w:hint="eastAsia"/>
          <w:sz w:val="20"/>
          <w:szCs w:val="20"/>
        </w:rPr>
        <w:t>ed</w:t>
      </w:r>
      <w:r w:rsidRPr="00452DE1">
        <w:rPr>
          <w:sz w:val="20"/>
          <w:szCs w:val="20"/>
        </w:rPr>
        <w:t xml:space="preserve"> from overheat state.</w:t>
      </w:r>
    </w:p>
    <w:p w:rsidR="00452DE1" w:rsidRPr="00452DE1" w:rsidRDefault="00784A1F" w:rsidP="00452DE1">
      <w:pPr>
        <w:ind w:left="240"/>
        <w:rPr>
          <w:sz w:val="20"/>
          <w:szCs w:val="20"/>
        </w:rPr>
      </w:pPr>
      <w:r>
        <w:rPr>
          <w:noProof/>
          <w:sz w:val="22"/>
          <w:szCs w:val="22"/>
        </w:rPr>
        <w:pict>
          <v:shape id="_x0000_s1537" type="#_x0000_t202" style="position:absolute;left:0;text-align:left;margin-left:2.55pt;margin-top:1.3pt;width:474pt;height:34.5pt;z-index:246" filled="f" strokecolor="#c0504d">
            <v:textbox style="mso-next-textbox:#_x0000_s1537" inset="5.85pt,.7pt,5.85pt,.7pt">
              <w:txbxContent>
                <w:p w:rsidR="000F6E92" w:rsidRDefault="000F6E92" w:rsidP="00E70370"/>
              </w:txbxContent>
            </v:textbox>
          </v:shape>
        </w:pict>
      </w:r>
      <w:r w:rsidR="00452DE1">
        <w:rPr>
          <w:sz w:val="20"/>
          <w:szCs w:val="20"/>
        </w:rPr>
        <w:t xml:space="preserve">Apr  </w:t>
      </w:r>
      <w:r w:rsidR="00452DE1">
        <w:rPr>
          <w:rFonts w:hint="eastAsia"/>
          <w:sz w:val="20"/>
          <w:szCs w:val="20"/>
        </w:rPr>
        <w:t>2</w:t>
      </w:r>
      <w:r w:rsidR="00452DE1" w:rsidRPr="00452DE1">
        <w:rPr>
          <w:sz w:val="20"/>
          <w:szCs w:val="20"/>
        </w:rPr>
        <w:t xml:space="preserve"> 02:21:39 localhost kernel: </w:t>
      </w:r>
      <w:r w:rsidR="00DB10C6">
        <w:rPr>
          <w:sz w:val="20"/>
          <w:szCs w:val="20"/>
        </w:rPr>
        <w:t>drxpd{#0}</w:t>
      </w:r>
      <w:r w:rsidR="00452DE1">
        <w:rPr>
          <w:sz w:val="20"/>
          <w:szCs w:val="20"/>
        </w:rPr>
        <w:t xml:space="preserve"> : log entry[10] : 2019-04/0</w:t>
      </w:r>
      <w:r w:rsidR="00452DE1">
        <w:rPr>
          <w:rFonts w:hint="eastAsia"/>
          <w:sz w:val="20"/>
          <w:szCs w:val="20"/>
        </w:rPr>
        <w:t>1</w:t>
      </w:r>
      <w:r w:rsidR="00F45BF8">
        <w:rPr>
          <w:sz w:val="20"/>
          <w:szCs w:val="20"/>
        </w:rPr>
        <w:t xml:space="preserve"> 12:17:54 overheat </w:t>
      </w:r>
      <w:r w:rsidR="00F45BF8">
        <w:rPr>
          <w:rFonts w:hint="eastAsia"/>
          <w:sz w:val="20"/>
          <w:szCs w:val="20"/>
        </w:rPr>
        <w:t>was</w:t>
      </w:r>
      <w:r w:rsidR="00452DE1" w:rsidRPr="00452DE1">
        <w:rPr>
          <w:sz w:val="20"/>
          <w:szCs w:val="20"/>
        </w:rPr>
        <w:t xml:space="preserve"> detected.</w:t>
      </w:r>
    </w:p>
    <w:p w:rsidR="00452DE1" w:rsidRPr="00452DE1" w:rsidRDefault="00452DE1" w:rsidP="00452DE1">
      <w:pPr>
        <w:ind w:left="240"/>
        <w:rPr>
          <w:sz w:val="20"/>
          <w:szCs w:val="20"/>
        </w:rPr>
      </w:pPr>
      <w:r>
        <w:rPr>
          <w:sz w:val="20"/>
          <w:szCs w:val="20"/>
        </w:rPr>
        <w:t xml:space="preserve">Apr  </w:t>
      </w:r>
      <w:r>
        <w:rPr>
          <w:rFonts w:hint="eastAsia"/>
          <w:sz w:val="20"/>
          <w:szCs w:val="20"/>
        </w:rPr>
        <w:t>2</w:t>
      </w:r>
      <w:r w:rsidRPr="00452DE1">
        <w:rPr>
          <w:sz w:val="20"/>
          <w:szCs w:val="20"/>
        </w:rPr>
        <w:t xml:space="preserve"> 02:21:39 localhost kernel: </w:t>
      </w:r>
      <w:r w:rsidR="00DB10C6">
        <w:rPr>
          <w:sz w:val="20"/>
          <w:szCs w:val="20"/>
        </w:rPr>
        <w:t>drxpd{#0}</w:t>
      </w:r>
      <w:r w:rsidRPr="00452DE1">
        <w:rPr>
          <w:sz w:val="20"/>
          <w:szCs w:val="20"/>
        </w:rPr>
        <w:t xml:space="preserve"> : log entry[11] : xxxx-xx/xx xx:xx:xx protection </w:t>
      </w:r>
      <w:r w:rsidR="00F45BF8">
        <w:rPr>
          <w:rFonts w:hint="eastAsia"/>
          <w:sz w:val="20"/>
          <w:szCs w:val="20"/>
        </w:rPr>
        <w:t>was</w:t>
      </w:r>
      <w:r w:rsidR="00F45BF8" w:rsidRPr="00452DE1">
        <w:rPr>
          <w:sz w:val="20"/>
          <w:szCs w:val="20"/>
        </w:rPr>
        <w:t xml:space="preserve"> trigger</w:t>
      </w:r>
      <w:r w:rsidR="00F45BF8">
        <w:rPr>
          <w:rFonts w:hint="eastAsia"/>
          <w:sz w:val="20"/>
          <w:szCs w:val="20"/>
        </w:rPr>
        <w:t>e</w:t>
      </w:r>
      <w:r w:rsidR="00F45BF8" w:rsidRPr="00452DE1">
        <w:rPr>
          <w:sz w:val="20"/>
          <w:szCs w:val="20"/>
        </w:rPr>
        <w:t>d</w:t>
      </w:r>
      <w:r w:rsidRPr="00452DE1">
        <w:rPr>
          <w:sz w:val="20"/>
          <w:szCs w:val="20"/>
        </w:rPr>
        <w:t xml:space="preserve"> at 66 degC.</w:t>
      </w:r>
    </w:p>
    <w:p w:rsidR="00452DE1" w:rsidRPr="00452DE1" w:rsidRDefault="00452DE1" w:rsidP="00452DE1">
      <w:pPr>
        <w:ind w:left="240"/>
        <w:rPr>
          <w:sz w:val="20"/>
          <w:szCs w:val="20"/>
        </w:rPr>
      </w:pPr>
      <w:r>
        <w:rPr>
          <w:sz w:val="20"/>
          <w:szCs w:val="20"/>
        </w:rPr>
        <w:t xml:space="preserve">Apr  </w:t>
      </w:r>
      <w:r>
        <w:rPr>
          <w:rFonts w:hint="eastAsia"/>
          <w:sz w:val="20"/>
          <w:szCs w:val="20"/>
        </w:rPr>
        <w:t>2</w:t>
      </w:r>
      <w:r w:rsidRPr="00452DE1">
        <w:rPr>
          <w:sz w:val="20"/>
          <w:szCs w:val="20"/>
        </w:rPr>
        <w:t xml:space="preserve"> 02:21:39 localhost kernel: </w:t>
      </w:r>
      <w:r w:rsidR="00DB10C6">
        <w:rPr>
          <w:sz w:val="20"/>
          <w:szCs w:val="20"/>
        </w:rPr>
        <w:t>drxpd{#0}</w:t>
      </w:r>
      <w:r>
        <w:rPr>
          <w:sz w:val="20"/>
          <w:szCs w:val="20"/>
        </w:rPr>
        <w:t xml:space="preserve"> : log entry[12] : 2019-04/0</w:t>
      </w:r>
      <w:r>
        <w:rPr>
          <w:rFonts w:hint="eastAsia"/>
          <w:sz w:val="20"/>
          <w:szCs w:val="20"/>
        </w:rPr>
        <w:t>1</w:t>
      </w:r>
      <w:r w:rsidRPr="00452DE1">
        <w:rPr>
          <w:sz w:val="20"/>
          <w:szCs w:val="20"/>
        </w:rPr>
        <w:t xml:space="preserve"> 12:20:04 return</w:t>
      </w:r>
      <w:r w:rsidR="00F45BF8">
        <w:rPr>
          <w:rFonts w:hint="eastAsia"/>
          <w:sz w:val="20"/>
          <w:szCs w:val="20"/>
        </w:rPr>
        <w:t>ed</w:t>
      </w:r>
      <w:r w:rsidRPr="00452DE1">
        <w:rPr>
          <w:sz w:val="20"/>
          <w:szCs w:val="20"/>
        </w:rPr>
        <w:t xml:space="preserve"> from overheat state.</w:t>
      </w:r>
    </w:p>
    <w:p w:rsidR="00452DE1" w:rsidRDefault="00452DE1" w:rsidP="00452DE1">
      <w:pPr>
        <w:ind w:left="240"/>
        <w:rPr>
          <w:sz w:val="20"/>
          <w:szCs w:val="20"/>
        </w:rPr>
      </w:pPr>
      <w:r>
        <w:rPr>
          <w:sz w:val="20"/>
          <w:szCs w:val="20"/>
        </w:rPr>
        <w:t xml:space="preserve">Apr  </w:t>
      </w:r>
      <w:r>
        <w:rPr>
          <w:rFonts w:hint="eastAsia"/>
          <w:sz w:val="20"/>
          <w:szCs w:val="20"/>
        </w:rPr>
        <w:t>2</w:t>
      </w:r>
      <w:r w:rsidRPr="00452DE1">
        <w:rPr>
          <w:sz w:val="20"/>
          <w:szCs w:val="20"/>
        </w:rPr>
        <w:t xml:space="preserve"> 02:21:39 localhost kernel: </w:t>
      </w:r>
      <w:r w:rsidR="00DB10C6">
        <w:rPr>
          <w:sz w:val="20"/>
          <w:szCs w:val="20"/>
        </w:rPr>
        <w:t>drxpd{#0}</w:t>
      </w:r>
      <w:r>
        <w:rPr>
          <w:sz w:val="20"/>
          <w:szCs w:val="20"/>
        </w:rPr>
        <w:t xml:space="preserve"> : log entry[13] : 2019-04/0</w:t>
      </w:r>
      <w:r>
        <w:rPr>
          <w:rFonts w:hint="eastAsia"/>
          <w:sz w:val="20"/>
          <w:szCs w:val="20"/>
        </w:rPr>
        <w:t>1</w:t>
      </w:r>
      <w:r w:rsidR="00F45BF8">
        <w:rPr>
          <w:sz w:val="20"/>
          <w:szCs w:val="20"/>
        </w:rPr>
        <w:t xml:space="preserve"> 12:22:55 overheat </w:t>
      </w:r>
      <w:r w:rsidR="00F45BF8">
        <w:rPr>
          <w:rFonts w:hint="eastAsia"/>
          <w:sz w:val="20"/>
          <w:szCs w:val="20"/>
        </w:rPr>
        <w:t>was</w:t>
      </w:r>
      <w:r w:rsidRPr="00452DE1">
        <w:rPr>
          <w:sz w:val="20"/>
          <w:szCs w:val="20"/>
        </w:rPr>
        <w:t xml:space="preserve"> detected.</w:t>
      </w:r>
    </w:p>
    <w:p w:rsidR="00E051C9" w:rsidRPr="00452DE1" w:rsidRDefault="00E051C9" w:rsidP="00E051C9">
      <w:pPr>
        <w:ind w:left="240"/>
        <w:rPr>
          <w:sz w:val="20"/>
          <w:szCs w:val="20"/>
        </w:rPr>
      </w:pPr>
      <w:r>
        <w:rPr>
          <w:sz w:val="20"/>
          <w:szCs w:val="20"/>
        </w:rPr>
        <w:t xml:space="preserve">Apr  </w:t>
      </w:r>
      <w:r>
        <w:rPr>
          <w:rFonts w:hint="eastAsia"/>
          <w:sz w:val="20"/>
          <w:szCs w:val="20"/>
        </w:rPr>
        <w:t>2</w:t>
      </w:r>
      <w:r w:rsidRPr="00452DE1">
        <w:rPr>
          <w:sz w:val="20"/>
          <w:szCs w:val="20"/>
        </w:rPr>
        <w:t xml:space="preserve"> 02:21:39 localhost kernel: </w:t>
      </w:r>
      <w:r>
        <w:rPr>
          <w:sz w:val="20"/>
          <w:szCs w:val="20"/>
        </w:rPr>
        <w:t>drxpd{#0} : log entry[1</w:t>
      </w:r>
      <w:r>
        <w:rPr>
          <w:rFonts w:hint="eastAsia"/>
          <w:sz w:val="20"/>
          <w:szCs w:val="20"/>
        </w:rPr>
        <w:t>4</w:t>
      </w:r>
      <w:r>
        <w:rPr>
          <w:sz w:val="20"/>
          <w:szCs w:val="20"/>
        </w:rPr>
        <w:t xml:space="preserve">] : </w:t>
      </w:r>
      <w:r w:rsidRPr="00E051C9">
        <w:rPr>
          <w:sz w:val="20"/>
          <w:szCs w:val="20"/>
        </w:rPr>
        <w:t>no log entry.</w:t>
      </w:r>
    </w:p>
    <w:p w:rsidR="00E051C9" w:rsidRPr="00452DE1" w:rsidRDefault="00E051C9" w:rsidP="00E051C9">
      <w:pPr>
        <w:ind w:left="240"/>
        <w:rPr>
          <w:sz w:val="20"/>
          <w:szCs w:val="20"/>
        </w:rPr>
      </w:pPr>
      <w:r>
        <w:rPr>
          <w:sz w:val="20"/>
          <w:szCs w:val="20"/>
        </w:rPr>
        <w:t xml:space="preserve">Apr  </w:t>
      </w:r>
      <w:r>
        <w:rPr>
          <w:rFonts w:hint="eastAsia"/>
          <w:sz w:val="20"/>
          <w:szCs w:val="20"/>
        </w:rPr>
        <w:t>2</w:t>
      </w:r>
      <w:r w:rsidRPr="00452DE1">
        <w:rPr>
          <w:sz w:val="20"/>
          <w:szCs w:val="20"/>
        </w:rPr>
        <w:t xml:space="preserve"> 02:21:39 localhost kernel: </w:t>
      </w:r>
      <w:r>
        <w:rPr>
          <w:sz w:val="20"/>
          <w:szCs w:val="20"/>
        </w:rPr>
        <w:t>drxpd{#0} : log entry[1</w:t>
      </w:r>
      <w:r>
        <w:rPr>
          <w:rFonts w:hint="eastAsia"/>
          <w:sz w:val="20"/>
          <w:szCs w:val="20"/>
        </w:rPr>
        <w:t>5</w:t>
      </w:r>
      <w:r>
        <w:rPr>
          <w:sz w:val="20"/>
          <w:szCs w:val="20"/>
        </w:rPr>
        <w:t xml:space="preserve">] : </w:t>
      </w:r>
      <w:r w:rsidRPr="00E051C9">
        <w:rPr>
          <w:sz w:val="20"/>
          <w:szCs w:val="20"/>
        </w:rPr>
        <w:t>no log entry.</w:t>
      </w:r>
    </w:p>
    <w:p w:rsidR="00E051C9" w:rsidRDefault="00E051C9" w:rsidP="00452DE1">
      <w:pPr>
        <w:ind w:left="240"/>
        <w:rPr>
          <w:ins w:id="13436" w:author="t_竹沢 公佑" w:date="2020-07-03T11:35:00Z"/>
          <w:sz w:val="20"/>
          <w:szCs w:val="20"/>
        </w:rPr>
      </w:pPr>
    </w:p>
    <w:p w:rsidR="00FA64E7" w:rsidRDefault="00FA64E7" w:rsidP="00452DE1">
      <w:pPr>
        <w:ind w:left="240"/>
        <w:rPr>
          <w:ins w:id="13437" w:author="t_竹沢 公佑" w:date="2020-07-31T08:53:00Z"/>
          <w:sz w:val="20"/>
          <w:szCs w:val="20"/>
        </w:rPr>
      </w:pPr>
      <w:ins w:id="13438" w:author="t_竹沢 公佑" w:date="2020-07-03T11:35:00Z">
        <w:r>
          <w:rPr>
            <w:sz w:val="20"/>
            <w:szCs w:val="20"/>
          </w:rPr>
          <w:br w:type="page"/>
        </w:r>
      </w:ins>
    </w:p>
    <w:p w:rsidR="00B016AB" w:rsidRPr="00266349" w:rsidRDefault="00B016AB" w:rsidP="00B016AB">
      <w:pPr>
        <w:pStyle w:val="3"/>
        <w:rPr>
          <w:ins w:id="13439" w:author="t_竹沢 公佑" w:date="2020-07-31T08:53:00Z"/>
        </w:rPr>
      </w:pPr>
      <w:bookmarkStart w:id="13440" w:name="_Toc63179481"/>
      <w:ins w:id="13441" w:author="t_竹沢 公佑" w:date="2020-07-31T08:53:00Z">
        <w:r>
          <w:rPr>
            <w:rFonts w:hint="eastAsia"/>
          </w:rPr>
          <w:t>Log (version 2.0.7 or later)</w:t>
        </w:r>
        <w:bookmarkEnd w:id="13440"/>
      </w:ins>
    </w:p>
    <w:p w:rsidR="00770E6A" w:rsidRDefault="00770E6A" w:rsidP="00770E6A">
      <w:pPr>
        <w:rPr>
          <w:ins w:id="13442" w:author="t_竹沢 公佑" w:date="2020-07-31T08:53:00Z"/>
          <w:sz w:val="22"/>
          <w:szCs w:val="22"/>
        </w:rPr>
      </w:pPr>
      <w:ins w:id="13443" w:author="t_竹沢 公佑" w:date="2020-07-31T08:53:00Z">
        <w:r>
          <w:rPr>
            <w:rFonts w:hint="eastAsia"/>
            <w:sz w:val="22"/>
            <w:szCs w:val="22"/>
          </w:rPr>
          <w:t xml:space="preserve">  When a DRXP driver detects the overheating event, it writes the log to the EEPROM on the DRXP board.</w:t>
        </w:r>
      </w:ins>
      <w:ins w:id="13444" w:author="t_竹沢 公佑" w:date="2020-07-31T08:54:00Z">
        <w:r>
          <w:rPr>
            <w:rFonts w:hint="eastAsia"/>
            <w:sz w:val="22"/>
            <w:szCs w:val="22"/>
          </w:rPr>
          <w:t xml:space="preserve"> </w:t>
        </w:r>
      </w:ins>
      <w:ins w:id="13445" w:author="t_竹沢 公佑" w:date="2020-07-31T08:53:00Z">
        <w:r>
          <w:rPr>
            <w:rFonts w:hint="eastAsia"/>
            <w:sz w:val="22"/>
            <w:szCs w:val="22"/>
          </w:rPr>
          <w:t>It writes the log following timings.</w:t>
        </w:r>
      </w:ins>
    </w:p>
    <w:p w:rsidR="00B016AB" w:rsidRPr="00770E6A" w:rsidRDefault="00B016AB" w:rsidP="00452DE1">
      <w:pPr>
        <w:ind w:left="240"/>
        <w:rPr>
          <w:ins w:id="13446" w:author="t_竹沢 公佑" w:date="2020-07-31T08:53:00Z"/>
          <w:sz w:val="20"/>
          <w:szCs w:val="20"/>
        </w:rPr>
      </w:pPr>
    </w:p>
    <w:p w:rsidR="00770E6A" w:rsidRPr="00C40EF9" w:rsidRDefault="00770E6A" w:rsidP="00770E6A">
      <w:pPr>
        <w:numPr>
          <w:ilvl w:val="0"/>
          <w:numId w:val="18"/>
        </w:numPr>
        <w:rPr>
          <w:ins w:id="13447" w:author="t_竹沢 公佑" w:date="2020-07-31T08:54:00Z"/>
          <w:sz w:val="22"/>
          <w:szCs w:val="22"/>
        </w:rPr>
      </w:pPr>
      <w:ins w:id="13448" w:author="t_竹沢 公佑" w:date="2020-07-31T08:54:00Z">
        <w:r>
          <w:rPr>
            <w:rFonts w:hint="eastAsia"/>
            <w:sz w:val="22"/>
            <w:szCs w:val="22"/>
          </w:rPr>
          <w:t>The FPGA junction temperature exceeds the user defined threshold.</w:t>
        </w:r>
      </w:ins>
    </w:p>
    <w:p w:rsidR="00770E6A" w:rsidRDefault="00770E6A" w:rsidP="00770E6A">
      <w:pPr>
        <w:numPr>
          <w:ilvl w:val="0"/>
          <w:numId w:val="18"/>
        </w:numPr>
        <w:rPr>
          <w:ins w:id="13449" w:author="t_竹沢 公佑" w:date="2020-07-31T08:54:00Z"/>
          <w:sz w:val="22"/>
          <w:szCs w:val="22"/>
        </w:rPr>
      </w:pPr>
      <w:ins w:id="13450" w:author="t_竹沢 公佑" w:date="2020-07-31T08:54:00Z">
        <w:r>
          <w:rPr>
            <w:rFonts w:hint="eastAsia"/>
            <w:sz w:val="22"/>
            <w:szCs w:val="22"/>
          </w:rPr>
          <w:t xml:space="preserve">The FPGA junction </w:t>
        </w:r>
        <w:r>
          <w:rPr>
            <w:sz w:val="22"/>
            <w:szCs w:val="22"/>
          </w:rPr>
          <w:t>temperature</w:t>
        </w:r>
        <w:r>
          <w:rPr>
            <w:rFonts w:hint="eastAsia"/>
            <w:sz w:val="22"/>
            <w:szCs w:val="22"/>
          </w:rPr>
          <w:t xml:space="preserve"> falls below user defined threshold.</w:t>
        </w:r>
      </w:ins>
    </w:p>
    <w:p w:rsidR="00770E6A" w:rsidRDefault="00770E6A" w:rsidP="00770E6A">
      <w:pPr>
        <w:numPr>
          <w:ilvl w:val="0"/>
          <w:numId w:val="18"/>
        </w:numPr>
        <w:rPr>
          <w:ins w:id="13451" w:author="t_竹沢 公佑" w:date="2020-07-31T08:54:00Z"/>
          <w:sz w:val="22"/>
          <w:szCs w:val="22"/>
        </w:rPr>
      </w:pPr>
      <w:ins w:id="13452" w:author="t_竹沢 公佑" w:date="2020-07-31T08:54:00Z">
        <w:r>
          <w:rPr>
            <w:rFonts w:hint="eastAsia"/>
            <w:sz w:val="22"/>
            <w:szCs w:val="22"/>
          </w:rPr>
          <w:t>The FPGA junction temperature exceeds the shutdown threshold.</w:t>
        </w:r>
      </w:ins>
    </w:p>
    <w:p w:rsidR="00770E6A" w:rsidRDefault="00770E6A" w:rsidP="00770E6A">
      <w:pPr>
        <w:numPr>
          <w:ilvl w:val="0"/>
          <w:numId w:val="18"/>
        </w:numPr>
        <w:rPr>
          <w:ins w:id="13453" w:author="t_竹沢 公佑" w:date="2020-07-31T08:54:00Z"/>
          <w:sz w:val="22"/>
          <w:szCs w:val="22"/>
        </w:rPr>
      </w:pPr>
      <w:ins w:id="13454" w:author="t_竹沢 公佑" w:date="2020-07-31T08:54:00Z">
        <w:r>
          <w:rPr>
            <w:rFonts w:hint="eastAsia"/>
            <w:sz w:val="22"/>
            <w:szCs w:val="22"/>
          </w:rPr>
          <w:t>The FPGA junction temperature exceeds the hardware threshold.</w:t>
        </w:r>
      </w:ins>
    </w:p>
    <w:p w:rsidR="00B016AB" w:rsidRPr="00770E6A" w:rsidRDefault="00B016AB" w:rsidP="00452DE1">
      <w:pPr>
        <w:ind w:left="240"/>
        <w:rPr>
          <w:ins w:id="13455" w:author="t_竹沢 公佑" w:date="2020-07-31T08:53:00Z"/>
          <w:sz w:val="20"/>
          <w:szCs w:val="20"/>
        </w:rPr>
      </w:pPr>
    </w:p>
    <w:p w:rsidR="00770E6A" w:rsidRPr="00E051C9" w:rsidRDefault="00770E6A">
      <w:pPr>
        <w:ind w:leftChars="50" w:left="120" w:firstLineChars="50" w:firstLine="110"/>
        <w:rPr>
          <w:ins w:id="13456" w:author="t_竹沢 公佑" w:date="2020-07-31T08:55:00Z"/>
          <w:sz w:val="22"/>
          <w:szCs w:val="22"/>
        </w:rPr>
        <w:pPrChange w:id="13457" w:author="t_竹沢 公佑" w:date="2020-07-31T08:58:00Z">
          <w:pPr>
            <w:ind w:left="110" w:hangingChars="50" w:hanging="110"/>
          </w:pPr>
        </w:pPrChange>
      </w:pPr>
      <w:ins w:id="13458" w:author="t_竹沢 公佑" w:date="2020-07-31T08:55:00Z">
        <w:r>
          <w:rPr>
            <w:sz w:val="22"/>
            <w:szCs w:val="22"/>
          </w:rPr>
          <w:t>Y</w:t>
        </w:r>
        <w:r>
          <w:rPr>
            <w:rFonts w:hint="eastAsia"/>
            <w:sz w:val="22"/>
            <w:szCs w:val="22"/>
          </w:rPr>
          <w:t xml:space="preserve">ou can read the overheat log from syslog. A DRXP driver dumps logs to syslog when it is loaded or above four conditions are met. </w:t>
        </w:r>
        <w:r>
          <w:rPr>
            <w:sz w:val="22"/>
            <w:szCs w:val="22"/>
          </w:rPr>
          <w:t>Y</w:t>
        </w:r>
        <w:r>
          <w:rPr>
            <w:rFonts w:hint="eastAsia"/>
            <w:sz w:val="22"/>
            <w:szCs w:val="22"/>
          </w:rPr>
          <w:t>ou can also force device driver to read overheat log from the DRXP board and dump it to syslog manually by calling ioctl(DRXPD_FLASH_OVHLOG). The log examples are as below.</w:t>
        </w:r>
      </w:ins>
      <w:ins w:id="13459" w:author="t_竹沢 公佑" w:date="2020-07-31T08:58:00Z">
        <w:r>
          <w:rPr>
            <w:rFonts w:hint="eastAsia"/>
            <w:sz w:val="22"/>
            <w:szCs w:val="22"/>
          </w:rPr>
          <w:t xml:space="preserve"> </w:t>
        </w:r>
      </w:ins>
      <w:ins w:id="13460" w:author="t_竹沢 公佑" w:date="2020-07-31T08:55:00Z">
        <w:r>
          <w:rPr>
            <w:rFonts w:hint="eastAsia"/>
            <w:sz w:val="22"/>
            <w:szCs w:val="22"/>
          </w:rPr>
          <w:t xml:space="preserve">Timestamp uses UTC +0000. DRXP can log </w:t>
        </w:r>
      </w:ins>
      <w:ins w:id="13461" w:author="t_竹沢 公佑" w:date="2020-08-03T04:57:00Z">
        <w:r w:rsidR="005D546C">
          <w:rPr>
            <w:rFonts w:hint="eastAsia"/>
            <w:sz w:val="22"/>
            <w:szCs w:val="22"/>
          </w:rPr>
          <w:t xml:space="preserve">up to </w:t>
        </w:r>
      </w:ins>
      <w:ins w:id="13462" w:author="t_竹沢 公佑" w:date="2020-07-31T08:55:00Z">
        <w:r>
          <w:rPr>
            <w:rFonts w:hint="eastAsia"/>
            <w:sz w:val="22"/>
            <w:szCs w:val="22"/>
          </w:rPr>
          <w:t xml:space="preserve">30 events. If the all event entries are filled, device driver overwrites the oldest entry. If the event entries are not filled, DRXP driver </w:t>
        </w:r>
      </w:ins>
      <w:ins w:id="13463" w:author="t_竹沢 公佑" w:date="2020-07-31T08:57:00Z">
        <w:r>
          <w:rPr>
            <w:rFonts w:hint="eastAsia"/>
            <w:sz w:val="22"/>
            <w:szCs w:val="22"/>
          </w:rPr>
          <w:t xml:space="preserve">only </w:t>
        </w:r>
      </w:ins>
      <w:ins w:id="13464" w:author="t_竹沢 公佑" w:date="2020-07-31T08:55:00Z">
        <w:r>
          <w:rPr>
            <w:rFonts w:hint="eastAsia"/>
            <w:sz w:val="22"/>
            <w:szCs w:val="22"/>
          </w:rPr>
          <w:t>dumps</w:t>
        </w:r>
      </w:ins>
      <w:ins w:id="13465" w:author="t_竹沢 公佑" w:date="2020-07-31T08:58:00Z">
        <w:r>
          <w:rPr>
            <w:rFonts w:hint="eastAsia"/>
            <w:sz w:val="22"/>
            <w:szCs w:val="22"/>
          </w:rPr>
          <w:t xml:space="preserve"> logged entry</w:t>
        </w:r>
      </w:ins>
      <w:ins w:id="13466" w:author="t_竹沢 公佑" w:date="2020-07-31T08:55:00Z">
        <w:r>
          <w:rPr>
            <w:rFonts w:hint="eastAsia"/>
            <w:sz w:val="22"/>
            <w:szCs w:val="22"/>
          </w:rPr>
          <w:t>.</w:t>
        </w:r>
      </w:ins>
    </w:p>
    <w:p w:rsidR="001C78C7" w:rsidRDefault="001C78C7">
      <w:pPr>
        <w:rPr>
          <w:ins w:id="13467" w:author="t_竹沢 公佑" w:date="2020-07-31T11:07:00Z"/>
          <w:sz w:val="20"/>
          <w:szCs w:val="20"/>
        </w:rPr>
        <w:pPrChange w:id="13468" w:author="t_竹沢 公佑" w:date="2020-07-31T09:06:00Z">
          <w:pPr>
            <w:ind w:left="240"/>
          </w:pPr>
        </w:pPrChange>
      </w:pPr>
    </w:p>
    <w:p w:rsidR="000D1870" w:rsidRPr="000D1870" w:rsidRDefault="000D1870">
      <w:pPr>
        <w:rPr>
          <w:ins w:id="13469" w:author="t_竹沢 公佑" w:date="2020-07-31T11:07:00Z"/>
          <w:sz w:val="18"/>
          <w:szCs w:val="18"/>
          <w:rPrChange w:id="13470" w:author="t_竹沢 公佑" w:date="2020-07-31T11:09:00Z">
            <w:rPr>
              <w:ins w:id="13471" w:author="t_竹沢 公佑" w:date="2020-07-31T11:07:00Z"/>
              <w:sz w:val="20"/>
              <w:szCs w:val="20"/>
            </w:rPr>
          </w:rPrChange>
        </w:rPr>
        <w:pPrChange w:id="13472" w:author="t_竹沢 公佑" w:date="2020-07-31T09:06:00Z">
          <w:pPr>
            <w:ind w:left="240"/>
          </w:pPr>
        </w:pPrChange>
      </w:pPr>
      <w:ins w:id="13473" w:author="t_竹沢 公佑" w:date="2020-07-31T11:07:00Z">
        <w:r>
          <w:rPr>
            <w:rFonts w:hint="eastAsia"/>
            <w:sz w:val="20"/>
            <w:szCs w:val="20"/>
          </w:rPr>
          <w:t xml:space="preserve">  </w:t>
        </w:r>
      </w:ins>
      <w:ins w:id="13474" w:author="t_竹沢 公佑" w:date="2020-07-31T11:08:00Z">
        <w:r w:rsidRPr="000D1870">
          <w:rPr>
            <w:sz w:val="18"/>
            <w:szCs w:val="18"/>
            <w:rPrChange w:id="13475" w:author="t_竹沢 公佑" w:date="2020-07-31T11:09:00Z">
              <w:rPr>
                <w:sz w:val="20"/>
                <w:szCs w:val="20"/>
              </w:rPr>
            </w:rPrChange>
          </w:rPr>
          <w:t>drxpd{#0} : Begin dumping on-board log.</w:t>
        </w:r>
      </w:ins>
    </w:p>
    <w:p w:rsidR="000D1870" w:rsidRPr="000D1870" w:rsidRDefault="000D1870">
      <w:pPr>
        <w:rPr>
          <w:ins w:id="13476" w:author="t_竹沢 公佑" w:date="2020-07-31T08:53:00Z"/>
          <w:sz w:val="18"/>
          <w:szCs w:val="18"/>
          <w:rPrChange w:id="13477" w:author="t_竹沢 公佑" w:date="2020-07-31T11:09:00Z">
            <w:rPr>
              <w:ins w:id="13478" w:author="t_竹沢 公佑" w:date="2020-07-31T08:53:00Z"/>
              <w:sz w:val="20"/>
              <w:szCs w:val="20"/>
            </w:rPr>
          </w:rPrChange>
        </w:rPr>
        <w:pPrChange w:id="13479" w:author="t_竹沢 公佑" w:date="2020-07-31T09:06:00Z">
          <w:pPr>
            <w:ind w:left="240"/>
          </w:pPr>
        </w:pPrChange>
      </w:pPr>
      <w:ins w:id="13480" w:author="t_竹沢 公佑" w:date="2020-07-31T11:07:00Z">
        <w:r w:rsidRPr="000D1870">
          <w:rPr>
            <w:sz w:val="18"/>
            <w:szCs w:val="18"/>
            <w:rPrChange w:id="13481" w:author="t_竹沢 公佑" w:date="2020-07-31T11:09:00Z">
              <w:rPr>
                <w:sz w:val="20"/>
                <w:szCs w:val="20"/>
              </w:rPr>
            </w:rPrChange>
          </w:rPr>
          <w:t xml:space="preserve">  (snip)</w:t>
        </w:r>
      </w:ins>
    </w:p>
    <w:p w:rsidR="00770E6A" w:rsidRPr="000D1870" w:rsidRDefault="00770E6A" w:rsidP="00770E6A">
      <w:pPr>
        <w:ind w:left="240"/>
        <w:rPr>
          <w:ins w:id="13482" w:author="t_竹沢 公佑" w:date="2020-07-31T08:59:00Z"/>
          <w:sz w:val="18"/>
          <w:szCs w:val="18"/>
          <w:rPrChange w:id="13483" w:author="t_竹沢 公佑" w:date="2020-07-31T11:09:00Z">
            <w:rPr>
              <w:ins w:id="13484" w:author="t_竹沢 公佑" w:date="2020-07-31T08:59:00Z"/>
              <w:sz w:val="20"/>
              <w:szCs w:val="20"/>
            </w:rPr>
          </w:rPrChange>
        </w:rPr>
      </w:pPr>
      <w:ins w:id="13485" w:author="t_竹沢 公佑" w:date="2020-07-31T08:59:00Z">
        <w:r w:rsidRPr="000D1870">
          <w:rPr>
            <w:sz w:val="18"/>
            <w:szCs w:val="18"/>
            <w:rPrChange w:id="13486" w:author="t_竹沢 公佑" w:date="2020-07-31T11:09:00Z">
              <w:rPr>
                <w:sz w:val="20"/>
                <w:szCs w:val="20"/>
              </w:rPr>
            </w:rPrChange>
          </w:rPr>
          <w:t>drxpd{#0} : 2020-06/10 07:07:05, Shutdown overheating protection was triggered at the FPGA junction temperature, 65 degC.</w:t>
        </w:r>
      </w:ins>
    </w:p>
    <w:p w:rsidR="00770E6A" w:rsidRPr="000D1870" w:rsidRDefault="00770E6A" w:rsidP="00770E6A">
      <w:pPr>
        <w:ind w:left="240"/>
        <w:rPr>
          <w:ins w:id="13487" w:author="t_竹沢 公佑" w:date="2020-07-31T08:59:00Z"/>
          <w:sz w:val="18"/>
          <w:szCs w:val="18"/>
          <w:rPrChange w:id="13488" w:author="t_竹沢 公佑" w:date="2020-07-31T11:09:00Z">
            <w:rPr>
              <w:ins w:id="13489" w:author="t_竹沢 公佑" w:date="2020-07-31T08:59:00Z"/>
              <w:sz w:val="20"/>
              <w:szCs w:val="20"/>
            </w:rPr>
          </w:rPrChange>
        </w:rPr>
      </w:pPr>
      <w:ins w:id="13490" w:author="t_竹沢 公佑" w:date="2020-07-31T08:59:00Z">
        <w:r w:rsidRPr="000D1870">
          <w:rPr>
            <w:sz w:val="18"/>
            <w:szCs w:val="18"/>
            <w:rPrChange w:id="13491" w:author="t_竹沢 公佑" w:date="2020-07-31T11:09:00Z">
              <w:rPr>
                <w:sz w:val="20"/>
                <w:szCs w:val="20"/>
              </w:rPr>
            </w:rPrChange>
          </w:rPr>
          <w:t>drxpd{#0} : 2020-06/10 07:07:20, Shutdown overheating protection was triggered at the FPGA junction temperature, 66 degC.</w:t>
        </w:r>
      </w:ins>
    </w:p>
    <w:p w:rsidR="00770E6A" w:rsidRPr="000D1870" w:rsidRDefault="00770E6A" w:rsidP="00770E6A">
      <w:pPr>
        <w:ind w:left="240"/>
        <w:rPr>
          <w:ins w:id="13492" w:author="t_竹沢 公佑" w:date="2020-07-31T08:59:00Z"/>
          <w:sz w:val="18"/>
          <w:szCs w:val="18"/>
          <w:rPrChange w:id="13493" w:author="t_竹沢 公佑" w:date="2020-07-31T11:09:00Z">
            <w:rPr>
              <w:ins w:id="13494" w:author="t_竹沢 公佑" w:date="2020-07-31T08:59:00Z"/>
              <w:sz w:val="20"/>
              <w:szCs w:val="20"/>
            </w:rPr>
          </w:rPrChange>
        </w:rPr>
      </w:pPr>
      <w:ins w:id="13495" w:author="t_竹沢 公佑" w:date="2020-07-31T08:59:00Z">
        <w:r w:rsidRPr="000D1870">
          <w:rPr>
            <w:sz w:val="18"/>
            <w:szCs w:val="18"/>
            <w:rPrChange w:id="13496" w:author="t_竹沢 公佑" w:date="2020-07-31T11:09:00Z">
              <w:rPr>
                <w:sz w:val="20"/>
                <w:szCs w:val="20"/>
              </w:rPr>
            </w:rPrChange>
          </w:rPr>
          <w:t>drxpd{#0} : 2020-06/10 07:36:19, Shutdown overheating protection was triggered at the FPGA junction temperature, 67 degC.</w:t>
        </w:r>
      </w:ins>
    </w:p>
    <w:p w:rsidR="00770E6A" w:rsidRPr="000D1870" w:rsidRDefault="00770E6A" w:rsidP="00770E6A">
      <w:pPr>
        <w:ind w:left="240"/>
        <w:rPr>
          <w:ins w:id="13497" w:author="t_竹沢 公佑" w:date="2020-07-31T08:59:00Z"/>
          <w:sz w:val="18"/>
          <w:szCs w:val="18"/>
          <w:rPrChange w:id="13498" w:author="t_竹沢 公佑" w:date="2020-07-31T11:09:00Z">
            <w:rPr>
              <w:ins w:id="13499" w:author="t_竹沢 公佑" w:date="2020-07-31T08:59:00Z"/>
              <w:sz w:val="20"/>
              <w:szCs w:val="20"/>
            </w:rPr>
          </w:rPrChange>
        </w:rPr>
      </w:pPr>
      <w:ins w:id="13500" w:author="t_竹沢 公佑" w:date="2020-07-31T08:59:00Z">
        <w:r w:rsidRPr="000D1870">
          <w:rPr>
            <w:sz w:val="18"/>
            <w:szCs w:val="18"/>
            <w:rPrChange w:id="13501" w:author="t_竹沢 公佑" w:date="2020-07-31T11:09:00Z">
              <w:rPr>
                <w:sz w:val="20"/>
                <w:szCs w:val="20"/>
              </w:rPr>
            </w:rPrChange>
          </w:rPr>
          <w:t>drxpd{#0} : 2020-06/16 09:08:35, Overheating protection was triggered at the FPGA junction temperature, 91 degC.</w:t>
        </w:r>
      </w:ins>
    </w:p>
    <w:p w:rsidR="00770E6A" w:rsidRPr="000D1870" w:rsidRDefault="001C78C7" w:rsidP="00770E6A">
      <w:pPr>
        <w:ind w:left="240"/>
        <w:rPr>
          <w:ins w:id="13502" w:author="t_竹沢 公佑" w:date="2020-07-31T08:59:00Z"/>
          <w:sz w:val="18"/>
          <w:szCs w:val="18"/>
          <w:rPrChange w:id="13503" w:author="t_竹沢 公佑" w:date="2020-07-31T11:09:00Z">
            <w:rPr>
              <w:ins w:id="13504" w:author="t_竹沢 公佑" w:date="2020-07-31T08:59:00Z"/>
              <w:sz w:val="20"/>
              <w:szCs w:val="20"/>
            </w:rPr>
          </w:rPrChange>
        </w:rPr>
      </w:pPr>
      <w:ins w:id="13505" w:author="t_竹沢 公佑" w:date="2020-07-31T08:59:00Z">
        <w:r w:rsidRPr="000D1870">
          <w:rPr>
            <w:sz w:val="18"/>
            <w:szCs w:val="18"/>
          </w:rPr>
          <w:t>drxpd{#0} : 2020-0</w:t>
        </w:r>
      </w:ins>
      <w:ins w:id="13506" w:author="t_竹沢 公佑" w:date="2020-07-31T09:05:00Z">
        <w:r w:rsidRPr="000D1870">
          <w:rPr>
            <w:sz w:val="18"/>
            <w:szCs w:val="18"/>
          </w:rPr>
          <w:t>6</w:t>
        </w:r>
      </w:ins>
      <w:ins w:id="13507" w:author="t_竹沢 公佑" w:date="2020-07-31T08:59:00Z">
        <w:r w:rsidR="00770E6A" w:rsidRPr="000D1870">
          <w:rPr>
            <w:sz w:val="18"/>
            <w:szCs w:val="18"/>
            <w:rPrChange w:id="13508" w:author="t_竹沢 公佑" w:date="2020-07-31T11:09:00Z">
              <w:rPr>
                <w:sz w:val="20"/>
                <w:szCs w:val="20"/>
              </w:rPr>
            </w:rPrChange>
          </w:rPr>
          <w:t>/30 22:06:43, User-define overheating protection was triggered at the FPGA junction temperature, 69 degC.</w:t>
        </w:r>
      </w:ins>
    </w:p>
    <w:p w:rsidR="00770E6A" w:rsidRPr="000D1870" w:rsidRDefault="001C78C7" w:rsidP="00770E6A">
      <w:pPr>
        <w:ind w:left="240"/>
        <w:rPr>
          <w:ins w:id="13509" w:author="t_竹沢 公佑" w:date="2020-07-31T08:59:00Z"/>
          <w:sz w:val="18"/>
          <w:szCs w:val="18"/>
          <w:rPrChange w:id="13510" w:author="t_竹沢 公佑" w:date="2020-07-31T11:09:00Z">
            <w:rPr>
              <w:ins w:id="13511" w:author="t_竹沢 公佑" w:date="2020-07-31T08:59:00Z"/>
              <w:sz w:val="20"/>
              <w:szCs w:val="20"/>
            </w:rPr>
          </w:rPrChange>
        </w:rPr>
      </w:pPr>
      <w:ins w:id="13512" w:author="t_竹沢 公佑" w:date="2020-07-31T08:59:00Z">
        <w:r w:rsidRPr="000D1870">
          <w:rPr>
            <w:sz w:val="18"/>
            <w:szCs w:val="18"/>
          </w:rPr>
          <w:t>drxpd{#0} : 2020-0</w:t>
        </w:r>
      </w:ins>
      <w:ins w:id="13513" w:author="t_竹沢 公佑" w:date="2020-07-31T09:05:00Z">
        <w:r w:rsidRPr="000D1870">
          <w:rPr>
            <w:sz w:val="18"/>
            <w:szCs w:val="18"/>
          </w:rPr>
          <w:t>6</w:t>
        </w:r>
      </w:ins>
      <w:ins w:id="13514" w:author="t_竹沢 公佑" w:date="2020-07-31T08:59:00Z">
        <w:r w:rsidR="00770E6A" w:rsidRPr="000D1870">
          <w:rPr>
            <w:sz w:val="18"/>
            <w:szCs w:val="18"/>
            <w:rPrChange w:id="13515" w:author="t_竹沢 公佑" w:date="2020-07-31T11:09:00Z">
              <w:rPr>
                <w:sz w:val="20"/>
                <w:szCs w:val="20"/>
              </w:rPr>
            </w:rPrChange>
          </w:rPr>
          <w:t>/30 22:27:29, User-define overheating protection was triggered at the FPGA junction temperature, 92 degC.</w:t>
        </w:r>
      </w:ins>
    </w:p>
    <w:p w:rsidR="00770E6A" w:rsidRPr="000D1870" w:rsidRDefault="001C78C7" w:rsidP="00770E6A">
      <w:pPr>
        <w:ind w:left="240"/>
        <w:rPr>
          <w:ins w:id="13516" w:author="t_竹沢 公佑" w:date="2020-07-31T08:59:00Z"/>
          <w:sz w:val="18"/>
          <w:szCs w:val="18"/>
          <w:rPrChange w:id="13517" w:author="t_竹沢 公佑" w:date="2020-07-31T11:09:00Z">
            <w:rPr>
              <w:ins w:id="13518" w:author="t_竹沢 公佑" w:date="2020-07-31T08:59:00Z"/>
              <w:sz w:val="20"/>
              <w:szCs w:val="20"/>
            </w:rPr>
          </w:rPrChange>
        </w:rPr>
      </w:pPr>
      <w:ins w:id="13519" w:author="t_竹沢 公佑" w:date="2020-07-31T08:59:00Z">
        <w:r w:rsidRPr="000D1870">
          <w:rPr>
            <w:sz w:val="18"/>
            <w:szCs w:val="18"/>
          </w:rPr>
          <w:t>drxpd{#0} : 2020-0</w:t>
        </w:r>
      </w:ins>
      <w:ins w:id="13520" w:author="t_竹沢 公佑" w:date="2020-07-31T09:06:00Z">
        <w:r w:rsidRPr="000D1870">
          <w:rPr>
            <w:sz w:val="18"/>
            <w:szCs w:val="18"/>
          </w:rPr>
          <w:t>6</w:t>
        </w:r>
      </w:ins>
      <w:ins w:id="13521" w:author="t_竹沢 公佑" w:date="2020-07-31T08:59:00Z">
        <w:r w:rsidR="00770E6A" w:rsidRPr="000D1870">
          <w:rPr>
            <w:sz w:val="18"/>
            <w:szCs w:val="18"/>
            <w:rPrChange w:id="13522" w:author="t_竹沢 公佑" w:date="2020-07-31T11:09:00Z">
              <w:rPr>
                <w:sz w:val="20"/>
                <w:szCs w:val="20"/>
              </w:rPr>
            </w:rPrChange>
          </w:rPr>
          <w:t>/30 22:28:28, User-define overheating protection was triggered at the FPGA junction temperature, 91 degC.</w:t>
        </w:r>
      </w:ins>
    </w:p>
    <w:p w:rsidR="00770E6A" w:rsidRPr="000D1870" w:rsidRDefault="00770E6A" w:rsidP="00770E6A">
      <w:pPr>
        <w:ind w:left="240"/>
        <w:rPr>
          <w:ins w:id="13523" w:author="t_竹沢 公佑" w:date="2020-07-31T08:59:00Z"/>
          <w:sz w:val="18"/>
          <w:szCs w:val="18"/>
          <w:rPrChange w:id="13524" w:author="t_竹沢 公佑" w:date="2020-07-31T11:09:00Z">
            <w:rPr>
              <w:ins w:id="13525" w:author="t_竹沢 公佑" w:date="2020-07-31T08:59:00Z"/>
              <w:sz w:val="20"/>
              <w:szCs w:val="20"/>
            </w:rPr>
          </w:rPrChange>
        </w:rPr>
      </w:pPr>
      <w:ins w:id="13526" w:author="t_竹沢 公佑" w:date="2020-07-31T08:59:00Z">
        <w:r w:rsidRPr="000D1870">
          <w:rPr>
            <w:sz w:val="18"/>
            <w:szCs w:val="18"/>
            <w:rPrChange w:id="13527" w:author="t_竹沢 公佑" w:date="2020-07-31T11:09:00Z">
              <w:rPr>
                <w:sz w:val="20"/>
                <w:szCs w:val="20"/>
              </w:rPr>
            </w:rPrChange>
          </w:rPr>
          <w:t>drx</w:t>
        </w:r>
        <w:r w:rsidR="001C78C7" w:rsidRPr="000D1870">
          <w:rPr>
            <w:sz w:val="18"/>
            <w:szCs w:val="18"/>
          </w:rPr>
          <w:t>pd{#0} : 2020-0</w:t>
        </w:r>
      </w:ins>
      <w:ins w:id="13528" w:author="t_竹沢 公佑" w:date="2020-07-31T09:06:00Z">
        <w:r w:rsidR="001C78C7" w:rsidRPr="000D1870">
          <w:rPr>
            <w:sz w:val="18"/>
            <w:szCs w:val="18"/>
          </w:rPr>
          <w:t>6</w:t>
        </w:r>
      </w:ins>
      <w:ins w:id="13529" w:author="t_竹沢 公佑" w:date="2020-07-31T08:59:00Z">
        <w:r w:rsidRPr="000D1870">
          <w:rPr>
            <w:sz w:val="18"/>
            <w:szCs w:val="18"/>
            <w:rPrChange w:id="13530" w:author="t_竹沢 公佑" w:date="2020-07-31T11:09:00Z">
              <w:rPr>
                <w:sz w:val="20"/>
                <w:szCs w:val="20"/>
              </w:rPr>
            </w:rPrChange>
          </w:rPr>
          <w:t>/30 22:29:19, Hardware overheating protection was triggered at the FPGA junction temperature, 96 degC.</w:t>
        </w:r>
      </w:ins>
    </w:p>
    <w:p w:rsidR="00770E6A" w:rsidRPr="000D1870" w:rsidRDefault="001C78C7" w:rsidP="00770E6A">
      <w:pPr>
        <w:ind w:left="240"/>
        <w:rPr>
          <w:ins w:id="13531" w:author="t_竹沢 公佑" w:date="2020-07-31T08:59:00Z"/>
          <w:sz w:val="18"/>
          <w:szCs w:val="18"/>
          <w:rPrChange w:id="13532" w:author="t_竹沢 公佑" w:date="2020-07-31T11:09:00Z">
            <w:rPr>
              <w:ins w:id="13533" w:author="t_竹沢 公佑" w:date="2020-07-31T08:59:00Z"/>
              <w:sz w:val="20"/>
              <w:szCs w:val="20"/>
            </w:rPr>
          </w:rPrChange>
        </w:rPr>
      </w:pPr>
      <w:ins w:id="13534" w:author="t_竹沢 公佑" w:date="2020-07-31T08:59:00Z">
        <w:r w:rsidRPr="000D1870">
          <w:rPr>
            <w:sz w:val="18"/>
            <w:szCs w:val="18"/>
          </w:rPr>
          <w:t>drxpd{#0} : 2020-0</w:t>
        </w:r>
      </w:ins>
      <w:ins w:id="13535" w:author="t_竹沢 公佑" w:date="2020-07-31T09:06:00Z">
        <w:r w:rsidRPr="000D1870">
          <w:rPr>
            <w:sz w:val="18"/>
            <w:szCs w:val="18"/>
          </w:rPr>
          <w:t>6</w:t>
        </w:r>
      </w:ins>
      <w:ins w:id="13536" w:author="t_竹沢 公佑" w:date="2020-07-31T08:59:00Z">
        <w:r w:rsidR="00770E6A" w:rsidRPr="000D1870">
          <w:rPr>
            <w:sz w:val="18"/>
            <w:szCs w:val="18"/>
            <w:rPrChange w:id="13537" w:author="t_竹沢 公佑" w:date="2020-07-31T11:09:00Z">
              <w:rPr>
                <w:sz w:val="20"/>
                <w:szCs w:val="20"/>
              </w:rPr>
            </w:rPrChange>
          </w:rPr>
          <w:t>/30 22:29:29, User-define overheating protection was triggered at the FPGA junction temperature, 95 degC.</w:t>
        </w:r>
      </w:ins>
    </w:p>
    <w:p w:rsidR="00770E6A" w:rsidRPr="000D1870" w:rsidRDefault="001C78C7" w:rsidP="00770E6A">
      <w:pPr>
        <w:ind w:left="240"/>
        <w:rPr>
          <w:ins w:id="13538" w:author="t_竹沢 公佑" w:date="2020-07-31T08:59:00Z"/>
          <w:sz w:val="18"/>
          <w:szCs w:val="18"/>
          <w:rPrChange w:id="13539" w:author="t_竹沢 公佑" w:date="2020-07-31T11:09:00Z">
            <w:rPr>
              <w:ins w:id="13540" w:author="t_竹沢 公佑" w:date="2020-07-31T08:59:00Z"/>
              <w:sz w:val="20"/>
              <w:szCs w:val="20"/>
            </w:rPr>
          </w:rPrChange>
        </w:rPr>
      </w:pPr>
      <w:ins w:id="13541" w:author="t_竹沢 公佑" w:date="2020-07-31T08:59:00Z">
        <w:r w:rsidRPr="000D1870">
          <w:rPr>
            <w:sz w:val="18"/>
            <w:szCs w:val="18"/>
          </w:rPr>
          <w:t>drxpd{#0} : 2020-0</w:t>
        </w:r>
      </w:ins>
      <w:ins w:id="13542" w:author="t_竹沢 公佑" w:date="2020-07-31T09:06:00Z">
        <w:r w:rsidRPr="000D1870">
          <w:rPr>
            <w:sz w:val="18"/>
            <w:szCs w:val="18"/>
          </w:rPr>
          <w:t>6</w:t>
        </w:r>
      </w:ins>
      <w:ins w:id="13543" w:author="t_竹沢 公佑" w:date="2020-07-31T08:59:00Z">
        <w:r w:rsidR="00770E6A" w:rsidRPr="000D1870">
          <w:rPr>
            <w:sz w:val="18"/>
            <w:szCs w:val="18"/>
            <w:rPrChange w:id="13544" w:author="t_竹沢 公佑" w:date="2020-07-31T11:09:00Z">
              <w:rPr>
                <w:sz w:val="20"/>
                <w:szCs w:val="20"/>
              </w:rPr>
            </w:rPrChange>
          </w:rPr>
          <w:t>/30 22:29:42, User-define overheating protection was triggered at the FPGA junction temperature, 95 degC.</w:t>
        </w:r>
      </w:ins>
    </w:p>
    <w:p w:rsidR="00B016AB" w:rsidRPr="000D1870" w:rsidRDefault="001C78C7" w:rsidP="00770E6A">
      <w:pPr>
        <w:ind w:left="240"/>
        <w:rPr>
          <w:ins w:id="13545" w:author="t_竹沢 公佑" w:date="2020-07-31T08:59:00Z"/>
          <w:sz w:val="18"/>
          <w:szCs w:val="18"/>
          <w:rPrChange w:id="13546" w:author="t_竹沢 公佑" w:date="2020-07-31T11:09:00Z">
            <w:rPr>
              <w:ins w:id="13547" w:author="t_竹沢 公佑" w:date="2020-07-31T08:59:00Z"/>
              <w:sz w:val="20"/>
              <w:szCs w:val="20"/>
            </w:rPr>
          </w:rPrChange>
        </w:rPr>
      </w:pPr>
      <w:ins w:id="13548" w:author="t_竹沢 公佑" w:date="2020-07-31T08:59:00Z">
        <w:r w:rsidRPr="000D1870">
          <w:rPr>
            <w:sz w:val="18"/>
            <w:szCs w:val="18"/>
          </w:rPr>
          <w:t>drxpd{#0} : 2020-0</w:t>
        </w:r>
      </w:ins>
      <w:ins w:id="13549" w:author="t_竹沢 公佑" w:date="2020-07-31T09:06:00Z">
        <w:r w:rsidRPr="000D1870">
          <w:rPr>
            <w:sz w:val="18"/>
            <w:szCs w:val="18"/>
          </w:rPr>
          <w:t>6</w:t>
        </w:r>
      </w:ins>
      <w:ins w:id="13550" w:author="t_竹沢 公佑" w:date="2020-07-31T08:59:00Z">
        <w:r w:rsidR="00770E6A" w:rsidRPr="000D1870">
          <w:rPr>
            <w:sz w:val="18"/>
            <w:szCs w:val="18"/>
            <w:rPrChange w:id="13551" w:author="t_竹沢 公佑" w:date="2020-07-31T11:09:00Z">
              <w:rPr>
                <w:sz w:val="20"/>
                <w:szCs w:val="20"/>
              </w:rPr>
            </w:rPrChange>
          </w:rPr>
          <w:t>/30 22:30:03, Hardware overheating protection was triggered at the FPGA junction temperature, 96 degC.</w:t>
        </w:r>
      </w:ins>
    </w:p>
    <w:p w:rsidR="00770E6A" w:rsidRPr="000D1870" w:rsidRDefault="000D1870" w:rsidP="00452DE1">
      <w:pPr>
        <w:ind w:left="240"/>
        <w:rPr>
          <w:ins w:id="13552" w:author="t_竹沢 公佑" w:date="2020-07-31T11:08:00Z"/>
          <w:sz w:val="18"/>
          <w:szCs w:val="18"/>
        </w:rPr>
      </w:pPr>
      <w:ins w:id="13553" w:author="t_竹沢 公佑" w:date="2020-07-31T11:08:00Z">
        <w:r w:rsidRPr="000D1870">
          <w:rPr>
            <w:sz w:val="18"/>
            <w:szCs w:val="18"/>
          </w:rPr>
          <w:t>(snip)</w:t>
        </w:r>
      </w:ins>
    </w:p>
    <w:p w:rsidR="000D1870" w:rsidRPr="000D1870" w:rsidRDefault="000D1870" w:rsidP="00452DE1">
      <w:pPr>
        <w:ind w:left="240"/>
        <w:rPr>
          <w:ins w:id="13554" w:author="t_竹沢 公佑" w:date="2020-07-31T11:08:00Z"/>
          <w:sz w:val="18"/>
          <w:szCs w:val="18"/>
        </w:rPr>
      </w:pPr>
      <w:ins w:id="13555" w:author="t_竹沢 公佑" w:date="2020-07-31T11:08:00Z">
        <w:r w:rsidRPr="000D1870">
          <w:rPr>
            <w:sz w:val="18"/>
            <w:szCs w:val="18"/>
          </w:rPr>
          <w:t>drxpd{#0} : End dumping on-board log.</w:t>
        </w:r>
      </w:ins>
    </w:p>
    <w:p w:rsidR="000D1870" w:rsidRPr="000D1870" w:rsidRDefault="000D1870" w:rsidP="00452DE1">
      <w:pPr>
        <w:ind w:left="240"/>
        <w:rPr>
          <w:ins w:id="13556" w:author="t_竹沢 公佑" w:date="2020-07-31T08:59:00Z"/>
          <w:sz w:val="18"/>
          <w:szCs w:val="18"/>
          <w:rPrChange w:id="13557" w:author="t_竹沢 公佑" w:date="2020-07-31T11:09:00Z">
            <w:rPr>
              <w:ins w:id="13558" w:author="t_竹沢 公佑" w:date="2020-07-31T08:59:00Z"/>
              <w:sz w:val="20"/>
              <w:szCs w:val="20"/>
            </w:rPr>
          </w:rPrChange>
        </w:rPr>
      </w:pPr>
    </w:p>
    <w:p w:rsidR="00B016AB" w:rsidRDefault="00F37228">
      <w:pPr>
        <w:rPr>
          <w:sz w:val="20"/>
          <w:szCs w:val="20"/>
        </w:rPr>
        <w:pPrChange w:id="13559" w:author="t_竹沢 公佑" w:date="2020-07-31T09:07:00Z">
          <w:pPr>
            <w:ind w:left="240"/>
          </w:pPr>
        </w:pPrChange>
      </w:pPr>
      <w:ins w:id="13560" w:author="t_竹沢 公佑" w:date="2020-07-31T09:08:00Z">
        <w:r>
          <w:rPr>
            <w:sz w:val="20"/>
            <w:szCs w:val="20"/>
          </w:rPr>
          <w:br w:type="page"/>
        </w:r>
      </w:ins>
    </w:p>
    <w:p w:rsidR="00E051C9" w:rsidRPr="00FA64E7" w:rsidRDefault="00FA64E7" w:rsidP="00452DE1">
      <w:pPr>
        <w:ind w:left="240"/>
        <w:rPr>
          <w:sz w:val="22"/>
          <w:szCs w:val="22"/>
          <w:rPrChange w:id="13561" w:author="t_竹沢 公佑" w:date="2020-07-03T11:35:00Z">
            <w:rPr>
              <w:sz w:val="20"/>
              <w:szCs w:val="20"/>
            </w:rPr>
          </w:rPrChange>
        </w:rPr>
      </w:pPr>
      <w:ins w:id="13562" w:author="t_竹沢 公佑" w:date="2020-07-03T11:33:00Z">
        <w:r w:rsidRPr="00FA64E7">
          <w:rPr>
            <w:sz w:val="22"/>
            <w:szCs w:val="22"/>
            <w:rPrChange w:id="13563" w:author="t_竹沢 公佑" w:date="2020-07-03T11:35:00Z">
              <w:rPr>
                <w:sz w:val="20"/>
                <w:szCs w:val="20"/>
              </w:rPr>
            </w:rPrChange>
          </w:rPr>
          <w:t>The</w:t>
        </w:r>
        <w:r w:rsidR="00183714">
          <w:rPr>
            <w:sz w:val="22"/>
            <w:szCs w:val="22"/>
          </w:rPr>
          <w:t>re are</w:t>
        </w:r>
      </w:ins>
      <w:ins w:id="13564" w:author="t_竹沢 公佑" w:date="2020-07-03T11:55:00Z">
        <w:r w:rsidR="00183714">
          <w:rPr>
            <w:rFonts w:hint="eastAsia"/>
            <w:sz w:val="22"/>
            <w:szCs w:val="22"/>
          </w:rPr>
          <w:t xml:space="preserve"> 6</w:t>
        </w:r>
      </w:ins>
      <w:ins w:id="13565" w:author="t_竹沢 公佑" w:date="2020-07-03T11:34:00Z">
        <w:r w:rsidR="00D72851">
          <w:rPr>
            <w:sz w:val="22"/>
            <w:szCs w:val="22"/>
          </w:rPr>
          <w:t xml:space="preserve"> type</w:t>
        </w:r>
        <w:r w:rsidRPr="00FA64E7">
          <w:rPr>
            <w:sz w:val="22"/>
            <w:szCs w:val="22"/>
            <w:rPrChange w:id="13566" w:author="t_竹沢 公佑" w:date="2020-07-03T11:35:00Z">
              <w:rPr>
                <w:sz w:val="20"/>
                <w:szCs w:val="20"/>
              </w:rPr>
            </w:rPrChange>
          </w:rPr>
          <w:t xml:space="preserve"> log messages</w:t>
        </w:r>
      </w:ins>
      <w:ins w:id="13567" w:author="t_竹沢 公佑" w:date="2020-07-03T11:35:00Z">
        <w:r>
          <w:rPr>
            <w:rFonts w:hint="eastAsia"/>
            <w:sz w:val="22"/>
            <w:szCs w:val="22"/>
          </w:rPr>
          <w:t xml:space="preserve">. </w:t>
        </w:r>
      </w:ins>
      <w:ins w:id="13568" w:author="t_竹沢 公佑" w:date="2020-07-03T11:59:00Z">
        <w:r w:rsidR="00183714">
          <w:rPr>
            <w:rFonts w:hint="eastAsia"/>
            <w:sz w:val="22"/>
            <w:szCs w:val="22"/>
          </w:rPr>
          <w:t>F</w:t>
        </w:r>
      </w:ins>
      <w:ins w:id="13569" w:author="t_竹沢 公佑" w:date="2020-07-03T11:58:00Z">
        <w:r w:rsidR="00183714">
          <w:rPr>
            <w:rFonts w:hint="eastAsia"/>
            <w:sz w:val="22"/>
            <w:szCs w:val="22"/>
          </w:rPr>
          <w:t>oll</w:t>
        </w:r>
      </w:ins>
      <w:ins w:id="13570" w:author="t_竹沢 公佑" w:date="2020-07-03T11:59:00Z">
        <w:r w:rsidR="00183714">
          <w:rPr>
            <w:rFonts w:hint="eastAsia"/>
            <w:sz w:val="22"/>
            <w:szCs w:val="22"/>
          </w:rPr>
          <w:t>o</w:t>
        </w:r>
      </w:ins>
      <w:ins w:id="13571" w:author="t_竹沢 公佑" w:date="2020-07-03T11:58:00Z">
        <w:r w:rsidR="00183714">
          <w:rPr>
            <w:rFonts w:hint="eastAsia"/>
            <w:sz w:val="22"/>
            <w:szCs w:val="22"/>
          </w:rPr>
          <w:t>wings are some brief description of these log and examples.</w:t>
        </w:r>
      </w:ins>
    </w:p>
    <w:p w:rsidR="00FA64E7" w:rsidRDefault="00FA64E7">
      <w:pPr>
        <w:rPr>
          <w:ins w:id="13572" w:author="t_竹沢 公佑" w:date="2020-07-03T11:36:00Z"/>
          <w:sz w:val="20"/>
          <w:szCs w:val="20"/>
        </w:rPr>
        <w:pPrChange w:id="13573" w:author="t_竹沢 公佑" w:date="2020-07-31T09:08:00Z">
          <w:pPr>
            <w:ind w:left="240"/>
          </w:pPr>
        </w:pPrChange>
      </w:pPr>
    </w:p>
    <w:p w:rsidR="00183714" w:rsidRPr="00183714" w:rsidRDefault="00FA64E7">
      <w:pPr>
        <w:numPr>
          <w:ilvl w:val="0"/>
          <w:numId w:val="40"/>
        </w:numPr>
        <w:rPr>
          <w:ins w:id="13574" w:author="t_竹沢 公佑" w:date="2020-07-03T11:55:00Z"/>
          <w:b/>
          <w:sz w:val="20"/>
          <w:szCs w:val="20"/>
          <w:rPrChange w:id="13575" w:author="t_竹沢 公佑" w:date="2020-07-03T11:59:00Z">
            <w:rPr>
              <w:ins w:id="13576" w:author="t_竹沢 公佑" w:date="2020-07-03T11:55:00Z"/>
              <w:sz w:val="20"/>
              <w:szCs w:val="20"/>
            </w:rPr>
          </w:rPrChange>
        </w:rPr>
        <w:pPrChange w:id="13577" w:author="t_竹沢 公佑" w:date="2020-07-03T11:55:00Z">
          <w:pPr>
            <w:ind w:left="240"/>
          </w:pPr>
        </w:pPrChange>
      </w:pPr>
      <w:ins w:id="13578" w:author="t_竹沢 公佑" w:date="2020-07-03T11:37:00Z">
        <w:r w:rsidRPr="00183714">
          <w:rPr>
            <w:b/>
            <w:sz w:val="20"/>
            <w:szCs w:val="20"/>
            <w:rPrChange w:id="13579" w:author="t_竹沢 公佑" w:date="2020-07-03T11:59:00Z">
              <w:rPr>
                <w:sz w:val="20"/>
                <w:szCs w:val="20"/>
              </w:rPr>
            </w:rPrChange>
          </w:rPr>
          <w:t>The overheating event was detected.</w:t>
        </w:r>
      </w:ins>
    </w:p>
    <w:p w:rsidR="00F37228" w:rsidRDefault="00FA64E7">
      <w:pPr>
        <w:ind w:left="765" w:firstLineChars="50" w:firstLine="100"/>
        <w:rPr>
          <w:ins w:id="13580" w:author="t_竹沢 公佑" w:date="2020-07-31T09:10:00Z"/>
          <w:sz w:val="20"/>
          <w:szCs w:val="20"/>
        </w:rPr>
        <w:pPrChange w:id="13581" w:author="t_竹沢 公佑" w:date="2020-07-31T09:10:00Z">
          <w:pPr>
            <w:ind w:left="240"/>
          </w:pPr>
        </w:pPrChange>
      </w:pPr>
      <w:ins w:id="13582" w:author="t_竹沢 公佑" w:date="2020-07-03T11:39:00Z">
        <w:r w:rsidRPr="00183714">
          <w:rPr>
            <w:sz w:val="20"/>
            <w:szCs w:val="20"/>
          </w:rPr>
          <w:t xml:space="preserve">In the </w:t>
        </w:r>
        <w:r w:rsidR="003073A5" w:rsidRPr="00183714">
          <w:rPr>
            <w:sz w:val="20"/>
            <w:szCs w:val="20"/>
          </w:rPr>
          <w:t xml:space="preserve">case of </w:t>
        </w:r>
        <w:r w:rsidRPr="00183714">
          <w:rPr>
            <w:sz w:val="20"/>
            <w:szCs w:val="20"/>
          </w:rPr>
          <w:t xml:space="preserve">driver version </w:t>
        </w:r>
      </w:ins>
      <w:ins w:id="13583" w:author="t_竹沢 公佑" w:date="2020-07-03T11:48:00Z">
        <w:r w:rsidR="003073A5" w:rsidRPr="00183714">
          <w:rPr>
            <w:sz w:val="20"/>
            <w:szCs w:val="20"/>
          </w:rPr>
          <w:t xml:space="preserve">from </w:t>
        </w:r>
      </w:ins>
      <w:ins w:id="13584" w:author="t_竹沢 公佑" w:date="2020-07-03T14:36:00Z">
        <w:r w:rsidR="00F95F5F">
          <w:rPr>
            <w:rFonts w:hint="eastAsia"/>
            <w:sz w:val="20"/>
            <w:szCs w:val="20"/>
          </w:rPr>
          <w:t>2.0.0</w:t>
        </w:r>
      </w:ins>
      <w:ins w:id="13585" w:author="t_竹沢 公佑" w:date="2020-07-03T11:48:00Z">
        <w:r w:rsidR="003073A5" w:rsidRPr="00183714">
          <w:rPr>
            <w:sz w:val="20"/>
            <w:szCs w:val="20"/>
          </w:rPr>
          <w:t xml:space="preserve"> to </w:t>
        </w:r>
      </w:ins>
      <w:ins w:id="13586" w:author="t_竹沢 公佑" w:date="2020-07-03T11:39:00Z">
        <w:r w:rsidRPr="00183714">
          <w:rPr>
            <w:sz w:val="20"/>
            <w:szCs w:val="20"/>
          </w:rPr>
          <w:t xml:space="preserve">2.0.6, </w:t>
        </w:r>
        <w:r w:rsidR="003073A5" w:rsidRPr="00183714">
          <w:rPr>
            <w:sz w:val="20"/>
            <w:szCs w:val="20"/>
          </w:rPr>
          <w:t>w</w:t>
        </w:r>
      </w:ins>
      <w:ins w:id="13587" w:author="t_竹沢 公佑" w:date="2020-07-03T11:37:00Z">
        <w:r w:rsidRPr="00183714">
          <w:rPr>
            <w:sz w:val="20"/>
            <w:szCs w:val="20"/>
          </w:rPr>
          <w:t xml:space="preserve">hen </w:t>
        </w:r>
      </w:ins>
      <w:ins w:id="13588" w:author="t_竹沢 公佑" w:date="2020-07-03T11:38:00Z">
        <w:r w:rsidRPr="00183714">
          <w:rPr>
            <w:sz w:val="20"/>
            <w:szCs w:val="20"/>
          </w:rPr>
          <w:t>the FPGA junction temperature exceeded the user-defined threshold or hardware threshold, DRXP driver write this log message to the EEPROM.</w:t>
        </w:r>
      </w:ins>
      <w:ins w:id="13589" w:author="t_竹沢 公佑" w:date="2020-07-03T14:37:00Z">
        <w:r w:rsidR="00F95F5F">
          <w:rPr>
            <w:rFonts w:hint="eastAsia"/>
            <w:sz w:val="20"/>
            <w:szCs w:val="20"/>
          </w:rPr>
          <w:t xml:space="preserve"> </w:t>
        </w:r>
      </w:ins>
      <w:ins w:id="13590" w:author="t_竹沢 公佑" w:date="2020-07-31T09:10:00Z">
        <w:r w:rsidR="00F37228">
          <w:rPr>
            <w:rFonts w:hint="eastAsia"/>
            <w:sz w:val="20"/>
            <w:szCs w:val="20"/>
          </w:rPr>
          <w:t xml:space="preserve">This message </w:t>
        </w:r>
      </w:ins>
      <w:ins w:id="13591" w:author="t_竹沢 公佑" w:date="2020-07-31T09:11:00Z">
        <w:r w:rsidR="00F37228">
          <w:rPr>
            <w:rFonts w:hint="eastAsia"/>
            <w:sz w:val="20"/>
            <w:szCs w:val="20"/>
          </w:rPr>
          <w:t>is logged to on-board EEPROM and syslog.</w:t>
        </w:r>
      </w:ins>
    </w:p>
    <w:p w:rsidR="00F37228" w:rsidRPr="00183714" w:rsidRDefault="00F37228">
      <w:pPr>
        <w:rPr>
          <w:ins w:id="13592" w:author="t_竹沢 公佑" w:date="2020-07-03T11:53:00Z"/>
          <w:sz w:val="20"/>
          <w:szCs w:val="20"/>
        </w:rPr>
        <w:pPrChange w:id="13593" w:author="t_竹沢 公佑" w:date="2020-07-31T09:12:00Z">
          <w:pPr>
            <w:ind w:left="240"/>
          </w:pPr>
        </w:pPrChange>
      </w:pPr>
    </w:p>
    <w:p w:rsidR="00183714" w:rsidRDefault="00F37228">
      <w:pPr>
        <w:ind w:firstLine="765"/>
        <w:rPr>
          <w:ins w:id="13594" w:author="t_竹沢 公佑" w:date="2020-07-31T09:09:00Z"/>
          <w:sz w:val="18"/>
          <w:szCs w:val="18"/>
        </w:rPr>
        <w:pPrChange w:id="13595" w:author="t_竹沢 公佑" w:date="2020-07-31T09:09:00Z">
          <w:pPr>
            <w:ind w:left="240"/>
          </w:pPr>
        </w:pPrChange>
      </w:pPr>
      <w:ins w:id="13596" w:author="t_竹沢 公佑" w:date="2020-07-31T09:09:00Z">
        <w:r>
          <w:rPr>
            <w:rFonts w:hint="eastAsia"/>
            <w:sz w:val="18"/>
            <w:szCs w:val="18"/>
          </w:rPr>
          <w:t xml:space="preserve">e.g. </w:t>
        </w:r>
        <w:r w:rsidRPr="00F37228">
          <w:rPr>
            <w:sz w:val="18"/>
            <w:szCs w:val="18"/>
            <w:rPrChange w:id="13597" w:author="t_竹沢 公佑" w:date="2020-07-31T09:09:00Z">
              <w:rPr>
                <w:sz w:val="20"/>
                <w:szCs w:val="20"/>
              </w:rPr>
            </w:rPrChange>
          </w:rPr>
          <w:t>drxpd{#0} : 2020-06/16 09:08:35, Overheating protection was triggered at the FPGA junction temperature,  91 degC.</w:t>
        </w:r>
      </w:ins>
    </w:p>
    <w:p w:rsidR="00F37228" w:rsidRPr="00F37228" w:rsidRDefault="00F37228">
      <w:pPr>
        <w:rPr>
          <w:ins w:id="13598" w:author="t_竹沢 公佑" w:date="2020-07-03T11:37:00Z"/>
          <w:sz w:val="18"/>
          <w:szCs w:val="18"/>
          <w:rPrChange w:id="13599" w:author="t_竹沢 公佑" w:date="2020-07-31T09:09:00Z">
            <w:rPr>
              <w:ins w:id="13600" w:author="t_竹沢 公佑" w:date="2020-07-03T11:37:00Z"/>
              <w:sz w:val="20"/>
              <w:szCs w:val="20"/>
            </w:rPr>
          </w:rPrChange>
        </w:rPr>
        <w:pPrChange w:id="13601" w:author="t_竹沢 公佑" w:date="2020-07-31T09:12:00Z">
          <w:pPr>
            <w:ind w:left="240"/>
          </w:pPr>
        </w:pPrChange>
      </w:pPr>
    </w:p>
    <w:p w:rsidR="00183714" w:rsidRPr="00183714" w:rsidRDefault="003073A5">
      <w:pPr>
        <w:numPr>
          <w:ilvl w:val="0"/>
          <w:numId w:val="40"/>
        </w:numPr>
        <w:rPr>
          <w:ins w:id="13602" w:author="t_竹沢 公佑" w:date="2020-07-03T11:56:00Z"/>
          <w:b/>
          <w:sz w:val="20"/>
          <w:szCs w:val="20"/>
          <w:rPrChange w:id="13603" w:author="t_竹沢 公佑" w:date="2020-07-03T11:59:00Z">
            <w:rPr>
              <w:ins w:id="13604" w:author="t_竹沢 公佑" w:date="2020-07-03T11:56:00Z"/>
              <w:sz w:val="20"/>
              <w:szCs w:val="20"/>
            </w:rPr>
          </w:rPrChange>
        </w:rPr>
        <w:pPrChange w:id="13605" w:author="t_竹沢 公佑" w:date="2020-07-03T11:56:00Z">
          <w:pPr>
            <w:ind w:left="240"/>
          </w:pPr>
        </w:pPrChange>
      </w:pPr>
      <w:ins w:id="13606" w:author="t_竹沢 公佑" w:date="2020-07-03T11:40:00Z">
        <w:r w:rsidRPr="00183714">
          <w:rPr>
            <w:b/>
            <w:sz w:val="20"/>
            <w:szCs w:val="20"/>
            <w:rPrChange w:id="13607" w:author="t_竹沢 公佑" w:date="2020-07-03T11:59:00Z">
              <w:rPr>
                <w:sz w:val="20"/>
                <w:szCs w:val="20"/>
              </w:rPr>
            </w:rPrChange>
          </w:rPr>
          <w:t>The overheating event was detected</w:t>
        </w:r>
      </w:ins>
      <w:ins w:id="13608" w:author="t_竹沢 公佑" w:date="2020-07-03T11:46:00Z">
        <w:r w:rsidRPr="00183714">
          <w:rPr>
            <w:b/>
            <w:sz w:val="20"/>
            <w:szCs w:val="20"/>
            <w:rPrChange w:id="13609" w:author="t_竹沢 公佑" w:date="2020-07-03T11:59:00Z">
              <w:rPr>
                <w:sz w:val="20"/>
                <w:szCs w:val="20"/>
              </w:rPr>
            </w:rPrChange>
          </w:rPr>
          <w:t xml:space="preserve"> (user-defined)</w:t>
        </w:r>
      </w:ins>
      <w:ins w:id="13610" w:author="t_竹沢 公佑" w:date="2020-07-03T11:40:00Z">
        <w:r w:rsidRPr="00183714">
          <w:rPr>
            <w:b/>
            <w:sz w:val="20"/>
            <w:szCs w:val="20"/>
            <w:rPrChange w:id="13611" w:author="t_竹沢 公佑" w:date="2020-07-03T11:59:00Z">
              <w:rPr>
                <w:sz w:val="20"/>
                <w:szCs w:val="20"/>
              </w:rPr>
            </w:rPrChange>
          </w:rPr>
          <w:t xml:space="preserve">. </w:t>
        </w:r>
      </w:ins>
    </w:p>
    <w:p w:rsidR="003073A5" w:rsidRPr="00183714" w:rsidRDefault="003073A5">
      <w:pPr>
        <w:ind w:left="765" w:firstLineChars="50" w:firstLine="100"/>
        <w:rPr>
          <w:ins w:id="13612" w:author="t_竹沢 公佑" w:date="2020-07-03T11:41:00Z"/>
          <w:sz w:val="20"/>
          <w:szCs w:val="20"/>
        </w:rPr>
        <w:pPrChange w:id="13613" w:author="t_竹沢 公佑" w:date="2020-07-03T11:56:00Z">
          <w:pPr>
            <w:ind w:left="240"/>
          </w:pPr>
        </w:pPrChange>
      </w:pPr>
      <w:ins w:id="13614" w:author="t_竹沢 公佑" w:date="2020-07-03T11:42:00Z">
        <w:r w:rsidRPr="00183714">
          <w:rPr>
            <w:sz w:val="20"/>
            <w:szCs w:val="20"/>
          </w:rPr>
          <w:t>When the device driver detects overheating event caused by the FPGA junction temperature exceeds the user-defined threshold</w:t>
        </w:r>
      </w:ins>
      <w:ins w:id="13615" w:author="t_竹沢 公佑" w:date="2020-07-03T11:41:00Z">
        <w:r w:rsidRPr="00183714">
          <w:rPr>
            <w:sz w:val="20"/>
            <w:szCs w:val="20"/>
          </w:rPr>
          <w:t>.</w:t>
        </w:r>
      </w:ins>
      <w:ins w:id="13616" w:author="t_竹沢 公佑" w:date="2020-07-03T11:44:00Z">
        <w:r w:rsidRPr="00183714">
          <w:rPr>
            <w:sz w:val="20"/>
            <w:szCs w:val="20"/>
          </w:rPr>
          <w:t xml:space="preserve"> This log message is available in the device driver version 2.0.7 or later.</w:t>
        </w:r>
      </w:ins>
      <w:ins w:id="13617" w:author="t_竹沢 公佑" w:date="2020-07-31T09:13:00Z">
        <w:r w:rsidR="00F37228">
          <w:rPr>
            <w:rFonts w:hint="eastAsia"/>
            <w:sz w:val="20"/>
            <w:szCs w:val="20"/>
          </w:rPr>
          <w:t xml:space="preserve"> This message is logged to on-board EEPROM and syslog.</w:t>
        </w:r>
      </w:ins>
    </w:p>
    <w:p w:rsidR="003073A5" w:rsidRDefault="003073A5" w:rsidP="003073A5">
      <w:pPr>
        <w:ind w:left="240"/>
        <w:rPr>
          <w:ins w:id="13618" w:author="t_竹沢 公佑" w:date="2020-07-31T09:12:00Z"/>
          <w:sz w:val="20"/>
          <w:szCs w:val="20"/>
        </w:rPr>
      </w:pPr>
    </w:p>
    <w:p w:rsidR="00F37228" w:rsidRDefault="00F37228">
      <w:pPr>
        <w:ind w:left="240" w:firstLine="525"/>
        <w:rPr>
          <w:ins w:id="13619" w:author="t_竹沢 公佑" w:date="2020-07-31T09:13:00Z"/>
          <w:sz w:val="18"/>
          <w:szCs w:val="18"/>
        </w:rPr>
        <w:pPrChange w:id="13620" w:author="t_竹沢 公佑" w:date="2020-07-31T09:12:00Z">
          <w:pPr>
            <w:ind w:left="240"/>
          </w:pPr>
        </w:pPrChange>
      </w:pPr>
      <w:ins w:id="13621" w:author="t_竹沢 公佑" w:date="2020-07-31T09:12:00Z">
        <w:r w:rsidRPr="00F37228">
          <w:rPr>
            <w:sz w:val="18"/>
            <w:szCs w:val="18"/>
            <w:rPrChange w:id="13622" w:author="t_竹沢 公佑" w:date="2020-07-31T09:12:00Z">
              <w:rPr>
                <w:sz w:val="20"/>
                <w:szCs w:val="20"/>
              </w:rPr>
            </w:rPrChange>
          </w:rPr>
          <w:t>e.g. drxpd{#0} : 2020-07/30 22:06:43, User-define overheating protection was triggered at the FPGA junction temperature,</w:t>
        </w:r>
      </w:ins>
    </w:p>
    <w:p w:rsidR="00F37228" w:rsidRPr="00F37228" w:rsidRDefault="00F37228">
      <w:pPr>
        <w:ind w:left="240" w:firstLine="525"/>
        <w:rPr>
          <w:ins w:id="13623" w:author="t_竹沢 公佑" w:date="2020-07-31T09:12:00Z"/>
          <w:sz w:val="18"/>
          <w:szCs w:val="18"/>
          <w:rPrChange w:id="13624" w:author="t_竹沢 公佑" w:date="2020-07-31T09:12:00Z">
            <w:rPr>
              <w:ins w:id="13625" w:author="t_竹沢 公佑" w:date="2020-07-31T09:12:00Z"/>
              <w:sz w:val="20"/>
              <w:szCs w:val="20"/>
            </w:rPr>
          </w:rPrChange>
        </w:rPr>
        <w:pPrChange w:id="13626" w:author="t_竹沢 公佑" w:date="2020-07-31T09:12:00Z">
          <w:pPr>
            <w:ind w:left="240"/>
          </w:pPr>
        </w:pPrChange>
      </w:pPr>
      <w:ins w:id="13627" w:author="t_竹沢 公佑" w:date="2020-07-31T09:12:00Z">
        <w:r w:rsidRPr="00F37228">
          <w:rPr>
            <w:sz w:val="18"/>
            <w:szCs w:val="18"/>
            <w:rPrChange w:id="13628" w:author="t_竹沢 公佑" w:date="2020-07-31T09:12:00Z">
              <w:rPr>
                <w:sz w:val="20"/>
                <w:szCs w:val="20"/>
              </w:rPr>
            </w:rPrChange>
          </w:rPr>
          <w:t xml:space="preserve">  </w:t>
        </w:r>
      </w:ins>
      <w:ins w:id="13629" w:author="t_竹沢 公佑" w:date="2020-07-31T09:13:00Z">
        <w:r>
          <w:rPr>
            <w:rFonts w:hint="eastAsia"/>
            <w:sz w:val="18"/>
            <w:szCs w:val="18"/>
          </w:rPr>
          <w:t xml:space="preserve">           </w:t>
        </w:r>
      </w:ins>
      <w:ins w:id="13630" w:author="t_竹沢 公佑" w:date="2020-07-31T09:12:00Z">
        <w:r w:rsidRPr="00F37228">
          <w:rPr>
            <w:sz w:val="18"/>
            <w:szCs w:val="18"/>
            <w:rPrChange w:id="13631" w:author="t_竹沢 公佑" w:date="2020-07-31T09:12:00Z">
              <w:rPr>
                <w:sz w:val="20"/>
                <w:szCs w:val="20"/>
              </w:rPr>
            </w:rPrChange>
          </w:rPr>
          <w:t>69 degC.</w:t>
        </w:r>
      </w:ins>
    </w:p>
    <w:p w:rsidR="00F37228" w:rsidRDefault="00F37228">
      <w:pPr>
        <w:rPr>
          <w:ins w:id="13632" w:author="t_竹沢 公佑" w:date="2020-07-03T11:41:00Z"/>
          <w:sz w:val="20"/>
          <w:szCs w:val="20"/>
        </w:rPr>
        <w:pPrChange w:id="13633" w:author="t_竹沢 公佑" w:date="2020-07-31T09:13:00Z">
          <w:pPr>
            <w:ind w:left="240"/>
          </w:pPr>
        </w:pPrChange>
      </w:pPr>
    </w:p>
    <w:p w:rsidR="00183714" w:rsidRPr="00183714" w:rsidRDefault="003073A5">
      <w:pPr>
        <w:numPr>
          <w:ilvl w:val="0"/>
          <w:numId w:val="40"/>
        </w:numPr>
        <w:rPr>
          <w:ins w:id="13634" w:author="t_竹沢 公佑" w:date="2020-07-03T11:56:00Z"/>
          <w:b/>
          <w:sz w:val="20"/>
          <w:szCs w:val="20"/>
          <w:rPrChange w:id="13635" w:author="t_竹沢 公佑" w:date="2020-07-03T11:59:00Z">
            <w:rPr>
              <w:ins w:id="13636" w:author="t_竹沢 公佑" w:date="2020-07-03T11:56:00Z"/>
              <w:sz w:val="20"/>
              <w:szCs w:val="20"/>
            </w:rPr>
          </w:rPrChange>
        </w:rPr>
        <w:pPrChange w:id="13637" w:author="t_竹沢 公佑" w:date="2020-07-03T11:56:00Z">
          <w:pPr>
            <w:ind w:left="240"/>
          </w:pPr>
        </w:pPrChange>
      </w:pPr>
      <w:ins w:id="13638" w:author="t_竹沢 公佑" w:date="2020-07-03T11:41:00Z">
        <w:r w:rsidRPr="00183714">
          <w:rPr>
            <w:b/>
            <w:sz w:val="20"/>
            <w:szCs w:val="20"/>
            <w:rPrChange w:id="13639" w:author="t_竹沢 公佑" w:date="2020-07-03T11:59:00Z">
              <w:rPr>
                <w:sz w:val="20"/>
                <w:szCs w:val="20"/>
              </w:rPr>
            </w:rPrChange>
          </w:rPr>
          <w:t>The overheating event was detected</w:t>
        </w:r>
      </w:ins>
      <w:ins w:id="13640" w:author="t_竹沢 公佑" w:date="2020-07-03T11:46:00Z">
        <w:r w:rsidRPr="00183714">
          <w:rPr>
            <w:b/>
            <w:sz w:val="20"/>
            <w:szCs w:val="20"/>
            <w:rPrChange w:id="13641" w:author="t_竹沢 公佑" w:date="2020-07-03T11:59:00Z">
              <w:rPr>
                <w:sz w:val="20"/>
                <w:szCs w:val="20"/>
              </w:rPr>
            </w:rPrChange>
          </w:rPr>
          <w:t xml:space="preserve"> (hardware)</w:t>
        </w:r>
      </w:ins>
      <w:ins w:id="13642" w:author="t_竹沢 公佑" w:date="2020-07-03T11:41:00Z">
        <w:r w:rsidRPr="00183714">
          <w:rPr>
            <w:b/>
            <w:sz w:val="20"/>
            <w:szCs w:val="20"/>
            <w:rPrChange w:id="13643" w:author="t_竹沢 公佑" w:date="2020-07-03T11:59:00Z">
              <w:rPr>
                <w:sz w:val="20"/>
                <w:szCs w:val="20"/>
              </w:rPr>
            </w:rPrChange>
          </w:rPr>
          <w:t xml:space="preserve">. </w:t>
        </w:r>
      </w:ins>
    </w:p>
    <w:p w:rsidR="00936712" w:rsidRPr="00183714" w:rsidRDefault="003073A5" w:rsidP="00936712">
      <w:pPr>
        <w:ind w:left="765" w:firstLineChars="50" w:firstLine="100"/>
        <w:rPr>
          <w:ins w:id="13644" w:author="t_竹沢 公佑" w:date="2020-07-31T09:13:00Z"/>
          <w:sz w:val="20"/>
          <w:szCs w:val="20"/>
        </w:rPr>
      </w:pPr>
      <w:ins w:id="13645" w:author="t_竹沢 公佑" w:date="2020-07-03T11:44:00Z">
        <w:r w:rsidRPr="00183714">
          <w:rPr>
            <w:sz w:val="20"/>
            <w:szCs w:val="20"/>
          </w:rPr>
          <w:t>When the device driver detects overheating event caused by the FPGA junction temperature exceeds the</w:t>
        </w:r>
      </w:ins>
      <w:ins w:id="13646" w:author="t_竹沢 公佑" w:date="2020-07-03T11:45:00Z">
        <w:r w:rsidRPr="00183714">
          <w:rPr>
            <w:sz w:val="20"/>
            <w:szCs w:val="20"/>
          </w:rPr>
          <w:t xml:space="preserve"> hardware threshold. This log message is available in the device driver version 2.0.7 or later.</w:t>
        </w:r>
      </w:ins>
      <w:ins w:id="13647" w:author="t_竹沢 公佑" w:date="2020-07-31T09:13:00Z">
        <w:r w:rsidR="00936712">
          <w:rPr>
            <w:rFonts w:hint="eastAsia"/>
            <w:sz w:val="20"/>
            <w:szCs w:val="20"/>
          </w:rPr>
          <w:t xml:space="preserve"> This message is logged to on-board EEPROM and syslog.</w:t>
        </w:r>
      </w:ins>
    </w:p>
    <w:p w:rsidR="00183714" w:rsidRDefault="00183714">
      <w:pPr>
        <w:rPr>
          <w:ins w:id="13648" w:author="t_竹沢 公佑" w:date="2020-07-03T11:57:00Z"/>
          <w:sz w:val="20"/>
          <w:szCs w:val="20"/>
        </w:rPr>
        <w:pPrChange w:id="13649" w:author="t_竹沢 公佑" w:date="2020-07-31T09:13:00Z">
          <w:pPr>
            <w:ind w:left="240"/>
          </w:pPr>
        </w:pPrChange>
      </w:pPr>
    </w:p>
    <w:p w:rsidR="00936712" w:rsidRDefault="00936712">
      <w:pPr>
        <w:ind w:left="240" w:firstLine="525"/>
        <w:rPr>
          <w:ins w:id="13650" w:author="t_竹沢 公佑" w:date="2020-07-31T09:14:00Z"/>
          <w:sz w:val="18"/>
          <w:szCs w:val="18"/>
        </w:rPr>
        <w:pPrChange w:id="13651" w:author="t_竹沢 公佑" w:date="2020-07-31T09:14:00Z">
          <w:pPr>
            <w:ind w:left="240"/>
          </w:pPr>
        </w:pPrChange>
      </w:pPr>
      <w:ins w:id="13652" w:author="t_竹沢 公佑" w:date="2020-07-31T09:14:00Z">
        <w:r w:rsidRPr="00936712">
          <w:rPr>
            <w:sz w:val="18"/>
            <w:szCs w:val="18"/>
            <w:rPrChange w:id="13653" w:author="t_竹沢 公佑" w:date="2020-07-31T09:14:00Z">
              <w:rPr>
                <w:sz w:val="20"/>
                <w:szCs w:val="20"/>
              </w:rPr>
            </w:rPrChange>
          </w:rPr>
          <w:t>e.g. drxpd{#0} : 2020-07/30 22:29:19, Hardware overheating protection was triggered at the FPGA junction temperature,</w:t>
        </w:r>
      </w:ins>
    </w:p>
    <w:p w:rsidR="003073A5" w:rsidRPr="00936712" w:rsidRDefault="00936712">
      <w:pPr>
        <w:ind w:left="240" w:firstLine="525"/>
        <w:rPr>
          <w:ins w:id="13654" w:author="t_竹沢 公佑" w:date="2020-07-31T09:13:00Z"/>
          <w:sz w:val="18"/>
          <w:szCs w:val="18"/>
          <w:rPrChange w:id="13655" w:author="t_竹沢 公佑" w:date="2020-07-31T09:14:00Z">
            <w:rPr>
              <w:ins w:id="13656" w:author="t_竹沢 公佑" w:date="2020-07-31T09:13:00Z"/>
              <w:sz w:val="20"/>
              <w:szCs w:val="20"/>
            </w:rPr>
          </w:rPrChange>
        </w:rPr>
        <w:pPrChange w:id="13657" w:author="t_竹沢 公佑" w:date="2020-07-31T09:14:00Z">
          <w:pPr>
            <w:ind w:left="240"/>
          </w:pPr>
        </w:pPrChange>
      </w:pPr>
      <w:ins w:id="13658" w:author="t_竹沢 公佑" w:date="2020-07-31T09:14:00Z">
        <w:r w:rsidRPr="00936712">
          <w:rPr>
            <w:sz w:val="18"/>
            <w:szCs w:val="18"/>
            <w:rPrChange w:id="13659" w:author="t_竹沢 公佑" w:date="2020-07-31T09:14:00Z">
              <w:rPr>
                <w:sz w:val="20"/>
                <w:szCs w:val="20"/>
              </w:rPr>
            </w:rPrChange>
          </w:rPr>
          <w:t xml:space="preserve">  </w:t>
        </w:r>
        <w:r>
          <w:rPr>
            <w:rFonts w:hint="eastAsia"/>
            <w:sz w:val="18"/>
            <w:szCs w:val="18"/>
          </w:rPr>
          <w:t xml:space="preserve">          </w:t>
        </w:r>
        <w:r w:rsidRPr="00936712">
          <w:rPr>
            <w:sz w:val="18"/>
            <w:szCs w:val="18"/>
            <w:rPrChange w:id="13660" w:author="t_竹沢 公佑" w:date="2020-07-31T09:14:00Z">
              <w:rPr>
                <w:sz w:val="20"/>
                <w:szCs w:val="20"/>
              </w:rPr>
            </w:rPrChange>
          </w:rPr>
          <w:t>96 degC.</w:t>
        </w:r>
      </w:ins>
    </w:p>
    <w:p w:rsidR="00936712" w:rsidRDefault="00936712" w:rsidP="003073A5">
      <w:pPr>
        <w:ind w:left="240"/>
        <w:rPr>
          <w:ins w:id="13661" w:author="t_竹沢 公佑" w:date="2020-07-03T11:46:00Z"/>
          <w:sz w:val="20"/>
          <w:szCs w:val="20"/>
        </w:rPr>
      </w:pPr>
    </w:p>
    <w:p w:rsidR="00183714" w:rsidRPr="00183714" w:rsidRDefault="003073A5">
      <w:pPr>
        <w:numPr>
          <w:ilvl w:val="0"/>
          <w:numId w:val="40"/>
        </w:numPr>
        <w:rPr>
          <w:ins w:id="13662" w:author="t_竹沢 公佑" w:date="2020-07-03T11:57:00Z"/>
          <w:b/>
          <w:sz w:val="20"/>
          <w:szCs w:val="20"/>
          <w:rPrChange w:id="13663" w:author="t_竹沢 公佑" w:date="2020-07-03T11:59:00Z">
            <w:rPr>
              <w:ins w:id="13664" w:author="t_竹沢 公佑" w:date="2020-07-03T11:57:00Z"/>
              <w:sz w:val="20"/>
              <w:szCs w:val="20"/>
            </w:rPr>
          </w:rPrChange>
        </w:rPr>
        <w:pPrChange w:id="13665" w:author="t_竹沢 公佑" w:date="2020-07-03T11:57:00Z">
          <w:pPr>
            <w:ind w:left="240"/>
          </w:pPr>
        </w:pPrChange>
      </w:pPr>
      <w:ins w:id="13666" w:author="t_竹沢 公佑" w:date="2020-07-03T11:46:00Z">
        <w:r w:rsidRPr="00183714">
          <w:rPr>
            <w:b/>
            <w:sz w:val="20"/>
            <w:szCs w:val="20"/>
            <w:rPrChange w:id="13667" w:author="t_竹沢 公佑" w:date="2020-07-03T11:59:00Z">
              <w:rPr>
                <w:sz w:val="20"/>
                <w:szCs w:val="20"/>
              </w:rPr>
            </w:rPrChange>
          </w:rPr>
          <w:t xml:space="preserve">The </w:t>
        </w:r>
      </w:ins>
      <w:ins w:id="13668" w:author="t_竹沢 公佑" w:date="2020-07-03T11:48:00Z">
        <w:r w:rsidRPr="00183714">
          <w:rPr>
            <w:b/>
            <w:sz w:val="20"/>
            <w:szCs w:val="20"/>
            <w:rPrChange w:id="13669" w:author="t_竹沢 公佑" w:date="2020-07-03T11:59:00Z">
              <w:rPr>
                <w:sz w:val="20"/>
                <w:szCs w:val="20"/>
              </w:rPr>
            </w:rPrChange>
          </w:rPr>
          <w:t xml:space="preserve">FPGA junction </w:t>
        </w:r>
      </w:ins>
      <w:ins w:id="13670" w:author="t_竹沢 公佑" w:date="2020-07-03T11:46:00Z">
        <w:r w:rsidRPr="00183714">
          <w:rPr>
            <w:b/>
            <w:sz w:val="20"/>
            <w:szCs w:val="20"/>
            <w:rPrChange w:id="13671" w:author="t_竹沢 公佑" w:date="2020-07-03T11:59:00Z">
              <w:rPr>
                <w:sz w:val="20"/>
                <w:szCs w:val="20"/>
              </w:rPr>
            </w:rPrChange>
          </w:rPr>
          <w:t xml:space="preserve">temperature </w:t>
        </w:r>
      </w:ins>
      <w:ins w:id="13672" w:author="t_竹沢 公佑" w:date="2020-07-03T11:47:00Z">
        <w:r w:rsidRPr="00183714">
          <w:rPr>
            <w:b/>
            <w:sz w:val="20"/>
            <w:szCs w:val="20"/>
            <w:rPrChange w:id="13673" w:author="t_竹沢 公佑" w:date="2020-07-03T11:59:00Z">
              <w:rPr>
                <w:sz w:val="20"/>
                <w:szCs w:val="20"/>
              </w:rPr>
            </w:rPrChange>
          </w:rPr>
          <w:t>when</w:t>
        </w:r>
      </w:ins>
      <w:ins w:id="13674" w:author="t_竹沢 公佑" w:date="2020-07-31T09:18:00Z">
        <w:r w:rsidR="00936712">
          <w:rPr>
            <w:rFonts w:hint="eastAsia"/>
            <w:b/>
            <w:sz w:val="20"/>
            <w:szCs w:val="20"/>
          </w:rPr>
          <w:t xml:space="preserve"> the device is in </w:t>
        </w:r>
      </w:ins>
      <w:ins w:id="13675" w:author="t_竹沢 公佑" w:date="2020-07-03T11:47:00Z">
        <w:r w:rsidRPr="00183714">
          <w:rPr>
            <w:b/>
            <w:sz w:val="20"/>
            <w:szCs w:val="20"/>
            <w:rPrChange w:id="13676" w:author="t_竹沢 公佑" w:date="2020-07-03T11:59:00Z">
              <w:rPr>
                <w:sz w:val="20"/>
                <w:szCs w:val="20"/>
              </w:rPr>
            </w:rPrChange>
          </w:rPr>
          <w:t>overheating</w:t>
        </w:r>
      </w:ins>
      <w:ins w:id="13677" w:author="t_竹沢 公佑" w:date="2020-07-31T09:18:00Z">
        <w:r w:rsidR="00936712">
          <w:rPr>
            <w:rFonts w:hint="eastAsia"/>
            <w:b/>
            <w:sz w:val="20"/>
            <w:szCs w:val="20"/>
          </w:rPr>
          <w:t xml:space="preserve"> state</w:t>
        </w:r>
      </w:ins>
      <w:ins w:id="13678" w:author="t_竹沢 公佑" w:date="2020-07-03T11:48:00Z">
        <w:r w:rsidRPr="00183714">
          <w:rPr>
            <w:b/>
            <w:sz w:val="20"/>
            <w:szCs w:val="20"/>
            <w:rPrChange w:id="13679" w:author="t_竹沢 公佑" w:date="2020-07-03T11:59:00Z">
              <w:rPr>
                <w:sz w:val="20"/>
                <w:szCs w:val="20"/>
              </w:rPr>
            </w:rPrChange>
          </w:rPr>
          <w:t>.</w:t>
        </w:r>
      </w:ins>
    </w:p>
    <w:p w:rsidR="00183714" w:rsidRDefault="00183714">
      <w:pPr>
        <w:ind w:left="765" w:firstLineChars="50" w:firstLine="100"/>
        <w:rPr>
          <w:ins w:id="13680" w:author="t_竹沢 公佑" w:date="2020-07-31T09:15:00Z"/>
          <w:sz w:val="20"/>
          <w:szCs w:val="20"/>
        </w:rPr>
        <w:pPrChange w:id="13681" w:author="t_竹沢 公佑" w:date="2020-07-03T11:57:00Z">
          <w:pPr>
            <w:ind w:left="240"/>
          </w:pPr>
        </w:pPrChange>
      </w:pPr>
      <w:ins w:id="13682" w:author="t_竹沢 公佑" w:date="2020-07-03T12:00:00Z">
        <w:r>
          <w:rPr>
            <w:rFonts w:hint="eastAsia"/>
            <w:sz w:val="20"/>
            <w:szCs w:val="20"/>
          </w:rPr>
          <w:t xml:space="preserve"> When the device driver detects overheating event, it writes </w:t>
        </w:r>
        <w:r w:rsidR="00BE23F0">
          <w:rPr>
            <w:rFonts w:hint="eastAsia"/>
            <w:sz w:val="20"/>
            <w:szCs w:val="20"/>
          </w:rPr>
          <w:t>this log message</w:t>
        </w:r>
      </w:ins>
      <w:ins w:id="13683" w:author="t_竹沢 公佑" w:date="2020-07-03T12:04:00Z">
        <w:r w:rsidR="00BE23F0">
          <w:rPr>
            <w:rFonts w:hint="eastAsia"/>
            <w:sz w:val="20"/>
            <w:szCs w:val="20"/>
          </w:rPr>
          <w:t>.</w:t>
        </w:r>
      </w:ins>
      <w:ins w:id="13684" w:author="t_竹沢 公佑" w:date="2020-07-31T09:15:00Z">
        <w:r w:rsidR="00936712">
          <w:rPr>
            <w:rFonts w:hint="eastAsia"/>
            <w:sz w:val="20"/>
            <w:szCs w:val="20"/>
          </w:rPr>
          <w:t xml:space="preserve"> This message is logged to syslog every 10 seconds.</w:t>
        </w:r>
      </w:ins>
    </w:p>
    <w:p w:rsidR="00936712" w:rsidRDefault="00936712">
      <w:pPr>
        <w:ind w:left="765" w:firstLineChars="50" w:firstLine="100"/>
        <w:rPr>
          <w:ins w:id="13685" w:author="t_竹沢 公佑" w:date="2020-07-31T09:16:00Z"/>
          <w:sz w:val="20"/>
          <w:szCs w:val="20"/>
        </w:rPr>
        <w:pPrChange w:id="13686" w:author="t_竹沢 公佑" w:date="2020-07-03T11:57:00Z">
          <w:pPr>
            <w:ind w:left="240"/>
          </w:pPr>
        </w:pPrChange>
      </w:pPr>
    </w:p>
    <w:p w:rsidR="00936712" w:rsidRPr="00936712" w:rsidRDefault="00936712">
      <w:pPr>
        <w:ind w:left="765" w:firstLineChars="50" w:firstLine="90"/>
        <w:rPr>
          <w:ins w:id="13687" w:author="t_竹沢 公佑" w:date="2020-07-31T09:16:00Z"/>
          <w:sz w:val="18"/>
          <w:szCs w:val="18"/>
          <w:rPrChange w:id="13688" w:author="t_竹沢 公佑" w:date="2020-07-31T09:21:00Z">
            <w:rPr>
              <w:ins w:id="13689" w:author="t_竹沢 公佑" w:date="2020-07-31T09:16:00Z"/>
              <w:sz w:val="20"/>
              <w:szCs w:val="20"/>
            </w:rPr>
          </w:rPrChange>
        </w:rPr>
        <w:pPrChange w:id="13690" w:author="t_竹沢 公佑" w:date="2020-07-31T09:21:00Z">
          <w:pPr>
            <w:ind w:left="240"/>
          </w:pPr>
        </w:pPrChange>
      </w:pPr>
      <w:ins w:id="13691" w:author="t_竹沢 公佑" w:date="2020-07-31T09:16:00Z">
        <w:r w:rsidRPr="00936712">
          <w:rPr>
            <w:sz w:val="18"/>
            <w:szCs w:val="18"/>
            <w:rPrChange w:id="13692" w:author="t_竹沢 公佑" w:date="2020-07-31T09:21:00Z">
              <w:rPr>
                <w:sz w:val="20"/>
                <w:szCs w:val="20"/>
              </w:rPr>
            </w:rPrChange>
          </w:rPr>
          <w:t>e.g. drxpd{#0} : 2020-07/30 22:31:33, The FPGA junction temperature,  95 degC, is above the user-defined</w:t>
        </w:r>
      </w:ins>
    </w:p>
    <w:p w:rsidR="00936712" w:rsidRPr="00936712" w:rsidRDefault="00936712">
      <w:pPr>
        <w:ind w:left="765" w:firstLineChars="50" w:firstLine="90"/>
        <w:rPr>
          <w:ins w:id="13693" w:author="t_竹沢 公佑" w:date="2020-07-03T11:57:00Z"/>
          <w:sz w:val="18"/>
          <w:szCs w:val="18"/>
          <w:rPrChange w:id="13694" w:author="t_竹沢 公佑" w:date="2020-07-31T09:21:00Z">
            <w:rPr>
              <w:ins w:id="13695" w:author="t_竹沢 公佑" w:date="2020-07-03T11:57:00Z"/>
              <w:sz w:val="20"/>
              <w:szCs w:val="20"/>
            </w:rPr>
          </w:rPrChange>
        </w:rPr>
        <w:pPrChange w:id="13696" w:author="t_竹沢 公佑" w:date="2020-07-31T09:21:00Z">
          <w:pPr>
            <w:ind w:left="240"/>
          </w:pPr>
        </w:pPrChange>
      </w:pPr>
      <w:ins w:id="13697" w:author="t_竹沢 公佑" w:date="2020-07-31T09:16:00Z">
        <w:r w:rsidRPr="00936712">
          <w:rPr>
            <w:sz w:val="18"/>
            <w:szCs w:val="18"/>
            <w:rPrChange w:id="13698" w:author="t_竹沢 公佑" w:date="2020-07-31T09:21:00Z">
              <w:rPr>
                <w:sz w:val="20"/>
                <w:szCs w:val="20"/>
              </w:rPr>
            </w:rPrChange>
          </w:rPr>
          <w:t xml:space="preserve">            threshold temperature,  90 degC. Overheating was detected.</w:t>
        </w:r>
      </w:ins>
    </w:p>
    <w:p w:rsidR="00936712" w:rsidRPr="00936712" w:rsidRDefault="00936712">
      <w:pPr>
        <w:ind w:left="765" w:firstLineChars="50" w:firstLine="90"/>
        <w:rPr>
          <w:ins w:id="13699" w:author="t_竹沢 公佑" w:date="2020-07-31T09:16:00Z"/>
          <w:sz w:val="18"/>
          <w:szCs w:val="18"/>
          <w:rPrChange w:id="13700" w:author="t_竹沢 公佑" w:date="2020-07-31T09:21:00Z">
            <w:rPr>
              <w:ins w:id="13701" w:author="t_竹沢 公佑" w:date="2020-07-31T09:16:00Z"/>
              <w:sz w:val="20"/>
              <w:szCs w:val="20"/>
            </w:rPr>
          </w:rPrChange>
        </w:rPr>
        <w:pPrChange w:id="13702" w:author="t_竹沢 公佑" w:date="2020-07-31T09:21:00Z">
          <w:pPr>
            <w:ind w:left="240"/>
          </w:pPr>
        </w:pPrChange>
      </w:pPr>
    </w:p>
    <w:p w:rsidR="00936712" w:rsidRPr="00936712" w:rsidRDefault="00936712">
      <w:pPr>
        <w:ind w:left="765" w:firstLineChars="50" w:firstLine="90"/>
        <w:rPr>
          <w:ins w:id="13703" w:author="t_竹沢 公佑" w:date="2020-07-31T09:16:00Z"/>
          <w:sz w:val="18"/>
          <w:szCs w:val="18"/>
          <w:rPrChange w:id="13704" w:author="t_竹沢 公佑" w:date="2020-07-31T09:21:00Z">
            <w:rPr>
              <w:ins w:id="13705" w:author="t_竹沢 公佑" w:date="2020-07-31T09:16:00Z"/>
              <w:sz w:val="20"/>
              <w:szCs w:val="20"/>
            </w:rPr>
          </w:rPrChange>
        </w:rPr>
        <w:pPrChange w:id="13706" w:author="t_竹沢 公佑" w:date="2020-07-31T09:21:00Z">
          <w:pPr>
            <w:ind w:left="765" w:firstLineChars="50" w:firstLine="100"/>
          </w:pPr>
        </w:pPrChange>
      </w:pPr>
      <w:ins w:id="13707" w:author="t_竹沢 公佑" w:date="2020-07-31T09:16:00Z">
        <w:r w:rsidRPr="00936712">
          <w:rPr>
            <w:sz w:val="18"/>
            <w:szCs w:val="18"/>
            <w:rPrChange w:id="13708" w:author="t_竹沢 公佑" w:date="2020-07-31T09:21:00Z">
              <w:rPr>
                <w:sz w:val="20"/>
                <w:szCs w:val="20"/>
              </w:rPr>
            </w:rPrChange>
          </w:rPr>
          <w:t xml:space="preserve">e.g. drxpd{#0} : 2020-07/30 22:31:33, The FPGA junction temperature,  95 degC, is above the </w:t>
        </w:r>
      </w:ins>
      <w:ins w:id="13709" w:author="t_竹沢 公佑" w:date="2020-07-31T09:17:00Z">
        <w:r w:rsidRPr="00936712">
          <w:rPr>
            <w:sz w:val="18"/>
            <w:szCs w:val="18"/>
            <w:rPrChange w:id="13710" w:author="t_竹沢 公佑" w:date="2020-07-31T09:21:00Z">
              <w:rPr>
                <w:sz w:val="20"/>
                <w:szCs w:val="20"/>
              </w:rPr>
            </w:rPrChange>
          </w:rPr>
          <w:t>hardware</w:t>
        </w:r>
      </w:ins>
    </w:p>
    <w:p w:rsidR="00936712" w:rsidRPr="00936712" w:rsidRDefault="00936712">
      <w:pPr>
        <w:ind w:left="765" w:firstLineChars="50" w:firstLine="90"/>
        <w:rPr>
          <w:ins w:id="13711" w:author="t_竹沢 公佑" w:date="2020-07-31T09:16:00Z"/>
          <w:sz w:val="18"/>
          <w:szCs w:val="18"/>
          <w:rPrChange w:id="13712" w:author="t_竹沢 公佑" w:date="2020-07-31T09:21:00Z">
            <w:rPr>
              <w:ins w:id="13713" w:author="t_竹沢 公佑" w:date="2020-07-31T09:16:00Z"/>
              <w:sz w:val="20"/>
              <w:szCs w:val="20"/>
            </w:rPr>
          </w:rPrChange>
        </w:rPr>
        <w:pPrChange w:id="13714" w:author="t_竹沢 公佑" w:date="2020-07-31T09:21:00Z">
          <w:pPr>
            <w:ind w:left="765" w:firstLineChars="50" w:firstLine="100"/>
          </w:pPr>
        </w:pPrChange>
      </w:pPr>
      <w:ins w:id="13715" w:author="t_竹沢 公佑" w:date="2020-07-31T09:16:00Z">
        <w:r w:rsidRPr="00936712">
          <w:rPr>
            <w:sz w:val="18"/>
            <w:szCs w:val="18"/>
            <w:rPrChange w:id="13716" w:author="t_竹沢 公佑" w:date="2020-07-31T09:21:00Z">
              <w:rPr>
                <w:sz w:val="20"/>
                <w:szCs w:val="20"/>
              </w:rPr>
            </w:rPrChange>
          </w:rPr>
          <w:t xml:space="preserve">            threshold temperature,  90 degC. Overheating was detected.</w:t>
        </w:r>
      </w:ins>
    </w:p>
    <w:p w:rsidR="00936712" w:rsidRPr="00936712" w:rsidRDefault="00936712">
      <w:pPr>
        <w:ind w:left="765" w:firstLineChars="50" w:firstLine="100"/>
        <w:rPr>
          <w:ins w:id="13717" w:author="t_竹沢 公佑" w:date="2020-07-31T09:15:00Z"/>
          <w:sz w:val="20"/>
          <w:szCs w:val="20"/>
        </w:rPr>
        <w:pPrChange w:id="13718" w:author="t_竹沢 公佑" w:date="2020-07-31T09:15:00Z">
          <w:pPr>
            <w:ind w:left="240"/>
          </w:pPr>
        </w:pPrChange>
      </w:pPr>
    </w:p>
    <w:p w:rsidR="00936712" w:rsidRDefault="00936712">
      <w:pPr>
        <w:ind w:left="765" w:firstLineChars="50" w:firstLine="100"/>
        <w:rPr>
          <w:ins w:id="13719" w:author="t_竹沢 公佑" w:date="2020-07-31T09:15:00Z"/>
          <w:sz w:val="20"/>
          <w:szCs w:val="20"/>
        </w:rPr>
        <w:pPrChange w:id="13720" w:author="t_竹沢 公佑" w:date="2020-07-31T09:15:00Z">
          <w:pPr>
            <w:ind w:left="240"/>
          </w:pPr>
        </w:pPrChange>
      </w:pPr>
    </w:p>
    <w:p w:rsidR="00936712" w:rsidRDefault="00936712">
      <w:pPr>
        <w:ind w:left="765" w:firstLineChars="50" w:firstLine="100"/>
        <w:rPr>
          <w:ins w:id="13721" w:author="t_竹沢 公佑" w:date="2020-07-31T09:18:00Z"/>
          <w:sz w:val="20"/>
          <w:szCs w:val="20"/>
        </w:rPr>
        <w:pPrChange w:id="13722" w:author="t_竹沢 公佑" w:date="2020-07-31T09:15:00Z">
          <w:pPr>
            <w:ind w:left="240"/>
          </w:pPr>
        </w:pPrChange>
      </w:pPr>
    </w:p>
    <w:p w:rsidR="00936712" w:rsidRDefault="00936712">
      <w:pPr>
        <w:ind w:left="765" w:firstLineChars="50" w:firstLine="100"/>
        <w:rPr>
          <w:ins w:id="13723" w:author="t_竹沢 公佑" w:date="2020-07-31T09:18:00Z"/>
          <w:sz w:val="20"/>
          <w:szCs w:val="20"/>
        </w:rPr>
        <w:pPrChange w:id="13724" w:author="t_竹沢 公佑" w:date="2020-07-31T09:15:00Z">
          <w:pPr>
            <w:ind w:left="240"/>
          </w:pPr>
        </w:pPrChange>
      </w:pPr>
    </w:p>
    <w:p w:rsidR="00936712" w:rsidRPr="00936712" w:rsidRDefault="00936712">
      <w:pPr>
        <w:numPr>
          <w:ilvl w:val="0"/>
          <w:numId w:val="40"/>
        </w:numPr>
        <w:rPr>
          <w:ins w:id="13725" w:author="t_竹沢 公佑" w:date="2020-07-31T09:18:00Z"/>
          <w:b/>
          <w:sz w:val="20"/>
          <w:szCs w:val="20"/>
          <w:rPrChange w:id="13726" w:author="t_竹沢 公佑" w:date="2020-07-31T09:19:00Z">
            <w:rPr>
              <w:ins w:id="13727" w:author="t_竹沢 公佑" w:date="2020-07-31T09:18:00Z"/>
              <w:sz w:val="20"/>
              <w:szCs w:val="20"/>
            </w:rPr>
          </w:rPrChange>
        </w:rPr>
        <w:pPrChange w:id="13728" w:author="t_竹沢 公佑" w:date="2020-07-31T09:19:00Z">
          <w:pPr>
            <w:ind w:left="240"/>
          </w:pPr>
        </w:pPrChange>
      </w:pPr>
      <w:ins w:id="13729" w:author="t_竹沢 公佑" w:date="2020-07-31T09:19:00Z">
        <w:r w:rsidRPr="002F4C60">
          <w:rPr>
            <w:b/>
            <w:sz w:val="20"/>
            <w:szCs w:val="20"/>
          </w:rPr>
          <w:t>The overheating event was detected (</w:t>
        </w:r>
        <w:r>
          <w:rPr>
            <w:rFonts w:hint="eastAsia"/>
            <w:b/>
            <w:sz w:val="20"/>
            <w:szCs w:val="20"/>
          </w:rPr>
          <w:t>shutdown</w:t>
        </w:r>
        <w:r w:rsidRPr="002F4C60">
          <w:rPr>
            <w:b/>
            <w:sz w:val="20"/>
            <w:szCs w:val="20"/>
          </w:rPr>
          <w:t>).</w:t>
        </w:r>
      </w:ins>
    </w:p>
    <w:p w:rsidR="00936712" w:rsidRPr="00183714" w:rsidRDefault="00936712">
      <w:pPr>
        <w:ind w:left="765" w:firstLineChars="50" w:firstLine="100"/>
        <w:rPr>
          <w:ins w:id="13730" w:author="t_竹沢 公佑" w:date="2020-07-31T09:20:00Z"/>
          <w:sz w:val="20"/>
          <w:szCs w:val="20"/>
        </w:rPr>
        <w:pPrChange w:id="13731" w:author="t_竹沢 公佑" w:date="2020-07-31T09:20:00Z">
          <w:pPr>
            <w:numPr>
              <w:numId w:val="40"/>
            </w:numPr>
            <w:ind w:left="765" w:hanging="420"/>
          </w:pPr>
        </w:pPrChange>
      </w:pPr>
      <w:ins w:id="13732" w:author="t_竹沢 公佑" w:date="2020-07-31T09:20:00Z">
        <w:r w:rsidRPr="00183714">
          <w:rPr>
            <w:sz w:val="20"/>
            <w:szCs w:val="20"/>
          </w:rPr>
          <w:t xml:space="preserve">When the device driver detects overheating event caused by the FPGA junction temperature exceeds the </w:t>
        </w:r>
        <w:r>
          <w:rPr>
            <w:rFonts w:hint="eastAsia"/>
            <w:sz w:val="20"/>
            <w:szCs w:val="20"/>
          </w:rPr>
          <w:t xml:space="preserve">shutdown </w:t>
        </w:r>
        <w:r w:rsidRPr="00183714">
          <w:rPr>
            <w:sz w:val="20"/>
            <w:szCs w:val="20"/>
          </w:rPr>
          <w:t>threshold. This log message is available in the device driver version 2.0.7 or later.</w:t>
        </w:r>
        <w:r>
          <w:rPr>
            <w:rFonts w:hint="eastAsia"/>
            <w:sz w:val="20"/>
            <w:szCs w:val="20"/>
          </w:rPr>
          <w:t xml:space="preserve"> This message is logged to on-board EEPROM and syslog.</w:t>
        </w:r>
      </w:ins>
    </w:p>
    <w:p w:rsidR="00936712" w:rsidRPr="00936712" w:rsidRDefault="00936712">
      <w:pPr>
        <w:ind w:left="765" w:firstLineChars="50" w:firstLine="100"/>
        <w:rPr>
          <w:ins w:id="13733" w:author="t_竹沢 公佑" w:date="2020-07-31T09:19:00Z"/>
          <w:sz w:val="20"/>
          <w:szCs w:val="20"/>
        </w:rPr>
        <w:pPrChange w:id="13734" w:author="t_竹沢 公佑" w:date="2020-07-31T09:15:00Z">
          <w:pPr>
            <w:ind w:left="240"/>
          </w:pPr>
        </w:pPrChange>
      </w:pPr>
    </w:p>
    <w:p w:rsidR="00936712" w:rsidRDefault="00936712">
      <w:pPr>
        <w:ind w:leftChars="50" w:left="120" w:firstLineChars="358" w:firstLine="644"/>
        <w:rPr>
          <w:ins w:id="13735" w:author="t_竹沢 公佑" w:date="2020-07-31T09:23:00Z"/>
          <w:sz w:val="18"/>
          <w:szCs w:val="18"/>
        </w:rPr>
        <w:pPrChange w:id="13736" w:author="t_竹沢 公佑" w:date="2020-07-31T09:23:00Z">
          <w:pPr>
            <w:ind w:left="240"/>
          </w:pPr>
        </w:pPrChange>
      </w:pPr>
      <w:ins w:id="13737" w:author="t_竹沢 公佑" w:date="2020-07-31T09:21:00Z">
        <w:r>
          <w:rPr>
            <w:rFonts w:hint="eastAsia"/>
            <w:sz w:val="18"/>
            <w:szCs w:val="18"/>
          </w:rPr>
          <w:t xml:space="preserve">e.g. </w:t>
        </w:r>
        <w:r w:rsidRPr="00936712">
          <w:rPr>
            <w:sz w:val="18"/>
            <w:szCs w:val="18"/>
            <w:rPrChange w:id="13738" w:author="t_竹沢 公佑" w:date="2020-07-31T09:21:00Z">
              <w:rPr>
                <w:sz w:val="20"/>
                <w:szCs w:val="20"/>
              </w:rPr>
            </w:rPrChange>
          </w:rPr>
          <w:t xml:space="preserve">drxpd{#0} : 2020-06/10 07:36:19, Shutdown overheating protection was triggered at the FPGA junction temperature, </w:t>
        </w:r>
      </w:ins>
    </w:p>
    <w:p w:rsidR="00936712" w:rsidRPr="00936712" w:rsidRDefault="00936712">
      <w:pPr>
        <w:ind w:leftChars="50" w:left="120" w:firstLineChars="1000" w:firstLine="1800"/>
        <w:rPr>
          <w:ins w:id="13739" w:author="t_竹沢 公佑" w:date="2020-07-31T09:19:00Z"/>
          <w:sz w:val="18"/>
          <w:szCs w:val="18"/>
          <w:rPrChange w:id="13740" w:author="t_竹沢 公佑" w:date="2020-07-31T09:21:00Z">
            <w:rPr>
              <w:ins w:id="13741" w:author="t_竹沢 公佑" w:date="2020-07-31T09:19:00Z"/>
              <w:sz w:val="20"/>
              <w:szCs w:val="20"/>
            </w:rPr>
          </w:rPrChange>
        </w:rPr>
        <w:pPrChange w:id="13742" w:author="t_竹沢 公佑" w:date="2020-07-31T09:23:00Z">
          <w:pPr>
            <w:ind w:left="240"/>
          </w:pPr>
        </w:pPrChange>
      </w:pPr>
      <w:ins w:id="13743" w:author="t_竹沢 公佑" w:date="2020-07-31T09:21:00Z">
        <w:r>
          <w:rPr>
            <w:rFonts w:hint="eastAsia"/>
            <w:sz w:val="18"/>
            <w:szCs w:val="18"/>
          </w:rPr>
          <w:t xml:space="preserve">101 </w:t>
        </w:r>
        <w:r w:rsidRPr="00936712">
          <w:rPr>
            <w:sz w:val="18"/>
            <w:szCs w:val="18"/>
            <w:rPrChange w:id="13744" w:author="t_竹沢 公佑" w:date="2020-07-31T09:21:00Z">
              <w:rPr>
                <w:sz w:val="20"/>
                <w:szCs w:val="20"/>
              </w:rPr>
            </w:rPrChange>
          </w:rPr>
          <w:t>degC.</w:t>
        </w:r>
      </w:ins>
    </w:p>
    <w:p w:rsidR="00936712" w:rsidRDefault="00936712">
      <w:pPr>
        <w:rPr>
          <w:ins w:id="13745" w:author="t_竹沢 公佑" w:date="2020-07-31T09:15:00Z"/>
          <w:sz w:val="20"/>
          <w:szCs w:val="20"/>
        </w:rPr>
        <w:pPrChange w:id="13746" w:author="t_竹沢 公佑" w:date="2020-07-31T09:22:00Z">
          <w:pPr>
            <w:ind w:left="240"/>
          </w:pPr>
        </w:pPrChange>
      </w:pPr>
    </w:p>
    <w:p w:rsidR="00183714" w:rsidRDefault="003073A5">
      <w:pPr>
        <w:numPr>
          <w:ilvl w:val="0"/>
          <w:numId w:val="40"/>
        </w:numPr>
        <w:rPr>
          <w:ins w:id="13747" w:author="t_竹沢 公佑" w:date="2020-07-03T12:05:00Z"/>
          <w:b/>
          <w:sz w:val="20"/>
          <w:szCs w:val="20"/>
        </w:rPr>
        <w:pPrChange w:id="13748" w:author="t_竹沢 公佑" w:date="2020-07-31T09:22:00Z">
          <w:pPr>
            <w:ind w:left="240"/>
          </w:pPr>
        </w:pPrChange>
      </w:pPr>
      <w:ins w:id="13749" w:author="t_竹沢 公佑" w:date="2020-07-03T11:49:00Z">
        <w:r w:rsidRPr="00183714">
          <w:rPr>
            <w:b/>
            <w:sz w:val="20"/>
            <w:szCs w:val="20"/>
            <w:rPrChange w:id="13750" w:author="t_竹沢 公佑" w:date="2020-07-03T11:59:00Z">
              <w:rPr>
                <w:sz w:val="20"/>
                <w:szCs w:val="20"/>
              </w:rPr>
            </w:rPrChange>
          </w:rPr>
          <w:t>The DRXP returned from overheat state.</w:t>
        </w:r>
      </w:ins>
    </w:p>
    <w:p w:rsidR="00A31B4F" w:rsidRPr="00183714" w:rsidRDefault="00BE23F0" w:rsidP="00A31B4F">
      <w:pPr>
        <w:ind w:left="765" w:firstLineChars="50" w:firstLine="100"/>
        <w:rPr>
          <w:ins w:id="13751" w:author="t_竹沢 公佑" w:date="2020-07-31T09:24:00Z"/>
          <w:sz w:val="20"/>
          <w:szCs w:val="20"/>
        </w:rPr>
      </w:pPr>
      <w:ins w:id="13752" w:author="t_竹沢 公佑" w:date="2020-07-03T12:05:00Z">
        <w:r>
          <w:rPr>
            <w:rFonts w:hint="eastAsia"/>
            <w:b/>
            <w:sz w:val="20"/>
            <w:szCs w:val="20"/>
          </w:rPr>
          <w:t xml:space="preserve"> </w:t>
        </w:r>
        <w:r w:rsidRPr="00BE23F0">
          <w:rPr>
            <w:sz w:val="20"/>
            <w:szCs w:val="20"/>
            <w:rPrChange w:id="13753" w:author="t_竹沢 公佑" w:date="2020-07-03T12:05:00Z">
              <w:rPr>
                <w:b/>
                <w:sz w:val="20"/>
                <w:szCs w:val="20"/>
              </w:rPr>
            </w:rPrChange>
          </w:rPr>
          <w:t>When</w:t>
        </w:r>
        <w:r>
          <w:rPr>
            <w:rFonts w:hint="eastAsia"/>
            <w:sz w:val="20"/>
            <w:szCs w:val="20"/>
          </w:rPr>
          <w:t xml:space="preserve"> the device driver detects the FPGA junction temperature </w:t>
        </w:r>
      </w:ins>
      <w:ins w:id="13754" w:author="t_竹沢 公佑" w:date="2020-07-03T12:06:00Z">
        <w:r>
          <w:rPr>
            <w:rFonts w:hint="eastAsia"/>
            <w:sz w:val="20"/>
            <w:szCs w:val="20"/>
          </w:rPr>
          <w:t>falls below user-defined threshold -5 degC.</w:t>
        </w:r>
      </w:ins>
      <w:ins w:id="13755" w:author="t_竹沢 公佑" w:date="2020-07-31T09:24:00Z">
        <w:r w:rsidR="00A31B4F">
          <w:rPr>
            <w:rFonts w:hint="eastAsia"/>
            <w:sz w:val="20"/>
            <w:szCs w:val="20"/>
          </w:rPr>
          <w:t xml:space="preserve"> </w:t>
        </w:r>
        <w:r w:rsidR="00A31B4F" w:rsidRPr="00183714">
          <w:rPr>
            <w:sz w:val="20"/>
            <w:szCs w:val="20"/>
          </w:rPr>
          <w:t>This log message is available in the device driver version 2.0.7 or later.</w:t>
        </w:r>
        <w:r w:rsidR="00A31B4F">
          <w:rPr>
            <w:rFonts w:hint="eastAsia"/>
            <w:sz w:val="20"/>
            <w:szCs w:val="20"/>
          </w:rPr>
          <w:t xml:space="preserve"> This message is logged to on-board EEPROM and syslog.</w:t>
        </w:r>
      </w:ins>
    </w:p>
    <w:p w:rsidR="00BE23F0" w:rsidRPr="00BE23F0" w:rsidRDefault="00BE23F0">
      <w:pPr>
        <w:rPr>
          <w:ins w:id="13756" w:author="t_竹沢 公佑" w:date="2020-07-03T11:57:00Z"/>
          <w:sz w:val="20"/>
          <w:szCs w:val="20"/>
        </w:rPr>
        <w:pPrChange w:id="13757" w:author="t_竹沢 公佑" w:date="2020-07-31T09:24:00Z">
          <w:pPr>
            <w:ind w:left="240"/>
          </w:pPr>
        </w:pPrChange>
      </w:pPr>
    </w:p>
    <w:p w:rsidR="003073A5" w:rsidRPr="00183714" w:rsidRDefault="003073A5">
      <w:pPr>
        <w:ind w:left="765" w:firstLineChars="50" w:firstLine="100"/>
        <w:rPr>
          <w:ins w:id="13758" w:author="t_竹沢 公佑" w:date="2020-07-03T11:45:00Z"/>
          <w:sz w:val="20"/>
          <w:szCs w:val="20"/>
        </w:rPr>
        <w:pPrChange w:id="13759" w:author="t_竹沢 公佑" w:date="2020-07-03T11:58:00Z">
          <w:pPr>
            <w:ind w:left="240"/>
          </w:pPr>
        </w:pPrChange>
      </w:pPr>
      <w:ins w:id="13760" w:author="t_竹沢 公佑" w:date="2020-07-03T11:49:00Z">
        <w:r w:rsidRPr="00183714">
          <w:rPr>
            <w:sz w:val="20"/>
            <w:szCs w:val="20"/>
          </w:rPr>
          <w:t xml:space="preserve">e.g. drxpd{#0} : </w:t>
        </w:r>
      </w:ins>
      <w:ins w:id="13761" w:author="t_竹沢 公佑" w:date="2020-07-31T09:22:00Z">
        <w:r w:rsidR="00936712" w:rsidRPr="002F4C60">
          <w:rPr>
            <w:sz w:val="18"/>
            <w:szCs w:val="18"/>
          </w:rPr>
          <w:t>2020-06/10 07:36:19,</w:t>
        </w:r>
        <w:r w:rsidR="00936712">
          <w:rPr>
            <w:rFonts w:hint="eastAsia"/>
            <w:sz w:val="18"/>
            <w:szCs w:val="18"/>
          </w:rPr>
          <w:t xml:space="preserve"> </w:t>
        </w:r>
      </w:ins>
      <w:ins w:id="13762" w:author="t_竹沢 公佑" w:date="2020-07-03T11:49:00Z">
        <w:r w:rsidRPr="00183714">
          <w:rPr>
            <w:sz w:val="20"/>
            <w:szCs w:val="20"/>
          </w:rPr>
          <w:t>returned from overheat state.</w:t>
        </w:r>
      </w:ins>
    </w:p>
    <w:p w:rsidR="000D1870" w:rsidRDefault="000D1870">
      <w:pPr>
        <w:rPr>
          <w:ins w:id="13763" w:author="t_竹沢 公佑" w:date="2020-07-31T11:09:00Z"/>
          <w:sz w:val="20"/>
          <w:szCs w:val="20"/>
        </w:rPr>
        <w:pPrChange w:id="13764" w:author="t_竹沢 公佑" w:date="2020-07-31T11:07:00Z">
          <w:pPr>
            <w:ind w:left="240"/>
          </w:pPr>
        </w:pPrChange>
      </w:pPr>
    </w:p>
    <w:p w:rsidR="000D1870" w:rsidRDefault="000D1870">
      <w:pPr>
        <w:rPr>
          <w:ins w:id="13765" w:author="t_竹沢 公佑" w:date="2020-07-03T11:50:00Z"/>
          <w:sz w:val="20"/>
          <w:szCs w:val="20"/>
        </w:rPr>
        <w:pPrChange w:id="13766" w:author="t_竹沢 公佑" w:date="2020-07-31T11:07:00Z">
          <w:pPr>
            <w:ind w:left="240"/>
          </w:pPr>
        </w:pPrChange>
      </w:pPr>
    </w:p>
    <w:p w:rsidR="00B60E04" w:rsidRPr="00266349" w:rsidRDefault="00B60E04" w:rsidP="00B60E04">
      <w:pPr>
        <w:pStyle w:val="3"/>
        <w:rPr>
          <w:ins w:id="13767" w:author="t_竹沢 公佑" w:date="2020-07-31T09:24:00Z"/>
        </w:rPr>
      </w:pPr>
      <w:bookmarkStart w:id="13768" w:name="_Toc63179482"/>
      <w:ins w:id="13769" w:author="t_竹沢 公佑" w:date="2020-07-31T09:24:00Z">
        <w:r>
          <w:rPr>
            <w:rFonts w:hint="eastAsia"/>
          </w:rPr>
          <w:t>Confirm shutdown threshold (version 2.0.7 or later)</w:t>
        </w:r>
        <w:bookmarkEnd w:id="13768"/>
      </w:ins>
    </w:p>
    <w:p w:rsidR="000D1870" w:rsidRDefault="000D1870">
      <w:pPr>
        <w:rPr>
          <w:ins w:id="13770" w:author="t_竹沢 公佑" w:date="2020-07-31T11:10:00Z"/>
          <w:sz w:val="20"/>
          <w:szCs w:val="20"/>
        </w:rPr>
        <w:pPrChange w:id="13771" w:author="t_竹沢 公佑" w:date="2020-07-31T11:03:00Z">
          <w:pPr>
            <w:ind w:left="240"/>
          </w:pPr>
        </w:pPrChange>
      </w:pPr>
      <w:ins w:id="13772" w:author="t_竹沢 公佑" w:date="2020-07-31T11:03:00Z">
        <w:r>
          <w:rPr>
            <w:rFonts w:hint="eastAsia"/>
            <w:sz w:val="20"/>
            <w:szCs w:val="20"/>
          </w:rPr>
          <w:t xml:space="preserve"> If you want to </w:t>
        </w:r>
      </w:ins>
      <w:ins w:id="13773" w:author="t_竹沢 公佑" w:date="2020-07-31T11:04:00Z">
        <w:r>
          <w:rPr>
            <w:rFonts w:hint="eastAsia"/>
            <w:sz w:val="20"/>
            <w:szCs w:val="20"/>
          </w:rPr>
          <w:t>check the function of overheating protection safely, y</w:t>
        </w:r>
      </w:ins>
      <w:ins w:id="13774" w:author="t_竹沢 公佑" w:date="2020-07-31T11:05:00Z">
        <w:r>
          <w:rPr>
            <w:rFonts w:hint="eastAsia"/>
            <w:sz w:val="20"/>
            <w:szCs w:val="20"/>
          </w:rPr>
          <w:t xml:space="preserve">ou can </w:t>
        </w:r>
      </w:ins>
      <w:ins w:id="13775" w:author="t_竹沢 公佑" w:date="2020-07-31T11:24:00Z">
        <w:r w:rsidR="005D5B1C">
          <w:rPr>
            <w:rFonts w:hint="eastAsia"/>
            <w:sz w:val="20"/>
            <w:szCs w:val="20"/>
          </w:rPr>
          <w:t>user</w:t>
        </w:r>
      </w:ins>
      <w:ins w:id="13776" w:author="t_竹沢 公佑" w:date="2020-07-31T11:25:00Z">
        <w:r w:rsidR="005D5B1C">
          <w:rPr>
            <w:rFonts w:hint="eastAsia"/>
            <w:sz w:val="20"/>
            <w:szCs w:val="20"/>
          </w:rPr>
          <w:t xml:space="preserve"> kernel module </w:t>
        </w:r>
        <w:r w:rsidR="005D5B1C">
          <w:rPr>
            <w:sz w:val="20"/>
            <w:szCs w:val="20"/>
          </w:rPr>
          <w:t>parameter</w:t>
        </w:r>
        <w:r w:rsidR="005D5B1C">
          <w:rPr>
            <w:rFonts w:hint="eastAsia"/>
            <w:sz w:val="20"/>
            <w:szCs w:val="20"/>
          </w:rPr>
          <w:t xml:space="preserve"> for this purpose. You can </w:t>
        </w:r>
      </w:ins>
      <w:ins w:id="13777" w:author="t_竹沢 公佑" w:date="2020-07-31T11:05:00Z">
        <w:r>
          <w:rPr>
            <w:rFonts w:hint="eastAsia"/>
            <w:sz w:val="20"/>
            <w:szCs w:val="20"/>
          </w:rPr>
          <w:t xml:space="preserve">add </w:t>
        </w:r>
      </w:ins>
      <w:ins w:id="13778" w:author="t_竹沢 公佑" w:date="2020-07-31T11:25:00Z">
        <w:r w:rsidR="005D5B1C">
          <w:rPr>
            <w:rFonts w:hint="eastAsia"/>
            <w:sz w:val="20"/>
            <w:szCs w:val="20"/>
          </w:rPr>
          <w:t>temperature</w:t>
        </w:r>
      </w:ins>
      <w:ins w:id="13779" w:author="t_竹沢 公佑" w:date="2020-07-31T11:26:00Z">
        <w:r w:rsidR="005D5B1C">
          <w:rPr>
            <w:rFonts w:hint="eastAsia"/>
            <w:sz w:val="20"/>
            <w:szCs w:val="20"/>
          </w:rPr>
          <w:t xml:space="preserve"> </w:t>
        </w:r>
      </w:ins>
      <w:ins w:id="13780" w:author="t_竹沢 公佑" w:date="2020-07-31T11:05:00Z">
        <w:r>
          <w:rPr>
            <w:rFonts w:hint="eastAsia"/>
            <w:sz w:val="20"/>
            <w:szCs w:val="20"/>
          </w:rPr>
          <w:t xml:space="preserve">offset to the FPGA junction temperature. You can </w:t>
        </w:r>
      </w:ins>
      <w:ins w:id="13781" w:author="t_竹沢 公佑" w:date="2020-07-31T11:09:00Z">
        <w:r>
          <w:rPr>
            <w:rFonts w:hint="eastAsia"/>
            <w:sz w:val="20"/>
            <w:szCs w:val="20"/>
          </w:rPr>
          <w:t xml:space="preserve">confirm shutdown threshold behavior by using this </w:t>
        </w:r>
      </w:ins>
      <w:ins w:id="13782" w:author="t_竹沢 公佑" w:date="2020-07-31T11:10:00Z">
        <w:r>
          <w:rPr>
            <w:sz w:val="20"/>
            <w:szCs w:val="20"/>
          </w:rPr>
          <w:t>parameter</w:t>
        </w:r>
        <w:r>
          <w:rPr>
            <w:rFonts w:hint="eastAsia"/>
            <w:sz w:val="20"/>
            <w:szCs w:val="20"/>
          </w:rPr>
          <w:t>.</w:t>
        </w:r>
      </w:ins>
      <w:ins w:id="13783" w:author="t_竹沢 公佑" w:date="2020-07-31T11:17:00Z">
        <w:r w:rsidR="003474A7">
          <w:rPr>
            <w:rFonts w:hint="eastAsia"/>
            <w:sz w:val="20"/>
            <w:szCs w:val="20"/>
          </w:rPr>
          <w:t xml:space="preserve"> </w:t>
        </w:r>
      </w:ins>
      <w:ins w:id="13784" w:author="t_竹沢 公佑" w:date="2020-07-31T11:10:00Z">
        <w:r>
          <w:rPr>
            <w:rFonts w:hint="eastAsia"/>
            <w:sz w:val="20"/>
            <w:szCs w:val="20"/>
          </w:rPr>
          <w:t>Please specify the offset value, when you load the device driver.</w:t>
        </w:r>
      </w:ins>
    </w:p>
    <w:p w:rsidR="000D1870" w:rsidRDefault="000D1870">
      <w:pPr>
        <w:rPr>
          <w:ins w:id="13785" w:author="t_竹沢 公佑" w:date="2020-07-31T11:10:00Z"/>
          <w:sz w:val="20"/>
          <w:szCs w:val="20"/>
        </w:rPr>
        <w:pPrChange w:id="13786" w:author="t_竹沢 公佑" w:date="2020-07-31T11:03:00Z">
          <w:pPr>
            <w:ind w:left="240"/>
          </w:pPr>
        </w:pPrChange>
      </w:pPr>
    </w:p>
    <w:p w:rsidR="000D1870" w:rsidRDefault="000D1870">
      <w:pPr>
        <w:rPr>
          <w:ins w:id="13787" w:author="t_竹沢 公佑" w:date="2020-07-31T11:12:00Z"/>
          <w:sz w:val="20"/>
          <w:szCs w:val="20"/>
        </w:rPr>
        <w:pPrChange w:id="13788" w:author="t_竹沢 公佑" w:date="2020-07-31T11:03:00Z">
          <w:pPr>
            <w:ind w:left="240"/>
          </w:pPr>
        </w:pPrChange>
      </w:pPr>
      <w:ins w:id="13789" w:author="t_竹沢 公佑" w:date="2020-07-31T11:10:00Z">
        <w:r>
          <w:rPr>
            <w:rFonts w:hint="eastAsia"/>
            <w:sz w:val="20"/>
            <w:szCs w:val="20"/>
          </w:rPr>
          <w:tab/>
          <w:t xml:space="preserve"># </w:t>
        </w:r>
      </w:ins>
      <w:ins w:id="13790" w:author="t_竹沢 公佑" w:date="2020-07-31T11:11:00Z">
        <w:r>
          <w:rPr>
            <w:rFonts w:hint="eastAsia"/>
            <w:sz w:val="20"/>
            <w:szCs w:val="20"/>
          </w:rPr>
          <w:t>insmod drxpd.ko gi_tmep_offset=&lt;num&gt;</w:t>
        </w:r>
      </w:ins>
    </w:p>
    <w:p w:rsidR="000D1870" w:rsidRDefault="000D1870">
      <w:pPr>
        <w:rPr>
          <w:ins w:id="13791" w:author="t_竹沢 公佑" w:date="2020-07-31T11:11:00Z"/>
          <w:sz w:val="20"/>
          <w:szCs w:val="20"/>
        </w:rPr>
        <w:pPrChange w:id="13792" w:author="t_竹沢 公佑" w:date="2020-07-31T11:03:00Z">
          <w:pPr>
            <w:ind w:left="240"/>
          </w:pPr>
        </w:pPrChange>
      </w:pPr>
      <w:ins w:id="13793" w:author="t_竹沢 公佑" w:date="2020-07-31T11:12:00Z">
        <w:r>
          <w:rPr>
            <w:rFonts w:hint="eastAsia"/>
            <w:sz w:val="20"/>
            <w:szCs w:val="20"/>
          </w:rPr>
          <w:tab/>
          <w:t>e.g. # insmod drxpd.ko gi</w:t>
        </w:r>
      </w:ins>
      <w:ins w:id="13794" w:author="t_竹沢 公佑" w:date="2020-07-31T11:14:00Z">
        <w:r w:rsidR="003474A7">
          <w:rPr>
            <w:rFonts w:hint="eastAsia"/>
            <w:sz w:val="20"/>
            <w:szCs w:val="20"/>
          </w:rPr>
          <w:t>_temp_offset=25</w:t>
        </w:r>
      </w:ins>
    </w:p>
    <w:p w:rsidR="000D1870" w:rsidRPr="003474A7" w:rsidRDefault="000D1870">
      <w:pPr>
        <w:rPr>
          <w:ins w:id="13795" w:author="t_竹沢 公佑" w:date="2020-07-31T11:11:00Z"/>
          <w:sz w:val="20"/>
          <w:szCs w:val="20"/>
        </w:rPr>
        <w:pPrChange w:id="13796" w:author="t_竹沢 公佑" w:date="2020-07-31T11:03:00Z">
          <w:pPr>
            <w:ind w:left="240"/>
          </w:pPr>
        </w:pPrChange>
      </w:pPr>
    </w:p>
    <w:p w:rsidR="000D1870" w:rsidRDefault="000D1870">
      <w:pPr>
        <w:rPr>
          <w:ins w:id="13797" w:author="t_竹沢 公佑" w:date="2020-07-31T11:15:00Z"/>
          <w:sz w:val="20"/>
          <w:szCs w:val="20"/>
        </w:rPr>
        <w:pPrChange w:id="13798" w:author="t_竹沢 公佑" w:date="2020-07-31T11:03:00Z">
          <w:pPr>
            <w:ind w:left="240"/>
          </w:pPr>
        </w:pPrChange>
      </w:pPr>
      <w:ins w:id="13799" w:author="t_竹沢 公佑" w:date="2020-07-31T11:11:00Z">
        <w:r>
          <w:rPr>
            <w:rFonts w:hint="eastAsia"/>
            <w:sz w:val="20"/>
            <w:szCs w:val="20"/>
          </w:rPr>
          <w:t>The &lt;num&gt; is a</w:t>
        </w:r>
      </w:ins>
      <w:ins w:id="13800" w:author="t_竹沢 公佑" w:date="2020-07-31T11:12:00Z">
        <w:r>
          <w:rPr>
            <w:rFonts w:hint="eastAsia"/>
            <w:sz w:val="20"/>
            <w:szCs w:val="20"/>
          </w:rPr>
          <w:t>n</w:t>
        </w:r>
      </w:ins>
      <w:ins w:id="13801" w:author="t_竹沢 公佑" w:date="2020-07-31T11:11:00Z">
        <w:r>
          <w:rPr>
            <w:rFonts w:hint="eastAsia"/>
            <w:sz w:val="20"/>
            <w:szCs w:val="20"/>
          </w:rPr>
          <w:t xml:space="preserve"> integer. </w:t>
        </w:r>
      </w:ins>
      <w:ins w:id="13802" w:author="t_竹沢 公佑" w:date="2020-07-31T11:19:00Z">
        <w:r w:rsidR="003474A7">
          <w:rPr>
            <w:rFonts w:hint="eastAsia"/>
            <w:sz w:val="20"/>
            <w:szCs w:val="20"/>
          </w:rPr>
          <w:t>Please don</w:t>
        </w:r>
        <w:r w:rsidR="003474A7">
          <w:rPr>
            <w:sz w:val="20"/>
            <w:szCs w:val="20"/>
          </w:rPr>
          <w:t>’</w:t>
        </w:r>
        <w:r w:rsidR="003474A7">
          <w:rPr>
            <w:rFonts w:hint="eastAsia"/>
            <w:sz w:val="20"/>
            <w:szCs w:val="20"/>
          </w:rPr>
          <w:t xml:space="preserve">t specify the negative value. </w:t>
        </w:r>
      </w:ins>
      <w:ins w:id="13803" w:author="t_竹沢 公佑" w:date="2020-07-31T11:11:00Z">
        <w:r>
          <w:rPr>
            <w:rFonts w:hint="eastAsia"/>
            <w:sz w:val="20"/>
            <w:szCs w:val="20"/>
          </w:rPr>
          <w:t xml:space="preserve">If you specify </w:t>
        </w:r>
      </w:ins>
      <w:ins w:id="13804" w:author="t_竹沢 公佑" w:date="2020-07-31T11:14:00Z">
        <w:r w:rsidR="003474A7">
          <w:rPr>
            <w:rFonts w:hint="eastAsia"/>
            <w:sz w:val="20"/>
            <w:szCs w:val="20"/>
          </w:rPr>
          <w:t>25</w:t>
        </w:r>
      </w:ins>
      <w:ins w:id="13805" w:author="t_竹沢 公佑" w:date="2020-07-31T11:12:00Z">
        <w:r>
          <w:rPr>
            <w:rFonts w:hint="eastAsia"/>
            <w:sz w:val="20"/>
            <w:szCs w:val="20"/>
          </w:rPr>
          <w:t xml:space="preserve"> to this option, </w:t>
        </w:r>
      </w:ins>
      <w:ins w:id="13806" w:author="t_竹沢 公佑" w:date="2020-07-31T11:14:00Z">
        <w:r w:rsidR="003474A7">
          <w:rPr>
            <w:rFonts w:hint="eastAsia"/>
            <w:sz w:val="20"/>
            <w:szCs w:val="20"/>
          </w:rPr>
          <w:t xml:space="preserve">device driver add 25 to the </w:t>
        </w:r>
      </w:ins>
      <w:ins w:id="13807" w:author="t_竹沢 公佑" w:date="2020-07-31T11:15:00Z">
        <w:r w:rsidR="003474A7">
          <w:rPr>
            <w:rFonts w:hint="eastAsia"/>
            <w:sz w:val="20"/>
            <w:szCs w:val="20"/>
          </w:rPr>
          <w:t xml:space="preserve">actually FPGA junction temperature before deciding whether it exceeds threshold or not. </w:t>
        </w:r>
      </w:ins>
      <w:ins w:id="13808" w:author="t_竹沢 公佑" w:date="2020-07-31T11:16:00Z">
        <w:r w:rsidR="003474A7">
          <w:rPr>
            <w:rFonts w:hint="eastAsia"/>
            <w:sz w:val="20"/>
            <w:szCs w:val="20"/>
          </w:rPr>
          <w:t>After checking function, please rel</w:t>
        </w:r>
      </w:ins>
      <w:ins w:id="13809" w:author="t_竹沢 公佑" w:date="2020-07-31T11:18:00Z">
        <w:r w:rsidR="003474A7">
          <w:rPr>
            <w:rFonts w:hint="eastAsia"/>
            <w:sz w:val="20"/>
            <w:szCs w:val="20"/>
          </w:rPr>
          <w:t>o</w:t>
        </w:r>
      </w:ins>
      <w:ins w:id="13810" w:author="t_竹沢 公佑" w:date="2020-07-31T11:16:00Z">
        <w:r w:rsidR="003474A7">
          <w:rPr>
            <w:rFonts w:hint="eastAsia"/>
            <w:sz w:val="20"/>
            <w:szCs w:val="20"/>
          </w:rPr>
          <w:t>ad device driver with no kern</w:t>
        </w:r>
      </w:ins>
      <w:ins w:id="13811" w:author="t_竹沢 公佑" w:date="2020-07-31T11:18:00Z">
        <w:r w:rsidR="003474A7">
          <w:rPr>
            <w:rFonts w:hint="eastAsia"/>
            <w:sz w:val="20"/>
            <w:szCs w:val="20"/>
          </w:rPr>
          <w:t xml:space="preserve">el module </w:t>
        </w:r>
      </w:ins>
      <w:ins w:id="13812" w:author="t_竹沢 公佑" w:date="2020-07-31T11:16:00Z">
        <w:r w:rsidR="003474A7">
          <w:rPr>
            <w:sz w:val="20"/>
            <w:szCs w:val="20"/>
          </w:rPr>
          <w:t>parameter</w:t>
        </w:r>
        <w:r w:rsidR="003474A7">
          <w:rPr>
            <w:rFonts w:hint="eastAsia"/>
            <w:sz w:val="20"/>
            <w:szCs w:val="20"/>
          </w:rPr>
          <w:t>.</w:t>
        </w:r>
      </w:ins>
      <w:ins w:id="13813" w:author="t_竹沢 公佑" w:date="2020-07-31T11:18:00Z">
        <w:r w:rsidR="003474A7">
          <w:rPr>
            <w:rFonts w:hint="eastAsia"/>
            <w:sz w:val="20"/>
            <w:szCs w:val="20"/>
          </w:rPr>
          <w:t xml:space="preserve"> </w:t>
        </w:r>
      </w:ins>
    </w:p>
    <w:p w:rsidR="003474A7" w:rsidRDefault="003474A7">
      <w:pPr>
        <w:rPr>
          <w:ins w:id="13814" w:author="t_竹沢 公佑" w:date="2020-07-31T11:15:00Z"/>
          <w:sz w:val="20"/>
          <w:szCs w:val="20"/>
        </w:rPr>
        <w:pPrChange w:id="13815" w:author="t_竹沢 公佑" w:date="2020-07-31T11:03:00Z">
          <w:pPr>
            <w:ind w:left="240"/>
          </w:pPr>
        </w:pPrChange>
      </w:pPr>
    </w:p>
    <w:p w:rsidR="003474A7" w:rsidRDefault="003474A7">
      <w:pPr>
        <w:rPr>
          <w:ins w:id="13816" w:author="t_竹沢 公佑" w:date="2020-07-31T11:15:00Z"/>
          <w:sz w:val="20"/>
          <w:szCs w:val="20"/>
        </w:rPr>
        <w:pPrChange w:id="13817" w:author="t_竹沢 公佑" w:date="2020-07-31T11:03:00Z">
          <w:pPr>
            <w:ind w:left="240"/>
          </w:pPr>
        </w:pPrChange>
      </w:pPr>
    </w:p>
    <w:p w:rsidR="003474A7" w:rsidRDefault="003474A7">
      <w:pPr>
        <w:rPr>
          <w:ins w:id="13818" w:author="t_竹沢 公佑" w:date="2020-07-31T11:15:00Z"/>
          <w:sz w:val="20"/>
          <w:szCs w:val="20"/>
        </w:rPr>
        <w:pPrChange w:id="13819" w:author="t_竹沢 公佑" w:date="2020-07-31T11:03:00Z">
          <w:pPr>
            <w:ind w:left="240"/>
          </w:pPr>
        </w:pPrChange>
      </w:pPr>
    </w:p>
    <w:p w:rsidR="003474A7" w:rsidRDefault="003474A7">
      <w:pPr>
        <w:rPr>
          <w:ins w:id="13820" w:author="t_竹沢 公佑" w:date="2020-07-31T11:10:00Z"/>
          <w:sz w:val="20"/>
          <w:szCs w:val="20"/>
        </w:rPr>
        <w:pPrChange w:id="13821" w:author="t_竹沢 公佑" w:date="2020-07-31T11:03:00Z">
          <w:pPr>
            <w:ind w:left="240"/>
          </w:pPr>
        </w:pPrChange>
      </w:pPr>
    </w:p>
    <w:p w:rsidR="000D1870" w:rsidRDefault="000D1870">
      <w:pPr>
        <w:rPr>
          <w:ins w:id="13822" w:author="t_竹沢 公佑" w:date="2020-07-31T11:10:00Z"/>
          <w:sz w:val="20"/>
          <w:szCs w:val="20"/>
        </w:rPr>
        <w:pPrChange w:id="13823" w:author="t_竹沢 公佑" w:date="2020-07-31T11:03:00Z">
          <w:pPr>
            <w:ind w:left="240"/>
          </w:pPr>
        </w:pPrChange>
      </w:pPr>
      <w:ins w:id="13824" w:author="t_竹沢 公佑" w:date="2020-07-31T11:10:00Z">
        <w:r>
          <w:rPr>
            <w:rFonts w:hint="eastAsia"/>
            <w:sz w:val="20"/>
            <w:szCs w:val="20"/>
          </w:rPr>
          <w:t xml:space="preserve"> </w:t>
        </w:r>
      </w:ins>
    </w:p>
    <w:p w:rsidR="000D1870" w:rsidRDefault="000D1870">
      <w:pPr>
        <w:rPr>
          <w:ins w:id="13825" w:author="t_竹沢 公佑" w:date="2020-07-31T11:10:00Z"/>
          <w:sz w:val="20"/>
          <w:szCs w:val="20"/>
        </w:rPr>
        <w:pPrChange w:id="13826" w:author="t_竹沢 公佑" w:date="2020-07-31T11:03:00Z">
          <w:pPr>
            <w:ind w:left="240"/>
          </w:pPr>
        </w:pPrChange>
      </w:pPr>
    </w:p>
    <w:p w:rsidR="000D1870" w:rsidRDefault="000D1870">
      <w:pPr>
        <w:rPr>
          <w:ins w:id="13827" w:author="t_竹沢 公佑" w:date="2020-07-31T11:10:00Z"/>
          <w:sz w:val="20"/>
          <w:szCs w:val="20"/>
        </w:rPr>
        <w:pPrChange w:id="13828" w:author="t_竹沢 公佑" w:date="2020-07-31T11:03:00Z">
          <w:pPr>
            <w:ind w:left="240"/>
          </w:pPr>
        </w:pPrChange>
      </w:pPr>
    </w:p>
    <w:p w:rsidR="000D1870" w:rsidRDefault="000D1870">
      <w:pPr>
        <w:rPr>
          <w:ins w:id="13829" w:author="t_竹沢 公佑" w:date="2020-07-31T11:10:00Z"/>
          <w:sz w:val="20"/>
          <w:szCs w:val="20"/>
        </w:rPr>
        <w:pPrChange w:id="13830" w:author="t_竹沢 公佑" w:date="2020-07-31T11:03:00Z">
          <w:pPr>
            <w:ind w:left="240"/>
          </w:pPr>
        </w:pPrChange>
      </w:pPr>
    </w:p>
    <w:p w:rsidR="000D1870" w:rsidRDefault="000D1870">
      <w:pPr>
        <w:rPr>
          <w:ins w:id="13831" w:author="t_竹沢 公佑" w:date="2020-07-31T11:10:00Z"/>
          <w:sz w:val="20"/>
          <w:szCs w:val="20"/>
        </w:rPr>
        <w:pPrChange w:id="13832" w:author="t_竹沢 公佑" w:date="2020-07-31T11:03:00Z">
          <w:pPr>
            <w:ind w:left="240"/>
          </w:pPr>
        </w:pPrChange>
      </w:pPr>
    </w:p>
    <w:p w:rsidR="00FA64E7" w:rsidRPr="00E051C9" w:rsidRDefault="00FA64E7" w:rsidP="00452DE1">
      <w:pPr>
        <w:ind w:left="240"/>
        <w:rPr>
          <w:sz w:val="20"/>
          <w:szCs w:val="20"/>
        </w:rPr>
      </w:pPr>
    </w:p>
    <w:p w:rsidR="008E1FA7" w:rsidRPr="00452DE1" w:rsidRDefault="00E051C9" w:rsidP="008B68DF">
      <w:pPr>
        <w:rPr>
          <w:sz w:val="20"/>
          <w:szCs w:val="20"/>
        </w:rPr>
      </w:pPr>
      <w:r>
        <w:rPr>
          <w:sz w:val="20"/>
          <w:szCs w:val="20"/>
        </w:rPr>
        <w:br w:type="page"/>
      </w:r>
    </w:p>
    <w:p w:rsidR="00D41605" w:rsidRPr="00266349" w:rsidRDefault="00D41605" w:rsidP="00E82429">
      <w:pPr>
        <w:pStyle w:val="3"/>
      </w:pPr>
      <w:bookmarkStart w:id="13833" w:name="_Toc63179483"/>
      <w:r>
        <w:rPr>
          <w:rFonts w:hint="eastAsia"/>
        </w:rPr>
        <w:t>Oveaheat flag</w:t>
      </w:r>
      <w:bookmarkEnd w:id="13833"/>
    </w:p>
    <w:p w:rsidR="00D41605" w:rsidRPr="00FC74AE" w:rsidRDefault="00D41605" w:rsidP="00D41605">
      <w:pPr>
        <w:rPr>
          <w:sz w:val="22"/>
          <w:szCs w:val="22"/>
        </w:rPr>
      </w:pPr>
      <w:r>
        <w:rPr>
          <w:rFonts w:hint="eastAsia"/>
          <w:sz w:val="22"/>
          <w:szCs w:val="22"/>
        </w:rPr>
        <w:t xml:space="preserve">  </w:t>
      </w:r>
      <w:ins w:id="13834" w:author="t_竹沢 公佑" w:date="2019-10-05T21:19:00Z">
        <w:r w:rsidR="00C56172" w:rsidRPr="00FC74AE">
          <w:rPr>
            <w:sz w:val="22"/>
            <w:szCs w:val="22"/>
          </w:rPr>
          <w:t>A d</w:t>
        </w:r>
      </w:ins>
      <w:del w:id="13835" w:author="t_竹沢 公佑" w:date="2019-10-05T21:19:00Z">
        <w:r w:rsidRPr="00FC74AE" w:rsidDel="00C56172">
          <w:rPr>
            <w:sz w:val="22"/>
            <w:szCs w:val="22"/>
          </w:rPr>
          <w:delText>D</w:delText>
        </w:r>
      </w:del>
      <w:r w:rsidRPr="00FC74AE">
        <w:rPr>
          <w:sz w:val="22"/>
          <w:szCs w:val="22"/>
        </w:rPr>
        <w:t>evice driver</w:t>
      </w:r>
      <w:r w:rsidR="00663D6F" w:rsidRPr="00FC74AE">
        <w:rPr>
          <w:sz w:val="22"/>
          <w:szCs w:val="22"/>
        </w:rPr>
        <w:t xml:space="preserve"> monitors whether the FPGA junction temperature </w:t>
      </w:r>
      <w:ins w:id="13836" w:author="t_竹沢 公佑" w:date="2019-10-05T21:20:00Z">
        <w:r w:rsidR="00C56172" w:rsidRPr="00FC74AE">
          <w:rPr>
            <w:sz w:val="22"/>
            <w:szCs w:val="22"/>
          </w:rPr>
          <w:t xml:space="preserve">exceeds </w:t>
        </w:r>
      </w:ins>
      <w:del w:id="13837" w:author="t_竹沢 公佑" w:date="2019-10-05T21:20:00Z">
        <w:r w:rsidR="00663D6F" w:rsidRPr="00FC74AE" w:rsidDel="00C56172">
          <w:rPr>
            <w:sz w:val="22"/>
            <w:szCs w:val="22"/>
          </w:rPr>
          <w:delText xml:space="preserve">is over the </w:delText>
        </w:r>
      </w:del>
      <w:r w:rsidR="00663D6F" w:rsidRPr="00FC74AE">
        <w:rPr>
          <w:sz w:val="22"/>
          <w:szCs w:val="22"/>
        </w:rPr>
        <w:t>user</w:t>
      </w:r>
      <w:ins w:id="13838" w:author="t_竹沢 公佑" w:date="2019-10-05T21:20:00Z">
        <w:r w:rsidR="00C56172" w:rsidRPr="00FC74AE">
          <w:rPr>
            <w:sz w:val="22"/>
            <w:szCs w:val="22"/>
          </w:rPr>
          <w:t>-</w:t>
        </w:r>
      </w:ins>
      <w:del w:id="13839" w:author="t_竹沢 公佑" w:date="2019-10-05T21:20:00Z">
        <w:r w:rsidR="00663D6F" w:rsidRPr="00FC74AE" w:rsidDel="00C56172">
          <w:rPr>
            <w:sz w:val="22"/>
            <w:szCs w:val="22"/>
          </w:rPr>
          <w:delText xml:space="preserve"> </w:delText>
        </w:r>
      </w:del>
      <w:r w:rsidR="00663D6F" w:rsidRPr="00FC74AE">
        <w:rPr>
          <w:sz w:val="22"/>
          <w:szCs w:val="22"/>
        </w:rPr>
        <w:t xml:space="preserve">defined threshold </w:t>
      </w:r>
      <w:del w:id="13840" w:author="t_竹沢 公佑" w:date="2019-10-05T21:20:00Z">
        <w:r w:rsidR="00663D6F" w:rsidRPr="00FC74AE" w:rsidDel="00C56172">
          <w:rPr>
            <w:sz w:val="22"/>
            <w:szCs w:val="22"/>
          </w:rPr>
          <w:delText xml:space="preserve">or not </w:delText>
        </w:r>
      </w:del>
      <w:r w:rsidR="00663D6F" w:rsidRPr="00FC74AE">
        <w:rPr>
          <w:sz w:val="22"/>
          <w:szCs w:val="22"/>
        </w:rPr>
        <w:t>and whether hardware temperature alarm register is asserted</w:t>
      </w:r>
      <w:del w:id="13841" w:author="t_竹沢 公佑" w:date="2019-10-05T21:20:00Z">
        <w:r w:rsidR="00663D6F" w:rsidRPr="00FC74AE" w:rsidDel="00C56172">
          <w:rPr>
            <w:sz w:val="22"/>
            <w:szCs w:val="22"/>
          </w:rPr>
          <w:delText xml:space="preserve"> or not</w:delText>
        </w:r>
      </w:del>
      <w:r w:rsidR="00663D6F" w:rsidRPr="00FC74AE">
        <w:rPr>
          <w:sz w:val="22"/>
          <w:szCs w:val="22"/>
        </w:rPr>
        <w:t xml:space="preserve">. When the condition of one or both monitoring points are fulfilled, overheat flag is set. </w:t>
      </w:r>
      <w:del w:id="13842" w:author="t_竹沢 公佑" w:date="2019-10-05T21:22:00Z">
        <w:r w:rsidR="00663D6F" w:rsidRPr="00FC74AE" w:rsidDel="00FC74AE">
          <w:rPr>
            <w:sz w:val="22"/>
            <w:szCs w:val="22"/>
          </w:rPr>
          <w:delText xml:space="preserve">The </w:delText>
        </w:r>
      </w:del>
      <w:ins w:id="13843" w:author="t_竹沢 公佑" w:date="2019-10-05T21:22:00Z">
        <w:r w:rsidR="00FC74AE" w:rsidRPr="00FC74AE">
          <w:rPr>
            <w:sz w:val="22"/>
            <w:szCs w:val="22"/>
          </w:rPr>
          <w:t>O</w:t>
        </w:r>
      </w:ins>
      <w:del w:id="13844" w:author="t_竹沢 公佑" w:date="2019-10-05T21:22:00Z">
        <w:r w:rsidR="00663D6F" w:rsidRPr="00FC74AE" w:rsidDel="00FC74AE">
          <w:rPr>
            <w:sz w:val="22"/>
            <w:szCs w:val="22"/>
          </w:rPr>
          <w:delText>o</w:delText>
        </w:r>
      </w:del>
      <w:r w:rsidR="00663D6F" w:rsidRPr="00FC74AE">
        <w:rPr>
          <w:sz w:val="22"/>
          <w:szCs w:val="22"/>
        </w:rPr>
        <w:t>verheat flag is</w:t>
      </w:r>
      <w:del w:id="13845" w:author="t_竹沢 公佑" w:date="2019-10-05T21:22:00Z">
        <w:r w:rsidR="00663D6F" w:rsidRPr="00FC74AE" w:rsidDel="00FC74AE">
          <w:rPr>
            <w:sz w:val="22"/>
            <w:szCs w:val="22"/>
          </w:rPr>
          <w:delText xml:space="preserve"> </w:delText>
        </w:r>
      </w:del>
      <w:ins w:id="13846" w:author="t_竹沢 公佑" w:date="2019-10-05T21:22:00Z">
        <w:r w:rsidR="00FC74AE" w:rsidRPr="00FC74AE">
          <w:rPr>
            <w:sz w:val="22"/>
            <w:szCs w:val="22"/>
          </w:rPr>
          <w:t xml:space="preserve"> cleared</w:t>
        </w:r>
      </w:ins>
      <w:del w:id="13847" w:author="t_竹沢 公佑" w:date="2019-10-05T21:22:00Z">
        <w:r w:rsidR="00663D6F" w:rsidRPr="00FC74AE" w:rsidDel="00FC74AE">
          <w:rPr>
            <w:sz w:val="22"/>
            <w:szCs w:val="22"/>
          </w:rPr>
          <w:delText>released</w:delText>
        </w:r>
      </w:del>
      <w:r w:rsidR="00663D6F" w:rsidRPr="00FC74AE">
        <w:rPr>
          <w:sz w:val="22"/>
          <w:szCs w:val="22"/>
        </w:rPr>
        <w:t xml:space="preserve">, when the FPGA junction temperature </w:t>
      </w:r>
      <w:ins w:id="13848" w:author="t_竹沢 公佑" w:date="2019-10-05T21:23:00Z">
        <w:r w:rsidR="00FC74AE" w:rsidRPr="00FC74AE">
          <w:rPr>
            <w:sz w:val="22"/>
            <w:szCs w:val="22"/>
          </w:rPr>
          <w:t xml:space="preserve">falls below </w:t>
        </w:r>
      </w:ins>
      <w:del w:id="13849" w:author="t_竹沢 公佑" w:date="2019-10-05T21:23:00Z">
        <w:r w:rsidR="00663D6F" w:rsidRPr="00FC74AE" w:rsidDel="00FC74AE">
          <w:rPr>
            <w:sz w:val="22"/>
            <w:szCs w:val="22"/>
          </w:rPr>
          <w:delText xml:space="preserve">is less than </w:delText>
        </w:r>
      </w:del>
      <w:r w:rsidR="00663D6F" w:rsidRPr="00FC74AE">
        <w:rPr>
          <w:sz w:val="22"/>
          <w:szCs w:val="22"/>
          <w:rPrChange w:id="13850" w:author="t_竹沢 公佑" w:date="2019-10-05T21:23:00Z">
            <w:rPr/>
          </w:rPrChange>
        </w:rPr>
        <w:t>(</w:t>
      </w:r>
      <w:r w:rsidR="002D1FD7" w:rsidRPr="00FC74AE">
        <w:rPr>
          <w:sz w:val="22"/>
          <w:szCs w:val="22"/>
          <w:rPrChange w:id="13851" w:author="t_竹沢 公佑" w:date="2019-10-05T21:23:00Z">
            <w:rPr/>
          </w:rPrChange>
        </w:rPr>
        <w:t xml:space="preserve">user defined </w:t>
      </w:r>
      <w:r w:rsidR="00663D6F" w:rsidRPr="00FC74AE">
        <w:rPr>
          <w:sz w:val="22"/>
          <w:szCs w:val="22"/>
          <w:rPrChange w:id="13852" w:author="t_竹沢 公佑" w:date="2019-10-05T21:23:00Z">
            <w:rPr/>
          </w:rPrChange>
        </w:rPr>
        <w:t>threshold – 5) degrees Celsius.</w:t>
      </w:r>
    </w:p>
    <w:p w:rsidR="00286DC2" w:rsidRDefault="00784A1F" w:rsidP="00663D6F">
      <w:pPr>
        <w:rPr>
          <w:ins w:id="13853" w:author="t_竹沢 公佑" w:date="2019-08-24T09:45:00Z"/>
          <w:sz w:val="22"/>
          <w:szCs w:val="22"/>
        </w:rPr>
      </w:pPr>
      <w:del w:id="13854" w:author="t_竹沢 公佑" w:date="2019-10-06T14:40:00Z">
        <w:r>
          <w:rPr>
            <w:noProof/>
            <w:sz w:val="22"/>
            <w:szCs w:val="22"/>
          </w:rPr>
          <w:pict>
            <v:shape id="_x0000_s1817" type="#_x0000_t202" style="position:absolute;margin-left:96pt;margin-top:1.8pt;width:294pt;height:22.5pt;z-index:480;mso-wrap-style:square;mso-width-percent:0;mso-wrap-distance-left:9pt;mso-wrap-distance-top:0;mso-wrap-distance-right:9pt;mso-wrap-distance-bottom:0;mso-position-horizontal-relative:text;mso-position-vertical-relative:text;mso-width-percent:0;mso-width-relative:page;mso-height-relative:page;mso-position-horizontal-col-start:0;mso-width-col-span:0;v-text-anchor:top">
              <v:textbox style="mso-next-textbox:#_x0000_s1817" inset="5.85pt,.7pt,5.85pt,.7pt">
                <w:txbxContent>
                  <w:p w:rsidR="000F6E92" w:rsidRPr="00C13B44" w:rsidRDefault="000F6E92">
                    <w:pPr>
                      <w:jc w:val="center"/>
                      <w:rPr>
                        <w:sz w:val="16"/>
                        <w:szCs w:val="16"/>
                        <w:rPrChange w:id="13855" w:author="t_竹沢 公佑" w:date="2019-10-06T14:30:00Z">
                          <w:rPr/>
                        </w:rPrChange>
                      </w:rPr>
                      <w:pPrChange w:id="13856" w:author="t_竹沢 公佑" w:date="2019-10-06T14:29:00Z">
                        <w:pPr/>
                      </w:pPrChange>
                    </w:pPr>
                    <w:ins w:id="13857" w:author="t_竹沢 公佑" w:date="2019-10-06T14:30:00Z">
                      <w:r>
                        <w:rPr>
                          <w:rFonts w:hint="eastAsia"/>
                          <w:sz w:val="16"/>
                          <w:szCs w:val="16"/>
                        </w:rPr>
                        <w:t>The device driver powers off the system for protect</w:t>
                      </w:r>
                    </w:ins>
                    <w:ins w:id="13858" w:author="t_竹沢 公佑" w:date="2019-10-06T14:35:00Z">
                      <w:r>
                        <w:rPr>
                          <w:rFonts w:hint="eastAsia"/>
                          <w:sz w:val="16"/>
                          <w:szCs w:val="16"/>
                        </w:rPr>
                        <w:t>ing</w:t>
                      </w:r>
                    </w:ins>
                    <w:ins w:id="13859" w:author="t_竹沢 公佑" w:date="2019-10-06T14:30:00Z">
                      <w:r>
                        <w:rPr>
                          <w:rFonts w:hint="eastAsia"/>
                          <w:sz w:val="16"/>
                          <w:szCs w:val="16"/>
                        </w:rPr>
                        <w:t xml:space="preserve"> the devices. </w:t>
                      </w:r>
                    </w:ins>
                  </w:p>
                </w:txbxContent>
              </v:textbox>
            </v:shape>
          </w:pict>
        </w:r>
      </w:del>
    </w:p>
    <w:p w:rsidR="0044786F" w:rsidRDefault="0044786F" w:rsidP="00663D6F">
      <w:pPr>
        <w:rPr>
          <w:ins w:id="13860" w:author="t_竹沢 公佑" w:date="2019-08-24T09:45:00Z"/>
          <w:sz w:val="22"/>
          <w:szCs w:val="22"/>
        </w:rPr>
      </w:pPr>
      <w:ins w:id="13861" w:author="t_竹沢 公佑" w:date="2019-08-24T09:45:00Z">
        <w:r>
          <w:rPr>
            <w:sz w:val="22"/>
            <w:szCs w:val="22"/>
          </w:rPr>
          <w:br w:type="page"/>
        </w:r>
      </w:ins>
    </w:p>
    <w:p w:rsidR="0044786F" w:rsidRDefault="0044786F" w:rsidP="0044786F">
      <w:pPr>
        <w:pStyle w:val="2"/>
        <w:rPr>
          <w:ins w:id="13862" w:author="t_竹沢 公佑" w:date="2019-08-24T09:45:00Z"/>
          <w:lang w:val="en"/>
        </w:rPr>
      </w:pPr>
      <w:bookmarkStart w:id="13863" w:name="_Ref21251272"/>
      <w:bookmarkStart w:id="13864" w:name="_Ref21251276"/>
      <w:bookmarkStart w:id="13865" w:name="_Toc63179484"/>
      <w:ins w:id="13866" w:author="t_竹沢 公佑" w:date="2019-08-24T09:45:00Z">
        <w:r w:rsidRPr="000860BF">
          <w:rPr>
            <w:rFonts w:hint="eastAsia"/>
            <w:lang w:val="en"/>
          </w:rPr>
          <w:t xml:space="preserve">The </w:t>
        </w:r>
        <w:r>
          <w:rPr>
            <w:rFonts w:hint="eastAsia"/>
            <w:lang w:val="en"/>
          </w:rPr>
          <w:t>parity for checking FPGA data integrity</w:t>
        </w:r>
        <w:bookmarkEnd w:id="13863"/>
        <w:bookmarkEnd w:id="13864"/>
        <w:bookmarkEnd w:id="13865"/>
      </w:ins>
    </w:p>
    <w:p w:rsidR="00FC5FC8" w:rsidRDefault="00FC5FC8" w:rsidP="00FC5FC8">
      <w:pPr>
        <w:pStyle w:val="a0"/>
        <w:ind w:leftChars="0" w:left="0"/>
        <w:rPr>
          <w:ins w:id="13867" w:author="t_竹沢 公佑" w:date="2019-09-19T16:39:00Z"/>
          <w:sz w:val="22"/>
          <w:szCs w:val="22"/>
          <w:lang w:val="en"/>
        </w:rPr>
      </w:pPr>
      <w:ins w:id="13868" w:author="t_竹沢 公佑" w:date="2019-09-19T16:39:00Z">
        <w:r>
          <w:rPr>
            <w:sz w:val="22"/>
            <w:szCs w:val="22"/>
            <w:lang w:val="en"/>
          </w:rPr>
          <w:t>During the development of the Production DRXP, it was found that data in the Host Ring Buffer for IF2 was sometimes corrupted while it was receiving a known data pattern over optical fibers. As a result of debug, the data decoded by the de-formatter seemed to be correct. Therefore, it was thought that the data got corrupted somewhere between the de-formatter and the Host Ring Buffer. The root cause has not been identified yet, but it is likely to be a timing synchronization issue because the probability of the data corruption changes when the FPGA code is re-compiled or modified. Some versions of the FPGA has not experienced this problem. Unfortunately, without parity, such data corruption cannot be detected unless you exactly know the data pattern the Production DRXP receives.</w:t>
        </w:r>
      </w:ins>
    </w:p>
    <w:p w:rsidR="00FC5FC8" w:rsidRDefault="00FC5FC8" w:rsidP="00FC5FC8">
      <w:pPr>
        <w:pStyle w:val="a0"/>
        <w:ind w:leftChars="0" w:left="0"/>
        <w:rPr>
          <w:ins w:id="13869" w:author="t_竹沢 公佑" w:date="2019-09-19T16:39:00Z"/>
          <w:sz w:val="22"/>
          <w:szCs w:val="22"/>
          <w:lang w:val="en"/>
        </w:rPr>
      </w:pPr>
      <w:ins w:id="13870" w:author="t_竹沢 公佑" w:date="2019-09-19T16:39:00Z">
        <w:r>
          <w:rPr>
            <w:sz w:val="22"/>
            <w:szCs w:val="22"/>
            <w:lang w:val="en"/>
          </w:rPr>
          <w:t xml:space="preserve"> To allow a user application to detect such data corruption in real-time without knowing the exact data pattern, the de-formatter within the FPGA generates a 16-bit horizontal parity for each H(D)/M(C)/L(B) bit every 48ms. The FPGA finally transfers those parities to the information frame in the Host Ring Buffer. The user application should calculate the same parity from the data in the normal frames and compare it with the one calculated by the FPGA to confirm that there is no data corruption.</w:t>
        </w:r>
      </w:ins>
    </w:p>
    <w:p w:rsidR="00FC5FC8" w:rsidRDefault="00FC5FC8" w:rsidP="00FC5FC8">
      <w:pPr>
        <w:pStyle w:val="a0"/>
        <w:ind w:leftChars="0" w:left="0"/>
        <w:rPr>
          <w:ins w:id="13871" w:author="t_竹沢 公佑" w:date="2019-09-19T16:39:00Z"/>
          <w:sz w:val="22"/>
          <w:szCs w:val="22"/>
          <w:lang w:val="en"/>
        </w:rPr>
      </w:pPr>
      <w:ins w:id="13872" w:author="t_竹沢 公佑" w:date="2019-09-19T16:39:00Z">
        <w:r>
          <w:rPr>
            <w:sz w:val="22"/>
            <w:szCs w:val="22"/>
            <w:lang w:val="en"/>
          </w:rPr>
          <w:t xml:space="preserve"> Because the user application may not be able to calculate the parity of all three million ALMA frames within 48ms due to limited calculation performance of CPU(s), the number of ALMA frames to be used to generate the parity, which is denoted as N below, can be chan</w:t>
        </w:r>
        <w:r w:rsidR="004A6249">
          <w:rPr>
            <w:sz w:val="22"/>
            <w:szCs w:val="22"/>
            <w:lang w:val="en"/>
          </w:rPr>
          <w:t xml:space="preserve">ged by </w:t>
        </w:r>
      </w:ins>
      <w:ins w:id="13873" w:author="t_竹沢 公佑" w:date="2019-09-20T15:37:00Z">
        <w:r w:rsidR="004A6249" w:rsidRPr="004A6249">
          <w:rPr>
            <w:b/>
            <w:sz w:val="22"/>
            <w:szCs w:val="22"/>
            <w:lang w:val="en"/>
            <w:rPrChange w:id="13874" w:author="t_竹沢 公佑" w:date="2019-09-20T15:38:00Z">
              <w:rPr>
                <w:sz w:val="22"/>
                <w:szCs w:val="22"/>
                <w:lang w:val="en"/>
              </w:rPr>
            </w:rPrChange>
          </w:rPr>
          <w:t>“</w:t>
        </w:r>
      </w:ins>
      <w:ins w:id="13875" w:author="t_竹沢 公佑" w:date="2019-09-20T15:38:00Z">
        <w:r w:rsidR="004A6249" w:rsidRPr="004A6249">
          <w:rPr>
            <w:b/>
            <w:sz w:val="22"/>
            <w:szCs w:val="22"/>
            <w:lang w:val="en"/>
            <w:rPrChange w:id="13876" w:author="t_竹沢 公佑" w:date="2019-09-20T15:38:00Z">
              <w:rPr>
                <w:sz w:val="22"/>
                <w:szCs w:val="22"/>
                <w:lang w:val="en"/>
              </w:rPr>
            </w:rPrChange>
          </w:rPr>
          <w:fldChar w:fldCharType="begin"/>
        </w:r>
        <w:r w:rsidR="004A6249" w:rsidRPr="004A6249">
          <w:rPr>
            <w:b/>
            <w:sz w:val="22"/>
            <w:szCs w:val="22"/>
            <w:lang w:val="en"/>
            <w:rPrChange w:id="13877" w:author="t_竹沢 公佑" w:date="2019-09-20T15:38:00Z">
              <w:rPr>
                <w:sz w:val="22"/>
                <w:szCs w:val="22"/>
                <w:lang w:val="en"/>
              </w:rPr>
            </w:rPrChange>
          </w:rPr>
          <w:instrText xml:space="preserve"> REF _Ref19886299 \r \h </w:instrText>
        </w:r>
      </w:ins>
      <w:r w:rsidR="004A6249">
        <w:rPr>
          <w:b/>
          <w:sz w:val="22"/>
          <w:szCs w:val="22"/>
          <w:lang w:val="en"/>
        </w:rPr>
        <w:instrText xml:space="preserve"> \* MERGEFORMAT </w:instrText>
      </w:r>
      <w:r w:rsidR="004A6249" w:rsidRPr="004A6249">
        <w:rPr>
          <w:b/>
          <w:sz w:val="22"/>
          <w:szCs w:val="22"/>
          <w:lang w:val="en"/>
          <w:rPrChange w:id="13878" w:author="t_竹沢 公佑" w:date="2019-09-20T15:38:00Z">
            <w:rPr>
              <w:b/>
              <w:sz w:val="22"/>
              <w:szCs w:val="22"/>
              <w:lang w:val="en"/>
            </w:rPr>
          </w:rPrChange>
        </w:rPr>
      </w:r>
      <w:r w:rsidR="004A6249" w:rsidRPr="004A6249">
        <w:rPr>
          <w:b/>
          <w:sz w:val="22"/>
          <w:szCs w:val="22"/>
          <w:lang w:val="en"/>
          <w:rPrChange w:id="13879" w:author="t_竹沢 公佑" w:date="2019-09-20T15:38:00Z">
            <w:rPr>
              <w:sz w:val="22"/>
              <w:szCs w:val="22"/>
              <w:lang w:val="en"/>
            </w:rPr>
          </w:rPrChange>
        </w:rPr>
        <w:fldChar w:fldCharType="separate"/>
      </w:r>
      <w:ins w:id="13880" w:author="t_竹沢 公佑" w:date="2021-02-02T17:29:00Z">
        <w:r w:rsidR="000B4FA1">
          <w:rPr>
            <w:b/>
            <w:sz w:val="22"/>
            <w:szCs w:val="22"/>
            <w:lang w:val="en"/>
          </w:rPr>
          <w:t>6.2.13</w:t>
        </w:r>
      </w:ins>
      <w:ins w:id="13881" w:author="t_竹沢 公佑" w:date="2019-09-20T15:38:00Z">
        <w:r w:rsidR="004A6249" w:rsidRPr="004A6249">
          <w:rPr>
            <w:b/>
            <w:sz w:val="22"/>
            <w:szCs w:val="22"/>
            <w:lang w:val="en"/>
            <w:rPrChange w:id="13882" w:author="t_竹沢 公佑" w:date="2019-09-20T15:38:00Z">
              <w:rPr>
                <w:sz w:val="22"/>
                <w:szCs w:val="22"/>
                <w:lang w:val="en"/>
              </w:rPr>
            </w:rPrChange>
          </w:rPr>
          <w:fldChar w:fldCharType="end"/>
        </w:r>
        <w:r w:rsidR="004A6249" w:rsidRPr="004A6249">
          <w:rPr>
            <w:b/>
            <w:sz w:val="22"/>
            <w:szCs w:val="22"/>
            <w:lang w:val="en"/>
            <w:rPrChange w:id="13883" w:author="t_竹沢 公佑" w:date="2019-09-20T15:38:00Z">
              <w:rPr>
                <w:sz w:val="22"/>
                <w:szCs w:val="22"/>
                <w:lang w:val="en"/>
              </w:rPr>
            </w:rPrChange>
          </w:rPr>
          <w:t xml:space="preserve"> </w:t>
        </w:r>
        <w:r w:rsidR="004A6249" w:rsidRPr="004A6249">
          <w:rPr>
            <w:b/>
            <w:sz w:val="22"/>
            <w:szCs w:val="22"/>
            <w:lang w:val="en"/>
            <w:rPrChange w:id="13884" w:author="t_竹沢 公佑" w:date="2019-09-20T15:38:00Z">
              <w:rPr>
                <w:sz w:val="22"/>
                <w:szCs w:val="22"/>
                <w:lang w:val="en"/>
              </w:rPr>
            </w:rPrChange>
          </w:rPr>
          <w:fldChar w:fldCharType="begin"/>
        </w:r>
        <w:r w:rsidR="004A6249" w:rsidRPr="004A6249">
          <w:rPr>
            <w:b/>
            <w:sz w:val="22"/>
            <w:szCs w:val="22"/>
            <w:lang w:val="en"/>
            <w:rPrChange w:id="13885" w:author="t_竹沢 公佑" w:date="2019-09-20T15:38:00Z">
              <w:rPr>
                <w:sz w:val="22"/>
                <w:szCs w:val="22"/>
                <w:lang w:val="en"/>
              </w:rPr>
            </w:rPrChange>
          </w:rPr>
          <w:instrText xml:space="preserve"> REF _Ref19886303 \h </w:instrText>
        </w:r>
      </w:ins>
      <w:r w:rsidR="004A6249">
        <w:rPr>
          <w:b/>
          <w:sz w:val="22"/>
          <w:szCs w:val="22"/>
          <w:lang w:val="en"/>
        </w:rPr>
        <w:instrText xml:space="preserve"> \* MERGEFORMAT </w:instrText>
      </w:r>
      <w:r w:rsidR="004A6249" w:rsidRPr="004A6249">
        <w:rPr>
          <w:b/>
          <w:sz w:val="22"/>
          <w:szCs w:val="22"/>
          <w:lang w:val="en"/>
          <w:rPrChange w:id="13886" w:author="t_竹沢 公佑" w:date="2019-09-20T15:38:00Z">
            <w:rPr>
              <w:b/>
              <w:sz w:val="22"/>
              <w:szCs w:val="22"/>
              <w:lang w:val="en"/>
            </w:rPr>
          </w:rPrChange>
        </w:rPr>
      </w:r>
      <w:r w:rsidR="004A6249" w:rsidRPr="004A6249">
        <w:rPr>
          <w:b/>
          <w:sz w:val="22"/>
          <w:szCs w:val="22"/>
          <w:lang w:val="en"/>
          <w:rPrChange w:id="13887" w:author="t_竹沢 公佑" w:date="2019-09-20T15:38:00Z">
            <w:rPr>
              <w:sz w:val="22"/>
              <w:szCs w:val="22"/>
              <w:lang w:val="en"/>
            </w:rPr>
          </w:rPrChange>
        </w:rPr>
        <w:fldChar w:fldCharType="separate"/>
      </w:r>
      <w:ins w:id="13888" w:author="t_竹沢 公佑" w:date="2021-02-02T17:29:00Z">
        <w:r w:rsidR="000B4FA1" w:rsidRPr="000B4FA1">
          <w:rPr>
            <w:b/>
            <w:rPrChange w:id="13889" w:author="t_竹沢 公佑" w:date="2021-02-02T17:29:00Z">
              <w:rPr/>
            </w:rPrChange>
          </w:rPr>
          <w:t>SET_PARITY_RANGE</w:t>
        </w:r>
      </w:ins>
      <w:ins w:id="13890" w:author="t_竹沢 公佑" w:date="2019-09-20T15:38:00Z">
        <w:r w:rsidR="004A6249" w:rsidRPr="004A6249">
          <w:rPr>
            <w:b/>
            <w:sz w:val="22"/>
            <w:szCs w:val="22"/>
            <w:lang w:val="en"/>
            <w:rPrChange w:id="13891" w:author="t_竹沢 公佑" w:date="2019-09-20T15:38:00Z">
              <w:rPr>
                <w:sz w:val="22"/>
                <w:szCs w:val="22"/>
                <w:lang w:val="en"/>
              </w:rPr>
            </w:rPrChange>
          </w:rPr>
          <w:fldChar w:fldCharType="end"/>
        </w:r>
      </w:ins>
      <w:ins w:id="13892" w:author="t_竹沢 公佑" w:date="2019-09-20T15:37:00Z">
        <w:r w:rsidR="004A6249" w:rsidRPr="004A6249">
          <w:rPr>
            <w:b/>
            <w:sz w:val="22"/>
            <w:szCs w:val="22"/>
            <w:lang w:val="en"/>
            <w:rPrChange w:id="13893" w:author="t_竹沢 公佑" w:date="2019-09-20T15:38:00Z">
              <w:rPr>
                <w:sz w:val="22"/>
                <w:szCs w:val="22"/>
                <w:lang w:val="en"/>
              </w:rPr>
            </w:rPrChange>
          </w:rPr>
          <w:t>”</w:t>
        </w:r>
      </w:ins>
      <w:ins w:id="13894" w:author="t_竹沢 公佑" w:date="2019-09-19T16:39:00Z">
        <w:r>
          <w:rPr>
            <w:sz w:val="22"/>
            <w:szCs w:val="22"/>
            <w:lang w:val="en"/>
          </w:rPr>
          <w:t>. When the de-formatter detects a metaframe bit, it starts to generate 16-bit horizontal parity for each ALMA frame using the formula shown below.</w:t>
        </w:r>
      </w:ins>
    </w:p>
    <w:p w:rsidR="00FC5FC8" w:rsidRPr="00031EC5" w:rsidRDefault="00FC5FC8" w:rsidP="00FC5FC8">
      <w:pPr>
        <w:pStyle w:val="a0"/>
        <w:ind w:leftChars="0" w:left="0"/>
        <w:rPr>
          <w:ins w:id="13895" w:author="t_竹沢 公佑" w:date="2019-09-19T16:39:00Z"/>
          <w:sz w:val="22"/>
          <w:szCs w:val="22"/>
          <w:lang w:val="en"/>
        </w:rPr>
      </w:pPr>
    </w:p>
    <w:p w:rsidR="00FC5FC8" w:rsidRDefault="00FC5FC8" w:rsidP="00FC5FC8">
      <w:pPr>
        <w:pStyle w:val="a0"/>
        <w:ind w:leftChars="0" w:left="0"/>
        <w:rPr>
          <w:ins w:id="13896" w:author="t_竹沢 公佑" w:date="2019-09-19T16:39:00Z"/>
          <w:sz w:val="22"/>
          <w:szCs w:val="22"/>
          <w:lang w:val="en"/>
        </w:rPr>
      </w:pPr>
      <w:ins w:id="13897" w:author="t_竹沢 公佑" w:date="2019-09-19T16:39:00Z">
        <w:r w:rsidRPr="00031EC5">
          <w:rPr>
            <w:rFonts w:hint="eastAsia"/>
            <w:sz w:val="22"/>
            <w:szCs w:val="22"/>
            <w:lang w:val="en"/>
          </w:rPr>
          <w:tab/>
        </w:r>
        <w:r w:rsidRPr="00031EC5">
          <w:rPr>
            <w:sz w:val="22"/>
            <w:szCs w:val="22"/>
            <w:lang w:val="en"/>
          </w:rPr>
          <w:t>O</w:t>
        </w:r>
        <w:r w:rsidRPr="00031EC5">
          <w:rPr>
            <w:rFonts w:hint="eastAsia"/>
            <w:sz w:val="22"/>
            <w:szCs w:val="22"/>
            <w:lang w:val="en"/>
          </w:rPr>
          <w:t>ne frame parity = [</w:t>
        </w:r>
        <w:r>
          <w:rPr>
            <w:rFonts w:hint="eastAsia"/>
            <w:sz w:val="22"/>
            <w:szCs w:val="22"/>
            <w:lang w:val="en"/>
          </w:rPr>
          <w:t>143:128</w:t>
        </w:r>
        <w:r w:rsidRPr="00031EC5">
          <w:rPr>
            <w:rFonts w:hint="eastAsia"/>
            <w:sz w:val="22"/>
            <w:szCs w:val="22"/>
            <w:lang w:val="en"/>
          </w:rPr>
          <w:t>] xor [</w:t>
        </w:r>
        <w:r>
          <w:rPr>
            <w:rFonts w:hint="eastAsia"/>
            <w:sz w:val="22"/>
            <w:szCs w:val="22"/>
            <w:lang w:val="en"/>
          </w:rPr>
          <w:t>127:112</w:t>
        </w:r>
        <w:r w:rsidRPr="00031EC5">
          <w:rPr>
            <w:rFonts w:hint="eastAsia"/>
            <w:sz w:val="22"/>
            <w:szCs w:val="22"/>
            <w:lang w:val="en"/>
          </w:rPr>
          <w:t>] xor [</w:t>
        </w:r>
        <w:r>
          <w:rPr>
            <w:rFonts w:hint="eastAsia"/>
            <w:sz w:val="22"/>
            <w:szCs w:val="22"/>
            <w:lang w:val="en"/>
          </w:rPr>
          <w:t>111:96</w:t>
        </w:r>
        <w:r w:rsidRPr="00031EC5">
          <w:rPr>
            <w:rFonts w:hint="eastAsia"/>
            <w:sz w:val="22"/>
            <w:szCs w:val="22"/>
            <w:lang w:val="en"/>
          </w:rPr>
          <w:t>] xor [</w:t>
        </w:r>
        <w:r>
          <w:rPr>
            <w:rFonts w:hint="eastAsia"/>
            <w:sz w:val="22"/>
            <w:szCs w:val="22"/>
            <w:lang w:val="en"/>
          </w:rPr>
          <w:t>95:80</w:t>
        </w:r>
        <w:r w:rsidRPr="00031EC5">
          <w:rPr>
            <w:rFonts w:hint="eastAsia"/>
            <w:sz w:val="22"/>
            <w:szCs w:val="22"/>
            <w:lang w:val="en"/>
          </w:rPr>
          <w:t xml:space="preserve">] </w:t>
        </w:r>
      </w:ins>
    </w:p>
    <w:p w:rsidR="00FC5FC8" w:rsidRPr="00031EC5" w:rsidRDefault="00FC5FC8" w:rsidP="00FC5FC8">
      <w:pPr>
        <w:pStyle w:val="a0"/>
        <w:ind w:leftChars="0" w:left="2520" w:firstLine="840"/>
        <w:rPr>
          <w:ins w:id="13898" w:author="t_竹沢 公佑" w:date="2019-09-19T16:39:00Z"/>
          <w:sz w:val="22"/>
          <w:szCs w:val="22"/>
          <w:lang w:val="en"/>
        </w:rPr>
      </w:pPr>
      <w:ins w:id="13899" w:author="t_竹沢 公佑" w:date="2019-09-19T16:39:00Z">
        <w:r w:rsidRPr="00031EC5">
          <w:rPr>
            <w:rFonts w:hint="eastAsia"/>
            <w:sz w:val="22"/>
            <w:szCs w:val="22"/>
            <w:lang w:val="en"/>
          </w:rPr>
          <w:t>xor [</w:t>
        </w:r>
        <w:r>
          <w:rPr>
            <w:rFonts w:hint="eastAsia"/>
            <w:sz w:val="22"/>
            <w:szCs w:val="22"/>
            <w:lang w:val="en"/>
          </w:rPr>
          <w:t>79:64</w:t>
        </w:r>
        <w:r w:rsidRPr="00031EC5">
          <w:rPr>
            <w:rFonts w:hint="eastAsia"/>
            <w:sz w:val="22"/>
            <w:szCs w:val="22"/>
            <w:lang w:val="en"/>
          </w:rPr>
          <w:t>] xor [</w:t>
        </w:r>
        <w:r>
          <w:rPr>
            <w:rFonts w:hint="eastAsia"/>
            <w:sz w:val="22"/>
            <w:szCs w:val="22"/>
            <w:lang w:val="en"/>
          </w:rPr>
          <w:t>63:48</w:t>
        </w:r>
        <w:r w:rsidRPr="00031EC5">
          <w:rPr>
            <w:rFonts w:hint="eastAsia"/>
            <w:sz w:val="22"/>
            <w:szCs w:val="22"/>
            <w:lang w:val="en"/>
          </w:rPr>
          <w:t>] xor [</w:t>
        </w:r>
        <w:r>
          <w:rPr>
            <w:rFonts w:hint="eastAsia"/>
            <w:sz w:val="22"/>
            <w:szCs w:val="22"/>
            <w:lang w:val="en"/>
          </w:rPr>
          <w:t>47:32</w:t>
        </w:r>
        <w:r w:rsidRPr="00031EC5">
          <w:rPr>
            <w:rFonts w:hint="eastAsia"/>
            <w:sz w:val="22"/>
            <w:szCs w:val="22"/>
            <w:lang w:val="en"/>
          </w:rPr>
          <w:t xml:space="preserve">] xor </w:t>
        </w:r>
        <w:r>
          <w:rPr>
            <w:rFonts w:hint="eastAsia"/>
            <w:sz w:val="22"/>
            <w:szCs w:val="22"/>
            <w:lang w:val="en"/>
          </w:rPr>
          <w:t>(</w:t>
        </w:r>
        <w:r w:rsidRPr="00031EC5">
          <w:rPr>
            <w:rFonts w:hint="eastAsia"/>
            <w:sz w:val="22"/>
            <w:szCs w:val="22"/>
            <w:lang w:val="en"/>
          </w:rPr>
          <w:t>[</w:t>
        </w:r>
        <w:r>
          <w:rPr>
            <w:rFonts w:hint="eastAsia"/>
            <w:sz w:val="22"/>
            <w:szCs w:val="22"/>
            <w:lang w:val="en"/>
          </w:rPr>
          <w:t>31:20</w:t>
        </w:r>
        <w:r w:rsidRPr="00031EC5">
          <w:rPr>
            <w:rFonts w:hint="eastAsia"/>
            <w:sz w:val="22"/>
            <w:szCs w:val="22"/>
            <w:lang w:val="en"/>
          </w:rPr>
          <w:t>] &amp; [</w:t>
        </w:r>
        <w:r>
          <w:rPr>
            <w:rFonts w:hint="eastAsia"/>
            <w:sz w:val="22"/>
            <w:szCs w:val="22"/>
            <w:lang w:val="en"/>
          </w:rPr>
          <w:t>15:12</w:t>
        </w:r>
        <w:r w:rsidRPr="00031EC5">
          <w:rPr>
            <w:rFonts w:hint="eastAsia"/>
            <w:sz w:val="22"/>
            <w:szCs w:val="22"/>
            <w:lang w:val="en"/>
          </w:rPr>
          <w:t>]</w:t>
        </w:r>
        <w:r>
          <w:rPr>
            <w:rFonts w:hint="eastAsia"/>
            <w:sz w:val="22"/>
            <w:szCs w:val="22"/>
            <w:lang w:val="en"/>
          </w:rPr>
          <w:t>)</w:t>
        </w:r>
      </w:ins>
    </w:p>
    <w:p w:rsidR="00FC5FC8" w:rsidRDefault="00FC5FC8" w:rsidP="00FC5FC8">
      <w:pPr>
        <w:pStyle w:val="a0"/>
        <w:ind w:leftChars="0" w:left="0"/>
        <w:rPr>
          <w:ins w:id="13900" w:author="t_竹沢 公佑" w:date="2019-09-19T16:39:00Z"/>
          <w:sz w:val="22"/>
          <w:szCs w:val="22"/>
          <w:lang w:val="en"/>
        </w:rPr>
      </w:pPr>
    </w:p>
    <w:p w:rsidR="00FC5FC8" w:rsidRDefault="00FC5FC8" w:rsidP="00FC5FC8">
      <w:pPr>
        <w:pStyle w:val="a0"/>
        <w:ind w:leftChars="0" w:left="0"/>
        <w:rPr>
          <w:ins w:id="13901" w:author="t_竹沢 公佑" w:date="2019-09-19T16:39:00Z"/>
          <w:sz w:val="22"/>
          <w:szCs w:val="22"/>
          <w:lang w:val="en"/>
        </w:rPr>
      </w:pPr>
      <w:ins w:id="13902" w:author="t_竹沢 公佑" w:date="2019-09-19T16:39:00Z">
        <w:r>
          <w:rPr>
            <w:rFonts w:hint="eastAsia"/>
            <w:sz w:val="22"/>
            <w:szCs w:val="22"/>
            <w:lang w:val="en"/>
          </w:rPr>
          <w:tab/>
          <w:t xml:space="preserve">* [x:y] </w:t>
        </w:r>
        <w:r>
          <w:rPr>
            <w:sz w:val="22"/>
            <w:szCs w:val="22"/>
            <w:lang w:val="en"/>
          </w:rPr>
          <w:t>is the bit address range within one ALMA frame</w:t>
        </w:r>
      </w:ins>
    </w:p>
    <w:p w:rsidR="00FC5FC8" w:rsidRDefault="00FC5FC8" w:rsidP="00FC5FC8">
      <w:pPr>
        <w:pStyle w:val="a0"/>
        <w:ind w:leftChars="0" w:left="0"/>
        <w:rPr>
          <w:ins w:id="13903" w:author="t_竹沢 公佑" w:date="2019-09-19T16:39:00Z"/>
          <w:sz w:val="22"/>
          <w:szCs w:val="22"/>
          <w:lang w:val="en"/>
        </w:rPr>
      </w:pPr>
    </w:p>
    <w:p w:rsidR="00FC5FC8" w:rsidRDefault="00FC5FC8" w:rsidP="00FC5FC8">
      <w:pPr>
        <w:pStyle w:val="a0"/>
        <w:ind w:leftChars="0" w:left="0"/>
        <w:rPr>
          <w:ins w:id="13904" w:author="t_竹沢 公佑" w:date="2019-09-19T16:39:00Z"/>
          <w:sz w:val="22"/>
          <w:szCs w:val="22"/>
          <w:lang w:val="en"/>
        </w:rPr>
      </w:pPr>
      <w:ins w:id="13905" w:author="t_竹沢 公佑" w:date="2019-09-19T16:39:00Z">
        <w:r>
          <w:rPr>
            <w:sz w:val="22"/>
            <w:szCs w:val="22"/>
            <w:lang w:val="en"/>
          </w:rPr>
          <w:t xml:space="preserve"> The de-formatter internally stores the 16-bit horizontal parity of the first ALMA frame (the frame which has an active metaframe bit) as “accumulated parity” (= acc_parity). As a new ALMA frame comes, the de-formatter calculates 16-bit horizontal parity, calculates XOR of the 16-bit horizontal parity and the accumulated parity and store the result as a new accumulated parity. It repeats the operation until N frames are processed. Finally, the accumulated parity is transferred to the associated information frame in the Host Ring Buffer.</w:t>
        </w:r>
      </w:ins>
    </w:p>
    <w:p w:rsidR="00FC5FC8" w:rsidRPr="00F411DC" w:rsidRDefault="00FC5FC8">
      <w:pPr>
        <w:pStyle w:val="a0"/>
        <w:ind w:leftChars="0" w:left="0" w:firstLineChars="50" w:firstLine="110"/>
        <w:rPr>
          <w:ins w:id="13906" w:author="t_竹沢 公佑" w:date="2019-09-19T16:39:00Z"/>
          <w:sz w:val="22"/>
          <w:szCs w:val="22"/>
          <w:lang w:val="en"/>
        </w:rPr>
        <w:pPrChange w:id="13907" w:author="t_竹沢 公佑" w:date="2019-08-24T10:02:00Z">
          <w:pPr>
            <w:pStyle w:val="a0"/>
            <w:ind w:leftChars="0" w:left="0"/>
          </w:pPr>
        </w:pPrChange>
      </w:pPr>
    </w:p>
    <w:p w:rsidR="00FC5FC8" w:rsidRDefault="00FC5FC8">
      <w:pPr>
        <w:pStyle w:val="a0"/>
        <w:ind w:leftChars="0" w:left="0" w:firstLineChars="50" w:firstLine="110"/>
        <w:rPr>
          <w:ins w:id="13908" w:author="t_竹沢 公佑" w:date="2019-09-19T16:39:00Z"/>
          <w:sz w:val="22"/>
          <w:szCs w:val="22"/>
          <w:lang w:val="en"/>
        </w:rPr>
        <w:pPrChange w:id="13909" w:author="t_竹沢 公佑" w:date="2019-08-24T10:02:00Z">
          <w:pPr>
            <w:pStyle w:val="a0"/>
            <w:ind w:leftChars="0" w:left="0"/>
          </w:pPr>
        </w:pPrChange>
      </w:pPr>
    </w:p>
    <w:p w:rsidR="0044786F" w:rsidRPr="00A665BF" w:rsidRDefault="00FC5FC8">
      <w:pPr>
        <w:pStyle w:val="a0"/>
        <w:ind w:leftChars="0" w:left="0" w:firstLineChars="50" w:firstLine="110"/>
        <w:rPr>
          <w:ins w:id="13910" w:author="t_竹沢 公佑" w:date="2019-08-24T09:45:00Z"/>
          <w:sz w:val="22"/>
          <w:szCs w:val="22"/>
          <w:lang w:val="en"/>
        </w:rPr>
        <w:pPrChange w:id="13911" w:author="t_竹沢 公佑" w:date="2019-09-19T16:39:00Z">
          <w:pPr>
            <w:pStyle w:val="a0"/>
            <w:ind w:leftChars="0" w:left="0"/>
          </w:pPr>
        </w:pPrChange>
      </w:pPr>
      <w:ins w:id="13912" w:author="t_竹沢 公佑" w:date="2019-09-19T16:39:00Z">
        <w:r>
          <w:rPr>
            <w:sz w:val="22"/>
            <w:szCs w:val="22"/>
            <w:lang w:val="en"/>
          </w:rPr>
          <w:br w:type="page"/>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126"/>
        <w:gridCol w:w="6446"/>
        <w:tblGridChange w:id="13913">
          <w:tblGrid>
            <w:gridCol w:w="1384"/>
            <w:gridCol w:w="2126"/>
            <w:gridCol w:w="6446"/>
          </w:tblGrid>
        </w:tblGridChange>
      </w:tblGrid>
      <w:tr w:rsidR="0044786F" w:rsidRPr="00A665BF" w:rsidTr="0044786F">
        <w:trPr>
          <w:trHeight w:val="382"/>
          <w:ins w:id="13914" w:author="t_竹沢 公佑" w:date="2019-08-24T09:45:00Z"/>
        </w:trPr>
        <w:tc>
          <w:tcPr>
            <w:tcW w:w="1384" w:type="dxa"/>
            <w:shd w:val="clear" w:color="auto" w:fill="D9D9D9"/>
          </w:tcPr>
          <w:p w:rsidR="0044786F" w:rsidRPr="00D81B33" w:rsidRDefault="0044786F" w:rsidP="0044786F">
            <w:pPr>
              <w:pStyle w:val="a0"/>
              <w:ind w:leftChars="0" w:left="0"/>
              <w:rPr>
                <w:ins w:id="13915" w:author="t_竹沢 公佑" w:date="2019-08-24T09:45:00Z"/>
                <w:b/>
                <w:sz w:val="22"/>
                <w:szCs w:val="22"/>
                <w:lang w:val="en"/>
              </w:rPr>
            </w:pPr>
            <w:ins w:id="13916" w:author="t_竹沢 公佑" w:date="2019-08-24T09:45:00Z">
              <w:r w:rsidRPr="00046DE2">
                <w:rPr>
                  <w:rFonts w:hint="eastAsia"/>
                  <w:b/>
                  <w:sz w:val="22"/>
                  <w:szCs w:val="22"/>
                  <w:lang w:val="en"/>
                </w:rPr>
                <w:t>N</w:t>
              </w:r>
            </w:ins>
          </w:p>
        </w:tc>
        <w:tc>
          <w:tcPr>
            <w:tcW w:w="2126" w:type="dxa"/>
            <w:shd w:val="clear" w:color="auto" w:fill="D9D9D9"/>
          </w:tcPr>
          <w:p w:rsidR="0044786F" w:rsidRPr="009A35CE" w:rsidRDefault="0044786F" w:rsidP="0044786F">
            <w:pPr>
              <w:pStyle w:val="a0"/>
              <w:ind w:leftChars="0" w:left="0"/>
              <w:rPr>
                <w:ins w:id="13917" w:author="t_竹沢 公佑" w:date="2019-08-24T09:45:00Z"/>
                <w:b/>
                <w:sz w:val="22"/>
                <w:szCs w:val="22"/>
                <w:lang w:val="en"/>
              </w:rPr>
            </w:pPr>
            <w:ins w:id="13918" w:author="t_竹沢 公佑" w:date="2019-08-24T09:45:00Z">
              <w:r w:rsidRPr="009A35CE">
                <w:rPr>
                  <w:b/>
                  <w:sz w:val="22"/>
                  <w:szCs w:val="22"/>
                  <w:lang w:val="en"/>
                </w:rPr>
                <w:t>O</w:t>
              </w:r>
              <w:r w:rsidRPr="009A35CE">
                <w:rPr>
                  <w:rFonts w:hint="eastAsia"/>
                  <w:b/>
                  <w:sz w:val="22"/>
                  <w:szCs w:val="22"/>
                  <w:lang w:val="en"/>
                </w:rPr>
                <w:t>ne frame parity</w:t>
              </w:r>
            </w:ins>
          </w:p>
        </w:tc>
        <w:tc>
          <w:tcPr>
            <w:tcW w:w="6446" w:type="dxa"/>
            <w:shd w:val="clear" w:color="auto" w:fill="D9D9D9"/>
          </w:tcPr>
          <w:p w:rsidR="0044786F" w:rsidRPr="00A665BF" w:rsidRDefault="0044786F" w:rsidP="0044786F">
            <w:pPr>
              <w:pStyle w:val="a0"/>
              <w:ind w:leftChars="0" w:left="0"/>
              <w:rPr>
                <w:ins w:id="13919" w:author="t_竹沢 公佑" w:date="2019-08-24T09:45:00Z"/>
                <w:b/>
                <w:sz w:val="22"/>
                <w:szCs w:val="22"/>
                <w:lang w:val="en"/>
              </w:rPr>
            </w:pPr>
            <w:ins w:id="13920" w:author="t_竹沢 公佑" w:date="2019-08-24T09:45:00Z">
              <w:r w:rsidRPr="00A665BF">
                <w:rPr>
                  <w:rFonts w:hint="eastAsia"/>
                  <w:b/>
                  <w:sz w:val="22"/>
                  <w:szCs w:val="22"/>
                  <w:lang w:val="en"/>
                </w:rPr>
                <w:t>Parity</w:t>
              </w:r>
            </w:ins>
          </w:p>
        </w:tc>
      </w:tr>
      <w:tr w:rsidR="0044786F" w:rsidRPr="00A665BF" w:rsidTr="0044786F">
        <w:trPr>
          <w:trHeight w:val="367"/>
          <w:ins w:id="13921" w:author="t_竹沢 公佑" w:date="2019-08-24T09:45:00Z"/>
        </w:trPr>
        <w:tc>
          <w:tcPr>
            <w:tcW w:w="1384" w:type="dxa"/>
            <w:shd w:val="clear" w:color="auto" w:fill="auto"/>
          </w:tcPr>
          <w:p w:rsidR="0044786F" w:rsidRPr="00A665BF" w:rsidRDefault="0044786F" w:rsidP="0044786F">
            <w:pPr>
              <w:pStyle w:val="a0"/>
              <w:ind w:leftChars="0" w:left="0"/>
              <w:rPr>
                <w:ins w:id="13922" w:author="t_竹沢 公佑" w:date="2019-08-24T09:45:00Z"/>
                <w:sz w:val="22"/>
                <w:szCs w:val="22"/>
                <w:lang w:val="en"/>
              </w:rPr>
            </w:pPr>
            <w:ins w:id="13923" w:author="t_竹沢 公佑" w:date="2019-08-24T09:45:00Z">
              <w:r w:rsidRPr="00A665BF">
                <w:rPr>
                  <w:rFonts w:hint="eastAsia"/>
                  <w:sz w:val="22"/>
                  <w:szCs w:val="22"/>
                  <w:lang w:val="en"/>
                </w:rPr>
                <w:t>1</w:t>
              </w:r>
            </w:ins>
          </w:p>
        </w:tc>
        <w:tc>
          <w:tcPr>
            <w:tcW w:w="2126" w:type="dxa"/>
            <w:shd w:val="clear" w:color="auto" w:fill="auto"/>
          </w:tcPr>
          <w:p w:rsidR="0044786F" w:rsidRPr="00A665BF" w:rsidRDefault="0044786F" w:rsidP="0044786F">
            <w:pPr>
              <w:pStyle w:val="a0"/>
              <w:ind w:leftChars="0" w:left="0"/>
              <w:rPr>
                <w:ins w:id="13924" w:author="t_竹沢 公佑" w:date="2019-08-24T09:45:00Z"/>
                <w:sz w:val="22"/>
                <w:szCs w:val="22"/>
                <w:lang w:val="en"/>
              </w:rPr>
            </w:pPr>
            <w:ins w:id="13925" w:author="t_竹沢 公佑" w:date="2019-08-24T09:45:00Z">
              <w:r w:rsidRPr="00A665BF">
                <w:rPr>
                  <w:rFonts w:hint="eastAsia"/>
                  <w:sz w:val="22"/>
                  <w:szCs w:val="22"/>
                  <w:lang w:val="en"/>
                </w:rPr>
                <w:t>parity(1)</w:t>
              </w:r>
            </w:ins>
          </w:p>
        </w:tc>
        <w:tc>
          <w:tcPr>
            <w:tcW w:w="6446" w:type="dxa"/>
            <w:shd w:val="clear" w:color="auto" w:fill="auto"/>
          </w:tcPr>
          <w:p w:rsidR="0044786F" w:rsidRPr="00D81B33" w:rsidRDefault="0044786F" w:rsidP="0044786F">
            <w:pPr>
              <w:pStyle w:val="a0"/>
              <w:ind w:leftChars="0" w:left="0"/>
              <w:rPr>
                <w:ins w:id="13926" w:author="t_竹沢 公佑" w:date="2019-08-24T09:45:00Z"/>
                <w:sz w:val="22"/>
                <w:szCs w:val="22"/>
                <w:lang w:val="en"/>
              </w:rPr>
            </w:pPr>
            <w:ins w:id="13927" w:author="t_竹沢 公佑" w:date="2019-08-24T09:45:00Z">
              <w:r w:rsidRPr="00B22A9F">
                <w:rPr>
                  <w:rFonts w:hint="eastAsia"/>
                  <w:sz w:val="22"/>
                  <w:szCs w:val="22"/>
                  <w:lang w:val="en"/>
                </w:rPr>
                <w:t>acc_</w:t>
              </w:r>
              <w:r w:rsidRPr="00046DE2">
                <w:rPr>
                  <w:rFonts w:hint="eastAsia"/>
                  <w:sz w:val="22"/>
                  <w:szCs w:val="22"/>
                  <w:lang w:val="en"/>
                </w:rPr>
                <w:t>parity(1) = parity(1)</w:t>
              </w:r>
            </w:ins>
          </w:p>
        </w:tc>
      </w:tr>
      <w:tr w:rsidR="0044786F" w:rsidRPr="00A665BF" w:rsidTr="0044786F">
        <w:trPr>
          <w:trHeight w:val="367"/>
          <w:ins w:id="13928" w:author="t_竹沢 公佑" w:date="2019-08-24T09:45:00Z"/>
        </w:trPr>
        <w:tc>
          <w:tcPr>
            <w:tcW w:w="1384" w:type="dxa"/>
            <w:shd w:val="clear" w:color="auto" w:fill="auto"/>
          </w:tcPr>
          <w:p w:rsidR="0044786F" w:rsidRPr="00A665BF" w:rsidRDefault="0044786F" w:rsidP="0044786F">
            <w:pPr>
              <w:pStyle w:val="a0"/>
              <w:ind w:leftChars="0" w:left="0"/>
              <w:rPr>
                <w:ins w:id="13929" w:author="t_竹沢 公佑" w:date="2019-08-24T09:45:00Z"/>
                <w:sz w:val="22"/>
                <w:szCs w:val="22"/>
                <w:lang w:val="en"/>
              </w:rPr>
            </w:pPr>
            <w:ins w:id="13930" w:author="t_竹沢 公佑" w:date="2019-08-24T09:45:00Z">
              <w:r w:rsidRPr="00A665BF">
                <w:rPr>
                  <w:rFonts w:hint="eastAsia"/>
                  <w:sz w:val="22"/>
                  <w:szCs w:val="22"/>
                  <w:lang w:val="en"/>
                </w:rPr>
                <w:t>2</w:t>
              </w:r>
            </w:ins>
          </w:p>
        </w:tc>
        <w:tc>
          <w:tcPr>
            <w:tcW w:w="2126" w:type="dxa"/>
            <w:shd w:val="clear" w:color="auto" w:fill="auto"/>
          </w:tcPr>
          <w:p w:rsidR="0044786F" w:rsidRPr="00A665BF" w:rsidRDefault="0044786F" w:rsidP="0044786F">
            <w:pPr>
              <w:pStyle w:val="a0"/>
              <w:ind w:leftChars="0" w:left="0"/>
              <w:rPr>
                <w:ins w:id="13931" w:author="t_竹沢 公佑" w:date="2019-08-24T09:45:00Z"/>
                <w:sz w:val="22"/>
                <w:szCs w:val="22"/>
                <w:lang w:val="en"/>
              </w:rPr>
            </w:pPr>
            <w:ins w:id="13932" w:author="t_竹沢 公佑" w:date="2019-08-24T09:45:00Z">
              <w:r w:rsidRPr="00A665BF">
                <w:rPr>
                  <w:rFonts w:hint="eastAsia"/>
                  <w:sz w:val="22"/>
                  <w:szCs w:val="22"/>
                  <w:lang w:val="en"/>
                </w:rPr>
                <w:t>parity(2)</w:t>
              </w:r>
            </w:ins>
          </w:p>
        </w:tc>
        <w:tc>
          <w:tcPr>
            <w:tcW w:w="6446" w:type="dxa"/>
            <w:shd w:val="clear" w:color="auto" w:fill="auto"/>
          </w:tcPr>
          <w:p w:rsidR="0044786F" w:rsidRPr="009A35CE" w:rsidRDefault="0044786F" w:rsidP="0044786F">
            <w:pPr>
              <w:pStyle w:val="a0"/>
              <w:ind w:leftChars="0" w:left="0"/>
              <w:rPr>
                <w:ins w:id="13933" w:author="t_竹沢 公佑" w:date="2019-08-24T09:45:00Z"/>
                <w:sz w:val="22"/>
                <w:szCs w:val="22"/>
                <w:lang w:val="en"/>
              </w:rPr>
            </w:pPr>
            <w:ins w:id="13934" w:author="t_竹沢 公佑" w:date="2019-08-24T09:45:00Z">
              <w:r w:rsidRPr="00B22A9F">
                <w:rPr>
                  <w:rFonts w:hint="eastAsia"/>
                  <w:sz w:val="22"/>
                  <w:szCs w:val="22"/>
                  <w:lang w:val="en"/>
                </w:rPr>
                <w:t>acc_</w:t>
              </w:r>
              <w:r w:rsidRPr="00046DE2">
                <w:rPr>
                  <w:rFonts w:hint="eastAsia"/>
                  <w:sz w:val="22"/>
                  <w:szCs w:val="22"/>
                  <w:lang w:val="en"/>
                </w:rPr>
                <w:t>parity(2) = p</w:t>
              </w:r>
              <w:r w:rsidRPr="00D81B33">
                <w:rPr>
                  <w:rFonts w:hint="eastAsia"/>
                  <w:sz w:val="22"/>
                  <w:szCs w:val="22"/>
                  <w:lang w:val="en"/>
                </w:rPr>
                <w:t>arity(</w:t>
              </w:r>
              <w:r w:rsidRPr="009A35CE">
                <w:rPr>
                  <w:rFonts w:hint="eastAsia"/>
                  <w:sz w:val="22"/>
                  <w:szCs w:val="22"/>
                  <w:lang w:val="en"/>
                </w:rPr>
                <w:t xml:space="preserve">2) xor </w:t>
              </w:r>
              <w:r w:rsidRPr="00B22A9F">
                <w:rPr>
                  <w:rFonts w:hint="eastAsia"/>
                  <w:sz w:val="22"/>
                  <w:szCs w:val="22"/>
                  <w:lang w:val="en"/>
                </w:rPr>
                <w:t>acc_</w:t>
              </w:r>
              <w:r w:rsidRPr="00046DE2">
                <w:rPr>
                  <w:rFonts w:hint="eastAsia"/>
                  <w:sz w:val="22"/>
                  <w:szCs w:val="22"/>
                  <w:lang w:val="en"/>
                </w:rPr>
                <w:t>parity(</w:t>
              </w:r>
              <w:r w:rsidRPr="00D81B33">
                <w:rPr>
                  <w:rFonts w:hint="eastAsia"/>
                  <w:sz w:val="22"/>
                  <w:szCs w:val="22"/>
                  <w:lang w:val="en"/>
                </w:rPr>
                <w:t>1</w:t>
              </w:r>
              <w:r w:rsidRPr="009A35CE">
                <w:rPr>
                  <w:rFonts w:hint="eastAsia"/>
                  <w:sz w:val="22"/>
                  <w:szCs w:val="22"/>
                  <w:lang w:val="en"/>
                </w:rPr>
                <w:t>)</w:t>
              </w:r>
            </w:ins>
          </w:p>
        </w:tc>
      </w:tr>
      <w:tr w:rsidR="0044786F" w:rsidRPr="00A665BF" w:rsidTr="0044786F">
        <w:trPr>
          <w:trHeight w:val="367"/>
          <w:ins w:id="13935" w:author="t_竹沢 公佑" w:date="2019-08-24T09:45:00Z"/>
        </w:trPr>
        <w:tc>
          <w:tcPr>
            <w:tcW w:w="1384" w:type="dxa"/>
            <w:shd w:val="clear" w:color="auto" w:fill="auto"/>
          </w:tcPr>
          <w:p w:rsidR="0044786F" w:rsidRPr="00A665BF" w:rsidRDefault="0044786F" w:rsidP="0044786F">
            <w:pPr>
              <w:pStyle w:val="a0"/>
              <w:ind w:leftChars="0" w:left="0"/>
              <w:rPr>
                <w:ins w:id="13936" w:author="t_竹沢 公佑" w:date="2019-08-24T09:45:00Z"/>
                <w:sz w:val="22"/>
                <w:szCs w:val="22"/>
                <w:lang w:val="en"/>
              </w:rPr>
            </w:pPr>
            <w:ins w:id="13937" w:author="t_竹沢 公佑" w:date="2019-08-24T09:45:00Z">
              <w:r w:rsidRPr="00A665BF">
                <w:rPr>
                  <w:rFonts w:hint="eastAsia"/>
                  <w:sz w:val="22"/>
                  <w:szCs w:val="22"/>
                  <w:lang w:val="en"/>
                </w:rPr>
                <w:t>3</w:t>
              </w:r>
            </w:ins>
          </w:p>
        </w:tc>
        <w:tc>
          <w:tcPr>
            <w:tcW w:w="2126" w:type="dxa"/>
            <w:shd w:val="clear" w:color="auto" w:fill="auto"/>
          </w:tcPr>
          <w:p w:rsidR="0044786F" w:rsidRPr="00A665BF" w:rsidRDefault="0044786F" w:rsidP="0044786F">
            <w:pPr>
              <w:pStyle w:val="a0"/>
              <w:ind w:leftChars="0" w:left="0"/>
              <w:rPr>
                <w:ins w:id="13938" w:author="t_竹沢 公佑" w:date="2019-08-24T09:45:00Z"/>
                <w:sz w:val="22"/>
                <w:szCs w:val="22"/>
                <w:lang w:val="en"/>
              </w:rPr>
            </w:pPr>
            <w:ins w:id="13939" w:author="t_竹沢 公佑" w:date="2019-08-24T09:45:00Z">
              <w:r w:rsidRPr="00A665BF">
                <w:rPr>
                  <w:rFonts w:hint="eastAsia"/>
                  <w:sz w:val="22"/>
                  <w:szCs w:val="22"/>
                  <w:lang w:val="en"/>
                </w:rPr>
                <w:t>parity(3)</w:t>
              </w:r>
            </w:ins>
          </w:p>
        </w:tc>
        <w:tc>
          <w:tcPr>
            <w:tcW w:w="6446" w:type="dxa"/>
            <w:shd w:val="clear" w:color="auto" w:fill="auto"/>
          </w:tcPr>
          <w:p w:rsidR="0044786F" w:rsidRPr="009A35CE" w:rsidRDefault="0044786F" w:rsidP="0044786F">
            <w:pPr>
              <w:pStyle w:val="a0"/>
              <w:ind w:leftChars="0" w:left="0"/>
              <w:rPr>
                <w:ins w:id="13940" w:author="t_竹沢 公佑" w:date="2019-08-24T09:45:00Z"/>
                <w:sz w:val="22"/>
                <w:szCs w:val="22"/>
                <w:lang w:val="en"/>
              </w:rPr>
            </w:pPr>
            <w:ins w:id="13941" w:author="t_竹沢 公佑" w:date="2019-08-24T09:45:00Z">
              <w:r w:rsidRPr="00B22A9F">
                <w:rPr>
                  <w:rFonts w:hint="eastAsia"/>
                  <w:sz w:val="22"/>
                  <w:szCs w:val="22"/>
                  <w:lang w:val="en"/>
                </w:rPr>
                <w:t>acc_</w:t>
              </w:r>
              <w:r w:rsidRPr="00046DE2">
                <w:rPr>
                  <w:rFonts w:hint="eastAsia"/>
                  <w:sz w:val="22"/>
                  <w:szCs w:val="22"/>
                  <w:lang w:val="en"/>
                </w:rPr>
                <w:t xml:space="preserve">parity(3) = parity(3) xor </w:t>
              </w:r>
              <w:r w:rsidRPr="00B22A9F">
                <w:rPr>
                  <w:rFonts w:hint="eastAsia"/>
                  <w:sz w:val="22"/>
                  <w:szCs w:val="22"/>
                  <w:lang w:val="en"/>
                </w:rPr>
                <w:t>acc_</w:t>
              </w:r>
              <w:r w:rsidRPr="00046DE2">
                <w:rPr>
                  <w:rFonts w:hint="eastAsia"/>
                  <w:sz w:val="22"/>
                  <w:szCs w:val="22"/>
                  <w:lang w:val="en"/>
                </w:rPr>
                <w:t>parit</w:t>
              </w:r>
              <w:r w:rsidRPr="00D81B33">
                <w:rPr>
                  <w:rFonts w:hint="eastAsia"/>
                  <w:sz w:val="22"/>
                  <w:szCs w:val="22"/>
                  <w:lang w:val="en"/>
                </w:rPr>
                <w:t>y(2)</w:t>
              </w:r>
            </w:ins>
          </w:p>
        </w:tc>
      </w:tr>
      <w:tr w:rsidR="0044786F" w:rsidRPr="00A665BF" w:rsidTr="0044786F">
        <w:trPr>
          <w:trHeight w:val="382"/>
          <w:ins w:id="13942" w:author="t_竹沢 公佑" w:date="2019-08-24T09:45:00Z"/>
        </w:trPr>
        <w:tc>
          <w:tcPr>
            <w:tcW w:w="1384" w:type="dxa"/>
            <w:shd w:val="clear" w:color="auto" w:fill="auto"/>
          </w:tcPr>
          <w:p w:rsidR="0044786F" w:rsidRPr="00A665BF" w:rsidRDefault="0044786F" w:rsidP="0044786F">
            <w:pPr>
              <w:pStyle w:val="a0"/>
              <w:ind w:leftChars="0" w:left="0"/>
              <w:rPr>
                <w:ins w:id="13943" w:author="t_竹沢 公佑" w:date="2019-08-24T09:45:00Z"/>
                <w:sz w:val="22"/>
                <w:szCs w:val="22"/>
                <w:lang w:val="en"/>
              </w:rPr>
            </w:pPr>
            <w:ins w:id="13944" w:author="t_竹沢 公佑" w:date="2019-08-24T09:45:00Z">
              <w:r w:rsidRPr="00A665BF">
                <w:rPr>
                  <w:rFonts w:hint="eastAsia"/>
                  <w:sz w:val="22"/>
                  <w:szCs w:val="22"/>
                  <w:lang w:val="en"/>
                </w:rPr>
                <w:t>4</w:t>
              </w:r>
            </w:ins>
          </w:p>
        </w:tc>
        <w:tc>
          <w:tcPr>
            <w:tcW w:w="2126" w:type="dxa"/>
            <w:shd w:val="clear" w:color="auto" w:fill="auto"/>
          </w:tcPr>
          <w:p w:rsidR="0044786F" w:rsidRPr="00A665BF" w:rsidRDefault="0044786F" w:rsidP="0044786F">
            <w:pPr>
              <w:pStyle w:val="a0"/>
              <w:ind w:leftChars="0" w:left="0"/>
              <w:rPr>
                <w:ins w:id="13945" w:author="t_竹沢 公佑" w:date="2019-08-24T09:45:00Z"/>
                <w:sz w:val="22"/>
                <w:szCs w:val="22"/>
                <w:lang w:val="en"/>
              </w:rPr>
            </w:pPr>
            <w:ins w:id="13946" w:author="t_竹沢 公佑" w:date="2019-08-24T09:45:00Z">
              <w:r w:rsidRPr="00A665BF">
                <w:rPr>
                  <w:rFonts w:hint="eastAsia"/>
                  <w:sz w:val="22"/>
                  <w:szCs w:val="22"/>
                  <w:lang w:val="en"/>
                </w:rPr>
                <w:t>parity(4)</w:t>
              </w:r>
            </w:ins>
          </w:p>
        </w:tc>
        <w:tc>
          <w:tcPr>
            <w:tcW w:w="6446" w:type="dxa"/>
            <w:shd w:val="clear" w:color="auto" w:fill="auto"/>
          </w:tcPr>
          <w:p w:rsidR="0044786F" w:rsidRPr="009A35CE" w:rsidRDefault="0044786F" w:rsidP="0044786F">
            <w:pPr>
              <w:pStyle w:val="a0"/>
              <w:ind w:leftChars="0" w:left="0"/>
              <w:rPr>
                <w:ins w:id="13947" w:author="t_竹沢 公佑" w:date="2019-08-24T09:45:00Z"/>
                <w:sz w:val="22"/>
                <w:szCs w:val="22"/>
                <w:lang w:val="en"/>
              </w:rPr>
            </w:pPr>
            <w:ins w:id="13948" w:author="t_竹沢 公佑" w:date="2019-08-24T09:45:00Z">
              <w:r w:rsidRPr="00B22A9F">
                <w:rPr>
                  <w:rFonts w:hint="eastAsia"/>
                  <w:sz w:val="22"/>
                  <w:szCs w:val="22"/>
                  <w:lang w:val="en"/>
                </w:rPr>
                <w:t>acc_</w:t>
              </w:r>
              <w:r w:rsidRPr="00046DE2">
                <w:rPr>
                  <w:rFonts w:hint="eastAsia"/>
                  <w:sz w:val="22"/>
                  <w:szCs w:val="22"/>
                  <w:lang w:val="en"/>
                </w:rPr>
                <w:t>parity(</w:t>
              </w:r>
              <w:r w:rsidRPr="00D81B33">
                <w:rPr>
                  <w:rFonts w:hint="eastAsia"/>
                  <w:sz w:val="22"/>
                  <w:szCs w:val="22"/>
                  <w:lang w:val="en"/>
                </w:rPr>
                <w:t>4</w:t>
              </w:r>
              <w:r w:rsidRPr="009A35CE">
                <w:rPr>
                  <w:rFonts w:hint="eastAsia"/>
                  <w:sz w:val="22"/>
                  <w:szCs w:val="22"/>
                  <w:lang w:val="en"/>
                </w:rPr>
                <w:t xml:space="preserve">) = parity(4) xor </w:t>
              </w:r>
              <w:r w:rsidRPr="00B22A9F">
                <w:rPr>
                  <w:rFonts w:hint="eastAsia"/>
                  <w:sz w:val="22"/>
                  <w:szCs w:val="22"/>
                  <w:lang w:val="en"/>
                </w:rPr>
                <w:t>acc_</w:t>
              </w:r>
              <w:r w:rsidRPr="00046DE2">
                <w:rPr>
                  <w:rFonts w:hint="eastAsia"/>
                  <w:sz w:val="22"/>
                  <w:szCs w:val="22"/>
                  <w:lang w:val="en"/>
                </w:rPr>
                <w:t>parity(</w:t>
              </w:r>
              <w:r w:rsidRPr="00D81B33">
                <w:rPr>
                  <w:rFonts w:hint="eastAsia"/>
                  <w:sz w:val="22"/>
                  <w:szCs w:val="22"/>
                  <w:lang w:val="en"/>
                </w:rPr>
                <w:t>3</w:t>
              </w:r>
              <w:r w:rsidRPr="009A35CE">
                <w:rPr>
                  <w:rFonts w:hint="eastAsia"/>
                  <w:sz w:val="22"/>
                  <w:szCs w:val="22"/>
                  <w:lang w:val="en"/>
                </w:rPr>
                <w:t>)</w:t>
              </w:r>
            </w:ins>
          </w:p>
        </w:tc>
      </w:tr>
      <w:tr w:rsidR="0044786F" w:rsidRPr="00A665BF" w:rsidTr="00577C5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3949" w:author="t_竹沢 公佑" w:date="2019-08-24T10:0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67"/>
          <w:ins w:id="13950" w:author="t_竹沢 公佑" w:date="2019-08-24T09:45:00Z"/>
          <w:trPrChange w:id="13951" w:author="t_竹沢 公佑" w:date="2019-08-24T10:06:00Z">
            <w:trPr>
              <w:trHeight w:val="367"/>
            </w:trPr>
          </w:trPrChange>
        </w:trPr>
        <w:tc>
          <w:tcPr>
            <w:tcW w:w="1384" w:type="dxa"/>
            <w:tcBorders>
              <w:bottom w:val="single" w:sz="4" w:space="0" w:color="auto"/>
            </w:tcBorders>
            <w:shd w:val="clear" w:color="auto" w:fill="auto"/>
            <w:tcPrChange w:id="13952" w:author="t_竹沢 公佑" w:date="2019-08-24T10:06:00Z">
              <w:tcPr>
                <w:tcW w:w="1384" w:type="dxa"/>
                <w:tcBorders>
                  <w:bottom w:val="single" w:sz="4" w:space="0" w:color="auto"/>
                </w:tcBorders>
                <w:shd w:val="clear" w:color="auto" w:fill="auto"/>
              </w:tcPr>
            </w:tcPrChange>
          </w:tcPr>
          <w:p w:rsidR="0044786F" w:rsidRPr="00A665BF" w:rsidRDefault="0044786F" w:rsidP="0044786F">
            <w:pPr>
              <w:pStyle w:val="a0"/>
              <w:ind w:leftChars="0" w:left="0"/>
              <w:rPr>
                <w:ins w:id="13953" w:author="t_竹沢 公佑" w:date="2019-08-24T09:45:00Z"/>
                <w:sz w:val="22"/>
                <w:szCs w:val="22"/>
                <w:lang w:val="en"/>
              </w:rPr>
            </w:pPr>
            <w:ins w:id="13954" w:author="t_竹沢 公佑" w:date="2019-08-24T09:45:00Z">
              <w:r w:rsidRPr="00A665BF">
                <w:rPr>
                  <w:rFonts w:hint="eastAsia"/>
                  <w:sz w:val="22"/>
                  <w:szCs w:val="22"/>
                  <w:lang w:val="en"/>
                </w:rPr>
                <w:t>5</w:t>
              </w:r>
            </w:ins>
          </w:p>
        </w:tc>
        <w:tc>
          <w:tcPr>
            <w:tcW w:w="2126" w:type="dxa"/>
            <w:tcBorders>
              <w:bottom w:val="single" w:sz="4" w:space="0" w:color="auto"/>
            </w:tcBorders>
            <w:shd w:val="clear" w:color="auto" w:fill="auto"/>
            <w:tcPrChange w:id="13955" w:author="t_竹沢 公佑" w:date="2019-08-24T10:06:00Z">
              <w:tcPr>
                <w:tcW w:w="2126" w:type="dxa"/>
                <w:tcBorders>
                  <w:bottom w:val="single" w:sz="4" w:space="0" w:color="auto"/>
                </w:tcBorders>
                <w:shd w:val="clear" w:color="auto" w:fill="auto"/>
              </w:tcPr>
            </w:tcPrChange>
          </w:tcPr>
          <w:p w:rsidR="0044786F" w:rsidRPr="00A665BF" w:rsidRDefault="0044786F" w:rsidP="0044786F">
            <w:pPr>
              <w:pStyle w:val="a0"/>
              <w:ind w:leftChars="0" w:left="0"/>
              <w:rPr>
                <w:ins w:id="13956" w:author="t_竹沢 公佑" w:date="2019-08-24T09:45:00Z"/>
                <w:sz w:val="22"/>
                <w:szCs w:val="22"/>
                <w:lang w:val="en"/>
              </w:rPr>
            </w:pPr>
            <w:ins w:id="13957" w:author="t_竹沢 公佑" w:date="2019-08-24T09:45:00Z">
              <w:r w:rsidRPr="00A665BF">
                <w:rPr>
                  <w:rFonts w:hint="eastAsia"/>
                  <w:sz w:val="22"/>
                  <w:szCs w:val="22"/>
                  <w:lang w:val="en"/>
                </w:rPr>
                <w:t>parity(5)</w:t>
              </w:r>
            </w:ins>
          </w:p>
        </w:tc>
        <w:tc>
          <w:tcPr>
            <w:tcW w:w="6446" w:type="dxa"/>
            <w:tcBorders>
              <w:bottom w:val="single" w:sz="4" w:space="0" w:color="auto"/>
            </w:tcBorders>
            <w:shd w:val="clear" w:color="auto" w:fill="auto"/>
            <w:tcPrChange w:id="13958" w:author="t_竹沢 公佑" w:date="2019-08-24T10:06:00Z">
              <w:tcPr>
                <w:tcW w:w="6446" w:type="dxa"/>
                <w:tcBorders>
                  <w:bottom w:val="single" w:sz="4" w:space="0" w:color="auto"/>
                </w:tcBorders>
                <w:shd w:val="clear" w:color="auto" w:fill="auto"/>
              </w:tcPr>
            </w:tcPrChange>
          </w:tcPr>
          <w:p w:rsidR="0044786F" w:rsidRPr="009A35CE" w:rsidRDefault="0044786F" w:rsidP="0044786F">
            <w:pPr>
              <w:pStyle w:val="a0"/>
              <w:ind w:leftChars="0" w:left="0"/>
              <w:rPr>
                <w:ins w:id="13959" w:author="t_竹沢 公佑" w:date="2019-08-24T09:45:00Z"/>
                <w:sz w:val="22"/>
                <w:szCs w:val="22"/>
                <w:lang w:val="en"/>
              </w:rPr>
            </w:pPr>
            <w:ins w:id="13960" w:author="t_竹沢 公佑" w:date="2019-08-24T09:45:00Z">
              <w:r w:rsidRPr="00B22A9F">
                <w:rPr>
                  <w:rFonts w:hint="eastAsia"/>
                  <w:sz w:val="22"/>
                  <w:szCs w:val="22"/>
                  <w:lang w:val="en"/>
                </w:rPr>
                <w:t>acc_</w:t>
              </w:r>
              <w:r w:rsidRPr="00046DE2">
                <w:rPr>
                  <w:rFonts w:hint="eastAsia"/>
                  <w:sz w:val="22"/>
                  <w:szCs w:val="22"/>
                  <w:lang w:val="en"/>
                </w:rPr>
                <w:t>parity(</w:t>
              </w:r>
              <w:r w:rsidRPr="00D81B33">
                <w:rPr>
                  <w:rFonts w:hint="eastAsia"/>
                  <w:sz w:val="22"/>
                  <w:szCs w:val="22"/>
                  <w:lang w:val="en"/>
                </w:rPr>
                <w:t>5</w:t>
              </w:r>
              <w:r w:rsidRPr="009A35CE">
                <w:rPr>
                  <w:rFonts w:hint="eastAsia"/>
                  <w:sz w:val="22"/>
                  <w:szCs w:val="22"/>
                  <w:lang w:val="en"/>
                </w:rPr>
                <w:t xml:space="preserve">) = parity(5) xor </w:t>
              </w:r>
              <w:r w:rsidRPr="00B22A9F">
                <w:rPr>
                  <w:rFonts w:hint="eastAsia"/>
                  <w:sz w:val="22"/>
                  <w:szCs w:val="22"/>
                  <w:lang w:val="en"/>
                </w:rPr>
                <w:t>acc_</w:t>
              </w:r>
              <w:r w:rsidRPr="00046DE2">
                <w:rPr>
                  <w:rFonts w:hint="eastAsia"/>
                  <w:sz w:val="22"/>
                  <w:szCs w:val="22"/>
                  <w:lang w:val="en"/>
                </w:rPr>
                <w:t>parity(</w:t>
              </w:r>
              <w:r w:rsidRPr="00D81B33">
                <w:rPr>
                  <w:rFonts w:hint="eastAsia"/>
                  <w:sz w:val="22"/>
                  <w:szCs w:val="22"/>
                  <w:lang w:val="en"/>
                </w:rPr>
                <w:t>4</w:t>
              </w:r>
              <w:r w:rsidRPr="009A35CE">
                <w:rPr>
                  <w:rFonts w:hint="eastAsia"/>
                  <w:sz w:val="22"/>
                  <w:szCs w:val="22"/>
                  <w:lang w:val="en"/>
                </w:rPr>
                <w:t>)</w:t>
              </w:r>
            </w:ins>
          </w:p>
        </w:tc>
      </w:tr>
      <w:tr w:rsidR="0044786F" w:rsidRPr="00A665BF" w:rsidTr="00577C5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3961" w:author="t_竹沢 公佑" w:date="2019-08-24T10:0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67"/>
          <w:ins w:id="13962" w:author="t_竹沢 公佑" w:date="2019-08-24T09:45:00Z"/>
          <w:trPrChange w:id="13963" w:author="t_竹沢 公佑" w:date="2019-08-24T10:06:00Z">
            <w:trPr>
              <w:trHeight w:val="367"/>
            </w:trPr>
          </w:trPrChange>
        </w:trPr>
        <w:tc>
          <w:tcPr>
            <w:tcW w:w="9956" w:type="dxa"/>
            <w:gridSpan w:val="3"/>
            <w:shd w:val="clear" w:color="auto" w:fill="auto"/>
            <w:tcPrChange w:id="13964" w:author="t_竹沢 公佑" w:date="2019-08-24T10:06:00Z">
              <w:tcPr>
                <w:tcW w:w="9956" w:type="dxa"/>
                <w:gridSpan w:val="3"/>
                <w:shd w:val="clear" w:color="auto" w:fill="D9D9D9"/>
              </w:tcPr>
            </w:tcPrChange>
          </w:tcPr>
          <w:p w:rsidR="0044786F" w:rsidRPr="00A665BF" w:rsidRDefault="0044786F" w:rsidP="0044786F">
            <w:pPr>
              <w:pStyle w:val="a0"/>
              <w:ind w:leftChars="0" w:left="0"/>
              <w:jc w:val="center"/>
              <w:rPr>
                <w:ins w:id="13965" w:author="t_竹沢 公佑" w:date="2019-08-24T09:45:00Z"/>
                <w:sz w:val="22"/>
                <w:szCs w:val="22"/>
                <w:lang w:val="en"/>
              </w:rPr>
            </w:pPr>
            <w:ins w:id="13966" w:author="t_竹沢 公佑" w:date="2019-08-24T09:45:00Z">
              <w:r w:rsidRPr="00A665BF">
                <w:rPr>
                  <w:sz w:val="22"/>
                  <w:szCs w:val="22"/>
                  <w:lang w:val="en"/>
                </w:rPr>
                <w:t>…</w:t>
              </w:r>
            </w:ins>
          </w:p>
        </w:tc>
      </w:tr>
      <w:tr w:rsidR="0044786F" w:rsidRPr="00A665BF" w:rsidTr="0044786F">
        <w:trPr>
          <w:trHeight w:val="367"/>
          <w:ins w:id="13967" w:author="t_竹沢 公佑" w:date="2019-08-24T09:45:00Z"/>
        </w:trPr>
        <w:tc>
          <w:tcPr>
            <w:tcW w:w="1384" w:type="dxa"/>
            <w:shd w:val="clear" w:color="auto" w:fill="auto"/>
          </w:tcPr>
          <w:p w:rsidR="0044786F" w:rsidRPr="00A665BF" w:rsidRDefault="0044786F" w:rsidP="0044786F">
            <w:pPr>
              <w:pStyle w:val="a0"/>
              <w:ind w:leftChars="0" w:left="0"/>
              <w:rPr>
                <w:ins w:id="13968" w:author="t_竹沢 公佑" w:date="2019-08-24T09:45:00Z"/>
                <w:sz w:val="22"/>
                <w:szCs w:val="22"/>
                <w:lang w:val="en"/>
              </w:rPr>
            </w:pPr>
            <w:ins w:id="13969" w:author="t_竹沢 公佑" w:date="2019-08-24T09:45:00Z">
              <w:r w:rsidRPr="00A665BF">
                <w:rPr>
                  <w:rFonts w:hint="eastAsia"/>
                  <w:sz w:val="22"/>
                  <w:szCs w:val="22"/>
                  <w:lang w:val="en"/>
                </w:rPr>
                <w:t>2,999,998</w:t>
              </w:r>
            </w:ins>
          </w:p>
        </w:tc>
        <w:tc>
          <w:tcPr>
            <w:tcW w:w="2126" w:type="dxa"/>
            <w:shd w:val="clear" w:color="auto" w:fill="auto"/>
          </w:tcPr>
          <w:p w:rsidR="0044786F" w:rsidRPr="00A665BF" w:rsidRDefault="0044786F" w:rsidP="0044786F">
            <w:pPr>
              <w:pStyle w:val="a0"/>
              <w:ind w:leftChars="0" w:left="0"/>
              <w:rPr>
                <w:ins w:id="13970" w:author="t_竹沢 公佑" w:date="2019-08-24T09:45:00Z"/>
                <w:sz w:val="22"/>
                <w:szCs w:val="22"/>
                <w:lang w:val="en"/>
              </w:rPr>
            </w:pPr>
            <w:ins w:id="13971" w:author="t_竹沢 公佑" w:date="2019-08-24T09:45:00Z">
              <w:r w:rsidRPr="00A665BF">
                <w:rPr>
                  <w:rFonts w:hint="eastAsia"/>
                  <w:sz w:val="22"/>
                  <w:szCs w:val="22"/>
                  <w:lang w:val="en"/>
                </w:rPr>
                <w:t>parity(2,999,998)</w:t>
              </w:r>
            </w:ins>
          </w:p>
        </w:tc>
        <w:tc>
          <w:tcPr>
            <w:tcW w:w="6446" w:type="dxa"/>
            <w:shd w:val="clear" w:color="auto" w:fill="auto"/>
          </w:tcPr>
          <w:p w:rsidR="0044786F" w:rsidRPr="00D81B33" w:rsidRDefault="0044786F" w:rsidP="0044786F">
            <w:pPr>
              <w:pStyle w:val="a0"/>
              <w:ind w:leftChars="0" w:left="0"/>
              <w:rPr>
                <w:ins w:id="13972" w:author="t_竹沢 公佑" w:date="2019-08-24T09:45:00Z"/>
                <w:sz w:val="22"/>
                <w:szCs w:val="22"/>
                <w:lang w:val="en"/>
              </w:rPr>
            </w:pPr>
            <w:ins w:id="13973" w:author="t_竹沢 公佑" w:date="2019-08-24T09:45:00Z">
              <w:r w:rsidRPr="00B22A9F">
                <w:rPr>
                  <w:rFonts w:hint="eastAsia"/>
                  <w:sz w:val="22"/>
                  <w:szCs w:val="22"/>
                  <w:lang w:val="en"/>
                </w:rPr>
                <w:t>acc_</w:t>
              </w:r>
              <w:r w:rsidRPr="00046DE2">
                <w:rPr>
                  <w:rFonts w:hint="eastAsia"/>
                  <w:sz w:val="22"/>
                  <w:szCs w:val="22"/>
                  <w:lang w:val="en"/>
                </w:rPr>
                <w:t>parity(2,999,998)</w:t>
              </w:r>
              <w:r w:rsidRPr="00D81B33">
                <w:rPr>
                  <w:rFonts w:hint="eastAsia"/>
                  <w:sz w:val="22"/>
                  <w:szCs w:val="22"/>
                  <w:lang w:val="en"/>
                </w:rPr>
                <w:t xml:space="preserve"> = parity(</w:t>
              </w:r>
              <w:r w:rsidRPr="009A35CE">
                <w:rPr>
                  <w:rFonts w:hint="eastAsia"/>
                  <w:sz w:val="22"/>
                  <w:szCs w:val="22"/>
                  <w:lang w:val="en"/>
                </w:rPr>
                <w:t xml:space="preserve">2,999,998) xor </w:t>
              </w:r>
              <w:r w:rsidRPr="00B22A9F">
                <w:rPr>
                  <w:rFonts w:hint="eastAsia"/>
                  <w:sz w:val="22"/>
                  <w:szCs w:val="22"/>
                  <w:lang w:val="en"/>
                </w:rPr>
                <w:t>acc_</w:t>
              </w:r>
              <w:r w:rsidRPr="00046DE2">
                <w:rPr>
                  <w:rFonts w:hint="eastAsia"/>
                  <w:sz w:val="22"/>
                  <w:szCs w:val="22"/>
                  <w:lang w:val="en"/>
                </w:rPr>
                <w:t>parity(2,999,997)</w:t>
              </w:r>
            </w:ins>
          </w:p>
        </w:tc>
      </w:tr>
      <w:tr w:rsidR="0044786F" w:rsidRPr="00A665BF" w:rsidTr="0044786F">
        <w:trPr>
          <w:trHeight w:val="382"/>
          <w:ins w:id="13974" w:author="t_竹沢 公佑" w:date="2019-08-24T09:45:00Z"/>
        </w:trPr>
        <w:tc>
          <w:tcPr>
            <w:tcW w:w="1384" w:type="dxa"/>
            <w:shd w:val="clear" w:color="auto" w:fill="auto"/>
          </w:tcPr>
          <w:p w:rsidR="0044786F" w:rsidRPr="00A665BF" w:rsidRDefault="0044786F" w:rsidP="0044786F">
            <w:pPr>
              <w:pStyle w:val="a0"/>
              <w:ind w:leftChars="0" w:left="0"/>
              <w:rPr>
                <w:ins w:id="13975" w:author="t_竹沢 公佑" w:date="2019-08-24T09:45:00Z"/>
                <w:sz w:val="22"/>
                <w:szCs w:val="22"/>
                <w:lang w:val="en"/>
              </w:rPr>
            </w:pPr>
            <w:ins w:id="13976" w:author="t_竹沢 公佑" w:date="2019-08-24T09:45:00Z">
              <w:r w:rsidRPr="00A665BF">
                <w:rPr>
                  <w:rFonts w:hint="eastAsia"/>
                  <w:sz w:val="22"/>
                  <w:szCs w:val="22"/>
                  <w:lang w:val="en"/>
                </w:rPr>
                <w:t>2,999,999</w:t>
              </w:r>
            </w:ins>
          </w:p>
        </w:tc>
        <w:tc>
          <w:tcPr>
            <w:tcW w:w="2126" w:type="dxa"/>
            <w:shd w:val="clear" w:color="auto" w:fill="auto"/>
          </w:tcPr>
          <w:p w:rsidR="0044786F" w:rsidRPr="00A665BF" w:rsidRDefault="0044786F" w:rsidP="0044786F">
            <w:pPr>
              <w:pStyle w:val="a0"/>
              <w:ind w:leftChars="0" w:left="0"/>
              <w:rPr>
                <w:ins w:id="13977" w:author="t_竹沢 公佑" w:date="2019-08-24T09:45:00Z"/>
                <w:sz w:val="22"/>
                <w:szCs w:val="22"/>
                <w:lang w:val="en"/>
              </w:rPr>
            </w:pPr>
            <w:ins w:id="13978" w:author="t_竹沢 公佑" w:date="2019-08-24T09:45:00Z">
              <w:r w:rsidRPr="00A665BF">
                <w:rPr>
                  <w:rFonts w:hint="eastAsia"/>
                  <w:sz w:val="22"/>
                  <w:szCs w:val="22"/>
                  <w:lang w:val="en"/>
                </w:rPr>
                <w:t>parity(2,999,999)</w:t>
              </w:r>
            </w:ins>
          </w:p>
        </w:tc>
        <w:tc>
          <w:tcPr>
            <w:tcW w:w="6446" w:type="dxa"/>
            <w:shd w:val="clear" w:color="auto" w:fill="auto"/>
          </w:tcPr>
          <w:p w:rsidR="0044786F" w:rsidRPr="00D81B33" w:rsidRDefault="0044786F" w:rsidP="0044786F">
            <w:pPr>
              <w:pStyle w:val="a0"/>
              <w:ind w:leftChars="0" w:left="0"/>
              <w:rPr>
                <w:ins w:id="13979" w:author="t_竹沢 公佑" w:date="2019-08-24T09:45:00Z"/>
                <w:sz w:val="22"/>
                <w:szCs w:val="22"/>
                <w:lang w:val="en"/>
              </w:rPr>
            </w:pPr>
            <w:ins w:id="13980" w:author="t_竹沢 公佑" w:date="2019-08-24T09:45:00Z">
              <w:r w:rsidRPr="00B22A9F">
                <w:rPr>
                  <w:rFonts w:hint="eastAsia"/>
                  <w:sz w:val="22"/>
                  <w:szCs w:val="22"/>
                  <w:lang w:val="en"/>
                </w:rPr>
                <w:t>acc_</w:t>
              </w:r>
              <w:r w:rsidRPr="00046DE2">
                <w:rPr>
                  <w:rFonts w:hint="eastAsia"/>
                  <w:sz w:val="22"/>
                  <w:szCs w:val="22"/>
                  <w:lang w:val="en"/>
                </w:rPr>
                <w:t>pari</w:t>
              </w:r>
              <w:r w:rsidRPr="00D81B33">
                <w:rPr>
                  <w:rFonts w:hint="eastAsia"/>
                  <w:sz w:val="22"/>
                  <w:szCs w:val="22"/>
                  <w:lang w:val="en"/>
                </w:rPr>
                <w:t>ty(2,999,99</w:t>
              </w:r>
              <w:r w:rsidRPr="009A35CE">
                <w:rPr>
                  <w:rFonts w:hint="eastAsia"/>
                  <w:sz w:val="22"/>
                  <w:szCs w:val="22"/>
                  <w:lang w:val="en"/>
                </w:rPr>
                <w:t xml:space="preserve">9) = parity(2,999,998) xor </w:t>
              </w:r>
              <w:r w:rsidRPr="00B22A9F">
                <w:rPr>
                  <w:rFonts w:hint="eastAsia"/>
                  <w:sz w:val="22"/>
                  <w:szCs w:val="22"/>
                  <w:lang w:val="en"/>
                </w:rPr>
                <w:t>acc_</w:t>
              </w:r>
              <w:r w:rsidRPr="00046DE2">
                <w:rPr>
                  <w:rFonts w:hint="eastAsia"/>
                  <w:sz w:val="22"/>
                  <w:szCs w:val="22"/>
                  <w:lang w:val="en"/>
                </w:rPr>
                <w:t>parity(2,999,998)</w:t>
              </w:r>
            </w:ins>
          </w:p>
        </w:tc>
      </w:tr>
      <w:tr w:rsidR="0044786F" w:rsidRPr="00A665BF" w:rsidTr="0044786F">
        <w:trPr>
          <w:trHeight w:val="382"/>
          <w:ins w:id="13981" w:author="t_竹沢 公佑" w:date="2019-08-24T09:45:00Z"/>
        </w:trPr>
        <w:tc>
          <w:tcPr>
            <w:tcW w:w="1384" w:type="dxa"/>
            <w:shd w:val="clear" w:color="auto" w:fill="auto"/>
          </w:tcPr>
          <w:p w:rsidR="0044786F" w:rsidRPr="00A665BF" w:rsidRDefault="0044786F" w:rsidP="0044786F">
            <w:pPr>
              <w:pStyle w:val="a0"/>
              <w:ind w:leftChars="0" w:left="0"/>
              <w:rPr>
                <w:ins w:id="13982" w:author="t_竹沢 公佑" w:date="2019-08-24T09:45:00Z"/>
                <w:sz w:val="22"/>
                <w:szCs w:val="22"/>
                <w:lang w:val="en"/>
              </w:rPr>
            </w:pPr>
            <w:ins w:id="13983" w:author="t_竹沢 公佑" w:date="2019-08-24T09:45:00Z">
              <w:r w:rsidRPr="00A665BF">
                <w:rPr>
                  <w:rFonts w:hint="eastAsia"/>
                  <w:sz w:val="22"/>
                  <w:szCs w:val="22"/>
                  <w:lang w:val="en"/>
                </w:rPr>
                <w:t>3,000,000</w:t>
              </w:r>
            </w:ins>
          </w:p>
        </w:tc>
        <w:tc>
          <w:tcPr>
            <w:tcW w:w="2126" w:type="dxa"/>
            <w:shd w:val="clear" w:color="auto" w:fill="auto"/>
          </w:tcPr>
          <w:p w:rsidR="0044786F" w:rsidRPr="00A665BF" w:rsidRDefault="0044786F" w:rsidP="0044786F">
            <w:pPr>
              <w:pStyle w:val="a0"/>
              <w:ind w:leftChars="0" w:left="0"/>
              <w:rPr>
                <w:ins w:id="13984" w:author="t_竹沢 公佑" w:date="2019-08-24T09:45:00Z"/>
                <w:sz w:val="22"/>
                <w:szCs w:val="22"/>
                <w:lang w:val="en"/>
              </w:rPr>
            </w:pPr>
            <w:ins w:id="13985" w:author="t_竹沢 公佑" w:date="2019-08-24T09:45:00Z">
              <w:r w:rsidRPr="00A665BF">
                <w:rPr>
                  <w:rFonts w:hint="eastAsia"/>
                  <w:sz w:val="22"/>
                  <w:szCs w:val="22"/>
                  <w:lang w:val="en"/>
                </w:rPr>
                <w:t>parity(3,000,000)</w:t>
              </w:r>
            </w:ins>
          </w:p>
        </w:tc>
        <w:tc>
          <w:tcPr>
            <w:tcW w:w="6446" w:type="dxa"/>
            <w:shd w:val="clear" w:color="auto" w:fill="auto"/>
          </w:tcPr>
          <w:p w:rsidR="0044786F" w:rsidRPr="00D81B33" w:rsidRDefault="0044786F" w:rsidP="0044786F">
            <w:pPr>
              <w:pStyle w:val="a0"/>
              <w:ind w:leftChars="0" w:left="0"/>
              <w:rPr>
                <w:ins w:id="13986" w:author="t_竹沢 公佑" w:date="2019-08-24T09:45:00Z"/>
                <w:sz w:val="22"/>
                <w:szCs w:val="22"/>
                <w:lang w:val="en"/>
              </w:rPr>
            </w:pPr>
            <w:ins w:id="13987" w:author="t_竹沢 公佑" w:date="2019-08-24T09:45:00Z">
              <w:r w:rsidRPr="00B22A9F">
                <w:rPr>
                  <w:rFonts w:hint="eastAsia"/>
                  <w:sz w:val="22"/>
                  <w:szCs w:val="22"/>
                  <w:lang w:val="en"/>
                </w:rPr>
                <w:t>acc_</w:t>
              </w:r>
              <w:r w:rsidRPr="00046DE2">
                <w:rPr>
                  <w:rFonts w:hint="eastAsia"/>
                  <w:sz w:val="22"/>
                  <w:szCs w:val="22"/>
                  <w:lang w:val="en"/>
                </w:rPr>
                <w:t>parity(</w:t>
              </w:r>
              <w:r w:rsidRPr="00D81B33">
                <w:rPr>
                  <w:rFonts w:hint="eastAsia"/>
                  <w:sz w:val="22"/>
                  <w:szCs w:val="22"/>
                  <w:lang w:val="en"/>
                </w:rPr>
                <w:t>3</w:t>
              </w:r>
              <w:r w:rsidRPr="009A35CE">
                <w:rPr>
                  <w:rFonts w:hint="eastAsia"/>
                  <w:sz w:val="22"/>
                  <w:szCs w:val="22"/>
                  <w:lang w:val="en"/>
                </w:rPr>
                <w:t>,000 ,</w:t>
              </w:r>
              <w:r w:rsidRPr="00A665BF">
                <w:rPr>
                  <w:rFonts w:hint="eastAsia"/>
                  <w:sz w:val="22"/>
                  <w:szCs w:val="22"/>
                  <w:lang w:val="en"/>
                </w:rPr>
                <w:t xml:space="preserve">000) = parity(3,000 ,000) xor </w:t>
              </w:r>
              <w:r w:rsidRPr="00B22A9F">
                <w:rPr>
                  <w:rFonts w:hint="eastAsia"/>
                  <w:sz w:val="22"/>
                  <w:szCs w:val="22"/>
                  <w:lang w:val="en"/>
                </w:rPr>
                <w:t>acc_</w:t>
              </w:r>
              <w:r w:rsidRPr="00046DE2">
                <w:rPr>
                  <w:rFonts w:hint="eastAsia"/>
                  <w:sz w:val="22"/>
                  <w:szCs w:val="22"/>
                  <w:lang w:val="en"/>
                </w:rPr>
                <w:t>parity(2,999,999)</w:t>
              </w:r>
            </w:ins>
          </w:p>
        </w:tc>
      </w:tr>
    </w:tbl>
    <w:p w:rsidR="0044786F" w:rsidRPr="00A665BF" w:rsidRDefault="0044786F" w:rsidP="0044786F">
      <w:pPr>
        <w:pStyle w:val="af9"/>
        <w:jc w:val="center"/>
        <w:rPr>
          <w:ins w:id="13988" w:author="t_竹沢 公佑" w:date="2019-08-24T09:45:00Z"/>
          <w:sz w:val="22"/>
          <w:szCs w:val="22"/>
          <w:lang w:val="en"/>
        </w:rPr>
      </w:pPr>
      <w:ins w:id="13989" w:author="t_竹沢 公佑" w:date="2019-08-24T09:45:00Z">
        <w:r w:rsidRPr="00A665BF">
          <w:rPr>
            <w:sz w:val="22"/>
            <w:szCs w:val="22"/>
          </w:rPr>
          <w:t xml:space="preserve">Table </w:t>
        </w:r>
      </w:ins>
      <w:ins w:id="13990" w:author="t_竹沢 公佑" w:date="2020-08-13T11:37:00Z">
        <w:r w:rsidR="00614602">
          <w:rPr>
            <w:sz w:val="22"/>
            <w:szCs w:val="22"/>
          </w:rPr>
          <w:fldChar w:fldCharType="begin"/>
        </w:r>
        <w:r w:rsidR="00614602">
          <w:rPr>
            <w:sz w:val="22"/>
            <w:szCs w:val="22"/>
          </w:rPr>
          <w:instrText xml:space="preserve"> STYLEREF 1 \s </w:instrText>
        </w:r>
      </w:ins>
      <w:r w:rsidR="00614602">
        <w:rPr>
          <w:sz w:val="22"/>
          <w:szCs w:val="22"/>
        </w:rPr>
        <w:fldChar w:fldCharType="separate"/>
      </w:r>
      <w:r w:rsidR="000B4FA1">
        <w:rPr>
          <w:noProof/>
          <w:sz w:val="22"/>
          <w:szCs w:val="22"/>
        </w:rPr>
        <w:t>7</w:t>
      </w:r>
      <w:ins w:id="13991" w:author="t_竹沢 公佑" w:date="2020-08-13T11:37:00Z">
        <w:r w:rsidR="00614602">
          <w:rPr>
            <w:sz w:val="22"/>
            <w:szCs w:val="22"/>
          </w:rPr>
          <w:fldChar w:fldCharType="end"/>
        </w:r>
        <w:r w:rsidR="00614602">
          <w:rPr>
            <w:sz w:val="22"/>
            <w:szCs w:val="22"/>
          </w:rPr>
          <w:noBreakHyphen/>
        </w:r>
        <w:r w:rsidR="00614602">
          <w:rPr>
            <w:sz w:val="22"/>
            <w:szCs w:val="22"/>
          </w:rPr>
          <w:fldChar w:fldCharType="begin"/>
        </w:r>
        <w:r w:rsidR="00614602">
          <w:rPr>
            <w:sz w:val="22"/>
            <w:szCs w:val="22"/>
          </w:rPr>
          <w:instrText xml:space="preserve"> SEQ Table \* ARABIC \s 1 </w:instrText>
        </w:r>
      </w:ins>
      <w:r w:rsidR="00614602">
        <w:rPr>
          <w:sz w:val="22"/>
          <w:szCs w:val="22"/>
        </w:rPr>
        <w:fldChar w:fldCharType="separate"/>
      </w:r>
      <w:ins w:id="13992" w:author="t_竹沢 公佑" w:date="2021-02-02T17:29:00Z">
        <w:r w:rsidR="000B4FA1">
          <w:rPr>
            <w:noProof/>
            <w:sz w:val="22"/>
            <w:szCs w:val="22"/>
          </w:rPr>
          <w:t>1</w:t>
        </w:r>
      </w:ins>
      <w:ins w:id="13993" w:author="t_竹沢 公佑" w:date="2020-08-13T11:37:00Z">
        <w:r w:rsidR="00614602">
          <w:rPr>
            <w:sz w:val="22"/>
            <w:szCs w:val="22"/>
          </w:rPr>
          <w:fldChar w:fldCharType="end"/>
        </w:r>
      </w:ins>
      <w:ins w:id="13994" w:author="t_竹沢 公佑" w:date="2019-08-24T09:45:00Z">
        <w:r w:rsidRPr="00A665BF">
          <w:rPr>
            <w:rFonts w:hint="eastAsia"/>
            <w:sz w:val="22"/>
            <w:szCs w:val="22"/>
          </w:rPr>
          <w:t xml:space="preserve">: </w:t>
        </w:r>
        <w:r w:rsidRPr="00A665BF">
          <w:rPr>
            <w:rFonts w:hint="eastAsia"/>
            <w:b w:val="0"/>
            <w:sz w:val="22"/>
            <w:szCs w:val="22"/>
          </w:rPr>
          <w:t>N frame parity</w:t>
        </w:r>
      </w:ins>
    </w:p>
    <w:p w:rsidR="0044786F" w:rsidRDefault="0044786F" w:rsidP="0044786F">
      <w:pPr>
        <w:pStyle w:val="a0"/>
        <w:ind w:leftChars="0" w:left="0"/>
        <w:rPr>
          <w:ins w:id="13995" w:author="t_竹沢 公佑" w:date="2019-08-24T09:45:00Z"/>
          <w:lang w:val="en"/>
        </w:rPr>
      </w:pPr>
    </w:p>
    <w:p w:rsidR="00FC5FC8" w:rsidRDefault="00FC5FC8" w:rsidP="00FC5FC8">
      <w:pPr>
        <w:pStyle w:val="a0"/>
        <w:ind w:leftChars="0" w:left="0"/>
        <w:rPr>
          <w:ins w:id="13996" w:author="t_竹沢 公佑" w:date="2019-09-19T16:40:00Z"/>
          <w:sz w:val="22"/>
          <w:szCs w:val="22"/>
          <w:lang w:val="en"/>
        </w:rPr>
      </w:pPr>
      <w:ins w:id="13997" w:author="t_竹沢 公佑" w:date="2019-09-19T16:40:00Z">
        <w:r>
          <w:rPr>
            <w:sz w:val="22"/>
            <w:szCs w:val="22"/>
            <w:lang w:val="en"/>
          </w:rPr>
          <w:t xml:space="preserve">A user application should calculate the same 16-bit horizontal parity from the data in the normal frames. It must match with the one generated by the de-formatter. Inconsistent parities indicate that there was data corruption somewhere between the de-formatter to the Host Ring Buffer. </w:t>
        </w:r>
      </w:ins>
    </w:p>
    <w:p w:rsidR="00FC5FC8" w:rsidRDefault="00FC5FC8" w:rsidP="00FC5FC8">
      <w:pPr>
        <w:pStyle w:val="a0"/>
        <w:ind w:leftChars="0" w:left="0"/>
        <w:rPr>
          <w:ins w:id="13998" w:author="t_竹沢 公佑" w:date="2019-09-19T16:40:00Z"/>
          <w:sz w:val="22"/>
          <w:szCs w:val="22"/>
          <w:lang w:val="en"/>
        </w:rPr>
      </w:pPr>
      <w:ins w:id="13999" w:author="t_竹沢 公佑" w:date="2019-09-19T16:40:00Z">
        <w:r>
          <w:rPr>
            <w:sz w:val="22"/>
            <w:szCs w:val="22"/>
            <w:lang w:val="en"/>
          </w:rPr>
          <w:t xml:space="preserve"> For the convenience of application developers who may not know the detail of the ALMA frames, an example algorithm to calculate the parity is presented below. A user application should first re-arrange the data in DRXP F2 format; take the data of the first frame (the first 48 bytes in the group in the Host Ring Buffer), split it into each H/M/L bit and re-order the bits in time order as shown below. The re-ordered data can be viewed as eight 16-bit integers for each H/M/L bit (e.g. H0 – H15, H16 – H31, …, H112 – H127). Then, the user application should calculate XOR of all those eight integers, which generates the parity of that frame. If N is larger than one, the same calculation should be repeated for the successive frames to generate parities for each frame, and then, calculate XOR of the parities. The final result must be the same as the one generated by the de-formatter in the information frame unless the data is corrupted.</w:t>
        </w:r>
      </w:ins>
    </w:p>
    <w:p w:rsidR="0044786F" w:rsidDel="00FC5FC8" w:rsidRDefault="0044786F" w:rsidP="00E82429">
      <w:pPr>
        <w:rPr>
          <w:del w:id="14000" w:author="t_竹沢 公佑" w:date="2019-08-24T10:04:00Z"/>
          <w:lang w:val="en"/>
        </w:rPr>
      </w:pPr>
    </w:p>
    <w:p w:rsidR="00FC5FC8" w:rsidRDefault="00FC5FC8" w:rsidP="00663D6F">
      <w:pPr>
        <w:rPr>
          <w:ins w:id="14001" w:author="t_竹沢 公佑" w:date="2019-09-19T16:40:00Z"/>
          <w:lang w:val="en"/>
        </w:rPr>
      </w:pPr>
    </w:p>
    <w:p w:rsidR="00FC5FC8" w:rsidRPr="00FC5FC8" w:rsidRDefault="00FC5FC8" w:rsidP="00663D6F">
      <w:pPr>
        <w:rPr>
          <w:ins w:id="14002" w:author="t_竹沢 公佑" w:date="2019-09-19T16:40:00Z"/>
          <w:lang w:val="en"/>
          <w:rPrChange w:id="14003" w:author="t_竹沢 公佑" w:date="2019-09-19T16:40:00Z">
            <w:rPr>
              <w:ins w:id="14004" w:author="t_竹沢 公佑" w:date="2019-09-19T16:40:00Z"/>
              <w:sz w:val="22"/>
              <w:szCs w:val="22"/>
            </w:rPr>
          </w:rPrChange>
        </w:rPr>
      </w:pPr>
    </w:p>
    <w:p w:rsidR="00B77528" w:rsidRDefault="00B77528" w:rsidP="00E82429">
      <w:pPr>
        <w:rPr>
          <w:ins w:id="14005" w:author="t_竹沢 公佑" w:date="2019-09-19T16:40:00Z"/>
        </w:rPr>
      </w:pPr>
    </w:p>
    <w:p w:rsidR="00FC5FC8" w:rsidRDefault="00FC5FC8" w:rsidP="00E82429">
      <w:pPr>
        <w:rPr>
          <w:ins w:id="14006" w:author="t_竹沢 公佑" w:date="2019-09-19T16:40:00Z"/>
        </w:rPr>
      </w:pPr>
      <w:ins w:id="14007" w:author="t_竹沢 公佑" w:date="2019-09-19T16:40:00Z">
        <w:r>
          <w:br w:type="page"/>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
        <w:gridCol w:w="620"/>
        <w:gridCol w:w="620"/>
        <w:gridCol w:w="620"/>
        <w:gridCol w:w="687"/>
        <w:gridCol w:w="687"/>
        <w:gridCol w:w="687"/>
        <w:gridCol w:w="687"/>
        <w:gridCol w:w="712"/>
      </w:tblGrid>
      <w:tr w:rsidR="00FC5FC8" w:rsidRPr="00A43CA5" w:rsidTr="00E72E4F">
        <w:trPr>
          <w:ins w:id="14008" w:author="t_竹沢 公佑" w:date="2019-09-19T16:40:00Z"/>
        </w:trPr>
        <w:tc>
          <w:tcPr>
            <w:tcW w:w="750" w:type="dxa"/>
            <w:shd w:val="clear" w:color="auto" w:fill="auto"/>
          </w:tcPr>
          <w:p w:rsidR="00FC5FC8" w:rsidRPr="00A43CA5" w:rsidRDefault="00FC5FC8" w:rsidP="00E72E4F">
            <w:pPr>
              <w:keepNext/>
              <w:widowControl w:val="0"/>
              <w:spacing w:line="0" w:lineRule="atLeast"/>
              <w:rPr>
                <w:ins w:id="14009" w:author="t_竹沢 公佑" w:date="2019-09-19T16:40:00Z"/>
                <w:sz w:val="18"/>
                <w:szCs w:val="18"/>
              </w:rPr>
            </w:pPr>
          </w:p>
        </w:tc>
        <w:tc>
          <w:tcPr>
            <w:tcW w:w="620" w:type="dxa"/>
            <w:shd w:val="clear" w:color="auto" w:fill="auto"/>
          </w:tcPr>
          <w:p w:rsidR="00FC5FC8" w:rsidRPr="00A43CA5" w:rsidRDefault="00FC5FC8" w:rsidP="00E72E4F">
            <w:pPr>
              <w:keepNext/>
              <w:widowControl w:val="0"/>
              <w:spacing w:line="0" w:lineRule="atLeast"/>
              <w:rPr>
                <w:ins w:id="14010" w:author="t_竹沢 公佑" w:date="2019-09-19T16:40:00Z"/>
                <w:sz w:val="18"/>
                <w:szCs w:val="18"/>
              </w:rPr>
            </w:pPr>
            <w:ins w:id="14011" w:author="t_竹沢 公佑" w:date="2019-09-19T16:40:00Z">
              <w:r w:rsidRPr="00A43CA5">
                <w:rPr>
                  <w:sz w:val="18"/>
                  <w:szCs w:val="18"/>
                </w:rPr>
                <w:t>B</w:t>
              </w:r>
              <w:r w:rsidRPr="00A43CA5">
                <w:rPr>
                  <w:rFonts w:hint="eastAsia"/>
                  <w:sz w:val="18"/>
                  <w:szCs w:val="18"/>
                </w:rPr>
                <w:t>it7</w:t>
              </w:r>
            </w:ins>
          </w:p>
        </w:tc>
        <w:tc>
          <w:tcPr>
            <w:tcW w:w="620" w:type="dxa"/>
            <w:shd w:val="clear" w:color="auto" w:fill="auto"/>
          </w:tcPr>
          <w:p w:rsidR="00FC5FC8" w:rsidRPr="00A43CA5" w:rsidRDefault="00FC5FC8" w:rsidP="00E72E4F">
            <w:pPr>
              <w:keepNext/>
              <w:widowControl w:val="0"/>
              <w:spacing w:line="0" w:lineRule="atLeast"/>
              <w:rPr>
                <w:ins w:id="14012" w:author="t_竹沢 公佑" w:date="2019-09-19T16:40:00Z"/>
                <w:sz w:val="18"/>
                <w:szCs w:val="18"/>
              </w:rPr>
            </w:pPr>
            <w:ins w:id="14013" w:author="t_竹沢 公佑" w:date="2019-09-19T16:40:00Z">
              <w:r w:rsidRPr="00A43CA5">
                <w:rPr>
                  <w:rFonts w:hint="eastAsia"/>
                  <w:sz w:val="18"/>
                  <w:szCs w:val="18"/>
                </w:rPr>
                <w:t>Bit6</w:t>
              </w:r>
            </w:ins>
          </w:p>
        </w:tc>
        <w:tc>
          <w:tcPr>
            <w:tcW w:w="620" w:type="dxa"/>
            <w:shd w:val="clear" w:color="auto" w:fill="auto"/>
          </w:tcPr>
          <w:p w:rsidR="00FC5FC8" w:rsidRPr="00A43CA5" w:rsidRDefault="00FC5FC8" w:rsidP="00E72E4F">
            <w:pPr>
              <w:keepNext/>
              <w:widowControl w:val="0"/>
              <w:spacing w:line="0" w:lineRule="atLeast"/>
              <w:rPr>
                <w:ins w:id="14014" w:author="t_竹沢 公佑" w:date="2019-09-19T16:40:00Z"/>
                <w:sz w:val="18"/>
                <w:szCs w:val="18"/>
              </w:rPr>
            </w:pPr>
            <w:ins w:id="14015" w:author="t_竹沢 公佑" w:date="2019-09-19T16:40:00Z">
              <w:r w:rsidRPr="00A43CA5">
                <w:rPr>
                  <w:rFonts w:hint="eastAsia"/>
                  <w:sz w:val="18"/>
                  <w:szCs w:val="18"/>
                </w:rPr>
                <w:t>Bit5</w:t>
              </w:r>
            </w:ins>
          </w:p>
        </w:tc>
        <w:tc>
          <w:tcPr>
            <w:tcW w:w="687" w:type="dxa"/>
            <w:shd w:val="clear" w:color="auto" w:fill="auto"/>
          </w:tcPr>
          <w:p w:rsidR="00FC5FC8" w:rsidRPr="00A43CA5" w:rsidRDefault="00FC5FC8" w:rsidP="00E72E4F">
            <w:pPr>
              <w:keepNext/>
              <w:widowControl w:val="0"/>
              <w:spacing w:line="0" w:lineRule="atLeast"/>
              <w:rPr>
                <w:ins w:id="14016" w:author="t_竹沢 公佑" w:date="2019-09-19T16:40:00Z"/>
                <w:sz w:val="18"/>
                <w:szCs w:val="18"/>
                <w:lang w:val="en"/>
              </w:rPr>
            </w:pPr>
            <w:ins w:id="14017" w:author="t_竹沢 公佑" w:date="2019-09-19T16:40:00Z">
              <w:r w:rsidRPr="00A43CA5">
                <w:rPr>
                  <w:rFonts w:hint="eastAsia"/>
                  <w:sz w:val="18"/>
                  <w:szCs w:val="18"/>
                  <w:lang w:val="en"/>
                </w:rPr>
                <w:t>Bit4</w:t>
              </w:r>
            </w:ins>
          </w:p>
        </w:tc>
        <w:tc>
          <w:tcPr>
            <w:tcW w:w="687" w:type="dxa"/>
            <w:shd w:val="clear" w:color="auto" w:fill="auto"/>
          </w:tcPr>
          <w:p w:rsidR="00FC5FC8" w:rsidRPr="00A43CA5" w:rsidRDefault="00FC5FC8" w:rsidP="00E72E4F">
            <w:pPr>
              <w:keepNext/>
              <w:widowControl w:val="0"/>
              <w:spacing w:line="0" w:lineRule="atLeast"/>
              <w:rPr>
                <w:ins w:id="14018" w:author="t_竹沢 公佑" w:date="2019-09-19T16:40:00Z"/>
                <w:sz w:val="18"/>
                <w:szCs w:val="18"/>
                <w:lang w:val="en"/>
              </w:rPr>
            </w:pPr>
            <w:ins w:id="14019" w:author="t_竹沢 公佑" w:date="2019-09-19T16:40:00Z">
              <w:r w:rsidRPr="00A43CA5">
                <w:rPr>
                  <w:rFonts w:hint="eastAsia"/>
                  <w:sz w:val="18"/>
                  <w:szCs w:val="18"/>
                  <w:lang w:val="en"/>
                </w:rPr>
                <w:t>Bit3</w:t>
              </w:r>
            </w:ins>
          </w:p>
        </w:tc>
        <w:tc>
          <w:tcPr>
            <w:tcW w:w="687" w:type="dxa"/>
            <w:shd w:val="clear" w:color="auto" w:fill="auto"/>
          </w:tcPr>
          <w:p w:rsidR="00FC5FC8" w:rsidRPr="00A43CA5" w:rsidRDefault="00FC5FC8" w:rsidP="00E72E4F">
            <w:pPr>
              <w:keepNext/>
              <w:widowControl w:val="0"/>
              <w:spacing w:line="0" w:lineRule="atLeast"/>
              <w:rPr>
                <w:ins w:id="14020" w:author="t_竹沢 公佑" w:date="2019-09-19T16:40:00Z"/>
                <w:sz w:val="18"/>
                <w:szCs w:val="18"/>
              </w:rPr>
            </w:pPr>
            <w:ins w:id="14021" w:author="t_竹沢 公佑" w:date="2019-09-19T16:40:00Z">
              <w:r w:rsidRPr="00A43CA5">
                <w:rPr>
                  <w:rFonts w:hint="eastAsia"/>
                  <w:sz w:val="18"/>
                  <w:szCs w:val="18"/>
                  <w:lang w:val="en"/>
                </w:rPr>
                <w:t>Bit2</w:t>
              </w:r>
            </w:ins>
          </w:p>
        </w:tc>
        <w:tc>
          <w:tcPr>
            <w:tcW w:w="687" w:type="dxa"/>
            <w:shd w:val="clear" w:color="auto" w:fill="auto"/>
          </w:tcPr>
          <w:p w:rsidR="00FC5FC8" w:rsidRPr="00A43CA5" w:rsidRDefault="00FC5FC8" w:rsidP="00E72E4F">
            <w:pPr>
              <w:keepNext/>
              <w:widowControl w:val="0"/>
              <w:spacing w:line="0" w:lineRule="atLeast"/>
              <w:rPr>
                <w:ins w:id="14022" w:author="t_竹沢 公佑" w:date="2019-09-19T16:40:00Z"/>
                <w:sz w:val="18"/>
                <w:szCs w:val="18"/>
              </w:rPr>
            </w:pPr>
            <w:ins w:id="14023" w:author="t_竹沢 公佑" w:date="2019-09-19T16:40:00Z">
              <w:r w:rsidRPr="00A43CA5">
                <w:rPr>
                  <w:rFonts w:hint="eastAsia"/>
                  <w:sz w:val="18"/>
                  <w:szCs w:val="18"/>
                  <w:lang w:val="en"/>
                </w:rPr>
                <w:t>Bit1</w:t>
              </w:r>
            </w:ins>
          </w:p>
        </w:tc>
        <w:tc>
          <w:tcPr>
            <w:tcW w:w="712" w:type="dxa"/>
            <w:shd w:val="clear" w:color="auto" w:fill="auto"/>
          </w:tcPr>
          <w:p w:rsidR="00FC5FC8" w:rsidRPr="00A43CA5" w:rsidRDefault="00FC5FC8" w:rsidP="00E72E4F">
            <w:pPr>
              <w:keepNext/>
              <w:widowControl w:val="0"/>
              <w:spacing w:line="0" w:lineRule="atLeast"/>
              <w:rPr>
                <w:ins w:id="14024" w:author="t_竹沢 公佑" w:date="2019-09-19T16:40:00Z"/>
                <w:sz w:val="18"/>
                <w:szCs w:val="18"/>
              </w:rPr>
            </w:pPr>
            <w:ins w:id="14025" w:author="t_竹沢 公佑" w:date="2019-09-19T16:40:00Z">
              <w:r w:rsidRPr="00A43CA5">
                <w:rPr>
                  <w:rFonts w:hint="eastAsia"/>
                  <w:sz w:val="18"/>
                  <w:szCs w:val="18"/>
                  <w:lang w:val="en"/>
                </w:rPr>
                <w:t>Bit0</w:t>
              </w:r>
            </w:ins>
          </w:p>
        </w:tc>
      </w:tr>
      <w:tr w:rsidR="00FC5FC8" w:rsidRPr="00A43CA5" w:rsidTr="00E72E4F">
        <w:trPr>
          <w:ins w:id="14026" w:author="t_竹沢 公佑" w:date="2019-09-19T16:40:00Z"/>
        </w:trPr>
        <w:tc>
          <w:tcPr>
            <w:tcW w:w="750" w:type="dxa"/>
            <w:shd w:val="clear" w:color="auto" w:fill="FFFFFF"/>
          </w:tcPr>
          <w:p w:rsidR="00FC5FC8" w:rsidRPr="00A43CA5" w:rsidRDefault="00FC5FC8" w:rsidP="00E72E4F">
            <w:pPr>
              <w:keepNext/>
              <w:widowControl w:val="0"/>
              <w:spacing w:line="0" w:lineRule="atLeast"/>
              <w:rPr>
                <w:ins w:id="14027" w:author="t_竹沢 公佑" w:date="2019-09-19T16:40:00Z"/>
                <w:sz w:val="18"/>
                <w:szCs w:val="18"/>
              </w:rPr>
            </w:pPr>
            <w:ins w:id="14028" w:author="t_竹沢 公佑" w:date="2019-09-19T16:40:00Z">
              <w:r w:rsidRPr="00A43CA5">
                <w:rPr>
                  <w:rFonts w:hint="eastAsia"/>
                  <w:sz w:val="18"/>
                  <w:szCs w:val="18"/>
                </w:rPr>
                <w:t>Byte0</w:t>
              </w:r>
            </w:ins>
          </w:p>
        </w:tc>
        <w:tc>
          <w:tcPr>
            <w:tcW w:w="620" w:type="dxa"/>
            <w:shd w:val="clear" w:color="auto" w:fill="FFFFFF"/>
          </w:tcPr>
          <w:p w:rsidR="00FC5FC8" w:rsidRPr="00A43CA5" w:rsidRDefault="00FC5FC8" w:rsidP="00E72E4F">
            <w:pPr>
              <w:keepNext/>
              <w:widowControl w:val="0"/>
              <w:spacing w:line="0" w:lineRule="atLeast"/>
              <w:rPr>
                <w:ins w:id="14029" w:author="t_竹沢 公佑" w:date="2019-09-19T16:40:00Z"/>
                <w:sz w:val="18"/>
                <w:szCs w:val="18"/>
              </w:rPr>
            </w:pPr>
            <w:ins w:id="14030" w:author="t_竹沢 公佑" w:date="2019-09-19T16:40:00Z">
              <w:r w:rsidRPr="00A43CA5">
                <w:rPr>
                  <w:rFonts w:hint="eastAsia"/>
                  <w:sz w:val="18"/>
                  <w:szCs w:val="18"/>
                </w:rPr>
                <w:t>M1</w:t>
              </w:r>
            </w:ins>
          </w:p>
        </w:tc>
        <w:tc>
          <w:tcPr>
            <w:tcW w:w="620" w:type="dxa"/>
            <w:shd w:val="clear" w:color="auto" w:fill="FFFFFF"/>
          </w:tcPr>
          <w:p w:rsidR="00FC5FC8" w:rsidRPr="00A43CA5" w:rsidRDefault="00FC5FC8" w:rsidP="00E72E4F">
            <w:pPr>
              <w:keepNext/>
              <w:widowControl w:val="0"/>
              <w:spacing w:line="0" w:lineRule="atLeast"/>
              <w:rPr>
                <w:ins w:id="14031" w:author="t_竹沢 公佑" w:date="2019-09-19T16:40:00Z"/>
                <w:sz w:val="18"/>
                <w:szCs w:val="18"/>
              </w:rPr>
            </w:pPr>
            <w:ins w:id="14032" w:author="t_竹沢 公佑" w:date="2019-09-19T16:40:00Z">
              <w:r w:rsidRPr="00A43CA5">
                <w:rPr>
                  <w:rFonts w:hint="eastAsia"/>
                  <w:sz w:val="18"/>
                  <w:szCs w:val="18"/>
                </w:rPr>
                <w:t>L1</w:t>
              </w:r>
            </w:ins>
          </w:p>
        </w:tc>
        <w:tc>
          <w:tcPr>
            <w:tcW w:w="620" w:type="dxa"/>
            <w:shd w:val="clear" w:color="auto" w:fill="BFBFBF"/>
          </w:tcPr>
          <w:p w:rsidR="00FC5FC8" w:rsidRPr="00A43CA5" w:rsidRDefault="00FC5FC8" w:rsidP="00E72E4F">
            <w:pPr>
              <w:keepNext/>
              <w:widowControl w:val="0"/>
              <w:spacing w:line="0" w:lineRule="atLeast"/>
              <w:rPr>
                <w:ins w:id="14033" w:author="t_竹沢 公佑" w:date="2019-09-19T16:40:00Z"/>
                <w:sz w:val="18"/>
                <w:szCs w:val="18"/>
              </w:rPr>
            </w:pPr>
            <w:ins w:id="14034" w:author="t_竹沢 公佑" w:date="2019-09-19T16:40:00Z">
              <w:r w:rsidRPr="00A43CA5">
                <w:rPr>
                  <w:rFonts w:hint="eastAsia"/>
                  <w:sz w:val="18"/>
                  <w:szCs w:val="18"/>
                </w:rPr>
                <w:t>H16</w:t>
              </w:r>
            </w:ins>
          </w:p>
        </w:tc>
        <w:tc>
          <w:tcPr>
            <w:tcW w:w="687" w:type="dxa"/>
            <w:shd w:val="clear" w:color="auto" w:fill="BFBFBF"/>
          </w:tcPr>
          <w:p w:rsidR="00FC5FC8" w:rsidRPr="00A43CA5" w:rsidRDefault="00FC5FC8" w:rsidP="00E72E4F">
            <w:pPr>
              <w:keepNext/>
              <w:widowControl w:val="0"/>
              <w:spacing w:line="0" w:lineRule="atLeast"/>
              <w:rPr>
                <w:ins w:id="14035" w:author="t_竹沢 公佑" w:date="2019-09-19T16:40:00Z"/>
                <w:sz w:val="18"/>
                <w:szCs w:val="18"/>
                <w:lang w:val="en"/>
              </w:rPr>
            </w:pPr>
            <w:ins w:id="14036" w:author="t_竹沢 公佑" w:date="2019-09-19T16:40:00Z">
              <w:r w:rsidRPr="00A43CA5">
                <w:rPr>
                  <w:rFonts w:hint="eastAsia"/>
                  <w:sz w:val="18"/>
                  <w:szCs w:val="18"/>
                  <w:lang w:val="en"/>
                </w:rPr>
                <w:t>M16</w:t>
              </w:r>
            </w:ins>
          </w:p>
        </w:tc>
        <w:tc>
          <w:tcPr>
            <w:tcW w:w="687" w:type="dxa"/>
            <w:shd w:val="clear" w:color="auto" w:fill="BFBFBF"/>
          </w:tcPr>
          <w:p w:rsidR="00FC5FC8" w:rsidRPr="00A43CA5" w:rsidRDefault="00FC5FC8" w:rsidP="00E72E4F">
            <w:pPr>
              <w:keepNext/>
              <w:widowControl w:val="0"/>
              <w:spacing w:line="0" w:lineRule="atLeast"/>
              <w:rPr>
                <w:ins w:id="14037" w:author="t_竹沢 公佑" w:date="2019-09-19T16:40:00Z"/>
                <w:sz w:val="18"/>
                <w:szCs w:val="18"/>
                <w:lang w:val="en"/>
              </w:rPr>
            </w:pPr>
            <w:ins w:id="14038" w:author="t_竹沢 公佑" w:date="2019-09-19T16:40:00Z">
              <w:r w:rsidRPr="00A43CA5">
                <w:rPr>
                  <w:rFonts w:hint="eastAsia"/>
                  <w:sz w:val="18"/>
                  <w:szCs w:val="18"/>
                  <w:lang w:val="en"/>
                </w:rPr>
                <w:t>L16</w:t>
              </w:r>
            </w:ins>
          </w:p>
        </w:tc>
        <w:tc>
          <w:tcPr>
            <w:tcW w:w="687" w:type="dxa"/>
            <w:shd w:val="clear" w:color="auto" w:fill="FFFFFF"/>
          </w:tcPr>
          <w:p w:rsidR="00FC5FC8" w:rsidRPr="00A43CA5" w:rsidRDefault="00FC5FC8" w:rsidP="00E72E4F">
            <w:pPr>
              <w:keepNext/>
              <w:widowControl w:val="0"/>
              <w:spacing w:line="0" w:lineRule="atLeast"/>
              <w:rPr>
                <w:ins w:id="14039" w:author="t_竹沢 公佑" w:date="2019-09-19T16:40:00Z"/>
                <w:sz w:val="18"/>
                <w:szCs w:val="18"/>
              </w:rPr>
            </w:pPr>
            <w:ins w:id="14040" w:author="t_竹沢 公佑" w:date="2019-09-19T16:40:00Z">
              <w:r w:rsidRPr="00A43CA5">
                <w:rPr>
                  <w:rFonts w:hint="eastAsia"/>
                  <w:sz w:val="18"/>
                  <w:szCs w:val="18"/>
                </w:rPr>
                <w:t>H0</w:t>
              </w:r>
            </w:ins>
          </w:p>
        </w:tc>
        <w:tc>
          <w:tcPr>
            <w:tcW w:w="687" w:type="dxa"/>
            <w:shd w:val="clear" w:color="auto" w:fill="FFFFFF"/>
          </w:tcPr>
          <w:p w:rsidR="00FC5FC8" w:rsidRPr="00A43CA5" w:rsidRDefault="00FC5FC8" w:rsidP="00E72E4F">
            <w:pPr>
              <w:keepNext/>
              <w:widowControl w:val="0"/>
              <w:spacing w:line="0" w:lineRule="atLeast"/>
              <w:rPr>
                <w:ins w:id="14041" w:author="t_竹沢 公佑" w:date="2019-09-19T16:40:00Z"/>
                <w:sz w:val="18"/>
                <w:szCs w:val="18"/>
              </w:rPr>
            </w:pPr>
            <w:ins w:id="14042" w:author="t_竹沢 公佑" w:date="2019-09-19T16:40:00Z">
              <w:r w:rsidRPr="00A43CA5">
                <w:rPr>
                  <w:rFonts w:hint="eastAsia"/>
                  <w:sz w:val="18"/>
                  <w:szCs w:val="18"/>
                </w:rPr>
                <w:t>M0</w:t>
              </w:r>
            </w:ins>
          </w:p>
        </w:tc>
        <w:tc>
          <w:tcPr>
            <w:tcW w:w="712" w:type="dxa"/>
            <w:shd w:val="clear" w:color="auto" w:fill="FFFFFF"/>
          </w:tcPr>
          <w:p w:rsidR="00FC5FC8" w:rsidRPr="00A43CA5" w:rsidRDefault="00FC5FC8" w:rsidP="00E72E4F">
            <w:pPr>
              <w:keepNext/>
              <w:widowControl w:val="0"/>
              <w:spacing w:line="0" w:lineRule="atLeast"/>
              <w:rPr>
                <w:ins w:id="14043" w:author="t_竹沢 公佑" w:date="2019-09-19T16:40:00Z"/>
                <w:sz w:val="18"/>
                <w:szCs w:val="18"/>
              </w:rPr>
            </w:pPr>
            <w:ins w:id="14044" w:author="t_竹沢 公佑" w:date="2019-09-19T16:40:00Z">
              <w:r w:rsidRPr="00A43CA5">
                <w:rPr>
                  <w:rFonts w:hint="eastAsia"/>
                  <w:sz w:val="18"/>
                  <w:szCs w:val="18"/>
                </w:rPr>
                <w:t>L0</w:t>
              </w:r>
            </w:ins>
          </w:p>
        </w:tc>
      </w:tr>
      <w:tr w:rsidR="00FC5FC8" w:rsidRPr="00A43CA5" w:rsidTr="00E72E4F">
        <w:trPr>
          <w:ins w:id="14045" w:author="t_竹沢 公佑" w:date="2019-09-19T16:40:00Z"/>
        </w:trPr>
        <w:tc>
          <w:tcPr>
            <w:tcW w:w="750" w:type="dxa"/>
            <w:shd w:val="clear" w:color="auto" w:fill="FFFFFF"/>
          </w:tcPr>
          <w:p w:rsidR="00FC5FC8" w:rsidRPr="00A43CA5" w:rsidRDefault="00FC5FC8" w:rsidP="00E72E4F">
            <w:pPr>
              <w:keepNext/>
              <w:widowControl w:val="0"/>
              <w:spacing w:line="0" w:lineRule="atLeast"/>
              <w:rPr>
                <w:ins w:id="14046" w:author="t_竹沢 公佑" w:date="2019-09-19T16:40:00Z"/>
                <w:sz w:val="18"/>
                <w:szCs w:val="18"/>
              </w:rPr>
            </w:pPr>
            <w:ins w:id="14047" w:author="t_竹沢 公佑" w:date="2019-09-19T16:40:00Z">
              <w:r w:rsidRPr="00A43CA5">
                <w:rPr>
                  <w:rFonts w:hint="eastAsia"/>
                  <w:sz w:val="18"/>
                  <w:szCs w:val="18"/>
                </w:rPr>
                <w:t>Byte1</w:t>
              </w:r>
            </w:ins>
          </w:p>
        </w:tc>
        <w:tc>
          <w:tcPr>
            <w:tcW w:w="620" w:type="dxa"/>
            <w:shd w:val="clear" w:color="auto" w:fill="BFBFBF"/>
          </w:tcPr>
          <w:p w:rsidR="00FC5FC8" w:rsidRPr="00A43CA5" w:rsidRDefault="00FC5FC8" w:rsidP="00E72E4F">
            <w:pPr>
              <w:keepNext/>
              <w:widowControl w:val="0"/>
              <w:spacing w:line="0" w:lineRule="atLeast"/>
              <w:rPr>
                <w:ins w:id="14048" w:author="t_竹沢 公佑" w:date="2019-09-19T16:40:00Z"/>
                <w:sz w:val="18"/>
                <w:szCs w:val="18"/>
              </w:rPr>
            </w:pPr>
            <w:ins w:id="14049" w:author="t_竹沢 公佑" w:date="2019-09-19T16:40:00Z">
              <w:r w:rsidRPr="00A43CA5">
                <w:rPr>
                  <w:rFonts w:hint="eastAsia"/>
                  <w:sz w:val="18"/>
                  <w:szCs w:val="18"/>
                </w:rPr>
                <w:t>L18</w:t>
              </w:r>
            </w:ins>
          </w:p>
        </w:tc>
        <w:tc>
          <w:tcPr>
            <w:tcW w:w="620" w:type="dxa"/>
            <w:shd w:val="clear" w:color="auto" w:fill="FFFFFF"/>
          </w:tcPr>
          <w:p w:rsidR="00FC5FC8" w:rsidRPr="00A43CA5" w:rsidRDefault="00FC5FC8" w:rsidP="00E72E4F">
            <w:pPr>
              <w:keepNext/>
              <w:widowControl w:val="0"/>
              <w:spacing w:line="0" w:lineRule="atLeast"/>
              <w:rPr>
                <w:ins w:id="14050" w:author="t_竹沢 公佑" w:date="2019-09-19T16:40:00Z"/>
                <w:sz w:val="18"/>
                <w:szCs w:val="18"/>
              </w:rPr>
            </w:pPr>
            <w:ins w:id="14051" w:author="t_竹沢 公佑" w:date="2019-09-19T16:40:00Z">
              <w:r w:rsidRPr="00A43CA5">
                <w:rPr>
                  <w:rFonts w:hint="eastAsia"/>
                  <w:sz w:val="18"/>
                  <w:szCs w:val="18"/>
                </w:rPr>
                <w:t>H2</w:t>
              </w:r>
            </w:ins>
          </w:p>
        </w:tc>
        <w:tc>
          <w:tcPr>
            <w:tcW w:w="620" w:type="dxa"/>
            <w:shd w:val="clear" w:color="auto" w:fill="FFFFFF"/>
          </w:tcPr>
          <w:p w:rsidR="00FC5FC8" w:rsidRPr="00A43CA5" w:rsidRDefault="00FC5FC8" w:rsidP="00E72E4F">
            <w:pPr>
              <w:keepNext/>
              <w:widowControl w:val="0"/>
              <w:spacing w:line="0" w:lineRule="atLeast"/>
              <w:rPr>
                <w:ins w:id="14052" w:author="t_竹沢 公佑" w:date="2019-09-19T16:40:00Z"/>
                <w:sz w:val="18"/>
                <w:szCs w:val="18"/>
              </w:rPr>
            </w:pPr>
            <w:ins w:id="14053" w:author="t_竹沢 公佑" w:date="2019-09-19T16:40:00Z">
              <w:r w:rsidRPr="00A43CA5">
                <w:rPr>
                  <w:rFonts w:hint="eastAsia"/>
                  <w:sz w:val="18"/>
                  <w:szCs w:val="18"/>
                </w:rPr>
                <w:t>M2</w:t>
              </w:r>
            </w:ins>
          </w:p>
        </w:tc>
        <w:tc>
          <w:tcPr>
            <w:tcW w:w="687" w:type="dxa"/>
            <w:shd w:val="clear" w:color="auto" w:fill="FFFFFF"/>
          </w:tcPr>
          <w:p w:rsidR="00FC5FC8" w:rsidRPr="00A43CA5" w:rsidRDefault="00FC5FC8" w:rsidP="00E72E4F">
            <w:pPr>
              <w:keepNext/>
              <w:widowControl w:val="0"/>
              <w:spacing w:line="0" w:lineRule="atLeast"/>
              <w:rPr>
                <w:ins w:id="14054" w:author="t_竹沢 公佑" w:date="2019-09-19T16:40:00Z"/>
                <w:sz w:val="18"/>
                <w:szCs w:val="18"/>
                <w:lang w:val="en"/>
              </w:rPr>
            </w:pPr>
            <w:ins w:id="14055" w:author="t_竹沢 公佑" w:date="2019-09-19T16:40:00Z">
              <w:r w:rsidRPr="00A43CA5">
                <w:rPr>
                  <w:rFonts w:hint="eastAsia"/>
                  <w:sz w:val="18"/>
                  <w:szCs w:val="18"/>
                  <w:lang w:val="en"/>
                </w:rPr>
                <w:t>L2</w:t>
              </w:r>
            </w:ins>
          </w:p>
        </w:tc>
        <w:tc>
          <w:tcPr>
            <w:tcW w:w="687" w:type="dxa"/>
            <w:shd w:val="clear" w:color="auto" w:fill="BFBFBF"/>
          </w:tcPr>
          <w:p w:rsidR="00FC5FC8" w:rsidRPr="00A43CA5" w:rsidRDefault="00FC5FC8" w:rsidP="00E72E4F">
            <w:pPr>
              <w:keepNext/>
              <w:widowControl w:val="0"/>
              <w:spacing w:line="0" w:lineRule="atLeast"/>
              <w:rPr>
                <w:ins w:id="14056" w:author="t_竹沢 公佑" w:date="2019-09-19T16:40:00Z"/>
                <w:sz w:val="18"/>
                <w:szCs w:val="18"/>
                <w:lang w:val="en"/>
              </w:rPr>
            </w:pPr>
            <w:ins w:id="14057" w:author="t_竹沢 公佑" w:date="2019-09-19T16:40:00Z">
              <w:r w:rsidRPr="00A43CA5">
                <w:rPr>
                  <w:rFonts w:hint="eastAsia"/>
                  <w:sz w:val="18"/>
                  <w:szCs w:val="18"/>
                  <w:lang w:val="en"/>
                </w:rPr>
                <w:t>H17</w:t>
              </w:r>
            </w:ins>
          </w:p>
        </w:tc>
        <w:tc>
          <w:tcPr>
            <w:tcW w:w="687" w:type="dxa"/>
            <w:shd w:val="clear" w:color="auto" w:fill="BFBFBF"/>
          </w:tcPr>
          <w:p w:rsidR="00FC5FC8" w:rsidRPr="00A43CA5" w:rsidRDefault="00FC5FC8" w:rsidP="00E72E4F">
            <w:pPr>
              <w:keepNext/>
              <w:widowControl w:val="0"/>
              <w:spacing w:line="0" w:lineRule="atLeast"/>
              <w:rPr>
                <w:ins w:id="14058" w:author="t_竹沢 公佑" w:date="2019-09-19T16:40:00Z"/>
                <w:sz w:val="18"/>
                <w:szCs w:val="18"/>
              </w:rPr>
            </w:pPr>
            <w:ins w:id="14059" w:author="t_竹沢 公佑" w:date="2019-09-19T16:40:00Z">
              <w:r w:rsidRPr="00A43CA5">
                <w:rPr>
                  <w:rFonts w:hint="eastAsia"/>
                  <w:sz w:val="18"/>
                  <w:szCs w:val="18"/>
                </w:rPr>
                <w:t>M17</w:t>
              </w:r>
            </w:ins>
          </w:p>
        </w:tc>
        <w:tc>
          <w:tcPr>
            <w:tcW w:w="687" w:type="dxa"/>
            <w:shd w:val="clear" w:color="auto" w:fill="BFBFBF"/>
          </w:tcPr>
          <w:p w:rsidR="00FC5FC8" w:rsidRPr="00A43CA5" w:rsidRDefault="00FC5FC8" w:rsidP="00E72E4F">
            <w:pPr>
              <w:keepNext/>
              <w:widowControl w:val="0"/>
              <w:spacing w:line="0" w:lineRule="atLeast"/>
              <w:rPr>
                <w:ins w:id="14060" w:author="t_竹沢 公佑" w:date="2019-09-19T16:40:00Z"/>
                <w:sz w:val="18"/>
                <w:szCs w:val="18"/>
              </w:rPr>
            </w:pPr>
            <w:ins w:id="14061" w:author="t_竹沢 公佑" w:date="2019-09-19T16:40:00Z">
              <w:r w:rsidRPr="00A43CA5">
                <w:rPr>
                  <w:rFonts w:hint="eastAsia"/>
                  <w:sz w:val="18"/>
                  <w:szCs w:val="18"/>
                </w:rPr>
                <w:t>L17</w:t>
              </w:r>
            </w:ins>
          </w:p>
        </w:tc>
        <w:tc>
          <w:tcPr>
            <w:tcW w:w="712" w:type="dxa"/>
            <w:shd w:val="clear" w:color="auto" w:fill="FFFFFF"/>
          </w:tcPr>
          <w:p w:rsidR="00FC5FC8" w:rsidRPr="00A43CA5" w:rsidRDefault="00FC5FC8" w:rsidP="00E72E4F">
            <w:pPr>
              <w:keepNext/>
              <w:widowControl w:val="0"/>
              <w:spacing w:line="0" w:lineRule="atLeast"/>
              <w:rPr>
                <w:ins w:id="14062" w:author="t_竹沢 公佑" w:date="2019-09-19T16:40:00Z"/>
                <w:sz w:val="18"/>
                <w:szCs w:val="18"/>
              </w:rPr>
            </w:pPr>
            <w:ins w:id="14063" w:author="t_竹沢 公佑" w:date="2019-09-19T16:40:00Z">
              <w:r w:rsidRPr="00A43CA5">
                <w:rPr>
                  <w:rFonts w:hint="eastAsia"/>
                  <w:sz w:val="18"/>
                  <w:szCs w:val="18"/>
                </w:rPr>
                <w:t>H1</w:t>
              </w:r>
            </w:ins>
          </w:p>
        </w:tc>
      </w:tr>
      <w:tr w:rsidR="00FC5FC8" w:rsidRPr="00A43CA5" w:rsidTr="00E72E4F">
        <w:trPr>
          <w:ins w:id="14064" w:author="t_竹沢 公佑" w:date="2019-09-19T16:40:00Z"/>
        </w:trPr>
        <w:tc>
          <w:tcPr>
            <w:tcW w:w="750" w:type="dxa"/>
            <w:shd w:val="clear" w:color="auto" w:fill="FFFFFF"/>
          </w:tcPr>
          <w:p w:rsidR="00FC5FC8" w:rsidRPr="00A43CA5" w:rsidRDefault="00FC5FC8" w:rsidP="00E72E4F">
            <w:pPr>
              <w:keepNext/>
              <w:widowControl w:val="0"/>
              <w:spacing w:line="0" w:lineRule="atLeast"/>
              <w:rPr>
                <w:ins w:id="14065" w:author="t_竹沢 公佑" w:date="2019-09-19T16:40:00Z"/>
                <w:sz w:val="18"/>
                <w:szCs w:val="18"/>
              </w:rPr>
            </w:pPr>
            <w:ins w:id="14066" w:author="t_竹沢 公佑" w:date="2019-09-19T16:40:00Z">
              <w:r w:rsidRPr="00A43CA5">
                <w:rPr>
                  <w:rFonts w:hint="eastAsia"/>
                  <w:sz w:val="18"/>
                  <w:szCs w:val="18"/>
                </w:rPr>
                <w:t>Byte2</w:t>
              </w:r>
            </w:ins>
          </w:p>
        </w:tc>
        <w:tc>
          <w:tcPr>
            <w:tcW w:w="620" w:type="dxa"/>
            <w:shd w:val="clear" w:color="auto" w:fill="BFBFBF"/>
          </w:tcPr>
          <w:p w:rsidR="00FC5FC8" w:rsidRPr="00A43CA5" w:rsidRDefault="00FC5FC8" w:rsidP="00E72E4F">
            <w:pPr>
              <w:keepNext/>
              <w:widowControl w:val="0"/>
              <w:spacing w:line="0" w:lineRule="atLeast"/>
              <w:rPr>
                <w:ins w:id="14067" w:author="t_竹沢 公佑" w:date="2019-09-19T16:40:00Z"/>
                <w:sz w:val="18"/>
                <w:szCs w:val="18"/>
              </w:rPr>
            </w:pPr>
            <w:ins w:id="14068" w:author="t_竹沢 公佑" w:date="2019-09-19T16:40:00Z">
              <w:r w:rsidRPr="00A43CA5">
                <w:rPr>
                  <w:rFonts w:hint="eastAsia"/>
                  <w:sz w:val="18"/>
                  <w:szCs w:val="18"/>
                </w:rPr>
                <w:t>H19</w:t>
              </w:r>
            </w:ins>
          </w:p>
        </w:tc>
        <w:tc>
          <w:tcPr>
            <w:tcW w:w="620" w:type="dxa"/>
            <w:shd w:val="clear" w:color="auto" w:fill="BFBFBF"/>
          </w:tcPr>
          <w:p w:rsidR="00FC5FC8" w:rsidRPr="00A43CA5" w:rsidRDefault="00FC5FC8" w:rsidP="00E72E4F">
            <w:pPr>
              <w:keepNext/>
              <w:widowControl w:val="0"/>
              <w:spacing w:line="0" w:lineRule="atLeast"/>
              <w:rPr>
                <w:ins w:id="14069" w:author="t_竹沢 公佑" w:date="2019-09-19T16:40:00Z"/>
                <w:sz w:val="18"/>
                <w:szCs w:val="18"/>
              </w:rPr>
            </w:pPr>
            <w:ins w:id="14070" w:author="t_竹沢 公佑" w:date="2019-09-19T16:40:00Z">
              <w:r w:rsidRPr="00A43CA5">
                <w:rPr>
                  <w:rFonts w:hint="eastAsia"/>
                  <w:sz w:val="18"/>
                  <w:szCs w:val="18"/>
                </w:rPr>
                <w:t>M19</w:t>
              </w:r>
            </w:ins>
          </w:p>
        </w:tc>
        <w:tc>
          <w:tcPr>
            <w:tcW w:w="620" w:type="dxa"/>
            <w:shd w:val="clear" w:color="auto" w:fill="BFBFBF"/>
          </w:tcPr>
          <w:p w:rsidR="00FC5FC8" w:rsidRPr="00A43CA5" w:rsidRDefault="00FC5FC8" w:rsidP="00E72E4F">
            <w:pPr>
              <w:keepNext/>
              <w:widowControl w:val="0"/>
              <w:spacing w:line="0" w:lineRule="atLeast"/>
              <w:rPr>
                <w:ins w:id="14071" w:author="t_竹沢 公佑" w:date="2019-09-19T16:40:00Z"/>
                <w:sz w:val="18"/>
                <w:szCs w:val="18"/>
              </w:rPr>
            </w:pPr>
            <w:ins w:id="14072" w:author="t_竹沢 公佑" w:date="2019-09-19T16:40:00Z">
              <w:r w:rsidRPr="00A43CA5">
                <w:rPr>
                  <w:rFonts w:hint="eastAsia"/>
                  <w:sz w:val="18"/>
                  <w:szCs w:val="18"/>
                </w:rPr>
                <w:t>L19</w:t>
              </w:r>
            </w:ins>
          </w:p>
        </w:tc>
        <w:tc>
          <w:tcPr>
            <w:tcW w:w="687" w:type="dxa"/>
            <w:shd w:val="clear" w:color="auto" w:fill="FFFFFF"/>
          </w:tcPr>
          <w:p w:rsidR="00FC5FC8" w:rsidRPr="00A43CA5" w:rsidRDefault="00FC5FC8" w:rsidP="00E72E4F">
            <w:pPr>
              <w:keepNext/>
              <w:widowControl w:val="0"/>
              <w:spacing w:line="0" w:lineRule="atLeast"/>
              <w:rPr>
                <w:ins w:id="14073" w:author="t_竹沢 公佑" w:date="2019-09-19T16:40:00Z"/>
                <w:sz w:val="18"/>
                <w:szCs w:val="18"/>
                <w:lang w:val="en"/>
              </w:rPr>
            </w:pPr>
            <w:ins w:id="14074" w:author="t_竹沢 公佑" w:date="2019-09-19T16:40:00Z">
              <w:r w:rsidRPr="00A43CA5">
                <w:rPr>
                  <w:rFonts w:hint="eastAsia"/>
                  <w:sz w:val="18"/>
                  <w:szCs w:val="18"/>
                  <w:lang w:val="en"/>
                </w:rPr>
                <w:t>H3</w:t>
              </w:r>
            </w:ins>
          </w:p>
        </w:tc>
        <w:tc>
          <w:tcPr>
            <w:tcW w:w="687" w:type="dxa"/>
            <w:shd w:val="clear" w:color="auto" w:fill="FFFFFF"/>
          </w:tcPr>
          <w:p w:rsidR="00FC5FC8" w:rsidRPr="00A43CA5" w:rsidRDefault="00FC5FC8" w:rsidP="00E72E4F">
            <w:pPr>
              <w:keepNext/>
              <w:widowControl w:val="0"/>
              <w:spacing w:line="0" w:lineRule="atLeast"/>
              <w:rPr>
                <w:ins w:id="14075" w:author="t_竹沢 公佑" w:date="2019-09-19T16:40:00Z"/>
                <w:sz w:val="18"/>
                <w:szCs w:val="18"/>
                <w:lang w:val="en"/>
              </w:rPr>
            </w:pPr>
            <w:ins w:id="14076" w:author="t_竹沢 公佑" w:date="2019-09-19T16:40:00Z">
              <w:r w:rsidRPr="00A43CA5">
                <w:rPr>
                  <w:rFonts w:hint="eastAsia"/>
                  <w:sz w:val="18"/>
                  <w:szCs w:val="18"/>
                  <w:lang w:val="en"/>
                </w:rPr>
                <w:t>M3</w:t>
              </w:r>
            </w:ins>
          </w:p>
        </w:tc>
        <w:tc>
          <w:tcPr>
            <w:tcW w:w="687" w:type="dxa"/>
            <w:shd w:val="clear" w:color="auto" w:fill="FFFFFF"/>
          </w:tcPr>
          <w:p w:rsidR="00FC5FC8" w:rsidRPr="00A43CA5" w:rsidRDefault="00FC5FC8" w:rsidP="00E72E4F">
            <w:pPr>
              <w:keepNext/>
              <w:widowControl w:val="0"/>
              <w:spacing w:line="0" w:lineRule="atLeast"/>
              <w:rPr>
                <w:ins w:id="14077" w:author="t_竹沢 公佑" w:date="2019-09-19T16:40:00Z"/>
                <w:sz w:val="18"/>
                <w:szCs w:val="18"/>
              </w:rPr>
            </w:pPr>
            <w:ins w:id="14078" w:author="t_竹沢 公佑" w:date="2019-09-19T16:40:00Z">
              <w:r w:rsidRPr="00A43CA5">
                <w:rPr>
                  <w:rFonts w:hint="eastAsia"/>
                  <w:sz w:val="18"/>
                  <w:szCs w:val="18"/>
                </w:rPr>
                <w:t>L3</w:t>
              </w:r>
            </w:ins>
          </w:p>
        </w:tc>
        <w:tc>
          <w:tcPr>
            <w:tcW w:w="687" w:type="dxa"/>
            <w:shd w:val="clear" w:color="auto" w:fill="BFBFBF"/>
          </w:tcPr>
          <w:p w:rsidR="00FC5FC8" w:rsidRPr="00A43CA5" w:rsidRDefault="00FC5FC8" w:rsidP="00E72E4F">
            <w:pPr>
              <w:keepNext/>
              <w:widowControl w:val="0"/>
              <w:spacing w:line="0" w:lineRule="atLeast"/>
              <w:rPr>
                <w:ins w:id="14079" w:author="t_竹沢 公佑" w:date="2019-09-19T16:40:00Z"/>
                <w:sz w:val="18"/>
                <w:szCs w:val="18"/>
              </w:rPr>
            </w:pPr>
            <w:ins w:id="14080" w:author="t_竹沢 公佑" w:date="2019-09-19T16:40:00Z">
              <w:r w:rsidRPr="00A43CA5">
                <w:rPr>
                  <w:rFonts w:hint="eastAsia"/>
                  <w:sz w:val="18"/>
                  <w:szCs w:val="18"/>
                </w:rPr>
                <w:t>H18</w:t>
              </w:r>
            </w:ins>
          </w:p>
        </w:tc>
        <w:tc>
          <w:tcPr>
            <w:tcW w:w="712" w:type="dxa"/>
            <w:shd w:val="clear" w:color="auto" w:fill="BFBFBF"/>
          </w:tcPr>
          <w:p w:rsidR="00FC5FC8" w:rsidRPr="00A43CA5" w:rsidRDefault="00FC5FC8" w:rsidP="00E72E4F">
            <w:pPr>
              <w:keepNext/>
              <w:widowControl w:val="0"/>
              <w:spacing w:line="0" w:lineRule="atLeast"/>
              <w:rPr>
                <w:ins w:id="14081" w:author="t_竹沢 公佑" w:date="2019-09-19T16:40:00Z"/>
                <w:sz w:val="18"/>
                <w:szCs w:val="18"/>
              </w:rPr>
            </w:pPr>
            <w:ins w:id="14082" w:author="t_竹沢 公佑" w:date="2019-09-19T16:40:00Z">
              <w:r w:rsidRPr="00A43CA5">
                <w:rPr>
                  <w:rFonts w:hint="eastAsia"/>
                  <w:sz w:val="18"/>
                  <w:szCs w:val="18"/>
                </w:rPr>
                <w:t>M18</w:t>
              </w:r>
            </w:ins>
          </w:p>
        </w:tc>
      </w:tr>
      <w:tr w:rsidR="00FC5FC8" w:rsidRPr="00A43CA5" w:rsidTr="00E72E4F">
        <w:trPr>
          <w:ins w:id="14083" w:author="t_竹沢 公佑" w:date="2019-09-19T16:40:00Z"/>
        </w:trPr>
        <w:tc>
          <w:tcPr>
            <w:tcW w:w="750" w:type="dxa"/>
            <w:shd w:val="clear" w:color="auto" w:fill="FFFFFF"/>
          </w:tcPr>
          <w:p w:rsidR="00FC5FC8" w:rsidRPr="00A43CA5" w:rsidRDefault="00FC5FC8" w:rsidP="00E72E4F">
            <w:pPr>
              <w:keepNext/>
              <w:widowControl w:val="0"/>
              <w:spacing w:line="0" w:lineRule="atLeast"/>
              <w:rPr>
                <w:ins w:id="14084" w:author="t_竹沢 公佑" w:date="2019-09-19T16:40:00Z"/>
                <w:sz w:val="18"/>
                <w:szCs w:val="18"/>
              </w:rPr>
            </w:pPr>
            <w:ins w:id="14085" w:author="t_竹沢 公佑" w:date="2019-09-19T16:40:00Z">
              <w:r w:rsidRPr="00A43CA5">
                <w:rPr>
                  <w:rFonts w:hint="eastAsia"/>
                  <w:sz w:val="18"/>
                  <w:szCs w:val="18"/>
                </w:rPr>
                <w:t>Byte3</w:t>
              </w:r>
            </w:ins>
          </w:p>
        </w:tc>
        <w:tc>
          <w:tcPr>
            <w:tcW w:w="620" w:type="dxa"/>
            <w:shd w:val="clear" w:color="auto" w:fill="FFFFFF"/>
          </w:tcPr>
          <w:p w:rsidR="00FC5FC8" w:rsidRPr="00A43CA5" w:rsidRDefault="00FC5FC8" w:rsidP="00E72E4F">
            <w:pPr>
              <w:keepNext/>
              <w:widowControl w:val="0"/>
              <w:spacing w:line="0" w:lineRule="atLeast"/>
              <w:rPr>
                <w:ins w:id="14086" w:author="t_竹沢 公佑" w:date="2019-09-19T16:40:00Z"/>
                <w:sz w:val="18"/>
                <w:szCs w:val="18"/>
              </w:rPr>
            </w:pPr>
            <w:ins w:id="14087" w:author="t_竹沢 公佑" w:date="2019-09-19T16:40:00Z">
              <w:r w:rsidRPr="00A43CA5">
                <w:rPr>
                  <w:rFonts w:hint="eastAsia"/>
                  <w:sz w:val="18"/>
                  <w:szCs w:val="18"/>
                </w:rPr>
                <w:t>M5</w:t>
              </w:r>
            </w:ins>
          </w:p>
        </w:tc>
        <w:tc>
          <w:tcPr>
            <w:tcW w:w="620" w:type="dxa"/>
            <w:shd w:val="clear" w:color="auto" w:fill="FFFFFF"/>
          </w:tcPr>
          <w:p w:rsidR="00FC5FC8" w:rsidRPr="00A43CA5" w:rsidRDefault="00FC5FC8" w:rsidP="00E72E4F">
            <w:pPr>
              <w:keepNext/>
              <w:widowControl w:val="0"/>
              <w:spacing w:line="0" w:lineRule="atLeast"/>
              <w:rPr>
                <w:ins w:id="14088" w:author="t_竹沢 公佑" w:date="2019-09-19T16:40:00Z"/>
                <w:sz w:val="18"/>
                <w:szCs w:val="18"/>
              </w:rPr>
            </w:pPr>
            <w:ins w:id="14089" w:author="t_竹沢 公佑" w:date="2019-09-19T16:40:00Z">
              <w:r w:rsidRPr="00A43CA5">
                <w:rPr>
                  <w:rFonts w:hint="eastAsia"/>
                  <w:sz w:val="18"/>
                  <w:szCs w:val="18"/>
                </w:rPr>
                <w:t>L5</w:t>
              </w:r>
            </w:ins>
          </w:p>
        </w:tc>
        <w:tc>
          <w:tcPr>
            <w:tcW w:w="620" w:type="dxa"/>
            <w:shd w:val="clear" w:color="auto" w:fill="BFBFBF"/>
          </w:tcPr>
          <w:p w:rsidR="00FC5FC8" w:rsidRPr="00A43CA5" w:rsidRDefault="00FC5FC8" w:rsidP="00E72E4F">
            <w:pPr>
              <w:keepNext/>
              <w:widowControl w:val="0"/>
              <w:spacing w:line="0" w:lineRule="atLeast"/>
              <w:rPr>
                <w:ins w:id="14090" w:author="t_竹沢 公佑" w:date="2019-09-19T16:40:00Z"/>
                <w:sz w:val="18"/>
                <w:szCs w:val="18"/>
              </w:rPr>
            </w:pPr>
            <w:ins w:id="14091" w:author="t_竹沢 公佑" w:date="2019-09-19T16:40:00Z">
              <w:r w:rsidRPr="00A43CA5">
                <w:rPr>
                  <w:rFonts w:hint="eastAsia"/>
                  <w:sz w:val="18"/>
                  <w:szCs w:val="18"/>
                </w:rPr>
                <w:t>H20</w:t>
              </w:r>
            </w:ins>
          </w:p>
        </w:tc>
        <w:tc>
          <w:tcPr>
            <w:tcW w:w="687" w:type="dxa"/>
            <w:shd w:val="clear" w:color="auto" w:fill="BFBFBF"/>
          </w:tcPr>
          <w:p w:rsidR="00FC5FC8" w:rsidRPr="00A43CA5" w:rsidRDefault="00FC5FC8" w:rsidP="00E72E4F">
            <w:pPr>
              <w:keepNext/>
              <w:widowControl w:val="0"/>
              <w:spacing w:line="0" w:lineRule="atLeast"/>
              <w:rPr>
                <w:ins w:id="14092" w:author="t_竹沢 公佑" w:date="2019-09-19T16:40:00Z"/>
                <w:sz w:val="18"/>
                <w:szCs w:val="18"/>
              </w:rPr>
            </w:pPr>
            <w:ins w:id="14093" w:author="t_竹沢 公佑" w:date="2019-09-19T16:40:00Z">
              <w:r w:rsidRPr="00A43CA5">
                <w:rPr>
                  <w:rFonts w:hint="eastAsia"/>
                  <w:sz w:val="18"/>
                  <w:szCs w:val="18"/>
                </w:rPr>
                <w:t>M20</w:t>
              </w:r>
            </w:ins>
          </w:p>
        </w:tc>
        <w:tc>
          <w:tcPr>
            <w:tcW w:w="687" w:type="dxa"/>
            <w:shd w:val="clear" w:color="auto" w:fill="BFBFBF"/>
          </w:tcPr>
          <w:p w:rsidR="00FC5FC8" w:rsidRPr="00A43CA5" w:rsidRDefault="00FC5FC8" w:rsidP="00E72E4F">
            <w:pPr>
              <w:keepNext/>
              <w:widowControl w:val="0"/>
              <w:spacing w:line="0" w:lineRule="atLeast"/>
              <w:rPr>
                <w:ins w:id="14094" w:author="t_竹沢 公佑" w:date="2019-09-19T16:40:00Z"/>
                <w:sz w:val="18"/>
                <w:szCs w:val="18"/>
              </w:rPr>
            </w:pPr>
            <w:ins w:id="14095" w:author="t_竹沢 公佑" w:date="2019-09-19T16:40:00Z">
              <w:r w:rsidRPr="00A43CA5">
                <w:rPr>
                  <w:rFonts w:hint="eastAsia"/>
                  <w:sz w:val="18"/>
                  <w:szCs w:val="18"/>
                </w:rPr>
                <w:t>L20</w:t>
              </w:r>
            </w:ins>
          </w:p>
        </w:tc>
        <w:tc>
          <w:tcPr>
            <w:tcW w:w="687" w:type="dxa"/>
            <w:shd w:val="clear" w:color="auto" w:fill="FFFFFF"/>
          </w:tcPr>
          <w:p w:rsidR="00FC5FC8" w:rsidRPr="00A43CA5" w:rsidRDefault="00FC5FC8" w:rsidP="00E72E4F">
            <w:pPr>
              <w:keepNext/>
              <w:widowControl w:val="0"/>
              <w:spacing w:line="0" w:lineRule="atLeast"/>
              <w:rPr>
                <w:ins w:id="14096" w:author="t_竹沢 公佑" w:date="2019-09-19T16:40:00Z"/>
                <w:sz w:val="18"/>
                <w:szCs w:val="18"/>
              </w:rPr>
            </w:pPr>
            <w:ins w:id="14097" w:author="t_竹沢 公佑" w:date="2019-09-19T16:40:00Z">
              <w:r w:rsidRPr="00A43CA5">
                <w:rPr>
                  <w:rFonts w:hint="eastAsia"/>
                  <w:sz w:val="18"/>
                  <w:szCs w:val="18"/>
                </w:rPr>
                <w:t>H4</w:t>
              </w:r>
            </w:ins>
          </w:p>
        </w:tc>
        <w:tc>
          <w:tcPr>
            <w:tcW w:w="687" w:type="dxa"/>
            <w:shd w:val="clear" w:color="auto" w:fill="FFFFFF"/>
          </w:tcPr>
          <w:p w:rsidR="00FC5FC8" w:rsidRPr="00A43CA5" w:rsidRDefault="00FC5FC8" w:rsidP="00E72E4F">
            <w:pPr>
              <w:keepNext/>
              <w:widowControl w:val="0"/>
              <w:spacing w:line="0" w:lineRule="atLeast"/>
              <w:rPr>
                <w:ins w:id="14098" w:author="t_竹沢 公佑" w:date="2019-09-19T16:40:00Z"/>
                <w:sz w:val="18"/>
                <w:szCs w:val="18"/>
              </w:rPr>
            </w:pPr>
            <w:ins w:id="14099" w:author="t_竹沢 公佑" w:date="2019-09-19T16:40:00Z">
              <w:r w:rsidRPr="00A43CA5">
                <w:rPr>
                  <w:rFonts w:hint="eastAsia"/>
                  <w:sz w:val="18"/>
                  <w:szCs w:val="18"/>
                </w:rPr>
                <w:t>M4</w:t>
              </w:r>
            </w:ins>
          </w:p>
        </w:tc>
        <w:tc>
          <w:tcPr>
            <w:tcW w:w="712" w:type="dxa"/>
            <w:shd w:val="clear" w:color="auto" w:fill="FFFFFF"/>
          </w:tcPr>
          <w:p w:rsidR="00FC5FC8" w:rsidRPr="00A43CA5" w:rsidRDefault="00FC5FC8" w:rsidP="00E72E4F">
            <w:pPr>
              <w:keepNext/>
              <w:widowControl w:val="0"/>
              <w:spacing w:line="0" w:lineRule="atLeast"/>
              <w:rPr>
                <w:ins w:id="14100" w:author="t_竹沢 公佑" w:date="2019-09-19T16:40:00Z"/>
                <w:sz w:val="18"/>
                <w:szCs w:val="18"/>
              </w:rPr>
            </w:pPr>
            <w:ins w:id="14101" w:author="t_竹沢 公佑" w:date="2019-09-19T16:40:00Z">
              <w:r w:rsidRPr="00A43CA5">
                <w:rPr>
                  <w:rFonts w:hint="eastAsia"/>
                  <w:sz w:val="18"/>
                  <w:szCs w:val="18"/>
                </w:rPr>
                <w:t>L4</w:t>
              </w:r>
            </w:ins>
          </w:p>
        </w:tc>
      </w:tr>
      <w:tr w:rsidR="00FC5FC8" w:rsidRPr="00A43CA5" w:rsidTr="00E72E4F">
        <w:trPr>
          <w:ins w:id="14102" w:author="t_竹沢 公佑" w:date="2019-09-19T16:40:00Z"/>
        </w:trPr>
        <w:tc>
          <w:tcPr>
            <w:tcW w:w="750" w:type="dxa"/>
            <w:shd w:val="clear" w:color="auto" w:fill="FFFFFF"/>
          </w:tcPr>
          <w:p w:rsidR="00FC5FC8" w:rsidRPr="00A43CA5" w:rsidRDefault="00FC5FC8" w:rsidP="00E72E4F">
            <w:pPr>
              <w:keepNext/>
              <w:widowControl w:val="0"/>
              <w:spacing w:line="0" w:lineRule="atLeast"/>
              <w:rPr>
                <w:ins w:id="14103" w:author="t_竹沢 公佑" w:date="2019-09-19T16:40:00Z"/>
                <w:sz w:val="18"/>
                <w:szCs w:val="18"/>
              </w:rPr>
            </w:pPr>
            <w:ins w:id="14104" w:author="t_竹沢 公佑" w:date="2019-09-19T16:40:00Z">
              <w:r w:rsidRPr="00A43CA5">
                <w:rPr>
                  <w:rFonts w:hint="eastAsia"/>
                  <w:sz w:val="18"/>
                  <w:szCs w:val="18"/>
                </w:rPr>
                <w:t>Byte4</w:t>
              </w:r>
            </w:ins>
          </w:p>
        </w:tc>
        <w:tc>
          <w:tcPr>
            <w:tcW w:w="620" w:type="dxa"/>
            <w:shd w:val="clear" w:color="auto" w:fill="BFBFBF"/>
          </w:tcPr>
          <w:p w:rsidR="00FC5FC8" w:rsidRPr="00A43CA5" w:rsidRDefault="00FC5FC8" w:rsidP="00E72E4F">
            <w:pPr>
              <w:keepNext/>
              <w:widowControl w:val="0"/>
              <w:spacing w:line="0" w:lineRule="atLeast"/>
              <w:rPr>
                <w:ins w:id="14105" w:author="t_竹沢 公佑" w:date="2019-09-19T16:40:00Z"/>
                <w:sz w:val="18"/>
                <w:szCs w:val="18"/>
              </w:rPr>
            </w:pPr>
            <w:ins w:id="14106" w:author="t_竹沢 公佑" w:date="2019-09-19T16:40:00Z">
              <w:r w:rsidRPr="00A43CA5">
                <w:rPr>
                  <w:rFonts w:hint="eastAsia"/>
                  <w:sz w:val="18"/>
                  <w:szCs w:val="18"/>
                </w:rPr>
                <w:t>L22</w:t>
              </w:r>
            </w:ins>
          </w:p>
        </w:tc>
        <w:tc>
          <w:tcPr>
            <w:tcW w:w="620" w:type="dxa"/>
            <w:shd w:val="clear" w:color="auto" w:fill="FFFFFF"/>
          </w:tcPr>
          <w:p w:rsidR="00FC5FC8" w:rsidRPr="00A43CA5" w:rsidRDefault="00FC5FC8" w:rsidP="00E72E4F">
            <w:pPr>
              <w:keepNext/>
              <w:widowControl w:val="0"/>
              <w:spacing w:line="0" w:lineRule="atLeast"/>
              <w:rPr>
                <w:ins w:id="14107" w:author="t_竹沢 公佑" w:date="2019-09-19T16:40:00Z"/>
                <w:sz w:val="18"/>
                <w:szCs w:val="18"/>
              </w:rPr>
            </w:pPr>
            <w:ins w:id="14108" w:author="t_竹沢 公佑" w:date="2019-09-19T16:40:00Z">
              <w:r w:rsidRPr="00A43CA5">
                <w:rPr>
                  <w:rFonts w:hint="eastAsia"/>
                  <w:sz w:val="18"/>
                  <w:szCs w:val="18"/>
                </w:rPr>
                <w:t>H6</w:t>
              </w:r>
            </w:ins>
          </w:p>
        </w:tc>
        <w:tc>
          <w:tcPr>
            <w:tcW w:w="620" w:type="dxa"/>
            <w:shd w:val="clear" w:color="auto" w:fill="FFFFFF"/>
          </w:tcPr>
          <w:p w:rsidR="00FC5FC8" w:rsidRPr="00A43CA5" w:rsidRDefault="00FC5FC8" w:rsidP="00E72E4F">
            <w:pPr>
              <w:keepNext/>
              <w:widowControl w:val="0"/>
              <w:spacing w:line="0" w:lineRule="atLeast"/>
              <w:rPr>
                <w:ins w:id="14109" w:author="t_竹沢 公佑" w:date="2019-09-19T16:40:00Z"/>
                <w:sz w:val="18"/>
                <w:szCs w:val="18"/>
              </w:rPr>
            </w:pPr>
            <w:ins w:id="14110" w:author="t_竹沢 公佑" w:date="2019-09-19T16:40:00Z">
              <w:r w:rsidRPr="00A43CA5">
                <w:rPr>
                  <w:rFonts w:hint="eastAsia"/>
                  <w:sz w:val="18"/>
                  <w:szCs w:val="18"/>
                </w:rPr>
                <w:t>M6</w:t>
              </w:r>
            </w:ins>
          </w:p>
        </w:tc>
        <w:tc>
          <w:tcPr>
            <w:tcW w:w="687" w:type="dxa"/>
            <w:shd w:val="clear" w:color="auto" w:fill="FFFFFF"/>
          </w:tcPr>
          <w:p w:rsidR="00FC5FC8" w:rsidRPr="00A43CA5" w:rsidRDefault="00FC5FC8" w:rsidP="00E72E4F">
            <w:pPr>
              <w:keepNext/>
              <w:widowControl w:val="0"/>
              <w:spacing w:line="0" w:lineRule="atLeast"/>
              <w:rPr>
                <w:ins w:id="14111" w:author="t_竹沢 公佑" w:date="2019-09-19T16:40:00Z"/>
                <w:sz w:val="18"/>
                <w:szCs w:val="18"/>
              </w:rPr>
            </w:pPr>
            <w:ins w:id="14112" w:author="t_竹沢 公佑" w:date="2019-09-19T16:40:00Z">
              <w:r w:rsidRPr="00A43CA5">
                <w:rPr>
                  <w:rFonts w:hint="eastAsia"/>
                  <w:sz w:val="18"/>
                  <w:szCs w:val="18"/>
                </w:rPr>
                <w:t>L6</w:t>
              </w:r>
            </w:ins>
          </w:p>
        </w:tc>
        <w:tc>
          <w:tcPr>
            <w:tcW w:w="687" w:type="dxa"/>
            <w:shd w:val="clear" w:color="auto" w:fill="BFBFBF"/>
          </w:tcPr>
          <w:p w:rsidR="00FC5FC8" w:rsidRPr="00A43CA5" w:rsidRDefault="00FC5FC8" w:rsidP="00E72E4F">
            <w:pPr>
              <w:keepNext/>
              <w:widowControl w:val="0"/>
              <w:spacing w:line="0" w:lineRule="atLeast"/>
              <w:rPr>
                <w:ins w:id="14113" w:author="t_竹沢 公佑" w:date="2019-09-19T16:40:00Z"/>
                <w:sz w:val="18"/>
                <w:szCs w:val="18"/>
              </w:rPr>
            </w:pPr>
            <w:ins w:id="14114" w:author="t_竹沢 公佑" w:date="2019-09-19T16:40:00Z">
              <w:r w:rsidRPr="00A43CA5">
                <w:rPr>
                  <w:rFonts w:hint="eastAsia"/>
                  <w:sz w:val="18"/>
                  <w:szCs w:val="18"/>
                </w:rPr>
                <w:t>H21</w:t>
              </w:r>
            </w:ins>
          </w:p>
        </w:tc>
        <w:tc>
          <w:tcPr>
            <w:tcW w:w="687" w:type="dxa"/>
            <w:shd w:val="clear" w:color="auto" w:fill="BFBFBF"/>
          </w:tcPr>
          <w:p w:rsidR="00FC5FC8" w:rsidRPr="00A43CA5" w:rsidRDefault="00FC5FC8" w:rsidP="00E72E4F">
            <w:pPr>
              <w:keepNext/>
              <w:widowControl w:val="0"/>
              <w:spacing w:line="0" w:lineRule="atLeast"/>
              <w:rPr>
                <w:ins w:id="14115" w:author="t_竹沢 公佑" w:date="2019-09-19T16:40:00Z"/>
                <w:sz w:val="18"/>
                <w:szCs w:val="18"/>
              </w:rPr>
            </w:pPr>
            <w:ins w:id="14116" w:author="t_竹沢 公佑" w:date="2019-09-19T16:40:00Z">
              <w:r w:rsidRPr="00A43CA5">
                <w:rPr>
                  <w:rFonts w:hint="eastAsia"/>
                  <w:sz w:val="18"/>
                  <w:szCs w:val="18"/>
                </w:rPr>
                <w:t>M21</w:t>
              </w:r>
            </w:ins>
          </w:p>
        </w:tc>
        <w:tc>
          <w:tcPr>
            <w:tcW w:w="687" w:type="dxa"/>
            <w:shd w:val="clear" w:color="auto" w:fill="BFBFBF"/>
          </w:tcPr>
          <w:p w:rsidR="00FC5FC8" w:rsidRPr="00A43CA5" w:rsidRDefault="00FC5FC8" w:rsidP="00E72E4F">
            <w:pPr>
              <w:keepNext/>
              <w:widowControl w:val="0"/>
              <w:spacing w:line="0" w:lineRule="atLeast"/>
              <w:rPr>
                <w:ins w:id="14117" w:author="t_竹沢 公佑" w:date="2019-09-19T16:40:00Z"/>
                <w:sz w:val="18"/>
                <w:szCs w:val="18"/>
              </w:rPr>
            </w:pPr>
            <w:ins w:id="14118" w:author="t_竹沢 公佑" w:date="2019-09-19T16:40:00Z">
              <w:r w:rsidRPr="00A43CA5">
                <w:rPr>
                  <w:rFonts w:hint="eastAsia"/>
                  <w:sz w:val="18"/>
                  <w:szCs w:val="18"/>
                </w:rPr>
                <w:t>L21</w:t>
              </w:r>
            </w:ins>
          </w:p>
        </w:tc>
        <w:tc>
          <w:tcPr>
            <w:tcW w:w="712" w:type="dxa"/>
            <w:shd w:val="clear" w:color="auto" w:fill="FFFFFF"/>
          </w:tcPr>
          <w:p w:rsidR="00FC5FC8" w:rsidRPr="00A43CA5" w:rsidRDefault="00FC5FC8" w:rsidP="00E72E4F">
            <w:pPr>
              <w:keepNext/>
              <w:widowControl w:val="0"/>
              <w:spacing w:line="0" w:lineRule="atLeast"/>
              <w:rPr>
                <w:ins w:id="14119" w:author="t_竹沢 公佑" w:date="2019-09-19T16:40:00Z"/>
                <w:sz w:val="18"/>
                <w:szCs w:val="18"/>
              </w:rPr>
            </w:pPr>
            <w:ins w:id="14120" w:author="t_竹沢 公佑" w:date="2019-09-19T16:40:00Z">
              <w:r w:rsidRPr="00A43CA5">
                <w:rPr>
                  <w:rFonts w:hint="eastAsia"/>
                  <w:sz w:val="18"/>
                  <w:szCs w:val="18"/>
                </w:rPr>
                <w:t>H5</w:t>
              </w:r>
            </w:ins>
          </w:p>
        </w:tc>
      </w:tr>
      <w:tr w:rsidR="00FC5FC8" w:rsidRPr="00A43CA5" w:rsidTr="00E72E4F">
        <w:trPr>
          <w:ins w:id="14121" w:author="t_竹沢 公佑" w:date="2019-09-19T16:40:00Z"/>
        </w:trPr>
        <w:tc>
          <w:tcPr>
            <w:tcW w:w="750" w:type="dxa"/>
            <w:shd w:val="clear" w:color="auto" w:fill="FFFFFF"/>
          </w:tcPr>
          <w:p w:rsidR="00FC5FC8" w:rsidRPr="00A43CA5" w:rsidRDefault="00FC5FC8" w:rsidP="00E72E4F">
            <w:pPr>
              <w:keepNext/>
              <w:widowControl w:val="0"/>
              <w:spacing w:line="0" w:lineRule="atLeast"/>
              <w:rPr>
                <w:ins w:id="14122" w:author="t_竹沢 公佑" w:date="2019-09-19T16:40:00Z"/>
                <w:sz w:val="18"/>
                <w:szCs w:val="18"/>
              </w:rPr>
            </w:pPr>
            <w:ins w:id="14123" w:author="t_竹沢 公佑" w:date="2019-09-19T16:40:00Z">
              <w:r>
                <w:rPr>
                  <w:rFonts w:hint="eastAsia"/>
                  <w:sz w:val="18"/>
                  <w:szCs w:val="18"/>
                </w:rPr>
                <w:t>Byte5</w:t>
              </w:r>
            </w:ins>
          </w:p>
        </w:tc>
        <w:tc>
          <w:tcPr>
            <w:tcW w:w="620" w:type="dxa"/>
            <w:shd w:val="clear" w:color="auto" w:fill="BFBFBF"/>
          </w:tcPr>
          <w:p w:rsidR="00FC5FC8" w:rsidRPr="00A43CA5" w:rsidRDefault="00FC5FC8" w:rsidP="00E72E4F">
            <w:pPr>
              <w:keepNext/>
              <w:widowControl w:val="0"/>
              <w:spacing w:line="0" w:lineRule="atLeast"/>
              <w:rPr>
                <w:ins w:id="14124" w:author="t_竹沢 公佑" w:date="2019-09-19T16:40:00Z"/>
                <w:sz w:val="18"/>
                <w:szCs w:val="18"/>
              </w:rPr>
            </w:pPr>
            <w:ins w:id="14125" w:author="t_竹沢 公佑" w:date="2019-09-19T16:40:00Z">
              <w:r>
                <w:rPr>
                  <w:rFonts w:hint="eastAsia"/>
                  <w:sz w:val="18"/>
                  <w:szCs w:val="18"/>
                </w:rPr>
                <w:t>H23</w:t>
              </w:r>
            </w:ins>
          </w:p>
        </w:tc>
        <w:tc>
          <w:tcPr>
            <w:tcW w:w="620" w:type="dxa"/>
            <w:shd w:val="clear" w:color="auto" w:fill="BFBFBF"/>
          </w:tcPr>
          <w:p w:rsidR="00FC5FC8" w:rsidRPr="00A43CA5" w:rsidRDefault="00FC5FC8" w:rsidP="00E72E4F">
            <w:pPr>
              <w:keepNext/>
              <w:widowControl w:val="0"/>
              <w:spacing w:line="0" w:lineRule="atLeast"/>
              <w:rPr>
                <w:ins w:id="14126" w:author="t_竹沢 公佑" w:date="2019-09-19T16:40:00Z"/>
                <w:sz w:val="18"/>
                <w:szCs w:val="18"/>
              </w:rPr>
            </w:pPr>
            <w:ins w:id="14127" w:author="t_竹沢 公佑" w:date="2019-09-19T16:40:00Z">
              <w:r>
                <w:rPr>
                  <w:rFonts w:hint="eastAsia"/>
                  <w:sz w:val="18"/>
                  <w:szCs w:val="18"/>
                </w:rPr>
                <w:t>M23</w:t>
              </w:r>
            </w:ins>
          </w:p>
        </w:tc>
        <w:tc>
          <w:tcPr>
            <w:tcW w:w="620" w:type="dxa"/>
            <w:shd w:val="clear" w:color="auto" w:fill="BFBFBF"/>
          </w:tcPr>
          <w:p w:rsidR="00FC5FC8" w:rsidRPr="00A43CA5" w:rsidRDefault="00FC5FC8" w:rsidP="00E72E4F">
            <w:pPr>
              <w:keepNext/>
              <w:widowControl w:val="0"/>
              <w:spacing w:line="0" w:lineRule="atLeast"/>
              <w:rPr>
                <w:ins w:id="14128" w:author="t_竹沢 公佑" w:date="2019-09-19T16:40:00Z"/>
                <w:sz w:val="18"/>
                <w:szCs w:val="18"/>
              </w:rPr>
            </w:pPr>
            <w:ins w:id="14129" w:author="t_竹沢 公佑" w:date="2019-09-19T16:40:00Z">
              <w:r>
                <w:rPr>
                  <w:rFonts w:hint="eastAsia"/>
                  <w:sz w:val="18"/>
                  <w:szCs w:val="18"/>
                </w:rPr>
                <w:t>L23</w:t>
              </w:r>
            </w:ins>
          </w:p>
        </w:tc>
        <w:tc>
          <w:tcPr>
            <w:tcW w:w="687" w:type="dxa"/>
            <w:shd w:val="clear" w:color="auto" w:fill="auto"/>
          </w:tcPr>
          <w:p w:rsidR="00FC5FC8" w:rsidRPr="00A43CA5" w:rsidRDefault="00FC5FC8" w:rsidP="00E72E4F">
            <w:pPr>
              <w:keepNext/>
              <w:widowControl w:val="0"/>
              <w:spacing w:line="0" w:lineRule="atLeast"/>
              <w:rPr>
                <w:ins w:id="14130" w:author="t_竹沢 公佑" w:date="2019-09-19T16:40:00Z"/>
                <w:sz w:val="18"/>
                <w:szCs w:val="18"/>
              </w:rPr>
            </w:pPr>
            <w:ins w:id="14131" w:author="t_竹沢 公佑" w:date="2019-09-19T16:40:00Z">
              <w:r>
                <w:rPr>
                  <w:rFonts w:hint="eastAsia"/>
                  <w:sz w:val="18"/>
                  <w:szCs w:val="18"/>
                </w:rPr>
                <w:t>H7</w:t>
              </w:r>
            </w:ins>
          </w:p>
        </w:tc>
        <w:tc>
          <w:tcPr>
            <w:tcW w:w="687" w:type="dxa"/>
            <w:shd w:val="clear" w:color="auto" w:fill="auto"/>
          </w:tcPr>
          <w:p w:rsidR="00FC5FC8" w:rsidRPr="00A43CA5" w:rsidRDefault="00FC5FC8" w:rsidP="00E72E4F">
            <w:pPr>
              <w:keepNext/>
              <w:widowControl w:val="0"/>
              <w:spacing w:line="0" w:lineRule="atLeast"/>
              <w:rPr>
                <w:ins w:id="14132" w:author="t_竹沢 公佑" w:date="2019-09-19T16:40:00Z"/>
                <w:sz w:val="18"/>
                <w:szCs w:val="18"/>
              </w:rPr>
            </w:pPr>
            <w:ins w:id="14133" w:author="t_竹沢 公佑" w:date="2019-09-19T16:40:00Z">
              <w:r>
                <w:rPr>
                  <w:rFonts w:hint="eastAsia"/>
                  <w:sz w:val="18"/>
                  <w:szCs w:val="18"/>
                </w:rPr>
                <w:t>M7</w:t>
              </w:r>
            </w:ins>
          </w:p>
        </w:tc>
        <w:tc>
          <w:tcPr>
            <w:tcW w:w="687" w:type="dxa"/>
            <w:shd w:val="clear" w:color="auto" w:fill="auto"/>
          </w:tcPr>
          <w:p w:rsidR="00FC5FC8" w:rsidRPr="00A43CA5" w:rsidRDefault="00FC5FC8" w:rsidP="00E72E4F">
            <w:pPr>
              <w:keepNext/>
              <w:widowControl w:val="0"/>
              <w:spacing w:line="0" w:lineRule="atLeast"/>
              <w:rPr>
                <w:ins w:id="14134" w:author="t_竹沢 公佑" w:date="2019-09-19T16:40:00Z"/>
                <w:sz w:val="18"/>
                <w:szCs w:val="18"/>
              </w:rPr>
            </w:pPr>
            <w:ins w:id="14135" w:author="t_竹沢 公佑" w:date="2019-09-19T16:40:00Z">
              <w:r>
                <w:rPr>
                  <w:rFonts w:hint="eastAsia"/>
                  <w:sz w:val="18"/>
                  <w:szCs w:val="18"/>
                </w:rPr>
                <w:t>L7</w:t>
              </w:r>
            </w:ins>
          </w:p>
        </w:tc>
        <w:tc>
          <w:tcPr>
            <w:tcW w:w="687" w:type="dxa"/>
            <w:shd w:val="clear" w:color="auto" w:fill="BFBFBF"/>
          </w:tcPr>
          <w:p w:rsidR="00FC5FC8" w:rsidRPr="00A43CA5" w:rsidRDefault="00FC5FC8" w:rsidP="00E72E4F">
            <w:pPr>
              <w:keepNext/>
              <w:widowControl w:val="0"/>
              <w:spacing w:line="0" w:lineRule="atLeast"/>
              <w:rPr>
                <w:ins w:id="14136" w:author="t_竹沢 公佑" w:date="2019-09-19T16:40:00Z"/>
                <w:sz w:val="18"/>
                <w:szCs w:val="18"/>
              </w:rPr>
            </w:pPr>
            <w:ins w:id="14137" w:author="t_竹沢 公佑" w:date="2019-09-19T16:40:00Z">
              <w:r>
                <w:rPr>
                  <w:rFonts w:hint="eastAsia"/>
                  <w:sz w:val="18"/>
                  <w:szCs w:val="18"/>
                </w:rPr>
                <w:t>H22</w:t>
              </w:r>
            </w:ins>
          </w:p>
        </w:tc>
        <w:tc>
          <w:tcPr>
            <w:tcW w:w="712" w:type="dxa"/>
            <w:shd w:val="clear" w:color="auto" w:fill="BFBFBF"/>
          </w:tcPr>
          <w:p w:rsidR="00FC5FC8" w:rsidRPr="00A43CA5" w:rsidRDefault="00FC5FC8" w:rsidP="00E72E4F">
            <w:pPr>
              <w:keepNext/>
              <w:widowControl w:val="0"/>
              <w:spacing w:line="0" w:lineRule="atLeast"/>
              <w:rPr>
                <w:ins w:id="14138" w:author="t_竹沢 公佑" w:date="2019-09-19T16:40:00Z"/>
                <w:sz w:val="18"/>
                <w:szCs w:val="18"/>
              </w:rPr>
            </w:pPr>
            <w:ins w:id="14139" w:author="t_竹沢 公佑" w:date="2019-09-19T16:40:00Z">
              <w:r>
                <w:rPr>
                  <w:rFonts w:hint="eastAsia"/>
                  <w:sz w:val="18"/>
                  <w:szCs w:val="18"/>
                </w:rPr>
                <w:t>M22</w:t>
              </w:r>
            </w:ins>
          </w:p>
        </w:tc>
      </w:tr>
      <w:tr w:rsidR="00FC5FC8" w:rsidTr="00E72E4F">
        <w:trPr>
          <w:ins w:id="14140" w:author="t_竹沢 公佑" w:date="2019-09-19T16:40:00Z"/>
        </w:trPr>
        <w:tc>
          <w:tcPr>
            <w:tcW w:w="750" w:type="dxa"/>
            <w:shd w:val="clear" w:color="auto" w:fill="FFFFFF"/>
          </w:tcPr>
          <w:p w:rsidR="00FC5FC8" w:rsidRDefault="00FC5FC8" w:rsidP="00E72E4F">
            <w:pPr>
              <w:keepNext/>
              <w:widowControl w:val="0"/>
              <w:spacing w:line="0" w:lineRule="atLeast"/>
              <w:rPr>
                <w:ins w:id="14141" w:author="t_竹沢 公佑" w:date="2019-09-19T16:40:00Z"/>
                <w:sz w:val="18"/>
                <w:szCs w:val="18"/>
              </w:rPr>
            </w:pPr>
            <w:ins w:id="14142" w:author="t_竹沢 公佑" w:date="2019-09-19T16:40:00Z">
              <w:r>
                <w:rPr>
                  <w:rFonts w:hint="eastAsia"/>
                  <w:sz w:val="18"/>
                  <w:szCs w:val="18"/>
                </w:rPr>
                <w:t>Byte6</w:t>
              </w:r>
            </w:ins>
          </w:p>
        </w:tc>
        <w:tc>
          <w:tcPr>
            <w:tcW w:w="620" w:type="dxa"/>
            <w:shd w:val="clear" w:color="auto" w:fill="auto"/>
          </w:tcPr>
          <w:p w:rsidR="00FC5FC8" w:rsidRPr="00A43CA5" w:rsidRDefault="00FC5FC8" w:rsidP="00E72E4F">
            <w:pPr>
              <w:keepNext/>
              <w:widowControl w:val="0"/>
              <w:spacing w:line="0" w:lineRule="atLeast"/>
              <w:rPr>
                <w:ins w:id="14143" w:author="t_竹沢 公佑" w:date="2019-09-19T16:40:00Z"/>
                <w:sz w:val="18"/>
                <w:szCs w:val="18"/>
              </w:rPr>
            </w:pPr>
            <w:ins w:id="14144" w:author="t_竹沢 公佑" w:date="2019-09-19T16:40:00Z">
              <w:r>
                <w:rPr>
                  <w:rFonts w:hint="eastAsia"/>
                  <w:sz w:val="18"/>
                  <w:szCs w:val="18"/>
                </w:rPr>
                <w:t>M9</w:t>
              </w:r>
            </w:ins>
          </w:p>
        </w:tc>
        <w:tc>
          <w:tcPr>
            <w:tcW w:w="620" w:type="dxa"/>
            <w:shd w:val="clear" w:color="auto" w:fill="auto"/>
          </w:tcPr>
          <w:p w:rsidR="00FC5FC8" w:rsidRPr="00A43CA5" w:rsidRDefault="00FC5FC8" w:rsidP="00E72E4F">
            <w:pPr>
              <w:keepNext/>
              <w:widowControl w:val="0"/>
              <w:spacing w:line="0" w:lineRule="atLeast"/>
              <w:rPr>
                <w:ins w:id="14145" w:author="t_竹沢 公佑" w:date="2019-09-19T16:40:00Z"/>
                <w:sz w:val="18"/>
                <w:szCs w:val="18"/>
              </w:rPr>
            </w:pPr>
            <w:ins w:id="14146" w:author="t_竹沢 公佑" w:date="2019-09-19T16:40:00Z">
              <w:r>
                <w:rPr>
                  <w:rFonts w:hint="eastAsia"/>
                  <w:sz w:val="18"/>
                  <w:szCs w:val="18"/>
                </w:rPr>
                <w:t>L9</w:t>
              </w:r>
            </w:ins>
          </w:p>
        </w:tc>
        <w:tc>
          <w:tcPr>
            <w:tcW w:w="620" w:type="dxa"/>
            <w:shd w:val="clear" w:color="auto" w:fill="BFBFBF"/>
          </w:tcPr>
          <w:p w:rsidR="00FC5FC8" w:rsidRPr="00A43CA5" w:rsidRDefault="00FC5FC8" w:rsidP="00E72E4F">
            <w:pPr>
              <w:keepNext/>
              <w:widowControl w:val="0"/>
              <w:spacing w:line="0" w:lineRule="atLeast"/>
              <w:rPr>
                <w:ins w:id="14147" w:author="t_竹沢 公佑" w:date="2019-09-19T16:40:00Z"/>
                <w:sz w:val="18"/>
                <w:szCs w:val="18"/>
              </w:rPr>
            </w:pPr>
            <w:ins w:id="14148" w:author="t_竹沢 公佑" w:date="2019-09-19T16:40:00Z">
              <w:r>
                <w:rPr>
                  <w:rFonts w:hint="eastAsia"/>
                  <w:sz w:val="18"/>
                  <w:szCs w:val="18"/>
                </w:rPr>
                <w:t>H24</w:t>
              </w:r>
            </w:ins>
          </w:p>
        </w:tc>
        <w:tc>
          <w:tcPr>
            <w:tcW w:w="687" w:type="dxa"/>
            <w:shd w:val="clear" w:color="auto" w:fill="BFBFBF"/>
          </w:tcPr>
          <w:p w:rsidR="00FC5FC8" w:rsidRPr="00A43CA5" w:rsidRDefault="00FC5FC8" w:rsidP="00E72E4F">
            <w:pPr>
              <w:keepNext/>
              <w:widowControl w:val="0"/>
              <w:spacing w:line="0" w:lineRule="atLeast"/>
              <w:rPr>
                <w:ins w:id="14149" w:author="t_竹沢 公佑" w:date="2019-09-19T16:40:00Z"/>
                <w:sz w:val="18"/>
                <w:szCs w:val="18"/>
              </w:rPr>
            </w:pPr>
            <w:ins w:id="14150" w:author="t_竹沢 公佑" w:date="2019-09-19T16:40:00Z">
              <w:r>
                <w:rPr>
                  <w:rFonts w:hint="eastAsia"/>
                  <w:sz w:val="18"/>
                  <w:szCs w:val="18"/>
                </w:rPr>
                <w:t>M24</w:t>
              </w:r>
            </w:ins>
          </w:p>
        </w:tc>
        <w:tc>
          <w:tcPr>
            <w:tcW w:w="687" w:type="dxa"/>
            <w:shd w:val="clear" w:color="auto" w:fill="BFBFBF"/>
          </w:tcPr>
          <w:p w:rsidR="00FC5FC8" w:rsidRPr="00A43CA5" w:rsidRDefault="00FC5FC8" w:rsidP="00E72E4F">
            <w:pPr>
              <w:keepNext/>
              <w:widowControl w:val="0"/>
              <w:spacing w:line="0" w:lineRule="atLeast"/>
              <w:rPr>
                <w:ins w:id="14151" w:author="t_竹沢 公佑" w:date="2019-09-19T16:40:00Z"/>
                <w:sz w:val="18"/>
                <w:szCs w:val="18"/>
              </w:rPr>
            </w:pPr>
            <w:ins w:id="14152" w:author="t_竹沢 公佑" w:date="2019-09-19T16:40:00Z">
              <w:r>
                <w:rPr>
                  <w:rFonts w:hint="eastAsia"/>
                  <w:sz w:val="18"/>
                  <w:szCs w:val="18"/>
                </w:rPr>
                <w:t>L24</w:t>
              </w:r>
            </w:ins>
          </w:p>
        </w:tc>
        <w:tc>
          <w:tcPr>
            <w:tcW w:w="687" w:type="dxa"/>
            <w:shd w:val="clear" w:color="auto" w:fill="auto"/>
          </w:tcPr>
          <w:p w:rsidR="00FC5FC8" w:rsidRPr="00A43CA5" w:rsidRDefault="00FC5FC8" w:rsidP="00E72E4F">
            <w:pPr>
              <w:keepNext/>
              <w:widowControl w:val="0"/>
              <w:spacing w:line="0" w:lineRule="atLeast"/>
              <w:rPr>
                <w:ins w:id="14153" w:author="t_竹沢 公佑" w:date="2019-09-19T16:40:00Z"/>
                <w:sz w:val="18"/>
                <w:szCs w:val="18"/>
              </w:rPr>
            </w:pPr>
            <w:ins w:id="14154" w:author="t_竹沢 公佑" w:date="2019-09-19T16:40:00Z">
              <w:r>
                <w:rPr>
                  <w:rFonts w:hint="eastAsia"/>
                  <w:sz w:val="18"/>
                  <w:szCs w:val="18"/>
                </w:rPr>
                <w:t>H8</w:t>
              </w:r>
            </w:ins>
          </w:p>
        </w:tc>
        <w:tc>
          <w:tcPr>
            <w:tcW w:w="687" w:type="dxa"/>
            <w:shd w:val="clear" w:color="auto" w:fill="auto"/>
          </w:tcPr>
          <w:p w:rsidR="00FC5FC8" w:rsidRPr="00A43CA5" w:rsidRDefault="00FC5FC8" w:rsidP="00E72E4F">
            <w:pPr>
              <w:keepNext/>
              <w:widowControl w:val="0"/>
              <w:spacing w:line="0" w:lineRule="atLeast"/>
              <w:rPr>
                <w:ins w:id="14155" w:author="t_竹沢 公佑" w:date="2019-09-19T16:40:00Z"/>
                <w:sz w:val="18"/>
                <w:szCs w:val="18"/>
              </w:rPr>
            </w:pPr>
            <w:ins w:id="14156" w:author="t_竹沢 公佑" w:date="2019-09-19T16:40:00Z">
              <w:r>
                <w:rPr>
                  <w:rFonts w:hint="eastAsia"/>
                  <w:sz w:val="18"/>
                  <w:szCs w:val="18"/>
                </w:rPr>
                <w:t>M8</w:t>
              </w:r>
            </w:ins>
          </w:p>
        </w:tc>
        <w:tc>
          <w:tcPr>
            <w:tcW w:w="712" w:type="dxa"/>
            <w:shd w:val="clear" w:color="auto" w:fill="auto"/>
          </w:tcPr>
          <w:p w:rsidR="00FC5FC8" w:rsidRDefault="00FC5FC8" w:rsidP="00E72E4F">
            <w:pPr>
              <w:keepNext/>
              <w:widowControl w:val="0"/>
              <w:spacing w:line="0" w:lineRule="atLeast"/>
              <w:rPr>
                <w:ins w:id="14157" w:author="t_竹沢 公佑" w:date="2019-09-19T16:40:00Z"/>
                <w:sz w:val="18"/>
                <w:szCs w:val="18"/>
              </w:rPr>
            </w:pPr>
            <w:ins w:id="14158" w:author="t_竹沢 公佑" w:date="2019-09-19T16:40:00Z">
              <w:r>
                <w:rPr>
                  <w:rFonts w:hint="eastAsia"/>
                  <w:sz w:val="18"/>
                  <w:szCs w:val="18"/>
                </w:rPr>
                <w:t>L8</w:t>
              </w:r>
            </w:ins>
          </w:p>
        </w:tc>
      </w:tr>
      <w:tr w:rsidR="00FC5FC8" w:rsidTr="00E72E4F">
        <w:trPr>
          <w:ins w:id="14159" w:author="t_竹沢 公佑" w:date="2019-09-19T16:40:00Z"/>
        </w:trPr>
        <w:tc>
          <w:tcPr>
            <w:tcW w:w="750" w:type="dxa"/>
            <w:shd w:val="clear" w:color="auto" w:fill="FFFFFF"/>
          </w:tcPr>
          <w:p w:rsidR="00FC5FC8" w:rsidRDefault="00FC5FC8" w:rsidP="00E72E4F">
            <w:pPr>
              <w:keepNext/>
              <w:widowControl w:val="0"/>
              <w:spacing w:line="0" w:lineRule="atLeast"/>
              <w:rPr>
                <w:ins w:id="14160" w:author="t_竹沢 公佑" w:date="2019-09-19T16:40:00Z"/>
                <w:sz w:val="18"/>
                <w:szCs w:val="18"/>
              </w:rPr>
            </w:pPr>
            <w:ins w:id="14161" w:author="t_竹沢 公佑" w:date="2019-09-19T16:40:00Z">
              <w:r>
                <w:rPr>
                  <w:rFonts w:hint="eastAsia"/>
                  <w:sz w:val="18"/>
                  <w:szCs w:val="18"/>
                </w:rPr>
                <w:t>Byte7</w:t>
              </w:r>
            </w:ins>
          </w:p>
        </w:tc>
        <w:tc>
          <w:tcPr>
            <w:tcW w:w="620" w:type="dxa"/>
            <w:shd w:val="clear" w:color="auto" w:fill="BFBFBF"/>
          </w:tcPr>
          <w:p w:rsidR="00FC5FC8" w:rsidRPr="00A43CA5" w:rsidRDefault="00FC5FC8" w:rsidP="00E72E4F">
            <w:pPr>
              <w:keepNext/>
              <w:widowControl w:val="0"/>
              <w:spacing w:line="0" w:lineRule="atLeast"/>
              <w:rPr>
                <w:ins w:id="14162" w:author="t_竹沢 公佑" w:date="2019-09-19T16:40:00Z"/>
                <w:sz w:val="18"/>
                <w:szCs w:val="18"/>
              </w:rPr>
            </w:pPr>
            <w:ins w:id="14163" w:author="t_竹沢 公佑" w:date="2019-09-19T16:40:00Z">
              <w:r>
                <w:rPr>
                  <w:rFonts w:hint="eastAsia"/>
                  <w:sz w:val="18"/>
                  <w:szCs w:val="18"/>
                </w:rPr>
                <w:t>L26</w:t>
              </w:r>
            </w:ins>
          </w:p>
        </w:tc>
        <w:tc>
          <w:tcPr>
            <w:tcW w:w="620" w:type="dxa"/>
            <w:shd w:val="clear" w:color="auto" w:fill="auto"/>
          </w:tcPr>
          <w:p w:rsidR="00FC5FC8" w:rsidRPr="00A43CA5" w:rsidRDefault="00FC5FC8" w:rsidP="00E72E4F">
            <w:pPr>
              <w:keepNext/>
              <w:widowControl w:val="0"/>
              <w:spacing w:line="0" w:lineRule="atLeast"/>
              <w:rPr>
                <w:ins w:id="14164" w:author="t_竹沢 公佑" w:date="2019-09-19T16:40:00Z"/>
                <w:sz w:val="18"/>
                <w:szCs w:val="18"/>
              </w:rPr>
            </w:pPr>
            <w:ins w:id="14165" w:author="t_竹沢 公佑" w:date="2019-09-19T16:40:00Z">
              <w:r>
                <w:rPr>
                  <w:rFonts w:hint="eastAsia"/>
                  <w:sz w:val="18"/>
                  <w:szCs w:val="18"/>
                </w:rPr>
                <w:t>H10</w:t>
              </w:r>
            </w:ins>
          </w:p>
        </w:tc>
        <w:tc>
          <w:tcPr>
            <w:tcW w:w="620" w:type="dxa"/>
            <w:shd w:val="clear" w:color="auto" w:fill="auto"/>
          </w:tcPr>
          <w:p w:rsidR="00FC5FC8" w:rsidRPr="00A43CA5" w:rsidRDefault="00FC5FC8" w:rsidP="00E72E4F">
            <w:pPr>
              <w:keepNext/>
              <w:widowControl w:val="0"/>
              <w:spacing w:line="0" w:lineRule="atLeast"/>
              <w:rPr>
                <w:ins w:id="14166" w:author="t_竹沢 公佑" w:date="2019-09-19T16:40:00Z"/>
                <w:sz w:val="18"/>
                <w:szCs w:val="18"/>
              </w:rPr>
            </w:pPr>
            <w:ins w:id="14167" w:author="t_竹沢 公佑" w:date="2019-09-19T16:40:00Z">
              <w:r>
                <w:rPr>
                  <w:rFonts w:hint="eastAsia"/>
                  <w:sz w:val="18"/>
                  <w:szCs w:val="18"/>
                </w:rPr>
                <w:t>M10</w:t>
              </w:r>
            </w:ins>
          </w:p>
        </w:tc>
        <w:tc>
          <w:tcPr>
            <w:tcW w:w="687" w:type="dxa"/>
            <w:shd w:val="clear" w:color="auto" w:fill="auto"/>
          </w:tcPr>
          <w:p w:rsidR="00FC5FC8" w:rsidRPr="00A43CA5" w:rsidRDefault="00FC5FC8" w:rsidP="00E72E4F">
            <w:pPr>
              <w:keepNext/>
              <w:widowControl w:val="0"/>
              <w:spacing w:line="0" w:lineRule="atLeast"/>
              <w:rPr>
                <w:ins w:id="14168" w:author="t_竹沢 公佑" w:date="2019-09-19T16:40:00Z"/>
                <w:sz w:val="18"/>
                <w:szCs w:val="18"/>
              </w:rPr>
            </w:pPr>
            <w:ins w:id="14169" w:author="t_竹沢 公佑" w:date="2019-09-19T16:40:00Z">
              <w:r>
                <w:rPr>
                  <w:rFonts w:hint="eastAsia"/>
                  <w:sz w:val="18"/>
                  <w:szCs w:val="18"/>
                </w:rPr>
                <w:t>L10</w:t>
              </w:r>
            </w:ins>
          </w:p>
        </w:tc>
        <w:tc>
          <w:tcPr>
            <w:tcW w:w="687" w:type="dxa"/>
            <w:shd w:val="clear" w:color="auto" w:fill="BFBFBF"/>
          </w:tcPr>
          <w:p w:rsidR="00FC5FC8" w:rsidRPr="00A43CA5" w:rsidRDefault="00FC5FC8" w:rsidP="00E72E4F">
            <w:pPr>
              <w:keepNext/>
              <w:widowControl w:val="0"/>
              <w:spacing w:line="0" w:lineRule="atLeast"/>
              <w:rPr>
                <w:ins w:id="14170" w:author="t_竹沢 公佑" w:date="2019-09-19T16:40:00Z"/>
                <w:sz w:val="18"/>
                <w:szCs w:val="18"/>
              </w:rPr>
            </w:pPr>
            <w:ins w:id="14171" w:author="t_竹沢 公佑" w:date="2019-09-19T16:40:00Z">
              <w:r>
                <w:rPr>
                  <w:rFonts w:hint="eastAsia"/>
                  <w:sz w:val="18"/>
                  <w:szCs w:val="18"/>
                </w:rPr>
                <w:t>H25</w:t>
              </w:r>
            </w:ins>
          </w:p>
        </w:tc>
        <w:tc>
          <w:tcPr>
            <w:tcW w:w="687" w:type="dxa"/>
            <w:shd w:val="clear" w:color="auto" w:fill="BFBFBF"/>
          </w:tcPr>
          <w:p w:rsidR="00FC5FC8" w:rsidRPr="00A43CA5" w:rsidRDefault="00FC5FC8" w:rsidP="00E72E4F">
            <w:pPr>
              <w:keepNext/>
              <w:widowControl w:val="0"/>
              <w:spacing w:line="0" w:lineRule="atLeast"/>
              <w:rPr>
                <w:ins w:id="14172" w:author="t_竹沢 公佑" w:date="2019-09-19T16:40:00Z"/>
                <w:sz w:val="18"/>
                <w:szCs w:val="18"/>
              </w:rPr>
            </w:pPr>
            <w:ins w:id="14173" w:author="t_竹沢 公佑" w:date="2019-09-19T16:40:00Z">
              <w:r>
                <w:rPr>
                  <w:rFonts w:hint="eastAsia"/>
                  <w:sz w:val="18"/>
                  <w:szCs w:val="18"/>
                </w:rPr>
                <w:t>M25</w:t>
              </w:r>
            </w:ins>
          </w:p>
        </w:tc>
        <w:tc>
          <w:tcPr>
            <w:tcW w:w="687" w:type="dxa"/>
            <w:shd w:val="clear" w:color="auto" w:fill="BFBFBF"/>
          </w:tcPr>
          <w:p w:rsidR="00FC5FC8" w:rsidRPr="00A43CA5" w:rsidRDefault="00FC5FC8" w:rsidP="00E72E4F">
            <w:pPr>
              <w:keepNext/>
              <w:widowControl w:val="0"/>
              <w:spacing w:line="0" w:lineRule="atLeast"/>
              <w:rPr>
                <w:ins w:id="14174" w:author="t_竹沢 公佑" w:date="2019-09-19T16:40:00Z"/>
                <w:sz w:val="18"/>
                <w:szCs w:val="18"/>
              </w:rPr>
            </w:pPr>
            <w:ins w:id="14175" w:author="t_竹沢 公佑" w:date="2019-09-19T16:40:00Z">
              <w:r>
                <w:rPr>
                  <w:rFonts w:hint="eastAsia"/>
                  <w:sz w:val="18"/>
                  <w:szCs w:val="18"/>
                </w:rPr>
                <w:t>L25</w:t>
              </w:r>
            </w:ins>
          </w:p>
        </w:tc>
        <w:tc>
          <w:tcPr>
            <w:tcW w:w="712" w:type="dxa"/>
            <w:shd w:val="clear" w:color="auto" w:fill="auto"/>
          </w:tcPr>
          <w:p w:rsidR="00FC5FC8" w:rsidRDefault="00FC5FC8" w:rsidP="00E72E4F">
            <w:pPr>
              <w:keepNext/>
              <w:widowControl w:val="0"/>
              <w:spacing w:line="0" w:lineRule="atLeast"/>
              <w:rPr>
                <w:ins w:id="14176" w:author="t_竹沢 公佑" w:date="2019-09-19T16:40:00Z"/>
                <w:sz w:val="18"/>
                <w:szCs w:val="18"/>
              </w:rPr>
            </w:pPr>
            <w:ins w:id="14177" w:author="t_竹沢 公佑" w:date="2019-09-19T16:40:00Z">
              <w:r>
                <w:rPr>
                  <w:rFonts w:hint="eastAsia"/>
                  <w:sz w:val="18"/>
                  <w:szCs w:val="18"/>
                </w:rPr>
                <w:t>H9</w:t>
              </w:r>
            </w:ins>
          </w:p>
        </w:tc>
      </w:tr>
      <w:tr w:rsidR="00FC5FC8" w:rsidRPr="00A43CA5" w:rsidTr="00E72E4F">
        <w:trPr>
          <w:ins w:id="14178" w:author="t_竹沢 公佑" w:date="2019-09-19T16:40:00Z"/>
        </w:trPr>
        <w:tc>
          <w:tcPr>
            <w:tcW w:w="6070" w:type="dxa"/>
            <w:gridSpan w:val="9"/>
            <w:shd w:val="clear" w:color="auto" w:fill="FFFFFF"/>
          </w:tcPr>
          <w:p w:rsidR="00FC5FC8" w:rsidRPr="00A43CA5" w:rsidRDefault="00FC5FC8" w:rsidP="00E72E4F">
            <w:pPr>
              <w:keepNext/>
              <w:widowControl w:val="0"/>
              <w:spacing w:line="0" w:lineRule="atLeast"/>
              <w:jc w:val="center"/>
              <w:rPr>
                <w:ins w:id="14179" w:author="t_竹沢 公佑" w:date="2019-09-19T16:40:00Z"/>
                <w:sz w:val="18"/>
                <w:szCs w:val="18"/>
              </w:rPr>
            </w:pPr>
            <w:ins w:id="14180" w:author="t_竹沢 公佑" w:date="2019-09-19T16:40:00Z">
              <w:r w:rsidRPr="00A43CA5">
                <w:rPr>
                  <w:rFonts w:hint="eastAsia"/>
                  <w:color w:val="222222"/>
                  <w:sz w:val="18"/>
                  <w:szCs w:val="18"/>
                  <w:lang w:val="en"/>
                </w:rPr>
                <w:t>・・・・・・・・・・・・・</w:t>
              </w:r>
            </w:ins>
          </w:p>
        </w:tc>
      </w:tr>
      <w:tr w:rsidR="00FC5FC8" w:rsidRPr="00A43CA5" w:rsidTr="00E72E4F">
        <w:trPr>
          <w:ins w:id="14181" w:author="t_竹沢 公佑" w:date="2019-09-19T16:40:00Z"/>
        </w:trPr>
        <w:tc>
          <w:tcPr>
            <w:tcW w:w="750" w:type="dxa"/>
            <w:shd w:val="clear" w:color="auto" w:fill="FFFFFF"/>
          </w:tcPr>
          <w:p w:rsidR="00FC5FC8" w:rsidRPr="00A43CA5" w:rsidRDefault="00FC5FC8" w:rsidP="00E72E4F">
            <w:pPr>
              <w:keepNext/>
              <w:widowControl w:val="0"/>
              <w:spacing w:line="0" w:lineRule="atLeast"/>
              <w:rPr>
                <w:ins w:id="14182" w:author="t_竹沢 公佑" w:date="2019-09-19T16:40:00Z"/>
                <w:sz w:val="18"/>
                <w:szCs w:val="18"/>
              </w:rPr>
            </w:pPr>
            <w:ins w:id="14183" w:author="t_竹沢 公佑" w:date="2019-09-19T16:40:00Z">
              <w:r w:rsidRPr="00A43CA5">
                <w:rPr>
                  <w:rFonts w:hint="eastAsia"/>
                  <w:sz w:val="18"/>
                  <w:szCs w:val="18"/>
                </w:rPr>
                <w:t>Byte43</w:t>
              </w:r>
            </w:ins>
          </w:p>
        </w:tc>
        <w:tc>
          <w:tcPr>
            <w:tcW w:w="620" w:type="dxa"/>
            <w:shd w:val="clear" w:color="auto" w:fill="BFBFBF"/>
          </w:tcPr>
          <w:p w:rsidR="00FC5FC8" w:rsidRPr="00A43CA5" w:rsidRDefault="00FC5FC8" w:rsidP="00E72E4F">
            <w:pPr>
              <w:keepNext/>
              <w:widowControl w:val="0"/>
              <w:spacing w:line="0" w:lineRule="atLeast"/>
              <w:rPr>
                <w:ins w:id="14184" w:author="t_竹沢 公佑" w:date="2019-09-19T16:40:00Z"/>
                <w:sz w:val="18"/>
                <w:szCs w:val="18"/>
              </w:rPr>
            </w:pPr>
            <w:ins w:id="14185" w:author="t_竹沢 公佑" w:date="2019-09-19T16:40:00Z">
              <w:r w:rsidRPr="00A43CA5">
                <w:rPr>
                  <w:rFonts w:hint="eastAsia"/>
                  <w:sz w:val="18"/>
                  <w:szCs w:val="18"/>
                </w:rPr>
                <w:t>L122</w:t>
              </w:r>
            </w:ins>
          </w:p>
        </w:tc>
        <w:tc>
          <w:tcPr>
            <w:tcW w:w="620" w:type="dxa"/>
            <w:shd w:val="clear" w:color="auto" w:fill="FFFFFF"/>
          </w:tcPr>
          <w:p w:rsidR="00FC5FC8" w:rsidRPr="00A43CA5" w:rsidRDefault="00FC5FC8" w:rsidP="00E72E4F">
            <w:pPr>
              <w:keepNext/>
              <w:widowControl w:val="0"/>
              <w:spacing w:line="0" w:lineRule="atLeast"/>
              <w:rPr>
                <w:ins w:id="14186" w:author="t_竹沢 公佑" w:date="2019-09-19T16:40:00Z"/>
                <w:sz w:val="18"/>
                <w:szCs w:val="18"/>
              </w:rPr>
            </w:pPr>
            <w:ins w:id="14187" w:author="t_竹沢 公佑" w:date="2019-09-19T16:40:00Z">
              <w:r w:rsidRPr="00A43CA5">
                <w:rPr>
                  <w:rFonts w:hint="eastAsia"/>
                  <w:sz w:val="18"/>
                  <w:szCs w:val="18"/>
                </w:rPr>
                <w:t>H106</w:t>
              </w:r>
            </w:ins>
          </w:p>
        </w:tc>
        <w:tc>
          <w:tcPr>
            <w:tcW w:w="620" w:type="dxa"/>
            <w:shd w:val="clear" w:color="auto" w:fill="FFFFFF"/>
          </w:tcPr>
          <w:p w:rsidR="00FC5FC8" w:rsidRPr="00A43CA5" w:rsidRDefault="00FC5FC8" w:rsidP="00E72E4F">
            <w:pPr>
              <w:keepNext/>
              <w:widowControl w:val="0"/>
              <w:spacing w:line="0" w:lineRule="atLeast"/>
              <w:rPr>
                <w:ins w:id="14188" w:author="t_竹沢 公佑" w:date="2019-09-19T16:40:00Z"/>
                <w:sz w:val="18"/>
                <w:szCs w:val="18"/>
              </w:rPr>
            </w:pPr>
            <w:ins w:id="14189" w:author="t_竹沢 公佑" w:date="2019-09-19T16:40:00Z">
              <w:r w:rsidRPr="00A43CA5">
                <w:rPr>
                  <w:rFonts w:hint="eastAsia"/>
                  <w:sz w:val="18"/>
                  <w:szCs w:val="18"/>
                </w:rPr>
                <w:t>M106</w:t>
              </w:r>
            </w:ins>
          </w:p>
        </w:tc>
        <w:tc>
          <w:tcPr>
            <w:tcW w:w="687" w:type="dxa"/>
            <w:shd w:val="clear" w:color="auto" w:fill="FFFFFF"/>
          </w:tcPr>
          <w:p w:rsidR="00FC5FC8" w:rsidRPr="00A43CA5" w:rsidRDefault="00FC5FC8" w:rsidP="00E72E4F">
            <w:pPr>
              <w:keepNext/>
              <w:widowControl w:val="0"/>
              <w:spacing w:line="0" w:lineRule="atLeast"/>
              <w:rPr>
                <w:ins w:id="14190" w:author="t_竹沢 公佑" w:date="2019-09-19T16:40:00Z"/>
                <w:sz w:val="18"/>
                <w:szCs w:val="18"/>
                <w:lang w:val="en"/>
              </w:rPr>
            </w:pPr>
            <w:ins w:id="14191" w:author="t_竹沢 公佑" w:date="2019-09-19T16:40:00Z">
              <w:r w:rsidRPr="00A43CA5">
                <w:rPr>
                  <w:rFonts w:hint="eastAsia"/>
                  <w:sz w:val="18"/>
                  <w:szCs w:val="18"/>
                  <w:lang w:val="en"/>
                </w:rPr>
                <w:t>L106</w:t>
              </w:r>
            </w:ins>
          </w:p>
        </w:tc>
        <w:tc>
          <w:tcPr>
            <w:tcW w:w="687" w:type="dxa"/>
            <w:shd w:val="clear" w:color="auto" w:fill="BFBFBF"/>
          </w:tcPr>
          <w:p w:rsidR="00FC5FC8" w:rsidRPr="00A43CA5" w:rsidRDefault="00FC5FC8" w:rsidP="00E72E4F">
            <w:pPr>
              <w:keepNext/>
              <w:widowControl w:val="0"/>
              <w:spacing w:line="0" w:lineRule="atLeast"/>
              <w:rPr>
                <w:ins w:id="14192" w:author="t_竹沢 公佑" w:date="2019-09-19T16:40:00Z"/>
                <w:sz w:val="18"/>
                <w:szCs w:val="18"/>
                <w:lang w:val="en"/>
              </w:rPr>
            </w:pPr>
            <w:ins w:id="14193" w:author="t_竹沢 公佑" w:date="2019-09-19T16:40:00Z">
              <w:r w:rsidRPr="00A43CA5">
                <w:rPr>
                  <w:rFonts w:hint="eastAsia"/>
                  <w:sz w:val="18"/>
                  <w:szCs w:val="18"/>
                  <w:lang w:val="en"/>
                </w:rPr>
                <w:t>H121</w:t>
              </w:r>
            </w:ins>
          </w:p>
        </w:tc>
        <w:tc>
          <w:tcPr>
            <w:tcW w:w="687" w:type="dxa"/>
            <w:shd w:val="clear" w:color="auto" w:fill="BFBFBF"/>
          </w:tcPr>
          <w:p w:rsidR="00FC5FC8" w:rsidRPr="00A43CA5" w:rsidRDefault="00FC5FC8" w:rsidP="00E72E4F">
            <w:pPr>
              <w:keepNext/>
              <w:widowControl w:val="0"/>
              <w:spacing w:line="0" w:lineRule="atLeast"/>
              <w:rPr>
                <w:ins w:id="14194" w:author="t_竹沢 公佑" w:date="2019-09-19T16:40:00Z"/>
                <w:sz w:val="18"/>
                <w:szCs w:val="18"/>
              </w:rPr>
            </w:pPr>
            <w:ins w:id="14195" w:author="t_竹沢 公佑" w:date="2019-09-19T16:40:00Z">
              <w:r w:rsidRPr="00A43CA5">
                <w:rPr>
                  <w:rFonts w:hint="eastAsia"/>
                  <w:sz w:val="18"/>
                  <w:szCs w:val="18"/>
                </w:rPr>
                <w:t>M121</w:t>
              </w:r>
            </w:ins>
          </w:p>
        </w:tc>
        <w:tc>
          <w:tcPr>
            <w:tcW w:w="687" w:type="dxa"/>
            <w:shd w:val="clear" w:color="auto" w:fill="BFBFBF"/>
          </w:tcPr>
          <w:p w:rsidR="00FC5FC8" w:rsidRPr="00A43CA5" w:rsidRDefault="00FC5FC8" w:rsidP="00E72E4F">
            <w:pPr>
              <w:keepNext/>
              <w:widowControl w:val="0"/>
              <w:spacing w:line="0" w:lineRule="atLeast"/>
              <w:rPr>
                <w:ins w:id="14196" w:author="t_竹沢 公佑" w:date="2019-09-19T16:40:00Z"/>
                <w:sz w:val="18"/>
                <w:szCs w:val="18"/>
              </w:rPr>
            </w:pPr>
            <w:ins w:id="14197" w:author="t_竹沢 公佑" w:date="2019-09-19T16:40:00Z">
              <w:r w:rsidRPr="00A43CA5">
                <w:rPr>
                  <w:rFonts w:hint="eastAsia"/>
                  <w:sz w:val="18"/>
                  <w:szCs w:val="18"/>
                </w:rPr>
                <w:t>L121</w:t>
              </w:r>
            </w:ins>
          </w:p>
        </w:tc>
        <w:tc>
          <w:tcPr>
            <w:tcW w:w="712" w:type="dxa"/>
            <w:shd w:val="clear" w:color="auto" w:fill="FFFFFF"/>
          </w:tcPr>
          <w:p w:rsidR="00FC5FC8" w:rsidRPr="00A43CA5" w:rsidRDefault="00FC5FC8" w:rsidP="00E72E4F">
            <w:pPr>
              <w:keepNext/>
              <w:widowControl w:val="0"/>
              <w:spacing w:line="0" w:lineRule="atLeast"/>
              <w:rPr>
                <w:ins w:id="14198" w:author="t_竹沢 公佑" w:date="2019-09-19T16:40:00Z"/>
                <w:sz w:val="18"/>
                <w:szCs w:val="18"/>
              </w:rPr>
            </w:pPr>
            <w:ins w:id="14199" w:author="t_竹沢 公佑" w:date="2019-09-19T16:40:00Z">
              <w:r w:rsidRPr="00A43CA5">
                <w:rPr>
                  <w:rFonts w:hint="eastAsia"/>
                  <w:sz w:val="18"/>
                  <w:szCs w:val="18"/>
                </w:rPr>
                <w:t>H105</w:t>
              </w:r>
            </w:ins>
          </w:p>
        </w:tc>
      </w:tr>
      <w:tr w:rsidR="00FC5FC8" w:rsidRPr="00A43CA5" w:rsidTr="00E72E4F">
        <w:trPr>
          <w:ins w:id="14200" w:author="t_竹沢 公佑" w:date="2019-09-19T16:40:00Z"/>
        </w:trPr>
        <w:tc>
          <w:tcPr>
            <w:tcW w:w="750" w:type="dxa"/>
            <w:shd w:val="clear" w:color="auto" w:fill="FFFFFF"/>
          </w:tcPr>
          <w:p w:rsidR="00FC5FC8" w:rsidRPr="00A43CA5" w:rsidRDefault="00FC5FC8" w:rsidP="00E72E4F">
            <w:pPr>
              <w:keepNext/>
              <w:widowControl w:val="0"/>
              <w:spacing w:line="0" w:lineRule="atLeast"/>
              <w:rPr>
                <w:ins w:id="14201" w:author="t_竹沢 公佑" w:date="2019-09-19T16:40:00Z"/>
                <w:sz w:val="18"/>
                <w:szCs w:val="18"/>
              </w:rPr>
            </w:pPr>
            <w:ins w:id="14202" w:author="t_竹沢 公佑" w:date="2019-09-19T16:40:00Z">
              <w:r w:rsidRPr="00A43CA5">
                <w:rPr>
                  <w:rFonts w:hint="eastAsia"/>
                  <w:sz w:val="18"/>
                  <w:szCs w:val="18"/>
                </w:rPr>
                <w:t>Byte44</w:t>
              </w:r>
            </w:ins>
          </w:p>
        </w:tc>
        <w:tc>
          <w:tcPr>
            <w:tcW w:w="620" w:type="dxa"/>
            <w:shd w:val="clear" w:color="auto" w:fill="BFBFBF"/>
          </w:tcPr>
          <w:p w:rsidR="00FC5FC8" w:rsidRPr="00A43CA5" w:rsidRDefault="00FC5FC8" w:rsidP="00E72E4F">
            <w:pPr>
              <w:keepNext/>
              <w:widowControl w:val="0"/>
              <w:spacing w:line="0" w:lineRule="atLeast"/>
              <w:rPr>
                <w:ins w:id="14203" w:author="t_竹沢 公佑" w:date="2019-09-19T16:40:00Z"/>
                <w:sz w:val="18"/>
                <w:szCs w:val="18"/>
              </w:rPr>
            </w:pPr>
            <w:ins w:id="14204" w:author="t_竹沢 公佑" w:date="2019-09-19T16:40:00Z">
              <w:r w:rsidRPr="00A43CA5">
                <w:rPr>
                  <w:rFonts w:hint="eastAsia"/>
                  <w:sz w:val="18"/>
                  <w:szCs w:val="18"/>
                </w:rPr>
                <w:t>H123</w:t>
              </w:r>
            </w:ins>
          </w:p>
        </w:tc>
        <w:tc>
          <w:tcPr>
            <w:tcW w:w="620" w:type="dxa"/>
            <w:shd w:val="clear" w:color="auto" w:fill="BFBFBF"/>
          </w:tcPr>
          <w:p w:rsidR="00FC5FC8" w:rsidRPr="00A43CA5" w:rsidRDefault="00FC5FC8" w:rsidP="00E72E4F">
            <w:pPr>
              <w:keepNext/>
              <w:widowControl w:val="0"/>
              <w:spacing w:line="0" w:lineRule="atLeast"/>
              <w:rPr>
                <w:ins w:id="14205" w:author="t_竹沢 公佑" w:date="2019-09-19T16:40:00Z"/>
                <w:sz w:val="18"/>
                <w:szCs w:val="18"/>
              </w:rPr>
            </w:pPr>
            <w:ins w:id="14206" w:author="t_竹沢 公佑" w:date="2019-09-19T16:40:00Z">
              <w:r w:rsidRPr="00A43CA5">
                <w:rPr>
                  <w:rFonts w:hint="eastAsia"/>
                  <w:sz w:val="18"/>
                  <w:szCs w:val="18"/>
                </w:rPr>
                <w:t>M123</w:t>
              </w:r>
            </w:ins>
          </w:p>
        </w:tc>
        <w:tc>
          <w:tcPr>
            <w:tcW w:w="620" w:type="dxa"/>
            <w:shd w:val="clear" w:color="auto" w:fill="BFBFBF"/>
          </w:tcPr>
          <w:p w:rsidR="00FC5FC8" w:rsidRPr="00A43CA5" w:rsidRDefault="00FC5FC8" w:rsidP="00E72E4F">
            <w:pPr>
              <w:keepNext/>
              <w:widowControl w:val="0"/>
              <w:spacing w:line="0" w:lineRule="atLeast"/>
              <w:rPr>
                <w:ins w:id="14207" w:author="t_竹沢 公佑" w:date="2019-09-19T16:40:00Z"/>
                <w:sz w:val="18"/>
                <w:szCs w:val="18"/>
              </w:rPr>
            </w:pPr>
            <w:ins w:id="14208" w:author="t_竹沢 公佑" w:date="2019-09-19T16:40:00Z">
              <w:r w:rsidRPr="00A43CA5">
                <w:rPr>
                  <w:rFonts w:hint="eastAsia"/>
                  <w:sz w:val="18"/>
                  <w:szCs w:val="18"/>
                </w:rPr>
                <w:t>L123</w:t>
              </w:r>
            </w:ins>
          </w:p>
        </w:tc>
        <w:tc>
          <w:tcPr>
            <w:tcW w:w="687" w:type="dxa"/>
            <w:shd w:val="clear" w:color="auto" w:fill="FFFFFF"/>
          </w:tcPr>
          <w:p w:rsidR="00FC5FC8" w:rsidRPr="00A43CA5" w:rsidRDefault="00FC5FC8" w:rsidP="00E72E4F">
            <w:pPr>
              <w:keepNext/>
              <w:widowControl w:val="0"/>
              <w:spacing w:line="0" w:lineRule="atLeast"/>
              <w:rPr>
                <w:ins w:id="14209" w:author="t_竹沢 公佑" w:date="2019-09-19T16:40:00Z"/>
                <w:sz w:val="18"/>
                <w:szCs w:val="18"/>
              </w:rPr>
            </w:pPr>
            <w:ins w:id="14210" w:author="t_竹沢 公佑" w:date="2019-09-19T16:40:00Z">
              <w:r w:rsidRPr="00A43CA5">
                <w:rPr>
                  <w:rFonts w:hint="eastAsia"/>
                  <w:sz w:val="18"/>
                  <w:szCs w:val="18"/>
                </w:rPr>
                <w:t>H107</w:t>
              </w:r>
            </w:ins>
          </w:p>
        </w:tc>
        <w:tc>
          <w:tcPr>
            <w:tcW w:w="687" w:type="dxa"/>
            <w:shd w:val="clear" w:color="auto" w:fill="FFFFFF"/>
          </w:tcPr>
          <w:p w:rsidR="00FC5FC8" w:rsidRPr="00A43CA5" w:rsidRDefault="00FC5FC8" w:rsidP="00E72E4F">
            <w:pPr>
              <w:keepNext/>
              <w:widowControl w:val="0"/>
              <w:spacing w:line="0" w:lineRule="atLeast"/>
              <w:rPr>
                <w:ins w:id="14211" w:author="t_竹沢 公佑" w:date="2019-09-19T16:40:00Z"/>
                <w:sz w:val="18"/>
                <w:szCs w:val="18"/>
              </w:rPr>
            </w:pPr>
            <w:ins w:id="14212" w:author="t_竹沢 公佑" w:date="2019-09-19T16:40:00Z">
              <w:r w:rsidRPr="00A43CA5">
                <w:rPr>
                  <w:rFonts w:hint="eastAsia"/>
                  <w:sz w:val="18"/>
                  <w:szCs w:val="18"/>
                </w:rPr>
                <w:t>M107</w:t>
              </w:r>
            </w:ins>
          </w:p>
        </w:tc>
        <w:tc>
          <w:tcPr>
            <w:tcW w:w="687" w:type="dxa"/>
            <w:shd w:val="clear" w:color="auto" w:fill="FFFFFF"/>
          </w:tcPr>
          <w:p w:rsidR="00FC5FC8" w:rsidRPr="00A43CA5" w:rsidRDefault="00FC5FC8" w:rsidP="00E72E4F">
            <w:pPr>
              <w:keepNext/>
              <w:widowControl w:val="0"/>
              <w:spacing w:line="0" w:lineRule="atLeast"/>
              <w:rPr>
                <w:ins w:id="14213" w:author="t_竹沢 公佑" w:date="2019-09-19T16:40:00Z"/>
                <w:sz w:val="18"/>
                <w:szCs w:val="18"/>
              </w:rPr>
            </w:pPr>
            <w:ins w:id="14214" w:author="t_竹沢 公佑" w:date="2019-09-19T16:40:00Z">
              <w:r w:rsidRPr="00A43CA5">
                <w:rPr>
                  <w:rFonts w:hint="eastAsia"/>
                  <w:sz w:val="18"/>
                  <w:szCs w:val="18"/>
                </w:rPr>
                <w:t>L107</w:t>
              </w:r>
            </w:ins>
          </w:p>
        </w:tc>
        <w:tc>
          <w:tcPr>
            <w:tcW w:w="687" w:type="dxa"/>
            <w:shd w:val="clear" w:color="auto" w:fill="BFBFBF"/>
          </w:tcPr>
          <w:p w:rsidR="00FC5FC8" w:rsidRPr="00A43CA5" w:rsidRDefault="00FC5FC8" w:rsidP="00E72E4F">
            <w:pPr>
              <w:keepNext/>
              <w:widowControl w:val="0"/>
              <w:spacing w:line="0" w:lineRule="atLeast"/>
              <w:rPr>
                <w:ins w:id="14215" w:author="t_竹沢 公佑" w:date="2019-09-19T16:40:00Z"/>
                <w:sz w:val="18"/>
                <w:szCs w:val="18"/>
              </w:rPr>
            </w:pPr>
            <w:ins w:id="14216" w:author="t_竹沢 公佑" w:date="2019-09-19T16:40:00Z">
              <w:r w:rsidRPr="00A43CA5">
                <w:rPr>
                  <w:rFonts w:hint="eastAsia"/>
                  <w:sz w:val="18"/>
                  <w:szCs w:val="18"/>
                </w:rPr>
                <w:t>H122</w:t>
              </w:r>
            </w:ins>
          </w:p>
        </w:tc>
        <w:tc>
          <w:tcPr>
            <w:tcW w:w="712" w:type="dxa"/>
            <w:shd w:val="clear" w:color="auto" w:fill="BFBFBF"/>
          </w:tcPr>
          <w:p w:rsidR="00FC5FC8" w:rsidRPr="00A43CA5" w:rsidRDefault="00FC5FC8" w:rsidP="00E72E4F">
            <w:pPr>
              <w:keepNext/>
              <w:widowControl w:val="0"/>
              <w:spacing w:line="0" w:lineRule="atLeast"/>
              <w:rPr>
                <w:ins w:id="14217" w:author="t_竹沢 公佑" w:date="2019-09-19T16:40:00Z"/>
                <w:sz w:val="18"/>
                <w:szCs w:val="18"/>
              </w:rPr>
            </w:pPr>
            <w:ins w:id="14218" w:author="t_竹沢 公佑" w:date="2019-09-19T16:40:00Z">
              <w:r w:rsidRPr="00A43CA5">
                <w:rPr>
                  <w:rFonts w:hint="eastAsia"/>
                  <w:sz w:val="18"/>
                  <w:szCs w:val="18"/>
                </w:rPr>
                <w:t>M122</w:t>
              </w:r>
            </w:ins>
          </w:p>
        </w:tc>
      </w:tr>
      <w:tr w:rsidR="00FC5FC8" w:rsidRPr="00A43CA5" w:rsidTr="00E72E4F">
        <w:trPr>
          <w:ins w:id="14219" w:author="t_竹沢 公佑" w:date="2019-09-19T16:40:00Z"/>
        </w:trPr>
        <w:tc>
          <w:tcPr>
            <w:tcW w:w="750" w:type="dxa"/>
            <w:shd w:val="clear" w:color="auto" w:fill="FFFFFF"/>
          </w:tcPr>
          <w:p w:rsidR="00FC5FC8" w:rsidRPr="00A43CA5" w:rsidRDefault="00FC5FC8" w:rsidP="00E72E4F">
            <w:pPr>
              <w:keepNext/>
              <w:widowControl w:val="0"/>
              <w:spacing w:line="0" w:lineRule="atLeast"/>
              <w:rPr>
                <w:ins w:id="14220" w:author="t_竹沢 公佑" w:date="2019-09-19T16:40:00Z"/>
                <w:sz w:val="18"/>
                <w:szCs w:val="18"/>
              </w:rPr>
            </w:pPr>
            <w:ins w:id="14221" w:author="t_竹沢 公佑" w:date="2019-09-19T16:40:00Z">
              <w:r w:rsidRPr="00A43CA5">
                <w:rPr>
                  <w:rFonts w:hint="eastAsia"/>
                  <w:sz w:val="18"/>
                  <w:szCs w:val="18"/>
                </w:rPr>
                <w:t>Byte45</w:t>
              </w:r>
            </w:ins>
          </w:p>
        </w:tc>
        <w:tc>
          <w:tcPr>
            <w:tcW w:w="620" w:type="dxa"/>
            <w:shd w:val="clear" w:color="auto" w:fill="FFFFFF"/>
          </w:tcPr>
          <w:p w:rsidR="00FC5FC8" w:rsidRPr="00A43CA5" w:rsidRDefault="00FC5FC8" w:rsidP="00E72E4F">
            <w:pPr>
              <w:keepNext/>
              <w:widowControl w:val="0"/>
              <w:spacing w:line="0" w:lineRule="atLeast"/>
              <w:rPr>
                <w:ins w:id="14222" w:author="t_竹沢 公佑" w:date="2019-09-19T16:40:00Z"/>
                <w:sz w:val="18"/>
                <w:szCs w:val="18"/>
              </w:rPr>
            </w:pPr>
            <w:ins w:id="14223" w:author="t_竹沢 公佑" w:date="2019-09-19T16:40:00Z">
              <w:r w:rsidRPr="00A43CA5">
                <w:rPr>
                  <w:rFonts w:hint="eastAsia"/>
                  <w:sz w:val="18"/>
                  <w:szCs w:val="18"/>
                </w:rPr>
                <w:t>M109</w:t>
              </w:r>
            </w:ins>
          </w:p>
        </w:tc>
        <w:tc>
          <w:tcPr>
            <w:tcW w:w="620" w:type="dxa"/>
            <w:shd w:val="clear" w:color="auto" w:fill="FFFFFF"/>
          </w:tcPr>
          <w:p w:rsidR="00FC5FC8" w:rsidRPr="00A43CA5" w:rsidRDefault="00FC5FC8" w:rsidP="00E72E4F">
            <w:pPr>
              <w:keepNext/>
              <w:widowControl w:val="0"/>
              <w:spacing w:line="0" w:lineRule="atLeast"/>
              <w:rPr>
                <w:ins w:id="14224" w:author="t_竹沢 公佑" w:date="2019-09-19T16:40:00Z"/>
                <w:sz w:val="18"/>
                <w:szCs w:val="18"/>
              </w:rPr>
            </w:pPr>
            <w:ins w:id="14225" w:author="t_竹沢 公佑" w:date="2019-09-19T16:40:00Z">
              <w:r w:rsidRPr="00A43CA5">
                <w:rPr>
                  <w:rFonts w:hint="eastAsia"/>
                  <w:sz w:val="18"/>
                  <w:szCs w:val="18"/>
                </w:rPr>
                <w:t>L109</w:t>
              </w:r>
            </w:ins>
          </w:p>
        </w:tc>
        <w:tc>
          <w:tcPr>
            <w:tcW w:w="620" w:type="dxa"/>
            <w:shd w:val="clear" w:color="auto" w:fill="BFBFBF"/>
          </w:tcPr>
          <w:p w:rsidR="00FC5FC8" w:rsidRPr="00A43CA5" w:rsidRDefault="00FC5FC8" w:rsidP="00E72E4F">
            <w:pPr>
              <w:keepNext/>
              <w:widowControl w:val="0"/>
              <w:spacing w:line="0" w:lineRule="atLeast"/>
              <w:rPr>
                <w:ins w:id="14226" w:author="t_竹沢 公佑" w:date="2019-09-19T16:40:00Z"/>
                <w:sz w:val="18"/>
                <w:szCs w:val="18"/>
              </w:rPr>
            </w:pPr>
            <w:ins w:id="14227" w:author="t_竹沢 公佑" w:date="2019-09-19T16:40:00Z">
              <w:r w:rsidRPr="00A43CA5">
                <w:rPr>
                  <w:rFonts w:hint="eastAsia"/>
                  <w:sz w:val="18"/>
                  <w:szCs w:val="18"/>
                </w:rPr>
                <w:t>H124</w:t>
              </w:r>
            </w:ins>
          </w:p>
        </w:tc>
        <w:tc>
          <w:tcPr>
            <w:tcW w:w="687" w:type="dxa"/>
            <w:shd w:val="clear" w:color="auto" w:fill="BFBFBF"/>
          </w:tcPr>
          <w:p w:rsidR="00FC5FC8" w:rsidRPr="00A43CA5" w:rsidRDefault="00FC5FC8" w:rsidP="00E72E4F">
            <w:pPr>
              <w:keepNext/>
              <w:widowControl w:val="0"/>
              <w:spacing w:line="0" w:lineRule="atLeast"/>
              <w:rPr>
                <w:ins w:id="14228" w:author="t_竹沢 公佑" w:date="2019-09-19T16:40:00Z"/>
                <w:sz w:val="18"/>
                <w:szCs w:val="18"/>
              </w:rPr>
            </w:pPr>
            <w:ins w:id="14229" w:author="t_竹沢 公佑" w:date="2019-09-19T16:40:00Z">
              <w:r w:rsidRPr="00A43CA5">
                <w:rPr>
                  <w:rFonts w:hint="eastAsia"/>
                  <w:sz w:val="18"/>
                  <w:szCs w:val="18"/>
                </w:rPr>
                <w:t>M124</w:t>
              </w:r>
            </w:ins>
          </w:p>
        </w:tc>
        <w:tc>
          <w:tcPr>
            <w:tcW w:w="687" w:type="dxa"/>
            <w:shd w:val="clear" w:color="auto" w:fill="BFBFBF"/>
          </w:tcPr>
          <w:p w:rsidR="00FC5FC8" w:rsidRPr="00A43CA5" w:rsidRDefault="00FC5FC8" w:rsidP="00E72E4F">
            <w:pPr>
              <w:keepNext/>
              <w:widowControl w:val="0"/>
              <w:spacing w:line="0" w:lineRule="atLeast"/>
              <w:rPr>
                <w:ins w:id="14230" w:author="t_竹沢 公佑" w:date="2019-09-19T16:40:00Z"/>
                <w:sz w:val="18"/>
                <w:szCs w:val="18"/>
              </w:rPr>
            </w:pPr>
            <w:ins w:id="14231" w:author="t_竹沢 公佑" w:date="2019-09-19T16:40:00Z">
              <w:r w:rsidRPr="00A43CA5">
                <w:rPr>
                  <w:rFonts w:hint="eastAsia"/>
                  <w:sz w:val="18"/>
                  <w:szCs w:val="18"/>
                </w:rPr>
                <w:t>L124</w:t>
              </w:r>
            </w:ins>
          </w:p>
        </w:tc>
        <w:tc>
          <w:tcPr>
            <w:tcW w:w="687" w:type="dxa"/>
            <w:shd w:val="clear" w:color="auto" w:fill="FFFFFF"/>
          </w:tcPr>
          <w:p w:rsidR="00FC5FC8" w:rsidRPr="00A43CA5" w:rsidRDefault="00FC5FC8" w:rsidP="00E72E4F">
            <w:pPr>
              <w:keepNext/>
              <w:widowControl w:val="0"/>
              <w:spacing w:line="0" w:lineRule="atLeast"/>
              <w:rPr>
                <w:ins w:id="14232" w:author="t_竹沢 公佑" w:date="2019-09-19T16:40:00Z"/>
                <w:sz w:val="18"/>
                <w:szCs w:val="18"/>
              </w:rPr>
            </w:pPr>
            <w:ins w:id="14233" w:author="t_竹沢 公佑" w:date="2019-09-19T16:40:00Z">
              <w:r w:rsidRPr="00A43CA5">
                <w:rPr>
                  <w:rFonts w:hint="eastAsia"/>
                  <w:sz w:val="18"/>
                  <w:szCs w:val="18"/>
                </w:rPr>
                <w:t>H108</w:t>
              </w:r>
            </w:ins>
          </w:p>
        </w:tc>
        <w:tc>
          <w:tcPr>
            <w:tcW w:w="687" w:type="dxa"/>
            <w:shd w:val="clear" w:color="auto" w:fill="FFFFFF"/>
          </w:tcPr>
          <w:p w:rsidR="00FC5FC8" w:rsidRPr="00A43CA5" w:rsidRDefault="00FC5FC8" w:rsidP="00E72E4F">
            <w:pPr>
              <w:keepNext/>
              <w:widowControl w:val="0"/>
              <w:spacing w:line="0" w:lineRule="atLeast"/>
              <w:rPr>
                <w:ins w:id="14234" w:author="t_竹沢 公佑" w:date="2019-09-19T16:40:00Z"/>
                <w:sz w:val="18"/>
                <w:szCs w:val="18"/>
              </w:rPr>
            </w:pPr>
            <w:ins w:id="14235" w:author="t_竹沢 公佑" w:date="2019-09-19T16:40:00Z">
              <w:r w:rsidRPr="00A43CA5">
                <w:rPr>
                  <w:rFonts w:hint="eastAsia"/>
                  <w:sz w:val="18"/>
                  <w:szCs w:val="18"/>
                </w:rPr>
                <w:t>M108</w:t>
              </w:r>
            </w:ins>
          </w:p>
        </w:tc>
        <w:tc>
          <w:tcPr>
            <w:tcW w:w="712" w:type="dxa"/>
            <w:shd w:val="clear" w:color="auto" w:fill="FFFFFF"/>
          </w:tcPr>
          <w:p w:rsidR="00FC5FC8" w:rsidRPr="00A43CA5" w:rsidRDefault="00FC5FC8" w:rsidP="00E72E4F">
            <w:pPr>
              <w:keepNext/>
              <w:widowControl w:val="0"/>
              <w:spacing w:line="0" w:lineRule="atLeast"/>
              <w:rPr>
                <w:ins w:id="14236" w:author="t_竹沢 公佑" w:date="2019-09-19T16:40:00Z"/>
                <w:sz w:val="18"/>
                <w:szCs w:val="18"/>
              </w:rPr>
            </w:pPr>
            <w:ins w:id="14237" w:author="t_竹沢 公佑" w:date="2019-09-19T16:40:00Z">
              <w:r w:rsidRPr="00A43CA5">
                <w:rPr>
                  <w:rFonts w:hint="eastAsia"/>
                  <w:sz w:val="18"/>
                  <w:szCs w:val="18"/>
                </w:rPr>
                <w:t>L108</w:t>
              </w:r>
            </w:ins>
          </w:p>
        </w:tc>
      </w:tr>
      <w:tr w:rsidR="00FC5FC8" w:rsidRPr="00A43CA5" w:rsidTr="00E72E4F">
        <w:trPr>
          <w:ins w:id="14238" w:author="t_竹沢 公佑" w:date="2019-09-19T16:40:00Z"/>
        </w:trPr>
        <w:tc>
          <w:tcPr>
            <w:tcW w:w="750" w:type="dxa"/>
            <w:shd w:val="clear" w:color="auto" w:fill="FFFFFF"/>
          </w:tcPr>
          <w:p w:rsidR="00FC5FC8" w:rsidRPr="00A43CA5" w:rsidRDefault="00FC5FC8" w:rsidP="00E72E4F">
            <w:pPr>
              <w:keepNext/>
              <w:widowControl w:val="0"/>
              <w:spacing w:line="0" w:lineRule="atLeast"/>
              <w:rPr>
                <w:ins w:id="14239" w:author="t_竹沢 公佑" w:date="2019-09-19T16:40:00Z"/>
                <w:sz w:val="18"/>
                <w:szCs w:val="18"/>
              </w:rPr>
            </w:pPr>
            <w:ins w:id="14240" w:author="t_竹沢 公佑" w:date="2019-09-19T16:40:00Z">
              <w:r w:rsidRPr="00A43CA5">
                <w:rPr>
                  <w:rFonts w:hint="eastAsia"/>
                  <w:sz w:val="18"/>
                  <w:szCs w:val="18"/>
                </w:rPr>
                <w:t>Byte46</w:t>
              </w:r>
            </w:ins>
          </w:p>
        </w:tc>
        <w:tc>
          <w:tcPr>
            <w:tcW w:w="620" w:type="dxa"/>
            <w:shd w:val="clear" w:color="auto" w:fill="BFBFBF"/>
          </w:tcPr>
          <w:p w:rsidR="00FC5FC8" w:rsidRPr="00A43CA5" w:rsidRDefault="00FC5FC8" w:rsidP="00E72E4F">
            <w:pPr>
              <w:keepNext/>
              <w:widowControl w:val="0"/>
              <w:spacing w:line="0" w:lineRule="atLeast"/>
              <w:rPr>
                <w:ins w:id="14241" w:author="t_竹沢 公佑" w:date="2019-09-19T16:40:00Z"/>
                <w:sz w:val="18"/>
                <w:szCs w:val="18"/>
              </w:rPr>
            </w:pPr>
            <w:ins w:id="14242" w:author="t_竹沢 公佑" w:date="2019-09-19T16:40:00Z">
              <w:r w:rsidRPr="00A43CA5">
                <w:rPr>
                  <w:rFonts w:hint="eastAsia"/>
                  <w:sz w:val="18"/>
                  <w:szCs w:val="18"/>
                </w:rPr>
                <w:t>L126</w:t>
              </w:r>
            </w:ins>
          </w:p>
        </w:tc>
        <w:tc>
          <w:tcPr>
            <w:tcW w:w="620" w:type="dxa"/>
            <w:shd w:val="clear" w:color="auto" w:fill="FFFFFF"/>
          </w:tcPr>
          <w:p w:rsidR="00FC5FC8" w:rsidRPr="00A43CA5" w:rsidRDefault="00FC5FC8" w:rsidP="00E72E4F">
            <w:pPr>
              <w:keepNext/>
              <w:widowControl w:val="0"/>
              <w:spacing w:line="0" w:lineRule="atLeast"/>
              <w:rPr>
                <w:ins w:id="14243" w:author="t_竹沢 公佑" w:date="2019-09-19T16:40:00Z"/>
                <w:sz w:val="18"/>
                <w:szCs w:val="18"/>
              </w:rPr>
            </w:pPr>
            <w:ins w:id="14244" w:author="t_竹沢 公佑" w:date="2019-09-19T16:40:00Z">
              <w:r w:rsidRPr="00A43CA5">
                <w:rPr>
                  <w:rFonts w:hint="eastAsia"/>
                  <w:sz w:val="18"/>
                  <w:szCs w:val="18"/>
                </w:rPr>
                <w:t>H110</w:t>
              </w:r>
            </w:ins>
          </w:p>
        </w:tc>
        <w:tc>
          <w:tcPr>
            <w:tcW w:w="620" w:type="dxa"/>
            <w:shd w:val="clear" w:color="auto" w:fill="FFFFFF"/>
          </w:tcPr>
          <w:p w:rsidR="00FC5FC8" w:rsidRPr="00A43CA5" w:rsidRDefault="00FC5FC8" w:rsidP="00E72E4F">
            <w:pPr>
              <w:keepNext/>
              <w:widowControl w:val="0"/>
              <w:spacing w:line="0" w:lineRule="atLeast"/>
              <w:rPr>
                <w:ins w:id="14245" w:author="t_竹沢 公佑" w:date="2019-09-19T16:40:00Z"/>
                <w:sz w:val="18"/>
                <w:szCs w:val="18"/>
              </w:rPr>
            </w:pPr>
            <w:ins w:id="14246" w:author="t_竹沢 公佑" w:date="2019-09-19T16:40:00Z">
              <w:r w:rsidRPr="00A43CA5">
                <w:rPr>
                  <w:rFonts w:hint="eastAsia"/>
                  <w:sz w:val="18"/>
                  <w:szCs w:val="18"/>
                </w:rPr>
                <w:t>M110</w:t>
              </w:r>
            </w:ins>
          </w:p>
        </w:tc>
        <w:tc>
          <w:tcPr>
            <w:tcW w:w="687" w:type="dxa"/>
            <w:shd w:val="clear" w:color="auto" w:fill="FFFFFF"/>
          </w:tcPr>
          <w:p w:rsidR="00FC5FC8" w:rsidRPr="00A43CA5" w:rsidRDefault="00FC5FC8" w:rsidP="00E72E4F">
            <w:pPr>
              <w:keepNext/>
              <w:widowControl w:val="0"/>
              <w:spacing w:line="0" w:lineRule="atLeast"/>
              <w:rPr>
                <w:ins w:id="14247" w:author="t_竹沢 公佑" w:date="2019-09-19T16:40:00Z"/>
                <w:sz w:val="18"/>
                <w:szCs w:val="18"/>
              </w:rPr>
            </w:pPr>
            <w:ins w:id="14248" w:author="t_竹沢 公佑" w:date="2019-09-19T16:40:00Z">
              <w:r w:rsidRPr="00A43CA5">
                <w:rPr>
                  <w:rFonts w:hint="eastAsia"/>
                  <w:sz w:val="18"/>
                  <w:szCs w:val="18"/>
                </w:rPr>
                <w:t>L110</w:t>
              </w:r>
            </w:ins>
          </w:p>
        </w:tc>
        <w:tc>
          <w:tcPr>
            <w:tcW w:w="687" w:type="dxa"/>
            <w:shd w:val="clear" w:color="auto" w:fill="BFBFBF"/>
          </w:tcPr>
          <w:p w:rsidR="00FC5FC8" w:rsidRPr="00A43CA5" w:rsidRDefault="00FC5FC8" w:rsidP="00E72E4F">
            <w:pPr>
              <w:keepNext/>
              <w:widowControl w:val="0"/>
              <w:spacing w:line="0" w:lineRule="atLeast"/>
              <w:rPr>
                <w:ins w:id="14249" w:author="t_竹沢 公佑" w:date="2019-09-19T16:40:00Z"/>
                <w:sz w:val="18"/>
                <w:szCs w:val="18"/>
              </w:rPr>
            </w:pPr>
            <w:ins w:id="14250" w:author="t_竹沢 公佑" w:date="2019-09-19T16:40:00Z">
              <w:r w:rsidRPr="00A43CA5">
                <w:rPr>
                  <w:rFonts w:hint="eastAsia"/>
                  <w:sz w:val="18"/>
                  <w:szCs w:val="18"/>
                </w:rPr>
                <w:t>H125</w:t>
              </w:r>
            </w:ins>
          </w:p>
        </w:tc>
        <w:tc>
          <w:tcPr>
            <w:tcW w:w="687" w:type="dxa"/>
            <w:shd w:val="clear" w:color="auto" w:fill="BFBFBF"/>
          </w:tcPr>
          <w:p w:rsidR="00FC5FC8" w:rsidRPr="00A43CA5" w:rsidRDefault="00FC5FC8" w:rsidP="00E72E4F">
            <w:pPr>
              <w:keepNext/>
              <w:widowControl w:val="0"/>
              <w:spacing w:line="0" w:lineRule="atLeast"/>
              <w:rPr>
                <w:ins w:id="14251" w:author="t_竹沢 公佑" w:date="2019-09-19T16:40:00Z"/>
                <w:sz w:val="18"/>
                <w:szCs w:val="18"/>
              </w:rPr>
            </w:pPr>
            <w:ins w:id="14252" w:author="t_竹沢 公佑" w:date="2019-09-19T16:40:00Z">
              <w:r w:rsidRPr="00A43CA5">
                <w:rPr>
                  <w:rFonts w:hint="eastAsia"/>
                  <w:sz w:val="18"/>
                  <w:szCs w:val="18"/>
                </w:rPr>
                <w:t>M125</w:t>
              </w:r>
            </w:ins>
          </w:p>
        </w:tc>
        <w:tc>
          <w:tcPr>
            <w:tcW w:w="687" w:type="dxa"/>
            <w:shd w:val="clear" w:color="auto" w:fill="BFBFBF"/>
          </w:tcPr>
          <w:p w:rsidR="00FC5FC8" w:rsidRPr="00A43CA5" w:rsidRDefault="00FC5FC8" w:rsidP="00E72E4F">
            <w:pPr>
              <w:keepNext/>
              <w:widowControl w:val="0"/>
              <w:spacing w:line="0" w:lineRule="atLeast"/>
              <w:rPr>
                <w:ins w:id="14253" w:author="t_竹沢 公佑" w:date="2019-09-19T16:40:00Z"/>
                <w:sz w:val="18"/>
                <w:szCs w:val="18"/>
              </w:rPr>
            </w:pPr>
            <w:ins w:id="14254" w:author="t_竹沢 公佑" w:date="2019-09-19T16:40:00Z">
              <w:r w:rsidRPr="00A43CA5">
                <w:rPr>
                  <w:rFonts w:hint="eastAsia"/>
                  <w:sz w:val="18"/>
                  <w:szCs w:val="18"/>
                </w:rPr>
                <w:t>L125</w:t>
              </w:r>
            </w:ins>
          </w:p>
        </w:tc>
        <w:tc>
          <w:tcPr>
            <w:tcW w:w="712" w:type="dxa"/>
            <w:shd w:val="clear" w:color="auto" w:fill="FFFFFF"/>
          </w:tcPr>
          <w:p w:rsidR="00FC5FC8" w:rsidRPr="00A43CA5" w:rsidRDefault="00FC5FC8" w:rsidP="00E72E4F">
            <w:pPr>
              <w:keepNext/>
              <w:widowControl w:val="0"/>
              <w:spacing w:line="0" w:lineRule="atLeast"/>
              <w:rPr>
                <w:ins w:id="14255" w:author="t_竹沢 公佑" w:date="2019-09-19T16:40:00Z"/>
                <w:sz w:val="18"/>
                <w:szCs w:val="18"/>
              </w:rPr>
            </w:pPr>
            <w:ins w:id="14256" w:author="t_竹沢 公佑" w:date="2019-09-19T16:40:00Z">
              <w:r w:rsidRPr="00A43CA5">
                <w:rPr>
                  <w:rFonts w:hint="eastAsia"/>
                  <w:sz w:val="18"/>
                  <w:szCs w:val="18"/>
                </w:rPr>
                <w:t>H109</w:t>
              </w:r>
            </w:ins>
          </w:p>
        </w:tc>
      </w:tr>
      <w:tr w:rsidR="00FC5FC8" w:rsidRPr="00A43CA5" w:rsidTr="00E72E4F">
        <w:trPr>
          <w:ins w:id="14257" w:author="t_竹沢 公佑" w:date="2019-09-19T16:40:00Z"/>
        </w:trPr>
        <w:tc>
          <w:tcPr>
            <w:tcW w:w="750" w:type="dxa"/>
            <w:shd w:val="clear" w:color="auto" w:fill="FFFFFF"/>
          </w:tcPr>
          <w:p w:rsidR="00FC5FC8" w:rsidRPr="00A43CA5" w:rsidRDefault="00FC5FC8" w:rsidP="00E72E4F">
            <w:pPr>
              <w:keepNext/>
              <w:widowControl w:val="0"/>
              <w:spacing w:line="0" w:lineRule="atLeast"/>
              <w:rPr>
                <w:ins w:id="14258" w:author="t_竹沢 公佑" w:date="2019-09-19T16:40:00Z"/>
                <w:sz w:val="18"/>
                <w:szCs w:val="18"/>
              </w:rPr>
            </w:pPr>
            <w:ins w:id="14259" w:author="t_竹沢 公佑" w:date="2019-09-19T16:40:00Z">
              <w:r w:rsidRPr="00A43CA5">
                <w:rPr>
                  <w:rFonts w:hint="eastAsia"/>
                  <w:sz w:val="18"/>
                  <w:szCs w:val="18"/>
                </w:rPr>
                <w:t>Byte47</w:t>
              </w:r>
            </w:ins>
          </w:p>
        </w:tc>
        <w:tc>
          <w:tcPr>
            <w:tcW w:w="620" w:type="dxa"/>
            <w:shd w:val="clear" w:color="auto" w:fill="BFBFBF"/>
          </w:tcPr>
          <w:p w:rsidR="00FC5FC8" w:rsidRPr="00A43CA5" w:rsidRDefault="00FC5FC8" w:rsidP="00E72E4F">
            <w:pPr>
              <w:keepNext/>
              <w:widowControl w:val="0"/>
              <w:spacing w:line="0" w:lineRule="atLeast"/>
              <w:rPr>
                <w:ins w:id="14260" w:author="t_竹沢 公佑" w:date="2019-09-19T16:40:00Z"/>
                <w:sz w:val="18"/>
                <w:szCs w:val="18"/>
              </w:rPr>
            </w:pPr>
            <w:ins w:id="14261" w:author="t_竹沢 公佑" w:date="2019-09-19T16:40:00Z">
              <w:r w:rsidRPr="00A43CA5">
                <w:rPr>
                  <w:rFonts w:hint="eastAsia"/>
                  <w:sz w:val="18"/>
                  <w:szCs w:val="18"/>
                </w:rPr>
                <w:t>H127</w:t>
              </w:r>
            </w:ins>
          </w:p>
        </w:tc>
        <w:tc>
          <w:tcPr>
            <w:tcW w:w="620" w:type="dxa"/>
            <w:shd w:val="clear" w:color="auto" w:fill="BFBFBF"/>
          </w:tcPr>
          <w:p w:rsidR="00FC5FC8" w:rsidRPr="00A43CA5" w:rsidRDefault="00FC5FC8" w:rsidP="00E72E4F">
            <w:pPr>
              <w:keepNext/>
              <w:widowControl w:val="0"/>
              <w:spacing w:line="0" w:lineRule="atLeast"/>
              <w:rPr>
                <w:ins w:id="14262" w:author="t_竹沢 公佑" w:date="2019-09-19T16:40:00Z"/>
                <w:sz w:val="18"/>
                <w:szCs w:val="18"/>
              </w:rPr>
            </w:pPr>
            <w:ins w:id="14263" w:author="t_竹沢 公佑" w:date="2019-09-19T16:40:00Z">
              <w:r w:rsidRPr="00A43CA5">
                <w:rPr>
                  <w:rFonts w:hint="eastAsia"/>
                  <w:sz w:val="18"/>
                  <w:szCs w:val="18"/>
                </w:rPr>
                <w:t>M127</w:t>
              </w:r>
            </w:ins>
          </w:p>
        </w:tc>
        <w:tc>
          <w:tcPr>
            <w:tcW w:w="620" w:type="dxa"/>
            <w:shd w:val="clear" w:color="auto" w:fill="BFBFBF"/>
          </w:tcPr>
          <w:p w:rsidR="00FC5FC8" w:rsidRPr="00A43CA5" w:rsidRDefault="00784A1F" w:rsidP="00E72E4F">
            <w:pPr>
              <w:keepNext/>
              <w:widowControl w:val="0"/>
              <w:spacing w:line="0" w:lineRule="atLeast"/>
              <w:rPr>
                <w:ins w:id="14264" w:author="t_竹沢 公佑" w:date="2019-09-19T16:40:00Z"/>
                <w:sz w:val="18"/>
                <w:szCs w:val="18"/>
              </w:rPr>
            </w:pPr>
            <w:ins w:id="14265" w:author="t_竹沢 公佑" w:date="2019-09-19T16:40:00Z">
              <w:r>
                <w:rPr>
                  <w:noProof/>
                  <w:sz w:val="22"/>
                  <w:szCs w:val="22"/>
                </w:rPr>
                <w:pict>
                  <v:shape id="_x0000_s1804" type="#_x0000_t32" style="position:absolute;margin-left:-3.6pt;margin-top:5.35pt;width:.05pt;height:278.35pt;z-index:476;mso-position-horizontal-relative:text;mso-position-vertical-relative:text" o:connectortype="straight"/>
                </w:pict>
              </w:r>
              <w:r w:rsidR="00FC5FC8" w:rsidRPr="00A43CA5">
                <w:rPr>
                  <w:rFonts w:hint="eastAsia"/>
                  <w:sz w:val="18"/>
                  <w:szCs w:val="18"/>
                </w:rPr>
                <w:t>L127</w:t>
              </w:r>
            </w:ins>
          </w:p>
        </w:tc>
        <w:tc>
          <w:tcPr>
            <w:tcW w:w="687" w:type="dxa"/>
            <w:shd w:val="clear" w:color="auto" w:fill="FFFFFF"/>
          </w:tcPr>
          <w:p w:rsidR="00FC5FC8" w:rsidRPr="00A43CA5" w:rsidRDefault="00FC5FC8" w:rsidP="00E72E4F">
            <w:pPr>
              <w:keepNext/>
              <w:widowControl w:val="0"/>
              <w:spacing w:line="0" w:lineRule="atLeast"/>
              <w:rPr>
                <w:ins w:id="14266" w:author="t_竹沢 公佑" w:date="2019-09-19T16:40:00Z"/>
                <w:sz w:val="18"/>
                <w:szCs w:val="18"/>
              </w:rPr>
            </w:pPr>
            <w:ins w:id="14267" w:author="t_竹沢 公佑" w:date="2019-09-19T16:40:00Z">
              <w:r w:rsidRPr="00A43CA5">
                <w:rPr>
                  <w:rFonts w:hint="eastAsia"/>
                  <w:sz w:val="18"/>
                  <w:szCs w:val="18"/>
                </w:rPr>
                <w:t>H111</w:t>
              </w:r>
            </w:ins>
          </w:p>
        </w:tc>
        <w:tc>
          <w:tcPr>
            <w:tcW w:w="687" w:type="dxa"/>
            <w:shd w:val="clear" w:color="auto" w:fill="FFFFFF"/>
          </w:tcPr>
          <w:p w:rsidR="00FC5FC8" w:rsidRPr="00A43CA5" w:rsidRDefault="00FC5FC8" w:rsidP="00E72E4F">
            <w:pPr>
              <w:keepNext/>
              <w:widowControl w:val="0"/>
              <w:spacing w:line="0" w:lineRule="atLeast"/>
              <w:rPr>
                <w:ins w:id="14268" w:author="t_竹沢 公佑" w:date="2019-09-19T16:40:00Z"/>
                <w:sz w:val="18"/>
                <w:szCs w:val="18"/>
              </w:rPr>
            </w:pPr>
            <w:ins w:id="14269" w:author="t_竹沢 公佑" w:date="2019-09-19T16:40:00Z">
              <w:r w:rsidRPr="00A43CA5">
                <w:rPr>
                  <w:rFonts w:hint="eastAsia"/>
                  <w:sz w:val="18"/>
                  <w:szCs w:val="18"/>
                </w:rPr>
                <w:t>M111</w:t>
              </w:r>
            </w:ins>
          </w:p>
        </w:tc>
        <w:tc>
          <w:tcPr>
            <w:tcW w:w="687" w:type="dxa"/>
            <w:shd w:val="clear" w:color="auto" w:fill="FFFFFF"/>
          </w:tcPr>
          <w:p w:rsidR="00FC5FC8" w:rsidRPr="00A43CA5" w:rsidRDefault="00FC5FC8" w:rsidP="00E72E4F">
            <w:pPr>
              <w:keepNext/>
              <w:widowControl w:val="0"/>
              <w:spacing w:line="0" w:lineRule="atLeast"/>
              <w:rPr>
                <w:ins w:id="14270" w:author="t_竹沢 公佑" w:date="2019-09-19T16:40:00Z"/>
                <w:sz w:val="18"/>
                <w:szCs w:val="18"/>
              </w:rPr>
            </w:pPr>
            <w:ins w:id="14271" w:author="t_竹沢 公佑" w:date="2019-09-19T16:40:00Z">
              <w:r w:rsidRPr="00A43CA5">
                <w:rPr>
                  <w:rFonts w:hint="eastAsia"/>
                  <w:sz w:val="18"/>
                  <w:szCs w:val="18"/>
                </w:rPr>
                <w:t>L111</w:t>
              </w:r>
            </w:ins>
          </w:p>
        </w:tc>
        <w:tc>
          <w:tcPr>
            <w:tcW w:w="687" w:type="dxa"/>
            <w:shd w:val="clear" w:color="auto" w:fill="BFBFBF"/>
          </w:tcPr>
          <w:p w:rsidR="00FC5FC8" w:rsidRPr="00A43CA5" w:rsidRDefault="00FC5FC8" w:rsidP="00E72E4F">
            <w:pPr>
              <w:keepNext/>
              <w:widowControl w:val="0"/>
              <w:spacing w:line="0" w:lineRule="atLeast"/>
              <w:rPr>
                <w:ins w:id="14272" w:author="t_竹沢 公佑" w:date="2019-09-19T16:40:00Z"/>
                <w:sz w:val="18"/>
                <w:szCs w:val="18"/>
              </w:rPr>
            </w:pPr>
            <w:ins w:id="14273" w:author="t_竹沢 公佑" w:date="2019-09-19T16:40:00Z">
              <w:r w:rsidRPr="00A43CA5">
                <w:rPr>
                  <w:rFonts w:hint="eastAsia"/>
                  <w:sz w:val="18"/>
                  <w:szCs w:val="18"/>
                </w:rPr>
                <w:t>H126</w:t>
              </w:r>
            </w:ins>
          </w:p>
        </w:tc>
        <w:tc>
          <w:tcPr>
            <w:tcW w:w="712" w:type="dxa"/>
            <w:shd w:val="clear" w:color="auto" w:fill="BFBFBF"/>
          </w:tcPr>
          <w:p w:rsidR="00FC5FC8" w:rsidRPr="00A43CA5" w:rsidRDefault="00FC5FC8" w:rsidP="00E72E4F">
            <w:pPr>
              <w:keepNext/>
              <w:widowControl w:val="0"/>
              <w:spacing w:line="0" w:lineRule="atLeast"/>
              <w:rPr>
                <w:ins w:id="14274" w:author="t_竹沢 公佑" w:date="2019-09-19T16:40:00Z"/>
                <w:sz w:val="18"/>
                <w:szCs w:val="18"/>
              </w:rPr>
            </w:pPr>
            <w:ins w:id="14275" w:author="t_竹沢 公佑" w:date="2019-09-19T16:40:00Z">
              <w:r w:rsidRPr="00A43CA5">
                <w:rPr>
                  <w:rFonts w:hint="eastAsia"/>
                  <w:sz w:val="18"/>
                  <w:szCs w:val="18"/>
                </w:rPr>
                <w:t>M126</w:t>
              </w:r>
            </w:ins>
          </w:p>
        </w:tc>
      </w:tr>
    </w:tbl>
    <w:p w:rsidR="00FC5FC8" w:rsidRDefault="00784A1F" w:rsidP="00FC5FC8">
      <w:pPr>
        <w:pStyle w:val="a0"/>
        <w:keepNext/>
        <w:widowControl w:val="0"/>
        <w:ind w:leftChars="0" w:left="0"/>
        <w:rPr>
          <w:ins w:id="14276" w:author="t_竹沢 公佑" w:date="2019-09-19T16:40:00Z"/>
          <w:sz w:val="22"/>
          <w:szCs w:val="22"/>
          <w:lang w:val="en"/>
        </w:rPr>
      </w:pPr>
      <w:ins w:id="14277" w:author="t_竹沢 公佑" w:date="2019-09-19T16:40:00Z">
        <w:r>
          <w:rPr>
            <w:noProof/>
            <w:sz w:val="22"/>
            <w:szCs w:val="22"/>
          </w:rPr>
          <w:pict>
            <v:shape id="_x0000_s1805" type="#_x0000_t32" style="position:absolute;margin-left:95.9pt;margin-top:61.9pt;width:149.9pt;height:0;z-index:477;mso-position-horizontal-relative:text;mso-position-vertical-relative:text" o:connectortype="straight">
              <v:stroke endarrow="block"/>
            </v:shape>
          </w:pict>
        </w:r>
      </w:ins>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
        <w:gridCol w:w="602"/>
        <w:gridCol w:w="602"/>
        <w:gridCol w:w="1386"/>
        <w:gridCol w:w="602"/>
        <w:gridCol w:w="602"/>
        <w:gridCol w:w="602"/>
      </w:tblGrid>
      <w:tr w:rsidR="00FC5FC8" w:rsidRPr="00A43CA5" w:rsidTr="00E72E4F">
        <w:trPr>
          <w:jc w:val="right"/>
          <w:ins w:id="14278" w:author="t_竹沢 公佑" w:date="2019-09-19T16:40:00Z"/>
        </w:trPr>
        <w:tc>
          <w:tcPr>
            <w:tcW w:w="602" w:type="dxa"/>
            <w:shd w:val="clear" w:color="auto" w:fill="auto"/>
          </w:tcPr>
          <w:p w:rsidR="00FC5FC8" w:rsidRPr="00A43CA5" w:rsidRDefault="00FC5FC8" w:rsidP="00E72E4F">
            <w:pPr>
              <w:keepNext/>
              <w:widowControl w:val="0"/>
              <w:spacing w:line="0" w:lineRule="atLeast"/>
              <w:rPr>
                <w:ins w:id="14279" w:author="t_竹沢 公佑" w:date="2019-09-19T16:40:00Z"/>
                <w:sz w:val="18"/>
                <w:szCs w:val="18"/>
              </w:rPr>
            </w:pPr>
            <w:ins w:id="14280" w:author="t_竹沢 公佑" w:date="2019-09-19T16:40:00Z">
              <w:r>
                <w:rPr>
                  <w:rFonts w:hint="eastAsia"/>
                  <w:sz w:val="18"/>
                  <w:szCs w:val="18"/>
                </w:rPr>
                <w:t>H15</w:t>
              </w:r>
            </w:ins>
          </w:p>
        </w:tc>
        <w:tc>
          <w:tcPr>
            <w:tcW w:w="602" w:type="dxa"/>
            <w:shd w:val="clear" w:color="auto" w:fill="auto"/>
          </w:tcPr>
          <w:p w:rsidR="00FC5FC8" w:rsidRPr="00A43CA5" w:rsidRDefault="00FC5FC8" w:rsidP="00E72E4F">
            <w:pPr>
              <w:keepNext/>
              <w:widowControl w:val="0"/>
              <w:spacing w:line="0" w:lineRule="atLeast"/>
              <w:rPr>
                <w:ins w:id="14281" w:author="t_竹沢 公佑" w:date="2019-09-19T16:40:00Z"/>
                <w:sz w:val="18"/>
                <w:szCs w:val="18"/>
              </w:rPr>
            </w:pPr>
            <w:ins w:id="14282" w:author="t_竹沢 公佑" w:date="2019-09-19T16:40:00Z">
              <w:r w:rsidRPr="00A43CA5">
                <w:rPr>
                  <w:rFonts w:hint="eastAsia"/>
                  <w:sz w:val="18"/>
                  <w:szCs w:val="18"/>
                </w:rPr>
                <w:t>H1</w:t>
              </w:r>
              <w:r>
                <w:rPr>
                  <w:sz w:val="18"/>
                  <w:szCs w:val="18"/>
                </w:rPr>
                <w:t>4</w:t>
              </w:r>
            </w:ins>
          </w:p>
        </w:tc>
        <w:tc>
          <w:tcPr>
            <w:tcW w:w="602" w:type="dxa"/>
            <w:shd w:val="clear" w:color="auto" w:fill="auto"/>
          </w:tcPr>
          <w:p w:rsidR="00FC5FC8" w:rsidRPr="00A43CA5" w:rsidRDefault="00FC5FC8" w:rsidP="00E72E4F">
            <w:pPr>
              <w:keepNext/>
              <w:widowControl w:val="0"/>
              <w:spacing w:line="0" w:lineRule="atLeast"/>
              <w:rPr>
                <w:ins w:id="14283" w:author="t_竹沢 公佑" w:date="2019-09-19T16:40:00Z"/>
                <w:sz w:val="18"/>
                <w:szCs w:val="18"/>
              </w:rPr>
            </w:pPr>
            <w:ins w:id="14284" w:author="t_竹沢 公佑" w:date="2019-09-19T16:40:00Z">
              <w:r w:rsidRPr="00A43CA5">
                <w:rPr>
                  <w:rFonts w:hint="eastAsia"/>
                  <w:sz w:val="18"/>
                  <w:szCs w:val="18"/>
                </w:rPr>
                <w:t>H</w:t>
              </w:r>
              <w:r>
                <w:rPr>
                  <w:sz w:val="18"/>
                  <w:szCs w:val="18"/>
                </w:rPr>
                <w:t>13</w:t>
              </w:r>
            </w:ins>
          </w:p>
        </w:tc>
        <w:tc>
          <w:tcPr>
            <w:tcW w:w="1386" w:type="dxa"/>
            <w:shd w:val="clear" w:color="auto" w:fill="auto"/>
          </w:tcPr>
          <w:p w:rsidR="00FC5FC8" w:rsidRPr="00A43CA5" w:rsidRDefault="00FC5FC8" w:rsidP="00E72E4F">
            <w:pPr>
              <w:pStyle w:val="HTML0"/>
              <w:keepNext/>
              <w:widowControl w:val="0"/>
              <w:spacing w:line="0" w:lineRule="atLeast"/>
              <w:jc w:val="center"/>
              <w:rPr>
                <w:ins w:id="14285" w:author="t_竹沢 公佑" w:date="2019-09-19T16:40:00Z"/>
                <w:rFonts w:ascii="ＭＳ Ｐゴシック" w:eastAsia="ＭＳ Ｐゴシック" w:hAnsi="ＭＳ Ｐゴシック"/>
                <w:color w:val="222222"/>
                <w:sz w:val="18"/>
                <w:szCs w:val="18"/>
                <w:lang w:val="en"/>
              </w:rPr>
            </w:pPr>
            <w:ins w:id="14286"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02" w:type="dxa"/>
            <w:shd w:val="clear" w:color="auto" w:fill="auto"/>
          </w:tcPr>
          <w:p w:rsidR="00FC5FC8" w:rsidRPr="00A43CA5" w:rsidRDefault="00FC5FC8" w:rsidP="00E72E4F">
            <w:pPr>
              <w:keepNext/>
              <w:widowControl w:val="0"/>
              <w:spacing w:line="0" w:lineRule="atLeast"/>
              <w:rPr>
                <w:ins w:id="14287" w:author="t_竹沢 公佑" w:date="2019-09-19T16:40:00Z"/>
                <w:sz w:val="18"/>
                <w:szCs w:val="18"/>
                <w:lang w:val="en"/>
              </w:rPr>
            </w:pPr>
            <w:ins w:id="14288" w:author="t_竹沢 公佑" w:date="2019-09-19T16:40:00Z">
              <w:r w:rsidRPr="00A43CA5">
                <w:rPr>
                  <w:rFonts w:hint="eastAsia"/>
                  <w:sz w:val="18"/>
                  <w:szCs w:val="18"/>
                  <w:lang w:val="en"/>
                </w:rPr>
                <w:t>H</w:t>
              </w:r>
              <w:r>
                <w:rPr>
                  <w:sz w:val="18"/>
                  <w:szCs w:val="18"/>
                  <w:lang w:val="en"/>
                </w:rPr>
                <w:t>2</w:t>
              </w:r>
            </w:ins>
          </w:p>
        </w:tc>
        <w:tc>
          <w:tcPr>
            <w:tcW w:w="602" w:type="dxa"/>
            <w:shd w:val="clear" w:color="auto" w:fill="auto"/>
          </w:tcPr>
          <w:p w:rsidR="00FC5FC8" w:rsidRPr="00A43CA5" w:rsidRDefault="00FC5FC8" w:rsidP="00E72E4F">
            <w:pPr>
              <w:keepNext/>
              <w:widowControl w:val="0"/>
              <w:spacing w:line="0" w:lineRule="atLeast"/>
              <w:rPr>
                <w:ins w:id="14289" w:author="t_竹沢 公佑" w:date="2019-09-19T16:40:00Z"/>
                <w:sz w:val="18"/>
                <w:szCs w:val="18"/>
              </w:rPr>
            </w:pPr>
            <w:ins w:id="14290" w:author="t_竹沢 公佑" w:date="2019-09-19T16:40:00Z">
              <w:r w:rsidRPr="00A43CA5">
                <w:rPr>
                  <w:rFonts w:hint="eastAsia"/>
                  <w:sz w:val="18"/>
                  <w:szCs w:val="18"/>
                </w:rPr>
                <w:t>H</w:t>
              </w:r>
              <w:r>
                <w:rPr>
                  <w:sz w:val="18"/>
                  <w:szCs w:val="18"/>
                </w:rPr>
                <w:t>1</w:t>
              </w:r>
            </w:ins>
          </w:p>
        </w:tc>
        <w:tc>
          <w:tcPr>
            <w:tcW w:w="602" w:type="dxa"/>
            <w:shd w:val="clear" w:color="auto" w:fill="auto"/>
          </w:tcPr>
          <w:p w:rsidR="00FC5FC8" w:rsidRPr="00A43CA5" w:rsidRDefault="00FC5FC8" w:rsidP="00E72E4F">
            <w:pPr>
              <w:keepNext/>
              <w:widowControl w:val="0"/>
              <w:spacing w:line="0" w:lineRule="atLeast"/>
              <w:rPr>
                <w:ins w:id="14291" w:author="t_竹沢 公佑" w:date="2019-09-19T16:40:00Z"/>
                <w:sz w:val="18"/>
                <w:szCs w:val="18"/>
              </w:rPr>
            </w:pPr>
            <w:ins w:id="14292" w:author="t_竹沢 公佑" w:date="2019-09-19T16:40:00Z">
              <w:r w:rsidRPr="00A43CA5">
                <w:rPr>
                  <w:rFonts w:hint="eastAsia"/>
                  <w:sz w:val="18"/>
                  <w:szCs w:val="18"/>
                </w:rPr>
                <w:t>H</w:t>
              </w:r>
              <w:r>
                <w:rPr>
                  <w:sz w:val="18"/>
                  <w:szCs w:val="18"/>
                </w:rPr>
                <w:t>0</w:t>
              </w:r>
            </w:ins>
          </w:p>
        </w:tc>
      </w:tr>
      <w:tr w:rsidR="00FC5FC8" w:rsidRPr="00A43CA5" w:rsidTr="00E72E4F">
        <w:trPr>
          <w:jc w:val="right"/>
          <w:ins w:id="14293" w:author="t_竹沢 公佑" w:date="2019-09-19T16:40:00Z"/>
        </w:trPr>
        <w:tc>
          <w:tcPr>
            <w:tcW w:w="602" w:type="dxa"/>
            <w:shd w:val="clear" w:color="auto" w:fill="BFBFBF"/>
          </w:tcPr>
          <w:p w:rsidR="00FC5FC8" w:rsidRPr="00A43CA5" w:rsidRDefault="00FC5FC8" w:rsidP="00E72E4F">
            <w:pPr>
              <w:keepNext/>
              <w:widowControl w:val="0"/>
              <w:spacing w:line="0" w:lineRule="atLeast"/>
              <w:rPr>
                <w:ins w:id="14294" w:author="t_竹沢 公佑" w:date="2019-09-19T16:40:00Z"/>
                <w:sz w:val="18"/>
                <w:szCs w:val="18"/>
              </w:rPr>
            </w:pPr>
            <w:ins w:id="14295" w:author="t_竹沢 公佑" w:date="2019-09-19T16:40:00Z">
              <w:r>
                <w:rPr>
                  <w:rFonts w:hint="eastAsia"/>
                  <w:sz w:val="18"/>
                  <w:szCs w:val="18"/>
                </w:rPr>
                <w:t>H31</w:t>
              </w:r>
            </w:ins>
          </w:p>
        </w:tc>
        <w:tc>
          <w:tcPr>
            <w:tcW w:w="602" w:type="dxa"/>
            <w:shd w:val="clear" w:color="auto" w:fill="BFBFBF"/>
          </w:tcPr>
          <w:p w:rsidR="00FC5FC8" w:rsidRPr="00A43CA5" w:rsidRDefault="00FC5FC8" w:rsidP="00E72E4F">
            <w:pPr>
              <w:keepNext/>
              <w:widowControl w:val="0"/>
              <w:spacing w:line="0" w:lineRule="atLeast"/>
              <w:rPr>
                <w:ins w:id="14296" w:author="t_竹沢 公佑" w:date="2019-09-19T16:40:00Z"/>
                <w:sz w:val="18"/>
                <w:szCs w:val="18"/>
              </w:rPr>
            </w:pPr>
            <w:ins w:id="14297" w:author="t_竹沢 公佑" w:date="2019-09-19T16:40:00Z">
              <w:r w:rsidRPr="00A43CA5">
                <w:rPr>
                  <w:rFonts w:hint="eastAsia"/>
                  <w:sz w:val="18"/>
                  <w:szCs w:val="18"/>
                </w:rPr>
                <w:t>H</w:t>
              </w:r>
              <w:r>
                <w:rPr>
                  <w:sz w:val="18"/>
                  <w:szCs w:val="18"/>
                </w:rPr>
                <w:t>30</w:t>
              </w:r>
            </w:ins>
          </w:p>
        </w:tc>
        <w:tc>
          <w:tcPr>
            <w:tcW w:w="602" w:type="dxa"/>
            <w:shd w:val="clear" w:color="auto" w:fill="BFBFBF"/>
          </w:tcPr>
          <w:p w:rsidR="00FC5FC8" w:rsidRPr="00A43CA5" w:rsidRDefault="00FC5FC8" w:rsidP="00E72E4F">
            <w:pPr>
              <w:keepNext/>
              <w:widowControl w:val="0"/>
              <w:spacing w:line="0" w:lineRule="atLeast"/>
              <w:rPr>
                <w:ins w:id="14298" w:author="t_竹沢 公佑" w:date="2019-09-19T16:40:00Z"/>
                <w:sz w:val="18"/>
                <w:szCs w:val="18"/>
              </w:rPr>
            </w:pPr>
            <w:ins w:id="14299" w:author="t_竹沢 公佑" w:date="2019-09-19T16:40:00Z">
              <w:r w:rsidRPr="00A43CA5">
                <w:rPr>
                  <w:rFonts w:hint="eastAsia"/>
                  <w:sz w:val="18"/>
                  <w:szCs w:val="18"/>
                </w:rPr>
                <w:t>H</w:t>
              </w:r>
              <w:r>
                <w:rPr>
                  <w:sz w:val="18"/>
                  <w:szCs w:val="18"/>
                </w:rPr>
                <w:t>29</w:t>
              </w:r>
            </w:ins>
          </w:p>
        </w:tc>
        <w:tc>
          <w:tcPr>
            <w:tcW w:w="1386" w:type="dxa"/>
            <w:shd w:val="clear" w:color="auto" w:fill="BFBFBF"/>
          </w:tcPr>
          <w:p w:rsidR="00FC5FC8" w:rsidRPr="00A43CA5" w:rsidRDefault="00FC5FC8" w:rsidP="00E72E4F">
            <w:pPr>
              <w:pStyle w:val="HTML0"/>
              <w:keepNext/>
              <w:widowControl w:val="0"/>
              <w:spacing w:line="0" w:lineRule="atLeast"/>
              <w:jc w:val="center"/>
              <w:rPr>
                <w:ins w:id="14300" w:author="t_竹沢 公佑" w:date="2019-09-19T16:40:00Z"/>
                <w:rFonts w:ascii="ＭＳ Ｐゴシック" w:eastAsia="ＭＳ Ｐゴシック" w:hAnsi="ＭＳ Ｐゴシック"/>
                <w:color w:val="222222"/>
                <w:sz w:val="18"/>
                <w:szCs w:val="18"/>
                <w:lang w:val="en"/>
              </w:rPr>
            </w:pPr>
            <w:ins w:id="14301"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02" w:type="dxa"/>
            <w:shd w:val="clear" w:color="auto" w:fill="BFBFBF"/>
          </w:tcPr>
          <w:p w:rsidR="00FC5FC8" w:rsidRPr="00A43CA5" w:rsidRDefault="00FC5FC8" w:rsidP="00E72E4F">
            <w:pPr>
              <w:keepNext/>
              <w:widowControl w:val="0"/>
              <w:spacing w:line="0" w:lineRule="atLeast"/>
              <w:rPr>
                <w:ins w:id="14302" w:author="t_竹沢 公佑" w:date="2019-09-19T16:40:00Z"/>
                <w:sz w:val="18"/>
                <w:szCs w:val="18"/>
                <w:lang w:val="en"/>
              </w:rPr>
            </w:pPr>
            <w:ins w:id="14303" w:author="t_竹沢 公佑" w:date="2019-09-19T16:40:00Z">
              <w:r>
                <w:rPr>
                  <w:rFonts w:hint="eastAsia"/>
                  <w:sz w:val="18"/>
                  <w:szCs w:val="18"/>
                  <w:lang w:val="en"/>
                </w:rPr>
                <w:t>H18</w:t>
              </w:r>
            </w:ins>
          </w:p>
        </w:tc>
        <w:tc>
          <w:tcPr>
            <w:tcW w:w="602" w:type="dxa"/>
            <w:shd w:val="clear" w:color="auto" w:fill="BFBFBF"/>
          </w:tcPr>
          <w:p w:rsidR="00FC5FC8" w:rsidRPr="00A43CA5" w:rsidRDefault="00FC5FC8" w:rsidP="00E72E4F">
            <w:pPr>
              <w:keepNext/>
              <w:widowControl w:val="0"/>
              <w:spacing w:line="0" w:lineRule="atLeast"/>
              <w:rPr>
                <w:ins w:id="14304" w:author="t_竹沢 公佑" w:date="2019-09-19T16:40:00Z"/>
                <w:sz w:val="18"/>
                <w:szCs w:val="18"/>
              </w:rPr>
            </w:pPr>
            <w:ins w:id="14305" w:author="t_竹沢 公佑" w:date="2019-09-19T16:40:00Z">
              <w:r>
                <w:rPr>
                  <w:rFonts w:hint="eastAsia"/>
                  <w:sz w:val="18"/>
                  <w:szCs w:val="18"/>
                </w:rPr>
                <w:t>H17</w:t>
              </w:r>
            </w:ins>
          </w:p>
        </w:tc>
        <w:tc>
          <w:tcPr>
            <w:tcW w:w="602" w:type="dxa"/>
            <w:shd w:val="clear" w:color="auto" w:fill="BFBFBF"/>
          </w:tcPr>
          <w:p w:rsidR="00FC5FC8" w:rsidRPr="00A43CA5" w:rsidRDefault="00FC5FC8" w:rsidP="00E72E4F">
            <w:pPr>
              <w:keepNext/>
              <w:widowControl w:val="0"/>
              <w:spacing w:line="0" w:lineRule="atLeast"/>
              <w:rPr>
                <w:ins w:id="14306" w:author="t_竹沢 公佑" w:date="2019-09-19T16:40:00Z"/>
                <w:sz w:val="18"/>
                <w:szCs w:val="18"/>
              </w:rPr>
            </w:pPr>
            <w:ins w:id="14307" w:author="t_竹沢 公佑" w:date="2019-09-19T16:40:00Z">
              <w:r>
                <w:rPr>
                  <w:rFonts w:hint="eastAsia"/>
                  <w:sz w:val="18"/>
                  <w:szCs w:val="18"/>
                </w:rPr>
                <w:t>H16</w:t>
              </w:r>
            </w:ins>
          </w:p>
        </w:tc>
      </w:tr>
      <w:tr w:rsidR="00FC5FC8" w:rsidRPr="00A43CA5" w:rsidTr="00E72E4F">
        <w:trPr>
          <w:jc w:val="right"/>
          <w:ins w:id="14308" w:author="t_竹沢 公佑" w:date="2019-09-19T16:40:00Z"/>
        </w:trPr>
        <w:tc>
          <w:tcPr>
            <w:tcW w:w="602" w:type="dxa"/>
            <w:shd w:val="clear" w:color="auto" w:fill="auto"/>
          </w:tcPr>
          <w:p w:rsidR="00FC5FC8" w:rsidRPr="00A43CA5" w:rsidRDefault="00FC5FC8" w:rsidP="00E72E4F">
            <w:pPr>
              <w:keepNext/>
              <w:widowControl w:val="0"/>
              <w:spacing w:line="0" w:lineRule="atLeast"/>
              <w:rPr>
                <w:ins w:id="14309" w:author="t_竹沢 公佑" w:date="2019-09-19T16:40:00Z"/>
                <w:sz w:val="18"/>
                <w:szCs w:val="18"/>
              </w:rPr>
            </w:pPr>
            <w:ins w:id="14310" w:author="t_竹沢 公佑" w:date="2019-09-19T16:40:00Z">
              <w:r>
                <w:rPr>
                  <w:sz w:val="18"/>
                  <w:szCs w:val="18"/>
                </w:rPr>
                <w:t>H47</w:t>
              </w:r>
            </w:ins>
          </w:p>
        </w:tc>
        <w:tc>
          <w:tcPr>
            <w:tcW w:w="602" w:type="dxa"/>
            <w:shd w:val="clear" w:color="auto" w:fill="auto"/>
          </w:tcPr>
          <w:p w:rsidR="00FC5FC8" w:rsidRPr="00A43CA5" w:rsidRDefault="00FC5FC8" w:rsidP="00E72E4F">
            <w:pPr>
              <w:keepNext/>
              <w:widowControl w:val="0"/>
              <w:spacing w:line="0" w:lineRule="atLeast"/>
              <w:rPr>
                <w:ins w:id="14311" w:author="t_竹沢 公佑" w:date="2019-09-19T16:40:00Z"/>
                <w:sz w:val="18"/>
                <w:szCs w:val="18"/>
              </w:rPr>
            </w:pPr>
            <w:ins w:id="14312" w:author="t_竹沢 公佑" w:date="2019-09-19T16:40:00Z">
              <w:r>
                <w:rPr>
                  <w:sz w:val="18"/>
                  <w:szCs w:val="18"/>
                </w:rPr>
                <w:t>H46</w:t>
              </w:r>
            </w:ins>
          </w:p>
        </w:tc>
        <w:tc>
          <w:tcPr>
            <w:tcW w:w="602" w:type="dxa"/>
            <w:shd w:val="clear" w:color="auto" w:fill="auto"/>
          </w:tcPr>
          <w:p w:rsidR="00FC5FC8" w:rsidRPr="00A43CA5" w:rsidRDefault="00FC5FC8" w:rsidP="00E72E4F">
            <w:pPr>
              <w:keepNext/>
              <w:widowControl w:val="0"/>
              <w:spacing w:line="0" w:lineRule="atLeast"/>
              <w:rPr>
                <w:ins w:id="14313" w:author="t_竹沢 公佑" w:date="2019-09-19T16:40:00Z"/>
                <w:sz w:val="18"/>
                <w:szCs w:val="18"/>
              </w:rPr>
            </w:pPr>
            <w:ins w:id="14314" w:author="t_竹沢 公佑" w:date="2019-09-19T16:40:00Z">
              <w:r>
                <w:rPr>
                  <w:sz w:val="18"/>
                  <w:szCs w:val="18"/>
                </w:rPr>
                <w:t>H45</w:t>
              </w:r>
            </w:ins>
          </w:p>
        </w:tc>
        <w:tc>
          <w:tcPr>
            <w:tcW w:w="1386" w:type="dxa"/>
            <w:shd w:val="clear" w:color="auto" w:fill="auto"/>
          </w:tcPr>
          <w:p w:rsidR="00FC5FC8" w:rsidRPr="00A43CA5" w:rsidRDefault="00FC5FC8" w:rsidP="00E72E4F">
            <w:pPr>
              <w:pStyle w:val="HTML0"/>
              <w:keepNext/>
              <w:widowControl w:val="0"/>
              <w:spacing w:line="0" w:lineRule="atLeast"/>
              <w:jc w:val="center"/>
              <w:rPr>
                <w:ins w:id="14315" w:author="t_竹沢 公佑" w:date="2019-09-19T16:40:00Z"/>
                <w:rFonts w:ascii="ＭＳ Ｐゴシック" w:eastAsia="ＭＳ Ｐゴシック" w:hAnsi="ＭＳ Ｐゴシック"/>
                <w:color w:val="222222"/>
                <w:sz w:val="18"/>
                <w:szCs w:val="18"/>
                <w:lang w:val="en"/>
              </w:rPr>
            </w:pPr>
            <w:ins w:id="14316"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02" w:type="dxa"/>
            <w:shd w:val="clear" w:color="auto" w:fill="auto"/>
          </w:tcPr>
          <w:p w:rsidR="00FC5FC8" w:rsidRPr="00A43CA5" w:rsidRDefault="00FC5FC8" w:rsidP="00E72E4F">
            <w:pPr>
              <w:keepNext/>
              <w:widowControl w:val="0"/>
              <w:spacing w:line="0" w:lineRule="atLeast"/>
              <w:rPr>
                <w:ins w:id="14317" w:author="t_竹沢 公佑" w:date="2019-09-19T16:40:00Z"/>
                <w:sz w:val="18"/>
                <w:szCs w:val="18"/>
                <w:lang w:val="en"/>
              </w:rPr>
            </w:pPr>
            <w:ins w:id="14318" w:author="t_竹沢 公佑" w:date="2019-09-19T16:40:00Z">
              <w:r>
                <w:rPr>
                  <w:sz w:val="18"/>
                  <w:szCs w:val="18"/>
                  <w:lang w:val="en"/>
                </w:rPr>
                <w:t>H34</w:t>
              </w:r>
            </w:ins>
          </w:p>
        </w:tc>
        <w:tc>
          <w:tcPr>
            <w:tcW w:w="602" w:type="dxa"/>
            <w:shd w:val="clear" w:color="auto" w:fill="auto"/>
          </w:tcPr>
          <w:p w:rsidR="00FC5FC8" w:rsidRPr="00A43CA5" w:rsidRDefault="00FC5FC8" w:rsidP="00E72E4F">
            <w:pPr>
              <w:keepNext/>
              <w:widowControl w:val="0"/>
              <w:spacing w:line="0" w:lineRule="atLeast"/>
              <w:rPr>
                <w:ins w:id="14319" w:author="t_竹沢 公佑" w:date="2019-09-19T16:40:00Z"/>
                <w:sz w:val="18"/>
                <w:szCs w:val="18"/>
              </w:rPr>
            </w:pPr>
            <w:ins w:id="14320" w:author="t_竹沢 公佑" w:date="2019-09-19T16:40:00Z">
              <w:r>
                <w:rPr>
                  <w:sz w:val="18"/>
                  <w:szCs w:val="18"/>
                </w:rPr>
                <w:t>H33</w:t>
              </w:r>
            </w:ins>
          </w:p>
        </w:tc>
        <w:tc>
          <w:tcPr>
            <w:tcW w:w="602" w:type="dxa"/>
            <w:shd w:val="clear" w:color="auto" w:fill="auto"/>
          </w:tcPr>
          <w:p w:rsidR="00FC5FC8" w:rsidRPr="00A43CA5" w:rsidRDefault="00FC5FC8" w:rsidP="00E72E4F">
            <w:pPr>
              <w:keepNext/>
              <w:widowControl w:val="0"/>
              <w:spacing w:line="0" w:lineRule="atLeast"/>
              <w:rPr>
                <w:ins w:id="14321" w:author="t_竹沢 公佑" w:date="2019-09-19T16:40:00Z"/>
                <w:sz w:val="18"/>
                <w:szCs w:val="18"/>
              </w:rPr>
            </w:pPr>
            <w:ins w:id="14322" w:author="t_竹沢 公佑" w:date="2019-09-19T16:40:00Z">
              <w:r>
                <w:rPr>
                  <w:sz w:val="18"/>
                  <w:szCs w:val="18"/>
                </w:rPr>
                <w:t>H32</w:t>
              </w:r>
            </w:ins>
          </w:p>
        </w:tc>
      </w:tr>
      <w:tr w:rsidR="00FC5FC8" w:rsidRPr="00A43CA5" w:rsidTr="00E72E4F">
        <w:trPr>
          <w:jc w:val="right"/>
          <w:ins w:id="14323" w:author="t_竹沢 公佑" w:date="2019-09-19T16:40:00Z"/>
        </w:trPr>
        <w:tc>
          <w:tcPr>
            <w:tcW w:w="602" w:type="dxa"/>
            <w:shd w:val="clear" w:color="auto" w:fill="BFBFBF"/>
          </w:tcPr>
          <w:p w:rsidR="00FC5FC8" w:rsidRPr="00A43CA5" w:rsidRDefault="00FC5FC8" w:rsidP="00E72E4F">
            <w:pPr>
              <w:keepNext/>
              <w:widowControl w:val="0"/>
              <w:spacing w:line="0" w:lineRule="atLeast"/>
              <w:rPr>
                <w:ins w:id="14324" w:author="t_竹沢 公佑" w:date="2019-09-19T16:40:00Z"/>
                <w:sz w:val="18"/>
                <w:szCs w:val="18"/>
              </w:rPr>
            </w:pPr>
            <w:ins w:id="14325" w:author="t_竹沢 公佑" w:date="2019-09-19T16:40:00Z">
              <w:r>
                <w:rPr>
                  <w:sz w:val="18"/>
                  <w:szCs w:val="18"/>
                </w:rPr>
                <w:t>H63</w:t>
              </w:r>
            </w:ins>
          </w:p>
        </w:tc>
        <w:tc>
          <w:tcPr>
            <w:tcW w:w="602" w:type="dxa"/>
            <w:shd w:val="clear" w:color="auto" w:fill="BFBFBF"/>
          </w:tcPr>
          <w:p w:rsidR="00FC5FC8" w:rsidRPr="00A43CA5" w:rsidRDefault="00FC5FC8" w:rsidP="00E72E4F">
            <w:pPr>
              <w:keepNext/>
              <w:widowControl w:val="0"/>
              <w:spacing w:line="0" w:lineRule="atLeast"/>
              <w:rPr>
                <w:ins w:id="14326" w:author="t_竹沢 公佑" w:date="2019-09-19T16:40:00Z"/>
                <w:sz w:val="18"/>
                <w:szCs w:val="18"/>
              </w:rPr>
            </w:pPr>
            <w:ins w:id="14327" w:author="t_竹沢 公佑" w:date="2019-09-19T16:40:00Z">
              <w:r>
                <w:rPr>
                  <w:sz w:val="18"/>
                  <w:szCs w:val="18"/>
                </w:rPr>
                <w:t>H62</w:t>
              </w:r>
            </w:ins>
          </w:p>
        </w:tc>
        <w:tc>
          <w:tcPr>
            <w:tcW w:w="602" w:type="dxa"/>
            <w:shd w:val="clear" w:color="auto" w:fill="BFBFBF"/>
          </w:tcPr>
          <w:p w:rsidR="00FC5FC8" w:rsidRPr="00A43CA5" w:rsidRDefault="00FC5FC8" w:rsidP="00E72E4F">
            <w:pPr>
              <w:keepNext/>
              <w:widowControl w:val="0"/>
              <w:spacing w:line="0" w:lineRule="atLeast"/>
              <w:rPr>
                <w:ins w:id="14328" w:author="t_竹沢 公佑" w:date="2019-09-19T16:40:00Z"/>
                <w:sz w:val="18"/>
                <w:szCs w:val="18"/>
              </w:rPr>
            </w:pPr>
            <w:ins w:id="14329" w:author="t_竹沢 公佑" w:date="2019-09-19T16:40:00Z">
              <w:r>
                <w:rPr>
                  <w:sz w:val="18"/>
                  <w:szCs w:val="18"/>
                </w:rPr>
                <w:t>H61</w:t>
              </w:r>
            </w:ins>
          </w:p>
        </w:tc>
        <w:tc>
          <w:tcPr>
            <w:tcW w:w="1386" w:type="dxa"/>
            <w:shd w:val="clear" w:color="auto" w:fill="BFBFBF"/>
          </w:tcPr>
          <w:p w:rsidR="00FC5FC8" w:rsidRPr="00A43CA5" w:rsidRDefault="00FC5FC8" w:rsidP="00E72E4F">
            <w:pPr>
              <w:pStyle w:val="HTML0"/>
              <w:keepNext/>
              <w:widowControl w:val="0"/>
              <w:spacing w:line="0" w:lineRule="atLeast"/>
              <w:jc w:val="center"/>
              <w:rPr>
                <w:ins w:id="14330" w:author="t_竹沢 公佑" w:date="2019-09-19T16:40:00Z"/>
                <w:rFonts w:ascii="ＭＳ Ｐゴシック" w:eastAsia="ＭＳ Ｐゴシック" w:hAnsi="ＭＳ Ｐゴシック"/>
                <w:color w:val="222222"/>
                <w:sz w:val="18"/>
                <w:szCs w:val="18"/>
                <w:lang w:val="en"/>
              </w:rPr>
            </w:pPr>
          </w:p>
        </w:tc>
        <w:tc>
          <w:tcPr>
            <w:tcW w:w="602" w:type="dxa"/>
            <w:shd w:val="clear" w:color="auto" w:fill="BFBFBF"/>
          </w:tcPr>
          <w:p w:rsidR="00FC5FC8" w:rsidRPr="00A43CA5" w:rsidRDefault="00FC5FC8" w:rsidP="00E72E4F">
            <w:pPr>
              <w:keepNext/>
              <w:widowControl w:val="0"/>
              <w:spacing w:line="0" w:lineRule="atLeast"/>
              <w:rPr>
                <w:ins w:id="14331" w:author="t_竹沢 公佑" w:date="2019-09-19T16:40:00Z"/>
                <w:sz w:val="18"/>
                <w:szCs w:val="18"/>
                <w:lang w:val="en"/>
              </w:rPr>
            </w:pPr>
            <w:ins w:id="14332" w:author="t_竹沢 公佑" w:date="2019-09-19T16:40:00Z">
              <w:r>
                <w:rPr>
                  <w:sz w:val="18"/>
                  <w:szCs w:val="18"/>
                  <w:lang w:val="en"/>
                </w:rPr>
                <w:t>H50</w:t>
              </w:r>
            </w:ins>
          </w:p>
        </w:tc>
        <w:tc>
          <w:tcPr>
            <w:tcW w:w="602" w:type="dxa"/>
            <w:shd w:val="clear" w:color="auto" w:fill="BFBFBF"/>
          </w:tcPr>
          <w:p w:rsidR="00FC5FC8" w:rsidRPr="00A43CA5" w:rsidRDefault="00FC5FC8" w:rsidP="00E72E4F">
            <w:pPr>
              <w:keepNext/>
              <w:widowControl w:val="0"/>
              <w:spacing w:line="0" w:lineRule="atLeast"/>
              <w:rPr>
                <w:ins w:id="14333" w:author="t_竹沢 公佑" w:date="2019-09-19T16:40:00Z"/>
                <w:sz w:val="18"/>
                <w:szCs w:val="18"/>
              </w:rPr>
            </w:pPr>
            <w:ins w:id="14334" w:author="t_竹沢 公佑" w:date="2019-09-19T16:40:00Z">
              <w:r>
                <w:rPr>
                  <w:sz w:val="18"/>
                  <w:szCs w:val="18"/>
                </w:rPr>
                <w:t>H49</w:t>
              </w:r>
            </w:ins>
          </w:p>
        </w:tc>
        <w:tc>
          <w:tcPr>
            <w:tcW w:w="602" w:type="dxa"/>
            <w:shd w:val="clear" w:color="auto" w:fill="BFBFBF"/>
          </w:tcPr>
          <w:p w:rsidR="00FC5FC8" w:rsidRPr="00A43CA5" w:rsidRDefault="00FC5FC8" w:rsidP="00E72E4F">
            <w:pPr>
              <w:keepNext/>
              <w:widowControl w:val="0"/>
              <w:spacing w:line="0" w:lineRule="atLeast"/>
              <w:rPr>
                <w:ins w:id="14335" w:author="t_竹沢 公佑" w:date="2019-09-19T16:40:00Z"/>
                <w:sz w:val="18"/>
                <w:szCs w:val="18"/>
              </w:rPr>
            </w:pPr>
            <w:ins w:id="14336" w:author="t_竹沢 公佑" w:date="2019-09-19T16:40:00Z">
              <w:r>
                <w:rPr>
                  <w:sz w:val="18"/>
                  <w:szCs w:val="18"/>
                </w:rPr>
                <w:t>H48</w:t>
              </w:r>
            </w:ins>
          </w:p>
        </w:tc>
      </w:tr>
      <w:tr w:rsidR="00FC5FC8" w:rsidRPr="00A43CA5" w:rsidTr="00E72E4F">
        <w:trPr>
          <w:jc w:val="right"/>
          <w:ins w:id="14337" w:author="t_竹沢 公佑" w:date="2019-09-19T16:40:00Z"/>
        </w:trPr>
        <w:tc>
          <w:tcPr>
            <w:tcW w:w="4998" w:type="dxa"/>
            <w:gridSpan w:val="7"/>
            <w:shd w:val="clear" w:color="auto" w:fill="auto"/>
          </w:tcPr>
          <w:p w:rsidR="00FC5FC8" w:rsidRPr="00A43CA5" w:rsidRDefault="00FC5FC8" w:rsidP="00E72E4F">
            <w:pPr>
              <w:keepNext/>
              <w:widowControl w:val="0"/>
              <w:spacing w:line="0" w:lineRule="atLeast"/>
              <w:jc w:val="center"/>
              <w:rPr>
                <w:ins w:id="14338" w:author="t_竹沢 公佑" w:date="2019-09-19T16:40:00Z"/>
                <w:sz w:val="18"/>
                <w:szCs w:val="18"/>
              </w:rPr>
            </w:pPr>
            <w:ins w:id="14339" w:author="t_竹沢 公佑" w:date="2019-09-19T16:40:00Z">
              <w:r w:rsidRPr="00A43CA5">
                <w:rPr>
                  <w:rFonts w:hint="eastAsia"/>
                  <w:color w:val="222222"/>
                  <w:sz w:val="18"/>
                  <w:szCs w:val="18"/>
                  <w:lang w:val="en"/>
                </w:rPr>
                <w:t>・・・・・・・・・・・・・</w:t>
              </w:r>
            </w:ins>
          </w:p>
        </w:tc>
      </w:tr>
      <w:tr w:rsidR="00FC5FC8" w:rsidRPr="00A43CA5" w:rsidTr="00E72E4F">
        <w:trPr>
          <w:jc w:val="right"/>
          <w:ins w:id="14340" w:author="t_竹沢 公佑" w:date="2019-09-19T16:40:00Z"/>
        </w:trPr>
        <w:tc>
          <w:tcPr>
            <w:tcW w:w="602" w:type="dxa"/>
            <w:shd w:val="clear" w:color="auto" w:fill="auto"/>
          </w:tcPr>
          <w:p w:rsidR="00FC5FC8" w:rsidRPr="00A43CA5" w:rsidRDefault="00FC5FC8" w:rsidP="00E72E4F">
            <w:pPr>
              <w:keepNext/>
              <w:widowControl w:val="0"/>
              <w:spacing w:line="0" w:lineRule="atLeast"/>
              <w:rPr>
                <w:ins w:id="14341" w:author="t_竹沢 公佑" w:date="2019-09-19T16:40:00Z"/>
                <w:sz w:val="18"/>
                <w:szCs w:val="18"/>
              </w:rPr>
            </w:pPr>
            <w:ins w:id="14342" w:author="t_竹沢 公佑" w:date="2019-09-19T16:40:00Z">
              <w:r>
                <w:rPr>
                  <w:sz w:val="18"/>
                  <w:szCs w:val="18"/>
                </w:rPr>
                <w:t>H111</w:t>
              </w:r>
            </w:ins>
          </w:p>
        </w:tc>
        <w:tc>
          <w:tcPr>
            <w:tcW w:w="602" w:type="dxa"/>
            <w:shd w:val="clear" w:color="auto" w:fill="auto"/>
          </w:tcPr>
          <w:p w:rsidR="00FC5FC8" w:rsidRPr="00A43CA5" w:rsidRDefault="00FC5FC8" w:rsidP="00E72E4F">
            <w:pPr>
              <w:keepNext/>
              <w:widowControl w:val="0"/>
              <w:spacing w:line="0" w:lineRule="atLeast"/>
              <w:rPr>
                <w:ins w:id="14343" w:author="t_竹沢 公佑" w:date="2019-09-19T16:40:00Z"/>
                <w:sz w:val="18"/>
                <w:szCs w:val="18"/>
              </w:rPr>
            </w:pPr>
            <w:ins w:id="14344" w:author="t_竹沢 公佑" w:date="2019-09-19T16:40:00Z">
              <w:r>
                <w:rPr>
                  <w:sz w:val="18"/>
                  <w:szCs w:val="18"/>
                </w:rPr>
                <w:t>H110</w:t>
              </w:r>
            </w:ins>
          </w:p>
        </w:tc>
        <w:tc>
          <w:tcPr>
            <w:tcW w:w="602" w:type="dxa"/>
            <w:shd w:val="clear" w:color="auto" w:fill="auto"/>
          </w:tcPr>
          <w:p w:rsidR="00FC5FC8" w:rsidRPr="00A43CA5" w:rsidRDefault="00FC5FC8" w:rsidP="00E72E4F">
            <w:pPr>
              <w:keepNext/>
              <w:widowControl w:val="0"/>
              <w:spacing w:line="0" w:lineRule="atLeast"/>
              <w:rPr>
                <w:ins w:id="14345" w:author="t_竹沢 公佑" w:date="2019-09-19T16:40:00Z"/>
                <w:sz w:val="18"/>
                <w:szCs w:val="18"/>
              </w:rPr>
            </w:pPr>
            <w:ins w:id="14346" w:author="t_竹沢 公佑" w:date="2019-09-19T16:40:00Z">
              <w:r>
                <w:rPr>
                  <w:sz w:val="18"/>
                  <w:szCs w:val="18"/>
                </w:rPr>
                <w:t>H109</w:t>
              </w:r>
            </w:ins>
          </w:p>
        </w:tc>
        <w:tc>
          <w:tcPr>
            <w:tcW w:w="1386" w:type="dxa"/>
            <w:shd w:val="clear" w:color="auto" w:fill="auto"/>
          </w:tcPr>
          <w:p w:rsidR="00FC5FC8" w:rsidRPr="00A43CA5" w:rsidRDefault="00FC5FC8" w:rsidP="00E72E4F">
            <w:pPr>
              <w:pStyle w:val="HTML0"/>
              <w:keepNext/>
              <w:widowControl w:val="0"/>
              <w:spacing w:line="0" w:lineRule="atLeast"/>
              <w:jc w:val="center"/>
              <w:rPr>
                <w:ins w:id="14347" w:author="t_竹沢 公佑" w:date="2019-09-19T16:40:00Z"/>
                <w:rFonts w:ascii="ＭＳ Ｐゴシック" w:eastAsia="ＭＳ Ｐゴシック" w:hAnsi="ＭＳ Ｐゴシック"/>
                <w:color w:val="222222"/>
                <w:sz w:val="18"/>
                <w:szCs w:val="18"/>
                <w:lang w:val="en"/>
              </w:rPr>
            </w:pPr>
            <w:ins w:id="14348"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02" w:type="dxa"/>
            <w:shd w:val="clear" w:color="auto" w:fill="auto"/>
          </w:tcPr>
          <w:p w:rsidR="00FC5FC8" w:rsidRPr="00A43CA5" w:rsidRDefault="00FC5FC8" w:rsidP="00E72E4F">
            <w:pPr>
              <w:keepNext/>
              <w:widowControl w:val="0"/>
              <w:spacing w:line="0" w:lineRule="atLeast"/>
              <w:rPr>
                <w:ins w:id="14349" w:author="t_竹沢 公佑" w:date="2019-09-19T16:40:00Z"/>
                <w:sz w:val="18"/>
                <w:szCs w:val="18"/>
                <w:lang w:val="en"/>
              </w:rPr>
            </w:pPr>
            <w:ins w:id="14350" w:author="t_竹沢 公佑" w:date="2019-09-19T16:40:00Z">
              <w:r>
                <w:rPr>
                  <w:sz w:val="18"/>
                  <w:szCs w:val="18"/>
                  <w:lang w:val="en"/>
                </w:rPr>
                <w:t>H98</w:t>
              </w:r>
            </w:ins>
          </w:p>
        </w:tc>
        <w:tc>
          <w:tcPr>
            <w:tcW w:w="602" w:type="dxa"/>
            <w:shd w:val="clear" w:color="auto" w:fill="auto"/>
          </w:tcPr>
          <w:p w:rsidR="00FC5FC8" w:rsidRPr="00A43CA5" w:rsidRDefault="00FC5FC8" w:rsidP="00E72E4F">
            <w:pPr>
              <w:keepNext/>
              <w:widowControl w:val="0"/>
              <w:spacing w:line="0" w:lineRule="atLeast"/>
              <w:rPr>
                <w:ins w:id="14351" w:author="t_竹沢 公佑" w:date="2019-09-19T16:40:00Z"/>
                <w:sz w:val="18"/>
                <w:szCs w:val="18"/>
              </w:rPr>
            </w:pPr>
            <w:ins w:id="14352" w:author="t_竹沢 公佑" w:date="2019-09-19T16:40:00Z">
              <w:r>
                <w:rPr>
                  <w:sz w:val="18"/>
                  <w:szCs w:val="18"/>
                </w:rPr>
                <w:t>H97</w:t>
              </w:r>
            </w:ins>
          </w:p>
        </w:tc>
        <w:tc>
          <w:tcPr>
            <w:tcW w:w="602" w:type="dxa"/>
            <w:shd w:val="clear" w:color="auto" w:fill="auto"/>
          </w:tcPr>
          <w:p w:rsidR="00FC5FC8" w:rsidRPr="00A43CA5" w:rsidRDefault="00FC5FC8" w:rsidP="00E72E4F">
            <w:pPr>
              <w:keepNext/>
              <w:widowControl w:val="0"/>
              <w:spacing w:line="0" w:lineRule="atLeast"/>
              <w:rPr>
                <w:ins w:id="14353" w:author="t_竹沢 公佑" w:date="2019-09-19T16:40:00Z"/>
                <w:sz w:val="18"/>
                <w:szCs w:val="18"/>
              </w:rPr>
            </w:pPr>
            <w:ins w:id="14354" w:author="t_竹沢 公佑" w:date="2019-09-19T16:40:00Z">
              <w:r>
                <w:rPr>
                  <w:sz w:val="18"/>
                  <w:szCs w:val="18"/>
                </w:rPr>
                <w:t>H96</w:t>
              </w:r>
            </w:ins>
          </w:p>
        </w:tc>
      </w:tr>
      <w:tr w:rsidR="00FC5FC8" w:rsidRPr="00A43CA5" w:rsidTr="00E72E4F">
        <w:trPr>
          <w:jc w:val="right"/>
          <w:ins w:id="14355" w:author="t_竹沢 公佑" w:date="2019-09-19T16:40:00Z"/>
        </w:trPr>
        <w:tc>
          <w:tcPr>
            <w:tcW w:w="602" w:type="dxa"/>
            <w:shd w:val="clear" w:color="auto" w:fill="BFBFBF"/>
          </w:tcPr>
          <w:p w:rsidR="00FC5FC8" w:rsidRPr="00A43CA5" w:rsidRDefault="00FC5FC8" w:rsidP="00E72E4F">
            <w:pPr>
              <w:keepNext/>
              <w:widowControl w:val="0"/>
              <w:spacing w:line="0" w:lineRule="atLeast"/>
              <w:rPr>
                <w:ins w:id="14356" w:author="t_竹沢 公佑" w:date="2019-09-19T16:40:00Z"/>
                <w:sz w:val="18"/>
                <w:szCs w:val="18"/>
              </w:rPr>
            </w:pPr>
            <w:ins w:id="14357" w:author="t_竹沢 公佑" w:date="2019-09-19T16:40:00Z">
              <w:r>
                <w:rPr>
                  <w:sz w:val="18"/>
                  <w:szCs w:val="18"/>
                </w:rPr>
                <w:t>H127</w:t>
              </w:r>
            </w:ins>
          </w:p>
        </w:tc>
        <w:tc>
          <w:tcPr>
            <w:tcW w:w="602" w:type="dxa"/>
            <w:shd w:val="clear" w:color="auto" w:fill="BFBFBF"/>
          </w:tcPr>
          <w:p w:rsidR="00FC5FC8" w:rsidRPr="00A43CA5" w:rsidRDefault="00FC5FC8" w:rsidP="00E72E4F">
            <w:pPr>
              <w:keepNext/>
              <w:widowControl w:val="0"/>
              <w:spacing w:line="0" w:lineRule="atLeast"/>
              <w:rPr>
                <w:ins w:id="14358" w:author="t_竹沢 公佑" w:date="2019-09-19T16:40:00Z"/>
                <w:sz w:val="18"/>
                <w:szCs w:val="18"/>
              </w:rPr>
            </w:pPr>
            <w:ins w:id="14359" w:author="t_竹沢 公佑" w:date="2019-09-19T16:40:00Z">
              <w:r>
                <w:rPr>
                  <w:sz w:val="18"/>
                  <w:szCs w:val="18"/>
                </w:rPr>
                <w:t>H126</w:t>
              </w:r>
            </w:ins>
          </w:p>
        </w:tc>
        <w:tc>
          <w:tcPr>
            <w:tcW w:w="602" w:type="dxa"/>
            <w:shd w:val="clear" w:color="auto" w:fill="BFBFBF"/>
          </w:tcPr>
          <w:p w:rsidR="00FC5FC8" w:rsidRPr="00A43CA5" w:rsidRDefault="00FC5FC8" w:rsidP="00E72E4F">
            <w:pPr>
              <w:keepNext/>
              <w:widowControl w:val="0"/>
              <w:spacing w:line="0" w:lineRule="atLeast"/>
              <w:rPr>
                <w:ins w:id="14360" w:author="t_竹沢 公佑" w:date="2019-09-19T16:40:00Z"/>
                <w:sz w:val="18"/>
                <w:szCs w:val="18"/>
              </w:rPr>
            </w:pPr>
            <w:ins w:id="14361" w:author="t_竹沢 公佑" w:date="2019-09-19T16:40:00Z">
              <w:r>
                <w:rPr>
                  <w:sz w:val="18"/>
                  <w:szCs w:val="18"/>
                </w:rPr>
                <w:t>H125</w:t>
              </w:r>
            </w:ins>
          </w:p>
        </w:tc>
        <w:tc>
          <w:tcPr>
            <w:tcW w:w="1386" w:type="dxa"/>
            <w:shd w:val="clear" w:color="auto" w:fill="BFBFBF"/>
          </w:tcPr>
          <w:p w:rsidR="00FC5FC8" w:rsidRPr="00A43CA5" w:rsidRDefault="00FC5FC8" w:rsidP="00E72E4F">
            <w:pPr>
              <w:pStyle w:val="HTML0"/>
              <w:keepNext/>
              <w:widowControl w:val="0"/>
              <w:spacing w:line="0" w:lineRule="atLeast"/>
              <w:jc w:val="center"/>
              <w:rPr>
                <w:ins w:id="14362" w:author="t_竹沢 公佑" w:date="2019-09-19T16:40:00Z"/>
                <w:rFonts w:ascii="ＭＳ Ｐゴシック" w:eastAsia="ＭＳ Ｐゴシック" w:hAnsi="ＭＳ Ｐゴシック"/>
                <w:color w:val="222222"/>
                <w:sz w:val="18"/>
                <w:szCs w:val="18"/>
                <w:lang w:val="en"/>
              </w:rPr>
            </w:pPr>
            <w:ins w:id="14363"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02" w:type="dxa"/>
            <w:shd w:val="clear" w:color="auto" w:fill="BFBFBF"/>
          </w:tcPr>
          <w:p w:rsidR="00FC5FC8" w:rsidRPr="00A43CA5" w:rsidRDefault="00FC5FC8" w:rsidP="00E72E4F">
            <w:pPr>
              <w:keepNext/>
              <w:widowControl w:val="0"/>
              <w:spacing w:line="0" w:lineRule="atLeast"/>
              <w:rPr>
                <w:ins w:id="14364" w:author="t_竹沢 公佑" w:date="2019-09-19T16:40:00Z"/>
                <w:sz w:val="18"/>
                <w:szCs w:val="18"/>
                <w:lang w:val="en"/>
              </w:rPr>
            </w:pPr>
            <w:ins w:id="14365" w:author="t_竹沢 公佑" w:date="2019-09-19T16:40:00Z">
              <w:r>
                <w:rPr>
                  <w:sz w:val="18"/>
                  <w:szCs w:val="18"/>
                  <w:lang w:val="en"/>
                </w:rPr>
                <w:t>H114</w:t>
              </w:r>
            </w:ins>
          </w:p>
        </w:tc>
        <w:tc>
          <w:tcPr>
            <w:tcW w:w="602" w:type="dxa"/>
            <w:shd w:val="clear" w:color="auto" w:fill="BFBFBF"/>
          </w:tcPr>
          <w:p w:rsidR="00FC5FC8" w:rsidRPr="00A43CA5" w:rsidRDefault="00FC5FC8" w:rsidP="00E72E4F">
            <w:pPr>
              <w:keepNext/>
              <w:widowControl w:val="0"/>
              <w:spacing w:line="0" w:lineRule="atLeast"/>
              <w:rPr>
                <w:ins w:id="14366" w:author="t_竹沢 公佑" w:date="2019-09-19T16:40:00Z"/>
                <w:sz w:val="18"/>
                <w:szCs w:val="18"/>
              </w:rPr>
            </w:pPr>
            <w:ins w:id="14367" w:author="t_竹沢 公佑" w:date="2019-09-19T16:40:00Z">
              <w:r>
                <w:rPr>
                  <w:sz w:val="18"/>
                  <w:szCs w:val="18"/>
                </w:rPr>
                <w:t>H113</w:t>
              </w:r>
            </w:ins>
          </w:p>
        </w:tc>
        <w:tc>
          <w:tcPr>
            <w:tcW w:w="602" w:type="dxa"/>
            <w:shd w:val="clear" w:color="auto" w:fill="BFBFBF"/>
          </w:tcPr>
          <w:p w:rsidR="00FC5FC8" w:rsidRPr="00A43CA5" w:rsidRDefault="00FC5FC8" w:rsidP="00E72E4F">
            <w:pPr>
              <w:keepNext/>
              <w:widowControl w:val="0"/>
              <w:spacing w:line="0" w:lineRule="atLeast"/>
              <w:rPr>
                <w:ins w:id="14368" w:author="t_竹沢 公佑" w:date="2019-09-19T16:40:00Z"/>
                <w:sz w:val="18"/>
                <w:szCs w:val="18"/>
              </w:rPr>
            </w:pPr>
            <w:ins w:id="14369" w:author="t_竹沢 公佑" w:date="2019-09-19T16:40:00Z">
              <w:r>
                <w:rPr>
                  <w:sz w:val="18"/>
                  <w:szCs w:val="18"/>
                </w:rPr>
                <w:t>H112</w:t>
              </w:r>
            </w:ins>
          </w:p>
        </w:tc>
      </w:tr>
    </w:tbl>
    <w:p w:rsidR="00FC5FC8" w:rsidRDefault="00784A1F" w:rsidP="00FC5FC8">
      <w:pPr>
        <w:pStyle w:val="a0"/>
        <w:keepNext/>
        <w:widowControl w:val="0"/>
        <w:ind w:leftChars="0" w:left="0"/>
        <w:rPr>
          <w:ins w:id="14370" w:author="t_竹沢 公佑" w:date="2019-09-19T16:40:00Z"/>
          <w:sz w:val="22"/>
          <w:szCs w:val="22"/>
          <w:lang w:val="en"/>
        </w:rPr>
      </w:pPr>
      <w:ins w:id="14371" w:author="t_竹沢 公佑" w:date="2019-09-19T16:40:00Z">
        <w:r>
          <w:rPr>
            <w:noProof/>
            <w:sz w:val="22"/>
            <w:szCs w:val="22"/>
          </w:rPr>
          <w:pict>
            <v:shape id="_x0000_s1806" type="#_x0000_t32" style="position:absolute;margin-left:95.9pt;margin-top:61.9pt;width:149.9pt;height:0;z-index:478;mso-position-horizontal-relative:text;mso-position-vertical-relative:text" o:connectortype="straight">
              <v:stroke endarrow="block"/>
            </v:shape>
          </w:pict>
        </w:r>
      </w:ins>
    </w:p>
    <w:tbl>
      <w:tblPr>
        <w:tblW w:w="0" w:type="auto"/>
        <w:jc w:val="right"/>
        <w:tblInd w:w="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640"/>
        <w:gridCol w:w="620"/>
        <w:gridCol w:w="1331"/>
        <w:gridCol w:w="620"/>
        <w:gridCol w:w="620"/>
        <w:gridCol w:w="620"/>
      </w:tblGrid>
      <w:tr w:rsidR="00FC5FC8" w:rsidRPr="00A43CA5" w:rsidTr="00E72E4F">
        <w:trPr>
          <w:jc w:val="right"/>
          <w:ins w:id="14372" w:author="t_竹沢 公佑" w:date="2019-09-19T16:40:00Z"/>
        </w:trPr>
        <w:tc>
          <w:tcPr>
            <w:tcW w:w="540" w:type="dxa"/>
            <w:shd w:val="clear" w:color="auto" w:fill="auto"/>
          </w:tcPr>
          <w:p w:rsidR="00FC5FC8" w:rsidRPr="00A43CA5" w:rsidRDefault="00FC5FC8" w:rsidP="00E72E4F">
            <w:pPr>
              <w:keepNext/>
              <w:widowControl w:val="0"/>
              <w:spacing w:line="0" w:lineRule="atLeast"/>
              <w:rPr>
                <w:ins w:id="14373" w:author="t_竹沢 公佑" w:date="2019-09-19T16:40:00Z"/>
                <w:sz w:val="18"/>
                <w:szCs w:val="18"/>
              </w:rPr>
            </w:pPr>
            <w:ins w:id="14374" w:author="t_竹沢 公佑" w:date="2019-09-19T16:40:00Z">
              <w:r>
                <w:rPr>
                  <w:sz w:val="18"/>
                  <w:szCs w:val="18"/>
                </w:rPr>
                <w:t>M15</w:t>
              </w:r>
            </w:ins>
          </w:p>
        </w:tc>
        <w:tc>
          <w:tcPr>
            <w:tcW w:w="640" w:type="dxa"/>
            <w:shd w:val="clear" w:color="auto" w:fill="auto"/>
          </w:tcPr>
          <w:p w:rsidR="00FC5FC8" w:rsidRPr="00A43CA5" w:rsidRDefault="00FC5FC8" w:rsidP="00E72E4F">
            <w:pPr>
              <w:keepNext/>
              <w:widowControl w:val="0"/>
              <w:spacing w:line="0" w:lineRule="atLeast"/>
              <w:rPr>
                <w:ins w:id="14375" w:author="t_竹沢 公佑" w:date="2019-09-19T16:40:00Z"/>
                <w:sz w:val="18"/>
                <w:szCs w:val="18"/>
              </w:rPr>
            </w:pPr>
            <w:ins w:id="14376" w:author="t_竹沢 公佑" w:date="2019-09-19T16:40:00Z">
              <w:r>
                <w:rPr>
                  <w:sz w:val="18"/>
                  <w:szCs w:val="18"/>
                </w:rPr>
                <w:t>M14</w:t>
              </w:r>
            </w:ins>
          </w:p>
        </w:tc>
        <w:tc>
          <w:tcPr>
            <w:tcW w:w="620" w:type="dxa"/>
            <w:shd w:val="clear" w:color="auto" w:fill="auto"/>
          </w:tcPr>
          <w:p w:rsidR="00FC5FC8" w:rsidRPr="00A43CA5" w:rsidRDefault="00FC5FC8" w:rsidP="00E72E4F">
            <w:pPr>
              <w:keepNext/>
              <w:widowControl w:val="0"/>
              <w:spacing w:line="0" w:lineRule="atLeast"/>
              <w:rPr>
                <w:ins w:id="14377" w:author="t_竹沢 公佑" w:date="2019-09-19T16:40:00Z"/>
                <w:sz w:val="18"/>
                <w:szCs w:val="18"/>
              </w:rPr>
            </w:pPr>
            <w:ins w:id="14378" w:author="t_竹沢 公佑" w:date="2019-09-19T16:40:00Z">
              <w:r>
                <w:rPr>
                  <w:sz w:val="18"/>
                  <w:szCs w:val="18"/>
                </w:rPr>
                <w:t>M13</w:t>
              </w:r>
            </w:ins>
          </w:p>
        </w:tc>
        <w:tc>
          <w:tcPr>
            <w:tcW w:w="1331" w:type="dxa"/>
            <w:shd w:val="clear" w:color="auto" w:fill="auto"/>
          </w:tcPr>
          <w:p w:rsidR="00FC5FC8" w:rsidRPr="00A43CA5" w:rsidRDefault="00FC5FC8" w:rsidP="00E72E4F">
            <w:pPr>
              <w:pStyle w:val="HTML0"/>
              <w:keepNext/>
              <w:widowControl w:val="0"/>
              <w:spacing w:line="0" w:lineRule="atLeast"/>
              <w:jc w:val="center"/>
              <w:rPr>
                <w:ins w:id="14379" w:author="t_竹沢 公佑" w:date="2019-09-19T16:40:00Z"/>
                <w:rFonts w:ascii="ＭＳ Ｐゴシック" w:eastAsia="ＭＳ Ｐゴシック" w:hAnsi="ＭＳ Ｐゴシック"/>
                <w:color w:val="222222"/>
                <w:sz w:val="18"/>
                <w:szCs w:val="18"/>
                <w:lang w:val="en"/>
              </w:rPr>
            </w:pPr>
            <w:ins w:id="14380"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20" w:type="dxa"/>
            <w:shd w:val="clear" w:color="auto" w:fill="auto"/>
          </w:tcPr>
          <w:p w:rsidR="00FC5FC8" w:rsidRPr="00A43CA5" w:rsidRDefault="00FC5FC8" w:rsidP="00E72E4F">
            <w:pPr>
              <w:keepNext/>
              <w:widowControl w:val="0"/>
              <w:spacing w:line="0" w:lineRule="atLeast"/>
              <w:rPr>
                <w:ins w:id="14381" w:author="t_竹沢 公佑" w:date="2019-09-19T16:40:00Z"/>
                <w:sz w:val="18"/>
                <w:szCs w:val="18"/>
                <w:lang w:val="en"/>
              </w:rPr>
            </w:pPr>
            <w:ins w:id="14382" w:author="t_竹沢 公佑" w:date="2019-09-19T16:40:00Z">
              <w:r>
                <w:rPr>
                  <w:sz w:val="18"/>
                  <w:szCs w:val="18"/>
                  <w:lang w:val="en"/>
                </w:rPr>
                <w:t>M2</w:t>
              </w:r>
            </w:ins>
          </w:p>
        </w:tc>
        <w:tc>
          <w:tcPr>
            <w:tcW w:w="620" w:type="dxa"/>
            <w:shd w:val="clear" w:color="auto" w:fill="auto"/>
          </w:tcPr>
          <w:p w:rsidR="00FC5FC8" w:rsidRPr="00A43CA5" w:rsidRDefault="00FC5FC8" w:rsidP="00E72E4F">
            <w:pPr>
              <w:keepNext/>
              <w:widowControl w:val="0"/>
              <w:spacing w:line="0" w:lineRule="atLeast"/>
              <w:rPr>
                <w:ins w:id="14383" w:author="t_竹沢 公佑" w:date="2019-09-19T16:40:00Z"/>
                <w:sz w:val="18"/>
                <w:szCs w:val="18"/>
              </w:rPr>
            </w:pPr>
            <w:ins w:id="14384" w:author="t_竹沢 公佑" w:date="2019-09-19T16:40:00Z">
              <w:r>
                <w:rPr>
                  <w:sz w:val="18"/>
                  <w:szCs w:val="18"/>
                </w:rPr>
                <w:t>M1</w:t>
              </w:r>
            </w:ins>
          </w:p>
        </w:tc>
        <w:tc>
          <w:tcPr>
            <w:tcW w:w="620" w:type="dxa"/>
            <w:shd w:val="clear" w:color="auto" w:fill="auto"/>
          </w:tcPr>
          <w:p w:rsidR="00FC5FC8" w:rsidRPr="00A43CA5" w:rsidRDefault="00FC5FC8" w:rsidP="00E72E4F">
            <w:pPr>
              <w:keepNext/>
              <w:widowControl w:val="0"/>
              <w:spacing w:line="0" w:lineRule="atLeast"/>
              <w:rPr>
                <w:ins w:id="14385" w:author="t_竹沢 公佑" w:date="2019-09-19T16:40:00Z"/>
                <w:sz w:val="18"/>
                <w:szCs w:val="18"/>
              </w:rPr>
            </w:pPr>
            <w:ins w:id="14386" w:author="t_竹沢 公佑" w:date="2019-09-19T16:40:00Z">
              <w:r>
                <w:rPr>
                  <w:sz w:val="18"/>
                  <w:szCs w:val="18"/>
                </w:rPr>
                <w:t>M0</w:t>
              </w:r>
            </w:ins>
          </w:p>
        </w:tc>
      </w:tr>
      <w:tr w:rsidR="00FC5FC8" w:rsidRPr="00A43CA5" w:rsidTr="00E72E4F">
        <w:trPr>
          <w:jc w:val="right"/>
          <w:ins w:id="14387" w:author="t_竹沢 公佑" w:date="2019-09-19T16:40:00Z"/>
        </w:trPr>
        <w:tc>
          <w:tcPr>
            <w:tcW w:w="540" w:type="dxa"/>
            <w:shd w:val="clear" w:color="auto" w:fill="BFBFBF"/>
          </w:tcPr>
          <w:p w:rsidR="00FC5FC8" w:rsidRPr="00A43CA5" w:rsidRDefault="00FC5FC8" w:rsidP="00E72E4F">
            <w:pPr>
              <w:keepNext/>
              <w:widowControl w:val="0"/>
              <w:spacing w:line="0" w:lineRule="atLeast"/>
              <w:rPr>
                <w:ins w:id="14388" w:author="t_竹沢 公佑" w:date="2019-09-19T16:40:00Z"/>
                <w:sz w:val="18"/>
                <w:szCs w:val="18"/>
              </w:rPr>
            </w:pPr>
            <w:ins w:id="14389" w:author="t_竹沢 公佑" w:date="2019-09-19T16:40:00Z">
              <w:r>
                <w:rPr>
                  <w:sz w:val="18"/>
                  <w:szCs w:val="18"/>
                </w:rPr>
                <w:t>M31</w:t>
              </w:r>
            </w:ins>
          </w:p>
        </w:tc>
        <w:tc>
          <w:tcPr>
            <w:tcW w:w="640" w:type="dxa"/>
            <w:shd w:val="clear" w:color="auto" w:fill="BFBFBF"/>
          </w:tcPr>
          <w:p w:rsidR="00FC5FC8" w:rsidRPr="00A43CA5" w:rsidRDefault="00FC5FC8" w:rsidP="00E72E4F">
            <w:pPr>
              <w:keepNext/>
              <w:widowControl w:val="0"/>
              <w:spacing w:line="0" w:lineRule="atLeast"/>
              <w:rPr>
                <w:ins w:id="14390" w:author="t_竹沢 公佑" w:date="2019-09-19T16:40:00Z"/>
                <w:sz w:val="18"/>
                <w:szCs w:val="18"/>
              </w:rPr>
            </w:pPr>
            <w:ins w:id="14391" w:author="t_竹沢 公佑" w:date="2019-09-19T16:40:00Z">
              <w:r>
                <w:rPr>
                  <w:sz w:val="18"/>
                  <w:szCs w:val="18"/>
                </w:rPr>
                <w:t>M30</w:t>
              </w:r>
            </w:ins>
          </w:p>
        </w:tc>
        <w:tc>
          <w:tcPr>
            <w:tcW w:w="620" w:type="dxa"/>
            <w:shd w:val="clear" w:color="auto" w:fill="BFBFBF"/>
          </w:tcPr>
          <w:p w:rsidR="00FC5FC8" w:rsidRPr="00A43CA5" w:rsidRDefault="00FC5FC8" w:rsidP="00E72E4F">
            <w:pPr>
              <w:keepNext/>
              <w:widowControl w:val="0"/>
              <w:spacing w:line="0" w:lineRule="atLeast"/>
              <w:rPr>
                <w:ins w:id="14392" w:author="t_竹沢 公佑" w:date="2019-09-19T16:40:00Z"/>
                <w:sz w:val="18"/>
                <w:szCs w:val="18"/>
              </w:rPr>
            </w:pPr>
            <w:ins w:id="14393" w:author="t_竹沢 公佑" w:date="2019-09-19T16:40:00Z">
              <w:r>
                <w:rPr>
                  <w:sz w:val="18"/>
                  <w:szCs w:val="18"/>
                </w:rPr>
                <w:t>M29</w:t>
              </w:r>
            </w:ins>
          </w:p>
        </w:tc>
        <w:tc>
          <w:tcPr>
            <w:tcW w:w="1331" w:type="dxa"/>
            <w:shd w:val="clear" w:color="auto" w:fill="BFBFBF"/>
          </w:tcPr>
          <w:p w:rsidR="00FC5FC8" w:rsidRPr="00A43CA5" w:rsidRDefault="00FC5FC8" w:rsidP="00E72E4F">
            <w:pPr>
              <w:pStyle w:val="HTML0"/>
              <w:keepNext/>
              <w:widowControl w:val="0"/>
              <w:spacing w:line="0" w:lineRule="atLeast"/>
              <w:jc w:val="center"/>
              <w:rPr>
                <w:ins w:id="14394" w:author="t_竹沢 公佑" w:date="2019-09-19T16:40:00Z"/>
                <w:rFonts w:ascii="ＭＳ Ｐゴシック" w:eastAsia="ＭＳ Ｐゴシック" w:hAnsi="ＭＳ Ｐゴシック"/>
                <w:color w:val="222222"/>
                <w:sz w:val="18"/>
                <w:szCs w:val="18"/>
                <w:lang w:val="en"/>
              </w:rPr>
            </w:pPr>
            <w:ins w:id="14395"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20" w:type="dxa"/>
            <w:shd w:val="clear" w:color="auto" w:fill="BFBFBF"/>
          </w:tcPr>
          <w:p w:rsidR="00FC5FC8" w:rsidRPr="00A43CA5" w:rsidRDefault="00FC5FC8" w:rsidP="00E72E4F">
            <w:pPr>
              <w:keepNext/>
              <w:widowControl w:val="0"/>
              <w:spacing w:line="0" w:lineRule="atLeast"/>
              <w:rPr>
                <w:ins w:id="14396" w:author="t_竹沢 公佑" w:date="2019-09-19T16:40:00Z"/>
                <w:sz w:val="18"/>
                <w:szCs w:val="18"/>
                <w:lang w:val="en"/>
              </w:rPr>
            </w:pPr>
            <w:ins w:id="14397" w:author="t_竹沢 公佑" w:date="2019-09-19T16:40:00Z">
              <w:r>
                <w:rPr>
                  <w:sz w:val="18"/>
                  <w:szCs w:val="18"/>
                  <w:lang w:val="en"/>
                </w:rPr>
                <w:t>M19</w:t>
              </w:r>
            </w:ins>
          </w:p>
        </w:tc>
        <w:tc>
          <w:tcPr>
            <w:tcW w:w="620" w:type="dxa"/>
            <w:shd w:val="clear" w:color="auto" w:fill="BFBFBF"/>
          </w:tcPr>
          <w:p w:rsidR="00FC5FC8" w:rsidRPr="00A43CA5" w:rsidRDefault="00FC5FC8" w:rsidP="00E72E4F">
            <w:pPr>
              <w:keepNext/>
              <w:widowControl w:val="0"/>
              <w:spacing w:line="0" w:lineRule="atLeast"/>
              <w:rPr>
                <w:ins w:id="14398" w:author="t_竹沢 公佑" w:date="2019-09-19T16:40:00Z"/>
                <w:sz w:val="18"/>
                <w:szCs w:val="18"/>
              </w:rPr>
            </w:pPr>
            <w:ins w:id="14399" w:author="t_竹沢 公佑" w:date="2019-09-19T16:40:00Z">
              <w:r>
                <w:rPr>
                  <w:sz w:val="18"/>
                  <w:szCs w:val="18"/>
                </w:rPr>
                <w:t>M18</w:t>
              </w:r>
            </w:ins>
          </w:p>
        </w:tc>
        <w:tc>
          <w:tcPr>
            <w:tcW w:w="620" w:type="dxa"/>
            <w:shd w:val="clear" w:color="auto" w:fill="BFBFBF"/>
          </w:tcPr>
          <w:p w:rsidR="00FC5FC8" w:rsidRPr="00A43CA5" w:rsidRDefault="00FC5FC8" w:rsidP="00E72E4F">
            <w:pPr>
              <w:keepNext/>
              <w:widowControl w:val="0"/>
              <w:spacing w:line="0" w:lineRule="atLeast"/>
              <w:rPr>
                <w:ins w:id="14400" w:author="t_竹沢 公佑" w:date="2019-09-19T16:40:00Z"/>
                <w:sz w:val="18"/>
                <w:szCs w:val="18"/>
              </w:rPr>
            </w:pPr>
            <w:ins w:id="14401" w:author="t_竹沢 公佑" w:date="2019-09-19T16:40:00Z">
              <w:r>
                <w:rPr>
                  <w:sz w:val="18"/>
                  <w:szCs w:val="18"/>
                </w:rPr>
                <w:t>M17</w:t>
              </w:r>
            </w:ins>
          </w:p>
        </w:tc>
      </w:tr>
      <w:tr w:rsidR="00FC5FC8" w:rsidRPr="00A43CA5" w:rsidTr="00E72E4F">
        <w:trPr>
          <w:jc w:val="right"/>
          <w:ins w:id="14402" w:author="t_竹沢 公佑" w:date="2019-09-19T16:40:00Z"/>
        </w:trPr>
        <w:tc>
          <w:tcPr>
            <w:tcW w:w="540" w:type="dxa"/>
            <w:shd w:val="clear" w:color="auto" w:fill="auto"/>
          </w:tcPr>
          <w:p w:rsidR="00FC5FC8" w:rsidRPr="00A43CA5" w:rsidRDefault="00FC5FC8" w:rsidP="00E72E4F">
            <w:pPr>
              <w:keepNext/>
              <w:widowControl w:val="0"/>
              <w:spacing w:line="0" w:lineRule="atLeast"/>
              <w:rPr>
                <w:ins w:id="14403" w:author="t_竹沢 公佑" w:date="2019-09-19T16:40:00Z"/>
                <w:sz w:val="18"/>
                <w:szCs w:val="18"/>
              </w:rPr>
            </w:pPr>
            <w:ins w:id="14404" w:author="t_竹沢 公佑" w:date="2019-09-19T16:40:00Z">
              <w:r>
                <w:rPr>
                  <w:sz w:val="18"/>
                  <w:szCs w:val="18"/>
                </w:rPr>
                <w:t>M47</w:t>
              </w:r>
            </w:ins>
          </w:p>
        </w:tc>
        <w:tc>
          <w:tcPr>
            <w:tcW w:w="640" w:type="dxa"/>
            <w:shd w:val="clear" w:color="auto" w:fill="auto"/>
          </w:tcPr>
          <w:p w:rsidR="00FC5FC8" w:rsidRPr="00A43CA5" w:rsidRDefault="00FC5FC8" w:rsidP="00E72E4F">
            <w:pPr>
              <w:keepNext/>
              <w:widowControl w:val="0"/>
              <w:spacing w:line="0" w:lineRule="atLeast"/>
              <w:rPr>
                <w:ins w:id="14405" w:author="t_竹沢 公佑" w:date="2019-09-19T16:40:00Z"/>
                <w:sz w:val="18"/>
                <w:szCs w:val="18"/>
              </w:rPr>
            </w:pPr>
            <w:ins w:id="14406" w:author="t_竹沢 公佑" w:date="2019-09-19T16:40:00Z">
              <w:r>
                <w:rPr>
                  <w:sz w:val="18"/>
                  <w:szCs w:val="18"/>
                </w:rPr>
                <w:t>M46</w:t>
              </w:r>
            </w:ins>
          </w:p>
        </w:tc>
        <w:tc>
          <w:tcPr>
            <w:tcW w:w="620" w:type="dxa"/>
            <w:shd w:val="clear" w:color="auto" w:fill="auto"/>
          </w:tcPr>
          <w:p w:rsidR="00FC5FC8" w:rsidRPr="00A43CA5" w:rsidRDefault="00FC5FC8" w:rsidP="00E72E4F">
            <w:pPr>
              <w:keepNext/>
              <w:widowControl w:val="0"/>
              <w:spacing w:line="0" w:lineRule="atLeast"/>
              <w:rPr>
                <w:ins w:id="14407" w:author="t_竹沢 公佑" w:date="2019-09-19T16:40:00Z"/>
                <w:sz w:val="18"/>
                <w:szCs w:val="18"/>
              </w:rPr>
            </w:pPr>
            <w:ins w:id="14408" w:author="t_竹沢 公佑" w:date="2019-09-19T16:40:00Z">
              <w:r>
                <w:rPr>
                  <w:sz w:val="18"/>
                  <w:szCs w:val="18"/>
                </w:rPr>
                <w:t>M45</w:t>
              </w:r>
            </w:ins>
          </w:p>
        </w:tc>
        <w:tc>
          <w:tcPr>
            <w:tcW w:w="1331" w:type="dxa"/>
            <w:shd w:val="clear" w:color="auto" w:fill="auto"/>
          </w:tcPr>
          <w:p w:rsidR="00FC5FC8" w:rsidRPr="00A43CA5" w:rsidRDefault="00FC5FC8" w:rsidP="00E72E4F">
            <w:pPr>
              <w:pStyle w:val="HTML0"/>
              <w:keepNext/>
              <w:widowControl w:val="0"/>
              <w:spacing w:line="0" w:lineRule="atLeast"/>
              <w:jc w:val="center"/>
              <w:rPr>
                <w:ins w:id="14409" w:author="t_竹沢 公佑" w:date="2019-09-19T16:40:00Z"/>
                <w:rFonts w:ascii="ＭＳ Ｐゴシック" w:eastAsia="ＭＳ Ｐゴシック" w:hAnsi="ＭＳ Ｐゴシック"/>
                <w:color w:val="222222"/>
                <w:sz w:val="18"/>
                <w:szCs w:val="18"/>
                <w:lang w:val="en"/>
              </w:rPr>
            </w:pPr>
            <w:ins w:id="14410"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20" w:type="dxa"/>
            <w:shd w:val="clear" w:color="auto" w:fill="auto"/>
          </w:tcPr>
          <w:p w:rsidR="00FC5FC8" w:rsidRPr="00A43CA5" w:rsidRDefault="00FC5FC8" w:rsidP="00E72E4F">
            <w:pPr>
              <w:keepNext/>
              <w:widowControl w:val="0"/>
              <w:spacing w:line="0" w:lineRule="atLeast"/>
              <w:rPr>
                <w:ins w:id="14411" w:author="t_竹沢 公佑" w:date="2019-09-19T16:40:00Z"/>
                <w:sz w:val="18"/>
                <w:szCs w:val="18"/>
                <w:lang w:val="en"/>
              </w:rPr>
            </w:pPr>
            <w:ins w:id="14412" w:author="t_竹沢 公佑" w:date="2019-09-19T16:40:00Z">
              <w:r>
                <w:rPr>
                  <w:sz w:val="18"/>
                  <w:szCs w:val="18"/>
                  <w:lang w:val="en"/>
                </w:rPr>
                <w:t>M34</w:t>
              </w:r>
            </w:ins>
          </w:p>
        </w:tc>
        <w:tc>
          <w:tcPr>
            <w:tcW w:w="620" w:type="dxa"/>
            <w:shd w:val="clear" w:color="auto" w:fill="auto"/>
          </w:tcPr>
          <w:p w:rsidR="00FC5FC8" w:rsidRPr="00A43CA5" w:rsidRDefault="00FC5FC8" w:rsidP="00E72E4F">
            <w:pPr>
              <w:keepNext/>
              <w:widowControl w:val="0"/>
              <w:spacing w:line="0" w:lineRule="atLeast"/>
              <w:rPr>
                <w:ins w:id="14413" w:author="t_竹沢 公佑" w:date="2019-09-19T16:40:00Z"/>
                <w:sz w:val="18"/>
                <w:szCs w:val="18"/>
              </w:rPr>
            </w:pPr>
            <w:ins w:id="14414" w:author="t_竹沢 公佑" w:date="2019-09-19T16:40:00Z">
              <w:r>
                <w:rPr>
                  <w:sz w:val="18"/>
                  <w:szCs w:val="18"/>
                </w:rPr>
                <w:t>M33</w:t>
              </w:r>
            </w:ins>
          </w:p>
        </w:tc>
        <w:tc>
          <w:tcPr>
            <w:tcW w:w="620" w:type="dxa"/>
            <w:shd w:val="clear" w:color="auto" w:fill="auto"/>
          </w:tcPr>
          <w:p w:rsidR="00FC5FC8" w:rsidRPr="00A43CA5" w:rsidRDefault="00FC5FC8" w:rsidP="00E72E4F">
            <w:pPr>
              <w:keepNext/>
              <w:widowControl w:val="0"/>
              <w:spacing w:line="0" w:lineRule="atLeast"/>
              <w:rPr>
                <w:ins w:id="14415" w:author="t_竹沢 公佑" w:date="2019-09-19T16:40:00Z"/>
                <w:sz w:val="18"/>
                <w:szCs w:val="18"/>
              </w:rPr>
            </w:pPr>
            <w:ins w:id="14416" w:author="t_竹沢 公佑" w:date="2019-09-19T16:40:00Z">
              <w:r>
                <w:rPr>
                  <w:sz w:val="18"/>
                  <w:szCs w:val="18"/>
                </w:rPr>
                <w:t>M32</w:t>
              </w:r>
            </w:ins>
          </w:p>
        </w:tc>
      </w:tr>
      <w:tr w:rsidR="00FC5FC8" w:rsidRPr="00A43CA5" w:rsidTr="00E72E4F">
        <w:trPr>
          <w:jc w:val="right"/>
          <w:ins w:id="14417" w:author="t_竹沢 公佑" w:date="2019-09-19T16:40:00Z"/>
        </w:trPr>
        <w:tc>
          <w:tcPr>
            <w:tcW w:w="540" w:type="dxa"/>
            <w:shd w:val="clear" w:color="auto" w:fill="BFBFBF"/>
          </w:tcPr>
          <w:p w:rsidR="00FC5FC8" w:rsidRPr="00A43CA5" w:rsidRDefault="00FC5FC8" w:rsidP="00E72E4F">
            <w:pPr>
              <w:keepNext/>
              <w:widowControl w:val="0"/>
              <w:spacing w:line="0" w:lineRule="atLeast"/>
              <w:rPr>
                <w:ins w:id="14418" w:author="t_竹沢 公佑" w:date="2019-09-19T16:40:00Z"/>
                <w:sz w:val="18"/>
                <w:szCs w:val="18"/>
              </w:rPr>
            </w:pPr>
            <w:ins w:id="14419" w:author="t_竹沢 公佑" w:date="2019-09-19T16:40:00Z">
              <w:r>
                <w:rPr>
                  <w:sz w:val="18"/>
                  <w:szCs w:val="18"/>
                </w:rPr>
                <w:t>M63</w:t>
              </w:r>
            </w:ins>
          </w:p>
        </w:tc>
        <w:tc>
          <w:tcPr>
            <w:tcW w:w="640" w:type="dxa"/>
            <w:shd w:val="clear" w:color="auto" w:fill="BFBFBF"/>
          </w:tcPr>
          <w:p w:rsidR="00FC5FC8" w:rsidRPr="00A43CA5" w:rsidRDefault="00FC5FC8" w:rsidP="00E72E4F">
            <w:pPr>
              <w:keepNext/>
              <w:widowControl w:val="0"/>
              <w:spacing w:line="0" w:lineRule="atLeast"/>
              <w:rPr>
                <w:ins w:id="14420" w:author="t_竹沢 公佑" w:date="2019-09-19T16:40:00Z"/>
                <w:sz w:val="18"/>
                <w:szCs w:val="18"/>
              </w:rPr>
            </w:pPr>
            <w:ins w:id="14421" w:author="t_竹沢 公佑" w:date="2019-09-19T16:40:00Z">
              <w:r>
                <w:rPr>
                  <w:sz w:val="18"/>
                  <w:szCs w:val="18"/>
                </w:rPr>
                <w:t>M62</w:t>
              </w:r>
            </w:ins>
          </w:p>
        </w:tc>
        <w:tc>
          <w:tcPr>
            <w:tcW w:w="620" w:type="dxa"/>
            <w:shd w:val="clear" w:color="auto" w:fill="BFBFBF"/>
          </w:tcPr>
          <w:p w:rsidR="00FC5FC8" w:rsidRPr="00A43CA5" w:rsidRDefault="00FC5FC8" w:rsidP="00E72E4F">
            <w:pPr>
              <w:keepNext/>
              <w:widowControl w:val="0"/>
              <w:spacing w:line="0" w:lineRule="atLeast"/>
              <w:rPr>
                <w:ins w:id="14422" w:author="t_竹沢 公佑" w:date="2019-09-19T16:40:00Z"/>
                <w:sz w:val="18"/>
                <w:szCs w:val="18"/>
              </w:rPr>
            </w:pPr>
            <w:ins w:id="14423" w:author="t_竹沢 公佑" w:date="2019-09-19T16:40:00Z">
              <w:r>
                <w:rPr>
                  <w:sz w:val="18"/>
                  <w:szCs w:val="18"/>
                </w:rPr>
                <w:t>M61</w:t>
              </w:r>
            </w:ins>
          </w:p>
        </w:tc>
        <w:tc>
          <w:tcPr>
            <w:tcW w:w="1331" w:type="dxa"/>
            <w:shd w:val="clear" w:color="auto" w:fill="BFBFBF"/>
          </w:tcPr>
          <w:p w:rsidR="00FC5FC8" w:rsidRPr="00A43CA5" w:rsidRDefault="00FC5FC8" w:rsidP="00E72E4F">
            <w:pPr>
              <w:pStyle w:val="HTML0"/>
              <w:keepNext/>
              <w:widowControl w:val="0"/>
              <w:spacing w:line="0" w:lineRule="atLeast"/>
              <w:jc w:val="center"/>
              <w:rPr>
                <w:ins w:id="14424" w:author="t_竹沢 公佑" w:date="2019-09-19T16:40:00Z"/>
                <w:rFonts w:ascii="ＭＳ Ｐゴシック" w:eastAsia="ＭＳ Ｐゴシック" w:hAnsi="ＭＳ Ｐゴシック"/>
                <w:color w:val="222222"/>
                <w:sz w:val="18"/>
                <w:szCs w:val="18"/>
                <w:lang w:val="en"/>
              </w:rPr>
            </w:pPr>
            <w:ins w:id="14425"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20" w:type="dxa"/>
            <w:shd w:val="clear" w:color="auto" w:fill="BFBFBF"/>
          </w:tcPr>
          <w:p w:rsidR="00FC5FC8" w:rsidRPr="00A43CA5" w:rsidRDefault="00FC5FC8" w:rsidP="00E72E4F">
            <w:pPr>
              <w:keepNext/>
              <w:widowControl w:val="0"/>
              <w:spacing w:line="0" w:lineRule="atLeast"/>
              <w:rPr>
                <w:ins w:id="14426" w:author="t_竹沢 公佑" w:date="2019-09-19T16:40:00Z"/>
                <w:sz w:val="18"/>
                <w:szCs w:val="18"/>
                <w:lang w:val="en"/>
              </w:rPr>
            </w:pPr>
            <w:ins w:id="14427" w:author="t_竹沢 公佑" w:date="2019-09-19T16:40:00Z">
              <w:r>
                <w:rPr>
                  <w:sz w:val="18"/>
                  <w:szCs w:val="18"/>
                  <w:lang w:val="en"/>
                </w:rPr>
                <w:t>M50</w:t>
              </w:r>
            </w:ins>
          </w:p>
        </w:tc>
        <w:tc>
          <w:tcPr>
            <w:tcW w:w="620" w:type="dxa"/>
            <w:shd w:val="clear" w:color="auto" w:fill="BFBFBF"/>
          </w:tcPr>
          <w:p w:rsidR="00FC5FC8" w:rsidRPr="00A43CA5" w:rsidRDefault="00FC5FC8" w:rsidP="00E72E4F">
            <w:pPr>
              <w:keepNext/>
              <w:widowControl w:val="0"/>
              <w:spacing w:line="0" w:lineRule="atLeast"/>
              <w:rPr>
                <w:ins w:id="14428" w:author="t_竹沢 公佑" w:date="2019-09-19T16:40:00Z"/>
                <w:sz w:val="18"/>
                <w:szCs w:val="18"/>
              </w:rPr>
            </w:pPr>
            <w:ins w:id="14429" w:author="t_竹沢 公佑" w:date="2019-09-19T16:40:00Z">
              <w:r>
                <w:rPr>
                  <w:sz w:val="18"/>
                  <w:szCs w:val="18"/>
                </w:rPr>
                <w:t>M49</w:t>
              </w:r>
            </w:ins>
          </w:p>
        </w:tc>
        <w:tc>
          <w:tcPr>
            <w:tcW w:w="620" w:type="dxa"/>
            <w:shd w:val="clear" w:color="auto" w:fill="BFBFBF"/>
          </w:tcPr>
          <w:p w:rsidR="00FC5FC8" w:rsidRPr="00A43CA5" w:rsidRDefault="00FC5FC8" w:rsidP="00E72E4F">
            <w:pPr>
              <w:keepNext/>
              <w:widowControl w:val="0"/>
              <w:spacing w:line="0" w:lineRule="atLeast"/>
              <w:rPr>
                <w:ins w:id="14430" w:author="t_竹沢 公佑" w:date="2019-09-19T16:40:00Z"/>
                <w:sz w:val="18"/>
                <w:szCs w:val="18"/>
              </w:rPr>
            </w:pPr>
            <w:ins w:id="14431" w:author="t_竹沢 公佑" w:date="2019-09-19T16:40:00Z">
              <w:r>
                <w:rPr>
                  <w:sz w:val="18"/>
                  <w:szCs w:val="18"/>
                </w:rPr>
                <w:t>M48</w:t>
              </w:r>
            </w:ins>
          </w:p>
        </w:tc>
      </w:tr>
      <w:tr w:rsidR="00FC5FC8" w:rsidRPr="00A43CA5" w:rsidTr="00E72E4F">
        <w:trPr>
          <w:jc w:val="right"/>
          <w:ins w:id="14432" w:author="t_竹沢 公佑" w:date="2019-09-19T16:40:00Z"/>
        </w:trPr>
        <w:tc>
          <w:tcPr>
            <w:tcW w:w="4991" w:type="dxa"/>
            <w:gridSpan w:val="7"/>
            <w:shd w:val="clear" w:color="auto" w:fill="auto"/>
          </w:tcPr>
          <w:p w:rsidR="00FC5FC8" w:rsidRPr="00A43CA5" w:rsidRDefault="00FC5FC8" w:rsidP="00E72E4F">
            <w:pPr>
              <w:keepNext/>
              <w:widowControl w:val="0"/>
              <w:spacing w:line="0" w:lineRule="atLeast"/>
              <w:jc w:val="center"/>
              <w:rPr>
                <w:ins w:id="14433" w:author="t_竹沢 公佑" w:date="2019-09-19T16:40:00Z"/>
                <w:sz w:val="18"/>
                <w:szCs w:val="18"/>
              </w:rPr>
            </w:pPr>
            <w:ins w:id="14434" w:author="t_竹沢 公佑" w:date="2019-09-19T16:40:00Z">
              <w:r w:rsidRPr="00A43CA5">
                <w:rPr>
                  <w:rFonts w:hint="eastAsia"/>
                  <w:color w:val="222222"/>
                  <w:sz w:val="18"/>
                  <w:szCs w:val="18"/>
                  <w:lang w:val="en"/>
                </w:rPr>
                <w:t>・・・・・・・・・・・・・</w:t>
              </w:r>
            </w:ins>
          </w:p>
        </w:tc>
      </w:tr>
      <w:tr w:rsidR="00FC5FC8" w:rsidRPr="00A43CA5" w:rsidTr="00E72E4F">
        <w:trPr>
          <w:jc w:val="right"/>
          <w:ins w:id="14435" w:author="t_竹沢 公佑" w:date="2019-09-19T16:40:00Z"/>
        </w:trPr>
        <w:tc>
          <w:tcPr>
            <w:tcW w:w="540" w:type="dxa"/>
            <w:shd w:val="clear" w:color="auto" w:fill="auto"/>
          </w:tcPr>
          <w:p w:rsidR="00FC5FC8" w:rsidRPr="00A43CA5" w:rsidRDefault="00FC5FC8" w:rsidP="00E72E4F">
            <w:pPr>
              <w:keepNext/>
              <w:widowControl w:val="0"/>
              <w:spacing w:line="0" w:lineRule="atLeast"/>
              <w:rPr>
                <w:ins w:id="14436" w:author="t_竹沢 公佑" w:date="2019-09-19T16:40:00Z"/>
                <w:sz w:val="18"/>
                <w:szCs w:val="18"/>
              </w:rPr>
            </w:pPr>
            <w:ins w:id="14437" w:author="t_竹沢 公佑" w:date="2019-09-19T16:40:00Z">
              <w:r>
                <w:rPr>
                  <w:sz w:val="18"/>
                  <w:szCs w:val="18"/>
                </w:rPr>
                <w:t>M111</w:t>
              </w:r>
            </w:ins>
          </w:p>
        </w:tc>
        <w:tc>
          <w:tcPr>
            <w:tcW w:w="640" w:type="dxa"/>
            <w:shd w:val="clear" w:color="auto" w:fill="auto"/>
          </w:tcPr>
          <w:p w:rsidR="00FC5FC8" w:rsidRPr="00A43CA5" w:rsidRDefault="00FC5FC8" w:rsidP="00E72E4F">
            <w:pPr>
              <w:keepNext/>
              <w:widowControl w:val="0"/>
              <w:spacing w:line="0" w:lineRule="atLeast"/>
              <w:rPr>
                <w:ins w:id="14438" w:author="t_竹沢 公佑" w:date="2019-09-19T16:40:00Z"/>
                <w:sz w:val="18"/>
                <w:szCs w:val="18"/>
              </w:rPr>
            </w:pPr>
            <w:ins w:id="14439" w:author="t_竹沢 公佑" w:date="2019-09-19T16:40:00Z">
              <w:r>
                <w:rPr>
                  <w:sz w:val="18"/>
                  <w:szCs w:val="18"/>
                </w:rPr>
                <w:t>M110</w:t>
              </w:r>
            </w:ins>
          </w:p>
        </w:tc>
        <w:tc>
          <w:tcPr>
            <w:tcW w:w="620" w:type="dxa"/>
            <w:shd w:val="clear" w:color="auto" w:fill="auto"/>
          </w:tcPr>
          <w:p w:rsidR="00FC5FC8" w:rsidRPr="00A43CA5" w:rsidRDefault="00FC5FC8" w:rsidP="00E72E4F">
            <w:pPr>
              <w:keepNext/>
              <w:widowControl w:val="0"/>
              <w:spacing w:line="0" w:lineRule="atLeast"/>
              <w:rPr>
                <w:ins w:id="14440" w:author="t_竹沢 公佑" w:date="2019-09-19T16:40:00Z"/>
                <w:sz w:val="18"/>
                <w:szCs w:val="18"/>
              </w:rPr>
            </w:pPr>
            <w:ins w:id="14441" w:author="t_竹沢 公佑" w:date="2019-09-19T16:40:00Z">
              <w:r>
                <w:rPr>
                  <w:sz w:val="18"/>
                  <w:szCs w:val="18"/>
                </w:rPr>
                <w:t>M109</w:t>
              </w:r>
            </w:ins>
          </w:p>
        </w:tc>
        <w:tc>
          <w:tcPr>
            <w:tcW w:w="1331" w:type="dxa"/>
            <w:shd w:val="clear" w:color="auto" w:fill="auto"/>
          </w:tcPr>
          <w:p w:rsidR="00FC5FC8" w:rsidRPr="00A43CA5" w:rsidRDefault="00FC5FC8" w:rsidP="00E72E4F">
            <w:pPr>
              <w:pStyle w:val="HTML0"/>
              <w:keepNext/>
              <w:widowControl w:val="0"/>
              <w:spacing w:line="0" w:lineRule="atLeast"/>
              <w:jc w:val="center"/>
              <w:rPr>
                <w:ins w:id="14442" w:author="t_竹沢 公佑" w:date="2019-09-19T16:40:00Z"/>
                <w:rFonts w:ascii="ＭＳ Ｐゴシック" w:eastAsia="ＭＳ Ｐゴシック" w:hAnsi="ＭＳ Ｐゴシック"/>
                <w:color w:val="222222"/>
                <w:sz w:val="18"/>
                <w:szCs w:val="18"/>
                <w:lang w:val="en"/>
              </w:rPr>
            </w:pPr>
            <w:ins w:id="14443"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20" w:type="dxa"/>
            <w:shd w:val="clear" w:color="auto" w:fill="auto"/>
          </w:tcPr>
          <w:p w:rsidR="00FC5FC8" w:rsidRPr="00A43CA5" w:rsidRDefault="00FC5FC8" w:rsidP="00E72E4F">
            <w:pPr>
              <w:keepNext/>
              <w:widowControl w:val="0"/>
              <w:spacing w:line="0" w:lineRule="atLeast"/>
              <w:rPr>
                <w:ins w:id="14444" w:author="t_竹沢 公佑" w:date="2019-09-19T16:40:00Z"/>
                <w:sz w:val="18"/>
                <w:szCs w:val="18"/>
                <w:lang w:val="en"/>
              </w:rPr>
            </w:pPr>
            <w:ins w:id="14445" w:author="t_竹沢 公佑" w:date="2019-09-19T16:40:00Z">
              <w:r>
                <w:rPr>
                  <w:sz w:val="18"/>
                  <w:szCs w:val="18"/>
                  <w:lang w:val="en"/>
                </w:rPr>
                <w:t>M98</w:t>
              </w:r>
            </w:ins>
          </w:p>
        </w:tc>
        <w:tc>
          <w:tcPr>
            <w:tcW w:w="620" w:type="dxa"/>
            <w:shd w:val="clear" w:color="auto" w:fill="auto"/>
          </w:tcPr>
          <w:p w:rsidR="00FC5FC8" w:rsidRPr="00A43CA5" w:rsidRDefault="00FC5FC8" w:rsidP="00E72E4F">
            <w:pPr>
              <w:keepNext/>
              <w:widowControl w:val="0"/>
              <w:spacing w:line="0" w:lineRule="atLeast"/>
              <w:rPr>
                <w:ins w:id="14446" w:author="t_竹沢 公佑" w:date="2019-09-19T16:40:00Z"/>
                <w:sz w:val="18"/>
                <w:szCs w:val="18"/>
              </w:rPr>
            </w:pPr>
            <w:ins w:id="14447" w:author="t_竹沢 公佑" w:date="2019-09-19T16:40:00Z">
              <w:r>
                <w:rPr>
                  <w:sz w:val="18"/>
                  <w:szCs w:val="18"/>
                </w:rPr>
                <w:t>M97</w:t>
              </w:r>
            </w:ins>
          </w:p>
        </w:tc>
        <w:tc>
          <w:tcPr>
            <w:tcW w:w="620" w:type="dxa"/>
            <w:shd w:val="clear" w:color="auto" w:fill="auto"/>
          </w:tcPr>
          <w:p w:rsidR="00FC5FC8" w:rsidRPr="00A43CA5" w:rsidRDefault="00FC5FC8" w:rsidP="00E72E4F">
            <w:pPr>
              <w:keepNext/>
              <w:widowControl w:val="0"/>
              <w:spacing w:line="0" w:lineRule="atLeast"/>
              <w:rPr>
                <w:ins w:id="14448" w:author="t_竹沢 公佑" w:date="2019-09-19T16:40:00Z"/>
                <w:sz w:val="18"/>
                <w:szCs w:val="18"/>
              </w:rPr>
            </w:pPr>
            <w:ins w:id="14449" w:author="t_竹沢 公佑" w:date="2019-09-19T16:40:00Z">
              <w:r>
                <w:rPr>
                  <w:sz w:val="18"/>
                  <w:szCs w:val="18"/>
                </w:rPr>
                <w:t>M96</w:t>
              </w:r>
            </w:ins>
          </w:p>
        </w:tc>
      </w:tr>
      <w:tr w:rsidR="00FC5FC8" w:rsidRPr="00A43CA5" w:rsidTr="00E72E4F">
        <w:trPr>
          <w:jc w:val="right"/>
          <w:ins w:id="14450" w:author="t_竹沢 公佑" w:date="2019-09-19T16:40:00Z"/>
        </w:trPr>
        <w:tc>
          <w:tcPr>
            <w:tcW w:w="540" w:type="dxa"/>
            <w:shd w:val="clear" w:color="auto" w:fill="BFBFBF"/>
          </w:tcPr>
          <w:p w:rsidR="00FC5FC8" w:rsidRPr="00A43CA5" w:rsidRDefault="00FC5FC8" w:rsidP="00E72E4F">
            <w:pPr>
              <w:keepNext/>
              <w:widowControl w:val="0"/>
              <w:spacing w:line="0" w:lineRule="atLeast"/>
              <w:rPr>
                <w:ins w:id="14451" w:author="t_竹沢 公佑" w:date="2019-09-19T16:40:00Z"/>
                <w:sz w:val="18"/>
                <w:szCs w:val="18"/>
              </w:rPr>
            </w:pPr>
            <w:ins w:id="14452" w:author="t_竹沢 公佑" w:date="2019-09-19T16:40:00Z">
              <w:r>
                <w:rPr>
                  <w:sz w:val="18"/>
                  <w:szCs w:val="18"/>
                </w:rPr>
                <w:t>M127</w:t>
              </w:r>
            </w:ins>
          </w:p>
        </w:tc>
        <w:tc>
          <w:tcPr>
            <w:tcW w:w="640" w:type="dxa"/>
            <w:shd w:val="clear" w:color="auto" w:fill="BFBFBF"/>
          </w:tcPr>
          <w:p w:rsidR="00FC5FC8" w:rsidRPr="00A43CA5" w:rsidRDefault="00FC5FC8" w:rsidP="00E72E4F">
            <w:pPr>
              <w:keepNext/>
              <w:widowControl w:val="0"/>
              <w:spacing w:line="0" w:lineRule="atLeast"/>
              <w:rPr>
                <w:ins w:id="14453" w:author="t_竹沢 公佑" w:date="2019-09-19T16:40:00Z"/>
                <w:sz w:val="18"/>
                <w:szCs w:val="18"/>
              </w:rPr>
            </w:pPr>
            <w:ins w:id="14454" w:author="t_竹沢 公佑" w:date="2019-09-19T16:40:00Z">
              <w:r>
                <w:rPr>
                  <w:sz w:val="18"/>
                  <w:szCs w:val="18"/>
                </w:rPr>
                <w:t>M126</w:t>
              </w:r>
            </w:ins>
          </w:p>
        </w:tc>
        <w:tc>
          <w:tcPr>
            <w:tcW w:w="620" w:type="dxa"/>
            <w:shd w:val="clear" w:color="auto" w:fill="BFBFBF"/>
          </w:tcPr>
          <w:p w:rsidR="00FC5FC8" w:rsidRPr="00A43CA5" w:rsidRDefault="00FC5FC8" w:rsidP="00E72E4F">
            <w:pPr>
              <w:keepNext/>
              <w:widowControl w:val="0"/>
              <w:spacing w:line="0" w:lineRule="atLeast"/>
              <w:rPr>
                <w:ins w:id="14455" w:author="t_竹沢 公佑" w:date="2019-09-19T16:40:00Z"/>
                <w:sz w:val="18"/>
                <w:szCs w:val="18"/>
              </w:rPr>
            </w:pPr>
            <w:ins w:id="14456" w:author="t_竹沢 公佑" w:date="2019-09-19T16:40:00Z">
              <w:r>
                <w:rPr>
                  <w:sz w:val="18"/>
                  <w:szCs w:val="18"/>
                </w:rPr>
                <w:t>M125</w:t>
              </w:r>
            </w:ins>
          </w:p>
        </w:tc>
        <w:tc>
          <w:tcPr>
            <w:tcW w:w="1331" w:type="dxa"/>
            <w:shd w:val="clear" w:color="auto" w:fill="BFBFBF"/>
          </w:tcPr>
          <w:p w:rsidR="00FC5FC8" w:rsidRPr="00A43CA5" w:rsidRDefault="00FC5FC8" w:rsidP="00E72E4F">
            <w:pPr>
              <w:pStyle w:val="HTML0"/>
              <w:keepNext/>
              <w:widowControl w:val="0"/>
              <w:spacing w:line="0" w:lineRule="atLeast"/>
              <w:jc w:val="center"/>
              <w:rPr>
                <w:ins w:id="14457" w:author="t_竹沢 公佑" w:date="2019-09-19T16:40:00Z"/>
                <w:rFonts w:ascii="ＭＳ Ｐゴシック" w:eastAsia="ＭＳ Ｐゴシック" w:hAnsi="ＭＳ Ｐゴシック"/>
                <w:color w:val="222222"/>
                <w:sz w:val="18"/>
                <w:szCs w:val="18"/>
                <w:lang w:val="en"/>
              </w:rPr>
            </w:pPr>
            <w:ins w:id="14458"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20" w:type="dxa"/>
            <w:shd w:val="clear" w:color="auto" w:fill="BFBFBF"/>
          </w:tcPr>
          <w:p w:rsidR="00FC5FC8" w:rsidRPr="00A43CA5" w:rsidRDefault="00FC5FC8" w:rsidP="00E72E4F">
            <w:pPr>
              <w:keepNext/>
              <w:widowControl w:val="0"/>
              <w:spacing w:line="0" w:lineRule="atLeast"/>
              <w:rPr>
                <w:ins w:id="14459" w:author="t_竹沢 公佑" w:date="2019-09-19T16:40:00Z"/>
                <w:sz w:val="18"/>
                <w:szCs w:val="18"/>
                <w:lang w:val="en"/>
              </w:rPr>
            </w:pPr>
            <w:ins w:id="14460" w:author="t_竹沢 公佑" w:date="2019-09-19T16:40:00Z">
              <w:r>
                <w:rPr>
                  <w:sz w:val="18"/>
                  <w:szCs w:val="18"/>
                  <w:lang w:val="en"/>
                </w:rPr>
                <w:t>M114</w:t>
              </w:r>
            </w:ins>
          </w:p>
        </w:tc>
        <w:tc>
          <w:tcPr>
            <w:tcW w:w="620" w:type="dxa"/>
            <w:shd w:val="clear" w:color="auto" w:fill="BFBFBF"/>
          </w:tcPr>
          <w:p w:rsidR="00FC5FC8" w:rsidRPr="00A43CA5" w:rsidRDefault="00FC5FC8" w:rsidP="00E72E4F">
            <w:pPr>
              <w:keepNext/>
              <w:widowControl w:val="0"/>
              <w:spacing w:line="0" w:lineRule="atLeast"/>
              <w:rPr>
                <w:ins w:id="14461" w:author="t_竹沢 公佑" w:date="2019-09-19T16:40:00Z"/>
                <w:sz w:val="18"/>
                <w:szCs w:val="18"/>
              </w:rPr>
            </w:pPr>
            <w:ins w:id="14462" w:author="t_竹沢 公佑" w:date="2019-09-19T16:40:00Z">
              <w:r>
                <w:rPr>
                  <w:sz w:val="18"/>
                  <w:szCs w:val="18"/>
                </w:rPr>
                <w:t>M113</w:t>
              </w:r>
            </w:ins>
          </w:p>
        </w:tc>
        <w:tc>
          <w:tcPr>
            <w:tcW w:w="620" w:type="dxa"/>
            <w:shd w:val="clear" w:color="auto" w:fill="BFBFBF"/>
          </w:tcPr>
          <w:p w:rsidR="00FC5FC8" w:rsidRPr="00A43CA5" w:rsidRDefault="00FC5FC8" w:rsidP="00E72E4F">
            <w:pPr>
              <w:keepNext/>
              <w:widowControl w:val="0"/>
              <w:spacing w:line="0" w:lineRule="atLeast"/>
              <w:rPr>
                <w:ins w:id="14463" w:author="t_竹沢 公佑" w:date="2019-09-19T16:40:00Z"/>
                <w:sz w:val="18"/>
                <w:szCs w:val="18"/>
              </w:rPr>
            </w:pPr>
            <w:ins w:id="14464" w:author="t_竹沢 公佑" w:date="2019-09-19T16:40:00Z">
              <w:r>
                <w:rPr>
                  <w:sz w:val="18"/>
                  <w:szCs w:val="18"/>
                </w:rPr>
                <w:t>M112</w:t>
              </w:r>
            </w:ins>
          </w:p>
        </w:tc>
      </w:tr>
    </w:tbl>
    <w:p w:rsidR="00FC5FC8" w:rsidRDefault="00784A1F" w:rsidP="00FC5FC8">
      <w:pPr>
        <w:pStyle w:val="a0"/>
        <w:keepNext/>
        <w:widowControl w:val="0"/>
        <w:ind w:leftChars="0" w:left="0"/>
        <w:rPr>
          <w:ins w:id="14465" w:author="t_竹沢 公佑" w:date="2019-09-19T16:40:00Z"/>
          <w:sz w:val="22"/>
          <w:szCs w:val="22"/>
          <w:lang w:val="en"/>
        </w:rPr>
      </w:pPr>
      <w:ins w:id="14466" w:author="t_竹沢 公佑" w:date="2019-09-19T16:40:00Z">
        <w:r>
          <w:rPr>
            <w:noProof/>
            <w:sz w:val="22"/>
            <w:szCs w:val="22"/>
          </w:rPr>
          <w:pict>
            <v:shape id="_x0000_s1807" type="#_x0000_t32" style="position:absolute;margin-left:96pt;margin-top:62.6pt;width:149.9pt;height:0;z-index:479;mso-position-horizontal-relative:text;mso-position-vertical-relative:text" o:connectortype="straight">
              <v:stroke endarrow="block"/>
            </v:shape>
          </w:pict>
        </w:r>
      </w:ins>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2"/>
        <w:gridCol w:w="602"/>
        <w:gridCol w:w="602"/>
        <w:gridCol w:w="1386"/>
        <w:gridCol w:w="602"/>
        <w:gridCol w:w="602"/>
        <w:gridCol w:w="602"/>
      </w:tblGrid>
      <w:tr w:rsidR="00FC5FC8" w:rsidRPr="00A43CA5" w:rsidTr="00E72E4F">
        <w:trPr>
          <w:jc w:val="right"/>
          <w:ins w:id="14467" w:author="t_竹沢 公佑" w:date="2019-09-19T16:40:00Z"/>
        </w:trPr>
        <w:tc>
          <w:tcPr>
            <w:tcW w:w="602" w:type="dxa"/>
            <w:shd w:val="clear" w:color="auto" w:fill="auto"/>
          </w:tcPr>
          <w:p w:rsidR="00FC5FC8" w:rsidRPr="00A43CA5" w:rsidRDefault="00FC5FC8" w:rsidP="00E72E4F">
            <w:pPr>
              <w:keepNext/>
              <w:widowControl w:val="0"/>
              <w:spacing w:line="0" w:lineRule="atLeast"/>
              <w:rPr>
                <w:ins w:id="14468" w:author="t_竹沢 公佑" w:date="2019-09-19T16:40:00Z"/>
                <w:sz w:val="18"/>
                <w:szCs w:val="18"/>
              </w:rPr>
            </w:pPr>
            <w:ins w:id="14469" w:author="t_竹沢 公佑" w:date="2019-09-19T16:40:00Z">
              <w:r>
                <w:rPr>
                  <w:sz w:val="18"/>
                  <w:szCs w:val="18"/>
                </w:rPr>
                <w:t>L15</w:t>
              </w:r>
            </w:ins>
          </w:p>
        </w:tc>
        <w:tc>
          <w:tcPr>
            <w:tcW w:w="602" w:type="dxa"/>
            <w:shd w:val="clear" w:color="auto" w:fill="auto"/>
          </w:tcPr>
          <w:p w:rsidR="00FC5FC8" w:rsidRPr="00A43CA5" w:rsidRDefault="00FC5FC8" w:rsidP="00E72E4F">
            <w:pPr>
              <w:keepNext/>
              <w:widowControl w:val="0"/>
              <w:spacing w:line="0" w:lineRule="atLeast"/>
              <w:rPr>
                <w:ins w:id="14470" w:author="t_竹沢 公佑" w:date="2019-09-19T16:40:00Z"/>
                <w:sz w:val="18"/>
                <w:szCs w:val="18"/>
              </w:rPr>
            </w:pPr>
            <w:ins w:id="14471" w:author="t_竹沢 公佑" w:date="2019-09-19T16:40:00Z">
              <w:r>
                <w:rPr>
                  <w:sz w:val="18"/>
                  <w:szCs w:val="18"/>
                </w:rPr>
                <w:t>L14</w:t>
              </w:r>
            </w:ins>
          </w:p>
        </w:tc>
        <w:tc>
          <w:tcPr>
            <w:tcW w:w="602" w:type="dxa"/>
            <w:shd w:val="clear" w:color="auto" w:fill="auto"/>
          </w:tcPr>
          <w:p w:rsidR="00FC5FC8" w:rsidRPr="00A43CA5" w:rsidRDefault="00FC5FC8" w:rsidP="00E72E4F">
            <w:pPr>
              <w:keepNext/>
              <w:widowControl w:val="0"/>
              <w:spacing w:line="0" w:lineRule="atLeast"/>
              <w:rPr>
                <w:ins w:id="14472" w:author="t_竹沢 公佑" w:date="2019-09-19T16:40:00Z"/>
                <w:sz w:val="18"/>
                <w:szCs w:val="18"/>
              </w:rPr>
            </w:pPr>
            <w:ins w:id="14473" w:author="t_竹沢 公佑" w:date="2019-09-19T16:40:00Z">
              <w:r>
                <w:rPr>
                  <w:sz w:val="18"/>
                  <w:szCs w:val="18"/>
                </w:rPr>
                <w:t>L13</w:t>
              </w:r>
            </w:ins>
          </w:p>
        </w:tc>
        <w:tc>
          <w:tcPr>
            <w:tcW w:w="1386" w:type="dxa"/>
            <w:shd w:val="clear" w:color="auto" w:fill="auto"/>
          </w:tcPr>
          <w:p w:rsidR="00FC5FC8" w:rsidRPr="00A43CA5" w:rsidRDefault="00FC5FC8" w:rsidP="00E72E4F">
            <w:pPr>
              <w:pStyle w:val="HTML0"/>
              <w:keepNext/>
              <w:widowControl w:val="0"/>
              <w:spacing w:line="0" w:lineRule="atLeast"/>
              <w:jc w:val="center"/>
              <w:rPr>
                <w:ins w:id="14474" w:author="t_竹沢 公佑" w:date="2019-09-19T16:40:00Z"/>
                <w:rFonts w:ascii="ＭＳ Ｐゴシック" w:eastAsia="ＭＳ Ｐゴシック" w:hAnsi="ＭＳ Ｐゴシック"/>
                <w:color w:val="222222"/>
                <w:sz w:val="18"/>
                <w:szCs w:val="18"/>
                <w:lang w:val="en"/>
              </w:rPr>
            </w:pPr>
            <w:ins w:id="14475"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02" w:type="dxa"/>
            <w:shd w:val="clear" w:color="auto" w:fill="auto"/>
          </w:tcPr>
          <w:p w:rsidR="00FC5FC8" w:rsidRPr="00A43CA5" w:rsidRDefault="00FC5FC8" w:rsidP="00E72E4F">
            <w:pPr>
              <w:keepNext/>
              <w:widowControl w:val="0"/>
              <w:spacing w:line="0" w:lineRule="atLeast"/>
              <w:rPr>
                <w:ins w:id="14476" w:author="t_竹沢 公佑" w:date="2019-09-19T16:40:00Z"/>
                <w:sz w:val="18"/>
                <w:szCs w:val="18"/>
                <w:lang w:val="en"/>
              </w:rPr>
            </w:pPr>
            <w:ins w:id="14477" w:author="t_竹沢 公佑" w:date="2019-09-19T16:40:00Z">
              <w:r>
                <w:rPr>
                  <w:sz w:val="18"/>
                  <w:szCs w:val="18"/>
                  <w:lang w:val="en"/>
                </w:rPr>
                <w:t>L2</w:t>
              </w:r>
            </w:ins>
          </w:p>
        </w:tc>
        <w:tc>
          <w:tcPr>
            <w:tcW w:w="602" w:type="dxa"/>
            <w:shd w:val="clear" w:color="auto" w:fill="auto"/>
          </w:tcPr>
          <w:p w:rsidR="00FC5FC8" w:rsidRPr="00A43CA5" w:rsidRDefault="00FC5FC8" w:rsidP="00E72E4F">
            <w:pPr>
              <w:keepNext/>
              <w:widowControl w:val="0"/>
              <w:spacing w:line="0" w:lineRule="atLeast"/>
              <w:rPr>
                <w:ins w:id="14478" w:author="t_竹沢 公佑" w:date="2019-09-19T16:40:00Z"/>
                <w:sz w:val="18"/>
                <w:szCs w:val="18"/>
              </w:rPr>
            </w:pPr>
            <w:ins w:id="14479" w:author="t_竹沢 公佑" w:date="2019-09-19T16:40:00Z">
              <w:r>
                <w:rPr>
                  <w:sz w:val="18"/>
                  <w:szCs w:val="18"/>
                </w:rPr>
                <w:t>L1</w:t>
              </w:r>
            </w:ins>
          </w:p>
        </w:tc>
        <w:tc>
          <w:tcPr>
            <w:tcW w:w="602" w:type="dxa"/>
            <w:shd w:val="clear" w:color="auto" w:fill="auto"/>
          </w:tcPr>
          <w:p w:rsidR="00FC5FC8" w:rsidRPr="00A43CA5" w:rsidRDefault="00FC5FC8" w:rsidP="00E72E4F">
            <w:pPr>
              <w:keepNext/>
              <w:widowControl w:val="0"/>
              <w:spacing w:line="0" w:lineRule="atLeast"/>
              <w:rPr>
                <w:ins w:id="14480" w:author="t_竹沢 公佑" w:date="2019-09-19T16:40:00Z"/>
                <w:sz w:val="18"/>
                <w:szCs w:val="18"/>
              </w:rPr>
            </w:pPr>
            <w:ins w:id="14481" w:author="t_竹沢 公佑" w:date="2019-09-19T16:40:00Z">
              <w:r>
                <w:rPr>
                  <w:sz w:val="18"/>
                  <w:szCs w:val="18"/>
                </w:rPr>
                <w:t>L0</w:t>
              </w:r>
            </w:ins>
          </w:p>
        </w:tc>
      </w:tr>
      <w:tr w:rsidR="00FC5FC8" w:rsidRPr="00A43CA5" w:rsidTr="00E72E4F">
        <w:trPr>
          <w:jc w:val="right"/>
          <w:ins w:id="14482" w:author="t_竹沢 公佑" w:date="2019-09-19T16:40:00Z"/>
        </w:trPr>
        <w:tc>
          <w:tcPr>
            <w:tcW w:w="602" w:type="dxa"/>
            <w:shd w:val="clear" w:color="auto" w:fill="BFBFBF"/>
          </w:tcPr>
          <w:p w:rsidR="00FC5FC8" w:rsidRPr="00A43CA5" w:rsidRDefault="00FC5FC8" w:rsidP="00E72E4F">
            <w:pPr>
              <w:keepNext/>
              <w:widowControl w:val="0"/>
              <w:spacing w:line="0" w:lineRule="atLeast"/>
              <w:rPr>
                <w:ins w:id="14483" w:author="t_竹沢 公佑" w:date="2019-09-19T16:40:00Z"/>
                <w:sz w:val="18"/>
                <w:szCs w:val="18"/>
              </w:rPr>
            </w:pPr>
            <w:ins w:id="14484" w:author="t_竹沢 公佑" w:date="2019-09-19T16:40:00Z">
              <w:r>
                <w:rPr>
                  <w:sz w:val="18"/>
                  <w:szCs w:val="18"/>
                </w:rPr>
                <w:t>L31</w:t>
              </w:r>
            </w:ins>
          </w:p>
        </w:tc>
        <w:tc>
          <w:tcPr>
            <w:tcW w:w="602" w:type="dxa"/>
            <w:shd w:val="clear" w:color="auto" w:fill="BFBFBF"/>
          </w:tcPr>
          <w:p w:rsidR="00FC5FC8" w:rsidRPr="00A43CA5" w:rsidRDefault="00FC5FC8" w:rsidP="00E72E4F">
            <w:pPr>
              <w:keepNext/>
              <w:widowControl w:val="0"/>
              <w:spacing w:line="0" w:lineRule="atLeast"/>
              <w:rPr>
                <w:ins w:id="14485" w:author="t_竹沢 公佑" w:date="2019-09-19T16:40:00Z"/>
                <w:sz w:val="18"/>
                <w:szCs w:val="18"/>
              </w:rPr>
            </w:pPr>
            <w:ins w:id="14486" w:author="t_竹沢 公佑" w:date="2019-09-19T16:40:00Z">
              <w:r>
                <w:rPr>
                  <w:sz w:val="18"/>
                  <w:szCs w:val="18"/>
                </w:rPr>
                <w:t>L30</w:t>
              </w:r>
            </w:ins>
          </w:p>
        </w:tc>
        <w:tc>
          <w:tcPr>
            <w:tcW w:w="602" w:type="dxa"/>
            <w:shd w:val="clear" w:color="auto" w:fill="BFBFBF"/>
          </w:tcPr>
          <w:p w:rsidR="00FC5FC8" w:rsidRPr="00A43CA5" w:rsidRDefault="00FC5FC8" w:rsidP="00E72E4F">
            <w:pPr>
              <w:keepNext/>
              <w:widowControl w:val="0"/>
              <w:spacing w:line="0" w:lineRule="atLeast"/>
              <w:rPr>
                <w:ins w:id="14487" w:author="t_竹沢 公佑" w:date="2019-09-19T16:40:00Z"/>
                <w:sz w:val="18"/>
                <w:szCs w:val="18"/>
              </w:rPr>
            </w:pPr>
            <w:ins w:id="14488" w:author="t_竹沢 公佑" w:date="2019-09-19T16:40:00Z">
              <w:r>
                <w:rPr>
                  <w:sz w:val="18"/>
                  <w:szCs w:val="18"/>
                </w:rPr>
                <w:t>L29</w:t>
              </w:r>
            </w:ins>
          </w:p>
        </w:tc>
        <w:tc>
          <w:tcPr>
            <w:tcW w:w="1386" w:type="dxa"/>
            <w:shd w:val="clear" w:color="auto" w:fill="BFBFBF"/>
          </w:tcPr>
          <w:p w:rsidR="00FC5FC8" w:rsidRPr="00A43CA5" w:rsidRDefault="00FC5FC8" w:rsidP="00E72E4F">
            <w:pPr>
              <w:pStyle w:val="HTML0"/>
              <w:keepNext/>
              <w:widowControl w:val="0"/>
              <w:spacing w:line="0" w:lineRule="atLeast"/>
              <w:jc w:val="center"/>
              <w:rPr>
                <w:ins w:id="14489" w:author="t_竹沢 公佑" w:date="2019-09-19T16:40:00Z"/>
                <w:rFonts w:ascii="ＭＳ Ｐゴシック" w:eastAsia="ＭＳ Ｐゴシック" w:hAnsi="ＭＳ Ｐゴシック"/>
                <w:color w:val="222222"/>
                <w:sz w:val="18"/>
                <w:szCs w:val="18"/>
                <w:lang w:val="en"/>
              </w:rPr>
            </w:pPr>
            <w:ins w:id="14490"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02" w:type="dxa"/>
            <w:shd w:val="clear" w:color="auto" w:fill="BFBFBF"/>
          </w:tcPr>
          <w:p w:rsidR="00FC5FC8" w:rsidRPr="00A43CA5" w:rsidRDefault="00FC5FC8" w:rsidP="00E72E4F">
            <w:pPr>
              <w:keepNext/>
              <w:widowControl w:val="0"/>
              <w:spacing w:line="0" w:lineRule="atLeast"/>
              <w:rPr>
                <w:ins w:id="14491" w:author="t_竹沢 公佑" w:date="2019-09-19T16:40:00Z"/>
                <w:sz w:val="18"/>
                <w:szCs w:val="18"/>
                <w:lang w:val="en"/>
              </w:rPr>
            </w:pPr>
            <w:ins w:id="14492" w:author="t_竹沢 公佑" w:date="2019-09-19T16:40:00Z">
              <w:r>
                <w:rPr>
                  <w:sz w:val="18"/>
                  <w:szCs w:val="18"/>
                  <w:lang w:val="en"/>
                </w:rPr>
                <w:t>L19</w:t>
              </w:r>
            </w:ins>
          </w:p>
        </w:tc>
        <w:tc>
          <w:tcPr>
            <w:tcW w:w="602" w:type="dxa"/>
            <w:shd w:val="clear" w:color="auto" w:fill="BFBFBF"/>
          </w:tcPr>
          <w:p w:rsidR="00FC5FC8" w:rsidRPr="00A43CA5" w:rsidRDefault="00FC5FC8" w:rsidP="00E72E4F">
            <w:pPr>
              <w:keepNext/>
              <w:widowControl w:val="0"/>
              <w:spacing w:line="0" w:lineRule="atLeast"/>
              <w:rPr>
                <w:ins w:id="14493" w:author="t_竹沢 公佑" w:date="2019-09-19T16:40:00Z"/>
                <w:sz w:val="18"/>
                <w:szCs w:val="18"/>
              </w:rPr>
            </w:pPr>
            <w:ins w:id="14494" w:author="t_竹沢 公佑" w:date="2019-09-19T16:40:00Z">
              <w:r>
                <w:rPr>
                  <w:sz w:val="18"/>
                  <w:szCs w:val="18"/>
                </w:rPr>
                <w:t>L18</w:t>
              </w:r>
            </w:ins>
          </w:p>
        </w:tc>
        <w:tc>
          <w:tcPr>
            <w:tcW w:w="602" w:type="dxa"/>
            <w:shd w:val="clear" w:color="auto" w:fill="BFBFBF"/>
          </w:tcPr>
          <w:p w:rsidR="00FC5FC8" w:rsidRPr="00A43CA5" w:rsidRDefault="00FC5FC8" w:rsidP="00E72E4F">
            <w:pPr>
              <w:keepNext/>
              <w:widowControl w:val="0"/>
              <w:spacing w:line="0" w:lineRule="atLeast"/>
              <w:rPr>
                <w:ins w:id="14495" w:author="t_竹沢 公佑" w:date="2019-09-19T16:40:00Z"/>
                <w:sz w:val="18"/>
                <w:szCs w:val="18"/>
              </w:rPr>
            </w:pPr>
            <w:ins w:id="14496" w:author="t_竹沢 公佑" w:date="2019-09-19T16:40:00Z">
              <w:r>
                <w:rPr>
                  <w:sz w:val="18"/>
                  <w:szCs w:val="18"/>
                </w:rPr>
                <w:t>L17</w:t>
              </w:r>
            </w:ins>
          </w:p>
        </w:tc>
      </w:tr>
      <w:tr w:rsidR="00FC5FC8" w:rsidRPr="00A43CA5" w:rsidTr="00E72E4F">
        <w:trPr>
          <w:jc w:val="right"/>
          <w:ins w:id="14497" w:author="t_竹沢 公佑" w:date="2019-09-19T16:40:00Z"/>
        </w:trPr>
        <w:tc>
          <w:tcPr>
            <w:tcW w:w="602" w:type="dxa"/>
            <w:shd w:val="clear" w:color="auto" w:fill="auto"/>
          </w:tcPr>
          <w:p w:rsidR="00FC5FC8" w:rsidRPr="00A43CA5" w:rsidRDefault="00FC5FC8" w:rsidP="00E72E4F">
            <w:pPr>
              <w:keepNext/>
              <w:widowControl w:val="0"/>
              <w:spacing w:line="0" w:lineRule="atLeast"/>
              <w:rPr>
                <w:ins w:id="14498" w:author="t_竹沢 公佑" w:date="2019-09-19T16:40:00Z"/>
                <w:sz w:val="18"/>
                <w:szCs w:val="18"/>
              </w:rPr>
            </w:pPr>
            <w:ins w:id="14499" w:author="t_竹沢 公佑" w:date="2019-09-19T16:40:00Z">
              <w:r>
                <w:rPr>
                  <w:sz w:val="18"/>
                  <w:szCs w:val="18"/>
                </w:rPr>
                <w:t>L47</w:t>
              </w:r>
            </w:ins>
          </w:p>
        </w:tc>
        <w:tc>
          <w:tcPr>
            <w:tcW w:w="602" w:type="dxa"/>
            <w:shd w:val="clear" w:color="auto" w:fill="auto"/>
          </w:tcPr>
          <w:p w:rsidR="00FC5FC8" w:rsidRPr="00A43CA5" w:rsidRDefault="00FC5FC8" w:rsidP="00E72E4F">
            <w:pPr>
              <w:keepNext/>
              <w:widowControl w:val="0"/>
              <w:spacing w:line="0" w:lineRule="atLeast"/>
              <w:rPr>
                <w:ins w:id="14500" w:author="t_竹沢 公佑" w:date="2019-09-19T16:40:00Z"/>
                <w:sz w:val="18"/>
                <w:szCs w:val="18"/>
              </w:rPr>
            </w:pPr>
            <w:ins w:id="14501" w:author="t_竹沢 公佑" w:date="2019-09-19T16:40:00Z">
              <w:r>
                <w:rPr>
                  <w:sz w:val="18"/>
                  <w:szCs w:val="18"/>
                </w:rPr>
                <w:t>L46</w:t>
              </w:r>
            </w:ins>
          </w:p>
        </w:tc>
        <w:tc>
          <w:tcPr>
            <w:tcW w:w="602" w:type="dxa"/>
            <w:shd w:val="clear" w:color="auto" w:fill="auto"/>
          </w:tcPr>
          <w:p w:rsidR="00FC5FC8" w:rsidRPr="00A43CA5" w:rsidRDefault="00FC5FC8" w:rsidP="00E72E4F">
            <w:pPr>
              <w:keepNext/>
              <w:widowControl w:val="0"/>
              <w:spacing w:line="0" w:lineRule="atLeast"/>
              <w:rPr>
                <w:ins w:id="14502" w:author="t_竹沢 公佑" w:date="2019-09-19T16:40:00Z"/>
                <w:sz w:val="18"/>
                <w:szCs w:val="18"/>
              </w:rPr>
            </w:pPr>
            <w:ins w:id="14503" w:author="t_竹沢 公佑" w:date="2019-09-19T16:40:00Z">
              <w:r>
                <w:rPr>
                  <w:sz w:val="18"/>
                  <w:szCs w:val="18"/>
                </w:rPr>
                <w:t>L45</w:t>
              </w:r>
            </w:ins>
          </w:p>
        </w:tc>
        <w:tc>
          <w:tcPr>
            <w:tcW w:w="1386" w:type="dxa"/>
            <w:shd w:val="clear" w:color="auto" w:fill="auto"/>
          </w:tcPr>
          <w:p w:rsidR="00FC5FC8" w:rsidRPr="00A43CA5" w:rsidRDefault="00FC5FC8" w:rsidP="00E72E4F">
            <w:pPr>
              <w:pStyle w:val="HTML0"/>
              <w:keepNext/>
              <w:widowControl w:val="0"/>
              <w:spacing w:line="0" w:lineRule="atLeast"/>
              <w:jc w:val="center"/>
              <w:rPr>
                <w:ins w:id="14504" w:author="t_竹沢 公佑" w:date="2019-09-19T16:40:00Z"/>
                <w:rFonts w:ascii="ＭＳ Ｐゴシック" w:eastAsia="ＭＳ Ｐゴシック" w:hAnsi="ＭＳ Ｐゴシック"/>
                <w:color w:val="222222"/>
                <w:sz w:val="18"/>
                <w:szCs w:val="18"/>
                <w:lang w:val="en"/>
              </w:rPr>
            </w:pPr>
            <w:ins w:id="14505"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02" w:type="dxa"/>
            <w:shd w:val="clear" w:color="auto" w:fill="auto"/>
          </w:tcPr>
          <w:p w:rsidR="00FC5FC8" w:rsidRPr="00A43CA5" w:rsidRDefault="00FC5FC8" w:rsidP="00E72E4F">
            <w:pPr>
              <w:keepNext/>
              <w:widowControl w:val="0"/>
              <w:spacing w:line="0" w:lineRule="atLeast"/>
              <w:rPr>
                <w:ins w:id="14506" w:author="t_竹沢 公佑" w:date="2019-09-19T16:40:00Z"/>
                <w:sz w:val="18"/>
                <w:szCs w:val="18"/>
                <w:lang w:val="en"/>
              </w:rPr>
            </w:pPr>
            <w:ins w:id="14507" w:author="t_竹沢 公佑" w:date="2019-09-19T16:40:00Z">
              <w:r>
                <w:rPr>
                  <w:sz w:val="18"/>
                  <w:szCs w:val="18"/>
                  <w:lang w:val="en"/>
                </w:rPr>
                <w:t>L34</w:t>
              </w:r>
            </w:ins>
          </w:p>
        </w:tc>
        <w:tc>
          <w:tcPr>
            <w:tcW w:w="602" w:type="dxa"/>
            <w:shd w:val="clear" w:color="auto" w:fill="auto"/>
          </w:tcPr>
          <w:p w:rsidR="00FC5FC8" w:rsidRPr="00A43CA5" w:rsidRDefault="00FC5FC8" w:rsidP="00E72E4F">
            <w:pPr>
              <w:keepNext/>
              <w:widowControl w:val="0"/>
              <w:spacing w:line="0" w:lineRule="atLeast"/>
              <w:rPr>
                <w:ins w:id="14508" w:author="t_竹沢 公佑" w:date="2019-09-19T16:40:00Z"/>
                <w:sz w:val="18"/>
                <w:szCs w:val="18"/>
              </w:rPr>
            </w:pPr>
            <w:ins w:id="14509" w:author="t_竹沢 公佑" w:date="2019-09-19T16:40:00Z">
              <w:r>
                <w:rPr>
                  <w:sz w:val="18"/>
                  <w:szCs w:val="18"/>
                </w:rPr>
                <w:t>L33</w:t>
              </w:r>
            </w:ins>
          </w:p>
        </w:tc>
        <w:tc>
          <w:tcPr>
            <w:tcW w:w="602" w:type="dxa"/>
            <w:shd w:val="clear" w:color="auto" w:fill="auto"/>
          </w:tcPr>
          <w:p w:rsidR="00FC5FC8" w:rsidRPr="00A43CA5" w:rsidRDefault="00FC5FC8" w:rsidP="00E72E4F">
            <w:pPr>
              <w:keepNext/>
              <w:widowControl w:val="0"/>
              <w:spacing w:line="0" w:lineRule="atLeast"/>
              <w:rPr>
                <w:ins w:id="14510" w:author="t_竹沢 公佑" w:date="2019-09-19T16:40:00Z"/>
                <w:sz w:val="18"/>
                <w:szCs w:val="18"/>
              </w:rPr>
            </w:pPr>
            <w:ins w:id="14511" w:author="t_竹沢 公佑" w:date="2019-09-19T16:40:00Z">
              <w:r>
                <w:rPr>
                  <w:sz w:val="18"/>
                  <w:szCs w:val="18"/>
                </w:rPr>
                <w:t>L32</w:t>
              </w:r>
            </w:ins>
          </w:p>
        </w:tc>
      </w:tr>
      <w:tr w:rsidR="00FC5FC8" w:rsidRPr="00A43CA5" w:rsidTr="00E72E4F">
        <w:trPr>
          <w:jc w:val="right"/>
          <w:ins w:id="14512" w:author="t_竹沢 公佑" w:date="2019-09-19T16:40:00Z"/>
        </w:trPr>
        <w:tc>
          <w:tcPr>
            <w:tcW w:w="602" w:type="dxa"/>
            <w:shd w:val="clear" w:color="auto" w:fill="BFBFBF"/>
          </w:tcPr>
          <w:p w:rsidR="00FC5FC8" w:rsidRPr="00A43CA5" w:rsidRDefault="00FC5FC8" w:rsidP="00E72E4F">
            <w:pPr>
              <w:keepNext/>
              <w:widowControl w:val="0"/>
              <w:spacing w:line="0" w:lineRule="atLeast"/>
              <w:rPr>
                <w:ins w:id="14513" w:author="t_竹沢 公佑" w:date="2019-09-19T16:40:00Z"/>
                <w:sz w:val="18"/>
                <w:szCs w:val="18"/>
              </w:rPr>
            </w:pPr>
            <w:ins w:id="14514" w:author="t_竹沢 公佑" w:date="2019-09-19T16:40:00Z">
              <w:r>
                <w:rPr>
                  <w:sz w:val="18"/>
                  <w:szCs w:val="18"/>
                </w:rPr>
                <w:t>L63</w:t>
              </w:r>
            </w:ins>
          </w:p>
        </w:tc>
        <w:tc>
          <w:tcPr>
            <w:tcW w:w="602" w:type="dxa"/>
            <w:shd w:val="clear" w:color="auto" w:fill="BFBFBF"/>
          </w:tcPr>
          <w:p w:rsidR="00FC5FC8" w:rsidRPr="00A43CA5" w:rsidRDefault="00FC5FC8" w:rsidP="00E72E4F">
            <w:pPr>
              <w:keepNext/>
              <w:widowControl w:val="0"/>
              <w:spacing w:line="0" w:lineRule="atLeast"/>
              <w:rPr>
                <w:ins w:id="14515" w:author="t_竹沢 公佑" w:date="2019-09-19T16:40:00Z"/>
                <w:sz w:val="18"/>
                <w:szCs w:val="18"/>
              </w:rPr>
            </w:pPr>
            <w:ins w:id="14516" w:author="t_竹沢 公佑" w:date="2019-09-19T16:40:00Z">
              <w:r>
                <w:rPr>
                  <w:sz w:val="18"/>
                  <w:szCs w:val="18"/>
                </w:rPr>
                <w:t>L62</w:t>
              </w:r>
            </w:ins>
          </w:p>
        </w:tc>
        <w:tc>
          <w:tcPr>
            <w:tcW w:w="602" w:type="dxa"/>
            <w:shd w:val="clear" w:color="auto" w:fill="BFBFBF"/>
          </w:tcPr>
          <w:p w:rsidR="00FC5FC8" w:rsidRPr="00A43CA5" w:rsidRDefault="00FC5FC8" w:rsidP="00E72E4F">
            <w:pPr>
              <w:keepNext/>
              <w:widowControl w:val="0"/>
              <w:spacing w:line="0" w:lineRule="atLeast"/>
              <w:rPr>
                <w:ins w:id="14517" w:author="t_竹沢 公佑" w:date="2019-09-19T16:40:00Z"/>
                <w:sz w:val="18"/>
                <w:szCs w:val="18"/>
              </w:rPr>
            </w:pPr>
            <w:ins w:id="14518" w:author="t_竹沢 公佑" w:date="2019-09-19T16:40:00Z">
              <w:r>
                <w:rPr>
                  <w:sz w:val="18"/>
                  <w:szCs w:val="18"/>
                </w:rPr>
                <w:t>L61</w:t>
              </w:r>
            </w:ins>
          </w:p>
        </w:tc>
        <w:tc>
          <w:tcPr>
            <w:tcW w:w="1386" w:type="dxa"/>
            <w:shd w:val="clear" w:color="auto" w:fill="BFBFBF"/>
          </w:tcPr>
          <w:p w:rsidR="00FC5FC8" w:rsidRPr="00A43CA5" w:rsidRDefault="00FC5FC8" w:rsidP="00E72E4F">
            <w:pPr>
              <w:pStyle w:val="HTML0"/>
              <w:keepNext/>
              <w:widowControl w:val="0"/>
              <w:spacing w:line="0" w:lineRule="atLeast"/>
              <w:jc w:val="center"/>
              <w:rPr>
                <w:ins w:id="14519" w:author="t_竹沢 公佑" w:date="2019-09-19T16:40:00Z"/>
                <w:rFonts w:ascii="ＭＳ Ｐゴシック" w:eastAsia="ＭＳ Ｐゴシック" w:hAnsi="ＭＳ Ｐゴシック"/>
                <w:color w:val="222222"/>
                <w:sz w:val="18"/>
                <w:szCs w:val="18"/>
                <w:lang w:val="en"/>
              </w:rPr>
            </w:pPr>
            <w:ins w:id="14520"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02" w:type="dxa"/>
            <w:shd w:val="clear" w:color="auto" w:fill="BFBFBF"/>
          </w:tcPr>
          <w:p w:rsidR="00FC5FC8" w:rsidRPr="00A43CA5" w:rsidRDefault="00FC5FC8" w:rsidP="00E72E4F">
            <w:pPr>
              <w:keepNext/>
              <w:widowControl w:val="0"/>
              <w:spacing w:line="0" w:lineRule="atLeast"/>
              <w:rPr>
                <w:ins w:id="14521" w:author="t_竹沢 公佑" w:date="2019-09-19T16:40:00Z"/>
                <w:sz w:val="18"/>
                <w:szCs w:val="18"/>
                <w:lang w:val="en"/>
              </w:rPr>
            </w:pPr>
            <w:ins w:id="14522" w:author="t_竹沢 公佑" w:date="2019-09-19T16:40:00Z">
              <w:r>
                <w:rPr>
                  <w:sz w:val="18"/>
                  <w:szCs w:val="18"/>
                  <w:lang w:val="en"/>
                </w:rPr>
                <w:t>L50</w:t>
              </w:r>
            </w:ins>
          </w:p>
        </w:tc>
        <w:tc>
          <w:tcPr>
            <w:tcW w:w="602" w:type="dxa"/>
            <w:shd w:val="clear" w:color="auto" w:fill="BFBFBF"/>
          </w:tcPr>
          <w:p w:rsidR="00FC5FC8" w:rsidRPr="00A43CA5" w:rsidRDefault="00FC5FC8" w:rsidP="00E72E4F">
            <w:pPr>
              <w:keepNext/>
              <w:widowControl w:val="0"/>
              <w:spacing w:line="0" w:lineRule="atLeast"/>
              <w:rPr>
                <w:ins w:id="14523" w:author="t_竹沢 公佑" w:date="2019-09-19T16:40:00Z"/>
                <w:sz w:val="18"/>
                <w:szCs w:val="18"/>
              </w:rPr>
            </w:pPr>
            <w:ins w:id="14524" w:author="t_竹沢 公佑" w:date="2019-09-19T16:40:00Z">
              <w:r>
                <w:rPr>
                  <w:sz w:val="18"/>
                  <w:szCs w:val="18"/>
                </w:rPr>
                <w:t>L49</w:t>
              </w:r>
            </w:ins>
          </w:p>
        </w:tc>
        <w:tc>
          <w:tcPr>
            <w:tcW w:w="602" w:type="dxa"/>
            <w:shd w:val="clear" w:color="auto" w:fill="BFBFBF"/>
          </w:tcPr>
          <w:p w:rsidR="00FC5FC8" w:rsidRPr="00A43CA5" w:rsidRDefault="00FC5FC8" w:rsidP="00E72E4F">
            <w:pPr>
              <w:keepNext/>
              <w:widowControl w:val="0"/>
              <w:spacing w:line="0" w:lineRule="atLeast"/>
              <w:rPr>
                <w:ins w:id="14525" w:author="t_竹沢 公佑" w:date="2019-09-19T16:40:00Z"/>
                <w:sz w:val="18"/>
                <w:szCs w:val="18"/>
              </w:rPr>
            </w:pPr>
            <w:ins w:id="14526" w:author="t_竹沢 公佑" w:date="2019-09-19T16:40:00Z">
              <w:r>
                <w:rPr>
                  <w:sz w:val="18"/>
                  <w:szCs w:val="18"/>
                </w:rPr>
                <w:t>L48</w:t>
              </w:r>
            </w:ins>
          </w:p>
        </w:tc>
      </w:tr>
      <w:tr w:rsidR="00FC5FC8" w:rsidRPr="00A43CA5" w:rsidTr="00E72E4F">
        <w:trPr>
          <w:jc w:val="right"/>
          <w:ins w:id="14527" w:author="t_竹沢 公佑" w:date="2019-09-19T16:40:00Z"/>
        </w:trPr>
        <w:tc>
          <w:tcPr>
            <w:tcW w:w="4998" w:type="dxa"/>
            <w:gridSpan w:val="7"/>
            <w:shd w:val="clear" w:color="auto" w:fill="auto"/>
          </w:tcPr>
          <w:p w:rsidR="00FC5FC8" w:rsidRPr="00A43CA5" w:rsidRDefault="00FC5FC8" w:rsidP="00E72E4F">
            <w:pPr>
              <w:keepNext/>
              <w:widowControl w:val="0"/>
              <w:spacing w:line="0" w:lineRule="atLeast"/>
              <w:jc w:val="center"/>
              <w:rPr>
                <w:ins w:id="14528" w:author="t_竹沢 公佑" w:date="2019-09-19T16:40:00Z"/>
                <w:sz w:val="18"/>
                <w:szCs w:val="18"/>
              </w:rPr>
            </w:pPr>
            <w:ins w:id="14529" w:author="t_竹沢 公佑" w:date="2019-09-19T16:40:00Z">
              <w:r w:rsidRPr="00A43CA5">
                <w:rPr>
                  <w:rFonts w:hint="eastAsia"/>
                  <w:color w:val="222222"/>
                  <w:sz w:val="18"/>
                  <w:szCs w:val="18"/>
                  <w:lang w:val="en"/>
                </w:rPr>
                <w:t>・・・・・・・・・・・・・</w:t>
              </w:r>
            </w:ins>
          </w:p>
        </w:tc>
      </w:tr>
      <w:tr w:rsidR="00FC5FC8" w:rsidRPr="00A43CA5" w:rsidTr="00E72E4F">
        <w:trPr>
          <w:jc w:val="right"/>
          <w:ins w:id="14530" w:author="t_竹沢 公佑" w:date="2019-09-19T16:40:00Z"/>
        </w:trPr>
        <w:tc>
          <w:tcPr>
            <w:tcW w:w="602" w:type="dxa"/>
            <w:shd w:val="clear" w:color="auto" w:fill="auto"/>
          </w:tcPr>
          <w:p w:rsidR="00FC5FC8" w:rsidRPr="00A43CA5" w:rsidRDefault="00FC5FC8" w:rsidP="00E72E4F">
            <w:pPr>
              <w:keepNext/>
              <w:widowControl w:val="0"/>
              <w:spacing w:line="0" w:lineRule="atLeast"/>
              <w:rPr>
                <w:ins w:id="14531" w:author="t_竹沢 公佑" w:date="2019-09-19T16:40:00Z"/>
                <w:sz w:val="18"/>
                <w:szCs w:val="18"/>
              </w:rPr>
            </w:pPr>
            <w:ins w:id="14532" w:author="t_竹沢 公佑" w:date="2019-09-19T16:40:00Z">
              <w:r>
                <w:rPr>
                  <w:sz w:val="18"/>
                  <w:szCs w:val="18"/>
                </w:rPr>
                <w:t>L111</w:t>
              </w:r>
            </w:ins>
          </w:p>
        </w:tc>
        <w:tc>
          <w:tcPr>
            <w:tcW w:w="602" w:type="dxa"/>
            <w:shd w:val="clear" w:color="auto" w:fill="auto"/>
          </w:tcPr>
          <w:p w:rsidR="00FC5FC8" w:rsidRPr="00A43CA5" w:rsidRDefault="00FC5FC8" w:rsidP="00E72E4F">
            <w:pPr>
              <w:keepNext/>
              <w:widowControl w:val="0"/>
              <w:spacing w:line="0" w:lineRule="atLeast"/>
              <w:rPr>
                <w:ins w:id="14533" w:author="t_竹沢 公佑" w:date="2019-09-19T16:40:00Z"/>
                <w:sz w:val="18"/>
                <w:szCs w:val="18"/>
              </w:rPr>
            </w:pPr>
            <w:ins w:id="14534" w:author="t_竹沢 公佑" w:date="2019-09-19T16:40:00Z">
              <w:r>
                <w:rPr>
                  <w:sz w:val="18"/>
                  <w:szCs w:val="18"/>
                </w:rPr>
                <w:t>L110</w:t>
              </w:r>
            </w:ins>
          </w:p>
        </w:tc>
        <w:tc>
          <w:tcPr>
            <w:tcW w:w="602" w:type="dxa"/>
            <w:shd w:val="clear" w:color="auto" w:fill="auto"/>
          </w:tcPr>
          <w:p w:rsidR="00FC5FC8" w:rsidRPr="00A43CA5" w:rsidRDefault="00FC5FC8" w:rsidP="00E72E4F">
            <w:pPr>
              <w:keepNext/>
              <w:widowControl w:val="0"/>
              <w:spacing w:line="0" w:lineRule="atLeast"/>
              <w:rPr>
                <w:ins w:id="14535" w:author="t_竹沢 公佑" w:date="2019-09-19T16:40:00Z"/>
                <w:sz w:val="18"/>
                <w:szCs w:val="18"/>
              </w:rPr>
            </w:pPr>
            <w:ins w:id="14536" w:author="t_竹沢 公佑" w:date="2019-09-19T16:40:00Z">
              <w:r>
                <w:rPr>
                  <w:sz w:val="18"/>
                  <w:szCs w:val="18"/>
                </w:rPr>
                <w:t>L109</w:t>
              </w:r>
            </w:ins>
          </w:p>
        </w:tc>
        <w:tc>
          <w:tcPr>
            <w:tcW w:w="1386" w:type="dxa"/>
            <w:shd w:val="clear" w:color="auto" w:fill="auto"/>
          </w:tcPr>
          <w:p w:rsidR="00FC5FC8" w:rsidRPr="00A43CA5" w:rsidRDefault="00FC5FC8" w:rsidP="00E72E4F">
            <w:pPr>
              <w:pStyle w:val="HTML0"/>
              <w:keepNext/>
              <w:widowControl w:val="0"/>
              <w:spacing w:line="0" w:lineRule="atLeast"/>
              <w:jc w:val="center"/>
              <w:rPr>
                <w:ins w:id="14537" w:author="t_竹沢 公佑" w:date="2019-09-19T16:40:00Z"/>
                <w:rFonts w:ascii="ＭＳ Ｐゴシック" w:eastAsia="ＭＳ Ｐゴシック" w:hAnsi="ＭＳ Ｐゴシック"/>
                <w:color w:val="222222"/>
                <w:sz w:val="18"/>
                <w:szCs w:val="18"/>
                <w:lang w:val="en"/>
              </w:rPr>
            </w:pPr>
            <w:ins w:id="14538"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02" w:type="dxa"/>
            <w:shd w:val="clear" w:color="auto" w:fill="auto"/>
          </w:tcPr>
          <w:p w:rsidR="00FC5FC8" w:rsidRPr="00A43CA5" w:rsidRDefault="00FC5FC8" w:rsidP="00E72E4F">
            <w:pPr>
              <w:keepNext/>
              <w:widowControl w:val="0"/>
              <w:spacing w:line="0" w:lineRule="atLeast"/>
              <w:rPr>
                <w:ins w:id="14539" w:author="t_竹沢 公佑" w:date="2019-09-19T16:40:00Z"/>
                <w:sz w:val="18"/>
                <w:szCs w:val="18"/>
                <w:lang w:val="en"/>
              </w:rPr>
            </w:pPr>
            <w:ins w:id="14540" w:author="t_竹沢 公佑" w:date="2019-09-19T16:40:00Z">
              <w:r>
                <w:rPr>
                  <w:sz w:val="18"/>
                  <w:szCs w:val="18"/>
                </w:rPr>
                <w:t>L98</w:t>
              </w:r>
            </w:ins>
          </w:p>
        </w:tc>
        <w:tc>
          <w:tcPr>
            <w:tcW w:w="602" w:type="dxa"/>
            <w:shd w:val="clear" w:color="auto" w:fill="auto"/>
          </w:tcPr>
          <w:p w:rsidR="00FC5FC8" w:rsidRPr="00A43CA5" w:rsidRDefault="00FC5FC8" w:rsidP="00E72E4F">
            <w:pPr>
              <w:keepNext/>
              <w:widowControl w:val="0"/>
              <w:spacing w:line="0" w:lineRule="atLeast"/>
              <w:rPr>
                <w:ins w:id="14541" w:author="t_竹沢 公佑" w:date="2019-09-19T16:40:00Z"/>
                <w:sz w:val="18"/>
                <w:szCs w:val="18"/>
              </w:rPr>
            </w:pPr>
            <w:ins w:id="14542" w:author="t_竹沢 公佑" w:date="2019-09-19T16:40:00Z">
              <w:r>
                <w:rPr>
                  <w:sz w:val="18"/>
                  <w:szCs w:val="18"/>
                </w:rPr>
                <w:t>L97</w:t>
              </w:r>
            </w:ins>
          </w:p>
        </w:tc>
        <w:tc>
          <w:tcPr>
            <w:tcW w:w="602" w:type="dxa"/>
            <w:shd w:val="clear" w:color="auto" w:fill="auto"/>
          </w:tcPr>
          <w:p w:rsidR="00FC5FC8" w:rsidRPr="00A43CA5" w:rsidRDefault="00FC5FC8" w:rsidP="00E72E4F">
            <w:pPr>
              <w:keepNext/>
              <w:widowControl w:val="0"/>
              <w:spacing w:line="0" w:lineRule="atLeast"/>
              <w:rPr>
                <w:ins w:id="14543" w:author="t_竹沢 公佑" w:date="2019-09-19T16:40:00Z"/>
                <w:sz w:val="18"/>
                <w:szCs w:val="18"/>
              </w:rPr>
            </w:pPr>
            <w:ins w:id="14544" w:author="t_竹沢 公佑" w:date="2019-09-19T16:40:00Z">
              <w:r>
                <w:rPr>
                  <w:sz w:val="18"/>
                  <w:szCs w:val="18"/>
                </w:rPr>
                <w:t>L96</w:t>
              </w:r>
            </w:ins>
          </w:p>
        </w:tc>
      </w:tr>
      <w:tr w:rsidR="00FC5FC8" w:rsidRPr="00A43CA5" w:rsidTr="00E72E4F">
        <w:trPr>
          <w:jc w:val="right"/>
          <w:ins w:id="14545" w:author="t_竹沢 公佑" w:date="2019-09-19T16:40:00Z"/>
        </w:trPr>
        <w:tc>
          <w:tcPr>
            <w:tcW w:w="602" w:type="dxa"/>
            <w:shd w:val="clear" w:color="auto" w:fill="BFBFBF"/>
          </w:tcPr>
          <w:p w:rsidR="00FC5FC8" w:rsidRPr="00A43CA5" w:rsidRDefault="00FC5FC8" w:rsidP="00E72E4F">
            <w:pPr>
              <w:keepNext/>
              <w:widowControl w:val="0"/>
              <w:spacing w:line="0" w:lineRule="atLeast"/>
              <w:rPr>
                <w:ins w:id="14546" w:author="t_竹沢 公佑" w:date="2019-09-19T16:40:00Z"/>
                <w:sz w:val="18"/>
                <w:szCs w:val="18"/>
              </w:rPr>
            </w:pPr>
            <w:ins w:id="14547" w:author="t_竹沢 公佑" w:date="2019-09-19T16:40:00Z">
              <w:r>
                <w:rPr>
                  <w:sz w:val="18"/>
                  <w:szCs w:val="18"/>
                </w:rPr>
                <w:t>L127</w:t>
              </w:r>
            </w:ins>
          </w:p>
        </w:tc>
        <w:tc>
          <w:tcPr>
            <w:tcW w:w="602" w:type="dxa"/>
            <w:shd w:val="clear" w:color="auto" w:fill="BFBFBF"/>
          </w:tcPr>
          <w:p w:rsidR="00FC5FC8" w:rsidRPr="00A43CA5" w:rsidRDefault="00FC5FC8" w:rsidP="00E72E4F">
            <w:pPr>
              <w:keepNext/>
              <w:widowControl w:val="0"/>
              <w:spacing w:line="0" w:lineRule="atLeast"/>
              <w:rPr>
                <w:ins w:id="14548" w:author="t_竹沢 公佑" w:date="2019-09-19T16:40:00Z"/>
                <w:sz w:val="18"/>
                <w:szCs w:val="18"/>
              </w:rPr>
            </w:pPr>
            <w:ins w:id="14549" w:author="t_竹沢 公佑" w:date="2019-09-19T16:40:00Z">
              <w:r>
                <w:rPr>
                  <w:sz w:val="18"/>
                  <w:szCs w:val="18"/>
                </w:rPr>
                <w:t>L126</w:t>
              </w:r>
            </w:ins>
          </w:p>
        </w:tc>
        <w:tc>
          <w:tcPr>
            <w:tcW w:w="602" w:type="dxa"/>
            <w:shd w:val="clear" w:color="auto" w:fill="BFBFBF"/>
          </w:tcPr>
          <w:p w:rsidR="00FC5FC8" w:rsidRPr="00A43CA5" w:rsidRDefault="00FC5FC8" w:rsidP="00E72E4F">
            <w:pPr>
              <w:keepNext/>
              <w:widowControl w:val="0"/>
              <w:spacing w:line="0" w:lineRule="atLeast"/>
              <w:rPr>
                <w:ins w:id="14550" w:author="t_竹沢 公佑" w:date="2019-09-19T16:40:00Z"/>
                <w:sz w:val="18"/>
                <w:szCs w:val="18"/>
              </w:rPr>
            </w:pPr>
            <w:ins w:id="14551" w:author="t_竹沢 公佑" w:date="2019-09-19T16:40:00Z">
              <w:r>
                <w:rPr>
                  <w:sz w:val="18"/>
                  <w:szCs w:val="18"/>
                </w:rPr>
                <w:t>L125</w:t>
              </w:r>
            </w:ins>
          </w:p>
        </w:tc>
        <w:tc>
          <w:tcPr>
            <w:tcW w:w="1386" w:type="dxa"/>
            <w:shd w:val="clear" w:color="auto" w:fill="BFBFBF"/>
          </w:tcPr>
          <w:p w:rsidR="00FC5FC8" w:rsidRPr="00A43CA5" w:rsidRDefault="00FC5FC8" w:rsidP="00E72E4F">
            <w:pPr>
              <w:pStyle w:val="HTML0"/>
              <w:keepNext/>
              <w:widowControl w:val="0"/>
              <w:spacing w:line="0" w:lineRule="atLeast"/>
              <w:jc w:val="center"/>
              <w:rPr>
                <w:ins w:id="14552" w:author="t_竹沢 公佑" w:date="2019-09-19T16:40:00Z"/>
                <w:rFonts w:ascii="ＭＳ Ｐゴシック" w:eastAsia="ＭＳ Ｐゴシック" w:hAnsi="ＭＳ Ｐゴシック"/>
                <w:color w:val="222222"/>
                <w:sz w:val="18"/>
                <w:szCs w:val="18"/>
                <w:lang w:val="en"/>
              </w:rPr>
            </w:pPr>
            <w:ins w:id="14553" w:author="t_竹沢 公佑" w:date="2019-09-19T16:40:00Z">
              <w:r>
                <w:rPr>
                  <w:rFonts w:ascii="ＭＳ Ｐゴシック" w:eastAsia="ＭＳ Ｐゴシック" w:hAnsi="ＭＳ Ｐゴシック" w:hint="eastAsia"/>
                  <w:color w:val="222222"/>
                  <w:sz w:val="18"/>
                  <w:szCs w:val="18"/>
                  <w:lang w:val="en"/>
                </w:rPr>
                <w:t>・・</w:t>
              </w:r>
              <w:r w:rsidRPr="00A43CA5">
                <w:rPr>
                  <w:rFonts w:ascii="ＭＳ Ｐゴシック" w:eastAsia="ＭＳ Ｐゴシック" w:hAnsi="ＭＳ Ｐゴシック" w:hint="eastAsia"/>
                  <w:color w:val="222222"/>
                  <w:sz w:val="18"/>
                  <w:szCs w:val="18"/>
                  <w:lang w:val="en"/>
                </w:rPr>
                <w:t>・</w:t>
              </w:r>
            </w:ins>
          </w:p>
        </w:tc>
        <w:tc>
          <w:tcPr>
            <w:tcW w:w="602" w:type="dxa"/>
            <w:shd w:val="clear" w:color="auto" w:fill="BFBFBF"/>
          </w:tcPr>
          <w:p w:rsidR="00FC5FC8" w:rsidRPr="00A43CA5" w:rsidRDefault="00FC5FC8" w:rsidP="00E72E4F">
            <w:pPr>
              <w:keepNext/>
              <w:widowControl w:val="0"/>
              <w:spacing w:line="0" w:lineRule="atLeast"/>
              <w:rPr>
                <w:ins w:id="14554" w:author="t_竹沢 公佑" w:date="2019-09-19T16:40:00Z"/>
                <w:sz w:val="18"/>
                <w:szCs w:val="18"/>
                <w:lang w:val="en"/>
              </w:rPr>
            </w:pPr>
            <w:ins w:id="14555" w:author="t_竹沢 公佑" w:date="2019-09-19T16:40:00Z">
              <w:r>
                <w:rPr>
                  <w:sz w:val="18"/>
                  <w:szCs w:val="18"/>
                </w:rPr>
                <w:t>L114</w:t>
              </w:r>
            </w:ins>
          </w:p>
        </w:tc>
        <w:tc>
          <w:tcPr>
            <w:tcW w:w="602" w:type="dxa"/>
            <w:shd w:val="clear" w:color="auto" w:fill="BFBFBF"/>
          </w:tcPr>
          <w:p w:rsidR="00FC5FC8" w:rsidRPr="00A43CA5" w:rsidRDefault="00FC5FC8" w:rsidP="00E72E4F">
            <w:pPr>
              <w:keepNext/>
              <w:widowControl w:val="0"/>
              <w:spacing w:line="0" w:lineRule="atLeast"/>
              <w:rPr>
                <w:ins w:id="14556" w:author="t_竹沢 公佑" w:date="2019-09-19T16:40:00Z"/>
                <w:sz w:val="18"/>
                <w:szCs w:val="18"/>
              </w:rPr>
            </w:pPr>
            <w:ins w:id="14557" w:author="t_竹沢 公佑" w:date="2019-09-19T16:40:00Z">
              <w:r>
                <w:rPr>
                  <w:sz w:val="18"/>
                  <w:szCs w:val="18"/>
                </w:rPr>
                <w:t>L113</w:t>
              </w:r>
            </w:ins>
          </w:p>
        </w:tc>
        <w:tc>
          <w:tcPr>
            <w:tcW w:w="602" w:type="dxa"/>
            <w:shd w:val="clear" w:color="auto" w:fill="BFBFBF"/>
          </w:tcPr>
          <w:p w:rsidR="00FC5FC8" w:rsidRPr="00A43CA5" w:rsidRDefault="00FC5FC8" w:rsidP="00E72E4F">
            <w:pPr>
              <w:keepNext/>
              <w:widowControl w:val="0"/>
              <w:spacing w:line="0" w:lineRule="atLeast"/>
              <w:rPr>
                <w:ins w:id="14558" w:author="t_竹沢 公佑" w:date="2019-09-19T16:40:00Z"/>
                <w:sz w:val="18"/>
                <w:szCs w:val="18"/>
              </w:rPr>
            </w:pPr>
            <w:ins w:id="14559" w:author="t_竹沢 公佑" w:date="2019-09-19T16:40:00Z">
              <w:r>
                <w:rPr>
                  <w:sz w:val="18"/>
                  <w:szCs w:val="18"/>
                </w:rPr>
                <w:t>L112</w:t>
              </w:r>
            </w:ins>
          </w:p>
        </w:tc>
      </w:tr>
    </w:tbl>
    <w:p w:rsidR="00FC5FC8" w:rsidRDefault="00FC5FC8" w:rsidP="00FC5FC8">
      <w:pPr>
        <w:pStyle w:val="a0"/>
        <w:ind w:leftChars="0" w:left="0"/>
        <w:rPr>
          <w:ins w:id="14560" w:author="t_竹沢 公佑" w:date="2019-09-19T16:40:00Z"/>
          <w:sz w:val="22"/>
          <w:szCs w:val="22"/>
          <w:lang w:val="en"/>
        </w:rPr>
      </w:pPr>
    </w:p>
    <w:p w:rsidR="00FC5FC8" w:rsidRDefault="00FC5FC8" w:rsidP="00FC5FC8">
      <w:pPr>
        <w:pStyle w:val="a0"/>
        <w:ind w:leftChars="0" w:left="0"/>
        <w:rPr>
          <w:ins w:id="14561" w:author="t_竹沢 公佑" w:date="2019-09-19T16:40:00Z"/>
          <w:sz w:val="22"/>
          <w:szCs w:val="22"/>
          <w:lang w:val="en"/>
        </w:rPr>
      </w:pPr>
    </w:p>
    <w:p w:rsidR="00FC5FC8" w:rsidRDefault="00FC5FC8" w:rsidP="00FC5FC8">
      <w:pPr>
        <w:pStyle w:val="a0"/>
        <w:ind w:leftChars="0" w:left="0"/>
        <w:rPr>
          <w:ins w:id="14562" w:author="t_竹沢 公佑" w:date="2019-09-19T16:40:00Z"/>
          <w:lang w:val="en"/>
        </w:rPr>
      </w:pPr>
      <w:ins w:id="14563" w:author="t_竹沢 公佑" w:date="2019-09-19T16:40:00Z">
        <w:r>
          <w:rPr>
            <w:sz w:val="22"/>
            <w:szCs w:val="22"/>
            <w:lang w:val="en"/>
          </w:rPr>
          <w:t xml:space="preserve"> Note that the algorithm presented above is not optimal in terms of calculation time. The above example algorithm is presented only to help the application developers quickly understand the concept.</w:t>
        </w:r>
      </w:ins>
    </w:p>
    <w:p w:rsidR="00FC5FC8" w:rsidRDefault="00FC5FC8" w:rsidP="00E82429">
      <w:pPr>
        <w:rPr>
          <w:ins w:id="14564" w:author="t_竹沢 公佑" w:date="2020-05-11T11:52:00Z"/>
        </w:rPr>
      </w:pPr>
    </w:p>
    <w:p w:rsidR="00D108DE" w:rsidRDefault="00D108DE" w:rsidP="00D108DE">
      <w:pPr>
        <w:pStyle w:val="2"/>
        <w:rPr>
          <w:ins w:id="14565" w:author="t_竹沢 公佑" w:date="2020-05-11T11:52:00Z"/>
          <w:lang w:val="en"/>
        </w:rPr>
      </w:pPr>
      <w:ins w:id="14566" w:author="t_竹沢 公佑" w:date="2020-05-11T11:52:00Z">
        <w:r>
          <w:br w:type="page"/>
        </w:r>
        <w:bookmarkStart w:id="14567" w:name="_Ref42515336"/>
        <w:bookmarkStart w:id="14568" w:name="_Ref42515359"/>
        <w:bookmarkStart w:id="14569" w:name="_Toc63179485"/>
        <w:r>
          <w:rPr>
            <w:rFonts w:hint="eastAsia"/>
            <w:lang w:val="en"/>
          </w:rPr>
          <w:lastRenderedPageBreak/>
          <w:t>Device file attribution</w:t>
        </w:r>
        <w:bookmarkEnd w:id="14567"/>
        <w:bookmarkEnd w:id="14568"/>
        <w:bookmarkEnd w:id="14569"/>
      </w:ins>
    </w:p>
    <w:p w:rsidR="00D108DE" w:rsidRDefault="00D108DE" w:rsidP="00E82429">
      <w:pPr>
        <w:rPr>
          <w:ins w:id="14570" w:author="t_竹沢 公佑" w:date="2020-05-11T11:52:00Z"/>
          <w:lang w:val="en"/>
        </w:rPr>
      </w:pPr>
      <w:ins w:id="14571" w:author="t_竹沢 公佑" w:date="2020-05-11T11:52:00Z">
        <w:r>
          <w:rPr>
            <w:rFonts w:hint="eastAsia"/>
            <w:lang w:val="en"/>
          </w:rPr>
          <w:t xml:space="preserve">In the device driver version 2.0.5 or later, </w:t>
        </w:r>
      </w:ins>
      <w:ins w:id="14572" w:author="t_竹沢 公佑" w:date="2020-06-22T11:37:00Z">
        <w:r w:rsidR="00305AF7">
          <w:rPr>
            <w:rFonts w:hint="eastAsia"/>
            <w:lang w:val="en"/>
          </w:rPr>
          <w:t xml:space="preserve">the </w:t>
        </w:r>
      </w:ins>
      <w:ins w:id="14573" w:author="t_竹沢 公佑" w:date="2020-05-11T11:52:00Z">
        <w:r>
          <w:rPr>
            <w:rFonts w:hint="eastAsia"/>
            <w:lang w:val="en"/>
          </w:rPr>
          <w:t>attributions</w:t>
        </w:r>
      </w:ins>
      <w:ins w:id="14574" w:author="t_竹沢 公佑" w:date="2020-05-11T11:53:00Z">
        <w:r>
          <w:rPr>
            <w:rFonts w:hint="eastAsia"/>
            <w:lang w:val="en"/>
          </w:rPr>
          <w:t xml:space="preserve"> information </w:t>
        </w:r>
      </w:ins>
      <w:ins w:id="14575" w:author="t_竹沢 公佑" w:date="2020-06-22T11:37:00Z">
        <w:r w:rsidR="00305AF7">
          <w:rPr>
            <w:rFonts w:hint="eastAsia"/>
            <w:lang w:val="en"/>
          </w:rPr>
          <w:t xml:space="preserve">are added </w:t>
        </w:r>
      </w:ins>
      <w:ins w:id="14576" w:author="t_竹沢 公佑" w:date="2020-05-11T11:53:00Z">
        <w:r>
          <w:rPr>
            <w:rFonts w:hint="eastAsia"/>
            <w:lang w:val="en"/>
          </w:rPr>
          <w:t xml:space="preserve">to the device file. </w:t>
        </w:r>
      </w:ins>
      <w:ins w:id="14577" w:author="t_竹沢 公佑" w:date="2020-05-11T12:07:00Z">
        <w:r w:rsidR="00DB7A88">
          <w:rPr>
            <w:rFonts w:hint="eastAsia"/>
            <w:lang w:val="en"/>
          </w:rPr>
          <w:t>U</w:t>
        </w:r>
      </w:ins>
      <w:ins w:id="14578" w:author="t_竹沢 公佑" w:date="2020-05-11T11:53:00Z">
        <w:r>
          <w:rPr>
            <w:rFonts w:hint="eastAsia"/>
            <w:lang w:val="en"/>
          </w:rPr>
          <w:t>ser application can identify the correspondence between IF and device file by using this attribution.</w:t>
        </w:r>
      </w:ins>
      <w:ins w:id="14579" w:author="t_竹沢 公佑" w:date="2020-05-11T11:55:00Z">
        <w:r>
          <w:rPr>
            <w:rFonts w:hint="eastAsia"/>
            <w:lang w:val="en"/>
          </w:rPr>
          <w:t xml:space="preserve"> Following attributions are added. </w:t>
        </w:r>
      </w:ins>
    </w:p>
    <w:p w:rsidR="00D108DE" w:rsidRDefault="00D108DE" w:rsidP="00E82429">
      <w:pPr>
        <w:rPr>
          <w:ins w:id="14580" w:author="t_竹沢 公佑" w:date="2020-05-11T11:55:00Z"/>
          <w:lang w:val="e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10"/>
      </w:tblGrid>
      <w:tr w:rsidR="007A54C9" w:rsidRPr="007A54C9" w:rsidTr="007A54C9">
        <w:trPr>
          <w:jc w:val="center"/>
          <w:ins w:id="14581" w:author="t_竹沢 公佑" w:date="2020-05-11T11:56:00Z"/>
        </w:trPr>
        <w:tc>
          <w:tcPr>
            <w:tcW w:w="2325" w:type="dxa"/>
            <w:shd w:val="clear" w:color="auto" w:fill="D9D9D9"/>
          </w:tcPr>
          <w:p w:rsidR="00D108DE" w:rsidRPr="007A54C9" w:rsidRDefault="00D108DE" w:rsidP="00E82429">
            <w:pPr>
              <w:rPr>
                <w:ins w:id="14582" w:author="t_竹沢 公佑" w:date="2020-05-11T11:56:00Z"/>
                <w:b/>
                <w:lang w:val="en"/>
              </w:rPr>
            </w:pPr>
            <w:ins w:id="14583" w:author="t_竹沢 公佑" w:date="2020-05-11T11:56:00Z">
              <w:r w:rsidRPr="007A54C9">
                <w:rPr>
                  <w:b/>
                  <w:lang w:val="en"/>
                </w:rPr>
                <w:t>Attribution name</w:t>
              </w:r>
            </w:ins>
          </w:p>
        </w:tc>
        <w:tc>
          <w:tcPr>
            <w:tcW w:w="6010" w:type="dxa"/>
            <w:shd w:val="clear" w:color="auto" w:fill="D9D9D9"/>
          </w:tcPr>
          <w:p w:rsidR="00D108DE" w:rsidRPr="007A54C9" w:rsidRDefault="00D108DE" w:rsidP="00E82429">
            <w:pPr>
              <w:rPr>
                <w:ins w:id="14584" w:author="t_竹沢 公佑" w:date="2020-05-11T11:56:00Z"/>
                <w:b/>
                <w:lang w:val="en"/>
              </w:rPr>
            </w:pPr>
            <w:ins w:id="14585" w:author="t_竹沢 公佑" w:date="2020-05-11T11:57:00Z">
              <w:r w:rsidRPr="007A54C9">
                <w:rPr>
                  <w:rFonts w:hint="eastAsia"/>
                  <w:b/>
                  <w:lang w:val="en"/>
                </w:rPr>
                <w:t>Description</w:t>
              </w:r>
            </w:ins>
            <w:ins w:id="14586" w:author="t_竹沢 公佑" w:date="2020-05-11T12:01:00Z">
              <w:r w:rsidRPr="007A54C9">
                <w:rPr>
                  <w:rFonts w:hint="eastAsia"/>
                  <w:b/>
                  <w:lang w:val="en"/>
                </w:rPr>
                <w:t xml:space="preserve"> (value)</w:t>
              </w:r>
            </w:ins>
          </w:p>
        </w:tc>
      </w:tr>
      <w:tr w:rsidR="00D108DE" w:rsidRPr="007A54C9" w:rsidTr="007A54C9">
        <w:trPr>
          <w:jc w:val="center"/>
          <w:ins w:id="14587" w:author="t_竹沢 公佑" w:date="2020-05-11T11:56:00Z"/>
        </w:trPr>
        <w:tc>
          <w:tcPr>
            <w:tcW w:w="2325" w:type="dxa"/>
            <w:shd w:val="clear" w:color="auto" w:fill="auto"/>
          </w:tcPr>
          <w:p w:rsidR="00D108DE" w:rsidRPr="007A54C9" w:rsidRDefault="00D108DE" w:rsidP="00E82429">
            <w:pPr>
              <w:rPr>
                <w:ins w:id="14588" w:author="t_竹沢 公佑" w:date="2020-05-11T11:56:00Z"/>
                <w:lang w:val="en"/>
              </w:rPr>
            </w:pPr>
            <w:ins w:id="14589" w:author="t_竹沢 公佑" w:date="2020-05-11T11:58:00Z">
              <w:r w:rsidRPr="007A54C9">
                <w:rPr>
                  <w:rFonts w:hint="eastAsia"/>
                  <w:lang w:val="en"/>
                </w:rPr>
                <w:t>serial</w:t>
              </w:r>
            </w:ins>
          </w:p>
        </w:tc>
        <w:tc>
          <w:tcPr>
            <w:tcW w:w="6010" w:type="dxa"/>
            <w:shd w:val="clear" w:color="auto" w:fill="auto"/>
          </w:tcPr>
          <w:p w:rsidR="00D108DE" w:rsidRPr="007A54C9" w:rsidRDefault="00D108DE" w:rsidP="00E82429">
            <w:pPr>
              <w:rPr>
                <w:ins w:id="14590" w:author="t_竹沢 公佑" w:date="2020-05-11T11:56:00Z"/>
                <w:lang w:val="en"/>
              </w:rPr>
            </w:pPr>
            <w:ins w:id="14591" w:author="t_竹沢 公佑" w:date="2020-05-11T11:58:00Z">
              <w:r w:rsidRPr="007A54C9">
                <w:rPr>
                  <w:rFonts w:hint="eastAsia"/>
                  <w:lang w:val="en"/>
                </w:rPr>
                <w:t>T</w:t>
              </w:r>
              <w:r w:rsidRPr="007A54C9">
                <w:rPr>
                  <w:lang w:val="en"/>
                </w:rPr>
                <w:t>h</w:t>
              </w:r>
              <w:r w:rsidRPr="007A54C9">
                <w:rPr>
                  <w:rFonts w:hint="eastAsia"/>
                  <w:lang w:val="en"/>
                </w:rPr>
                <w:t>e serial number of the board.</w:t>
              </w:r>
            </w:ins>
          </w:p>
        </w:tc>
      </w:tr>
      <w:tr w:rsidR="00D108DE" w:rsidRPr="007A54C9" w:rsidTr="007A54C9">
        <w:trPr>
          <w:jc w:val="center"/>
          <w:ins w:id="14592" w:author="t_竹沢 公佑" w:date="2020-05-11T11:56:00Z"/>
        </w:trPr>
        <w:tc>
          <w:tcPr>
            <w:tcW w:w="2325" w:type="dxa"/>
            <w:shd w:val="clear" w:color="auto" w:fill="auto"/>
          </w:tcPr>
          <w:p w:rsidR="00D108DE" w:rsidRPr="007A54C9" w:rsidRDefault="00D108DE" w:rsidP="00E82429">
            <w:pPr>
              <w:rPr>
                <w:ins w:id="14593" w:author="t_竹沢 公佑" w:date="2020-05-11T11:56:00Z"/>
                <w:lang w:val="en"/>
              </w:rPr>
            </w:pPr>
            <w:ins w:id="14594" w:author="t_竹沢 公佑" w:date="2020-05-11T11:58:00Z">
              <w:r w:rsidRPr="007A54C9">
                <w:rPr>
                  <w:rFonts w:hint="eastAsia"/>
                  <w:lang w:val="en"/>
                </w:rPr>
                <w:t>if_nr</w:t>
              </w:r>
            </w:ins>
          </w:p>
        </w:tc>
        <w:tc>
          <w:tcPr>
            <w:tcW w:w="6010" w:type="dxa"/>
            <w:shd w:val="clear" w:color="auto" w:fill="auto"/>
          </w:tcPr>
          <w:p w:rsidR="00D108DE" w:rsidRPr="007A54C9" w:rsidRDefault="00D108DE" w:rsidP="00E82429">
            <w:pPr>
              <w:rPr>
                <w:ins w:id="14595" w:author="t_竹沢 公佑" w:date="2020-05-11T11:56:00Z"/>
                <w:lang w:val="en"/>
              </w:rPr>
            </w:pPr>
            <w:ins w:id="14596" w:author="t_竹沢 公佑" w:date="2020-05-11T11:58:00Z">
              <w:r w:rsidRPr="007A54C9">
                <w:rPr>
                  <w:rFonts w:hint="eastAsia"/>
                  <w:lang w:val="en"/>
                </w:rPr>
                <w:t>1: IF1</w:t>
              </w:r>
            </w:ins>
            <w:ins w:id="14597" w:author="t_竹沢 公佑" w:date="2020-05-11T12:00:00Z">
              <w:r w:rsidRPr="007A54C9">
                <w:rPr>
                  <w:rFonts w:hint="eastAsia"/>
                  <w:lang w:val="en"/>
                </w:rPr>
                <w:t xml:space="preserve"> (or prototype DRXP)</w:t>
              </w:r>
            </w:ins>
            <w:ins w:id="14598" w:author="t_竹沢 公佑" w:date="2020-05-11T11:58:00Z">
              <w:r w:rsidRPr="007A54C9">
                <w:rPr>
                  <w:rFonts w:hint="eastAsia"/>
                  <w:lang w:val="en"/>
                </w:rPr>
                <w:t>,</w:t>
              </w:r>
            </w:ins>
            <w:ins w:id="14599" w:author="t_竹沢 公佑" w:date="2020-05-11T12:00:00Z">
              <w:r w:rsidRPr="007A54C9">
                <w:rPr>
                  <w:rFonts w:hint="eastAsia"/>
                  <w:lang w:val="en"/>
                </w:rPr>
                <w:t xml:space="preserve"> 2: IF2</w:t>
              </w:r>
            </w:ins>
            <w:ins w:id="14600" w:author="t_竹沢 公佑" w:date="2020-05-11T11:58:00Z">
              <w:r w:rsidRPr="007A54C9">
                <w:rPr>
                  <w:rFonts w:hint="eastAsia"/>
                  <w:lang w:val="en"/>
                </w:rPr>
                <w:t xml:space="preserve"> </w:t>
              </w:r>
            </w:ins>
          </w:p>
        </w:tc>
      </w:tr>
      <w:tr w:rsidR="00D108DE" w:rsidRPr="007A54C9" w:rsidTr="007A54C9">
        <w:trPr>
          <w:jc w:val="center"/>
          <w:ins w:id="14601" w:author="t_竹沢 公佑" w:date="2020-05-11T11:56:00Z"/>
        </w:trPr>
        <w:tc>
          <w:tcPr>
            <w:tcW w:w="2325" w:type="dxa"/>
            <w:shd w:val="clear" w:color="auto" w:fill="auto"/>
          </w:tcPr>
          <w:p w:rsidR="00D108DE" w:rsidRPr="007A54C9" w:rsidRDefault="0079127F" w:rsidP="00E82429">
            <w:pPr>
              <w:rPr>
                <w:ins w:id="14602" w:author="t_竹沢 公佑" w:date="2020-05-11T11:56:00Z"/>
                <w:lang w:val="en"/>
              </w:rPr>
            </w:pPr>
            <w:ins w:id="14603" w:author="t_竹沢 公佑" w:date="2020-06-22T10:55:00Z">
              <w:r>
                <w:rPr>
                  <w:rFonts w:hint="eastAsia"/>
                  <w:lang w:val="en"/>
                </w:rPr>
                <w:t>bus</w:t>
              </w:r>
            </w:ins>
          </w:p>
        </w:tc>
        <w:tc>
          <w:tcPr>
            <w:tcW w:w="6010" w:type="dxa"/>
            <w:shd w:val="clear" w:color="auto" w:fill="auto"/>
          </w:tcPr>
          <w:p w:rsidR="00D108DE" w:rsidRPr="007A54C9" w:rsidRDefault="00D108DE" w:rsidP="00F15EDF">
            <w:pPr>
              <w:rPr>
                <w:ins w:id="14604" w:author="t_竹沢 公佑" w:date="2020-05-11T11:56:00Z"/>
                <w:lang w:val="en"/>
              </w:rPr>
            </w:pPr>
            <w:ins w:id="14605" w:author="t_竹沢 公佑" w:date="2020-05-11T12:00:00Z">
              <w:r w:rsidRPr="007A54C9">
                <w:rPr>
                  <w:lang w:val="en"/>
                </w:rPr>
                <w:t>The</w:t>
              </w:r>
            </w:ins>
            <w:ins w:id="14606" w:author="t_竹沢 公佑" w:date="2020-06-22T10:55:00Z">
              <w:r w:rsidR="0079127F">
                <w:rPr>
                  <w:rFonts w:hint="eastAsia"/>
                  <w:lang w:val="en"/>
                </w:rPr>
                <w:t xml:space="preserve"> bus number of DRXP board</w:t>
              </w:r>
            </w:ins>
            <w:ins w:id="14607" w:author="t_竹沢 公佑" w:date="2020-05-11T12:00:00Z">
              <w:r w:rsidRPr="007A54C9">
                <w:rPr>
                  <w:lang w:val="en"/>
                </w:rPr>
                <w:t>.</w:t>
              </w:r>
            </w:ins>
          </w:p>
        </w:tc>
      </w:tr>
      <w:tr w:rsidR="00D108DE" w:rsidRPr="007A54C9" w:rsidTr="007A54C9">
        <w:trPr>
          <w:jc w:val="center"/>
          <w:ins w:id="14608" w:author="t_竹沢 公佑" w:date="2020-05-11T11:56:00Z"/>
        </w:trPr>
        <w:tc>
          <w:tcPr>
            <w:tcW w:w="2325" w:type="dxa"/>
            <w:shd w:val="clear" w:color="auto" w:fill="auto"/>
          </w:tcPr>
          <w:p w:rsidR="00D108DE" w:rsidRPr="007A54C9" w:rsidRDefault="00D108DE" w:rsidP="00E82429">
            <w:pPr>
              <w:rPr>
                <w:ins w:id="14609" w:author="t_竹沢 公佑" w:date="2020-05-11T11:56:00Z"/>
                <w:lang w:val="en"/>
              </w:rPr>
            </w:pPr>
            <w:ins w:id="14610" w:author="t_竹沢 公佑" w:date="2020-05-11T11:58:00Z">
              <w:r w:rsidRPr="007A54C9">
                <w:rPr>
                  <w:rFonts w:hint="eastAsia"/>
                  <w:lang w:val="en"/>
                </w:rPr>
                <w:t>boardtype</w:t>
              </w:r>
            </w:ins>
          </w:p>
        </w:tc>
        <w:tc>
          <w:tcPr>
            <w:tcW w:w="6010" w:type="dxa"/>
            <w:shd w:val="clear" w:color="auto" w:fill="auto"/>
          </w:tcPr>
          <w:p w:rsidR="00D108DE" w:rsidRPr="007A54C9" w:rsidRDefault="00D108DE" w:rsidP="00E82429">
            <w:pPr>
              <w:rPr>
                <w:ins w:id="14611" w:author="t_竹沢 公佑" w:date="2020-05-11T11:56:00Z"/>
                <w:lang w:val="en"/>
              </w:rPr>
            </w:pPr>
            <w:ins w:id="14612" w:author="t_竹沢 公佑" w:date="2020-05-11T12:03:00Z">
              <w:r w:rsidRPr="007A54C9">
                <w:rPr>
                  <w:lang w:val="en"/>
                </w:rPr>
                <w:t>“</w:t>
              </w:r>
            </w:ins>
            <w:ins w:id="14613" w:author="t_竹沢 公佑" w:date="2020-05-11T12:02:00Z">
              <w:r w:rsidRPr="007A54C9">
                <w:rPr>
                  <w:rFonts w:hint="eastAsia"/>
                  <w:lang w:val="en"/>
                </w:rPr>
                <w:t>Prototype</w:t>
              </w:r>
            </w:ins>
            <w:ins w:id="14614" w:author="t_竹沢 公佑" w:date="2020-05-11T12:03:00Z">
              <w:r w:rsidRPr="007A54C9">
                <w:rPr>
                  <w:lang w:val="en"/>
                </w:rPr>
                <w:t>”</w:t>
              </w:r>
              <w:r w:rsidRPr="007A54C9">
                <w:rPr>
                  <w:rFonts w:hint="eastAsia"/>
                  <w:lang w:val="en"/>
                </w:rPr>
                <w:t xml:space="preserve"> or </w:t>
              </w:r>
              <w:r w:rsidRPr="007A54C9">
                <w:rPr>
                  <w:lang w:val="en"/>
                </w:rPr>
                <w:t>“</w:t>
              </w:r>
            </w:ins>
            <w:ins w:id="14615" w:author="t_竹沢 公佑" w:date="2020-05-11T12:02:00Z">
              <w:r w:rsidRPr="007A54C9">
                <w:rPr>
                  <w:rFonts w:hint="eastAsia"/>
                  <w:lang w:val="en"/>
                </w:rPr>
                <w:t>Product</w:t>
              </w:r>
            </w:ins>
            <w:ins w:id="14616" w:author="t_竹沢 公佑" w:date="2020-05-11T12:03:00Z">
              <w:r w:rsidRPr="007A54C9">
                <w:rPr>
                  <w:lang w:val="en"/>
                </w:rPr>
                <w:t>”</w:t>
              </w:r>
            </w:ins>
            <w:ins w:id="14617" w:author="t_竹沢 公佑" w:date="2020-05-11T12:02:00Z">
              <w:r w:rsidRPr="007A54C9">
                <w:rPr>
                  <w:rFonts w:hint="eastAsia"/>
                  <w:lang w:val="en"/>
                </w:rPr>
                <w:t xml:space="preserve"> </w:t>
              </w:r>
            </w:ins>
          </w:p>
        </w:tc>
      </w:tr>
    </w:tbl>
    <w:p w:rsidR="00D108DE" w:rsidRPr="00A665BF" w:rsidRDefault="00D108DE" w:rsidP="00D108DE">
      <w:pPr>
        <w:pStyle w:val="af9"/>
        <w:jc w:val="center"/>
        <w:rPr>
          <w:ins w:id="14618" w:author="t_竹沢 公佑" w:date="2020-05-11T12:03:00Z"/>
          <w:sz w:val="22"/>
          <w:szCs w:val="22"/>
          <w:lang w:val="en"/>
        </w:rPr>
      </w:pPr>
      <w:ins w:id="14619" w:author="t_竹沢 公佑" w:date="2020-05-11T12:03:00Z">
        <w:r w:rsidRPr="00A665BF">
          <w:rPr>
            <w:sz w:val="22"/>
            <w:szCs w:val="22"/>
          </w:rPr>
          <w:t xml:space="preserve">Table </w:t>
        </w:r>
      </w:ins>
      <w:ins w:id="14620" w:author="t_竹沢 公佑" w:date="2020-08-13T11:37:00Z">
        <w:r w:rsidR="00614602">
          <w:rPr>
            <w:sz w:val="22"/>
            <w:szCs w:val="22"/>
          </w:rPr>
          <w:fldChar w:fldCharType="begin"/>
        </w:r>
        <w:r w:rsidR="00614602">
          <w:rPr>
            <w:sz w:val="22"/>
            <w:szCs w:val="22"/>
          </w:rPr>
          <w:instrText xml:space="preserve"> STYLEREF 1 \s </w:instrText>
        </w:r>
      </w:ins>
      <w:r w:rsidR="00614602">
        <w:rPr>
          <w:sz w:val="22"/>
          <w:szCs w:val="22"/>
        </w:rPr>
        <w:fldChar w:fldCharType="separate"/>
      </w:r>
      <w:r w:rsidR="000B4FA1">
        <w:rPr>
          <w:noProof/>
          <w:sz w:val="22"/>
          <w:szCs w:val="22"/>
        </w:rPr>
        <w:t>7</w:t>
      </w:r>
      <w:ins w:id="14621" w:author="t_竹沢 公佑" w:date="2020-08-13T11:37:00Z">
        <w:r w:rsidR="00614602">
          <w:rPr>
            <w:sz w:val="22"/>
            <w:szCs w:val="22"/>
          </w:rPr>
          <w:fldChar w:fldCharType="end"/>
        </w:r>
        <w:r w:rsidR="00614602">
          <w:rPr>
            <w:sz w:val="22"/>
            <w:szCs w:val="22"/>
          </w:rPr>
          <w:noBreakHyphen/>
        </w:r>
        <w:r w:rsidR="00614602">
          <w:rPr>
            <w:sz w:val="22"/>
            <w:szCs w:val="22"/>
          </w:rPr>
          <w:fldChar w:fldCharType="begin"/>
        </w:r>
        <w:r w:rsidR="00614602">
          <w:rPr>
            <w:sz w:val="22"/>
            <w:szCs w:val="22"/>
          </w:rPr>
          <w:instrText xml:space="preserve"> SEQ Table \* ARABIC \s 1 </w:instrText>
        </w:r>
      </w:ins>
      <w:r w:rsidR="00614602">
        <w:rPr>
          <w:sz w:val="22"/>
          <w:szCs w:val="22"/>
        </w:rPr>
        <w:fldChar w:fldCharType="separate"/>
      </w:r>
      <w:ins w:id="14622" w:author="t_竹沢 公佑" w:date="2021-02-02T17:29:00Z">
        <w:r w:rsidR="000B4FA1">
          <w:rPr>
            <w:noProof/>
            <w:sz w:val="22"/>
            <w:szCs w:val="22"/>
          </w:rPr>
          <w:t>2</w:t>
        </w:r>
      </w:ins>
      <w:ins w:id="14623" w:author="t_竹沢 公佑" w:date="2020-08-13T11:37:00Z">
        <w:r w:rsidR="00614602">
          <w:rPr>
            <w:sz w:val="22"/>
            <w:szCs w:val="22"/>
          </w:rPr>
          <w:fldChar w:fldCharType="end"/>
        </w:r>
      </w:ins>
      <w:ins w:id="14624" w:author="t_竹沢 公佑" w:date="2020-05-11T12:03:00Z">
        <w:r w:rsidRPr="00A665BF">
          <w:rPr>
            <w:rFonts w:hint="eastAsia"/>
            <w:sz w:val="22"/>
            <w:szCs w:val="22"/>
          </w:rPr>
          <w:t xml:space="preserve">: </w:t>
        </w:r>
        <w:r w:rsidRPr="00D108DE">
          <w:rPr>
            <w:b w:val="0"/>
            <w:sz w:val="22"/>
            <w:szCs w:val="22"/>
            <w:rPrChange w:id="14625" w:author="t_竹沢 公佑" w:date="2020-05-11T12:03:00Z">
              <w:rPr>
                <w:sz w:val="22"/>
                <w:szCs w:val="22"/>
              </w:rPr>
            </w:rPrChange>
          </w:rPr>
          <w:t>The</w:t>
        </w:r>
        <w:r>
          <w:rPr>
            <w:rFonts w:hint="eastAsia"/>
            <w:sz w:val="22"/>
            <w:szCs w:val="22"/>
          </w:rPr>
          <w:t xml:space="preserve"> </w:t>
        </w:r>
        <w:r>
          <w:rPr>
            <w:rFonts w:hint="eastAsia"/>
            <w:b w:val="0"/>
            <w:sz w:val="22"/>
            <w:szCs w:val="22"/>
          </w:rPr>
          <w:t>device file attribution</w:t>
        </w:r>
      </w:ins>
    </w:p>
    <w:p w:rsidR="00DB7A88" w:rsidRDefault="00DB7A88" w:rsidP="00E82429">
      <w:pPr>
        <w:rPr>
          <w:ins w:id="14626" w:author="t_竹沢 公佑" w:date="2020-05-11T11:55:00Z"/>
          <w:lang w:val="en"/>
        </w:rPr>
      </w:pPr>
    </w:p>
    <w:p w:rsidR="00D108DE" w:rsidRDefault="00DB7A88" w:rsidP="00E82429">
      <w:pPr>
        <w:rPr>
          <w:ins w:id="14627" w:author="t_竹沢 公佑" w:date="2020-05-11T12:04:00Z"/>
          <w:lang w:val="en"/>
        </w:rPr>
      </w:pPr>
      <w:ins w:id="14628" w:author="t_竹沢 公佑" w:date="2020-05-11T12:04:00Z">
        <w:r>
          <w:rPr>
            <w:rFonts w:hint="eastAsia"/>
            <w:lang w:val="en"/>
          </w:rPr>
          <w:t xml:space="preserve">User can check the attribution information </w:t>
        </w:r>
      </w:ins>
      <w:ins w:id="14629" w:author="t_竹沢 公佑" w:date="2020-05-11T12:06:00Z">
        <w:r>
          <w:rPr>
            <w:rFonts w:hint="eastAsia"/>
            <w:lang w:val="en"/>
          </w:rPr>
          <w:t xml:space="preserve">of </w:t>
        </w:r>
        <w:r>
          <w:rPr>
            <w:lang w:val="en"/>
          </w:rPr>
          <w:t>“</w:t>
        </w:r>
        <w:r>
          <w:rPr>
            <w:rFonts w:hint="eastAsia"/>
            <w:lang w:val="en"/>
          </w:rPr>
          <w:t>/dev/drxpd0</w:t>
        </w:r>
        <w:r>
          <w:rPr>
            <w:lang w:val="en"/>
          </w:rPr>
          <w:t>”</w:t>
        </w:r>
      </w:ins>
      <w:ins w:id="14630" w:author="t_竹沢 公佑" w:date="2020-05-11T12:04:00Z">
        <w:r>
          <w:rPr>
            <w:rFonts w:hint="eastAsia"/>
            <w:lang w:val="en"/>
          </w:rPr>
          <w:t>by following command.</w:t>
        </w:r>
      </w:ins>
    </w:p>
    <w:p w:rsidR="00DB7A88" w:rsidRPr="00DB7A88" w:rsidRDefault="00DB7A88" w:rsidP="00E82429">
      <w:pPr>
        <w:rPr>
          <w:ins w:id="14631" w:author="t_竹沢 公佑" w:date="2020-05-11T12:04:00Z"/>
          <w:lang w:val="en"/>
        </w:rPr>
      </w:pPr>
    </w:p>
    <w:p w:rsidR="00DB7A88" w:rsidRPr="00DB7A88" w:rsidRDefault="00DB7A88">
      <w:pPr>
        <w:ind w:firstLine="840"/>
        <w:rPr>
          <w:ins w:id="14632" w:author="t_竹沢 公佑" w:date="2020-05-11T12:05:00Z"/>
          <w:lang w:val="en"/>
        </w:rPr>
        <w:pPrChange w:id="14633" w:author="t_竹沢 公佑" w:date="2020-05-11T12:05:00Z">
          <w:pPr/>
        </w:pPrChange>
      </w:pPr>
      <w:ins w:id="14634" w:author="t_竹沢 公佑" w:date="2020-05-11T12:05:00Z">
        <w:r w:rsidRPr="00DB7A88">
          <w:rPr>
            <w:lang w:val="en"/>
          </w:rPr>
          <w:t># udevadm info -a /sys/class/drxpd0/drxpd0</w:t>
        </w:r>
      </w:ins>
    </w:p>
    <w:p w:rsidR="00DB7A88" w:rsidRPr="00DB7A88" w:rsidRDefault="00DB7A88" w:rsidP="00DB7A88">
      <w:pPr>
        <w:rPr>
          <w:ins w:id="14635" w:author="t_竹沢 公佑" w:date="2020-05-11T12:05:00Z"/>
          <w:lang w:val="en"/>
        </w:rPr>
      </w:pPr>
      <w:ins w:id="14636" w:author="t_竹沢 公佑" w:date="2020-05-11T12:05:00Z">
        <w:r>
          <w:rPr>
            <w:rFonts w:hint="eastAsia"/>
            <w:lang w:val="en"/>
          </w:rPr>
          <w:tab/>
          <w:t>(snip)</w:t>
        </w:r>
      </w:ins>
    </w:p>
    <w:p w:rsidR="00DB7A88" w:rsidRPr="00DB7A88" w:rsidRDefault="00DB7A88" w:rsidP="00DB7A88">
      <w:pPr>
        <w:rPr>
          <w:ins w:id="14637" w:author="t_竹沢 公佑" w:date="2020-05-11T12:05:00Z"/>
          <w:lang w:val="en"/>
        </w:rPr>
      </w:pPr>
      <w:ins w:id="14638" w:author="t_竹沢 公佑" w:date="2020-05-11T12:05:00Z">
        <w:r w:rsidRPr="00DB7A88">
          <w:rPr>
            <w:lang w:val="en"/>
          </w:rPr>
          <w:t xml:space="preserve">  </w:t>
        </w:r>
      </w:ins>
      <w:ins w:id="14639" w:author="t_竹沢 公佑" w:date="2020-05-11T12:06:00Z">
        <w:r>
          <w:rPr>
            <w:rFonts w:hint="eastAsia"/>
            <w:lang w:val="en"/>
          </w:rPr>
          <w:tab/>
        </w:r>
      </w:ins>
      <w:ins w:id="14640" w:author="t_竹沢 公佑" w:date="2020-05-11T12:05:00Z">
        <w:r w:rsidRPr="00DB7A88">
          <w:rPr>
            <w:lang w:val="en"/>
          </w:rPr>
          <w:t>looking at device '/devices/pci0000:5d/0000:5d:00.0/0000:5e:00.0/drxpd0/drxpd0':</w:t>
        </w:r>
      </w:ins>
    </w:p>
    <w:p w:rsidR="00DB7A88" w:rsidRPr="00DB7A88" w:rsidRDefault="00DB7A88" w:rsidP="00DB7A88">
      <w:pPr>
        <w:rPr>
          <w:ins w:id="14641" w:author="t_竹沢 公佑" w:date="2020-05-11T12:05:00Z"/>
          <w:lang w:val="en"/>
        </w:rPr>
      </w:pPr>
      <w:ins w:id="14642" w:author="t_竹沢 公佑" w:date="2020-05-11T12:05:00Z">
        <w:r w:rsidRPr="00DB7A88">
          <w:rPr>
            <w:lang w:val="en"/>
          </w:rPr>
          <w:t xml:space="preserve">    </w:t>
        </w:r>
      </w:ins>
      <w:ins w:id="14643" w:author="t_竹沢 公佑" w:date="2020-05-11T12:06:00Z">
        <w:r>
          <w:rPr>
            <w:rFonts w:hint="eastAsia"/>
            <w:lang w:val="en"/>
          </w:rPr>
          <w:tab/>
        </w:r>
      </w:ins>
      <w:ins w:id="14644" w:author="t_竹沢 公佑" w:date="2020-05-11T12:05:00Z">
        <w:r w:rsidRPr="00DB7A88">
          <w:rPr>
            <w:lang w:val="en"/>
          </w:rPr>
          <w:t>KERNEL=="drxpd0"</w:t>
        </w:r>
      </w:ins>
    </w:p>
    <w:p w:rsidR="00DB7A88" w:rsidRPr="00DB7A88" w:rsidRDefault="00DB7A88" w:rsidP="00DB7A88">
      <w:pPr>
        <w:rPr>
          <w:ins w:id="14645" w:author="t_竹沢 公佑" w:date="2020-05-11T12:05:00Z"/>
          <w:lang w:val="en"/>
        </w:rPr>
      </w:pPr>
      <w:ins w:id="14646" w:author="t_竹沢 公佑" w:date="2020-05-11T12:05:00Z">
        <w:r w:rsidRPr="00DB7A88">
          <w:rPr>
            <w:lang w:val="en"/>
          </w:rPr>
          <w:t xml:space="preserve">    </w:t>
        </w:r>
      </w:ins>
      <w:ins w:id="14647" w:author="t_竹沢 公佑" w:date="2020-05-11T12:06:00Z">
        <w:r>
          <w:rPr>
            <w:rFonts w:hint="eastAsia"/>
            <w:lang w:val="en"/>
          </w:rPr>
          <w:tab/>
        </w:r>
      </w:ins>
      <w:ins w:id="14648" w:author="t_竹沢 公佑" w:date="2020-05-11T12:05:00Z">
        <w:r w:rsidRPr="00DB7A88">
          <w:rPr>
            <w:lang w:val="en"/>
          </w:rPr>
          <w:t>SUBSYSTEM=="drxpd0"</w:t>
        </w:r>
      </w:ins>
    </w:p>
    <w:p w:rsidR="00DB7A88" w:rsidRPr="00DB7A88" w:rsidRDefault="00DB7A88" w:rsidP="00DB7A88">
      <w:pPr>
        <w:rPr>
          <w:ins w:id="14649" w:author="t_竹沢 公佑" w:date="2020-05-11T12:05:00Z"/>
          <w:lang w:val="en"/>
        </w:rPr>
      </w:pPr>
      <w:ins w:id="14650" w:author="t_竹沢 公佑" w:date="2020-05-11T12:05:00Z">
        <w:r w:rsidRPr="00DB7A88">
          <w:rPr>
            <w:lang w:val="en"/>
          </w:rPr>
          <w:t xml:space="preserve">    </w:t>
        </w:r>
      </w:ins>
      <w:ins w:id="14651" w:author="t_竹沢 公佑" w:date="2020-05-11T12:06:00Z">
        <w:r>
          <w:rPr>
            <w:rFonts w:hint="eastAsia"/>
            <w:lang w:val="en"/>
          </w:rPr>
          <w:tab/>
        </w:r>
      </w:ins>
      <w:ins w:id="14652" w:author="t_竹沢 公佑" w:date="2020-05-11T12:05:00Z">
        <w:r w:rsidRPr="00DB7A88">
          <w:rPr>
            <w:lang w:val="en"/>
          </w:rPr>
          <w:t>DRIVER==""</w:t>
        </w:r>
      </w:ins>
    </w:p>
    <w:p w:rsidR="00DB7A88" w:rsidRPr="00DB7A88" w:rsidRDefault="00DB7A88" w:rsidP="00DB7A88">
      <w:pPr>
        <w:rPr>
          <w:ins w:id="14653" w:author="t_竹沢 公佑" w:date="2020-05-11T12:05:00Z"/>
          <w:lang w:val="en"/>
        </w:rPr>
      </w:pPr>
      <w:ins w:id="14654" w:author="t_竹沢 公佑" w:date="2020-05-11T12:05:00Z">
        <w:r w:rsidRPr="00DB7A88">
          <w:rPr>
            <w:lang w:val="en"/>
          </w:rPr>
          <w:t xml:space="preserve">    </w:t>
        </w:r>
      </w:ins>
      <w:ins w:id="14655" w:author="t_竹沢 公佑" w:date="2020-05-11T12:06:00Z">
        <w:r>
          <w:rPr>
            <w:rFonts w:hint="eastAsia"/>
            <w:lang w:val="en"/>
          </w:rPr>
          <w:tab/>
        </w:r>
      </w:ins>
      <w:ins w:id="14656" w:author="t_竹沢 公佑" w:date="2020-05-11T12:05:00Z">
        <w:r w:rsidRPr="00DB7A88">
          <w:rPr>
            <w:lang w:val="en"/>
          </w:rPr>
          <w:t>ATTR{if_nr}=="1"</w:t>
        </w:r>
      </w:ins>
    </w:p>
    <w:p w:rsidR="00DB7A88" w:rsidRPr="00DB7A88" w:rsidRDefault="00DB7A88" w:rsidP="00DB7A88">
      <w:pPr>
        <w:rPr>
          <w:ins w:id="14657" w:author="t_竹沢 公佑" w:date="2020-05-11T12:05:00Z"/>
          <w:lang w:val="en"/>
        </w:rPr>
      </w:pPr>
      <w:ins w:id="14658" w:author="t_竹沢 公佑" w:date="2020-05-11T12:05:00Z">
        <w:r w:rsidRPr="00DB7A88">
          <w:rPr>
            <w:lang w:val="en"/>
          </w:rPr>
          <w:t xml:space="preserve">    </w:t>
        </w:r>
      </w:ins>
      <w:ins w:id="14659" w:author="t_竹沢 公佑" w:date="2020-05-11T12:06:00Z">
        <w:r>
          <w:rPr>
            <w:rFonts w:hint="eastAsia"/>
            <w:lang w:val="en"/>
          </w:rPr>
          <w:tab/>
        </w:r>
      </w:ins>
      <w:ins w:id="14660" w:author="t_竹沢 公佑" w:date="2020-05-11T12:05:00Z">
        <w:r w:rsidRPr="00DB7A88">
          <w:rPr>
            <w:lang w:val="en"/>
          </w:rPr>
          <w:t>ATTR{serial}=="134492"</w:t>
        </w:r>
      </w:ins>
    </w:p>
    <w:p w:rsidR="00DB7A88" w:rsidRPr="00DB7A88" w:rsidRDefault="00DB7A88" w:rsidP="00DB7A88">
      <w:pPr>
        <w:rPr>
          <w:ins w:id="14661" w:author="t_竹沢 公佑" w:date="2020-05-11T12:05:00Z"/>
          <w:lang w:val="en"/>
        </w:rPr>
      </w:pPr>
      <w:ins w:id="14662" w:author="t_竹沢 公佑" w:date="2020-05-11T12:05:00Z">
        <w:r w:rsidRPr="00DB7A88">
          <w:rPr>
            <w:lang w:val="en"/>
          </w:rPr>
          <w:t xml:space="preserve">    </w:t>
        </w:r>
      </w:ins>
      <w:ins w:id="14663" w:author="t_竹沢 公佑" w:date="2020-05-11T12:06:00Z">
        <w:r>
          <w:rPr>
            <w:rFonts w:hint="eastAsia"/>
            <w:lang w:val="en"/>
          </w:rPr>
          <w:tab/>
        </w:r>
      </w:ins>
      <w:ins w:id="14664" w:author="t_竹沢 公佑" w:date="2020-05-11T12:05:00Z">
        <w:r w:rsidRPr="00DB7A88">
          <w:rPr>
            <w:lang w:val="en"/>
          </w:rPr>
          <w:t>ATTR{</w:t>
        </w:r>
      </w:ins>
      <w:ins w:id="14665" w:author="t_竹沢 公佑" w:date="2020-06-22T10:55:00Z">
        <w:r w:rsidR="0079127F">
          <w:rPr>
            <w:rFonts w:hint="eastAsia"/>
            <w:lang w:val="en"/>
          </w:rPr>
          <w:t>bus</w:t>
        </w:r>
      </w:ins>
      <w:ins w:id="14666" w:author="t_竹沢 公佑" w:date="2020-05-11T12:05:00Z">
        <w:r w:rsidR="0079127F">
          <w:rPr>
            <w:lang w:val="en"/>
          </w:rPr>
          <w:t>}=="</w:t>
        </w:r>
      </w:ins>
      <w:ins w:id="14667" w:author="t_竹沢 公佑" w:date="2020-06-22T10:56:00Z">
        <w:r w:rsidR="0079127F">
          <w:rPr>
            <w:rFonts w:hint="eastAsia"/>
            <w:lang w:val="en"/>
          </w:rPr>
          <w:t>8d</w:t>
        </w:r>
      </w:ins>
      <w:ins w:id="14668" w:author="t_竹沢 公佑" w:date="2020-05-11T12:05:00Z">
        <w:r w:rsidRPr="00DB7A88">
          <w:rPr>
            <w:lang w:val="en"/>
          </w:rPr>
          <w:t>"</w:t>
        </w:r>
      </w:ins>
    </w:p>
    <w:p w:rsidR="00DB7A88" w:rsidRDefault="00DB7A88" w:rsidP="00DB7A88">
      <w:pPr>
        <w:rPr>
          <w:ins w:id="14669" w:author="t_竹沢 公佑" w:date="2020-05-11T12:04:00Z"/>
          <w:lang w:val="en"/>
        </w:rPr>
      </w:pPr>
      <w:ins w:id="14670" w:author="t_竹沢 公佑" w:date="2020-05-11T12:05:00Z">
        <w:r w:rsidRPr="00DB7A88">
          <w:rPr>
            <w:lang w:val="en"/>
          </w:rPr>
          <w:t xml:space="preserve">    </w:t>
        </w:r>
      </w:ins>
      <w:ins w:id="14671" w:author="t_竹沢 公佑" w:date="2020-05-11T12:06:00Z">
        <w:r>
          <w:rPr>
            <w:rFonts w:hint="eastAsia"/>
            <w:lang w:val="en"/>
          </w:rPr>
          <w:tab/>
        </w:r>
      </w:ins>
      <w:ins w:id="14672" w:author="t_竹沢 公佑" w:date="2020-05-11T12:05:00Z">
        <w:r w:rsidRPr="00DB7A88">
          <w:rPr>
            <w:lang w:val="en"/>
          </w:rPr>
          <w:t>ATTR{boardtype}=="Product"</w:t>
        </w:r>
      </w:ins>
    </w:p>
    <w:p w:rsidR="00DB7A88" w:rsidRDefault="00DB7A88" w:rsidP="00E82429">
      <w:pPr>
        <w:rPr>
          <w:ins w:id="14673" w:author="t_竹沢 公佑" w:date="2020-05-11T12:04:00Z"/>
          <w:lang w:val="en"/>
        </w:rPr>
      </w:pPr>
      <w:ins w:id="14674" w:author="t_竹沢 公佑" w:date="2020-05-11T12:06:00Z">
        <w:r>
          <w:rPr>
            <w:rFonts w:hint="eastAsia"/>
            <w:lang w:val="en"/>
          </w:rPr>
          <w:tab/>
          <w:t>(snip)</w:t>
        </w:r>
      </w:ins>
    </w:p>
    <w:p w:rsidR="00DB7A88" w:rsidRDefault="00DB7A88" w:rsidP="00E82429">
      <w:pPr>
        <w:rPr>
          <w:ins w:id="14675" w:author="t_竹沢 公佑" w:date="2020-05-11T12:18:00Z"/>
          <w:lang w:val="en"/>
        </w:rPr>
      </w:pPr>
    </w:p>
    <w:p w:rsidR="002A08B3" w:rsidRDefault="0028177C" w:rsidP="00E82429">
      <w:pPr>
        <w:rPr>
          <w:ins w:id="14676" w:author="t_竹沢 公佑" w:date="2020-05-11T11:55:00Z"/>
          <w:lang w:val="en"/>
        </w:rPr>
      </w:pPr>
      <w:ins w:id="14677" w:author="t_竹沢 公佑" w:date="2020-06-22T11:41:00Z">
        <w:r>
          <w:rPr>
            <w:lang w:val="en"/>
          </w:rPr>
          <w:br w:type="page"/>
        </w:r>
      </w:ins>
    </w:p>
    <w:p w:rsidR="00DB7A88" w:rsidRPr="00266349" w:rsidRDefault="00DB7A88" w:rsidP="00DB7A88">
      <w:pPr>
        <w:pStyle w:val="3"/>
        <w:rPr>
          <w:ins w:id="14678" w:author="t_竹沢 公佑" w:date="2020-05-11T12:09:00Z"/>
        </w:rPr>
      </w:pPr>
      <w:bookmarkStart w:id="14679" w:name="_Toc63179486"/>
      <w:ins w:id="14680" w:author="t_竹沢 公佑" w:date="2020-05-11T12:09:00Z">
        <w:r>
          <w:t>U</w:t>
        </w:r>
        <w:r>
          <w:rPr>
            <w:rFonts w:hint="eastAsia"/>
          </w:rPr>
          <w:t>dev rule</w:t>
        </w:r>
        <w:bookmarkEnd w:id="14679"/>
      </w:ins>
    </w:p>
    <w:p w:rsidR="00D108DE" w:rsidRDefault="00DB7A88" w:rsidP="00E82429">
      <w:pPr>
        <w:rPr>
          <w:ins w:id="14681" w:author="t_竹沢 公佑" w:date="2020-05-11T12:14:00Z"/>
          <w:lang w:val="en"/>
        </w:rPr>
      </w:pPr>
      <w:ins w:id="14682" w:author="t_竹沢 公佑" w:date="2020-05-11T12:11:00Z">
        <w:r w:rsidRPr="00DB7A88">
          <w:rPr>
            <w:lang w:val="en"/>
          </w:rPr>
          <w:t>User can create an arbitrary symbolic link by using udev rule</w:t>
        </w:r>
      </w:ins>
      <w:ins w:id="14683" w:author="t_竹沢 公佑" w:date="2020-05-11T12:22:00Z">
        <w:r w:rsidR="002A08B3">
          <w:rPr>
            <w:rFonts w:hint="eastAsia"/>
            <w:lang w:val="en"/>
          </w:rPr>
          <w:t xml:space="preserve"> and device file attribution</w:t>
        </w:r>
      </w:ins>
      <w:ins w:id="14684" w:author="t_竹沢 公佑" w:date="2020-05-11T12:11:00Z">
        <w:r w:rsidRPr="00DB7A88">
          <w:rPr>
            <w:lang w:val="en"/>
          </w:rPr>
          <w:t>.</w:t>
        </w:r>
        <w:r>
          <w:rPr>
            <w:rFonts w:hint="eastAsia"/>
            <w:lang w:val="en"/>
          </w:rPr>
          <w:t xml:space="preserve"> Following is the example of udev rule.</w:t>
        </w:r>
      </w:ins>
      <w:ins w:id="14685" w:author="t_竹沢 公佑" w:date="2020-06-22T11:04:00Z">
        <w:r w:rsidR="00696E30">
          <w:rPr>
            <w:rFonts w:hint="eastAsia"/>
            <w:lang w:val="en"/>
          </w:rPr>
          <w:t xml:space="preserve"> </w:t>
        </w:r>
      </w:ins>
    </w:p>
    <w:p w:rsidR="002A08B3" w:rsidRDefault="002A08B3" w:rsidP="00E82429">
      <w:pPr>
        <w:rPr>
          <w:ins w:id="14686" w:author="t_竹沢 公佑" w:date="2020-05-11T12:11:00Z"/>
          <w:lang w:val="en"/>
        </w:rPr>
      </w:pPr>
    </w:p>
    <w:p w:rsidR="00DB7A88" w:rsidRPr="00DB7A88" w:rsidRDefault="00DB7A88">
      <w:pPr>
        <w:ind w:firstLine="840"/>
        <w:rPr>
          <w:ins w:id="14687" w:author="t_竹沢 公佑" w:date="2020-05-11T12:13:00Z"/>
          <w:lang w:val="en"/>
        </w:rPr>
        <w:pPrChange w:id="14688" w:author="t_竹沢 公佑" w:date="2020-05-11T12:13:00Z">
          <w:pPr/>
        </w:pPrChange>
      </w:pPr>
      <w:ins w:id="14689" w:author="t_竹沢 公佑" w:date="2020-05-11T12:13:00Z">
        <w:r>
          <w:rPr>
            <w:rFonts w:hint="eastAsia"/>
            <w:lang w:val="en"/>
          </w:rPr>
          <w:t>$</w:t>
        </w:r>
        <w:r w:rsidR="00B016AB">
          <w:rPr>
            <w:lang w:val="en"/>
          </w:rPr>
          <w:t>cat /etc/udev/rules.d/</w:t>
        </w:r>
      </w:ins>
      <w:ins w:id="14690" w:author="t_竹沢 公佑" w:date="2020-07-31T08:44:00Z">
        <w:r w:rsidR="00B016AB">
          <w:rPr>
            <w:rFonts w:hint="eastAsia"/>
            <w:lang w:val="en"/>
          </w:rPr>
          <w:t>99</w:t>
        </w:r>
      </w:ins>
      <w:ins w:id="14691" w:author="t_竹沢 公佑" w:date="2020-05-11T12:13:00Z">
        <w:r w:rsidR="002A08B3">
          <w:rPr>
            <w:lang w:val="en"/>
          </w:rPr>
          <w:t>-</w:t>
        </w:r>
      </w:ins>
      <w:ins w:id="14692" w:author="t_竹沢 公佑" w:date="2020-05-11T12:22:00Z">
        <w:r w:rsidR="002A08B3">
          <w:rPr>
            <w:rFonts w:hint="eastAsia"/>
            <w:lang w:val="en"/>
          </w:rPr>
          <w:t>example</w:t>
        </w:r>
      </w:ins>
      <w:ins w:id="14693" w:author="t_竹沢 公佑" w:date="2020-07-31T08:44:00Z">
        <w:r w:rsidR="00B016AB">
          <w:rPr>
            <w:rFonts w:hint="eastAsia"/>
            <w:lang w:val="en"/>
          </w:rPr>
          <w:t>1</w:t>
        </w:r>
      </w:ins>
      <w:ins w:id="14694" w:author="t_竹沢 公佑" w:date="2020-05-11T12:13:00Z">
        <w:r w:rsidRPr="00DB7A88">
          <w:rPr>
            <w:lang w:val="en"/>
          </w:rPr>
          <w:t>.rules</w:t>
        </w:r>
      </w:ins>
    </w:p>
    <w:p w:rsidR="00DB7A88" w:rsidRDefault="0079127F">
      <w:pPr>
        <w:ind w:left="840"/>
        <w:rPr>
          <w:ins w:id="14695" w:author="t_竹沢 公佑" w:date="2020-05-11T12:13:00Z"/>
          <w:lang w:val="en"/>
        </w:rPr>
        <w:pPrChange w:id="14696" w:author="t_竹沢 公佑" w:date="2020-05-11T12:13:00Z">
          <w:pPr/>
        </w:pPrChange>
      </w:pPr>
      <w:ins w:id="14697" w:author="t_竹沢 公佑" w:date="2020-05-11T12:13:00Z">
        <w:r>
          <w:rPr>
            <w:lang w:val="en"/>
          </w:rPr>
          <w:t>KERNEL=="drxpd</w:t>
        </w:r>
      </w:ins>
      <w:ins w:id="14698" w:author="t_竹沢 公佑" w:date="2020-06-22T10:57:00Z">
        <w:r>
          <w:rPr>
            <w:rFonts w:hint="eastAsia"/>
            <w:lang w:val="en"/>
          </w:rPr>
          <w:t>*</w:t>
        </w:r>
      </w:ins>
      <w:ins w:id="14699" w:author="t_竹沢 公佑" w:date="2020-05-11T12:13:00Z">
        <w:r w:rsidR="00DB7A88" w:rsidRPr="00DB7A88">
          <w:rPr>
            <w:lang w:val="en"/>
          </w:rPr>
          <w:t>", SUBSY</w:t>
        </w:r>
        <w:r>
          <w:rPr>
            <w:lang w:val="en"/>
          </w:rPr>
          <w:t>STEM=="drxpd</w:t>
        </w:r>
      </w:ins>
      <w:ins w:id="14700" w:author="t_竹沢 公佑" w:date="2020-06-22T10:58:00Z">
        <w:r>
          <w:rPr>
            <w:rFonts w:hint="eastAsia"/>
            <w:lang w:val="en"/>
          </w:rPr>
          <w:t>*</w:t>
        </w:r>
      </w:ins>
      <w:ins w:id="14701" w:author="t_竹沢 公佑" w:date="2020-05-11T12:13:00Z">
        <w:r>
          <w:rPr>
            <w:lang w:val="en"/>
          </w:rPr>
          <w:t>"</w:t>
        </w:r>
      </w:ins>
      <w:ins w:id="14702" w:author="t_竹沢 公佑" w:date="2020-05-11T12:15:00Z">
        <w:r>
          <w:rPr>
            <w:rFonts w:hint="eastAsia"/>
            <w:lang w:val="en"/>
          </w:rPr>
          <w:t>,</w:t>
        </w:r>
      </w:ins>
      <w:ins w:id="14703" w:author="t_竹沢 公佑" w:date="2020-06-22T11:00:00Z">
        <w:r>
          <w:rPr>
            <w:rFonts w:hint="eastAsia"/>
            <w:lang w:val="en"/>
          </w:rPr>
          <w:t xml:space="preserve"> </w:t>
        </w:r>
      </w:ins>
      <w:ins w:id="14704" w:author="t_竹沢 公佑" w:date="2020-05-11T12:13:00Z">
        <w:r w:rsidR="00DB7A88">
          <w:rPr>
            <w:lang w:val="en"/>
          </w:rPr>
          <w:t>SYMLINK+="drxp</w:t>
        </w:r>
        <w:r w:rsidR="00DB7A88" w:rsidRPr="00DB7A88">
          <w:rPr>
            <w:lang w:val="en"/>
          </w:rPr>
          <w:t>-</w:t>
        </w:r>
      </w:ins>
      <w:ins w:id="14705" w:author="t_竹沢 公佑" w:date="2020-06-22T10:59:00Z">
        <w:r>
          <w:rPr>
            <w:rFonts w:hint="eastAsia"/>
            <w:lang w:val="en"/>
          </w:rPr>
          <w:t>%s{serial}-%s{boardtype}-if%s{if_nr}-bus%s{</w:t>
        </w:r>
      </w:ins>
      <w:ins w:id="14706" w:author="t_竹沢 公佑" w:date="2020-06-22T11:00:00Z">
        <w:r>
          <w:rPr>
            <w:rFonts w:hint="eastAsia"/>
            <w:lang w:val="en"/>
          </w:rPr>
          <w:t>bus</w:t>
        </w:r>
      </w:ins>
      <w:ins w:id="14707" w:author="t_竹沢 公佑" w:date="2020-06-22T10:59:00Z">
        <w:r>
          <w:rPr>
            <w:rFonts w:hint="eastAsia"/>
            <w:lang w:val="en"/>
          </w:rPr>
          <w:t>}</w:t>
        </w:r>
      </w:ins>
      <w:ins w:id="14708" w:author="t_竹沢 公佑" w:date="2020-06-22T11:00:00Z">
        <w:r w:rsidRPr="00DB7A88">
          <w:rPr>
            <w:lang w:val="en"/>
          </w:rPr>
          <w:t xml:space="preserve"> </w:t>
        </w:r>
      </w:ins>
      <w:ins w:id="14709" w:author="t_竹沢 公佑" w:date="2020-05-11T12:13:00Z">
        <w:r w:rsidR="00DB7A88" w:rsidRPr="00DB7A88">
          <w:rPr>
            <w:lang w:val="en"/>
          </w:rPr>
          <w:t>"</w:t>
        </w:r>
      </w:ins>
    </w:p>
    <w:p w:rsidR="00DB7A88" w:rsidRPr="00F15EDF" w:rsidRDefault="00DB7A88" w:rsidP="00E82429">
      <w:pPr>
        <w:rPr>
          <w:ins w:id="14710" w:author="t_竹沢 公佑" w:date="2020-05-11T12:13:00Z"/>
          <w:lang w:val="en"/>
        </w:rPr>
      </w:pPr>
    </w:p>
    <w:p w:rsidR="00696E30" w:rsidRDefault="002A08B3" w:rsidP="00E82429">
      <w:pPr>
        <w:rPr>
          <w:ins w:id="14711" w:author="t_竹沢 公佑" w:date="2020-06-22T11:12:00Z"/>
          <w:lang w:val="en"/>
        </w:rPr>
      </w:pPr>
      <w:ins w:id="14712" w:author="t_竹沢 公佑" w:date="2020-05-11T12:14:00Z">
        <w:r>
          <w:rPr>
            <w:rFonts w:hint="eastAsia"/>
            <w:lang w:val="en"/>
          </w:rPr>
          <w:t xml:space="preserve">In the case of above rule, OS detects </w:t>
        </w:r>
      </w:ins>
      <w:ins w:id="14713" w:author="t_竹沢 公佑" w:date="2020-05-11T12:15:00Z">
        <w:r>
          <w:rPr>
            <w:rFonts w:hint="eastAsia"/>
            <w:lang w:val="en"/>
          </w:rPr>
          <w:t xml:space="preserve">the </w:t>
        </w:r>
      </w:ins>
      <w:ins w:id="14714" w:author="t_竹沢 公佑" w:date="2020-05-11T12:16:00Z">
        <w:r>
          <w:rPr>
            <w:rFonts w:hint="eastAsia"/>
            <w:lang w:val="en"/>
          </w:rPr>
          <w:t xml:space="preserve">creation of </w:t>
        </w:r>
      </w:ins>
      <w:ins w:id="14715" w:author="t_竹沢 公佑" w:date="2020-05-11T12:15:00Z">
        <w:r>
          <w:rPr>
            <w:rFonts w:hint="eastAsia"/>
            <w:lang w:val="en"/>
          </w:rPr>
          <w:t xml:space="preserve">device file </w:t>
        </w:r>
      </w:ins>
      <w:ins w:id="14716" w:author="t_竹沢 公佑" w:date="2020-05-11T12:16:00Z">
        <w:r>
          <w:rPr>
            <w:lang w:val="en"/>
          </w:rPr>
          <w:t>“</w:t>
        </w:r>
        <w:r w:rsidR="0079127F">
          <w:rPr>
            <w:rFonts w:hint="eastAsia"/>
            <w:lang w:val="en"/>
          </w:rPr>
          <w:t>/dev/drxpd</w:t>
        </w:r>
      </w:ins>
      <w:ins w:id="14717" w:author="t_竹沢 公佑" w:date="2020-06-22T11:00:00Z">
        <w:r w:rsidR="0079127F">
          <w:rPr>
            <w:rFonts w:hint="eastAsia"/>
            <w:lang w:val="en"/>
          </w:rPr>
          <w:t>*</w:t>
        </w:r>
      </w:ins>
      <w:ins w:id="14718" w:author="t_竹沢 公佑" w:date="2020-05-11T12:16:00Z">
        <w:r>
          <w:rPr>
            <w:lang w:val="en"/>
          </w:rPr>
          <w:t>”</w:t>
        </w:r>
      </w:ins>
      <w:ins w:id="14719" w:author="t_竹沢 公佑" w:date="2020-05-11T12:17:00Z">
        <w:r w:rsidR="0079127F">
          <w:rPr>
            <w:rFonts w:hint="eastAsia"/>
            <w:lang w:val="en"/>
          </w:rPr>
          <w:t>, it</w:t>
        </w:r>
      </w:ins>
      <w:ins w:id="14720" w:author="t_竹沢 公佑" w:date="2020-06-22T11:01:00Z">
        <w:r w:rsidR="0079127F">
          <w:rPr>
            <w:rFonts w:hint="eastAsia"/>
            <w:lang w:val="en"/>
          </w:rPr>
          <w:t xml:space="preserve"> create</w:t>
        </w:r>
      </w:ins>
      <w:ins w:id="14721" w:author="t_竹沢 公佑" w:date="2020-05-11T12:17:00Z">
        <w:r>
          <w:rPr>
            <w:rFonts w:hint="eastAsia"/>
            <w:lang w:val="en"/>
          </w:rPr>
          <w:t xml:space="preserve">s symbolic link to the </w:t>
        </w:r>
        <w:r>
          <w:rPr>
            <w:lang w:val="en"/>
          </w:rPr>
          <w:t>“</w:t>
        </w:r>
        <w:r w:rsidR="0079127F">
          <w:rPr>
            <w:rFonts w:hint="eastAsia"/>
            <w:lang w:val="en"/>
          </w:rPr>
          <w:t>/dev/drxpd</w:t>
        </w:r>
      </w:ins>
      <w:ins w:id="14722" w:author="t_竹沢 公佑" w:date="2020-06-22T11:01:00Z">
        <w:r w:rsidR="0079127F">
          <w:rPr>
            <w:rFonts w:hint="eastAsia"/>
            <w:lang w:val="en"/>
          </w:rPr>
          <w:t>*</w:t>
        </w:r>
      </w:ins>
      <w:ins w:id="14723" w:author="t_竹沢 公佑" w:date="2020-05-11T12:17:00Z">
        <w:r>
          <w:rPr>
            <w:lang w:val="en"/>
          </w:rPr>
          <w:t>”</w:t>
        </w:r>
        <w:r>
          <w:rPr>
            <w:rFonts w:hint="eastAsia"/>
            <w:lang w:val="en"/>
          </w:rPr>
          <w:t xml:space="preserve"> automatically.</w:t>
        </w:r>
      </w:ins>
      <w:ins w:id="14724" w:author="t_竹沢 公佑" w:date="2020-05-11T12:18:00Z">
        <w:r>
          <w:rPr>
            <w:rFonts w:hint="eastAsia"/>
            <w:lang w:val="en"/>
          </w:rPr>
          <w:t xml:space="preserve"> </w:t>
        </w:r>
      </w:ins>
      <w:ins w:id="14725" w:author="t_竹沢 公佑" w:date="2020-06-22T11:01:00Z">
        <w:r w:rsidR="0079127F">
          <w:rPr>
            <w:rFonts w:hint="eastAsia"/>
            <w:lang w:val="en"/>
          </w:rPr>
          <w:t>%s{serial}, %s{</w:t>
        </w:r>
      </w:ins>
      <w:ins w:id="14726" w:author="t_竹沢 公佑" w:date="2020-06-22T11:02:00Z">
        <w:r w:rsidR="0079127F">
          <w:rPr>
            <w:rFonts w:hint="eastAsia"/>
            <w:lang w:val="en"/>
          </w:rPr>
          <w:t>boardtype</w:t>
        </w:r>
      </w:ins>
      <w:ins w:id="14727" w:author="t_竹沢 公佑" w:date="2020-06-22T11:01:00Z">
        <w:r w:rsidR="0079127F">
          <w:rPr>
            <w:rFonts w:hint="eastAsia"/>
            <w:lang w:val="en"/>
          </w:rPr>
          <w:t>}</w:t>
        </w:r>
      </w:ins>
      <w:ins w:id="14728" w:author="t_竹沢 公佑" w:date="2020-06-22T11:02:00Z">
        <w:r w:rsidR="0079127F">
          <w:rPr>
            <w:rFonts w:hint="eastAsia"/>
            <w:lang w:val="en"/>
          </w:rPr>
          <w:t xml:space="preserve">, %s{if_nr} and %s{bus} are replaced with device file attribution of </w:t>
        </w:r>
        <w:r w:rsidR="0079127F">
          <w:rPr>
            <w:lang w:val="en"/>
          </w:rPr>
          <w:t>“</w:t>
        </w:r>
        <w:r w:rsidR="0079127F">
          <w:rPr>
            <w:rFonts w:hint="eastAsia"/>
            <w:lang w:val="en"/>
          </w:rPr>
          <w:t>/dev/drxpd*</w:t>
        </w:r>
        <w:r w:rsidR="0079127F">
          <w:rPr>
            <w:lang w:val="en"/>
          </w:rPr>
          <w:t>”</w:t>
        </w:r>
        <w:r w:rsidR="0079127F">
          <w:rPr>
            <w:rFonts w:hint="eastAsia"/>
            <w:lang w:val="en"/>
          </w:rPr>
          <w:t xml:space="preserve">. </w:t>
        </w:r>
      </w:ins>
      <w:ins w:id="14729" w:author="t_竹沢 公佑" w:date="2020-05-11T12:18:00Z">
        <w:r>
          <w:rPr>
            <w:rFonts w:hint="eastAsia"/>
            <w:lang w:val="en"/>
          </w:rPr>
          <w:t xml:space="preserve">User application </w:t>
        </w:r>
      </w:ins>
      <w:ins w:id="14730" w:author="t_竹沢 公佑" w:date="2020-06-22T11:03:00Z">
        <w:r w:rsidR="0079127F">
          <w:rPr>
            <w:rFonts w:hint="eastAsia"/>
            <w:lang w:val="en"/>
          </w:rPr>
          <w:t xml:space="preserve">can </w:t>
        </w:r>
      </w:ins>
      <w:ins w:id="14731" w:author="t_竹沢 公佑" w:date="2020-05-11T12:18:00Z">
        <w:r>
          <w:rPr>
            <w:rFonts w:hint="eastAsia"/>
            <w:lang w:val="en"/>
          </w:rPr>
          <w:t>control</w:t>
        </w:r>
      </w:ins>
      <w:ins w:id="14732" w:author="t_竹沢 公佑" w:date="2020-06-22T11:03:00Z">
        <w:r w:rsidR="0079127F">
          <w:rPr>
            <w:rFonts w:hint="eastAsia"/>
            <w:lang w:val="en"/>
          </w:rPr>
          <w:t>/monitor</w:t>
        </w:r>
      </w:ins>
      <w:ins w:id="14733" w:author="t_竹沢 公佑" w:date="2020-05-11T12:18:00Z">
        <w:r>
          <w:rPr>
            <w:rFonts w:hint="eastAsia"/>
            <w:lang w:val="en"/>
          </w:rPr>
          <w:t xml:space="preserve"> </w:t>
        </w:r>
      </w:ins>
      <w:ins w:id="14734" w:author="t_竹沢 公佑" w:date="2020-05-11T12:19:00Z">
        <w:r>
          <w:rPr>
            <w:rFonts w:hint="eastAsia"/>
            <w:lang w:val="en"/>
          </w:rPr>
          <w:t>DRXP board via this symbolic link</w:t>
        </w:r>
      </w:ins>
      <w:ins w:id="14735" w:author="t_竹沢 公佑" w:date="2020-05-11T12:20:00Z">
        <w:r>
          <w:rPr>
            <w:rFonts w:hint="eastAsia"/>
            <w:lang w:val="en"/>
          </w:rPr>
          <w:t xml:space="preserve">. </w:t>
        </w:r>
      </w:ins>
      <w:ins w:id="14736" w:author="t_竹沢 公佑" w:date="2020-06-22T11:11:00Z">
        <w:r w:rsidR="00696E30">
          <w:rPr>
            <w:rFonts w:hint="eastAsia"/>
            <w:lang w:val="en"/>
          </w:rPr>
          <w:t>And i</w:t>
        </w:r>
      </w:ins>
      <w:ins w:id="14737" w:author="t_竹沢 公佑" w:date="2020-06-22T11:08:00Z">
        <w:r w:rsidR="00696E30">
          <w:rPr>
            <w:rFonts w:hint="eastAsia"/>
            <w:lang w:val="en"/>
          </w:rPr>
          <w:t>f your system has correspond</w:t>
        </w:r>
      </w:ins>
      <w:ins w:id="14738" w:author="t_竹沢 公佑" w:date="2020-06-22T11:09:00Z">
        <w:r w:rsidR="00696E30">
          <w:rPr>
            <w:rFonts w:hint="eastAsia"/>
            <w:lang w:val="en"/>
          </w:rPr>
          <w:t>e</w:t>
        </w:r>
      </w:ins>
      <w:ins w:id="14739" w:author="t_竹沢 公佑" w:date="2020-06-22T11:08:00Z">
        <w:r w:rsidR="00696E30">
          <w:rPr>
            <w:rFonts w:hint="eastAsia"/>
            <w:lang w:val="en"/>
          </w:rPr>
          <w:t>nce</w:t>
        </w:r>
      </w:ins>
      <w:ins w:id="14740" w:author="t_竹沢 公佑" w:date="2020-06-22T11:09:00Z">
        <w:r w:rsidR="00696E30">
          <w:rPr>
            <w:rFonts w:hint="eastAsia"/>
            <w:lang w:val="en"/>
          </w:rPr>
          <w:t xml:space="preserve"> between bus number and physical slot, you may </w:t>
        </w:r>
      </w:ins>
      <w:ins w:id="14741" w:author="t_竹沢 公佑" w:date="2020-06-22T11:10:00Z">
        <w:r w:rsidR="00696E30">
          <w:rPr>
            <w:rFonts w:hint="eastAsia"/>
            <w:lang w:val="en"/>
          </w:rPr>
          <w:t xml:space="preserve">get physical slot information via </w:t>
        </w:r>
      </w:ins>
      <w:ins w:id="14742" w:author="t_竹沢 公佑" w:date="2020-06-22T11:11:00Z">
        <w:r w:rsidR="00696E30">
          <w:rPr>
            <w:lang w:val="en"/>
          </w:rPr>
          <w:t>“</w:t>
        </w:r>
      </w:ins>
      <w:ins w:id="14743" w:author="t_竹沢 公佑" w:date="2020-06-22T11:10:00Z">
        <w:r w:rsidR="00696E30">
          <w:rPr>
            <w:rFonts w:hint="eastAsia"/>
            <w:lang w:val="en"/>
          </w:rPr>
          <w:t>dmidecode</w:t>
        </w:r>
      </w:ins>
      <w:ins w:id="14744" w:author="t_竹沢 公佑" w:date="2020-06-22T11:11:00Z">
        <w:r w:rsidR="00696E30">
          <w:rPr>
            <w:lang w:val="en"/>
          </w:rPr>
          <w:t>”</w:t>
        </w:r>
      </w:ins>
      <w:ins w:id="14745" w:author="t_竹沢 公佑" w:date="2020-06-22T11:10:00Z">
        <w:r w:rsidR="00696E30">
          <w:rPr>
            <w:rFonts w:hint="eastAsia"/>
            <w:lang w:val="en"/>
          </w:rPr>
          <w:t xml:space="preserve"> command</w:t>
        </w:r>
      </w:ins>
      <w:ins w:id="14746" w:author="t_竹沢 公佑" w:date="2020-06-22T11:33:00Z">
        <w:r w:rsidR="003C7C26">
          <w:rPr>
            <w:rFonts w:hint="eastAsia"/>
            <w:lang w:val="en"/>
          </w:rPr>
          <w:t xml:space="preserve"> and add it to symbolic link name</w:t>
        </w:r>
      </w:ins>
      <w:ins w:id="14747" w:author="t_竹沢 公佑" w:date="2020-06-22T11:10:00Z">
        <w:r w:rsidR="00696E30">
          <w:rPr>
            <w:rFonts w:hint="eastAsia"/>
            <w:lang w:val="en"/>
          </w:rPr>
          <w:t>.</w:t>
        </w:r>
      </w:ins>
      <w:ins w:id="14748" w:author="t_竹沢 公佑" w:date="2020-06-22T11:08:00Z">
        <w:r w:rsidR="00696E30">
          <w:rPr>
            <w:rFonts w:hint="eastAsia"/>
            <w:lang w:val="en"/>
          </w:rPr>
          <w:t xml:space="preserve"> </w:t>
        </w:r>
      </w:ins>
      <w:ins w:id="14749" w:author="t_竹沢 公佑" w:date="2020-06-22T11:11:00Z">
        <w:r w:rsidR="00696E30">
          <w:rPr>
            <w:rFonts w:hint="eastAsia"/>
            <w:lang w:val="en"/>
          </w:rPr>
          <w:t xml:space="preserve">You can call external program by using </w:t>
        </w:r>
        <w:r w:rsidR="00696E30">
          <w:rPr>
            <w:lang w:val="en"/>
          </w:rPr>
          <w:t>“</w:t>
        </w:r>
        <w:r w:rsidR="00696E30">
          <w:rPr>
            <w:rFonts w:hint="eastAsia"/>
            <w:lang w:val="en"/>
          </w:rPr>
          <w:t>PROGRAM</w:t>
        </w:r>
        <w:r w:rsidR="00696E30">
          <w:rPr>
            <w:lang w:val="en"/>
          </w:rPr>
          <w:t>”</w:t>
        </w:r>
        <w:r w:rsidR="00696E30">
          <w:rPr>
            <w:rFonts w:hint="eastAsia"/>
            <w:lang w:val="en"/>
          </w:rPr>
          <w:t xml:space="preserve"> </w:t>
        </w:r>
      </w:ins>
      <w:ins w:id="14750" w:author="t_竹沢 公佑" w:date="2020-06-22T11:12:00Z">
        <w:r w:rsidR="00696E30">
          <w:rPr>
            <w:rFonts w:hint="eastAsia"/>
            <w:lang w:val="en"/>
          </w:rPr>
          <w:t>field</w:t>
        </w:r>
      </w:ins>
      <w:ins w:id="14751" w:author="t_竹沢 公佑" w:date="2020-06-22T11:11:00Z">
        <w:r w:rsidR="00696E30">
          <w:rPr>
            <w:rFonts w:hint="eastAsia"/>
            <w:lang w:val="en"/>
          </w:rPr>
          <w:t>.</w:t>
        </w:r>
      </w:ins>
      <w:ins w:id="14752" w:author="t_竹沢 公佑" w:date="2020-06-22T11:12:00Z">
        <w:r w:rsidR="00696E30">
          <w:rPr>
            <w:rFonts w:hint="eastAsia"/>
            <w:lang w:val="en"/>
          </w:rPr>
          <w:t xml:space="preserve"> </w:t>
        </w:r>
        <w:r w:rsidR="003C7C26">
          <w:rPr>
            <w:rFonts w:hint="eastAsia"/>
            <w:lang w:val="en"/>
          </w:rPr>
          <w:t>Following</w:t>
        </w:r>
      </w:ins>
      <w:ins w:id="14753" w:author="t_竹沢 公佑" w:date="2020-06-22T11:34:00Z">
        <w:r w:rsidR="003C7C26">
          <w:rPr>
            <w:rFonts w:hint="eastAsia"/>
            <w:lang w:val="en"/>
          </w:rPr>
          <w:t>s</w:t>
        </w:r>
      </w:ins>
      <w:ins w:id="14754" w:author="t_竹沢 公佑" w:date="2020-06-22T11:12:00Z">
        <w:r w:rsidR="003C7C26">
          <w:rPr>
            <w:rFonts w:hint="eastAsia"/>
            <w:lang w:val="en"/>
          </w:rPr>
          <w:t xml:space="preserve"> </w:t>
        </w:r>
      </w:ins>
      <w:ins w:id="14755" w:author="t_竹沢 公佑" w:date="2020-06-22T11:34:00Z">
        <w:r w:rsidR="003C7C26">
          <w:rPr>
            <w:rFonts w:hint="eastAsia"/>
            <w:lang w:val="en"/>
          </w:rPr>
          <w:t>are</w:t>
        </w:r>
      </w:ins>
      <w:ins w:id="14756" w:author="t_竹沢 公佑" w:date="2020-06-22T11:12:00Z">
        <w:r w:rsidR="00696E30">
          <w:rPr>
            <w:rFonts w:hint="eastAsia"/>
            <w:lang w:val="en"/>
          </w:rPr>
          <w:t xml:space="preserve"> the example of udev rule </w:t>
        </w:r>
      </w:ins>
      <w:ins w:id="14757" w:author="t_竹沢 公佑" w:date="2020-06-22T11:34:00Z">
        <w:r w:rsidR="003C7C26">
          <w:rPr>
            <w:rFonts w:hint="eastAsia"/>
            <w:lang w:val="en"/>
          </w:rPr>
          <w:t xml:space="preserve">, sub-script </w:t>
        </w:r>
      </w:ins>
      <w:ins w:id="14758" w:author="t_竹沢 公佑" w:date="2020-06-22T11:12:00Z">
        <w:r w:rsidR="00696E30">
          <w:rPr>
            <w:rFonts w:hint="eastAsia"/>
            <w:lang w:val="en"/>
          </w:rPr>
          <w:t>and the output of dmidecode.</w:t>
        </w:r>
      </w:ins>
    </w:p>
    <w:p w:rsidR="00696E30" w:rsidRDefault="00696E30" w:rsidP="00E82429">
      <w:pPr>
        <w:rPr>
          <w:ins w:id="14759" w:author="t_竹沢 公佑" w:date="2020-06-22T11:13:00Z"/>
          <w:lang w:val="en"/>
        </w:rPr>
      </w:pPr>
    </w:p>
    <w:p w:rsidR="00696E30" w:rsidRPr="00F15EDF" w:rsidRDefault="00696E30">
      <w:pPr>
        <w:ind w:firstLine="840"/>
        <w:rPr>
          <w:ins w:id="14760" w:author="t_竹沢 公佑" w:date="2020-06-22T11:12:00Z"/>
          <w:lang w:val="en"/>
        </w:rPr>
        <w:pPrChange w:id="14761" w:author="t_竹沢 公佑" w:date="2020-06-22T11:13:00Z">
          <w:pPr/>
        </w:pPrChange>
      </w:pPr>
      <w:ins w:id="14762" w:author="t_竹沢 公佑" w:date="2020-06-22T11:13:00Z">
        <w:r>
          <w:rPr>
            <w:rFonts w:hint="eastAsia"/>
            <w:lang w:val="en"/>
          </w:rPr>
          <w:t>$</w:t>
        </w:r>
        <w:r w:rsidR="00B016AB">
          <w:rPr>
            <w:lang w:val="en"/>
          </w:rPr>
          <w:t>cat /etc/udev/rules.d/</w:t>
        </w:r>
      </w:ins>
      <w:ins w:id="14763" w:author="t_竹沢 公佑" w:date="2020-07-31T08:44:00Z">
        <w:r w:rsidR="00B016AB">
          <w:rPr>
            <w:rFonts w:hint="eastAsia"/>
            <w:lang w:val="en"/>
          </w:rPr>
          <w:t>99</w:t>
        </w:r>
      </w:ins>
      <w:ins w:id="14764" w:author="t_竹沢 公佑" w:date="2020-06-22T11:13:00Z">
        <w:r>
          <w:rPr>
            <w:lang w:val="en"/>
          </w:rPr>
          <w:t>-</w:t>
        </w:r>
        <w:r>
          <w:rPr>
            <w:rFonts w:hint="eastAsia"/>
            <w:lang w:val="en"/>
          </w:rPr>
          <w:t>example</w:t>
        </w:r>
      </w:ins>
      <w:ins w:id="14765" w:author="t_竹沢 公佑" w:date="2020-07-31T08:45:00Z">
        <w:r w:rsidR="00B016AB">
          <w:rPr>
            <w:rFonts w:hint="eastAsia"/>
            <w:lang w:val="en"/>
          </w:rPr>
          <w:t>2</w:t>
        </w:r>
      </w:ins>
      <w:ins w:id="14766" w:author="t_竹沢 公佑" w:date="2020-06-22T11:13:00Z">
        <w:r w:rsidRPr="00DB7A88">
          <w:rPr>
            <w:lang w:val="en"/>
          </w:rPr>
          <w:t>.rules</w:t>
        </w:r>
      </w:ins>
    </w:p>
    <w:p w:rsidR="00696E30" w:rsidRPr="00696E30" w:rsidRDefault="00696E30">
      <w:pPr>
        <w:ind w:firstLine="840"/>
        <w:rPr>
          <w:ins w:id="14767" w:author="t_竹沢 公佑" w:date="2020-06-22T11:13:00Z"/>
          <w:lang w:val="en"/>
        </w:rPr>
        <w:pPrChange w:id="14768" w:author="t_竹沢 公佑" w:date="2020-06-22T11:13:00Z">
          <w:pPr/>
        </w:pPrChange>
      </w:pPr>
      <w:ins w:id="14769" w:author="t_竹沢 公佑" w:date="2020-06-22T11:13:00Z">
        <w:r w:rsidRPr="00696E30">
          <w:rPr>
            <w:lang w:val="en"/>
          </w:rPr>
          <w:t>KERNEL=="drxpd*", SUBSYSTEM=="drxpd*", \</w:t>
        </w:r>
      </w:ins>
    </w:p>
    <w:p w:rsidR="00696E30" w:rsidRPr="00696E30" w:rsidRDefault="00696E30">
      <w:pPr>
        <w:ind w:firstLine="840"/>
        <w:rPr>
          <w:ins w:id="14770" w:author="t_竹沢 公佑" w:date="2020-06-22T11:13:00Z"/>
          <w:lang w:val="en"/>
        </w:rPr>
        <w:pPrChange w:id="14771" w:author="t_竹沢 公佑" w:date="2020-06-22T11:13:00Z">
          <w:pPr/>
        </w:pPrChange>
      </w:pPr>
      <w:ins w:id="14772" w:author="t_竹沢 公佑" w:date="2020-06-22T11:13:00Z">
        <w:r w:rsidRPr="00696E30">
          <w:rPr>
            <w:lang w:val="en"/>
          </w:rPr>
          <w:t>PROGRAM="/bin/bash -c '/etc/udev/rules.d/slot_info.sh %s{bus}'", \</w:t>
        </w:r>
      </w:ins>
    </w:p>
    <w:p w:rsidR="00696E30" w:rsidRDefault="00696E30">
      <w:pPr>
        <w:ind w:firstLine="840"/>
        <w:rPr>
          <w:ins w:id="14773" w:author="t_竹沢 公佑" w:date="2020-06-22T11:12:00Z"/>
          <w:lang w:val="en"/>
        </w:rPr>
        <w:pPrChange w:id="14774" w:author="t_竹沢 公佑" w:date="2020-06-22T11:16:00Z">
          <w:pPr/>
        </w:pPrChange>
      </w:pPr>
      <w:ins w:id="14775" w:author="t_竹沢 公佑" w:date="2020-06-22T11:13:00Z">
        <w:r w:rsidRPr="00696E30">
          <w:rPr>
            <w:lang w:val="en"/>
          </w:rPr>
          <w:t>SYMLINK+="drxp-%s{serial}-%s{boardtype}-if%s{if_nr}-bus%s{bus}-%c{2}"</w:t>
        </w:r>
      </w:ins>
    </w:p>
    <w:p w:rsidR="00A017F9" w:rsidRDefault="00696E30" w:rsidP="00696E30">
      <w:pPr>
        <w:rPr>
          <w:ins w:id="14776" w:author="t_竹沢 公佑" w:date="2020-06-22T11:16:00Z"/>
          <w:lang w:val="en"/>
        </w:rPr>
      </w:pPr>
      <w:ins w:id="14777" w:author="t_竹沢 公佑" w:date="2020-06-22T11:13:00Z">
        <w:r>
          <w:rPr>
            <w:rFonts w:hint="eastAsia"/>
            <w:lang w:val="en"/>
          </w:rPr>
          <w:tab/>
        </w:r>
      </w:ins>
    </w:p>
    <w:p w:rsidR="00696E30" w:rsidRPr="00696E30" w:rsidRDefault="00696E30">
      <w:pPr>
        <w:ind w:firstLine="840"/>
        <w:rPr>
          <w:ins w:id="14778" w:author="t_竹沢 公佑" w:date="2020-06-22T11:13:00Z"/>
          <w:lang w:val="en"/>
        </w:rPr>
        <w:pPrChange w:id="14779" w:author="t_竹沢 公佑" w:date="2020-06-22T11:16:00Z">
          <w:pPr/>
        </w:pPrChange>
      </w:pPr>
      <w:ins w:id="14780" w:author="t_竹沢 公佑" w:date="2020-06-22T11:13:00Z">
        <w:r w:rsidRPr="00696E30">
          <w:rPr>
            <w:lang w:val="en"/>
          </w:rPr>
          <w:t xml:space="preserve">$ cat </w:t>
        </w:r>
      </w:ins>
      <w:ins w:id="14781" w:author="t_竹沢 公佑" w:date="2020-06-22T11:14:00Z">
        <w:r>
          <w:rPr>
            <w:lang w:val="en"/>
          </w:rPr>
          <w:t>/etc/udev/rules.d/</w:t>
        </w:r>
      </w:ins>
      <w:ins w:id="14782" w:author="t_竹沢 公佑" w:date="2020-06-22T11:13:00Z">
        <w:r w:rsidRPr="00696E30">
          <w:rPr>
            <w:lang w:val="en"/>
          </w:rPr>
          <w:t>slot_info.sh</w:t>
        </w:r>
      </w:ins>
    </w:p>
    <w:p w:rsidR="00696E30" w:rsidRPr="00F15EDF" w:rsidRDefault="00696E30">
      <w:pPr>
        <w:ind w:firstLine="840"/>
        <w:rPr>
          <w:ins w:id="14783" w:author="t_竹沢 公佑" w:date="2020-06-22T11:13:00Z"/>
          <w:lang w:val="en"/>
        </w:rPr>
        <w:pPrChange w:id="14784" w:author="t_竹沢 公佑" w:date="2020-06-22T11:13:00Z">
          <w:pPr/>
        </w:pPrChange>
      </w:pPr>
      <w:ins w:id="14785" w:author="t_竹沢 公佑" w:date="2020-06-22T11:13:00Z">
        <w:r w:rsidRPr="00696E30">
          <w:rPr>
            <w:lang w:val="en"/>
          </w:rPr>
          <w:t>#!/bin/sh</w:t>
        </w:r>
      </w:ins>
    </w:p>
    <w:p w:rsidR="0079127F" w:rsidRDefault="00696E30" w:rsidP="00E82429">
      <w:pPr>
        <w:rPr>
          <w:ins w:id="14786" w:author="t_竹沢 公佑" w:date="2020-06-22T11:16:00Z"/>
          <w:lang w:val="en"/>
        </w:rPr>
      </w:pPr>
      <w:ins w:id="14787" w:author="t_竹沢 公佑" w:date="2020-06-22T11:13:00Z">
        <w:r w:rsidRPr="00696E30">
          <w:rPr>
            <w:lang w:val="en"/>
          </w:rPr>
          <w:t xml:space="preserve">  </w:t>
        </w:r>
      </w:ins>
      <w:ins w:id="14788" w:author="t_竹沢 公佑" w:date="2020-06-22T11:14:00Z">
        <w:r>
          <w:rPr>
            <w:rFonts w:hint="eastAsia"/>
            <w:lang w:val="en"/>
          </w:rPr>
          <w:tab/>
        </w:r>
      </w:ins>
      <w:ins w:id="14789" w:author="t_竹沢 公佑" w:date="2020-06-22T11:13:00Z">
        <w:r w:rsidRPr="00696E30">
          <w:rPr>
            <w:lang w:val="en"/>
          </w:rPr>
          <w:t>/sbin/dmidecode -t slot | grep -B12 ${1} | grep Designation | cut -d':' -f2 | sed 's/^[ \t]*//'</w:t>
        </w:r>
      </w:ins>
    </w:p>
    <w:p w:rsidR="00A017F9" w:rsidRPr="00F15EDF" w:rsidRDefault="00A017F9" w:rsidP="00E82429">
      <w:pPr>
        <w:rPr>
          <w:ins w:id="14790" w:author="t_竹沢 公佑" w:date="2020-06-22T11:03:00Z"/>
          <w:lang w:val="en"/>
        </w:rPr>
      </w:pPr>
      <w:ins w:id="14791" w:author="t_竹沢 公佑" w:date="2020-06-22T11:16:00Z">
        <w:r>
          <w:rPr>
            <w:rFonts w:hint="eastAsia"/>
            <w:lang w:val="en"/>
          </w:rPr>
          <w:tab/>
        </w:r>
      </w:ins>
    </w:p>
    <w:p w:rsidR="0079127F" w:rsidRDefault="00A017F9" w:rsidP="00E82429">
      <w:pPr>
        <w:rPr>
          <w:ins w:id="14792" w:author="t_竹沢 公佑" w:date="2020-06-22T11:03:00Z"/>
          <w:lang w:val="en"/>
        </w:rPr>
      </w:pPr>
      <w:ins w:id="14793" w:author="t_竹沢 公佑" w:date="2020-06-22T11:16:00Z">
        <w:r>
          <w:rPr>
            <w:rFonts w:hint="eastAsia"/>
            <w:lang w:val="en"/>
          </w:rPr>
          <w:tab/>
          <w:t xml:space="preserve"># dmidecode </w:t>
        </w:r>
        <w:r>
          <w:rPr>
            <w:lang w:val="en"/>
          </w:rPr>
          <w:t>–</w:t>
        </w:r>
        <w:r>
          <w:rPr>
            <w:rFonts w:hint="eastAsia"/>
            <w:lang w:val="en"/>
          </w:rPr>
          <w:t>t slot</w:t>
        </w:r>
      </w:ins>
    </w:p>
    <w:p w:rsidR="00A017F9" w:rsidRPr="00A017F9" w:rsidRDefault="00A017F9">
      <w:pPr>
        <w:ind w:firstLine="840"/>
        <w:rPr>
          <w:ins w:id="14794" w:author="t_竹沢 公佑" w:date="2020-06-22T11:15:00Z"/>
          <w:lang w:val="en"/>
        </w:rPr>
        <w:pPrChange w:id="14795" w:author="t_竹沢 公佑" w:date="2020-06-22T11:15:00Z">
          <w:pPr/>
        </w:pPrChange>
      </w:pPr>
      <w:ins w:id="14796" w:author="t_竹沢 公佑" w:date="2020-06-22T11:15:00Z">
        <w:r w:rsidRPr="00A017F9">
          <w:rPr>
            <w:lang w:val="en"/>
          </w:rPr>
          <w:t>Handle 0x0012, DMI type 9, 17 bytes</w:t>
        </w:r>
      </w:ins>
    </w:p>
    <w:p w:rsidR="00A017F9" w:rsidRPr="00A017F9" w:rsidRDefault="00A017F9">
      <w:pPr>
        <w:ind w:firstLine="840"/>
        <w:rPr>
          <w:ins w:id="14797" w:author="t_竹沢 公佑" w:date="2020-06-22T11:15:00Z"/>
          <w:lang w:val="en"/>
        </w:rPr>
        <w:pPrChange w:id="14798" w:author="t_竹沢 公佑" w:date="2020-06-22T11:15:00Z">
          <w:pPr/>
        </w:pPrChange>
      </w:pPr>
      <w:ins w:id="14799" w:author="t_竹沢 公佑" w:date="2020-06-22T11:15:00Z">
        <w:r w:rsidRPr="00A017F9">
          <w:rPr>
            <w:lang w:val="en"/>
          </w:rPr>
          <w:t>System Slot Information</w:t>
        </w:r>
      </w:ins>
    </w:p>
    <w:p w:rsidR="00A017F9" w:rsidRPr="003C7C26" w:rsidRDefault="00A017F9" w:rsidP="00A017F9">
      <w:pPr>
        <w:rPr>
          <w:ins w:id="14800" w:author="t_竹沢 公佑" w:date="2020-06-22T11:15:00Z"/>
          <w:b/>
          <w:lang w:val="en"/>
          <w:rPrChange w:id="14801" w:author="t_竹沢 公佑" w:date="2020-06-22T11:26:00Z">
            <w:rPr>
              <w:ins w:id="14802" w:author="t_竹沢 公佑" w:date="2020-06-22T11:15:00Z"/>
              <w:lang w:val="en"/>
            </w:rPr>
          </w:rPrChange>
        </w:rPr>
      </w:pPr>
      <w:ins w:id="14803" w:author="t_竹沢 公佑" w:date="2020-06-22T11:15:00Z">
        <w:r w:rsidRPr="00A017F9">
          <w:rPr>
            <w:lang w:val="en"/>
          </w:rPr>
          <w:t xml:space="preserve">       </w:t>
        </w:r>
        <w:r>
          <w:rPr>
            <w:rFonts w:hint="eastAsia"/>
            <w:lang w:val="en"/>
          </w:rPr>
          <w:tab/>
        </w:r>
        <w:r w:rsidRPr="00A017F9">
          <w:rPr>
            <w:lang w:val="en"/>
          </w:rPr>
          <w:t xml:space="preserve"> </w:t>
        </w:r>
        <w:r w:rsidRPr="003C7C26">
          <w:rPr>
            <w:b/>
            <w:lang w:val="en"/>
            <w:rPrChange w:id="14804" w:author="t_竹沢 公佑" w:date="2020-06-22T11:26:00Z">
              <w:rPr>
                <w:lang w:val="en"/>
              </w:rPr>
            </w:rPrChange>
          </w:rPr>
          <w:t>Designation: CPU2 SLOT8 PCI-E 3.0 X16</w:t>
        </w:r>
      </w:ins>
    </w:p>
    <w:p w:rsidR="00A017F9" w:rsidRPr="00A017F9" w:rsidRDefault="00A017F9" w:rsidP="00A017F9">
      <w:pPr>
        <w:rPr>
          <w:ins w:id="14805" w:author="t_竹沢 公佑" w:date="2020-06-22T11:15:00Z"/>
          <w:lang w:val="en"/>
        </w:rPr>
      </w:pPr>
      <w:ins w:id="14806" w:author="t_竹沢 公佑" w:date="2020-06-22T11:15:00Z">
        <w:r w:rsidRPr="00A017F9">
          <w:rPr>
            <w:lang w:val="en"/>
          </w:rPr>
          <w:t xml:space="preserve">        </w:t>
        </w:r>
        <w:r>
          <w:rPr>
            <w:rFonts w:hint="eastAsia"/>
            <w:lang w:val="en"/>
          </w:rPr>
          <w:tab/>
        </w:r>
        <w:r w:rsidRPr="00A017F9">
          <w:rPr>
            <w:lang w:val="en"/>
          </w:rPr>
          <w:t>Type: x16 PCI Express 3 x16</w:t>
        </w:r>
      </w:ins>
    </w:p>
    <w:p w:rsidR="00A017F9" w:rsidRPr="00A017F9" w:rsidRDefault="00A017F9" w:rsidP="00A017F9">
      <w:pPr>
        <w:rPr>
          <w:ins w:id="14807" w:author="t_竹沢 公佑" w:date="2020-06-22T11:15:00Z"/>
          <w:lang w:val="en"/>
        </w:rPr>
      </w:pPr>
      <w:ins w:id="14808" w:author="t_竹沢 公佑" w:date="2020-06-22T11:15:00Z">
        <w:r w:rsidRPr="00A017F9">
          <w:rPr>
            <w:lang w:val="en"/>
          </w:rPr>
          <w:t xml:space="preserve">        </w:t>
        </w:r>
        <w:r>
          <w:rPr>
            <w:rFonts w:hint="eastAsia"/>
            <w:lang w:val="en"/>
          </w:rPr>
          <w:tab/>
        </w:r>
        <w:r w:rsidRPr="00A017F9">
          <w:rPr>
            <w:lang w:val="en"/>
          </w:rPr>
          <w:t>Current Usage: In Use</w:t>
        </w:r>
      </w:ins>
    </w:p>
    <w:p w:rsidR="00A017F9" w:rsidRPr="00A017F9" w:rsidRDefault="00A017F9" w:rsidP="00A017F9">
      <w:pPr>
        <w:rPr>
          <w:ins w:id="14809" w:author="t_竹沢 公佑" w:date="2020-06-22T11:15:00Z"/>
          <w:lang w:val="en"/>
        </w:rPr>
      </w:pPr>
      <w:ins w:id="14810" w:author="t_竹沢 公佑" w:date="2020-06-22T11:15:00Z">
        <w:r w:rsidRPr="00A017F9">
          <w:rPr>
            <w:lang w:val="en"/>
          </w:rPr>
          <w:t xml:space="preserve">        </w:t>
        </w:r>
        <w:r>
          <w:rPr>
            <w:rFonts w:hint="eastAsia"/>
            <w:lang w:val="en"/>
          </w:rPr>
          <w:tab/>
        </w:r>
        <w:r w:rsidRPr="00A017F9">
          <w:rPr>
            <w:lang w:val="en"/>
          </w:rPr>
          <w:t>Length: Long</w:t>
        </w:r>
      </w:ins>
    </w:p>
    <w:p w:rsidR="00A017F9" w:rsidRPr="00A017F9" w:rsidRDefault="00A017F9" w:rsidP="00A017F9">
      <w:pPr>
        <w:rPr>
          <w:ins w:id="14811" w:author="t_竹沢 公佑" w:date="2020-06-22T11:15:00Z"/>
          <w:lang w:val="en"/>
        </w:rPr>
      </w:pPr>
      <w:ins w:id="14812" w:author="t_竹沢 公佑" w:date="2020-06-22T11:15:00Z">
        <w:r w:rsidRPr="00A017F9">
          <w:rPr>
            <w:lang w:val="en"/>
          </w:rPr>
          <w:t xml:space="preserve">        </w:t>
        </w:r>
        <w:r>
          <w:rPr>
            <w:rFonts w:hint="eastAsia"/>
            <w:lang w:val="en"/>
          </w:rPr>
          <w:tab/>
        </w:r>
        <w:r w:rsidRPr="00A017F9">
          <w:rPr>
            <w:lang w:val="en"/>
          </w:rPr>
          <w:t>ID: 8</w:t>
        </w:r>
      </w:ins>
    </w:p>
    <w:p w:rsidR="00A017F9" w:rsidRPr="00A017F9" w:rsidRDefault="00A017F9" w:rsidP="00A017F9">
      <w:pPr>
        <w:rPr>
          <w:ins w:id="14813" w:author="t_竹沢 公佑" w:date="2020-06-22T11:15:00Z"/>
          <w:lang w:val="en"/>
        </w:rPr>
      </w:pPr>
      <w:ins w:id="14814" w:author="t_竹沢 公佑" w:date="2020-06-22T11:15:00Z">
        <w:r w:rsidRPr="00A017F9">
          <w:rPr>
            <w:lang w:val="en"/>
          </w:rPr>
          <w:t xml:space="preserve">        </w:t>
        </w:r>
      </w:ins>
      <w:ins w:id="14815" w:author="t_竹沢 公佑" w:date="2020-06-22T11:16:00Z">
        <w:r>
          <w:rPr>
            <w:rFonts w:hint="eastAsia"/>
            <w:lang w:val="en"/>
          </w:rPr>
          <w:tab/>
        </w:r>
      </w:ins>
      <w:ins w:id="14816" w:author="t_竹沢 公佑" w:date="2020-06-22T11:15:00Z">
        <w:r w:rsidRPr="00A017F9">
          <w:rPr>
            <w:lang w:val="en"/>
          </w:rPr>
          <w:t>Characteristics:</w:t>
        </w:r>
      </w:ins>
    </w:p>
    <w:p w:rsidR="00A017F9" w:rsidRPr="00A017F9" w:rsidRDefault="00A017F9" w:rsidP="00F15EDF">
      <w:pPr>
        <w:rPr>
          <w:ins w:id="14817" w:author="t_竹沢 公佑" w:date="2020-06-22T11:15:00Z"/>
          <w:lang w:val="en"/>
        </w:rPr>
      </w:pPr>
      <w:ins w:id="14818" w:author="t_竹沢 公佑" w:date="2020-06-22T11:15:00Z">
        <w:r w:rsidRPr="00A017F9">
          <w:rPr>
            <w:lang w:val="en"/>
          </w:rPr>
          <w:t xml:space="preserve">                </w:t>
        </w:r>
      </w:ins>
      <w:ins w:id="14819" w:author="t_竹沢 公佑" w:date="2020-06-22T11:16:00Z">
        <w:r>
          <w:rPr>
            <w:rFonts w:hint="eastAsia"/>
            <w:lang w:val="en"/>
          </w:rPr>
          <w:tab/>
        </w:r>
      </w:ins>
      <w:ins w:id="14820" w:author="t_竹沢 公佑" w:date="2020-06-22T11:41:00Z">
        <w:r w:rsidR="0028177C">
          <w:rPr>
            <w:rFonts w:hint="eastAsia"/>
            <w:lang w:val="en"/>
          </w:rPr>
          <w:t>(snip)</w:t>
        </w:r>
      </w:ins>
    </w:p>
    <w:p w:rsidR="0079127F" w:rsidRPr="003C7C26" w:rsidRDefault="00A017F9" w:rsidP="00A017F9">
      <w:pPr>
        <w:rPr>
          <w:ins w:id="14821" w:author="t_竹沢 公佑" w:date="2020-06-22T11:15:00Z"/>
          <w:b/>
          <w:lang w:val="en"/>
          <w:rPrChange w:id="14822" w:author="t_竹沢 公佑" w:date="2020-06-22T11:26:00Z">
            <w:rPr>
              <w:ins w:id="14823" w:author="t_竹沢 公佑" w:date="2020-06-22T11:15:00Z"/>
              <w:lang w:val="en"/>
            </w:rPr>
          </w:rPrChange>
        </w:rPr>
      </w:pPr>
      <w:ins w:id="14824" w:author="t_竹沢 公佑" w:date="2020-06-22T11:15:00Z">
        <w:r w:rsidRPr="00A017F9">
          <w:rPr>
            <w:lang w:val="en"/>
          </w:rPr>
          <w:t xml:space="preserve">        </w:t>
        </w:r>
        <w:r w:rsidRPr="003C7C26">
          <w:rPr>
            <w:b/>
            <w:lang w:val="en"/>
            <w:rPrChange w:id="14825" w:author="t_竹沢 公佑" w:date="2020-06-22T11:26:00Z">
              <w:rPr>
                <w:lang w:val="en"/>
              </w:rPr>
            </w:rPrChange>
          </w:rPr>
          <w:t>Bus Address: 0000:d8:00.0</w:t>
        </w:r>
      </w:ins>
    </w:p>
    <w:p w:rsidR="00A017F9" w:rsidRDefault="00A017F9" w:rsidP="00E82429">
      <w:pPr>
        <w:rPr>
          <w:ins w:id="14826" w:author="t_竹沢 公佑" w:date="2020-06-22T11:15:00Z"/>
          <w:lang w:val="en"/>
        </w:rPr>
      </w:pPr>
    </w:p>
    <w:p w:rsidR="00A017F9" w:rsidRDefault="00A017F9" w:rsidP="00E82429">
      <w:pPr>
        <w:rPr>
          <w:ins w:id="14827" w:author="t_竹沢 公佑" w:date="2020-06-22T11:21:00Z"/>
          <w:lang w:val="en"/>
        </w:rPr>
      </w:pPr>
      <w:ins w:id="14828" w:author="t_竹沢 公佑" w:date="2020-06-22T11:17:00Z">
        <w:r>
          <w:rPr>
            <w:rFonts w:hint="eastAsia"/>
            <w:lang w:val="en"/>
          </w:rPr>
          <w:lastRenderedPageBreak/>
          <w:t xml:space="preserve">In the case of above rule, </w:t>
        </w:r>
      </w:ins>
      <w:ins w:id="14829" w:author="t_竹沢 公佑" w:date="2020-06-22T11:18:00Z">
        <w:r>
          <w:rPr>
            <w:rFonts w:hint="eastAsia"/>
            <w:lang w:val="en"/>
          </w:rPr>
          <w:t xml:space="preserve">system </w:t>
        </w:r>
      </w:ins>
      <w:ins w:id="14830" w:author="t_竹沢 公佑" w:date="2020-06-22T11:17:00Z">
        <w:r>
          <w:rPr>
            <w:rFonts w:hint="eastAsia"/>
            <w:lang w:val="en"/>
          </w:rPr>
          <w:t>execute</w:t>
        </w:r>
      </w:ins>
      <w:ins w:id="14831" w:author="t_竹沢 公佑" w:date="2020-06-22T11:18:00Z">
        <w:r>
          <w:rPr>
            <w:rFonts w:hint="eastAsia"/>
            <w:lang w:val="en"/>
          </w:rPr>
          <w:t>s</w:t>
        </w:r>
      </w:ins>
      <w:ins w:id="14832" w:author="t_竹沢 公佑" w:date="2020-06-22T11:17:00Z">
        <w:r>
          <w:rPr>
            <w:rFonts w:hint="eastAsia"/>
            <w:lang w:val="en"/>
          </w:rPr>
          <w:t xml:space="preserve"> the</w:t>
        </w:r>
      </w:ins>
      <w:ins w:id="14833" w:author="t_竹沢 公佑" w:date="2020-06-22T11:18:00Z">
        <w:r>
          <w:rPr>
            <w:rFonts w:hint="eastAsia"/>
            <w:lang w:val="en"/>
          </w:rPr>
          <w:t xml:space="preserve"> </w:t>
        </w:r>
      </w:ins>
      <w:ins w:id="14834" w:author="t_竹沢 公佑" w:date="2020-06-22T11:20:00Z">
        <w:r>
          <w:rPr>
            <w:rFonts w:hint="eastAsia"/>
            <w:lang w:val="en"/>
          </w:rPr>
          <w:t xml:space="preserve">following </w:t>
        </w:r>
      </w:ins>
      <w:ins w:id="14835" w:author="t_竹沢 公佑" w:date="2020-06-22T11:18:00Z">
        <w:r>
          <w:rPr>
            <w:rFonts w:hint="eastAsia"/>
            <w:lang w:val="en"/>
          </w:rPr>
          <w:t>program</w:t>
        </w:r>
      </w:ins>
      <w:ins w:id="14836" w:author="t_竹沢 公佑" w:date="2020-06-22T11:21:00Z">
        <w:r>
          <w:rPr>
            <w:rFonts w:hint="eastAsia"/>
            <w:lang w:val="en"/>
          </w:rPr>
          <w:t xml:space="preserve"> when it detects </w:t>
        </w:r>
        <w:r>
          <w:rPr>
            <w:lang w:val="en"/>
          </w:rPr>
          <w:t>“</w:t>
        </w:r>
        <w:r>
          <w:rPr>
            <w:rFonts w:hint="eastAsia"/>
            <w:lang w:val="en"/>
          </w:rPr>
          <w:t>/dev/drxpd*</w:t>
        </w:r>
        <w:r>
          <w:rPr>
            <w:lang w:val="en"/>
          </w:rPr>
          <w:t>”</w:t>
        </w:r>
        <w:r>
          <w:rPr>
            <w:rFonts w:hint="eastAsia"/>
            <w:lang w:val="en"/>
          </w:rPr>
          <w:t>.</w:t>
        </w:r>
      </w:ins>
    </w:p>
    <w:p w:rsidR="00A017F9" w:rsidRDefault="00A017F9" w:rsidP="00E82429">
      <w:pPr>
        <w:rPr>
          <w:ins w:id="14837" w:author="t_竹沢 公佑" w:date="2020-06-22T11:19:00Z"/>
          <w:lang w:val="en"/>
        </w:rPr>
      </w:pPr>
      <w:ins w:id="14838" w:author="t_竹沢 公佑" w:date="2020-06-22T11:18:00Z">
        <w:r>
          <w:rPr>
            <w:rFonts w:hint="eastAsia"/>
            <w:lang w:val="en"/>
          </w:rPr>
          <w:t xml:space="preserve"> </w:t>
        </w:r>
      </w:ins>
    </w:p>
    <w:p w:rsidR="00A017F9" w:rsidRDefault="00A017F9">
      <w:pPr>
        <w:ind w:firstLine="840"/>
        <w:rPr>
          <w:ins w:id="14839" w:author="t_竹沢 公佑" w:date="2020-06-22T11:20:00Z"/>
          <w:lang w:val="en"/>
        </w:rPr>
        <w:pPrChange w:id="14840" w:author="t_竹沢 公佑" w:date="2020-06-22T11:20:00Z">
          <w:pPr/>
        </w:pPrChange>
      </w:pPr>
      <w:ins w:id="14841" w:author="t_竹沢 公佑" w:date="2020-06-22T11:18:00Z">
        <w:r w:rsidRPr="00696E30">
          <w:rPr>
            <w:lang w:val="en"/>
          </w:rPr>
          <w:t xml:space="preserve">/bin/bash </w:t>
        </w:r>
      </w:ins>
      <w:ins w:id="14842" w:author="t_竹沢 公佑" w:date="2020-06-22T11:19:00Z">
        <w:r>
          <w:rPr>
            <w:lang w:val="en"/>
          </w:rPr>
          <w:t>–</w:t>
        </w:r>
      </w:ins>
      <w:ins w:id="14843" w:author="t_竹沢 公佑" w:date="2020-06-22T11:18:00Z">
        <w:r w:rsidRPr="00696E30">
          <w:rPr>
            <w:lang w:val="en"/>
          </w:rPr>
          <w:t>c</w:t>
        </w:r>
      </w:ins>
      <w:ins w:id="14844" w:author="t_竹沢 公佑" w:date="2020-06-22T11:19:00Z">
        <w:r>
          <w:rPr>
            <w:rFonts w:hint="eastAsia"/>
            <w:lang w:val="en"/>
          </w:rPr>
          <w:t xml:space="preserve"> </w:t>
        </w:r>
      </w:ins>
      <w:ins w:id="14845" w:author="t_竹沢 公佑" w:date="2020-06-22T11:18:00Z">
        <w:r w:rsidRPr="00696E30">
          <w:rPr>
            <w:lang w:val="en"/>
          </w:rPr>
          <w:t xml:space="preserve"> '/etc/ude</w:t>
        </w:r>
        <w:r>
          <w:rPr>
            <w:lang w:val="en"/>
          </w:rPr>
          <w:t xml:space="preserve">v/rules.d/slot_info.sh </w:t>
        </w:r>
        <w:r w:rsidRPr="00BE4393">
          <w:rPr>
            <w:b/>
            <w:lang w:val="en"/>
            <w:rPrChange w:id="14846" w:author="t_竹沢 公佑" w:date="2020-06-22T11:35:00Z">
              <w:rPr>
                <w:lang w:val="en"/>
              </w:rPr>
            </w:rPrChange>
          </w:rPr>
          <w:t>%s{bus</w:t>
        </w:r>
      </w:ins>
      <w:ins w:id="14847" w:author="t_竹沢 公佑" w:date="2020-06-22T11:19:00Z">
        <w:r w:rsidRPr="00BE4393">
          <w:rPr>
            <w:b/>
            <w:lang w:val="en"/>
            <w:rPrChange w:id="14848" w:author="t_竹沢 公佑" w:date="2020-06-22T11:35:00Z">
              <w:rPr>
                <w:lang w:val="en"/>
              </w:rPr>
            </w:rPrChange>
          </w:rPr>
          <w:t>}</w:t>
        </w:r>
      </w:ins>
      <w:ins w:id="14849" w:author="t_竹沢 公佑" w:date="2020-06-22T11:40:00Z">
        <w:r w:rsidR="0028177C" w:rsidRPr="0028177C">
          <w:rPr>
            <w:lang w:val="en"/>
            <w:rPrChange w:id="14850" w:author="t_竹沢 公佑" w:date="2020-06-22T11:40:00Z">
              <w:rPr>
                <w:b/>
                <w:lang w:val="en"/>
              </w:rPr>
            </w:rPrChange>
          </w:rPr>
          <w:t>’</w:t>
        </w:r>
      </w:ins>
    </w:p>
    <w:p w:rsidR="00A017F9" w:rsidRDefault="00A017F9" w:rsidP="00F15EDF">
      <w:pPr>
        <w:rPr>
          <w:ins w:id="14851" w:author="t_竹沢 公佑" w:date="2020-06-22T11:21:00Z"/>
          <w:lang w:val="en"/>
        </w:rPr>
      </w:pPr>
    </w:p>
    <w:p w:rsidR="00D108DE" w:rsidRDefault="00A017F9" w:rsidP="00E82429">
      <w:pPr>
        <w:rPr>
          <w:ins w:id="14852" w:author="t_竹沢 公佑" w:date="2020-06-22T11:30:00Z"/>
          <w:lang w:val="en"/>
        </w:rPr>
      </w:pPr>
      <w:ins w:id="14853" w:author="t_竹沢 公佑" w:date="2020-06-22T11:21:00Z">
        <w:r>
          <w:rPr>
            <w:rFonts w:hint="eastAsia"/>
            <w:lang w:val="en"/>
          </w:rPr>
          <w:t>The slot_info.sh program just cut</w:t>
        </w:r>
      </w:ins>
      <w:ins w:id="14854" w:author="t_竹沢 公佑" w:date="2020-06-22T11:22:00Z">
        <w:r>
          <w:rPr>
            <w:rFonts w:hint="eastAsia"/>
            <w:lang w:val="en"/>
          </w:rPr>
          <w:t>s</w:t>
        </w:r>
      </w:ins>
      <w:ins w:id="14855" w:author="t_竹沢 公佑" w:date="2020-06-22T11:21:00Z">
        <w:r>
          <w:rPr>
            <w:rFonts w:hint="eastAsia"/>
            <w:lang w:val="en"/>
          </w:rPr>
          <w:t xml:space="preserve"> out the </w:t>
        </w:r>
      </w:ins>
      <w:ins w:id="14856" w:author="t_竹沢 公佑" w:date="2020-06-22T11:22:00Z">
        <w:r>
          <w:rPr>
            <w:rFonts w:hint="eastAsia"/>
            <w:lang w:val="en"/>
          </w:rPr>
          <w:t xml:space="preserve">line of phsical slot position information </w:t>
        </w:r>
      </w:ins>
      <w:ins w:id="14857" w:author="t_竹沢 公佑" w:date="2020-06-22T11:26:00Z">
        <w:r w:rsidR="003C7C26">
          <w:rPr>
            <w:rFonts w:hint="eastAsia"/>
            <w:lang w:val="en"/>
          </w:rPr>
          <w:t>(</w:t>
        </w:r>
        <w:r w:rsidR="003C7C26" w:rsidRPr="003C7C26">
          <w:rPr>
            <w:lang w:val="en"/>
            <w:rPrChange w:id="14858" w:author="t_竹沢 公佑" w:date="2020-06-22T11:26:00Z">
              <w:rPr>
                <w:b/>
                <w:lang w:val="en"/>
              </w:rPr>
            </w:rPrChange>
          </w:rPr>
          <w:t>Designation</w:t>
        </w:r>
        <w:r w:rsidR="003C7C26">
          <w:rPr>
            <w:rFonts w:hint="eastAsia"/>
            <w:lang w:val="en"/>
          </w:rPr>
          <w:t xml:space="preserve">) </w:t>
        </w:r>
      </w:ins>
      <w:ins w:id="14859" w:author="t_竹沢 公佑" w:date="2020-06-22T11:22:00Z">
        <w:r>
          <w:rPr>
            <w:rFonts w:hint="eastAsia"/>
            <w:lang w:val="en"/>
          </w:rPr>
          <w:t xml:space="preserve">from the output of </w:t>
        </w:r>
      </w:ins>
      <w:ins w:id="14860" w:author="t_竹沢 公佑" w:date="2020-06-22T11:23:00Z">
        <w:r>
          <w:rPr>
            <w:lang w:val="en"/>
          </w:rPr>
          <w:t>“</w:t>
        </w:r>
      </w:ins>
      <w:ins w:id="14861" w:author="t_竹沢 公佑" w:date="2020-06-22T11:22:00Z">
        <w:r>
          <w:rPr>
            <w:rFonts w:hint="eastAsia"/>
            <w:lang w:val="en"/>
          </w:rPr>
          <w:t>dmidecode</w:t>
        </w:r>
      </w:ins>
      <w:ins w:id="14862" w:author="t_竹沢 公佑" w:date="2020-06-22T11:23:00Z">
        <w:r>
          <w:rPr>
            <w:lang w:val="en"/>
          </w:rPr>
          <w:t>”</w:t>
        </w:r>
      </w:ins>
      <w:ins w:id="14863" w:author="t_竹沢 公佑" w:date="2020-06-22T11:22:00Z">
        <w:r>
          <w:rPr>
            <w:rFonts w:hint="eastAsia"/>
            <w:lang w:val="en"/>
          </w:rPr>
          <w:t xml:space="preserve"> </w:t>
        </w:r>
      </w:ins>
      <w:ins w:id="14864" w:author="t_竹沢 公佑" w:date="2020-06-22T11:23:00Z">
        <w:r>
          <w:rPr>
            <w:rFonts w:hint="eastAsia"/>
            <w:lang w:val="en"/>
          </w:rPr>
          <w:t xml:space="preserve">command. </w:t>
        </w:r>
      </w:ins>
      <w:ins w:id="14865" w:author="t_竹沢 公佑" w:date="2020-06-22T11:30:00Z">
        <w:r w:rsidR="003C7C26">
          <w:rPr>
            <w:rFonts w:hint="eastAsia"/>
            <w:lang w:val="en"/>
          </w:rPr>
          <w:t>And udev rule can refer the output of this program by using %c{</w:t>
        </w:r>
      </w:ins>
      <w:ins w:id="14866" w:author="t_竹沢 公佑" w:date="2020-06-22T11:31:00Z">
        <w:r w:rsidR="003C7C26">
          <w:rPr>
            <w:rFonts w:hint="eastAsia"/>
            <w:lang w:val="en"/>
          </w:rPr>
          <w:t>N</w:t>
        </w:r>
      </w:ins>
      <w:ins w:id="14867" w:author="t_竹沢 公佑" w:date="2020-06-22T11:30:00Z">
        <w:r w:rsidR="003C7C26">
          <w:rPr>
            <w:rFonts w:hint="eastAsia"/>
            <w:lang w:val="en"/>
          </w:rPr>
          <w:t>}</w:t>
        </w:r>
      </w:ins>
      <w:ins w:id="14868" w:author="t_竹沢 公佑" w:date="2020-06-22T11:31:00Z">
        <w:r w:rsidR="003C7C26">
          <w:rPr>
            <w:rFonts w:hint="eastAsia"/>
            <w:lang w:val="en"/>
          </w:rPr>
          <w:t xml:space="preserve">. </w:t>
        </w:r>
      </w:ins>
      <w:ins w:id="14869" w:author="t_竹沢 公佑" w:date="2020-06-22T11:24:00Z">
        <w:r w:rsidR="003C7C26">
          <w:rPr>
            <w:rFonts w:hint="eastAsia"/>
            <w:lang w:val="en"/>
          </w:rPr>
          <w:t xml:space="preserve">In this example, </w:t>
        </w:r>
      </w:ins>
      <w:ins w:id="14870" w:author="t_竹沢 公佑" w:date="2020-06-22T11:42:00Z">
        <w:r w:rsidR="0028177C">
          <w:rPr>
            <w:rFonts w:hint="eastAsia"/>
            <w:lang w:val="en"/>
          </w:rPr>
          <w:t>program</w:t>
        </w:r>
      </w:ins>
      <w:ins w:id="14871" w:author="t_竹沢 公佑" w:date="2020-06-22T11:24:00Z">
        <w:r>
          <w:rPr>
            <w:rFonts w:hint="eastAsia"/>
            <w:lang w:val="en"/>
          </w:rPr>
          <w:t xml:space="preserve"> uses bus number for identif</w:t>
        </w:r>
      </w:ins>
      <w:ins w:id="14872" w:author="t_竹沢 公佑" w:date="2020-06-22T11:25:00Z">
        <w:r>
          <w:rPr>
            <w:rFonts w:hint="eastAsia"/>
            <w:lang w:val="en"/>
          </w:rPr>
          <w:t xml:space="preserve">ying the board. </w:t>
        </w:r>
      </w:ins>
      <w:ins w:id="14873" w:author="t_竹沢 公佑" w:date="2020-06-22T11:27:00Z">
        <w:r w:rsidR="003C7C26">
          <w:rPr>
            <w:lang w:val="en"/>
          </w:rPr>
          <w:t>I</w:t>
        </w:r>
        <w:r w:rsidR="003C7C26">
          <w:rPr>
            <w:rFonts w:hint="eastAsia"/>
            <w:lang w:val="en"/>
          </w:rPr>
          <w:t>n the case that</w:t>
        </w:r>
      </w:ins>
      <w:ins w:id="14874" w:author="t_竹沢 公佑" w:date="2020-06-22T11:25:00Z">
        <w:r>
          <w:rPr>
            <w:rFonts w:hint="eastAsia"/>
            <w:lang w:val="en"/>
          </w:rPr>
          <w:t xml:space="preserve"> </w:t>
        </w:r>
      </w:ins>
      <w:ins w:id="14875" w:author="t_竹沢 公佑" w:date="2020-06-22T11:26:00Z">
        <w:r w:rsidR="003C7C26">
          <w:rPr>
            <w:lang w:val="en"/>
          </w:rPr>
          <w:t>“</w:t>
        </w:r>
      </w:ins>
      <w:ins w:id="14876" w:author="t_竹沢 公佑" w:date="2020-06-22T11:25:00Z">
        <w:r>
          <w:rPr>
            <w:rFonts w:hint="eastAsia"/>
            <w:lang w:val="en"/>
          </w:rPr>
          <w:t>demidecode</w:t>
        </w:r>
      </w:ins>
      <w:ins w:id="14877" w:author="t_竹沢 公佑" w:date="2020-06-22T11:26:00Z">
        <w:r w:rsidR="003C7C26">
          <w:rPr>
            <w:lang w:val="en"/>
          </w:rPr>
          <w:t>”</w:t>
        </w:r>
      </w:ins>
      <w:ins w:id="14878" w:author="t_竹沢 公佑" w:date="2020-06-22T11:25:00Z">
        <w:r>
          <w:rPr>
            <w:rFonts w:hint="eastAsia"/>
            <w:lang w:val="en"/>
          </w:rPr>
          <w:t xml:space="preserve"> command</w:t>
        </w:r>
      </w:ins>
      <w:ins w:id="14879" w:author="t_竹沢 公佑" w:date="2020-06-22T11:28:00Z">
        <w:r w:rsidR="003C7C26">
          <w:rPr>
            <w:rFonts w:hint="eastAsia"/>
            <w:lang w:val="en"/>
          </w:rPr>
          <w:t xml:space="preserve"> returns one-to-one co</w:t>
        </w:r>
        <w:r w:rsidR="0028177C">
          <w:rPr>
            <w:rFonts w:hint="eastAsia"/>
            <w:lang w:val="en"/>
          </w:rPr>
          <w:t>rrespondence between DRXP board</w:t>
        </w:r>
        <w:r w:rsidR="003C7C26">
          <w:rPr>
            <w:rFonts w:hint="eastAsia"/>
            <w:lang w:val="en"/>
          </w:rPr>
          <w:t xml:space="preserve"> bus and physical slot number, this example </w:t>
        </w:r>
      </w:ins>
      <w:ins w:id="14880" w:author="t_竹沢 公佑" w:date="2020-06-22T11:29:00Z">
        <w:r w:rsidR="003C7C26">
          <w:rPr>
            <w:rFonts w:hint="eastAsia"/>
            <w:lang w:val="en"/>
          </w:rPr>
          <w:t xml:space="preserve">works correctly. For the detail of udev, please refer the manual of udev. </w:t>
        </w:r>
      </w:ins>
      <w:ins w:id="14881" w:author="t_竹沢 公佑" w:date="2020-06-22T11:30:00Z">
        <w:r w:rsidR="003C7C26">
          <w:rPr>
            <w:rFonts w:hint="eastAsia"/>
            <w:lang w:val="en"/>
          </w:rPr>
          <w:t xml:space="preserve">You can see it by executing command </w:t>
        </w:r>
        <w:r w:rsidR="003C7C26">
          <w:rPr>
            <w:lang w:val="en"/>
          </w:rPr>
          <w:t>“</w:t>
        </w:r>
        <w:r w:rsidR="003C7C26">
          <w:rPr>
            <w:rFonts w:hint="eastAsia"/>
            <w:lang w:val="en"/>
          </w:rPr>
          <w:t>$man udev</w:t>
        </w:r>
        <w:r w:rsidR="003C7C26">
          <w:rPr>
            <w:lang w:val="en"/>
          </w:rPr>
          <w:t>”</w:t>
        </w:r>
        <w:r w:rsidR="003C7C26">
          <w:rPr>
            <w:rFonts w:hint="eastAsia"/>
            <w:lang w:val="en"/>
          </w:rPr>
          <w:t>.</w:t>
        </w:r>
      </w:ins>
    </w:p>
    <w:p w:rsidR="003C7C26" w:rsidRDefault="003C7C26" w:rsidP="00E82429">
      <w:pPr>
        <w:rPr>
          <w:ins w:id="14882" w:author="t_竹沢 公佑" w:date="2020-06-22T11:30:00Z"/>
          <w:lang w:val="en"/>
        </w:rPr>
      </w:pPr>
    </w:p>
    <w:p w:rsidR="003C7C26" w:rsidRPr="0039491F" w:rsidRDefault="003C7C26" w:rsidP="00E82429">
      <w:pPr>
        <w:rPr>
          <w:ins w:id="14883" w:author="t_竹沢 公佑" w:date="2020-05-11T11:55:00Z"/>
          <w:lang w:val="en"/>
        </w:rPr>
      </w:pPr>
    </w:p>
    <w:p w:rsidR="00D108DE" w:rsidRDefault="00D108DE" w:rsidP="00E82429">
      <w:pPr>
        <w:rPr>
          <w:ins w:id="14884" w:author="t_竹沢 公佑" w:date="2020-05-11T11:52:00Z"/>
          <w:lang w:val="en"/>
        </w:rPr>
      </w:pPr>
    </w:p>
    <w:p w:rsidR="00D108DE" w:rsidRDefault="00645285" w:rsidP="00E82429">
      <w:pPr>
        <w:rPr>
          <w:ins w:id="14885" w:author="t_竹沢 公佑" w:date="2020-05-18T09:54:00Z"/>
          <w:lang w:val="en"/>
        </w:rPr>
      </w:pPr>
      <w:ins w:id="14886" w:author="t_竹沢 公佑" w:date="2020-05-18T09:54:00Z">
        <w:r>
          <w:rPr>
            <w:lang w:val="en"/>
          </w:rPr>
          <w:br w:type="page"/>
        </w:r>
      </w:ins>
    </w:p>
    <w:p w:rsidR="00645285" w:rsidRDefault="00645285">
      <w:pPr>
        <w:pStyle w:val="2"/>
        <w:rPr>
          <w:ins w:id="14887" w:author="t_竹沢 公佑" w:date="2020-05-18T09:54:00Z"/>
          <w:lang w:val="en"/>
        </w:rPr>
        <w:pPrChange w:id="14888" w:author="t_竹沢 公佑" w:date="2020-05-18T09:54:00Z">
          <w:pPr/>
        </w:pPrChange>
      </w:pPr>
      <w:bookmarkStart w:id="14889" w:name="_Toc63179487"/>
      <w:ins w:id="14890" w:author="t_竹沢 公佑" w:date="2020-05-18T09:54:00Z">
        <w:r>
          <w:rPr>
            <w:rFonts w:hint="eastAsia"/>
            <w:lang w:val="en"/>
          </w:rPr>
          <w:t xml:space="preserve">State </w:t>
        </w:r>
      </w:ins>
      <w:ins w:id="14891" w:author="t_竹沢 公佑" w:date="2020-05-18T11:03:00Z">
        <w:r w:rsidR="00A0052C">
          <w:rPr>
            <w:rFonts w:hint="eastAsia"/>
            <w:lang w:val="en"/>
          </w:rPr>
          <w:t xml:space="preserve">transition </w:t>
        </w:r>
      </w:ins>
      <w:ins w:id="14892" w:author="t_竹沢 公佑" w:date="2020-05-18T09:54:00Z">
        <w:r>
          <w:rPr>
            <w:rFonts w:hint="eastAsia"/>
            <w:lang w:val="en"/>
          </w:rPr>
          <w:t>table</w:t>
        </w:r>
        <w:bookmarkEnd w:id="14889"/>
      </w:ins>
    </w:p>
    <w:p w:rsidR="008D10A4" w:rsidRDefault="008D10A4">
      <w:pPr>
        <w:pStyle w:val="3"/>
        <w:rPr>
          <w:ins w:id="14893" w:author="t_竹沢 公佑" w:date="2020-05-18T10:47:00Z"/>
        </w:rPr>
        <w:pPrChange w:id="14894" w:author="t_竹沢 公佑" w:date="2020-05-18T10:47:00Z">
          <w:pPr>
            <w:pStyle w:val="2"/>
          </w:pPr>
        </w:pPrChange>
      </w:pPr>
      <w:bookmarkStart w:id="14895" w:name="_Toc63179488"/>
      <w:ins w:id="14896" w:author="t_竹沢 公佑" w:date="2020-05-18T10:47:00Z">
        <w:r>
          <w:rPr>
            <w:rFonts w:hint="eastAsia"/>
          </w:rPr>
          <w:t>State table (reception mode)</w:t>
        </w:r>
        <w:bookmarkEnd w:id="14895"/>
      </w:ins>
    </w:p>
    <w:p w:rsidR="00645285" w:rsidRDefault="008D10A4">
      <w:pPr>
        <w:pStyle w:val="a0"/>
        <w:ind w:leftChars="0" w:left="0"/>
        <w:rPr>
          <w:ins w:id="14897" w:author="t_竹沢 公佑" w:date="2020-05-27T10:40:00Z"/>
          <w:lang w:val="en"/>
        </w:rPr>
        <w:pPrChange w:id="14898" w:author="t_竹沢 公佑" w:date="2020-05-27T10:24:00Z">
          <w:pPr/>
        </w:pPrChange>
      </w:pPr>
      <w:ins w:id="14899" w:author="t_竹沢 公佑" w:date="2020-05-18T10:47:00Z">
        <w:r>
          <w:rPr>
            <w:rFonts w:hint="eastAsia"/>
            <w:lang w:val="en"/>
          </w:rPr>
          <w:t xml:space="preserve">Following table shows state transition table for reception mode. </w:t>
        </w:r>
      </w:ins>
      <w:ins w:id="14900" w:author="t_竹沢 公佑" w:date="2020-05-18T10:48:00Z">
        <w:r>
          <w:rPr>
            <w:rFonts w:hint="eastAsia"/>
            <w:lang w:val="en"/>
          </w:rPr>
          <w:t xml:space="preserve">The table below does not consider </w:t>
        </w:r>
      </w:ins>
      <w:ins w:id="14901" w:author="t_竹沢 公佑" w:date="2020-05-18T10:49:00Z">
        <w:r>
          <w:rPr>
            <w:rFonts w:hint="eastAsia"/>
            <w:lang w:val="en"/>
          </w:rPr>
          <w:t xml:space="preserve">overheat state. For the detail of this state, please refer to </w:t>
        </w:r>
      </w:ins>
      <w:ins w:id="14902" w:author="t_竹沢 公佑" w:date="2020-05-18T10:50:00Z">
        <w:r w:rsidRPr="008D10A4">
          <w:rPr>
            <w:b/>
            <w:lang w:val="en"/>
            <w:rPrChange w:id="14903" w:author="t_竹沢 公佑" w:date="2020-05-18T10:54:00Z">
              <w:rPr>
                <w:lang w:val="en"/>
              </w:rPr>
            </w:rPrChange>
          </w:rPr>
          <w:t>“</w:t>
        </w:r>
      </w:ins>
      <w:ins w:id="14904" w:author="t_竹沢 公佑" w:date="2020-05-18T10:54:00Z">
        <w:r w:rsidRPr="008D10A4">
          <w:rPr>
            <w:b/>
            <w:lang w:val="en"/>
            <w:rPrChange w:id="14905" w:author="t_竹沢 公佑" w:date="2020-05-18T10:54:00Z">
              <w:rPr>
                <w:lang w:val="en"/>
              </w:rPr>
            </w:rPrChange>
          </w:rPr>
          <w:fldChar w:fldCharType="begin"/>
        </w:r>
        <w:r w:rsidRPr="008D10A4">
          <w:rPr>
            <w:b/>
            <w:lang w:val="en"/>
            <w:rPrChange w:id="14906" w:author="t_竹沢 公佑" w:date="2020-05-18T10:54:00Z">
              <w:rPr>
                <w:lang w:val="en"/>
              </w:rPr>
            </w:rPrChange>
          </w:rPr>
          <w:instrText xml:space="preserve"> REF _Ref12958467 \r \h </w:instrText>
        </w:r>
      </w:ins>
      <w:r>
        <w:rPr>
          <w:b/>
          <w:lang w:val="en"/>
        </w:rPr>
        <w:instrText xml:space="preserve"> \* MERGEFORMAT </w:instrText>
      </w:r>
      <w:r w:rsidRPr="008D10A4">
        <w:rPr>
          <w:b/>
          <w:lang w:val="en"/>
          <w:rPrChange w:id="14907" w:author="t_竹沢 公佑" w:date="2020-05-18T10:54:00Z">
            <w:rPr>
              <w:b/>
              <w:lang w:val="en"/>
            </w:rPr>
          </w:rPrChange>
        </w:rPr>
      </w:r>
      <w:r w:rsidRPr="008D10A4">
        <w:rPr>
          <w:b/>
          <w:lang w:val="en"/>
          <w:rPrChange w:id="14908" w:author="t_竹沢 公佑" w:date="2020-05-18T10:54:00Z">
            <w:rPr>
              <w:lang w:val="en"/>
            </w:rPr>
          </w:rPrChange>
        </w:rPr>
        <w:fldChar w:fldCharType="separate"/>
      </w:r>
      <w:ins w:id="14909" w:author="t_竹沢 公佑" w:date="2021-02-02T17:29:00Z">
        <w:r w:rsidR="000B4FA1">
          <w:rPr>
            <w:b/>
            <w:lang w:val="en"/>
          </w:rPr>
          <w:t>7.4</w:t>
        </w:r>
      </w:ins>
      <w:ins w:id="14910" w:author="t_竹沢 公佑" w:date="2020-05-18T10:54:00Z">
        <w:r w:rsidRPr="008D10A4">
          <w:rPr>
            <w:b/>
            <w:lang w:val="en"/>
            <w:rPrChange w:id="14911" w:author="t_竹沢 公佑" w:date="2020-05-18T10:54:00Z">
              <w:rPr>
                <w:lang w:val="en"/>
              </w:rPr>
            </w:rPrChange>
          </w:rPr>
          <w:fldChar w:fldCharType="end"/>
        </w:r>
        <w:r w:rsidRPr="008D10A4">
          <w:rPr>
            <w:b/>
            <w:lang w:val="en"/>
            <w:rPrChange w:id="14912" w:author="t_竹沢 公佑" w:date="2020-05-18T10:54:00Z">
              <w:rPr>
                <w:lang w:val="en"/>
              </w:rPr>
            </w:rPrChange>
          </w:rPr>
          <w:t xml:space="preserve"> </w:t>
        </w:r>
        <w:r w:rsidRPr="008D10A4">
          <w:rPr>
            <w:b/>
            <w:lang w:val="en"/>
            <w:rPrChange w:id="14913" w:author="t_竹沢 公佑" w:date="2020-05-18T10:54:00Z">
              <w:rPr>
                <w:lang w:val="en"/>
              </w:rPr>
            </w:rPrChange>
          </w:rPr>
          <w:fldChar w:fldCharType="begin"/>
        </w:r>
        <w:r w:rsidRPr="008D10A4">
          <w:rPr>
            <w:b/>
            <w:lang w:val="en"/>
            <w:rPrChange w:id="14914" w:author="t_竹沢 公佑" w:date="2020-05-18T10:54:00Z">
              <w:rPr>
                <w:lang w:val="en"/>
              </w:rPr>
            </w:rPrChange>
          </w:rPr>
          <w:instrText xml:space="preserve"> REF _Ref12958467 \h </w:instrText>
        </w:r>
      </w:ins>
      <w:r>
        <w:rPr>
          <w:b/>
          <w:lang w:val="en"/>
        </w:rPr>
        <w:instrText xml:space="preserve"> \* MERGEFORMAT </w:instrText>
      </w:r>
      <w:r w:rsidRPr="008D10A4">
        <w:rPr>
          <w:b/>
          <w:lang w:val="en"/>
          <w:rPrChange w:id="14915" w:author="t_竹沢 公佑" w:date="2020-05-18T10:54:00Z">
            <w:rPr>
              <w:b/>
              <w:lang w:val="en"/>
            </w:rPr>
          </w:rPrChange>
        </w:rPr>
      </w:r>
      <w:r w:rsidRPr="008D10A4">
        <w:rPr>
          <w:b/>
          <w:lang w:val="en"/>
          <w:rPrChange w:id="14916" w:author="t_竹沢 公佑" w:date="2020-05-18T10:54:00Z">
            <w:rPr>
              <w:lang w:val="en"/>
            </w:rPr>
          </w:rPrChange>
        </w:rPr>
        <w:fldChar w:fldCharType="separate"/>
      </w:r>
      <w:ins w:id="14917" w:author="t_竹沢 公佑" w:date="2021-02-02T17:29:00Z">
        <w:r w:rsidR="000B4FA1" w:rsidRPr="000B4FA1">
          <w:rPr>
            <w:b/>
            <w:u w:val="single"/>
            <w:lang w:val="en"/>
            <w:rPrChange w:id="14918" w:author="t_竹沢 公佑" w:date="2021-02-02T17:29:00Z">
              <w:rPr>
                <w:u w:val="single"/>
                <w:lang w:val="en"/>
              </w:rPr>
            </w:rPrChange>
          </w:rPr>
          <w:t>The overheating protection</w:t>
        </w:r>
      </w:ins>
      <w:ins w:id="14919" w:author="t_竹沢 公佑" w:date="2020-05-18T10:54:00Z">
        <w:r w:rsidRPr="008D10A4">
          <w:rPr>
            <w:b/>
            <w:lang w:val="en"/>
            <w:rPrChange w:id="14920" w:author="t_竹沢 公佑" w:date="2020-05-18T10:54:00Z">
              <w:rPr>
                <w:lang w:val="en"/>
              </w:rPr>
            </w:rPrChange>
          </w:rPr>
          <w:fldChar w:fldCharType="end"/>
        </w:r>
      </w:ins>
      <w:ins w:id="14921" w:author="t_竹沢 公佑" w:date="2020-05-18T10:50:00Z">
        <w:r w:rsidRPr="008D10A4">
          <w:rPr>
            <w:b/>
            <w:lang w:val="en"/>
            <w:rPrChange w:id="14922" w:author="t_竹沢 公佑" w:date="2020-05-18T10:54:00Z">
              <w:rPr>
                <w:lang w:val="en"/>
              </w:rPr>
            </w:rPrChange>
          </w:rPr>
          <w:t>”</w:t>
        </w:r>
        <w:r>
          <w:rPr>
            <w:rFonts w:hint="eastAsia"/>
            <w:lang w:val="en"/>
          </w:rPr>
          <w:t>.</w:t>
        </w:r>
      </w:ins>
      <w:ins w:id="14923" w:author="t_竹沢 公佑" w:date="2020-05-18T10:54:00Z">
        <w:r>
          <w:rPr>
            <w:rFonts w:hint="eastAsia"/>
            <w:lang w:val="en"/>
          </w:rPr>
          <w:t xml:space="preserve"> And </w:t>
        </w:r>
      </w:ins>
      <w:ins w:id="14924" w:author="t_竹沢 公佑" w:date="2020-05-27T10:38:00Z">
        <w:r w:rsidR="009C55D4">
          <w:rPr>
            <w:rFonts w:hint="eastAsia"/>
            <w:lang w:val="en"/>
          </w:rPr>
          <w:t>some function</w:t>
        </w:r>
      </w:ins>
      <w:ins w:id="14925" w:author="t_竹沢 公佑" w:date="2020-05-27T10:39:00Z">
        <w:r w:rsidR="009C55D4">
          <w:rPr>
            <w:rFonts w:hint="eastAsia"/>
            <w:lang w:val="en"/>
          </w:rPr>
          <w:t>s</w:t>
        </w:r>
      </w:ins>
      <w:ins w:id="14926" w:author="t_竹沢 公佑" w:date="2020-05-27T10:38:00Z">
        <w:r w:rsidR="009C55D4">
          <w:rPr>
            <w:rFonts w:hint="eastAsia"/>
            <w:lang w:val="en"/>
          </w:rPr>
          <w:t xml:space="preserve"> and </w:t>
        </w:r>
      </w:ins>
      <w:ins w:id="14927" w:author="t_竹沢 公佑" w:date="2020-05-18T10:55:00Z">
        <w:r>
          <w:rPr>
            <w:rFonts w:hint="eastAsia"/>
            <w:lang w:val="en"/>
          </w:rPr>
          <w:t>m</w:t>
        </w:r>
        <w:r w:rsidR="00A0052C">
          <w:rPr>
            <w:rFonts w:hint="eastAsia"/>
            <w:lang w:val="en"/>
          </w:rPr>
          <w:t xml:space="preserve">onitoring and control </w:t>
        </w:r>
      </w:ins>
      <w:ins w:id="14928" w:author="t_竹沢 公佑" w:date="2020-05-27T10:44:00Z">
        <w:r w:rsidR="00B067EB">
          <w:rPr>
            <w:rFonts w:hint="eastAsia"/>
            <w:lang w:val="en"/>
          </w:rPr>
          <w:t xml:space="preserve">Items </w:t>
        </w:r>
      </w:ins>
      <w:ins w:id="14929" w:author="t_竹沢 公佑" w:date="2020-05-18T11:00:00Z">
        <w:r w:rsidR="00A0052C">
          <w:rPr>
            <w:rFonts w:hint="eastAsia"/>
            <w:lang w:val="en"/>
          </w:rPr>
          <w:t xml:space="preserve">are </w:t>
        </w:r>
      </w:ins>
      <w:ins w:id="14930" w:author="t_竹沢 公佑" w:date="2020-05-27T10:39:00Z">
        <w:r w:rsidR="009C55D4">
          <w:rPr>
            <w:rFonts w:hint="eastAsia"/>
            <w:lang w:val="en"/>
          </w:rPr>
          <w:t xml:space="preserve">divided into groups for </w:t>
        </w:r>
      </w:ins>
      <w:ins w:id="14931" w:author="t_竹沢 公佑" w:date="2020-05-27T10:40:00Z">
        <w:r w:rsidR="009C55D4">
          <w:rPr>
            <w:rFonts w:hint="eastAsia"/>
            <w:lang w:val="en"/>
          </w:rPr>
          <w:t xml:space="preserve">readability. </w:t>
        </w:r>
      </w:ins>
      <w:ins w:id="14932" w:author="t_竹沢 公佑" w:date="2020-05-27T10:41:00Z">
        <w:r w:rsidR="00B067EB">
          <w:rPr>
            <w:rFonts w:hint="eastAsia"/>
            <w:lang w:val="en"/>
          </w:rPr>
          <w:t xml:space="preserve">For the detail of these groups, please refer </w:t>
        </w:r>
        <w:r w:rsidR="00B067EB" w:rsidRPr="00B067EB">
          <w:rPr>
            <w:b/>
            <w:lang w:val="en"/>
            <w:rPrChange w:id="14933" w:author="t_竹沢 公佑" w:date="2020-05-27T10:42:00Z">
              <w:rPr>
                <w:lang w:val="en"/>
              </w:rPr>
            </w:rPrChange>
          </w:rPr>
          <w:t>“</w:t>
        </w:r>
        <w:r w:rsidR="00B067EB" w:rsidRPr="00B067EB">
          <w:rPr>
            <w:b/>
            <w:lang w:val="en"/>
            <w:rPrChange w:id="14934" w:author="t_竹沢 公佑" w:date="2020-05-27T10:42:00Z">
              <w:rPr>
                <w:lang w:val="en"/>
              </w:rPr>
            </w:rPrChange>
          </w:rPr>
          <w:fldChar w:fldCharType="begin"/>
        </w:r>
        <w:r w:rsidR="00B067EB" w:rsidRPr="00B067EB">
          <w:rPr>
            <w:b/>
            <w:lang w:val="en"/>
            <w:rPrChange w:id="14935" w:author="t_竹沢 公佑" w:date="2020-05-27T10:42:00Z">
              <w:rPr>
                <w:lang w:val="en"/>
              </w:rPr>
            </w:rPrChange>
          </w:rPr>
          <w:instrText xml:space="preserve"> REF _Ref41468533 \h </w:instrText>
        </w:r>
      </w:ins>
      <w:r w:rsidR="00B067EB">
        <w:rPr>
          <w:b/>
          <w:lang w:val="en"/>
        </w:rPr>
        <w:instrText xml:space="preserve"> \* MERGEFORMAT </w:instrText>
      </w:r>
      <w:r w:rsidR="00B067EB" w:rsidRPr="00B067EB">
        <w:rPr>
          <w:b/>
          <w:lang w:val="en"/>
          <w:rPrChange w:id="14936" w:author="t_竹沢 公佑" w:date="2020-05-27T10:42:00Z">
            <w:rPr>
              <w:b/>
              <w:lang w:val="en"/>
            </w:rPr>
          </w:rPrChange>
        </w:rPr>
      </w:r>
      <w:r w:rsidR="00B067EB" w:rsidRPr="00B067EB">
        <w:rPr>
          <w:b/>
          <w:lang w:val="en"/>
          <w:rPrChange w:id="14937" w:author="t_竹沢 公佑" w:date="2020-05-27T10:42:00Z">
            <w:rPr>
              <w:lang w:val="en"/>
            </w:rPr>
          </w:rPrChange>
        </w:rPr>
        <w:fldChar w:fldCharType="separate"/>
      </w:r>
      <w:ins w:id="14938" w:author="t_竹沢 公佑" w:date="2021-02-02T17:29:00Z">
        <w:r w:rsidR="000B4FA1" w:rsidRPr="000B4FA1">
          <w:rPr>
            <w:b/>
            <w:rPrChange w:id="14939" w:author="t_竹沢 公佑" w:date="2021-02-02T17:29:00Z">
              <w:rPr/>
            </w:rPrChange>
          </w:rPr>
          <w:t xml:space="preserve">Table </w:t>
        </w:r>
        <w:r w:rsidR="000B4FA1" w:rsidRPr="000B4FA1">
          <w:rPr>
            <w:b/>
            <w:noProof/>
            <w:rPrChange w:id="14940" w:author="t_竹沢 公佑" w:date="2021-02-02T17:29:00Z">
              <w:rPr>
                <w:noProof/>
              </w:rPr>
            </w:rPrChange>
          </w:rPr>
          <w:t>7</w:t>
        </w:r>
        <w:r w:rsidR="000B4FA1" w:rsidRPr="000B4FA1">
          <w:rPr>
            <w:b/>
            <w:noProof/>
            <w:rPrChange w:id="14941" w:author="t_竹沢 公佑" w:date="2021-02-02T17:29:00Z">
              <w:rPr/>
            </w:rPrChange>
          </w:rPr>
          <w:noBreakHyphen/>
          <w:t>3</w:t>
        </w:r>
        <w:r w:rsidR="000B4FA1" w:rsidRPr="000B4FA1">
          <w:rPr>
            <w:b/>
            <w:rPrChange w:id="14942" w:author="t_竹沢 公佑" w:date="2021-02-02T17:29:00Z">
              <w:rPr/>
            </w:rPrChange>
          </w:rPr>
          <w:t xml:space="preserve"> : </w:t>
        </w:r>
        <w:r w:rsidR="000B4FA1" w:rsidRPr="00226408">
          <w:rPr>
            <w:rFonts w:hint="eastAsia"/>
            <w:b/>
          </w:rPr>
          <w:t>function/ItemID group (reception mode)</w:t>
        </w:r>
      </w:ins>
      <w:ins w:id="14943" w:author="t_竹沢 公佑" w:date="2020-05-27T10:41:00Z">
        <w:r w:rsidR="00B067EB" w:rsidRPr="00B067EB">
          <w:rPr>
            <w:b/>
            <w:lang w:val="en"/>
            <w:rPrChange w:id="14944" w:author="t_竹沢 公佑" w:date="2020-05-27T10:42:00Z">
              <w:rPr>
                <w:lang w:val="en"/>
              </w:rPr>
            </w:rPrChange>
          </w:rPr>
          <w:fldChar w:fldCharType="end"/>
        </w:r>
        <w:r w:rsidR="00B067EB" w:rsidRPr="00B067EB">
          <w:rPr>
            <w:b/>
            <w:lang w:val="en"/>
            <w:rPrChange w:id="14945" w:author="t_竹沢 公佑" w:date="2020-05-27T10:42:00Z">
              <w:rPr>
                <w:lang w:val="en"/>
              </w:rPr>
            </w:rPrChange>
          </w:rPr>
          <w:t>”</w:t>
        </w:r>
        <w:r w:rsidR="00B067EB">
          <w:rPr>
            <w:rFonts w:hint="eastAsia"/>
            <w:lang w:val="en"/>
          </w:rPr>
          <w:t>.</w:t>
        </w:r>
      </w:ins>
    </w:p>
    <w:p w:rsidR="009C55D4" w:rsidRDefault="009C55D4">
      <w:pPr>
        <w:pStyle w:val="a0"/>
        <w:ind w:leftChars="0" w:left="0"/>
        <w:rPr>
          <w:ins w:id="14946" w:author="t_竹沢 公佑" w:date="2020-05-27T10:24:00Z"/>
          <w:lang w:val="en"/>
        </w:rPr>
        <w:pPrChange w:id="14947" w:author="t_竹沢 公佑" w:date="2020-05-27T10:24:00Z">
          <w:pPr/>
        </w:pPrChange>
      </w:pPr>
    </w:p>
    <w:p w:rsidR="00491480" w:rsidRPr="001020AB" w:rsidRDefault="00491480">
      <w:pPr>
        <w:pStyle w:val="a0"/>
        <w:ind w:leftChars="0" w:left="0"/>
        <w:rPr>
          <w:ins w:id="14948" w:author="t_竹沢 公佑" w:date="2020-05-27T10:24:00Z"/>
          <w:lang w:val="en"/>
        </w:rPr>
        <w:pPrChange w:id="14949" w:author="t_竹沢 公佑" w:date="2020-05-27T10:25:00Z">
          <w:pPr/>
        </w:pPrChange>
      </w:pPr>
    </w:p>
    <w:p w:rsidR="009C55D4" w:rsidRDefault="00C866A1">
      <w:pPr>
        <w:pStyle w:val="a0"/>
        <w:ind w:leftChars="0" w:left="0"/>
        <w:jc w:val="center"/>
        <w:rPr>
          <w:ins w:id="14950" w:author="t_竹沢 公佑" w:date="2020-05-27T10:40:00Z"/>
        </w:rPr>
        <w:pPrChange w:id="14951" w:author="t_竹沢 公佑" w:date="2020-05-27T10:25:00Z">
          <w:pPr/>
        </w:pPrChange>
      </w:pPr>
      <w:ins w:id="14952" w:author="t_竹沢 公佑" w:date="2020-06-22T13:06:00Z">
        <w:r>
          <w:lastRenderedPageBreak/>
          <w:pict>
            <v:shape id="_x0000_i1040" type="#_x0000_t75" style="width:495.6pt;height:689.15pt">
              <v:imagedata r:id="rId19" o:title=""/>
            </v:shape>
          </w:pict>
        </w:r>
      </w:ins>
    </w:p>
    <w:p w:rsidR="009C55D4" w:rsidRDefault="009C55D4">
      <w:pPr>
        <w:pStyle w:val="a0"/>
        <w:ind w:leftChars="0" w:left="0"/>
        <w:jc w:val="center"/>
        <w:rPr>
          <w:ins w:id="14953" w:author="t_竹沢 公佑" w:date="2020-05-27T10:40:00Z"/>
        </w:rPr>
        <w:pPrChange w:id="14954" w:author="t_竹沢 公佑" w:date="2020-05-27T10:25:00Z">
          <w:pPr/>
        </w:pPrChange>
      </w:pPr>
    </w:p>
    <w:p w:rsidR="00631FFB" w:rsidRDefault="00631FFB" w:rsidP="009C55D4">
      <w:pPr>
        <w:pStyle w:val="a0"/>
        <w:ind w:leftChars="0" w:left="0"/>
        <w:rPr>
          <w:ins w:id="14955" w:author="t_竹沢 公佑" w:date="2020-06-01T10:16:00Z"/>
          <w:lang w:val="en"/>
        </w:rPr>
      </w:pPr>
      <w:ins w:id="14956" w:author="t_竹沢 公佑" w:date="2020-06-01T10:16:00Z">
        <w:r>
          <w:rPr>
            <w:rFonts w:hint="eastAsia"/>
            <w:lang w:val="en"/>
          </w:rPr>
          <w:t>(*1) (*2) (*3)</w:t>
        </w:r>
      </w:ins>
      <w:ins w:id="14957" w:author="t_竹沢 公佑" w:date="2020-06-01T10:21:00Z">
        <w:r>
          <w:rPr>
            <w:rFonts w:hint="eastAsia"/>
            <w:lang w:val="en"/>
          </w:rPr>
          <w:t xml:space="preserve"> </w:t>
        </w:r>
      </w:ins>
      <w:ins w:id="14958" w:author="t_竹沢 公佑" w:date="2020-06-01T10:16:00Z">
        <w:r>
          <w:rPr>
            <w:rFonts w:hint="eastAsia"/>
            <w:lang w:val="en"/>
          </w:rPr>
          <w:t>(*4)</w:t>
        </w:r>
      </w:ins>
      <w:ins w:id="14959" w:author="t_竹沢 公佑" w:date="2020-06-01T10:17:00Z">
        <w:r>
          <w:rPr>
            <w:rFonts w:hint="eastAsia"/>
            <w:lang w:val="en"/>
          </w:rPr>
          <w:t xml:space="preserve"> </w:t>
        </w:r>
      </w:ins>
      <w:ins w:id="14960" w:author="t_竹沢 公佑" w:date="2020-06-01T10:21:00Z">
        <w:r>
          <w:rPr>
            <w:rFonts w:hint="eastAsia"/>
            <w:lang w:val="en"/>
          </w:rPr>
          <w:t xml:space="preserve">(*5) </w:t>
        </w:r>
      </w:ins>
      <w:ins w:id="14961" w:author="t_竹沢 公佑" w:date="2020-06-01T10:17:00Z">
        <w:r>
          <w:rPr>
            <w:rFonts w:hint="eastAsia"/>
            <w:lang w:val="en"/>
          </w:rPr>
          <w:t xml:space="preserve">For the detail, please </w:t>
        </w:r>
      </w:ins>
      <w:ins w:id="14962" w:author="t_竹沢 公佑" w:date="2020-06-01T10:18:00Z">
        <w:r>
          <w:rPr>
            <w:rFonts w:hint="eastAsia"/>
            <w:lang w:val="en"/>
          </w:rPr>
          <w:t>refer</w:t>
        </w:r>
      </w:ins>
      <w:ins w:id="14963" w:author="t_竹沢 公佑" w:date="2020-06-01T10:17:00Z">
        <w:r>
          <w:rPr>
            <w:rFonts w:hint="eastAsia"/>
            <w:lang w:val="en"/>
          </w:rPr>
          <w:t xml:space="preserve"> </w:t>
        </w:r>
        <w:r w:rsidRPr="00631FFB">
          <w:rPr>
            <w:b/>
            <w:lang w:val="en"/>
            <w:rPrChange w:id="14964" w:author="t_竹沢 公佑" w:date="2020-06-01T10:17:00Z">
              <w:rPr>
                <w:lang w:val="en"/>
              </w:rPr>
            </w:rPrChange>
          </w:rPr>
          <w:t>“</w:t>
        </w:r>
        <w:r w:rsidRPr="00631FFB">
          <w:rPr>
            <w:b/>
            <w:lang w:val="en"/>
            <w:rPrChange w:id="14965" w:author="t_竹沢 公佑" w:date="2020-06-01T10:17:00Z">
              <w:rPr>
                <w:lang w:val="en"/>
              </w:rPr>
            </w:rPrChange>
          </w:rPr>
          <w:fldChar w:fldCharType="begin"/>
        </w:r>
        <w:r w:rsidRPr="00631FFB">
          <w:rPr>
            <w:b/>
            <w:lang w:val="en"/>
            <w:rPrChange w:id="14966" w:author="t_竹沢 公佑" w:date="2020-06-01T10:17:00Z">
              <w:rPr>
                <w:lang w:val="en"/>
              </w:rPr>
            </w:rPrChange>
          </w:rPr>
          <w:instrText xml:space="preserve"> REF _Ref41468533 \h </w:instrText>
        </w:r>
      </w:ins>
      <w:r>
        <w:rPr>
          <w:b/>
          <w:lang w:val="en"/>
        </w:rPr>
        <w:instrText xml:space="preserve"> \* MERGEFORMAT </w:instrText>
      </w:r>
      <w:r w:rsidRPr="00631FFB">
        <w:rPr>
          <w:b/>
          <w:lang w:val="en"/>
          <w:rPrChange w:id="14967" w:author="t_竹沢 公佑" w:date="2020-06-01T10:17:00Z">
            <w:rPr>
              <w:b/>
              <w:lang w:val="en"/>
            </w:rPr>
          </w:rPrChange>
        </w:rPr>
      </w:r>
      <w:r w:rsidRPr="00631FFB">
        <w:rPr>
          <w:b/>
          <w:lang w:val="en"/>
          <w:rPrChange w:id="14968" w:author="t_竹沢 公佑" w:date="2020-06-01T10:17:00Z">
            <w:rPr>
              <w:lang w:val="en"/>
            </w:rPr>
          </w:rPrChange>
        </w:rPr>
        <w:fldChar w:fldCharType="separate"/>
      </w:r>
      <w:ins w:id="14969" w:author="t_竹沢 公佑" w:date="2021-02-02T17:29:00Z">
        <w:r w:rsidR="000B4FA1" w:rsidRPr="000B4FA1">
          <w:rPr>
            <w:b/>
            <w:rPrChange w:id="14970" w:author="t_竹沢 公佑" w:date="2021-02-02T17:29:00Z">
              <w:rPr/>
            </w:rPrChange>
          </w:rPr>
          <w:t xml:space="preserve">Table </w:t>
        </w:r>
        <w:r w:rsidR="000B4FA1" w:rsidRPr="000B4FA1">
          <w:rPr>
            <w:b/>
            <w:noProof/>
            <w:rPrChange w:id="14971" w:author="t_竹沢 公佑" w:date="2021-02-02T17:29:00Z">
              <w:rPr>
                <w:noProof/>
              </w:rPr>
            </w:rPrChange>
          </w:rPr>
          <w:t>7</w:t>
        </w:r>
        <w:r w:rsidR="000B4FA1" w:rsidRPr="000B4FA1">
          <w:rPr>
            <w:b/>
            <w:noProof/>
            <w:rPrChange w:id="14972" w:author="t_竹沢 公佑" w:date="2021-02-02T17:29:00Z">
              <w:rPr/>
            </w:rPrChange>
          </w:rPr>
          <w:noBreakHyphen/>
          <w:t>3</w:t>
        </w:r>
        <w:r w:rsidR="000B4FA1" w:rsidRPr="000B4FA1">
          <w:rPr>
            <w:b/>
            <w:rPrChange w:id="14973" w:author="t_竹沢 公佑" w:date="2021-02-02T17:29:00Z">
              <w:rPr/>
            </w:rPrChange>
          </w:rPr>
          <w:t xml:space="preserve"> : </w:t>
        </w:r>
        <w:r w:rsidR="000B4FA1" w:rsidRPr="00226408">
          <w:rPr>
            <w:rFonts w:hint="eastAsia"/>
            <w:b/>
          </w:rPr>
          <w:t>function/ItemID group (reception mode)</w:t>
        </w:r>
      </w:ins>
      <w:ins w:id="14974" w:author="t_竹沢 公佑" w:date="2020-06-01T10:17:00Z">
        <w:r w:rsidRPr="00631FFB">
          <w:rPr>
            <w:b/>
            <w:lang w:val="en"/>
            <w:rPrChange w:id="14975" w:author="t_竹沢 公佑" w:date="2020-06-01T10:17:00Z">
              <w:rPr>
                <w:lang w:val="en"/>
              </w:rPr>
            </w:rPrChange>
          </w:rPr>
          <w:fldChar w:fldCharType="end"/>
        </w:r>
        <w:r w:rsidRPr="00631FFB">
          <w:rPr>
            <w:b/>
            <w:lang w:val="en"/>
            <w:rPrChange w:id="14976" w:author="t_竹沢 公佑" w:date="2020-06-01T10:17:00Z">
              <w:rPr>
                <w:lang w:val="en"/>
              </w:rPr>
            </w:rPrChange>
          </w:rPr>
          <w:t>”</w:t>
        </w:r>
        <w:r>
          <w:rPr>
            <w:rFonts w:hint="eastAsia"/>
            <w:lang w:val="en"/>
          </w:rPr>
          <w:t>.</w:t>
        </w:r>
      </w:ins>
    </w:p>
    <w:p w:rsidR="00631FFB" w:rsidRDefault="00631FFB" w:rsidP="009C55D4">
      <w:pPr>
        <w:pStyle w:val="a0"/>
        <w:ind w:leftChars="0" w:left="0"/>
        <w:rPr>
          <w:ins w:id="14977" w:author="t_竹沢 公佑" w:date="2020-05-27T10:40:00Z"/>
          <w:lang w:val="e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6"/>
        <w:gridCol w:w="2951"/>
        <w:gridCol w:w="4502"/>
      </w:tblGrid>
      <w:tr w:rsidR="009C55D4" w:rsidRPr="0014614B" w:rsidTr="0014614B">
        <w:trPr>
          <w:ins w:id="14978" w:author="t_竹沢 公佑" w:date="2020-05-27T10:40:00Z"/>
        </w:trPr>
        <w:tc>
          <w:tcPr>
            <w:tcW w:w="2686" w:type="dxa"/>
            <w:shd w:val="clear" w:color="auto" w:fill="D9D9D9"/>
          </w:tcPr>
          <w:p w:rsidR="009C55D4" w:rsidRPr="0014614B" w:rsidRDefault="009C55D4" w:rsidP="0014614B">
            <w:pPr>
              <w:pStyle w:val="a0"/>
              <w:ind w:leftChars="0" w:left="0"/>
              <w:rPr>
                <w:ins w:id="14979" w:author="t_竹沢 公佑" w:date="2020-05-27T10:40:00Z"/>
                <w:b/>
                <w:lang w:val="en"/>
              </w:rPr>
            </w:pPr>
            <w:ins w:id="14980" w:author="t_竹沢 公佑" w:date="2020-05-27T10:40:00Z">
              <w:r w:rsidRPr="0014614B">
                <w:rPr>
                  <w:rFonts w:hint="eastAsia"/>
                  <w:b/>
                  <w:lang w:val="en"/>
                </w:rPr>
                <w:t>Group</w:t>
              </w:r>
            </w:ins>
          </w:p>
        </w:tc>
        <w:tc>
          <w:tcPr>
            <w:tcW w:w="2951" w:type="dxa"/>
            <w:shd w:val="clear" w:color="auto" w:fill="D9D9D9"/>
          </w:tcPr>
          <w:p w:rsidR="009C55D4" w:rsidRPr="0014614B" w:rsidRDefault="009C55D4" w:rsidP="0014614B">
            <w:pPr>
              <w:pStyle w:val="a0"/>
              <w:ind w:leftChars="0" w:left="0"/>
              <w:rPr>
                <w:ins w:id="14981" w:author="t_竹沢 公佑" w:date="2020-05-27T10:40:00Z"/>
                <w:b/>
                <w:lang w:val="en"/>
              </w:rPr>
            </w:pPr>
            <w:ins w:id="14982" w:author="t_竹沢 公佑" w:date="2020-05-27T10:40:00Z">
              <w:r w:rsidRPr="0014614B">
                <w:rPr>
                  <w:rFonts w:hint="eastAsia"/>
                  <w:b/>
                  <w:lang w:val="en"/>
                </w:rPr>
                <w:t>Function/ItemID</w:t>
              </w:r>
            </w:ins>
          </w:p>
        </w:tc>
        <w:tc>
          <w:tcPr>
            <w:tcW w:w="4502" w:type="dxa"/>
            <w:shd w:val="clear" w:color="auto" w:fill="D9D9D9"/>
          </w:tcPr>
          <w:p w:rsidR="009C55D4" w:rsidRPr="0014614B" w:rsidRDefault="009C55D4" w:rsidP="0014614B">
            <w:pPr>
              <w:pStyle w:val="a0"/>
              <w:ind w:leftChars="0" w:left="0"/>
              <w:rPr>
                <w:ins w:id="14983" w:author="t_竹沢 公佑" w:date="2020-05-27T10:40:00Z"/>
                <w:b/>
                <w:lang w:val="en"/>
              </w:rPr>
            </w:pPr>
            <w:ins w:id="14984" w:author="t_竹沢 公佑" w:date="2020-05-27T10:40:00Z">
              <w:r w:rsidRPr="0014614B">
                <w:rPr>
                  <w:rFonts w:hint="eastAsia"/>
                  <w:b/>
                  <w:lang w:val="en"/>
                </w:rPr>
                <w:t>Description</w:t>
              </w:r>
            </w:ins>
          </w:p>
        </w:tc>
      </w:tr>
      <w:tr w:rsidR="009C55D4" w:rsidRPr="0014614B" w:rsidTr="0014614B">
        <w:trPr>
          <w:ins w:id="14985" w:author="t_竹沢 公佑" w:date="2020-05-27T10:40:00Z"/>
        </w:trPr>
        <w:tc>
          <w:tcPr>
            <w:tcW w:w="2686" w:type="dxa"/>
            <w:shd w:val="clear" w:color="auto" w:fill="auto"/>
          </w:tcPr>
          <w:p w:rsidR="009C55D4" w:rsidRPr="0014614B" w:rsidRDefault="009C55D4" w:rsidP="0014614B">
            <w:pPr>
              <w:pStyle w:val="a0"/>
              <w:ind w:leftChars="0" w:left="0"/>
              <w:rPr>
                <w:ins w:id="14986" w:author="t_竹沢 公佑" w:date="2020-05-27T10:40:00Z"/>
                <w:lang w:val="en"/>
              </w:rPr>
            </w:pPr>
            <w:ins w:id="14987" w:author="t_竹沢 公佑" w:date="2020-05-27T10:40:00Z">
              <w:r w:rsidRPr="0014614B">
                <w:rPr>
                  <w:rFonts w:hint="eastAsia"/>
                  <w:lang w:val="en"/>
                </w:rPr>
                <w:t>DRXPD_SET_CONTROL group1</w:t>
              </w:r>
            </w:ins>
          </w:p>
        </w:tc>
        <w:tc>
          <w:tcPr>
            <w:tcW w:w="2951" w:type="dxa"/>
            <w:shd w:val="clear" w:color="auto" w:fill="auto"/>
          </w:tcPr>
          <w:p w:rsidR="009C55D4" w:rsidRDefault="009C55D4" w:rsidP="0014614B">
            <w:pPr>
              <w:pStyle w:val="a0"/>
              <w:ind w:leftChars="0" w:left="0"/>
              <w:rPr>
                <w:ins w:id="14988" w:author="t_竹沢 公佑" w:date="2020-05-27T10:40:00Z"/>
              </w:rPr>
            </w:pPr>
            <w:ins w:id="14989" w:author="t_竹沢 公佑" w:date="2020-05-27T10:40:00Z">
              <w:r w:rsidRPr="0014614B">
                <w:rPr>
                  <w:lang w:val="en"/>
                </w:rPr>
                <w:t>RESET_DFR_CHKSUM</w:t>
              </w:r>
            </w:ins>
          </w:p>
          <w:p w:rsidR="009C55D4" w:rsidRPr="0014614B" w:rsidRDefault="009C55D4" w:rsidP="0014614B">
            <w:pPr>
              <w:pStyle w:val="a0"/>
              <w:ind w:leftChars="0" w:left="0"/>
              <w:rPr>
                <w:ins w:id="14990" w:author="t_竹沢 公佑" w:date="2020-05-27T10:40:00Z"/>
                <w:lang w:val="en"/>
              </w:rPr>
            </w:pPr>
            <w:ins w:id="14991" w:author="t_竹沢 公佑" w:date="2020-05-27T10:40:00Z">
              <w:r w:rsidRPr="0014614B">
                <w:rPr>
                  <w:lang w:val="en"/>
                </w:rPr>
                <w:t>RESET_DFR_SYNC</w:t>
              </w:r>
            </w:ins>
          </w:p>
          <w:p w:rsidR="009C55D4" w:rsidRPr="0014614B" w:rsidRDefault="009C55D4" w:rsidP="0014614B">
            <w:pPr>
              <w:pStyle w:val="a0"/>
              <w:ind w:leftChars="0" w:left="0"/>
              <w:rPr>
                <w:ins w:id="14992" w:author="t_竹沢 公佑" w:date="2020-05-27T10:40:00Z"/>
                <w:lang w:val="en"/>
              </w:rPr>
            </w:pPr>
            <w:ins w:id="14993" w:author="t_竹沢 公佑" w:date="2020-05-27T10:40:00Z">
              <w:r w:rsidRPr="0014614B">
                <w:rPr>
                  <w:lang w:val="en"/>
                </w:rPr>
                <w:t>SET_DFR_TEST_DATA</w:t>
              </w:r>
            </w:ins>
          </w:p>
          <w:p w:rsidR="009C55D4" w:rsidRPr="0014614B" w:rsidRDefault="009C55D4" w:rsidP="0014614B">
            <w:pPr>
              <w:pStyle w:val="a0"/>
              <w:ind w:leftChars="0" w:left="0"/>
              <w:rPr>
                <w:ins w:id="14994" w:author="t_竹沢 公佑" w:date="2020-05-27T10:40:00Z"/>
                <w:lang w:val="en"/>
              </w:rPr>
            </w:pPr>
            <w:ins w:id="14995" w:author="t_竹沢 公佑" w:date="2020-05-27T10:40:00Z">
              <w:r w:rsidRPr="0014614B">
                <w:rPr>
                  <w:lang w:val="en"/>
                </w:rPr>
                <w:t>INSERT_SYNCPTN_ERR</w:t>
              </w:r>
            </w:ins>
          </w:p>
          <w:p w:rsidR="009C55D4" w:rsidRPr="0014614B" w:rsidRDefault="009C55D4" w:rsidP="0014614B">
            <w:pPr>
              <w:pStyle w:val="a0"/>
              <w:ind w:leftChars="0" w:left="0"/>
              <w:rPr>
                <w:ins w:id="14996" w:author="t_竹沢 公佑" w:date="2020-05-27T10:40:00Z"/>
                <w:lang w:val="en"/>
              </w:rPr>
            </w:pPr>
            <w:ins w:id="14997" w:author="t_竹沢 公佑" w:date="2020-05-27T10:40:00Z">
              <w:r w:rsidRPr="0014614B">
                <w:rPr>
                  <w:lang w:val="en"/>
                </w:rPr>
                <w:t>SET_CHKSUM_ERR</w:t>
              </w:r>
            </w:ins>
          </w:p>
          <w:p w:rsidR="009C55D4" w:rsidRPr="0014614B" w:rsidRDefault="009C55D4" w:rsidP="0014614B">
            <w:pPr>
              <w:pStyle w:val="a0"/>
              <w:ind w:leftChars="0" w:left="0"/>
              <w:rPr>
                <w:ins w:id="14998" w:author="t_竹沢 公佑" w:date="2020-05-27T10:40:00Z"/>
                <w:lang w:val="en"/>
              </w:rPr>
            </w:pPr>
            <w:ins w:id="14999" w:author="t_竹沢 公佑" w:date="2020-05-27T10:40:00Z">
              <w:r w:rsidRPr="0014614B">
                <w:rPr>
                  <w:lang w:val="en"/>
                </w:rPr>
                <w:t>SET_SQCNT_ERR</w:t>
              </w:r>
            </w:ins>
          </w:p>
          <w:p w:rsidR="009C55D4" w:rsidRDefault="009C55D4" w:rsidP="0014614B">
            <w:pPr>
              <w:pStyle w:val="a0"/>
              <w:ind w:leftChars="0" w:left="0"/>
              <w:rPr>
                <w:ins w:id="15000" w:author="t_竹沢 公佑" w:date="2020-06-22T13:16:00Z"/>
                <w:lang w:val="en"/>
              </w:rPr>
            </w:pPr>
            <w:ins w:id="15001" w:author="t_竹沢 公佑" w:date="2020-05-27T10:40:00Z">
              <w:r w:rsidRPr="0014614B">
                <w:rPr>
                  <w:lang w:val="en"/>
                </w:rPr>
                <w:t>SET_SEU_RSTERR</w:t>
              </w:r>
            </w:ins>
          </w:p>
          <w:p w:rsidR="003F39AD" w:rsidRPr="0014614B" w:rsidRDefault="003F39AD" w:rsidP="0014614B">
            <w:pPr>
              <w:pStyle w:val="a0"/>
              <w:ind w:leftChars="0" w:left="0"/>
              <w:rPr>
                <w:ins w:id="15002" w:author="t_竹沢 公佑" w:date="2020-05-27T10:40:00Z"/>
                <w:lang w:val="en"/>
              </w:rPr>
            </w:pPr>
            <w:ins w:id="15003" w:author="t_竹沢 公佑" w:date="2020-06-22T13:16:00Z">
              <w:r>
                <w:rPr>
                  <w:rFonts w:hint="eastAsia"/>
                  <w:lang w:val="en"/>
                </w:rPr>
                <w:t>SET_OVH_THRESHOLD</w:t>
              </w:r>
            </w:ins>
          </w:p>
        </w:tc>
        <w:tc>
          <w:tcPr>
            <w:tcW w:w="4502" w:type="dxa"/>
            <w:shd w:val="clear" w:color="auto" w:fill="auto"/>
          </w:tcPr>
          <w:p w:rsidR="009C55D4" w:rsidRPr="0014614B" w:rsidRDefault="009C55D4" w:rsidP="0014614B">
            <w:pPr>
              <w:pStyle w:val="a0"/>
              <w:ind w:leftChars="0" w:left="0"/>
              <w:rPr>
                <w:ins w:id="15004" w:author="t_竹沢 公佑" w:date="2020-05-27T10:40:00Z"/>
                <w:lang w:val="en"/>
              </w:rPr>
            </w:pPr>
            <w:ins w:id="15005" w:author="t_竹沢 公佑" w:date="2020-05-27T10:40:00Z">
              <w:r w:rsidRPr="0014614B">
                <w:rPr>
                  <w:rFonts w:hint="eastAsia"/>
                  <w:lang w:val="en"/>
                </w:rPr>
                <w:t>-</w:t>
              </w:r>
            </w:ins>
          </w:p>
        </w:tc>
      </w:tr>
      <w:tr w:rsidR="009C55D4" w:rsidRPr="0014614B" w:rsidTr="0014614B">
        <w:trPr>
          <w:ins w:id="15006" w:author="t_竹沢 公佑" w:date="2020-05-27T10:40:00Z"/>
        </w:trPr>
        <w:tc>
          <w:tcPr>
            <w:tcW w:w="2686" w:type="dxa"/>
            <w:shd w:val="clear" w:color="auto" w:fill="auto"/>
          </w:tcPr>
          <w:p w:rsidR="009C55D4" w:rsidRPr="0014614B" w:rsidRDefault="009C55D4" w:rsidP="0014614B">
            <w:pPr>
              <w:pStyle w:val="a0"/>
              <w:ind w:leftChars="0" w:left="0"/>
              <w:rPr>
                <w:ins w:id="15007" w:author="t_竹沢 公佑" w:date="2020-05-27T10:40:00Z"/>
                <w:lang w:val="en"/>
              </w:rPr>
            </w:pPr>
            <w:ins w:id="15008" w:author="t_竹沢 公佑" w:date="2020-05-27T10:40:00Z">
              <w:r w:rsidRPr="0014614B">
                <w:rPr>
                  <w:rFonts w:hint="eastAsia"/>
                  <w:lang w:val="en"/>
                </w:rPr>
                <w:t>DRXPD_SET_CONTROL group2</w:t>
              </w:r>
            </w:ins>
          </w:p>
        </w:tc>
        <w:tc>
          <w:tcPr>
            <w:tcW w:w="2951" w:type="dxa"/>
            <w:shd w:val="clear" w:color="auto" w:fill="auto"/>
          </w:tcPr>
          <w:p w:rsidR="009C55D4" w:rsidRPr="0014614B" w:rsidRDefault="009C55D4" w:rsidP="0014614B">
            <w:pPr>
              <w:pStyle w:val="a0"/>
              <w:ind w:leftChars="0" w:left="0"/>
              <w:rPr>
                <w:ins w:id="15009" w:author="t_竹沢 公佑" w:date="2020-05-27T10:40:00Z"/>
                <w:lang w:val="en"/>
              </w:rPr>
            </w:pPr>
            <w:ins w:id="15010" w:author="t_竹沢 公佑" w:date="2020-05-27T10:40:00Z">
              <w:r w:rsidRPr="0014614B">
                <w:rPr>
                  <w:rFonts w:hint="eastAsia"/>
                  <w:lang w:val="en"/>
                </w:rPr>
                <w:t>RESET_DFR</w:t>
              </w:r>
            </w:ins>
          </w:p>
          <w:p w:rsidR="009C55D4" w:rsidRPr="0014614B" w:rsidRDefault="009C55D4" w:rsidP="0014614B">
            <w:pPr>
              <w:pStyle w:val="a0"/>
              <w:ind w:leftChars="0" w:left="0"/>
              <w:rPr>
                <w:ins w:id="15011" w:author="t_竹沢 公佑" w:date="2020-05-27T10:40:00Z"/>
                <w:lang w:val="en"/>
              </w:rPr>
            </w:pPr>
          </w:p>
        </w:tc>
        <w:tc>
          <w:tcPr>
            <w:tcW w:w="4502" w:type="dxa"/>
            <w:shd w:val="clear" w:color="auto" w:fill="auto"/>
          </w:tcPr>
          <w:p w:rsidR="009C55D4" w:rsidRPr="0014614B" w:rsidRDefault="009C55D4" w:rsidP="0014614B">
            <w:pPr>
              <w:pStyle w:val="a0"/>
              <w:ind w:leftChars="0" w:left="0"/>
              <w:rPr>
                <w:ins w:id="15012" w:author="t_竹沢 公佑" w:date="2020-05-27T10:40:00Z"/>
                <w:lang w:val="en"/>
              </w:rPr>
            </w:pPr>
            <w:ins w:id="15013" w:author="t_竹沢 公佑" w:date="2020-05-27T10:40:00Z">
              <w:r w:rsidRPr="0014614B">
                <w:rPr>
                  <w:rFonts w:hint="eastAsia"/>
                  <w:lang w:val="en"/>
                </w:rPr>
                <w:t>-</w:t>
              </w:r>
            </w:ins>
          </w:p>
        </w:tc>
      </w:tr>
      <w:tr w:rsidR="009C55D4" w:rsidRPr="0014614B" w:rsidTr="0014614B">
        <w:trPr>
          <w:ins w:id="15014" w:author="t_竹沢 公佑" w:date="2020-05-27T10:40:00Z"/>
        </w:trPr>
        <w:tc>
          <w:tcPr>
            <w:tcW w:w="2686" w:type="dxa"/>
            <w:shd w:val="clear" w:color="auto" w:fill="auto"/>
          </w:tcPr>
          <w:p w:rsidR="009C55D4" w:rsidRPr="0014614B" w:rsidRDefault="009C55D4" w:rsidP="0014614B">
            <w:pPr>
              <w:pStyle w:val="a0"/>
              <w:ind w:leftChars="0" w:left="0"/>
              <w:rPr>
                <w:ins w:id="15015" w:author="t_竹沢 公佑" w:date="2020-05-27T10:40:00Z"/>
                <w:lang w:val="en"/>
              </w:rPr>
            </w:pPr>
            <w:ins w:id="15016" w:author="t_竹沢 公佑" w:date="2020-05-27T10:40:00Z">
              <w:r w:rsidRPr="0014614B">
                <w:rPr>
                  <w:rFonts w:hint="eastAsia"/>
                  <w:lang w:val="en"/>
                </w:rPr>
                <w:t>DRXPD_SET_CONTROL group3</w:t>
              </w:r>
            </w:ins>
          </w:p>
        </w:tc>
        <w:tc>
          <w:tcPr>
            <w:tcW w:w="2951" w:type="dxa"/>
            <w:shd w:val="clear" w:color="auto" w:fill="auto"/>
          </w:tcPr>
          <w:p w:rsidR="009C55D4" w:rsidRDefault="009C55D4" w:rsidP="0014614B">
            <w:pPr>
              <w:pStyle w:val="a0"/>
              <w:ind w:leftChars="0" w:left="0"/>
              <w:rPr>
                <w:ins w:id="15017" w:author="t_竹沢 公佑" w:date="2020-05-27T10:40:00Z"/>
              </w:rPr>
            </w:pPr>
            <w:ins w:id="15018" w:author="t_竹沢 公佑" w:date="2020-05-27T10:40:00Z">
              <w:r w:rsidRPr="0014614B">
                <w:rPr>
                  <w:lang w:val="en"/>
                </w:rPr>
                <w:t>SET_DFR_FORCETX</w:t>
              </w:r>
            </w:ins>
          </w:p>
          <w:p w:rsidR="009C55D4" w:rsidRPr="0014614B" w:rsidRDefault="009C55D4" w:rsidP="0014614B">
            <w:pPr>
              <w:pStyle w:val="a0"/>
              <w:ind w:leftChars="0" w:left="0"/>
              <w:rPr>
                <w:ins w:id="15019" w:author="t_竹沢 公佑" w:date="2020-05-27T10:40:00Z"/>
                <w:lang w:val="en"/>
              </w:rPr>
            </w:pPr>
            <w:ins w:id="15020" w:author="t_竹沢 公佑" w:date="2020-05-27T10:40:00Z">
              <w:r w:rsidRPr="0014614B">
                <w:rPr>
                  <w:lang w:val="en"/>
                </w:rPr>
                <w:t>SET_PARITY_RANGE</w:t>
              </w:r>
            </w:ins>
          </w:p>
        </w:tc>
        <w:tc>
          <w:tcPr>
            <w:tcW w:w="4502" w:type="dxa"/>
            <w:shd w:val="clear" w:color="auto" w:fill="auto"/>
          </w:tcPr>
          <w:p w:rsidR="009C55D4" w:rsidRPr="0014614B" w:rsidRDefault="009C55D4" w:rsidP="0014614B">
            <w:pPr>
              <w:pStyle w:val="a0"/>
              <w:ind w:leftChars="0" w:left="0"/>
              <w:rPr>
                <w:ins w:id="15021" w:author="t_竹沢 公佑" w:date="2020-05-27T10:40:00Z"/>
                <w:lang w:val="en"/>
              </w:rPr>
            </w:pPr>
            <w:ins w:id="15022" w:author="t_竹沢 公佑" w:date="2020-05-27T10:40:00Z">
              <w:r w:rsidRPr="0014614B">
                <w:rPr>
                  <w:rFonts w:hint="eastAsia"/>
                  <w:lang w:val="en"/>
                </w:rPr>
                <w:t>-</w:t>
              </w:r>
            </w:ins>
          </w:p>
        </w:tc>
      </w:tr>
      <w:tr w:rsidR="009C55D4" w:rsidRPr="0014614B" w:rsidTr="0014614B">
        <w:trPr>
          <w:ins w:id="15023" w:author="t_竹沢 公佑" w:date="2020-05-27T10:40:00Z"/>
        </w:trPr>
        <w:tc>
          <w:tcPr>
            <w:tcW w:w="2686" w:type="dxa"/>
            <w:shd w:val="clear" w:color="auto" w:fill="auto"/>
          </w:tcPr>
          <w:p w:rsidR="009C55D4" w:rsidRPr="0014614B" w:rsidRDefault="009C55D4" w:rsidP="0014614B">
            <w:pPr>
              <w:pStyle w:val="a0"/>
              <w:ind w:leftChars="0" w:left="0"/>
              <w:rPr>
                <w:ins w:id="15024" w:author="t_竹沢 公佑" w:date="2020-05-27T10:40:00Z"/>
                <w:lang w:val="en"/>
              </w:rPr>
            </w:pPr>
            <w:ins w:id="15025" w:author="t_竹沢 公佑" w:date="2020-05-27T10:40:00Z">
              <w:r w:rsidRPr="0014614B">
                <w:rPr>
                  <w:rFonts w:hint="eastAsia"/>
                  <w:lang w:val="en"/>
                </w:rPr>
                <w:t>DRXPD_SET_CONTROL group4</w:t>
              </w:r>
            </w:ins>
          </w:p>
        </w:tc>
        <w:tc>
          <w:tcPr>
            <w:tcW w:w="2951" w:type="dxa"/>
            <w:shd w:val="clear" w:color="auto" w:fill="auto"/>
          </w:tcPr>
          <w:p w:rsidR="009C55D4" w:rsidRPr="0014614B" w:rsidRDefault="009C55D4" w:rsidP="0014614B">
            <w:pPr>
              <w:pStyle w:val="a0"/>
              <w:ind w:leftChars="0" w:left="0"/>
              <w:rPr>
                <w:ins w:id="15026" w:author="t_竹沢 公佑" w:date="2020-05-27T10:40:00Z"/>
                <w:lang w:val="en"/>
              </w:rPr>
            </w:pPr>
            <w:ins w:id="15027" w:author="t_竹沢 公佑" w:date="2020-05-27T10:40:00Z">
              <w:r w:rsidRPr="0014614B">
                <w:rPr>
                  <w:lang w:val="en"/>
                </w:rPr>
                <w:t>SET_SEU_STATUS</w:t>
              </w:r>
            </w:ins>
          </w:p>
          <w:p w:rsidR="009C55D4" w:rsidRPr="0014614B" w:rsidRDefault="009C55D4" w:rsidP="0014614B">
            <w:pPr>
              <w:pStyle w:val="a0"/>
              <w:ind w:leftChars="0" w:left="0"/>
              <w:rPr>
                <w:ins w:id="15028" w:author="t_竹沢 公佑" w:date="2020-05-27T10:40:00Z"/>
                <w:lang w:val="en"/>
              </w:rPr>
            </w:pPr>
            <w:ins w:id="15029" w:author="t_竹沢 公佑" w:date="2020-05-27T10:40:00Z">
              <w:r w:rsidRPr="0014614B">
                <w:rPr>
                  <w:lang w:val="en"/>
                </w:rPr>
                <w:t>SET_SEU_INJERR</w:t>
              </w:r>
            </w:ins>
          </w:p>
        </w:tc>
        <w:tc>
          <w:tcPr>
            <w:tcW w:w="4502" w:type="dxa"/>
            <w:shd w:val="clear" w:color="auto" w:fill="auto"/>
          </w:tcPr>
          <w:p w:rsidR="009C55D4" w:rsidRPr="0014614B" w:rsidRDefault="009C55D4" w:rsidP="0014614B">
            <w:pPr>
              <w:pStyle w:val="a0"/>
              <w:ind w:leftChars="0" w:left="0"/>
              <w:rPr>
                <w:ins w:id="15030" w:author="t_竹沢 公佑" w:date="2020-05-27T10:40:00Z"/>
                <w:lang w:val="en"/>
              </w:rPr>
            </w:pPr>
            <w:ins w:id="15031" w:author="t_竹沢 公佑" w:date="2020-05-27T10:40:00Z">
              <w:r w:rsidRPr="0014614B">
                <w:rPr>
                  <w:rFonts w:hint="eastAsia"/>
                  <w:lang w:val="en"/>
                </w:rPr>
                <w:t xml:space="preserve">These functions depend on SEU module status. For the detail of SEU module, please refer </w:t>
              </w:r>
              <w:r w:rsidRPr="0014614B">
                <w:rPr>
                  <w:b/>
                  <w:lang w:val="en"/>
                </w:rPr>
                <w:t>“</w:t>
              </w:r>
              <w:r w:rsidRPr="0014614B">
                <w:rPr>
                  <w:b/>
                  <w:lang w:val="en"/>
                </w:rPr>
                <w:fldChar w:fldCharType="begin"/>
              </w:r>
              <w:r w:rsidRPr="0014614B">
                <w:rPr>
                  <w:b/>
                  <w:lang w:val="en"/>
                </w:rPr>
                <w:instrText xml:space="preserve"> REF _Ref17401304 \r \h  \* MERGEFORMAT </w:instrText>
              </w:r>
            </w:ins>
            <w:r w:rsidRPr="0014614B">
              <w:rPr>
                <w:b/>
                <w:lang w:val="en"/>
              </w:rPr>
            </w:r>
            <w:ins w:id="15032" w:author="t_竹沢 公佑" w:date="2020-05-27T10:40:00Z">
              <w:r w:rsidRPr="0014614B">
                <w:rPr>
                  <w:b/>
                  <w:lang w:val="en"/>
                </w:rPr>
                <w:fldChar w:fldCharType="separate"/>
              </w:r>
            </w:ins>
            <w:ins w:id="15033" w:author="t_竹沢 公佑" w:date="2021-02-02T17:29:00Z">
              <w:r w:rsidR="000B4FA1">
                <w:rPr>
                  <w:b/>
                  <w:lang w:val="en"/>
                </w:rPr>
                <w:t>7.3</w:t>
              </w:r>
            </w:ins>
            <w:ins w:id="15034" w:author="t_竹沢 公佑" w:date="2020-05-27T10:40:00Z">
              <w:r w:rsidRPr="0014614B">
                <w:rPr>
                  <w:b/>
                  <w:lang w:val="en"/>
                </w:rPr>
                <w:fldChar w:fldCharType="end"/>
              </w:r>
              <w:r w:rsidRPr="0014614B">
                <w:rPr>
                  <w:rFonts w:hint="eastAsia"/>
                  <w:b/>
                  <w:lang w:val="en"/>
                </w:rPr>
                <w:t xml:space="preserve"> </w:t>
              </w:r>
              <w:r w:rsidRPr="0014614B">
                <w:rPr>
                  <w:b/>
                  <w:lang w:val="en"/>
                </w:rPr>
                <w:fldChar w:fldCharType="begin"/>
              </w:r>
              <w:r w:rsidRPr="0014614B">
                <w:rPr>
                  <w:b/>
                  <w:lang w:val="en"/>
                </w:rPr>
                <w:instrText xml:space="preserve"> REF _Ref17401304 \h  \* MERGEFORMAT </w:instrText>
              </w:r>
            </w:ins>
            <w:r w:rsidRPr="0014614B">
              <w:rPr>
                <w:b/>
                <w:lang w:val="en"/>
              </w:rPr>
            </w:r>
            <w:ins w:id="15035" w:author="t_竹沢 公佑" w:date="2020-05-27T10:40:00Z">
              <w:r w:rsidRPr="0014614B">
                <w:rPr>
                  <w:b/>
                  <w:lang w:val="en"/>
                </w:rPr>
                <w:fldChar w:fldCharType="separate"/>
              </w:r>
            </w:ins>
            <w:ins w:id="15036" w:author="t_竹沢 公佑" w:date="2021-02-02T17:29:00Z">
              <w:r w:rsidR="000B4FA1" w:rsidRPr="000B4FA1">
                <w:rPr>
                  <w:b/>
                  <w:u w:val="single"/>
                  <w:rPrChange w:id="15037" w:author="t_竹沢 公佑" w:date="2021-02-02T17:29:00Z">
                    <w:rPr>
                      <w:u w:val="single"/>
                    </w:rPr>
                  </w:rPrChange>
                </w:rPr>
                <w:t>SEU Mitigation</w:t>
              </w:r>
            </w:ins>
            <w:ins w:id="15038" w:author="t_竹沢 公佑" w:date="2020-05-27T10:40:00Z">
              <w:r w:rsidRPr="0014614B">
                <w:rPr>
                  <w:b/>
                  <w:lang w:val="en"/>
                </w:rPr>
                <w:fldChar w:fldCharType="end"/>
              </w:r>
              <w:r w:rsidRPr="0014614B">
                <w:rPr>
                  <w:b/>
                  <w:lang w:val="en"/>
                </w:rPr>
                <w:t>”</w:t>
              </w:r>
              <w:r w:rsidRPr="0014614B">
                <w:rPr>
                  <w:rFonts w:hint="eastAsia"/>
                  <w:lang w:val="en"/>
                </w:rPr>
                <w:t xml:space="preserve">.  </w:t>
              </w:r>
            </w:ins>
          </w:p>
        </w:tc>
      </w:tr>
      <w:tr w:rsidR="009C55D4" w:rsidRPr="0014614B" w:rsidTr="0014614B">
        <w:trPr>
          <w:ins w:id="15039" w:author="t_竹沢 公佑" w:date="2020-05-27T10:40:00Z"/>
        </w:trPr>
        <w:tc>
          <w:tcPr>
            <w:tcW w:w="2686" w:type="dxa"/>
            <w:shd w:val="clear" w:color="auto" w:fill="auto"/>
          </w:tcPr>
          <w:p w:rsidR="009C55D4" w:rsidRDefault="009C55D4" w:rsidP="00F15EDF">
            <w:pPr>
              <w:pStyle w:val="a0"/>
              <w:ind w:leftChars="0" w:left="0"/>
              <w:rPr>
                <w:ins w:id="15040" w:author="t_竹沢 公佑" w:date="2020-06-22T12:54:00Z"/>
                <w:lang w:val="en"/>
              </w:rPr>
            </w:pPr>
            <w:ins w:id="15041" w:author="t_竹沢 公佑" w:date="2020-05-27T10:40:00Z">
              <w:r w:rsidRPr="0014614B">
                <w:rPr>
                  <w:rFonts w:hint="eastAsia"/>
                  <w:lang w:val="en"/>
                </w:rPr>
                <w:t xml:space="preserve">DRXPD_GET_MONSTS </w:t>
              </w:r>
            </w:ins>
          </w:p>
          <w:p w:rsidR="003931E1" w:rsidRPr="0014614B" w:rsidRDefault="003931E1" w:rsidP="00C7646E">
            <w:pPr>
              <w:pStyle w:val="a0"/>
              <w:ind w:leftChars="0" w:left="0"/>
              <w:rPr>
                <w:ins w:id="15042" w:author="t_竹沢 公佑" w:date="2020-05-27T10:40:00Z"/>
                <w:lang w:val="en"/>
              </w:rPr>
            </w:pPr>
          </w:p>
        </w:tc>
        <w:tc>
          <w:tcPr>
            <w:tcW w:w="2951" w:type="dxa"/>
            <w:shd w:val="clear" w:color="auto" w:fill="auto"/>
          </w:tcPr>
          <w:p w:rsidR="009C55D4" w:rsidRPr="0014614B" w:rsidRDefault="009C55D4" w:rsidP="0014614B">
            <w:pPr>
              <w:pStyle w:val="a0"/>
              <w:ind w:leftChars="0" w:left="0"/>
              <w:rPr>
                <w:ins w:id="15043" w:author="t_竹沢 公佑" w:date="2020-05-27T10:40:00Z"/>
                <w:lang w:val="en"/>
              </w:rPr>
            </w:pPr>
            <w:ins w:id="15044" w:author="t_竹沢 公佑" w:date="2020-05-27T10:40:00Z">
              <w:r w:rsidRPr="0014614B">
                <w:rPr>
                  <w:rFonts w:hint="eastAsia"/>
                  <w:lang w:val="en"/>
                </w:rPr>
                <w:t>All monitoring ItemIDs.</w:t>
              </w:r>
            </w:ins>
          </w:p>
        </w:tc>
        <w:tc>
          <w:tcPr>
            <w:tcW w:w="4502" w:type="dxa"/>
            <w:shd w:val="clear" w:color="auto" w:fill="auto"/>
          </w:tcPr>
          <w:p w:rsidR="009C55D4" w:rsidRPr="0014614B" w:rsidRDefault="009C55D4" w:rsidP="0014614B">
            <w:pPr>
              <w:pStyle w:val="a0"/>
              <w:ind w:leftChars="0" w:left="0"/>
              <w:rPr>
                <w:ins w:id="15045" w:author="t_竹沢 公佑" w:date="2020-05-27T10:40:00Z"/>
                <w:lang w:val="en"/>
              </w:rPr>
            </w:pPr>
            <w:ins w:id="15046" w:author="t_竹沢 公佑" w:date="2020-05-27T10:40:00Z">
              <w:r w:rsidRPr="0014614B">
                <w:rPr>
                  <w:rFonts w:hint="eastAsia"/>
                  <w:lang w:val="en"/>
                </w:rPr>
                <w:t>-</w:t>
              </w:r>
            </w:ins>
          </w:p>
        </w:tc>
      </w:tr>
      <w:tr w:rsidR="009C55D4" w:rsidRPr="0014614B" w:rsidTr="0014614B">
        <w:trPr>
          <w:ins w:id="15047" w:author="t_竹沢 公佑" w:date="2020-05-27T10:40:00Z"/>
        </w:trPr>
        <w:tc>
          <w:tcPr>
            <w:tcW w:w="2686" w:type="dxa"/>
            <w:shd w:val="clear" w:color="auto" w:fill="auto"/>
          </w:tcPr>
          <w:p w:rsidR="009C55D4" w:rsidRPr="0014614B" w:rsidRDefault="009C55D4" w:rsidP="0014614B">
            <w:pPr>
              <w:pStyle w:val="a0"/>
              <w:ind w:leftChars="0" w:left="0"/>
              <w:rPr>
                <w:ins w:id="15048" w:author="t_竹沢 公佑" w:date="2020-05-27T10:40:00Z"/>
                <w:lang w:val="en"/>
              </w:rPr>
            </w:pPr>
            <w:ins w:id="15049" w:author="t_竹沢 公佑" w:date="2020-05-27T10:40:00Z">
              <w:r w:rsidRPr="0014614B">
                <w:rPr>
                  <w:rFonts w:hint="eastAsia"/>
                  <w:lang w:val="en"/>
                </w:rPr>
                <w:t>ioctl command group1</w:t>
              </w:r>
            </w:ins>
          </w:p>
          <w:p w:rsidR="009C55D4" w:rsidRPr="0014614B" w:rsidRDefault="009C55D4" w:rsidP="0014614B">
            <w:pPr>
              <w:pStyle w:val="a0"/>
              <w:ind w:leftChars="0" w:left="0"/>
              <w:rPr>
                <w:ins w:id="15050" w:author="t_竹沢 公佑" w:date="2020-05-27T10:40:00Z"/>
                <w:lang w:val="en"/>
              </w:rPr>
            </w:pPr>
          </w:p>
        </w:tc>
        <w:tc>
          <w:tcPr>
            <w:tcW w:w="2951" w:type="dxa"/>
            <w:shd w:val="clear" w:color="auto" w:fill="auto"/>
          </w:tcPr>
          <w:p w:rsidR="003931E1" w:rsidRDefault="003931E1" w:rsidP="0014614B">
            <w:pPr>
              <w:pStyle w:val="a0"/>
              <w:ind w:leftChars="0" w:left="0"/>
              <w:rPr>
                <w:ins w:id="15051" w:author="t_竹沢 公佑" w:date="2020-06-22T12:51:00Z"/>
                <w:lang w:val="en"/>
              </w:rPr>
            </w:pPr>
            <w:ins w:id="15052" w:author="t_竹沢 公佑" w:date="2020-06-22T12:50:00Z">
              <w:r>
                <w:rPr>
                  <w:rFonts w:hint="eastAsia"/>
                  <w:lang w:val="en"/>
                </w:rPr>
                <w:t>DRXPD_GET_RCVSTS</w:t>
              </w:r>
            </w:ins>
          </w:p>
          <w:p w:rsidR="003931E1" w:rsidRDefault="003931E1" w:rsidP="0014614B">
            <w:pPr>
              <w:pStyle w:val="a0"/>
              <w:ind w:leftChars="0" w:left="0"/>
              <w:rPr>
                <w:ins w:id="15053" w:author="t_竹沢 公佑" w:date="2020-06-22T12:50:00Z"/>
                <w:lang w:val="en"/>
              </w:rPr>
            </w:pPr>
            <w:ins w:id="15054" w:author="t_竹沢 公佑" w:date="2020-06-22T12:51:00Z">
              <w:r>
                <w:rPr>
                  <w:rFonts w:hint="eastAsia"/>
                  <w:lang w:val="en"/>
                </w:rPr>
                <w:t>DRXPD_CLR_RCV</w:t>
              </w:r>
            </w:ins>
          </w:p>
          <w:p w:rsidR="009C55D4" w:rsidRPr="0014614B" w:rsidRDefault="009C55D4" w:rsidP="0014614B">
            <w:pPr>
              <w:pStyle w:val="a0"/>
              <w:ind w:leftChars="0" w:left="0"/>
              <w:rPr>
                <w:ins w:id="15055" w:author="t_竹沢 公佑" w:date="2020-05-27T10:40:00Z"/>
                <w:lang w:val="en"/>
              </w:rPr>
            </w:pPr>
            <w:ins w:id="15056" w:author="t_竹沢 公佑" w:date="2020-05-27T10:40:00Z">
              <w:r w:rsidRPr="0014614B">
                <w:rPr>
                  <w:lang w:val="en"/>
                </w:rPr>
                <w:t>DRXPD_GET_I2C_DATA</w:t>
              </w:r>
            </w:ins>
          </w:p>
          <w:p w:rsidR="009C55D4" w:rsidRPr="0014614B" w:rsidRDefault="009C55D4" w:rsidP="0014614B">
            <w:pPr>
              <w:pStyle w:val="a0"/>
              <w:ind w:leftChars="0" w:left="0"/>
              <w:rPr>
                <w:ins w:id="15057" w:author="t_竹沢 公佑" w:date="2020-05-27T10:40:00Z"/>
                <w:lang w:val="en"/>
              </w:rPr>
            </w:pPr>
            <w:ins w:id="15058" w:author="t_竹沢 公佑" w:date="2020-05-27T10:40:00Z">
              <w:r w:rsidRPr="0014614B">
                <w:rPr>
                  <w:lang w:val="en"/>
                </w:rPr>
                <w:t>DRXPD_SET_I2C_CMD</w:t>
              </w:r>
            </w:ins>
          </w:p>
          <w:p w:rsidR="009C55D4" w:rsidRPr="0014614B" w:rsidRDefault="009C55D4" w:rsidP="0014614B">
            <w:pPr>
              <w:pStyle w:val="a0"/>
              <w:ind w:leftChars="0" w:left="0"/>
              <w:rPr>
                <w:ins w:id="15059" w:author="t_竹沢 公佑" w:date="2020-05-27T10:40:00Z"/>
                <w:lang w:val="en"/>
              </w:rPr>
            </w:pPr>
            <w:ins w:id="15060" w:author="t_竹沢 公佑" w:date="2020-05-27T10:40:00Z">
              <w:r w:rsidRPr="0014614B">
                <w:rPr>
                  <w:lang w:val="en"/>
                </w:rPr>
                <w:t>DRXPD_SET_SEUEVT</w:t>
              </w:r>
            </w:ins>
          </w:p>
          <w:p w:rsidR="009C55D4" w:rsidRPr="0014614B" w:rsidRDefault="009C55D4" w:rsidP="0014614B">
            <w:pPr>
              <w:pStyle w:val="a0"/>
              <w:ind w:leftChars="0" w:left="0"/>
              <w:rPr>
                <w:ins w:id="15061" w:author="t_竹沢 公佑" w:date="2020-05-27T10:40:00Z"/>
                <w:lang w:val="en"/>
              </w:rPr>
            </w:pPr>
            <w:ins w:id="15062" w:author="t_竹沢 公佑" w:date="2020-05-27T10:40:00Z">
              <w:r w:rsidRPr="0014614B">
                <w:rPr>
                  <w:lang w:val="en"/>
                </w:rPr>
                <w:t>DRXPD_CLR_SEUEVT</w:t>
              </w:r>
            </w:ins>
          </w:p>
          <w:p w:rsidR="009C55D4" w:rsidRDefault="009C55D4" w:rsidP="0014614B">
            <w:pPr>
              <w:pStyle w:val="a0"/>
              <w:ind w:leftChars="0" w:left="0"/>
              <w:rPr>
                <w:ins w:id="15063" w:author="t_竹沢 公佑" w:date="2020-06-22T13:14:00Z"/>
                <w:lang w:val="en"/>
              </w:rPr>
            </w:pPr>
            <w:ins w:id="15064" w:author="t_竹沢 公佑" w:date="2020-05-27T10:40:00Z">
              <w:r w:rsidRPr="0014614B">
                <w:rPr>
                  <w:lang w:val="en"/>
                </w:rPr>
                <w:t>DRXPD_FLASH_OVHLOG</w:t>
              </w:r>
            </w:ins>
          </w:p>
          <w:p w:rsidR="009C55D4" w:rsidRPr="0014614B" w:rsidRDefault="009C55D4" w:rsidP="0014614B">
            <w:pPr>
              <w:pStyle w:val="a0"/>
              <w:ind w:leftChars="0" w:left="0"/>
              <w:rPr>
                <w:ins w:id="15065" w:author="t_竹沢 公佑" w:date="2020-05-27T10:40:00Z"/>
                <w:lang w:val="en"/>
              </w:rPr>
            </w:pPr>
            <w:ins w:id="15066" w:author="t_竹沢 公佑" w:date="2020-05-27T10:40:00Z">
              <w:r w:rsidRPr="0014614B">
                <w:rPr>
                  <w:lang w:val="en"/>
                </w:rPr>
                <w:t>DRXPD_SEL_EQ</w:t>
              </w:r>
            </w:ins>
          </w:p>
          <w:p w:rsidR="009C55D4" w:rsidRDefault="009C55D4" w:rsidP="0014614B">
            <w:pPr>
              <w:pStyle w:val="a0"/>
              <w:ind w:leftChars="0" w:left="0"/>
              <w:rPr>
                <w:ins w:id="15067" w:author="t_竹沢 公佑" w:date="2020-11-27T20:30:00Z"/>
                <w:lang w:val="en"/>
              </w:rPr>
            </w:pPr>
            <w:ins w:id="15068" w:author="t_竹沢 公佑" w:date="2020-05-27T10:40:00Z">
              <w:r w:rsidRPr="0014614B">
                <w:rPr>
                  <w:lang w:val="en"/>
                </w:rPr>
                <w:t>DRXPD_GET_EQ</w:t>
              </w:r>
            </w:ins>
          </w:p>
          <w:p w:rsidR="004D7497" w:rsidRPr="0014614B" w:rsidRDefault="004D7497" w:rsidP="0014614B">
            <w:pPr>
              <w:pStyle w:val="a0"/>
              <w:ind w:leftChars="0" w:left="0"/>
              <w:rPr>
                <w:ins w:id="15069" w:author="t_竹沢 公佑" w:date="2020-05-27T10:40:00Z"/>
                <w:lang w:val="en"/>
              </w:rPr>
            </w:pPr>
            <w:ins w:id="15070" w:author="t_竹沢 公佑" w:date="2020-11-27T20:30:00Z">
              <w:r>
                <w:rPr>
                  <w:rFonts w:hint="eastAsia"/>
                  <w:lang w:val="en"/>
                </w:rPr>
                <w:t>DRXPD_GET_OVRFLW</w:t>
              </w:r>
            </w:ins>
          </w:p>
        </w:tc>
        <w:tc>
          <w:tcPr>
            <w:tcW w:w="4502" w:type="dxa"/>
            <w:shd w:val="clear" w:color="auto" w:fill="auto"/>
          </w:tcPr>
          <w:p w:rsidR="009C55D4" w:rsidRPr="0014614B" w:rsidRDefault="009C55D4" w:rsidP="0014614B">
            <w:pPr>
              <w:pStyle w:val="a0"/>
              <w:ind w:leftChars="0" w:left="0"/>
              <w:rPr>
                <w:ins w:id="15071" w:author="t_竹沢 公佑" w:date="2020-05-27T10:40:00Z"/>
                <w:lang w:val="en"/>
              </w:rPr>
            </w:pPr>
            <w:ins w:id="15072" w:author="t_竹沢 公佑" w:date="2020-05-27T10:40:00Z">
              <w:r w:rsidRPr="0014614B">
                <w:rPr>
                  <w:rFonts w:hint="eastAsia"/>
                  <w:lang w:val="en"/>
                </w:rPr>
                <w:t>-</w:t>
              </w:r>
            </w:ins>
          </w:p>
        </w:tc>
      </w:tr>
    </w:tbl>
    <w:p w:rsidR="009C55D4" w:rsidRPr="00226408" w:rsidRDefault="009C55D4" w:rsidP="009C55D4">
      <w:pPr>
        <w:pStyle w:val="af9"/>
        <w:jc w:val="center"/>
        <w:rPr>
          <w:ins w:id="15073" w:author="t_竹沢 公佑" w:date="2020-05-27T10:40:00Z"/>
          <w:b w:val="0"/>
          <w:lang w:val="en"/>
        </w:rPr>
      </w:pPr>
      <w:bookmarkStart w:id="15074" w:name="_Ref41468533"/>
      <w:ins w:id="15075" w:author="t_竹沢 公佑" w:date="2020-05-27T10:40:00Z">
        <w:r>
          <w:t xml:space="preserve">Table </w:t>
        </w:r>
      </w:ins>
      <w:ins w:id="15076" w:author="t_竹沢 公佑" w:date="2020-08-13T11:37:00Z">
        <w:r w:rsidR="00614602">
          <w:fldChar w:fldCharType="begin"/>
        </w:r>
        <w:r w:rsidR="00614602">
          <w:instrText xml:space="preserve"> STYLEREF 1 \s </w:instrText>
        </w:r>
      </w:ins>
      <w:r w:rsidR="00614602">
        <w:fldChar w:fldCharType="separate"/>
      </w:r>
      <w:r w:rsidR="000B4FA1">
        <w:rPr>
          <w:noProof/>
        </w:rPr>
        <w:t>7</w:t>
      </w:r>
      <w:ins w:id="15077" w:author="t_竹沢 公佑" w:date="2020-08-13T11:37:00Z">
        <w:r w:rsidR="00614602">
          <w:fldChar w:fldCharType="end"/>
        </w:r>
        <w:r w:rsidR="00614602">
          <w:noBreakHyphen/>
        </w:r>
        <w:r w:rsidR="00614602">
          <w:fldChar w:fldCharType="begin"/>
        </w:r>
        <w:r w:rsidR="00614602">
          <w:instrText xml:space="preserve"> SEQ Table \* ARABIC \s 1 </w:instrText>
        </w:r>
      </w:ins>
      <w:r w:rsidR="00614602">
        <w:fldChar w:fldCharType="separate"/>
      </w:r>
      <w:ins w:id="15078" w:author="t_竹沢 公佑" w:date="2021-02-02T17:29:00Z">
        <w:r w:rsidR="000B4FA1">
          <w:rPr>
            <w:noProof/>
          </w:rPr>
          <w:t>3</w:t>
        </w:r>
      </w:ins>
      <w:ins w:id="15079" w:author="t_竹沢 公佑" w:date="2020-08-13T11:37:00Z">
        <w:r w:rsidR="00614602">
          <w:fldChar w:fldCharType="end"/>
        </w:r>
      </w:ins>
      <w:ins w:id="15080" w:author="t_竹沢 公佑" w:date="2020-05-27T10:40:00Z">
        <w:r>
          <w:rPr>
            <w:rFonts w:hint="eastAsia"/>
          </w:rPr>
          <w:t xml:space="preserve"> : </w:t>
        </w:r>
        <w:r w:rsidRPr="00226408">
          <w:rPr>
            <w:rFonts w:hint="eastAsia"/>
            <w:b w:val="0"/>
          </w:rPr>
          <w:t>function/ItemID group (reception mode)</w:t>
        </w:r>
        <w:bookmarkEnd w:id="15074"/>
      </w:ins>
    </w:p>
    <w:p w:rsidR="009C55D4" w:rsidRPr="009C55D4" w:rsidRDefault="009C55D4">
      <w:pPr>
        <w:pStyle w:val="a0"/>
        <w:ind w:leftChars="0" w:left="0"/>
        <w:jc w:val="center"/>
        <w:rPr>
          <w:ins w:id="15081" w:author="t_竹沢 公佑" w:date="2020-05-27T10:40:00Z"/>
          <w:lang w:val="en"/>
          <w:rPrChange w:id="15082" w:author="t_竹沢 公佑" w:date="2020-05-27T10:40:00Z">
            <w:rPr>
              <w:ins w:id="15083" w:author="t_竹沢 公佑" w:date="2020-05-27T10:40:00Z"/>
            </w:rPr>
          </w:rPrChange>
        </w:rPr>
        <w:pPrChange w:id="15084" w:author="t_竹沢 公佑" w:date="2020-05-27T10:25:00Z">
          <w:pPr/>
        </w:pPrChange>
      </w:pPr>
    </w:p>
    <w:p w:rsidR="009C55D4" w:rsidRDefault="009C55D4">
      <w:pPr>
        <w:pStyle w:val="a0"/>
        <w:ind w:leftChars="0" w:left="0"/>
        <w:jc w:val="center"/>
        <w:rPr>
          <w:ins w:id="15085" w:author="t_竹沢 公佑" w:date="2020-05-27T10:40:00Z"/>
        </w:rPr>
        <w:pPrChange w:id="15086" w:author="t_竹沢 公佑" w:date="2020-05-27T10:25:00Z">
          <w:pPr/>
        </w:pPrChange>
      </w:pPr>
    </w:p>
    <w:p w:rsidR="00645285" w:rsidRDefault="00A0052C">
      <w:pPr>
        <w:pStyle w:val="a0"/>
        <w:ind w:leftChars="0" w:left="0"/>
        <w:jc w:val="center"/>
        <w:rPr>
          <w:ins w:id="15087" w:author="t_竹沢 公佑" w:date="2020-05-18T09:54:00Z"/>
          <w:lang w:val="en"/>
        </w:rPr>
        <w:pPrChange w:id="15088" w:author="t_竹沢 公佑" w:date="2020-05-27T10:25:00Z">
          <w:pPr/>
        </w:pPrChange>
      </w:pPr>
      <w:ins w:id="15089" w:author="t_竹沢 公佑" w:date="2020-05-18T10:58:00Z">
        <w:r>
          <w:rPr>
            <w:lang w:val="en"/>
          </w:rPr>
          <w:br w:type="page"/>
        </w:r>
      </w:ins>
    </w:p>
    <w:p w:rsidR="00A0052C" w:rsidRDefault="00A0052C" w:rsidP="00A0052C">
      <w:pPr>
        <w:pStyle w:val="3"/>
        <w:rPr>
          <w:ins w:id="15090" w:author="t_竹沢 公佑" w:date="2020-05-18T10:58:00Z"/>
        </w:rPr>
      </w:pPr>
      <w:bookmarkStart w:id="15091" w:name="_Toc63179489"/>
      <w:ins w:id="15092" w:author="t_竹沢 公佑" w:date="2020-05-18T10:58:00Z">
        <w:r>
          <w:rPr>
            <w:rFonts w:hint="eastAsia"/>
          </w:rPr>
          <w:t>State table (transmission mode)</w:t>
        </w:r>
        <w:bookmarkEnd w:id="15091"/>
      </w:ins>
    </w:p>
    <w:p w:rsidR="00491480" w:rsidRPr="00A84F81" w:rsidRDefault="00A0052C" w:rsidP="00A0052C">
      <w:pPr>
        <w:pStyle w:val="a0"/>
        <w:ind w:leftChars="0" w:left="0"/>
        <w:rPr>
          <w:ins w:id="15093" w:author="t_竹沢 公佑" w:date="2020-05-18T11:02:00Z"/>
          <w:lang w:val="en"/>
        </w:rPr>
      </w:pPr>
      <w:ins w:id="15094" w:author="t_竹沢 公佑" w:date="2020-05-18T11:02:00Z">
        <w:r>
          <w:rPr>
            <w:rFonts w:hint="eastAsia"/>
            <w:lang w:val="en"/>
          </w:rPr>
          <w:t xml:space="preserve">Following table shows state transition table for transmission mode. The table below does not consider overheat state. For the detail of this state, please refer to </w:t>
        </w:r>
        <w:r w:rsidRPr="00A84F81">
          <w:rPr>
            <w:b/>
            <w:lang w:val="en"/>
          </w:rPr>
          <w:t>“</w:t>
        </w:r>
        <w:r w:rsidRPr="00A84F81">
          <w:rPr>
            <w:b/>
            <w:lang w:val="en"/>
          </w:rPr>
          <w:fldChar w:fldCharType="begin"/>
        </w:r>
        <w:r w:rsidRPr="00A84F81">
          <w:rPr>
            <w:b/>
            <w:lang w:val="en"/>
          </w:rPr>
          <w:instrText xml:space="preserve"> REF _Ref12958467 \r \h </w:instrText>
        </w:r>
        <w:r>
          <w:rPr>
            <w:b/>
            <w:lang w:val="en"/>
          </w:rPr>
          <w:instrText xml:space="preserve"> \* MERGEFORMAT </w:instrText>
        </w:r>
      </w:ins>
      <w:r w:rsidRPr="00A84F81">
        <w:rPr>
          <w:b/>
          <w:lang w:val="en"/>
        </w:rPr>
      </w:r>
      <w:ins w:id="15095" w:author="t_竹沢 公佑" w:date="2020-05-18T11:02:00Z">
        <w:r w:rsidRPr="00A84F81">
          <w:rPr>
            <w:b/>
            <w:lang w:val="en"/>
          </w:rPr>
          <w:fldChar w:fldCharType="separate"/>
        </w:r>
      </w:ins>
      <w:ins w:id="15096" w:author="t_竹沢 公佑" w:date="2021-02-02T17:29:00Z">
        <w:r w:rsidR="000B4FA1">
          <w:rPr>
            <w:b/>
            <w:lang w:val="en"/>
          </w:rPr>
          <w:t>7.4</w:t>
        </w:r>
      </w:ins>
      <w:ins w:id="15097" w:author="t_竹沢 公佑" w:date="2020-05-18T11:02:00Z">
        <w:r w:rsidRPr="00A84F81">
          <w:rPr>
            <w:b/>
            <w:lang w:val="en"/>
          </w:rPr>
          <w:fldChar w:fldCharType="end"/>
        </w:r>
        <w:r w:rsidRPr="00A84F81">
          <w:rPr>
            <w:rFonts w:hint="eastAsia"/>
            <w:b/>
            <w:lang w:val="en"/>
          </w:rPr>
          <w:t xml:space="preserve"> </w:t>
        </w:r>
        <w:r w:rsidRPr="00A84F81">
          <w:rPr>
            <w:b/>
            <w:lang w:val="en"/>
          </w:rPr>
          <w:fldChar w:fldCharType="begin"/>
        </w:r>
        <w:r w:rsidRPr="00A84F81">
          <w:rPr>
            <w:b/>
            <w:lang w:val="en"/>
          </w:rPr>
          <w:instrText xml:space="preserve"> REF _Ref12958467 \h </w:instrText>
        </w:r>
        <w:r>
          <w:rPr>
            <w:b/>
            <w:lang w:val="en"/>
          </w:rPr>
          <w:instrText xml:space="preserve"> \* MERGEFORMAT </w:instrText>
        </w:r>
      </w:ins>
      <w:r w:rsidRPr="00A84F81">
        <w:rPr>
          <w:b/>
          <w:lang w:val="en"/>
        </w:rPr>
      </w:r>
      <w:ins w:id="15098" w:author="t_竹沢 公佑" w:date="2020-05-18T11:02:00Z">
        <w:r w:rsidRPr="00A84F81">
          <w:rPr>
            <w:b/>
            <w:lang w:val="en"/>
          </w:rPr>
          <w:fldChar w:fldCharType="separate"/>
        </w:r>
      </w:ins>
      <w:ins w:id="15099" w:author="t_竹沢 公佑" w:date="2021-02-02T17:29:00Z">
        <w:r w:rsidR="000B4FA1" w:rsidRPr="000B4FA1">
          <w:rPr>
            <w:b/>
            <w:u w:val="single"/>
            <w:lang w:val="en"/>
            <w:rPrChange w:id="15100" w:author="t_竹沢 公佑" w:date="2021-02-02T17:29:00Z">
              <w:rPr>
                <w:u w:val="single"/>
                <w:lang w:val="en"/>
              </w:rPr>
            </w:rPrChange>
          </w:rPr>
          <w:t>The overheating protection</w:t>
        </w:r>
      </w:ins>
      <w:ins w:id="15101" w:author="t_竹沢 公佑" w:date="2020-05-18T11:02:00Z">
        <w:r w:rsidRPr="00A84F81">
          <w:rPr>
            <w:b/>
            <w:lang w:val="en"/>
          </w:rPr>
          <w:fldChar w:fldCharType="end"/>
        </w:r>
        <w:r w:rsidRPr="00A84F81">
          <w:rPr>
            <w:b/>
            <w:lang w:val="en"/>
          </w:rPr>
          <w:t>”</w:t>
        </w:r>
        <w:r>
          <w:rPr>
            <w:rFonts w:hint="eastAsia"/>
            <w:lang w:val="en"/>
          </w:rPr>
          <w:t xml:space="preserve">. </w:t>
        </w:r>
      </w:ins>
      <w:ins w:id="15102" w:author="t_竹沢 公佑" w:date="2020-05-27T10:44:00Z">
        <w:r w:rsidR="00B067EB">
          <w:rPr>
            <w:rFonts w:hint="eastAsia"/>
            <w:lang w:val="en"/>
          </w:rPr>
          <w:t xml:space="preserve">And some functions and monitoring and control Items are divided into groups for readability. For the detail of these groups, please refer </w:t>
        </w:r>
        <w:r w:rsidR="00B067EB" w:rsidRPr="00B067EB">
          <w:rPr>
            <w:b/>
            <w:lang w:val="en"/>
          </w:rPr>
          <w:t>“</w:t>
        </w:r>
      </w:ins>
      <w:ins w:id="15103" w:author="t_竹沢 公佑" w:date="2020-05-27T10:45:00Z">
        <w:r w:rsidR="00B067EB" w:rsidRPr="00BB33C6">
          <w:rPr>
            <w:b/>
            <w:lang w:val="en"/>
          </w:rPr>
          <w:fldChar w:fldCharType="begin"/>
        </w:r>
        <w:r w:rsidR="00B067EB" w:rsidRPr="00B067EB">
          <w:rPr>
            <w:b/>
            <w:lang w:val="en"/>
          </w:rPr>
          <w:instrText xml:space="preserve"> REF _Ref41468732 \h </w:instrText>
        </w:r>
      </w:ins>
      <w:r w:rsidR="00B067EB" w:rsidRPr="00B067EB">
        <w:rPr>
          <w:b/>
          <w:lang w:val="en"/>
          <w:rPrChange w:id="15104" w:author="t_竹沢 公佑" w:date="2020-05-27T10:45:00Z">
            <w:rPr>
              <w:lang w:val="en"/>
            </w:rPr>
          </w:rPrChange>
        </w:rPr>
        <w:instrText xml:space="preserve"> \* MERGEFORMAT </w:instrText>
      </w:r>
      <w:r w:rsidR="00B067EB" w:rsidRPr="00BB33C6">
        <w:rPr>
          <w:b/>
          <w:lang w:val="en"/>
        </w:rPr>
      </w:r>
      <w:r w:rsidR="00B067EB" w:rsidRPr="00BB33C6">
        <w:rPr>
          <w:b/>
          <w:lang w:val="en"/>
          <w:rPrChange w:id="15105" w:author="t_竹沢 公佑" w:date="2020-05-27T10:45:00Z">
            <w:rPr>
              <w:b/>
              <w:lang w:val="en"/>
            </w:rPr>
          </w:rPrChange>
        </w:rPr>
        <w:fldChar w:fldCharType="separate"/>
      </w:r>
      <w:ins w:id="15106" w:author="t_竹沢 公佑" w:date="2021-02-02T17:29:00Z">
        <w:r w:rsidR="000B4FA1" w:rsidRPr="000B4FA1">
          <w:rPr>
            <w:b/>
            <w:rPrChange w:id="15107" w:author="t_竹沢 公佑" w:date="2021-02-02T17:29:00Z">
              <w:rPr/>
            </w:rPrChange>
          </w:rPr>
          <w:t xml:space="preserve">Table </w:t>
        </w:r>
        <w:r w:rsidR="000B4FA1" w:rsidRPr="000B4FA1">
          <w:rPr>
            <w:b/>
            <w:noProof/>
            <w:rPrChange w:id="15108" w:author="t_竹沢 公佑" w:date="2021-02-02T17:29:00Z">
              <w:rPr>
                <w:noProof/>
              </w:rPr>
            </w:rPrChange>
          </w:rPr>
          <w:t>7</w:t>
        </w:r>
        <w:r w:rsidR="000B4FA1" w:rsidRPr="000B4FA1">
          <w:rPr>
            <w:b/>
            <w:noProof/>
            <w:rPrChange w:id="15109" w:author="t_竹沢 公佑" w:date="2021-02-02T17:29:00Z">
              <w:rPr/>
            </w:rPrChange>
          </w:rPr>
          <w:noBreakHyphen/>
          <w:t>4</w:t>
        </w:r>
        <w:r w:rsidR="000B4FA1" w:rsidRPr="000B4FA1">
          <w:rPr>
            <w:b/>
            <w:rPrChange w:id="15110" w:author="t_竹沢 公佑" w:date="2021-02-02T17:29:00Z">
              <w:rPr/>
            </w:rPrChange>
          </w:rPr>
          <w:t xml:space="preserve"> : </w:t>
        </w:r>
        <w:r w:rsidR="000B4FA1" w:rsidRPr="00226408">
          <w:rPr>
            <w:rFonts w:hint="eastAsia"/>
            <w:b/>
          </w:rPr>
          <w:t>function/ItemID group (</w:t>
        </w:r>
        <w:r w:rsidR="000B4FA1">
          <w:rPr>
            <w:rFonts w:hint="eastAsia"/>
            <w:b/>
          </w:rPr>
          <w:t xml:space="preserve">transmission </w:t>
        </w:r>
        <w:r w:rsidR="000B4FA1" w:rsidRPr="00226408">
          <w:rPr>
            <w:rFonts w:hint="eastAsia"/>
            <w:b/>
          </w:rPr>
          <w:t>mode)</w:t>
        </w:r>
      </w:ins>
      <w:ins w:id="15111" w:author="t_竹沢 公佑" w:date="2020-05-27T10:45:00Z">
        <w:r w:rsidR="00B067EB" w:rsidRPr="00BB33C6">
          <w:rPr>
            <w:b/>
            <w:lang w:val="en"/>
          </w:rPr>
          <w:fldChar w:fldCharType="end"/>
        </w:r>
      </w:ins>
      <w:ins w:id="15112" w:author="t_竹沢 公佑" w:date="2020-05-27T10:44:00Z">
        <w:r w:rsidR="00B067EB" w:rsidRPr="00B067EB">
          <w:rPr>
            <w:b/>
            <w:lang w:val="en"/>
          </w:rPr>
          <w:t>”</w:t>
        </w:r>
        <w:r w:rsidR="00B067EB">
          <w:rPr>
            <w:rFonts w:hint="eastAsia"/>
            <w:lang w:val="en"/>
          </w:rPr>
          <w:t>.</w:t>
        </w:r>
      </w:ins>
    </w:p>
    <w:p w:rsidR="00645285" w:rsidRDefault="00645285">
      <w:pPr>
        <w:pStyle w:val="a0"/>
        <w:ind w:leftChars="0" w:left="0"/>
        <w:rPr>
          <w:ins w:id="15113" w:author="t_竹沢 公佑" w:date="2020-06-01T10:19:00Z"/>
        </w:rPr>
        <w:pPrChange w:id="15114" w:author="t_竹沢 公佑" w:date="2020-05-18T09:54:00Z">
          <w:pPr/>
        </w:pPrChange>
      </w:pPr>
    </w:p>
    <w:p w:rsidR="00631FFB" w:rsidRDefault="00C866A1">
      <w:pPr>
        <w:pStyle w:val="a0"/>
        <w:ind w:leftChars="0" w:left="0"/>
        <w:rPr>
          <w:ins w:id="15115" w:author="t_竹沢 公佑" w:date="2020-05-27T10:25:00Z"/>
        </w:rPr>
        <w:pPrChange w:id="15116" w:author="t_竹沢 公佑" w:date="2020-05-18T09:54:00Z">
          <w:pPr/>
        </w:pPrChange>
      </w:pPr>
      <w:ins w:id="15117" w:author="t_竹沢 公佑" w:date="2020-06-01T10:20:00Z">
        <w:r>
          <w:lastRenderedPageBreak/>
          <w:pict>
            <v:shape id="_x0000_i1041" type="#_x0000_t75" style="width:494.65pt;height:649.85pt">
              <v:imagedata r:id="rId20" o:title=""/>
            </v:shape>
          </w:pict>
        </w:r>
      </w:ins>
    </w:p>
    <w:p w:rsidR="00631FFB" w:rsidRDefault="00631FFB" w:rsidP="00631FFB">
      <w:pPr>
        <w:pStyle w:val="a0"/>
        <w:ind w:leftChars="0" w:left="0"/>
        <w:rPr>
          <w:ins w:id="15118" w:author="t_竹沢 公佑" w:date="2020-06-01T10:20:00Z"/>
          <w:lang w:val="en"/>
        </w:rPr>
      </w:pPr>
      <w:ins w:id="15119" w:author="t_竹沢 公佑" w:date="2020-06-01T10:20:00Z">
        <w:r>
          <w:rPr>
            <w:rFonts w:hint="eastAsia"/>
            <w:lang w:val="en"/>
          </w:rPr>
          <w:lastRenderedPageBreak/>
          <w:t xml:space="preserve">(*1) (*2) (*3) (*4) (*5)For the detail, please refer </w:t>
        </w:r>
        <w:r w:rsidRPr="00BB33C6">
          <w:rPr>
            <w:b/>
            <w:lang w:val="en"/>
          </w:rPr>
          <w:t>“</w:t>
        </w:r>
        <w:r w:rsidRPr="001032E5">
          <w:rPr>
            <w:b/>
            <w:lang w:val="en"/>
          </w:rPr>
          <w:fldChar w:fldCharType="begin"/>
        </w:r>
        <w:r w:rsidRPr="00631FFB">
          <w:rPr>
            <w:b/>
            <w:lang w:val="en"/>
          </w:rPr>
          <w:instrText xml:space="preserve"> REF _Ref41468732 \h </w:instrText>
        </w:r>
      </w:ins>
      <w:r w:rsidRPr="00631FFB">
        <w:rPr>
          <w:b/>
          <w:lang w:val="en"/>
          <w:rPrChange w:id="15120" w:author="t_竹沢 公佑" w:date="2020-06-01T10:21:00Z">
            <w:rPr>
              <w:lang w:val="en"/>
            </w:rPr>
          </w:rPrChange>
        </w:rPr>
        <w:instrText xml:space="preserve"> \* MERGEFORMAT </w:instrText>
      </w:r>
      <w:r w:rsidRPr="001032E5">
        <w:rPr>
          <w:b/>
          <w:lang w:val="en"/>
        </w:rPr>
      </w:r>
      <w:r w:rsidRPr="001032E5">
        <w:rPr>
          <w:b/>
          <w:lang w:val="en"/>
          <w:rPrChange w:id="15121" w:author="t_竹沢 公佑" w:date="2020-06-01T10:21:00Z">
            <w:rPr>
              <w:b/>
              <w:lang w:val="en"/>
            </w:rPr>
          </w:rPrChange>
        </w:rPr>
        <w:fldChar w:fldCharType="separate"/>
      </w:r>
      <w:ins w:id="15122" w:author="t_竹沢 公佑" w:date="2021-02-02T17:29:00Z">
        <w:r w:rsidR="000B4FA1" w:rsidRPr="000B4FA1">
          <w:rPr>
            <w:b/>
            <w:rPrChange w:id="15123" w:author="t_竹沢 公佑" w:date="2021-02-02T17:29:00Z">
              <w:rPr/>
            </w:rPrChange>
          </w:rPr>
          <w:t xml:space="preserve">Table </w:t>
        </w:r>
        <w:r w:rsidR="000B4FA1" w:rsidRPr="000B4FA1">
          <w:rPr>
            <w:b/>
            <w:noProof/>
            <w:rPrChange w:id="15124" w:author="t_竹沢 公佑" w:date="2021-02-02T17:29:00Z">
              <w:rPr>
                <w:noProof/>
              </w:rPr>
            </w:rPrChange>
          </w:rPr>
          <w:t>7</w:t>
        </w:r>
        <w:r w:rsidR="000B4FA1" w:rsidRPr="000B4FA1">
          <w:rPr>
            <w:b/>
            <w:noProof/>
            <w:rPrChange w:id="15125" w:author="t_竹沢 公佑" w:date="2021-02-02T17:29:00Z">
              <w:rPr/>
            </w:rPrChange>
          </w:rPr>
          <w:noBreakHyphen/>
          <w:t>4</w:t>
        </w:r>
        <w:r w:rsidR="000B4FA1" w:rsidRPr="000B4FA1">
          <w:rPr>
            <w:b/>
            <w:rPrChange w:id="15126" w:author="t_竹沢 公佑" w:date="2021-02-02T17:29:00Z">
              <w:rPr/>
            </w:rPrChange>
          </w:rPr>
          <w:t xml:space="preserve"> : </w:t>
        </w:r>
        <w:r w:rsidR="000B4FA1" w:rsidRPr="00226408">
          <w:rPr>
            <w:rFonts w:hint="eastAsia"/>
            <w:b/>
          </w:rPr>
          <w:t>function/ItemID group (</w:t>
        </w:r>
        <w:r w:rsidR="000B4FA1">
          <w:rPr>
            <w:rFonts w:hint="eastAsia"/>
            <w:b/>
          </w:rPr>
          <w:t xml:space="preserve">transmission </w:t>
        </w:r>
        <w:r w:rsidR="000B4FA1" w:rsidRPr="00226408">
          <w:rPr>
            <w:rFonts w:hint="eastAsia"/>
            <w:b/>
          </w:rPr>
          <w:t>mode)</w:t>
        </w:r>
      </w:ins>
      <w:ins w:id="15127" w:author="t_竹沢 公佑" w:date="2020-06-01T10:20:00Z">
        <w:r w:rsidRPr="001032E5">
          <w:rPr>
            <w:b/>
            <w:lang w:val="en"/>
          </w:rPr>
          <w:fldChar w:fldCharType="end"/>
        </w:r>
        <w:r w:rsidRPr="00631FFB">
          <w:rPr>
            <w:b/>
            <w:lang w:val="en"/>
          </w:rPr>
          <w:t>”</w:t>
        </w:r>
        <w:r>
          <w:rPr>
            <w:rFonts w:hint="eastAsia"/>
            <w:lang w:val="en"/>
          </w:rPr>
          <w:t>.</w:t>
        </w:r>
      </w:ins>
    </w:p>
    <w:p w:rsidR="00631FFB" w:rsidRDefault="00631FFB" w:rsidP="00B067EB">
      <w:pPr>
        <w:pStyle w:val="a0"/>
        <w:ind w:leftChars="0" w:left="0"/>
        <w:rPr>
          <w:ins w:id="15128" w:author="t_竹沢 公佑" w:date="2020-05-27T10:42:00Z"/>
          <w:lang w:val="e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6"/>
        <w:gridCol w:w="2951"/>
        <w:gridCol w:w="4502"/>
      </w:tblGrid>
      <w:tr w:rsidR="00B067EB" w:rsidRPr="0014614B" w:rsidTr="0014614B">
        <w:trPr>
          <w:ins w:id="15129" w:author="t_竹沢 公佑" w:date="2020-05-27T10:42:00Z"/>
        </w:trPr>
        <w:tc>
          <w:tcPr>
            <w:tcW w:w="2686" w:type="dxa"/>
            <w:shd w:val="clear" w:color="auto" w:fill="D9D9D9"/>
          </w:tcPr>
          <w:p w:rsidR="00B067EB" w:rsidRPr="0014614B" w:rsidRDefault="00B067EB" w:rsidP="0014614B">
            <w:pPr>
              <w:pStyle w:val="a0"/>
              <w:ind w:leftChars="0" w:left="0"/>
              <w:rPr>
                <w:ins w:id="15130" w:author="t_竹沢 公佑" w:date="2020-05-27T10:42:00Z"/>
                <w:b/>
                <w:lang w:val="en"/>
              </w:rPr>
            </w:pPr>
            <w:ins w:id="15131" w:author="t_竹沢 公佑" w:date="2020-05-27T10:42:00Z">
              <w:r w:rsidRPr="0014614B">
                <w:rPr>
                  <w:rFonts w:hint="eastAsia"/>
                  <w:b/>
                  <w:lang w:val="en"/>
                </w:rPr>
                <w:t>Group</w:t>
              </w:r>
            </w:ins>
          </w:p>
        </w:tc>
        <w:tc>
          <w:tcPr>
            <w:tcW w:w="2951" w:type="dxa"/>
            <w:shd w:val="clear" w:color="auto" w:fill="D9D9D9"/>
          </w:tcPr>
          <w:p w:rsidR="00B067EB" w:rsidRPr="0014614B" w:rsidRDefault="00B067EB" w:rsidP="0014614B">
            <w:pPr>
              <w:pStyle w:val="a0"/>
              <w:ind w:leftChars="0" w:left="0"/>
              <w:rPr>
                <w:ins w:id="15132" w:author="t_竹沢 公佑" w:date="2020-05-27T10:42:00Z"/>
                <w:b/>
                <w:lang w:val="en"/>
              </w:rPr>
            </w:pPr>
            <w:ins w:id="15133" w:author="t_竹沢 公佑" w:date="2020-05-27T10:42:00Z">
              <w:r w:rsidRPr="0014614B">
                <w:rPr>
                  <w:rFonts w:hint="eastAsia"/>
                  <w:b/>
                  <w:lang w:val="en"/>
                </w:rPr>
                <w:t>Function/ItemID</w:t>
              </w:r>
            </w:ins>
          </w:p>
        </w:tc>
        <w:tc>
          <w:tcPr>
            <w:tcW w:w="4502" w:type="dxa"/>
            <w:shd w:val="clear" w:color="auto" w:fill="D9D9D9"/>
          </w:tcPr>
          <w:p w:rsidR="00B067EB" w:rsidRPr="0014614B" w:rsidRDefault="00B067EB" w:rsidP="0014614B">
            <w:pPr>
              <w:pStyle w:val="a0"/>
              <w:ind w:leftChars="0" w:left="0"/>
              <w:rPr>
                <w:ins w:id="15134" w:author="t_竹沢 公佑" w:date="2020-05-27T10:42:00Z"/>
                <w:b/>
                <w:lang w:val="en"/>
              </w:rPr>
            </w:pPr>
            <w:ins w:id="15135" w:author="t_竹沢 公佑" w:date="2020-05-27T10:42:00Z">
              <w:r w:rsidRPr="0014614B">
                <w:rPr>
                  <w:rFonts w:hint="eastAsia"/>
                  <w:b/>
                  <w:lang w:val="en"/>
                </w:rPr>
                <w:t>Description</w:t>
              </w:r>
            </w:ins>
          </w:p>
        </w:tc>
      </w:tr>
      <w:tr w:rsidR="00B067EB" w:rsidRPr="0014614B" w:rsidTr="0014614B">
        <w:trPr>
          <w:ins w:id="15136" w:author="t_竹沢 公佑" w:date="2020-05-27T10:42:00Z"/>
        </w:trPr>
        <w:tc>
          <w:tcPr>
            <w:tcW w:w="2686" w:type="dxa"/>
            <w:shd w:val="clear" w:color="auto" w:fill="auto"/>
          </w:tcPr>
          <w:p w:rsidR="00B067EB" w:rsidRPr="0014614B" w:rsidRDefault="00B067EB" w:rsidP="0014614B">
            <w:pPr>
              <w:pStyle w:val="a0"/>
              <w:ind w:leftChars="0" w:left="0"/>
              <w:rPr>
                <w:ins w:id="15137" w:author="t_竹沢 公佑" w:date="2020-05-27T10:42:00Z"/>
                <w:lang w:val="en"/>
              </w:rPr>
            </w:pPr>
            <w:ins w:id="15138" w:author="t_竹沢 公佑" w:date="2020-05-27T10:42:00Z">
              <w:r w:rsidRPr="0014614B">
                <w:rPr>
                  <w:rFonts w:hint="eastAsia"/>
                  <w:lang w:val="en"/>
                </w:rPr>
                <w:t>DRXPD_SET_CONTROL group1</w:t>
              </w:r>
            </w:ins>
          </w:p>
        </w:tc>
        <w:tc>
          <w:tcPr>
            <w:tcW w:w="2951" w:type="dxa"/>
            <w:shd w:val="clear" w:color="auto" w:fill="auto"/>
          </w:tcPr>
          <w:p w:rsidR="00B067EB" w:rsidRDefault="00B067EB" w:rsidP="0014614B">
            <w:pPr>
              <w:pStyle w:val="a0"/>
              <w:ind w:leftChars="0" w:left="0"/>
              <w:rPr>
                <w:ins w:id="15139" w:author="t_竹沢 公佑" w:date="2020-05-27T10:42:00Z"/>
              </w:rPr>
            </w:pPr>
            <w:ins w:id="15140" w:author="t_竹沢 公佑" w:date="2020-05-27T10:42:00Z">
              <w:r w:rsidRPr="0014614B">
                <w:rPr>
                  <w:lang w:val="en"/>
                </w:rPr>
                <w:t>RESET_DFR_CHKSUM</w:t>
              </w:r>
            </w:ins>
          </w:p>
          <w:p w:rsidR="00B067EB" w:rsidRPr="0014614B" w:rsidRDefault="00B067EB" w:rsidP="0014614B">
            <w:pPr>
              <w:pStyle w:val="a0"/>
              <w:ind w:leftChars="0" w:left="0"/>
              <w:rPr>
                <w:ins w:id="15141" w:author="t_竹沢 公佑" w:date="2020-05-27T10:42:00Z"/>
                <w:lang w:val="en"/>
              </w:rPr>
            </w:pPr>
            <w:ins w:id="15142" w:author="t_竹沢 公佑" w:date="2020-05-27T10:42:00Z">
              <w:r w:rsidRPr="0014614B">
                <w:rPr>
                  <w:lang w:val="en"/>
                </w:rPr>
                <w:t>RESET_DFR_SYNC</w:t>
              </w:r>
            </w:ins>
          </w:p>
          <w:p w:rsidR="00B067EB" w:rsidRPr="0014614B" w:rsidRDefault="00B067EB" w:rsidP="0014614B">
            <w:pPr>
              <w:pStyle w:val="a0"/>
              <w:ind w:leftChars="0" w:left="0"/>
              <w:rPr>
                <w:ins w:id="15143" w:author="t_竹沢 公佑" w:date="2020-05-27T10:42:00Z"/>
                <w:lang w:val="en"/>
              </w:rPr>
            </w:pPr>
            <w:ins w:id="15144" w:author="t_竹沢 公佑" w:date="2020-05-27T10:42:00Z">
              <w:r w:rsidRPr="0014614B">
                <w:rPr>
                  <w:lang w:val="en"/>
                </w:rPr>
                <w:t>SET_DFR_TEST_DATA</w:t>
              </w:r>
            </w:ins>
          </w:p>
          <w:p w:rsidR="00B067EB" w:rsidRPr="0014614B" w:rsidRDefault="00B067EB" w:rsidP="0014614B">
            <w:pPr>
              <w:pStyle w:val="a0"/>
              <w:ind w:leftChars="0" w:left="0"/>
              <w:rPr>
                <w:ins w:id="15145" w:author="t_竹沢 公佑" w:date="2020-05-27T10:42:00Z"/>
                <w:lang w:val="en"/>
              </w:rPr>
            </w:pPr>
            <w:ins w:id="15146" w:author="t_竹沢 公佑" w:date="2020-05-27T10:42:00Z">
              <w:r w:rsidRPr="0014614B">
                <w:rPr>
                  <w:lang w:val="en"/>
                </w:rPr>
                <w:t>INSERT_SYNCPTN_ERR</w:t>
              </w:r>
            </w:ins>
          </w:p>
          <w:p w:rsidR="00B067EB" w:rsidRPr="0014614B" w:rsidRDefault="00B067EB" w:rsidP="0014614B">
            <w:pPr>
              <w:pStyle w:val="a0"/>
              <w:ind w:leftChars="0" w:left="0"/>
              <w:rPr>
                <w:ins w:id="15147" w:author="t_竹沢 公佑" w:date="2020-05-27T10:42:00Z"/>
                <w:lang w:val="en"/>
              </w:rPr>
            </w:pPr>
            <w:ins w:id="15148" w:author="t_竹沢 公佑" w:date="2020-05-27T10:42:00Z">
              <w:r w:rsidRPr="0014614B">
                <w:rPr>
                  <w:lang w:val="en"/>
                </w:rPr>
                <w:t>SET_CHKSUM_ERR</w:t>
              </w:r>
            </w:ins>
          </w:p>
          <w:p w:rsidR="00B067EB" w:rsidRPr="0014614B" w:rsidRDefault="00B067EB" w:rsidP="0014614B">
            <w:pPr>
              <w:pStyle w:val="a0"/>
              <w:ind w:leftChars="0" w:left="0"/>
              <w:rPr>
                <w:ins w:id="15149" w:author="t_竹沢 公佑" w:date="2020-05-27T10:42:00Z"/>
                <w:lang w:val="en"/>
              </w:rPr>
            </w:pPr>
            <w:ins w:id="15150" w:author="t_竹沢 公佑" w:date="2020-05-27T10:42:00Z">
              <w:r w:rsidRPr="0014614B">
                <w:rPr>
                  <w:lang w:val="en"/>
                </w:rPr>
                <w:t>SET_SQCNT_ERR</w:t>
              </w:r>
            </w:ins>
          </w:p>
          <w:p w:rsidR="00B067EB" w:rsidRPr="0014614B" w:rsidRDefault="00B067EB" w:rsidP="0014614B">
            <w:pPr>
              <w:pStyle w:val="a0"/>
              <w:ind w:leftChars="0" w:left="0"/>
              <w:rPr>
                <w:ins w:id="15151" w:author="t_竹沢 公佑" w:date="2020-05-27T10:43:00Z"/>
                <w:lang w:val="en"/>
              </w:rPr>
            </w:pPr>
            <w:ins w:id="15152" w:author="t_竹沢 公佑" w:date="2020-05-27T10:42:00Z">
              <w:r w:rsidRPr="0014614B">
                <w:rPr>
                  <w:lang w:val="en"/>
                </w:rPr>
                <w:t>SET_SEU_RSTERR</w:t>
              </w:r>
            </w:ins>
          </w:p>
          <w:p w:rsidR="00B067EB" w:rsidRDefault="00B067EB" w:rsidP="0014614B">
            <w:pPr>
              <w:pStyle w:val="a0"/>
              <w:ind w:leftChars="0" w:left="0"/>
              <w:rPr>
                <w:ins w:id="15153" w:author="t_竹沢 公佑" w:date="2020-06-22T13:17:00Z"/>
                <w:lang w:val="en"/>
              </w:rPr>
            </w:pPr>
            <w:ins w:id="15154" w:author="t_竹沢 公佑" w:date="2020-05-27T10:43:00Z">
              <w:r w:rsidRPr="0014614B">
                <w:rPr>
                  <w:lang w:val="en"/>
                </w:rPr>
                <w:t>SET_PARITY_RANGE</w:t>
              </w:r>
            </w:ins>
          </w:p>
          <w:p w:rsidR="003F39AD" w:rsidRPr="0014614B" w:rsidRDefault="003F39AD" w:rsidP="0014614B">
            <w:pPr>
              <w:pStyle w:val="a0"/>
              <w:ind w:leftChars="0" w:left="0"/>
              <w:rPr>
                <w:ins w:id="15155" w:author="t_竹沢 公佑" w:date="2020-05-27T10:42:00Z"/>
                <w:lang w:val="en"/>
              </w:rPr>
            </w:pPr>
            <w:ins w:id="15156" w:author="t_竹沢 公佑" w:date="2020-06-22T13:17:00Z">
              <w:r>
                <w:rPr>
                  <w:rFonts w:hint="eastAsia"/>
                  <w:lang w:val="en"/>
                </w:rPr>
                <w:t>SET_OVH_THRESHOLD</w:t>
              </w:r>
            </w:ins>
          </w:p>
        </w:tc>
        <w:tc>
          <w:tcPr>
            <w:tcW w:w="4502" w:type="dxa"/>
            <w:shd w:val="clear" w:color="auto" w:fill="auto"/>
          </w:tcPr>
          <w:p w:rsidR="00B067EB" w:rsidRPr="0014614B" w:rsidRDefault="00B067EB" w:rsidP="0014614B">
            <w:pPr>
              <w:pStyle w:val="a0"/>
              <w:ind w:leftChars="0" w:left="0"/>
              <w:rPr>
                <w:ins w:id="15157" w:author="t_竹沢 公佑" w:date="2020-05-27T10:42:00Z"/>
                <w:lang w:val="en"/>
              </w:rPr>
            </w:pPr>
            <w:ins w:id="15158" w:author="t_竹沢 公佑" w:date="2020-05-27T10:42:00Z">
              <w:r w:rsidRPr="0014614B">
                <w:rPr>
                  <w:rFonts w:hint="eastAsia"/>
                  <w:lang w:val="en"/>
                </w:rPr>
                <w:t>-</w:t>
              </w:r>
            </w:ins>
          </w:p>
        </w:tc>
      </w:tr>
      <w:tr w:rsidR="00B067EB" w:rsidRPr="0014614B" w:rsidTr="0014614B">
        <w:trPr>
          <w:ins w:id="15159" w:author="t_竹沢 公佑" w:date="2020-05-27T10:42:00Z"/>
        </w:trPr>
        <w:tc>
          <w:tcPr>
            <w:tcW w:w="2686" w:type="dxa"/>
            <w:shd w:val="clear" w:color="auto" w:fill="auto"/>
          </w:tcPr>
          <w:p w:rsidR="00B067EB" w:rsidRPr="0014614B" w:rsidRDefault="00B067EB" w:rsidP="0014614B">
            <w:pPr>
              <w:pStyle w:val="a0"/>
              <w:ind w:leftChars="0" w:left="0"/>
              <w:rPr>
                <w:ins w:id="15160" w:author="t_竹沢 公佑" w:date="2020-05-27T10:42:00Z"/>
                <w:lang w:val="en"/>
              </w:rPr>
            </w:pPr>
            <w:ins w:id="15161" w:author="t_竹沢 公佑" w:date="2020-05-27T10:42:00Z">
              <w:r w:rsidRPr="0014614B">
                <w:rPr>
                  <w:rFonts w:hint="eastAsia"/>
                  <w:lang w:val="en"/>
                </w:rPr>
                <w:t>DRXPD_SET_CONTROL group2</w:t>
              </w:r>
            </w:ins>
          </w:p>
        </w:tc>
        <w:tc>
          <w:tcPr>
            <w:tcW w:w="2951" w:type="dxa"/>
            <w:shd w:val="clear" w:color="auto" w:fill="auto"/>
          </w:tcPr>
          <w:p w:rsidR="00B067EB" w:rsidRPr="0014614B" w:rsidRDefault="00B067EB" w:rsidP="0014614B">
            <w:pPr>
              <w:pStyle w:val="a0"/>
              <w:ind w:leftChars="0" w:left="0"/>
              <w:rPr>
                <w:ins w:id="15162" w:author="t_竹沢 公佑" w:date="2020-05-27T10:42:00Z"/>
                <w:lang w:val="en"/>
              </w:rPr>
            </w:pPr>
            <w:ins w:id="15163" w:author="t_竹沢 公佑" w:date="2020-05-27T10:42:00Z">
              <w:r w:rsidRPr="0014614B">
                <w:rPr>
                  <w:rFonts w:hint="eastAsia"/>
                  <w:lang w:val="en"/>
                </w:rPr>
                <w:t>RESET_DFR</w:t>
              </w:r>
            </w:ins>
          </w:p>
          <w:p w:rsidR="00B067EB" w:rsidRPr="0014614B" w:rsidRDefault="00B067EB" w:rsidP="0014614B">
            <w:pPr>
              <w:pStyle w:val="a0"/>
              <w:ind w:leftChars="0" w:left="0"/>
              <w:rPr>
                <w:ins w:id="15164" w:author="t_竹沢 公佑" w:date="2020-05-27T10:42:00Z"/>
                <w:lang w:val="en"/>
              </w:rPr>
            </w:pPr>
          </w:p>
        </w:tc>
        <w:tc>
          <w:tcPr>
            <w:tcW w:w="4502" w:type="dxa"/>
            <w:shd w:val="clear" w:color="auto" w:fill="auto"/>
          </w:tcPr>
          <w:p w:rsidR="00B067EB" w:rsidRPr="0014614B" w:rsidRDefault="00B067EB" w:rsidP="0014614B">
            <w:pPr>
              <w:pStyle w:val="a0"/>
              <w:ind w:leftChars="0" w:left="0"/>
              <w:rPr>
                <w:ins w:id="15165" w:author="t_竹沢 公佑" w:date="2020-05-27T10:42:00Z"/>
                <w:lang w:val="en"/>
              </w:rPr>
            </w:pPr>
            <w:ins w:id="15166" w:author="t_竹沢 公佑" w:date="2020-05-27T10:42:00Z">
              <w:r w:rsidRPr="0014614B">
                <w:rPr>
                  <w:rFonts w:hint="eastAsia"/>
                  <w:lang w:val="en"/>
                </w:rPr>
                <w:t>-</w:t>
              </w:r>
            </w:ins>
          </w:p>
        </w:tc>
      </w:tr>
      <w:tr w:rsidR="00B067EB" w:rsidRPr="0014614B" w:rsidTr="0014614B">
        <w:trPr>
          <w:ins w:id="15167" w:author="t_竹沢 公佑" w:date="2020-05-27T10:42:00Z"/>
        </w:trPr>
        <w:tc>
          <w:tcPr>
            <w:tcW w:w="2686" w:type="dxa"/>
            <w:shd w:val="clear" w:color="auto" w:fill="auto"/>
          </w:tcPr>
          <w:p w:rsidR="00B067EB" w:rsidRPr="0014614B" w:rsidRDefault="00B067EB" w:rsidP="0014614B">
            <w:pPr>
              <w:pStyle w:val="a0"/>
              <w:ind w:leftChars="0" w:left="0"/>
              <w:rPr>
                <w:ins w:id="15168" w:author="t_竹沢 公佑" w:date="2020-05-27T10:42:00Z"/>
                <w:lang w:val="en"/>
              </w:rPr>
            </w:pPr>
            <w:ins w:id="15169" w:author="t_竹沢 公佑" w:date="2020-05-27T10:42:00Z">
              <w:r w:rsidRPr="0014614B">
                <w:rPr>
                  <w:rFonts w:hint="eastAsia"/>
                  <w:lang w:val="en"/>
                </w:rPr>
                <w:t>DRXPD_SET_CONTROL group3</w:t>
              </w:r>
            </w:ins>
          </w:p>
        </w:tc>
        <w:tc>
          <w:tcPr>
            <w:tcW w:w="2951" w:type="dxa"/>
            <w:shd w:val="clear" w:color="auto" w:fill="auto"/>
          </w:tcPr>
          <w:p w:rsidR="00B067EB" w:rsidRDefault="00B067EB" w:rsidP="0014614B">
            <w:pPr>
              <w:pStyle w:val="a0"/>
              <w:ind w:leftChars="0" w:left="0"/>
              <w:rPr>
                <w:ins w:id="15170" w:author="t_竹沢 公佑" w:date="2020-05-27T10:42:00Z"/>
              </w:rPr>
            </w:pPr>
            <w:ins w:id="15171" w:author="t_竹沢 公佑" w:date="2020-05-27T10:42:00Z">
              <w:r w:rsidRPr="0014614B">
                <w:rPr>
                  <w:lang w:val="en"/>
                </w:rPr>
                <w:t>SET_DFR_FORCETX</w:t>
              </w:r>
            </w:ins>
          </w:p>
          <w:p w:rsidR="00B067EB" w:rsidRPr="0014614B" w:rsidRDefault="00B067EB" w:rsidP="0014614B">
            <w:pPr>
              <w:pStyle w:val="a0"/>
              <w:ind w:leftChars="0" w:left="0"/>
              <w:rPr>
                <w:ins w:id="15172" w:author="t_竹沢 公佑" w:date="2020-05-27T10:42:00Z"/>
                <w:lang w:val="en"/>
              </w:rPr>
            </w:pPr>
          </w:p>
        </w:tc>
        <w:tc>
          <w:tcPr>
            <w:tcW w:w="4502" w:type="dxa"/>
            <w:shd w:val="clear" w:color="auto" w:fill="auto"/>
          </w:tcPr>
          <w:p w:rsidR="00B067EB" w:rsidRPr="0014614B" w:rsidRDefault="00B067EB" w:rsidP="0014614B">
            <w:pPr>
              <w:pStyle w:val="a0"/>
              <w:ind w:leftChars="0" w:left="0"/>
              <w:rPr>
                <w:ins w:id="15173" w:author="t_竹沢 公佑" w:date="2020-05-27T10:42:00Z"/>
                <w:lang w:val="en"/>
              </w:rPr>
            </w:pPr>
            <w:ins w:id="15174" w:author="t_竹沢 公佑" w:date="2020-05-27T10:42:00Z">
              <w:r w:rsidRPr="0014614B">
                <w:rPr>
                  <w:rFonts w:hint="eastAsia"/>
                  <w:lang w:val="en"/>
                </w:rPr>
                <w:t>-</w:t>
              </w:r>
            </w:ins>
          </w:p>
        </w:tc>
      </w:tr>
      <w:tr w:rsidR="00B067EB" w:rsidRPr="0014614B" w:rsidTr="0014614B">
        <w:trPr>
          <w:ins w:id="15175" w:author="t_竹沢 公佑" w:date="2020-05-27T10:42:00Z"/>
        </w:trPr>
        <w:tc>
          <w:tcPr>
            <w:tcW w:w="2686" w:type="dxa"/>
            <w:shd w:val="clear" w:color="auto" w:fill="auto"/>
          </w:tcPr>
          <w:p w:rsidR="00B067EB" w:rsidRPr="0014614B" w:rsidRDefault="00B067EB" w:rsidP="0014614B">
            <w:pPr>
              <w:pStyle w:val="a0"/>
              <w:ind w:leftChars="0" w:left="0"/>
              <w:rPr>
                <w:ins w:id="15176" w:author="t_竹沢 公佑" w:date="2020-05-27T10:42:00Z"/>
                <w:lang w:val="en"/>
              </w:rPr>
            </w:pPr>
            <w:ins w:id="15177" w:author="t_竹沢 公佑" w:date="2020-05-27T10:42:00Z">
              <w:r w:rsidRPr="0014614B">
                <w:rPr>
                  <w:rFonts w:hint="eastAsia"/>
                  <w:lang w:val="en"/>
                </w:rPr>
                <w:t>DRXPD_SET_CONTROL group4</w:t>
              </w:r>
            </w:ins>
          </w:p>
        </w:tc>
        <w:tc>
          <w:tcPr>
            <w:tcW w:w="2951" w:type="dxa"/>
            <w:shd w:val="clear" w:color="auto" w:fill="auto"/>
          </w:tcPr>
          <w:p w:rsidR="00B067EB" w:rsidRPr="0014614B" w:rsidRDefault="00B067EB" w:rsidP="0014614B">
            <w:pPr>
              <w:pStyle w:val="a0"/>
              <w:ind w:leftChars="0" w:left="0"/>
              <w:rPr>
                <w:ins w:id="15178" w:author="t_竹沢 公佑" w:date="2020-05-27T10:42:00Z"/>
                <w:lang w:val="en"/>
              </w:rPr>
            </w:pPr>
            <w:ins w:id="15179" w:author="t_竹沢 公佑" w:date="2020-05-27T10:42:00Z">
              <w:r w:rsidRPr="0014614B">
                <w:rPr>
                  <w:lang w:val="en"/>
                </w:rPr>
                <w:t>SET_SEU_STATUS</w:t>
              </w:r>
            </w:ins>
          </w:p>
          <w:p w:rsidR="00B067EB" w:rsidRPr="0014614B" w:rsidRDefault="00B067EB" w:rsidP="0014614B">
            <w:pPr>
              <w:pStyle w:val="a0"/>
              <w:ind w:leftChars="0" w:left="0"/>
              <w:rPr>
                <w:ins w:id="15180" w:author="t_竹沢 公佑" w:date="2020-05-27T10:42:00Z"/>
                <w:lang w:val="en"/>
              </w:rPr>
            </w:pPr>
            <w:ins w:id="15181" w:author="t_竹沢 公佑" w:date="2020-05-27T10:42:00Z">
              <w:r w:rsidRPr="0014614B">
                <w:rPr>
                  <w:lang w:val="en"/>
                </w:rPr>
                <w:t>SET_SEU_INJERR</w:t>
              </w:r>
            </w:ins>
          </w:p>
        </w:tc>
        <w:tc>
          <w:tcPr>
            <w:tcW w:w="4502" w:type="dxa"/>
            <w:shd w:val="clear" w:color="auto" w:fill="auto"/>
          </w:tcPr>
          <w:p w:rsidR="00B067EB" w:rsidRPr="0014614B" w:rsidRDefault="00B067EB" w:rsidP="0014614B">
            <w:pPr>
              <w:pStyle w:val="a0"/>
              <w:ind w:leftChars="0" w:left="0"/>
              <w:rPr>
                <w:ins w:id="15182" w:author="t_竹沢 公佑" w:date="2020-05-27T10:42:00Z"/>
                <w:lang w:val="en"/>
              </w:rPr>
            </w:pPr>
            <w:ins w:id="15183" w:author="t_竹沢 公佑" w:date="2020-05-27T10:42:00Z">
              <w:r w:rsidRPr="0014614B">
                <w:rPr>
                  <w:rFonts w:hint="eastAsia"/>
                  <w:lang w:val="en"/>
                </w:rPr>
                <w:t xml:space="preserve">These functions depend on SEU module status. For the detail of SEU module, please refer </w:t>
              </w:r>
              <w:r w:rsidRPr="0014614B">
                <w:rPr>
                  <w:b/>
                  <w:lang w:val="en"/>
                </w:rPr>
                <w:t>“</w:t>
              </w:r>
              <w:r w:rsidRPr="0014614B">
                <w:rPr>
                  <w:b/>
                  <w:lang w:val="en"/>
                </w:rPr>
                <w:fldChar w:fldCharType="begin"/>
              </w:r>
              <w:r w:rsidRPr="0014614B">
                <w:rPr>
                  <w:b/>
                  <w:lang w:val="en"/>
                </w:rPr>
                <w:instrText xml:space="preserve"> REF _Ref17401304 \r \h  \* MERGEFORMAT </w:instrText>
              </w:r>
            </w:ins>
            <w:r w:rsidRPr="0014614B">
              <w:rPr>
                <w:b/>
                <w:lang w:val="en"/>
              </w:rPr>
            </w:r>
            <w:ins w:id="15184" w:author="t_竹沢 公佑" w:date="2020-05-27T10:42:00Z">
              <w:r w:rsidRPr="0014614B">
                <w:rPr>
                  <w:b/>
                  <w:lang w:val="en"/>
                </w:rPr>
                <w:fldChar w:fldCharType="separate"/>
              </w:r>
            </w:ins>
            <w:ins w:id="15185" w:author="t_竹沢 公佑" w:date="2021-02-02T17:29:00Z">
              <w:r w:rsidR="000B4FA1">
                <w:rPr>
                  <w:b/>
                  <w:lang w:val="en"/>
                </w:rPr>
                <w:t>7.3</w:t>
              </w:r>
            </w:ins>
            <w:ins w:id="15186" w:author="t_竹沢 公佑" w:date="2020-05-27T10:42:00Z">
              <w:r w:rsidRPr="0014614B">
                <w:rPr>
                  <w:b/>
                  <w:lang w:val="en"/>
                </w:rPr>
                <w:fldChar w:fldCharType="end"/>
              </w:r>
              <w:r w:rsidRPr="0014614B">
                <w:rPr>
                  <w:rFonts w:hint="eastAsia"/>
                  <w:b/>
                  <w:lang w:val="en"/>
                </w:rPr>
                <w:t xml:space="preserve"> </w:t>
              </w:r>
              <w:r w:rsidRPr="0014614B">
                <w:rPr>
                  <w:b/>
                  <w:lang w:val="en"/>
                </w:rPr>
                <w:fldChar w:fldCharType="begin"/>
              </w:r>
              <w:r w:rsidRPr="0014614B">
                <w:rPr>
                  <w:b/>
                  <w:lang w:val="en"/>
                </w:rPr>
                <w:instrText xml:space="preserve"> REF _Ref17401304 \h  \* MERGEFORMAT </w:instrText>
              </w:r>
            </w:ins>
            <w:r w:rsidRPr="0014614B">
              <w:rPr>
                <w:b/>
                <w:lang w:val="en"/>
              </w:rPr>
            </w:r>
            <w:ins w:id="15187" w:author="t_竹沢 公佑" w:date="2020-05-27T10:42:00Z">
              <w:r w:rsidRPr="0014614B">
                <w:rPr>
                  <w:b/>
                  <w:lang w:val="en"/>
                </w:rPr>
                <w:fldChar w:fldCharType="separate"/>
              </w:r>
            </w:ins>
            <w:ins w:id="15188" w:author="t_竹沢 公佑" w:date="2021-02-02T17:29:00Z">
              <w:r w:rsidR="000B4FA1" w:rsidRPr="000B4FA1">
                <w:rPr>
                  <w:b/>
                  <w:u w:val="single"/>
                  <w:rPrChange w:id="15189" w:author="t_竹沢 公佑" w:date="2021-02-02T17:29:00Z">
                    <w:rPr>
                      <w:u w:val="single"/>
                    </w:rPr>
                  </w:rPrChange>
                </w:rPr>
                <w:t>SEU Mitigation</w:t>
              </w:r>
            </w:ins>
            <w:ins w:id="15190" w:author="t_竹沢 公佑" w:date="2020-05-27T10:42:00Z">
              <w:r w:rsidRPr="0014614B">
                <w:rPr>
                  <w:b/>
                  <w:lang w:val="en"/>
                </w:rPr>
                <w:fldChar w:fldCharType="end"/>
              </w:r>
              <w:r w:rsidRPr="0014614B">
                <w:rPr>
                  <w:b/>
                  <w:lang w:val="en"/>
                </w:rPr>
                <w:t>”</w:t>
              </w:r>
              <w:r w:rsidRPr="0014614B">
                <w:rPr>
                  <w:rFonts w:hint="eastAsia"/>
                  <w:lang w:val="en"/>
                </w:rPr>
                <w:t xml:space="preserve">.  </w:t>
              </w:r>
            </w:ins>
          </w:p>
        </w:tc>
      </w:tr>
      <w:tr w:rsidR="00B067EB" w:rsidRPr="0014614B" w:rsidTr="0014614B">
        <w:trPr>
          <w:ins w:id="15191" w:author="t_竹沢 公佑" w:date="2020-05-27T10:42:00Z"/>
        </w:trPr>
        <w:tc>
          <w:tcPr>
            <w:tcW w:w="2686" w:type="dxa"/>
            <w:shd w:val="clear" w:color="auto" w:fill="auto"/>
          </w:tcPr>
          <w:p w:rsidR="00B067EB" w:rsidRDefault="00B067EB" w:rsidP="00F15EDF">
            <w:pPr>
              <w:pStyle w:val="a0"/>
              <w:ind w:leftChars="0" w:left="0"/>
              <w:rPr>
                <w:ins w:id="15192" w:author="t_竹沢 公佑" w:date="2020-06-22T12:53:00Z"/>
                <w:lang w:val="en"/>
              </w:rPr>
            </w:pPr>
            <w:ins w:id="15193" w:author="t_竹沢 公佑" w:date="2020-05-27T10:42:00Z">
              <w:r w:rsidRPr="0014614B">
                <w:rPr>
                  <w:rFonts w:hint="eastAsia"/>
                  <w:lang w:val="en"/>
                </w:rPr>
                <w:t xml:space="preserve">DRXPD_GET_MONSTS </w:t>
              </w:r>
            </w:ins>
          </w:p>
          <w:p w:rsidR="003931E1" w:rsidRPr="0014614B" w:rsidRDefault="003931E1" w:rsidP="00C7646E">
            <w:pPr>
              <w:pStyle w:val="a0"/>
              <w:ind w:leftChars="0" w:left="0"/>
              <w:rPr>
                <w:ins w:id="15194" w:author="t_竹沢 公佑" w:date="2020-05-27T10:42:00Z"/>
                <w:lang w:val="en"/>
              </w:rPr>
            </w:pPr>
          </w:p>
        </w:tc>
        <w:tc>
          <w:tcPr>
            <w:tcW w:w="2951" w:type="dxa"/>
            <w:shd w:val="clear" w:color="auto" w:fill="auto"/>
          </w:tcPr>
          <w:p w:rsidR="00B067EB" w:rsidRPr="0014614B" w:rsidRDefault="00B067EB" w:rsidP="0014614B">
            <w:pPr>
              <w:pStyle w:val="a0"/>
              <w:ind w:leftChars="0" w:left="0"/>
              <w:rPr>
                <w:ins w:id="15195" w:author="t_竹沢 公佑" w:date="2020-05-27T10:42:00Z"/>
                <w:lang w:val="en"/>
              </w:rPr>
            </w:pPr>
            <w:ins w:id="15196" w:author="t_竹沢 公佑" w:date="2020-05-27T10:42:00Z">
              <w:r w:rsidRPr="0014614B">
                <w:rPr>
                  <w:rFonts w:hint="eastAsia"/>
                  <w:lang w:val="en"/>
                </w:rPr>
                <w:t>All monitoring ItemIDs.</w:t>
              </w:r>
            </w:ins>
          </w:p>
        </w:tc>
        <w:tc>
          <w:tcPr>
            <w:tcW w:w="4502" w:type="dxa"/>
            <w:shd w:val="clear" w:color="auto" w:fill="auto"/>
          </w:tcPr>
          <w:p w:rsidR="00B067EB" w:rsidRPr="0014614B" w:rsidRDefault="00B067EB" w:rsidP="0014614B">
            <w:pPr>
              <w:pStyle w:val="a0"/>
              <w:ind w:leftChars="0" w:left="0"/>
              <w:rPr>
                <w:ins w:id="15197" w:author="t_竹沢 公佑" w:date="2020-05-27T10:42:00Z"/>
                <w:lang w:val="en"/>
              </w:rPr>
            </w:pPr>
            <w:ins w:id="15198" w:author="t_竹沢 公佑" w:date="2020-05-27T10:42:00Z">
              <w:r w:rsidRPr="0014614B">
                <w:rPr>
                  <w:rFonts w:hint="eastAsia"/>
                  <w:lang w:val="en"/>
                </w:rPr>
                <w:t>-</w:t>
              </w:r>
            </w:ins>
          </w:p>
        </w:tc>
      </w:tr>
      <w:tr w:rsidR="00B067EB" w:rsidRPr="0014614B" w:rsidTr="0014614B">
        <w:trPr>
          <w:ins w:id="15199" w:author="t_竹沢 公佑" w:date="2020-05-27T10:42:00Z"/>
        </w:trPr>
        <w:tc>
          <w:tcPr>
            <w:tcW w:w="2686" w:type="dxa"/>
            <w:shd w:val="clear" w:color="auto" w:fill="auto"/>
          </w:tcPr>
          <w:p w:rsidR="00B067EB" w:rsidRPr="0014614B" w:rsidRDefault="00B067EB" w:rsidP="0014614B">
            <w:pPr>
              <w:pStyle w:val="a0"/>
              <w:ind w:leftChars="0" w:left="0"/>
              <w:rPr>
                <w:ins w:id="15200" w:author="t_竹沢 公佑" w:date="2020-05-27T10:42:00Z"/>
                <w:lang w:val="en"/>
              </w:rPr>
            </w:pPr>
            <w:ins w:id="15201" w:author="t_竹沢 公佑" w:date="2020-05-27T10:42:00Z">
              <w:r w:rsidRPr="0014614B">
                <w:rPr>
                  <w:rFonts w:hint="eastAsia"/>
                  <w:lang w:val="en"/>
                </w:rPr>
                <w:t>ioctl command group1</w:t>
              </w:r>
            </w:ins>
          </w:p>
          <w:p w:rsidR="00B067EB" w:rsidRPr="0014614B" w:rsidRDefault="00B067EB" w:rsidP="0014614B">
            <w:pPr>
              <w:pStyle w:val="a0"/>
              <w:ind w:leftChars="0" w:left="0"/>
              <w:rPr>
                <w:ins w:id="15202" w:author="t_竹沢 公佑" w:date="2020-05-27T10:42:00Z"/>
                <w:lang w:val="en"/>
              </w:rPr>
            </w:pPr>
          </w:p>
        </w:tc>
        <w:tc>
          <w:tcPr>
            <w:tcW w:w="2951" w:type="dxa"/>
            <w:shd w:val="clear" w:color="auto" w:fill="auto"/>
          </w:tcPr>
          <w:p w:rsidR="003931E1" w:rsidRDefault="003931E1" w:rsidP="0014614B">
            <w:pPr>
              <w:pStyle w:val="a0"/>
              <w:ind w:leftChars="0" w:left="0"/>
              <w:rPr>
                <w:ins w:id="15203" w:author="t_竹沢 公佑" w:date="2020-06-22T12:51:00Z"/>
                <w:lang w:val="en"/>
              </w:rPr>
            </w:pPr>
            <w:ins w:id="15204" w:author="t_竹沢 公佑" w:date="2020-06-22T12:51:00Z">
              <w:r>
                <w:rPr>
                  <w:rFonts w:hint="eastAsia"/>
                  <w:lang w:val="en"/>
                </w:rPr>
                <w:t>DRXPD_GET</w:t>
              </w:r>
            </w:ins>
            <w:ins w:id="15205" w:author="t_竹沢 公佑" w:date="2020-06-22T12:52:00Z">
              <w:r>
                <w:rPr>
                  <w:rFonts w:hint="eastAsia"/>
                  <w:lang w:val="en"/>
                </w:rPr>
                <w:t>_SNDSTS</w:t>
              </w:r>
            </w:ins>
          </w:p>
          <w:p w:rsidR="00B067EB" w:rsidRPr="0014614B" w:rsidRDefault="00B067EB" w:rsidP="0014614B">
            <w:pPr>
              <w:pStyle w:val="a0"/>
              <w:ind w:leftChars="0" w:left="0"/>
              <w:rPr>
                <w:ins w:id="15206" w:author="t_竹沢 公佑" w:date="2020-05-27T10:42:00Z"/>
                <w:lang w:val="en"/>
              </w:rPr>
            </w:pPr>
            <w:ins w:id="15207" w:author="t_竹沢 公佑" w:date="2020-05-27T10:42:00Z">
              <w:r w:rsidRPr="0014614B">
                <w:rPr>
                  <w:lang w:val="en"/>
                </w:rPr>
                <w:t>DRXPD_GET_I2C_DATA</w:t>
              </w:r>
            </w:ins>
          </w:p>
          <w:p w:rsidR="00B067EB" w:rsidRPr="0014614B" w:rsidRDefault="00B067EB" w:rsidP="0014614B">
            <w:pPr>
              <w:pStyle w:val="a0"/>
              <w:ind w:leftChars="0" w:left="0"/>
              <w:rPr>
                <w:ins w:id="15208" w:author="t_竹沢 公佑" w:date="2020-05-27T10:42:00Z"/>
                <w:lang w:val="en"/>
              </w:rPr>
            </w:pPr>
            <w:ins w:id="15209" w:author="t_竹沢 公佑" w:date="2020-05-27T10:42:00Z">
              <w:r w:rsidRPr="0014614B">
                <w:rPr>
                  <w:lang w:val="en"/>
                </w:rPr>
                <w:t>DRXPD_SET_I2C_CMD</w:t>
              </w:r>
            </w:ins>
          </w:p>
          <w:p w:rsidR="00B067EB" w:rsidRPr="0014614B" w:rsidRDefault="00B067EB" w:rsidP="0014614B">
            <w:pPr>
              <w:pStyle w:val="a0"/>
              <w:ind w:leftChars="0" w:left="0"/>
              <w:rPr>
                <w:ins w:id="15210" w:author="t_竹沢 公佑" w:date="2020-05-27T10:42:00Z"/>
                <w:lang w:val="en"/>
              </w:rPr>
            </w:pPr>
            <w:ins w:id="15211" w:author="t_竹沢 公佑" w:date="2020-05-27T10:42:00Z">
              <w:r w:rsidRPr="0014614B">
                <w:rPr>
                  <w:lang w:val="en"/>
                </w:rPr>
                <w:t>DRXPD_SET_SEUEVT</w:t>
              </w:r>
            </w:ins>
          </w:p>
          <w:p w:rsidR="00B067EB" w:rsidRPr="0014614B" w:rsidRDefault="00B067EB" w:rsidP="0014614B">
            <w:pPr>
              <w:pStyle w:val="a0"/>
              <w:ind w:leftChars="0" w:left="0"/>
              <w:rPr>
                <w:ins w:id="15212" w:author="t_竹沢 公佑" w:date="2020-05-27T10:42:00Z"/>
                <w:lang w:val="en"/>
              </w:rPr>
            </w:pPr>
            <w:ins w:id="15213" w:author="t_竹沢 公佑" w:date="2020-05-27T10:42:00Z">
              <w:r w:rsidRPr="0014614B">
                <w:rPr>
                  <w:lang w:val="en"/>
                </w:rPr>
                <w:t>DRXPD_CLR_SEUEVT</w:t>
              </w:r>
            </w:ins>
          </w:p>
          <w:p w:rsidR="00B067EB" w:rsidRPr="0014614B" w:rsidRDefault="00B067EB" w:rsidP="0014614B">
            <w:pPr>
              <w:pStyle w:val="a0"/>
              <w:ind w:leftChars="0" w:left="0"/>
              <w:rPr>
                <w:ins w:id="15214" w:author="t_竹沢 公佑" w:date="2020-05-27T10:42:00Z"/>
                <w:lang w:val="en"/>
              </w:rPr>
            </w:pPr>
            <w:ins w:id="15215" w:author="t_竹沢 公佑" w:date="2020-05-27T10:42:00Z">
              <w:r w:rsidRPr="0014614B">
                <w:rPr>
                  <w:lang w:val="en"/>
                </w:rPr>
                <w:t>DRXPD_FLASH_OVHLOG</w:t>
              </w:r>
            </w:ins>
          </w:p>
          <w:p w:rsidR="00B067EB" w:rsidRPr="0014614B" w:rsidRDefault="00B067EB" w:rsidP="0014614B">
            <w:pPr>
              <w:pStyle w:val="a0"/>
              <w:ind w:leftChars="0" w:left="0"/>
              <w:rPr>
                <w:ins w:id="15216" w:author="t_竹沢 公佑" w:date="2020-05-27T10:42:00Z"/>
                <w:lang w:val="en"/>
              </w:rPr>
            </w:pPr>
            <w:ins w:id="15217" w:author="t_竹沢 公佑" w:date="2020-05-27T10:42:00Z">
              <w:r w:rsidRPr="0014614B">
                <w:rPr>
                  <w:lang w:val="en"/>
                </w:rPr>
                <w:t>DRXPD_SEL_EQ</w:t>
              </w:r>
            </w:ins>
          </w:p>
          <w:p w:rsidR="00B067EB" w:rsidRDefault="00B067EB" w:rsidP="0014614B">
            <w:pPr>
              <w:pStyle w:val="a0"/>
              <w:ind w:leftChars="0" w:left="0"/>
              <w:rPr>
                <w:ins w:id="15218" w:author="t_竹沢 公佑" w:date="2020-11-27T20:31:00Z"/>
                <w:lang w:val="en"/>
              </w:rPr>
            </w:pPr>
            <w:ins w:id="15219" w:author="t_竹沢 公佑" w:date="2020-05-27T10:42:00Z">
              <w:r w:rsidRPr="0014614B">
                <w:rPr>
                  <w:lang w:val="en"/>
                </w:rPr>
                <w:t>DRXPD_GET_EQ</w:t>
              </w:r>
            </w:ins>
          </w:p>
          <w:p w:rsidR="004D7497" w:rsidRPr="0014614B" w:rsidRDefault="004D7497" w:rsidP="0014614B">
            <w:pPr>
              <w:pStyle w:val="a0"/>
              <w:ind w:leftChars="0" w:left="0"/>
              <w:rPr>
                <w:ins w:id="15220" w:author="t_竹沢 公佑" w:date="2020-05-27T10:42:00Z"/>
                <w:lang w:val="en"/>
              </w:rPr>
            </w:pPr>
            <w:ins w:id="15221" w:author="t_竹沢 公佑" w:date="2020-11-27T20:31:00Z">
              <w:r>
                <w:rPr>
                  <w:rFonts w:hint="eastAsia"/>
                  <w:lang w:val="en"/>
                </w:rPr>
                <w:t>DRXPD_GET_OVRFLW</w:t>
              </w:r>
            </w:ins>
          </w:p>
        </w:tc>
        <w:tc>
          <w:tcPr>
            <w:tcW w:w="4502" w:type="dxa"/>
            <w:shd w:val="clear" w:color="auto" w:fill="auto"/>
          </w:tcPr>
          <w:p w:rsidR="00B067EB" w:rsidRPr="0014614B" w:rsidRDefault="00B067EB" w:rsidP="0014614B">
            <w:pPr>
              <w:pStyle w:val="a0"/>
              <w:ind w:leftChars="0" w:left="0"/>
              <w:rPr>
                <w:ins w:id="15222" w:author="t_竹沢 公佑" w:date="2020-05-27T10:42:00Z"/>
                <w:lang w:val="en"/>
              </w:rPr>
            </w:pPr>
            <w:ins w:id="15223" w:author="t_竹沢 公佑" w:date="2020-05-27T10:42:00Z">
              <w:r w:rsidRPr="0014614B">
                <w:rPr>
                  <w:rFonts w:hint="eastAsia"/>
                  <w:lang w:val="en"/>
                </w:rPr>
                <w:t>-</w:t>
              </w:r>
            </w:ins>
          </w:p>
        </w:tc>
      </w:tr>
    </w:tbl>
    <w:p w:rsidR="00B067EB" w:rsidRPr="00226408" w:rsidRDefault="00B067EB" w:rsidP="00B067EB">
      <w:pPr>
        <w:pStyle w:val="af9"/>
        <w:jc w:val="center"/>
        <w:rPr>
          <w:ins w:id="15224" w:author="t_竹沢 公佑" w:date="2020-05-27T10:42:00Z"/>
          <w:b w:val="0"/>
          <w:lang w:val="en"/>
        </w:rPr>
      </w:pPr>
      <w:bookmarkStart w:id="15225" w:name="_Ref41468732"/>
      <w:ins w:id="15226" w:author="t_竹沢 公佑" w:date="2020-05-27T10:42:00Z">
        <w:r>
          <w:t xml:space="preserve">Table </w:t>
        </w:r>
      </w:ins>
      <w:ins w:id="15227" w:author="t_竹沢 公佑" w:date="2020-08-13T11:37:00Z">
        <w:r w:rsidR="00614602">
          <w:fldChar w:fldCharType="begin"/>
        </w:r>
        <w:r w:rsidR="00614602">
          <w:instrText xml:space="preserve"> STYLEREF 1 \s </w:instrText>
        </w:r>
      </w:ins>
      <w:r w:rsidR="00614602">
        <w:fldChar w:fldCharType="separate"/>
      </w:r>
      <w:r w:rsidR="000B4FA1">
        <w:rPr>
          <w:noProof/>
        </w:rPr>
        <w:t>7</w:t>
      </w:r>
      <w:ins w:id="15228" w:author="t_竹沢 公佑" w:date="2020-08-13T11:37:00Z">
        <w:r w:rsidR="00614602">
          <w:fldChar w:fldCharType="end"/>
        </w:r>
        <w:r w:rsidR="00614602">
          <w:noBreakHyphen/>
        </w:r>
        <w:r w:rsidR="00614602">
          <w:fldChar w:fldCharType="begin"/>
        </w:r>
        <w:r w:rsidR="00614602">
          <w:instrText xml:space="preserve"> SEQ Table \* ARABIC \s 1 </w:instrText>
        </w:r>
      </w:ins>
      <w:r w:rsidR="00614602">
        <w:fldChar w:fldCharType="separate"/>
      </w:r>
      <w:ins w:id="15229" w:author="t_竹沢 公佑" w:date="2021-02-02T17:29:00Z">
        <w:r w:rsidR="000B4FA1">
          <w:rPr>
            <w:noProof/>
          </w:rPr>
          <w:t>4</w:t>
        </w:r>
      </w:ins>
      <w:ins w:id="15230" w:author="t_竹沢 公佑" w:date="2020-08-13T11:37:00Z">
        <w:r w:rsidR="00614602">
          <w:fldChar w:fldCharType="end"/>
        </w:r>
      </w:ins>
      <w:ins w:id="15231" w:author="t_竹沢 公佑" w:date="2020-05-27T10:42:00Z">
        <w:r>
          <w:rPr>
            <w:rFonts w:hint="eastAsia"/>
          </w:rPr>
          <w:t xml:space="preserve"> : </w:t>
        </w:r>
        <w:r w:rsidRPr="00226408">
          <w:rPr>
            <w:rFonts w:hint="eastAsia"/>
            <w:b w:val="0"/>
          </w:rPr>
          <w:t>function/ItemID group (</w:t>
        </w:r>
      </w:ins>
      <w:ins w:id="15232" w:author="t_竹沢 公佑" w:date="2020-05-27T10:43:00Z">
        <w:r>
          <w:rPr>
            <w:rFonts w:hint="eastAsia"/>
            <w:b w:val="0"/>
          </w:rPr>
          <w:t xml:space="preserve">transmission </w:t>
        </w:r>
      </w:ins>
      <w:ins w:id="15233" w:author="t_竹沢 公佑" w:date="2020-05-27T10:42:00Z">
        <w:r w:rsidRPr="00226408">
          <w:rPr>
            <w:rFonts w:hint="eastAsia"/>
            <w:b w:val="0"/>
          </w:rPr>
          <w:t>mode)</w:t>
        </w:r>
        <w:bookmarkEnd w:id="15225"/>
      </w:ins>
    </w:p>
    <w:p w:rsidR="00B067EB" w:rsidRPr="00B067EB" w:rsidRDefault="00B067EB">
      <w:pPr>
        <w:pStyle w:val="a0"/>
        <w:ind w:leftChars="0" w:left="0"/>
        <w:rPr>
          <w:ins w:id="15234" w:author="t_竹沢 公佑" w:date="2020-05-27T10:42:00Z"/>
          <w:lang w:val="en"/>
        </w:rPr>
        <w:pPrChange w:id="15235" w:author="t_竹沢 公佑" w:date="2020-05-18T09:54:00Z">
          <w:pPr/>
        </w:pPrChange>
      </w:pPr>
    </w:p>
    <w:p w:rsidR="00B067EB" w:rsidRDefault="00B067EB">
      <w:pPr>
        <w:pStyle w:val="a0"/>
        <w:ind w:leftChars="0" w:left="0"/>
        <w:rPr>
          <w:ins w:id="15236" w:author="t_竹沢 公佑" w:date="2020-05-27T10:42:00Z"/>
          <w:lang w:val="en"/>
        </w:rPr>
        <w:pPrChange w:id="15237" w:author="t_竹沢 公佑" w:date="2020-05-18T09:54:00Z">
          <w:pPr/>
        </w:pPrChange>
      </w:pPr>
    </w:p>
    <w:p w:rsidR="00B067EB" w:rsidRPr="00B067EB" w:rsidRDefault="00B067EB">
      <w:pPr>
        <w:pStyle w:val="a0"/>
        <w:ind w:leftChars="0" w:left="0"/>
        <w:rPr>
          <w:lang w:val="en"/>
          <w:rPrChange w:id="15238" w:author="t_竹沢 公佑" w:date="2020-05-27T10:44:00Z">
            <w:rPr/>
          </w:rPrChange>
        </w:rPr>
        <w:pPrChange w:id="15239" w:author="t_竹沢 公佑" w:date="2020-05-18T09:54:00Z">
          <w:pPr/>
        </w:pPrChange>
      </w:pPr>
    </w:p>
    <w:sectPr w:rsidR="00B067EB" w:rsidRPr="00B067EB" w:rsidSect="00B105E8">
      <w:pgSz w:w="11906" w:h="16838"/>
      <w:pgMar w:top="1276" w:right="849" w:bottom="1418" w:left="1134" w:header="851" w:footer="992"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4A1F" w:rsidRDefault="00784A1F">
      <w:r>
        <w:separator/>
      </w:r>
    </w:p>
  </w:endnote>
  <w:endnote w:type="continuationSeparator" w:id="0">
    <w:p w:rsidR="00784A1F" w:rsidRDefault="00784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Ｐゴシック">
    <w:altName w:val="Arial Unicode MS"/>
    <w:panose1 w:val="00000000000000000000"/>
    <w:charset w:val="80"/>
    <w:family w:val="auto"/>
    <w:notTrueType/>
    <w:pitch w:val="default"/>
    <w:sig w:usb0="00000001" w:usb1="08070000" w:usb2="00000010" w:usb3="00000000" w:csb0="00020000" w:csb1="00000000"/>
  </w:font>
  <w:font w:name="Meiryo UI">
    <w:panose1 w:val="020B0604030504040204"/>
    <w:charset w:val="80"/>
    <w:family w:val="modern"/>
    <w:pitch w:val="variable"/>
    <w:sig w:usb0="E00002FF" w:usb1="6AC7FFFF"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E92" w:rsidRDefault="000F6E92">
    <w:pPr>
      <w:pStyle w:val="aa"/>
      <w:jc w:val="center"/>
    </w:pPr>
    <w:r>
      <w:rPr>
        <w:szCs w:val="21"/>
      </w:rPr>
      <w:t xml:space="preserve">- </w:t>
    </w:r>
    <w:r>
      <w:rPr>
        <w:szCs w:val="21"/>
      </w:rPr>
      <w:fldChar w:fldCharType="begin"/>
    </w:r>
    <w:r>
      <w:rPr>
        <w:szCs w:val="21"/>
      </w:rPr>
      <w:instrText xml:space="preserve"> PAGE </w:instrText>
    </w:r>
    <w:r>
      <w:rPr>
        <w:szCs w:val="21"/>
      </w:rPr>
      <w:fldChar w:fldCharType="separate"/>
    </w:r>
    <w:r w:rsidR="00C866A1">
      <w:rPr>
        <w:noProof/>
        <w:szCs w:val="21"/>
      </w:rPr>
      <w:t>57</w:t>
    </w:r>
    <w:r>
      <w:rPr>
        <w:szCs w:val="21"/>
      </w:rPr>
      <w:fldChar w:fldCharType="end"/>
    </w:r>
    <w:r>
      <w:rPr>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4A1F" w:rsidRDefault="00784A1F">
      <w:r>
        <w:separator/>
      </w:r>
    </w:p>
  </w:footnote>
  <w:footnote w:type="continuationSeparator" w:id="0">
    <w:p w:rsidR="00784A1F" w:rsidRDefault="00784A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E92" w:rsidRDefault="000F6E92">
    <w:pPr>
      <w:wordWrap w:val="0"/>
      <w:spacing w:line="0" w:lineRule="atLeast"/>
      <w:jc w:val="right"/>
      <w:rPr>
        <w:szCs w:val="21"/>
      </w:rPr>
    </w:pPr>
    <w:r>
      <w:rPr>
        <w:rFonts w:hint="eastAsia"/>
        <w:szCs w:val="21"/>
      </w:rPr>
      <w:t>DRXP　Driver　Specification</w:t>
    </w:r>
  </w:p>
  <w:p w:rsidR="000F6E92" w:rsidRDefault="000F6E92">
    <w:pPr>
      <w:pStyle w:val="ae"/>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BBDEB3B8"/>
    <w:lvl w:ilvl="0">
      <w:start w:val="1"/>
      <w:numFmt w:val="decimal"/>
      <w:lvlText w:val="%1."/>
      <w:lvlJc w:val="left"/>
      <w:pPr>
        <w:ind w:left="425" w:hanging="425"/>
      </w:pPr>
      <w:rPr>
        <w:rFonts w:hint="default"/>
        <w:b/>
        <w:i w:val="0"/>
        <w:sz w:val="24"/>
        <w:u w:val="single"/>
      </w:rPr>
    </w:lvl>
    <w:lvl w:ilvl="1">
      <w:start w:val="1"/>
      <w:numFmt w:val="decimal"/>
      <w:lvlText w:val="%1.%2."/>
      <w:lvlJc w:val="left"/>
      <w:pPr>
        <w:ind w:left="567" w:hanging="567"/>
      </w:pPr>
      <w:rPr>
        <w:rFonts w:hint="default"/>
        <w:b/>
        <w:i w:val="0"/>
        <w:sz w:val="22"/>
      </w:r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851" w:hanging="851"/>
      </w:pPr>
      <w:rPr>
        <w:rFonts w:hint="default"/>
        <w:b w:val="0"/>
        <w:i w:val="0"/>
        <w:sz w:val="21"/>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15E2C8D"/>
    <w:multiLevelType w:val="multilevel"/>
    <w:tmpl w:val="F91AE4A2"/>
    <w:lvl w:ilvl="0">
      <w:start w:val="1"/>
      <w:numFmt w:val="decimal"/>
      <w:pStyle w:val="1"/>
      <w:lvlText w:val="%1."/>
      <w:lvlJc w:val="left"/>
      <w:pPr>
        <w:ind w:left="425" w:hanging="425"/>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2"/>
      <w:lvlText w:val="%1.%2."/>
      <w:lvlJc w:val="left"/>
      <w:pPr>
        <w:ind w:left="567" w:hanging="567"/>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3"/>
      <w:suff w:val="space"/>
      <w:lvlText w:val="%1.%2.%3."/>
      <w:lvlJc w:val="left"/>
      <w:pPr>
        <w:ind w:left="709" w:hanging="709"/>
      </w:pPr>
      <w:rPr>
        <w:rFonts w:hint="eastAsia"/>
        <w:lang w:val="en-US"/>
      </w:rPr>
    </w:lvl>
    <w:lvl w:ilvl="3">
      <w:start w:val="1"/>
      <w:numFmt w:val="decimal"/>
      <w:pStyle w:val="4"/>
      <w:suff w:val="space"/>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58A1E2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85C53FC"/>
    <w:multiLevelType w:val="hybridMultilevel"/>
    <w:tmpl w:val="7200E9D6"/>
    <w:lvl w:ilvl="0" w:tplc="FA3C61E4">
      <w:start w:val="4"/>
      <w:numFmt w:val="bullet"/>
      <w:lvlText w:val="-"/>
      <w:lvlJc w:val="left"/>
      <w:pPr>
        <w:ind w:left="1317" w:hanging="360"/>
      </w:pPr>
      <w:rPr>
        <w:rFonts w:ascii="ＭＳ Ｐゴシック" w:eastAsia="ＭＳ Ｐゴシック" w:hAnsi="ＭＳ Ｐゴシック" w:cs="Times New Roman" w:hint="eastAsia"/>
      </w:rPr>
    </w:lvl>
    <w:lvl w:ilvl="1" w:tplc="0409000B" w:tentative="1">
      <w:start w:val="1"/>
      <w:numFmt w:val="bullet"/>
      <w:lvlText w:val=""/>
      <w:lvlJc w:val="left"/>
      <w:pPr>
        <w:ind w:left="957" w:hanging="420"/>
      </w:pPr>
      <w:rPr>
        <w:rFonts w:ascii="Wingdings" w:hAnsi="Wingdings" w:hint="default"/>
      </w:rPr>
    </w:lvl>
    <w:lvl w:ilvl="2" w:tplc="0409000D" w:tentative="1">
      <w:start w:val="1"/>
      <w:numFmt w:val="bullet"/>
      <w:lvlText w:val=""/>
      <w:lvlJc w:val="left"/>
      <w:pPr>
        <w:ind w:left="1377" w:hanging="420"/>
      </w:pPr>
      <w:rPr>
        <w:rFonts w:ascii="Wingdings" w:hAnsi="Wingdings" w:hint="default"/>
      </w:rPr>
    </w:lvl>
    <w:lvl w:ilvl="3" w:tplc="04090001" w:tentative="1">
      <w:start w:val="1"/>
      <w:numFmt w:val="bullet"/>
      <w:lvlText w:val=""/>
      <w:lvlJc w:val="left"/>
      <w:pPr>
        <w:ind w:left="1797" w:hanging="420"/>
      </w:pPr>
      <w:rPr>
        <w:rFonts w:ascii="Wingdings" w:hAnsi="Wingdings" w:hint="default"/>
      </w:rPr>
    </w:lvl>
    <w:lvl w:ilvl="4" w:tplc="0409000B" w:tentative="1">
      <w:start w:val="1"/>
      <w:numFmt w:val="bullet"/>
      <w:lvlText w:val=""/>
      <w:lvlJc w:val="left"/>
      <w:pPr>
        <w:ind w:left="2217" w:hanging="420"/>
      </w:pPr>
      <w:rPr>
        <w:rFonts w:ascii="Wingdings" w:hAnsi="Wingdings" w:hint="default"/>
      </w:rPr>
    </w:lvl>
    <w:lvl w:ilvl="5" w:tplc="0409000D" w:tentative="1">
      <w:start w:val="1"/>
      <w:numFmt w:val="bullet"/>
      <w:lvlText w:val=""/>
      <w:lvlJc w:val="left"/>
      <w:pPr>
        <w:ind w:left="2637" w:hanging="420"/>
      </w:pPr>
      <w:rPr>
        <w:rFonts w:ascii="Wingdings" w:hAnsi="Wingdings" w:hint="default"/>
      </w:rPr>
    </w:lvl>
    <w:lvl w:ilvl="6" w:tplc="04090001" w:tentative="1">
      <w:start w:val="1"/>
      <w:numFmt w:val="bullet"/>
      <w:lvlText w:val=""/>
      <w:lvlJc w:val="left"/>
      <w:pPr>
        <w:ind w:left="3057" w:hanging="420"/>
      </w:pPr>
      <w:rPr>
        <w:rFonts w:ascii="Wingdings" w:hAnsi="Wingdings" w:hint="default"/>
      </w:rPr>
    </w:lvl>
    <w:lvl w:ilvl="7" w:tplc="0409000B" w:tentative="1">
      <w:start w:val="1"/>
      <w:numFmt w:val="bullet"/>
      <w:lvlText w:val=""/>
      <w:lvlJc w:val="left"/>
      <w:pPr>
        <w:ind w:left="3477" w:hanging="420"/>
      </w:pPr>
      <w:rPr>
        <w:rFonts w:ascii="Wingdings" w:hAnsi="Wingdings" w:hint="default"/>
      </w:rPr>
    </w:lvl>
    <w:lvl w:ilvl="8" w:tplc="0409000D" w:tentative="1">
      <w:start w:val="1"/>
      <w:numFmt w:val="bullet"/>
      <w:lvlText w:val=""/>
      <w:lvlJc w:val="left"/>
      <w:pPr>
        <w:ind w:left="3897" w:hanging="420"/>
      </w:pPr>
      <w:rPr>
        <w:rFonts w:ascii="Wingdings" w:hAnsi="Wingdings" w:hint="default"/>
      </w:rPr>
    </w:lvl>
  </w:abstractNum>
  <w:abstractNum w:abstractNumId="4">
    <w:nsid w:val="0F141ABF"/>
    <w:multiLevelType w:val="hybridMultilevel"/>
    <w:tmpl w:val="FC5263B8"/>
    <w:lvl w:ilvl="0" w:tplc="FA3C61E4">
      <w:start w:val="4"/>
      <w:numFmt w:val="bullet"/>
      <w:lvlText w:val="-"/>
      <w:lvlJc w:val="left"/>
      <w:pPr>
        <w:ind w:left="1200" w:hanging="360"/>
      </w:pPr>
      <w:rPr>
        <w:rFonts w:ascii="ＭＳ Ｐゴシック" w:eastAsia="ＭＳ Ｐゴシック" w:hAnsi="ＭＳ Ｐゴシック" w:cs="Times New Roman"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5">
    <w:nsid w:val="19591F43"/>
    <w:multiLevelType w:val="hybridMultilevel"/>
    <w:tmpl w:val="D57817AC"/>
    <w:lvl w:ilvl="0" w:tplc="FA3C61E4">
      <w:start w:val="4"/>
      <w:numFmt w:val="bullet"/>
      <w:lvlText w:val="-"/>
      <w:lvlJc w:val="left"/>
      <w:pPr>
        <w:ind w:left="1200" w:hanging="360"/>
      </w:pPr>
      <w:rPr>
        <w:rFonts w:ascii="ＭＳ Ｐゴシック" w:eastAsia="ＭＳ Ｐゴシック" w:hAnsi="ＭＳ Ｐゴシック" w:cs="Times New Roman"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6">
    <w:nsid w:val="19D71522"/>
    <w:multiLevelType w:val="multilevel"/>
    <w:tmpl w:val="00000006"/>
    <w:lvl w:ilvl="0">
      <w:start w:val="1"/>
      <w:numFmt w:val="decimal"/>
      <w:lvlText w:val="%1."/>
      <w:lvlJc w:val="left"/>
      <w:pPr>
        <w:tabs>
          <w:tab w:val="num" w:pos="454"/>
        </w:tabs>
        <w:ind w:left="454" w:hanging="454"/>
      </w:pPr>
      <w:rPr>
        <w:rFonts w:ascii="ＭＳ Ｐゴシック" w:eastAsia="ＭＳ Ｐゴシック" w:hAnsi="Century" w:hint="default"/>
        <w:b/>
        <w:i w:val="0"/>
        <w:sz w:val="24"/>
        <w:u w:val="single"/>
      </w:rPr>
    </w:lvl>
    <w:lvl w:ilvl="1">
      <w:start w:val="1"/>
      <w:numFmt w:val="decimal"/>
      <w:lvlText w:val="%1.%2."/>
      <w:lvlJc w:val="left"/>
      <w:pPr>
        <w:tabs>
          <w:tab w:val="num" w:pos="567"/>
        </w:tabs>
        <w:ind w:left="567" w:hanging="567"/>
      </w:pPr>
      <w:rPr>
        <w:rFonts w:ascii="ＭＳ Ｐゴシック" w:eastAsia="ＭＳ Ｐゴシック" w:hAnsi="Century" w:hint="default"/>
        <w:b/>
        <w:i w:val="0"/>
        <w:sz w:val="22"/>
      </w:rPr>
    </w:lvl>
    <w:lvl w:ilvl="2">
      <w:start w:val="1"/>
      <w:numFmt w:val="decimal"/>
      <w:lvlText w:val="%1.%2.%3."/>
      <w:lvlJc w:val="left"/>
      <w:pPr>
        <w:tabs>
          <w:tab w:val="num" w:pos="1060"/>
        </w:tabs>
        <w:ind w:left="567" w:hanging="227"/>
      </w:pPr>
      <w:rPr>
        <w:rFonts w:ascii="ＭＳ Ｐゴシック" w:eastAsia="ＭＳ Ｐゴシック" w:hAnsi="ＭＳ Ｐゴシック" w:hint="default"/>
        <w:b/>
        <w:i w:val="0"/>
        <w:sz w:val="21"/>
      </w:rPr>
    </w:lvl>
    <w:lvl w:ilvl="3">
      <w:start w:val="1"/>
      <w:numFmt w:val="decimal"/>
      <w:lvlText w:val="%4)"/>
      <w:lvlJc w:val="left"/>
      <w:pPr>
        <w:tabs>
          <w:tab w:val="num" w:pos="851"/>
        </w:tabs>
        <w:ind w:left="851" w:hanging="511"/>
      </w:pPr>
      <w:rPr>
        <w:rFonts w:ascii="Century" w:eastAsia="ＭＳ 明朝" w:hAnsi="Century" w:hint="default"/>
        <w:b w:val="0"/>
        <w:i w:val="0"/>
        <w:sz w:val="21"/>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1A2D6F64"/>
    <w:multiLevelType w:val="hybridMultilevel"/>
    <w:tmpl w:val="1A0449EA"/>
    <w:lvl w:ilvl="0" w:tplc="FA3C61E4">
      <w:start w:val="4"/>
      <w:numFmt w:val="bullet"/>
      <w:lvlText w:val="-"/>
      <w:lvlJc w:val="left"/>
      <w:pPr>
        <w:ind w:left="1200" w:hanging="360"/>
      </w:pPr>
      <w:rPr>
        <w:rFonts w:ascii="ＭＳ Ｐゴシック" w:eastAsia="ＭＳ Ｐゴシック" w:hAnsi="ＭＳ Ｐ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D2B2773"/>
    <w:multiLevelType w:val="hybridMultilevel"/>
    <w:tmpl w:val="2A068F5A"/>
    <w:lvl w:ilvl="0" w:tplc="87B0F616">
      <w:start w:val="1"/>
      <w:numFmt w:val="decimal"/>
      <w:lvlText w:val="%1."/>
      <w:lvlJc w:val="left"/>
      <w:pPr>
        <w:ind w:left="470" w:hanging="360"/>
      </w:pPr>
      <w:rPr>
        <w:rFonts w:hint="default"/>
      </w:rPr>
    </w:lvl>
    <w:lvl w:ilvl="1" w:tplc="04090017" w:tentative="1">
      <w:start w:val="1"/>
      <w:numFmt w:val="aiueoFullWidth"/>
      <w:lvlText w:val="(%2)"/>
      <w:lvlJc w:val="left"/>
      <w:pPr>
        <w:ind w:left="950" w:hanging="420"/>
      </w:pPr>
    </w:lvl>
    <w:lvl w:ilvl="2" w:tplc="04090011" w:tentative="1">
      <w:start w:val="1"/>
      <w:numFmt w:val="decimalEnclosedCircle"/>
      <w:lvlText w:val="%3"/>
      <w:lvlJc w:val="left"/>
      <w:pPr>
        <w:ind w:left="1370" w:hanging="420"/>
      </w:pPr>
    </w:lvl>
    <w:lvl w:ilvl="3" w:tplc="0409000F" w:tentative="1">
      <w:start w:val="1"/>
      <w:numFmt w:val="decimal"/>
      <w:lvlText w:val="%4."/>
      <w:lvlJc w:val="left"/>
      <w:pPr>
        <w:ind w:left="1790" w:hanging="420"/>
      </w:pPr>
    </w:lvl>
    <w:lvl w:ilvl="4" w:tplc="04090017" w:tentative="1">
      <w:start w:val="1"/>
      <w:numFmt w:val="aiueoFullWidth"/>
      <w:lvlText w:val="(%5)"/>
      <w:lvlJc w:val="left"/>
      <w:pPr>
        <w:ind w:left="2210" w:hanging="420"/>
      </w:pPr>
    </w:lvl>
    <w:lvl w:ilvl="5" w:tplc="04090011" w:tentative="1">
      <w:start w:val="1"/>
      <w:numFmt w:val="decimalEnclosedCircle"/>
      <w:lvlText w:val="%6"/>
      <w:lvlJc w:val="left"/>
      <w:pPr>
        <w:ind w:left="2630" w:hanging="420"/>
      </w:pPr>
    </w:lvl>
    <w:lvl w:ilvl="6" w:tplc="0409000F" w:tentative="1">
      <w:start w:val="1"/>
      <w:numFmt w:val="decimal"/>
      <w:lvlText w:val="%7."/>
      <w:lvlJc w:val="left"/>
      <w:pPr>
        <w:ind w:left="3050" w:hanging="420"/>
      </w:pPr>
    </w:lvl>
    <w:lvl w:ilvl="7" w:tplc="04090017" w:tentative="1">
      <w:start w:val="1"/>
      <w:numFmt w:val="aiueoFullWidth"/>
      <w:lvlText w:val="(%8)"/>
      <w:lvlJc w:val="left"/>
      <w:pPr>
        <w:ind w:left="3470" w:hanging="420"/>
      </w:pPr>
    </w:lvl>
    <w:lvl w:ilvl="8" w:tplc="04090011" w:tentative="1">
      <w:start w:val="1"/>
      <w:numFmt w:val="decimalEnclosedCircle"/>
      <w:lvlText w:val="%9"/>
      <w:lvlJc w:val="left"/>
      <w:pPr>
        <w:ind w:left="3890" w:hanging="420"/>
      </w:pPr>
    </w:lvl>
  </w:abstractNum>
  <w:abstractNum w:abstractNumId="9">
    <w:nsid w:val="1D4D59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E4209DF"/>
    <w:multiLevelType w:val="hybridMultilevel"/>
    <w:tmpl w:val="E60018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359563D"/>
    <w:multiLevelType w:val="hybridMultilevel"/>
    <w:tmpl w:val="34ECA4E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247D0DEC"/>
    <w:multiLevelType w:val="multilevel"/>
    <w:tmpl w:val="8880020A"/>
    <w:lvl w:ilvl="0">
      <w:start w:val="3"/>
      <w:numFmt w:val="decimal"/>
      <w:lvlText w:val="%1"/>
      <w:lvlJc w:val="left"/>
      <w:pPr>
        <w:ind w:left="675" w:hanging="675"/>
      </w:pPr>
      <w:rPr>
        <w:rFonts w:hint="default"/>
      </w:rPr>
    </w:lvl>
    <w:lvl w:ilvl="1">
      <w:start w:val="1"/>
      <w:numFmt w:val="decimal"/>
      <w:lvlText w:val="%1.%2"/>
      <w:lvlJc w:val="left"/>
      <w:pPr>
        <w:ind w:left="915" w:hanging="675"/>
      </w:pPr>
      <w:rPr>
        <w:rFonts w:hint="default"/>
      </w:rPr>
    </w:lvl>
    <w:lvl w:ilvl="2">
      <w:start w:val="1"/>
      <w:numFmt w:val="decimal"/>
      <w:lvlText w:val="%1.%2.%3"/>
      <w:lvlJc w:val="left"/>
      <w:pPr>
        <w:ind w:left="1200" w:hanging="720"/>
      </w:pPr>
      <w:rPr>
        <w:rFonts w:hint="default"/>
      </w:rPr>
    </w:lvl>
    <w:lvl w:ilvl="3">
      <w:start w:val="6"/>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nsid w:val="28F56B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B90766B"/>
    <w:multiLevelType w:val="hybridMultilevel"/>
    <w:tmpl w:val="7C322D8C"/>
    <w:lvl w:ilvl="0" w:tplc="04090001">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15">
    <w:nsid w:val="2DF716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24C568D"/>
    <w:multiLevelType w:val="hybridMultilevel"/>
    <w:tmpl w:val="E72E5A10"/>
    <w:lvl w:ilvl="0" w:tplc="0409000F">
      <w:start w:val="1"/>
      <w:numFmt w:val="decimal"/>
      <w:lvlText w:val="%1."/>
      <w:lvlJc w:val="left"/>
      <w:pPr>
        <w:ind w:left="765" w:hanging="420"/>
      </w:pPr>
    </w:lvl>
    <w:lvl w:ilvl="1" w:tplc="04090017" w:tentative="1">
      <w:start w:val="1"/>
      <w:numFmt w:val="aiueoFullWidth"/>
      <w:lvlText w:val="(%2)"/>
      <w:lvlJc w:val="left"/>
      <w:pPr>
        <w:ind w:left="1185" w:hanging="420"/>
      </w:pPr>
    </w:lvl>
    <w:lvl w:ilvl="2" w:tplc="04090011" w:tentative="1">
      <w:start w:val="1"/>
      <w:numFmt w:val="decimalEnclosedCircle"/>
      <w:lvlText w:val="%3"/>
      <w:lvlJc w:val="left"/>
      <w:pPr>
        <w:ind w:left="1605" w:hanging="420"/>
      </w:pPr>
    </w:lvl>
    <w:lvl w:ilvl="3" w:tplc="0409000F" w:tentative="1">
      <w:start w:val="1"/>
      <w:numFmt w:val="decimal"/>
      <w:lvlText w:val="%4."/>
      <w:lvlJc w:val="left"/>
      <w:pPr>
        <w:ind w:left="2025" w:hanging="420"/>
      </w:pPr>
    </w:lvl>
    <w:lvl w:ilvl="4" w:tplc="04090017" w:tentative="1">
      <w:start w:val="1"/>
      <w:numFmt w:val="aiueoFullWidth"/>
      <w:lvlText w:val="(%5)"/>
      <w:lvlJc w:val="left"/>
      <w:pPr>
        <w:ind w:left="2445" w:hanging="420"/>
      </w:pPr>
    </w:lvl>
    <w:lvl w:ilvl="5" w:tplc="04090011" w:tentative="1">
      <w:start w:val="1"/>
      <w:numFmt w:val="decimalEnclosedCircle"/>
      <w:lvlText w:val="%6"/>
      <w:lvlJc w:val="left"/>
      <w:pPr>
        <w:ind w:left="2865" w:hanging="420"/>
      </w:pPr>
    </w:lvl>
    <w:lvl w:ilvl="6" w:tplc="0409000F" w:tentative="1">
      <w:start w:val="1"/>
      <w:numFmt w:val="decimal"/>
      <w:lvlText w:val="%7."/>
      <w:lvlJc w:val="left"/>
      <w:pPr>
        <w:ind w:left="3285" w:hanging="420"/>
      </w:pPr>
    </w:lvl>
    <w:lvl w:ilvl="7" w:tplc="04090017" w:tentative="1">
      <w:start w:val="1"/>
      <w:numFmt w:val="aiueoFullWidth"/>
      <w:lvlText w:val="(%8)"/>
      <w:lvlJc w:val="left"/>
      <w:pPr>
        <w:ind w:left="3705" w:hanging="420"/>
      </w:pPr>
    </w:lvl>
    <w:lvl w:ilvl="8" w:tplc="04090011" w:tentative="1">
      <w:start w:val="1"/>
      <w:numFmt w:val="decimalEnclosedCircle"/>
      <w:lvlText w:val="%9"/>
      <w:lvlJc w:val="left"/>
      <w:pPr>
        <w:ind w:left="4125" w:hanging="420"/>
      </w:pPr>
    </w:lvl>
  </w:abstractNum>
  <w:abstractNum w:abstractNumId="17">
    <w:nsid w:val="343A58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8694972"/>
    <w:multiLevelType w:val="hybridMultilevel"/>
    <w:tmpl w:val="DF741BF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390A7B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A8375CD"/>
    <w:multiLevelType w:val="hybridMultilevel"/>
    <w:tmpl w:val="E92E42B4"/>
    <w:lvl w:ilvl="0" w:tplc="1074A90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BFE3447"/>
    <w:multiLevelType w:val="multilevel"/>
    <w:tmpl w:val="96E2E0B6"/>
    <w:lvl w:ilvl="0">
      <w:start w:val="3"/>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D216A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3E41769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57AA5C6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593337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5C7B2ECA"/>
    <w:multiLevelType w:val="hybridMultilevel"/>
    <w:tmpl w:val="1792C59A"/>
    <w:lvl w:ilvl="0" w:tplc="31CA946A">
      <w:start w:val="1"/>
      <w:numFmt w:val="bullet"/>
      <w:lvlText w:val="-"/>
      <w:lvlJc w:val="left"/>
      <w:pPr>
        <w:ind w:left="360" w:hanging="36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5F5069"/>
    <w:multiLevelType w:val="hybridMultilevel"/>
    <w:tmpl w:val="409ABFE4"/>
    <w:lvl w:ilvl="0" w:tplc="FA3C61E4">
      <w:start w:val="4"/>
      <w:numFmt w:val="bullet"/>
      <w:lvlText w:val="-"/>
      <w:lvlJc w:val="left"/>
      <w:pPr>
        <w:ind w:left="1200" w:hanging="360"/>
      </w:pPr>
      <w:rPr>
        <w:rFonts w:ascii="ＭＳ Ｐゴシック" w:eastAsia="ＭＳ Ｐゴシック" w:hAnsi="ＭＳ Ｐ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5F7D05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7CC5BB5"/>
    <w:multiLevelType w:val="multilevel"/>
    <w:tmpl w:val="EAF8B778"/>
    <w:lvl w:ilvl="0">
      <w:start w:val="3"/>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9147C2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EC712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6EC95845"/>
    <w:multiLevelType w:val="hybridMultilevel"/>
    <w:tmpl w:val="6EE48F30"/>
    <w:lvl w:ilvl="0" w:tplc="35F0AAE4">
      <w:numFmt w:val="bullet"/>
      <w:lvlText w:val="●"/>
      <w:lvlJc w:val="left"/>
      <w:pPr>
        <w:ind w:left="510" w:hanging="360"/>
      </w:pPr>
      <w:rPr>
        <w:rFonts w:ascii="ＭＳ Ｐゴシック" w:eastAsia="ＭＳ Ｐゴシック" w:hAnsi="ＭＳ Ｐゴシック" w:cs="ＭＳ Ｐゴシック" w:hint="eastAsia"/>
      </w:rPr>
    </w:lvl>
    <w:lvl w:ilvl="1" w:tplc="0409000B" w:tentative="1">
      <w:start w:val="1"/>
      <w:numFmt w:val="bullet"/>
      <w:lvlText w:val=""/>
      <w:lvlJc w:val="left"/>
      <w:pPr>
        <w:ind w:left="990" w:hanging="420"/>
      </w:pPr>
      <w:rPr>
        <w:rFonts w:ascii="Wingdings" w:hAnsi="Wingdings" w:hint="default"/>
      </w:rPr>
    </w:lvl>
    <w:lvl w:ilvl="2" w:tplc="0409000D" w:tentative="1">
      <w:start w:val="1"/>
      <w:numFmt w:val="bullet"/>
      <w:lvlText w:val=""/>
      <w:lvlJc w:val="left"/>
      <w:pPr>
        <w:ind w:left="1410" w:hanging="420"/>
      </w:pPr>
      <w:rPr>
        <w:rFonts w:ascii="Wingdings" w:hAnsi="Wingdings" w:hint="default"/>
      </w:rPr>
    </w:lvl>
    <w:lvl w:ilvl="3" w:tplc="04090001" w:tentative="1">
      <w:start w:val="1"/>
      <w:numFmt w:val="bullet"/>
      <w:lvlText w:val=""/>
      <w:lvlJc w:val="left"/>
      <w:pPr>
        <w:ind w:left="1830" w:hanging="420"/>
      </w:pPr>
      <w:rPr>
        <w:rFonts w:ascii="Wingdings" w:hAnsi="Wingdings" w:hint="default"/>
      </w:rPr>
    </w:lvl>
    <w:lvl w:ilvl="4" w:tplc="0409000B" w:tentative="1">
      <w:start w:val="1"/>
      <w:numFmt w:val="bullet"/>
      <w:lvlText w:val=""/>
      <w:lvlJc w:val="left"/>
      <w:pPr>
        <w:ind w:left="2250" w:hanging="420"/>
      </w:pPr>
      <w:rPr>
        <w:rFonts w:ascii="Wingdings" w:hAnsi="Wingdings" w:hint="default"/>
      </w:rPr>
    </w:lvl>
    <w:lvl w:ilvl="5" w:tplc="0409000D" w:tentative="1">
      <w:start w:val="1"/>
      <w:numFmt w:val="bullet"/>
      <w:lvlText w:val=""/>
      <w:lvlJc w:val="left"/>
      <w:pPr>
        <w:ind w:left="2670" w:hanging="420"/>
      </w:pPr>
      <w:rPr>
        <w:rFonts w:ascii="Wingdings" w:hAnsi="Wingdings" w:hint="default"/>
      </w:rPr>
    </w:lvl>
    <w:lvl w:ilvl="6" w:tplc="04090001" w:tentative="1">
      <w:start w:val="1"/>
      <w:numFmt w:val="bullet"/>
      <w:lvlText w:val=""/>
      <w:lvlJc w:val="left"/>
      <w:pPr>
        <w:ind w:left="3090" w:hanging="420"/>
      </w:pPr>
      <w:rPr>
        <w:rFonts w:ascii="Wingdings" w:hAnsi="Wingdings" w:hint="default"/>
      </w:rPr>
    </w:lvl>
    <w:lvl w:ilvl="7" w:tplc="0409000B" w:tentative="1">
      <w:start w:val="1"/>
      <w:numFmt w:val="bullet"/>
      <w:lvlText w:val=""/>
      <w:lvlJc w:val="left"/>
      <w:pPr>
        <w:ind w:left="3510" w:hanging="420"/>
      </w:pPr>
      <w:rPr>
        <w:rFonts w:ascii="Wingdings" w:hAnsi="Wingdings" w:hint="default"/>
      </w:rPr>
    </w:lvl>
    <w:lvl w:ilvl="8" w:tplc="0409000D" w:tentative="1">
      <w:start w:val="1"/>
      <w:numFmt w:val="bullet"/>
      <w:lvlText w:val=""/>
      <w:lvlJc w:val="left"/>
      <w:pPr>
        <w:ind w:left="3930" w:hanging="420"/>
      </w:pPr>
      <w:rPr>
        <w:rFonts w:ascii="Wingdings" w:hAnsi="Wingdings" w:hint="default"/>
      </w:rPr>
    </w:lvl>
  </w:abstractNum>
  <w:abstractNum w:abstractNumId="33">
    <w:nsid w:val="70610F41"/>
    <w:multiLevelType w:val="hybridMultilevel"/>
    <w:tmpl w:val="CB4835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2323B7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5D667D6"/>
    <w:multiLevelType w:val="hybridMultilevel"/>
    <w:tmpl w:val="A1D26CE0"/>
    <w:lvl w:ilvl="0" w:tplc="FA3C61E4">
      <w:start w:val="4"/>
      <w:numFmt w:val="bullet"/>
      <w:lvlText w:val="-"/>
      <w:lvlJc w:val="left"/>
      <w:pPr>
        <w:ind w:left="1803" w:hanging="360"/>
      </w:pPr>
      <w:rPr>
        <w:rFonts w:ascii="ＭＳ Ｐゴシック" w:eastAsia="ＭＳ Ｐゴシック" w:hAnsi="ＭＳ Ｐゴシック" w:cs="Times New Roman" w:hint="eastAsia"/>
      </w:rPr>
    </w:lvl>
    <w:lvl w:ilvl="1" w:tplc="0409000B" w:tentative="1">
      <w:start w:val="1"/>
      <w:numFmt w:val="bullet"/>
      <w:lvlText w:val=""/>
      <w:lvlJc w:val="left"/>
      <w:pPr>
        <w:ind w:left="1443" w:hanging="420"/>
      </w:pPr>
      <w:rPr>
        <w:rFonts w:ascii="Wingdings" w:hAnsi="Wingdings" w:hint="default"/>
      </w:rPr>
    </w:lvl>
    <w:lvl w:ilvl="2" w:tplc="0409000D" w:tentative="1">
      <w:start w:val="1"/>
      <w:numFmt w:val="bullet"/>
      <w:lvlText w:val=""/>
      <w:lvlJc w:val="left"/>
      <w:pPr>
        <w:ind w:left="1863" w:hanging="420"/>
      </w:pPr>
      <w:rPr>
        <w:rFonts w:ascii="Wingdings" w:hAnsi="Wingdings" w:hint="default"/>
      </w:rPr>
    </w:lvl>
    <w:lvl w:ilvl="3" w:tplc="04090001" w:tentative="1">
      <w:start w:val="1"/>
      <w:numFmt w:val="bullet"/>
      <w:lvlText w:val=""/>
      <w:lvlJc w:val="left"/>
      <w:pPr>
        <w:ind w:left="2283" w:hanging="420"/>
      </w:pPr>
      <w:rPr>
        <w:rFonts w:ascii="Wingdings" w:hAnsi="Wingdings" w:hint="default"/>
      </w:rPr>
    </w:lvl>
    <w:lvl w:ilvl="4" w:tplc="0409000B" w:tentative="1">
      <w:start w:val="1"/>
      <w:numFmt w:val="bullet"/>
      <w:lvlText w:val=""/>
      <w:lvlJc w:val="left"/>
      <w:pPr>
        <w:ind w:left="2703" w:hanging="420"/>
      </w:pPr>
      <w:rPr>
        <w:rFonts w:ascii="Wingdings" w:hAnsi="Wingdings" w:hint="default"/>
      </w:rPr>
    </w:lvl>
    <w:lvl w:ilvl="5" w:tplc="0409000D" w:tentative="1">
      <w:start w:val="1"/>
      <w:numFmt w:val="bullet"/>
      <w:lvlText w:val=""/>
      <w:lvlJc w:val="left"/>
      <w:pPr>
        <w:ind w:left="3123" w:hanging="420"/>
      </w:pPr>
      <w:rPr>
        <w:rFonts w:ascii="Wingdings" w:hAnsi="Wingdings" w:hint="default"/>
      </w:rPr>
    </w:lvl>
    <w:lvl w:ilvl="6" w:tplc="04090001" w:tentative="1">
      <w:start w:val="1"/>
      <w:numFmt w:val="bullet"/>
      <w:lvlText w:val=""/>
      <w:lvlJc w:val="left"/>
      <w:pPr>
        <w:ind w:left="3543" w:hanging="420"/>
      </w:pPr>
      <w:rPr>
        <w:rFonts w:ascii="Wingdings" w:hAnsi="Wingdings" w:hint="default"/>
      </w:rPr>
    </w:lvl>
    <w:lvl w:ilvl="7" w:tplc="0409000B" w:tentative="1">
      <w:start w:val="1"/>
      <w:numFmt w:val="bullet"/>
      <w:lvlText w:val=""/>
      <w:lvlJc w:val="left"/>
      <w:pPr>
        <w:ind w:left="3963" w:hanging="420"/>
      </w:pPr>
      <w:rPr>
        <w:rFonts w:ascii="Wingdings" w:hAnsi="Wingdings" w:hint="default"/>
      </w:rPr>
    </w:lvl>
    <w:lvl w:ilvl="8" w:tplc="0409000D" w:tentative="1">
      <w:start w:val="1"/>
      <w:numFmt w:val="bullet"/>
      <w:lvlText w:val=""/>
      <w:lvlJc w:val="left"/>
      <w:pPr>
        <w:ind w:left="4383" w:hanging="420"/>
      </w:pPr>
      <w:rPr>
        <w:rFonts w:ascii="Wingdings" w:hAnsi="Wingdings" w:hint="default"/>
      </w:rPr>
    </w:lvl>
  </w:abstractNum>
  <w:abstractNum w:abstractNumId="36">
    <w:nsid w:val="77BE17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97B3F2A"/>
    <w:multiLevelType w:val="hybridMultilevel"/>
    <w:tmpl w:val="4E1851DC"/>
    <w:lvl w:ilvl="0" w:tplc="04090001">
      <w:start w:val="1"/>
      <w:numFmt w:val="bullet"/>
      <w:lvlText w:val=""/>
      <w:lvlJc w:val="left"/>
      <w:pPr>
        <w:ind w:left="660" w:hanging="420"/>
      </w:pPr>
      <w:rPr>
        <w:rFonts w:ascii="Wingdings" w:hAnsi="Wingdings" w:hint="default"/>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38">
    <w:nsid w:val="7A1B3D3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7BBF2FE7"/>
    <w:multiLevelType w:val="hybridMultilevel"/>
    <w:tmpl w:val="C14CF638"/>
    <w:lvl w:ilvl="0" w:tplc="FA3C61E4">
      <w:start w:val="4"/>
      <w:numFmt w:val="bullet"/>
      <w:lvlText w:val="-"/>
      <w:lvlJc w:val="left"/>
      <w:pPr>
        <w:ind w:left="1635" w:hanging="360"/>
      </w:pPr>
      <w:rPr>
        <w:rFonts w:ascii="ＭＳ Ｐゴシック" w:eastAsia="ＭＳ Ｐゴシック" w:hAnsi="ＭＳ Ｐゴシック" w:cs="Times New Roman" w:hint="eastAsia"/>
      </w:rPr>
    </w:lvl>
    <w:lvl w:ilvl="1" w:tplc="0409000B" w:tentative="1">
      <w:start w:val="1"/>
      <w:numFmt w:val="bullet"/>
      <w:lvlText w:val=""/>
      <w:lvlJc w:val="left"/>
      <w:pPr>
        <w:ind w:left="1275" w:hanging="420"/>
      </w:pPr>
      <w:rPr>
        <w:rFonts w:ascii="Wingdings" w:hAnsi="Wingdings" w:hint="default"/>
      </w:rPr>
    </w:lvl>
    <w:lvl w:ilvl="2" w:tplc="0409000D"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B" w:tentative="1">
      <w:start w:val="1"/>
      <w:numFmt w:val="bullet"/>
      <w:lvlText w:val=""/>
      <w:lvlJc w:val="left"/>
      <w:pPr>
        <w:ind w:left="2535" w:hanging="420"/>
      </w:pPr>
      <w:rPr>
        <w:rFonts w:ascii="Wingdings" w:hAnsi="Wingdings" w:hint="default"/>
      </w:rPr>
    </w:lvl>
    <w:lvl w:ilvl="5" w:tplc="0409000D"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B" w:tentative="1">
      <w:start w:val="1"/>
      <w:numFmt w:val="bullet"/>
      <w:lvlText w:val=""/>
      <w:lvlJc w:val="left"/>
      <w:pPr>
        <w:ind w:left="3795" w:hanging="420"/>
      </w:pPr>
      <w:rPr>
        <w:rFonts w:ascii="Wingdings" w:hAnsi="Wingdings" w:hint="default"/>
      </w:rPr>
    </w:lvl>
    <w:lvl w:ilvl="8" w:tplc="0409000D" w:tentative="1">
      <w:start w:val="1"/>
      <w:numFmt w:val="bullet"/>
      <w:lvlText w:val=""/>
      <w:lvlJc w:val="left"/>
      <w:pPr>
        <w:ind w:left="4215" w:hanging="420"/>
      </w:pPr>
      <w:rPr>
        <w:rFonts w:ascii="Wingdings" w:hAnsi="Wingdings" w:hint="default"/>
      </w:rPr>
    </w:lvl>
  </w:abstractNum>
  <w:num w:numId="1">
    <w:abstractNumId w:val="0"/>
  </w:num>
  <w:num w:numId="2">
    <w:abstractNumId w:val="11"/>
  </w:num>
  <w:num w:numId="3">
    <w:abstractNumId w:val="26"/>
  </w:num>
  <w:num w:numId="4">
    <w:abstractNumId w:val="21"/>
  </w:num>
  <w:num w:numId="5">
    <w:abstractNumId w:val="12"/>
  </w:num>
  <w:num w:numId="6">
    <w:abstractNumId w:val="29"/>
  </w:num>
  <w:num w:numId="7">
    <w:abstractNumId w:val="33"/>
  </w:num>
  <w:num w:numId="8">
    <w:abstractNumId w:val="14"/>
  </w:num>
  <w:num w:numId="9">
    <w:abstractNumId w:val="4"/>
  </w:num>
  <w:num w:numId="10">
    <w:abstractNumId w:val="35"/>
  </w:num>
  <w:num w:numId="11">
    <w:abstractNumId w:val="39"/>
  </w:num>
  <w:num w:numId="12">
    <w:abstractNumId w:val="7"/>
  </w:num>
  <w:num w:numId="13">
    <w:abstractNumId w:val="5"/>
  </w:num>
  <w:num w:numId="14">
    <w:abstractNumId w:val="27"/>
  </w:num>
  <w:num w:numId="15">
    <w:abstractNumId w:val="3"/>
  </w:num>
  <w:num w:numId="16">
    <w:abstractNumId w:val="32"/>
  </w:num>
  <w:num w:numId="17">
    <w:abstractNumId w:val="6"/>
  </w:num>
  <w:num w:numId="18">
    <w:abstractNumId w:val="37"/>
  </w:num>
  <w:num w:numId="19">
    <w:abstractNumId w:val="10"/>
  </w:num>
  <w:num w:numId="20">
    <w:abstractNumId w:val="1"/>
  </w:num>
  <w:num w:numId="21">
    <w:abstractNumId w:val="20"/>
  </w:num>
  <w:num w:numId="22">
    <w:abstractNumId w:val="23"/>
  </w:num>
  <w:num w:numId="23">
    <w:abstractNumId w:val="28"/>
  </w:num>
  <w:num w:numId="24">
    <w:abstractNumId w:val="36"/>
  </w:num>
  <w:num w:numId="25">
    <w:abstractNumId w:val="25"/>
  </w:num>
  <w:num w:numId="26">
    <w:abstractNumId w:val="19"/>
  </w:num>
  <w:num w:numId="27">
    <w:abstractNumId w:val="38"/>
  </w:num>
  <w:num w:numId="28">
    <w:abstractNumId w:val="9"/>
  </w:num>
  <w:num w:numId="29">
    <w:abstractNumId w:val="30"/>
  </w:num>
  <w:num w:numId="30">
    <w:abstractNumId w:val="22"/>
  </w:num>
  <w:num w:numId="31">
    <w:abstractNumId w:val="2"/>
  </w:num>
  <w:num w:numId="32">
    <w:abstractNumId w:val="34"/>
  </w:num>
  <w:num w:numId="33">
    <w:abstractNumId w:val="15"/>
  </w:num>
  <w:num w:numId="34">
    <w:abstractNumId w:val="24"/>
  </w:num>
  <w:num w:numId="35">
    <w:abstractNumId w:val="13"/>
  </w:num>
  <w:num w:numId="36">
    <w:abstractNumId w:val="31"/>
  </w:num>
  <w:num w:numId="37">
    <w:abstractNumId w:val="17"/>
  </w:num>
  <w:num w:numId="38">
    <w:abstractNumId w:val="18"/>
  </w:num>
  <w:num w:numId="39">
    <w:abstractNumId w:val="8"/>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oNotTrackMoves/>
  <w:defaultTabStop w:val="840"/>
  <w:drawingGridHorizontalSpacing w:val="120"/>
  <w:displayHorizontalDrawingGridEvery w:val="2"/>
  <w:displayVerticalDrawingGridEvery w:val="2"/>
  <w:characterSpacingControl w:val="compressPunctuation"/>
  <w:doNotValidateAgainstSchema/>
  <w:doNotDemarcateInvalidXml/>
  <w:hdrShapeDefaults>
    <o:shapedefaults v:ext="edit" spidmax="2049" fillcolor="white">
      <v:fill color="white"/>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268D"/>
    <w:rsid w:val="00004FB9"/>
    <w:rsid w:val="00005C8E"/>
    <w:rsid w:val="00006355"/>
    <w:rsid w:val="00007051"/>
    <w:rsid w:val="00010AF7"/>
    <w:rsid w:val="00011DBE"/>
    <w:rsid w:val="00011FE4"/>
    <w:rsid w:val="0001285E"/>
    <w:rsid w:val="00012C05"/>
    <w:rsid w:val="00014DFC"/>
    <w:rsid w:val="00015342"/>
    <w:rsid w:val="0001687A"/>
    <w:rsid w:val="00024030"/>
    <w:rsid w:val="00025319"/>
    <w:rsid w:val="0002574C"/>
    <w:rsid w:val="00025EA9"/>
    <w:rsid w:val="00026E1B"/>
    <w:rsid w:val="00027311"/>
    <w:rsid w:val="00030CBF"/>
    <w:rsid w:val="00031BD4"/>
    <w:rsid w:val="0003367C"/>
    <w:rsid w:val="00034F79"/>
    <w:rsid w:val="00035CAC"/>
    <w:rsid w:val="00035DA1"/>
    <w:rsid w:val="00037B8E"/>
    <w:rsid w:val="000406C2"/>
    <w:rsid w:val="00040DA5"/>
    <w:rsid w:val="00041E00"/>
    <w:rsid w:val="0004408B"/>
    <w:rsid w:val="000442DE"/>
    <w:rsid w:val="000449AD"/>
    <w:rsid w:val="0004692B"/>
    <w:rsid w:val="000469A1"/>
    <w:rsid w:val="00047466"/>
    <w:rsid w:val="00047F18"/>
    <w:rsid w:val="000504B5"/>
    <w:rsid w:val="0005078E"/>
    <w:rsid w:val="00050D1F"/>
    <w:rsid w:val="00051315"/>
    <w:rsid w:val="000515D1"/>
    <w:rsid w:val="00054D17"/>
    <w:rsid w:val="00055869"/>
    <w:rsid w:val="00056185"/>
    <w:rsid w:val="00057866"/>
    <w:rsid w:val="000628BF"/>
    <w:rsid w:val="00063392"/>
    <w:rsid w:val="00063D0B"/>
    <w:rsid w:val="00065AC2"/>
    <w:rsid w:val="00067B9E"/>
    <w:rsid w:val="00070656"/>
    <w:rsid w:val="00072F44"/>
    <w:rsid w:val="00076491"/>
    <w:rsid w:val="00077EB6"/>
    <w:rsid w:val="00081B19"/>
    <w:rsid w:val="00085731"/>
    <w:rsid w:val="00085954"/>
    <w:rsid w:val="000860BF"/>
    <w:rsid w:val="00091EF5"/>
    <w:rsid w:val="00092271"/>
    <w:rsid w:val="0009370F"/>
    <w:rsid w:val="000A08AD"/>
    <w:rsid w:val="000A0C64"/>
    <w:rsid w:val="000A115A"/>
    <w:rsid w:val="000A1959"/>
    <w:rsid w:val="000A20FB"/>
    <w:rsid w:val="000A21D4"/>
    <w:rsid w:val="000A2329"/>
    <w:rsid w:val="000A3083"/>
    <w:rsid w:val="000A4036"/>
    <w:rsid w:val="000A42D3"/>
    <w:rsid w:val="000A52B4"/>
    <w:rsid w:val="000A7829"/>
    <w:rsid w:val="000B1281"/>
    <w:rsid w:val="000B2022"/>
    <w:rsid w:val="000B2038"/>
    <w:rsid w:val="000B2155"/>
    <w:rsid w:val="000B27D9"/>
    <w:rsid w:val="000B36E6"/>
    <w:rsid w:val="000B387C"/>
    <w:rsid w:val="000B3931"/>
    <w:rsid w:val="000B3C2F"/>
    <w:rsid w:val="000B41A5"/>
    <w:rsid w:val="000B4FA1"/>
    <w:rsid w:val="000B5B4D"/>
    <w:rsid w:val="000B5F81"/>
    <w:rsid w:val="000C117E"/>
    <w:rsid w:val="000C1A6E"/>
    <w:rsid w:val="000C2A5C"/>
    <w:rsid w:val="000C3577"/>
    <w:rsid w:val="000C4A13"/>
    <w:rsid w:val="000C5B25"/>
    <w:rsid w:val="000C5EA6"/>
    <w:rsid w:val="000C6057"/>
    <w:rsid w:val="000D0308"/>
    <w:rsid w:val="000D0404"/>
    <w:rsid w:val="000D1870"/>
    <w:rsid w:val="000D2798"/>
    <w:rsid w:val="000D5B53"/>
    <w:rsid w:val="000D5DB1"/>
    <w:rsid w:val="000D6D94"/>
    <w:rsid w:val="000D7A80"/>
    <w:rsid w:val="000E05BB"/>
    <w:rsid w:val="000E2188"/>
    <w:rsid w:val="000E3E81"/>
    <w:rsid w:val="000E4ECD"/>
    <w:rsid w:val="000E5088"/>
    <w:rsid w:val="000E5E14"/>
    <w:rsid w:val="000E70D4"/>
    <w:rsid w:val="000F1F68"/>
    <w:rsid w:val="000F4A39"/>
    <w:rsid w:val="000F5828"/>
    <w:rsid w:val="000F6499"/>
    <w:rsid w:val="000F6E92"/>
    <w:rsid w:val="000F7691"/>
    <w:rsid w:val="00101154"/>
    <w:rsid w:val="00101466"/>
    <w:rsid w:val="001020AB"/>
    <w:rsid w:val="001027B1"/>
    <w:rsid w:val="0010315F"/>
    <w:rsid w:val="001032E5"/>
    <w:rsid w:val="00103675"/>
    <w:rsid w:val="0010387A"/>
    <w:rsid w:val="001046A6"/>
    <w:rsid w:val="001046B5"/>
    <w:rsid w:val="00104964"/>
    <w:rsid w:val="00104C10"/>
    <w:rsid w:val="00106060"/>
    <w:rsid w:val="001061C9"/>
    <w:rsid w:val="001066F5"/>
    <w:rsid w:val="0010677D"/>
    <w:rsid w:val="001079C3"/>
    <w:rsid w:val="00113D17"/>
    <w:rsid w:val="00113FDA"/>
    <w:rsid w:val="00114AED"/>
    <w:rsid w:val="0011636C"/>
    <w:rsid w:val="00121762"/>
    <w:rsid w:val="00122B52"/>
    <w:rsid w:val="00122EE7"/>
    <w:rsid w:val="00125A55"/>
    <w:rsid w:val="00126160"/>
    <w:rsid w:val="0012770A"/>
    <w:rsid w:val="00131439"/>
    <w:rsid w:val="00132D22"/>
    <w:rsid w:val="00133EDB"/>
    <w:rsid w:val="00135EB3"/>
    <w:rsid w:val="00140A96"/>
    <w:rsid w:val="00142C8D"/>
    <w:rsid w:val="00144EA8"/>
    <w:rsid w:val="0014614B"/>
    <w:rsid w:val="00147B65"/>
    <w:rsid w:val="00153450"/>
    <w:rsid w:val="00155AD3"/>
    <w:rsid w:val="0015631B"/>
    <w:rsid w:val="00157551"/>
    <w:rsid w:val="00157D0C"/>
    <w:rsid w:val="00160924"/>
    <w:rsid w:val="00160C3B"/>
    <w:rsid w:val="00161434"/>
    <w:rsid w:val="00162C0F"/>
    <w:rsid w:val="00164292"/>
    <w:rsid w:val="0016557B"/>
    <w:rsid w:val="00166028"/>
    <w:rsid w:val="00166458"/>
    <w:rsid w:val="0016659F"/>
    <w:rsid w:val="0016660C"/>
    <w:rsid w:val="00167550"/>
    <w:rsid w:val="00170C94"/>
    <w:rsid w:val="00172A27"/>
    <w:rsid w:val="0017301F"/>
    <w:rsid w:val="00175D63"/>
    <w:rsid w:val="00177281"/>
    <w:rsid w:val="0018043C"/>
    <w:rsid w:val="00181052"/>
    <w:rsid w:val="00181C27"/>
    <w:rsid w:val="001824AA"/>
    <w:rsid w:val="00183714"/>
    <w:rsid w:val="001843B7"/>
    <w:rsid w:val="001846A5"/>
    <w:rsid w:val="001847D5"/>
    <w:rsid w:val="001859B6"/>
    <w:rsid w:val="00186117"/>
    <w:rsid w:val="001864BB"/>
    <w:rsid w:val="001900A5"/>
    <w:rsid w:val="001916D3"/>
    <w:rsid w:val="00191843"/>
    <w:rsid w:val="00193541"/>
    <w:rsid w:val="00193776"/>
    <w:rsid w:val="00193EFF"/>
    <w:rsid w:val="0019546E"/>
    <w:rsid w:val="001977EB"/>
    <w:rsid w:val="00197E53"/>
    <w:rsid w:val="001A0BE7"/>
    <w:rsid w:val="001A1C05"/>
    <w:rsid w:val="001A601E"/>
    <w:rsid w:val="001A678C"/>
    <w:rsid w:val="001A6EC7"/>
    <w:rsid w:val="001B02B9"/>
    <w:rsid w:val="001B5329"/>
    <w:rsid w:val="001B535E"/>
    <w:rsid w:val="001B5675"/>
    <w:rsid w:val="001B5C34"/>
    <w:rsid w:val="001B605B"/>
    <w:rsid w:val="001B617A"/>
    <w:rsid w:val="001B63E3"/>
    <w:rsid w:val="001B6B89"/>
    <w:rsid w:val="001B6EC5"/>
    <w:rsid w:val="001B764C"/>
    <w:rsid w:val="001B7E65"/>
    <w:rsid w:val="001C2F49"/>
    <w:rsid w:val="001C3D1C"/>
    <w:rsid w:val="001C44B8"/>
    <w:rsid w:val="001C478F"/>
    <w:rsid w:val="001C5220"/>
    <w:rsid w:val="001C69B5"/>
    <w:rsid w:val="001C7605"/>
    <w:rsid w:val="001C78C7"/>
    <w:rsid w:val="001D0081"/>
    <w:rsid w:val="001D11D2"/>
    <w:rsid w:val="001D1931"/>
    <w:rsid w:val="001D2717"/>
    <w:rsid w:val="001D2B5D"/>
    <w:rsid w:val="001D2CC2"/>
    <w:rsid w:val="001D3004"/>
    <w:rsid w:val="001D3347"/>
    <w:rsid w:val="001D3958"/>
    <w:rsid w:val="001D3D4C"/>
    <w:rsid w:val="001D4A47"/>
    <w:rsid w:val="001D5074"/>
    <w:rsid w:val="001D535E"/>
    <w:rsid w:val="001D5364"/>
    <w:rsid w:val="001D7132"/>
    <w:rsid w:val="001D7DAB"/>
    <w:rsid w:val="001E0A63"/>
    <w:rsid w:val="001E0CCF"/>
    <w:rsid w:val="001E0DDE"/>
    <w:rsid w:val="001E2280"/>
    <w:rsid w:val="001E41D0"/>
    <w:rsid w:val="001E52F1"/>
    <w:rsid w:val="001E53C6"/>
    <w:rsid w:val="001E5F9B"/>
    <w:rsid w:val="001F21D5"/>
    <w:rsid w:val="001F26FF"/>
    <w:rsid w:val="001F34AE"/>
    <w:rsid w:val="001F3996"/>
    <w:rsid w:val="001F419B"/>
    <w:rsid w:val="001F50C9"/>
    <w:rsid w:val="001F685C"/>
    <w:rsid w:val="001F6FAE"/>
    <w:rsid w:val="001F7BC6"/>
    <w:rsid w:val="00201552"/>
    <w:rsid w:val="0020173C"/>
    <w:rsid w:val="0020273B"/>
    <w:rsid w:val="002027E5"/>
    <w:rsid w:val="00202C26"/>
    <w:rsid w:val="00205210"/>
    <w:rsid w:val="00206651"/>
    <w:rsid w:val="002072E8"/>
    <w:rsid w:val="00210327"/>
    <w:rsid w:val="0021046F"/>
    <w:rsid w:val="0021147B"/>
    <w:rsid w:val="00211AAF"/>
    <w:rsid w:val="00211CB5"/>
    <w:rsid w:val="00213818"/>
    <w:rsid w:val="0021384E"/>
    <w:rsid w:val="00214149"/>
    <w:rsid w:val="00217A44"/>
    <w:rsid w:val="00217CF9"/>
    <w:rsid w:val="00217E3E"/>
    <w:rsid w:val="00220847"/>
    <w:rsid w:val="002210F5"/>
    <w:rsid w:val="0022135C"/>
    <w:rsid w:val="0022235B"/>
    <w:rsid w:val="00223E8E"/>
    <w:rsid w:val="0022428C"/>
    <w:rsid w:val="0022492F"/>
    <w:rsid w:val="002260CF"/>
    <w:rsid w:val="00226376"/>
    <w:rsid w:val="00226DFB"/>
    <w:rsid w:val="002309EE"/>
    <w:rsid w:val="00230E94"/>
    <w:rsid w:val="00231EDA"/>
    <w:rsid w:val="0024084A"/>
    <w:rsid w:val="0024091B"/>
    <w:rsid w:val="00241168"/>
    <w:rsid w:val="002417F3"/>
    <w:rsid w:val="00244950"/>
    <w:rsid w:val="00250EF3"/>
    <w:rsid w:val="00252943"/>
    <w:rsid w:val="00252B9A"/>
    <w:rsid w:val="00255267"/>
    <w:rsid w:val="00256F62"/>
    <w:rsid w:val="0026151E"/>
    <w:rsid w:val="00261A2C"/>
    <w:rsid w:val="00262EBB"/>
    <w:rsid w:val="002637F8"/>
    <w:rsid w:val="00264708"/>
    <w:rsid w:val="00265089"/>
    <w:rsid w:val="00266349"/>
    <w:rsid w:val="00270520"/>
    <w:rsid w:val="00271222"/>
    <w:rsid w:val="00271A3B"/>
    <w:rsid w:val="00272B99"/>
    <w:rsid w:val="002733D0"/>
    <w:rsid w:val="00276C17"/>
    <w:rsid w:val="002770EC"/>
    <w:rsid w:val="0028177C"/>
    <w:rsid w:val="002822E5"/>
    <w:rsid w:val="002834EB"/>
    <w:rsid w:val="00284B34"/>
    <w:rsid w:val="002852C5"/>
    <w:rsid w:val="002863F9"/>
    <w:rsid w:val="00286A20"/>
    <w:rsid w:val="00286B1A"/>
    <w:rsid w:val="00286DC2"/>
    <w:rsid w:val="002877D5"/>
    <w:rsid w:val="002910DD"/>
    <w:rsid w:val="00292619"/>
    <w:rsid w:val="0029263E"/>
    <w:rsid w:val="0029460B"/>
    <w:rsid w:val="00294FA0"/>
    <w:rsid w:val="00297DB3"/>
    <w:rsid w:val="002A0835"/>
    <w:rsid w:val="002A08B3"/>
    <w:rsid w:val="002A0D13"/>
    <w:rsid w:val="002A1A01"/>
    <w:rsid w:val="002A2FAC"/>
    <w:rsid w:val="002A44BB"/>
    <w:rsid w:val="002A4BE1"/>
    <w:rsid w:val="002A4E1E"/>
    <w:rsid w:val="002A4E30"/>
    <w:rsid w:val="002A56FD"/>
    <w:rsid w:val="002A5C30"/>
    <w:rsid w:val="002A7008"/>
    <w:rsid w:val="002A73DD"/>
    <w:rsid w:val="002B05C1"/>
    <w:rsid w:val="002B0AF3"/>
    <w:rsid w:val="002B436A"/>
    <w:rsid w:val="002B4F0D"/>
    <w:rsid w:val="002B7677"/>
    <w:rsid w:val="002C1604"/>
    <w:rsid w:val="002C22CD"/>
    <w:rsid w:val="002C471A"/>
    <w:rsid w:val="002C4F6C"/>
    <w:rsid w:val="002C5A27"/>
    <w:rsid w:val="002D020D"/>
    <w:rsid w:val="002D1FD7"/>
    <w:rsid w:val="002D2457"/>
    <w:rsid w:val="002D2956"/>
    <w:rsid w:val="002D3479"/>
    <w:rsid w:val="002D3892"/>
    <w:rsid w:val="002D4607"/>
    <w:rsid w:val="002D47AA"/>
    <w:rsid w:val="002D4CA2"/>
    <w:rsid w:val="002D7CB8"/>
    <w:rsid w:val="002E0BDC"/>
    <w:rsid w:val="002E11FE"/>
    <w:rsid w:val="002E1307"/>
    <w:rsid w:val="002E1DDB"/>
    <w:rsid w:val="002E4F86"/>
    <w:rsid w:val="002E6645"/>
    <w:rsid w:val="002E67F0"/>
    <w:rsid w:val="002E78B1"/>
    <w:rsid w:val="002F115A"/>
    <w:rsid w:val="002F2751"/>
    <w:rsid w:val="002F2A95"/>
    <w:rsid w:val="002F4B31"/>
    <w:rsid w:val="002F4CF3"/>
    <w:rsid w:val="002F5249"/>
    <w:rsid w:val="002F671A"/>
    <w:rsid w:val="00301521"/>
    <w:rsid w:val="0030373C"/>
    <w:rsid w:val="0030463D"/>
    <w:rsid w:val="00304820"/>
    <w:rsid w:val="00305300"/>
    <w:rsid w:val="003055BC"/>
    <w:rsid w:val="00305AF7"/>
    <w:rsid w:val="0030728F"/>
    <w:rsid w:val="003073A5"/>
    <w:rsid w:val="003075B7"/>
    <w:rsid w:val="00311974"/>
    <w:rsid w:val="00313319"/>
    <w:rsid w:val="00313B76"/>
    <w:rsid w:val="00313C9D"/>
    <w:rsid w:val="003145B6"/>
    <w:rsid w:val="00314606"/>
    <w:rsid w:val="00317663"/>
    <w:rsid w:val="003207DA"/>
    <w:rsid w:val="003210AF"/>
    <w:rsid w:val="00321FA5"/>
    <w:rsid w:val="00323A89"/>
    <w:rsid w:val="00326ABB"/>
    <w:rsid w:val="0032764B"/>
    <w:rsid w:val="00332403"/>
    <w:rsid w:val="00332954"/>
    <w:rsid w:val="0033359E"/>
    <w:rsid w:val="003342FD"/>
    <w:rsid w:val="003347B5"/>
    <w:rsid w:val="00334AE0"/>
    <w:rsid w:val="0033587F"/>
    <w:rsid w:val="00335C5A"/>
    <w:rsid w:val="00336AF1"/>
    <w:rsid w:val="0033716D"/>
    <w:rsid w:val="00337289"/>
    <w:rsid w:val="00340173"/>
    <w:rsid w:val="003402AE"/>
    <w:rsid w:val="0034192D"/>
    <w:rsid w:val="00342764"/>
    <w:rsid w:val="00344E9D"/>
    <w:rsid w:val="00345259"/>
    <w:rsid w:val="00345885"/>
    <w:rsid w:val="0034627D"/>
    <w:rsid w:val="003474A7"/>
    <w:rsid w:val="00347A7D"/>
    <w:rsid w:val="00351C95"/>
    <w:rsid w:val="00351F29"/>
    <w:rsid w:val="003540EC"/>
    <w:rsid w:val="003549D4"/>
    <w:rsid w:val="00355AFF"/>
    <w:rsid w:val="003560D4"/>
    <w:rsid w:val="00356401"/>
    <w:rsid w:val="00357494"/>
    <w:rsid w:val="003607DE"/>
    <w:rsid w:val="003611E3"/>
    <w:rsid w:val="003650DA"/>
    <w:rsid w:val="00367274"/>
    <w:rsid w:val="00367B7B"/>
    <w:rsid w:val="003714BE"/>
    <w:rsid w:val="00372E1D"/>
    <w:rsid w:val="0037359F"/>
    <w:rsid w:val="003738FE"/>
    <w:rsid w:val="00373D56"/>
    <w:rsid w:val="00374254"/>
    <w:rsid w:val="00374D17"/>
    <w:rsid w:val="00376216"/>
    <w:rsid w:val="00376C85"/>
    <w:rsid w:val="00377296"/>
    <w:rsid w:val="00380310"/>
    <w:rsid w:val="00381010"/>
    <w:rsid w:val="003812BE"/>
    <w:rsid w:val="00381569"/>
    <w:rsid w:val="00381A3A"/>
    <w:rsid w:val="003833C6"/>
    <w:rsid w:val="00383EA3"/>
    <w:rsid w:val="003908FE"/>
    <w:rsid w:val="00390F1F"/>
    <w:rsid w:val="00392926"/>
    <w:rsid w:val="00392ACC"/>
    <w:rsid w:val="003931E1"/>
    <w:rsid w:val="00393FAF"/>
    <w:rsid w:val="0039491F"/>
    <w:rsid w:val="00395D54"/>
    <w:rsid w:val="003A301F"/>
    <w:rsid w:val="003A3689"/>
    <w:rsid w:val="003A739B"/>
    <w:rsid w:val="003A77F4"/>
    <w:rsid w:val="003A7BE1"/>
    <w:rsid w:val="003B155B"/>
    <w:rsid w:val="003B1B0E"/>
    <w:rsid w:val="003B242C"/>
    <w:rsid w:val="003B2924"/>
    <w:rsid w:val="003B5E6D"/>
    <w:rsid w:val="003B63B3"/>
    <w:rsid w:val="003C0028"/>
    <w:rsid w:val="003C0DA0"/>
    <w:rsid w:val="003C1D6C"/>
    <w:rsid w:val="003C2408"/>
    <w:rsid w:val="003C3522"/>
    <w:rsid w:val="003C35A2"/>
    <w:rsid w:val="003C699E"/>
    <w:rsid w:val="003C709E"/>
    <w:rsid w:val="003C7582"/>
    <w:rsid w:val="003C7C26"/>
    <w:rsid w:val="003D5706"/>
    <w:rsid w:val="003D692A"/>
    <w:rsid w:val="003D69A5"/>
    <w:rsid w:val="003E0CD5"/>
    <w:rsid w:val="003E19C1"/>
    <w:rsid w:val="003E544F"/>
    <w:rsid w:val="003E557F"/>
    <w:rsid w:val="003E5CC4"/>
    <w:rsid w:val="003E6595"/>
    <w:rsid w:val="003E6E7A"/>
    <w:rsid w:val="003F0AAB"/>
    <w:rsid w:val="003F164F"/>
    <w:rsid w:val="003F24A3"/>
    <w:rsid w:val="003F39AD"/>
    <w:rsid w:val="003F76FE"/>
    <w:rsid w:val="00400075"/>
    <w:rsid w:val="0040146C"/>
    <w:rsid w:val="0040304B"/>
    <w:rsid w:val="0040355C"/>
    <w:rsid w:val="00403C3D"/>
    <w:rsid w:val="00407497"/>
    <w:rsid w:val="00407BBE"/>
    <w:rsid w:val="004105F3"/>
    <w:rsid w:val="00410B5F"/>
    <w:rsid w:val="0041364F"/>
    <w:rsid w:val="004137F8"/>
    <w:rsid w:val="00414642"/>
    <w:rsid w:val="004174B1"/>
    <w:rsid w:val="004174B3"/>
    <w:rsid w:val="00420400"/>
    <w:rsid w:val="004204AC"/>
    <w:rsid w:val="00420DAE"/>
    <w:rsid w:val="004220D3"/>
    <w:rsid w:val="00422B69"/>
    <w:rsid w:val="00423021"/>
    <w:rsid w:val="004244EC"/>
    <w:rsid w:val="0042452D"/>
    <w:rsid w:val="004254C5"/>
    <w:rsid w:val="00425A26"/>
    <w:rsid w:val="00427842"/>
    <w:rsid w:val="0042793C"/>
    <w:rsid w:val="004306C2"/>
    <w:rsid w:val="00432C8C"/>
    <w:rsid w:val="00433187"/>
    <w:rsid w:val="00433311"/>
    <w:rsid w:val="00433CA5"/>
    <w:rsid w:val="00434785"/>
    <w:rsid w:val="00434B91"/>
    <w:rsid w:val="004350CF"/>
    <w:rsid w:val="00437574"/>
    <w:rsid w:val="00441AEB"/>
    <w:rsid w:val="00445862"/>
    <w:rsid w:val="00447553"/>
    <w:rsid w:val="0044786F"/>
    <w:rsid w:val="00447A10"/>
    <w:rsid w:val="00450E1E"/>
    <w:rsid w:val="00450E8C"/>
    <w:rsid w:val="004511B7"/>
    <w:rsid w:val="00452DE1"/>
    <w:rsid w:val="0045352D"/>
    <w:rsid w:val="0045353F"/>
    <w:rsid w:val="004537FB"/>
    <w:rsid w:val="00454A91"/>
    <w:rsid w:val="0045604A"/>
    <w:rsid w:val="004573FE"/>
    <w:rsid w:val="00457997"/>
    <w:rsid w:val="00460845"/>
    <w:rsid w:val="0046679B"/>
    <w:rsid w:val="004674D5"/>
    <w:rsid w:val="004701A5"/>
    <w:rsid w:val="00471A20"/>
    <w:rsid w:val="0047257E"/>
    <w:rsid w:val="00472FBD"/>
    <w:rsid w:val="00473DA0"/>
    <w:rsid w:val="0047505C"/>
    <w:rsid w:val="00475E5C"/>
    <w:rsid w:val="00476386"/>
    <w:rsid w:val="004766D6"/>
    <w:rsid w:val="00476A42"/>
    <w:rsid w:val="004774A5"/>
    <w:rsid w:val="00481522"/>
    <w:rsid w:val="004825AF"/>
    <w:rsid w:val="00482E62"/>
    <w:rsid w:val="004844A9"/>
    <w:rsid w:val="004850AC"/>
    <w:rsid w:val="00485E65"/>
    <w:rsid w:val="00486472"/>
    <w:rsid w:val="004868EC"/>
    <w:rsid w:val="00486F56"/>
    <w:rsid w:val="004876AE"/>
    <w:rsid w:val="00491480"/>
    <w:rsid w:val="00492290"/>
    <w:rsid w:val="0049314E"/>
    <w:rsid w:val="00493741"/>
    <w:rsid w:val="004954DB"/>
    <w:rsid w:val="00497A34"/>
    <w:rsid w:val="00497CD6"/>
    <w:rsid w:val="004A0A99"/>
    <w:rsid w:val="004A16BD"/>
    <w:rsid w:val="004A1A23"/>
    <w:rsid w:val="004A2D8A"/>
    <w:rsid w:val="004A2EAB"/>
    <w:rsid w:val="004A620D"/>
    <w:rsid w:val="004A6249"/>
    <w:rsid w:val="004A6649"/>
    <w:rsid w:val="004A6840"/>
    <w:rsid w:val="004A6F76"/>
    <w:rsid w:val="004B09F6"/>
    <w:rsid w:val="004B2145"/>
    <w:rsid w:val="004B6CF0"/>
    <w:rsid w:val="004C0D96"/>
    <w:rsid w:val="004C12ED"/>
    <w:rsid w:val="004C1FAD"/>
    <w:rsid w:val="004C3947"/>
    <w:rsid w:val="004C4514"/>
    <w:rsid w:val="004C6DE0"/>
    <w:rsid w:val="004D0566"/>
    <w:rsid w:val="004D2D8F"/>
    <w:rsid w:val="004D2E73"/>
    <w:rsid w:val="004D469C"/>
    <w:rsid w:val="004D6089"/>
    <w:rsid w:val="004D7497"/>
    <w:rsid w:val="004D7B0A"/>
    <w:rsid w:val="004E0059"/>
    <w:rsid w:val="004E2910"/>
    <w:rsid w:val="004E5378"/>
    <w:rsid w:val="004E5660"/>
    <w:rsid w:val="004E5B58"/>
    <w:rsid w:val="004E6337"/>
    <w:rsid w:val="004F0C61"/>
    <w:rsid w:val="004F20FE"/>
    <w:rsid w:val="004F780B"/>
    <w:rsid w:val="005008A2"/>
    <w:rsid w:val="005011E6"/>
    <w:rsid w:val="0050194D"/>
    <w:rsid w:val="005038B9"/>
    <w:rsid w:val="00504089"/>
    <w:rsid w:val="00504E3D"/>
    <w:rsid w:val="00505B57"/>
    <w:rsid w:val="00505BB6"/>
    <w:rsid w:val="00506016"/>
    <w:rsid w:val="0050722D"/>
    <w:rsid w:val="0050759B"/>
    <w:rsid w:val="00507C01"/>
    <w:rsid w:val="00510AF3"/>
    <w:rsid w:val="00510C54"/>
    <w:rsid w:val="0051351A"/>
    <w:rsid w:val="005136F5"/>
    <w:rsid w:val="00514BF9"/>
    <w:rsid w:val="0051792F"/>
    <w:rsid w:val="005179B4"/>
    <w:rsid w:val="005219C1"/>
    <w:rsid w:val="00521FB4"/>
    <w:rsid w:val="00522899"/>
    <w:rsid w:val="00523BD0"/>
    <w:rsid w:val="005252E6"/>
    <w:rsid w:val="00530AE0"/>
    <w:rsid w:val="005320F2"/>
    <w:rsid w:val="0053251C"/>
    <w:rsid w:val="00532680"/>
    <w:rsid w:val="00532EE8"/>
    <w:rsid w:val="00535569"/>
    <w:rsid w:val="00535FE6"/>
    <w:rsid w:val="005360E4"/>
    <w:rsid w:val="00537451"/>
    <w:rsid w:val="00541A80"/>
    <w:rsid w:val="00544AB2"/>
    <w:rsid w:val="00544B53"/>
    <w:rsid w:val="00546711"/>
    <w:rsid w:val="0055048E"/>
    <w:rsid w:val="0055174F"/>
    <w:rsid w:val="00552DCC"/>
    <w:rsid w:val="00552F2E"/>
    <w:rsid w:val="00553563"/>
    <w:rsid w:val="00554A8C"/>
    <w:rsid w:val="00554EBE"/>
    <w:rsid w:val="00554F55"/>
    <w:rsid w:val="0055502C"/>
    <w:rsid w:val="00555E53"/>
    <w:rsid w:val="00556879"/>
    <w:rsid w:val="00557F54"/>
    <w:rsid w:val="0056217F"/>
    <w:rsid w:val="005634B0"/>
    <w:rsid w:val="00566FD5"/>
    <w:rsid w:val="0056794C"/>
    <w:rsid w:val="00567E35"/>
    <w:rsid w:val="00571A20"/>
    <w:rsid w:val="00574F7D"/>
    <w:rsid w:val="0057742D"/>
    <w:rsid w:val="00577859"/>
    <w:rsid w:val="00577B5A"/>
    <w:rsid w:val="00577C59"/>
    <w:rsid w:val="00577FB7"/>
    <w:rsid w:val="00580466"/>
    <w:rsid w:val="005828BC"/>
    <w:rsid w:val="00582F3D"/>
    <w:rsid w:val="00584803"/>
    <w:rsid w:val="0058505B"/>
    <w:rsid w:val="00585BB3"/>
    <w:rsid w:val="00585CF1"/>
    <w:rsid w:val="00587E02"/>
    <w:rsid w:val="005902C8"/>
    <w:rsid w:val="00590E32"/>
    <w:rsid w:val="0059272A"/>
    <w:rsid w:val="005930E2"/>
    <w:rsid w:val="005933D3"/>
    <w:rsid w:val="00593B50"/>
    <w:rsid w:val="00593E53"/>
    <w:rsid w:val="0059448C"/>
    <w:rsid w:val="00594CCA"/>
    <w:rsid w:val="005950FB"/>
    <w:rsid w:val="005951A4"/>
    <w:rsid w:val="00595E56"/>
    <w:rsid w:val="00596636"/>
    <w:rsid w:val="0059792E"/>
    <w:rsid w:val="005A1F2A"/>
    <w:rsid w:val="005A2E74"/>
    <w:rsid w:val="005A6951"/>
    <w:rsid w:val="005B11BA"/>
    <w:rsid w:val="005B1B39"/>
    <w:rsid w:val="005B1E02"/>
    <w:rsid w:val="005B3737"/>
    <w:rsid w:val="005B54C8"/>
    <w:rsid w:val="005B68C4"/>
    <w:rsid w:val="005B76D4"/>
    <w:rsid w:val="005B76E1"/>
    <w:rsid w:val="005C1564"/>
    <w:rsid w:val="005C1AA2"/>
    <w:rsid w:val="005C1DBE"/>
    <w:rsid w:val="005C1EA6"/>
    <w:rsid w:val="005C292F"/>
    <w:rsid w:val="005C2C7B"/>
    <w:rsid w:val="005C306D"/>
    <w:rsid w:val="005C33EE"/>
    <w:rsid w:val="005C3954"/>
    <w:rsid w:val="005C4605"/>
    <w:rsid w:val="005C551D"/>
    <w:rsid w:val="005C59C1"/>
    <w:rsid w:val="005C5C5F"/>
    <w:rsid w:val="005C5CB0"/>
    <w:rsid w:val="005D0D2F"/>
    <w:rsid w:val="005D2BC8"/>
    <w:rsid w:val="005D3070"/>
    <w:rsid w:val="005D4456"/>
    <w:rsid w:val="005D448E"/>
    <w:rsid w:val="005D546C"/>
    <w:rsid w:val="005D5B03"/>
    <w:rsid w:val="005D5B1C"/>
    <w:rsid w:val="005D67E1"/>
    <w:rsid w:val="005E01EC"/>
    <w:rsid w:val="005E176C"/>
    <w:rsid w:val="005E1AF5"/>
    <w:rsid w:val="005E2AA5"/>
    <w:rsid w:val="005E3D04"/>
    <w:rsid w:val="005E4AAE"/>
    <w:rsid w:val="005E5770"/>
    <w:rsid w:val="005E5B33"/>
    <w:rsid w:val="005F02A7"/>
    <w:rsid w:val="005F0C00"/>
    <w:rsid w:val="005F184D"/>
    <w:rsid w:val="005F472A"/>
    <w:rsid w:val="005F67D8"/>
    <w:rsid w:val="005F6B96"/>
    <w:rsid w:val="005F6F56"/>
    <w:rsid w:val="005F7D4C"/>
    <w:rsid w:val="00602F67"/>
    <w:rsid w:val="00603AF7"/>
    <w:rsid w:val="00604826"/>
    <w:rsid w:val="00606598"/>
    <w:rsid w:val="00606DA0"/>
    <w:rsid w:val="00611C32"/>
    <w:rsid w:val="00614602"/>
    <w:rsid w:val="0061496E"/>
    <w:rsid w:val="00615FE5"/>
    <w:rsid w:val="00620F33"/>
    <w:rsid w:val="006213FC"/>
    <w:rsid w:val="00621988"/>
    <w:rsid w:val="006232C8"/>
    <w:rsid w:val="0062408A"/>
    <w:rsid w:val="00624F08"/>
    <w:rsid w:val="00625E4F"/>
    <w:rsid w:val="00627F30"/>
    <w:rsid w:val="006300B0"/>
    <w:rsid w:val="00631DC9"/>
    <w:rsid w:val="00631E9F"/>
    <w:rsid w:val="00631F84"/>
    <w:rsid w:val="00631FFB"/>
    <w:rsid w:val="00634CBD"/>
    <w:rsid w:val="00634F41"/>
    <w:rsid w:val="006360E5"/>
    <w:rsid w:val="006364E1"/>
    <w:rsid w:val="0063690C"/>
    <w:rsid w:val="006377E3"/>
    <w:rsid w:val="00641B51"/>
    <w:rsid w:val="00642D2C"/>
    <w:rsid w:val="00644F8A"/>
    <w:rsid w:val="00645285"/>
    <w:rsid w:val="00645A78"/>
    <w:rsid w:val="00646E55"/>
    <w:rsid w:val="00653D50"/>
    <w:rsid w:val="00653F45"/>
    <w:rsid w:val="00655186"/>
    <w:rsid w:val="0065619D"/>
    <w:rsid w:val="006571C3"/>
    <w:rsid w:val="00660099"/>
    <w:rsid w:val="00660874"/>
    <w:rsid w:val="00660FCC"/>
    <w:rsid w:val="006616BE"/>
    <w:rsid w:val="006619F6"/>
    <w:rsid w:val="006626EA"/>
    <w:rsid w:val="00662C44"/>
    <w:rsid w:val="00663079"/>
    <w:rsid w:val="006633A1"/>
    <w:rsid w:val="00663D4F"/>
    <w:rsid w:val="00663D6F"/>
    <w:rsid w:val="006650F5"/>
    <w:rsid w:val="006705E2"/>
    <w:rsid w:val="00673E0E"/>
    <w:rsid w:val="00674B33"/>
    <w:rsid w:val="0067570F"/>
    <w:rsid w:val="00675734"/>
    <w:rsid w:val="00675E8C"/>
    <w:rsid w:val="00680753"/>
    <w:rsid w:val="00680A33"/>
    <w:rsid w:val="00683149"/>
    <w:rsid w:val="00683932"/>
    <w:rsid w:val="00683DCE"/>
    <w:rsid w:val="006840BF"/>
    <w:rsid w:val="0068657C"/>
    <w:rsid w:val="00693CB8"/>
    <w:rsid w:val="006949AD"/>
    <w:rsid w:val="006958E2"/>
    <w:rsid w:val="00696E30"/>
    <w:rsid w:val="00697DF3"/>
    <w:rsid w:val="006A074C"/>
    <w:rsid w:val="006A095C"/>
    <w:rsid w:val="006A18A7"/>
    <w:rsid w:val="006A5017"/>
    <w:rsid w:val="006A571B"/>
    <w:rsid w:val="006A5A41"/>
    <w:rsid w:val="006A5AA9"/>
    <w:rsid w:val="006A6576"/>
    <w:rsid w:val="006A73BA"/>
    <w:rsid w:val="006A7809"/>
    <w:rsid w:val="006A78C8"/>
    <w:rsid w:val="006B1353"/>
    <w:rsid w:val="006B17E0"/>
    <w:rsid w:val="006B2D4F"/>
    <w:rsid w:val="006B43AD"/>
    <w:rsid w:val="006B6803"/>
    <w:rsid w:val="006B70E7"/>
    <w:rsid w:val="006B7AB0"/>
    <w:rsid w:val="006C07B8"/>
    <w:rsid w:val="006C1517"/>
    <w:rsid w:val="006C1A4F"/>
    <w:rsid w:val="006C295F"/>
    <w:rsid w:val="006C45A0"/>
    <w:rsid w:val="006D468B"/>
    <w:rsid w:val="006D7133"/>
    <w:rsid w:val="006E0763"/>
    <w:rsid w:val="006E1B59"/>
    <w:rsid w:val="006E274C"/>
    <w:rsid w:val="006E309A"/>
    <w:rsid w:val="006E4041"/>
    <w:rsid w:val="006E450F"/>
    <w:rsid w:val="006E5B2E"/>
    <w:rsid w:val="006E7161"/>
    <w:rsid w:val="006F0227"/>
    <w:rsid w:val="006F0659"/>
    <w:rsid w:val="006F1F43"/>
    <w:rsid w:val="006F2C7C"/>
    <w:rsid w:val="006F43DE"/>
    <w:rsid w:val="006F7004"/>
    <w:rsid w:val="0070113E"/>
    <w:rsid w:val="00702DEC"/>
    <w:rsid w:val="007050A8"/>
    <w:rsid w:val="00705436"/>
    <w:rsid w:val="00707CF0"/>
    <w:rsid w:val="00711EBD"/>
    <w:rsid w:val="00712D44"/>
    <w:rsid w:val="0071413E"/>
    <w:rsid w:val="0071467B"/>
    <w:rsid w:val="00714FF5"/>
    <w:rsid w:val="007152E9"/>
    <w:rsid w:val="007154FA"/>
    <w:rsid w:val="007163B9"/>
    <w:rsid w:val="00716FE4"/>
    <w:rsid w:val="00717B40"/>
    <w:rsid w:val="00720CC4"/>
    <w:rsid w:val="00726E43"/>
    <w:rsid w:val="00726FA4"/>
    <w:rsid w:val="00727B82"/>
    <w:rsid w:val="00731EF4"/>
    <w:rsid w:val="00732CCB"/>
    <w:rsid w:val="007345F9"/>
    <w:rsid w:val="007346F0"/>
    <w:rsid w:val="007364A8"/>
    <w:rsid w:val="00736AD3"/>
    <w:rsid w:val="0074021D"/>
    <w:rsid w:val="00740E29"/>
    <w:rsid w:val="00742CAA"/>
    <w:rsid w:val="00743920"/>
    <w:rsid w:val="00745A43"/>
    <w:rsid w:val="00745C9F"/>
    <w:rsid w:val="00745E9E"/>
    <w:rsid w:val="007503ED"/>
    <w:rsid w:val="00750CD9"/>
    <w:rsid w:val="00756817"/>
    <w:rsid w:val="00756CA6"/>
    <w:rsid w:val="007572EA"/>
    <w:rsid w:val="00757FD0"/>
    <w:rsid w:val="007605BD"/>
    <w:rsid w:val="00761A8E"/>
    <w:rsid w:val="00761E11"/>
    <w:rsid w:val="00762519"/>
    <w:rsid w:val="00764332"/>
    <w:rsid w:val="00764A77"/>
    <w:rsid w:val="00764FEF"/>
    <w:rsid w:val="00765516"/>
    <w:rsid w:val="007667A8"/>
    <w:rsid w:val="00770E6A"/>
    <w:rsid w:val="00771BE6"/>
    <w:rsid w:val="00773BB0"/>
    <w:rsid w:val="00774747"/>
    <w:rsid w:val="00774A4C"/>
    <w:rsid w:val="0077670E"/>
    <w:rsid w:val="007812B4"/>
    <w:rsid w:val="007816B9"/>
    <w:rsid w:val="00781A3C"/>
    <w:rsid w:val="00784A1F"/>
    <w:rsid w:val="00785424"/>
    <w:rsid w:val="00785CE2"/>
    <w:rsid w:val="00785F66"/>
    <w:rsid w:val="0079127F"/>
    <w:rsid w:val="007912F5"/>
    <w:rsid w:val="00791654"/>
    <w:rsid w:val="0079165A"/>
    <w:rsid w:val="007919E7"/>
    <w:rsid w:val="0079397F"/>
    <w:rsid w:val="007942FF"/>
    <w:rsid w:val="00794C42"/>
    <w:rsid w:val="00795439"/>
    <w:rsid w:val="0079561B"/>
    <w:rsid w:val="0079617D"/>
    <w:rsid w:val="00797A15"/>
    <w:rsid w:val="007A0FE7"/>
    <w:rsid w:val="007A1282"/>
    <w:rsid w:val="007A53E6"/>
    <w:rsid w:val="007A54C9"/>
    <w:rsid w:val="007A5B28"/>
    <w:rsid w:val="007B020F"/>
    <w:rsid w:val="007B0899"/>
    <w:rsid w:val="007B0F57"/>
    <w:rsid w:val="007B0F5A"/>
    <w:rsid w:val="007B178E"/>
    <w:rsid w:val="007B4326"/>
    <w:rsid w:val="007B6C9D"/>
    <w:rsid w:val="007B7C40"/>
    <w:rsid w:val="007C2625"/>
    <w:rsid w:val="007C3095"/>
    <w:rsid w:val="007C3E40"/>
    <w:rsid w:val="007C4D9C"/>
    <w:rsid w:val="007C52B2"/>
    <w:rsid w:val="007C55AE"/>
    <w:rsid w:val="007C57F3"/>
    <w:rsid w:val="007C7405"/>
    <w:rsid w:val="007C790F"/>
    <w:rsid w:val="007D0FBD"/>
    <w:rsid w:val="007D15DF"/>
    <w:rsid w:val="007D1A54"/>
    <w:rsid w:val="007D1FA4"/>
    <w:rsid w:val="007D2261"/>
    <w:rsid w:val="007D309C"/>
    <w:rsid w:val="007D5037"/>
    <w:rsid w:val="007D5117"/>
    <w:rsid w:val="007D5B06"/>
    <w:rsid w:val="007D5C78"/>
    <w:rsid w:val="007D6474"/>
    <w:rsid w:val="007D7509"/>
    <w:rsid w:val="007E155F"/>
    <w:rsid w:val="007E1BD5"/>
    <w:rsid w:val="007E3A9D"/>
    <w:rsid w:val="007E472E"/>
    <w:rsid w:val="007E4E3E"/>
    <w:rsid w:val="007E53D0"/>
    <w:rsid w:val="007E562F"/>
    <w:rsid w:val="007E71D2"/>
    <w:rsid w:val="007E7827"/>
    <w:rsid w:val="007F00BD"/>
    <w:rsid w:val="007F2004"/>
    <w:rsid w:val="007F220F"/>
    <w:rsid w:val="007F2F9D"/>
    <w:rsid w:val="007F5367"/>
    <w:rsid w:val="007F54C8"/>
    <w:rsid w:val="008022A9"/>
    <w:rsid w:val="008068CE"/>
    <w:rsid w:val="00806C2F"/>
    <w:rsid w:val="00806F68"/>
    <w:rsid w:val="008072E2"/>
    <w:rsid w:val="00813A6C"/>
    <w:rsid w:val="00813F08"/>
    <w:rsid w:val="00814453"/>
    <w:rsid w:val="00815441"/>
    <w:rsid w:val="0081551C"/>
    <w:rsid w:val="008163CD"/>
    <w:rsid w:val="008165CF"/>
    <w:rsid w:val="0081677B"/>
    <w:rsid w:val="0081683B"/>
    <w:rsid w:val="00820419"/>
    <w:rsid w:val="00820D46"/>
    <w:rsid w:val="00821F52"/>
    <w:rsid w:val="008222B1"/>
    <w:rsid w:val="008237A4"/>
    <w:rsid w:val="00824F88"/>
    <w:rsid w:val="008257D7"/>
    <w:rsid w:val="00826BEC"/>
    <w:rsid w:val="00826D4D"/>
    <w:rsid w:val="00830210"/>
    <w:rsid w:val="00830592"/>
    <w:rsid w:val="0083070F"/>
    <w:rsid w:val="00832328"/>
    <w:rsid w:val="008329DB"/>
    <w:rsid w:val="00832C09"/>
    <w:rsid w:val="0083336B"/>
    <w:rsid w:val="00834099"/>
    <w:rsid w:val="0083419F"/>
    <w:rsid w:val="008421CE"/>
    <w:rsid w:val="0084244F"/>
    <w:rsid w:val="008439BD"/>
    <w:rsid w:val="0084422C"/>
    <w:rsid w:val="00847CFB"/>
    <w:rsid w:val="008501F3"/>
    <w:rsid w:val="008502BD"/>
    <w:rsid w:val="00850320"/>
    <w:rsid w:val="0085081B"/>
    <w:rsid w:val="0085112E"/>
    <w:rsid w:val="00852CBC"/>
    <w:rsid w:val="008546F2"/>
    <w:rsid w:val="00854C85"/>
    <w:rsid w:val="00855C87"/>
    <w:rsid w:val="00856BD2"/>
    <w:rsid w:val="00857587"/>
    <w:rsid w:val="00857722"/>
    <w:rsid w:val="00857983"/>
    <w:rsid w:val="008600B4"/>
    <w:rsid w:val="00861DB7"/>
    <w:rsid w:val="00863FE4"/>
    <w:rsid w:val="0086495D"/>
    <w:rsid w:val="00864A1E"/>
    <w:rsid w:val="0087057B"/>
    <w:rsid w:val="00870FED"/>
    <w:rsid w:val="00871026"/>
    <w:rsid w:val="008734A8"/>
    <w:rsid w:val="00873882"/>
    <w:rsid w:val="00873BB5"/>
    <w:rsid w:val="00875B0D"/>
    <w:rsid w:val="008803B0"/>
    <w:rsid w:val="008817DD"/>
    <w:rsid w:val="00882187"/>
    <w:rsid w:val="00883E8D"/>
    <w:rsid w:val="00886C1A"/>
    <w:rsid w:val="0089035F"/>
    <w:rsid w:val="008904D8"/>
    <w:rsid w:val="00890BDD"/>
    <w:rsid w:val="00891B86"/>
    <w:rsid w:val="0089265A"/>
    <w:rsid w:val="0089461C"/>
    <w:rsid w:val="008952B4"/>
    <w:rsid w:val="00895521"/>
    <w:rsid w:val="00895B28"/>
    <w:rsid w:val="008A0DC0"/>
    <w:rsid w:val="008A3E8A"/>
    <w:rsid w:val="008A4528"/>
    <w:rsid w:val="008A4939"/>
    <w:rsid w:val="008A5049"/>
    <w:rsid w:val="008A7863"/>
    <w:rsid w:val="008A7F6A"/>
    <w:rsid w:val="008B0EF3"/>
    <w:rsid w:val="008B1660"/>
    <w:rsid w:val="008B2AD0"/>
    <w:rsid w:val="008B5087"/>
    <w:rsid w:val="008B552A"/>
    <w:rsid w:val="008B5C3A"/>
    <w:rsid w:val="008B62DD"/>
    <w:rsid w:val="008B68DF"/>
    <w:rsid w:val="008B767E"/>
    <w:rsid w:val="008C0BAE"/>
    <w:rsid w:val="008C16CA"/>
    <w:rsid w:val="008C226D"/>
    <w:rsid w:val="008C37B3"/>
    <w:rsid w:val="008C6350"/>
    <w:rsid w:val="008C7594"/>
    <w:rsid w:val="008C7FDC"/>
    <w:rsid w:val="008D10A4"/>
    <w:rsid w:val="008D3CAE"/>
    <w:rsid w:val="008D3CB6"/>
    <w:rsid w:val="008D3E1B"/>
    <w:rsid w:val="008D42B9"/>
    <w:rsid w:val="008D5FA7"/>
    <w:rsid w:val="008D71DD"/>
    <w:rsid w:val="008D763A"/>
    <w:rsid w:val="008E0FA5"/>
    <w:rsid w:val="008E1FA7"/>
    <w:rsid w:val="008E3965"/>
    <w:rsid w:val="008E7210"/>
    <w:rsid w:val="008E75E7"/>
    <w:rsid w:val="008F164D"/>
    <w:rsid w:val="008F1F4D"/>
    <w:rsid w:val="008F212E"/>
    <w:rsid w:val="008F2FE1"/>
    <w:rsid w:val="008F5241"/>
    <w:rsid w:val="008F5895"/>
    <w:rsid w:val="008F603A"/>
    <w:rsid w:val="008F6847"/>
    <w:rsid w:val="008F6CDE"/>
    <w:rsid w:val="00901D37"/>
    <w:rsid w:val="00902613"/>
    <w:rsid w:val="00902774"/>
    <w:rsid w:val="009043D2"/>
    <w:rsid w:val="009049FD"/>
    <w:rsid w:val="00904B64"/>
    <w:rsid w:val="00905CBC"/>
    <w:rsid w:val="00906B5E"/>
    <w:rsid w:val="00910B03"/>
    <w:rsid w:val="0091191C"/>
    <w:rsid w:val="00911E35"/>
    <w:rsid w:val="00912E15"/>
    <w:rsid w:val="00914FD9"/>
    <w:rsid w:val="0091546D"/>
    <w:rsid w:val="009160C6"/>
    <w:rsid w:val="00916AEE"/>
    <w:rsid w:val="00916B15"/>
    <w:rsid w:val="00917324"/>
    <w:rsid w:val="0091793A"/>
    <w:rsid w:val="00920730"/>
    <w:rsid w:val="0092091D"/>
    <w:rsid w:val="0092092A"/>
    <w:rsid w:val="009221BB"/>
    <w:rsid w:val="009241CD"/>
    <w:rsid w:val="00924742"/>
    <w:rsid w:val="00924B5C"/>
    <w:rsid w:val="00925D99"/>
    <w:rsid w:val="00930A5C"/>
    <w:rsid w:val="00930F33"/>
    <w:rsid w:val="00931708"/>
    <w:rsid w:val="00932333"/>
    <w:rsid w:val="009328D5"/>
    <w:rsid w:val="00936712"/>
    <w:rsid w:val="00936C9C"/>
    <w:rsid w:val="009374A5"/>
    <w:rsid w:val="00940827"/>
    <w:rsid w:val="009430D2"/>
    <w:rsid w:val="00943999"/>
    <w:rsid w:val="00944CA8"/>
    <w:rsid w:val="009474AE"/>
    <w:rsid w:val="00953E48"/>
    <w:rsid w:val="00953E58"/>
    <w:rsid w:val="00954539"/>
    <w:rsid w:val="00954B2F"/>
    <w:rsid w:val="00955E4C"/>
    <w:rsid w:val="009627F9"/>
    <w:rsid w:val="00962ACB"/>
    <w:rsid w:val="00962CE6"/>
    <w:rsid w:val="00964541"/>
    <w:rsid w:val="00964BEF"/>
    <w:rsid w:val="00966183"/>
    <w:rsid w:val="009667FF"/>
    <w:rsid w:val="00966EE2"/>
    <w:rsid w:val="00967D42"/>
    <w:rsid w:val="00970A62"/>
    <w:rsid w:val="00970A66"/>
    <w:rsid w:val="00973BD0"/>
    <w:rsid w:val="0097561A"/>
    <w:rsid w:val="00976606"/>
    <w:rsid w:val="009774EA"/>
    <w:rsid w:val="009832A4"/>
    <w:rsid w:val="00983D9A"/>
    <w:rsid w:val="009844A4"/>
    <w:rsid w:val="00984D1A"/>
    <w:rsid w:val="00991147"/>
    <w:rsid w:val="00991716"/>
    <w:rsid w:val="00991759"/>
    <w:rsid w:val="009933F1"/>
    <w:rsid w:val="0099367D"/>
    <w:rsid w:val="00995036"/>
    <w:rsid w:val="00995BDA"/>
    <w:rsid w:val="00996414"/>
    <w:rsid w:val="00997C07"/>
    <w:rsid w:val="009A1060"/>
    <w:rsid w:val="009A2746"/>
    <w:rsid w:val="009A5B0B"/>
    <w:rsid w:val="009A5FCB"/>
    <w:rsid w:val="009A6303"/>
    <w:rsid w:val="009A6BB8"/>
    <w:rsid w:val="009A6C18"/>
    <w:rsid w:val="009B039A"/>
    <w:rsid w:val="009B14BD"/>
    <w:rsid w:val="009B1D2C"/>
    <w:rsid w:val="009B22C1"/>
    <w:rsid w:val="009B27F9"/>
    <w:rsid w:val="009B4DD7"/>
    <w:rsid w:val="009B5EF0"/>
    <w:rsid w:val="009B7875"/>
    <w:rsid w:val="009C0D85"/>
    <w:rsid w:val="009C0DA4"/>
    <w:rsid w:val="009C1AA0"/>
    <w:rsid w:val="009C1DB9"/>
    <w:rsid w:val="009C55D4"/>
    <w:rsid w:val="009C6B64"/>
    <w:rsid w:val="009C7A57"/>
    <w:rsid w:val="009C7F47"/>
    <w:rsid w:val="009D05A9"/>
    <w:rsid w:val="009D0FF8"/>
    <w:rsid w:val="009D144E"/>
    <w:rsid w:val="009D14CA"/>
    <w:rsid w:val="009D17BD"/>
    <w:rsid w:val="009D419F"/>
    <w:rsid w:val="009D4C00"/>
    <w:rsid w:val="009D50EC"/>
    <w:rsid w:val="009D5376"/>
    <w:rsid w:val="009E0031"/>
    <w:rsid w:val="009E0F98"/>
    <w:rsid w:val="009E10B9"/>
    <w:rsid w:val="009E1795"/>
    <w:rsid w:val="009E22DC"/>
    <w:rsid w:val="009E2D4A"/>
    <w:rsid w:val="009E4713"/>
    <w:rsid w:val="009E5B1B"/>
    <w:rsid w:val="009E7439"/>
    <w:rsid w:val="009E74DF"/>
    <w:rsid w:val="009F1142"/>
    <w:rsid w:val="009F11A5"/>
    <w:rsid w:val="009F204D"/>
    <w:rsid w:val="009F226D"/>
    <w:rsid w:val="009F268C"/>
    <w:rsid w:val="009F3FF0"/>
    <w:rsid w:val="009F5C86"/>
    <w:rsid w:val="009F6A72"/>
    <w:rsid w:val="009F78B0"/>
    <w:rsid w:val="00A001F3"/>
    <w:rsid w:val="00A0052C"/>
    <w:rsid w:val="00A007F1"/>
    <w:rsid w:val="00A00926"/>
    <w:rsid w:val="00A00CE1"/>
    <w:rsid w:val="00A017F9"/>
    <w:rsid w:val="00A02873"/>
    <w:rsid w:val="00A033B7"/>
    <w:rsid w:val="00A03FA0"/>
    <w:rsid w:val="00A054F8"/>
    <w:rsid w:val="00A0700D"/>
    <w:rsid w:val="00A078F1"/>
    <w:rsid w:val="00A11349"/>
    <w:rsid w:val="00A11A57"/>
    <w:rsid w:val="00A131F8"/>
    <w:rsid w:val="00A1402D"/>
    <w:rsid w:val="00A14A0D"/>
    <w:rsid w:val="00A14E8E"/>
    <w:rsid w:val="00A15960"/>
    <w:rsid w:val="00A16FC0"/>
    <w:rsid w:val="00A2033E"/>
    <w:rsid w:val="00A20F5F"/>
    <w:rsid w:val="00A223EE"/>
    <w:rsid w:val="00A22A19"/>
    <w:rsid w:val="00A22D1F"/>
    <w:rsid w:val="00A233B6"/>
    <w:rsid w:val="00A25024"/>
    <w:rsid w:val="00A2546D"/>
    <w:rsid w:val="00A26875"/>
    <w:rsid w:val="00A305FF"/>
    <w:rsid w:val="00A308C6"/>
    <w:rsid w:val="00A31363"/>
    <w:rsid w:val="00A31B4F"/>
    <w:rsid w:val="00A320DD"/>
    <w:rsid w:val="00A3255A"/>
    <w:rsid w:val="00A327DE"/>
    <w:rsid w:val="00A32D9A"/>
    <w:rsid w:val="00A3593B"/>
    <w:rsid w:val="00A35E17"/>
    <w:rsid w:val="00A36066"/>
    <w:rsid w:val="00A36F44"/>
    <w:rsid w:val="00A3705E"/>
    <w:rsid w:val="00A37AB6"/>
    <w:rsid w:val="00A40AB5"/>
    <w:rsid w:val="00A42325"/>
    <w:rsid w:val="00A423AC"/>
    <w:rsid w:val="00A42E34"/>
    <w:rsid w:val="00A43CA5"/>
    <w:rsid w:val="00A441AD"/>
    <w:rsid w:val="00A46F2C"/>
    <w:rsid w:val="00A4703E"/>
    <w:rsid w:val="00A47507"/>
    <w:rsid w:val="00A501CD"/>
    <w:rsid w:val="00A50F68"/>
    <w:rsid w:val="00A51C95"/>
    <w:rsid w:val="00A528CE"/>
    <w:rsid w:val="00A532B4"/>
    <w:rsid w:val="00A53F6C"/>
    <w:rsid w:val="00A54080"/>
    <w:rsid w:val="00A55636"/>
    <w:rsid w:val="00A56F50"/>
    <w:rsid w:val="00A60C14"/>
    <w:rsid w:val="00A60FC2"/>
    <w:rsid w:val="00A612EE"/>
    <w:rsid w:val="00A624B3"/>
    <w:rsid w:val="00A643A2"/>
    <w:rsid w:val="00A65535"/>
    <w:rsid w:val="00A657FE"/>
    <w:rsid w:val="00A6630D"/>
    <w:rsid w:val="00A66D8D"/>
    <w:rsid w:val="00A7132C"/>
    <w:rsid w:val="00A74CAA"/>
    <w:rsid w:val="00A76A6B"/>
    <w:rsid w:val="00A7763E"/>
    <w:rsid w:val="00A7771F"/>
    <w:rsid w:val="00A777F9"/>
    <w:rsid w:val="00A80D22"/>
    <w:rsid w:val="00A810A6"/>
    <w:rsid w:val="00A812A8"/>
    <w:rsid w:val="00A81805"/>
    <w:rsid w:val="00A828D6"/>
    <w:rsid w:val="00A82A62"/>
    <w:rsid w:val="00A83DC5"/>
    <w:rsid w:val="00A856A5"/>
    <w:rsid w:val="00A85850"/>
    <w:rsid w:val="00A85EDE"/>
    <w:rsid w:val="00A864D7"/>
    <w:rsid w:val="00A86707"/>
    <w:rsid w:val="00A87BB2"/>
    <w:rsid w:val="00A90213"/>
    <w:rsid w:val="00A90ADA"/>
    <w:rsid w:val="00A91465"/>
    <w:rsid w:val="00A924D3"/>
    <w:rsid w:val="00A92697"/>
    <w:rsid w:val="00A9513E"/>
    <w:rsid w:val="00A9639F"/>
    <w:rsid w:val="00AA0585"/>
    <w:rsid w:val="00AA0BDE"/>
    <w:rsid w:val="00AA1052"/>
    <w:rsid w:val="00AA25C4"/>
    <w:rsid w:val="00AB0730"/>
    <w:rsid w:val="00AB0A74"/>
    <w:rsid w:val="00AB1E0E"/>
    <w:rsid w:val="00AB3046"/>
    <w:rsid w:val="00AB34A5"/>
    <w:rsid w:val="00AB48F1"/>
    <w:rsid w:val="00AB693D"/>
    <w:rsid w:val="00AB6D53"/>
    <w:rsid w:val="00AB7325"/>
    <w:rsid w:val="00AC06FB"/>
    <w:rsid w:val="00AC085E"/>
    <w:rsid w:val="00AC10EE"/>
    <w:rsid w:val="00AC1A78"/>
    <w:rsid w:val="00AC1ED4"/>
    <w:rsid w:val="00AC2BFF"/>
    <w:rsid w:val="00AC2D36"/>
    <w:rsid w:val="00AC5086"/>
    <w:rsid w:val="00AC5EA4"/>
    <w:rsid w:val="00AC7296"/>
    <w:rsid w:val="00AC7A28"/>
    <w:rsid w:val="00AD094D"/>
    <w:rsid w:val="00AD21DC"/>
    <w:rsid w:val="00AD4A23"/>
    <w:rsid w:val="00AD7594"/>
    <w:rsid w:val="00AE02ED"/>
    <w:rsid w:val="00AE132B"/>
    <w:rsid w:val="00AE31E2"/>
    <w:rsid w:val="00AE3714"/>
    <w:rsid w:val="00AE4678"/>
    <w:rsid w:val="00AE5C52"/>
    <w:rsid w:val="00AE6F76"/>
    <w:rsid w:val="00AE7885"/>
    <w:rsid w:val="00AF15A9"/>
    <w:rsid w:val="00AF3555"/>
    <w:rsid w:val="00AF5381"/>
    <w:rsid w:val="00AF5D84"/>
    <w:rsid w:val="00B00E40"/>
    <w:rsid w:val="00B010EB"/>
    <w:rsid w:val="00B016AB"/>
    <w:rsid w:val="00B01C66"/>
    <w:rsid w:val="00B01E65"/>
    <w:rsid w:val="00B03200"/>
    <w:rsid w:val="00B03234"/>
    <w:rsid w:val="00B038C3"/>
    <w:rsid w:val="00B05B1F"/>
    <w:rsid w:val="00B05C8C"/>
    <w:rsid w:val="00B05E40"/>
    <w:rsid w:val="00B067EB"/>
    <w:rsid w:val="00B07E6F"/>
    <w:rsid w:val="00B10449"/>
    <w:rsid w:val="00B105E8"/>
    <w:rsid w:val="00B129D6"/>
    <w:rsid w:val="00B12E26"/>
    <w:rsid w:val="00B1490B"/>
    <w:rsid w:val="00B17DDC"/>
    <w:rsid w:val="00B203D9"/>
    <w:rsid w:val="00B21B4D"/>
    <w:rsid w:val="00B22772"/>
    <w:rsid w:val="00B22C77"/>
    <w:rsid w:val="00B22EFB"/>
    <w:rsid w:val="00B22F8D"/>
    <w:rsid w:val="00B23592"/>
    <w:rsid w:val="00B2617D"/>
    <w:rsid w:val="00B264E5"/>
    <w:rsid w:val="00B26A43"/>
    <w:rsid w:val="00B26A46"/>
    <w:rsid w:val="00B318C4"/>
    <w:rsid w:val="00B31BC1"/>
    <w:rsid w:val="00B33801"/>
    <w:rsid w:val="00B345E9"/>
    <w:rsid w:val="00B34D8D"/>
    <w:rsid w:val="00B36B2F"/>
    <w:rsid w:val="00B371A4"/>
    <w:rsid w:val="00B40185"/>
    <w:rsid w:val="00B40DB7"/>
    <w:rsid w:val="00B43C59"/>
    <w:rsid w:val="00B4410B"/>
    <w:rsid w:val="00B4417B"/>
    <w:rsid w:val="00B44BB3"/>
    <w:rsid w:val="00B45B5C"/>
    <w:rsid w:val="00B45F5D"/>
    <w:rsid w:val="00B4690B"/>
    <w:rsid w:val="00B50AB4"/>
    <w:rsid w:val="00B5333B"/>
    <w:rsid w:val="00B53CA2"/>
    <w:rsid w:val="00B550D1"/>
    <w:rsid w:val="00B55F6A"/>
    <w:rsid w:val="00B57A93"/>
    <w:rsid w:val="00B57D8D"/>
    <w:rsid w:val="00B60870"/>
    <w:rsid w:val="00B60D26"/>
    <w:rsid w:val="00B60E04"/>
    <w:rsid w:val="00B632AB"/>
    <w:rsid w:val="00B654E0"/>
    <w:rsid w:val="00B65681"/>
    <w:rsid w:val="00B65F07"/>
    <w:rsid w:val="00B666EE"/>
    <w:rsid w:val="00B707DE"/>
    <w:rsid w:val="00B70CC2"/>
    <w:rsid w:val="00B71974"/>
    <w:rsid w:val="00B71983"/>
    <w:rsid w:val="00B71D0E"/>
    <w:rsid w:val="00B726CC"/>
    <w:rsid w:val="00B72A62"/>
    <w:rsid w:val="00B75906"/>
    <w:rsid w:val="00B7602B"/>
    <w:rsid w:val="00B77528"/>
    <w:rsid w:val="00B8040B"/>
    <w:rsid w:val="00B81B5A"/>
    <w:rsid w:val="00B82A3C"/>
    <w:rsid w:val="00B84D2F"/>
    <w:rsid w:val="00B85C61"/>
    <w:rsid w:val="00B862C9"/>
    <w:rsid w:val="00B87886"/>
    <w:rsid w:val="00B879A5"/>
    <w:rsid w:val="00B90479"/>
    <w:rsid w:val="00B90B9B"/>
    <w:rsid w:val="00B948F0"/>
    <w:rsid w:val="00B94AB0"/>
    <w:rsid w:val="00B954B9"/>
    <w:rsid w:val="00B96469"/>
    <w:rsid w:val="00B968F3"/>
    <w:rsid w:val="00B97A9A"/>
    <w:rsid w:val="00BA0189"/>
    <w:rsid w:val="00BA054D"/>
    <w:rsid w:val="00BA0973"/>
    <w:rsid w:val="00BA15CB"/>
    <w:rsid w:val="00BA1BB9"/>
    <w:rsid w:val="00BA37BA"/>
    <w:rsid w:val="00BA3DF9"/>
    <w:rsid w:val="00BA4938"/>
    <w:rsid w:val="00BA68F1"/>
    <w:rsid w:val="00BB01D8"/>
    <w:rsid w:val="00BB14E1"/>
    <w:rsid w:val="00BB164E"/>
    <w:rsid w:val="00BB1F90"/>
    <w:rsid w:val="00BB33C6"/>
    <w:rsid w:val="00BB41D3"/>
    <w:rsid w:val="00BB5B4A"/>
    <w:rsid w:val="00BB5E9C"/>
    <w:rsid w:val="00BC0A46"/>
    <w:rsid w:val="00BC1A9E"/>
    <w:rsid w:val="00BC3BE7"/>
    <w:rsid w:val="00BC5B79"/>
    <w:rsid w:val="00BC7629"/>
    <w:rsid w:val="00BC7A44"/>
    <w:rsid w:val="00BC7F37"/>
    <w:rsid w:val="00BD050E"/>
    <w:rsid w:val="00BD173D"/>
    <w:rsid w:val="00BD1FA9"/>
    <w:rsid w:val="00BD2AFD"/>
    <w:rsid w:val="00BD4070"/>
    <w:rsid w:val="00BE0A42"/>
    <w:rsid w:val="00BE13DB"/>
    <w:rsid w:val="00BE20DE"/>
    <w:rsid w:val="00BE23F0"/>
    <w:rsid w:val="00BE2604"/>
    <w:rsid w:val="00BE31EA"/>
    <w:rsid w:val="00BE4393"/>
    <w:rsid w:val="00BE48D1"/>
    <w:rsid w:val="00BE73D9"/>
    <w:rsid w:val="00BF34DF"/>
    <w:rsid w:val="00BF4507"/>
    <w:rsid w:val="00BF475C"/>
    <w:rsid w:val="00BF5969"/>
    <w:rsid w:val="00BF7D34"/>
    <w:rsid w:val="00C002ED"/>
    <w:rsid w:val="00C01C74"/>
    <w:rsid w:val="00C03432"/>
    <w:rsid w:val="00C03FD6"/>
    <w:rsid w:val="00C04026"/>
    <w:rsid w:val="00C05C86"/>
    <w:rsid w:val="00C06442"/>
    <w:rsid w:val="00C0789B"/>
    <w:rsid w:val="00C108B3"/>
    <w:rsid w:val="00C10DE5"/>
    <w:rsid w:val="00C11D58"/>
    <w:rsid w:val="00C13310"/>
    <w:rsid w:val="00C13B44"/>
    <w:rsid w:val="00C14347"/>
    <w:rsid w:val="00C15043"/>
    <w:rsid w:val="00C17534"/>
    <w:rsid w:val="00C2078B"/>
    <w:rsid w:val="00C20CA8"/>
    <w:rsid w:val="00C21D66"/>
    <w:rsid w:val="00C22268"/>
    <w:rsid w:val="00C225EE"/>
    <w:rsid w:val="00C235CC"/>
    <w:rsid w:val="00C24D6B"/>
    <w:rsid w:val="00C2601F"/>
    <w:rsid w:val="00C32193"/>
    <w:rsid w:val="00C32A18"/>
    <w:rsid w:val="00C35BBA"/>
    <w:rsid w:val="00C36CC5"/>
    <w:rsid w:val="00C37783"/>
    <w:rsid w:val="00C400E8"/>
    <w:rsid w:val="00C40EF9"/>
    <w:rsid w:val="00C421AF"/>
    <w:rsid w:val="00C442C9"/>
    <w:rsid w:val="00C44B03"/>
    <w:rsid w:val="00C46648"/>
    <w:rsid w:val="00C46888"/>
    <w:rsid w:val="00C46B28"/>
    <w:rsid w:val="00C47692"/>
    <w:rsid w:val="00C5025A"/>
    <w:rsid w:val="00C56172"/>
    <w:rsid w:val="00C5655E"/>
    <w:rsid w:val="00C604F7"/>
    <w:rsid w:val="00C62ABE"/>
    <w:rsid w:val="00C62E61"/>
    <w:rsid w:val="00C636B7"/>
    <w:rsid w:val="00C643A4"/>
    <w:rsid w:val="00C64C80"/>
    <w:rsid w:val="00C662DB"/>
    <w:rsid w:val="00C7191A"/>
    <w:rsid w:val="00C73CCE"/>
    <w:rsid w:val="00C75768"/>
    <w:rsid w:val="00C75864"/>
    <w:rsid w:val="00C76394"/>
    <w:rsid w:val="00C7646E"/>
    <w:rsid w:val="00C764F0"/>
    <w:rsid w:val="00C7687E"/>
    <w:rsid w:val="00C8118A"/>
    <w:rsid w:val="00C8277F"/>
    <w:rsid w:val="00C8298F"/>
    <w:rsid w:val="00C829F0"/>
    <w:rsid w:val="00C830B8"/>
    <w:rsid w:val="00C84FCA"/>
    <w:rsid w:val="00C866A1"/>
    <w:rsid w:val="00C86A1F"/>
    <w:rsid w:val="00C87C26"/>
    <w:rsid w:val="00C903F0"/>
    <w:rsid w:val="00C926F0"/>
    <w:rsid w:val="00C932F6"/>
    <w:rsid w:val="00C97408"/>
    <w:rsid w:val="00C978C1"/>
    <w:rsid w:val="00CA10F0"/>
    <w:rsid w:val="00CA1249"/>
    <w:rsid w:val="00CA3E5F"/>
    <w:rsid w:val="00CA583D"/>
    <w:rsid w:val="00CA6CFF"/>
    <w:rsid w:val="00CA7695"/>
    <w:rsid w:val="00CA7A40"/>
    <w:rsid w:val="00CB0CCC"/>
    <w:rsid w:val="00CB2922"/>
    <w:rsid w:val="00CB344E"/>
    <w:rsid w:val="00CB6245"/>
    <w:rsid w:val="00CB6732"/>
    <w:rsid w:val="00CC0647"/>
    <w:rsid w:val="00CC0E06"/>
    <w:rsid w:val="00CC2AEC"/>
    <w:rsid w:val="00CC3BC5"/>
    <w:rsid w:val="00CC47F2"/>
    <w:rsid w:val="00CC6966"/>
    <w:rsid w:val="00CC764B"/>
    <w:rsid w:val="00CD0FCD"/>
    <w:rsid w:val="00CD12EE"/>
    <w:rsid w:val="00CD1F82"/>
    <w:rsid w:val="00CD51DD"/>
    <w:rsid w:val="00CD53C6"/>
    <w:rsid w:val="00CD6C1C"/>
    <w:rsid w:val="00CE143E"/>
    <w:rsid w:val="00CE3613"/>
    <w:rsid w:val="00CE3CE2"/>
    <w:rsid w:val="00CE5241"/>
    <w:rsid w:val="00CE7A02"/>
    <w:rsid w:val="00CF01D9"/>
    <w:rsid w:val="00CF0332"/>
    <w:rsid w:val="00CF082D"/>
    <w:rsid w:val="00CF0938"/>
    <w:rsid w:val="00CF2032"/>
    <w:rsid w:val="00CF3D09"/>
    <w:rsid w:val="00CF4D39"/>
    <w:rsid w:val="00CF509F"/>
    <w:rsid w:val="00CF7B3A"/>
    <w:rsid w:val="00CF7D8C"/>
    <w:rsid w:val="00D00A50"/>
    <w:rsid w:val="00D01B08"/>
    <w:rsid w:val="00D0253D"/>
    <w:rsid w:val="00D03B43"/>
    <w:rsid w:val="00D03FF6"/>
    <w:rsid w:val="00D041A1"/>
    <w:rsid w:val="00D049BB"/>
    <w:rsid w:val="00D05B4D"/>
    <w:rsid w:val="00D05B89"/>
    <w:rsid w:val="00D10054"/>
    <w:rsid w:val="00D10264"/>
    <w:rsid w:val="00D10761"/>
    <w:rsid w:val="00D1085F"/>
    <w:rsid w:val="00D108DE"/>
    <w:rsid w:val="00D11CE6"/>
    <w:rsid w:val="00D12511"/>
    <w:rsid w:val="00D1464C"/>
    <w:rsid w:val="00D153D5"/>
    <w:rsid w:val="00D1605C"/>
    <w:rsid w:val="00D16766"/>
    <w:rsid w:val="00D1767D"/>
    <w:rsid w:val="00D17F71"/>
    <w:rsid w:val="00D21255"/>
    <w:rsid w:val="00D21CF3"/>
    <w:rsid w:val="00D22D4F"/>
    <w:rsid w:val="00D239E6"/>
    <w:rsid w:val="00D2606E"/>
    <w:rsid w:val="00D26750"/>
    <w:rsid w:val="00D27512"/>
    <w:rsid w:val="00D278C2"/>
    <w:rsid w:val="00D30B24"/>
    <w:rsid w:val="00D30CFC"/>
    <w:rsid w:val="00D31BD6"/>
    <w:rsid w:val="00D31DFB"/>
    <w:rsid w:val="00D326C2"/>
    <w:rsid w:val="00D32D7B"/>
    <w:rsid w:val="00D32F2E"/>
    <w:rsid w:val="00D334C5"/>
    <w:rsid w:val="00D344FA"/>
    <w:rsid w:val="00D35A5A"/>
    <w:rsid w:val="00D41605"/>
    <w:rsid w:val="00D419A2"/>
    <w:rsid w:val="00D422CA"/>
    <w:rsid w:val="00D43B19"/>
    <w:rsid w:val="00D445B1"/>
    <w:rsid w:val="00D447CF"/>
    <w:rsid w:val="00D4482C"/>
    <w:rsid w:val="00D44F4D"/>
    <w:rsid w:val="00D458FC"/>
    <w:rsid w:val="00D45C22"/>
    <w:rsid w:val="00D45ED5"/>
    <w:rsid w:val="00D471F9"/>
    <w:rsid w:val="00D477F7"/>
    <w:rsid w:val="00D566F3"/>
    <w:rsid w:val="00D576DF"/>
    <w:rsid w:val="00D604F3"/>
    <w:rsid w:val="00D61AA9"/>
    <w:rsid w:val="00D64335"/>
    <w:rsid w:val="00D65133"/>
    <w:rsid w:val="00D67BEE"/>
    <w:rsid w:val="00D71AA8"/>
    <w:rsid w:val="00D71DE0"/>
    <w:rsid w:val="00D71FF8"/>
    <w:rsid w:val="00D72489"/>
    <w:rsid w:val="00D72851"/>
    <w:rsid w:val="00D7387D"/>
    <w:rsid w:val="00D74EA6"/>
    <w:rsid w:val="00D75094"/>
    <w:rsid w:val="00D75AF6"/>
    <w:rsid w:val="00D765FC"/>
    <w:rsid w:val="00D7684D"/>
    <w:rsid w:val="00D77F62"/>
    <w:rsid w:val="00D81AB8"/>
    <w:rsid w:val="00D83999"/>
    <w:rsid w:val="00D83EEC"/>
    <w:rsid w:val="00D863F6"/>
    <w:rsid w:val="00D86E90"/>
    <w:rsid w:val="00D870F9"/>
    <w:rsid w:val="00D87A07"/>
    <w:rsid w:val="00D87E58"/>
    <w:rsid w:val="00D91070"/>
    <w:rsid w:val="00D91CB6"/>
    <w:rsid w:val="00D92F87"/>
    <w:rsid w:val="00D9390B"/>
    <w:rsid w:val="00DA07A4"/>
    <w:rsid w:val="00DA0E29"/>
    <w:rsid w:val="00DA1114"/>
    <w:rsid w:val="00DA421A"/>
    <w:rsid w:val="00DA48E1"/>
    <w:rsid w:val="00DA6441"/>
    <w:rsid w:val="00DB0688"/>
    <w:rsid w:val="00DB0E70"/>
    <w:rsid w:val="00DB10C6"/>
    <w:rsid w:val="00DB11A4"/>
    <w:rsid w:val="00DB269A"/>
    <w:rsid w:val="00DB2F4E"/>
    <w:rsid w:val="00DB319B"/>
    <w:rsid w:val="00DB4511"/>
    <w:rsid w:val="00DB4A25"/>
    <w:rsid w:val="00DB6BDD"/>
    <w:rsid w:val="00DB7A88"/>
    <w:rsid w:val="00DC1369"/>
    <w:rsid w:val="00DC1863"/>
    <w:rsid w:val="00DC22A5"/>
    <w:rsid w:val="00DC24E2"/>
    <w:rsid w:val="00DC7FC8"/>
    <w:rsid w:val="00DD0B15"/>
    <w:rsid w:val="00DD11C7"/>
    <w:rsid w:val="00DD32E8"/>
    <w:rsid w:val="00DD5974"/>
    <w:rsid w:val="00DD5C53"/>
    <w:rsid w:val="00DD66ED"/>
    <w:rsid w:val="00DD771F"/>
    <w:rsid w:val="00DD7BD3"/>
    <w:rsid w:val="00DE0E1B"/>
    <w:rsid w:val="00DE0F03"/>
    <w:rsid w:val="00DE1889"/>
    <w:rsid w:val="00DE1DC7"/>
    <w:rsid w:val="00DE1EC8"/>
    <w:rsid w:val="00DE38BE"/>
    <w:rsid w:val="00DE5124"/>
    <w:rsid w:val="00DF1013"/>
    <w:rsid w:val="00DF1C7C"/>
    <w:rsid w:val="00DF1E7A"/>
    <w:rsid w:val="00DF2AE1"/>
    <w:rsid w:val="00DF3A1D"/>
    <w:rsid w:val="00DF3E6F"/>
    <w:rsid w:val="00DF3F17"/>
    <w:rsid w:val="00DF76FC"/>
    <w:rsid w:val="00DF7F4A"/>
    <w:rsid w:val="00E001E2"/>
    <w:rsid w:val="00E01C5C"/>
    <w:rsid w:val="00E036BD"/>
    <w:rsid w:val="00E03A5E"/>
    <w:rsid w:val="00E0489E"/>
    <w:rsid w:val="00E04C31"/>
    <w:rsid w:val="00E04FF0"/>
    <w:rsid w:val="00E051C9"/>
    <w:rsid w:val="00E059A1"/>
    <w:rsid w:val="00E114C9"/>
    <w:rsid w:val="00E15FDE"/>
    <w:rsid w:val="00E16F0B"/>
    <w:rsid w:val="00E17C4A"/>
    <w:rsid w:val="00E20327"/>
    <w:rsid w:val="00E210B4"/>
    <w:rsid w:val="00E21D06"/>
    <w:rsid w:val="00E22943"/>
    <w:rsid w:val="00E2316C"/>
    <w:rsid w:val="00E253B4"/>
    <w:rsid w:val="00E268C8"/>
    <w:rsid w:val="00E26B09"/>
    <w:rsid w:val="00E27128"/>
    <w:rsid w:val="00E27797"/>
    <w:rsid w:val="00E303F6"/>
    <w:rsid w:val="00E30FF0"/>
    <w:rsid w:val="00E31AB3"/>
    <w:rsid w:val="00E31FC8"/>
    <w:rsid w:val="00E32268"/>
    <w:rsid w:val="00E3271A"/>
    <w:rsid w:val="00E32E3B"/>
    <w:rsid w:val="00E33304"/>
    <w:rsid w:val="00E33923"/>
    <w:rsid w:val="00E33F99"/>
    <w:rsid w:val="00E341D7"/>
    <w:rsid w:val="00E34931"/>
    <w:rsid w:val="00E36779"/>
    <w:rsid w:val="00E37887"/>
    <w:rsid w:val="00E378B2"/>
    <w:rsid w:val="00E408B5"/>
    <w:rsid w:val="00E40AA1"/>
    <w:rsid w:val="00E41A1A"/>
    <w:rsid w:val="00E425D0"/>
    <w:rsid w:val="00E432B0"/>
    <w:rsid w:val="00E44289"/>
    <w:rsid w:val="00E443B7"/>
    <w:rsid w:val="00E45F28"/>
    <w:rsid w:val="00E4781F"/>
    <w:rsid w:val="00E52704"/>
    <w:rsid w:val="00E532F6"/>
    <w:rsid w:val="00E54C80"/>
    <w:rsid w:val="00E57F7F"/>
    <w:rsid w:val="00E6026C"/>
    <w:rsid w:val="00E6038A"/>
    <w:rsid w:val="00E61DEF"/>
    <w:rsid w:val="00E633BA"/>
    <w:rsid w:val="00E63C2B"/>
    <w:rsid w:val="00E6650C"/>
    <w:rsid w:val="00E67D39"/>
    <w:rsid w:val="00E67EFF"/>
    <w:rsid w:val="00E70370"/>
    <w:rsid w:val="00E7225D"/>
    <w:rsid w:val="00E72373"/>
    <w:rsid w:val="00E72E4F"/>
    <w:rsid w:val="00E732EE"/>
    <w:rsid w:val="00E73E6D"/>
    <w:rsid w:val="00E73F24"/>
    <w:rsid w:val="00E77CBB"/>
    <w:rsid w:val="00E80306"/>
    <w:rsid w:val="00E80409"/>
    <w:rsid w:val="00E807B6"/>
    <w:rsid w:val="00E80B1E"/>
    <w:rsid w:val="00E81ADD"/>
    <w:rsid w:val="00E82429"/>
    <w:rsid w:val="00E82FE9"/>
    <w:rsid w:val="00E83066"/>
    <w:rsid w:val="00E8422A"/>
    <w:rsid w:val="00E84E5C"/>
    <w:rsid w:val="00E85FE0"/>
    <w:rsid w:val="00E86ACF"/>
    <w:rsid w:val="00E90350"/>
    <w:rsid w:val="00E93922"/>
    <w:rsid w:val="00E957C2"/>
    <w:rsid w:val="00E966F0"/>
    <w:rsid w:val="00E96A95"/>
    <w:rsid w:val="00E96DB7"/>
    <w:rsid w:val="00E9709F"/>
    <w:rsid w:val="00E97CB3"/>
    <w:rsid w:val="00EA09CF"/>
    <w:rsid w:val="00EA1161"/>
    <w:rsid w:val="00EA29CA"/>
    <w:rsid w:val="00EA4236"/>
    <w:rsid w:val="00EA4606"/>
    <w:rsid w:val="00EA5E27"/>
    <w:rsid w:val="00EA7226"/>
    <w:rsid w:val="00EB09D8"/>
    <w:rsid w:val="00EB1340"/>
    <w:rsid w:val="00EB16B5"/>
    <w:rsid w:val="00EB2307"/>
    <w:rsid w:val="00EB415B"/>
    <w:rsid w:val="00EB484C"/>
    <w:rsid w:val="00EB5162"/>
    <w:rsid w:val="00EB6B72"/>
    <w:rsid w:val="00EB6BCB"/>
    <w:rsid w:val="00EB7A32"/>
    <w:rsid w:val="00EC1725"/>
    <w:rsid w:val="00EC58D4"/>
    <w:rsid w:val="00EC58D5"/>
    <w:rsid w:val="00ED04A8"/>
    <w:rsid w:val="00ED1444"/>
    <w:rsid w:val="00ED21CB"/>
    <w:rsid w:val="00ED22D5"/>
    <w:rsid w:val="00ED2727"/>
    <w:rsid w:val="00ED29D4"/>
    <w:rsid w:val="00ED47F5"/>
    <w:rsid w:val="00ED6495"/>
    <w:rsid w:val="00ED7CFF"/>
    <w:rsid w:val="00EE0CE5"/>
    <w:rsid w:val="00EE164D"/>
    <w:rsid w:val="00EE4762"/>
    <w:rsid w:val="00EE5990"/>
    <w:rsid w:val="00EF32B2"/>
    <w:rsid w:val="00EF4040"/>
    <w:rsid w:val="00EF5229"/>
    <w:rsid w:val="00F0041A"/>
    <w:rsid w:val="00F01B66"/>
    <w:rsid w:val="00F024EC"/>
    <w:rsid w:val="00F04118"/>
    <w:rsid w:val="00F049D6"/>
    <w:rsid w:val="00F0773B"/>
    <w:rsid w:val="00F10337"/>
    <w:rsid w:val="00F10FC1"/>
    <w:rsid w:val="00F10FC4"/>
    <w:rsid w:val="00F112A9"/>
    <w:rsid w:val="00F1243F"/>
    <w:rsid w:val="00F1360B"/>
    <w:rsid w:val="00F14ADE"/>
    <w:rsid w:val="00F1518B"/>
    <w:rsid w:val="00F15EDF"/>
    <w:rsid w:val="00F16117"/>
    <w:rsid w:val="00F161BC"/>
    <w:rsid w:val="00F2045F"/>
    <w:rsid w:val="00F21363"/>
    <w:rsid w:val="00F21E2A"/>
    <w:rsid w:val="00F22F88"/>
    <w:rsid w:val="00F239A9"/>
    <w:rsid w:val="00F25949"/>
    <w:rsid w:val="00F25D4B"/>
    <w:rsid w:val="00F2651A"/>
    <w:rsid w:val="00F30BAD"/>
    <w:rsid w:val="00F30C1A"/>
    <w:rsid w:val="00F32B5A"/>
    <w:rsid w:val="00F33349"/>
    <w:rsid w:val="00F33ED2"/>
    <w:rsid w:val="00F33ED5"/>
    <w:rsid w:val="00F34E92"/>
    <w:rsid w:val="00F3536C"/>
    <w:rsid w:val="00F35549"/>
    <w:rsid w:val="00F35D37"/>
    <w:rsid w:val="00F3608E"/>
    <w:rsid w:val="00F37228"/>
    <w:rsid w:val="00F40A42"/>
    <w:rsid w:val="00F40E4D"/>
    <w:rsid w:val="00F411DC"/>
    <w:rsid w:val="00F42081"/>
    <w:rsid w:val="00F43DAA"/>
    <w:rsid w:val="00F44C87"/>
    <w:rsid w:val="00F45BF8"/>
    <w:rsid w:val="00F4611B"/>
    <w:rsid w:val="00F504A2"/>
    <w:rsid w:val="00F5128A"/>
    <w:rsid w:val="00F53508"/>
    <w:rsid w:val="00F54D83"/>
    <w:rsid w:val="00F55659"/>
    <w:rsid w:val="00F55665"/>
    <w:rsid w:val="00F56C16"/>
    <w:rsid w:val="00F56C41"/>
    <w:rsid w:val="00F5790D"/>
    <w:rsid w:val="00F60FA8"/>
    <w:rsid w:val="00F64A8E"/>
    <w:rsid w:val="00F7108F"/>
    <w:rsid w:val="00F74706"/>
    <w:rsid w:val="00F762AB"/>
    <w:rsid w:val="00F778BB"/>
    <w:rsid w:val="00F81F51"/>
    <w:rsid w:val="00F82C70"/>
    <w:rsid w:val="00F845B8"/>
    <w:rsid w:val="00F84851"/>
    <w:rsid w:val="00F8541A"/>
    <w:rsid w:val="00F869BA"/>
    <w:rsid w:val="00F8730C"/>
    <w:rsid w:val="00F91234"/>
    <w:rsid w:val="00F93259"/>
    <w:rsid w:val="00F93352"/>
    <w:rsid w:val="00F939BE"/>
    <w:rsid w:val="00F95F5F"/>
    <w:rsid w:val="00F97185"/>
    <w:rsid w:val="00F978C6"/>
    <w:rsid w:val="00F97C6F"/>
    <w:rsid w:val="00F97EB2"/>
    <w:rsid w:val="00FA01DB"/>
    <w:rsid w:val="00FA0607"/>
    <w:rsid w:val="00FA12E1"/>
    <w:rsid w:val="00FA25D5"/>
    <w:rsid w:val="00FA335D"/>
    <w:rsid w:val="00FA3E01"/>
    <w:rsid w:val="00FA64E7"/>
    <w:rsid w:val="00FA66AF"/>
    <w:rsid w:val="00FB2771"/>
    <w:rsid w:val="00FB4AE7"/>
    <w:rsid w:val="00FB4E9D"/>
    <w:rsid w:val="00FB5D38"/>
    <w:rsid w:val="00FB64B7"/>
    <w:rsid w:val="00FB719A"/>
    <w:rsid w:val="00FB79EF"/>
    <w:rsid w:val="00FC01BD"/>
    <w:rsid w:val="00FC051F"/>
    <w:rsid w:val="00FC1537"/>
    <w:rsid w:val="00FC19BB"/>
    <w:rsid w:val="00FC3E1E"/>
    <w:rsid w:val="00FC5FC8"/>
    <w:rsid w:val="00FC6819"/>
    <w:rsid w:val="00FC74AE"/>
    <w:rsid w:val="00FC7516"/>
    <w:rsid w:val="00FC7530"/>
    <w:rsid w:val="00FC7CCA"/>
    <w:rsid w:val="00FD00D8"/>
    <w:rsid w:val="00FD02FC"/>
    <w:rsid w:val="00FD2444"/>
    <w:rsid w:val="00FD333D"/>
    <w:rsid w:val="00FD466E"/>
    <w:rsid w:val="00FD5FDB"/>
    <w:rsid w:val="00FD722F"/>
    <w:rsid w:val="00FD7F5E"/>
    <w:rsid w:val="00FE1996"/>
    <w:rsid w:val="00FE27C6"/>
    <w:rsid w:val="00FE323F"/>
    <w:rsid w:val="00FE5D1D"/>
    <w:rsid w:val="00FE6173"/>
    <w:rsid w:val="00FE61EB"/>
    <w:rsid w:val="00FE72AC"/>
    <w:rsid w:val="00FF1D91"/>
    <w:rsid w:val="00FF47BD"/>
    <w:rsid w:val="00FF4CAE"/>
    <w:rsid w:val="00FF670E"/>
    <w:rsid w:val="00FF7F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5.85pt,.7pt,5.85pt,.7pt"/>
    </o:shapedefaults>
    <o:shapelayout v:ext="edit">
      <o:idmap v:ext="edit" data="1"/>
      <o:rules v:ext="edit">
        <o:r id="V:Rule1" type="connector" idref="#直線矢印コネクタ 1"/>
        <o:r id="V:Rule2" type="connector" idref="#_x0000_s1750"/>
        <o:r id="V:Rule3" type="connector" idref="#_x0000_s1732"/>
        <o:r id="V:Rule4" type="connector" idref="#_x0000_s1119"/>
        <o:r id="V:Rule5" type="connector" idref="#AutoShape 1087"/>
        <o:r id="V:Rule6" type="connector" idref="#_x0000_s1804"/>
        <o:r id="V:Rule7" type="connector" idref="#_x0000_s1276"/>
        <o:r id="V:Rule8" type="connector" idref="#_x0000_s1638"/>
        <o:r id="V:Rule9" type="connector" idref="#_x0000_s1075"/>
        <o:r id="V:Rule10" type="connector" idref="#_x0000_s1607"/>
        <o:r id="V:Rule11" type="connector" idref="#_x0000_s1664"/>
        <o:r id="V:Rule12" type="connector" idref="#_x0000_s1821"/>
        <o:r id="V:Rule13" type="connector" idref="#直線矢印コネクタ 449"/>
        <o:r id="V:Rule14" type="connector" idref="#直線矢印コネクタ 18"/>
        <o:r id="V:Rule15" type="connector" idref="#_x0000_s1095"/>
        <o:r id="V:Rule16" type="connector" idref="#_x0000_s1610"/>
        <o:r id="V:Rule17" type="connector" idref="#AutoShape 1102"/>
        <o:r id="V:Rule18" type="connector" idref="#_x0000_s1114"/>
        <o:r id="V:Rule19" type="connector" idref="#_x0000_s1755"/>
        <o:r id="V:Rule20" type="connector" idref="#_x0000_s1109"/>
        <o:r id="V:Rule21" type="connector" idref="#_x0000_s1737"/>
        <o:r id="V:Rule22" type="connector" idref="#AutoShape 1100"/>
        <o:r id="V:Rule23" type="connector" idref="#直線矢印コネクタ 239"/>
        <o:r id="V:Rule24" type="connector" idref="#_x0000_s1637"/>
        <o:r id="V:Rule25" type="connector" idref="#_x0000_s1733"/>
        <o:r id="V:Rule26" type="connector" idref="#_x0000_s1744"/>
        <o:r id="V:Rule27" type="connector" idref="#直線矢印コネクタ 2"/>
        <o:r id="V:Rule28" type="connector" idref="#_x0000_s1363"/>
        <o:r id="V:Rule29" type="connector" idref="#_x0000_s1295"/>
        <o:r id="V:Rule30" type="connector" idref="#_x0000_s1771"/>
        <o:r id="V:Rule31" type="connector" idref="#直線矢印コネクタ 450"/>
        <o:r id="V:Rule32" type="connector" idref="#_x0000_s1730"/>
        <o:r id="V:Rule33" type="connector" idref="#AutoShape 1121"/>
        <o:r id="V:Rule34" type="connector" idref="#_x0000_s1588"/>
        <o:r id="V:Rule35" type="connector" idref="#AutoShape 1103"/>
        <o:r id="V:Rule36" type="connector" idref="#_x0000_s1729"/>
        <o:r id="V:Rule37" type="connector" idref="#_x0000_s1767"/>
        <o:r id="V:Rule38" type="connector" idref="#直線矢印コネクタ 225"/>
        <o:r id="V:Rule39" type="connector" idref="#直線矢印コネクタ 230"/>
        <o:r id="V:Rule40" type="connector" idref="#_x0000_s1781"/>
        <o:r id="V:Rule41" type="connector" idref="#AutoShape 1109"/>
        <o:r id="V:Rule42" type="connector" idref="#直線矢印コネクタ 318"/>
        <o:r id="V:Rule43" type="connector" idref="#直線矢印コネクタ 335"/>
        <o:r id="V:Rule44" type="connector" idref="#_x0000_s1752"/>
        <o:r id="V:Rule45" type="connector" idref="#_x0000_s1585"/>
        <o:r id="V:Rule46" type="connector" idref="#_x0000_s1758"/>
        <o:r id="V:Rule47" type="connector" idref="#_x0000_s1586"/>
        <o:r id="V:Rule48" type="connector" idref="#直線矢印コネクタ 20"/>
        <o:r id="V:Rule49" type="connector" idref="#直線矢印コネクタ 12"/>
        <o:r id="V:Rule50" type="connector" idref="#AutoShape 1113"/>
        <o:r id="V:Rule51" type="connector" idref="#_x0000_s1125"/>
        <o:r id="V:Rule52" type="connector" idref="#_x0000_s1747"/>
        <o:r id="V:Rule53" type="connector" idref="#_x0000_s1805"/>
        <o:r id="V:Rule54" type="connector" idref="#_x0000_s1217"/>
        <o:r id="V:Rule55" type="connector" idref="#_x0000_s1792"/>
        <o:r id="V:Rule56" type="connector" idref="#_x0000_s1550"/>
        <o:r id="V:Rule57" type="connector" idref="#_x0000_s1797"/>
        <o:r id="V:Rule58" type="connector" idref="#_x0000_s1293"/>
        <o:r id="V:Rule59" type="connector" idref="#_x0000_s1753"/>
        <o:r id="V:Rule60" type="connector" idref="#_x0000_s1556"/>
        <o:r id="V:Rule61" type="connector" idref="#_x0000_s1589"/>
        <o:r id="V:Rule62" type="connector" idref="#_x0000_s1213"/>
        <o:r id="V:Rule63" type="connector" idref="#AutoShape 1105"/>
        <o:r id="V:Rule64" type="connector" idref="#_x0000_s1580"/>
        <o:r id="V:Rule65" type="connector" idref="#_x0000_s1227"/>
        <o:r id="V:Rule66" type="connector" idref="#AutoShape 1086"/>
        <o:r id="V:Rule67" type="connector" idref="#AutoShape 1108"/>
        <o:r id="V:Rule68" type="connector" idref="#_x0000_s1218"/>
        <o:r id="V:Rule69" type="connector" idref="#_x0000_s1635"/>
        <o:r id="V:Rule70" type="connector" idref="#_x0000_s1760"/>
        <o:r id="V:Rule71" type="connector" idref="#_x0000_s1683"/>
        <o:r id="V:Rule72" type="connector" idref="#_x0000_s1731"/>
        <o:r id="V:Rule73" type="connector" idref="#_x0000_s1738"/>
        <o:r id="V:Rule74" type="connector" idref="#_x0000_s1247"/>
        <o:r id="V:Rule75" type="connector" idref="#_x0000_s1734"/>
        <o:r id="V:Rule76" type="connector" idref="#_x0000_s1806"/>
        <o:r id="V:Rule77" type="connector" idref="#_x0000_s1232"/>
        <o:r id="V:Rule78" type="connector" idref="#AutoShape 1124"/>
        <o:r id="V:Rule79" type="connector" idref="#_x0000_s1665"/>
        <o:r id="V:Rule80" type="connector" idref="#_x0000_s1790"/>
        <o:r id="V:Rule81" type="connector" idref="#_x0000_s1651"/>
        <o:r id="V:Rule82" type="connector" idref="#_x0000_s1776"/>
        <o:r id="V:Rule83" type="connector" idref="#_x0000_s1122"/>
        <o:r id="V:Rule84" type="connector" idref="#直線矢印コネクタ 14"/>
        <o:r id="V:Rule85" type="connector" idref="#_x0000_s1769"/>
        <o:r id="V:Rule86" type="connector" idref="#AutoShape 1111"/>
        <o:r id="V:Rule87" type="connector" idref="#直線矢印コネクタ 22"/>
        <o:r id="V:Rule88" type="connector" idref="#直線矢印コネクタ 448"/>
        <o:r id="V:Rule89" type="connector" idref="#_x0000_s1079"/>
        <o:r id="V:Rule90" type="connector" idref="#AutoShape 1073"/>
        <o:r id="V:Rule91" type="connector" idref="#直線矢印コネクタ 44"/>
        <o:r id="V:Rule92" type="connector" idref="#_x0000_s1662"/>
        <o:r id="V:Rule93" type="connector" idref="#_x0000_s1603"/>
        <o:r id="V:Rule94" type="connector" idref="#_x0000_s1121"/>
        <o:r id="V:Rule95" type="connector" idref="#_x0000_s1126"/>
        <o:r id="V:Rule96" type="connector" idref="#_x0000_s1200"/>
        <o:r id="V:Rule97" type="connector" idref="#_x0000_s1279"/>
        <o:r id="V:Rule98" type="connector" idref="#_x0000_s1787"/>
        <o:r id="V:Rule99" type="connector" idref="#_x0000_s1219"/>
        <o:r id="V:Rule100" type="connector" idref="#AutoShape 1096"/>
        <o:r id="V:Rule101" type="connector" idref="#_x0000_s1754"/>
        <o:r id="V:Rule102" type="connector" idref="#AutoShape 1135"/>
        <o:r id="V:Rule103" type="connector" idref="#_x0000_s1290"/>
        <o:r id="V:Rule104" type="connector" idref="#AutoShape 1104"/>
        <o:r id="V:Rule105" type="connector" idref="#_x0000_s1735"/>
        <o:r id="V:Rule106" type="connector" idref="#_x0000_s1231"/>
        <o:r id="V:Rule107" type="connector" idref="#_x0000_s1677"/>
        <o:r id="V:Rule108" type="connector" idref="#_x0000_s1084"/>
        <o:r id="V:Rule109" type="connector" idref="#_x0000_s1214"/>
        <o:r id="V:Rule110" type="connector" idref="#AutoShape 1095"/>
        <o:r id="V:Rule111" type="connector" idref="#_x0000_s1085"/>
        <o:r id="V:Rule112" type="connector" idref="#_x0000_s1740"/>
        <o:r id="V:Rule113" type="connector" idref="#_x0000_s1663"/>
        <o:r id="V:Rule114" type="connector" idref="#_x0000_s1080"/>
        <o:r id="V:Rule115" type="connector" idref="#直線矢印コネクタ 17"/>
        <o:r id="V:Rule116" type="connector" idref="#AutoShape 1106"/>
        <o:r id="V:Rule117" type="connector" idref="#_x0000_s1768"/>
        <o:r id="V:Rule118" type="connector" idref="#_x0000_s1748"/>
        <o:r id="V:Rule119" type="connector" idref="#_x0000_s1785"/>
        <o:r id="V:Rule120" type="connector" idref="#AutoShape 1127"/>
        <o:r id="V:Rule121" type="connector" idref="#直線矢印コネクタ 53"/>
        <o:r id="V:Rule122" type="connector" idref="#_x0000_s1087"/>
        <o:r id="V:Rule123" type="connector" idref="#AutoShape 1120"/>
        <o:r id="V:Rule124" type="connector" idref="#AutoShape 1126"/>
        <o:r id="V:Rule125" type="connector" idref="#_x0000_s1604"/>
        <o:r id="V:Rule126" type="connector" idref="#_x0000_s1265"/>
        <o:r id="V:Rule127" type="connector" idref="#直線矢印コネクタ 11"/>
        <o:r id="V:Rule128" type="connector" idref="#_x0000_s1807"/>
        <o:r id="V:Rule129" type="connector" idref="#AutoShape 1080"/>
        <o:r id="V:Rule130" type="connector" idref="#AutoShape 1112"/>
        <o:r id="V:Rule131" type="connector" idref="#_x0000_s1542"/>
        <o:r id="V:Rule132" type="connector" idref="#_x0000_s1571"/>
        <o:r id="V:Rule133" type="connector" idref="#_x0000_s1675"/>
        <o:r id="V:Rule134" type="connector" idref="#_x0000_s1736"/>
        <o:r id="V:Rule135" type="connector" idref="#_x0000_s1587"/>
        <o:r id="V:Rule136" type="connector" idref="#_x0000_s1103"/>
        <o:r id="V:Rule137" type="connector" idref="#直線矢印コネクタ 21"/>
        <o:r id="V:Rule138" type="connector" idref="#_x0000_s1605"/>
        <o:r id="V:Rule139" type="connector" idref="#_x0000_s1269"/>
        <o:r id="V:Rule140" type="connector" idref="#_x0000_s1301"/>
        <o:r id="V:Rule141" type="connector" idref="#直線矢印コネクタ 336"/>
        <o:r id="V:Rule142" type="connector" idref="#_x0000_s1116"/>
        <o:r id="V:Rule143" type="connector" idref="#AutoShape 1070"/>
        <o:r id="V:Rule144" type="connector" idref="#AutoShape 1071"/>
        <o:r id="V:Rule145" type="connector" idref="#_x0000_s1739"/>
        <o:r id="V:Rule146" type="connector" idref="#_x0000_s1820"/>
        <o:r id="V:Rule147" type="connector" idref="#_x0000_s1245"/>
        <o:r id="V:Rule148" type="connector" idref="#_x0000_s1194"/>
        <o:r id="V:Rule149" type="connector" idref="#_x0000_s1659"/>
        <o:r id="V:Rule150" type="connector" idref="#_x0000_s1558"/>
        <o:r id="V:Rule151" type="connector" idref="#_x0000_s1263"/>
        <o:r id="V:Rule152" type="connector" idref="#_x0000_s1653"/>
        <o:r id="V:Rule153" type="connector" idref="#_x0000_s1757"/>
        <o:r id="V:Rule154" type="connector" idref="#_x0000_s1774"/>
        <o:r id="V:Rule155" type="connector" idref="#AutoShape 109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1F68"/>
    <w:rPr>
      <w:rFonts w:ascii="ＭＳ Ｐゴシック" w:eastAsia="ＭＳ Ｐゴシック" w:hAnsi="ＭＳ Ｐゴシック" w:cs="ＭＳ Ｐゴシック"/>
      <w:sz w:val="24"/>
      <w:szCs w:val="24"/>
    </w:rPr>
  </w:style>
  <w:style w:type="paragraph" w:styleId="1">
    <w:name w:val="heading 1"/>
    <w:basedOn w:val="a"/>
    <w:next w:val="a"/>
    <w:qFormat/>
    <w:rsid w:val="008F5241"/>
    <w:pPr>
      <w:keepNext/>
      <w:numPr>
        <w:numId w:val="20"/>
      </w:numPr>
      <w:tabs>
        <w:tab w:val="left" w:pos="454"/>
      </w:tabs>
      <w:spacing w:line="0" w:lineRule="atLeast"/>
      <w:outlineLvl w:val="0"/>
    </w:pPr>
    <w:rPr>
      <w:b/>
      <w:bCs/>
      <w:sz w:val="36"/>
      <w:szCs w:val="36"/>
    </w:rPr>
  </w:style>
  <w:style w:type="paragraph" w:styleId="2">
    <w:name w:val="heading 2"/>
    <w:basedOn w:val="a"/>
    <w:next w:val="a0"/>
    <w:link w:val="20"/>
    <w:qFormat/>
    <w:rsid w:val="008F5241"/>
    <w:pPr>
      <w:keepNext/>
      <w:numPr>
        <w:ilvl w:val="1"/>
        <w:numId w:val="20"/>
      </w:numPr>
      <w:tabs>
        <w:tab w:val="left" w:pos="567"/>
      </w:tabs>
      <w:outlineLvl w:val="1"/>
    </w:pPr>
    <w:rPr>
      <w:b/>
      <w:bCs/>
      <w:sz w:val="28"/>
      <w:szCs w:val="28"/>
    </w:rPr>
  </w:style>
  <w:style w:type="paragraph" w:styleId="3">
    <w:name w:val="heading 3"/>
    <w:basedOn w:val="a"/>
    <w:next w:val="a0"/>
    <w:qFormat/>
    <w:rsid w:val="008F5241"/>
    <w:pPr>
      <w:keepNext/>
      <w:numPr>
        <w:ilvl w:val="2"/>
        <w:numId w:val="20"/>
      </w:numPr>
      <w:tabs>
        <w:tab w:val="left" w:pos="1060"/>
      </w:tabs>
      <w:outlineLvl w:val="2"/>
    </w:pPr>
    <w:rPr>
      <w:rFonts w:eastAsia="ＭＳ ゴシック"/>
      <w:b/>
      <w:bCs/>
      <w:u w:val="single"/>
      <w:lang w:val="en"/>
    </w:rPr>
  </w:style>
  <w:style w:type="paragraph" w:styleId="4">
    <w:name w:val="heading 4"/>
    <w:basedOn w:val="3"/>
    <w:next w:val="a0"/>
    <w:qFormat/>
    <w:pPr>
      <w:numPr>
        <w:ilvl w:val="3"/>
      </w:numPr>
      <w:tabs>
        <w:tab w:val="clear" w:pos="1060"/>
        <w:tab w:val="left" w:pos="851"/>
      </w:tabs>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customStyle="1" w:styleId="a5">
    <w:name w:val="吹き出し (文字)"/>
    <w:link w:val="a6"/>
    <w:rPr>
      <w:rFonts w:ascii="Arial" w:eastAsia="ＭＳ ゴシック" w:hAnsi="Arial" w:cs="Times New Roman"/>
      <w:kern w:val="2"/>
      <w:sz w:val="18"/>
      <w:szCs w:val="18"/>
    </w:rPr>
  </w:style>
  <w:style w:type="character" w:customStyle="1" w:styleId="HTML">
    <w:name w:val="HTML 書式付き (文字)"/>
    <w:link w:val="HTML0"/>
    <w:uiPriority w:val="99"/>
    <w:rPr>
      <w:rFonts w:ascii="ＭＳ ゴシック" w:eastAsia="ＭＳ ゴシック" w:hAnsi="ＭＳ ゴシック" w:cs="ＭＳ ゴシック"/>
      <w:sz w:val="24"/>
      <w:szCs w:val="24"/>
    </w:rPr>
  </w:style>
  <w:style w:type="character" w:customStyle="1" w:styleId="a7">
    <w:name w:val="書式なし (文字)"/>
    <w:link w:val="a8"/>
    <w:rPr>
      <w:rFonts w:ascii="ＭＳ ゴシック" w:eastAsia="ＭＳ ゴシック" w:hAnsi="ＭＳ ゴシック" w:cs="ＭＳ Ｐゴシック"/>
    </w:rPr>
  </w:style>
  <w:style w:type="character" w:styleId="a9">
    <w:name w:val="FollowedHyperlink"/>
    <w:rPr>
      <w:color w:val="800080"/>
      <w:u w:val="single"/>
    </w:rPr>
  </w:style>
  <w:style w:type="paragraph" w:styleId="10">
    <w:name w:val="toc 1"/>
    <w:basedOn w:val="a"/>
    <w:next w:val="a"/>
    <w:uiPriority w:val="39"/>
    <w:rPr>
      <w:b/>
    </w:rPr>
  </w:style>
  <w:style w:type="paragraph" w:styleId="7">
    <w:name w:val="index 7"/>
    <w:basedOn w:val="a"/>
    <w:next w:val="a"/>
    <w:pPr>
      <w:ind w:leftChars="600" w:left="600" w:hangingChars="100" w:hanging="210"/>
    </w:pPr>
  </w:style>
  <w:style w:type="paragraph" w:styleId="21">
    <w:name w:val="Body Text Indent 2"/>
    <w:basedOn w:val="a"/>
    <w:pPr>
      <w:ind w:leftChars="202" w:left="424"/>
    </w:pPr>
    <w:rPr>
      <w:color w:val="008000"/>
    </w:rPr>
  </w:style>
  <w:style w:type="paragraph" w:styleId="6">
    <w:name w:val="toc 6"/>
    <w:basedOn w:val="a"/>
    <w:next w:val="a"/>
    <w:uiPriority w:val="39"/>
    <w:pPr>
      <w:ind w:leftChars="500" w:left="1050"/>
    </w:pPr>
  </w:style>
  <w:style w:type="paragraph" w:styleId="Web">
    <w:name w:val="Normal (Web)"/>
    <w:basedOn w:val="a"/>
    <w:pPr>
      <w:spacing w:before="100" w:beforeAutospacing="1" w:after="100" w:afterAutospacing="1"/>
    </w:pPr>
  </w:style>
  <w:style w:type="paragraph" w:styleId="aa">
    <w:name w:val="footer"/>
    <w:basedOn w:val="a"/>
    <w:pPr>
      <w:tabs>
        <w:tab w:val="center" w:pos="4252"/>
        <w:tab w:val="right" w:pos="8504"/>
      </w:tabs>
      <w:snapToGrid w:val="0"/>
    </w:pPr>
  </w:style>
  <w:style w:type="paragraph" w:styleId="ab">
    <w:name w:val="Date"/>
    <w:basedOn w:val="a"/>
    <w:next w:val="a"/>
    <w:rPr>
      <w:b/>
      <w:bCs/>
      <w:sz w:val="28"/>
    </w:rPr>
  </w:style>
  <w:style w:type="paragraph" w:styleId="5">
    <w:name w:val="index 5"/>
    <w:basedOn w:val="a"/>
    <w:next w:val="a"/>
    <w:pPr>
      <w:ind w:leftChars="400" w:left="400" w:hangingChars="100" w:hanging="210"/>
    </w:pPr>
  </w:style>
  <w:style w:type="paragraph" w:styleId="40">
    <w:name w:val="index 4"/>
    <w:basedOn w:val="a"/>
    <w:next w:val="a"/>
    <w:pPr>
      <w:ind w:leftChars="300" w:left="300" w:hangingChars="100" w:hanging="210"/>
    </w:pPr>
  </w:style>
  <w:style w:type="paragraph" w:styleId="60">
    <w:name w:val="index 6"/>
    <w:basedOn w:val="a"/>
    <w:next w:val="a"/>
    <w:pPr>
      <w:ind w:leftChars="500" w:left="500" w:hangingChars="100" w:hanging="210"/>
    </w:pPr>
  </w:style>
  <w:style w:type="paragraph" w:styleId="41">
    <w:name w:val="toc 4"/>
    <w:basedOn w:val="a"/>
    <w:next w:val="a"/>
    <w:uiPriority w:val="39"/>
    <w:pPr>
      <w:ind w:leftChars="300" w:left="630"/>
    </w:pPr>
  </w:style>
  <w:style w:type="paragraph" w:styleId="50">
    <w:name w:val="toc 5"/>
    <w:basedOn w:val="a"/>
    <w:next w:val="a"/>
    <w:uiPriority w:val="39"/>
    <w:pPr>
      <w:ind w:leftChars="400" w:left="840"/>
    </w:pPr>
  </w:style>
  <w:style w:type="paragraph" w:styleId="a8">
    <w:name w:val="Plain Text"/>
    <w:basedOn w:val="a"/>
    <w:link w:val="a7"/>
    <w:rPr>
      <w:rFonts w:ascii="ＭＳ ゴシック" w:eastAsia="ＭＳ ゴシック" w:hAnsi="ＭＳ ゴシック"/>
    </w:rPr>
  </w:style>
  <w:style w:type="paragraph" w:styleId="22">
    <w:name w:val="index 2"/>
    <w:basedOn w:val="a"/>
    <w:next w:val="a"/>
    <w:pPr>
      <w:ind w:leftChars="100" w:left="100" w:hangingChars="100" w:hanging="210"/>
    </w:pPr>
  </w:style>
  <w:style w:type="paragraph" w:styleId="30">
    <w:name w:val="index 3"/>
    <w:basedOn w:val="a"/>
    <w:next w:val="a"/>
    <w:pPr>
      <w:ind w:leftChars="200" w:left="200" w:hangingChars="100" w:hanging="210"/>
    </w:pPr>
  </w:style>
  <w:style w:type="paragraph" w:styleId="HTML0">
    <w:name w:val="HTML Preformatted"/>
    <w:basedOn w:val="a"/>
    <w:link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ＭＳ ゴシック" w:eastAsia="ＭＳ ゴシック" w:hAnsi="ＭＳ ゴシック" w:cs="ＭＳ ゴシック"/>
    </w:rPr>
  </w:style>
  <w:style w:type="paragraph" w:styleId="ac">
    <w:name w:val="index heading"/>
    <w:basedOn w:val="a"/>
    <w:next w:val="11"/>
  </w:style>
  <w:style w:type="paragraph" w:styleId="11">
    <w:name w:val="index 1"/>
    <w:basedOn w:val="a"/>
    <w:next w:val="a"/>
    <w:pPr>
      <w:ind w:left="210" w:hangingChars="100" w:hanging="210"/>
    </w:pPr>
  </w:style>
  <w:style w:type="paragraph" w:styleId="9">
    <w:name w:val="toc 9"/>
    <w:basedOn w:val="a"/>
    <w:next w:val="a"/>
    <w:uiPriority w:val="39"/>
    <w:pPr>
      <w:ind w:leftChars="800" w:left="1680"/>
    </w:pPr>
  </w:style>
  <w:style w:type="paragraph" w:styleId="31">
    <w:name w:val="toc 3"/>
    <w:basedOn w:val="a"/>
    <w:next w:val="a"/>
    <w:uiPriority w:val="39"/>
    <w:pPr>
      <w:ind w:leftChars="200" w:left="200"/>
    </w:pPr>
  </w:style>
  <w:style w:type="paragraph" w:styleId="a6">
    <w:name w:val="Balloon Text"/>
    <w:basedOn w:val="a"/>
    <w:link w:val="a5"/>
    <w:rPr>
      <w:rFonts w:ascii="Arial" w:eastAsia="ＭＳ ゴシック" w:hAnsi="Arial" w:cs="Times New Roman"/>
      <w:kern w:val="2"/>
      <w:sz w:val="18"/>
      <w:szCs w:val="18"/>
    </w:rPr>
  </w:style>
  <w:style w:type="paragraph" w:styleId="90">
    <w:name w:val="index 9"/>
    <w:basedOn w:val="a"/>
    <w:next w:val="a"/>
    <w:pPr>
      <w:ind w:leftChars="800" w:left="800" w:hangingChars="100" w:hanging="210"/>
    </w:pPr>
  </w:style>
  <w:style w:type="paragraph" w:styleId="ad">
    <w:name w:val="Body Text Indent"/>
    <w:basedOn w:val="a"/>
    <w:pPr>
      <w:ind w:leftChars="190" w:left="399"/>
    </w:pPr>
    <w:rPr>
      <w:color w:val="008000"/>
    </w:rPr>
  </w:style>
  <w:style w:type="paragraph" w:styleId="a0">
    <w:name w:val="Normal Indent"/>
    <w:basedOn w:val="a"/>
    <w:pPr>
      <w:ind w:leftChars="400" w:left="840"/>
    </w:pPr>
  </w:style>
  <w:style w:type="paragraph" w:styleId="70">
    <w:name w:val="toc 7"/>
    <w:basedOn w:val="a"/>
    <w:next w:val="a"/>
    <w:uiPriority w:val="39"/>
    <w:pPr>
      <w:ind w:leftChars="600" w:left="1260"/>
    </w:pPr>
  </w:style>
  <w:style w:type="paragraph" w:styleId="8">
    <w:name w:val="toc 8"/>
    <w:basedOn w:val="a"/>
    <w:next w:val="a"/>
    <w:uiPriority w:val="39"/>
    <w:pPr>
      <w:ind w:leftChars="700" w:left="1470"/>
    </w:pPr>
  </w:style>
  <w:style w:type="paragraph" w:styleId="ae">
    <w:name w:val="header"/>
    <w:basedOn w:val="a"/>
    <w:pPr>
      <w:tabs>
        <w:tab w:val="center" w:pos="4252"/>
        <w:tab w:val="right" w:pos="8504"/>
      </w:tabs>
      <w:snapToGrid w:val="0"/>
    </w:pPr>
  </w:style>
  <w:style w:type="paragraph" w:styleId="23">
    <w:name w:val="toc 2"/>
    <w:basedOn w:val="a"/>
    <w:next w:val="a"/>
    <w:uiPriority w:val="39"/>
    <w:pPr>
      <w:ind w:leftChars="100" w:left="100"/>
    </w:pPr>
  </w:style>
  <w:style w:type="paragraph" w:styleId="80">
    <w:name w:val="index 8"/>
    <w:basedOn w:val="a"/>
    <w:next w:val="a"/>
    <w:pPr>
      <w:ind w:leftChars="700" w:left="700" w:hangingChars="100" w:hanging="210"/>
    </w:pPr>
  </w:style>
  <w:style w:type="paragraph" w:styleId="af">
    <w:name w:val="Revision"/>
    <w:hidden/>
    <w:uiPriority w:val="99"/>
    <w:semiHidden/>
    <w:rsid w:val="003738FE"/>
    <w:rPr>
      <w:rFonts w:ascii="ＭＳ Ｐゴシック" w:eastAsia="ＭＳ Ｐゴシック" w:hAnsi="ＭＳ Ｐゴシック" w:cs="ＭＳ Ｐゴシック"/>
      <w:sz w:val="24"/>
      <w:szCs w:val="24"/>
    </w:rPr>
  </w:style>
  <w:style w:type="character" w:styleId="af0">
    <w:name w:val="annotation reference"/>
    <w:uiPriority w:val="99"/>
    <w:semiHidden/>
    <w:unhideWhenUsed/>
    <w:rsid w:val="003738FE"/>
    <w:rPr>
      <w:sz w:val="18"/>
      <w:szCs w:val="18"/>
    </w:rPr>
  </w:style>
  <w:style w:type="paragraph" w:styleId="af1">
    <w:name w:val="annotation text"/>
    <w:basedOn w:val="a"/>
    <w:link w:val="af2"/>
    <w:uiPriority w:val="99"/>
    <w:unhideWhenUsed/>
    <w:rsid w:val="003738FE"/>
  </w:style>
  <w:style w:type="character" w:customStyle="1" w:styleId="af2">
    <w:name w:val="コメント文字列 (文字)"/>
    <w:link w:val="af1"/>
    <w:uiPriority w:val="99"/>
    <w:rsid w:val="003738FE"/>
    <w:rPr>
      <w:rFonts w:ascii="ＭＳ Ｐゴシック" w:eastAsia="ＭＳ Ｐゴシック" w:hAnsi="ＭＳ Ｐゴシック" w:cs="ＭＳ Ｐゴシック"/>
      <w:sz w:val="24"/>
      <w:szCs w:val="24"/>
    </w:rPr>
  </w:style>
  <w:style w:type="paragraph" w:styleId="af3">
    <w:name w:val="annotation subject"/>
    <w:basedOn w:val="af1"/>
    <w:next w:val="af1"/>
    <w:link w:val="af4"/>
    <w:uiPriority w:val="99"/>
    <w:semiHidden/>
    <w:unhideWhenUsed/>
    <w:rsid w:val="003738FE"/>
    <w:rPr>
      <w:b/>
      <w:bCs/>
    </w:rPr>
  </w:style>
  <w:style w:type="character" w:customStyle="1" w:styleId="af4">
    <w:name w:val="コメント内容 (文字)"/>
    <w:link w:val="af3"/>
    <w:uiPriority w:val="99"/>
    <w:semiHidden/>
    <w:rsid w:val="003738FE"/>
    <w:rPr>
      <w:rFonts w:ascii="ＭＳ Ｐゴシック" w:eastAsia="ＭＳ Ｐゴシック" w:hAnsi="ＭＳ Ｐゴシック" w:cs="ＭＳ Ｐゴシック"/>
      <w:b/>
      <w:bCs/>
      <w:sz w:val="24"/>
      <w:szCs w:val="24"/>
    </w:rPr>
  </w:style>
  <w:style w:type="character" w:styleId="af5">
    <w:name w:val="Emphasis"/>
    <w:uiPriority w:val="20"/>
    <w:qFormat/>
    <w:rsid w:val="006A18A7"/>
    <w:rPr>
      <w:i/>
      <w:iCs/>
    </w:rPr>
  </w:style>
  <w:style w:type="character" w:styleId="af6">
    <w:name w:val="Strong"/>
    <w:uiPriority w:val="22"/>
    <w:qFormat/>
    <w:rsid w:val="005038B9"/>
    <w:rPr>
      <w:b/>
      <w:bCs/>
    </w:rPr>
  </w:style>
  <w:style w:type="paragraph" w:styleId="af7">
    <w:name w:val="List Paragraph"/>
    <w:basedOn w:val="a"/>
    <w:uiPriority w:val="34"/>
    <w:qFormat/>
    <w:rsid w:val="00D10761"/>
    <w:pPr>
      <w:widowControl w:val="0"/>
      <w:ind w:leftChars="400" w:left="840"/>
      <w:jc w:val="both"/>
    </w:pPr>
    <w:rPr>
      <w:rFonts w:ascii="Century" w:eastAsia="ＭＳ 明朝" w:hAnsi="Century" w:cs="Times New Roman"/>
      <w:kern w:val="2"/>
      <w:sz w:val="21"/>
      <w:szCs w:val="22"/>
    </w:rPr>
  </w:style>
  <w:style w:type="table" w:styleId="af8">
    <w:name w:val="Table Grid"/>
    <w:basedOn w:val="a2"/>
    <w:uiPriority w:val="59"/>
    <w:rsid w:val="001314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見出し 2 (文字)"/>
    <w:link w:val="2"/>
    <w:rsid w:val="008F5241"/>
    <w:rPr>
      <w:rFonts w:ascii="ＭＳ Ｐゴシック" w:eastAsia="ＭＳ Ｐゴシック" w:hAnsi="ＭＳ Ｐゴシック" w:cs="ＭＳ Ｐゴシック"/>
      <w:b/>
      <w:bCs/>
      <w:sz w:val="28"/>
      <w:szCs w:val="28"/>
    </w:rPr>
  </w:style>
  <w:style w:type="paragraph" w:styleId="af9">
    <w:name w:val="caption"/>
    <w:basedOn w:val="a"/>
    <w:next w:val="a"/>
    <w:uiPriority w:val="35"/>
    <w:unhideWhenUsed/>
    <w:qFormat/>
    <w:rsid w:val="00FE72AC"/>
    <w:rPr>
      <w:b/>
      <w:bCs/>
      <w:sz w:val="21"/>
      <w:szCs w:val="21"/>
    </w:rPr>
  </w:style>
  <w:style w:type="paragraph" w:styleId="afa">
    <w:name w:val="No Spacing"/>
    <w:uiPriority w:val="1"/>
    <w:qFormat/>
    <w:rsid w:val="00DA07A4"/>
    <w:rPr>
      <w:rFonts w:ascii="ＭＳ Ｐゴシック" w:eastAsia="ＭＳ Ｐゴシック" w:hAnsi="ＭＳ Ｐゴシック" w:cs="ＭＳ Ｐ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01924">
      <w:bodyDiv w:val="1"/>
      <w:marLeft w:val="0"/>
      <w:marRight w:val="0"/>
      <w:marTop w:val="0"/>
      <w:marBottom w:val="0"/>
      <w:divBdr>
        <w:top w:val="none" w:sz="0" w:space="0" w:color="auto"/>
        <w:left w:val="none" w:sz="0" w:space="0" w:color="auto"/>
        <w:bottom w:val="none" w:sz="0" w:space="0" w:color="auto"/>
        <w:right w:val="none" w:sz="0" w:space="0" w:color="auto"/>
      </w:divBdr>
    </w:div>
    <w:div w:id="109664858">
      <w:bodyDiv w:val="1"/>
      <w:marLeft w:val="0"/>
      <w:marRight w:val="0"/>
      <w:marTop w:val="0"/>
      <w:marBottom w:val="0"/>
      <w:divBdr>
        <w:top w:val="none" w:sz="0" w:space="0" w:color="auto"/>
        <w:left w:val="none" w:sz="0" w:space="0" w:color="auto"/>
        <w:bottom w:val="none" w:sz="0" w:space="0" w:color="auto"/>
        <w:right w:val="none" w:sz="0" w:space="0" w:color="auto"/>
      </w:divBdr>
    </w:div>
    <w:div w:id="340162131">
      <w:bodyDiv w:val="1"/>
      <w:marLeft w:val="0"/>
      <w:marRight w:val="0"/>
      <w:marTop w:val="0"/>
      <w:marBottom w:val="0"/>
      <w:divBdr>
        <w:top w:val="none" w:sz="0" w:space="0" w:color="auto"/>
        <w:left w:val="none" w:sz="0" w:space="0" w:color="auto"/>
        <w:bottom w:val="none" w:sz="0" w:space="0" w:color="auto"/>
        <w:right w:val="none" w:sz="0" w:space="0" w:color="auto"/>
      </w:divBdr>
    </w:div>
    <w:div w:id="1062291712">
      <w:bodyDiv w:val="1"/>
      <w:marLeft w:val="0"/>
      <w:marRight w:val="0"/>
      <w:marTop w:val="0"/>
      <w:marBottom w:val="0"/>
      <w:divBdr>
        <w:top w:val="none" w:sz="0" w:space="0" w:color="auto"/>
        <w:left w:val="none" w:sz="0" w:space="0" w:color="auto"/>
        <w:bottom w:val="none" w:sz="0" w:space="0" w:color="auto"/>
        <w:right w:val="none" w:sz="0" w:space="0" w:color="auto"/>
      </w:divBdr>
    </w:div>
    <w:div w:id="1405756413">
      <w:bodyDiv w:val="1"/>
      <w:marLeft w:val="0"/>
      <w:marRight w:val="0"/>
      <w:marTop w:val="0"/>
      <w:marBottom w:val="0"/>
      <w:divBdr>
        <w:top w:val="none" w:sz="0" w:space="0" w:color="auto"/>
        <w:left w:val="none" w:sz="0" w:space="0" w:color="auto"/>
        <w:bottom w:val="none" w:sz="0" w:space="0" w:color="auto"/>
        <w:right w:val="none" w:sz="0" w:space="0" w:color="auto"/>
      </w:divBdr>
    </w:div>
    <w:div w:id="1443496404">
      <w:bodyDiv w:val="1"/>
      <w:marLeft w:val="0"/>
      <w:marRight w:val="0"/>
      <w:marTop w:val="0"/>
      <w:marBottom w:val="0"/>
      <w:divBdr>
        <w:top w:val="none" w:sz="0" w:space="0" w:color="auto"/>
        <w:left w:val="none" w:sz="0" w:space="0" w:color="auto"/>
        <w:bottom w:val="none" w:sz="0" w:space="0" w:color="auto"/>
        <w:right w:val="none" w:sz="0" w:space="0" w:color="auto"/>
      </w:divBdr>
    </w:div>
    <w:div w:id="1575899371">
      <w:bodyDiv w:val="1"/>
      <w:marLeft w:val="0"/>
      <w:marRight w:val="0"/>
      <w:marTop w:val="0"/>
      <w:marBottom w:val="0"/>
      <w:divBdr>
        <w:top w:val="none" w:sz="0" w:space="0" w:color="auto"/>
        <w:left w:val="none" w:sz="0" w:space="0" w:color="auto"/>
        <w:bottom w:val="none" w:sz="0" w:space="0" w:color="auto"/>
        <w:right w:val="none" w:sz="0" w:space="0" w:color="auto"/>
      </w:divBdr>
    </w:div>
    <w:div w:id="1839151889">
      <w:bodyDiv w:val="1"/>
      <w:marLeft w:val="0"/>
      <w:marRight w:val="0"/>
      <w:marTop w:val="0"/>
      <w:marBottom w:val="0"/>
      <w:divBdr>
        <w:top w:val="none" w:sz="0" w:space="0" w:color="auto"/>
        <w:left w:val="none" w:sz="0" w:space="0" w:color="auto"/>
        <w:bottom w:val="none" w:sz="0" w:space="0" w:color="auto"/>
        <w:right w:val="none" w:sz="0" w:space="0" w:color="auto"/>
      </w:divBdr>
    </w:div>
    <w:div w:id="1870945970">
      <w:bodyDiv w:val="1"/>
      <w:marLeft w:val="0"/>
      <w:marRight w:val="0"/>
      <w:marTop w:val="0"/>
      <w:marBottom w:val="0"/>
      <w:divBdr>
        <w:top w:val="none" w:sz="0" w:space="0" w:color="auto"/>
        <w:left w:val="none" w:sz="0" w:space="0" w:color="auto"/>
        <w:bottom w:val="none" w:sz="0" w:space="0" w:color="auto"/>
        <w:right w:val="none" w:sz="0" w:space="0" w:color="auto"/>
      </w:divBdr>
    </w:div>
    <w:div w:id="2044552849">
      <w:bodyDiv w:val="1"/>
      <w:marLeft w:val="0"/>
      <w:marRight w:val="0"/>
      <w:marTop w:val="0"/>
      <w:marBottom w:val="0"/>
      <w:divBdr>
        <w:top w:val="none" w:sz="0" w:space="0" w:color="auto"/>
        <w:left w:val="none" w:sz="0" w:space="0" w:color="auto"/>
        <w:bottom w:val="none" w:sz="0" w:space="0" w:color="auto"/>
        <w:right w:val="none" w:sz="0" w:space="0" w:color="auto"/>
      </w:divBdr>
    </w:div>
    <w:div w:id="2119251813">
      <w:bodyDiv w:val="1"/>
      <w:marLeft w:val="0"/>
      <w:marRight w:val="0"/>
      <w:marTop w:val="0"/>
      <w:marBottom w:val="0"/>
      <w:divBdr>
        <w:top w:val="none" w:sz="0" w:space="0" w:color="auto"/>
        <w:left w:val="none" w:sz="0" w:space="0" w:color="auto"/>
        <w:bottom w:val="none" w:sz="0" w:space="0" w:color="auto"/>
        <w:right w:val="none" w:sz="0" w:space="0" w:color="auto"/>
      </w:divBdr>
      <w:divsChild>
        <w:div w:id="1984002060">
          <w:marLeft w:val="0"/>
          <w:marRight w:val="0"/>
          <w:marTop w:val="0"/>
          <w:marBottom w:val="0"/>
          <w:divBdr>
            <w:top w:val="none" w:sz="0" w:space="0" w:color="auto"/>
            <w:left w:val="none" w:sz="0" w:space="0" w:color="auto"/>
            <w:bottom w:val="none" w:sz="0" w:space="0" w:color="auto"/>
            <w:right w:val="none" w:sz="0" w:space="0" w:color="auto"/>
          </w:divBdr>
          <w:divsChild>
            <w:div w:id="1500195783">
              <w:marLeft w:val="0"/>
              <w:marRight w:val="0"/>
              <w:marTop w:val="0"/>
              <w:marBottom w:val="0"/>
              <w:divBdr>
                <w:top w:val="none" w:sz="0" w:space="0" w:color="auto"/>
                <w:left w:val="none" w:sz="0" w:space="0" w:color="auto"/>
                <w:bottom w:val="none" w:sz="0" w:space="0" w:color="auto"/>
                <w:right w:val="none" w:sz="0" w:space="0" w:color="auto"/>
              </w:divBdr>
            </w:div>
            <w:div w:id="223956786">
              <w:marLeft w:val="0"/>
              <w:marRight w:val="0"/>
              <w:marTop w:val="0"/>
              <w:marBottom w:val="0"/>
              <w:divBdr>
                <w:top w:val="none" w:sz="0" w:space="0" w:color="auto"/>
                <w:left w:val="none" w:sz="0" w:space="0" w:color="auto"/>
                <w:bottom w:val="none" w:sz="0" w:space="0" w:color="auto"/>
                <w:right w:val="none" w:sz="0" w:space="0" w:color="auto"/>
              </w:divBdr>
            </w:div>
            <w:div w:id="1037856743">
              <w:marLeft w:val="0"/>
              <w:marRight w:val="0"/>
              <w:marTop w:val="0"/>
              <w:marBottom w:val="0"/>
              <w:divBdr>
                <w:top w:val="none" w:sz="0" w:space="0" w:color="auto"/>
                <w:left w:val="none" w:sz="0" w:space="0" w:color="auto"/>
                <w:bottom w:val="none" w:sz="0" w:space="0" w:color="auto"/>
                <w:right w:val="none" w:sz="0" w:space="0" w:color="auto"/>
              </w:divBdr>
            </w:div>
            <w:div w:id="399863244">
              <w:marLeft w:val="0"/>
              <w:marRight w:val="0"/>
              <w:marTop w:val="0"/>
              <w:marBottom w:val="0"/>
              <w:divBdr>
                <w:top w:val="none" w:sz="0" w:space="0" w:color="auto"/>
                <w:left w:val="none" w:sz="0" w:space="0" w:color="auto"/>
                <w:bottom w:val="none" w:sz="0" w:space="0" w:color="auto"/>
                <w:right w:val="none" w:sz="0" w:space="0" w:color="auto"/>
              </w:divBdr>
            </w:div>
            <w:div w:id="1150638626">
              <w:marLeft w:val="0"/>
              <w:marRight w:val="0"/>
              <w:marTop w:val="0"/>
              <w:marBottom w:val="0"/>
              <w:divBdr>
                <w:top w:val="none" w:sz="0" w:space="0" w:color="auto"/>
                <w:left w:val="none" w:sz="0" w:space="0" w:color="auto"/>
                <w:bottom w:val="none" w:sz="0" w:space="0" w:color="auto"/>
                <w:right w:val="none" w:sz="0" w:space="0" w:color="auto"/>
              </w:divBdr>
            </w:div>
            <w:div w:id="1905531249">
              <w:marLeft w:val="0"/>
              <w:marRight w:val="0"/>
              <w:marTop w:val="0"/>
              <w:marBottom w:val="0"/>
              <w:divBdr>
                <w:top w:val="none" w:sz="0" w:space="0" w:color="auto"/>
                <w:left w:val="none" w:sz="0" w:space="0" w:color="auto"/>
                <w:bottom w:val="none" w:sz="0" w:space="0" w:color="auto"/>
                <w:right w:val="none" w:sz="0" w:space="0" w:color="auto"/>
              </w:divBdr>
            </w:div>
            <w:div w:id="50732987">
              <w:marLeft w:val="0"/>
              <w:marRight w:val="0"/>
              <w:marTop w:val="0"/>
              <w:marBottom w:val="0"/>
              <w:divBdr>
                <w:top w:val="none" w:sz="0" w:space="0" w:color="auto"/>
                <w:left w:val="none" w:sz="0" w:space="0" w:color="auto"/>
                <w:bottom w:val="none" w:sz="0" w:space="0" w:color="auto"/>
                <w:right w:val="none" w:sz="0" w:space="0" w:color="auto"/>
              </w:divBdr>
            </w:div>
            <w:div w:id="1664359110">
              <w:marLeft w:val="0"/>
              <w:marRight w:val="0"/>
              <w:marTop w:val="0"/>
              <w:marBottom w:val="0"/>
              <w:divBdr>
                <w:top w:val="none" w:sz="0" w:space="0" w:color="auto"/>
                <w:left w:val="none" w:sz="0" w:space="0" w:color="auto"/>
                <w:bottom w:val="none" w:sz="0" w:space="0" w:color="auto"/>
                <w:right w:val="none" w:sz="0" w:space="0" w:color="auto"/>
              </w:divBdr>
            </w:div>
            <w:div w:id="1033114477">
              <w:marLeft w:val="0"/>
              <w:marRight w:val="0"/>
              <w:marTop w:val="0"/>
              <w:marBottom w:val="0"/>
              <w:divBdr>
                <w:top w:val="none" w:sz="0" w:space="0" w:color="auto"/>
                <w:left w:val="none" w:sz="0" w:space="0" w:color="auto"/>
                <w:bottom w:val="none" w:sz="0" w:space="0" w:color="auto"/>
                <w:right w:val="none" w:sz="0" w:space="0" w:color="auto"/>
              </w:divBdr>
            </w:div>
            <w:div w:id="1135370427">
              <w:marLeft w:val="0"/>
              <w:marRight w:val="0"/>
              <w:marTop w:val="0"/>
              <w:marBottom w:val="0"/>
              <w:divBdr>
                <w:top w:val="none" w:sz="0" w:space="0" w:color="auto"/>
                <w:left w:val="none" w:sz="0" w:space="0" w:color="auto"/>
                <w:bottom w:val="none" w:sz="0" w:space="0" w:color="auto"/>
                <w:right w:val="none" w:sz="0" w:space="0" w:color="auto"/>
              </w:divBdr>
            </w:div>
            <w:div w:id="125587787">
              <w:marLeft w:val="0"/>
              <w:marRight w:val="0"/>
              <w:marTop w:val="0"/>
              <w:marBottom w:val="0"/>
              <w:divBdr>
                <w:top w:val="none" w:sz="0" w:space="0" w:color="auto"/>
                <w:left w:val="none" w:sz="0" w:space="0" w:color="auto"/>
                <w:bottom w:val="none" w:sz="0" w:space="0" w:color="auto"/>
                <w:right w:val="none" w:sz="0" w:space="0" w:color="auto"/>
              </w:divBdr>
            </w:div>
            <w:div w:id="1119494068">
              <w:marLeft w:val="0"/>
              <w:marRight w:val="0"/>
              <w:marTop w:val="0"/>
              <w:marBottom w:val="0"/>
              <w:divBdr>
                <w:top w:val="none" w:sz="0" w:space="0" w:color="auto"/>
                <w:left w:val="none" w:sz="0" w:space="0" w:color="auto"/>
                <w:bottom w:val="none" w:sz="0" w:space="0" w:color="auto"/>
                <w:right w:val="none" w:sz="0" w:space="0" w:color="auto"/>
              </w:divBdr>
            </w:div>
            <w:div w:id="1148128468">
              <w:marLeft w:val="0"/>
              <w:marRight w:val="0"/>
              <w:marTop w:val="0"/>
              <w:marBottom w:val="0"/>
              <w:divBdr>
                <w:top w:val="none" w:sz="0" w:space="0" w:color="auto"/>
                <w:left w:val="none" w:sz="0" w:space="0" w:color="auto"/>
                <w:bottom w:val="none" w:sz="0" w:space="0" w:color="auto"/>
                <w:right w:val="none" w:sz="0" w:space="0" w:color="auto"/>
              </w:divBdr>
            </w:div>
            <w:div w:id="972910616">
              <w:marLeft w:val="0"/>
              <w:marRight w:val="0"/>
              <w:marTop w:val="0"/>
              <w:marBottom w:val="0"/>
              <w:divBdr>
                <w:top w:val="none" w:sz="0" w:space="0" w:color="auto"/>
                <w:left w:val="none" w:sz="0" w:space="0" w:color="auto"/>
                <w:bottom w:val="none" w:sz="0" w:space="0" w:color="auto"/>
                <w:right w:val="none" w:sz="0" w:space="0" w:color="auto"/>
              </w:divBdr>
            </w:div>
            <w:div w:id="1694306599">
              <w:marLeft w:val="0"/>
              <w:marRight w:val="0"/>
              <w:marTop w:val="0"/>
              <w:marBottom w:val="0"/>
              <w:divBdr>
                <w:top w:val="none" w:sz="0" w:space="0" w:color="auto"/>
                <w:left w:val="none" w:sz="0" w:space="0" w:color="auto"/>
                <w:bottom w:val="none" w:sz="0" w:space="0" w:color="auto"/>
                <w:right w:val="none" w:sz="0" w:space="0" w:color="auto"/>
              </w:divBdr>
            </w:div>
            <w:div w:id="507868464">
              <w:marLeft w:val="0"/>
              <w:marRight w:val="0"/>
              <w:marTop w:val="0"/>
              <w:marBottom w:val="0"/>
              <w:divBdr>
                <w:top w:val="none" w:sz="0" w:space="0" w:color="auto"/>
                <w:left w:val="none" w:sz="0" w:space="0" w:color="auto"/>
                <w:bottom w:val="none" w:sz="0" w:space="0" w:color="auto"/>
                <w:right w:val="none" w:sz="0" w:space="0" w:color="auto"/>
              </w:divBdr>
            </w:div>
            <w:div w:id="1751468698">
              <w:marLeft w:val="0"/>
              <w:marRight w:val="0"/>
              <w:marTop w:val="0"/>
              <w:marBottom w:val="0"/>
              <w:divBdr>
                <w:top w:val="none" w:sz="0" w:space="0" w:color="auto"/>
                <w:left w:val="none" w:sz="0" w:space="0" w:color="auto"/>
                <w:bottom w:val="none" w:sz="0" w:space="0" w:color="auto"/>
                <w:right w:val="none" w:sz="0" w:space="0" w:color="auto"/>
              </w:divBdr>
            </w:div>
            <w:div w:id="114058199">
              <w:marLeft w:val="0"/>
              <w:marRight w:val="0"/>
              <w:marTop w:val="0"/>
              <w:marBottom w:val="0"/>
              <w:divBdr>
                <w:top w:val="none" w:sz="0" w:space="0" w:color="auto"/>
                <w:left w:val="none" w:sz="0" w:space="0" w:color="auto"/>
                <w:bottom w:val="none" w:sz="0" w:space="0" w:color="auto"/>
                <w:right w:val="none" w:sz="0" w:space="0" w:color="auto"/>
              </w:divBdr>
            </w:div>
            <w:div w:id="1515075060">
              <w:marLeft w:val="0"/>
              <w:marRight w:val="0"/>
              <w:marTop w:val="0"/>
              <w:marBottom w:val="0"/>
              <w:divBdr>
                <w:top w:val="none" w:sz="0" w:space="0" w:color="auto"/>
                <w:left w:val="none" w:sz="0" w:space="0" w:color="auto"/>
                <w:bottom w:val="none" w:sz="0" w:space="0" w:color="auto"/>
                <w:right w:val="none" w:sz="0" w:space="0" w:color="auto"/>
              </w:divBdr>
            </w:div>
            <w:div w:id="193817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121E2-E6FD-4C36-A11C-51C7FAE2C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5817</TotalTime>
  <Pages>204</Pages>
  <Words>41911</Words>
  <Characters>238897</Characters>
  <Application>Microsoft Office Word</Application>
  <DocSecurity>0</DocSecurity>
  <Lines>1990</Lines>
  <Paragraphs>560</Paragraphs>
  <ScaleCrop>false</ScaleCrop>
  <HeadingPairs>
    <vt:vector size="2" baseType="variant">
      <vt:variant>
        <vt:lpstr>タイトル</vt:lpstr>
      </vt:variant>
      <vt:variant>
        <vt:i4>1</vt:i4>
      </vt:variant>
    </vt:vector>
  </HeadingPairs>
  <TitlesOfParts>
    <vt:vector size="1" baseType="lpstr">
      <vt:lpstr>DRXP Driver Specification</vt:lpstr>
    </vt:vector>
  </TitlesOfParts>
  <Company>Toshiba</Company>
  <LinksUpToDate>false</LinksUpToDate>
  <CharactersWithSpaces>280248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DRXP Driver Specification</dc:title>
  <dc:creator>Elecs Industry Co. Ltd.</dc:creator>
  <cp:lastModifiedBy>t_竹沢 公佑</cp:lastModifiedBy>
  <cp:revision>210</cp:revision>
  <cp:lastPrinted>2021-02-02T08:08:00Z</cp:lastPrinted>
  <dcterms:created xsi:type="dcterms:W3CDTF">2020-05-19T00:22:00Z</dcterms:created>
  <dcterms:modified xsi:type="dcterms:W3CDTF">2021-02-02T08:55:00Z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1041-8.1.0.3373</vt:lpwstr>
  </property>
</Properties>
</file>